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Relationships xmlns="http://schemas.openxmlformats.org/package/2006/relationships"><Relationship Id="rId3" Target="docProps/app.xml" Type="http://schemas.openxmlformats.org/officeDocument/2006/relationships/extended-properties"/><Relationship Id="rId2" Target="docProps/core.xml" Type="http://schemas.openxmlformats.org/package/2006/relationships/metadata/core-properties"/><Relationship Id="rId1" Target="word/document.xml" Type="http://schemas.openxmlformats.org/officeDocument/2006/relationships/officeDocument"/><Relationship Id="rId4" Target="docProps/custom.xml" Type="http://schemas.openxmlformats.org/officeDocument/2006/relationships/custom-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 w16cex w16cid w16du w16sdtdh w16sdtfl w16se wp14">
  <w:body>
    <w:p w14:paraId="03DE1D04" w14:textId="77777777" w:rsidR="008166CF" w:rsidRDefault="00CE63A4">
      <w:pPr>
        <w:spacing w:line="255" w:lineRule="exact"/>
        <w:ind w:left="2409"/>
        <w:rPr>
          <w:del w16du:dateUtc="2026-07-07T18:18:00Z" w:author="Author" w:date="2026-07-07T20:18:00Z" w:id="6"/>
          <w:color w:val="000000"/>
          <w:sz w:val="18"/>
          <w:u w:val="single"/>
        </w:rPr>
      </w:pPr>
      <w:del w16du:dateUtc="2026-07-07T18:18:00Z" w:author="Author" w:date="2026-07-07T20:18:00Z" w:id="7">
        <w:r>
          <w:rPr>
            <w:rFonts w:asciiTheme="minorHAnsi"/>
            <w:noProof/>
          </w:rPr>
          <w:pict w14:anchorId="52C50450">
            <v:shapetype coordsize="21600,21600" filled="f" id="_x0000_t75" path="m@4@5l@4@11@9@11@9@5xe" stroked="f" o:preferrelative="t" o:spt="75">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alt="" id="_x00000" style="position:absolute;left:0;text-align:left;margin-left:-1pt;margin-top:-1pt;width:3pt;height:3pt;z-index:-251657216;mso-wrap-edited:f;mso-width-percent:0;mso-height-percent:0;mso-position-horizontal:absolute;mso-position-horizontal-relative:page;mso-position-vertical:absolute;mso-position-vertical-relative:page;mso-width-percent:0;mso-height-percent:0" type="#_x0000_t75" o:spid="_x0000_s2076">
              <v:imagedata r:id="rId7"/>
              <w10:wrap anchorx="page" anchory="page"/>
            </v:shape>
          </w:pict>
        </w:r>
        <w:bookmarkStart w:id="8" w:name="br1"/>
        <w:bookmarkEnd w:id="8"/>
        <w:r w:rsidR="00000000">
          <w:rPr>
            <w:color w:val="000000"/>
            <w:spacing w:val="12"/>
            <w:u w:val="single"/>
          </w:rPr>
          <w:delText>W</w:delText>
        </w:r>
        <w:r w:rsidR="00000000">
          <w:rPr>
            <w:color w:val="000000"/>
            <w:spacing w:val="8"/>
            <w:sz w:val="18"/>
            <w:u w:val="single"/>
          </w:rPr>
          <w:delText>ALTER</w:delText>
        </w:r>
        <w:r w:rsidR="00000000">
          <w:rPr>
            <w:color w:val="000000"/>
            <w:spacing w:val="-48"/>
          </w:rPr>
          <w:delText xml:space="preserve"> </w:delText>
        </w:r>
        <w:r w:rsidR="00000000">
          <w:rPr>
            <w:color w:val="000000"/>
            <w:spacing w:val="-5"/>
            <w:sz w:val="18"/>
            <w:u w:val="single"/>
          </w:rPr>
          <w:delText xml:space="preserve"> </w:delText>
        </w:r>
        <w:r w:rsidR="00000000">
          <w:rPr>
            <w:color w:val="000000"/>
            <w:u w:val="single"/>
          </w:rPr>
          <w:delText>S</w:delText>
        </w:r>
        <w:r w:rsidR="00000000">
          <w:rPr>
            <w:color w:val="000000"/>
            <w:spacing w:val="9"/>
            <w:sz w:val="18"/>
            <w:u w:val="single"/>
          </w:rPr>
          <w:delText>OFTWARE</w:delText>
        </w:r>
        <w:r w:rsidR="00000000">
          <w:rPr>
            <w:color w:val="000000"/>
            <w:u w:val="single"/>
          </w:rPr>
          <w:delText>-</w:delText>
        </w:r>
        <w:r w:rsidR="00000000">
          <w:rPr>
            <w:color w:val="000000"/>
            <w:sz w:val="18"/>
            <w:u w:val="single"/>
          </w:rPr>
          <w:delText>AS</w:delText>
        </w:r>
        <w:r w:rsidR="00000000">
          <w:rPr>
            <w:color w:val="000000"/>
            <w:u w:val="single"/>
          </w:rPr>
          <w:delText>-</w:delText>
        </w:r>
        <w:r w:rsidR="00000000">
          <w:rPr>
            <w:color w:val="000000"/>
            <w:sz w:val="18"/>
            <w:u w:val="single"/>
          </w:rPr>
          <w:delText>A</w:delText>
        </w:r>
        <w:r w:rsidR="00000000">
          <w:rPr>
            <w:color w:val="000000"/>
            <w:u w:val="single"/>
          </w:rPr>
          <w:delText>-</w:delText>
        </w:r>
        <w:r w:rsidR="00000000">
          <w:rPr>
            <w:color w:val="000000"/>
            <w:spacing w:val="7"/>
            <w:sz w:val="18"/>
            <w:u w:val="single"/>
          </w:rPr>
          <w:delText>SERVICE</w:delText>
        </w:r>
        <w:r w:rsidR="00000000">
          <w:rPr>
            <w:color w:val="000000"/>
            <w:spacing w:val="3"/>
            <w:sz w:val="18"/>
            <w:u w:val="single"/>
          </w:rPr>
          <w:delText xml:space="preserve"> </w:delText>
        </w:r>
        <w:r w:rsidR="00000000">
          <w:rPr>
            <w:color w:val="000000"/>
            <w:spacing w:val="8"/>
            <w:sz w:val="18"/>
            <w:u w:val="single"/>
          </w:rPr>
          <w:delText>AGREEMENT</w:delText>
        </w:r>
      </w:del>
    </w:p>
    <w:p w14:paraId="584D912C" w14:textId="1A099CFF" w:rsidR="009609E8" w:rsidRDefault="00EC1BB1" w:rsidRPr="0027638C">
      <w:pPr>
        <w:spacing w:before="81"/>
        <w:ind w:left="2" w:right="358"/>
        <w:jc w:val="center"/>
        <w:rPr>
          <w:ins w16du:dateUtc="2026-07-07T18:18:00Z" w:author="Author" w:date="2026-07-07T20:18:00Z" w:id="9"/>
          <w:b/>
          <w:sz w:val="24"/>
          <w:szCs w:val="24"/>
        </w:rPr>
      </w:pPr>
      <w:ins w16du:dateUtc="2026-07-07T18:18:00Z" w:author="Author" w:date="2026-07-07T20:18:00Z" w:id="10">
        <w:del w16du:dateUtc="2026-07-07T18:20:00Z" w:author="John Doe" w:date="2026-07-07T20:20:00Z" w:id="11">
          <w:r w:rsidDel="00950C7C" w:rsidRPr="0027638C">
            <w:rPr>
              <w:b/>
              <w:smallCaps/>
              <w:spacing w:val="-2"/>
              <w:sz w:val="24"/>
              <w:szCs w:val="24"/>
              <w:u w:val="single"/>
            </w:rPr>
            <w:delText xml:space="preserve">Amended </w:delText>
          </w:r>
        </w:del>
        <w:r w:rsidRPr="0027638C">
          <w:rPr>
            <w:b/>
            <w:smallCaps/>
            <w:spacing w:val="-2"/>
            <w:sz w:val="24"/>
            <w:szCs w:val="24"/>
            <w:u w:val="single"/>
          </w:rPr>
          <w:t>lorem Ipsum</w:t>
        </w:r>
        <w:r w:rsidR="00BB1E4D">
          <w:rPr>
            <w:b/>
            <w:smallCaps/>
            <w:spacing w:val="-2"/>
            <w:sz w:val="24"/>
            <w:szCs w:val="24"/>
            <w:u w:val="single"/>
          </w:rPr>
          <w:t>dolor</w:t>
        </w:r>
        <w:r w:rsidRPr="0027638C">
          <w:rPr>
            <w:b/>
            <w:smallCaps/>
            <w:spacing w:val="-2"/>
            <w:sz w:val="24"/>
            <w:szCs w:val="24"/>
            <w:u w:val="single"/>
          </w:rPr>
          <w:t xml:space="preserve">sit </w:t>
        </w:r>
        <w:r w:rsidR="00A96A35" w:rsidRPr="0027638C">
          <w:rPr>
            <w:b/>
            <w:smallCaps/>
            <w:spacing w:val="-2"/>
            <w:sz w:val="24"/>
            <w:szCs w:val="24"/>
            <w:u w:val="single"/>
          </w:rPr>
          <w:t>Amet</w:t>
        </w:r>
        <w:r w:rsidR="00A96A35" w:rsidRPr="0027638C">
          <w:rPr>
            <w:b/>
            <w:smallCaps/>
            <w:spacing w:val="14"/>
            <w:sz w:val="24"/>
            <w:szCs w:val="24"/>
            <w:u w:val="single"/>
          </w:rPr>
          <w:t xml:space="preserve"> </w:t>
        </w:r>
        <w:r w:rsidR="00A96A35" w:rsidRPr="0027638C">
          <w:rPr>
            <w:b/>
            <w:smallCaps/>
            <w:spacing w:val="-2"/>
            <w:sz w:val="24"/>
            <w:szCs w:val="24"/>
            <w:u w:val="single"/>
          </w:rPr>
          <w:t>Consectetur-adipiscing-elit-Sed</w:t>
        </w:r>
        <w:r w:rsidR="00A96A35" w:rsidRPr="0027638C">
          <w:rPr>
            <w:b/>
            <w:smallCaps/>
            <w:spacing w:val="17"/>
            <w:sz w:val="24"/>
            <w:szCs w:val="24"/>
            <w:u w:val="single"/>
          </w:rPr>
          <w:t xml:space="preserve"> </w:t>
        </w:r>
        <w:r w:rsidR="00A96A35" w:rsidRPr="0027638C">
          <w:rPr>
            <w:b/>
            <w:smallCaps/>
            <w:spacing w:val="-2"/>
            <w:sz w:val="24"/>
            <w:szCs w:val="24"/>
            <w:u w:val="single"/>
          </w:rPr>
          <w:t>Do</w:t>
        </w:r>
      </w:ins>
    </w:p>
    <w:p w14:paraId="584D912D" w14:textId="581789AD" w:rsidP="00207164" w:rsidR="009609E8" w:rsidRDefault="00A96A35" w:rsidRPr="0027638C">
      <w:pPr>
        <w:pStyle w:val="BodyText"/>
        <w:spacing w:before="236"/>
        <w:ind w:firstLine="0" w:left="0"/>
        <w:rPr>
          <w:sz w:val="24"/>
          <w:rPrChange w16du:dateUtc="2026-07-07T18:18:00Z" w:author="Author" w:date="2026-07-07T20:18:00Z" w:id="12">
            <w:rPr>
              <w:rFonts w:ascii="Times New Roman"/>
              <w:color w:val="000000"/>
            </w:rPr>
          </w:rPrChange>
        </w:rPr>
        <w:pPrChange w16du:dateUtc="2026-07-07T18:18:00Z" w:author="Author" w:date="2026-07-07T20:18:00Z" w:id="13">
          <w:pPr>
            <w:spacing w:after="0" w:before="235" w:line="253" w:lineRule="exact"/>
            <w:jc w:val="left"/>
          </w:pPr>
        </w:pPrChange>
      </w:pPr>
      <w:r w:rsidRPr="0027638C">
        <w:rPr>
          <w:sz w:val="24"/>
          <w:rPrChange w16du:dateUtc="2026-07-07T18:18:00Z" w:author="Author" w:date="2026-07-07T20:18:00Z" w:id="14">
            <w:rPr>
              <w:rFonts w:ascii="Times New Roman"/>
              <w:color w:val="000000"/>
            </w:rPr>
          </w:rPrChange>
        </w:rPr>
        <w:t>Eiusmod</w:t>
      </w:r>
      <w:ins w16du:dateUtc="2026-07-07T18:18:00Z" w:author="Author" w:date="2026-07-07T20:18:00Z" w:id="15">
        <w:r w:rsidRPr="0027638C">
          <w:rPr>
            <w:sz w:val="24"/>
            <w:szCs w:val="24"/>
          </w:rPr>
          <w:t xml:space="preserve"> </w:t>
        </w:r>
        <w:r w:rsidR="00EC1BB1" w:rsidRPr="0027638C">
          <w:rPr>
            <w:sz w:val="24"/>
            <w:szCs w:val="24"/>
          </w:rPr>
          <w:t>Tempor incididunt Ut</w:t>
        </w:r>
      </w:ins>
      <w:r w:rsidR="00EC1BB1" w:rsidRPr="0027638C">
        <w:rPr>
          <w:sz w:val="24"/>
          <w:rPrChange w16du:dateUtc="2026-07-07T18:18:00Z" w:author="Author" w:date="2026-07-07T20:18:00Z" w:id="16">
            <w:rPr>
              <w:rFonts w:ascii="Times New Roman"/>
              <w:color w:val="000000"/>
              <w:spacing w:val="7"/>
            </w:rPr>
          </w:rPrChange>
        </w:rPr>
        <w:t xml:space="preserve"> </w:t>
      </w:r>
      <w:r w:rsidRPr="00950C7C">
        <w:rPr>
          <w:i/>
          <w:iCs/>
          <w:sz w:val="24"/>
          <w:u w:val="single"/>
          <w:rPrChange w16du:dateUtc="2026-07-07T18:21:00Z" w:author="John Doe" w:date="2026-07-07T20:21:00Z" w:id="17">
            <w:rPr>
              <w:rFonts w:ascii="Times New Roman"/>
              <w:color w:val="000000"/>
            </w:rPr>
          </w:rPrChange>
        </w:rPr>
        <w:t>Labore</w:t>
      </w:r>
      <w:r w:rsidRPr="00950C7C">
        <w:rPr>
          <w:i/>
          <w:iCs/>
          <w:sz w:val="24"/>
          <w:u w:val="single"/>
          <w:rPrChange w16du:dateUtc="2026-07-07T18:21:00Z" w:author="John Doe" w:date="2026-07-07T20:21:00Z" w:id="18">
            <w:rPr>
              <w:rFonts w:ascii="Times New Roman"/>
              <w:color w:val="000000"/>
              <w:spacing w:val="7"/>
            </w:rPr>
          </w:rPrChange>
        </w:rPr>
        <w:t xml:space="preserve"> </w:t>
      </w:r>
      <w:r w:rsidRPr="00950C7C">
        <w:rPr>
          <w:i/>
          <w:iCs/>
          <w:sz w:val="24"/>
          <w:u w:val="single"/>
          <w:rPrChange w16du:dateUtc="2026-07-07T18:21:00Z" w:author="John Doe" w:date="2026-07-07T20:21:00Z" w:id="19">
            <w:rPr>
              <w:rFonts w:ascii="Times New Roman"/>
              <w:color w:val="000000"/>
            </w:rPr>
          </w:rPrChange>
        </w:rPr>
        <w:t>et-dolore-magna-aliqua</w:t>
      </w:r>
      <w:r w:rsidRPr="00950C7C">
        <w:rPr>
          <w:i/>
          <w:iCs/>
          <w:sz w:val="24"/>
          <w:u w:val="single"/>
          <w:rPrChange w16du:dateUtc="2026-07-07T18:21:00Z" w:author="John Doe" w:date="2026-07-07T20:21:00Z" w:id="20">
            <w:rPr>
              <w:rFonts w:ascii="Times New Roman"/>
              <w:color w:val="000000"/>
              <w:spacing w:val="7"/>
            </w:rPr>
          </w:rPrChange>
        </w:rPr>
        <w:t xml:space="preserve"> </w:t>
      </w:r>
      <w:r w:rsidRPr="00950C7C">
        <w:rPr>
          <w:i/>
          <w:iCs/>
          <w:sz w:val="24"/>
          <w:u w:val="single"/>
          <w:rPrChange w16du:dateUtc="2026-07-07T18:21:00Z" w:author="John Doe" w:date="2026-07-07T20:21:00Z" w:id="21">
            <w:rPr>
              <w:rFonts w:ascii="Times New Roman"/>
              <w:color w:val="000000"/>
            </w:rPr>
          </w:rPrChange>
        </w:rPr>
        <w:t>lorem</w:t>
      </w:r>
      <w:r w:rsidRPr="00950C7C">
        <w:rPr>
          <w:i/>
          <w:iCs/>
          <w:sz w:val="24"/>
          <w:u w:val="single"/>
          <w:rPrChange w16du:dateUtc="2026-07-07T18:21:00Z" w:author="John Doe" w:date="2026-07-07T20:21:00Z" w:id="22">
            <w:rPr>
              <w:rFonts w:ascii="Times New Roman"/>
              <w:color w:val="000000"/>
              <w:spacing w:val="7"/>
            </w:rPr>
          </w:rPrChange>
        </w:rPr>
        <w:t xml:space="preserve"> </w:t>
      </w:r>
      <w:r w:rsidRPr="00950C7C">
        <w:rPr>
          <w:i/>
          <w:iCs/>
          <w:sz w:val="24"/>
          <w:u w:val="single"/>
          <w:rPrChange w16du:dateUtc="2026-07-07T18:21:00Z" w:author="John Doe" w:date="2026-07-07T20:21:00Z" w:id="23">
            <w:rPr>
              <w:rFonts w:ascii="Times New Roman"/>
              <w:color w:val="000000"/>
            </w:rPr>
          </w:rPrChange>
        </w:rPr>
        <w:t>(ipsum</w:t>
      </w:r>
      <w:r w:rsidRPr="00950C7C">
        <w:rPr>
          <w:i/>
          <w:iCs/>
          <w:sz w:val="24"/>
          <w:u w:val="single"/>
          <w:rPrChange w16du:dateUtc="2026-07-07T18:21:00Z" w:author="John Doe" w:date="2026-07-07T20:21:00Z" w:id="24">
            <w:rPr>
              <w:rFonts w:ascii="Times New Roman"/>
              <w:color w:val="000000"/>
              <w:spacing w:val="7"/>
            </w:rPr>
          </w:rPrChange>
        </w:rPr>
        <w:t xml:space="preserve"> </w:t>
      </w:r>
      <w:r w:rsidRPr="00950C7C">
        <w:rPr>
          <w:i/>
          <w:iCs/>
          <w:sz w:val="24"/>
          <w:u w:val="single"/>
          <w:rPrChange w16du:dateUtc="2026-07-07T18:21:00Z" w:author="John Doe" w:date="2026-07-07T20:21:00Z" w:id="25">
            <w:rPr>
              <w:rFonts w:ascii="Times New Roman"/>
              <w:color w:val="000000"/>
            </w:rPr>
          </w:rPrChange>
        </w:rPr>
        <w:t>dolor</w:t>
      </w:r>
      <w:r w:rsidRPr="00950C7C">
        <w:rPr>
          <w:i/>
          <w:iCs/>
          <w:sz w:val="24"/>
          <w:u w:val="single"/>
          <w:rPrChange w16du:dateUtc="2026-07-07T18:21:00Z" w:author="John Doe" w:date="2026-07-07T20:21:00Z" w:id="26">
            <w:rPr>
              <w:rFonts w:ascii="Times New Roman"/>
              <w:color w:val="000000"/>
              <w:spacing w:val="7"/>
            </w:rPr>
          </w:rPrChange>
        </w:rPr>
        <w:t xml:space="preserve"> </w:t>
      </w:r>
      <w:r w:rsidRPr="00950C7C">
        <w:rPr>
          <w:i/>
          <w:iCs/>
          <w:sz w:val="24"/>
          <w:u w:val="single"/>
          <w:rPrChange w16du:dateUtc="2026-07-07T18:21:00Z" w:author="John Doe" w:date="2026-07-07T20:21:00Z" w:id="27">
            <w:rPr>
              <w:rFonts w:ascii="Times New Roman"/>
              <w:color w:val="000000"/>
            </w:rPr>
          </w:rPrChange>
        </w:rPr>
        <w:t>sit</w:t>
      </w:r>
      <w:r w:rsidRPr="00950C7C">
        <w:rPr>
          <w:i/>
          <w:iCs/>
          <w:sz w:val="24"/>
          <w:u w:val="single"/>
          <w:rPrChange w16du:dateUtc="2026-07-07T18:21:00Z" w:author="John Doe" w:date="2026-07-07T20:21:00Z" w:id="28">
            <w:rPr>
              <w:rFonts w:ascii="Times New Roman"/>
              <w:color w:val="000000"/>
              <w:spacing w:val="7"/>
            </w:rPr>
          </w:rPrChange>
        </w:rPr>
        <w:t xml:space="preserve"> </w:t>
      </w:r>
      <w:r w:rsidRPr="00950C7C">
        <w:rPr>
          <w:i/>
          <w:iCs/>
          <w:sz w:val="24"/>
          <w:u w:val="single"/>
          <w:rPrChange w16du:dateUtc="2026-07-07T18:21:00Z" w:author="John Doe" w:date="2026-07-07T20:21:00Z" w:id="29">
            <w:rPr>
              <w:rFonts w:ascii="Times New Roman"/>
              <w:color w:val="000000"/>
            </w:rPr>
          </w:rPrChange>
        </w:rPr>
        <w:t>Amet,</w:t>
      </w:r>
      <w:r w:rsidRPr="00950C7C">
        <w:rPr>
          <w:i/>
          <w:iCs/>
          <w:sz w:val="24"/>
          <w:u w:val="single"/>
          <w:rPrChange w16du:dateUtc="2026-07-07T18:21:00Z" w:author="John Doe" w:date="2026-07-07T20:21:00Z" w:id="30">
            <w:rPr>
              <w:rFonts w:ascii="Times New Roman"/>
              <w:color w:val="000000"/>
              <w:spacing w:val="7"/>
            </w:rPr>
          </w:rPrChange>
        </w:rPr>
        <w:t xml:space="preserve"> </w:t>
      </w:r>
      <w:r w:rsidRPr="00950C7C">
        <w:rPr>
          <w:i/>
          <w:iCs/>
          <w:sz w:val="24"/>
          <w:u w:val="single"/>
          <w:rPrChange w16du:dateUtc="2026-07-07T18:21:00Z" w:author="John Doe" w:date="2026-07-07T20:21:00Z" w:id="31">
            <w:rPr>
              <w:rFonts w:ascii="Times New Roman"/>
              <w:color w:val="000000"/>
            </w:rPr>
          </w:rPrChange>
        </w:rPr>
        <w:t>consectetur</w:t>
      </w:r>
      <w:r w:rsidRPr="00950C7C">
        <w:rPr>
          <w:i/>
          <w:iCs/>
          <w:sz w:val="24"/>
          <w:u w:val="single"/>
          <w:rPrChange w16du:dateUtc="2026-07-07T18:21:00Z" w:author="John Doe" w:date="2026-07-07T20:21:00Z" w:id="32">
            <w:rPr>
              <w:rFonts w:ascii="Times New Roman"/>
              <w:color w:val="000000"/>
              <w:spacing w:val="7"/>
            </w:rPr>
          </w:rPrChange>
        </w:rPr>
        <w:t xml:space="preserve"> </w:t>
      </w:r>
      <w:r w:rsidRPr="00950C7C">
        <w:rPr>
          <w:i/>
          <w:iCs/>
          <w:sz w:val="24"/>
          <w:u w:val="single"/>
          <w:rPrChange w16du:dateUtc="2026-07-07T18:21:00Z" w:author="John Doe" w:date="2026-07-07T20:21:00Z" w:id="33">
            <w:rPr>
              <w:rFonts w:ascii="Times New Roman"/>
              <w:color w:val="000000"/>
            </w:rPr>
          </w:rPrChange>
        </w:rPr>
        <w:t>adipiscing,</w:t>
      </w:r>
      <w:r w:rsidRPr="00950C7C">
        <w:rPr>
          <w:i/>
          <w:iCs/>
          <w:sz w:val="24"/>
          <w:u w:val="single"/>
          <w:rPrChange w16du:dateUtc="2026-07-07T18:21:00Z" w:author="John Doe" w:date="2026-07-07T20:21:00Z" w:id="34">
            <w:rPr>
              <w:rFonts w:ascii="Times New Roman"/>
              <w:color w:val="000000"/>
              <w:spacing w:val="7"/>
            </w:rPr>
          </w:rPrChange>
        </w:rPr>
        <w:t xml:space="preserve"> </w:t>
      </w:r>
      <w:r w:rsidRPr="00950C7C">
        <w:rPr>
          <w:i/>
          <w:iCs/>
          <w:sz w:val="24"/>
          <w:u w:val="single"/>
          <w:rPrChange w16du:dateUtc="2026-07-07T18:21:00Z" w:author="John Doe" w:date="2026-07-07T20:21:00Z" w:id="35">
            <w:rPr>
              <w:rFonts w:ascii="Times New Roman"/>
              <w:color w:val="000000"/>
            </w:rPr>
          </w:rPrChange>
        </w:rPr>
        <w:t>elit,</w:t>
      </w:r>
      <w:r w:rsidRPr="00950C7C">
        <w:rPr>
          <w:i/>
          <w:iCs/>
          <w:sz w:val="24"/>
          <w:u w:val="single"/>
          <w:rPrChange w16du:dateUtc="2026-07-07T18:21:00Z" w:author="John Doe" w:date="2026-07-07T20:21:00Z" w:id="36">
            <w:rPr>
              <w:rFonts w:ascii="Times New Roman"/>
              <w:color w:val="000000"/>
              <w:spacing w:val="7"/>
            </w:rPr>
          </w:rPrChange>
        </w:rPr>
        <w:t xml:space="preserve"> </w:t>
      </w:r>
      <w:r w:rsidRPr="00950C7C">
        <w:rPr>
          <w:i/>
          <w:iCs/>
          <w:sz w:val="24"/>
          <w:u w:val="single"/>
          <w:rPrChange w16du:dateUtc="2026-07-07T18:21:00Z" w:author="John Doe" w:date="2026-07-07T20:21:00Z" w:id="37">
            <w:rPr>
              <w:rFonts w:ascii="Times New Roman" w:hAnsi="Times New Roman"/>
              <w:color w:val="000000"/>
            </w:rPr>
          </w:rPrChange>
        </w:rPr>
        <w:t>sed/do</w:t>
      </w:r>
      <w:del w16du:dateUtc="2026-07-07T18:18:00Z" w:author="Author" w:date="2026-07-07T20:18:00Z" w:id="38">
        <w:r w:rsidR="00000000" w:rsidRPr="00950C7C">
          <w:rPr>
            <w:i/>
            <w:iCs/>
            <w:color w:val="000000"/>
            <w:u w:val="single"/>
            <w:rPrChange w16du:dateUtc="2026-07-07T18:21:00Z" w:author="John Doe" w:date="2026-07-07T20:21:00Z" w:id="39">
              <w:rPr>
                <w:rFonts w:ascii="Times New Roman" w:cs="Times New Roman" w:hAnsi="Times New Roman"/>
                <w:color w:val="000000"/>
              </w:rPr>
            </w:rPrChange>
          </w:rPr>
          <w:cr/>
        </w:r>
      </w:del>
      <w:ins w16du:dateUtc="2026-07-07T18:18:00Z" w:author="Author" w:date="2026-07-07T20:18:00Z" w:id="40">
        <w:r w:rsidRPr="00950C7C">
          <w:rPr>
            <w:i/>
            <w:iCs/>
            <w:sz w:val="24"/>
            <w:szCs w:val="24"/>
            <w:u w:val="single"/>
            <w:rPrChange w16du:dateUtc="2026-07-07T18:21:00Z" w:author="John Doe" w:date="2026-07-07T20:21:00Z" w:id="41">
              <w:rPr>
                <w:sz w:val="24"/>
                <w:szCs w:val="24"/>
              </w:rPr>
            </w:rPrChange>
          </w:rPr>
          <w:t xml:space="preserve"> </w:t>
        </w:r>
      </w:ins>
      <w:r w:rsidRPr="00950C7C">
        <w:rPr>
          <w:i/>
          <w:iCs/>
          <w:sz w:val="24"/>
          <w:u w:val="single"/>
          <w:rPrChange w16du:dateUtc="2026-07-07T18:21:00Z" w:author="John Doe" w:date="2026-07-07T20:21:00Z" w:id="42">
            <w:rPr>
              <w:rFonts w:ascii="Times New Roman"/>
              <w:color w:val="000000"/>
            </w:rPr>
          </w:rPrChange>
        </w:rPr>
        <w:t>eiusmod</w:t>
      </w:r>
      <w:r w:rsidRPr="0027638C">
        <w:rPr>
          <w:sz w:val="24"/>
          <w:rPrChange w16du:dateUtc="2026-07-07T18:18:00Z" w:author="Author" w:date="2026-07-07T20:18:00Z" w:id="43">
            <w:rPr>
              <w:rFonts w:ascii="Times New Roman"/>
              <w:color w:val="000000"/>
              <w:spacing w:val="14"/>
            </w:rPr>
          </w:rPrChange>
        </w:rPr>
        <w:t xml:space="preserve"> </w:t>
      </w:r>
      <w:r w:rsidRPr="0027638C">
        <w:rPr>
          <w:sz w:val="24"/>
          <w:rPrChange w16du:dateUtc="2026-07-07T18:18:00Z" w:author="Author" w:date="2026-07-07T20:18:00Z" w:id="44">
            <w:rPr>
              <w:rFonts w:ascii="Times New Roman"/>
              <w:color w:val="000000"/>
            </w:rPr>
          </w:rPrChange>
        </w:rPr>
        <w:t>tempor,</w:t>
      </w:r>
      <w:r w:rsidRPr="0027638C">
        <w:rPr>
          <w:sz w:val="24"/>
          <w:rPrChange w16du:dateUtc="2026-07-07T18:18:00Z" w:author="Author" w:date="2026-07-07T20:18:00Z" w:id="45">
            <w:rPr>
              <w:rFonts w:ascii="Times New Roman"/>
              <w:color w:val="000000"/>
              <w:spacing w:val="14"/>
            </w:rPr>
          </w:rPrChange>
        </w:rPr>
        <w:t xml:space="preserve"> </w:t>
      </w:r>
      <w:r w:rsidRPr="0027638C">
        <w:rPr>
          <w:sz w:val="24"/>
          <w:rPrChange w16du:dateUtc="2026-07-07T18:18:00Z" w:author="Author" w:date="2026-07-07T20:18:00Z" w:id="46">
            <w:rPr>
              <w:rFonts w:ascii="Times New Roman"/>
              <w:color w:val="000000"/>
            </w:rPr>
          </w:rPrChange>
        </w:rPr>
        <w:t>incididunt</w:t>
      </w:r>
      <w:r w:rsidRPr="0027638C">
        <w:rPr>
          <w:sz w:val="24"/>
          <w:rPrChange w16du:dateUtc="2026-07-07T18:18:00Z" w:author="Author" w:date="2026-07-07T20:18:00Z" w:id="47">
            <w:rPr>
              <w:rFonts w:ascii="Times New Roman"/>
              <w:color w:val="000000"/>
              <w:spacing w:val="14"/>
            </w:rPr>
          </w:rPrChange>
        </w:rPr>
        <w:t xml:space="preserve"> </w:t>
      </w:r>
      <w:r w:rsidRPr="0027638C">
        <w:rPr>
          <w:sz w:val="24"/>
          <w:rPrChange w16du:dateUtc="2026-07-07T18:18:00Z" w:author="Author" w:date="2026-07-07T20:18:00Z" w:id="48">
            <w:rPr>
              <w:rFonts w:ascii="Times New Roman"/>
              <w:color w:val="000000"/>
            </w:rPr>
          </w:rPrChange>
        </w:rPr>
        <w:t>ut</w:t>
      </w:r>
      <w:r w:rsidRPr="0027638C">
        <w:rPr>
          <w:sz w:val="24"/>
          <w:rPrChange w16du:dateUtc="2026-07-07T18:18:00Z" w:author="Author" w:date="2026-07-07T20:18:00Z" w:id="49">
            <w:rPr>
              <w:rFonts w:ascii="Times New Roman"/>
              <w:color w:val="000000"/>
              <w:spacing w:val="14"/>
            </w:rPr>
          </w:rPrChange>
        </w:rPr>
        <w:t xml:space="preserve"> </w:t>
      </w:r>
      <w:r w:rsidRPr="0027638C">
        <w:rPr>
          <w:sz w:val="24"/>
          <w:rPrChange w16du:dateUtc="2026-07-07T18:18:00Z" w:author="Author" w:date="2026-07-07T20:18:00Z" w:id="50">
            <w:rPr>
              <w:rFonts w:ascii="Times New Roman"/>
              <w:color w:val="000000"/>
            </w:rPr>
          </w:rPrChange>
        </w:rPr>
        <w:t>labore</w:t>
      </w:r>
      <w:r w:rsidRPr="0027638C">
        <w:rPr>
          <w:sz w:val="24"/>
          <w:rPrChange w16du:dateUtc="2026-07-07T18:18:00Z" w:author="Author" w:date="2026-07-07T20:18:00Z" w:id="51">
            <w:rPr>
              <w:rFonts w:ascii="Times New Roman"/>
              <w:color w:val="000000"/>
              <w:spacing w:val="14"/>
            </w:rPr>
          </w:rPrChange>
        </w:rPr>
        <w:t xml:space="preserve"> </w:t>
      </w:r>
      <w:r w:rsidRPr="0027638C">
        <w:rPr>
          <w:sz w:val="24"/>
          <w:rPrChange w16du:dateUtc="2026-07-07T18:18:00Z" w:author="Author" w:date="2026-07-07T20:18:00Z" w:id="52">
            <w:rPr>
              <w:rFonts w:ascii="Times New Roman"/>
              <w:color w:val="000000"/>
            </w:rPr>
          </w:rPrChange>
        </w:rPr>
        <w:t>et</w:t>
      </w:r>
      <w:r w:rsidRPr="0027638C">
        <w:rPr>
          <w:sz w:val="24"/>
          <w:rPrChange w16du:dateUtc="2026-07-07T18:18:00Z" w:author="Author" w:date="2026-07-07T20:18:00Z" w:id="53">
            <w:rPr>
              <w:rFonts w:ascii="Times New Roman"/>
              <w:color w:val="000000"/>
              <w:spacing w:val="14"/>
            </w:rPr>
          </w:rPrChange>
        </w:rPr>
        <w:t xml:space="preserve"> </w:t>
      </w:r>
      <w:r w:rsidRPr="0027638C">
        <w:rPr>
          <w:sz w:val="24"/>
          <w:rPrChange w16du:dateUtc="2026-07-07T18:18:00Z" w:author="Author" w:date="2026-07-07T20:18:00Z" w:id="54">
            <w:rPr>
              <w:rFonts w:ascii="Times New Roman"/>
              <w:color w:val="000000"/>
            </w:rPr>
          </w:rPrChange>
        </w:rPr>
        <w:t>dolore</w:t>
      </w:r>
      <w:r w:rsidRPr="0027638C">
        <w:rPr>
          <w:sz w:val="24"/>
          <w:rPrChange w16du:dateUtc="2026-07-07T18:18:00Z" w:author="Author" w:date="2026-07-07T20:18:00Z" w:id="55">
            <w:rPr>
              <w:rFonts w:ascii="Times New Roman"/>
              <w:color w:val="000000"/>
              <w:spacing w:val="14"/>
            </w:rPr>
          </w:rPrChange>
        </w:rPr>
        <w:t xml:space="preserve"> </w:t>
      </w:r>
      <w:r w:rsidRPr="0027638C">
        <w:rPr>
          <w:sz w:val="24"/>
          <w:rPrChange w16du:dateUtc="2026-07-07T18:18:00Z" w:author="Author" w:date="2026-07-07T20:18:00Z" w:id="56">
            <w:rPr>
              <w:rFonts w:ascii="Times New Roman"/>
              <w:color w:val="000000"/>
            </w:rPr>
          </w:rPrChange>
        </w:rPr>
        <w:t>magna,</w:t>
      </w:r>
      <w:r w:rsidRPr="0027638C">
        <w:rPr>
          <w:sz w:val="24"/>
          <w:rPrChange w16du:dateUtc="2026-07-07T18:18:00Z" w:author="Author" w:date="2026-07-07T20:18:00Z" w:id="57">
            <w:rPr>
              <w:rFonts w:ascii="Times New Roman"/>
              <w:color w:val="000000"/>
              <w:spacing w:val="14"/>
            </w:rPr>
          </w:rPrChange>
        </w:rPr>
        <w:t xml:space="preserve"> </w:t>
      </w:r>
      <w:r w:rsidRPr="0027638C">
        <w:rPr>
          <w:sz w:val="24"/>
          <w:rPrChange w16du:dateUtc="2026-07-07T18:18:00Z" w:author="Author" w:date="2026-07-07T20:18:00Z" w:id="58">
            <w:rPr>
              <w:rFonts w:ascii="Times New Roman"/>
              <w:color w:val="000000"/>
            </w:rPr>
          </w:rPrChange>
        </w:rPr>
        <w:t>aliqua</w:t>
      </w:r>
      <w:r w:rsidRPr="0027638C">
        <w:rPr>
          <w:sz w:val="24"/>
          <w:rPrChange w16du:dateUtc="2026-07-07T18:18:00Z" w:author="Author" w:date="2026-07-07T20:18:00Z" w:id="59">
            <w:rPr>
              <w:rFonts w:ascii="Times New Roman"/>
              <w:color w:val="000000"/>
              <w:spacing w:val="14"/>
            </w:rPr>
          </w:rPrChange>
        </w:rPr>
        <w:t xml:space="preserve"> </w:t>
      </w:r>
      <w:r w:rsidRPr="0027638C">
        <w:rPr>
          <w:sz w:val="24"/>
          <w:rPrChange w16du:dateUtc="2026-07-07T18:18:00Z" w:author="Author" w:date="2026-07-07T20:18:00Z" w:id="60">
            <w:rPr>
              <w:rFonts w:ascii="Times New Roman"/>
              <w:color w:val="000000"/>
            </w:rPr>
          </w:rPrChange>
        </w:rPr>
        <w:t>lorem</w:t>
      </w:r>
      <w:r w:rsidRPr="0027638C">
        <w:rPr>
          <w:sz w:val="24"/>
          <w:rPrChange w16du:dateUtc="2026-07-07T18:18:00Z" w:author="Author" w:date="2026-07-07T20:18:00Z" w:id="61">
            <w:rPr>
              <w:rFonts w:ascii="Times New Roman"/>
              <w:color w:val="000000"/>
              <w:spacing w:val="14"/>
            </w:rPr>
          </w:rPrChange>
        </w:rPr>
        <w:t xml:space="preserve"> </w:t>
      </w:r>
      <w:r w:rsidRPr="0027638C">
        <w:rPr>
          <w:sz w:val="24"/>
          <w:rPrChange w16du:dateUtc="2026-07-07T18:18:00Z" w:author="Author" w:date="2026-07-07T20:18:00Z" w:id="62">
            <w:rPr>
              <w:rFonts w:ascii="Times New Roman" w:hAnsi="Times New Roman"/>
              <w:color w:val="000000"/>
              <w:spacing w:val="5"/>
            </w:rPr>
          </w:rPrChange>
        </w:rPr>
        <w:t>“</w:t>
      </w:r>
      <w:r w:rsidRPr="0027638C">
        <w:rPr>
          <w:b/>
          <w:sz w:val="24"/>
          <w:rPrChange w16du:dateUtc="2026-07-07T18:18:00Z" w:author="Author" w:date="2026-07-07T20:18:00Z" w:id="63">
            <w:rPr>
              <w:rFonts w:ascii="Times New Roman" w:hAnsi="Times New Roman"/>
              <w:color w:val="000000"/>
              <w:spacing w:val="5"/>
            </w:rPr>
          </w:rPrChange>
        </w:rPr>
        <w:t>Ipsum</w:t>
      </w:r>
      <w:r w:rsidRPr="0027638C">
        <w:rPr>
          <w:sz w:val="24"/>
          <w:rPrChange w16du:dateUtc="2026-07-07T18:18:00Z" w:author="Author" w:date="2026-07-07T20:18:00Z" w:id="64">
            <w:rPr>
              <w:rFonts w:ascii="Times New Roman" w:hAnsi="Times New Roman"/>
              <w:color w:val="000000"/>
              <w:spacing w:val="5"/>
            </w:rPr>
          </w:rPrChange>
        </w:rPr>
        <w:t>”),</w:t>
      </w:r>
      <w:r w:rsidRPr="0027638C">
        <w:rPr>
          <w:sz w:val="24"/>
          <w:rPrChange w16du:dateUtc="2026-07-07T18:18:00Z" w:author="Author" w:date="2026-07-07T20:18:00Z" w:id="65">
            <w:rPr>
              <w:rFonts w:ascii="Times New Roman"/>
              <w:color w:val="000000"/>
              <w:spacing w:val="9"/>
            </w:rPr>
          </w:rPrChange>
        </w:rPr>
        <w:t xml:space="preserve"> </w:t>
      </w:r>
      <w:r w:rsidRPr="0027638C">
        <w:rPr>
          <w:sz w:val="24"/>
          <w:rPrChange w16du:dateUtc="2026-07-07T18:18:00Z" w:author="Author" w:date="2026-07-07T20:18:00Z" w:id="66">
            <w:rPr>
              <w:rFonts w:ascii="Times New Roman"/>
              <w:color w:val="000000"/>
            </w:rPr>
          </w:rPrChange>
        </w:rPr>
        <w:t>dolor</w:t>
      </w:r>
      <w:r w:rsidRPr="0027638C">
        <w:rPr>
          <w:sz w:val="24"/>
          <w:rPrChange w16du:dateUtc="2026-07-07T18:18:00Z" w:author="Author" w:date="2026-07-07T20:18:00Z" w:id="67">
            <w:rPr>
              <w:rFonts w:ascii="Times New Roman"/>
              <w:color w:val="000000"/>
              <w:spacing w:val="14"/>
            </w:rPr>
          </w:rPrChange>
        </w:rPr>
        <w:t xml:space="preserve"> </w:t>
      </w:r>
      <w:r w:rsidRPr="0027638C">
        <w:rPr>
          <w:sz w:val="24"/>
          <w:rPrChange w16du:dateUtc="2026-07-07T18:18:00Z" w:author="Author" w:date="2026-07-07T20:18:00Z" w:id="68">
            <w:rPr>
              <w:rFonts w:ascii="Times New Roman"/>
              <w:color w:val="000000"/>
            </w:rPr>
          </w:rPrChange>
        </w:rPr>
        <w:t>sit</w:t>
      </w:r>
      <w:r w:rsidRPr="0027638C">
        <w:rPr>
          <w:sz w:val="24"/>
          <w:rPrChange w16du:dateUtc="2026-07-07T18:18:00Z" w:author="Author" w:date="2026-07-07T20:18:00Z" w:id="69">
            <w:rPr>
              <w:rFonts w:ascii="Times New Roman"/>
              <w:color w:val="000000"/>
              <w:spacing w:val="14"/>
            </w:rPr>
          </w:rPrChange>
        </w:rPr>
        <w:t xml:space="preserve"> </w:t>
      </w:r>
      <w:r w:rsidRPr="0027638C">
        <w:rPr>
          <w:sz w:val="24"/>
          <w:rPrChange w16du:dateUtc="2026-07-07T18:18:00Z" w:author="Author" w:date="2026-07-07T20:18:00Z" w:id="70">
            <w:rPr>
              <w:rFonts w:ascii="Times New Roman"/>
              <w:color w:val="000000"/>
            </w:rPr>
          </w:rPrChange>
        </w:rPr>
        <w:t>amet</w:t>
      </w:r>
      <w:r w:rsidRPr="0027638C">
        <w:rPr>
          <w:sz w:val="24"/>
          <w:rPrChange w16du:dateUtc="2026-07-07T18:18:00Z" w:author="Author" w:date="2026-07-07T20:18:00Z" w:id="71">
            <w:rPr>
              <w:rFonts w:ascii="Times New Roman"/>
              <w:color w:val="000000"/>
              <w:spacing w:val="14"/>
            </w:rPr>
          </w:rPrChange>
        </w:rPr>
        <w:t xml:space="preserve"> </w:t>
      </w:r>
      <w:r w:rsidRPr="0027638C">
        <w:rPr>
          <w:sz w:val="24"/>
          <w:rPrChange w16du:dateUtc="2026-07-07T18:18:00Z" w:author="Author" w:date="2026-07-07T20:18:00Z" w:id="72">
            <w:rPr>
              <w:rFonts w:ascii="Times New Roman" w:hAnsi="Times New Roman"/>
              <w:color w:val="000000"/>
            </w:rPr>
          </w:rPrChange>
        </w:rPr>
        <w:t>consectetur</w:t>
      </w:r>
      <w:del w16du:dateUtc="2026-07-07T18:18:00Z" w:author="Author" w:date="2026-07-07T20:18:00Z" w:id="73">
        <w:r w:rsidR="00000000">
          <w:rPr>
            <w:color w:val="000000"/>
          </w:rPr>
          <w:cr/>
        </w:r>
      </w:del>
      <w:ins w16du:dateUtc="2026-07-07T18:18:00Z" w:author="Author" w:date="2026-07-07T20:18:00Z" w:id="74">
        <w:r w:rsidRPr="0027638C">
          <w:rPr>
            <w:sz w:val="24"/>
            <w:szCs w:val="24"/>
          </w:rPr>
          <w:t xml:space="preserve"> </w:t>
        </w:r>
      </w:ins>
      <w:r w:rsidRPr="0027638C">
        <w:rPr>
          <w:sz w:val="24"/>
          <w:rPrChange w16du:dateUtc="2026-07-07T18:18:00Z" w:author="Author" w:date="2026-07-07T20:18:00Z" w:id="75">
            <w:rPr>
              <w:rFonts w:ascii="Times New Roman"/>
              <w:color w:val="000000"/>
            </w:rPr>
          </w:rPrChange>
        </w:rPr>
        <w:t>adipiscing</w:t>
      </w:r>
      <w:r w:rsidRPr="0027638C">
        <w:rPr>
          <w:sz w:val="24"/>
          <w:rPrChange w16du:dateUtc="2026-07-07T18:18:00Z" w:author="Author" w:date="2026-07-07T20:18:00Z" w:id="76">
            <w:rPr>
              <w:rFonts w:ascii="Times New Roman"/>
              <w:color w:val="000000"/>
              <w:spacing w:val="10"/>
            </w:rPr>
          </w:rPrChange>
        </w:rPr>
        <w:t xml:space="preserve"> </w:t>
      </w:r>
      <w:r w:rsidRPr="0027638C">
        <w:rPr>
          <w:sz w:val="24"/>
          <w:rPrChange w16du:dateUtc="2026-07-07T18:18:00Z" w:author="Author" w:date="2026-07-07T20:18:00Z" w:id="77">
            <w:rPr>
              <w:rFonts w:ascii="Times New Roman"/>
              <w:color w:val="000000"/>
            </w:rPr>
          </w:rPrChange>
        </w:rPr>
        <w:t>Elit</w:t>
      </w:r>
      <w:r w:rsidRPr="0027638C">
        <w:rPr>
          <w:sz w:val="24"/>
          <w:rPrChange w16du:dateUtc="2026-07-07T18:18:00Z" w:author="Author" w:date="2026-07-07T20:18:00Z" w:id="78">
            <w:rPr>
              <w:rFonts w:ascii="Times New Roman"/>
              <w:color w:val="000000"/>
              <w:spacing w:val="10"/>
            </w:rPr>
          </w:rPrChange>
        </w:rPr>
        <w:t xml:space="preserve"> </w:t>
      </w:r>
      <w:r w:rsidRPr="0027638C">
        <w:rPr>
          <w:sz w:val="24"/>
          <w:rPrChange w16du:dateUtc="2026-07-07T18:18:00Z" w:author="Author" w:date="2026-07-07T20:18:00Z" w:id="79">
            <w:rPr>
              <w:rFonts w:ascii="Times New Roman"/>
              <w:color w:val="000000"/>
            </w:rPr>
          </w:rPrChange>
        </w:rPr>
        <w:t>Sed,</w:t>
      </w:r>
      <w:r w:rsidRPr="0027638C">
        <w:rPr>
          <w:sz w:val="24"/>
          <w:rPrChange w16du:dateUtc="2026-07-07T18:18:00Z" w:author="Author" w:date="2026-07-07T20:18:00Z" w:id="80">
            <w:rPr>
              <w:rFonts w:ascii="Times New Roman"/>
              <w:color w:val="000000"/>
              <w:spacing w:val="11"/>
            </w:rPr>
          </w:rPrChange>
        </w:rPr>
        <w:t xml:space="preserve"> </w:t>
      </w:r>
      <w:ins w16du:dateUtc="2026-07-07T18:18:00Z" w:author="Author" w:date="2026-07-07T20:18:00Z" w:id="81">
        <w:r w:rsidRPr="0027638C">
          <w:rPr>
            <w:sz w:val="24"/>
            <w:szCs w:val="24"/>
          </w:rPr>
          <w:t xml:space="preserve">do </w:t>
        </w:r>
      </w:ins>
      <w:r w:rsidRPr="0027638C">
        <w:rPr>
          <w:sz w:val="24"/>
          <w:rPrChange w16du:dateUtc="2026-07-07T18:18:00Z" w:author="Author" w:date="2026-07-07T20:18:00Z" w:id="82">
            <w:rPr>
              <w:rFonts w:ascii="Times New Roman"/>
              <w:color w:val="000000"/>
            </w:rPr>
          </w:rPrChange>
        </w:rPr>
        <w:t>eiusmod</w:t>
      </w:r>
      <w:r w:rsidRPr="0027638C">
        <w:rPr>
          <w:sz w:val="24"/>
          <w:rPrChange w16du:dateUtc="2026-07-07T18:18:00Z" w:author="Author" w:date="2026-07-07T20:18:00Z" w:id="83">
            <w:rPr>
              <w:rFonts w:ascii="Times New Roman"/>
              <w:color w:val="000000"/>
              <w:spacing w:val="11"/>
            </w:rPr>
          </w:rPrChange>
        </w:rPr>
        <w:t xml:space="preserve"> </w:t>
      </w:r>
      <w:r w:rsidRPr="0027638C">
        <w:rPr>
          <w:sz w:val="24"/>
          <w:rPrChange w16du:dateUtc="2026-07-07T18:18:00Z" w:author="Author" w:date="2026-07-07T20:18:00Z" w:id="84">
            <w:rPr>
              <w:rFonts w:ascii="Times New Roman"/>
              <w:color w:val="000000"/>
            </w:rPr>
          </w:rPrChange>
        </w:rPr>
        <w:t>Tempor</w:t>
      </w:r>
      <w:r w:rsidRPr="0027638C">
        <w:rPr>
          <w:sz w:val="24"/>
          <w:rPrChange w16du:dateUtc="2026-07-07T18:18:00Z" w:author="Author" w:date="2026-07-07T20:18:00Z" w:id="85">
            <w:rPr>
              <w:rFonts w:ascii="Times New Roman"/>
              <w:color w:val="000000"/>
              <w:spacing w:val="11"/>
            </w:rPr>
          </w:rPrChange>
        </w:rPr>
        <w:t xml:space="preserve"> </w:t>
      </w:r>
      <w:r w:rsidRPr="0027638C">
        <w:rPr>
          <w:sz w:val="24"/>
          <w:rPrChange w16du:dateUtc="2026-07-07T18:18:00Z" w:author="Author" w:date="2026-07-07T20:18:00Z" w:id="86">
            <w:rPr>
              <w:rFonts w:ascii="Times New Roman"/>
              <w:color w:val="000000"/>
            </w:rPr>
          </w:rPrChange>
        </w:rPr>
        <w:t>Incididunt</w:t>
      </w:r>
      <w:r w:rsidRPr="0027638C">
        <w:rPr>
          <w:sz w:val="24"/>
          <w:rPrChange w16du:dateUtc="2026-07-07T18:18:00Z" w:author="Author" w:date="2026-07-07T20:18:00Z" w:id="87">
            <w:rPr>
              <w:rFonts w:ascii="Times New Roman"/>
              <w:color w:val="000000"/>
              <w:spacing w:val="10"/>
            </w:rPr>
          </w:rPrChange>
        </w:rPr>
        <w:t xml:space="preserve"> </w:t>
      </w:r>
      <w:r w:rsidRPr="0027638C">
        <w:rPr>
          <w:sz w:val="24"/>
          <w:rPrChange w16du:dateUtc="2026-07-07T18:18:00Z" w:author="Author" w:date="2026-07-07T20:18:00Z" w:id="88">
            <w:rPr>
              <w:rFonts w:ascii="Times New Roman"/>
              <w:color w:val="000000"/>
            </w:rPr>
          </w:rPrChange>
        </w:rPr>
        <w:t>Ut</w:t>
      </w:r>
      <w:del w16du:dateUtc="2026-07-07T18:18:00Z" w:author="Author" w:date="2026-07-07T20:18:00Z" w:id="89">
        <w:r w:rsidR="00000000">
          <w:rPr>
            <w:color w:val="000000"/>
          </w:rPr>
          <w:delText>,</w:delText>
        </w:r>
      </w:del>
      <w:r w:rsidRPr="0027638C">
        <w:rPr>
          <w:sz w:val="24"/>
          <w:rPrChange w16du:dateUtc="2026-07-07T18:18:00Z" w:author="Author" w:date="2026-07-07T20:18:00Z" w:id="90">
            <w:rPr>
              <w:rFonts w:ascii="Times New Roman"/>
              <w:color w:val="000000"/>
              <w:spacing w:val="10"/>
            </w:rPr>
          </w:rPrChange>
        </w:rPr>
        <w:t xml:space="preserve"> </w:t>
      </w:r>
      <w:r w:rsidRPr="0027638C">
        <w:rPr>
          <w:sz w:val="24"/>
          <w:rPrChange w16du:dateUtc="2026-07-07T18:18:00Z" w:author="Author" w:date="2026-07-07T20:18:00Z" w:id="91">
            <w:rPr>
              <w:rFonts w:ascii="Times New Roman" w:hAnsi="Times New Roman"/>
              <w:color w:val="000000"/>
              <w:spacing w:val="6"/>
            </w:rPr>
          </w:rPrChange>
        </w:rPr>
        <w:t>(“</w:t>
      </w:r>
      <w:r w:rsidRPr="0027638C">
        <w:rPr>
          <w:b/>
          <w:sz w:val="24"/>
          <w:rPrChange w16du:dateUtc="2026-07-07T18:18:00Z" w:author="Author" w:date="2026-07-07T20:18:00Z" w:id="92">
            <w:rPr>
              <w:rFonts w:ascii="Times New Roman" w:hAnsi="Times New Roman"/>
              <w:color w:val="000000"/>
              <w:spacing w:val="6"/>
            </w:rPr>
          </w:rPrChange>
        </w:rPr>
        <w:t>Labore</w:t>
      </w:r>
      <w:del w16du:dateUtc="2026-07-07T18:18:00Z" w:author="Author" w:date="2026-07-07T20:18:00Z" w:id="93">
        <w:r w:rsidR="00000000">
          <w:rPr>
            <w:color w:val="000000"/>
            <w:spacing w:val="6"/>
          </w:rPr>
          <w:delText>”),</w:delText>
        </w:r>
      </w:del>
      <w:ins w16du:dateUtc="2026-07-07T18:18:00Z" w:author="Author" w:date="2026-07-07T20:18:00Z" w:id="94">
        <w:r w:rsidRPr="0027638C">
          <w:rPr>
            <w:sz w:val="24"/>
            <w:szCs w:val="24"/>
          </w:rPr>
          <w:t>”)</w:t>
        </w:r>
      </w:ins>
      <w:r w:rsidRPr="0027638C">
        <w:rPr>
          <w:sz w:val="24"/>
          <w:rPrChange w16du:dateUtc="2026-07-07T18:18:00Z" w:author="Author" w:date="2026-07-07T20:18:00Z" w:id="95">
            <w:rPr>
              <w:rFonts w:ascii="Times New Roman"/>
              <w:color w:val="000000"/>
              <w:spacing w:val="4"/>
            </w:rPr>
          </w:rPrChange>
        </w:rPr>
        <w:t xml:space="preserve"> </w:t>
      </w:r>
      <w:r w:rsidRPr="0027638C">
        <w:rPr>
          <w:sz w:val="24"/>
          <w:rPrChange w16du:dateUtc="2026-07-07T18:18:00Z" w:author="Author" w:date="2026-07-07T20:18:00Z" w:id="96">
            <w:rPr>
              <w:rFonts w:ascii="Times New Roman"/>
              <w:color w:val="000000"/>
            </w:rPr>
          </w:rPrChange>
        </w:rPr>
        <w:t>et</w:t>
      </w:r>
      <w:r w:rsidRPr="0027638C">
        <w:rPr>
          <w:sz w:val="24"/>
          <w:rPrChange w16du:dateUtc="2026-07-07T18:18:00Z" w:author="Author" w:date="2026-07-07T20:18:00Z" w:id="97">
            <w:rPr>
              <w:rFonts w:ascii="Times New Roman"/>
              <w:color w:val="000000"/>
              <w:spacing w:val="10"/>
            </w:rPr>
          </w:rPrChange>
        </w:rPr>
        <w:t xml:space="preserve"> </w:t>
      </w:r>
      <w:r w:rsidRPr="0027638C">
        <w:rPr>
          <w:sz w:val="24"/>
          <w:rPrChange w16du:dateUtc="2026-07-07T18:18:00Z" w:author="Author" w:date="2026-07-07T20:18:00Z" w:id="98">
            <w:rPr>
              <w:rFonts w:ascii="Times New Roman"/>
              <w:color w:val="000000"/>
            </w:rPr>
          </w:rPrChange>
        </w:rPr>
        <w:t>dolore</w:t>
      </w:r>
      <w:r w:rsidRPr="0027638C">
        <w:rPr>
          <w:sz w:val="24"/>
          <w:rPrChange w16du:dateUtc="2026-07-07T18:18:00Z" w:author="Author" w:date="2026-07-07T20:18:00Z" w:id="99">
            <w:rPr>
              <w:rFonts w:ascii="Times New Roman"/>
              <w:color w:val="000000"/>
              <w:spacing w:val="10"/>
            </w:rPr>
          </w:rPrChange>
        </w:rPr>
        <w:t xml:space="preserve"> </w:t>
      </w:r>
      <w:r w:rsidRPr="0027638C">
        <w:rPr>
          <w:sz w:val="24"/>
          <w:rPrChange w16du:dateUtc="2026-07-07T18:18:00Z" w:author="Author" w:date="2026-07-07T20:18:00Z" w:id="100">
            <w:rPr>
              <w:rFonts w:ascii="Times New Roman"/>
              <w:color w:val="000000"/>
            </w:rPr>
          </w:rPrChange>
        </w:rPr>
        <w:t>Magna</w:t>
      </w:r>
      <w:r w:rsidRPr="0027638C">
        <w:rPr>
          <w:sz w:val="24"/>
          <w:rPrChange w16du:dateUtc="2026-07-07T18:18:00Z" w:author="Author" w:date="2026-07-07T20:18:00Z" w:id="101">
            <w:rPr>
              <w:rFonts w:ascii="Times New Roman"/>
              <w:color w:val="000000"/>
              <w:spacing w:val="10"/>
            </w:rPr>
          </w:rPrChange>
        </w:rPr>
        <w:t xml:space="preserve"> </w:t>
      </w:r>
      <w:del w16du:dateUtc="2026-07-07T18:18:00Z" w:author="Author" w:date="2026-07-07T20:18:00Z" w:id="102">
        <w:r w:rsidR="00000000">
          <w:rPr>
            <w:color w:val="000000"/>
          </w:rPr>
          <w:delText>which</w:delText>
        </w:r>
      </w:del>
      <w:ins w16du:dateUtc="2026-07-07T18:18:00Z" w:author="Author" w:date="2026-07-07T20:18:00Z" w:id="103">
        <w:del w16du:dateUtc="2026-07-07T18:20:00Z" w:author="John Doe" w:date="2026-07-07T20:20:00Z" w:id="104">
          <w:r w:rsidDel="00950C7C" w:rsidRPr="0027638C">
            <w:rPr>
              <w:sz w:val="24"/>
              <w:szCs w:val="24"/>
            </w:rPr>
            <w:delText>that</w:delText>
          </w:r>
        </w:del>
      </w:ins>
      <w:del w16du:dateUtc="2026-07-07T18:20:00Z" w:author="John Doe" w:date="2026-07-07T20:20:00Z" w:id="105">
        <w:r w:rsidDel="00950C7C" w:rsidRPr="0027638C">
          <w:rPr>
            <w:sz w:val="24"/>
            <w:rPrChange w16du:dateUtc="2026-07-07T18:18:00Z" w:author="Author" w:date="2026-07-07T20:18:00Z" w:id="106">
              <w:rPr>
                <w:rFonts w:ascii="Times New Roman"/>
                <w:color w:val="000000"/>
                <w:spacing w:val="10"/>
              </w:rPr>
            </w:rPrChange>
          </w:rPr>
          <w:delText xml:space="preserve"> </w:delText>
        </w:r>
      </w:del>
      <w:r w:rsidRPr="0027638C">
        <w:rPr>
          <w:sz w:val="24"/>
          <w:rPrChange w16du:dateUtc="2026-07-07T18:18:00Z" w:author="Author" w:date="2026-07-07T20:18:00Z" w:id="107">
            <w:rPr>
              <w:rFonts w:ascii="Times New Roman"/>
              <w:color w:val="000000"/>
            </w:rPr>
          </w:rPrChange>
        </w:rPr>
        <w:t>aliqua</w:t>
      </w:r>
      <w:r w:rsidRPr="0027638C">
        <w:rPr>
          <w:sz w:val="24"/>
          <w:rPrChange w16du:dateUtc="2026-07-07T18:18:00Z" w:author="Author" w:date="2026-07-07T20:18:00Z" w:id="108">
            <w:rPr>
              <w:rFonts w:ascii="Times New Roman"/>
              <w:color w:val="000000"/>
              <w:spacing w:val="11"/>
            </w:rPr>
          </w:rPrChange>
        </w:rPr>
        <w:t xml:space="preserve"> </w:t>
      </w:r>
      <w:r w:rsidRPr="0027638C">
        <w:rPr>
          <w:sz w:val="24"/>
          <w:rPrChange w16du:dateUtc="2026-07-07T18:18:00Z" w:author="Author" w:date="2026-07-07T20:18:00Z" w:id="109">
            <w:rPr>
              <w:rFonts w:ascii="Times New Roman" w:hAnsi="Times New Roman"/>
              <w:color w:val="000000"/>
            </w:rPr>
          </w:rPrChange>
        </w:rPr>
        <w:t>lorem</w:t>
      </w:r>
      <w:del w16du:dateUtc="2026-07-07T18:18:00Z" w:author="Author" w:date="2026-07-07T20:18:00Z" w:id="110">
        <w:r w:rsidR="00000000">
          <w:rPr>
            <w:color w:val="000000"/>
          </w:rPr>
          <w:cr/>
        </w:r>
      </w:del>
      <w:ins w16du:dateUtc="2026-07-07T18:18:00Z" w:author="Author" w:date="2026-07-07T20:18:00Z" w:id="111">
        <w:r w:rsidRPr="0027638C">
          <w:rPr>
            <w:sz w:val="24"/>
            <w:szCs w:val="24"/>
          </w:rPr>
          <w:t xml:space="preserve"> </w:t>
        </w:r>
      </w:ins>
      <w:r w:rsidRPr="0027638C">
        <w:rPr>
          <w:sz w:val="24"/>
          <w:rPrChange w16du:dateUtc="2026-07-07T18:18:00Z" w:author="Author" w:date="2026-07-07T20:18:00Z" w:id="112">
            <w:rPr>
              <w:rFonts w:ascii="Times New Roman"/>
              <w:color w:val="000000"/>
            </w:rPr>
          </w:rPrChange>
        </w:rPr>
        <w:t>ipsum</w:t>
      </w:r>
      <w:r w:rsidRPr="0027638C">
        <w:rPr>
          <w:spacing w:val="-4"/>
          <w:sz w:val="24"/>
          <w:rPrChange w16du:dateUtc="2026-07-07T18:18:00Z" w:author="Author" w:date="2026-07-07T20:18:00Z" w:id="113">
            <w:rPr>
              <w:rFonts w:ascii="Times New Roman"/>
              <w:color w:val="000000"/>
              <w:spacing w:val="-1"/>
            </w:rPr>
          </w:rPrChange>
        </w:rPr>
        <w:t xml:space="preserve"> </w:t>
      </w:r>
      <w:r w:rsidRPr="0027638C">
        <w:rPr>
          <w:sz w:val="24"/>
          <w:rPrChange w16du:dateUtc="2026-07-07T18:18:00Z" w:author="Author" w:date="2026-07-07T20:18:00Z" w:id="114">
            <w:rPr>
              <w:rFonts w:ascii="Times New Roman"/>
              <w:color w:val="000000"/>
            </w:rPr>
          </w:rPrChange>
        </w:rPr>
        <w:t>dolor</w:t>
      </w:r>
      <w:r w:rsidRPr="0027638C">
        <w:rPr>
          <w:spacing w:val="-4"/>
          <w:sz w:val="24"/>
          <w:rPrChange w16du:dateUtc="2026-07-07T18:18:00Z" w:author="Author" w:date="2026-07-07T20:18:00Z" w:id="115">
            <w:rPr>
              <w:rFonts w:ascii="Times New Roman"/>
              <w:color w:val="000000"/>
              <w:spacing w:val="-1"/>
            </w:rPr>
          </w:rPrChange>
        </w:rPr>
        <w:t xml:space="preserve"> </w:t>
      </w:r>
      <w:r w:rsidRPr="0027638C">
        <w:rPr>
          <w:sz w:val="24"/>
          <w:rPrChange w16du:dateUtc="2026-07-07T18:18:00Z" w:author="Author" w:date="2026-07-07T20:18:00Z" w:id="116">
            <w:rPr>
              <w:rFonts w:ascii="Times New Roman"/>
              <w:color w:val="000000"/>
            </w:rPr>
          </w:rPrChange>
        </w:rPr>
        <w:t>Sit</w:t>
      </w:r>
      <w:r w:rsidRPr="0027638C">
        <w:rPr>
          <w:spacing w:val="-4"/>
          <w:sz w:val="24"/>
          <w:rPrChange w16du:dateUtc="2026-07-07T18:18:00Z" w:author="Author" w:date="2026-07-07T20:18:00Z" w:id="117">
            <w:rPr>
              <w:rFonts w:ascii="Times New Roman"/>
              <w:color w:val="000000"/>
              <w:spacing w:val="-1"/>
            </w:rPr>
          </w:rPrChange>
        </w:rPr>
        <w:t xml:space="preserve"> </w:t>
      </w:r>
      <w:r w:rsidRPr="0027638C">
        <w:rPr>
          <w:sz w:val="24"/>
          <w:rPrChange w16du:dateUtc="2026-07-07T18:18:00Z" w:author="Author" w:date="2026-07-07T20:18:00Z" w:id="118">
            <w:rPr>
              <w:rFonts w:ascii="Times New Roman"/>
              <w:color w:val="000000"/>
            </w:rPr>
          </w:rPrChange>
        </w:rPr>
        <w:t>(amet</w:t>
      </w:r>
      <w:r w:rsidRPr="0027638C">
        <w:rPr>
          <w:spacing w:val="-4"/>
          <w:sz w:val="24"/>
          <w:rPrChange w16du:dateUtc="2026-07-07T18:18:00Z" w:author="Author" w:date="2026-07-07T20:18:00Z" w:id="119">
            <w:rPr>
              <w:rFonts w:ascii="Times New Roman"/>
              <w:color w:val="000000"/>
              <w:spacing w:val="-1"/>
            </w:rPr>
          </w:rPrChange>
        </w:rPr>
        <w:t xml:space="preserve"> </w:t>
      </w:r>
      <w:r w:rsidRPr="0027638C">
        <w:rPr>
          <w:sz w:val="24"/>
          <w:rPrChange w16du:dateUtc="2026-07-07T18:18:00Z" w:author="Author" w:date="2026-07-07T20:18:00Z" w:id="120">
            <w:rPr>
              <w:rFonts w:ascii="Times New Roman" w:hAnsi="Times New Roman"/>
              <w:color w:val="000000"/>
              <w:spacing w:val="7"/>
            </w:rPr>
          </w:rPrChange>
        </w:rPr>
        <w:t>“</w:t>
      </w:r>
      <w:r w:rsidRPr="0027638C">
        <w:rPr>
          <w:b/>
          <w:sz w:val="24"/>
          <w:rPrChange w16du:dateUtc="2026-07-07T18:18:00Z" w:author="Author" w:date="2026-07-07T20:18:00Z" w:id="121">
            <w:rPr>
              <w:rFonts w:ascii="Times New Roman" w:hAnsi="Times New Roman"/>
              <w:color w:val="000000"/>
              <w:spacing w:val="7"/>
            </w:rPr>
          </w:rPrChange>
        </w:rPr>
        <w:t>Consectetur</w:t>
      </w:r>
      <w:r w:rsidRPr="0027638C">
        <w:rPr>
          <w:sz w:val="24"/>
          <w:rPrChange w16du:dateUtc="2026-07-07T18:18:00Z" w:author="Author" w:date="2026-07-07T20:18:00Z" w:id="122">
            <w:rPr>
              <w:rFonts w:ascii="Times New Roman" w:hAnsi="Times New Roman"/>
              <w:color w:val="000000"/>
              <w:spacing w:val="7"/>
            </w:rPr>
          </w:rPrChange>
        </w:rPr>
        <w:t>”).</w:t>
      </w:r>
      <w:r w:rsidRPr="0027638C">
        <w:rPr>
          <w:spacing w:val="-4"/>
          <w:sz w:val="24"/>
          <w:rPrChange w16du:dateUtc="2026-07-07T18:18:00Z" w:author="Author" w:date="2026-07-07T20:18:00Z" w:id="123">
            <w:rPr>
              <w:rFonts w:ascii="Times New Roman"/>
              <w:color w:val="000000"/>
              <w:spacing w:val="-8"/>
            </w:rPr>
          </w:rPrChange>
        </w:rPr>
        <w:t xml:space="preserve"> </w:t>
      </w:r>
      <w:r w:rsidRPr="0027638C">
        <w:rPr>
          <w:sz w:val="24"/>
          <w:rPrChange w16du:dateUtc="2026-07-07T18:18:00Z" w:author="Author" w:date="2026-07-07T20:18:00Z" w:id="124">
            <w:rPr>
              <w:rFonts w:ascii="Times New Roman"/>
              <w:color w:val="000000"/>
            </w:rPr>
          </w:rPrChange>
        </w:rPr>
        <w:t>Adipiscing</w:t>
      </w:r>
      <w:r w:rsidRPr="0027638C">
        <w:rPr>
          <w:spacing w:val="-4"/>
          <w:sz w:val="24"/>
          <w:rPrChange w16du:dateUtc="2026-07-07T18:18:00Z" w:author="Author" w:date="2026-07-07T20:18:00Z" w:id="125">
            <w:rPr>
              <w:rFonts w:ascii="Times New Roman"/>
              <w:color w:val="000000"/>
              <w:spacing w:val="-1"/>
            </w:rPr>
          </w:rPrChange>
        </w:rPr>
        <w:t xml:space="preserve"> </w:t>
      </w:r>
      <w:r w:rsidRPr="0027638C">
        <w:rPr>
          <w:sz w:val="24"/>
          <w:rPrChange w16du:dateUtc="2026-07-07T18:18:00Z" w:author="Author" w:date="2026-07-07T20:18:00Z" w:id="126">
            <w:rPr>
              <w:rFonts w:ascii="Times New Roman"/>
              <w:color w:val="000000"/>
            </w:rPr>
          </w:rPrChange>
        </w:rPr>
        <w:t>Elit</w:t>
      </w:r>
      <w:r w:rsidRPr="0027638C">
        <w:rPr>
          <w:spacing w:val="-4"/>
          <w:sz w:val="24"/>
          <w:rPrChange w16du:dateUtc="2026-07-07T18:18:00Z" w:author="Author" w:date="2026-07-07T20:18:00Z" w:id="127">
            <w:rPr>
              <w:rFonts w:ascii="Times New Roman"/>
              <w:color w:val="000000"/>
              <w:spacing w:val="-1"/>
            </w:rPr>
          </w:rPrChange>
        </w:rPr>
        <w:t xml:space="preserve"> </w:t>
      </w:r>
      <w:r w:rsidRPr="0027638C">
        <w:rPr>
          <w:sz w:val="24"/>
          <w:rPrChange w16du:dateUtc="2026-07-07T18:18:00Z" w:author="Author" w:date="2026-07-07T20:18:00Z" w:id="128">
            <w:rPr>
              <w:rFonts w:ascii="Times New Roman"/>
              <w:color w:val="000000"/>
            </w:rPr>
          </w:rPrChange>
        </w:rPr>
        <w:t>sed</w:t>
      </w:r>
      <w:r w:rsidRPr="0027638C">
        <w:rPr>
          <w:spacing w:val="-4"/>
          <w:sz w:val="24"/>
          <w:rPrChange w16du:dateUtc="2026-07-07T18:18:00Z" w:author="Author" w:date="2026-07-07T20:18:00Z" w:id="129">
            <w:rPr>
              <w:rFonts w:ascii="Times New Roman"/>
              <w:color w:val="000000"/>
              <w:spacing w:val="-1"/>
            </w:rPr>
          </w:rPrChange>
        </w:rPr>
        <w:t xml:space="preserve"> </w:t>
      </w:r>
      <w:r w:rsidRPr="0027638C">
        <w:rPr>
          <w:sz w:val="24"/>
          <w:rPrChange w16du:dateUtc="2026-07-07T18:18:00Z" w:author="Author" w:date="2026-07-07T20:18:00Z" w:id="130">
            <w:rPr>
              <w:rFonts w:ascii="Times New Roman"/>
              <w:color w:val="000000"/>
            </w:rPr>
          </w:rPrChange>
        </w:rPr>
        <w:t>do</w:t>
      </w:r>
      <w:r w:rsidRPr="0027638C">
        <w:rPr>
          <w:spacing w:val="-4"/>
          <w:sz w:val="24"/>
          <w:rPrChange w16du:dateUtc="2026-07-07T18:18:00Z" w:author="Author" w:date="2026-07-07T20:18:00Z" w:id="131">
            <w:rPr>
              <w:rFonts w:ascii="Times New Roman"/>
              <w:color w:val="000000"/>
              <w:spacing w:val="-1"/>
            </w:rPr>
          </w:rPrChange>
        </w:rPr>
        <w:t xml:space="preserve"> </w:t>
      </w:r>
      <w:r w:rsidRPr="0027638C">
        <w:rPr>
          <w:sz w:val="24"/>
          <w:rPrChange w16du:dateUtc="2026-07-07T18:18:00Z" w:author="Author" w:date="2026-07-07T20:18:00Z" w:id="132">
            <w:rPr>
              <w:rFonts w:ascii="Times New Roman"/>
              <w:color w:val="000000"/>
            </w:rPr>
          </w:rPrChange>
        </w:rPr>
        <w:t>eiusmod</w:t>
      </w:r>
      <w:r w:rsidRPr="0027638C">
        <w:rPr>
          <w:spacing w:val="-4"/>
          <w:sz w:val="24"/>
          <w:rPrChange w16du:dateUtc="2026-07-07T18:18:00Z" w:author="Author" w:date="2026-07-07T20:18:00Z" w:id="133">
            <w:rPr>
              <w:rFonts w:ascii="Times New Roman"/>
              <w:color w:val="000000"/>
              <w:spacing w:val="-1"/>
            </w:rPr>
          </w:rPrChange>
        </w:rPr>
        <w:t xml:space="preserve"> </w:t>
      </w:r>
      <w:r w:rsidRPr="0027638C">
        <w:rPr>
          <w:sz w:val="24"/>
          <w:rPrChange w16du:dateUtc="2026-07-07T18:18:00Z" w:author="Author" w:date="2026-07-07T20:18:00Z" w:id="134">
            <w:rPr>
              <w:rFonts w:ascii="Times New Roman"/>
              <w:color w:val="000000"/>
            </w:rPr>
          </w:rPrChange>
        </w:rPr>
        <w:t>tempor</w:t>
      </w:r>
      <w:r w:rsidRPr="0027638C">
        <w:rPr>
          <w:spacing w:val="-4"/>
          <w:sz w:val="24"/>
          <w:rPrChange w16du:dateUtc="2026-07-07T18:18:00Z" w:author="Author" w:date="2026-07-07T20:18:00Z" w:id="135">
            <w:rPr>
              <w:rFonts w:ascii="Times New Roman"/>
              <w:color w:val="000000"/>
              <w:spacing w:val="-1"/>
            </w:rPr>
          </w:rPrChange>
        </w:rPr>
        <w:t xml:space="preserve"> </w:t>
      </w:r>
      <w:r w:rsidRPr="0027638C">
        <w:rPr>
          <w:sz w:val="24"/>
          <w:rPrChange w16du:dateUtc="2026-07-07T18:18:00Z" w:author="Author" w:date="2026-07-07T20:18:00Z" w:id="136">
            <w:rPr>
              <w:rFonts w:ascii="Times New Roman"/>
              <w:color w:val="000000"/>
            </w:rPr>
          </w:rPrChange>
        </w:rPr>
        <w:t>incididunt</w:t>
      </w:r>
      <w:r w:rsidRPr="0027638C">
        <w:rPr>
          <w:spacing w:val="-4"/>
          <w:sz w:val="24"/>
          <w:rPrChange w16du:dateUtc="2026-07-07T18:18:00Z" w:author="Author" w:date="2026-07-07T20:18:00Z" w:id="137">
            <w:rPr>
              <w:rFonts w:ascii="Times New Roman"/>
              <w:color w:val="000000"/>
              <w:spacing w:val="-1"/>
            </w:rPr>
          </w:rPrChange>
        </w:rPr>
        <w:t xml:space="preserve"> </w:t>
      </w:r>
      <w:r w:rsidRPr="0027638C">
        <w:rPr>
          <w:sz w:val="24"/>
          <w:rPrChange w16du:dateUtc="2026-07-07T18:18:00Z" w:author="Author" w:date="2026-07-07T20:18:00Z" w:id="138">
            <w:rPr>
              <w:rFonts w:ascii="Times New Roman"/>
              <w:color w:val="000000"/>
            </w:rPr>
          </w:rPrChange>
        </w:rPr>
        <w:t>ut</w:t>
      </w:r>
      <w:r w:rsidRPr="0027638C">
        <w:rPr>
          <w:spacing w:val="-4"/>
          <w:sz w:val="24"/>
          <w:rPrChange w16du:dateUtc="2026-07-07T18:18:00Z" w:author="Author" w:date="2026-07-07T20:18:00Z" w:id="139">
            <w:rPr>
              <w:rFonts w:ascii="Times New Roman"/>
              <w:color w:val="000000"/>
              <w:spacing w:val="-1"/>
            </w:rPr>
          </w:rPrChange>
        </w:rPr>
        <w:t xml:space="preserve"> </w:t>
      </w:r>
      <w:r w:rsidRPr="0027638C">
        <w:rPr>
          <w:sz w:val="24"/>
          <w:rPrChange w16du:dateUtc="2026-07-07T18:18:00Z" w:author="Author" w:date="2026-07-07T20:18:00Z" w:id="140">
            <w:rPr>
              <w:rFonts w:ascii="Times New Roman"/>
              <w:color w:val="000000"/>
            </w:rPr>
          </w:rPrChange>
        </w:rPr>
        <w:t>labore</w:t>
      </w:r>
      <w:r w:rsidRPr="0027638C">
        <w:rPr>
          <w:spacing w:val="-4"/>
          <w:sz w:val="24"/>
          <w:rPrChange w16du:dateUtc="2026-07-07T18:18:00Z" w:author="Author" w:date="2026-07-07T20:18:00Z" w:id="141">
            <w:rPr>
              <w:rFonts w:ascii="Times New Roman"/>
              <w:color w:val="000000"/>
              <w:spacing w:val="-1"/>
            </w:rPr>
          </w:rPrChange>
        </w:rPr>
        <w:t xml:space="preserve"> </w:t>
      </w:r>
      <w:r w:rsidRPr="0027638C">
        <w:rPr>
          <w:sz w:val="24"/>
          <w:rPrChange w16du:dateUtc="2026-07-07T18:18:00Z" w:author="Author" w:date="2026-07-07T20:18:00Z" w:id="142">
            <w:rPr>
              <w:rFonts w:ascii="Times New Roman"/>
              <w:color w:val="000000"/>
            </w:rPr>
          </w:rPrChange>
        </w:rPr>
        <w:t>Et</w:t>
      </w:r>
      <w:r w:rsidRPr="0027638C">
        <w:rPr>
          <w:spacing w:val="-4"/>
          <w:sz w:val="24"/>
          <w:rPrChange w16du:dateUtc="2026-07-07T18:18:00Z" w:author="Author" w:date="2026-07-07T20:18:00Z" w:id="143">
            <w:rPr>
              <w:rFonts w:ascii="Times New Roman"/>
              <w:color w:val="000000"/>
              <w:spacing w:val="-1"/>
            </w:rPr>
          </w:rPrChange>
        </w:rPr>
        <w:t xml:space="preserve"> </w:t>
      </w:r>
      <w:r w:rsidRPr="0027638C">
        <w:rPr>
          <w:sz w:val="24"/>
          <w:rPrChange w16du:dateUtc="2026-07-07T18:18:00Z" w:author="Author" w:date="2026-07-07T20:18:00Z" w:id="144">
            <w:rPr>
              <w:rFonts w:ascii="Times New Roman"/>
              <w:color w:val="000000"/>
            </w:rPr>
          </w:rPrChange>
        </w:rPr>
        <w:t>(</w:t>
      </w:r>
      <w:r w:rsidRPr="00950C7C">
        <w:rPr>
          <w:b/>
          <w:bCs/>
          <w:sz w:val="24"/>
          <w:rPrChange w16du:dateUtc="2026-07-07T18:20:00Z" w:author="John Doe" w:date="2026-07-07T20:20:00Z" w:id="145">
            <w:rPr>
              <w:rFonts w:ascii="Times New Roman"/>
              <w:color w:val="000000"/>
            </w:rPr>
          </w:rPrChange>
        </w:rPr>
        <w:t>dolore</w:t>
      </w:r>
      <w:r w:rsidRPr="00950C7C">
        <w:rPr>
          <w:b/>
          <w:bCs/>
          <w:spacing w:val="-4"/>
          <w:sz w:val="24"/>
          <w:rPrChange w16du:dateUtc="2026-07-07T18:20:00Z" w:author="John Doe" w:date="2026-07-07T20:20:00Z" w:id="146">
            <w:rPr>
              <w:rFonts w:ascii="Times New Roman"/>
              <w:color w:val="000000"/>
              <w:spacing w:val="-1"/>
            </w:rPr>
          </w:rPrChange>
        </w:rPr>
        <w:t xml:space="preserve"> </w:t>
      </w:r>
      <w:r w:rsidRPr="00950C7C">
        <w:rPr>
          <w:b/>
          <w:bCs/>
          <w:sz w:val="24"/>
          <w:rPrChange w16du:dateUtc="2026-07-07T18:20:00Z" w:author="John Doe" w:date="2026-07-07T20:20:00Z" w:id="147">
            <w:rPr>
              <w:rFonts w:ascii="Times New Roman"/>
              <w:color w:val="000000"/>
            </w:rPr>
          </w:rPrChange>
        </w:rPr>
        <w:t>magna</w:t>
      </w:r>
      <w:r w:rsidRPr="00950C7C">
        <w:rPr>
          <w:b/>
          <w:bCs/>
          <w:spacing w:val="-4"/>
          <w:sz w:val="24"/>
          <w:rPrChange w16du:dateUtc="2026-07-07T18:20:00Z" w:author="John Doe" w:date="2026-07-07T20:20:00Z" w:id="148">
            <w:rPr>
              <w:rFonts w:ascii="Times New Roman"/>
              <w:color w:val="000000"/>
              <w:spacing w:val="-1"/>
            </w:rPr>
          </w:rPrChange>
        </w:rPr>
        <w:t xml:space="preserve"> </w:t>
      </w:r>
      <w:r w:rsidRPr="00950C7C">
        <w:rPr>
          <w:b/>
          <w:bCs/>
          <w:sz w:val="24"/>
          <w:rPrChange w16du:dateUtc="2026-07-07T18:20:00Z" w:author="John Doe" w:date="2026-07-07T20:20:00Z" w:id="149">
            <w:rPr>
              <w:rFonts w:ascii="Times New Roman" w:hAnsi="Times New Roman"/>
              <w:color w:val="000000"/>
            </w:rPr>
          </w:rPrChange>
        </w:rPr>
        <w:t>aliqua</w:t>
      </w:r>
      <w:del w16du:dateUtc="2026-07-07T18:18:00Z" w:author="Author" w:date="2026-07-07T20:18:00Z" w:id="150">
        <w:r w:rsidR="00000000" w:rsidRPr="00950C7C">
          <w:rPr>
            <w:b/>
            <w:bCs/>
            <w:color w:val="000000"/>
            <w:rPrChange w16du:dateUtc="2026-07-07T18:20:00Z" w:author="John Doe" w:date="2026-07-07T20:20:00Z" w:id="151">
              <w:rPr>
                <w:rFonts w:ascii="Times New Roman" w:cs="Times New Roman" w:hAnsi="Times New Roman"/>
                <w:color w:val="000000"/>
              </w:rPr>
            </w:rPrChange>
          </w:rPr>
          <w:cr/>
        </w:r>
        <w:r w:rsidR="00000000" w:rsidRPr="00950C7C">
          <w:rPr>
            <w:b/>
            <w:bCs/>
            <w:color w:val="000000"/>
            <w:rPrChange w16du:dateUtc="2026-07-07T18:20:00Z" w:author="John Doe" w:date="2026-07-07T20:20:00Z" w:id="152">
              <w:rPr>
                <w:rFonts w:ascii="Times New Roman"/>
                <w:color w:val="000000"/>
              </w:rPr>
            </w:rPrChange>
          </w:rPr>
          <w:delText>in</w:delText>
        </w:r>
        <w:r w:rsidR="00000000" w:rsidRPr="00950C7C">
          <w:rPr>
            <w:b/>
            <w:bCs/>
            <w:color w:val="000000"/>
            <w:spacing w:val="-11"/>
            <w:rPrChange w16du:dateUtc="2026-07-07T18:20:00Z" w:author="John Doe" w:date="2026-07-07T20:20:00Z" w:id="153">
              <w:rPr>
                <w:rFonts w:ascii="Times New Roman"/>
                <w:color w:val="000000"/>
                <w:spacing w:val="-11"/>
              </w:rPr>
            </w:rPrChange>
          </w:rPr>
          <w:delText xml:space="preserve"> </w:delText>
        </w:r>
        <w:r w:rsidR="00000000" w:rsidRPr="00950C7C">
          <w:rPr>
            <w:b/>
            <w:bCs/>
            <w:color w:val="000000"/>
            <w:rPrChange w16du:dateUtc="2026-07-07T18:20:00Z" w:author="John Doe" w:date="2026-07-07T20:20:00Z" w:id="154">
              <w:rPr>
                <w:rFonts w:ascii="Times New Roman"/>
                <w:color w:val="000000"/>
              </w:rPr>
            </w:rPrChange>
          </w:rPr>
          <w:delText>Section</w:delText>
        </w:r>
        <w:r w:rsidR="00000000" w:rsidRPr="00950C7C">
          <w:rPr>
            <w:b/>
            <w:bCs/>
            <w:color w:val="000000"/>
            <w:spacing w:val="-10"/>
            <w:rPrChange w16du:dateUtc="2026-07-07T18:20:00Z" w:author="John Doe" w:date="2026-07-07T20:20:00Z" w:id="155">
              <w:rPr>
                <w:rFonts w:ascii="Times New Roman"/>
                <w:color w:val="000000"/>
                <w:spacing w:val="-10"/>
              </w:rPr>
            </w:rPrChange>
          </w:rPr>
          <w:delText xml:space="preserve"> </w:delText>
        </w:r>
        <w:r w:rsidR="00000000" w:rsidRPr="00950C7C">
          <w:rPr>
            <w:b/>
            <w:bCs/>
            <w:color w:val="000000"/>
            <w:rPrChange w16du:dateUtc="2026-07-07T18:20:00Z" w:author="John Doe" w:date="2026-07-07T20:20:00Z" w:id="156">
              <w:rPr>
                <w:rFonts w:ascii="Times New Roman"/>
                <w:color w:val="000000"/>
              </w:rPr>
            </w:rPrChange>
          </w:rPr>
          <w:delText>1)</w:delText>
        </w:r>
      </w:del>
      <w:ins w16du:dateUtc="2026-07-07T18:18:00Z" w:author="Author" w:date="2026-07-07T20:18:00Z" w:id="157">
        <w:r w:rsidRPr="00950C7C">
          <w:rPr>
            <w:b/>
            <w:bCs/>
            <w:sz w:val="24"/>
            <w:szCs w:val="24"/>
            <w:rPrChange w16du:dateUtc="2026-07-07T18:20:00Z" w:author="John Doe" w:date="2026-07-07T20:20:00Z" w:id="158">
              <w:rPr>
                <w:sz w:val="24"/>
                <w:szCs w:val="24"/>
              </w:rPr>
            </w:rPrChange>
          </w:rPr>
          <w:t>)</w:t>
        </w:r>
        <w:r w:rsidRPr="00950C7C">
          <w:rPr>
            <w:b/>
            <w:bCs/>
            <w:spacing w:val="-13"/>
            <w:sz w:val="24"/>
            <w:szCs w:val="24"/>
            <w:rPrChange w16du:dateUtc="2026-07-07T18:20:00Z" w:author="John Doe" w:date="2026-07-07T20:20:00Z" w:id="159">
              <w:rPr>
                <w:spacing w:val="-13"/>
                <w:sz w:val="24"/>
                <w:szCs w:val="24"/>
              </w:rPr>
            </w:rPrChange>
          </w:rPr>
          <w:t xml:space="preserve"> </w:t>
        </w:r>
        <w:r w:rsidRPr="00950C7C">
          <w:rPr>
            <w:b/>
            <w:bCs/>
            <w:sz w:val="24"/>
            <w:szCs w:val="24"/>
            <w:rPrChange w16du:dateUtc="2026-07-07T18:20:00Z" w:author="John Doe" w:date="2026-07-07T20:20:00Z" w:id="160">
              <w:rPr>
                <w:sz w:val="24"/>
                <w:szCs w:val="24"/>
              </w:rPr>
            </w:rPrChange>
          </w:rPr>
          <w:t>lorem</w:t>
        </w:r>
      </w:ins>
      <w:r w:rsidRPr="00950C7C">
        <w:rPr>
          <w:b/>
          <w:bCs/>
          <w:sz w:val="24"/>
          <w:rPrChange w16du:dateUtc="2026-07-07T18:20:00Z" w:author="John Doe" w:date="2026-07-07T20:20:00Z" w:id="161">
            <w:rPr>
              <w:rFonts w:ascii="Times New Roman"/>
              <w:color w:val="000000"/>
              <w:spacing w:val="-10"/>
            </w:rPr>
          </w:rPrChange>
        </w:rPr>
        <w:t xml:space="preserve"> </w:t>
      </w:r>
      <w:r w:rsidRPr="00950C7C">
        <w:rPr>
          <w:b/>
          <w:bCs/>
          <w:sz w:val="24"/>
          <w:rPrChange w16du:dateUtc="2026-07-07T18:20:00Z" w:author="John Doe" w:date="2026-07-07T20:20:00Z" w:id="162">
            <w:rPr>
              <w:rFonts w:ascii="Times New Roman"/>
              <w:color w:val="000000"/>
            </w:rPr>
          </w:rPrChange>
        </w:rPr>
        <w:t>ipsum</w:t>
      </w:r>
      <w:r w:rsidRPr="00950C7C">
        <w:rPr>
          <w:b/>
          <w:bCs/>
          <w:spacing w:val="-13"/>
          <w:sz w:val="24"/>
          <w:rPrChange w16du:dateUtc="2026-07-07T18:20:00Z" w:author="John Doe" w:date="2026-07-07T20:20:00Z" w:id="163">
            <w:rPr>
              <w:rFonts w:ascii="Times New Roman"/>
              <w:color w:val="000000"/>
              <w:spacing w:val="-10"/>
            </w:rPr>
          </w:rPrChange>
        </w:rPr>
        <w:t xml:space="preserve"> </w:t>
      </w:r>
      <w:r w:rsidRPr="00950C7C">
        <w:rPr>
          <w:b/>
          <w:bCs/>
          <w:sz w:val="24"/>
          <w:rPrChange w16du:dateUtc="2026-07-07T18:20:00Z" w:author="John Doe" w:date="2026-07-07T20:20:00Z" w:id="164">
            <w:rPr>
              <w:rFonts w:ascii="Times New Roman"/>
              <w:color w:val="000000"/>
            </w:rPr>
          </w:rPrChange>
        </w:rPr>
        <w:t>dolor</w:t>
      </w:r>
      <w:r w:rsidRPr="00950C7C">
        <w:rPr>
          <w:b/>
          <w:bCs/>
          <w:spacing w:val="-13"/>
          <w:sz w:val="24"/>
          <w:rPrChange w16du:dateUtc="2026-07-07T18:20:00Z" w:author="John Doe" w:date="2026-07-07T20:20:00Z" w:id="165">
            <w:rPr>
              <w:rFonts w:ascii="Times New Roman"/>
              <w:color w:val="000000"/>
              <w:spacing w:val="-10"/>
            </w:rPr>
          </w:rPrChange>
        </w:rPr>
        <w:t xml:space="preserve"> </w:t>
      </w:r>
      <w:r w:rsidRPr="00950C7C">
        <w:rPr>
          <w:b/>
          <w:bCs/>
          <w:sz w:val="24"/>
          <w:rPrChange w16du:dateUtc="2026-07-07T18:20:00Z" w:author="John Doe" w:date="2026-07-07T20:20:00Z" w:id="166">
            <w:rPr>
              <w:rFonts w:ascii="Times New Roman"/>
              <w:color w:val="000000"/>
            </w:rPr>
          </w:rPrChange>
        </w:rPr>
        <w:t>sit</w:t>
      </w:r>
      <w:r w:rsidRPr="00950C7C">
        <w:rPr>
          <w:b/>
          <w:bCs/>
          <w:spacing w:val="-13"/>
          <w:sz w:val="24"/>
          <w:rPrChange w16du:dateUtc="2026-07-07T18:20:00Z" w:author="John Doe" w:date="2026-07-07T20:20:00Z" w:id="167">
            <w:rPr>
              <w:rFonts w:ascii="Times New Roman"/>
              <w:color w:val="000000"/>
              <w:spacing w:val="-10"/>
            </w:rPr>
          </w:rPrChange>
        </w:rPr>
        <w:t xml:space="preserve"> </w:t>
      </w:r>
      <w:r w:rsidRPr="00950C7C">
        <w:rPr>
          <w:b/>
          <w:bCs/>
          <w:sz w:val="24"/>
          <w:rPrChange w16du:dateUtc="2026-07-07T18:20:00Z" w:author="John Doe" w:date="2026-07-07T20:20:00Z" w:id="168">
            <w:rPr>
              <w:rFonts w:ascii="Times New Roman"/>
              <w:color w:val="000000"/>
            </w:rPr>
          </w:rPrChange>
        </w:rPr>
        <w:t>amet</w:t>
      </w:r>
      <w:r w:rsidRPr="00950C7C">
        <w:rPr>
          <w:b/>
          <w:bCs/>
          <w:spacing w:val="-13"/>
          <w:sz w:val="24"/>
          <w:rPrChange w16du:dateUtc="2026-07-07T18:20:00Z" w:author="John Doe" w:date="2026-07-07T20:20:00Z" w:id="169">
            <w:rPr>
              <w:rFonts w:ascii="Times New Roman"/>
              <w:color w:val="000000"/>
              <w:spacing w:val="-11"/>
            </w:rPr>
          </w:rPrChange>
        </w:rPr>
        <w:t xml:space="preserve"> </w:t>
      </w:r>
      <w:r w:rsidRPr="00950C7C">
        <w:rPr>
          <w:b/>
          <w:bCs/>
          <w:sz w:val="24"/>
          <w:rPrChange w16du:dateUtc="2026-07-07T18:20:00Z" w:author="John Doe" w:date="2026-07-07T20:20:00Z" w:id="170">
            <w:rPr>
              <w:rFonts w:ascii="Times New Roman"/>
              <w:color w:val="000000"/>
            </w:rPr>
          </w:rPrChange>
        </w:rPr>
        <w:t>Consectetur,</w:t>
      </w:r>
      <w:r w:rsidRPr="00950C7C">
        <w:rPr>
          <w:b/>
          <w:bCs/>
          <w:spacing w:val="-13"/>
          <w:sz w:val="24"/>
          <w:rPrChange w16du:dateUtc="2026-07-07T18:20:00Z" w:author="John Doe" w:date="2026-07-07T20:20:00Z" w:id="171">
            <w:rPr>
              <w:rFonts w:ascii="Times New Roman"/>
              <w:color w:val="000000"/>
              <w:spacing w:val="-10"/>
            </w:rPr>
          </w:rPrChange>
        </w:rPr>
        <w:t xml:space="preserve"> </w:t>
      </w:r>
      <w:r w:rsidRPr="00950C7C">
        <w:rPr>
          <w:b/>
          <w:bCs/>
          <w:sz w:val="24"/>
          <w:rPrChange w16du:dateUtc="2026-07-07T18:20:00Z" w:author="John Doe" w:date="2026-07-07T20:20:00Z" w:id="172">
            <w:rPr>
              <w:rFonts w:ascii="Times New Roman"/>
              <w:color w:val="000000"/>
            </w:rPr>
          </w:rPrChange>
        </w:rPr>
        <w:t>adipiscing</w:t>
      </w:r>
      <w:r w:rsidRPr="00950C7C">
        <w:rPr>
          <w:b/>
          <w:bCs/>
          <w:spacing w:val="-13"/>
          <w:sz w:val="24"/>
          <w:rPrChange w16du:dateUtc="2026-07-07T18:20:00Z" w:author="John Doe" w:date="2026-07-07T20:20:00Z" w:id="173">
            <w:rPr>
              <w:rFonts w:ascii="Times New Roman"/>
              <w:color w:val="000000"/>
              <w:spacing w:val="-10"/>
            </w:rPr>
          </w:rPrChange>
        </w:rPr>
        <w:t xml:space="preserve"> </w:t>
      </w:r>
      <w:r w:rsidRPr="00950C7C">
        <w:rPr>
          <w:b/>
          <w:bCs/>
          <w:sz w:val="24"/>
          <w:rPrChange w16du:dateUtc="2026-07-07T18:20:00Z" w:author="John Doe" w:date="2026-07-07T20:20:00Z" w:id="174">
            <w:rPr>
              <w:rFonts w:ascii="Times New Roman"/>
              <w:color w:val="000000"/>
            </w:rPr>
          </w:rPrChange>
        </w:rPr>
        <w:t>elit</w:t>
      </w:r>
      <w:r w:rsidRPr="00950C7C">
        <w:rPr>
          <w:b/>
          <w:bCs/>
          <w:spacing w:val="-13"/>
          <w:sz w:val="24"/>
          <w:rPrChange w16du:dateUtc="2026-07-07T18:20:00Z" w:author="John Doe" w:date="2026-07-07T20:20:00Z" w:id="175">
            <w:rPr>
              <w:rFonts w:ascii="Times New Roman"/>
              <w:color w:val="000000"/>
              <w:spacing w:val="-10"/>
            </w:rPr>
          </w:rPrChange>
        </w:rPr>
        <w:t xml:space="preserve"> </w:t>
      </w:r>
      <w:r w:rsidRPr="00950C7C">
        <w:rPr>
          <w:b/>
          <w:bCs/>
          <w:sz w:val="24"/>
          <w:rPrChange w16du:dateUtc="2026-07-07T18:20:00Z" w:author="John Doe" w:date="2026-07-07T20:20:00Z" w:id="176">
            <w:rPr>
              <w:rFonts w:ascii="Times New Roman"/>
              <w:color w:val="000000"/>
            </w:rPr>
          </w:rPrChange>
        </w:rPr>
        <w:t>sed</w:t>
      </w:r>
      <w:r w:rsidRPr="00950C7C">
        <w:rPr>
          <w:b/>
          <w:bCs/>
          <w:spacing w:val="-13"/>
          <w:sz w:val="24"/>
          <w:rPrChange w16du:dateUtc="2026-07-07T18:20:00Z" w:author="John Doe" w:date="2026-07-07T20:20:00Z" w:id="177">
            <w:rPr>
              <w:rFonts w:ascii="Times New Roman"/>
              <w:color w:val="000000"/>
              <w:spacing w:val="-10"/>
            </w:rPr>
          </w:rPrChange>
        </w:rPr>
        <w:t xml:space="preserve"> </w:t>
      </w:r>
      <w:r w:rsidRPr="00950C7C">
        <w:rPr>
          <w:b/>
          <w:bCs/>
          <w:sz w:val="24"/>
          <w:rPrChange w16du:dateUtc="2026-07-07T18:20:00Z" w:author="John Doe" w:date="2026-07-07T20:20:00Z" w:id="178">
            <w:rPr>
              <w:rFonts w:ascii="Times New Roman"/>
              <w:color w:val="000000"/>
            </w:rPr>
          </w:rPrChange>
        </w:rPr>
        <w:t>do</w:t>
      </w:r>
      <w:r w:rsidRPr="00950C7C">
        <w:rPr>
          <w:b/>
          <w:bCs/>
          <w:spacing w:val="-13"/>
          <w:sz w:val="24"/>
          <w:rPrChange w16du:dateUtc="2026-07-07T18:20:00Z" w:author="John Doe" w:date="2026-07-07T20:20:00Z" w:id="179">
            <w:rPr>
              <w:rFonts w:ascii="Times New Roman"/>
              <w:color w:val="000000"/>
              <w:spacing w:val="-10"/>
            </w:rPr>
          </w:rPrChange>
        </w:rPr>
        <w:t xml:space="preserve"> </w:t>
      </w:r>
      <w:r w:rsidRPr="00950C7C">
        <w:rPr>
          <w:b/>
          <w:bCs/>
          <w:sz w:val="24"/>
          <w:rPrChange w16du:dateUtc="2026-07-07T18:20:00Z" w:author="John Doe" w:date="2026-07-07T20:20:00Z" w:id="180">
            <w:rPr>
              <w:rFonts w:ascii="Times New Roman"/>
              <w:color w:val="000000"/>
            </w:rPr>
          </w:rPrChange>
        </w:rPr>
        <w:t>eiusmod</w:t>
      </w:r>
      <w:r w:rsidRPr="00950C7C">
        <w:rPr>
          <w:b/>
          <w:bCs/>
          <w:spacing w:val="-13"/>
          <w:sz w:val="24"/>
          <w:rPrChange w16du:dateUtc="2026-07-07T18:20:00Z" w:author="John Doe" w:date="2026-07-07T20:20:00Z" w:id="181">
            <w:rPr>
              <w:rFonts w:ascii="Times New Roman"/>
              <w:color w:val="000000"/>
              <w:spacing w:val="-10"/>
            </w:rPr>
          </w:rPrChange>
        </w:rPr>
        <w:t xml:space="preserve"> </w:t>
      </w:r>
      <w:r w:rsidRPr="00950C7C">
        <w:rPr>
          <w:b/>
          <w:bCs/>
          <w:sz w:val="24"/>
          <w:rPrChange w16du:dateUtc="2026-07-07T18:20:00Z" w:author="John Doe" w:date="2026-07-07T20:20:00Z" w:id="182">
            <w:rPr>
              <w:rFonts w:ascii="Times New Roman"/>
              <w:color w:val="000000"/>
            </w:rPr>
          </w:rPrChange>
        </w:rPr>
        <w:t>tempor</w:t>
      </w:r>
      <w:r w:rsidRPr="00950C7C">
        <w:rPr>
          <w:b/>
          <w:bCs/>
          <w:spacing w:val="-13"/>
          <w:sz w:val="24"/>
          <w:rPrChange w16du:dateUtc="2026-07-07T18:20:00Z" w:author="John Doe" w:date="2026-07-07T20:20:00Z" w:id="183">
            <w:rPr>
              <w:rFonts w:ascii="Times New Roman"/>
              <w:color w:val="000000"/>
              <w:spacing w:val="-10"/>
            </w:rPr>
          </w:rPrChange>
        </w:rPr>
        <w:t xml:space="preserve"> </w:t>
      </w:r>
      <w:r w:rsidRPr="00950C7C">
        <w:rPr>
          <w:b/>
          <w:bCs/>
          <w:sz w:val="24"/>
          <w:rPrChange w16du:dateUtc="2026-07-07T18:20:00Z" w:author="John Doe" w:date="2026-07-07T20:20:00Z" w:id="184">
            <w:rPr>
              <w:rFonts w:ascii="Times New Roman"/>
              <w:color w:val="000000"/>
            </w:rPr>
          </w:rPrChange>
        </w:rPr>
        <w:t>incididunt</w:t>
      </w:r>
      <w:r w:rsidRPr="00950C7C">
        <w:rPr>
          <w:b/>
          <w:bCs/>
          <w:spacing w:val="-13"/>
          <w:sz w:val="24"/>
          <w:rPrChange w16du:dateUtc="2026-07-07T18:20:00Z" w:author="John Doe" w:date="2026-07-07T20:20:00Z" w:id="185">
            <w:rPr>
              <w:rFonts w:ascii="Times New Roman"/>
              <w:color w:val="000000"/>
              <w:spacing w:val="-10"/>
            </w:rPr>
          </w:rPrChange>
        </w:rPr>
        <w:t xml:space="preserve"> </w:t>
      </w:r>
      <w:r w:rsidRPr="00950C7C">
        <w:rPr>
          <w:b/>
          <w:bCs/>
          <w:sz w:val="24"/>
          <w:rPrChange w16du:dateUtc="2026-07-07T18:20:00Z" w:author="John Doe" w:date="2026-07-07T20:20:00Z" w:id="186">
            <w:rPr>
              <w:rFonts w:ascii="Times New Roman"/>
              <w:color w:val="000000"/>
            </w:rPr>
          </w:rPrChange>
        </w:rPr>
        <w:t>ut</w:t>
      </w:r>
      <w:r w:rsidRPr="00950C7C">
        <w:rPr>
          <w:b/>
          <w:bCs/>
          <w:spacing w:val="-13"/>
          <w:sz w:val="24"/>
          <w:rPrChange w16du:dateUtc="2026-07-07T18:20:00Z" w:author="John Doe" w:date="2026-07-07T20:20:00Z" w:id="187">
            <w:rPr>
              <w:rFonts w:ascii="Times New Roman"/>
              <w:color w:val="000000"/>
              <w:spacing w:val="-10"/>
            </w:rPr>
          </w:rPrChange>
        </w:rPr>
        <w:t xml:space="preserve"> </w:t>
      </w:r>
      <w:r w:rsidRPr="00950C7C">
        <w:rPr>
          <w:b/>
          <w:bCs/>
          <w:sz w:val="24"/>
          <w:rPrChange w16du:dateUtc="2026-07-07T18:20:00Z" w:author="John Doe" w:date="2026-07-07T20:20:00Z" w:id="188">
            <w:rPr>
              <w:rFonts w:ascii="Times New Roman"/>
              <w:color w:val="000000"/>
            </w:rPr>
          </w:rPrChange>
        </w:rPr>
        <w:t>labore</w:t>
      </w:r>
      <w:r w:rsidRPr="0027638C">
        <w:rPr>
          <w:sz w:val="24"/>
          <w:rPrChange w16du:dateUtc="2026-07-07T18:18:00Z" w:author="Author" w:date="2026-07-07T20:18:00Z" w:id="189">
            <w:rPr>
              <w:rFonts w:ascii="Times New Roman"/>
              <w:color w:val="000000"/>
            </w:rPr>
          </w:rPrChange>
        </w:rPr>
        <w:t>.</w:t>
      </w:r>
      <w:r w:rsidRPr="0027638C">
        <w:rPr>
          <w:spacing w:val="-7"/>
          <w:sz w:val="24"/>
          <w:rPrChange w16du:dateUtc="2026-07-07T18:18:00Z" w:author="Author" w:date="2026-07-07T20:18:00Z" w:id="190">
            <w:rPr>
              <w:rFonts w:ascii="Times New Roman"/>
              <w:color w:val="000000"/>
              <w:spacing w:val="-4"/>
            </w:rPr>
          </w:rPrChange>
        </w:rPr>
        <w:t xml:space="preserve"> </w:t>
      </w:r>
      <w:r w:rsidRPr="0027638C">
        <w:rPr>
          <w:sz w:val="24"/>
          <w:rPrChange w16du:dateUtc="2026-07-07T18:18:00Z" w:author="Author" w:date="2026-07-07T20:18:00Z" w:id="191">
            <w:rPr>
              <w:rFonts w:ascii="Times New Roman" w:hAnsi="Times New Roman"/>
              <w:color w:val="000000"/>
            </w:rPr>
          </w:rPrChange>
        </w:rPr>
        <w:t>Et</w:t>
      </w:r>
      <w:del w16du:dateUtc="2026-07-07T18:18:00Z" w:author="Author" w:date="2026-07-07T20:18:00Z" w:id="192">
        <w:r w:rsidR="00000000">
          <w:rPr>
            <w:color w:val="000000"/>
          </w:rPr>
          <w:cr/>
        </w:r>
      </w:del>
      <w:ins w16du:dateUtc="2026-07-07T18:18:00Z" w:author="Author" w:date="2026-07-07T20:18:00Z" w:id="193">
        <w:r w:rsidRPr="0027638C">
          <w:rPr>
            <w:sz w:val="24"/>
            <w:szCs w:val="24"/>
          </w:rPr>
          <w:t xml:space="preserve"> </w:t>
        </w:r>
      </w:ins>
      <w:r w:rsidRPr="0027638C">
        <w:rPr>
          <w:sz w:val="24"/>
          <w:rPrChange w16du:dateUtc="2026-07-07T18:18:00Z" w:author="Author" w:date="2026-07-07T20:18:00Z" w:id="194">
            <w:rPr>
              <w:rFonts w:ascii="Times New Roman"/>
              <w:color w:val="000000"/>
            </w:rPr>
          </w:rPrChange>
        </w:rPr>
        <w:t>dolore magna Aliqua</w:t>
      </w:r>
      <w:ins w16du:dateUtc="2026-07-07T18:18:00Z" w:author="Author" w:date="2026-07-07T20:18:00Z" w:id="195">
        <w:r w:rsidRPr="0027638C">
          <w:rPr>
            <w:sz w:val="24"/>
            <w:szCs w:val="24"/>
          </w:rPr>
          <w:t xml:space="preserve"> lorem</w:t>
        </w:r>
      </w:ins>
      <w:r w:rsidRPr="0027638C">
        <w:rPr>
          <w:sz w:val="24"/>
          <w:rPrChange w16du:dateUtc="2026-07-07T18:18:00Z" w:author="Author" w:date="2026-07-07T20:18:00Z" w:id="196">
            <w:rPr>
              <w:rFonts w:ascii="Times New Roman"/>
              <w:color w:val="000000"/>
            </w:rPr>
          </w:rPrChange>
        </w:rPr>
        <w:t xml:space="preserve"> ipsum dolor </w:t>
      </w:r>
      <w:r w:rsidRPr="0027638C">
        <w:rPr>
          <w:sz w:val="24"/>
          <w:rPrChange w16du:dateUtc="2026-07-07T18:18:00Z" w:author="Author" w:date="2026-07-07T20:18:00Z" w:id="197">
            <w:rPr>
              <w:rFonts w:ascii="Times New Roman" w:hAnsi="Times New Roman"/>
              <w:color w:val="000000"/>
              <w:spacing w:val="8"/>
            </w:rPr>
          </w:rPrChange>
        </w:rPr>
        <w:t>“</w:t>
      </w:r>
      <w:r w:rsidRPr="0027638C">
        <w:rPr>
          <w:b/>
          <w:sz w:val="24"/>
          <w:rPrChange w16du:dateUtc="2026-07-07T18:18:00Z" w:author="Author" w:date="2026-07-07T20:18:00Z" w:id="198">
            <w:rPr>
              <w:rFonts w:ascii="Times New Roman" w:hAnsi="Times New Roman"/>
              <w:color w:val="000000"/>
              <w:spacing w:val="8"/>
            </w:rPr>
          </w:rPrChange>
        </w:rPr>
        <w:t>Sit</w:t>
      </w:r>
      <w:r w:rsidRPr="0027638C">
        <w:rPr>
          <w:sz w:val="24"/>
          <w:rPrChange w16du:dateUtc="2026-07-07T18:18:00Z" w:author="Author" w:date="2026-07-07T20:18:00Z" w:id="199">
            <w:rPr>
              <w:rFonts w:ascii="Times New Roman" w:hAnsi="Times New Roman"/>
              <w:color w:val="000000"/>
              <w:spacing w:val="8"/>
            </w:rPr>
          </w:rPrChange>
        </w:rPr>
        <w:t>”</w:t>
      </w:r>
      <w:r w:rsidRPr="0027638C">
        <w:rPr>
          <w:sz w:val="24"/>
          <w:rPrChange w16du:dateUtc="2026-07-07T18:18:00Z" w:author="Author" w:date="2026-07-07T20:18:00Z" w:id="200">
            <w:rPr>
              <w:rFonts w:ascii="Times New Roman"/>
              <w:color w:val="000000"/>
              <w:spacing w:val="-8"/>
            </w:rPr>
          </w:rPrChange>
        </w:rPr>
        <w:t xml:space="preserve"> </w:t>
      </w:r>
      <w:r w:rsidRPr="0027638C">
        <w:rPr>
          <w:sz w:val="24"/>
          <w:rPrChange w16du:dateUtc="2026-07-07T18:18:00Z" w:author="Author" w:date="2026-07-07T20:18:00Z" w:id="201">
            <w:rPr>
              <w:rFonts w:ascii="Times New Roman"/>
              <w:color w:val="000000"/>
            </w:rPr>
          </w:rPrChange>
        </w:rPr>
        <w:t xml:space="preserve">amet consectetur adipiscing </w:t>
      </w:r>
      <w:r w:rsidRPr="0027638C">
        <w:rPr>
          <w:sz w:val="24"/>
          <w:rPrChange w16du:dateUtc="2026-07-07T18:18:00Z" w:author="Author" w:date="2026-07-07T20:18:00Z" w:id="202">
            <w:rPr>
              <w:rFonts w:ascii="Times New Roman" w:hAnsi="Times New Roman"/>
              <w:color w:val="000000"/>
              <w:spacing w:val="9"/>
            </w:rPr>
          </w:rPrChange>
        </w:rPr>
        <w:t>“</w:t>
      </w:r>
      <w:r w:rsidRPr="0027638C">
        <w:rPr>
          <w:b/>
          <w:sz w:val="24"/>
          <w:rPrChange w16du:dateUtc="2026-07-07T18:18:00Z" w:author="Author" w:date="2026-07-07T20:18:00Z" w:id="203">
            <w:rPr>
              <w:rFonts w:ascii="Times New Roman" w:hAnsi="Times New Roman"/>
              <w:color w:val="000000"/>
              <w:spacing w:val="9"/>
            </w:rPr>
          </w:rPrChange>
        </w:rPr>
        <w:t>Elit</w:t>
      </w:r>
      <w:r w:rsidRPr="0027638C">
        <w:rPr>
          <w:sz w:val="24"/>
          <w:rPrChange w16du:dateUtc="2026-07-07T18:18:00Z" w:author="Author" w:date="2026-07-07T20:18:00Z" w:id="204">
            <w:rPr>
              <w:rFonts w:ascii="Times New Roman" w:hAnsi="Times New Roman"/>
              <w:color w:val="000000"/>
              <w:spacing w:val="9"/>
            </w:rPr>
          </w:rPrChange>
        </w:rPr>
        <w:t>”.</w:t>
      </w:r>
    </w:p>
    <w:p w14:paraId="584D912E" w14:textId="74536F72" w:rsidP="0027638C" w:rsidR="009609E8" w:rsidRDefault="00A96A35" w:rsidRPr="0027638C">
      <w:pPr>
        <w:pStyle w:val="BodyText"/>
        <w:spacing w:before="244"/>
        <w:ind w:firstLine="0" w:left="0"/>
        <w:rPr>
          <w:sz w:val="24"/>
          <w:rPrChange w16du:dateUtc="2026-07-07T18:18:00Z" w:author="Author" w:date="2026-07-07T20:18:00Z" w:id="205">
            <w:rPr>
              <w:rFonts w:ascii="Times New Roman"/>
              <w:color w:val="000000"/>
            </w:rPr>
          </w:rPrChange>
        </w:rPr>
        <w:pPrChange w16du:dateUtc="2026-07-07T18:18:00Z" w:author="Author" w:date="2026-07-07T20:18:00Z" w:id="206">
          <w:pPr>
            <w:spacing w:after="0" w:before="240" w:line="255" w:lineRule="exact"/>
            <w:jc w:val="left"/>
          </w:pPr>
        </w:pPrChange>
      </w:pPr>
      <w:r w:rsidRPr="0027638C">
        <w:rPr>
          <w:spacing w:val="-2"/>
          <w:sz w:val="24"/>
          <w:rPrChange w16du:dateUtc="2026-07-07T18:18:00Z" w:author="Author" w:date="2026-07-07T20:18:00Z" w:id="207">
            <w:rPr>
              <w:rFonts w:ascii="Times New Roman"/>
              <w:color w:val="000000"/>
            </w:rPr>
          </w:rPrChange>
        </w:rPr>
        <w:t>Sed</w:t>
      </w:r>
      <w:r w:rsidRPr="0027638C">
        <w:rPr>
          <w:spacing w:val="-7"/>
          <w:sz w:val="24"/>
          <w:rPrChange w16du:dateUtc="2026-07-07T18:18:00Z" w:author="Author" w:date="2026-07-07T20:18:00Z" w:id="208">
            <w:rPr>
              <w:rFonts w:ascii="Times New Roman"/>
              <w:color w:val="000000"/>
              <w:spacing w:val="-12"/>
            </w:rPr>
          </w:rPrChange>
        </w:rPr>
        <w:t xml:space="preserve"> </w:t>
      </w:r>
      <w:r w:rsidRPr="0027638C">
        <w:rPr>
          <w:spacing w:val="-2"/>
          <w:sz w:val="24"/>
          <w:rPrChange w16du:dateUtc="2026-07-07T18:18:00Z" w:author="Author" w:date="2026-07-07T20:18:00Z" w:id="209">
            <w:rPr>
              <w:rFonts w:ascii="Times New Roman"/>
              <w:color w:val="000000"/>
            </w:rPr>
          </w:rPrChange>
        </w:rPr>
        <w:t>Do</w:t>
      </w:r>
      <w:r w:rsidRPr="0027638C">
        <w:rPr>
          <w:spacing w:val="-6"/>
          <w:sz w:val="24"/>
          <w:rPrChange w16du:dateUtc="2026-07-07T18:18:00Z" w:author="Author" w:date="2026-07-07T20:18:00Z" w:id="210">
            <w:rPr>
              <w:rFonts w:ascii="Times New Roman"/>
              <w:color w:val="000000"/>
              <w:spacing w:val="-12"/>
            </w:rPr>
          </w:rPrChange>
        </w:rPr>
        <w:t xml:space="preserve"> </w:t>
      </w:r>
      <w:r w:rsidRPr="0027638C">
        <w:rPr>
          <w:spacing w:val="-2"/>
          <w:sz w:val="24"/>
          <w:rPrChange w16du:dateUtc="2026-07-07T18:18:00Z" w:author="Author" w:date="2026-07-07T20:18:00Z" w:id="211">
            <w:rPr>
              <w:rFonts w:ascii="Times New Roman"/>
              <w:color w:val="000000"/>
            </w:rPr>
          </w:rPrChange>
        </w:rPr>
        <w:t>eiusmod</w:t>
      </w:r>
      <w:r w:rsidRPr="0027638C">
        <w:rPr>
          <w:spacing w:val="-6"/>
          <w:sz w:val="24"/>
          <w:rPrChange w16du:dateUtc="2026-07-07T18:18:00Z" w:author="Author" w:date="2026-07-07T20:18:00Z" w:id="212">
            <w:rPr>
              <w:rFonts w:ascii="Times New Roman"/>
              <w:color w:val="000000"/>
              <w:spacing w:val="-12"/>
            </w:rPr>
          </w:rPrChange>
        </w:rPr>
        <w:t xml:space="preserve"> </w:t>
      </w:r>
      <w:r w:rsidRPr="0027638C">
        <w:rPr>
          <w:spacing w:val="-2"/>
          <w:sz w:val="24"/>
          <w:rPrChange w16du:dateUtc="2026-07-07T18:18:00Z" w:author="Author" w:date="2026-07-07T20:18:00Z" w:id="213">
            <w:rPr>
              <w:rFonts w:ascii="Times New Roman"/>
              <w:color w:val="000000"/>
            </w:rPr>
          </w:rPrChange>
        </w:rPr>
        <w:t>tempor</w:t>
      </w:r>
      <w:r w:rsidRPr="0027638C">
        <w:rPr>
          <w:spacing w:val="-6"/>
          <w:sz w:val="24"/>
          <w:rPrChange w16du:dateUtc="2026-07-07T18:18:00Z" w:author="Author" w:date="2026-07-07T20:18:00Z" w:id="214">
            <w:rPr>
              <w:rFonts w:ascii="Times New Roman"/>
              <w:color w:val="000000"/>
              <w:spacing w:val="-11"/>
            </w:rPr>
          </w:rPrChange>
        </w:rPr>
        <w:t xml:space="preserve"> </w:t>
      </w:r>
      <w:r w:rsidRPr="0027638C">
        <w:rPr>
          <w:spacing w:val="-2"/>
          <w:sz w:val="24"/>
          <w:rPrChange w16du:dateUtc="2026-07-07T18:18:00Z" w:author="Author" w:date="2026-07-07T20:18:00Z" w:id="215">
            <w:rPr>
              <w:rFonts w:ascii="Times New Roman"/>
              <w:color w:val="000000"/>
            </w:rPr>
          </w:rPrChange>
        </w:rPr>
        <w:t>incididunt</w:t>
      </w:r>
      <w:r w:rsidRPr="0027638C">
        <w:rPr>
          <w:spacing w:val="-6"/>
          <w:sz w:val="24"/>
          <w:rPrChange w16du:dateUtc="2026-07-07T18:18:00Z" w:author="Author" w:date="2026-07-07T20:18:00Z" w:id="216">
            <w:rPr>
              <w:rFonts w:ascii="Times New Roman"/>
              <w:color w:val="000000"/>
              <w:spacing w:val="-12"/>
            </w:rPr>
          </w:rPrChange>
        </w:rPr>
        <w:t xml:space="preserve"> </w:t>
      </w:r>
      <w:r w:rsidRPr="0027638C">
        <w:rPr>
          <w:spacing w:val="-2"/>
          <w:sz w:val="24"/>
          <w:rPrChange w16du:dateUtc="2026-07-07T18:18:00Z" w:author="Author" w:date="2026-07-07T20:18:00Z" w:id="217">
            <w:rPr>
              <w:rFonts w:ascii="Times New Roman"/>
              <w:color w:val="000000"/>
            </w:rPr>
          </w:rPrChange>
        </w:rPr>
        <w:t>ut</w:t>
      </w:r>
      <w:r w:rsidRPr="0027638C">
        <w:rPr>
          <w:spacing w:val="-7"/>
          <w:sz w:val="24"/>
          <w:rPrChange w16du:dateUtc="2026-07-07T18:18:00Z" w:author="Author" w:date="2026-07-07T20:18:00Z" w:id="218">
            <w:rPr>
              <w:rFonts w:ascii="Times New Roman"/>
              <w:color w:val="000000"/>
              <w:spacing w:val="-12"/>
            </w:rPr>
          </w:rPrChange>
        </w:rPr>
        <w:t xml:space="preserve"> </w:t>
      </w:r>
      <w:r w:rsidRPr="0027638C">
        <w:rPr>
          <w:spacing w:val="-2"/>
          <w:sz w:val="24"/>
          <w:rPrChange w16du:dateUtc="2026-07-07T18:18:00Z" w:author="Author" w:date="2026-07-07T20:18:00Z" w:id="219">
            <w:rPr>
              <w:rFonts w:ascii="Times New Roman"/>
              <w:color w:val="000000"/>
            </w:rPr>
          </w:rPrChange>
        </w:rPr>
        <w:t>labore</w:t>
      </w:r>
      <w:r w:rsidRPr="0027638C">
        <w:rPr>
          <w:spacing w:val="-6"/>
          <w:sz w:val="24"/>
          <w:rPrChange w16du:dateUtc="2026-07-07T18:18:00Z" w:author="Author" w:date="2026-07-07T20:18:00Z" w:id="220">
            <w:rPr>
              <w:rFonts w:ascii="Times New Roman"/>
              <w:color w:val="000000"/>
              <w:spacing w:val="-12"/>
            </w:rPr>
          </w:rPrChange>
        </w:rPr>
        <w:t xml:space="preserve"> </w:t>
      </w:r>
      <w:r w:rsidRPr="0027638C">
        <w:rPr>
          <w:spacing w:val="-2"/>
          <w:sz w:val="24"/>
          <w:rPrChange w16du:dateUtc="2026-07-07T18:18:00Z" w:author="Author" w:date="2026-07-07T20:18:00Z" w:id="221">
            <w:rPr>
              <w:rFonts w:ascii="Times New Roman"/>
              <w:color w:val="000000"/>
            </w:rPr>
          </w:rPrChange>
        </w:rPr>
        <w:t>et</w:t>
      </w:r>
      <w:r w:rsidRPr="0027638C">
        <w:rPr>
          <w:spacing w:val="-6"/>
          <w:sz w:val="24"/>
          <w:rPrChange w16du:dateUtc="2026-07-07T18:18:00Z" w:author="Author" w:date="2026-07-07T20:18:00Z" w:id="222">
            <w:rPr>
              <w:rFonts w:ascii="Times New Roman"/>
              <w:color w:val="000000"/>
              <w:spacing w:val="-12"/>
            </w:rPr>
          </w:rPrChange>
        </w:rPr>
        <w:t xml:space="preserve"> </w:t>
      </w:r>
      <w:r w:rsidRPr="0027638C">
        <w:rPr>
          <w:spacing w:val="-2"/>
          <w:sz w:val="24"/>
          <w:rPrChange w16du:dateUtc="2026-07-07T18:18:00Z" w:author="Author" w:date="2026-07-07T20:18:00Z" w:id="223">
            <w:rPr>
              <w:rFonts w:ascii="Times New Roman"/>
              <w:color w:val="000000"/>
            </w:rPr>
          </w:rPrChange>
        </w:rPr>
        <w:t>dolore</w:t>
      </w:r>
      <w:r w:rsidRPr="0027638C">
        <w:rPr>
          <w:spacing w:val="-6"/>
          <w:sz w:val="24"/>
          <w:rPrChange w16du:dateUtc="2026-07-07T18:18:00Z" w:author="Author" w:date="2026-07-07T20:18:00Z" w:id="224">
            <w:rPr>
              <w:rFonts w:ascii="Times New Roman"/>
              <w:color w:val="000000"/>
              <w:spacing w:val="-12"/>
            </w:rPr>
          </w:rPrChange>
        </w:rPr>
        <w:t xml:space="preserve"> </w:t>
      </w:r>
      <w:r w:rsidRPr="0027638C">
        <w:rPr>
          <w:spacing w:val="-2"/>
          <w:sz w:val="24"/>
          <w:rPrChange w16du:dateUtc="2026-07-07T18:18:00Z" w:author="Author" w:date="2026-07-07T20:18:00Z" w:id="225">
            <w:rPr>
              <w:rFonts w:ascii="Times New Roman"/>
              <w:color w:val="000000"/>
            </w:rPr>
          </w:rPrChange>
        </w:rPr>
        <w:t>magna</w:t>
      </w:r>
      <w:r w:rsidRPr="0027638C">
        <w:rPr>
          <w:spacing w:val="-6"/>
          <w:sz w:val="24"/>
          <w:rPrChange w16du:dateUtc="2026-07-07T18:18:00Z" w:author="Author" w:date="2026-07-07T20:18:00Z" w:id="226">
            <w:rPr>
              <w:rFonts w:ascii="Times New Roman"/>
              <w:color w:val="000000"/>
              <w:spacing w:val="-12"/>
            </w:rPr>
          </w:rPrChange>
        </w:rPr>
        <w:t xml:space="preserve"> </w:t>
      </w:r>
      <w:r w:rsidRPr="0027638C">
        <w:rPr>
          <w:spacing w:val="-2"/>
          <w:sz w:val="24"/>
          <w:rPrChange w16du:dateUtc="2026-07-07T18:18:00Z" w:author="Author" w:date="2026-07-07T20:18:00Z" w:id="227">
            <w:rPr>
              <w:rFonts w:ascii="Times New Roman"/>
              <w:color w:val="000000"/>
            </w:rPr>
          </w:rPrChange>
        </w:rPr>
        <w:t>aliqua</w:t>
      </w:r>
      <w:r w:rsidRPr="0027638C">
        <w:rPr>
          <w:spacing w:val="-6"/>
          <w:sz w:val="24"/>
          <w:rPrChange w16du:dateUtc="2026-07-07T18:18:00Z" w:author="Author" w:date="2026-07-07T20:18:00Z" w:id="228">
            <w:rPr>
              <w:rFonts w:ascii="Times New Roman"/>
              <w:color w:val="000000"/>
              <w:spacing w:val="-12"/>
            </w:rPr>
          </w:rPrChange>
        </w:rPr>
        <w:t xml:space="preserve"> </w:t>
      </w:r>
      <w:r w:rsidRPr="0027638C">
        <w:rPr>
          <w:spacing w:val="-2"/>
          <w:sz w:val="24"/>
          <w:rPrChange w16du:dateUtc="2026-07-07T18:18:00Z" w:author="Author" w:date="2026-07-07T20:18:00Z" w:id="229">
            <w:rPr>
              <w:rFonts w:ascii="Times New Roman"/>
              <w:color w:val="000000"/>
            </w:rPr>
          </w:rPrChange>
        </w:rPr>
        <w:t>lorem</w:t>
      </w:r>
      <w:r w:rsidRPr="0027638C">
        <w:rPr>
          <w:spacing w:val="-7"/>
          <w:sz w:val="24"/>
          <w:rPrChange w16du:dateUtc="2026-07-07T18:18:00Z" w:author="Author" w:date="2026-07-07T20:18:00Z" w:id="230">
            <w:rPr>
              <w:rFonts w:ascii="Times New Roman"/>
              <w:color w:val="000000"/>
              <w:spacing w:val="-12"/>
            </w:rPr>
          </w:rPrChange>
        </w:rPr>
        <w:t xml:space="preserve"> </w:t>
      </w:r>
      <w:r w:rsidRPr="0027638C">
        <w:rPr>
          <w:spacing w:val="-2"/>
          <w:sz w:val="24"/>
          <w:rPrChange w16du:dateUtc="2026-07-07T18:18:00Z" w:author="Author" w:date="2026-07-07T20:18:00Z" w:id="231">
            <w:rPr>
              <w:rFonts w:ascii="Times New Roman"/>
              <w:color w:val="000000"/>
            </w:rPr>
          </w:rPrChange>
        </w:rPr>
        <w:t>ipsum</w:t>
      </w:r>
      <w:r w:rsidRPr="0027638C">
        <w:rPr>
          <w:spacing w:val="-6"/>
          <w:sz w:val="24"/>
          <w:rPrChange w16du:dateUtc="2026-07-07T18:18:00Z" w:author="Author" w:date="2026-07-07T20:18:00Z" w:id="232">
            <w:rPr>
              <w:rFonts w:ascii="Times New Roman"/>
              <w:color w:val="000000"/>
              <w:spacing w:val="-12"/>
            </w:rPr>
          </w:rPrChange>
        </w:rPr>
        <w:t xml:space="preserve"> </w:t>
      </w:r>
      <w:r w:rsidRPr="0027638C">
        <w:rPr>
          <w:spacing w:val="-2"/>
          <w:sz w:val="24"/>
          <w:rPrChange w16du:dateUtc="2026-07-07T18:18:00Z" w:author="Author" w:date="2026-07-07T20:18:00Z" w:id="233">
            <w:rPr>
              <w:rFonts w:ascii="Times New Roman"/>
              <w:color w:val="000000"/>
            </w:rPr>
          </w:rPrChange>
        </w:rPr>
        <w:t>dolor</w:t>
      </w:r>
      <w:r w:rsidRPr="0027638C">
        <w:rPr>
          <w:spacing w:val="-6"/>
          <w:sz w:val="24"/>
          <w:rPrChange w16du:dateUtc="2026-07-07T18:18:00Z" w:author="Author" w:date="2026-07-07T20:18:00Z" w:id="234">
            <w:rPr>
              <w:rFonts w:ascii="Times New Roman"/>
              <w:color w:val="000000"/>
              <w:spacing w:val="-12"/>
            </w:rPr>
          </w:rPrChange>
        </w:rPr>
        <w:t xml:space="preserve"> </w:t>
      </w:r>
      <w:r w:rsidRPr="0027638C">
        <w:rPr>
          <w:spacing w:val="-2"/>
          <w:sz w:val="24"/>
          <w:rPrChange w16du:dateUtc="2026-07-07T18:18:00Z" w:author="Author" w:date="2026-07-07T20:18:00Z" w:id="235">
            <w:rPr>
              <w:rFonts w:ascii="Times New Roman"/>
              <w:color w:val="000000"/>
            </w:rPr>
          </w:rPrChange>
        </w:rPr>
        <w:t>sit</w:t>
      </w:r>
      <w:r w:rsidRPr="0027638C">
        <w:rPr>
          <w:spacing w:val="-6"/>
          <w:sz w:val="24"/>
          <w:rPrChange w16du:dateUtc="2026-07-07T18:18:00Z" w:author="Author" w:date="2026-07-07T20:18:00Z" w:id="236">
            <w:rPr>
              <w:rFonts w:ascii="Times New Roman"/>
              <w:color w:val="000000"/>
              <w:spacing w:val="-12"/>
            </w:rPr>
          </w:rPrChange>
        </w:rPr>
        <w:t xml:space="preserve"> </w:t>
      </w:r>
      <w:r w:rsidRPr="0027638C">
        <w:rPr>
          <w:spacing w:val="-2"/>
          <w:sz w:val="24"/>
          <w:rPrChange w16du:dateUtc="2026-07-07T18:18:00Z" w:author="Author" w:date="2026-07-07T20:18:00Z" w:id="237">
            <w:rPr>
              <w:rFonts w:ascii="Times New Roman"/>
              <w:color w:val="000000"/>
            </w:rPr>
          </w:rPrChange>
        </w:rPr>
        <w:t>amet</w:t>
      </w:r>
      <w:r w:rsidRPr="0027638C">
        <w:rPr>
          <w:spacing w:val="-7"/>
          <w:sz w:val="24"/>
          <w:rPrChange w16du:dateUtc="2026-07-07T18:18:00Z" w:author="Author" w:date="2026-07-07T20:18:00Z" w:id="238">
            <w:rPr>
              <w:rFonts w:ascii="Times New Roman"/>
              <w:color w:val="000000"/>
              <w:spacing w:val="-12"/>
            </w:rPr>
          </w:rPrChange>
        </w:rPr>
        <w:t xml:space="preserve"> </w:t>
      </w:r>
      <w:r w:rsidRPr="0027638C">
        <w:rPr>
          <w:spacing w:val="-2"/>
          <w:sz w:val="24"/>
          <w:rPrChange w16du:dateUtc="2026-07-07T18:18:00Z" w:author="Author" w:date="2026-07-07T20:18:00Z" w:id="239">
            <w:rPr>
              <w:rFonts w:ascii="Times New Roman"/>
              <w:color w:val="000000"/>
            </w:rPr>
          </w:rPrChange>
        </w:rPr>
        <w:t>Consectetur</w:t>
      </w:r>
      <w:r w:rsidRPr="0027638C">
        <w:rPr>
          <w:spacing w:val="-6"/>
          <w:sz w:val="24"/>
          <w:rPrChange w16du:dateUtc="2026-07-07T18:18:00Z" w:author="Author" w:date="2026-07-07T20:18:00Z" w:id="240">
            <w:rPr>
              <w:rFonts w:ascii="Times New Roman"/>
              <w:color w:val="000000"/>
              <w:spacing w:val="-11"/>
            </w:rPr>
          </w:rPrChange>
        </w:rPr>
        <w:t xml:space="preserve"> </w:t>
      </w:r>
      <w:r w:rsidRPr="0027638C">
        <w:rPr>
          <w:spacing w:val="-2"/>
          <w:sz w:val="24"/>
          <w:rPrChange w16du:dateUtc="2026-07-07T18:18:00Z" w:author="Author" w:date="2026-07-07T20:18:00Z" w:id="241">
            <w:rPr>
              <w:rFonts w:ascii="Times New Roman"/>
              <w:color w:val="000000"/>
            </w:rPr>
          </w:rPrChange>
        </w:rPr>
        <w:t>Adipiscing</w:t>
      </w:r>
      <w:del w16du:dateUtc="2026-07-07T18:18:00Z" w:author="Author" w:date="2026-07-07T20:18:00Z" w:id="242">
        <w:r w:rsidR="00000000">
          <w:rPr>
            <w:color w:val="000000"/>
          </w:rPr>
          <w:delText>.</w:delText>
        </w:r>
      </w:del>
      <w:ins w16du:dateUtc="2026-07-07T18:18:00Z" w:author="Author" w:date="2026-07-07T20:18:00Z" w:id="243">
        <w:r w:rsidR="00EC1BB1" w:rsidRPr="0027638C">
          <w:rPr>
            <w:spacing w:val="-2"/>
            <w:sz w:val="24"/>
            <w:szCs w:val="24"/>
          </w:rPr>
          <w:t>, elit sed do eiusmod tempor incididunt</w:t>
        </w:r>
      </w:ins>
      <w:ins w16du:dateUtc="2026-07-07T18:20:00Z" w:author="John Doe" w:date="2026-07-07T20:20:00Z" w:id="244">
        <w:r w:rsidR="00950C7C" w:rsidRPr="00950C7C">
          <w:rPr>
            <w:sz w:val="24"/>
            <w:szCs w:val="24"/>
          </w:rPr>
          <w:t xml:space="preserve"> </w:t>
        </w:r>
        <w:r w:rsidR="00950C7C">
          <w:rPr>
            <w:sz w:val="24"/>
            <w:szCs w:val="24"/>
          </w:rPr>
          <w:t>ut labore et dolore magna aliqua lorem ipsum</w:t>
        </w:r>
      </w:ins>
      <w:ins w16du:dateUtc="2026-07-07T18:18:00Z" w:author="Author" w:date="2026-07-07T20:18:00Z" w:id="245">
        <w:r w:rsidR="00EC1BB1" w:rsidRPr="0027638C">
          <w:rPr>
            <w:spacing w:val="-2"/>
            <w:sz w:val="24"/>
            <w:szCs w:val="24"/>
          </w:rPr>
          <w:t xml:space="preserve"> dolor sit </w:t>
        </w:r>
        <w:r w:rsidR="00EC1BB1" w:rsidRPr="0027638C">
          <w:rPr>
            <w:sz w:val="24"/>
            <w:szCs w:val="24"/>
          </w:rPr>
          <w:t xml:space="preserve">amet-consectetur-adipiscing-elit </w:t>
        </w:r>
        <w:del w16du:dateUtc="2026-07-07T18:20:00Z" w:author="John Doe" w:date="2026-07-07T20:20:00Z" w:id="246">
          <w:r w:rsidDel="00950C7C" w:rsidR="00EC1BB1" w:rsidRPr="0027638C">
            <w:rPr>
              <w:sz w:val="24"/>
              <w:szCs w:val="24"/>
            </w:rPr>
            <w:delText xml:space="preserve">agreement </w:delText>
          </w:r>
        </w:del>
        <w:r w:rsidR="00EC1BB1" w:rsidRPr="0027638C">
          <w:rPr>
            <w:sz w:val="24"/>
            <w:szCs w:val="24"/>
          </w:rPr>
          <w:t xml:space="preserve">sed Do eiusmod tempor Incididunt ut </w:t>
        </w:r>
        <w:r w:rsidR="0027638C" w:rsidRPr="0027638C">
          <w:rPr>
            <w:sz w:val="24"/>
            <w:szCs w:val="24"/>
          </w:rPr>
          <w:t>Labore 28, 2024</w:t>
        </w:r>
        <w:r w:rsidR="00EC1BB1" w:rsidRPr="0027638C">
          <w:rPr>
            <w:sz w:val="24"/>
            <w:szCs w:val="24"/>
          </w:rPr>
          <w:t xml:space="preserve"> (et “</w:t>
        </w:r>
        <w:r w:rsidR="00EC1BB1" w:rsidRPr="0027638C">
          <w:rPr>
            <w:b/>
            <w:bCs/>
            <w:sz w:val="24"/>
            <w:szCs w:val="24"/>
          </w:rPr>
          <w:t>Dolore Magna</w:t>
        </w:r>
        <w:r w:rsidR="00EC1BB1" w:rsidRPr="0027638C">
          <w:rPr>
            <w:sz w:val="24"/>
            <w:szCs w:val="24"/>
          </w:rPr>
          <w:t>”)</w:t>
        </w:r>
        <w:r w:rsidRPr="0027638C">
          <w:rPr>
            <w:spacing w:val="-2"/>
            <w:sz w:val="24"/>
            <w:szCs w:val="24"/>
          </w:rPr>
          <w:t>.</w:t>
        </w:r>
      </w:ins>
    </w:p>
    <w:p w14:paraId="584D912F" w14:textId="77777777" w:rsidP="0027638C" w:rsidR="009609E8" w:rsidRDefault="00A96A35" w:rsidRPr="0027638C">
      <w:pPr>
        <w:pStyle w:val="BodyText"/>
        <w:spacing w:before="237"/>
        <w:ind w:firstLine="0" w:left="0" w:right="327"/>
        <w:rPr>
          <w:sz w:val="24"/>
          <w:rPrChange w16du:dateUtc="2026-07-07T18:18:00Z" w:author="Author" w:date="2026-07-07T20:18:00Z" w:id="247">
            <w:rPr>
              <w:rFonts w:ascii="Times New Roman"/>
              <w:color w:val="000000"/>
            </w:rPr>
          </w:rPrChange>
        </w:rPr>
        <w:pPrChange w16du:dateUtc="2026-07-07T18:18:00Z" w:author="Author" w:date="2026-07-07T20:18:00Z" w:id="248">
          <w:pPr>
            <w:spacing w:after="0" w:before="235" w:line="254" w:lineRule="exact"/>
            <w:jc w:val="left"/>
          </w:pPr>
        </w:pPrChange>
      </w:pPr>
      <w:r w:rsidRPr="0027638C">
        <w:rPr>
          <w:b/>
          <w:sz w:val="24"/>
          <w:rPrChange w16du:dateUtc="2026-07-07T18:18:00Z" w:author="Author" w:date="2026-07-07T20:18:00Z" w:id="249">
            <w:rPr>
              <w:rFonts w:ascii="Times New Roman"/>
              <w:color w:val="000000"/>
              <w:spacing w:val="8"/>
            </w:rPr>
          </w:rPrChange>
        </w:rPr>
        <w:t>ALIQUA,</w:t>
      </w:r>
      <w:r w:rsidRPr="0027638C">
        <w:rPr>
          <w:b/>
          <w:sz w:val="24"/>
          <w:rPrChange w16du:dateUtc="2026-07-07T18:18:00Z" w:author="Author" w:date="2026-07-07T20:18:00Z" w:id="250">
            <w:rPr>
              <w:rFonts w:ascii="Times New Roman"/>
              <w:color w:val="000000"/>
              <w:spacing w:val="6"/>
            </w:rPr>
          </w:rPrChange>
        </w:rPr>
        <w:t xml:space="preserve"> </w:t>
      </w:r>
      <w:r w:rsidRPr="0027638C">
        <w:rPr>
          <w:b/>
          <w:sz w:val="24"/>
          <w:rPrChange w16du:dateUtc="2026-07-07T18:18:00Z" w:author="Author" w:date="2026-07-07T20:18:00Z" w:id="251">
            <w:rPr>
              <w:rFonts w:ascii="Times New Roman"/>
              <w:color w:val="000000"/>
              <w:spacing w:val="12"/>
            </w:rPr>
          </w:rPrChange>
        </w:rPr>
        <w:t>LOREM</w:t>
      </w:r>
      <w:r w:rsidRPr="0027638C">
        <w:rPr>
          <w:sz w:val="24"/>
          <w:rPrChange w16du:dateUtc="2026-07-07T18:18:00Z" w:author="Author" w:date="2026-07-07T20:18:00Z" w:id="252">
            <w:rPr>
              <w:rFonts w:ascii="Times New Roman"/>
              <w:color w:val="000000"/>
              <w:spacing w:val="12"/>
            </w:rPr>
          </w:rPrChange>
        </w:rPr>
        <w:t>,</w:t>
      </w:r>
      <w:r w:rsidRPr="0027638C">
        <w:rPr>
          <w:sz w:val="24"/>
          <w:rPrChange w16du:dateUtc="2026-07-07T18:18:00Z" w:author="Author" w:date="2026-07-07T20:18:00Z" w:id="253">
            <w:rPr>
              <w:rFonts w:ascii="Times New Roman"/>
              <w:color w:val="000000"/>
              <w:spacing w:val="1"/>
            </w:rPr>
          </w:rPrChange>
        </w:rPr>
        <w:t xml:space="preserve"> </w:t>
      </w:r>
      <w:r w:rsidRPr="0027638C">
        <w:rPr>
          <w:sz w:val="24"/>
          <w:rPrChange w16du:dateUtc="2026-07-07T18:18:00Z" w:author="Author" w:date="2026-07-07T20:18:00Z" w:id="254">
            <w:rPr>
              <w:rFonts w:ascii="Times New Roman"/>
              <w:color w:val="000000"/>
            </w:rPr>
          </w:rPrChange>
        </w:rPr>
        <w:t>ipsum</w:t>
      </w:r>
      <w:r w:rsidRPr="0027638C">
        <w:rPr>
          <w:sz w:val="24"/>
          <w:rPrChange w16du:dateUtc="2026-07-07T18:18:00Z" w:author="Author" w:date="2026-07-07T20:18:00Z" w:id="255">
            <w:rPr>
              <w:rFonts w:ascii="Times New Roman"/>
              <w:color w:val="000000"/>
              <w:spacing w:val="13"/>
            </w:rPr>
          </w:rPrChange>
        </w:rPr>
        <w:t xml:space="preserve"> </w:t>
      </w:r>
      <w:r w:rsidRPr="0027638C">
        <w:rPr>
          <w:sz w:val="24"/>
          <w:rPrChange w16du:dateUtc="2026-07-07T18:18:00Z" w:author="Author" w:date="2026-07-07T20:18:00Z" w:id="256">
            <w:rPr>
              <w:rFonts w:ascii="Times New Roman"/>
              <w:color w:val="000000"/>
            </w:rPr>
          </w:rPrChange>
        </w:rPr>
        <w:t>dolor</w:t>
      </w:r>
      <w:r w:rsidRPr="0027638C">
        <w:rPr>
          <w:sz w:val="24"/>
          <w:rPrChange w16du:dateUtc="2026-07-07T18:18:00Z" w:author="Author" w:date="2026-07-07T20:18:00Z" w:id="257">
            <w:rPr>
              <w:rFonts w:ascii="Times New Roman"/>
              <w:color w:val="000000"/>
              <w:spacing w:val="13"/>
            </w:rPr>
          </w:rPrChange>
        </w:rPr>
        <w:t xml:space="preserve"> </w:t>
      </w:r>
      <w:r w:rsidRPr="0027638C">
        <w:rPr>
          <w:sz w:val="24"/>
          <w:rPrChange w16du:dateUtc="2026-07-07T18:18:00Z" w:author="Author" w:date="2026-07-07T20:18:00Z" w:id="258">
            <w:rPr>
              <w:rFonts w:ascii="Times New Roman"/>
              <w:color w:val="000000"/>
            </w:rPr>
          </w:rPrChange>
        </w:rPr>
        <w:t>sit</w:t>
      </w:r>
      <w:r w:rsidRPr="0027638C">
        <w:rPr>
          <w:sz w:val="24"/>
          <w:rPrChange w16du:dateUtc="2026-07-07T18:18:00Z" w:author="Author" w:date="2026-07-07T20:18:00Z" w:id="259">
            <w:rPr>
              <w:rFonts w:ascii="Times New Roman"/>
              <w:color w:val="000000"/>
              <w:spacing w:val="14"/>
            </w:rPr>
          </w:rPrChange>
        </w:rPr>
        <w:t xml:space="preserve"> </w:t>
      </w:r>
      <w:r w:rsidRPr="0027638C">
        <w:rPr>
          <w:sz w:val="24"/>
          <w:rPrChange w16du:dateUtc="2026-07-07T18:18:00Z" w:author="Author" w:date="2026-07-07T20:18:00Z" w:id="260">
            <w:rPr>
              <w:rFonts w:ascii="Times New Roman"/>
              <w:color w:val="000000"/>
            </w:rPr>
          </w:rPrChange>
        </w:rPr>
        <w:t>amet</w:t>
      </w:r>
      <w:r w:rsidRPr="0027638C">
        <w:rPr>
          <w:sz w:val="24"/>
          <w:rPrChange w16du:dateUtc="2026-07-07T18:18:00Z" w:author="Author" w:date="2026-07-07T20:18:00Z" w:id="261">
            <w:rPr>
              <w:rFonts w:ascii="Times New Roman"/>
              <w:color w:val="000000"/>
              <w:spacing w:val="13"/>
            </w:rPr>
          </w:rPrChange>
        </w:rPr>
        <w:t xml:space="preserve"> </w:t>
      </w:r>
      <w:r w:rsidRPr="0027638C">
        <w:rPr>
          <w:sz w:val="24"/>
          <w:rPrChange w16du:dateUtc="2026-07-07T18:18:00Z" w:author="Author" w:date="2026-07-07T20:18:00Z" w:id="262">
            <w:rPr>
              <w:rFonts w:ascii="Times New Roman"/>
              <w:color w:val="000000"/>
            </w:rPr>
          </w:rPrChange>
        </w:rPr>
        <w:t>consectetur</w:t>
      </w:r>
      <w:r w:rsidRPr="0027638C">
        <w:rPr>
          <w:sz w:val="24"/>
          <w:rPrChange w16du:dateUtc="2026-07-07T18:18:00Z" w:author="Author" w:date="2026-07-07T20:18:00Z" w:id="263">
            <w:rPr>
              <w:rFonts w:ascii="Times New Roman"/>
              <w:color w:val="000000"/>
              <w:spacing w:val="14"/>
            </w:rPr>
          </w:rPrChange>
        </w:rPr>
        <w:t xml:space="preserve"> </w:t>
      </w:r>
      <w:r w:rsidRPr="0027638C">
        <w:rPr>
          <w:sz w:val="24"/>
          <w:rPrChange w16du:dateUtc="2026-07-07T18:18:00Z" w:author="Author" w:date="2026-07-07T20:18:00Z" w:id="264">
            <w:rPr>
              <w:rFonts w:ascii="Times New Roman"/>
              <w:color w:val="000000"/>
            </w:rPr>
          </w:rPrChange>
        </w:rPr>
        <w:t>adipiscing</w:t>
      </w:r>
      <w:r w:rsidRPr="0027638C">
        <w:rPr>
          <w:sz w:val="24"/>
          <w:rPrChange w16du:dateUtc="2026-07-07T18:18:00Z" w:author="Author" w:date="2026-07-07T20:18:00Z" w:id="265">
            <w:rPr>
              <w:rFonts w:ascii="Times New Roman"/>
              <w:color w:val="000000"/>
              <w:spacing w:val="14"/>
            </w:rPr>
          </w:rPrChange>
        </w:rPr>
        <w:t xml:space="preserve"> </w:t>
      </w:r>
      <w:r w:rsidRPr="0027638C">
        <w:rPr>
          <w:sz w:val="24"/>
          <w:rPrChange w16du:dateUtc="2026-07-07T18:18:00Z" w:author="Author" w:date="2026-07-07T20:18:00Z" w:id="266">
            <w:rPr>
              <w:rFonts w:ascii="Times New Roman"/>
              <w:color w:val="000000"/>
            </w:rPr>
          </w:rPrChange>
        </w:rPr>
        <w:t>elit</w:t>
      </w:r>
      <w:r w:rsidRPr="0027638C">
        <w:rPr>
          <w:sz w:val="24"/>
          <w:rPrChange w16du:dateUtc="2026-07-07T18:18:00Z" w:author="Author" w:date="2026-07-07T20:18:00Z" w:id="267">
            <w:rPr>
              <w:rFonts w:ascii="Times New Roman"/>
              <w:color w:val="000000"/>
              <w:spacing w:val="14"/>
            </w:rPr>
          </w:rPrChange>
        </w:rPr>
        <w:t xml:space="preserve"> </w:t>
      </w:r>
      <w:r w:rsidRPr="0027638C">
        <w:rPr>
          <w:sz w:val="24"/>
          <w:rPrChange w16du:dateUtc="2026-07-07T18:18:00Z" w:author="Author" w:date="2026-07-07T20:18:00Z" w:id="268">
            <w:rPr>
              <w:rFonts w:ascii="Times New Roman"/>
              <w:color w:val="000000"/>
            </w:rPr>
          </w:rPrChange>
        </w:rPr>
        <w:t>sed</w:t>
      </w:r>
      <w:r w:rsidRPr="0027638C">
        <w:rPr>
          <w:sz w:val="24"/>
          <w:rPrChange w16du:dateUtc="2026-07-07T18:18:00Z" w:author="Author" w:date="2026-07-07T20:18:00Z" w:id="269">
            <w:rPr>
              <w:rFonts w:ascii="Times New Roman"/>
              <w:color w:val="000000"/>
              <w:spacing w:val="13"/>
            </w:rPr>
          </w:rPrChange>
        </w:rPr>
        <w:t xml:space="preserve"> </w:t>
      </w:r>
      <w:r w:rsidRPr="0027638C">
        <w:rPr>
          <w:sz w:val="24"/>
          <w:rPrChange w16du:dateUtc="2026-07-07T18:18:00Z" w:author="Author" w:date="2026-07-07T20:18:00Z" w:id="270">
            <w:rPr>
              <w:rFonts w:ascii="Times New Roman"/>
              <w:color w:val="000000"/>
            </w:rPr>
          </w:rPrChange>
        </w:rPr>
        <w:t>do</w:t>
      </w:r>
      <w:r w:rsidRPr="0027638C">
        <w:rPr>
          <w:sz w:val="24"/>
          <w:rPrChange w16du:dateUtc="2026-07-07T18:18:00Z" w:author="Author" w:date="2026-07-07T20:18:00Z" w:id="271">
            <w:rPr>
              <w:rFonts w:ascii="Times New Roman"/>
              <w:color w:val="000000"/>
              <w:spacing w:val="13"/>
            </w:rPr>
          </w:rPrChange>
        </w:rPr>
        <w:t xml:space="preserve"> </w:t>
      </w:r>
      <w:r w:rsidRPr="0027638C">
        <w:rPr>
          <w:sz w:val="24"/>
          <w:rPrChange w16du:dateUtc="2026-07-07T18:18:00Z" w:author="Author" w:date="2026-07-07T20:18:00Z" w:id="272">
            <w:rPr>
              <w:rFonts w:ascii="Times New Roman"/>
              <w:color w:val="000000"/>
            </w:rPr>
          </w:rPrChange>
        </w:rPr>
        <w:t>eiusmod</w:t>
      </w:r>
      <w:r w:rsidRPr="0027638C">
        <w:rPr>
          <w:sz w:val="24"/>
          <w:rPrChange w16du:dateUtc="2026-07-07T18:18:00Z" w:author="Author" w:date="2026-07-07T20:18:00Z" w:id="273">
            <w:rPr>
              <w:rFonts w:ascii="Times New Roman"/>
              <w:color w:val="000000"/>
              <w:spacing w:val="14"/>
            </w:rPr>
          </w:rPrChange>
        </w:rPr>
        <w:t xml:space="preserve"> </w:t>
      </w:r>
      <w:r w:rsidRPr="0027638C">
        <w:rPr>
          <w:sz w:val="24"/>
          <w:rPrChange w16du:dateUtc="2026-07-07T18:18:00Z" w:author="Author" w:date="2026-07-07T20:18:00Z" w:id="274">
            <w:rPr>
              <w:rFonts w:ascii="Times New Roman"/>
              <w:color w:val="000000"/>
            </w:rPr>
          </w:rPrChange>
        </w:rPr>
        <w:t>Tempor,</w:t>
      </w:r>
      <w:r w:rsidRPr="0027638C">
        <w:rPr>
          <w:sz w:val="24"/>
          <w:rPrChange w16du:dateUtc="2026-07-07T18:18:00Z" w:author="Author" w:date="2026-07-07T20:18:00Z" w:id="275">
            <w:rPr>
              <w:rFonts w:ascii="Times New Roman"/>
              <w:color w:val="000000"/>
              <w:spacing w:val="13"/>
            </w:rPr>
          </w:rPrChange>
        </w:rPr>
        <w:t xml:space="preserve"> </w:t>
      </w:r>
      <w:r w:rsidRPr="0027638C">
        <w:rPr>
          <w:sz w:val="24"/>
          <w:rPrChange w16du:dateUtc="2026-07-07T18:18:00Z" w:author="Author" w:date="2026-07-07T20:18:00Z" w:id="276">
            <w:rPr>
              <w:rFonts w:ascii="Times New Roman"/>
              <w:color w:val="000000"/>
            </w:rPr>
          </w:rPrChange>
        </w:rPr>
        <w:t>incididunt</w:t>
      </w:r>
      <w:r w:rsidRPr="0027638C">
        <w:rPr>
          <w:sz w:val="24"/>
          <w:rPrChange w16du:dateUtc="2026-07-07T18:18:00Z" w:author="Author" w:date="2026-07-07T20:18:00Z" w:id="277">
            <w:rPr>
              <w:rFonts w:ascii="Times New Roman"/>
              <w:color w:val="000000"/>
              <w:spacing w:val="13"/>
            </w:rPr>
          </w:rPrChange>
        </w:rPr>
        <w:t xml:space="preserve"> </w:t>
      </w:r>
      <w:r w:rsidRPr="0027638C">
        <w:rPr>
          <w:sz w:val="24"/>
          <w:rPrChange w16du:dateUtc="2026-07-07T18:18:00Z" w:author="Author" w:date="2026-07-07T20:18:00Z" w:id="278">
            <w:rPr>
              <w:rFonts w:ascii="Times New Roman" w:hAnsi="Times New Roman"/>
              <w:color w:val="000000"/>
            </w:rPr>
          </w:rPrChange>
        </w:rPr>
        <w:t>Ut</w:t>
      </w:r>
      <w:del w16du:dateUtc="2026-07-07T18:18:00Z" w:author="Author" w:date="2026-07-07T20:18:00Z" w:id="279">
        <w:r w:rsidR="00000000">
          <w:rPr>
            <w:color w:val="000000"/>
          </w:rPr>
          <w:cr/>
        </w:r>
      </w:del>
      <w:ins w16du:dateUtc="2026-07-07T18:18:00Z" w:author="Author" w:date="2026-07-07T20:18:00Z" w:id="280">
        <w:r w:rsidRPr="0027638C">
          <w:rPr>
            <w:sz w:val="24"/>
            <w:szCs w:val="24"/>
          </w:rPr>
          <w:t xml:space="preserve"> </w:t>
        </w:r>
      </w:ins>
      <w:r w:rsidRPr="0027638C">
        <w:rPr>
          <w:sz w:val="24"/>
          <w:rPrChange w16du:dateUtc="2026-07-07T18:18:00Z" w:author="Author" w:date="2026-07-07T20:18:00Z" w:id="281">
            <w:rPr>
              <w:rFonts w:ascii="Times New Roman"/>
              <w:color w:val="000000"/>
            </w:rPr>
          </w:rPrChange>
        </w:rPr>
        <w:t>labore et dolore:</w:t>
      </w:r>
    </w:p>
    <w:p w14:paraId="584D9130" w14:textId="77777777" w:rsidP="0027638C" w:rsidR="009609E8" w:rsidRDefault="00000000" w:rsidRPr="0027638C">
      <w:pPr>
        <w:pStyle w:val="Heading2"/>
        <w:numPr>
          <w:ilvl w:val="0"/>
          <w:numId w:val="5"/>
        </w:numPr>
        <w:tabs>
          <w:tab w:pos="719" w:val="left"/>
        </w:tabs>
        <w:ind w:hanging="719" w:left="719"/>
        <w:jc w:val="both"/>
        <w:rPr>
          <w:b w:val="0"/>
          <w:sz w:val="24"/>
          <w:rPrChange w16du:dateUtc="2026-07-07T18:18:00Z" w:author="Author" w:date="2026-07-07T20:18:00Z" w:id="282">
            <w:rPr>
              <w:rFonts w:ascii="Times New Roman"/>
              <w:color w:val="000000"/>
            </w:rPr>
          </w:rPrChange>
        </w:rPr>
        <w:pPrChange w16du:dateUtc="2026-07-07T18:18:00Z" w:author="Author" w:date="2026-07-07T20:18:00Z" w:id="283">
          <w:pPr>
            <w:spacing w:after="0" w:before="242" w:line="276" w:lineRule="exact"/>
            <w:jc w:val="left"/>
          </w:pPr>
        </w:pPrChange>
      </w:pPr>
      <w:del w16du:dateUtc="2026-07-07T18:18:00Z" w:author="Author" w:date="2026-07-07T20:18:00Z" w:id="284">
        <w:r>
          <w:rPr>
            <w:color w:val="000000"/>
            <w:sz w:val="24"/>
          </w:rPr>
          <w:delText>1.</w:delText>
        </w:r>
        <w:r>
          <w:rPr>
            <w:color w:val="000000"/>
            <w:spacing w:val="480"/>
            <w:sz w:val="24"/>
          </w:rPr>
          <w:delText xml:space="preserve"> </w:delText>
        </w:r>
      </w:del>
      <w:r w:rsidR="00A96A35" w:rsidRPr="0027638C">
        <w:rPr>
          <w:spacing w:val="-2"/>
          <w:sz w:val="24"/>
          <w:rPrChange w16du:dateUtc="2026-07-07T18:18:00Z" w:author="Author" w:date="2026-07-07T20:18:00Z" w:id="285">
            <w:rPr>
              <w:rFonts w:ascii="Times New Roman"/>
              <w:color w:val="000000"/>
              <w:spacing w:val="3"/>
            </w:rPr>
          </w:rPrChange>
        </w:rPr>
        <w:t>Magna.</w:t>
      </w:r>
    </w:p>
    <w:p w14:paraId="584D9131" w14:textId="77777777" w:rsidP="0027638C" w:rsidR="009609E8" w:rsidRDefault="00A96A35" w:rsidRPr="0027638C">
      <w:pPr>
        <w:pStyle w:val="BodyText"/>
        <w:spacing w:before="237"/>
        <w:ind w:firstLine="0" w:left="0"/>
        <w:rPr>
          <w:sz w:val="24"/>
          <w:rPrChange w16du:dateUtc="2026-07-07T18:18:00Z" w:author="Author" w:date="2026-07-07T20:18:00Z" w:id="286">
            <w:rPr>
              <w:rFonts w:ascii="Times New Roman"/>
              <w:color w:val="000000"/>
            </w:rPr>
          </w:rPrChange>
        </w:rPr>
        <w:pPrChange w16du:dateUtc="2026-07-07T18:18:00Z" w:author="Author" w:date="2026-07-07T20:18:00Z" w:id="287">
          <w:pPr>
            <w:spacing w:after="0" w:before="236" w:line="255" w:lineRule="exact"/>
            <w:jc w:val="left"/>
          </w:pPr>
        </w:pPrChange>
      </w:pPr>
      <w:r w:rsidRPr="0027638C">
        <w:rPr>
          <w:sz w:val="24"/>
          <w:rPrChange w16du:dateUtc="2026-07-07T18:18:00Z" w:author="Author" w:date="2026-07-07T20:18:00Z" w:id="288">
            <w:rPr>
              <w:rFonts w:ascii="Times New Roman"/>
              <w:color w:val="000000"/>
            </w:rPr>
          </w:rPrChange>
        </w:rPr>
        <w:t>Aliqua</w:t>
      </w:r>
      <w:r w:rsidRPr="0027638C">
        <w:rPr>
          <w:spacing w:val="-7"/>
          <w:sz w:val="24"/>
          <w:rPrChange w16du:dateUtc="2026-07-07T18:18:00Z" w:author="Author" w:date="2026-07-07T20:18:00Z" w:id="289">
            <w:rPr>
              <w:rFonts w:ascii="Times New Roman"/>
              <w:color w:val="000000"/>
            </w:rPr>
          </w:rPrChange>
        </w:rPr>
        <w:t xml:space="preserve"> </w:t>
      </w:r>
      <w:r w:rsidRPr="0027638C">
        <w:rPr>
          <w:sz w:val="24"/>
          <w:rPrChange w16du:dateUtc="2026-07-07T18:18:00Z" w:author="Author" w:date="2026-07-07T20:18:00Z" w:id="290">
            <w:rPr>
              <w:rFonts w:ascii="Times New Roman"/>
              <w:color w:val="000000"/>
            </w:rPr>
          </w:rPrChange>
        </w:rPr>
        <w:t>lorem</w:t>
      </w:r>
      <w:r w:rsidRPr="0027638C">
        <w:rPr>
          <w:spacing w:val="-5"/>
          <w:sz w:val="24"/>
          <w:rPrChange w16du:dateUtc="2026-07-07T18:18:00Z" w:author="Author" w:date="2026-07-07T20:18:00Z" w:id="291">
            <w:rPr>
              <w:rFonts w:ascii="Times New Roman"/>
              <w:color w:val="000000"/>
            </w:rPr>
          </w:rPrChange>
        </w:rPr>
        <w:t xml:space="preserve"> </w:t>
      </w:r>
      <w:r w:rsidRPr="0027638C">
        <w:rPr>
          <w:sz w:val="24"/>
          <w:rPrChange w16du:dateUtc="2026-07-07T18:18:00Z" w:author="Author" w:date="2026-07-07T20:18:00Z" w:id="292">
            <w:rPr>
              <w:rFonts w:ascii="Times New Roman"/>
              <w:color w:val="000000"/>
            </w:rPr>
          </w:rPrChange>
        </w:rPr>
        <w:t>ipsum</w:t>
      </w:r>
      <w:r w:rsidRPr="0027638C">
        <w:rPr>
          <w:spacing w:val="-5"/>
          <w:sz w:val="24"/>
          <w:rPrChange w16du:dateUtc="2026-07-07T18:18:00Z" w:author="Author" w:date="2026-07-07T20:18:00Z" w:id="293">
            <w:rPr>
              <w:rFonts w:ascii="Times New Roman"/>
              <w:color w:val="000000"/>
            </w:rPr>
          </w:rPrChange>
        </w:rPr>
        <w:t xml:space="preserve"> </w:t>
      </w:r>
      <w:r w:rsidRPr="0027638C">
        <w:rPr>
          <w:sz w:val="24"/>
          <w:rPrChange w16du:dateUtc="2026-07-07T18:18:00Z" w:author="Author" w:date="2026-07-07T20:18:00Z" w:id="294">
            <w:rPr>
              <w:rFonts w:ascii="Times New Roman"/>
              <w:color w:val="000000"/>
            </w:rPr>
          </w:rPrChange>
        </w:rPr>
        <w:t>dolor</w:t>
      </w:r>
      <w:r w:rsidRPr="0027638C">
        <w:rPr>
          <w:spacing w:val="-5"/>
          <w:sz w:val="24"/>
          <w:rPrChange w16du:dateUtc="2026-07-07T18:18:00Z" w:author="Author" w:date="2026-07-07T20:18:00Z" w:id="295">
            <w:rPr>
              <w:rFonts w:ascii="Times New Roman"/>
              <w:color w:val="000000"/>
            </w:rPr>
          </w:rPrChange>
        </w:rPr>
        <w:t xml:space="preserve"> </w:t>
      </w:r>
      <w:r w:rsidRPr="0027638C">
        <w:rPr>
          <w:sz w:val="24"/>
          <w:rPrChange w16du:dateUtc="2026-07-07T18:18:00Z" w:author="Author" w:date="2026-07-07T20:18:00Z" w:id="296">
            <w:rPr>
              <w:rFonts w:ascii="Times New Roman"/>
              <w:color w:val="000000"/>
            </w:rPr>
          </w:rPrChange>
        </w:rPr>
        <w:t>Sit,</w:t>
      </w:r>
      <w:r w:rsidRPr="0027638C">
        <w:rPr>
          <w:spacing w:val="-5"/>
          <w:sz w:val="24"/>
          <w:rPrChange w16du:dateUtc="2026-07-07T18:18:00Z" w:author="Author" w:date="2026-07-07T20:18:00Z" w:id="297">
            <w:rPr>
              <w:rFonts w:ascii="Times New Roman"/>
              <w:color w:val="000000"/>
            </w:rPr>
          </w:rPrChange>
        </w:rPr>
        <w:t xml:space="preserve"> </w:t>
      </w:r>
      <w:r w:rsidRPr="0027638C">
        <w:rPr>
          <w:sz w:val="24"/>
          <w:rPrChange w16du:dateUtc="2026-07-07T18:18:00Z" w:author="Author" w:date="2026-07-07T20:18:00Z" w:id="298">
            <w:rPr>
              <w:rFonts w:ascii="Times New Roman"/>
              <w:color w:val="000000"/>
            </w:rPr>
          </w:rPrChange>
        </w:rPr>
        <w:t>amet</w:t>
      </w:r>
      <w:r w:rsidRPr="0027638C">
        <w:rPr>
          <w:spacing w:val="-5"/>
          <w:sz w:val="24"/>
          <w:rPrChange w16du:dateUtc="2026-07-07T18:18:00Z" w:author="Author" w:date="2026-07-07T20:18:00Z" w:id="299">
            <w:rPr>
              <w:rFonts w:ascii="Times New Roman"/>
              <w:color w:val="000000"/>
            </w:rPr>
          </w:rPrChange>
        </w:rPr>
        <w:t xml:space="preserve"> </w:t>
      </w:r>
      <w:r w:rsidRPr="0027638C">
        <w:rPr>
          <w:sz w:val="24"/>
          <w:rPrChange w16du:dateUtc="2026-07-07T18:18:00Z" w:author="Author" w:date="2026-07-07T20:18:00Z" w:id="300">
            <w:rPr>
              <w:rFonts w:ascii="Times New Roman"/>
              <w:color w:val="000000"/>
            </w:rPr>
          </w:rPrChange>
        </w:rPr>
        <w:t>consectetur</w:t>
      </w:r>
      <w:r w:rsidRPr="0027638C">
        <w:rPr>
          <w:spacing w:val="-5"/>
          <w:sz w:val="24"/>
          <w:rPrChange w16du:dateUtc="2026-07-07T18:18:00Z" w:author="Author" w:date="2026-07-07T20:18:00Z" w:id="301">
            <w:rPr>
              <w:rFonts w:ascii="Times New Roman"/>
              <w:color w:val="000000"/>
            </w:rPr>
          </w:rPrChange>
        </w:rPr>
        <w:t xml:space="preserve"> </w:t>
      </w:r>
      <w:r w:rsidRPr="0027638C">
        <w:rPr>
          <w:sz w:val="24"/>
          <w:rPrChange w16du:dateUtc="2026-07-07T18:18:00Z" w:author="Author" w:date="2026-07-07T20:18:00Z" w:id="302">
            <w:rPr>
              <w:rFonts w:ascii="Times New Roman"/>
              <w:color w:val="000000"/>
            </w:rPr>
          </w:rPrChange>
        </w:rPr>
        <w:t>adipiscing</w:t>
      </w:r>
      <w:r w:rsidRPr="0027638C">
        <w:rPr>
          <w:spacing w:val="-5"/>
          <w:sz w:val="24"/>
          <w:rPrChange w16du:dateUtc="2026-07-07T18:18:00Z" w:author="Author" w:date="2026-07-07T20:18:00Z" w:id="303">
            <w:rPr>
              <w:rFonts w:ascii="Times New Roman"/>
              <w:color w:val="000000"/>
            </w:rPr>
          </w:rPrChange>
        </w:rPr>
        <w:t xml:space="preserve"> </w:t>
      </w:r>
      <w:r w:rsidRPr="0027638C">
        <w:rPr>
          <w:sz w:val="24"/>
          <w:rPrChange w16du:dateUtc="2026-07-07T18:18:00Z" w:author="Author" w:date="2026-07-07T20:18:00Z" w:id="304">
            <w:rPr>
              <w:rFonts w:ascii="Times New Roman"/>
              <w:color w:val="000000"/>
            </w:rPr>
          </w:rPrChange>
        </w:rPr>
        <w:t>elit</w:t>
      </w:r>
      <w:r w:rsidRPr="0027638C">
        <w:rPr>
          <w:spacing w:val="-5"/>
          <w:sz w:val="24"/>
          <w:rPrChange w16du:dateUtc="2026-07-07T18:18:00Z" w:author="Author" w:date="2026-07-07T20:18:00Z" w:id="305">
            <w:rPr>
              <w:rFonts w:ascii="Times New Roman"/>
              <w:color w:val="000000"/>
            </w:rPr>
          </w:rPrChange>
        </w:rPr>
        <w:t xml:space="preserve"> </w:t>
      </w:r>
      <w:r w:rsidRPr="0027638C">
        <w:rPr>
          <w:sz w:val="24"/>
          <w:rPrChange w16du:dateUtc="2026-07-07T18:18:00Z" w:author="Author" w:date="2026-07-07T20:18:00Z" w:id="306">
            <w:rPr>
              <w:rFonts w:ascii="Times New Roman"/>
              <w:color w:val="000000"/>
            </w:rPr>
          </w:rPrChange>
        </w:rPr>
        <w:t>sed</w:t>
      </w:r>
      <w:r w:rsidRPr="0027638C">
        <w:rPr>
          <w:spacing w:val="-5"/>
          <w:sz w:val="24"/>
          <w:rPrChange w16du:dateUtc="2026-07-07T18:18:00Z" w:author="Author" w:date="2026-07-07T20:18:00Z" w:id="307">
            <w:rPr>
              <w:rFonts w:ascii="Times New Roman"/>
              <w:color w:val="000000"/>
            </w:rPr>
          </w:rPrChange>
        </w:rPr>
        <w:t xml:space="preserve"> </w:t>
      </w:r>
      <w:r w:rsidRPr="0027638C">
        <w:rPr>
          <w:sz w:val="24"/>
          <w:rPrChange w16du:dateUtc="2026-07-07T18:18:00Z" w:author="Author" w:date="2026-07-07T20:18:00Z" w:id="308">
            <w:rPr>
              <w:rFonts w:ascii="Times New Roman"/>
              <w:color w:val="000000"/>
            </w:rPr>
          </w:rPrChange>
        </w:rPr>
        <w:t>do</w:t>
      </w:r>
      <w:r w:rsidRPr="0027638C">
        <w:rPr>
          <w:spacing w:val="-5"/>
          <w:sz w:val="24"/>
          <w:rPrChange w16du:dateUtc="2026-07-07T18:18:00Z" w:author="Author" w:date="2026-07-07T20:18:00Z" w:id="309">
            <w:rPr>
              <w:rFonts w:ascii="Times New Roman"/>
              <w:color w:val="000000"/>
            </w:rPr>
          </w:rPrChange>
        </w:rPr>
        <w:t xml:space="preserve"> </w:t>
      </w:r>
      <w:r w:rsidRPr="0027638C">
        <w:rPr>
          <w:sz w:val="24"/>
          <w:rPrChange w16du:dateUtc="2026-07-07T18:18:00Z" w:author="Author" w:date="2026-07-07T20:18:00Z" w:id="310">
            <w:rPr>
              <w:rFonts w:ascii="Times New Roman"/>
              <w:color w:val="000000"/>
            </w:rPr>
          </w:rPrChange>
        </w:rPr>
        <w:t>eiusmod</w:t>
      </w:r>
      <w:r w:rsidRPr="0027638C">
        <w:rPr>
          <w:spacing w:val="-5"/>
          <w:sz w:val="24"/>
          <w:rPrChange w16du:dateUtc="2026-07-07T18:18:00Z" w:author="Author" w:date="2026-07-07T20:18:00Z" w:id="311">
            <w:rPr>
              <w:rFonts w:ascii="Times New Roman"/>
              <w:color w:val="000000"/>
            </w:rPr>
          </w:rPrChange>
        </w:rPr>
        <w:t xml:space="preserve"> </w:t>
      </w:r>
      <w:r w:rsidRPr="0027638C">
        <w:rPr>
          <w:sz w:val="24"/>
          <w:rPrChange w16du:dateUtc="2026-07-07T18:18:00Z" w:author="Author" w:date="2026-07-07T20:18:00Z" w:id="312">
            <w:rPr>
              <w:rFonts w:ascii="Times New Roman"/>
              <w:color w:val="000000"/>
            </w:rPr>
          </w:rPrChange>
        </w:rPr>
        <w:t>tempor</w:t>
      </w:r>
      <w:r w:rsidRPr="0027638C">
        <w:rPr>
          <w:spacing w:val="-4"/>
          <w:sz w:val="24"/>
          <w:rPrChange w16du:dateUtc="2026-07-07T18:18:00Z" w:author="Author" w:date="2026-07-07T20:18:00Z" w:id="313">
            <w:rPr>
              <w:rFonts w:ascii="Times New Roman"/>
              <w:color w:val="000000"/>
            </w:rPr>
          </w:rPrChange>
        </w:rPr>
        <w:t xml:space="preserve"> </w:t>
      </w:r>
      <w:r w:rsidRPr="0027638C">
        <w:rPr>
          <w:sz w:val="24"/>
          <w:rPrChange w16du:dateUtc="2026-07-07T18:18:00Z" w:author="Author" w:date="2026-07-07T20:18:00Z" w:id="314">
            <w:rPr>
              <w:rFonts w:ascii="Times New Roman"/>
              <w:color w:val="000000"/>
            </w:rPr>
          </w:rPrChange>
        </w:rPr>
        <w:t>incididunt</w:t>
      </w:r>
      <w:r w:rsidRPr="0027638C">
        <w:rPr>
          <w:spacing w:val="-5"/>
          <w:sz w:val="24"/>
          <w:rPrChange w16du:dateUtc="2026-07-07T18:18:00Z" w:author="Author" w:date="2026-07-07T20:18:00Z" w:id="315">
            <w:rPr>
              <w:rFonts w:ascii="Times New Roman"/>
              <w:color w:val="000000"/>
            </w:rPr>
          </w:rPrChange>
        </w:rPr>
        <w:t xml:space="preserve"> </w:t>
      </w:r>
      <w:r w:rsidRPr="0027638C">
        <w:rPr>
          <w:spacing w:val="-2"/>
          <w:sz w:val="24"/>
          <w:rPrChange w16du:dateUtc="2026-07-07T18:18:00Z" w:author="Author" w:date="2026-07-07T20:18:00Z" w:id="316">
            <w:rPr>
              <w:rFonts w:ascii="Times New Roman"/>
              <w:color w:val="000000"/>
            </w:rPr>
          </w:rPrChange>
        </w:rPr>
        <w:t>ut:</w:t>
      </w:r>
    </w:p>
    <w:p w14:paraId="584D9132" w14:textId="013EDBF4" w:rsidP="0027638C" w:rsidR="009609E8" w:rsidRDefault="00000000" w:rsidRPr="0027638C">
      <w:pPr>
        <w:pStyle w:val="ListParagraph"/>
        <w:numPr>
          <w:ilvl w:val="1"/>
          <w:numId w:val="5"/>
        </w:numPr>
        <w:tabs>
          <w:tab w:pos="1439" w:val="left"/>
        </w:tabs>
        <w:spacing w:before="237"/>
        <w:ind w:hanging="719" w:left="1439"/>
        <w:rPr>
          <w:sz w:val="24"/>
          <w:rPrChange w16du:dateUtc="2026-07-07T18:18:00Z" w:author="Author" w:date="2026-07-07T20:18:00Z" w:id="317">
            <w:rPr>
              <w:rFonts w:ascii="Times New Roman"/>
              <w:color w:val="000000"/>
            </w:rPr>
          </w:rPrChange>
        </w:rPr>
        <w:pPrChange w16du:dateUtc="2026-07-07T18:18:00Z" w:author="Author" w:date="2026-07-07T20:18:00Z" w:id="318">
          <w:pPr>
            <w:spacing w:after="0" w:before="235" w:line="255" w:lineRule="exact"/>
            <w:ind w:left="720"/>
            <w:jc w:val="left"/>
          </w:pPr>
        </w:pPrChange>
      </w:pPr>
      <w:del w16du:dateUtc="2026-07-07T18:18:00Z" w:author="Author" w:date="2026-07-07T20:18:00Z" w:id="319">
        <w:r>
          <w:rPr>
            <w:color w:val="000000"/>
          </w:rPr>
          <w:delText>(a)</w:delText>
        </w:r>
        <w:r>
          <w:rPr>
            <w:color w:val="000000"/>
            <w:spacing w:val="421"/>
          </w:rPr>
          <w:delText xml:space="preserve"> </w:delText>
        </w:r>
      </w:del>
      <w:r w:rsidR="00A96A35" w:rsidRPr="0027638C">
        <w:rPr>
          <w:sz w:val="24"/>
          <w:rPrChange w16du:dateUtc="2026-07-07T18:18:00Z" w:author="Author" w:date="2026-07-07T20:18:00Z" w:id="320">
            <w:rPr>
              <w:rFonts w:ascii="Times New Roman" w:hAnsi="Times New Roman"/>
              <w:color w:val="000000"/>
              <w:spacing w:val="3"/>
            </w:rPr>
          </w:rPrChange>
        </w:rPr>
        <w:t>“</w:t>
      </w:r>
      <w:r w:rsidR="00A96A35" w:rsidRPr="0027638C">
        <w:rPr>
          <w:b/>
          <w:sz w:val="24"/>
          <w:rPrChange w16du:dateUtc="2026-07-07T18:18:00Z" w:author="Author" w:date="2026-07-07T20:18:00Z" w:id="321">
            <w:rPr>
              <w:rFonts w:ascii="Times New Roman" w:hAnsi="Times New Roman"/>
              <w:color w:val="000000"/>
              <w:spacing w:val="3"/>
            </w:rPr>
          </w:rPrChange>
        </w:rPr>
        <w:t>Labore</w:t>
      </w:r>
      <w:r w:rsidR="00A96A35" w:rsidRPr="0027638C">
        <w:rPr>
          <w:sz w:val="24"/>
          <w:rPrChange w16du:dateUtc="2026-07-07T18:18:00Z" w:author="Author" w:date="2026-07-07T20:18:00Z" w:id="322">
            <w:rPr>
              <w:rFonts w:ascii="Times New Roman" w:hAnsi="Times New Roman"/>
              <w:color w:val="000000"/>
              <w:spacing w:val="3"/>
            </w:rPr>
          </w:rPrChange>
        </w:rPr>
        <w:t>”</w:t>
      </w:r>
      <w:r w:rsidR="00A96A35" w:rsidRPr="0027638C">
        <w:rPr>
          <w:spacing w:val="-7"/>
          <w:sz w:val="24"/>
          <w:rPrChange w16du:dateUtc="2026-07-07T18:18:00Z" w:author="Author" w:date="2026-07-07T20:18:00Z" w:id="323">
            <w:rPr>
              <w:rFonts w:ascii="Times New Roman"/>
              <w:color w:val="000000"/>
              <w:spacing w:val="-3"/>
            </w:rPr>
          </w:rPrChange>
        </w:rPr>
        <w:t xml:space="preserve"> </w:t>
      </w:r>
      <w:r w:rsidR="00A96A35" w:rsidRPr="0027638C">
        <w:rPr>
          <w:sz w:val="24"/>
          <w:rPrChange w16du:dateUtc="2026-07-07T18:18:00Z" w:author="Author" w:date="2026-07-07T20:18:00Z" w:id="324">
            <w:rPr>
              <w:rFonts w:ascii="Times New Roman"/>
              <w:color w:val="000000"/>
            </w:rPr>
          </w:rPrChange>
        </w:rPr>
        <w:t>et</w:t>
      </w:r>
      <w:r w:rsidR="00A96A35" w:rsidRPr="0027638C">
        <w:rPr>
          <w:spacing w:val="-4"/>
          <w:sz w:val="24"/>
          <w:rPrChange w16du:dateUtc="2026-07-07T18:18:00Z" w:author="Author" w:date="2026-07-07T20:18:00Z" w:id="325">
            <w:rPr>
              <w:rFonts w:ascii="Times New Roman"/>
              <w:color w:val="000000"/>
            </w:rPr>
          </w:rPrChange>
        </w:rPr>
        <w:t xml:space="preserve"> </w:t>
      </w:r>
      <w:r w:rsidR="00A96A35" w:rsidRPr="0027638C">
        <w:rPr>
          <w:sz w:val="24"/>
          <w:rPrChange w16du:dateUtc="2026-07-07T18:18:00Z" w:author="Author" w:date="2026-07-07T20:18:00Z" w:id="326">
            <w:rPr>
              <w:rFonts w:ascii="Times New Roman"/>
              <w:color w:val="000000"/>
            </w:rPr>
          </w:rPrChange>
        </w:rPr>
        <w:t>dolore</w:t>
      </w:r>
      <w:r w:rsidR="00A96A35" w:rsidRPr="0027638C">
        <w:rPr>
          <w:spacing w:val="-5"/>
          <w:sz w:val="24"/>
          <w:rPrChange w16du:dateUtc="2026-07-07T18:18:00Z" w:author="Author" w:date="2026-07-07T20:18:00Z" w:id="327">
            <w:rPr>
              <w:rFonts w:ascii="Times New Roman"/>
              <w:color w:val="000000"/>
            </w:rPr>
          </w:rPrChange>
        </w:rPr>
        <w:t xml:space="preserve"> </w:t>
      </w:r>
      <w:r w:rsidR="00A96A35" w:rsidRPr="0027638C">
        <w:rPr>
          <w:sz w:val="24"/>
          <w:rPrChange w16du:dateUtc="2026-07-07T18:18:00Z" w:author="Author" w:date="2026-07-07T20:18:00Z" w:id="328">
            <w:rPr>
              <w:rFonts w:ascii="Times New Roman"/>
              <w:color w:val="000000"/>
            </w:rPr>
          </w:rPrChange>
        </w:rPr>
        <w:t>magna</w:t>
      </w:r>
      <w:r w:rsidR="00A96A35" w:rsidRPr="0027638C">
        <w:rPr>
          <w:spacing w:val="-4"/>
          <w:sz w:val="24"/>
          <w:rPrChange w16du:dateUtc="2026-07-07T18:18:00Z" w:author="Author" w:date="2026-07-07T20:18:00Z" w:id="329">
            <w:rPr>
              <w:rFonts w:ascii="Times New Roman"/>
              <w:color w:val="000000"/>
            </w:rPr>
          </w:rPrChange>
        </w:rPr>
        <w:t xml:space="preserve"> </w:t>
      </w:r>
      <w:r w:rsidR="00A96A35" w:rsidRPr="0027638C">
        <w:rPr>
          <w:sz w:val="24"/>
          <w:rPrChange w16du:dateUtc="2026-07-07T18:18:00Z" w:author="Author" w:date="2026-07-07T20:18:00Z" w:id="330">
            <w:rPr>
              <w:rFonts w:ascii="Times New Roman"/>
              <w:color w:val="000000"/>
            </w:rPr>
          </w:rPrChange>
        </w:rPr>
        <w:t>aliqua</w:t>
      </w:r>
      <w:r w:rsidR="00A96A35" w:rsidRPr="0027638C">
        <w:rPr>
          <w:spacing w:val="-5"/>
          <w:sz w:val="24"/>
          <w:rPrChange w16du:dateUtc="2026-07-07T18:18:00Z" w:author="Author" w:date="2026-07-07T20:18:00Z" w:id="331">
            <w:rPr>
              <w:rFonts w:ascii="Times New Roman"/>
              <w:color w:val="000000"/>
            </w:rPr>
          </w:rPrChange>
        </w:rPr>
        <w:t xml:space="preserve"> </w:t>
      </w:r>
      <w:r w:rsidR="00A96A35" w:rsidRPr="0027638C">
        <w:rPr>
          <w:sz w:val="24"/>
          <w:rPrChange w16du:dateUtc="2026-07-07T18:18:00Z" w:author="Author" w:date="2026-07-07T20:18:00Z" w:id="332">
            <w:rPr>
              <w:rFonts w:ascii="Times New Roman"/>
              <w:color w:val="000000"/>
            </w:rPr>
          </w:rPrChange>
        </w:rPr>
        <w:t>lorem</w:t>
      </w:r>
      <w:r w:rsidR="00A96A35" w:rsidRPr="0027638C">
        <w:rPr>
          <w:spacing w:val="-4"/>
          <w:sz w:val="24"/>
          <w:rPrChange w16du:dateUtc="2026-07-07T18:18:00Z" w:author="Author" w:date="2026-07-07T20:18:00Z" w:id="333">
            <w:rPr>
              <w:rFonts w:ascii="Times New Roman"/>
              <w:color w:val="000000"/>
            </w:rPr>
          </w:rPrChange>
        </w:rPr>
        <w:t xml:space="preserve"> </w:t>
      </w:r>
      <w:r w:rsidR="00A96A35" w:rsidRPr="0027638C">
        <w:rPr>
          <w:sz w:val="24"/>
          <w:rPrChange w16du:dateUtc="2026-07-07T18:18:00Z" w:author="Author" w:date="2026-07-07T20:18:00Z" w:id="334">
            <w:rPr>
              <w:rFonts w:ascii="Times New Roman"/>
              <w:color w:val="000000"/>
            </w:rPr>
          </w:rPrChange>
        </w:rPr>
        <w:t>ipsum</w:t>
      </w:r>
      <w:r w:rsidR="00A96A35" w:rsidRPr="0027638C">
        <w:rPr>
          <w:spacing w:val="-5"/>
          <w:sz w:val="24"/>
          <w:rPrChange w16du:dateUtc="2026-07-07T18:18:00Z" w:author="Author" w:date="2026-07-07T20:18:00Z" w:id="335">
            <w:rPr>
              <w:rFonts w:ascii="Times New Roman"/>
              <w:color w:val="000000"/>
            </w:rPr>
          </w:rPrChange>
        </w:rPr>
        <w:t xml:space="preserve"> </w:t>
      </w:r>
      <w:r w:rsidR="00A96A35" w:rsidRPr="0027638C">
        <w:rPr>
          <w:sz w:val="24"/>
          <w:rPrChange w16du:dateUtc="2026-07-07T18:18:00Z" w:author="Author" w:date="2026-07-07T20:18:00Z" w:id="336">
            <w:rPr>
              <w:rFonts w:ascii="Times New Roman"/>
              <w:color w:val="000000"/>
            </w:rPr>
          </w:rPrChange>
        </w:rPr>
        <w:t>Dolor</w:t>
      </w:r>
      <w:r w:rsidR="00A96A35" w:rsidRPr="0027638C">
        <w:rPr>
          <w:spacing w:val="-4"/>
          <w:sz w:val="24"/>
          <w:rPrChange w16du:dateUtc="2026-07-07T18:18:00Z" w:author="Author" w:date="2026-07-07T20:18:00Z" w:id="337">
            <w:rPr>
              <w:rFonts w:ascii="Times New Roman"/>
              <w:color w:val="000000"/>
            </w:rPr>
          </w:rPrChange>
        </w:rPr>
        <w:t xml:space="preserve"> </w:t>
      </w:r>
      <w:del w16du:dateUtc="2026-07-07T18:18:00Z" w:author="Author" w:date="2026-07-07T20:18:00Z" w:id="338">
        <w:r>
          <w:rPr>
            <w:color w:val="000000"/>
          </w:rPr>
          <w:delText>11(a)(i).</w:delText>
        </w:r>
      </w:del>
      <w:ins w16du:dateUtc="2026-07-07T18:18:00Z" w:author="Author" w:date="2026-07-07T20:18:00Z" w:id="339">
        <w:r w:rsidR="00745B5B" w:rsidRPr="0027638C">
          <w:rPr>
            <w:spacing w:val="-2"/>
            <w:sz w:val="24"/>
            <w:szCs w:val="24"/>
          </w:rPr>
          <w:fldChar w:fldCharType="begin"/>
        </w:r>
        <w:r w:rsidR="00745B5B" w:rsidRPr="0027638C">
          <w:rPr>
            <w:spacing w:val="-4"/>
            <w:sz w:val="24"/>
            <w:szCs w:val="24"/>
          </w:rPr>
          <w:instrText xml:space="preserve"> REF _Ref215486232 \w \h </w:instrText>
        </w:r>
        <w:r w:rsidR="0027638C" w:rsidRPr="0027638C">
          <w:rPr>
            <w:spacing w:val="-2"/>
            <w:sz w:val="24"/>
            <w:szCs w:val="24"/>
          </w:rPr>
          <w:instrText xml:space="preserve"> \* MERGEFORMAT </w:instrText>
        </w:r>
        <w:r w:rsidR="00745B5B" w:rsidRPr="0027638C">
          <w:rPr>
            <w:spacing w:val="-2"/>
            <w:sz w:val="24"/>
            <w:szCs w:val="24"/>
          </w:rPr>
        </w:r>
        <w:r w:rsidR="00745B5B" w:rsidRPr="0027638C">
          <w:rPr>
            <w:spacing w:val="-2"/>
            <w:sz w:val="24"/>
            <w:szCs w:val="24"/>
          </w:rPr>
          <w:fldChar w:fldCharType="separate"/>
        </w:r>
        <w:r w:rsidR="00745B5B" w:rsidRPr="0027638C">
          <w:rPr>
            <w:spacing w:val="-4"/>
            <w:sz w:val="24"/>
            <w:szCs w:val="24"/>
          </w:rPr>
          <w:t>11(sit)(amet)</w:t>
        </w:r>
        <w:r w:rsidR="00745B5B" w:rsidRPr="0027638C">
          <w:rPr>
            <w:spacing w:val="-2"/>
            <w:sz w:val="24"/>
            <w:szCs w:val="24"/>
          </w:rPr>
          <w:fldChar w:fldCharType="end"/>
        </w:r>
        <w:r w:rsidR="00A96A35" w:rsidRPr="0027638C">
          <w:rPr>
            <w:spacing w:val="-2"/>
            <w:sz w:val="24"/>
            <w:szCs w:val="24"/>
          </w:rPr>
          <w:t>.</w:t>
        </w:r>
      </w:ins>
    </w:p>
    <w:p w14:paraId="584D9133" w14:textId="77777777" w:rsidP="0027638C" w:rsidR="009609E8" w:rsidRDefault="00000000" w:rsidRPr="0027638C">
      <w:pPr>
        <w:pStyle w:val="ListParagraph"/>
        <w:numPr>
          <w:ilvl w:val="1"/>
          <w:numId w:val="5"/>
        </w:numPr>
        <w:tabs>
          <w:tab w:pos="1440" w:val="left"/>
        </w:tabs>
        <w:ind w:right="365"/>
        <w:rPr>
          <w:sz w:val="24"/>
          <w:rPrChange w16du:dateUtc="2026-07-07T18:18:00Z" w:author="Author" w:date="2026-07-07T20:18:00Z" w:id="340">
            <w:rPr>
              <w:rFonts w:ascii="Times New Roman"/>
              <w:color w:val="000000"/>
            </w:rPr>
          </w:rPrChange>
        </w:rPr>
        <w:pPrChange w16du:dateUtc="2026-07-07T18:18:00Z" w:author="Author" w:date="2026-07-07T20:18:00Z" w:id="341">
          <w:pPr>
            <w:spacing w:after="0" w:before="242" w:line="252" w:lineRule="exact"/>
            <w:ind w:left="720"/>
            <w:jc w:val="left"/>
          </w:pPr>
        </w:pPrChange>
      </w:pPr>
      <w:del w16du:dateUtc="2026-07-07T18:18:00Z" w:author="Author" w:date="2026-07-07T20:18:00Z" w:id="342">
        <w:r>
          <w:rPr>
            <w:color w:val="000000"/>
          </w:rPr>
          <w:delText>(b)</w:delText>
        </w:r>
        <w:r>
          <w:rPr>
            <w:color w:val="000000"/>
            <w:spacing w:val="409"/>
          </w:rPr>
          <w:delText xml:space="preserve"> </w:delText>
        </w:r>
      </w:del>
      <w:r w:rsidR="00A96A35" w:rsidRPr="0027638C">
        <w:rPr>
          <w:b/>
          <w:sz w:val="24"/>
          <w:rPrChange w16du:dateUtc="2026-07-07T18:18:00Z" w:author="Author" w:date="2026-07-07T20:18:00Z" w:id="343">
            <w:rPr>
              <w:rFonts w:ascii="Times New Roman" w:hAnsi="Times New Roman"/>
              <w:color w:val="000000"/>
              <w:spacing w:val="4"/>
            </w:rPr>
          </w:rPrChange>
        </w:rPr>
        <w:t>“Consectetur</w:t>
      </w:r>
      <w:r w:rsidR="00A96A35" w:rsidRPr="0027638C">
        <w:rPr>
          <w:sz w:val="24"/>
          <w:rPrChange w16du:dateUtc="2026-07-07T18:18:00Z" w:author="Author" w:date="2026-07-07T20:18:00Z" w:id="344">
            <w:rPr>
              <w:rFonts w:ascii="Times New Roman" w:hAnsi="Times New Roman"/>
              <w:color w:val="000000"/>
              <w:spacing w:val="4"/>
            </w:rPr>
          </w:rPrChange>
        </w:rPr>
        <w:t>”</w:t>
      </w:r>
      <w:r w:rsidR="00A96A35" w:rsidRPr="0027638C">
        <w:rPr>
          <w:sz w:val="24"/>
          <w:rPrChange w16du:dateUtc="2026-07-07T18:18:00Z" w:author="Author" w:date="2026-07-07T20:18:00Z" w:id="345">
            <w:rPr>
              <w:rFonts w:ascii="Times New Roman"/>
              <w:color w:val="000000"/>
              <w:spacing w:val="-4"/>
            </w:rPr>
          </w:rPrChange>
        </w:rPr>
        <w:t xml:space="preserve"> </w:t>
      </w:r>
      <w:r w:rsidR="00A96A35" w:rsidRPr="0027638C">
        <w:rPr>
          <w:sz w:val="24"/>
          <w:rPrChange w16du:dateUtc="2026-07-07T18:18:00Z" w:author="Author" w:date="2026-07-07T20:18:00Z" w:id="346">
            <w:rPr>
              <w:rFonts w:ascii="Times New Roman"/>
              <w:color w:val="000000"/>
            </w:rPr>
          </w:rPrChange>
        </w:rPr>
        <w:t>adipiscing, elit sed do eiusmod Tempor, incididunt</w:t>
      </w:r>
      <w:r w:rsidR="00A96A35" w:rsidRPr="0027638C">
        <w:rPr>
          <w:sz w:val="24"/>
          <w:rPrChange w16du:dateUtc="2026-07-07T18:18:00Z" w:author="Author" w:date="2026-07-07T20:18:00Z" w:id="347">
            <w:rPr>
              <w:rFonts w:ascii="Times New Roman"/>
              <w:color w:val="000000"/>
              <w:spacing w:val="-1"/>
            </w:rPr>
          </w:rPrChange>
        </w:rPr>
        <w:t xml:space="preserve"> </w:t>
      </w:r>
      <w:r w:rsidR="00A96A35" w:rsidRPr="0027638C">
        <w:rPr>
          <w:sz w:val="24"/>
          <w:rPrChange w16du:dateUtc="2026-07-07T18:18:00Z" w:author="Author" w:date="2026-07-07T20:18:00Z" w:id="348">
            <w:rPr>
              <w:rFonts w:ascii="Times New Roman"/>
              <w:color w:val="000000"/>
            </w:rPr>
          </w:rPrChange>
        </w:rPr>
        <w:t xml:space="preserve">ut labore et dolore magna aliqua </w:t>
      </w:r>
      <w:r w:rsidR="00A96A35" w:rsidRPr="0027638C">
        <w:rPr>
          <w:sz w:val="24"/>
          <w:rPrChange w16du:dateUtc="2026-07-07T18:18:00Z" w:author="Author" w:date="2026-07-07T20:18:00Z" w:id="349">
            <w:rPr>
              <w:rFonts w:ascii="Times New Roman" w:hAnsi="Times New Roman"/>
              <w:color w:val="000000"/>
            </w:rPr>
          </w:rPrChange>
        </w:rPr>
        <w:t>lorem</w:t>
      </w:r>
      <w:del w16du:dateUtc="2026-07-07T18:18:00Z" w:author="Author" w:date="2026-07-07T20:18:00Z" w:id="350">
        <w:r>
          <w:rPr>
            <w:color w:val="000000"/>
          </w:rPr>
          <w:cr/>
        </w:r>
      </w:del>
      <w:r w:rsidR="00A96A35" w:rsidRPr="0027638C">
        <w:rPr>
          <w:sz w:val="24"/>
          <w:rPrChange w16du:dateUtc="2026-07-07T18:18:00Z" w:author="Author" w:date="2026-07-07T20:18:00Z" w:id="351">
            <w:rPr>
              <w:rFonts w:ascii="Times New Roman"/>
              <w:color w:val="000000"/>
              <w:spacing w:val="665"/>
            </w:rPr>
          </w:rPrChange>
        </w:rPr>
        <w:t xml:space="preserve"> </w:t>
      </w:r>
      <w:r w:rsidR="00A96A35" w:rsidRPr="0027638C">
        <w:rPr>
          <w:sz w:val="24"/>
          <w:rPrChange w16du:dateUtc="2026-07-07T18:18:00Z" w:author="Author" w:date="2026-07-07T20:18:00Z" w:id="352">
            <w:rPr>
              <w:rFonts w:ascii="Times New Roman"/>
              <w:color w:val="000000"/>
            </w:rPr>
          </w:rPrChange>
        </w:rPr>
        <w:t xml:space="preserve">ipsum dolor sit amet consectetur adipiscing elit, sed do eiusmod tempor incididunt </w:t>
      </w:r>
      <w:r w:rsidR="00A96A35" w:rsidRPr="0027638C">
        <w:rPr>
          <w:sz w:val="24"/>
          <w:rPrChange w16du:dateUtc="2026-07-07T18:18:00Z" w:author="Author" w:date="2026-07-07T20:18:00Z" w:id="353">
            <w:rPr>
              <w:rFonts w:ascii="Times New Roman" w:hAnsi="Times New Roman"/>
              <w:color w:val="000000"/>
            </w:rPr>
          </w:rPrChange>
        </w:rPr>
        <w:t>ut</w:t>
      </w:r>
      <w:del w16du:dateUtc="2026-07-07T18:18:00Z" w:author="Author" w:date="2026-07-07T20:18:00Z" w:id="354">
        <w:r>
          <w:rPr>
            <w:color w:val="000000"/>
          </w:rPr>
          <w:cr/>
        </w:r>
      </w:del>
      <w:r w:rsidR="00A96A35" w:rsidRPr="0027638C">
        <w:rPr>
          <w:sz w:val="24"/>
          <w:rPrChange w16du:dateUtc="2026-07-07T18:18:00Z" w:author="Author" w:date="2026-07-07T20:18:00Z" w:id="355">
            <w:rPr>
              <w:rFonts w:ascii="Times New Roman"/>
              <w:color w:val="000000"/>
              <w:spacing w:val="665"/>
            </w:rPr>
          </w:rPrChange>
        </w:rPr>
        <w:t xml:space="preserve"> </w:t>
      </w:r>
      <w:r w:rsidR="00A96A35" w:rsidRPr="0027638C">
        <w:rPr>
          <w:sz w:val="24"/>
          <w:rPrChange w16du:dateUtc="2026-07-07T18:18:00Z" w:author="Author" w:date="2026-07-07T20:18:00Z" w:id="356">
            <w:rPr>
              <w:rFonts w:ascii="Times New Roman"/>
              <w:color w:val="000000"/>
            </w:rPr>
          </w:rPrChange>
        </w:rPr>
        <w:t xml:space="preserve">Labore. Et dolore magna aliqua lorem, </w:t>
      </w:r>
      <w:r w:rsidR="00A96A35" w:rsidRPr="0027638C">
        <w:rPr>
          <w:sz w:val="24"/>
          <w:rPrChange w16du:dateUtc="2026-07-07T18:18:00Z" w:author="Author" w:date="2026-07-07T20:18:00Z" w:id="357">
            <w:rPr>
              <w:rFonts w:ascii="Times New Roman" w:hAnsi="Times New Roman"/>
              <w:color w:val="000000"/>
            </w:rPr>
          </w:rPrChange>
        </w:rPr>
        <w:t>“ipsum”</w:t>
      </w:r>
      <w:r w:rsidR="00A96A35" w:rsidRPr="0027638C">
        <w:rPr>
          <w:sz w:val="24"/>
          <w:rPrChange w16du:dateUtc="2026-07-07T18:18:00Z" w:author="Author" w:date="2026-07-07T20:18:00Z" w:id="358">
            <w:rPr>
              <w:rFonts w:ascii="Times New Roman"/>
              <w:color w:val="000000"/>
            </w:rPr>
          </w:rPrChange>
        </w:rPr>
        <w:t xml:space="preserve"> dolor sit amet, consectetur adipiscing elit, </w:t>
      </w:r>
      <w:r w:rsidR="00A96A35" w:rsidRPr="0027638C">
        <w:rPr>
          <w:sz w:val="24"/>
          <w:rPrChange w16du:dateUtc="2026-07-07T18:18:00Z" w:author="Author" w:date="2026-07-07T20:18:00Z" w:id="359">
            <w:rPr>
              <w:rFonts w:ascii="Times New Roman" w:hAnsi="Times New Roman"/>
              <w:color w:val="000000"/>
            </w:rPr>
          </w:rPrChange>
        </w:rPr>
        <w:t>sed</w:t>
      </w:r>
      <w:del w16du:dateUtc="2026-07-07T18:18:00Z" w:author="Author" w:date="2026-07-07T20:18:00Z" w:id="360">
        <w:r>
          <w:rPr>
            <w:color w:val="000000"/>
          </w:rPr>
          <w:cr/>
        </w:r>
      </w:del>
      <w:r w:rsidR="00A96A35" w:rsidRPr="0027638C">
        <w:rPr>
          <w:sz w:val="24"/>
          <w:rPrChange w16du:dateUtc="2026-07-07T18:18:00Z" w:author="Author" w:date="2026-07-07T20:18:00Z" w:id="361">
            <w:rPr>
              <w:rFonts w:ascii="Times New Roman"/>
              <w:color w:val="000000"/>
              <w:spacing w:val="665"/>
            </w:rPr>
          </w:rPrChange>
        </w:rPr>
        <w:t xml:space="preserve"> </w:t>
      </w:r>
      <w:r w:rsidR="00A96A35" w:rsidRPr="0027638C">
        <w:rPr>
          <w:sz w:val="24"/>
          <w:rPrChange w16du:dateUtc="2026-07-07T18:18:00Z" w:author="Author" w:date="2026-07-07T20:18:00Z" w:id="362">
            <w:rPr>
              <w:rFonts w:ascii="Times New Roman"/>
              <w:color w:val="000000"/>
            </w:rPr>
          </w:rPrChange>
        </w:rPr>
        <w:t>do</w:t>
      </w:r>
      <w:r w:rsidR="00A96A35" w:rsidRPr="0027638C">
        <w:rPr>
          <w:spacing w:val="-3"/>
          <w:sz w:val="24"/>
          <w:rPrChange w16du:dateUtc="2026-07-07T18:18:00Z" w:author="Author" w:date="2026-07-07T20:18:00Z" w:id="363">
            <w:rPr>
              <w:rFonts w:ascii="Times New Roman"/>
              <w:color w:val="000000"/>
            </w:rPr>
          </w:rPrChange>
        </w:rPr>
        <w:t xml:space="preserve"> </w:t>
      </w:r>
      <w:r w:rsidR="00A96A35" w:rsidRPr="0027638C">
        <w:rPr>
          <w:sz w:val="24"/>
          <w:rPrChange w16du:dateUtc="2026-07-07T18:18:00Z" w:author="Author" w:date="2026-07-07T20:18:00Z" w:id="364">
            <w:rPr>
              <w:rFonts w:ascii="Times New Roman"/>
              <w:color w:val="000000"/>
            </w:rPr>
          </w:rPrChange>
        </w:rPr>
        <w:t>eiusmod</w:t>
      </w:r>
      <w:r w:rsidR="00A96A35" w:rsidRPr="0027638C">
        <w:rPr>
          <w:spacing w:val="-3"/>
          <w:sz w:val="24"/>
          <w:rPrChange w16du:dateUtc="2026-07-07T18:18:00Z" w:author="Author" w:date="2026-07-07T20:18:00Z" w:id="365">
            <w:rPr>
              <w:rFonts w:ascii="Times New Roman"/>
              <w:color w:val="000000"/>
            </w:rPr>
          </w:rPrChange>
        </w:rPr>
        <w:t xml:space="preserve"> </w:t>
      </w:r>
      <w:r w:rsidR="00A96A35" w:rsidRPr="0027638C">
        <w:rPr>
          <w:sz w:val="24"/>
          <w:rPrChange w16du:dateUtc="2026-07-07T18:18:00Z" w:author="Author" w:date="2026-07-07T20:18:00Z" w:id="366">
            <w:rPr>
              <w:rFonts w:ascii="Times New Roman"/>
              <w:color w:val="000000"/>
            </w:rPr>
          </w:rPrChange>
        </w:rPr>
        <w:t>tempor</w:t>
      </w:r>
      <w:r w:rsidR="00A96A35" w:rsidRPr="0027638C">
        <w:rPr>
          <w:spacing w:val="-3"/>
          <w:sz w:val="24"/>
          <w:rPrChange w16du:dateUtc="2026-07-07T18:18:00Z" w:author="Author" w:date="2026-07-07T20:18:00Z" w:id="367">
            <w:rPr>
              <w:rFonts w:ascii="Times New Roman"/>
              <w:color w:val="000000"/>
            </w:rPr>
          </w:rPrChange>
        </w:rPr>
        <w:t xml:space="preserve"> </w:t>
      </w:r>
      <w:r w:rsidR="00A96A35" w:rsidRPr="0027638C">
        <w:rPr>
          <w:sz w:val="24"/>
          <w:rPrChange w16du:dateUtc="2026-07-07T18:18:00Z" w:author="Author" w:date="2026-07-07T20:18:00Z" w:id="368">
            <w:rPr>
              <w:rFonts w:ascii="Times New Roman"/>
              <w:color w:val="000000"/>
            </w:rPr>
          </w:rPrChange>
        </w:rPr>
        <w:t>incididunt</w:t>
      </w:r>
      <w:r w:rsidR="00A96A35" w:rsidRPr="0027638C">
        <w:rPr>
          <w:spacing w:val="-3"/>
          <w:sz w:val="24"/>
          <w:rPrChange w16du:dateUtc="2026-07-07T18:18:00Z" w:author="Author" w:date="2026-07-07T20:18:00Z" w:id="369">
            <w:rPr>
              <w:rFonts w:ascii="Times New Roman"/>
              <w:color w:val="000000"/>
            </w:rPr>
          </w:rPrChange>
        </w:rPr>
        <w:t xml:space="preserve"> </w:t>
      </w:r>
      <w:r w:rsidR="00A96A35" w:rsidRPr="0027638C">
        <w:rPr>
          <w:sz w:val="24"/>
          <w:rPrChange w16du:dateUtc="2026-07-07T18:18:00Z" w:author="Author" w:date="2026-07-07T20:18:00Z" w:id="370">
            <w:rPr>
              <w:rFonts w:ascii="Times New Roman"/>
              <w:color w:val="000000"/>
            </w:rPr>
          </w:rPrChange>
        </w:rPr>
        <w:t>ut</w:t>
      </w:r>
      <w:r w:rsidR="00A96A35" w:rsidRPr="0027638C">
        <w:rPr>
          <w:spacing w:val="-3"/>
          <w:sz w:val="24"/>
          <w:rPrChange w16du:dateUtc="2026-07-07T18:18:00Z" w:author="Author" w:date="2026-07-07T20:18:00Z" w:id="371">
            <w:rPr>
              <w:rFonts w:ascii="Times New Roman"/>
              <w:color w:val="000000"/>
            </w:rPr>
          </w:rPrChange>
        </w:rPr>
        <w:t xml:space="preserve"> </w:t>
      </w:r>
      <w:r w:rsidR="00A96A35" w:rsidRPr="0027638C">
        <w:rPr>
          <w:sz w:val="24"/>
          <w:rPrChange w16du:dateUtc="2026-07-07T18:18:00Z" w:author="Author" w:date="2026-07-07T20:18:00Z" w:id="372">
            <w:rPr>
              <w:rFonts w:ascii="Times New Roman"/>
              <w:color w:val="000000"/>
            </w:rPr>
          </w:rPrChange>
        </w:rPr>
        <w:t>labore</w:t>
      </w:r>
      <w:r w:rsidR="00A96A35" w:rsidRPr="0027638C">
        <w:rPr>
          <w:spacing w:val="-3"/>
          <w:sz w:val="24"/>
          <w:rPrChange w16du:dateUtc="2026-07-07T18:18:00Z" w:author="Author" w:date="2026-07-07T20:18:00Z" w:id="373">
            <w:rPr>
              <w:rFonts w:ascii="Times New Roman"/>
              <w:color w:val="000000"/>
            </w:rPr>
          </w:rPrChange>
        </w:rPr>
        <w:t xml:space="preserve"> </w:t>
      </w:r>
      <w:r w:rsidR="00A96A35" w:rsidRPr="0027638C">
        <w:rPr>
          <w:sz w:val="24"/>
          <w:rPrChange w16du:dateUtc="2026-07-07T18:18:00Z" w:author="Author" w:date="2026-07-07T20:18:00Z" w:id="374">
            <w:rPr>
              <w:rFonts w:ascii="Times New Roman"/>
              <w:color w:val="000000"/>
            </w:rPr>
          </w:rPrChange>
        </w:rPr>
        <w:t>et</w:t>
      </w:r>
      <w:r w:rsidR="00A96A35" w:rsidRPr="0027638C">
        <w:rPr>
          <w:spacing w:val="-1"/>
          <w:sz w:val="24"/>
          <w:rPrChange w16du:dateUtc="2026-07-07T18:18:00Z" w:author="Author" w:date="2026-07-07T20:18:00Z" w:id="375">
            <w:rPr>
              <w:rFonts w:ascii="Times New Roman"/>
              <w:color w:val="000000"/>
              <w:spacing w:val="2"/>
            </w:rPr>
          </w:rPrChange>
        </w:rPr>
        <w:t xml:space="preserve"> </w:t>
      </w:r>
      <w:r w:rsidR="00A96A35" w:rsidRPr="0027638C">
        <w:rPr>
          <w:sz w:val="24"/>
          <w:rPrChange w16du:dateUtc="2026-07-07T18:18:00Z" w:author="Author" w:date="2026-07-07T20:18:00Z" w:id="376">
            <w:rPr>
              <w:rFonts w:ascii="Times New Roman"/>
              <w:color w:val="000000"/>
            </w:rPr>
          </w:rPrChange>
        </w:rPr>
        <w:t>dolore</w:t>
      </w:r>
      <w:r w:rsidR="00A96A35" w:rsidRPr="0027638C">
        <w:rPr>
          <w:spacing w:val="-3"/>
          <w:sz w:val="24"/>
          <w:rPrChange w16du:dateUtc="2026-07-07T18:18:00Z" w:author="Author" w:date="2026-07-07T20:18:00Z" w:id="377">
            <w:rPr>
              <w:rFonts w:ascii="Times New Roman"/>
              <w:color w:val="000000"/>
            </w:rPr>
          </w:rPrChange>
        </w:rPr>
        <w:t xml:space="preserve"> </w:t>
      </w:r>
      <w:r w:rsidR="00A96A35" w:rsidRPr="0027638C">
        <w:rPr>
          <w:sz w:val="24"/>
          <w:rPrChange w16du:dateUtc="2026-07-07T18:18:00Z" w:author="Author" w:date="2026-07-07T20:18:00Z" w:id="378">
            <w:rPr>
              <w:rFonts w:ascii="Times New Roman"/>
              <w:color w:val="000000"/>
            </w:rPr>
          </w:rPrChange>
        </w:rPr>
        <w:t>magna</w:t>
      </w:r>
      <w:r w:rsidR="00A96A35" w:rsidRPr="0027638C">
        <w:rPr>
          <w:spacing w:val="-3"/>
          <w:sz w:val="24"/>
          <w:rPrChange w16du:dateUtc="2026-07-07T18:18:00Z" w:author="Author" w:date="2026-07-07T20:18:00Z" w:id="379">
            <w:rPr>
              <w:rFonts w:ascii="Times New Roman"/>
              <w:color w:val="000000"/>
            </w:rPr>
          </w:rPrChange>
        </w:rPr>
        <w:t xml:space="preserve"> </w:t>
      </w:r>
      <w:r w:rsidR="00A96A35" w:rsidRPr="0027638C">
        <w:rPr>
          <w:sz w:val="24"/>
          <w:rPrChange w16du:dateUtc="2026-07-07T18:18:00Z" w:author="Author" w:date="2026-07-07T20:18:00Z" w:id="380">
            <w:rPr>
              <w:rFonts w:ascii="Times New Roman"/>
              <w:color w:val="000000"/>
            </w:rPr>
          </w:rPrChange>
        </w:rPr>
        <w:t>aliqua</w:t>
      </w:r>
      <w:r w:rsidR="00A96A35" w:rsidRPr="0027638C">
        <w:rPr>
          <w:spacing w:val="-3"/>
          <w:sz w:val="24"/>
          <w:rPrChange w16du:dateUtc="2026-07-07T18:18:00Z" w:author="Author" w:date="2026-07-07T20:18:00Z" w:id="381">
            <w:rPr>
              <w:rFonts w:ascii="Times New Roman"/>
              <w:color w:val="000000"/>
            </w:rPr>
          </w:rPrChange>
        </w:rPr>
        <w:t xml:space="preserve"> </w:t>
      </w:r>
      <w:r w:rsidR="00A96A35" w:rsidRPr="0027638C">
        <w:rPr>
          <w:sz w:val="24"/>
          <w:rPrChange w16du:dateUtc="2026-07-07T18:18:00Z" w:author="Author" w:date="2026-07-07T20:18:00Z" w:id="382">
            <w:rPr>
              <w:rFonts w:ascii="Times New Roman"/>
              <w:color w:val="000000"/>
            </w:rPr>
          </w:rPrChange>
        </w:rPr>
        <w:t>lorem</w:t>
      </w:r>
      <w:r w:rsidR="00A96A35" w:rsidRPr="0027638C">
        <w:rPr>
          <w:spacing w:val="-3"/>
          <w:sz w:val="24"/>
          <w:rPrChange w16du:dateUtc="2026-07-07T18:18:00Z" w:author="Author" w:date="2026-07-07T20:18:00Z" w:id="383">
            <w:rPr>
              <w:rFonts w:ascii="Times New Roman"/>
              <w:color w:val="000000"/>
            </w:rPr>
          </w:rPrChange>
        </w:rPr>
        <w:t xml:space="preserve"> </w:t>
      </w:r>
      <w:r w:rsidR="00A96A35" w:rsidRPr="0027638C">
        <w:rPr>
          <w:sz w:val="24"/>
          <w:rPrChange w16du:dateUtc="2026-07-07T18:18:00Z" w:author="Author" w:date="2026-07-07T20:18:00Z" w:id="384">
            <w:rPr>
              <w:rFonts w:ascii="Times New Roman"/>
              <w:color w:val="000000"/>
            </w:rPr>
          </w:rPrChange>
        </w:rPr>
        <w:t>ipsum</w:t>
      </w:r>
      <w:r w:rsidR="00A96A35" w:rsidRPr="0027638C">
        <w:rPr>
          <w:spacing w:val="-3"/>
          <w:sz w:val="24"/>
          <w:rPrChange w16du:dateUtc="2026-07-07T18:18:00Z" w:author="Author" w:date="2026-07-07T20:18:00Z" w:id="385">
            <w:rPr>
              <w:rFonts w:ascii="Times New Roman"/>
              <w:color w:val="000000"/>
            </w:rPr>
          </w:rPrChange>
        </w:rPr>
        <w:t xml:space="preserve"> </w:t>
      </w:r>
      <w:r w:rsidR="00A96A35" w:rsidRPr="0027638C">
        <w:rPr>
          <w:sz w:val="24"/>
          <w:rPrChange w16du:dateUtc="2026-07-07T18:18:00Z" w:author="Author" w:date="2026-07-07T20:18:00Z" w:id="386">
            <w:rPr>
              <w:rFonts w:ascii="Times New Roman"/>
              <w:color w:val="000000"/>
            </w:rPr>
          </w:rPrChange>
        </w:rPr>
        <w:t>dolor</w:t>
      </w:r>
      <w:r w:rsidR="00A96A35" w:rsidRPr="0027638C">
        <w:rPr>
          <w:spacing w:val="-3"/>
          <w:sz w:val="24"/>
          <w:rPrChange w16du:dateUtc="2026-07-07T18:18:00Z" w:author="Author" w:date="2026-07-07T20:18:00Z" w:id="387">
            <w:rPr>
              <w:rFonts w:ascii="Times New Roman"/>
              <w:color w:val="000000"/>
            </w:rPr>
          </w:rPrChange>
        </w:rPr>
        <w:t xml:space="preserve"> </w:t>
      </w:r>
      <w:r w:rsidR="00A96A35" w:rsidRPr="0027638C">
        <w:rPr>
          <w:sz w:val="24"/>
          <w:rPrChange w16du:dateUtc="2026-07-07T18:18:00Z" w:author="Author" w:date="2026-07-07T20:18:00Z" w:id="388">
            <w:rPr>
              <w:rFonts w:ascii="Times New Roman"/>
              <w:color w:val="000000"/>
            </w:rPr>
          </w:rPrChange>
        </w:rPr>
        <w:t>sit</w:t>
      </w:r>
      <w:r w:rsidR="00A96A35" w:rsidRPr="0027638C">
        <w:rPr>
          <w:spacing w:val="-3"/>
          <w:sz w:val="24"/>
          <w:rPrChange w16du:dateUtc="2026-07-07T18:18:00Z" w:author="Author" w:date="2026-07-07T20:18:00Z" w:id="389">
            <w:rPr>
              <w:rFonts w:ascii="Times New Roman"/>
              <w:color w:val="000000"/>
            </w:rPr>
          </w:rPrChange>
        </w:rPr>
        <w:t xml:space="preserve"> </w:t>
      </w:r>
      <w:r w:rsidR="00A96A35" w:rsidRPr="0027638C">
        <w:rPr>
          <w:sz w:val="24"/>
          <w:rPrChange w16du:dateUtc="2026-07-07T18:18:00Z" w:author="Author" w:date="2026-07-07T20:18:00Z" w:id="390">
            <w:rPr>
              <w:rFonts w:ascii="Times New Roman"/>
              <w:color w:val="000000"/>
            </w:rPr>
          </w:rPrChange>
        </w:rPr>
        <w:t>amet</w:t>
      </w:r>
      <w:r w:rsidR="00A96A35" w:rsidRPr="0027638C">
        <w:rPr>
          <w:spacing w:val="-3"/>
          <w:sz w:val="24"/>
          <w:rPrChange w16du:dateUtc="2026-07-07T18:18:00Z" w:author="Author" w:date="2026-07-07T20:18:00Z" w:id="391">
            <w:rPr>
              <w:rFonts w:ascii="Times New Roman"/>
              <w:color w:val="000000"/>
            </w:rPr>
          </w:rPrChange>
        </w:rPr>
        <w:t xml:space="preserve"> </w:t>
      </w:r>
      <w:r w:rsidR="00A96A35" w:rsidRPr="0027638C">
        <w:rPr>
          <w:sz w:val="24"/>
          <w:rPrChange w16du:dateUtc="2026-07-07T18:18:00Z" w:author="Author" w:date="2026-07-07T20:18:00Z" w:id="392">
            <w:rPr>
              <w:rFonts w:ascii="Times New Roman" w:hAnsi="Times New Roman"/>
              <w:color w:val="000000"/>
            </w:rPr>
          </w:rPrChange>
        </w:rPr>
        <w:t>consectetur</w:t>
      </w:r>
      <w:del w16du:dateUtc="2026-07-07T18:18:00Z" w:author="Author" w:date="2026-07-07T20:18:00Z" w:id="393">
        <w:r>
          <w:rPr>
            <w:color w:val="000000"/>
          </w:rPr>
          <w:cr/>
        </w:r>
      </w:del>
      <w:r w:rsidR="00A96A35" w:rsidRPr="0027638C">
        <w:rPr>
          <w:sz w:val="24"/>
          <w:rPrChange w16du:dateUtc="2026-07-07T18:18:00Z" w:author="Author" w:date="2026-07-07T20:18:00Z" w:id="394">
            <w:rPr>
              <w:rFonts w:ascii="Times New Roman"/>
              <w:color w:val="000000"/>
              <w:spacing w:val="665"/>
            </w:rPr>
          </w:rPrChange>
        </w:rPr>
        <w:t xml:space="preserve"> </w:t>
      </w:r>
      <w:r w:rsidR="00A96A35" w:rsidRPr="0027638C">
        <w:rPr>
          <w:sz w:val="24"/>
          <w:rPrChange w16du:dateUtc="2026-07-07T18:18:00Z" w:author="Author" w:date="2026-07-07T20:18:00Z" w:id="395">
            <w:rPr>
              <w:rFonts w:ascii="Times New Roman"/>
              <w:color w:val="000000"/>
            </w:rPr>
          </w:rPrChange>
        </w:rPr>
        <w:t>adipiscing elit sed.</w:t>
      </w:r>
      <w:r w:rsidR="00A96A35" w:rsidRPr="0027638C">
        <w:rPr>
          <w:sz w:val="24"/>
          <w:rPrChange w16du:dateUtc="2026-07-07T18:18:00Z" w:author="Author" w:date="2026-07-07T20:18:00Z" w:id="396">
            <w:rPr>
              <w:rFonts w:ascii="Times New Roman"/>
              <w:color w:val="000000"/>
              <w:spacing w:val="4"/>
            </w:rPr>
          </w:rPrChange>
        </w:rPr>
        <w:t xml:space="preserve"> </w:t>
      </w:r>
      <w:r w:rsidR="00A96A35" w:rsidRPr="0027638C">
        <w:rPr>
          <w:sz w:val="24"/>
          <w:rPrChange w16du:dateUtc="2026-07-07T18:18:00Z" w:author="Author" w:date="2026-07-07T20:18:00Z" w:id="397">
            <w:rPr>
              <w:rFonts w:ascii="Times New Roman"/>
              <w:color w:val="000000"/>
            </w:rPr>
          </w:rPrChange>
        </w:rPr>
        <w:t xml:space="preserve">Do eiusmod tempor incididunt Ut, Labore et dolore Magna Aliqua </w:t>
      </w:r>
      <w:r w:rsidR="00A96A35" w:rsidRPr="0027638C">
        <w:rPr>
          <w:sz w:val="24"/>
          <w:rPrChange w16du:dateUtc="2026-07-07T18:18:00Z" w:author="Author" w:date="2026-07-07T20:18:00Z" w:id="398">
            <w:rPr>
              <w:rFonts w:ascii="Times New Roman" w:hAnsi="Times New Roman"/>
              <w:color w:val="000000"/>
            </w:rPr>
          </w:rPrChange>
        </w:rPr>
        <w:t>lorem</w:t>
      </w:r>
      <w:del w16du:dateUtc="2026-07-07T18:18:00Z" w:author="Author" w:date="2026-07-07T20:18:00Z" w:id="399">
        <w:r>
          <w:rPr>
            <w:color w:val="000000"/>
          </w:rPr>
          <w:cr/>
        </w:r>
      </w:del>
      <w:r w:rsidR="00A96A35" w:rsidRPr="0027638C">
        <w:rPr>
          <w:spacing w:val="40"/>
          <w:sz w:val="24"/>
          <w:rPrChange w16du:dateUtc="2026-07-07T18:18:00Z" w:author="Author" w:date="2026-07-07T20:18:00Z" w:id="400">
            <w:rPr>
              <w:rFonts w:ascii="Times New Roman"/>
              <w:color w:val="000000"/>
              <w:spacing w:val="665"/>
            </w:rPr>
          </w:rPrChange>
        </w:rPr>
        <w:t xml:space="preserve"> </w:t>
      </w:r>
      <w:r w:rsidR="00A96A35" w:rsidRPr="0027638C">
        <w:rPr>
          <w:sz w:val="24"/>
          <w:rPrChange w16du:dateUtc="2026-07-07T18:18:00Z" w:author="Author" w:date="2026-07-07T20:18:00Z" w:id="401">
            <w:rPr>
              <w:rFonts w:ascii="Times New Roman"/>
              <w:color w:val="000000"/>
            </w:rPr>
          </w:rPrChange>
        </w:rPr>
        <w:t>ipsum Dolor SIT.</w:t>
      </w:r>
    </w:p>
    <w:p w14:paraId="584D9134" w14:textId="77777777" w:rsidP="0027638C" w:rsidR="009609E8" w:rsidRDefault="00000000" w:rsidRPr="0027638C">
      <w:pPr>
        <w:pStyle w:val="BodyText"/>
        <w:ind w:firstLine="0" w:left="0"/>
        <w:rPr>
          <w:ins w16du:dateUtc="2026-07-07T18:18:00Z" w:author="Author" w:date="2026-07-07T20:18:00Z" w:id="402"/>
          <w:sz w:val="24"/>
          <w:szCs w:val="24"/>
        </w:rPr>
      </w:pPr>
      <w:del w16du:dateUtc="2026-07-07T18:18:00Z" w:author="Author" w:date="2026-07-07T20:18:00Z" w:id="403">
        <w:r>
          <w:rPr>
            <w:color w:val="000000"/>
          </w:rPr>
          <w:delText>(c)</w:delText>
        </w:r>
        <w:r>
          <w:rPr>
            <w:color w:val="000000"/>
            <w:spacing w:val="421"/>
          </w:rPr>
          <w:delText xml:space="preserve"> </w:delText>
        </w:r>
      </w:del>
    </w:p>
    <w:p w14:paraId="7CDE3732" w14:textId="7D79D43C" w:rsidP="0027638C" w:rsidR="003115BF" w:rsidRDefault="003115BF" w:rsidRPr="0027638C">
      <w:pPr>
        <w:pStyle w:val="ListParagraph"/>
        <w:numPr>
          <w:ilvl w:val="1"/>
          <w:numId w:val="5"/>
        </w:numPr>
        <w:tabs>
          <w:tab w:pos="1439" w:val="left"/>
        </w:tabs>
        <w:spacing w:before="1"/>
        <w:ind w:hanging="719" w:left="1439"/>
        <w:rPr>
          <w:ins w16du:dateUtc="2026-07-07T18:18:00Z" w:author="Author" w:date="2026-07-07T20:18:00Z" w:id="404"/>
          <w:sz w:val="24"/>
          <w:szCs w:val="24"/>
        </w:rPr>
      </w:pPr>
      <w:ins w16du:dateUtc="2026-07-07T18:18:00Z" w:author="Author" w:date="2026-07-07T20:18:00Z" w:id="405">
        <w:r w:rsidRPr="0027638C">
          <w:rPr>
            <w:sz w:val="24"/>
            <w:szCs w:val="24"/>
          </w:rPr>
          <w:t>“</w:t>
        </w:r>
        <w:r w:rsidRPr="0027638C">
          <w:rPr>
            <w:b/>
            <w:bCs/>
            <w:sz w:val="24"/>
            <w:szCs w:val="24"/>
          </w:rPr>
          <w:t>Amet CONSECTETUR</w:t>
        </w:r>
        <w:r w:rsidRPr="0027638C">
          <w:rPr>
            <w:sz w:val="24"/>
            <w:szCs w:val="24"/>
          </w:rPr>
          <w:t xml:space="preserve">” adipiscing elit </w:t>
        </w:r>
      </w:ins>
      <w:ins w16du:dateUtc="2026-07-07T18:19:00Z" w:author="John Doe" w:date="2026-07-07T20:19:00Z" w:id="406">
        <w:r w:rsidR="00950C7C">
          <w:rPr>
            <w:sz w:val="24"/>
            <w:szCs w:val="24"/>
          </w:rPr>
          <w:t xml:space="preserve">sed do eiusmod tempor incididunt ut labore et </w:t>
        </w:r>
      </w:ins>
      <w:ins w16du:dateUtc="2026-07-07T18:18:00Z" w:author="Author" w:date="2026-07-07T20:18:00Z" w:id="407">
        <w:r w:rsidRPr="0027638C">
          <w:rPr>
            <w:sz w:val="24"/>
            <w:szCs w:val="24"/>
          </w:rPr>
          <w:t xml:space="preserve">Dolore Magna aliqua, lorem ipsum </w:t>
        </w:r>
        <w:del w16du:dateUtc="2026-07-07T18:20:00Z" w:author="John Doe" w:date="2026-07-07T20:20:00Z" w:id="408">
          <w:r w:rsidDel="00950C7C" w:rsidRPr="0027638C">
            <w:rPr>
              <w:sz w:val="24"/>
              <w:szCs w:val="24"/>
            </w:rPr>
            <w:delText xml:space="preserve">functionality </w:delText>
          </w:r>
        </w:del>
        <w:r w:rsidRPr="0027638C">
          <w:rPr>
            <w:sz w:val="24"/>
            <w:szCs w:val="24"/>
          </w:rPr>
          <w:t>dolor sit amet consectetur adipiscing elit sed do eiusmod tempor incididunt ut labore et dolore magna, aliqua lorem ipsum, dolor sit amet consectetur adipiscing, elit sed do eiusmod tempor incididunt ut labore et dolore magna.</w:t>
        </w:r>
      </w:ins>
    </w:p>
    <w:p w14:paraId="23F817AB" w14:textId="77777777" w:rsidP="0027638C" w:rsidR="003115BF" w:rsidRDefault="003115BF" w:rsidRPr="0027638C">
      <w:pPr>
        <w:jc w:val="both"/>
        <w:rPr>
          <w:ins w16du:dateUtc="2026-07-07T18:18:00Z" w:author="Author" w:date="2026-07-07T20:18:00Z" w:id="409"/>
          <w:sz w:val="24"/>
          <w:szCs w:val="24"/>
        </w:rPr>
      </w:pPr>
    </w:p>
    <w:p w14:paraId="584D9135" w14:textId="6388E21A" w:rsidP="0027638C" w:rsidR="009609E8" w:rsidRDefault="00A96A35" w:rsidRPr="0027638C">
      <w:pPr>
        <w:pStyle w:val="ListParagraph"/>
        <w:numPr>
          <w:ilvl w:val="1"/>
          <w:numId w:val="5"/>
        </w:numPr>
        <w:tabs>
          <w:tab w:pos="1439" w:val="left"/>
        </w:tabs>
        <w:spacing w:before="1"/>
        <w:ind w:hanging="719" w:left="1439"/>
        <w:rPr>
          <w:ins w16du:dateUtc="2026-07-07T18:18:00Z" w:author="Author" w:date="2026-07-07T20:18:00Z" w:id="410"/>
          <w:sz w:val="24"/>
          <w:szCs w:val="24"/>
        </w:rPr>
      </w:pPr>
      <w:r w:rsidRPr="0027638C">
        <w:rPr>
          <w:b/>
          <w:sz w:val="24"/>
          <w:rPrChange w16du:dateUtc="2026-07-07T18:18:00Z" w:author="Author" w:date="2026-07-07T20:18:00Z" w:id="411">
            <w:rPr>
              <w:color w:val="000000"/>
              <w:spacing w:val="6"/>
            </w:rPr>
          </w:rPrChange>
        </w:rPr>
        <w:t>“Aliqua</w:t>
      </w:r>
      <w:r w:rsidRPr="0027638C">
        <w:rPr>
          <w:b/>
          <w:spacing w:val="-7"/>
          <w:sz w:val="24"/>
          <w:rPrChange w16du:dateUtc="2026-07-07T18:18:00Z" w:author="Author" w:date="2026-07-07T20:18:00Z" w:id="412">
            <w:rPr>
              <w:color w:val="000000"/>
              <w:spacing w:val="6"/>
            </w:rPr>
          </w:rPrChange>
        </w:rPr>
        <w:t xml:space="preserve"> </w:t>
      </w:r>
      <w:r w:rsidRPr="0027638C">
        <w:rPr>
          <w:b/>
          <w:sz w:val="24"/>
          <w:rPrChange w16du:dateUtc="2026-07-07T18:18:00Z" w:author="Author" w:date="2026-07-07T20:18:00Z" w:id="413">
            <w:rPr>
              <w:color w:val="000000"/>
              <w:spacing w:val="9"/>
            </w:rPr>
          </w:rPrChange>
        </w:rPr>
        <w:t>Lorem”</w:t>
      </w:r>
      <w:r w:rsidRPr="0027638C">
        <w:rPr>
          <w:b/>
          <w:spacing w:val="-5"/>
          <w:sz w:val="24"/>
          <w:rPrChange w16du:dateUtc="2026-07-07T18:18:00Z" w:author="Author" w:date="2026-07-07T20:18:00Z" w:id="414">
            <w:rPr>
              <w:color w:val="000000"/>
              <w:spacing w:val="3"/>
            </w:rPr>
          </w:rPrChange>
        </w:rPr>
        <w:t xml:space="preserve"> </w:t>
      </w:r>
      <w:r w:rsidRPr="0027638C">
        <w:rPr>
          <w:sz w:val="24"/>
          <w:rPrChange w16du:dateUtc="2026-07-07T18:18:00Z" w:author="Author" w:date="2026-07-07T20:18:00Z" w:id="415">
            <w:rPr>
              <w:color w:val="000000"/>
            </w:rPr>
          </w:rPrChange>
        </w:rPr>
        <w:t>ipsum</w:t>
      </w:r>
      <w:r w:rsidRPr="0027638C">
        <w:rPr>
          <w:spacing w:val="-5"/>
          <w:sz w:val="24"/>
          <w:rPrChange w16du:dateUtc="2026-07-07T18:18:00Z" w:author="Author" w:date="2026-07-07T20:18:00Z" w:id="416">
            <w:rPr>
              <w:color w:val="000000"/>
            </w:rPr>
          </w:rPrChange>
        </w:rPr>
        <w:t xml:space="preserve"> </w:t>
      </w:r>
      <w:r w:rsidRPr="0027638C">
        <w:rPr>
          <w:sz w:val="24"/>
          <w:rPrChange w16du:dateUtc="2026-07-07T18:18:00Z" w:author="Author" w:date="2026-07-07T20:18:00Z" w:id="417">
            <w:rPr>
              <w:color w:val="000000"/>
            </w:rPr>
          </w:rPrChange>
        </w:rPr>
        <w:t>dolor</w:t>
      </w:r>
      <w:r w:rsidRPr="0027638C">
        <w:rPr>
          <w:spacing w:val="-5"/>
          <w:sz w:val="24"/>
          <w:rPrChange w16du:dateUtc="2026-07-07T18:18:00Z" w:author="Author" w:date="2026-07-07T20:18:00Z" w:id="418">
            <w:rPr>
              <w:color w:val="000000"/>
            </w:rPr>
          </w:rPrChange>
        </w:rPr>
        <w:t xml:space="preserve"> </w:t>
      </w:r>
      <w:r w:rsidRPr="0027638C">
        <w:rPr>
          <w:sz w:val="24"/>
          <w:rPrChange w16du:dateUtc="2026-07-07T18:18:00Z" w:author="Author" w:date="2026-07-07T20:18:00Z" w:id="419">
            <w:rPr>
              <w:color w:val="000000"/>
            </w:rPr>
          </w:rPrChange>
        </w:rPr>
        <w:t>sit</w:t>
      </w:r>
      <w:r w:rsidRPr="0027638C">
        <w:rPr>
          <w:spacing w:val="-5"/>
          <w:sz w:val="24"/>
          <w:rPrChange w16du:dateUtc="2026-07-07T18:18:00Z" w:author="Author" w:date="2026-07-07T20:18:00Z" w:id="420">
            <w:rPr>
              <w:color w:val="000000"/>
            </w:rPr>
          </w:rPrChange>
        </w:rPr>
        <w:t xml:space="preserve"> </w:t>
      </w:r>
      <w:r w:rsidRPr="0027638C">
        <w:rPr>
          <w:sz w:val="24"/>
          <w:rPrChange w16du:dateUtc="2026-07-07T18:18:00Z" w:author="Author" w:date="2026-07-07T20:18:00Z" w:id="421">
            <w:rPr>
              <w:color w:val="000000"/>
            </w:rPr>
          </w:rPrChange>
        </w:rPr>
        <w:t>amet</w:t>
      </w:r>
      <w:r w:rsidRPr="0027638C">
        <w:rPr>
          <w:spacing w:val="-5"/>
          <w:sz w:val="24"/>
          <w:rPrChange w16du:dateUtc="2026-07-07T18:18:00Z" w:author="Author" w:date="2026-07-07T20:18:00Z" w:id="422">
            <w:rPr>
              <w:color w:val="000000"/>
            </w:rPr>
          </w:rPrChange>
        </w:rPr>
        <w:t xml:space="preserve"> </w:t>
      </w:r>
      <w:r w:rsidRPr="0027638C">
        <w:rPr>
          <w:sz w:val="24"/>
          <w:rPrChange w16du:dateUtc="2026-07-07T18:18:00Z" w:author="Author" w:date="2026-07-07T20:18:00Z" w:id="423">
            <w:rPr>
              <w:color w:val="000000"/>
            </w:rPr>
          </w:rPrChange>
        </w:rPr>
        <w:t>consectetur</w:t>
      </w:r>
      <w:r w:rsidRPr="0027638C">
        <w:rPr>
          <w:spacing w:val="-5"/>
          <w:sz w:val="24"/>
          <w:rPrChange w16du:dateUtc="2026-07-07T18:18:00Z" w:author="Author" w:date="2026-07-07T20:18:00Z" w:id="424">
            <w:rPr>
              <w:color w:val="000000"/>
            </w:rPr>
          </w:rPrChange>
        </w:rPr>
        <w:t xml:space="preserve"> </w:t>
      </w:r>
      <w:r w:rsidRPr="0027638C">
        <w:rPr>
          <w:sz w:val="24"/>
          <w:rPrChange w16du:dateUtc="2026-07-07T18:18:00Z" w:author="Author" w:date="2026-07-07T20:18:00Z" w:id="425">
            <w:rPr>
              <w:color w:val="000000"/>
            </w:rPr>
          </w:rPrChange>
        </w:rPr>
        <w:t>adipiscing</w:t>
      </w:r>
      <w:r w:rsidRPr="0027638C">
        <w:rPr>
          <w:spacing w:val="-5"/>
          <w:sz w:val="24"/>
          <w:rPrChange w16du:dateUtc="2026-07-07T18:18:00Z" w:author="Author" w:date="2026-07-07T20:18:00Z" w:id="426">
            <w:rPr>
              <w:color w:val="000000"/>
            </w:rPr>
          </w:rPrChange>
        </w:rPr>
        <w:t xml:space="preserve"> </w:t>
      </w:r>
      <w:r w:rsidRPr="0027638C">
        <w:rPr>
          <w:sz w:val="24"/>
          <w:rPrChange w16du:dateUtc="2026-07-07T18:18:00Z" w:author="Author" w:date="2026-07-07T20:18:00Z" w:id="427">
            <w:rPr>
              <w:color w:val="000000"/>
            </w:rPr>
          </w:rPrChange>
        </w:rPr>
        <w:t>Elit</w:t>
      </w:r>
      <w:r w:rsidRPr="0027638C">
        <w:rPr>
          <w:spacing w:val="-4"/>
          <w:sz w:val="24"/>
          <w:rPrChange w16du:dateUtc="2026-07-07T18:18:00Z" w:author="Author" w:date="2026-07-07T20:18:00Z" w:id="428">
            <w:rPr>
              <w:color w:val="000000"/>
            </w:rPr>
          </w:rPrChange>
        </w:rPr>
        <w:t xml:space="preserve"> </w:t>
      </w:r>
      <w:del w16du:dateUtc="2026-07-07T18:18:00Z" w:author="Author" w:date="2026-07-07T20:18:00Z" w:id="429">
        <w:r w:rsidR="00000000">
          <w:rPr>
            <w:color w:val="000000"/>
          </w:rPr>
          <w:delText>3(a).</w:delText>
        </w:r>
        <w:r w:rsidR="00000000">
          <w:rPr>
            <w:color w:val="000000"/>
          </w:rPr>
          <w:cr/>
          <w:delText>(d)</w:delText>
        </w:r>
        <w:r w:rsidR="00000000">
          <w:rPr>
            <w:color w:val="000000"/>
            <w:spacing w:val="409"/>
          </w:rPr>
          <w:delText xml:space="preserve"> </w:delText>
        </w:r>
      </w:del>
      <w:ins w16du:dateUtc="2026-07-07T18:18:00Z" w:author="Author" w:date="2026-07-07T20:18:00Z" w:id="430">
        <w:r w:rsidR="00745B5B" w:rsidRPr="0027638C">
          <w:rPr>
            <w:spacing w:val="-2"/>
            <w:sz w:val="24"/>
            <w:szCs w:val="24"/>
          </w:rPr>
          <w:fldChar w:fldCharType="begin"/>
        </w:r>
        <w:r w:rsidR="00745B5B" w:rsidRPr="0027638C">
          <w:rPr>
            <w:spacing w:val="-4"/>
            <w:sz w:val="24"/>
            <w:szCs w:val="24"/>
          </w:rPr>
          <w:instrText xml:space="preserve"> REF _Ref215485009 \w \h </w:instrText>
        </w:r>
        <w:r w:rsidR="0027638C" w:rsidRPr="0027638C">
          <w:rPr>
            <w:spacing w:val="-2"/>
            <w:sz w:val="24"/>
            <w:szCs w:val="24"/>
          </w:rPr>
          <w:instrText xml:space="preserve"> \* MERGEFORMAT </w:instrText>
        </w:r>
        <w:r w:rsidR="00745B5B" w:rsidRPr="0027638C">
          <w:rPr>
            <w:spacing w:val="-2"/>
            <w:sz w:val="24"/>
            <w:szCs w:val="24"/>
          </w:rPr>
        </w:r>
        <w:r w:rsidR="00745B5B" w:rsidRPr="0027638C">
          <w:rPr>
            <w:spacing w:val="-2"/>
            <w:sz w:val="24"/>
            <w:szCs w:val="24"/>
          </w:rPr>
          <w:fldChar w:fldCharType="separate"/>
        </w:r>
        <w:r w:rsidR="00745B5B" w:rsidRPr="0027638C">
          <w:rPr>
            <w:spacing w:val="-4"/>
            <w:sz w:val="24"/>
            <w:szCs w:val="24"/>
          </w:rPr>
          <w:t>3(sed).</w:t>
        </w:r>
        <w:r w:rsidR="00745B5B" w:rsidRPr="0027638C">
          <w:rPr>
            <w:spacing w:val="-2"/>
            <w:sz w:val="24"/>
            <w:szCs w:val="24"/>
          </w:rPr>
          <w:fldChar w:fldCharType="end"/>
        </w:r>
      </w:ins>
    </w:p>
    <w:p w14:paraId="584D9136" w14:textId="77777777" w:rsidP="0027638C" w:rsidR="009609E8" w:rsidRDefault="00A96A35" w:rsidRPr="0027638C">
      <w:pPr>
        <w:pStyle w:val="ListParagraph"/>
        <w:numPr>
          <w:ilvl w:val="1"/>
          <w:numId w:val="5"/>
        </w:numPr>
        <w:tabs>
          <w:tab w:pos="1439" w:val="left"/>
        </w:tabs>
        <w:ind w:hanging="719" w:left="1439"/>
        <w:rPr>
          <w:sz w:val="24"/>
          <w:rPrChange w16du:dateUtc="2026-07-07T18:18:00Z" w:author="Author" w:date="2026-07-07T20:18:00Z" w:id="431">
            <w:rPr>
              <w:rFonts w:ascii="Times New Roman"/>
              <w:color w:val="000000"/>
            </w:rPr>
          </w:rPrChange>
        </w:rPr>
        <w:pPrChange w16du:dateUtc="2026-07-07T18:18:00Z" w:author="Author" w:date="2026-07-07T20:18:00Z" w:id="432">
          <w:pPr>
            <w:spacing w:after="0" w:before="14" w:line="494" w:lineRule="exact"/>
            <w:ind w:left="720"/>
            <w:jc w:val="left"/>
          </w:pPr>
        </w:pPrChange>
      </w:pPr>
      <w:r w:rsidRPr="0027638C">
        <w:rPr>
          <w:b/>
          <w:sz w:val="24"/>
          <w:rPrChange w16du:dateUtc="2026-07-07T18:18:00Z" w:author="Author" w:date="2026-07-07T20:18:00Z" w:id="433">
            <w:rPr>
              <w:rFonts w:ascii="Times New Roman" w:hAnsi="Times New Roman"/>
              <w:color w:val="000000"/>
              <w:spacing w:val="7"/>
            </w:rPr>
          </w:rPrChange>
        </w:rPr>
        <w:t>“Do</w:t>
      </w:r>
      <w:r w:rsidRPr="0027638C">
        <w:rPr>
          <w:sz w:val="24"/>
          <w:rPrChange w16du:dateUtc="2026-07-07T18:18:00Z" w:author="Author" w:date="2026-07-07T20:18:00Z" w:id="434">
            <w:rPr>
              <w:rFonts w:ascii="Times New Roman" w:hAnsi="Times New Roman"/>
              <w:color w:val="000000"/>
              <w:spacing w:val="7"/>
            </w:rPr>
          </w:rPrChange>
        </w:rPr>
        <w:t>”</w:t>
      </w:r>
      <w:r w:rsidRPr="0027638C">
        <w:rPr>
          <w:spacing w:val="-7"/>
          <w:sz w:val="24"/>
          <w:rPrChange w16du:dateUtc="2026-07-07T18:18:00Z" w:author="Author" w:date="2026-07-07T20:18:00Z" w:id="435">
            <w:rPr>
              <w:rFonts w:ascii="Times New Roman"/>
              <w:color w:val="000000"/>
              <w:spacing w:val="-7"/>
            </w:rPr>
          </w:rPrChange>
        </w:rPr>
        <w:t xml:space="preserve"> </w:t>
      </w:r>
      <w:r w:rsidRPr="0027638C">
        <w:rPr>
          <w:sz w:val="24"/>
          <w:rPrChange w16du:dateUtc="2026-07-07T18:18:00Z" w:author="Author" w:date="2026-07-07T20:18:00Z" w:id="436">
            <w:rPr>
              <w:rFonts w:ascii="Times New Roman"/>
              <w:color w:val="000000"/>
            </w:rPr>
          </w:rPrChange>
        </w:rPr>
        <w:t>eiusmod</w:t>
      </w:r>
      <w:r w:rsidRPr="0027638C">
        <w:rPr>
          <w:spacing w:val="-5"/>
          <w:sz w:val="24"/>
          <w:rPrChange w16du:dateUtc="2026-07-07T18:18:00Z" w:author="Author" w:date="2026-07-07T20:18:00Z" w:id="437">
            <w:rPr>
              <w:rFonts w:ascii="Times New Roman"/>
              <w:color w:val="000000"/>
            </w:rPr>
          </w:rPrChange>
        </w:rPr>
        <w:t xml:space="preserve"> </w:t>
      </w:r>
      <w:r w:rsidRPr="0027638C">
        <w:rPr>
          <w:sz w:val="24"/>
          <w:rPrChange w16du:dateUtc="2026-07-07T18:18:00Z" w:author="Author" w:date="2026-07-07T20:18:00Z" w:id="438">
            <w:rPr>
              <w:rFonts w:ascii="Times New Roman"/>
              <w:color w:val="000000"/>
            </w:rPr>
          </w:rPrChange>
        </w:rPr>
        <w:t>tempor</w:t>
      </w:r>
      <w:r w:rsidRPr="0027638C">
        <w:rPr>
          <w:spacing w:val="-5"/>
          <w:sz w:val="24"/>
          <w:rPrChange w16du:dateUtc="2026-07-07T18:18:00Z" w:author="Author" w:date="2026-07-07T20:18:00Z" w:id="439">
            <w:rPr>
              <w:rFonts w:ascii="Times New Roman"/>
              <w:color w:val="000000"/>
            </w:rPr>
          </w:rPrChange>
        </w:rPr>
        <w:t xml:space="preserve"> </w:t>
      </w:r>
      <w:r w:rsidRPr="0027638C">
        <w:rPr>
          <w:sz w:val="24"/>
          <w:rPrChange w16du:dateUtc="2026-07-07T18:18:00Z" w:author="Author" w:date="2026-07-07T20:18:00Z" w:id="440">
            <w:rPr>
              <w:rFonts w:ascii="Times New Roman"/>
              <w:color w:val="000000"/>
            </w:rPr>
          </w:rPrChange>
        </w:rPr>
        <w:t>incididunt</w:t>
      </w:r>
      <w:r w:rsidRPr="0027638C">
        <w:rPr>
          <w:spacing w:val="-5"/>
          <w:sz w:val="24"/>
          <w:rPrChange w16du:dateUtc="2026-07-07T18:18:00Z" w:author="Author" w:date="2026-07-07T20:18:00Z" w:id="441">
            <w:rPr>
              <w:rFonts w:ascii="Times New Roman"/>
              <w:color w:val="000000"/>
            </w:rPr>
          </w:rPrChange>
        </w:rPr>
        <w:t xml:space="preserve"> </w:t>
      </w:r>
      <w:r w:rsidRPr="0027638C">
        <w:rPr>
          <w:sz w:val="24"/>
          <w:rPrChange w16du:dateUtc="2026-07-07T18:18:00Z" w:author="Author" w:date="2026-07-07T20:18:00Z" w:id="442">
            <w:rPr>
              <w:rFonts w:ascii="Times New Roman"/>
              <w:color w:val="000000"/>
            </w:rPr>
          </w:rPrChange>
        </w:rPr>
        <w:t>ut</w:t>
      </w:r>
      <w:r w:rsidRPr="0027638C">
        <w:rPr>
          <w:spacing w:val="-5"/>
          <w:sz w:val="24"/>
          <w:rPrChange w16du:dateUtc="2026-07-07T18:18:00Z" w:author="Author" w:date="2026-07-07T20:18:00Z" w:id="443">
            <w:rPr>
              <w:rFonts w:ascii="Times New Roman"/>
              <w:color w:val="000000"/>
            </w:rPr>
          </w:rPrChange>
        </w:rPr>
        <w:t xml:space="preserve"> </w:t>
      </w:r>
      <w:r w:rsidRPr="0027638C">
        <w:rPr>
          <w:sz w:val="24"/>
          <w:rPrChange w16du:dateUtc="2026-07-07T18:18:00Z" w:author="Author" w:date="2026-07-07T20:18:00Z" w:id="444">
            <w:rPr>
              <w:rFonts w:ascii="Times New Roman"/>
              <w:color w:val="000000"/>
            </w:rPr>
          </w:rPrChange>
        </w:rPr>
        <w:t>labore</w:t>
      </w:r>
      <w:r w:rsidRPr="0027638C">
        <w:rPr>
          <w:spacing w:val="-4"/>
          <w:sz w:val="24"/>
          <w:rPrChange w16du:dateUtc="2026-07-07T18:18:00Z" w:author="Author" w:date="2026-07-07T20:18:00Z" w:id="445">
            <w:rPr>
              <w:rFonts w:ascii="Times New Roman"/>
              <w:color w:val="000000"/>
            </w:rPr>
          </w:rPrChange>
        </w:rPr>
        <w:t xml:space="preserve"> </w:t>
      </w:r>
      <w:r w:rsidRPr="0027638C">
        <w:rPr>
          <w:spacing w:val="-2"/>
          <w:sz w:val="24"/>
          <w:rPrChange w16du:dateUtc="2026-07-07T18:18:00Z" w:author="Author" w:date="2026-07-07T20:18:00Z" w:id="446">
            <w:rPr>
              <w:rFonts w:ascii="Times New Roman"/>
              <w:color w:val="000000"/>
            </w:rPr>
          </w:rPrChange>
        </w:rPr>
        <w:t>et.</w:t>
      </w:r>
    </w:p>
    <w:p w14:paraId="5E826ECE" w14:textId="25D6C3A3" w:rsidP="0027638C" w:rsidR="003115BF" w:rsidRDefault="00000000" w:rsidRPr="0027638C">
      <w:pPr>
        <w:pStyle w:val="ListParagraph"/>
        <w:numPr>
          <w:ilvl w:val="1"/>
          <w:numId w:val="5"/>
        </w:numPr>
        <w:tabs>
          <w:tab w:pos="1440" w:val="left"/>
        </w:tabs>
        <w:spacing w:before="237"/>
        <w:ind w:right="359"/>
        <w:rPr>
          <w:ins w16du:dateUtc="2026-07-07T18:18:00Z" w:author="Author" w:date="2026-07-07T20:18:00Z" w:id="447"/>
          <w:sz w:val="24"/>
          <w:szCs w:val="24"/>
        </w:rPr>
      </w:pPr>
      <w:del w16du:dateUtc="2026-07-07T18:18:00Z" w:author="Author" w:date="2026-07-07T20:18:00Z" w:id="448">
        <w:r>
          <w:rPr>
            <w:color w:val="000000"/>
          </w:rPr>
          <w:delText>(e)</w:delText>
        </w:r>
        <w:r>
          <w:rPr>
            <w:color w:val="000000"/>
            <w:spacing w:val="421"/>
          </w:rPr>
          <w:delText xml:space="preserve"> </w:delText>
        </w:r>
      </w:del>
      <w:ins w16du:dateUtc="2026-07-07T18:18:00Z" w:author="Author" w:date="2026-07-07T20:18:00Z" w:id="449">
        <w:r w:rsidR="003115BF" w:rsidRPr="0027638C">
          <w:rPr>
            <w:sz w:val="24"/>
            <w:szCs w:val="24"/>
          </w:rPr>
          <w:t>“</w:t>
        </w:r>
        <w:r w:rsidR="003115BF" w:rsidRPr="0027638C">
          <w:rPr>
            <w:b/>
            <w:bCs/>
            <w:sz w:val="24"/>
            <w:szCs w:val="24"/>
          </w:rPr>
          <w:t>DOLORE Magna</w:t>
        </w:r>
        <w:r w:rsidR="003115BF" w:rsidRPr="0027638C">
          <w:rPr>
            <w:sz w:val="24"/>
            <w:szCs w:val="24"/>
          </w:rPr>
          <w:t>” aliqua lorem Ipsum DOLOR sit amet consectetur adipiscing Elit sed do eiusmod, tempor incididunt, ut labore et dolore Magna Aliqua Lorem.</w:t>
        </w:r>
      </w:ins>
    </w:p>
    <w:p w14:paraId="584D9137" w14:textId="4E278E14" w:rsidP="0027638C" w:rsidR="009609E8" w:rsidRDefault="00A96A35" w:rsidRPr="0027638C">
      <w:pPr>
        <w:pStyle w:val="ListParagraph"/>
        <w:numPr>
          <w:ilvl w:val="1"/>
          <w:numId w:val="5"/>
        </w:numPr>
        <w:tabs>
          <w:tab w:pos="1440" w:val="left"/>
        </w:tabs>
        <w:spacing w:before="237"/>
        <w:ind w:right="359"/>
        <w:rPr>
          <w:sz w:val="24"/>
          <w:rPrChange w16du:dateUtc="2026-07-07T18:18:00Z" w:author="Author" w:date="2026-07-07T20:18:00Z" w:id="450">
            <w:rPr>
              <w:rFonts w:ascii="Times New Roman"/>
              <w:color w:val="000000"/>
            </w:rPr>
          </w:rPrChange>
        </w:rPr>
        <w:pPrChange w16du:dateUtc="2026-07-07T18:18:00Z" w:author="Author" w:date="2026-07-07T20:18:00Z" w:id="451">
          <w:pPr>
            <w:spacing w:after="0" w:before="235" w:line="254" w:lineRule="exact"/>
            <w:ind w:left="720"/>
            <w:jc w:val="left"/>
          </w:pPr>
        </w:pPrChange>
      </w:pPr>
      <w:r w:rsidRPr="0027638C">
        <w:rPr>
          <w:sz w:val="24"/>
          <w:rPrChange w16du:dateUtc="2026-07-07T18:18:00Z" w:author="Author" w:date="2026-07-07T20:18:00Z" w:id="452">
            <w:rPr>
              <w:rFonts w:ascii="Times New Roman" w:hAnsi="Times New Roman"/>
              <w:color w:val="000000"/>
              <w:spacing w:val="5"/>
            </w:rPr>
          </w:rPrChange>
        </w:rPr>
        <w:t>“</w:t>
      </w:r>
      <w:r w:rsidRPr="0027638C">
        <w:rPr>
          <w:b/>
          <w:sz w:val="24"/>
          <w:rPrChange w16du:dateUtc="2026-07-07T18:18:00Z" w:author="Author" w:date="2026-07-07T20:18:00Z" w:id="453">
            <w:rPr>
              <w:rFonts w:ascii="Times New Roman" w:hAnsi="Times New Roman"/>
              <w:color w:val="000000"/>
              <w:spacing w:val="5"/>
            </w:rPr>
          </w:rPrChange>
        </w:rPr>
        <w:t>Ipsum</w:t>
      </w:r>
      <w:r w:rsidRPr="0027638C">
        <w:rPr>
          <w:b/>
          <w:spacing w:val="80"/>
          <w:sz w:val="24"/>
          <w:rPrChange w16du:dateUtc="2026-07-07T18:18:00Z" w:author="Author" w:date="2026-07-07T20:18:00Z" w:id="454">
            <w:rPr>
              <w:rFonts w:ascii="Times New Roman"/>
              <w:color w:val="000000"/>
              <w:spacing w:val="85"/>
            </w:rPr>
          </w:rPrChange>
        </w:rPr>
        <w:t xml:space="preserve"> </w:t>
      </w:r>
      <w:r w:rsidRPr="0027638C">
        <w:rPr>
          <w:b/>
          <w:sz w:val="24"/>
          <w:rPrChange w16du:dateUtc="2026-07-07T18:18:00Z" w:author="Author" w:date="2026-07-07T20:18:00Z" w:id="455">
            <w:rPr>
              <w:rFonts w:ascii="Times New Roman" w:hAnsi="Times New Roman"/>
              <w:color w:val="000000"/>
              <w:spacing w:val="6"/>
            </w:rPr>
          </w:rPrChange>
        </w:rPr>
        <w:t>Dolor</w:t>
      </w:r>
      <w:r w:rsidRPr="0027638C">
        <w:rPr>
          <w:sz w:val="24"/>
          <w:rPrChange w16du:dateUtc="2026-07-07T18:18:00Z" w:author="Author" w:date="2026-07-07T20:18:00Z" w:id="456">
            <w:rPr>
              <w:rFonts w:ascii="Times New Roman" w:hAnsi="Times New Roman"/>
              <w:color w:val="000000"/>
              <w:spacing w:val="6"/>
            </w:rPr>
          </w:rPrChange>
        </w:rPr>
        <w:t>”</w:t>
      </w:r>
      <w:r w:rsidRPr="0027638C">
        <w:rPr>
          <w:spacing w:val="80"/>
          <w:sz w:val="24"/>
          <w:rPrChange w16du:dateUtc="2026-07-07T18:18:00Z" w:author="Author" w:date="2026-07-07T20:18:00Z" w:id="457">
            <w:rPr>
              <w:rFonts w:ascii="Times New Roman"/>
              <w:color w:val="000000"/>
              <w:spacing w:val="84"/>
            </w:rPr>
          </w:rPrChange>
        </w:rPr>
        <w:t xml:space="preserve"> </w:t>
      </w:r>
      <w:r w:rsidRPr="0027638C">
        <w:rPr>
          <w:sz w:val="24"/>
          <w:rPrChange w16du:dateUtc="2026-07-07T18:18:00Z" w:author="Author" w:date="2026-07-07T20:18:00Z" w:id="458">
            <w:rPr>
              <w:rFonts w:ascii="Times New Roman"/>
              <w:color w:val="000000"/>
            </w:rPr>
          </w:rPrChange>
        </w:rPr>
        <w:t>sit</w:t>
      </w:r>
      <w:r w:rsidRPr="0027638C">
        <w:rPr>
          <w:spacing w:val="80"/>
          <w:sz w:val="24"/>
          <w:rPrChange w16du:dateUtc="2026-07-07T18:18:00Z" w:author="Author" w:date="2026-07-07T20:18:00Z" w:id="459">
            <w:rPr>
              <w:rFonts w:ascii="Times New Roman"/>
              <w:color w:val="000000"/>
              <w:spacing w:val="90"/>
            </w:rPr>
          </w:rPrChange>
        </w:rPr>
        <w:t xml:space="preserve"> </w:t>
      </w:r>
      <w:r w:rsidRPr="0027638C">
        <w:rPr>
          <w:sz w:val="24"/>
          <w:rPrChange w16du:dateUtc="2026-07-07T18:18:00Z" w:author="Author" w:date="2026-07-07T20:18:00Z" w:id="460">
            <w:rPr>
              <w:rFonts w:ascii="Times New Roman"/>
              <w:color w:val="000000"/>
            </w:rPr>
          </w:rPrChange>
        </w:rPr>
        <w:t>amet</w:t>
      </w:r>
      <w:r w:rsidRPr="0027638C">
        <w:rPr>
          <w:spacing w:val="80"/>
          <w:sz w:val="24"/>
          <w:rPrChange w16du:dateUtc="2026-07-07T18:18:00Z" w:author="Author" w:date="2026-07-07T20:18:00Z" w:id="461">
            <w:rPr>
              <w:rFonts w:ascii="Times New Roman"/>
              <w:color w:val="000000"/>
              <w:spacing w:val="90"/>
            </w:rPr>
          </w:rPrChange>
        </w:rPr>
        <w:t xml:space="preserve"> </w:t>
      </w:r>
      <w:r w:rsidRPr="0027638C">
        <w:rPr>
          <w:sz w:val="24"/>
          <w:rPrChange w16du:dateUtc="2026-07-07T18:18:00Z" w:author="Author" w:date="2026-07-07T20:18:00Z" w:id="462">
            <w:rPr>
              <w:rFonts w:ascii="Times New Roman"/>
              <w:color w:val="000000"/>
            </w:rPr>
          </w:rPrChange>
        </w:rPr>
        <w:t>consectetur,</w:t>
      </w:r>
      <w:r w:rsidRPr="0027638C">
        <w:rPr>
          <w:spacing w:val="80"/>
          <w:sz w:val="24"/>
          <w:rPrChange w16du:dateUtc="2026-07-07T18:18:00Z" w:author="Author" w:date="2026-07-07T20:18:00Z" w:id="463">
            <w:rPr>
              <w:rFonts w:ascii="Times New Roman"/>
              <w:color w:val="000000"/>
              <w:spacing w:val="90"/>
            </w:rPr>
          </w:rPrChange>
        </w:rPr>
        <w:t xml:space="preserve"> </w:t>
      </w:r>
      <w:r w:rsidRPr="0027638C">
        <w:rPr>
          <w:sz w:val="24"/>
          <w:rPrChange w16du:dateUtc="2026-07-07T18:18:00Z" w:author="Author" w:date="2026-07-07T20:18:00Z" w:id="464">
            <w:rPr>
              <w:rFonts w:ascii="Times New Roman"/>
              <w:color w:val="000000"/>
            </w:rPr>
          </w:rPrChange>
        </w:rPr>
        <w:t>adipiscing-elit,</w:t>
      </w:r>
      <w:r w:rsidRPr="0027638C">
        <w:rPr>
          <w:spacing w:val="80"/>
          <w:sz w:val="24"/>
          <w:rPrChange w16du:dateUtc="2026-07-07T18:18:00Z" w:author="Author" w:date="2026-07-07T20:18:00Z" w:id="465">
            <w:rPr>
              <w:rFonts w:ascii="Times New Roman"/>
              <w:color w:val="000000"/>
              <w:spacing w:val="90"/>
            </w:rPr>
          </w:rPrChange>
        </w:rPr>
        <w:t xml:space="preserve"> </w:t>
      </w:r>
      <w:r w:rsidRPr="0027638C">
        <w:rPr>
          <w:sz w:val="24"/>
          <w:rPrChange w16du:dateUtc="2026-07-07T18:18:00Z" w:author="Author" w:date="2026-07-07T20:18:00Z" w:id="466">
            <w:rPr>
              <w:rFonts w:ascii="Times New Roman"/>
              <w:color w:val="000000"/>
            </w:rPr>
          </w:rPrChange>
        </w:rPr>
        <w:t>sed,</w:t>
      </w:r>
      <w:r w:rsidRPr="0027638C">
        <w:rPr>
          <w:spacing w:val="80"/>
          <w:sz w:val="24"/>
          <w:rPrChange w16du:dateUtc="2026-07-07T18:18:00Z" w:author="Author" w:date="2026-07-07T20:18:00Z" w:id="467">
            <w:rPr>
              <w:rFonts w:ascii="Times New Roman"/>
              <w:color w:val="000000"/>
              <w:spacing w:val="90"/>
            </w:rPr>
          </w:rPrChange>
        </w:rPr>
        <w:t xml:space="preserve"> </w:t>
      </w:r>
      <w:r w:rsidRPr="0027638C">
        <w:rPr>
          <w:sz w:val="24"/>
          <w:rPrChange w16du:dateUtc="2026-07-07T18:18:00Z" w:author="Author" w:date="2026-07-07T20:18:00Z" w:id="468">
            <w:rPr>
              <w:rFonts w:ascii="Times New Roman"/>
              <w:color w:val="000000"/>
            </w:rPr>
          </w:rPrChange>
        </w:rPr>
        <w:t>do,</w:t>
      </w:r>
      <w:r w:rsidRPr="0027638C">
        <w:rPr>
          <w:spacing w:val="80"/>
          <w:sz w:val="24"/>
          <w:rPrChange w16du:dateUtc="2026-07-07T18:18:00Z" w:author="Author" w:date="2026-07-07T20:18:00Z" w:id="469">
            <w:rPr>
              <w:rFonts w:ascii="Times New Roman"/>
              <w:color w:val="000000"/>
              <w:spacing w:val="90"/>
            </w:rPr>
          </w:rPrChange>
        </w:rPr>
        <w:t xml:space="preserve"> </w:t>
      </w:r>
      <w:r w:rsidRPr="0027638C">
        <w:rPr>
          <w:sz w:val="24"/>
          <w:rPrChange w16du:dateUtc="2026-07-07T18:18:00Z" w:author="Author" w:date="2026-07-07T20:18:00Z" w:id="470">
            <w:rPr>
              <w:rFonts w:ascii="Times New Roman" w:hAnsi="Times New Roman"/>
              <w:color w:val="000000"/>
            </w:rPr>
          </w:rPrChange>
        </w:rPr>
        <w:t>eiusmod,</w:t>
      </w:r>
      <w:del w16du:dateUtc="2026-07-07T18:18:00Z" w:author="Author" w:date="2026-07-07T20:18:00Z" w:id="471">
        <w:r w:rsidR="00000000">
          <w:rPr>
            <w:color w:val="000000"/>
          </w:rPr>
          <w:cr/>
        </w:r>
      </w:del>
      <w:r w:rsidRPr="0027638C">
        <w:rPr>
          <w:sz w:val="24"/>
          <w:rPrChange w16du:dateUtc="2026-07-07T18:18:00Z" w:author="Author" w:date="2026-07-07T20:18:00Z" w:id="472">
            <w:rPr>
              <w:rFonts w:ascii="Times New Roman"/>
              <w:color w:val="000000"/>
              <w:spacing w:val="665"/>
            </w:rPr>
          </w:rPrChange>
        </w:rPr>
        <w:t xml:space="preserve"> </w:t>
      </w:r>
      <w:r w:rsidRPr="0027638C">
        <w:rPr>
          <w:sz w:val="24"/>
          <w:rPrChange w16du:dateUtc="2026-07-07T18:18:00Z" w:author="Author" w:date="2026-07-07T20:18:00Z" w:id="473">
            <w:rPr>
              <w:rFonts w:ascii="Times New Roman"/>
              <w:color w:val="000000"/>
            </w:rPr>
          </w:rPrChange>
        </w:rPr>
        <w:t>tempor incididunt ut, labore et dolore magna aliqua Lorem ipsum Dolor Sit.</w:t>
      </w:r>
    </w:p>
    <w:p w14:paraId="36466554" w14:textId="7957E4F6" w:rsidP="0027638C" w:rsidR="003115BF" w:rsidRDefault="00000000" w:rsidRPr="0027638C">
      <w:pPr>
        <w:pStyle w:val="ListParagraph"/>
        <w:numPr>
          <w:ilvl w:val="1"/>
          <w:numId w:val="5"/>
        </w:numPr>
        <w:tabs>
          <w:tab w:pos="1439" w:val="left"/>
        </w:tabs>
        <w:spacing w:before="242"/>
        <w:ind w:hanging="719" w:left="1439"/>
        <w:rPr>
          <w:ins w16du:dateUtc="2026-07-07T18:18:00Z" w:author="Author" w:date="2026-07-07T20:18:00Z" w:id="474"/>
          <w:sz w:val="24"/>
          <w:szCs w:val="24"/>
        </w:rPr>
      </w:pPr>
      <w:del w16du:dateUtc="2026-07-07T18:18:00Z" w:author="Author" w:date="2026-07-07T20:18:00Z" w:id="475">
        <w:r>
          <w:rPr>
            <w:color w:val="000000"/>
          </w:rPr>
          <w:delText>(f)</w:delText>
        </w:r>
        <w:r>
          <w:rPr>
            <w:color w:val="000000"/>
            <w:spacing w:val="445"/>
          </w:rPr>
          <w:delText xml:space="preserve"> </w:delText>
        </w:r>
      </w:del>
      <w:ins w16du:dateUtc="2026-07-07T18:18:00Z" w:author="Author" w:date="2026-07-07T20:18:00Z" w:id="476">
        <w:r w:rsidR="003115BF" w:rsidRPr="0027638C">
          <w:rPr>
            <w:sz w:val="24"/>
            <w:szCs w:val="24"/>
          </w:rPr>
          <w:t>"</w:t>
        </w:r>
        <w:r w:rsidR="003115BF" w:rsidRPr="0027638C">
          <w:rPr>
            <w:b/>
            <w:bCs/>
            <w:sz w:val="24"/>
            <w:szCs w:val="24"/>
          </w:rPr>
          <w:t>Amet Consectetur</w:t>
        </w:r>
        <w:r w:rsidR="003115BF" w:rsidRPr="0027638C">
          <w:rPr>
            <w:sz w:val="24"/>
            <w:szCs w:val="24"/>
          </w:rPr>
          <w:t>" adipiscing “</w:t>
        </w:r>
        <w:r w:rsidR="003115BF" w:rsidRPr="0027638C">
          <w:rPr>
            <w:b/>
            <w:bCs/>
            <w:sz w:val="24"/>
            <w:szCs w:val="24"/>
          </w:rPr>
          <w:t>ELIT</w:t>
        </w:r>
        <w:r w:rsidR="003115BF" w:rsidRPr="0027638C">
          <w:rPr>
            <w:sz w:val="24"/>
            <w:szCs w:val="24"/>
          </w:rPr>
          <w:t xml:space="preserve">” sed do eiusmod, tempor, incididunt ut labore et dolore magna aliqua </w:t>
        </w:r>
      </w:ins>
      <w:r w:rsidR="00950C7C">
        <w:rPr>
          <w:sz w:val="24"/>
          <w:szCs w:val="24"/>
        </w:rPr>
        <w:t xml:space="preserve">lorem ipsum dolor sit amet consectetur adipiscing </w:t>
      </w:r>
      <w:ins w16du:dateUtc="2026-07-07T18:18:00Z" w:author="Author" w:date="2026-07-07T20:18:00Z" w:id="477">
        <w:r w:rsidR="003115BF" w:rsidRPr="0027638C">
          <w:rPr>
            <w:sz w:val="24"/>
            <w:szCs w:val="24"/>
          </w:rPr>
          <w:t xml:space="preserve">elit sed, do, eiusmod tempor incididunt ut, labore et dolore, magna aliqua, lorem ipsum, dolor sit, amet consectetur adipiscing-elit, sed Do EIUSMOD tempor Incididunt UT, labore et dolore magna aliqua Lorem Ipsum </w:t>
        </w:r>
        <w:r w:rsidR="003115BF" w:rsidRPr="0027638C">
          <w:rPr>
            <w:sz w:val="24"/>
            <w:szCs w:val="24"/>
          </w:rPr>
          <w:lastRenderedPageBreak/>
          <w:t>Dolor sit amet consectetur adipiscing-elit sed.</w:t>
        </w:r>
      </w:ins>
    </w:p>
    <w:p w14:paraId="1AEBD713" w14:textId="64A6A880" w:rsidP="0027638C" w:rsidR="00740549" w:rsidRDefault="00740549" w:rsidRPr="0027638C">
      <w:pPr>
        <w:pStyle w:val="ListParagraph"/>
        <w:numPr>
          <w:ilvl w:val="1"/>
          <w:numId w:val="5"/>
        </w:numPr>
        <w:tabs>
          <w:tab w:pos="1439" w:val="left"/>
        </w:tabs>
        <w:spacing w:before="242"/>
        <w:ind w:hanging="719" w:left="1439"/>
        <w:rPr>
          <w:ins w16du:dateUtc="2026-07-07T18:18:00Z" w:author="Author" w:date="2026-07-07T20:18:00Z" w:id="478"/>
          <w:sz w:val="24"/>
          <w:szCs w:val="24"/>
        </w:rPr>
      </w:pPr>
      <w:ins w16du:dateUtc="2026-07-07T18:18:00Z" w:author="Author" w:date="2026-07-07T20:18:00Z" w:id="479">
        <w:r w:rsidRPr="0027638C">
          <w:rPr>
            <w:b/>
            <w:sz w:val="24"/>
            <w:szCs w:val="24"/>
          </w:rPr>
          <w:t>“Do</w:t>
        </w:r>
        <w:r w:rsidRPr="0027638C">
          <w:rPr>
            <w:b/>
            <w:spacing w:val="-2"/>
            <w:sz w:val="24"/>
            <w:szCs w:val="24"/>
          </w:rPr>
          <w:t xml:space="preserve"> </w:t>
        </w:r>
        <w:r w:rsidRPr="0027638C">
          <w:rPr>
            <w:b/>
            <w:sz w:val="24"/>
            <w:szCs w:val="24"/>
          </w:rPr>
          <w:t>Eiusmod”</w:t>
        </w:r>
        <w:r w:rsidRPr="0027638C">
          <w:rPr>
            <w:b/>
            <w:spacing w:val="-2"/>
            <w:sz w:val="24"/>
            <w:szCs w:val="24"/>
          </w:rPr>
          <w:t xml:space="preserve"> </w:t>
        </w:r>
        <w:r w:rsidRPr="0027638C">
          <w:rPr>
            <w:sz w:val="24"/>
            <w:szCs w:val="24"/>
          </w:rPr>
          <w:t>tempor</w:t>
        </w:r>
        <w:r w:rsidRPr="0027638C">
          <w:rPr>
            <w:spacing w:val="-2"/>
            <w:sz w:val="24"/>
            <w:szCs w:val="24"/>
          </w:rPr>
          <w:t xml:space="preserve"> </w:t>
        </w:r>
        <w:r w:rsidRPr="0027638C">
          <w:rPr>
            <w:sz w:val="24"/>
            <w:szCs w:val="24"/>
          </w:rPr>
          <w:t>Incididunt</w:t>
        </w:r>
        <w:r w:rsidRPr="0027638C">
          <w:rPr>
            <w:spacing w:val="-2"/>
            <w:sz w:val="24"/>
            <w:szCs w:val="24"/>
          </w:rPr>
          <w:t xml:space="preserve"> </w:t>
        </w:r>
        <w:r w:rsidRPr="0027638C">
          <w:rPr>
            <w:sz w:val="24"/>
            <w:szCs w:val="24"/>
          </w:rPr>
          <w:t>ut</w:t>
        </w:r>
        <w:r w:rsidRPr="0027638C">
          <w:rPr>
            <w:spacing w:val="-2"/>
            <w:sz w:val="24"/>
            <w:szCs w:val="24"/>
          </w:rPr>
          <w:t xml:space="preserve"> </w:t>
        </w:r>
        <w:r w:rsidRPr="0027638C">
          <w:rPr>
            <w:sz w:val="24"/>
            <w:szCs w:val="24"/>
          </w:rPr>
          <w:t>Labore,</w:t>
        </w:r>
        <w:r w:rsidRPr="0027638C">
          <w:rPr>
            <w:spacing w:val="-2"/>
            <w:sz w:val="24"/>
            <w:szCs w:val="24"/>
          </w:rPr>
          <w:t xml:space="preserve"> </w:t>
        </w:r>
        <w:r w:rsidRPr="0027638C">
          <w:rPr>
            <w:sz w:val="24"/>
            <w:szCs w:val="24"/>
          </w:rPr>
          <w:t>et Dolore Magna aliqua Lorem ipsum dolor.</w:t>
        </w:r>
      </w:ins>
    </w:p>
    <w:p w14:paraId="63BA0C0B" w14:textId="1B2FFC39" w:rsidP="0027638C" w:rsidR="00740549" w:rsidRDefault="00740549" w:rsidRPr="0027638C">
      <w:pPr>
        <w:pStyle w:val="ListParagraph"/>
        <w:numPr>
          <w:ilvl w:val="1"/>
          <w:numId w:val="5"/>
        </w:numPr>
        <w:tabs>
          <w:tab w:pos="1439" w:val="left"/>
        </w:tabs>
        <w:spacing w:before="242"/>
        <w:ind w:hanging="719" w:left="1439"/>
        <w:rPr>
          <w:ins w16du:dateUtc="2026-07-07T18:18:00Z" w:author="Author" w:date="2026-07-07T20:18:00Z" w:id="480"/>
          <w:sz w:val="24"/>
          <w:szCs w:val="24"/>
        </w:rPr>
      </w:pPr>
      <w:ins w16du:dateUtc="2026-07-07T18:18:00Z" w:author="Author" w:date="2026-07-07T20:18:00Z" w:id="481">
        <w:r w:rsidRPr="0027638C">
          <w:rPr>
            <w:b/>
            <w:sz w:val="24"/>
            <w:szCs w:val="24"/>
          </w:rPr>
          <w:t>“Sit Amet”</w:t>
        </w:r>
        <w:r w:rsidRPr="0027638C">
          <w:rPr>
            <w:b/>
            <w:spacing w:val="-2"/>
            <w:sz w:val="24"/>
            <w:szCs w:val="24"/>
          </w:rPr>
          <w:t xml:space="preserve"> </w:t>
        </w:r>
        <w:r w:rsidRPr="0027638C">
          <w:rPr>
            <w:sz w:val="24"/>
            <w:szCs w:val="24"/>
          </w:rPr>
          <w:t>consectetur</w:t>
        </w:r>
        <w:r w:rsidRPr="0027638C">
          <w:rPr>
            <w:spacing w:val="-2"/>
            <w:sz w:val="24"/>
            <w:szCs w:val="24"/>
          </w:rPr>
          <w:t xml:space="preserve"> </w:t>
        </w:r>
        <w:r w:rsidRPr="0027638C">
          <w:rPr>
            <w:sz w:val="24"/>
            <w:szCs w:val="24"/>
          </w:rPr>
          <w:t>5:00 adipiscing</w:t>
        </w:r>
        <w:r w:rsidRPr="0027638C">
          <w:rPr>
            <w:spacing w:val="-2"/>
            <w:sz w:val="24"/>
            <w:szCs w:val="24"/>
          </w:rPr>
          <w:t xml:space="preserve"> </w:t>
        </w:r>
        <w:r w:rsidRPr="0027638C">
          <w:rPr>
            <w:sz w:val="24"/>
            <w:szCs w:val="24"/>
          </w:rPr>
          <w:t>elit</w:t>
        </w:r>
        <w:r w:rsidRPr="0027638C">
          <w:rPr>
            <w:spacing w:val="-2"/>
            <w:sz w:val="24"/>
            <w:szCs w:val="24"/>
          </w:rPr>
          <w:t xml:space="preserve"> 5:00 </w:t>
        </w:r>
        <w:r w:rsidRPr="0027638C">
          <w:rPr>
            <w:sz w:val="24"/>
            <w:szCs w:val="24"/>
          </w:rPr>
          <w:t>sed</w:t>
        </w:r>
        <w:r w:rsidRPr="0027638C">
          <w:rPr>
            <w:spacing w:val="-2"/>
            <w:sz w:val="24"/>
            <w:szCs w:val="24"/>
          </w:rPr>
          <w:t xml:space="preserve"> </w:t>
        </w:r>
        <w:r w:rsidRPr="0027638C">
          <w:rPr>
            <w:sz w:val="24"/>
            <w:szCs w:val="24"/>
          </w:rPr>
          <w:t>DO</w:t>
        </w:r>
        <w:r w:rsidRPr="0027638C">
          <w:rPr>
            <w:spacing w:val="-2"/>
            <w:sz w:val="24"/>
            <w:szCs w:val="24"/>
          </w:rPr>
          <w:t>.</w:t>
        </w:r>
      </w:ins>
    </w:p>
    <w:p w14:paraId="584D9138" w14:textId="1556DDB6" w:rsidP="0027638C" w:rsidR="009609E8" w:rsidRDefault="00A96A35" w:rsidRPr="0027638C">
      <w:pPr>
        <w:pStyle w:val="ListParagraph"/>
        <w:numPr>
          <w:ilvl w:val="1"/>
          <w:numId w:val="5"/>
        </w:numPr>
        <w:tabs>
          <w:tab w:pos="1439" w:val="left"/>
        </w:tabs>
        <w:spacing w:before="242"/>
        <w:ind w:hanging="719" w:left="1439"/>
        <w:rPr>
          <w:sz w:val="24"/>
          <w:rPrChange w16du:dateUtc="2026-07-07T18:18:00Z" w:author="Author" w:date="2026-07-07T20:18:00Z" w:id="482">
            <w:rPr>
              <w:rFonts w:ascii="Times New Roman"/>
              <w:color w:val="000000"/>
            </w:rPr>
          </w:rPrChange>
        </w:rPr>
        <w:pPrChange w16du:dateUtc="2026-07-07T18:18:00Z" w:author="Author" w:date="2026-07-07T20:18:00Z" w:id="483">
          <w:pPr>
            <w:spacing w:after="0" w:before="240" w:line="255" w:lineRule="exact"/>
            <w:ind w:left="720"/>
            <w:jc w:val="left"/>
          </w:pPr>
        </w:pPrChange>
      </w:pPr>
      <w:r w:rsidRPr="0027638C">
        <w:rPr>
          <w:b/>
          <w:sz w:val="24"/>
          <w:rPrChange w16du:dateUtc="2026-07-07T18:18:00Z" w:author="Author" w:date="2026-07-07T20:18:00Z" w:id="484">
            <w:rPr>
              <w:rFonts w:ascii="Times New Roman" w:hAnsi="Times New Roman"/>
              <w:color w:val="000000"/>
              <w:spacing w:val="6"/>
            </w:rPr>
          </w:rPrChange>
        </w:rPr>
        <w:t>“Eiusmod</w:t>
      </w:r>
      <w:r w:rsidRPr="0027638C">
        <w:rPr>
          <w:b/>
          <w:spacing w:val="-7"/>
          <w:sz w:val="24"/>
          <w:rPrChange w16du:dateUtc="2026-07-07T18:18:00Z" w:author="Author" w:date="2026-07-07T20:18:00Z" w:id="485">
            <w:rPr>
              <w:rFonts w:ascii="Times New Roman"/>
              <w:color w:val="000000"/>
              <w:spacing w:val="6"/>
            </w:rPr>
          </w:rPrChange>
        </w:rPr>
        <w:t xml:space="preserve"> </w:t>
      </w:r>
      <w:r w:rsidRPr="0027638C">
        <w:rPr>
          <w:b/>
          <w:sz w:val="24"/>
          <w:rPrChange w16du:dateUtc="2026-07-07T18:18:00Z" w:author="Author" w:date="2026-07-07T20:18:00Z" w:id="486">
            <w:rPr>
              <w:rFonts w:ascii="Times New Roman"/>
              <w:color w:val="000000"/>
            </w:rPr>
          </w:rPrChange>
        </w:rPr>
        <w:t>Tempor</w:t>
      </w:r>
      <w:del w16du:dateUtc="2026-07-07T18:18:00Z" w:author="Author" w:date="2026-07-07T20:18:00Z" w:id="487">
        <w:r w:rsidR="00000000">
          <w:rPr>
            <w:color w:val="000000"/>
            <w:spacing w:val="-31"/>
          </w:rPr>
          <w:delText xml:space="preserve"> </w:delText>
        </w:r>
      </w:del>
      <w:r w:rsidRPr="0027638C">
        <w:rPr>
          <w:sz w:val="24"/>
          <w:rPrChange w16du:dateUtc="2026-07-07T18:18:00Z" w:author="Author" w:date="2026-07-07T20:18:00Z" w:id="488">
            <w:rPr>
              <w:rFonts w:ascii="Times New Roman" w:hAnsi="Times New Roman"/>
              <w:color w:val="000000"/>
            </w:rPr>
          </w:rPrChange>
        </w:rPr>
        <w:t>”</w:t>
      </w:r>
      <w:r w:rsidRPr="0027638C">
        <w:rPr>
          <w:spacing w:val="-4"/>
          <w:sz w:val="24"/>
          <w:rPrChange w16du:dateUtc="2026-07-07T18:18:00Z" w:author="Author" w:date="2026-07-07T20:18:00Z" w:id="489">
            <w:rPr>
              <w:rFonts w:ascii="Times New Roman"/>
              <w:color w:val="000000"/>
            </w:rPr>
          </w:rPrChange>
        </w:rPr>
        <w:t xml:space="preserve"> </w:t>
      </w:r>
      <w:r w:rsidRPr="0027638C">
        <w:rPr>
          <w:sz w:val="24"/>
          <w:rPrChange w16du:dateUtc="2026-07-07T18:18:00Z" w:author="Author" w:date="2026-07-07T20:18:00Z" w:id="490">
            <w:rPr>
              <w:rFonts w:ascii="Times New Roman"/>
              <w:color w:val="000000"/>
            </w:rPr>
          </w:rPrChange>
        </w:rPr>
        <w:t>incididunt</w:t>
      </w:r>
      <w:r w:rsidRPr="0027638C">
        <w:rPr>
          <w:spacing w:val="-5"/>
          <w:sz w:val="24"/>
          <w:rPrChange w16du:dateUtc="2026-07-07T18:18:00Z" w:author="Author" w:date="2026-07-07T20:18:00Z" w:id="491">
            <w:rPr>
              <w:rFonts w:ascii="Times New Roman"/>
              <w:color w:val="000000"/>
            </w:rPr>
          </w:rPrChange>
        </w:rPr>
        <w:t xml:space="preserve"> </w:t>
      </w:r>
      <w:r w:rsidRPr="0027638C">
        <w:rPr>
          <w:sz w:val="24"/>
          <w:rPrChange w16du:dateUtc="2026-07-07T18:18:00Z" w:author="Author" w:date="2026-07-07T20:18:00Z" w:id="492">
            <w:rPr>
              <w:rFonts w:ascii="Times New Roman"/>
              <w:color w:val="000000"/>
            </w:rPr>
          </w:rPrChange>
        </w:rPr>
        <w:t>ut</w:t>
      </w:r>
      <w:r w:rsidRPr="0027638C">
        <w:rPr>
          <w:spacing w:val="-4"/>
          <w:sz w:val="24"/>
          <w:rPrChange w16du:dateUtc="2026-07-07T18:18:00Z" w:author="Author" w:date="2026-07-07T20:18:00Z" w:id="493">
            <w:rPr>
              <w:rFonts w:ascii="Times New Roman"/>
              <w:color w:val="000000"/>
            </w:rPr>
          </w:rPrChange>
        </w:rPr>
        <w:t xml:space="preserve"> </w:t>
      </w:r>
      <w:r w:rsidRPr="0027638C">
        <w:rPr>
          <w:sz w:val="24"/>
          <w:rPrChange w16du:dateUtc="2026-07-07T18:18:00Z" w:author="Author" w:date="2026-07-07T20:18:00Z" w:id="494">
            <w:rPr>
              <w:rFonts w:ascii="Times New Roman"/>
              <w:color w:val="000000"/>
            </w:rPr>
          </w:rPrChange>
        </w:rPr>
        <w:t>labore</w:t>
      </w:r>
      <w:r w:rsidRPr="0027638C">
        <w:rPr>
          <w:spacing w:val="-5"/>
          <w:sz w:val="24"/>
          <w:rPrChange w16du:dateUtc="2026-07-07T18:18:00Z" w:author="Author" w:date="2026-07-07T20:18:00Z" w:id="495">
            <w:rPr>
              <w:rFonts w:ascii="Times New Roman"/>
              <w:color w:val="000000"/>
            </w:rPr>
          </w:rPrChange>
        </w:rPr>
        <w:t xml:space="preserve"> </w:t>
      </w:r>
      <w:r w:rsidRPr="0027638C">
        <w:rPr>
          <w:sz w:val="24"/>
          <w:rPrChange w16du:dateUtc="2026-07-07T18:18:00Z" w:author="Author" w:date="2026-07-07T20:18:00Z" w:id="496">
            <w:rPr>
              <w:rFonts w:ascii="Times New Roman"/>
              <w:color w:val="000000"/>
            </w:rPr>
          </w:rPrChange>
        </w:rPr>
        <w:t>et</w:t>
      </w:r>
      <w:r w:rsidRPr="0027638C">
        <w:rPr>
          <w:spacing w:val="-4"/>
          <w:sz w:val="24"/>
          <w:rPrChange w16du:dateUtc="2026-07-07T18:18:00Z" w:author="Author" w:date="2026-07-07T20:18:00Z" w:id="497">
            <w:rPr>
              <w:rFonts w:ascii="Times New Roman"/>
              <w:color w:val="000000"/>
            </w:rPr>
          </w:rPrChange>
        </w:rPr>
        <w:t xml:space="preserve"> </w:t>
      </w:r>
      <w:r w:rsidRPr="0027638C">
        <w:rPr>
          <w:sz w:val="24"/>
          <w:rPrChange w16du:dateUtc="2026-07-07T18:18:00Z" w:author="Author" w:date="2026-07-07T20:18:00Z" w:id="498">
            <w:rPr>
              <w:rFonts w:ascii="Times New Roman"/>
              <w:color w:val="000000"/>
            </w:rPr>
          </w:rPrChange>
        </w:rPr>
        <w:t>dolore</w:t>
      </w:r>
      <w:r w:rsidRPr="0027638C">
        <w:rPr>
          <w:spacing w:val="-5"/>
          <w:sz w:val="24"/>
          <w:rPrChange w16du:dateUtc="2026-07-07T18:18:00Z" w:author="Author" w:date="2026-07-07T20:18:00Z" w:id="499">
            <w:rPr>
              <w:rFonts w:ascii="Times New Roman"/>
              <w:color w:val="000000"/>
            </w:rPr>
          </w:rPrChange>
        </w:rPr>
        <w:t xml:space="preserve"> </w:t>
      </w:r>
      <w:r w:rsidRPr="0027638C">
        <w:rPr>
          <w:sz w:val="24"/>
          <w:rPrChange w16du:dateUtc="2026-07-07T18:18:00Z" w:author="Author" w:date="2026-07-07T20:18:00Z" w:id="500">
            <w:rPr>
              <w:rFonts w:ascii="Times New Roman"/>
              <w:color w:val="000000"/>
            </w:rPr>
          </w:rPrChange>
        </w:rPr>
        <w:t>magna</w:t>
      </w:r>
      <w:r w:rsidRPr="0027638C">
        <w:rPr>
          <w:spacing w:val="-4"/>
          <w:sz w:val="24"/>
          <w:rPrChange w16du:dateUtc="2026-07-07T18:18:00Z" w:author="Author" w:date="2026-07-07T20:18:00Z" w:id="501">
            <w:rPr>
              <w:rFonts w:ascii="Times New Roman"/>
              <w:color w:val="000000"/>
            </w:rPr>
          </w:rPrChange>
        </w:rPr>
        <w:t xml:space="preserve"> </w:t>
      </w:r>
      <w:r w:rsidRPr="0027638C">
        <w:rPr>
          <w:sz w:val="24"/>
          <w:rPrChange w16du:dateUtc="2026-07-07T18:18:00Z" w:author="Author" w:date="2026-07-07T20:18:00Z" w:id="502">
            <w:rPr>
              <w:rFonts w:ascii="Times New Roman"/>
              <w:color w:val="000000"/>
            </w:rPr>
          </w:rPrChange>
        </w:rPr>
        <w:t>Aliqua</w:t>
      </w:r>
      <w:r w:rsidRPr="0027638C">
        <w:rPr>
          <w:spacing w:val="-4"/>
          <w:sz w:val="24"/>
          <w:rPrChange w16du:dateUtc="2026-07-07T18:18:00Z" w:author="Author" w:date="2026-07-07T20:18:00Z" w:id="503">
            <w:rPr>
              <w:rFonts w:ascii="Times New Roman"/>
              <w:color w:val="000000"/>
            </w:rPr>
          </w:rPrChange>
        </w:rPr>
        <w:t xml:space="preserve"> </w:t>
      </w:r>
      <w:del w16du:dateUtc="2026-07-07T18:18:00Z" w:author="Author" w:date="2026-07-07T20:18:00Z" w:id="504">
        <w:r w:rsidR="00000000">
          <w:rPr>
            <w:color w:val="000000"/>
          </w:rPr>
          <w:delText>5(a).</w:delText>
        </w:r>
      </w:del>
      <w:ins w16du:dateUtc="2026-07-07T18:18:00Z" w:author="Author" w:date="2026-07-07T20:18:00Z" w:id="505">
        <w:r w:rsidR="00745B5B" w:rsidRPr="0027638C">
          <w:rPr>
            <w:spacing w:val="-4"/>
            <w:sz w:val="24"/>
            <w:szCs w:val="24"/>
          </w:rPr>
          <w:fldChar w:fldCharType="begin"/>
        </w:r>
        <w:r w:rsidR="00745B5B" w:rsidRPr="0027638C">
          <w:rPr>
            <w:spacing w:val="-4"/>
            <w:sz w:val="24"/>
            <w:szCs w:val="24"/>
          </w:rPr>
          <w:instrText xml:space="preserve"> REF _Ref215486251 \w \h </w:instrText>
        </w:r>
        <w:r w:rsidR="0027638C" w:rsidRPr="0027638C">
          <w:rPr>
            <w:spacing w:val="-4"/>
            <w:sz w:val="24"/>
            <w:szCs w:val="24"/>
          </w:rPr>
          <w:instrText xml:space="preserve"> \* MERGEFORMAT </w:instrText>
        </w:r>
        <w:r w:rsidR="00745B5B" w:rsidRPr="0027638C">
          <w:rPr>
            <w:spacing w:val="-4"/>
            <w:sz w:val="24"/>
            <w:szCs w:val="24"/>
          </w:rPr>
        </w:r>
        <w:r w:rsidR="00745B5B" w:rsidRPr="0027638C">
          <w:rPr>
            <w:spacing w:val="-4"/>
            <w:sz w:val="24"/>
            <w:szCs w:val="24"/>
          </w:rPr>
          <w:fldChar w:fldCharType="separate"/>
        </w:r>
        <w:r w:rsidR="00745B5B" w:rsidRPr="0027638C">
          <w:rPr>
            <w:spacing w:val="-4"/>
            <w:sz w:val="24"/>
            <w:szCs w:val="24"/>
          </w:rPr>
          <w:t>5(lorem)</w:t>
        </w:r>
        <w:r w:rsidR="00745B5B" w:rsidRPr="0027638C">
          <w:rPr>
            <w:spacing w:val="-4"/>
            <w:sz w:val="24"/>
            <w:szCs w:val="24"/>
          </w:rPr>
          <w:fldChar w:fldCharType="end"/>
        </w:r>
        <w:r w:rsidR="00745B5B" w:rsidRPr="0027638C">
          <w:rPr>
            <w:spacing w:val="-4"/>
            <w:sz w:val="24"/>
            <w:szCs w:val="24"/>
          </w:rPr>
          <w:t>.</w:t>
        </w:r>
      </w:ins>
    </w:p>
    <w:p w14:paraId="584D9139" w14:textId="77777777" w:rsidP="0027638C" w:rsidR="009609E8" w:rsidRDefault="00000000" w:rsidRPr="0027638C">
      <w:pPr>
        <w:pStyle w:val="ListParagraph"/>
        <w:numPr>
          <w:ilvl w:val="1"/>
          <w:numId w:val="5"/>
        </w:numPr>
        <w:tabs>
          <w:tab w:pos="1440" w:val="left"/>
        </w:tabs>
        <w:spacing w:before="237"/>
        <w:ind w:right="358"/>
        <w:rPr>
          <w:sz w:val="24"/>
          <w:rPrChange w16du:dateUtc="2026-07-07T18:18:00Z" w:author="Author" w:date="2026-07-07T20:18:00Z" w:id="506">
            <w:rPr>
              <w:rFonts w:ascii="Times New Roman"/>
              <w:color w:val="000000"/>
            </w:rPr>
          </w:rPrChange>
        </w:rPr>
        <w:pPrChange w16du:dateUtc="2026-07-07T18:18:00Z" w:author="Author" w:date="2026-07-07T20:18:00Z" w:id="507">
          <w:pPr>
            <w:spacing w:after="0" w:before="235" w:line="254" w:lineRule="exact"/>
            <w:ind w:left="720"/>
            <w:jc w:val="left"/>
          </w:pPr>
        </w:pPrChange>
      </w:pPr>
      <w:del w16du:dateUtc="2026-07-07T18:18:00Z" w:author="Author" w:date="2026-07-07T20:18:00Z" w:id="508">
        <w:r>
          <w:rPr>
            <w:color w:val="000000"/>
          </w:rPr>
          <w:delText>(g)</w:delText>
        </w:r>
        <w:r>
          <w:rPr>
            <w:color w:val="000000"/>
            <w:spacing w:val="409"/>
          </w:rPr>
          <w:delText xml:space="preserve"> </w:delText>
        </w:r>
      </w:del>
      <w:r w:rsidR="00A96A35" w:rsidRPr="0027638C">
        <w:rPr>
          <w:sz w:val="24"/>
          <w:rPrChange w16du:dateUtc="2026-07-07T18:18:00Z" w:author="Author" w:date="2026-07-07T20:18:00Z" w:id="509">
            <w:rPr>
              <w:rFonts w:ascii="Times New Roman" w:hAnsi="Times New Roman"/>
              <w:color w:val="000000"/>
              <w:spacing w:val="4"/>
            </w:rPr>
          </w:rPrChange>
        </w:rPr>
        <w:t>“</w:t>
      </w:r>
      <w:r w:rsidR="00A96A35" w:rsidRPr="0027638C">
        <w:rPr>
          <w:b/>
          <w:sz w:val="24"/>
          <w:rPrChange w16du:dateUtc="2026-07-07T18:18:00Z" w:author="Author" w:date="2026-07-07T20:18:00Z" w:id="510">
            <w:rPr>
              <w:rFonts w:ascii="Times New Roman" w:hAnsi="Times New Roman"/>
              <w:color w:val="000000"/>
              <w:spacing w:val="4"/>
            </w:rPr>
          </w:rPrChange>
        </w:rPr>
        <w:t>Ipsum</w:t>
      </w:r>
      <w:r w:rsidR="00A96A35" w:rsidRPr="0027638C">
        <w:rPr>
          <w:b/>
          <w:spacing w:val="40"/>
          <w:sz w:val="24"/>
          <w:rPrChange w16du:dateUtc="2026-07-07T18:18:00Z" w:author="Author" w:date="2026-07-07T20:18:00Z" w:id="511">
            <w:rPr>
              <w:rFonts w:ascii="Times New Roman"/>
              <w:color w:val="000000"/>
              <w:spacing w:val="64"/>
            </w:rPr>
          </w:rPrChange>
        </w:rPr>
        <w:t xml:space="preserve"> </w:t>
      </w:r>
      <w:r w:rsidR="00A96A35" w:rsidRPr="0027638C">
        <w:rPr>
          <w:b/>
          <w:sz w:val="24"/>
          <w:rPrChange w16du:dateUtc="2026-07-07T18:18:00Z" w:author="Author" w:date="2026-07-07T20:18:00Z" w:id="512">
            <w:rPr>
              <w:rFonts w:ascii="Times New Roman" w:hAnsi="Times New Roman"/>
              <w:color w:val="000000"/>
              <w:spacing w:val="8"/>
            </w:rPr>
          </w:rPrChange>
        </w:rPr>
        <w:t>Dolor</w:t>
      </w:r>
      <w:r w:rsidR="00A96A35" w:rsidRPr="0027638C">
        <w:rPr>
          <w:sz w:val="24"/>
          <w:rPrChange w16du:dateUtc="2026-07-07T18:18:00Z" w:author="Author" w:date="2026-07-07T20:18:00Z" w:id="513">
            <w:rPr>
              <w:rFonts w:ascii="Times New Roman" w:hAnsi="Times New Roman"/>
              <w:color w:val="000000"/>
              <w:spacing w:val="8"/>
            </w:rPr>
          </w:rPrChange>
        </w:rPr>
        <w:t>”</w:t>
      </w:r>
      <w:r w:rsidR="00A96A35" w:rsidRPr="0027638C">
        <w:rPr>
          <w:spacing w:val="40"/>
          <w:sz w:val="24"/>
          <w:rPrChange w16du:dateUtc="2026-07-07T18:18:00Z" w:author="Author" w:date="2026-07-07T20:18:00Z" w:id="514">
            <w:rPr>
              <w:rFonts w:ascii="Times New Roman"/>
              <w:color w:val="000000"/>
              <w:spacing w:val="48"/>
            </w:rPr>
          </w:rPrChange>
        </w:rPr>
        <w:t xml:space="preserve"> </w:t>
      </w:r>
      <w:r w:rsidR="00A96A35" w:rsidRPr="0027638C">
        <w:rPr>
          <w:sz w:val="24"/>
          <w:rPrChange w16du:dateUtc="2026-07-07T18:18:00Z" w:author="Author" w:date="2026-07-07T20:18:00Z" w:id="515">
            <w:rPr>
              <w:rFonts w:ascii="Times New Roman"/>
              <w:color w:val="000000"/>
            </w:rPr>
          </w:rPrChange>
        </w:rPr>
        <w:t>sit</w:t>
      </w:r>
      <w:r w:rsidR="00A96A35" w:rsidRPr="0027638C">
        <w:rPr>
          <w:spacing w:val="40"/>
          <w:sz w:val="24"/>
          <w:rPrChange w16du:dateUtc="2026-07-07T18:18:00Z" w:author="Author" w:date="2026-07-07T20:18:00Z" w:id="516">
            <w:rPr>
              <w:rFonts w:ascii="Times New Roman"/>
              <w:color w:val="000000"/>
              <w:spacing w:val="56"/>
            </w:rPr>
          </w:rPrChange>
        </w:rPr>
        <w:t xml:space="preserve"> </w:t>
      </w:r>
      <w:r w:rsidR="00A96A35" w:rsidRPr="0027638C">
        <w:rPr>
          <w:sz w:val="24"/>
          <w:rPrChange w16du:dateUtc="2026-07-07T18:18:00Z" w:author="Author" w:date="2026-07-07T20:18:00Z" w:id="517">
            <w:rPr>
              <w:rFonts w:ascii="Times New Roman"/>
              <w:color w:val="000000"/>
            </w:rPr>
          </w:rPrChange>
        </w:rPr>
        <w:t>amet</w:t>
      </w:r>
      <w:r w:rsidR="00A96A35" w:rsidRPr="0027638C">
        <w:rPr>
          <w:spacing w:val="40"/>
          <w:sz w:val="24"/>
          <w:rPrChange w16du:dateUtc="2026-07-07T18:18:00Z" w:author="Author" w:date="2026-07-07T20:18:00Z" w:id="518">
            <w:rPr>
              <w:rFonts w:ascii="Times New Roman"/>
              <w:color w:val="000000"/>
              <w:spacing w:val="56"/>
            </w:rPr>
          </w:rPrChange>
        </w:rPr>
        <w:t xml:space="preserve"> </w:t>
      </w:r>
      <w:r w:rsidR="00A96A35" w:rsidRPr="0027638C">
        <w:rPr>
          <w:sz w:val="24"/>
          <w:rPrChange w16du:dateUtc="2026-07-07T18:18:00Z" w:author="Author" w:date="2026-07-07T20:18:00Z" w:id="519">
            <w:rPr>
              <w:rFonts w:ascii="Times New Roman"/>
              <w:color w:val="000000"/>
            </w:rPr>
          </w:rPrChange>
        </w:rPr>
        <w:t>consectetur</w:t>
      </w:r>
      <w:r w:rsidR="00A96A35" w:rsidRPr="0027638C">
        <w:rPr>
          <w:spacing w:val="40"/>
          <w:sz w:val="24"/>
          <w:rPrChange w16du:dateUtc="2026-07-07T18:18:00Z" w:author="Author" w:date="2026-07-07T20:18:00Z" w:id="520">
            <w:rPr>
              <w:rFonts w:ascii="Times New Roman"/>
              <w:color w:val="000000"/>
              <w:spacing w:val="56"/>
            </w:rPr>
          </w:rPrChange>
        </w:rPr>
        <w:t xml:space="preserve"> </w:t>
      </w:r>
      <w:r w:rsidR="00A96A35" w:rsidRPr="0027638C">
        <w:rPr>
          <w:sz w:val="24"/>
          <w:rPrChange w16du:dateUtc="2026-07-07T18:18:00Z" w:author="Author" w:date="2026-07-07T20:18:00Z" w:id="521">
            <w:rPr>
              <w:rFonts w:ascii="Times New Roman"/>
              <w:color w:val="000000"/>
            </w:rPr>
          </w:rPrChange>
        </w:rPr>
        <w:t>adipiscing</w:t>
      </w:r>
      <w:r w:rsidR="00A96A35" w:rsidRPr="0027638C">
        <w:rPr>
          <w:spacing w:val="40"/>
          <w:sz w:val="24"/>
          <w:rPrChange w16du:dateUtc="2026-07-07T18:18:00Z" w:author="Author" w:date="2026-07-07T20:18:00Z" w:id="522">
            <w:rPr>
              <w:rFonts w:ascii="Times New Roman"/>
              <w:color w:val="000000"/>
              <w:spacing w:val="56"/>
            </w:rPr>
          </w:rPrChange>
        </w:rPr>
        <w:t xml:space="preserve"> </w:t>
      </w:r>
      <w:r w:rsidR="00A96A35" w:rsidRPr="0027638C">
        <w:rPr>
          <w:sz w:val="24"/>
          <w:rPrChange w16du:dateUtc="2026-07-07T18:18:00Z" w:author="Author" w:date="2026-07-07T20:18:00Z" w:id="523">
            <w:rPr>
              <w:rFonts w:ascii="Times New Roman"/>
              <w:color w:val="000000"/>
            </w:rPr>
          </w:rPrChange>
        </w:rPr>
        <w:t>elit</w:t>
      </w:r>
      <w:r w:rsidR="00A96A35" w:rsidRPr="0027638C">
        <w:rPr>
          <w:spacing w:val="40"/>
          <w:sz w:val="24"/>
          <w:rPrChange w16du:dateUtc="2026-07-07T18:18:00Z" w:author="Author" w:date="2026-07-07T20:18:00Z" w:id="524">
            <w:rPr>
              <w:rFonts w:ascii="Times New Roman"/>
              <w:color w:val="000000"/>
              <w:spacing w:val="56"/>
            </w:rPr>
          </w:rPrChange>
        </w:rPr>
        <w:t xml:space="preserve"> </w:t>
      </w:r>
      <w:r w:rsidR="00A96A35" w:rsidRPr="0027638C">
        <w:rPr>
          <w:sz w:val="24"/>
          <w:rPrChange w16du:dateUtc="2026-07-07T18:18:00Z" w:author="Author" w:date="2026-07-07T20:18:00Z" w:id="525">
            <w:rPr>
              <w:rFonts w:ascii="Times New Roman"/>
              <w:color w:val="000000"/>
            </w:rPr>
          </w:rPrChange>
        </w:rPr>
        <w:t>sed</w:t>
      </w:r>
      <w:r w:rsidR="00A96A35" w:rsidRPr="0027638C">
        <w:rPr>
          <w:spacing w:val="40"/>
          <w:sz w:val="24"/>
          <w:rPrChange w16du:dateUtc="2026-07-07T18:18:00Z" w:author="Author" w:date="2026-07-07T20:18:00Z" w:id="526">
            <w:rPr>
              <w:rFonts w:ascii="Times New Roman"/>
              <w:color w:val="000000"/>
              <w:spacing w:val="56"/>
            </w:rPr>
          </w:rPrChange>
        </w:rPr>
        <w:t xml:space="preserve"> </w:t>
      </w:r>
      <w:r w:rsidR="00A96A35" w:rsidRPr="0027638C">
        <w:rPr>
          <w:sz w:val="24"/>
          <w:rPrChange w16du:dateUtc="2026-07-07T18:18:00Z" w:author="Author" w:date="2026-07-07T20:18:00Z" w:id="527">
            <w:rPr>
              <w:rFonts w:ascii="Times New Roman"/>
              <w:color w:val="000000"/>
            </w:rPr>
          </w:rPrChange>
        </w:rPr>
        <w:t>Do</w:t>
      </w:r>
      <w:r w:rsidR="00A96A35" w:rsidRPr="0027638C">
        <w:rPr>
          <w:spacing w:val="40"/>
          <w:sz w:val="24"/>
          <w:rPrChange w16du:dateUtc="2026-07-07T18:18:00Z" w:author="Author" w:date="2026-07-07T20:18:00Z" w:id="528">
            <w:rPr>
              <w:rFonts w:ascii="Times New Roman"/>
              <w:color w:val="000000"/>
              <w:spacing w:val="56"/>
            </w:rPr>
          </w:rPrChange>
        </w:rPr>
        <w:t xml:space="preserve"> </w:t>
      </w:r>
      <w:r w:rsidR="00A96A35" w:rsidRPr="0027638C">
        <w:rPr>
          <w:sz w:val="24"/>
          <w:rPrChange w16du:dateUtc="2026-07-07T18:18:00Z" w:author="Author" w:date="2026-07-07T20:18:00Z" w:id="529">
            <w:rPr>
              <w:rFonts w:ascii="Times New Roman"/>
              <w:color w:val="000000"/>
            </w:rPr>
          </w:rPrChange>
        </w:rPr>
        <w:t>Eiusmod</w:t>
      </w:r>
      <w:r w:rsidR="00A96A35" w:rsidRPr="0027638C">
        <w:rPr>
          <w:spacing w:val="40"/>
          <w:sz w:val="24"/>
          <w:rPrChange w16du:dateUtc="2026-07-07T18:18:00Z" w:author="Author" w:date="2026-07-07T20:18:00Z" w:id="530">
            <w:rPr>
              <w:rFonts w:ascii="Times New Roman"/>
              <w:color w:val="000000"/>
              <w:spacing w:val="56"/>
            </w:rPr>
          </w:rPrChange>
        </w:rPr>
        <w:t xml:space="preserve"> </w:t>
      </w:r>
      <w:r w:rsidR="00A96A35" w:rsidRPr="0027638C">
        <w:rPr>
          <w:sz w:val="24"/>
          <w:rPrChange w16du:dateUtc="2026-07-07T18:18:00Z" w:author="Author" w:date="2026-07-07T20:18:00Z" w:id="531">
            <w:rPr>
              <w:rFonts w:ascii="Times New Roman"/>
              <w:color w:val="000000"/>
            </w:rPr>
          </w:rPrChange>
        </w:rPr>
        <w:t>Tempor</w:t>
      </w:r>
      <w:r w:rsidR="00A96A35" w:rsidRPr="0027638C">
        <w:rPr>
          <w:spacing w:val="40"/>
          <w:sz w:val="24"/>
          <w:rPrChange w16du:dateUtc="2026-07-07T18:18:00Z" w:author="Author" w:date="2026-07-07T20:18:00Z" w:id="532">
            <w:rPr>
              <w:rFonts w:ascii="Times New Roman"/>
              <w:color w:val="000000"/>
              <w:spacing w:val="56"/>
            </w:rPr>
          </w:rPrChange>
        </w:rPr>
        <w:t xml:space="preserve"> </w:t>
      </w:r>
      <w:r w:rsidR="00A96A35" w:rsidRPr="0027638C">
        <w:rPr>
          <w:sz w:val="24"/>
          <w:rPrChange w16du:dateUtc="2026-07-07T18:18:00Z" w:author="Author" w:date="2026-07-07T20:18:00Z" w:id="533">
            <w:rPr>
              <w:rFonts w:ascii="Times New Roman" w:hAnsi="Times New Roman"/>
              <w:color w:val="000000"/>
            </w:rPr>
          </w:rPrChange>
        </w:rPr>
        <w:t>incididunt</w:t>
      </w:r>
      <w:del w16du:dateUtc="2026-07-07T18:18:00Z" w:author="Author" w:date="2026-07-07T20:18:00Z" w:id="534">
        <w:r>
          <w:rPr>
            <w:color w:val="000000"/>
          </w:rPr>
          <w:cr/>
        </w:r>
      </w:del>
      <w:r w:rsidR="00A96A35" w:rsidRPr="0027638C">
        <w:rPr>
          <w:sz w:val="24"/>
          <w:rPrChange w16du:dateUtc="2026-07-07T18:18:00Z" w:author="Author" w:date="2026-07-07T20:18:00Z" w:id="535">
            <w:rPr>
              <w:rFonts w:ascii="Times New Roman"/>
              <w:color w:val="000000"/>
              <w:spacing w:val="665"/>
            </w:rPr>
          </w:rPrChange>
        </w:rPr>
        <w:t xml:space="preserve"> </w:t>
      </w:r>
      <w:r w:rsidR="00A96A35" w:rsidRPr="0027638C">
        <w:rPr>
          <w:sz w:val="24"/>
          <w:rPrChange w16du:dateUtc="2026-07-07T18:18:00Z" w:author="Author" w:date="2026-07-07T20:18:00Z" w:id="536">
            <w:rPr>
              <w:rFonts w:ascii="Times New Roman"/>
              <w:color w:val="000000"/>
            </w:rPr>
          </w:rPrChange>
        </w:rPr>
        <w:t>ut labore et dolore</w:t>
      </w:r>
      <w:del w16du:dateUtc="2026-07-07T18:18:00Z" w:author="Author" w:date="2026-07-07T20:18:00Z" w:id="537">
        <w:r>
          <w:rPr>
            <w:color w:val="000000"/>
          </w:rPr>
          <w:delText xml:space="preserve"> </w:delText>
        </w:r>
      </w:del>
      <w:ins w16du:dateUtc="2026-07-07T18:18:00Z" w:author="Author" w:date="2026-07-07T20:18:00Z" w:id="538">
        <w:r w:rsidR="00A96A35" w:rsidRPr="0027638C">
          <w:rPr>
            <w:sz w:val="24"/>
            <w:szCs w:val="24"/>
          </w:rPr>
          <w:t>-</w:t>
        </w:r>
      </w:ins>
      <w:r w:rsidR="00A96A35" w:rsidRPr="0027638C">
        <w:rPr>
          <w:sz w:val="24"/>
          <w:rPrChange w16du:dateUtc="2026-07-07T18:18:00Z" w:author="Author" w:date="2026-07-07T20:18:00Z" w:id="539">
            <w:rPr>
              <w:rFonts w:ascii="Times New Roman"/>
              <w:color w:val="000000"/>
            </w:rPr>
          </w:rPrChange>
        </w:rPr>
        <w:t xml:space="preserve">magna aliqua lorem ipsum </w:t>
      </w:r>
      <w:r w:rsidR="00A96A35" w:rsidRPr="0027638C">
        <w:rPr>
          <w:sz w:val="24"/>
          <w:rPrChange w16du:dateUtc="2026-07-07T18:18:00Z" w:author="Author" w:date="2026-07-07T20:18:00Z" w:id="540">
            <w:rPr>
              <w:rFonts w:ascii="Times New Roman" w:hAnsi="Times New Roman"/>
              <w:color w:val="000000"/>
            </w:rPr>
          </w:rPrChange>
        </w:rPr>
        <w:t>Dolor’sit</w:t>
      </w:r>
      <w:r w:rsidR="00A96A35" w:rsidRPr="0027638C">
        <w:rPr>
          <w:sz w:val="24"/>
          <w:rPrChange w16du:dateUtc="2026-07-07T18:18:00Z" w:author="Author" w:date="2026-07-07T20:18:00Z" w:id="541">
            <w:rPr>
              <w:rFonts w:ascii="Times New Roman"/>
              <w:color w:val="000000"/>
            </w:rPr>
          </w:rPrChange>
        </w:rPr>
        <w:t xml:space="preserve"> Amet consectetur adipiscing Elit.</w:t>
      </w:r>
    </w:p>
    <w:p w14:paraId="584D913A" w14:textId="77777777" w:rsidP="0027638C" w:rsidR="009609E8" w:rsidRDefault="00000000" w:rsidRPr="0027638C">
      <w:pPr>
        <w:pStyle w:val="ListParagraph"/>
        <w:numPr>
          <w:ilvl w:val="1"/>
          <w:numId w:val="5"/>
        </w:numPr>
        <w:tabs>
          <w:tab w:pos="1438" w:val="left"/>
          <w:tab w:pos="1440" w:val="left"/>
        </w:tabs>
        <w:spacing w:before="243"/>
        <w:ind w:right="356"/>
        <w:rPr>
          <w:sz w:val="24"/>
          <w:rPrChange w16du:dateUtc="2026-07-07T18:18:00Z" w:author="Author" w:date="2026-07-07T20:18:00Z" w:id="542">
            <w:rPr>
              <w:rFonts w:ascii="Times New Roman"/>
              <w:color w:val="000000"/>
            </w:rPr>
          </w:rPrChange>
        </w:rPr>
        <w:pPrChange w16du:dateUtc="2026-07-07T18:18:00Z" w:author="Author" w:date="2026-07-07T20:18:00Z" w:id="543">
          <w:pPr>
            <w:spacing w:after="0" w:before="242" w:line="252" w:lineRule="exact"/>
            <w:ind w:left="720"/>
            <w:jc w:val="left"/>
          </w:pPr>
        </w:pPrChange>
      </w:pPr>
      <w:del w16du:dateUtc="2026-07-07T18:18:00Z" w:author="Author" w:date="2026-07-07T20:18:00Z" w:id="544">
        <w:r>
          <w:rPr>
            <w:color w:val="000000"/>
          </w:rPr>
          <w:delText>(h)</w:delText>
        </w:r>
        <w:r>
          <w:rPr>
            <w:color w:val="000000"/>
            <w:spacing w:val="409"/>
          </w:rPr>
          <w:delText xml:space="preserve"> </w:delText>
        </w:r>
      </w:del>
      <w:r w:rsidR="00A96A35" w:rsidRPr="0027638C">
        <w:rPr>
          <w:sz w:val="24"/>
          <w:rPrChange w16du:dateUtc="2026-07-07T18:18:00Z" w:author="Author" w:date="2026-07-07T20:18:00Z" w:id="545">
            <w:rPr>
              <w:rFonts w:ascii="Times New Roman" w:hAnsi="Times New Roman"/>
              <w:color w:val="000000"/>
              <w:spacing w:val="11"/>
            </w:rPr>
          </w:rPrChange>
        </w:rPr>
        <w:t>“</w:t>
      </w:r>
      <w:r w:rsidR="00A96A35" w:rsidRPr="0027638C">
        <w:rPr>
          <w:b/>
          <w:sz w:val="24"/>
          <w:rPrChange w16du:dateUtc="2026-07-07T18:18:00Z" w:author="Author" w:date="2026-07-07T20:18:00Z" w:id="546">
            <w:rPr>
              <w:rFonts w:ascii="Times New Roman" w:hAnsi="Times New Roman"/>
              <w:color w:val="000000"/>
              <w:spacing w:val="11"/>
            </w:rPr>
          </w:rPrChange>
        </w:rPr>
        <w:t>Sed</w:t>
      </w:r>
      <w:r w:rsidR="00A96A35" w:rsidRPr="0027638C">
        <w:rPr>
          <w:b/>
          <w:sz w:val="24"/>
          <w:rPrChange w16du:dateUtc="2026-07-07T18:18:00Z" w:author="Author" w:date="2026-07-07T20:18:00Z" w:id="547">
            <w:rPr>
              <w:rFonts w:ascii="Times New Roman"/>
              <w:color w:val="000000"/>
              <w:spacing w:val="9"/>
            </w:rPr>
          </w:rPrChange>
        </w:rPr>
        <w:t xml:space="preserve"> </w:t>
      </w:r>
      <w:r w:rsidR="00A96A35" w:rsidRPr="0027638C">
        <w:rPr>
          <w:b/>
          <w:sz w:val="24"/>
          <w:rPrChange w16du:dateUtc="2026-07-07T18:18:00Z" w:author="Author" w:date="2026-07-07T20:18:00Z" w:id="548">
            <w:rPr>
              <w:rFonts w:ascii="Times New Roman" w:hAnsi="Times New Roman"/>
              <w:color w:val="000000"/>
              <w:spacing w:val="8"/>
            </w:rPr>
          </w:rPrChange>
        </w:rPr>
        <w:t>Do</w:t>
      </w:r>
      <w:r w:rsidR="00A96A35" w:rsidRPr="0027638C">
        <w:rPr>
          <w:sz w:val="24"/>
          <w:rPrChange w16du:dateUtc="2026-07-07T18:18:00Z" w:author="Author" w:date="2026-07-07T20:18:00Z" w:id="549">
            <w:rPr>
              <w:rFonts w:ascii="Times New Roman" w:hAnsi="Times New Roman"/>
              <w:color w:val="000000"/>
              <w:spacing w:val="8"/>
            </w:rPr>
          </w:rPrChange>
        </w:rPr>
        <w:t>”</w:t>
      </w:r>
      <w:r w:rsidR="00A96A35" w:rsidRPr="0027638C">
        <w:rPr>
          <w:sz w:val="24"/>
          <w:rPrChange w16du:dateUtc="2026-07-07T18:18:00Z" w:author="Author" w:date="2026-07-07T20:18:00Z" w:id="550">
            <w:rPr>
              <w:rFonts w:ascii="Times New Roman"/>
              <w:color w:val="000000"/>
              <w:spacing w:val="12"/>
            </w:rPr>
          </w:rPrChange>
        </w:rPr>
        <w:t xml:space="preserve"> </w:t>
      </w:r>
      <w:r w:rsidR="00A96A35" w:rsidRPr="0027638C">
        <w:rPr>
          <w:sz w:val="24"/>
          <w:rPrChange w16du:dateUtc="2026-07-07T18:18:00Z" w:author="Author" w:date="2026-07-07T20:18:00Z" w:id="551">
            <w:rPr>
              <w:rFonts w:ascii="Times New Roman"/>
              <w:color w:val="000000"/>
            </w:rPr>
          </w:rPrChange>
        </w:rPr>
        <w:t>eiusmod</w:t>
      </w:r>
      <w:r w:rsidR="00A96A35" w:rsidRPr="0027638C">
        <w:rPr>
          <w:sz w:val="24"/>
          <w:rPrChange w16du:dateUtc="2026-07-07T18:18:00Z" w:author="Author" w:date="2026-07-07T20:18:00Z" w:id="552">
            <w:rPr>
              <w:rFonts w:ascii="Times New Roman"/>
              <w:color w:val="000000"/>
              <w:spacing w:val="20"/>
            </w:rPr>
          </w:rPrChange>
        </w:rPr>
        <w:t xml:space="preserve"> </w:t>
      </w:r>
      <w:r w:rsidR="00A96A35" w:rsidRPr="0027638C">
        <w:rPr>
          <w:sz w:val="24"/>
          <w:rPrChange w16du:dateUtc="2026-07-07T18:18:00Z" w:author="Author" w:date="2026-07-07T20:18:00Z" w:id="553">
            <w:rPr>
              <w:rFonts w:ascii="Times New Roman"/>
              <w:color w:val="000000"/>
            </w:rPr>
          </w:rPrChange>
        </w:rPr>
        <w:t>tempor</w:t>
      </w:r>
      <w:r w:rsidR="00A96A35" w:rsidRPr="0027638C">
        <w:rPr>
          <w:sz w:val="24"/>
          <w:rPrChange w16du:dateUtc="2026-07-07T18:18:00Z" w:author="Author" w:date="2026-07-07T20:18:00Z" w:id="554">
            <w:rPr>
              <w:rFonts w:ascii="Times New Roman"/>
              <w:color w:val="000000"/>
              <w:spacing w:val="20"/>
            </w:rPr>
          </w:rPrChange>
        </w:rPr>
        <w:t xml:space="preserve"> </w:t>
      </w:r>
      <w:r w:rsidR="00A96A35" w:rsidRPr="0027638C">
        <w:rPr>
          <w:sz w:val="24"/>
          <w:rPrChange w16du:dateUtc="2026-07-07T18:18:00Z" w:author="Author" w:date="2026-07-07T20:18:00Z" w:id="555">
            <w:rPr>
              <w:rFonts w:ascii="Times New Roman"/>
              <w:color w:val="000000"/>
            </w:rPr>
          </w:rPrChange>
        </w:rPr>
        <w:t>incididunt</w:t>
      </w:r>
      <w:r w:rsidR="00A96A35" w:rsidRPr="0027638C">
        <w:rPr>
          <w:sz w:val="24"/>
          <w:rPrChange w16du:dateUtc="2026-07-07T18:18:00Z" w:author="Author" w:date="2026-07-07T20:18:00Z" w:id="556">
            <w:rPr>
              <w:rFonts w:ascii="Times New Roman"/>
              <w:color w:val="000000"/>
              <w:spacing w:val="20"/>
            </w:rPr>
          </w:rPrChange>
        </w:rPr>
        <w:t xml:space="preserve"> </w:t>
      </w:r>
      <w:r w:rsidR="00A96A35" w:rsidRPr="0027638C">
        <w:rPr>
          <w:sz w:val="24"/>
          <w:rPrChange w16du:dateUtc="2026-07-07T18:18:00Z" w:author="Author" w:date="2026-07-07T20:18:00Z" w:id="557">
            <w:rPr>
              <w:rFonts w:ascii="Times New Roman"/>
              <w:color w:val="000000"/>
            </w:rPr>
          </w:rPrChange>
        </w:rPr>
        <w:t>ut</w:t>
      </w:r>
      <w:r w:rsidR="00A96A35" w:rsidRPr="0027638C">
        <w:rPr>
          <w:sz w:val="24"/>
          <w:rPrChange w16du:dateUtc="2026-07-07T18:18:00Z" w:author="Author" w:date="2026-07-07T20:18:00Z" w:id="558">
            <w:rPr>
              <w:rFonts w:ascii="Times New Roman"/>
              <w:color w:val="000000"/>
              <w:spacing w:val="20"/>
            </w:rPr>
          </w:rPrChange>
        </w:rPr>
        <w:t xml:space="preserve"> </w:t>
      </w:r>
      <w:r w:rsidR="00A96A35" w:rsidRPr="0027638C">
        <w:rPr>
          <w:sz w:val="24"/>
          <w:rPrChange w16du:dateUtc="2026-07-07T18:18:00Z" w:author="Author" w:date="2026-07-07T20:18:00Z" w:id="559">
            <w:rPr>
              <w:rFonts w:ascii="Times New Roman"/>
              <w:color w:val="000000"/>
            </w:rPr>
          </w:rPrChange>
        </w:rPr>
        <w:t>labore</w:t>
      </w:r>
      <w:r w:rsidR="00A96A35" w:rsidRPr="0027638C">
        <w:rPr>
          <w:sz w:val="24"/>
          <w:rPrChange w16du:dateUtc="2026-07-07T18:18:00Z" w:author="Author" w:date="2026-07-07T20:18:00Z" w:id="560">
            <w:rPr>
              <w:rFonts w:ascii="Times New Roman"/>
              <w:color w:val="000000"/>
              <w:spacing w:val="20"/>
            </w:rPr>
          </w:rPrChange>
        </w:rPr>
        <w:t xml:space="preserve"> </w:t>
      </w:r>
      <w:r w:rsidR="00A96A35" w:rsidRPr="0027638C">
        <w:rPr>
          <w:sz w:val="24"/>
          <w:rPrChange w16du:dateUtc="2026-07-07T18:18:00Z" w:author="Author" w:date="2026-07-07T20:18:00Z" w:id="561">
            <w:rPr>
              <w:rFonts w:ascii="Times New Roman"/>
              <w:color w:val="000000"/>
            </w:rPr>
          </w:rPrChange>
        </w:rPr>
        <w:t>et</w:t>
      </w:r>
      <w:r w:rsidR="00A96A35" w:rsidRPr="0027638C">
        <w:rPr>
          <w:sz w:val="24"/>
          <w:rPrChange w16du:dateUtc="2026-07-07T18:18:00Z" w:author="Author" w:date="2026-07-07T20:18:00Z" w:id="562">
            <w:rPr>
              <w:rFonts w:ascii="Times New Roman"/>
              <w:color w:val="000000"/>
              <w:spacing w:val="20"/>
            </w:rPr>
          </w:rPrChange>
        </w:rPr>
        <w:t xml:space="preserve"> </w:t>
      </w:r>
      <w:r w:rsidR="00A96A35" w:rsidRPr="0027638C">
        <w:rPr>
          <w:sz w:val="24"/>
          <w:rPrChange w16du:dateUtc="2026-07-07T18:18:00Z" w:author="Author" w:date="2026-07-07T20:18:00Z" w:id="563">
            <w:rPr>
              <w:rFonts w:ascii="Times New Roman"/>
              <w:color w:val="000000"/>
            </w:rPr>
          </w:rPrChange>
        </w:rPr>
        <w:t>Dolore</w:t>
      </w:r>
      <w:r w:rsidR="00A96A35" w:rsidRPr="0027638C">
        <w:rPr>
          <w:sz w:val="24"/>
          <w:rPrChange w16du:dateUtc="2026-07-07T18:18:00Z" w:author="Author" w:date="2026-07-07T20:18:00Z" w:id="564">
            <w:rPr>
              <w:rFonts w:ascii="Times New Roman"/>
              <w:color w:val="000000"/>
              <w:spacing w:val="20"/>
            </w:rPr>
          </w:rPrChange>
        </w:rPr>
        <w:t xml:space="preserve"> </w:t>
      </w:r>
      <w:r w:rsidR="00A96A35" w:rsidRPr="0027638C">
        <w:rPr>
          <w:sz w:val="24"/>
          <w:rPrChange w16du:dateUtc="2026-07-07T18:18:00Z" w:author="Author" w:date="2026-07-07T20:18:00Z" w:id="565">
            <w:rPr>
              <w:rFonts w:ascii="Times New Roman"/>
              <w:color w:val="000000"/>
            </w:rPr>
          </w:rPrChange>
        </w:rPr>
        <w:t>Magna</w:t>
      </w:r>
      <w:r w:rsidR="00A96A35" w:rsidRPr="0027638C">
        <w:rPr>
          <w:sz w:val="24"/>
          <w:rPrChange w16du:dateUtc="2026-07-07T18:18:00Z" w:author="Author" w:date="2026-07-07T20:18:00Z" w:id="566">
            <w:rPr>
              <w:rFonts w:ascii="Times New Roman"/>
              <w:color w:val="000000"/>
              <w:spacing w:val="20"/>
            </w:rPr>
          </w:rPrChange>
        </w:rPr>
        <w:t xml:space="preserve"> </w:t>
      </w:r>
      <w:r w:rsidR="00A96A35" w:rsidRPr="0027638C">
        <w:rPr>
          <w:sz w:val="24"/>
          <w:rPrChange w16du:dateUtc="2026-07-07T18:18:00Z" w:author="Author" w:date="2026-07-07T20:18:00Z" w:id="567">
            <w:rPr>
              <w:rFonts w:ascii="Times New Roman"/>
              <w:color w:val="000000"/>
            </w:rPr>
          </w:rPrChange>
        </w:rPr>
        <w:t>Aliqua</w:t>
      </w:r>
      <w:r w:rsidR="00A96A35" w:rsidRPr="0027638C">
        <w:rPr>
          <w:sz w:val="24"/>
          <w:rPrChange w16du:dateUtc="2026-07-07T18:18:00Z" w:author="Author" w:date="2026-07-07T20:18:00Z" w:id="568">
            <w:rPr>
              <w:rFonts w:ascii="Times New Roman"/>
              <w:color w:val="000000"/>
              <w:spacing w:val="20"/>
            </w:rPr>
          </w:rPrChange>
        </w:rPr>
        <w:t xml:space="preserve"> </w:t>
      </w:r>
      <w:r w:rsidR="00A96A35" w:rsidRPr="0027638C">
        <w:rPr>
          <w:sz w:val="24"/>
          <w:rPrChange w16du:dateUtc="2026-07-07T18:18:00Z" w:author="Author" w:date="2026-07-07T20:18:00Z" w:id="569">
            <w:rPr>
              <w:rFonts w:ascii="Times New Roman" w:hAnsi="Times New Roman"/>
              <w:color w:val="000000"/>
            </w:rPr>
          </w:rPrChange>
        </w:rPr>
        <w:t>lorem</w:t>
      </w:r>
      <w:del w16du:dateUtc="2026-07-07T18:18:00Z" w:author="Author" w:date="2026-07-07T20:18:00Z" w:id="570">
        <w:r>
          <w:rPr>
            <w:color w:val="000000"/>
          </w:rPr>
          <w:cr/>
        </w:r>
      </w:del>
      <w:r w:rsidR="00A96A35" w:rsidRPr="0027638C">
        <w:rPr>
          <w:sz w:val="24"/>
          <w:rPrChange w16du:dateUtc="2026-07-07T18:18:00Z" w:author="Author" w:date="2026-07-07T20:18:00Z" w:id="571">
            <w:rPr>
              <w:rFonts w:ascii="Times New Roman"/>
              <w:color w:val="000000"/>
              <w:spacing w:val="665"/>
            </w:rPr>
          </w:rPrChange>
        </w:rPr>
        <w:t xml:space="preserve"> </w:t>
      </w:r>
      <w:r w:rsidR="00A96A35" w:rsidRPr="0027638C">
        <w:rPr>
          <w:sz w:val="24"/>
          <w:rPrChange w16du:dateUtc="2026-07-07T18:18:00Z" w:author="Author" w:date="2026-07-07T20:18:00Z" w:id="572">
            <w:rPr>
              <w:rFonts w:ascii="Times New Roman"/>
              <w:color w:val="000000"/>
            </w:rPr>
          </w:rPrChange>
        </w:rPr>
        <w:t>ipsum</w:t>
      </w:r>
      <w:r w:rsidR="00A96A35" w:rsidRPr="0027638C">
        <w:rPr>
          <w:spacing w:val="-8"/>
          <w:sz w:val="24"/>
          <w:rPrChange w16du:dateUtc="2026-07-07T18:18:00Z" w:author="Author" w:date="2026-07-07T20:18:00Z" w:id="573">
            <w:rPr>
              <w:rFonts w:ascii="Times New Roman"/>
              <w:color w:val="000000"/>
              <w:spacing w:val="-5"/>
            </w:rPr>
          </w:rPrChange>
        </w:rPr>
        <w:t xml:space="preserve"> </w:t>
      </w:r>
      <w:r w:rsidR="00A96A35" w:rsidRPr="0027638C">
        <w:rPr>
          <w:sz w:val="24"/>
          <w:rPrChange w16du:dateUtc="2026-07-07T18:18:00Z" w:author="Author" w:date="2026-07-07T20:18:00Z" w:id="574">
            <w:rPr>
              <w:rFonts w:ascii="Times New Roman"/>
              <w:color w:val="000000"/>
            </w:rPr>
          </w:rPrChange>
        </w:rPr>
        <w:t>dolor</w:t>
      </w:r>
      <w:r w:rsidR="00A96A35" w:rsidRPr="0027638C">
        <w:rPr>
          <w:spacing w:val="-8"/>
          <w:sz w:val="24"/>
          <w:rPrChange w16du:dateUtc="2026-07-07T18:18:00Z" w:author="Author" w:date="2026-07-07T20:18:00Z" w:id="575">
            <w:rPr>
              <w:rFonts w:ascii="Times New Roman"/>
              <w:color w:val="000000"/>
              <w:spacing w:val="-5"/>
            </w:rPr>
          </w:rPrChange>
        </w:rPr>
        <w:t xml:space="preserve"> </w:t>
      </w:r>
      <w:r w:rsidR="00A96A35" w:rsidRPr="0027638C">
        <w:rPr>
          <w:sz w:val="24"/>
          <w:rPrChange w16du:dateUtc="2026-07-07T18:18:00Z" w:author="Author" w:date="2026-07-07T20:18:00Z" w:id="576">
            <w:rPr>
              <w:rFonts w:ascii="Times New Roman"/>
              <w:color w:val="000000"/>
            </w:rPr>
          </w:rPrChange>
        </w:rPr>
        <w:t>sit</w:t>
      </w:r>
      <w:r w:rsidR="00A96A35" w:rsidRPr="0027638C">
        <w:rPr>
          <w:spacing w:val="-8"/>
          <w:sz w:val="24"/>
          <w:rPrChange w16du:dateUtc="2026-07-07T18:18:00Z" w:author="Author" w:date="2026-07-07T20:18:00Z" w:id="577">
            <w:rPr>
              <w:rFonts w:ascii="Times New Roman"/>
              <w:color w:val="000000"/>
              <w:spacing w:val="-5"/>
            </w:rPr>
          </w:rPrChange>
        </w:rPr>
        <w:t xml:space="preserve"> </w:t>
      </w:r>
      <w:r w:rsidR="00A96A35" w:rsidRPr="0027638C">
        <w:rPr>
          <w:sz w:val="24"/>
          <w:rPrChange w16du:dateUtc="2026-07-07T18:18:00Z" w:author="Author" w:date="2026-07-07T20:18:00Z" w:id="578">
            <w:rPr>
              <w:rFonts w:ascii="Times New Roman"/>
              <w:color w:val="000000"/>
            </w:rPr>
          </w:rPrChange>
        </w:rPr>
        <w:t>amet</w:t>
      </w:r>
      <w:r w:rsidR="00A96A35" w:rsidRPr="0027638C">
        <w:rPr>
          <w:spacing w:val="-8"/>
          <w:sz w:val="24"/>
          <w:rPrChange w16du:dateUtc="2026-07-07T18:18:00Z" w:author="Author" w:date="2026-07-07T20:18:00Z" w:id="579">
            <w:rPr>
              <w:rFonts w:ascii="Times New Roman"/>
              <w:color w:val="000000"/>
              <w:spacing w:val="-5"/>
            </w:rPr>
          </w:rPrChange>
        </w:rPr>
        <w:t xml:space="preserve"> </w:t>
      </w:r>
      <w:r w:rsidR="00A96A35" w:rsidRPr="0027638C">
        <w:rPr>
          <w:sz w:val="24"/>
          <w:rPrChange w16du:dateUtc="2026-07-07T18:18:00Z" w:author="Author" w:date="2026-07-07T20:18:00Z" w:id="580">
            <w:rPr>
              <w:rFonts w:ascii="Times New Roman"/>
              <w:color w:val="000000"/>
            </w:rPr>
          </w:rPrChange>
        </w:rPr>
        <w:t>consectetur,</w:t>
      </w:r>
      <w:r w:rsidR="00A96A35" w:rsidRPr="0027638C">
        <w:rPr>
          <w:spacing w:val="-8"/>
          <w:sz w:val="24"/>
          <w:rPrChange w16du:dateUtc="2026-07-07T18:18:00Z" w:author="Author" w:date="2026-07-07T20:18:00Z" w:id="581">
            <w:rPr>
              <w:rFonts w:ascii="Times New Roman"/>
              <w:color w:val="000000"/>
              <w:spacing w:val="-5"/>
            </w:rPr>
          </w:rPrChange>
        </w:rPr>
        <w:t xml:space="preserve"> </w:t>
      </w:r>
      <w:r w:rsidR="00A96A35" w:rsidRPr="0027638C">
        <w:rPr>
          <w:sz w:val="24"/>
          <w:rPrChange w16du:dateUtc="2026-07-07T18:18:00Z" w:author="Author" w:date="2026-07-07T20:18:00Z" w:id="582">
            <w:rPr>
              <w:rFonts w:ascii="Times New Roman"/>
              <w:color w:val="000000"/>
            </w:rPr>
          </w:rPrChange>
        </w:rPr>
        <w:t>adipiscing</w:t>
      </w:r>
      <w:r w:rsidR="00A96A35" w:rsidRPr="0027638C">
        <w:rPr>
          <w:spacing w:val="-8"/>
          <w:sz w:val="24"/>
          <w:rPrChange w16du:dateUtc="2026-07-07T18:18:00Z" w:author="Author" w:date="2026-07-07T20:18:00Z" w:id="583">
            <w:rPr>
              <w:rFonts w:ascii="Times New Roman"/>
              <w:color w:val="000000"/>
              <w:spacing w:val="-5"/>
            </w:rPr>
          </w:rPrChange>
        </w:rPr>
        <w:t xml:space="preserve"> </w:t>
      </w:r>
      <w:r w:rsidR="00A96A35" w:rsidRPr="0027638C">
        <w:rPr>
          <w:sz w:val="24"/>
          <w:rPrChange w16du:dateUtc="2026-07-07T18:18:00Z" w:author="Author" w:date="2026-07-07T20:18:00Z" w:id="584">
            <w:rPr>
              <w:rFonts w:ascii="Times New Roman"/>
              <w:color w:val="000000"/>
            </w:rPr>
          </w:rPrChange>
        </w:rPr>
        <w:t>elit</w:t>
      </w:r>
      <w:r w:rsidR="00A96A35" w:rsidRPr="0027638C">
        <w:rPr>
          <w:spacing w:val="-8"/>
          <w:sz w:val="24"/>
          <w:rPrChange w16du:dateUtc="2026-07-07T18:18:00Z" w:author="Author" w:date="2026-07-07T20:18:00Z" w:id="585">
            <w:rPr>
              <w:rFonts w:ascii="Times New Roman"/>
              <w:color w:val="000000"/>
              <w:spacing w:val="-5"/>
            </w:rPr>
          </w:rPrChange>
        </w:rPr>
        <w:t xml:space="preserve"> </w:t>
      </w:r>
      <w:r w:rsidR="00A96A35" w:rsidRPr="0027638C">
        <w:rPr>
          <w:sz w:val="24"/>
          <w:rPrChange w16du:dateUtc="2026-07-07T18:18:00Z" w:author="Author" w:date="2026-07-07T20:18:00Z" w:id="586">
            <w:rPr>
              <w:rFonts w:ascii="Times New Roman"/>
              <w:color w:val="000000"/>
            </w:rPr>
          </w:rPrChange>
        </w:rPr>
        <w:t>sed</w:t>
      </w:r>
      <w:r w:rsidR="00A96A35" w:rsidRPr="0027638C">
        <w:rPr>
          <w:spacing w:val="-8"/>
          <w:sz w:val="24"/>
          <w:rPrChange w16du:dateUtc="2026-07-07T18:18:00Z" w:author="Author" w:date="2026-07-07T20:18:00Z" w:id="587">
            <w:rPr>
              <w:rFonts w:ascii="Times New Roman"/>
              <w:color w:val="000000"/>
              <w:spacing w:val="-5"/>
            </w:rPr>
          </w:rPrChange>
        </w:rPr>
        <w:t xml:space="preserve"> </w:t>
      </w:r>
      <w:r w:rsidR="00A96A35" w:rsidRPr="0027638C">
        <w:rPr>
          <w:sz w:val="24"/>
          <w:rPrChange w16du:dateUtc="2026-07-07T18:18:00Z" w:author="Author" w:date="2026-07-07T20:18:00Z" w:id="588">
            <w:rPr>
              <w:rFonts w:ascii="Times New Roman"/>
              <w:color w:val="000000"/>
            </w:rPr>
          </w:rPrChange>
        </w:rPr>
        <w:t>do</w:t>
      </w:r>
      <w:r w:rsidR="00A96A35" w:rsidRPr="0027638C">
        <w:rPr>
          <w:spacing w:val="-8"/>
          <w:sz w:val="24"/>
          <w:rPrChange w16du:dateUtc="2026-07-07T18:18:00Z" w:author="Author" w:date="2026-07-07T20:18:00Z" w:id="589">
            <w:rPr>
              <w:rFonts w:ascii="Times New Roman"/>
              <w:color w:val="000000"/>
              <w:spacing w:val="-5"/>
            </w:rPr>
          </w:rPrChange>
        </w:rPr>
        <w:t xml:space="preserve"> </w:t>
      </w:r>
      <w:r w:rsidR="00A96A35" w:rsidRPr="0027638C">
        <w:rPr>
          <w:sz w:val="24"/>
          <w:rPrChange w16du:dateUtc="2026-07-07T18:18:00Z" w:author="Author" w:date="2026-07-07T20:18:00Z" w:id="590">
            <w:rPr>
              <w:rFonts w:ascii="Times New Roman"/>
              <w:color w:val="000000"/>
            </w:rPr>
          </w:rPrChange>
        </w:rPr>
        <w:t>eiusmod,</w:t>
      </w:r>
      <w:r w:rsidR="00A96A35" w:rsidRPr="0027638C">
        <w:rPr>
          <w:spacing w:val="-8"/>
          <w:sz w:val="24"/>
          <w:rPrChange w16du:dateUtc="2026-07-07T18:18:00Z" w:author="Author" w:date="2026-07-07T20:18:00Z" w:id="591">
            <w:rPr>
              <w:rFonts w:ascii="Times New Roman"/>
              <w:color w:val="000000"/>
              <w:spacing w:val="-5"/>
            </w:rPr>
          </w:rPrChange>
        </w:rPr>
        <w:t xml:space="preserve"> </w:t>
      </w:r>
      <w:r w:rsidR="00A96A35" w:rsidRPr="0027638C">
        <w:rPr>
          <w:sz w:val="24"/>
          <w:rPrChange w16du:dateUtc="2026-07-07T18:18:00Z" w:author="Author" w:date="2026-07-07T20:18:00Z" w:id="592">
            <w:rPr>
              <w:rFonts w:ascii="Times New Roman"/>
              <w:color w:val="000000"/>
            </w:rPr>
          </w:rPrChange>
        </w:rPr>
        <w:t>tempor</w:t>
      </w:r>
      <w:r w:rsidR="00A96A35" w:rsidRPr="0027638C">
        <w:rPr>
          <w:spacing w:val="-8"/>
          <w:sz w:val="24"/>
          <w:rPrChange w16du:dateUtc="2026-07-07T18:18:00Z" w:author="Author" w:date="2026-07-07T20:18:00Z" w:id="593">
            <w:rPr>
              <w:rFonts w:ascii="Times New Roman"/>
              <w:color w:val="000000"/>
              <w:spacing w:val="-5"/>
            </w:rPr>
          </w:rPrChange>
        </w:rPr>
        <w:t xml:space="preserve"> </w:t>
      </w:r>
      <w:r w:rsidR="00A96A35" w:rsidRPr="0027638C">
        <w:rPr>
          <w:sz w:val="24"/>
          <w:rPrChange w16du:dateUtc="2026-07-07T18:18:00Z" w:author="Author" w:date="2026-07-07T20:18:00Z" w:id="594">
            <w:rPr>
              <w:rFonts w:ascii="Times New Roman"/>
              <w:color w:val="000000"/>
            </w:rPr>
          </w:rPrChange>
        </w:rPr>
        <w:t>incididunt</w:t>
      </w:r>
      <w:r w:rsidR="00A96A35" w:rsidRPr="0027638C">
        <w:rPr>
          <w:spacing w:val="-8"/>
          <w:sz w:val="24"/>
          <w:rPrChange w16du:dateUtc="2026-07-07T18:18:00Z" w:author="Author" w:date="2026-07-07T20:18:00Z" w:id="595">
            <w:rPr>
              <w:rFonts w:ascii="Times New Roman"/>
              <w:color w:val="000000"/>
              <w:spacing w:val="-5"/>
            </w:rPr>
          </w:rPrChange>
        </w:rPr>
        <w:t xml:space="preserve"> </w:t>
      </w:r>
      <w:r w:rsidR="00A96A35" w:rsidRPr="0027638C">
        <w:rPr>
          <w:sz w:val="24"/>
          <w:rPrChange w16du:dateUtc="2026-07-07T18:18:00Z" w:author="Author" w:date="2026-07-07T20:18:00Z" w:id="596">
            <w:rPr>
              <w:rFonts w:ascii="Times New Roman" w:hAnsi="Times New Roman"/>
              <w:color w:val="000000"/>
            </w:rPr>
          </w:rPrChange>
        </w:rPr>
        <w:t>Ut’labore</w:t>
      </w:r>
      <w:r w:rsidR="00A96A35" w:rsidRPr="0027638C">
        <w:rPr>
          <w:spacing w:val="-8"/>
          <w:sz w:val="24"/>
          <w:rPrChange w16du:dateUtc="2026-07-07T18:18:00Z" w:author="Author" w:date="2026-07-07T20:18:00Z" w:id="597">
            <w:rPr>
              <w:rFonts w:ascii="Times New Roman"/>
              <w:color w:val="000000"/>
              <w:spacing w:val="-5"/>
            </w:rPr>
          </w:rPrChange>
        </w:rPr>
        <w:t xml:space="preserve"> </w:t>
      </w:r>
      <w:r w:rsidR="00A96A35" w:rsidRPr="0027638C">
        <w:rPr>
          <w:sz w:val="24"/>
          <w:rPrChange w16du:dateUtc="2026-07-07T18:18:00Z" w:author="Author" w:date="2026-07-07T20:18:00Z" w:id="598">
            <w:rPr>
              <w:rFonts w:ascii="Times New Roman" w:hAnsi="Times New Roman"/>
              <w:color w:val="000000"/>
            </w:rPr>
          </w:rPrChange>
        </w:rPr>
        <w:t>Et</w:t>
      </w:r>
      <w:del w16du:dateUtc="2026-07-07T18:18:00Z" w:author="Author" w:date="2026-07-07T20:18:00Z" w:id="599">
        <w:r>
          <w:rPr>
            <w:color w:val="000000"/>
          </w:rPr>
          <w:cr/>
        </w:r>
      </w:del>
      <w:r w:rsidR="00A96A35" w:rsidRPr="0027638C">
        <w:rPr>
          <w:sz w:val="24"/>
          <w:rPrChange w16du:dateUtc="2026-07-07T18:18:00Z" w:author="Author" w:date="2026-07-07T20:18:00Z" w:id="600">
            <w:rPr>
              <w:rFonts w:ascii="Times New Roman"/>
              <w:color w:val="000000"/>
              <w:spacing w:val="665"/>
            </w:rPr>
          </w:rPrChange>
        </w:rPr>
        <w:t xml:space="preserve"> </w:t>
      </w:r>
      <w:r w:rsidR="00A96A35" w:rsidRPr="0027638C">
        <w:rPr>
          <w:sz w:val="24"/>
          <w:rPrChange w16du:dateUtc="2026-07-07T18:18:00Z" w:author="Author" w:date="2026-07-07T20:18:00Z" w:id="601">
            <w:rPr>
              <w:rFonts w:ascii="Times New Roman"/>
              <w:color w:val="000000"/>
            </w:rPr>
          </w:rPrChange>
        </w:rPr>
        <w:t>dolore magna aliqua Lorem ipsum dolor sit amet consectetur adipiscing elit sed do Eiusmod.</w:t>
      </w:r>
    </w:p>
    <w:p w14:paraId="2EC0B4B3" w14:textId="73D4E9F0" w:rsidP="0027638C" w:rsidR="0061644A" w:rsidRDefault="00000000" w:rsidRPr="0027638C">
      <w:pPr>
        <w:pStyle w:val="ListParagraph"/>
        <w:numPr>
          <w:ilvl w:val="1"/>
          <w:numId w:val="5"/>
        </w:numPr>
        <w:tabs>
          <w:tab w:pos="1439" w:val="left"/>
        </w:tabs>
        <w:spacing w:before="239"/>
        <w:ind w:hanging="719" w:left="1439"/>
        <w:rPr>
          <w:ins w16du:dateUtc="2026-07-07T18:18:00Z" w:author="Author" w:date="2026-07-07T20:18:00Z" w:id="602"/>
          <w:sz w:val="24"/>
          <w:szCs w:val="24"/>
        </w:rPr>
      </w:pPr>
      <w:del w16du:dateUtc="2026-07-07T18:18:00Z" w:author="Author" w:date="2026-07-07T20:18:00Z" w:id="603">
        <w:r>
          <w:rPr>
            <w:color w:val="000000"/>
          </w:rPr>
          <w:delText>(i)</w:delText>
        </w:r>
        <w:r>
          <w:rPr>
            <w:color w:val="000000"/>
            <w:spacing w:val="457"/>
          </w:rPr>
          <w:delText xml:space="preserve"> </w:delText>
        </w:r>
      </w:del>
      <w:ins w16du:dateUtc="2026-07-07T18:18:00Z" w:author="Author" w:date="2026-07-07T20:18:00Z" w:id="604">
        <w:r w:rsidR="0061644A" w:rsidRPr="0027638C">
          <w:rPr>
            <w:sz w:val="24"/>
            <w:szCs w:val="24"/>
          </w:rPr>
          <w:t>“</w:t>
        </w:r>
        <w:r w:rsidR="0061644A" w:rsidRPr="0027638C">
          <w:rPr>
            <w:b/>
            <w:bCs/>
            <w:sz w:val="24"/>
            <w:szCs w:val="24"/>
          </w:rPr>
          <w:t>Tempor Incididunt-Ut Labore</w:t>
        </w:r>
        <w:r w:rsidR="0061644A" w:rsidRPr="0027638C">
          <w:rPr>
            <w:sz w:val="24"/>
            <w:szCs w:val="24"/>
          </w:rPr>
          <w:t>” et dolore magna aliqua lorem ipsum dolor sit amet Consectetur-Adipiscing Elit sed do eiusmod Tempor Incididunt Ut labore et dolore magna aliqua.</w:t>
        </w:r>
      </w:ins>
    </w:p>
    <w:p w14:paraId="584D913B" w14:textId="40843B07" w:rsidP="0027638C" w:rsidR="009609E8" w:rsidRDefault="00A96A35" w:rsidRPr="0027638C">
      <w:pPr>
        <w:pStyle w:val="ListParagraph"/>
        <w:numPr>
          <w:ilvl w:val="1"/>
          <w:numId w:val="5"/>
        </w:numPr>
        <w:tabs>
          <w:tab w:pos="1439" w:val="left"/>
        </w:tabs>
        <w:spacing w:before="239"/>
        <w:ind w:hanging="719" w:left="1439"/>
        <w:rPr>
          <w:ins w16du:dateUtc="2026-07-07T18:18:00Z" w:author="Author" w:date="2026-07-07T20:18:00Z" w:id="605"/>
          <w:sz w:val="24"/>
          <w:szCs w:val="24"/>
        </w:rPr>
      </w:pPr>
      <w:r w:rsidRPr="0027638C">
        <w:rPr>
          <w:sz w:val="24"/>
          <w:rPrChange w16du:dateUtc="2026-07-07T18:18:00Z" w:author="Author" w:date="2026-07-07T20:18:00Z" w:id="606">
            <w:rPr>
              <w:color w:val="000000"/>
              <w:spacing w:val="6"/>
            </w:rPr>
          </w:rPrChange>
        </w:rPr>
        <w:t>“</w:t>
      </w:r>
      <w:r w:rsidRPr="0027638C">
        <w:rPr>
          <w:b/>
          <w:sz w:val="24"/>
          <w:rPrChange w16du:dateUtc="2026-07-07T18:18:00Z" w:author="Author" w:date="2026-07-07T20:18:00Z" w:id="607">
            <w:rPr>
              <w:color w:val="000000"/>
              <w:spacing w:val="6"/>
            </w:rPr>
          </w:rPrChange>
        </w:rPr>
        <w:t>Lorem</w:t>
      </w:r>
      <w:r w:rsidRPr="0027638C">
        <w:rPr>
          <w:b/>
          <w:spacing w:val="-6"/>
          <w:sz w:val="24"/>
          <w:rPrChange w16du:dateUtc="2026-07-07T18:18:00Z" w:author="Author" w:date="2026-07-07T20:18:00Z" w:id="608">
            <w:rPr>
              <w:color w:val="000000"/>
              <w:spacing w:val="-6"/>
            </w:rPr>
          </w:rPrChange>
        </w:rPr>
        <w:t xml:space="preserve"> </w:t>
      </w:r>
      <w:r w:rsidRPr="0027638C">
        <w:rPr>
          <w:b/>
          <w:sz w:val="24"/>
          <w:rPrChange w16du:dateUtc="2026-07-07T18:18:00Z" w:author="Author" w:date="2026-07-07T20:18:00Z" w:id="609">
            <w:rPr>
              <w:color w:val="000000"/>
              <w:spacing w:val="9"/>
            </w:rPr>
          </w:rPrChange>
        </w:rPr>
        <w:t>Ipsum</w:t>
      </w:r>
      <w:r w:rsidRPr="0027638C">
        <w:rPr>
          <w:sz w:val="24"/>
          <w:rPrChange w16du:dateUtc="2026-07-07T18:18:00Z" w:author="Author" w:date="2026-07-07T20:18:00Z" w:id="610">
            <w:rPr>
              <w:color w:val="000000"/>
              <w:spacing w:val="9"/>
            </w:rPr>
          </w:rPrChange>
        </w:rPr>
        <w:t>”</w:t>
      </w:r>
      <w:r w:rsidRPr="0027638C">
        <w:rPr>
          <w:spacing w:val="-6"/>
          <w:sz w:val="24"/>
          <w:rPrChange w16du:dateUtc="2026-07-07T18:18:00Z" w:author="Author" w:date="2026-07-07T20:18:00Z" w:id="611">
            <w:rPr>
              <w:color w:val="000000"/>
              <w:spacing w:val="-9"/>
            </w:rPr>
          </w:rPrChange>
        </w:rPr>
        <w:t xml:space="preserve"> </w:t>
      </w:r>
      <w:r w:rsidRPr="0027638C">
        <w:rPr>
          <w:sz w:val="24"/>
          <w:rPrChange w16du:dateUtc="2026-07-07T18:18:00Z" w:author="Author" w:date="2026-07-07T20:18:00Z" w:id="612">
            <w:rPr>
              <w:color w:val="000000"/>
            </w:rPr>
          </w:rPrChange>
        </w:rPr>
        <w:t>dolor</w:t>
      </w:r>
      <w:r w:rsidRPr="0027638C">
        <w:rPr>
          <w:spacing w:val="-6"/>
          <w:sz w:val="24"/>
          <w:rPrChange w16du:dateUtc="2026-07-07T18:18:00Z" w:author="Author" w:date="2026-07-07T20:18:00Z" w:id="613">
            <w:rPr>
              <w:color w:val="000000"/>
            </w:rPr>
          </w:rPrChange>
        </w:rPr>
        <w:t xml:space="preserve"> </w:t>
      </w:r>
      <w:r w:rsidRPr="0027638C">
        <w:rPr>
          <w:sz w:val="24"/>
          <w:rPrChange w16du:dateUtc="2026-07-07T18:18:00Z" w:author="Author" w:date="2026-07-07T20:18:00Z" w:id="614">
            <w:rPr>
              <w:color w:val="000000"/>
            </w:rPr>
          </w:rPrChange>
        </w:rPr>
        <w:t>sit</w:t>
      </w:r>
      <w:r w:rsidRPr="0027638C">
        <w:rPr>
          <w:spacing w:val="-6"/>
          <w:sz w:val="24"/>
          <w:rPrChange w16du:dateUtc="2026-07-07T18:18:00Z" w:author="Author" w:date="2026-07-07T20:18:00Z" w:id="615">
            <w:rPr>
              <w:color w:val="000000"/>
            </w:rPr>
          </w:rPrChange>
        </w:rPr>
        <w:t xml:space="preserve"> </w:t>
      </w:r>
      <w:r w:rsidRPr="0027638C">
        <w:rPr>
          <w:sz w:val="24"/>
          <w:rPrChange w16du:dateUtc="2026-07-07T18:18:00Z" w:author="Author" w:date="2026-07-07T20:18:00Z" w:id="616">
            <w:rPr>
              <w:color w:val="000000"/>
            </w:rPr>
          </w:rPrChange>
        </w:rPr>
        <w:t>amet</w:t>
      </w:r>
      <w:r w:rsidRPr="0027638C">
        <w:rPr>
          <w:spacing w:val="-6"/>
          <w:sz w:val="24"/>
          <w:rPrChange w16du:dateUtc="2026-07-07T18:18:00Z" w:author="Author" w:date="2026-07-07T20:18:00Z" w:id="617">
            <w:rPr>
              <w:color w:val="000000"/>
            </w:rPr>
          </w:rPrChange>
        </w:rPr>
        <w:t xml:space="preserve"> </w:t>
      </w:r>
      <w:r w:rsidRPr="0027638C">
        <w:rPr>
          <w:sz w:val="24"/>
          <w:rPrChange w16du:dateUtc="2026-07-07T18:18:00Z" w:author="Author" w:date="2026-07-07T20:18:00Z" w:id="618">
            <w:rPr>
              <w:color w:val="000000"/>
            </w:rPr>
          </w:rPrChange>
        </w:rPr>
        <w:t>consectetur</w:t>
      </w:r>
      <w:r w:rsidRPr="0027638C">
        <w:rPr>
          <w:spacing w:val="-6"/>
          <w:sz w:val="24"/>
          <w:rPrChange w16du:dateUtc="2026-07-07T18:18:00Z" w:author="Author" w:date="2026-07-07T20:18:00Z" w:id="619">
            <w:rPr>
              <w:color w:val="000000"/>
            </w:rPr>
          </w:rPrChange>
        </w:rPr>
        <w:t xml:space="preserve"> </w:t>
      </w:r>
      <w:r w:rsidRPr="0027638C">
        <w:rPr>
          <w:sz w:val="24"/>
          <w:rPrChange w16du:dateUtc="2026-07-07T18:18:00Z" w:author="Author" w:date="2026-07-07T20:18:00Z" w:id="620">
            <w:rPr>
              <w:color w:val="000000"/>
            </w:rPr>
          </w:rPrChange>
        </w:rPr>
        <w:t>adipiscing</w:t>
      </w:r>
      <w:r w:rsidRPr="0027638C">
        <w:rPr>
          <w:spacing w:val="-6"/>
          <w:sz w:val="24"/>
          <w:rPrChange w16du:dateUtc="2026-07-07T18:18:00Z" w:author="Author" w:date="2026-07-07T20:18:00Z" w:id="621">
            <w:rPr>
              <w:color w:val="000000"/>
            </w:rPr>
          </w:rPrChange>
        </w:rPr>
        <w:t xml:space="preserve"> </w:t>
      </w:r>
      <w:r w:rsidRPr="0027638C">
        <w:rPr>
          <w:sz w:val="24"/>
          <w:rPrChange w16du:dateUtc="2026-07-07T18:18:00Z" w:author="Author" w:date="2026-07-07T20:18:00Z" w:id="622">
            <w:rPr>
              <w:color w:val="000000"/>
            </w:rPr>
          </w:rPrChange>
        </w:rPr>
        <w:t>elit</w:t>
      </w:r>
      <w:r w:rsidRPr="0027638C">
        <w:rPr>
          <w:spacing w:val="-6"/>
          <w:sz w:val="24"/>
          <w:rPrChange w16du:dateUtc="2026-07-07T18:18:00Z" w:author="Author" w:date="2026-07-07T20:18:00Z" w:id="623">
            <w:rPr>
              <w:color w:val="000000"/>
            </w:rPr>
          </w:rPrChange>
        </w:rPr>
        <w:t xml:space="preserve"> </w:t>
      </w:r>
      <w:r w:rsidRPr="0027638C">
        <w:rPr>
          <w:sz w:val="24"/>
          <w:rPrChange w16du:dateUtc="2026-07-07T18:18:00Z" w:author="Author" w:date="2026-07-07T20:18:00Z" w:id="624">
            <w:rPr>
              <w:color w:val="000000"/>
            </w:rPr>
          </w:rPrChange>
        </w:rPr>
        <w:t>Sed</w:t>
      </w:r>
      <w:r w:rsidRPr="0027638C">
        <w:rPr>
          <w:spacing w:val="-6"/>
          <w:sz w:val="24"/>
          <w:rPrChange w16du:dateUtc="2026-07-07T18:18:00Z" w:author="Author" w:date="2026-07-07T20:18:00Z" w:id="625">
            <w:rPr>
              <w:color w:val="000000"/>
            </w:rPr>
          </w:rPrChange>
        </w:rPr>
        <w:t xml:space="preserve"> </w:t>
      </w:r>
      <w:del w16du:dateUtc="2026-07-07T18:18:00Z" w:author="Author" w:date="2026-07-07T20:18:00Z" w:id="626">
        <w:r w:rsidR="00000000">
          <w:rPr>
            <w:color w:val="000000"/>
          </w:rPr>
          <w:delText>9(a).</w:delText>
        </w:r>
        <w:r w:rsidR="00000000">
          <w:rPr>
            <w:color w:val="000000"/>
          </w:rPr>
          <w:cr/>
          <w:delText>(j)</w:delText>
        </w:r>
        <w:r w:rsidR="00000000">
          <w:rPr>
            <w:color w:val="000000"/>
            <w:spacing w:val="457"/>
          </w:rPr>
          <w:delText xml:space="preserve"> </w:delText>
        </w:r>
      </w:del>
      <w:ins w16du:dateUtc="2026-07-07T18:18:00Z" w:author="Author" w:date="2026-07-07T20:18:00Z" w:id="627">
        <w:r w:rsidR="00745B5B" w:rsidRPr="0027638C">
          <w:rPr>
            <w:spacing w:val="-2"/>
            <w:sz w:val="24"/>
            <w:szCs w:val="24"/>
          </w:rPr>
          <w:fldChar w:fldCharType="begin"/>
        </w:r>
        <w:r w:rsidR="00745B5B" w:rsidRPr="0027638C">
          <w:rPr>
            <w:spacing w:val="-6"/>
            <w:sz w:val="24"/>
            <w:szCs w:val="24"/>
          </w:rPr>
          <w:instrText xml:space="preserve"> REF _Ref215486261 \w \h </w:instrText>
        </w:r>
        <w:r w:rsidR="0027638C" w:rsidRPr="0027638C">
          <w:rPr>
            <w:spacing w:val="-2"/>
            <w:sz w:val="24"/>
            <w:szCs w:val="24"/>
          </w:rPr>
          <w:instrText xml:space="preserve"> \* MERGEFORMAT </w:instrText>
        </w:r>
        <w:r w:rsidR="00745B5B" w:rsidRPr="0027638C">
          <w:rPr>
            <w:spacing w:val="-2"/>
            <w:sz w:val="24"/>
            <w:szCs w:val="24"/>
          </w:rPr>
        </w:r>
        <w:r w:rsidR="00745B5B" w:rsidRPr="0027638C">
          <w:rPr>
            <w:spacing w:val="-2"/>
            <w:sz w:val="24"/>
            <w:szCs w:val="24"/>
          </w:rPr>
          <w:fldChar w:fldCharType="separate"/>
        </w:r>
        <w:r w:rsidR="00745B5B" w:rsidRPr="0027638C">
          <w:rPr>
            <w:spacing w:val="-6"/>
            <w:sz w:val="24"/>
            <w:szCs w:val="24"/>
          </w:rPr>
          <w:t>9(do)</w:t>
        </w:r>
        <w:r w:rsidR="00745B5B" w:rsidRPr="0027638C">
          <w:rPr>
            <w:spacing w:val="-2"/>
            <w:sz w:val="24"/>
            <w:szCs w:val="24"/>
          </w:rPr>
          <w:fldChar w:fldCharType="end"/>
        </w:r>
        <w:r w:rsidRPr="0027638C">
          <w:rPr>
            <w:spacing w:val="-2"/>
            <w:sz w:val="24"/>
            <w:szCs w:val="24"/>
          </w:rPr>
          <w:t>.</w:t>
        </w:r>
      </w:ins>
    </w:p>
    <w:p w14:paraId="584D913C" w14:textId="77777777" w:rsidP="0027638C" w:rsidR="009609E8" w:rsidRDefault="00A96A35" w:rsidRPr="0027638C">
      <w:pPr>
        <w:pStyle w:val="ListParagraph"/>
        <w:numPr>
          <w:ilvl w:val="1"/>
          <w:numId w:val="5"/>
        </w:numPr>
        <w:tabs>
          <w:tab w:pos="1439" w:val="left"/>
        </w:tabs>
        <w:spacing w:before="242"/>
        <w:ind w:hanging="719" w:left="1439"/>
        <w:rPr>
          <w:sz w:val="24"/>
          <w:rPrChange w16du:dateUtc="2026-07-07T18:18:00Z" w:author="Author" w:date="2026-07-07T20:18:00Z" w:id="628">
            <w:rPr>
              <w:rFonts w:ascii="Times New Roman"/>
              <w:color w:val="000000"/>
            </w:rPr>
          </w:rPrChange>
        </w:rPr>
        <w:pPrChange w16du:dateUtc="2026-07-07T18:18:00Z" w:author="Author" w:date="2026-07-07T20:18:00Z" w:id="629">
          <w:pPr>
            <w:spacing w:after="0" w:before="0" w:line="494" w:lineRule="exact"/>
            <w:ind w:left="720"/>
            <w:jc w:val="left"/>
          </w:pPr>
        </w:pPrChange>
      </w:pPr>
      <w:r w:rsidRPr="0027638C">
        <w:rPr>
          <w:sz w:val="24"/>
          <w:rPrChange w16du:dateUtc="2026-07-07T18:18:00Z" w:author="Author" w:date="2026-07-07T20:18:00Z" w:id="630">
            <w:rPr>
              <w:rFonts w:ascii="Times New Roman" w:hAnsi="Times New Roman"/>
              <w:color w:val="000000"/>
              <w:spacing w:val="8"/>
            </w:rPr>
          </w:rPrChange>
        </w:rPr>
        <w:t>“</w:t>
      </w:r>
      <w:r w:rsidRPr="0027638C">
        <w:rPr>
          <w:b/>
          <w:sz w:val="24"/>
          <w:rPrChange w16du:dateUtc="2026-07-07T18:18:00Z" w:author="Author" w:date="2026-07-07T20:18:00Z" w:id="631">
            <w:rPr>
              <w:rFonts w:ascii="Times New Roman" w:hAnsi="Times New Roman"/>
              <w:color w:val="000000"/>
              <w:spacing w:val="8"/>
            </w:rPr>
          </w:rPrChange>
        </w:rPr>
        <w:t>Eiusmod</w:t>
      </w:r>
      <w:r w:rsidRPr="0027638C">
        <w:rPr>
          <w:sz w:val="24"/>
          <w:rPrChange w16du:dateUtc="2026-07-07T18:18:00Z" w:author="Author" w:date="2026-07-07T20:18:00Z" w:id="632">
            <w:rPr>
              <w:rFonts w:ascii="Times New Roman" w:hAnsi="Times New Roman"/>
              <w:color w:val="000000"/>
              <w:spacing w:val="8"/>
            </w:rPr>
          </w:rPrChange>
        </w:rPr>
        <w:t>”</w:t>
      </w:r>
      <w:r w:rsidRPr="0027638C">
        <w:rPr>
          <w:spacing w:val="-7"/>
          <w:sz w:val="24"/>
          <w:rPrChange w16du:dateUtc="2026-07-07T18:18:00Z" w:author="Author" w:date="2026-07-07T20:18:00Z" w:id="633">
            <w:rPr>
              <w:rFonts w:ascii="Times New Roman"/>
              <w:color w:val="000000"/>
              <w:spacing w:val="-8"/>
            </w:rPr>
          </w:rPrChange>
        </w:rPr>
        <w:t xml:space="preserve"> </w:t>
      </w:r>
      <w:r w:rsidRPr="0027638C">
        <w:rPr>
          <w:sz w:val="24"/>
          <w:rPrChange w16du:dateUtc="2026-07-07T18:18:00Z" w:author="Author" w:date="2026-07-07T20:18:00Z" w:id="634">
            <w:rPr>
              <w:rFonts w:ascii="Times New Roman"/>
              <w:color w:val="000000"/>
            </w:rPr>
          </w:rPrChange>
        </w:rPr>
        <w:t>tempor</w:t>
      </w:r>
      <w:r w:rsidRPr="0027638C">
        <w:rPr>
          <w:spacing w:val="-4"/>
          <w:sz w:val="24"/>
          <w:rPrChange w16du:dateUtc="2026-07-07T18:18:00Z" w:author="Author" w:date="2026-07-07T20:18:00Z" w:id="635">
            <w:rPr>
              <w:rFonts w:ascii="Times New Roman"/>
              <w:color w:val="000000"/>
            </w:rPr>
          </w:rPrChange>
        </w:rPr>
        <w:t xml:space="preserve"> </w:t>
      </w:r>
      <w:r w:rsidRPr="0027638C">
        <w:rPr>
          <w:sz w:val="24"/>
          <w:rPrChange w16du:dateUtc="2026-07-07T18:18:00Z" w:author="Author" w:date="2026-07-07T20:18:00Z" w:id="636">
            <w:rPr>
              <w:rFonts w:ascii="Times New Roman"/>
              <w:color w:val="000000"/>
            </w:rPr>
          </w:rPrChange>
        </w:rPr>
        <w:t>incididunt</w:t>
      </w:r>
      <w:r w:rsidRPr="0027638C">
        <w:rPr>
          <w:spacing w:val="-4"/>
          <w:sz w:val="24"/>
          <w:rPrChange w16du:dateUtc="2026-07-07T18:18:00Z" w:author="Author" w:date="2026-07-07T20:18:00Z" w:id="637">
            <w:rPr>
              <w:rFonts w:ascii="Times New Roman"/>
              <w:color w:val="000000"/>
            </w:rPr>
          </w:rPrChange>
        </w:rPr>
        <w:t xml:space="preserve"> </w:t>
      </w:r>
      <w:r w:rsidRPr="0027638C">
        <w:rPr>
          <w:sz w:val="24"/>
          <w:rPrChange w16du:dateUtc="2026-07-07T18:18:00Z" w:author="Author" w:date="2026-07-07T20:18:00Z" w:id="638">
            <w:rPr>
              <w:rFonts w:ascii="Times New Roman"/>
              <w:color w:val="000000"/>
            </w:rPr>
          </w:rPrChange>
        </w:rPr>
        <w:t>ut</w:t>
      </w:r>
      <w:r w:rsidRPr="0027638C">
        <w:rPr>
          <w:spacing w:val="-4"/>
          <w:sz w:val="24"/>
          <w:rPrChange w16du:dateUtc="2026-07-07T18:18:00Z" w:author="Author" w:date="2026-07-07T20:18:00Z" w:id="639">
            <w:rPr>
              <w:rFonts w:ascii="Times New Roman"/>
              <w:color w:val="000000"/>
            </w:rPr>
          </w:rPrChange>
        </w:rPr>
        <w:t xml:space="preserve"> </w:t>
      </w:r>
      <w:r w:rsidRPr="0027638C">
        <w:rPr>
          <w:sz w:val="24"/>
          <w:rPrChange w16du:dateUtc="2026-07-07T18:18:00Z" w:author="Author" w:date="2026-07-07T20:18:00Z" w:id="640">
            <w:rPr>
              <w:rFonts w:ascii="Times New Roman"/>
              <w:color w:val="000000"/>
            </w:rPr>
          </w:rPrChange>
        </w:rPr>
        <w:t>labore</w:t>
      </w:r>
      <w:r w:rsidRPr="0027638C">
        <w:rPr>
          <w:spacing w:val="-5"/>
          <w:sz w:val="24"/>
          <w:rPrChange w16du:dateUtc="2026-07-07T18:18:00Z" w:author="Author" w:date="2026-07-07T20:18:00Z" w:id="641">
            <w:rPr>
              <w:rFonts w:ascii="Times New Roman"/>
              <w:color w:val="000000"/>
            </w:rPr>
          </w:rPrChange>
        </w:rPr>
        <w:t xml:space="preserve"> </w:t>
      </w:r>
      <w:r w:rsidRPr="0027638C">
        <w:rPr>
          <w:sz w:val="24"/>
          <w:rPrChange w16du:dateUtc="2026-07-07T18:18:00Z" w:author="Author" w:date="2026-07-07T20:18:00Z" w:id="642">
            <w:rPr>
              <w:rFonts w:ascii="Times New Roman"/>
              <w:color w:val="000000"/>
            </w:rPr>
          </w:rPrChange>
        </w:rPr>
        <w:t>et</w:t>
      </w:r>
      <w:r w:rsidRPr="0027638C">
        <w:rPr>
          <w:spacing w:val="-4"/>
          <w:sz w:val="24"/>
          <w:rPrChange w16du:dateUtc="2026-07-07T18:18:00Z" w:author="Author" w:date="2026-07-07T20:18:00Z" w:id="643">
            <w:rPr>
              <w:rFonts w:ascii="Times New Roman"/>
              <w:color w:val="000000"/>
            </w:rPr>
          </w:rPrChange>
        </w:rPr>
        <w:t xml:space="preserve"> </w:t>
      </w:r>
      <w:r w:rsidRPr="0027638C">
        <w:rPr>
          <w:sz w:val="24"/>
          <w:rPrChange w16du:dateUtc="2026-07-07T18:18:00Z" w:author="Author" w:date="2026-07-07T20:18:00Z" w:id="644">
            <w:rPr>
              <w:rFonts w:ascii="Times New Roman"/>
              <w:color w:val="000000"/>
            </w:rPr>
          </w:rPrChange>
        </w:rPr>
        <w:t>dolore</w:t>
      </w:r>
      <w:r w:rsidRPr="0027638C">
        <w:rPr>
          <w:spacing w:val="-4"/>
          <w:sz w:val="24"/>
          <w:rPrChange w16du:dateUtc="2026-07-07T18:18:00Z" w:author="Author" w:date="2026-07-07T20:18:00Z" w:id="645">
            <w:rPr>
              <w:rFonts w:ascii="Times New Roman"/>
              <w:color w:val="000000"/>
            </w:rPr>
          </w:rPrChange>
        </w:rPr>
        <w:t xml:space="preserve"> </w:t>
      </w:r>
      <w:r w:rsidRPr="0027638C">
        <w:rPr>
          <w:sz w:val="24"/>
          <w:rPrChange w16du:dateUtc="2026-07-07T18:18:00Z" w:author="Author" w:date="2026-07-07T20:18:00Z" w:id="646">
            <w:rPr>
              <w:rFonts w:ascii="Times New Roman"/>
              <w:color w:val="000000"/>
            </w:rPr>
          </w:rPrChange>
        </w:rPr>
        <w:t>magna</w:t>
      </w:r>
      <w:r w:rsidRPr="0027638C">
        <w:rPr>
          <w:spacing w:val="-4"/>
          <w:sz w:val="24"/>
          <w:rPrChange w16du:dateUtc="2026-07-07T18:18:00Z" w:author="Author" w:date="2026-07-07T20:18:00Z" w:id="647">
            <w:rPr>
              <w:rFonts w:ascii="Times New Roman"/>
              <w:color w:val="000000"/>
            </w:rPr>
          </w:rPrChange>
        </w:rPr>
        <w:t xml:space="preserve"> </w:t>
      </w:r>
      <w:r w:rsidRPr="0027638C">
        <w:rPr>
          <w:spacing w:val="-2"/>
          <w:sz w:val="24"/>
          <w:rPrChange w16du:dateUtc="2026-07-07T18:18:00Z" w:author="Author" w:date="2026-07-07T20:18:00Z" w:id="648">
            <w:rPr>
              <w:rFonts w:ascii="Times New Roman"/>
              <w:color w:val="000000"/>
            </w:rPr>
          </w:rPrChange>
        </w:rPr>
        <w:t>aliqua.</w:t>
      </w:r>
    </w:p>
    <w:p w14:paraId="0173291B" w14:textId="77777777" w:rsidR="008166CF" w:rsidRDefault="00000000">
      <w:pPr>
        <w:spacing w:before="236" w:line="253" w:lineRule="exact"/>
        <w:ind w:left="720"/>
        <w:rPr>
          <w:del w16du:dateUtc="2026-07-07T18:18:00Z" w:author="Author" w:date="2026-07-07T20:18:00Z" w:id="649"/>
          <w:color w:val="000000"/>
        </w:rPr>
      </w:pPr>
      <w:del w16du:dateUtc="2026-07-07T18:18:00Z" w:author="Author" w:date="2026-07-07T20:18:00Z" w:id="650">
        <w:r>
          <w:rPr>
            <w:color w:val="000000"/>
          </w:rPr>
          <w:delText>(k)</w:delText>
        </w:r>
        <w:r>
          <w:rPr>
            <w:color w:val="000000"/>
            <w:spacing w:val="409"/>
          </w:rPr>
          <w:delText xml:space="preserve"> </w:delText>
        </w:r>
      </w:del>
      <w:r w:rsidR="00A96A35" w:rsidRPr="0027638C">
        <w:rPr>
          <w:sz w:val="24"/>
          <w:rPrChange w16du:dateUtc="2026-07-07T18:18:00Z" w:author="Author" w:date="2026-07-07T20:18:00Z" w:id="651">
            <w:rPr>
              <w:rFonts w:ascii="Times New Roman" w:hAnsi="Times New Roman"/>
              <w:color w:val="000000"/>
              <w:spacing w:val="6"/>
            </w:rPr>
          </w:rPrChange>
        </w:rPr>
        <w:t>“</w:t>
      </w:r>
      <w:r w:rsidR="00A96A35" w:rsidRPr="0027638C">
        <w:rPr>
          <w:b/>
          <w:sz w:val="24"/>
          <w:rPrChange w16du:dateUtc="2026-07-07T18:18:00Z" w:author="Author" w:date="2026-07-07T20:18:00Z" w:id="652">
            <w:rPr>
              <w:rFonts w:ascii="Times New Roman" w:hAnsi="Times New Roman"/>
              <w:color w:val="000000"/>
              <w:spacing w:val="6"/>
            </w:rPr>
          </w:rPrChange>
        </w:rPr>
        <w:t>Lorem</w:t>
      </w:r>
      <w:r w:rsidR="00A96A35" w:rsidRPr="0027638C">
        <w:rPr>
          <w:b/>
          <w:sz w:val="24"/>
          <w:rPrChange w16du:dateUtc="2026-07-07T18:18:00Z" w:author="Author" w:date="2026-07-07T20:18:00Z" w:id="653">
            <w:rPr>
              <w:rFonts w:ascii="Times New Roman"/>
              <w:color w:val="000000"/>
              <w:spacing w:val="33"/>
            </w:rPr>
          </w:rPrChange>
        </w:rPr>
        <w:t xml:space="preserve"> </w:t>
      </w:r>
      <w:r w:rsidR="00A96A35" w:rsidRPr="0027638C">
        <w:rPr>
          <w:b/>
          <w:sz w:val="24"/>
          <w:rPrChange w16du:dateUtc="2026-07-07T18:18:00Z" w:author="Author" w:date="2026-07-07T20:18:00Z" w:id="654">
            <w:rPr>
              <w:rFonts w:ascii="Times New Roman" w:hAnsi="Times New Roman"/>
              <w:color w:val="000000"/>
              <w:spacing w:val="9"/>
            </w:rPr>
          </w:rPrChange>
        </w:rPr>
        <w:t>Ipsum</w:t>
      </w:r>
      <w:r w:rsidR="00A96A35" w:rsidRPr="0027638C">
        <w:rPr>
          <w:sz w:val="24"/>
          <w:rPrChange w16du:dateUtc="2026-07-07T18:18:00Z" w:author="Author" w:date="2026-07-07T20:18:00Z" w:id="655">
            <w:rPr>
              <w:rFonts w:ascii="Times New Roman" w:hAnsi="Times New Roman"/>
              <w:color w:val="000000"/>
              <w:spacing w:val="9"/>
            </w:rPr>
          </w:rPrChange>
        </w:rPr>
        <w:t>”</w:t>
      </w:r>
      <w:r w:rsidR="00A96A35" w:rsidRPr="0027638C">
        <w:rPr>
          <w:sz w:val="24"/>
          <w:rPrChange w16du:dateUtc="2026-07-07T18:18:00Z" w:author="Author" w:date="2026-07-07T20:18:00Z" w:id="656">
            <w:rPr>
              <w:rFonts w:ascii="Times New Roman"/>
              <w:color w:val="000000"/>
              <w:spacing w:val="6"/>
            </w:rPr>
          </w:rPrChange>
        </w:rPr>
        <w:t xml:space="preserve"> </w:t>
      </w:r>
      <w:r w:rsidR="003115BF" w:rsidRPr="0027638C">
        <w:rPr>
          <w:sz w:val="24"/>
          <w:rPrChange w16du:dateUtc="2026-07-07T18:18:00Z" w:author="Author" w:date="2026-07-07T20:18:00Z" w:id="657">
            <w:rPr>
              <w:rFonts w:ascii="Times New Roman"/>
              <w:color w:val="000000"/>
            </w:rPr>
          </w:rPrChange>
        </w:rPr>
        <w:t>dolor</w:t>
      </w:r>
      <w:r w:rsidR="003115BF" w:rsidRPr="0027638C">
        <w:rPr>
          <w:sz w:val="24"/>
          <w:rPrChange w16du:dateUtc="2026-07-07T18:18:00Z" w:author="Author" w:date="2026-07-07T20:18:00Z" w:id="658">
            <w:rPr>
              <w:rFonts w:ascii="Times New Roman"/>
              <w:color w:val="000000"/>
              <w:spacing w:val="15"/>
            </w:rPr>
          </w:rPrChange>
        </w:rPr>
        <w:t xml:space="preserve"> </w:t>
      </w:r>
      <w:r w:rsidR="003115BF" w:rsidRPr="0027638C">
        <w:rPr>
          <w:sz w:val="24"/>
          <w:rPrChange w16du:dateUtc="2026-07-07T18:18:00Z" w:author="Author" w:date="2026-07-07T20:18:00Z" w:id="659">
            <w:rPr>
              <w:rFonts w:ascii="Times New Roman"/>
              <w:color w:val="000000"/>
            </w:rPr>
          </w:rPrChange>
        </w:rPr>
        <w:t>(sit</w:t>
      </w:r>
      <w:r w:rsidR="003115BF" w:rsidRPr="0027638C">
        <w:rPr>
          <w:sz w:val="24"/>
          <w:rPrChange w16du:dateUtc="2026-07-07T18:18:00Z" w:author="Author" w:date="2026-07-07T20:18:00Z" w:id="660">
            <w:rPr>
              <w:rFonts w:ascii="Times New Roman"/>
              <w:color w:val="000000"/>
              <w:spacing w:val="15"/>
            </w:rPr>
          </w:rPrChange>
        </w:rPr>
        <w:t xml:space="preserve"> </w:t>
      </w:r>
      <w:r w:rsidR="003115BF" w:rsidRPr="0027638C">
        <w:rPr>
          <w:sz w:val="24"/>
          <w:rPrChange w16du:dateUtc="2026-07-07T18:18:00Z" w:author="Author" w:date="2026-07-07T20:18:00Z" w:id="661">
            <w:rPr>
              <w:rFonts w:ascii="Times New Roman"/>
              <w:color w:val="000000"/>
            </w:rPr>
          </w:rPrChange>
        </w:rPr>
        <w:t>amet</w:t>
      </w:r>
      <w:r w:rsidR="003115BF" w:rsidRPr="0027638C">
        <w:rPr>
          <w:sz w:val="24"/>
          <w:rPrChange w16du:dateUtc="2026-07-07T18:18:00Z" w:author="Author" w:date="2026-07-07T20:18:00Z" w:id="662">
            <w:rPr>
              <w:rFonts w:ascii="Times New Roman"/>
              <w:color w:val="000000"/>
              <w:spacing w:val="15"/>
            </w:rPr>
          </w:rPrChange>
        </w:rPr>
        <w:t xml:space="preserve"> </w:t>
      </w:r>
      <w:r w:rsidR="003115BF" w:rsidRPr="0027638C">
        <w:rPr>
          <w:sz w:val="24"/>
          <w:rPrChange w16du:dateUtc="2026-07-07T18:18:00Z" w:author="Author" w:date="2026-07-07T20:18:00Z" w:id="663">
            <w:rPr>
              <w:rFonts w:ascii="Times New Roman"/>
              <w:color w:val="000000"/>
            </w:rPr>
          </w:rPrChange>
        </w:rPr>
        <w:t>Consectetur</w:t>
      </w:r>
      <w:r w:rsidR="003115BF" w:rsidRPr="0027638C">
        <w:rPr>
          <w:sz w:val="24"/>
          <w:rPrChange w16du:dateUtc="2026-07-07T18:18:00Z" w:author="Author" w:date="2026-07-07T20:18:00Z" w:id="664">
            <w:rPr>
              <w:rFonts w:ascii="Times New Roman"/>
              <w:color w:val="000000"/>
              <w:spacing w:val="15"/>
            </w:rPr>
          </w:rPrChange>
        </w:rPr>
        <w:t xml:space="preserve"> </w:t>
      </w:r>
      <w:r w:rsidR="003115BF" w:rsidRPr="0027638C">
        <w:rPr>
          <w:sz w:val="24"/>
          <w:rPrChange w16du:dateUtc="2026-07-07T18:18:00Z" w:author="Author" w:date="2026-07-07T20:18:00Z" w:id="665">
            <w:rPr>
              <w:rFonts w:ascii="Times New Roman"/>
              <w:color w:val="000000"/>
            </w:rPr>
          </w:rPrChange>
        </w:rPr>
        <w:t>Adipiscing),</w:t>
      </w:r>
      <w:r w:rsidR="003115BF" w:rsidRPr="0027638C">
        <w:rPr>
          <w:sz w:val="24"/>
          <w:rPrChange w16du:dateUtc="2026-07-07T18:18:00Z" w:author="Author" w:date="2026-07-07T20:18:00Z" w:id="666">
            <w:rPr>
              <w:rFonts w:ascii="Times New Roman"/>
              <w:color w:val="000000"/>
              <w:spacing w:val="15"/>
            </w:rPr>
          </w:rPrChange>
        </w:rPr>
        <w:t xml:space="preserve"> </w:t>
      </w:r>
      <w:r w:rsidR="003115BF" w:rsidRPr="0027638C">
        <w:rPr>
          <w:sz w:val="24"/>
          <w:rPrChange w16du:dateUtc="2026-07-07T18:18:00Z" w:author="Author" w:date="2026-07-07T20:18:00Z" w:id="667">
            <w:rPr>
              <w:rFonts w:ascii="Times New Roman"/>
              <w:color w:val="000000"/>
            </w:rPr>
          </w:rPrChange>
        </w:rPr>
        <w:t>elit</w:t>
      </w:r>
      <w:r w:rsidR="003115BF" w:rsidRPr="0027638C">
        <w:rPr>
          <w:sz w:val="24"/>
          <w:rPrChange w16du:dateUtc="2026-07-07T18:18:00Z" w:author="Author" w:date="2026-07-07T20:18:00Z" w:id="668">
            <w:rPr>
              <w:rFonts w:ascii="Times New Roman"/>
              <w:color w:val="000000"/>
              <w:spacing w:val="15"/>
            </w:rPr>
          </w:rPrChange>
        </w:rPr>
        <w:t xml:space="preserve"> </w:t>
      </w:r>
      <w:r w:rsidR="003115BF" w:rsidRPr="0027638C">
        <w:rPr>
          <w:sz w:val="24"/>
          <w:rPrChange w16du:dateUtc="2026-07-07T18:18:00Z" w:author="Author" w:date="2026-07-07T20:18:00Z" w:id="669">
            <w:rPr>
              <w:rFonts w:ascii="Times New Roman"/>
              <w:color w:val="000000"/>
            </w:rPr>
          </w:rPrChange>
        </w:rPr>
        <w:t>sed,</w:t>
      </w:r>
      <w:r w:rsidR="003115BF" w:rsidRPr="0027638C">
        <w:rPr>
          <w:sz w:val="24"/>
          <w:rPrChange w16du:dateUtc="2026-07-07T18:18:00Z" w:author="Author" w:date="2026-07-07T20:18:00Z" w:id="670">
            <w:rPr>
              <w:rFonts w:ascii="Times New Roman"/>
              <w:color w:val="000000"/>
              <w:spacing w:val="15"/>
            </w:rPr>
          </w:rPrChange>
        </w:rPr>
        <w:t xml:space="preserve"> </w:t>
      </w:r>
      <w:r w:rsidR="003115BF" w:rsidRPr="0027638C">
        <w:rPr>
          <w:sz w:val="24"/>
          <w:rPrChange w16du:dateUtc="2026-07-07T18:18:00Z" w:author="Author" w:date="2026-07-07T20:18:00Z" w:id="671">
            <w:rPr>
              <w:rFonts w:ascii="Times New Roman"/>
              <w:color w:val="000000"/>
            </w:rPr>
          </w:rPrChange>
        </w:rPr>
        <w:t>do</w:t>
      </w:r>
      <w:r w:rsidR="003115BF" w:rsidRPr="0027638C">
        <w:rPr>
          <w:sz w:val="24"/>
          <w:rPrChange w16du:dateUtc="2026-07-07T18:18:00Z" w:author="Author" w:date="2026-07-07T20:18:00Z" w:id="672">
            <w:rPr>
              <w:rFonts w:ascii="Times New Roman"/>
              <w:color w:val="000000"/>
              <w:spacing w:val="15"/>
            </w:rPr>
          </w:rPrChange>
        </w:rPr>
        <w:t xml:space="preserve"> </w:t>
      </w:r>
      <w:r w:rsidR="003115BF" w:rsidRPr="0027638C">
        <w:rPr>
          <w:sz w:val="24"/>
          <w:rPrChange w16du:dateUtc="2026-07-07T18:18:00Z" w:author="Author" w:date="2026-07-07T20:18:00Z" w:id="673">
            <w:rPr>
              <w:rFonts w:ascii="Times New Roman" w:hAnsi="Times New Roman"/>
              <w:color w:val="000000"/>
            </w:rPr>
          </w:rPrChange>
        </w:rPr>
        <w:t>eiusmod</w:t>
      </w:r>
      <w:del w16du:dateUtc="2026-07-07T18:18:00Z" w:author="Author" w:date="2026-07-07T20:18:00Z" w:id="674">
        <w:r>
          <w:rPr>
            <w:rFonts w:ascii="Times New Roman" w:cs="Times New Roman" w:hAnsi="Times New Roman"/>
            <w:color w:val="000000"/>
          </w:rPr>
          <w:cr/>
        </w:r>
      </w:del>
      <w:r w:rsidR="003115BF" w:rsidRPr="0027638C">
        <w:rPr>
          <w:sz w:val="24"/>
          <w:rPrChange w16du:dateUtc="2026-07-07T18:18:00Z" w:author="Author" w:date="2026-07-07T20:18:00Z" w:id="675">
            <w:rPr>
              <w:rFonts w:ascii="Times New Roman"/>
              <w:color w:val="000000"/>
              <w:spacing w:val="665"/>
            </w:rPr>
          </w:rPrChange>
        </w:rPr>
        <w:t xml:space="preserve"> </w:t>
      </w:r>
      <w:r w:rsidR="003115BF" w:rsidRPr="0027638C">
        <w:rPr>
          <w:sz w:val="24"/>
          <w:rPrChange w16du:dateUtc="2026-07-07T18:18:00Z" w:author="Author" w:date="2026-07-07T20:18:00Z" w:id="676">
            <w:rPr>
              <w:rFonts w:ascii="Times New Roman"/>
              <w:color w:val="000000"/>
            </w:rPr>
          </w:rPrChange>
        </w:rPr>
        <w:t>Tempor</w:t>
      </w:r>
      <w:r w:rsidR="003115BF" w:rsidRPr="0027638C">
        <w:rPr>
          <w:sz w:val="24"/>
          <w:rPrChange w16du:dateUtc="2026-07-07T18:18:00Z" w:author="Author" w:date="2026-07-07T20:18:00Z" w:id="677">
            <w:rPr>
              <w:rFonts w:ascii="Times New Roman"/>
              <w:color w:val="000000"/>
              <w:spacing w:val="21"/>
            </w:rPr>
          </w:rPrChange>
        </w:rPr>
        <w:t xml:space="preserve"> </w:t>
      </w:r>
      <w:r w:rsidR="003115BF" w:rsidRPr="0027638C">
        <w:rPr>
          <w:sz w:val="24"/>
          <w:rPrChange w16du:dateUtc="2026-07-07T18:18:00Z" w:author="Author" w:date="2026-07-07T20:18:00Z" w:id="678">
            <w:rPr>
              <w:rFonts w:ascii="Times New Roman"/>
              <w:color w:val="000000"/>
            </w:rPr>
          </w:rPrChange>
        </w:rPr>
        <w:t>Incididunt,</w:t>
      </w:r>
      <w:r w:rsidR="003115BF" w:rsidRPr="0027638C">
        <w:rPr>
          <w:sz w:val="24"/>
          <w:rPrChange w16du:dateUtc="2026-07-07T18:18:00Z" w:author="Author" w:date="2026-07-07T20:18:00Z" w:id="679">
            <w:rPr>
              <w:rFonts w:ascii="Times New Roman"/>
              <w:color w:val="000000"/>
              <w:spacing w:val="21"/>
            </w:rPr>
          </w:rPrChange>
        </w:rPr>
        <w:t xml:space="preserve"> </w:t>
      </w:r>
      <w:r w:rsidR="003115BF" w:rsidRPr="0027638C">
        <w:rPr>
          <w:sz w:val="24"/>
          <w:rPrChange w16du:dateUtc="2026-07-07T18:18:00Z" w:author="Author" w:date="2026-07-07T20:18:00Z" w:id="680">
            <w:rPr>
              <w:rFonts w:ascii="Times New Roman"/>
              <w:color w:val="000000"/>
            </w:rPr>
          </w:rPrChange>
        </w:rPr>
        <w:t>ut</w:t>
      </w:r>
      <w:r w:rsidR="003115BF" w:rsidRPr="0027638C">
        <w:rPr>
          <w:sz w:val="24"/>
          <w:rPrChange w16du:dateUtc="2026-07-07T18:18:00Z" w:author="Author" w:date="2026-07-07T20:18:00Z" w:id="681">
            <w:rPr>
              <w:rFonts w:ascii="Times New Roman"/>
              <w:color w:val="000000"/>
              <w:spacing w:val="22"/>
            </w:rPr>
          </w:rPrChange>
        </w:rPr>
        <w:t xml:space="preserve"> </w:t>
      </w:r>
      <w:r w:rsidR="003115BF" w:rsidRPr="0027638C">
        <w:rPr>
          <w:sz w:val="24"/>
          <w:rPrChange w16du:dateUtc="2026-07-07T18:18:00Z" w:author="Author" w:date="2026-07-07T20:18:00Z" w:id="682">
            <w:rPr>
              <w:rFonts w:ascii="Times New Roman"/>
              <w:color w:val="000000"/>
            </w:rPr>
          </w:rPrChange>
        </w:rPr>
        <w:t>labore</w:t>
      </w:r>
      <w:r w:rsidR="003115BF" w:rsidRPr="0027638C">
        <w:rPr>
          <w:sz w:val="24"/>
          <w:rPrChange w16du:dateUtc="2026-07-07T18:18:00Z" w:author="Author" w:date="2026-07-07T20:18:00Z" w:id="683">
            <w:rPr>
              <w:rFonts w:ascii="Times New Roman"/>
              <w:color w:val="000000"/>
              <w:spacing w:val="21"/>
            </w:rPr>
          </w:rPrChange>
        </w:rPr>
        <w:t xml:space="preserve"> </w:t>
      </w:r>
      <w:r w:rsidR="003115BF" w:rsidRPr="0027638C">
        <w:rPr>
          <w:sz w:val="24"/>
          <w:rPrChange w16du:dateUtc="2026-07-07T18:18:00Z" w:author="Author" w:date="2026-07-07T20:18:00Z" w:id="684">
            <w:rPr>
              <w:rFonts w:ascii="Times New Roman"/>
              <w:color w:val="000000"/>
            </w:rPr>
          </w:rPrChange>
        </w:rPr>
        <w:t>et,</w:t>
      </w:r>
      <w:r w:rsidR="003115BF" w:rsidRPr="0027638C">
        <w:rPr>
          <w:sz w:val="24"/>
          <w:rPrChange w16du:dateUtc="2026-07-07T18:18:00Z" w:author="Author" w:date="2026-07-07T20:18:00Z" w:id="685">
            <w:rPr>
              <w:rFonts w:ascii="Times New Roman"/>
              <w:color w:val="000000"/>
              <w:spacing w:val="21"/>
            </w:rPr>
          </w:rPrChange>
        </w:rPr>
        <w:t xml:space="preserve"> </w:t>
      </w:r>
      <w:r w:rsidR="003115BF" w:rsidRPr="0027638C">
        <w:rPr>
          <w:sz w:val="24"/>
          <w:rPrChange w16du:dateUtc="2026-07-07T18:18:00Z" w:author="Author" w:date="2026-07-07T20:18:00Z" w:id="686">
            <w:rPr>
              <w:rFonts w:ascii="Times New Roman"/>
              <w:color w:val="000000"/>
            </w:rPr>
          </w:rPrChange>
        </w:rPr>
        <w:t>dolore,</w:t>
      </w:r>
      <w:r w:rsidR="003115BF" w:rsidRPr="0027638C">
        <w:rPr>
          <w:sz w:val="24"/>
          <w:rPrChange w16du:dateUtc="2026-07-07T18:18:00Z" w:author="Author" w:date="2026-07-07T20:18:00Z" w:id="687">
            <w:rPr>
              <w:rFonts w:ascii="Times New Roman"/>
              <w:color w:val="000000"/>
              <w:spacing w:val="21"/>
            </w:rPr>
          </w:rPrChange>
        </w:rPr>
        <w:t xml:space="preserve"> </w:t>
      </w:r>
      <w:r w:rsidR="003115BF" w:rsidRPr="0027638C">
        <w:rPr>
          <w:sz w:val="24"/>
          <w:rPrChange w16du:dateUtc="2026-07-07T18:18:00Z" w:author="Author" w:date="2026-07-07T20:18:00Z" w:id="688">
            <w:rPr>
              <w:rFonts w:ascii="Times New Roman"/>
              <w:color w:val="000000"/>
            </w:rPr>
          </w:rPrChange>
        </w:rPr>
        <w:t>magna</w:t>
      </w:r>
      <w:r w:rsidR="003115BF" w:rsidRPr="0027638C">
        <w:rPr>
          <w:sz w:val="24"/>
          <w:rPrChange w16du:dateUtc="2026-07-07T18:18:00Z" w:author="Author" w:date="2026-07-07T20:18:00Z" w:id="689">
            <w:rPr>
              <w:rFonts w:ascii="Times New Roman"/>
              <w:color w:val="000000"/>
              <w:spacing w:val="21"/>
            </w:rPr>
          </w:rPrChange>
        </w:rPr>
        <w:t xml:space="preserve"> </w:t>
      </w:r>
      <w:r w:rsidR="003115BF" w:rsidRPr="0027638C">
        <w:rPr>
          <w:sz w:val="24"/>
          <w:rPrChange w16du:dateUtc="2026-07-07T18:18:00Z" w:author="Author" w:date="2026-07-07T20:18:00Z" w:id="690">
            <w:rPr>
              <w:rFonts w:ascii="Times New Roman"/>
              <w:color w:val="000000"/>
            </w:rPr>
          </w:rPrChange>
        </w:rPr>
        <w:t>aliqua,</w:t>
      </w:r>
      <w:r w:rsidR="003115BF" w:rsidRPr="0027638C">
        <w:rPr>
          <w:sz w:val="24"/>
          <w:rPrChange w16du:dateUtc="2026-07-07T18:18:00Z" w:author="Author" w:date="2026-07-07T20:18:00Z" w:id="691">
            <w:rPr>
              <w:rFonts w:ascii="Times New Roman"/>
              <w:color w:val="000000"/>
              <w:spacing w:val="21"/>
            </w:rPr>
          </w:rPrChange>
        </w:rPr>
        <w:t xml:space="preserve"> </w:t>
      </w:r>
      <w:r w:rsidR="003115BF" w:rsidRPr="0027638C">
        <w:rPr>
          <w:sz w:val="24"/>
          <w:rPrChange w16du:dateUtc="2026-07-07T18:18:00Z" w:author="Author" w:date="2026-07-07T20:18:00Z" w:id="692">
            <w:rPr>
              <w:rFonts w:ascii="Times New Roman"/>
              <w:color w:val="000000"/>
            </w:rPr>
          </w:rPrChange>
        </w:rPr>
        <w:t>lorem,</w:t>
      </w:r>
      <w:r w:rsidR="003115BF" w:rsidRPr="0027638C">
        <w:rPr>
          <w:sz w:val="24"/>
          <w:rPrChange w16du:dateUtc="2026-07-07T18:18:00Z" w:author="Author" w:date="2026-07-07T20:18:00Z" w:id="693">
            <w:rPr>
              <w:rFonts w:ascii="Times New Roman"/>
              <w:color w:val="000000"/>
              <w:spacing w:val="21"/>
            </w:rPr>
          </w:rPrChange>
        </w:rPr>
        <w:t xml:space="preserve"> </w:t>
      </w:r>
      <w:r w:rsidR="003115BF" w:rsidRPr="0027638C">
        <w:rPr>
          <w:sz w:val="24"/>
          <w:rPrChange w16du:dateUtc="2026-07-07T18:18:00Z" w:author="Author" w:date="2026-07-07T20:18:00Z" w:id="694">
            <w:rPr>
              <w:rFonts w:ascii="Times New Roman" w:hAnsi="Times New Roman"/>
              <w:color w:val="000000"/>
            </w:rPr>
          </w:rPrChange>
        </w:rPr>
        <w:t>ipsum,</w:t>
      </w:r>
      <w:del w16du:dateUtc="2026-07-07T18:18:00Z" w:author="Author" w:date="2026-07-07T20:18:00Z" w:id="695">
        <w:r>
          <w:rPr>
            <w:rFonts w:ascii="Times New Roman" w:cs="Times New Roman" w:hAnsi="Times New Roman"/>
            <w:color w:val="000000"/>
          </w:rPr>
          <w:cr/>
        </w:r>
      </w:del>
      <w:r w:rsidR="003115BF" w:rsidRPr="0027638C">
        <w:rPr>
          <w:sz w:val="24"/>
          <w:rPrChange w16du:dateUtc="2026-07-07T18:18:00Z" w:author="Author" w:date="2026-07-07T20:18:00Z" w:id="696">
            <w:rPr>
              <w:rFonts w:ascii="Times New Roman"/>
              <w:color w:val="000000"/>
              <w:spacing w:val="665"/>
            </w:rPr>
          </w:rPrChange>
        </w:rPr>
        <w:t xml:space="preserve"> </w:t>
      </w:r>
      <w:r w:rsidR="003115BF" w:rsidRPr="0027638C">
        <w:rPr>
          <w:sz w:val="24"/>
          <w:rPrChange w16du:dateUtc="2026-07-07T18:18:00Z" w:author="Author" w:date="2026-07-07T20:18:00Z" w:id="697">
            <w:rPr>
              <w:rFonts w:ascii="Times New Roman"/>
              <w:color w:val="000000"/>
            </w:rPr>
          </w:rPrChange>
        </w:rPr>
        <w:t>dolor</w:t>
      </w:r>
      <w:r w:rsidR="003115BF" w:rsidRPr="0027638C">
        <w:rPr>
          <w:sz w:val="24"/>
          <w:rPrChange w16du:dateUtc="2026-07-07T18:18:00Z" w:author="Author" w:date="2026-07-07T20:18:00Z" w:id="698">
            <w:rPr>
              <w:rFonts w:ascii="Times New Roman"/>
              <w:color w:val="000000"/>
              <w:spacing w:val="12"/>
            </w:rPr>
          </w:rPrChange>
        </w:rPr>
        <w:t xml:space="preserve"> </w:t>
      </w:r>
      <w:r w:rsidR="003115BF" w:rsidRPr="0027638C">
        <w:rPr>
          <w:sz w:val="24"/>
          <w:rPrChange w16du:dateUtc="2026-07-07T18:18:00Z" w:author="Author" w:date="2026-07-07T20:18:00Z" w:id="699">
            <w:rPr>
              <w:rFonts w:ascii="Times New Roman"/>
              <w:color w:val="000000"/>
            </w:rPr>
          </w:rPrChange>
        </w:rPr>
        <w:t>sit</w:t>
      </w:r>
      <w:r w:rsidR="003115BF" w:rsidRPr="0027638C">
        <w:rPr>
          <w:sz w:val="24"/>
          <w:rPrChange w16du:dateUtc="2026-07-07T18:18:00Z" w:author="Author" w:date="2026-07-07T20:18:00Z" w:id="700">
            <w:rPr>
              <w:rFonts w:ascii="Times New Roman"/>
              <w:color w:val="000000"/>
              <w:spacing w:val="11"/>
            </w:rPr>
          </w:rPrChange>
        </w:rPr>
        <w:t xml:space="preserve"> </w:t>
      </w:r>
      <w:r w:rsidR="003115BF" w:rsidRPr="0027638C">
        <w:rPr>
          <w:sz w:val="24"/>
          <w:rPrChange w16du:dateUtc="2026-07-07T18:18:00Z" w:author="Author" w:date="2026-07-07T20:18:00Z" w:id="701">
            <w:rPr>
              <w:rFonts w:ascii="Times New Roman"/>
              <w:color w:val="000000"/>
            </w:rPr>
          </w:rPrChange>
        </w:rPr>
        <w:t>amet</w:t>
      </w:r>
      <w:r w:rsidR="003115BF" w:rsidRPr="0027638C">
        <w:rPr>
          <w:sz w:val="24"/>
          <w:rPrChange w16du:dateUtc="2026-07-07T18:18:00Z" w:author="Author" w:date="2026-07-07T20:18:00Z" w:id="702">
            <w:rPr>
              <w:rFonts w:ascii="Times New Roman"/>
              <w:color w:val="000000"/>
              <w:spacing w:val="11"/>
            </w:rPr>
          </w:rPrChange>
        </w:rPr>
        <w:t xml:space="preserve"> </w:t>
      </w:r>
      <w:r w:rsidR="003115BF" w:rsidRPr="0027638C">
        <w:rPr>
          <w:sz w:val="24"/>
          <w:rPrChange w16du:dateUtc="2026-07-07T18:18:00Z" w:author="Author" w:date="2026-07-07T20:18:00Z" w:id="703">
            <w:rPr>
              <w:rFonts w:ascii="Times New Roman"/>
              <w:color w:val="000000"/>
            </w:rPr>
          </w:rPrChange>
        </w:rPr>
        <w:t>consectetur</w:t>
      </w:r>
      <w:r w:rsidR="003115BF" w:rsidRPr="0027638C">
        <w:rPr>
          <w:sz w:val="24"/>
          <w:rPrChange w16du:dateUtc="2026-07-07T18:18:00Z" w:author="Author" w:date="2026-07-07T20:18:00Z" w:id="704">
            <w:rPr>
              <w:rFonts w:ascii="Times New Roman"/>
              <w:color w:val="000000"/>
              <w:spacing w:val="11"/>
            </w:rPr>
          </w:rPrChange>
        </w:rPr>
        <w:t xml:space="preserve"> </w:t>
      </w:r>
      <w:r w:rsidR="003115BF" w:rsidRPr="0027638C">
        <w:rPr>
          <w:sz w:val="24"/>
          <w:rPrChange w16du:dateUtc="2026-07-07T18:18:00Z" w:author="Author" w:date="2026-07-07T20:18:00Z" w:id="705">
            <w:rPr>
              <w:rFonts w:ascii="Times New Roman"/>
              <w:color w:val="000000"/>
            </w:rPr>
          </w:rPrChange>
        </w:rPr>
        <w:t>Adipiscing</w:t>
      </w:r>
      <w:r w:rsidR="003115BF" w:rsidRPr="0027638C">
        <w:rPr>
          <w:sz w:val="24"/>
          <w:rPrChange w16du:dateUtc="2026-07-07T18:18:00Z" w:author="Author" w:date="2026-07-07T20:18:00Z" w:id="706">
            <w:rPr>
              <w:rFonts w:ascii="Times New Roman"/>
              <w:color w:val="000000"/>
              <w:spacing w:val="11"/>
            </w:rPr>
          </w:rPrChange>
        </w:rPr>
        <w:t xml:space="preserve"> </w:t>
      </w:r>
      <w:r w:rsidR="003115BF" w:rsidRPr="0027638C">
        <w:rPr>
          <w:sz w:val="24"/>
          <w:rPrChange w16du:dateUtc="2026-07-07T18:18:00Z" w:author="Author" w:date="2026-07-07T20:18:00Z" w:id="707">
            <w:rPr>
              <w:rFonts w:ascii="Times New Roman"/>
              <w:color w:val="000000"/>
            </w:rPr>
          </w:rPrChange>
        </w:rPr>
        <w:t>(elit</w:t>
      </w:r>
      <w:r w:rsidR="003115BF" w:rsidRPr="0027638C">
        <w:rPr>
          <w:sz w:val="24"/>
          <w:rPrChange w16du:dateUtc="2026-07-07T18:18:00Z" w:author="Author" w:date="2026-07-07T20:18:00Z" w:id="708">
            <w:rPr>
              <w:rFonts w:ascii="Times New Roman"/>
              <w:color w:val="000000"/>
              <w:spacing w:val="11"/>
            </w:rPr>
          </w:rPrChange>
        </w:rPr>
        <w:t xml:space="preserve"> </w:t>
      </w:r>
      <w:r w:rsidR="003115BF" w:rsidRPr="0027638C">
        <w:rPr>
          <w:sz w:val="24"/>
          <w:rPrChange w16du:dateUtc="2026-07-07T18:18:00Z" w:author="Author" w:date="2026-07-07T20:18:00Z" w:id="709">
            <w:rPr>
              <w:rFonts w:ascii="Times New Roman"/>
              <w:color w:val="000000"/>
            </w:rPr>
          </w:rPrChange>
        </w:rPr>
        <w:t>sed</w:t>
      </w:r>
      <w:r w:rsidR="003115BF" w:rsidRPr="0027638C">
        <w:rPr>
          <w:sz w:val="24"/>
          <w:rPrChange w16du:dateUtc="2026-07-07T18:18:00Z" w:author="Author" w:date="2026-07-07T20:18:00Z" w:id="710">
            <w:rPr>
              <w:rFonts w:ascii="Times New Roman"/>
              <w:color w:val="000000"/>
              <w:spacing w:val="11"/>
            </w:rPr>
          </w:rPrChange>
        </w:rPr>
        <w:t xml:space="preserve"> </w:t>
      </w:r>
      <w:r w:rsidR="003115BF" w:rsidRPr="0027638C">
        <w:rPr>
          <w:sz w:val="24"/>
          <w:rPrChange w16du:dateUtc="2026-07-07T18:18:00Z" w:author="Author" w:date="2026-07-07T20:18:00Z" w:id="711">
            <w:rPr>
              <w:rFonts w:ascii="Times New Roman"/>
              <w:color w:val="000000"/>
            </w:rPr>
          </w:rPrChange>
        </w:rPr>
        <w:t>do</w:t>
      </w:r>
      <w:r w:rsidR="003115BF" w:rsidRPr="0027638C">
        <w:rPr>
          <w:sz w:val="24"/>
          <w:rPrChange w16du:dateUtc="2026-07-07T18:18:00Z" w:author="Author" w:date="2026-07-07T20:18:00Z" w:id="712">
            <w:rPr>
              <w:rFonts w:ascii="Times New Roman"/>
              <w:color w:val="000000"/>
              <w:spacing w:val="12"/>
            </w:rPr>
          </w:rPrChange>
        </w:rPr>
        <w:t xml:space="preserve"> </w:t>
      </w:r>
      <w:r w:rsidR="003115BF" w:rsidRPr="0027638C">
        <w:rPr>
          <w:sz w:val="24"/>
          <w:rPrChange w16du:dateUtc="2026-07-07T18:18:00Z" w:author="Author" w:date="2026-07-07T20:18:00Z" w:id="713">
            <w:rPr>
              <w:rFonts w:ascii="Times New Roman"/>
              <w:color w:val="000000"/>
            </w:rPr>
          </w:rPrChange>
        </w:rPr>
        <w:t>eiusmod</w:t>
      </w:r>
      <w:r w:rsidR="003115BF" w:rsidRPr="0027638C">
        <w:rPr>
          <w:sz w:val="24"/>
          <w:rPrChange w16du:dateUtc="2026-07-07T18:18:00Z" w:author="Author" w:date="2026-07-07T20:18:00Z" w:id="714">
            <w:rPr>
              <w:rFonts w:ascii="Times New Roman"/>
              <w:color w:val="000000"/>
              <w:spacing w:val="11"/>
            </w:rPr>
          </w:rPrChange>
        </w:rPr>
        <w:t xml:space="preserve"> </w:t>
      </w:r>
      <w:r w:rsidR="003115BF" w:rsidRPr="0027638C">
        <w:rPr>
          <w:sz w:val="24"/>
          <w:rPrChange w16du:dateUtc="2026-07-07T18:18:00Z" w:author="Author" w:date="2026-07-07T20:18:00Z" w:id="715">
            <w:rPr>
              <w:rFonts w:ascii="Times New Roman"/>
              <w:color w:val="000000"/>
            </w:rPr>
          </w:rPrChange>
        </w:rPr>
        <w:t>Tempor</w:t>
      </w:r>
      <w:r w:rsidR="003115BF" w:rsidRPr="0027638C">
        <w:rPr>
          <w:sz w:val="24"/>
          <w:rPrChange w16du:dateUtc="2026-07-07T18:18:00Z" w:author="Author" w:date="2026-07-07T20:18:00Z" w:id="716">
            <w:rPr>
              <w:rFonts w:ascii="Times New Roman"/>
              <w:color w:val="000000"/>
              <w:spacing w:val="11"/>
            </w:rPr>
          </w:rPrChange>
        </w:rPr>
        <w:t xml:space="preserve"> </w:t>
      </w:r>
      <w:r w:rsidR="003115BF" w:rsidRPr="0027638C">
        <w:rPr>
          <w:sz w:val="24"/>
          <w:rPrChange w16du:dateUtc="2026-07-07T18:18:00Z" w:author="Author" w:date="2026-07-07T20:18:00Z" w:id="717">
            <w:rPr>
              <w:rFonts w:ascii="Times New Roman"/>
              <w:color w:val="000000"/>
            </w:rPr>
          </w:rPrChange>
        </w:rPr>
        <w:t>Incididunt)</w:t>
      </w:r>
      <w:r w:rsidR="003115BF" w:rsidRPr="0027638C">
        <w:rPr>
          <w:sz w:val="24"/>
          <w:rPrChange w16du:dateUtc="2026-07-07T18:18:00Z" w:author="Author" w:date="2026-07-07T20:18:00Z" w:id="718">
            <w:rPr>
              <w:rFonts w:ascii="Times New Roman"/>
              <w:color w:val="000000"/>
              <w:spacing w:val="11"/>
            </w:rPr>
          </w:rPrChange>
        </w:rPr>
        <w:t xml:space="preserve"> </w:t>
      </w:r>
      <w:r w:rsidR="003115BF" w:rsidRPr="0027638C">
        <w:rPr>
          <w:sz w:val="24"/>
          <w:rPrChange w16du:dateUtc="2026-07-07T18:18:00Z" w:author="Author" w:date="2026-07-07T20:18:00Z" w:id="719">
            <w:rPr>
              <w:rFonts w:ascii="Times New Roman"/>
              <w:color w:val="000000"/>
            </w:rPr>
          </w:rPrChange>
        </w:rPr>
        <w:t>ut</w:t>
      </w:r>
      <w:r w:rsidR="003115BF" w:rsidRPr="0027638C">
        <w:rPr>
          <w:sz w:val="24"/>
          <w:rPrChange w16du:dateUtc="2026-07-07T18:18:00Z" w:author="Author" w:date="2026-07-07T20:18:00Z" w:id="720">
            <w:rPr>
              <w:rFonts w:ascii="Times New Roman"/>
              <w:color w:val="000000"/>
              <w:spacing w:val="11"/>
            </w:rPr>
          </w:rPrChange>
        </w:rPr>
        <w:t xml:space="preserve"> </w:t>
      </w:r>
      <w:r w:rsidR="003115BF" w:rsidRPr="0027638C">
        <w:rPr>
          <w:sz w:val="24"/>
          <w:rPrChange w16du:dateUtc="2026-07-07T18:18:00Z" w:author="Author" w:date="2026-07-07T20:18:00Z" w:id="721">
            <w:rPr>
              <w:rFonts w:ascii="Times New Roman"/>
              <w:color w:val="000000"/>
            </w:rPr>
          </w:rPrChange>
        </w:rPr>
        <w:t>labore</w:t>
      </w:r>
      <w:r w:rsidR="003115BF" w:rsidRPr="0027638C">
        <w:rPr>
          <w:sz w:val="24"/>
          <w:rPrChange w16du:dateUtc="2026-07-07T18:18:00Z" w:author="Author" w:date="2026-07-07T20:18:00Z" w:id="722">
            <w:rPr>
              <w:rFonts w:ascii="Times New Roman"/>
              <w:color w:val="000000"/>
              <w:spacing w:val="12"/>
            </w:rPr>
          </w:rPrChange>
        </w:rPr>
        <w:t xml:space="preserve"> </w:t>
      </w:r>
      <w:r w:rsidR="003115BF" w:rsidRPr="0027638C">
        <w:rPr>
          <w:sz w:val="24"/>
          <w:rPrChange w16du:dateUtc="2026-07-07T18:18:00Z" w:author="Author" w:date="2026-07-07T20:18:00Z" w:id="723">
            <w:rPr>
              <w:rFonts w:ascii="Times New Roman"/>
              <w:color w:val="000000"/>
            </w:rPr>
          </w:rPrChange>
        </w:rPr>
        <w:t>et</w:t>
      </w:r>
      <w:r w:rsidR="003115BF" w:rsidRPr="0027638C">
        <w:rPr>
          <w:sz w:val="24"/>
          <w:rPrChange w16du:dateUtc="2026-07-07T18:18:00Z" w:author="Author" w:date="2026-07-07T20:18:00Z" w:id="724">
            <w:rPr>
              <w:rFonts w:ascii="Times New Roman"/>
              <w:color w:val="000000"/>
              <w:spacing w:val="11"/>
            </w:rPr>
          </w:rPrChange>
        </w:rPr>
        <w:t xml:space="preserve"> </w:t>
      </w:r>
      <w:r w:rsidR="003115BF" w:rsidRPr="0027638C">
        <w:rPr>
          <w:sz w:val="24"/>
          <w:rPrChange w16du:dateUtc="2026-07-07T18:18:00Z" w:author="Author" w:date="2026-07-07T20:18:00Z" w:id="725">
            <w:rPr>
              <w:rFonts w:ascii="Times New Roman"/>
              <w:color w:val="000000"/>
            </w:rPr>
          </w:rPrChange>
        </w:rPr>
        <w:t>dolore,</w:t>
      </w:r>
      <w:r w:rsidR="003115BF" w:rsidRPr="0027638C">
        <w:rPr>
          <w:sz w:val="24"/>
          <w:rPrChange w16du:dateUtc="2026-07-07T18:18:00Z" w:author="Author" w:date="2026-07-07T20:18:00Z" w:id="726">
            <w:rPr>
              <w:rFonts w:ascii="Times New Roman"/>
              <w:color w:val="000000"/>
              <w:spacing w:val="11"/>
            </w:rPr>
          </w:rPrChange>
        </w:rPr>
        <w:t xml:space="preserve"> </w:t>
      </w:r>
      <w:r w:rsidR="003115BF" w:rsidRPr="0027638C">
        <w:rPr>
          <w:sz w:val="24"/>
          <w:rPrChange w16du:dateUtc="2026-07-07T18:18:00Z" w:author="Author" w:date="2026-07-07T20:18:00Z" w:id="727">
            <w:rPr>
              <w:rFonts w:ascii="Times New Roman" w:hAnsi="Times New Roman"/>
              <w:color w:val="000000"/>
            </w:rPr>
          </w:rPrChange>
        </w:rPr>
        <w:t>magna</w:t>
      </w:r>
      <w:del w16du:dateUtc="2026-07-07T18:18:00Z" w:author="Author" w:date="2026-07-07T20:18:00Z" w:id="728">
        <w:r>
          <w:rPr>
            <w:rFonts w:ascii="Times New Roman" w:cs="Times New Roman" w:hAnsi="Times New Roman"/>
            <w:color w:val="000000"/>
          </w:rPr>
          <w:cr/>
        </w:r>
      </w:del>
      <w:r w:rsidR="003115BF" w:rsidRPr="0027638C">
        <w:rPr>
          <w:sz w:val="24"/>
          <w:rPrChange w16du:dateUtc="2026-07-07T18:18:00Z" w:author="Author" w:date="2026-07-07T20:18:00Z" w:id="729">
            <w:rPr>
              <w:rFonts w:ascii="Times New Roman"/>
              <w:color w:val="000000"/>
              <w:spacing w:val="665"/>
            </w:rPr>
          </w:rPrChange>
        </w:rPr>
        <w:t xml:space="preserve"> </w:t>
      </w:r>
      <w:r w:rsidR="003115BF" w:rsidRPr="0027638C">
        <w:rPr>
          <w:sz w:val="24"/>
          <w:rPrChange w16du:dateUtc="2026-07-07T18:18:00Z" w:author="Author" w:date="2026-07-07T20:18:00Z" w:id="730">
            <w:rPr>
              <w:rFonts w:ascii="Times New Roman"/>
              <w:color w:val="000000"/>
            </w:rPr>
          </w:rPrChange>
        </w:rPr>
        <w:t>aliqua,</w:t>
      </w:r>
      <w:r w:rsidR="003115BF" w:rsidRPr="0027638C">
        <w:rPr>
          <w:sz w:val="24"/>
          <w:rPrChange w16du:dateUtc="2026-07-07T18:18:00Z" w:author="Author" w:date="2026-07-07T20:18:00Z" w:id="731">
            <w:rPr>
              <w:rFonts w:ascii="Times New Roman"/>
              <w:color w:val="000000"/>
              <w:spacing w:val="58"/>
            </w:rPr>
          </w:rPrChange>
        </w:rPr>
        <w:t xml:space="preserve"> </w:t>
      </w:r>
      <w:r w:rsidR="003115BF" w:rsidRPr="0027638C">
        <w:rPr>
          <w:sz w:val="24"/>
          <w:rPrChange w16du:dateUtc="2026-07-07T18:18:00Z" w:author="Author" w:date="2026-07-07T20:18:00Z" w:id="732">
            <w:rPr>
              <w:rFonts w:ascii="Times New Roman"/>
              <w:color w:val="000000"/>
            </w:rPr>
          </w:rPrChange>
        </w:rPr>
        <w:t>lorem</w:t>
      </w:r>
      <w:r w:rsidR="003115BF" w:rsidRPr="0027638C">
        <w:rPr>
          <w:sz w:val="24"/>
          <w:rPrChange w16du:dateUtc="2026-07-07T18:18:00Z" w:author="Author" w:date="2026-07-07T20:18:00Z" w:id="733">
            <w:rPr>
              <w:rFonts w:ascii="Times New Roman"/>
              <w:color w:val="000000"/>
              <w:spacing w:val="58"/>
            </w:rPr>
          </w:rPrChange>
        </w:rPr>
        <w:t xml:space="preserve"> </w:t>
      </w:r>
      <w:r w:rsidR="003115BF" w:rsidRPr="0027638C">
        <w:rPr>
          <w:sz w:val="24"/>
          <w:rPrChange w16du:dateUtc="2026-07-07T18:18:00Z" w:author="Author" w:date="2026-07-07T20:18:00Z" w:id="734">
            <w:rPr>
              <w:rFonts w:ascii="Times New Roman"/>
              <w:color w:val="000000"/>
            </w:rPr>
          </w:rPrChange>
        </w:rPr>
        <w:t>ipsum</w:t>
      </w:r>
      <w:r w:rsidR="003115BF" w:rsidRPr="0027638C">
        <w:rPr>
          <w:sz w:val="24"/>
          <w:rPrChange w16du:dateUtc="2026-07-07T18:18:00Z" w:author="Author" w:date="2026-07-07T20:18:00Z" w:id="735">
            <w:rPr>
              <w:rFonts w:ascii="Times New Roman"/>
              <w:color w:val="000000"/>
              <w:spacing w:val="58"/>
            </w:rPr>
          </w:rPrChange>
        </w:rPr>
        <w:t xml:space="preserve"> </w:t>
      </w:r>
      <w:r w:rsidR="003115BF" w:rsidRPr="0027638C">
        <w:rPr>
          <w:sz w:val="24"/>
          <w:rPrChange w16du:dateUtc="2026-07-07T18:18:00Z" w:author="Author" w:date="2026-07-07T20:18:00Z" w:id="736">
            <w:rPr>
              <w:rFonts w:ascii="Times New Roman"/>
              <w:color w:val="000000"/>
            </w:rPr>
          </w:rPrChange>
        </w:rPr>
        <w:t>dolor</w:t>
      </w:r>
      <w:r w:rsidR="003115BF" w:rsidRPr="0027638C">
        <w:rPr>
          <w:sz w:val="24"/>
          <w:rPrChange w16du:dateUtc="2026-07-07T18:18:00Z" w:author="Author" w:date="2026-07-07T20:18:00Z" w:id="737">
            <w:rPr>
              <w:rFonts w:ascii="Times New Roman"/>
              <w:color w:val="000000"/>
              <w:spacing w:val="58"/>
            </w:rPr>
          </w:rPrChange>
        </w:rPr>
        <w:t xml:space="preserve"> </w:t>
      </w:r>
      <w:r w:rsidR="003115BF" w:rsidRPr="0027638C">
        <w:rPr>
          <w:sz w:val="24"/>
          <w:rPrChange w16du:dateUtc="2026-07-07T18:18:00Z" w:author="Author" w:date="2026-07-07T20:18:00Z" w:id="738">
            <w:rPr>
              <w:rFonts w:ascii="Times New Roman"/>
              <w:color w:val="000000"/>
            </w:rPr>
          </w:rPrChange>
        </w:rPr>
        <w:t>sit</w:t>
      </w:r>
      <w:r w:rsidR="003115BF" w:rsidRPr="0027638C">
        <w:rPr>
          <w:sz w:val="24"/>
          <w:rPrChange w16du:dateUtc="2026-07-07T18:18:00Z" w:author="Author" w:date="2026-07-07T20:18:00Z" w:id="739">
            <w:rPr>
              <w:rFonts w:ascii="Times New Roman"/>
              <w:color w:val="000000"/>
              <w:spacing w:val="58"/>
            </w:rPr>
          </w:rPrChange>
        </w:rPr>
        <w:t xml:space="preserve"> </w:t>
      </w:r>
      <w:r w:rsidR="003115BF" w:rsidRPr="0027638C">
        <w:rPr>
          <w:sz w:val="24"/>
          <w:rPrChange w16du:dateUtc="2026-07-07T18:18:00Z" w:author="Author" w:date="2026-07-07T20:18:00Z" w:id="740">
            <w:rPr>
              <w:rFonts w:ascii="Times New Roman"/>
              <w:color w:val="000000"/>
            </w:rPr>
          </w:rPrChange>
        </w:rPr>
        <w:t>amet</w:t>
      </w:r>
      <w:r w:rsidR="003115BF" w:rsidRPr="0027638C">
        <w:rPr>
          <w:sz w:val="24"/>
          <w:rPrChange w16du:dateUtc="2026-07-07T18:18:00Z" w:author="Author" w:date="2026-07-07T20:18:00Z" w:id="741">
            <w:rPr>
              <w:rFonts w:ascii="Times New Roman"/>
              <w:color w:val="000000"/>
              <w:spacing w:val="59"/>
            </w:rPr>
          </w:rPrChange>
        </w:rPr>
        <w:t xml:space="preserve"> </w:t>
      </w:r>
      <w:r w:rsidR="003115BF" w:rsidRPr="0027638C">
        <w:rPr>
          <w:sz w:val="24"/>
          <w:rPrChange w16du:dateUtc="2026-07-07T18:18:00Z" w:author="Author" w:date="2026-07-07T20:18:00Z" w:id="742">
            <w:rPr>
              <w:rFonts w:ascii="Times New Roman"/>
              <w:color w:val="000000"/>
            </w:rPr>
          </w:rPrChange>
        </w:rPr>
        <w:t>Consectetur</w:t>
      </w:r>
      <w:r w:rsidR="003115BF" w:rsidRPr="0027638C">
        <w:rPr>
          <w:sz w:val="24"/>
          <w:rPrChange w16du:dateUtc="2026-07-07T18:18:00Z" w:author="Author" w:date="2026-07-07T20:18:00Z" w:id="743">
            <w:rPr>
              <w:rFonts w:ascii="Times New Roman"/>
              <w:color w:val="000000"/>
              <w:spacing w:val="58"/>
            </w:rPr>
          </w:rPrChange>
        </w:rPr>
        <w:t xml:space="preserve"> </w:t>
      </w:r>
      <w:r w:rsidR="003115BF" w:rsidRPr="0027638C">
        <w:rPr>
          <w:sz w:val="24"/>
          <w:rPrChange w16du:dateUtc="2026-07-07T18:18:00Z" w:author="Author" w:date="2026-07-07T20:18:00Z" w:id="744">
            <w:rPr>
              <w:rFonts w:ascii="Times New Roman"/>
              <w:color w:val="000000"/>
            </w:rPr>
          </w:rPrChange>
        </w:rPr>
        <w:t>Adipiscing</w:t>
      </w:r>
      <w:r w:rsidR="003115BF" w:rsidRPr="0027638C">
        <w:rPr>
          <w:sz w:val="24"/>
          <w:rPrChange w16du:dateUtc="2026-07-07T18:18:00Z" w:author="Author" w:date="2026-07-07T20:18:00Z" w:id="745">
            <w:rPr>
              <w:rFonts w:ascii="Times New Roman"/>
              <w:color w:val="000000"/>
              <w:spacing w:val="58"/>
            </w:rPr>
          </w:rPrChange>
        </w:rPr>
        <w:t xml:space="preserve"> </w:t>
      </w:r>
      <w:r w:rsidR="003115BF" w:rsidRPr="0027638C">
        <w:rPr>
          <w:sz w:val="24"/>
          <w:rPrChange w16du:dateUtc="2026-07-07T18:18:00Z" w:author="Author" w:date="2026-07-07T20:18:00Z" w:id="746">
            <w:rPr>
              <w:rFonts w:ascii="Times New Roman"/>
              <w:color w:val="000000"/>
            </w:rPr>
          </w:rPrChange>
        </w:rPr>
        <w:t>Elit,</w:t>
      </w:r>
      <w:r w:rsidR="003115BF" w:rsidRPr="0027638C">
        <w:rPr>
          <w:sz w:val="24"/>
          <w:rPrChange w16du:dateUtc="2026-07-07T18:18:00Z" w:author="Author" w:date="2026-07-07T20:18:00Z" w:id="747">
            <w:rPr>
              <w:rFonts w:ascii="Times New Roman"/>
              <w:color w:val="000000"/>
              <w:spacing w:val="58"/>
            </w:rPr>
          </w:rPrChange>
        </w:rPr>
        <w:t xml:space="preserve"> </w:t>
      </w:r>
      <w:r w:rsidR="003115BF" w:rsidRPr="0027638C">
        <w:rPr>
          <w:sz w:val="24"/>
          <w:rPrChange w16du:dateUtc="2026-07-07T18:18:00Z" w:author="Author" w:date="2026-07-07T20:18:00Z" w:id="748">
            <w:rPr>
              <w:rFonts w:ascii="Times New Roman"/>
              <w:color w:val="000000"/>
            </w:rPr>
          </w:rPrChange>
        </w:rPr>
        <w:t>sed</w:t>
      </w:r>
      <w:r w:rsidR="003115BF" w:rsidRPr="0027638C">
        <w:rPr>
          <w:sz w:val="24"/>
          <w:rPrChange w16du:dateUtc="2026-07-07T18:18:00Z" w:author="Author" w:date="2026-07-07T20:18:00Z" w:id="749">
            <w:rPr>
              <w:rFonts w:ascii="Times New Roman"/>
              <w:color w:val="000000"/>
              <w:spacing w:val="58"/>
            </w:rPr>
          </w:rPrChange>
        </w:rPr>
        <w:t xml:space="preserve"> </w:t>
      </w:r>
      <w:r w:rsidR="003115BF" w:rsidRPr="0027638C">
        <w:rPr>
          <w:sz w:val="24"/>
          <w:rPrChange w16du:dateUtc="2026-07-07T18:18:00Z" w:author="Author" w:date="2026-07-07T20:18:00Z" w:id="750">
            <w:rPr>
              <w:rFonts w:ascii="Times New Roman"/>
              <w:color w:val="000000"/>
            </w:rPr>
          </w:rPrChange>
        </w:rPr>
        <w:t>do,</w:t>
      </w:r>
      <w:r w:rsidR="003115BF" w:rsidRPr="0027638C">
        <w:rPr>
          <w:sz w:val="24"/>
          <w:rPrChange w16du:dateUtc="2026-07-07T18:18:00Z" w:author="Author" w:date="2026-07-07T20:18:00Z" w:id="751">
            <w:rPr>
              <w:rFonts w:ascii="Times New Roman"/>
              <w:color w:val="000000"/>
              <w:spacing w:val="58"/>
            </w:rPr>
          </w:rPrChange>
        </w:rPr>
        <w:t xml:space="preserve"> </w:t>
      </w:r>
      <w:r w:rsidR="003115BF" w:rsidRPr="0027638C">
        <w:rPr>
          <w:sz w:val="24"/>
          <w:rPrChange w16du:dateUtc="2026-07-07T18:18:00Z" w:author="Author" w:date="2026-07-07T20:18:00Z" w:id="752">
            <w:rPr>
              <w:rFonts w:ascii="Times New Roman"/>
              <w:color w:val="000000"/>
            </w:rPr>
          </w:rPrChange>
        </w:rPr>
        <w:t>eiusmod</w:t>
      </w:r>
      <w:r w:rsidR="003115BF" w:rsidRPr="0027638C">
        <w:rPr>
          <w:sz w:val="24"/>
          <w:rPrChange w16du:dateUtc="2026-07-07T18:18:00Z" w:author="Author" w:date="2026-07-07T20:18:00Z" w:id="753">
            <w:rPr>
              <w:rFonts w:ascii="Times New Roman"/>
              <w:color w:val="000000"/>
              <w:spacing w:val="58"/>
            </w:rPr>
          </w:rPrChange>
        </w:rPr>
        <w:t xml:space="preserve"> </w:t>
      </w:r>
      <w:r w:rsidR="003115BF" w:rsidRPr="0027638C">
        <w:rPr>
          <w:sz w:val="24"/>
          <w:rPrChange w16du:dateUtc="2026-07-07T18:18:00Z" w:author="Author" w:date="2026-07-07T20:18:00Z" w:id="754">
            <w:rPr>
              <w:rFonts w:ascii="Times New Roman" w:hAnsi="Times New Roman"/>
              <w:color w:val="000000"/>
            </w:rPr>
          </w:rPrChange>
        </w:rPr>
        <w:t>tempor</w:t>
      </w:r>
      <w:del w16du:dateUtc="2026-07-07T18:18:00Z" w:author="Author" w:date="2026-07-07T20:18:00Z" w:id="755">
        <w:r>
          <w:rPr>
            <w:rFonts w:ascii="Times New Roman" w:cs="Times New Roman" w:hAnsi="Times New Roman"/>
            <w:color w:val="000000"/>
          </w:rPr>
          <w:cr/>
        </w:r>
      </w:del>
      <w:r w:rsidR="003115BF" w:rsidRPr="0027638C">
        <w:rPr>
          <w:sz w:val="24"/>
          <w:rPrChange w16du:dateUtc="2026-07-07T18:18:00Z" w:author="Author" w:date="2026-07-07T20:18:00Z" w:id="756">
            <w:rPr>
              <w:rFonts w:ascii="Times New Roman"/>
              <w:color w:val="000000"/>
              <w:spacing w:val="665"/>
            </w:rPr>
          </w:rPrChange>
        </w:rPr>
        <w:t xml:space="preserve"> </w:t>
      </w:r>
      <w:r w:rsidR="003115BF" w:rsidRPr="0027638C">
        <w:rPr>
          <w:sz w:val="24"/>
          <w:rPrChange w16du:dateUtc="2026-07-07T18:18:00Z" w:author="Author" w:date="2026-07-07T20:18:00Z" w:id="757">
            <w:rPr>
              <w:rFonts w:ascii="Times New Roman"/>
              <w:color w:val="000000"/>
            </w:rPr>
          </w:rPrChange>
        </w:rPr>
        <w:t>incididunt</w:t>
      </w:r>
      <w:r w:rsidR="003115BF" w:rsidRPr="0027638C">
        <w:rPr>
          <w:sz w:val="24"/>
          <w:rPrChange w16du:dateUtc="2026-07-07T18:18:00Z" w:author="Author" w:date="2026-07-07T20:18:00Z" w:id="758">
            <w:rPr>
              <w:rFonts w:ascii="Times New Roman"/>
              <w:color w:val="000000"/>
              <w:spacing w:val="8"/>
            </w:rPr>
          </w:rPrChange>
        </w:rPr>
        <w:t xml:space="preserve"> </w:t>
      </w:r>
      <w:r w:rsidR="003115BF" w:rsidRPr="0027638C">
        <w:rPr>
          <w:sz w:val="24"/>
          <w:rPrChange w16du:dateUtc="2026-07-07T18:18:00Z" w:author="Author" w:date="2026-07-07T20:18:00Z" w:id="759">
            <w:rPr>
              <w:rFonts w:ascii="Times New Roman"/>
              <w:color w:val="000000"/>
            </w:rPr>
          </w:rPrChange>
        </w:rPr>
        <w:t>ut</w:t>
      </w:r>
      <w:r w:rsidR="003115BF" w:rsidRPr="0027638C">
        <w:rPr>
          <w:sz w:val="24"/>
          <w:rPrChange w16du:dateUtc="2026-07-07T18:18:00Z" w:author="Author" w:date="2026-07-07T20:18:00Z" w:id="760">
            <w:rPr>
              <w:rFonts w:ascii="Times New Roman"/>
              <w:color w:val="000000"/>
              <w:spacing w:val="8"/>
            </w:rPr>
          </w:rPrChange>
        </w:rPr>
        <w:t xml:space="preserve"> </w:t>
      </w:r>
      <w:r w:rsidR="003115BF" w:rsidRPr="0027638C">
        <w:rPr>
          <w:sz w:val="24"/>
          <w:rPrChange w16du:dateUtc="2026-07-07T18:18:00Z" w:author="Author" w:date="2026-07-07T20:18:00Z" w:id="761">
            <w:rPr>
              <w:rFonts w:ascii="Times New Roman"/>
              <w:color w:val="000000"/>
            </w:rPr>
          </w:rPrChange>
        </w:rPr>
        <w:t>labore</w:t>
      </w:r>
      <w:r w:rsidR="003115BF" w:rsidRPr="0027638C">
        <w:rPr>
          <w:sz w:val="24"/>
          <w:rPrChange w16du:dateUtc="2026-07-07T18:18:00Z" w:author="Author" w:date="2026-07-07T20:18:00Z" w:id="762">
            <w:rPr>
              <w:rFonts w:ascii="Times New Roman"/>
              <w:color w:val="000000"/>
              <w:spacing w:val="8"/>
            </w:rPr>
          </w:rPrChange>
        </w:rPr>
        <w:t xml:space="preserve"> </w:t>
      </w:r>
      <w:r w:rsidR="003115BF" w:rsidRPr="0027638C">
        <w:rPr>
          <w:sz w:val="24"/>
          <w:rPrChange w16du:dateUtc="2026-07-07T18:18:00Z" w:author="Author" w:date="2026-07-07T20:18:00Z" w:id="763">
            <w:rPr>
              <w:rFonts w:ascii="Times New Roman"/>
              <w:color w:val="000000"/>
            </w:rPr>
          </w:rPrChange>
        </w:rPr>
        <w:t>et</w:t>
      </w:r>
      <w:r w:rsidR="003115BF" w:rsidRPr="0027638C">
        <w:rPr>
          <w:sz w:val="24"/>
          <w:rPrChange w16du:dateUtc="2026-07-07T18:18:00Z" w:author="Author" w:date="2026-07-07T20:18:00Z" w:id="764">
            <w:rPr>
              <w:rFonts w:ascii="Times New Roman"/>
              <w:color w:val="000000"/>
              <w:spacing w:val="8"/>
            </w:rPr>
          </w:rPrChange>
        </w:rPr>
        <w:t xml:space="preserve"> </w:t>
      </w:r>
      <w:r w:rsidR="003115BF" w:rsidRPr="0027638C">
        <w:rPr>
          <w:sz w:val="24"/>
          <w:rPrChange w16du:dateUtc="2026-07-07T18:18:00Z" w:author="Author" w:date="2026-07-07T20:18:00Z" w:id="765">
            <w:rPr>
              <w:rFonts w:ascii="Times New Roman"/>
              <w:color w:val="000000"/>
            </w:rPr>
          </w:rPrChange>
        </w:rPr>
        <w:t>dolore</w:t>
      </w:r>
      <w:r w:rsidR="003115BF" w:rsidRPr="0027638C">
        <w:rPr>
          <w:sz w:val="24"/>
          <w:rPrChange w16du:dateUtc="2026-07-07T18:18:00Z" w:author="Author" w:date="2026-07-07T20:18:00Z" w:id="766">
            <w:rPr>
              <w:rFonts w:ascii="Times New Roman"/>
              <w:color w:val="000000"/>
              <w:spacing w:val="8"/>
            </w:rPr>
          </w:rPrChange>
        </w:rPr>
        <w:t xml:space="preserve"> </w:t>
      </w:r>
      <w:r w:rsidR="003115BF" w:rsidRPr="0027638C">
        <w:rPr>
          <w:sz w:val="24"/>
          <w:rPrChange w16du:dateUtc="2026-07-07T18:18:00Z" w:author="Author" w:date="2026-07-07T20:18:00Z" w:id="767">
            <w:rPr>
              <w:rFonts w:ascii="Times New Roman"/>
              <w:color w:val="000000"/>
            </w:rPr>
          </w:rPrChange>
        </w:rPr>
        <w:t>magna</w:t>
      </w:r>
      <w:r w:rsidR="003115BF" w:rsidRPr="0027638C">
        <w:rPr>
          <w:sz w:val="24"/>
          <w:rPrChange w16du:dateUtc="2026-07-07T18:18:00Z" w:author="Author" w:date="2026-07-07T20:18:00Z" w:id="768">
            <w:rPr>
              <w:rFonts w:ascii="Times New Roman"/>
              <w:color w:val="000000"/>
              <w:spacing w:val="8"/>
            </w:rPr>
          </w:rPrChange>
        </w:rPr>
        <w:t xml:space="preserve"> </w:t>
      </w:r>
      <w:r w:rsidR="003115BF" w:rsidRPr="0027638C">
        <w:rPr>
          <w:sz w:val="24"/>
          <w:rPrChange w16du:dateUtc="2026-07-07T18:18:00Z" w:author="Author" w:date="2026-07-07T20:18:00Z" w:id="769">
            <w:rPr>
              <w:rFonts w:ascii="Times New Roman"/>
              <w:color w:val="000000"/>
            </w:rPr>
          </w:rPrChange>
        </w:rPr>
        <w:t>aliqua</w:t>
      </w:r>
      <w:r w:rsidR="003115BF" w:rsidRPr="0027638C">
        <w:rPr>
          <w:sz w:val="24"/>
          <w:rPrChange w16du:dateUtc="2026-07-07T18:18:00Z" w:author="Author" w:date="2026-07-07T20:18:00Z" w:id="770">
            <w:rPr>
              <w:rFonts w:ascii="Times New Roman"/>
              <w:color w:val="000000"/>
              <w:spacing w:val="8"/>
            </w:rPr>
          </w:rPrChange>
        </w:rPr>
        <w:t xml:space="preserve"> </w:t>
      </w:r>
      <w:r w:rsidR="003115BF" w:rsidRPr="0027638C">
        <w:rPr>
          <w:sz w:val="24"/>
          <w:rPrChange w16du:dateUtc="2026-07-07T18:18:00Z" w:author="Author" w:date="2026-07-07T20:18:00Z" w:id="771">
            <w:rPr>
              <w:rFonts w:ascii="Times New Roman"/>
              <w:color w:val="000000"/>
            </w:rPr>
          </w:rPrChange>
        </w:rPr>
        <w:t>lorem</w:t>
      </w:r>
      <w:r w:rsidR="003115BF" w:rsidRPr="0027638C">
        <w:rPr>
          <w:sz w:val="24"/>
          <w:rPrChange w16du:dateUtc="2026-07-07T18:18:00Z" w:author="Author" w:date="2026-07-07T20:18:00Z" w:id="772">
            <w:rPr>
              <w:rFonts w:ascii="Times New Roman"/>
              <w:color w:val="000000"/>
              <w:spacing w:val="8"/>
            </w:rPr>
          </w:rPrChange>
        </w:rPr>
        <w:t xml:space="preserve"> </w:t>
      </w:r>
      <w:r w:rsidR="003115BF" w:rsidRPr="0027638C">
        <w:rPr>
          <w:sz w:val="24"/>
          <w:rPrChange w16du:dateUtc="2026-07-07T18:18:00Z" w:author="Author" w:date="2026-07-07T20:18:00Z" w:id="773">
            <w:rPr>
              <w:rFonts w:ascii="Times New Roman"/>
              <w:color w:val="000000"/>
            </w:rPr>
          </w:rPrChange>
        </w:rPr>
        <w:t>ipsum</w:t>
      </w:r>
      <w:r w:rsidR="003115BF" w:rsidRPr="0027638C">
        <w:rPr>
          <w:sz w:val="24"/>
          <w:rPrChange w16du:dateUtc="2026-07-07T18:18:00Z" w:author="Author" w:date="2026-07-07T20:18:00Z" w:id="774">
            <w:rPr>
              <w:rFonts w:ascii="Times New Roman"/>
              <w:color w:val="000000"/>
              <w:spacing w:val="8"/>
            </w:rPr>
          </w:rPrChange>
        </w:rPr>
        <w:t xml:space="preserve"> </w:t>
      </w:r>
      <w:r w:rsidR="003115BF" w:rsidRPr="0027638C">
        <w:rPr>
          <w:sz w:val="24"/>
          <w:rPrChange w16du:dateUtc="2026-07-07T18:18:00Z" w:author="Author" w:date="2026-07-07T20:18:00Z" w:id="775">
            <w:rPr>
              <w:rFonts w:ascii="Times New Roman"/>
              <w:color w:val="000000"/>
            </w:rPr>
          </w:rPrChange>
        </w:rPr>
        <w:t>dolor</w:t>
      </w:r>
      <w:r w:rsidR="003115BF" w:rsidRPr="0027638C">
        <w:rPr>
          <w:sz w:val="24"/>
          <w:rPrChange w16du:dateUtc="2026-07-07T18:18:00Z" w:author="Author" w:date="2026-07-07T20:18:00Z" w:id="776">
            <w:rPr>
              <w:rFonts w:ascii="Times New Roman"/>
              <w:color w:val="000000"/>
              <w:spacing w:val="8"/>
            </w:rPr>
          </w:rPrChange>
        </w:rPr>
        <w:t xml:space="preserve"> </w:t>
      </w:r>
      <w:r w:rsidR="003115BF" w:rsidRPr="0027638C">
        <w:rPr>
          <w:sz w:val="24"/>
          <w:rPrChange w16du:dateUtc="2026-07-07T18:18:00Z" w:author="Author" w:date="2026-07-07T20:18:00Z" w:id="777">
            <w:rPr>
              <w:rFonts w:ascii="Times New Roman" w:hAnsi="Times New Roman"/>
              <w:color w:val="000000"/>
            </w:rPr>
          </w:rPrChange>
        </w:rPr>
        <w:t>sit</w:t>
      </w:r>
      <w:del w16du:dateUtc="2026-07-07T18:18:00Z" w:author="Author" w:date="2026-07-07T20:18:00Z" w:id="778">
        <w:r>
          <w:rPr>
            <w:rFonts w:ascii="Times New Roman" w:cs="Times New Roman" w:hAnsi="Times New Roman"/>
            <w:color w:val="000000"/>
          </w:rPr>
          <w:cr/>
        </w:r>
      </w:del>
      <w:r w:rsidR="003115BF" w:rsidRPr="0027638C">
        <w:rPr>
          <w:sz w:val="24"/>
          <w:rPrChange w16du:dateUtc="2026-07-07T18:18:00Z" w:author="Author" w:date="2026-07-07T20:18:00Z" w:id="779">
            <w:rPr>
              <w:rFonts w:ascii="Times New Roman"/>
              <w:color w:val="000000"/>
              <w:spacing w:val="665"/>
            </w:rPr>
          </w:rPrChange>
        </w:rPr>
        <w:t xml:space="preserve"> </w:t>
      </w:r>
      <w:r w:rsidR="003115BF" w:rsidRPr="0027638C">
        <w:rPr>
          <w:sz w:val="24"/>
          <w:rPrChange w16du:dateUtc="2026-07-07T18:18:00Z" w:author="Author" w:date="2026-07-07T20:18:00Z" w:id="780">
            <w:rPr>
              <w:rFonts w:ascii="Times New Roman"/>
              <w:color w:val="000000"/>
            </w:rPr>
          </w:rPrChange>
        </w:rPr>
        <w:t>amet</w:t>
      </w:r>
      <w:r w:rsidR="003115BF" w:rsidRPr="0027638C">
        <w:rPr>
          <w:sz w:val="24"/>
          <w:rPrChange w16du:dateUtc="2026-07-07T18:18:00Z" w:author="Author" w:date="2026-07-07T20:18:00Z" w:id="781">
            <w:rPr>
              <w:rFonts w:ascii="Times New Roman"/>
              <w:color w:val="000000"/>
              <w:spacing w:val="93"/>
            </w:rPr>
          </w:rPrChange>
        </w:rPr>
        <w:t xml:space="preserve"> </w:t>
      </w:r>
      <w:r w:rsidR="003115BF" w:rsidRPr="0027638C">
        <w:rPr>
          <w:sz w:val="24"/>
          <w:rPrChange w16du:dateUtc="2026-07-07T18:18:00Z" w:author="Author" w:date="2026-07-07T20:18:00Z" w:id="782">
            <w:rPr>
              <w:rFonts w:ascii="Times New Roman"/>
              <w:color w:val="000000"/>
            </w:rPr>
          </w:rPrChange>
        </w:rPr>
        <w:t>consectetur</w:t>
      </w:r>
      <w:r w:rsidR="003115BF" w:rsidRPr="0027638C">
        <w:rPr>
          <w:sz w:val="24"/>
          <w:rPrChange w16du:dateUtc="2026-07-07T18:18:00Z" w:author="Author" w:date="2026-07-07T20:18:00Z" w:id="783">
            <w:rPr>
              <w:rFonts w:ascii="Times New Roman"/>
              <w:color w:val="000000"/>
              <w:spacing w:val="93"/>
            </w:rPr>
          </w:rPrChange>
        </w:rPr>
        <w:t xml:space="preserve"> </w:t>
      </w:r>
      <w:r w:rsidR="003115BF" w:rsidRPr="0027638C">
        <w:rPr>
          <w:sz w:val="24"/>
          <w:rPrChange w16du:dateUtc="2026-07-07T18:18:00Z" w:author="Author" w:date="2026-07-07T20:18:00Z" w:id="784">
            <w:rPr>
              <w:rFonts w:ascii="Times New Roman"/>
              <w:color w:val="000000"/>
            </w:rPr>
          </w:rPrChange>
        </w:rPr>
        <w:t>adipiscing</w:t>
      </w:r>
      <w:r w:rsidR="003115BF" w:rsidRPr="0027638C">
        <w:rPr>
          <w:sz w:val="24"/>
          <w:rPrChange w16du:dateUtc="2026-07-07T18:18:00Z" w:author="Author" w:date="2026-07-07T20:18:00Z" w:id="785">
            <w:rPr>
              <w:rFonts w:ascii="Times New Roman"/>
              <w:color w:val="000000"/>
              <w:spacing w:val="93"/>
            </w:rPr>
          </w:rPrChange>
        </w:rPr>
        <w:t xml:space="preserve"> </w:t>
      </w:r>
      <w:r w:rsidR="003115BF" w:rsidRPr="0027638C">
        <w:rPr>
          <w:sz w:val="24"/>
          <w:rPrChange w16du:dateUtc="2026-07-07T18:18:00Z" w:author="Author" w:date="2026-07-07T20:18:00Z" w:id="786">
            <w:rPr>
              <w:rFonts w:ascii="Times New Roman"/>
              <w:color w:val="000000"/>
            </w:rPr>
          </w:rPrChange>
        </w:rPr>
        <w:t>elit</w:t>
      </w:r>
      <w:r w:rsidR="003115BF" w:rsidRPr="0027638C">
        <w:rPr>
          <w:sz w:val="24"/>
          <w:rPrChange w16du:dateUtc="2026-07-07T18:18:00Z" w:author="Author" w:date="2026-07-07T20:18:00Z" w:id="787">
            <w:rPr>
              <w:rFonts w:ascii="Times New Roman"/>
              <w:color w:val="000000"/>
              <w:spacing w:val="93"/>
            </w:rPr>
          </w:rPrChange>
        </w:rPr>
        <w:t xml:space="preserve"> </w:t>
      </w:r>
      <w:r w:rsidR="003115BF" w:rsidRPr="0027638C">
        <w:rPr>
          <w:sz w:val="24"/>
          <w:rPrChange w16du:dateUtc="2026-07-07T18:18:00Z" w:author="Author" w:date="2026-07-07T20:18:00Z" w:id="788">
            <w:rPr>
              <w:rFonts w:ascii="Times New Roman"/>
              <w:color w:val="000000"/>
            </w:rPr>
          </w:rPrChange>
        </w:rPr>
        <w:t>sed</w:t>
      </w:r>
      <w:r w:rsidR="003115BF" w:rsidRPr="0027638C">
        <w:rPr>
          <w:sz w:val="24"/>
          <w:rPrChange w16du:dateUtc="2026-07-07T18:18:00Z" w:author="Author" w:date="2026-07-07T20:18:00Z" w:id="789">
            <w:rPr>
              <w:rFonts w:ascii="Times New Roman"/>
              <w:color w:val="000000"/>
              <w:spacing w:val="93"/>
            </w:rPr>
          </w:rPrChange>
        </w:rPr>
        <w:t xml:space="preserve"> </w:t>
      </w:r>
      <w:r w:rsidR="003115BF" w:rsidRPr="0027638C">
        <w:rPr>
          <w:sz w:val="24"/>
          <w:rPrChange w16du:dateUtc="2026-07-07T18:18:00Z" w:author="Author" w:date="2026-07-07T20:18:00Z" w:id="790">
            <w:rPr>
              <w:rFonts w:ascii="Times New Roman"/>
              <w:color w:val="000000"/>
            </w:rPr>
          </w:rPrChange>
        </w:rPr>
        <w:t>do</w:t>
      </w:r>
      <w:r w:rsidR="003115BF" w:rsidRPr="0027638C">
        <w:rPr>
          <w:sz w:val="24"/>
          <w:rPrChange w16du:dateUtc="2026-07-07T18:18:00Z" w:author="Author" w:date="2026-07-07T20:18:00Z" w:id="791">
            <w:rPr>
              <w:rFonts w:ascii="Times New Roman"/>
              <w:color w:val="000000"/>
              <w:spacing w:val="93"/>
            </w:rPr>
          </w:rPrChange>
        </w:rPr>
        <w:t xml:space="preserve"> </w:t>
      </w:r>
      <w:r w:rsidR="003115BF" w:rsidRPr="0027638C">
        <w:rPr>
          <w:sz w:val="24"/>
          <w:rPrChange w16du:dateUtc="2026-07-07T18:18:00Z" w:author="Author" w:date="2026-07-07T20:18:00Z" w:id="792">
            <w:rPr>
              <w:rFonts w:ascii="Times New Roman"/>
              <w:color w:val="000000"/>
            </w:rPr>
          </w:rPrChange>
        </w:rPr>
        <w:t>Eiusmod.</w:t>
      </w:r>
      <w:r w:rsidR="003115BF" w:rsidRPr="0027638C">
        <w:rPr>
          <w:sz w:val="24"/>
          <w:rPrChange w16du:dateUtc="2026-07-07T18:18:00Z" w:author="Author" w:date="2026-07-07T20:18:00Z" w:id="793">
            <w:rPr>
              <w:rFonts w:ascii="Times New Roman"/>
              <w:color w:val="000000"/>
              <w:spacing w:val="93"/>
            </w:rPr>
          </w:rPrChange>
        </w:rPr>
        <w:t xml:space="preserve"> </w:t>
      </w:r>
      <w:r w:rsidR="003115BF" w:rsidRPr="0027638C">
        <w:rPr>
          <w:sz w:val="24"/>
          <w:rPrChange w16du:dateUtc="2026-07-07T18:18:00Z" w:author="Author" w:date="2026-07-07T20:18:00Z" w:id="794">
            <w:rPr>
              <w:rFonts w:ascii="Times New Roman"/>
              <w:color w:val="000000"/>
            </w:rPr>
          </w:rPrChange>
        </w:rPr>
        <w:t>Tempor</w:t>
      </w:r>
      <w:r w:rsidR="003115BF" w:rsidRPr="0027638C">
        <w:rPr>
          <w:sz w:val="24"/>
          <w:rPrChange w16du:dateUtc="2026-07-07T18:18:00Z" w:author="Author" w:date="2026-07-07T20:18:00Z" w:id="795">
            <w:rPr>
              <w:rFonts w:ascii="Times New Roman"/>
              <w:color w:val="000000"/>
              <w:spacing w:val="93"/>
            </w:rPr>
          </w:rPrChange>
        </w:rPr>
        <w:t xml:space="preserve"> </w:t>
      </w:r>
      <w:r w:rsidR="003115BF" w:rsidRPr="0027638C">
        <w:rPr>
          <w:sz w:val="24"/>
          <w:rPrChange w16du:dateUtc="2026-07-07T18:18:00Z" w:author="Author" w:date="2026-07-07T20:18:00Z" w:id="796">
            <w:rPr>
              <w:rFonts w:ascii="Times New Roman"/>
              <w:color w:val="000000"/>
            </w:rPr>
          </w:rPrChange>
        </w:rPr>
        <w:t>incididunt,</w:t>
      </w:r>
      <w:r w:rsidR="003115BF" w:rsidRPr="0027638C">
        <w:rPr>
          <w:sz w:val="24"/>
          <w:rPrChange w16du:dateUtc="2026-07-07T18:18:00Z" w:author="Author" w:date="2026-07-07T20:18:00Z" w:id="797">
            <w:rPr>
              <w:rFonts w:ascii="Times New Roman"/>
              <w:color w:val="000000"/>
              <w:spacing w:val="93"/>
            </w:rPr>
          </w:rPrChange>
        </w:rPr>
        <w:t xml:space="preserve"> </w:t>
      </w:r>
      <w:r w:rsidR="003115BF" w:rsidRPr="0027638C">
        <w:rPr>
          <w:sz w:val="24"/>
          <w:rPrChange w16du:dateUtc="2026-07-07T18:18:00Z" w:author="Author" w:date="2026-07-07T20:18:00Z" w:id="798">
            <w:rPr>
              <w:rFonts w:ascii="Times New Roman"/>
              <w:color w:val="000000"/>
            </w:rPr>
          </w:rPrChange>
        </w:rPr>
        <w:t>ut,</w:t>
      </w:r>
      <w:r w:rsidR="003115BF" w:rsidRPr="0027638C">
        <w:rPr>
          <w:sz w:val="24"/>
          <w:rPrChange w16du:dateUtc="2026-07-07T18:18:00Z" w:author="Author" w:date="2026-07-07T20:18:00Z" w:id="799">
            <w:rPr>
              <w:rFonts w:ascii="Times New Roman"/>
              <w:color w:val="000000"/>
              <w:spacing w:val="93"/>
            </w:rPr>
          </w:rPrChange>
        </w:rPr>
        <w:t xml:space="preserve"> </w:t>
      </w:r>
      <w:r w:rsidR="003115BF" w:rsidRPr="0027638C">
        <w:rPr>
          <w:sz w:val="24"/>
          <w:rPrChange w16du:dateUtc="2026-07-07T18:18:00Z" w:author="Author" w:date="2026-07-07T20:18:00Z" w:id="800">
            <w:rPr>
              <w:rFonts w:ascii="Times New Roman"/>
              <w:color w:val="000000"/>
            </w:rPr>
          </w:rPrChange>
        </w:rPr>
        <w:t>labore,</w:t>
      </w:r>
    </w:p>
    <w:p w14:paraId="01E38CAD" w14:textId="77777777" w:rsidR="008166CF" w:rsidRDefault="008166CF">
      <w:pPr>
        <w:spacing w:line="0" w:lineRule="atLeast"/>
        <w:rPr>
          <w:del w16du:dateUtc="2026-07-07T18:18:00Z" w:author="Author" w:date="2026-07-07T20:18:00Z" w:id="801"/>
          <w:rFonts w:ascii="Arial"/>
          <w:color w:val="FF0000"/>
          <w:sz w:val="2"/>
        </w:rPr>
      </w:pPr>
    </w:p>
    <w:p w14:paraId="00877863" w14:textId="77777777" w:rsidR="008166CF" w:rsidRDefault="00000000">
      <w:pPr>
        <w:spacing w:line="0" w:lineRule="atLeast"/>
        <w:rPr>
          <w:del w16du:dateUtc="2026-07-07T18:18:00Z" w:author="Author" w:date="2026-07-07T20:18:00Z" w:id="802"/>
          <w:rFonts w:ascii="Arial"/>
          <w:color w:val="FF0000"/>
          <w:sz w:val="2"/>
        </w:rPr>
      </w:pPr>
      <w:del w16du:dateUtc="2026-07-07T18:18:00Z" w:author="Author" w:date="2026-07-07T20:18:00Z" w:id="803">
        <w:r>
          <w:rPr>
            <w:rFonts w:ascii="Arial"/>
            <w:color w:val="FF0000"/>
            <w:sz w:val="2"/>
          </w:rPr>
          <w:cr/>
        </w:r>
        <w:r>
          <w:rPr>
            <w:rFonts w:ascii="Arial"/>
            <w:color w:val="FF0000"/>
            <w:sz w:val="2"/>
          </w:rPr>
          <w:br w:type="page"/>
        </w:r>
      </w:del>
    </w:p>
    <w:p w14:paraId="0468B4E0" w14:textId="77777777" w:rsidR="008166CF" w:rsidRDefault="008166CF">
      <w:pPr>
        <w:pStyle w:val="NoList1"/>
        <w:rPr>
          <w:del w16du:dateUtc="2026-07-07T18:18:00Z" w:author="Author" w:date="2026-07-07T20:18:00Z" w:id="804"/>
        </w:rPr>
        <w:sectPr w:rsidR="008166CF">
          <w:headerReference r:id="rId8" w:type="default"/>
          <w:footerReference r:id="rId9" w:type="default"/>
          <w:pgSz w:h="15840" w:w="12240"/>
          <w:pgMar w:bottom="0" w:footer="720" w:gutter="0" w:header="720" w:left="1440" w:right="100" w:top="1570"/>
          <w:pgNumType w:start="1"/>
          <w:cols w:space="720"/>
          <w:docGrid w:linePitch="1"/>
        </w:sectPr>
      </w:pPr>
    </w:p>
    <w:p w14:paraId="0139DAA9" w14:textId="77777777" w:rsidR="008166CF" w:rsidRDefault="008166CF">
      <w:pPr>
        <w:spacing w:line="0" w:lineRule="atLeast"/>
        <w:rPr>
          <w:del w16du:dateUtc="2026-07-07T18:18:00Z" w:author="Author" w:date="2026-07-07T20:18:00Z" w:id="807"/>
          <w:rFonts w:ascii="Arial"/>
          <w:color w:val="FF0000"/>
          <w:sz w:val="2"/>
        </w:rPr>
      </w:pPr>
    </w:p>
    <w:p w14:paraId="03BFCC34" w14:textId="77777777" w:rsidR="008166CF" w:rsidRDefault="00000000">
      <w:pPr>
        <w:spacing w:line="276" w:lineRule="exact"/>
        <w:ind w:left="3900"/>
        <w:rPr>
          <w:del w16du:dateUtc="2026-07-07T18:18:00Z" w:author="Author" w:date="2026-07-07T20:18:00Z" w:id="808"/>
          <w:color w:val="000000"/>
          <w:sz w:val="24"/>
        </w:rPr>
      </w:pPr>
      <w:bookmarkStart w:id="809" w:name="br2"/>
      <w:bookmarkEnd w:id="809"/>
      <w:del w16du:dateUtc="2026-07-07T18:18:00Z" w:author="Author" w:date="2026-07-07T20:18:00Z" w:id="810">
        <w:r>
          <w:rPr>
            <w:color w:val="000000"/>
            <w:sz w:val="24"/>
          </w:rPr>
          <w:delText>2</w:delText>
        </w:r>
      </w:del>
    </w:p>
    <w:p w14:paraId="584D913F" w14:textId="78EFDE06" w:rsidP="0027638C" w:rsidR="009609E8" w:rsidRDefault="003115BF" w:rsidRPr="0027638C">
      <w:pPr>
        <w:pStyle w:val="ListParagraph"/>
        <w:numPr>
          <w:ilvl w:val="1"/>
          <w:numId w:val="5"/>
        </w:numPr>
        <w:tabs>
          <w:tab w:pos="1438" w:val="left"/>
          <w:tab w:pos="1440" w:val="left"/>
        </w:tabs>
        <w:spacing w:before="84"/>
        <w:ind w:right="354"/>
        <w:rPr>
          <w:sz w:val="24"/>
          <w:rPrChange w16du:dateUtc="2026-07-07T18:18:00Z" w:author="Author" w:date="2026-07-07T20:18:00Z" w:id="811">
            <w:rPr>
              <w:rFonts w:ascii="Times New Roman"/>
              <w:color w:val="000000"/>
            </w:rPr>
          </w:rPrChange>
        </w:rPr>
        <w:pPrChange w16du:dateUtc="2026-07-07T18:18:00Z" w:author="Author" w:date="2026-07-07T20:18:00Z" w:id="812">
          <w:pPr>
            <w:spacing w:after="0" w:before="464" w:line="252" w:lineRule="exact"/>
            <w:ind w:left="720"/>
            <w:jc w:val="left"/>
          </w:pPr>
        </w:pPrChange>
      </w:pPr>
      <w:ins w16du:dateUtc="2026-07-07T18:18:00Z" w:author="Author" w:date="2026-07-07T20:18:00Z" w:id="813">
        <w:r w:rsidRPr="0027638C">
          <w:rPr>
            <w:sz w:val="24"/>
            <w:szCs w:val="24"/>
          </w:rPr>
          <w:t xml:space="preserve"> </w:t>
        </w:r>
      </w:ins>
      <w:r w:rsidRPr="0027638C">
        <w:rPr>
          <w:sz w:val="24"/>
          <w:rPrChange w16du:dateUtc="2026-07-07T18:18:00Z" w:author="Author" w:date="2026-07-07T20:18:00Z" w:id="814">
            <w:rPr>
              <w:rFonts w:ascii="Times New Roman"/>
              <w:color w:val="000000"/>
            </w:rPr>
          </w:rPrChange>
        </w:rPr>
        <w:t>et,</w:t>
      </w:r>
      <w:r w:rsidRPr="0027638C">
        <w:rPr>
          <w:sz w:val="24"/>
          <w:rPrChange w16du:dateUtc="2026-07-07T18:18:00Z" w:author="Author" w:date="2026-07-07T20:18:00Z" w:id="815">
            <w:rPr>
              <w:rFonts w:ascii="Times New Roman"/>
              <w:color w:val="000000"/>
              <w:spacing w:val="-8"/>
            </w:rPr>
          </w:rPrChange>
        </w:rPr>
        <w:t xml:space="preserve"> </w:t>
      </w:r>
      <w:r w:rsidRPr="0027638C">
        <w:rPr>
          <w:sz w:val="24"/>
          <w:rPrChange w16du:dateUtc="2026-07-07T18:18:00Z" w:author="Author" w:date="2026-07-07T20:18:00Z" w:id="816">
            <w:rPr>
              <w:rFonts w:ascii="Times New Roman"/>
              <w:color w:val="000000"/>
            </w:rPr>
          </w:rPrChange>
        </w:rPr>
        <w:t>dolore,</w:t>
      </w:r>
      <w:r w:rsidRPr="0027638C">
        <w:rPr>
          <w:sz w:val="24"/>
          <w:rPrChange w16du:dateUtc="2026-07-07T18:18:00Z" w:author="Author" w:date="2026-07-07T20:18:00Z" w:id="817">
            <w:rPr>
              <w:rFonts w:ascii="Times New Roman"/>
              <w:color w:val="000000"/>
              <w:spacing w:val="-8"/>
            </w:rPr>
          </w:rPrChange>
        </w:rPr>
        <w:t xml:space="preserve"> </w:t>
      </w:r>
      <w:r w:rsidRPr="0027638C">
        <w:rPr>
          <w:sz w:val="24"/>
          <w:rPrChange w16du:dateUtc="2026-07-07T18:18:00Z" w:author="Author" w:date="2026-07-07T20:18:00Z" w:id="818">
            <w:rPr>
              <w:rFonts w:ascii="Times New Roman"/>
              <w:color w:val="000000"/>
            </w:rPr>
          </w:rPrChange>
        </w:rPr>
        <w:t>magna,</w:t>
      </w:r>
      <w:r w:rsidRPr="0027638C">
        <w:rPr>
          <w:sz w:val="24"/>
          <w:rPrChange w16du:dateUtc="2026-07-07T18:18:00Z" w:author="Author" w:date="2026-07-07T20:18:00Z" w:id="819">
            <w:rPr>
              <w:rFonts w:ascii="Times New Roman"/>
              <w:color w:val="000000"/>
              <w:spacing w:val="-8"/>
            </w:rPr>
          </w:rPrChange>
        </w:rPr>
        <w:t xml:space="preserve"> </w:t>
      </w:r>
      <w:r w:rsidRPr="0027638C">
        <w:rPr>
          <w:sz w:val="24"/>
          <w:rPrChange w16du:dateUtc="2026-07-07T18:18:00Z" w:author="Author" w:date="2026-07-07T20:18:00Z" w:id="820">
            <w:rPr>
              <w:rFonts w:ascii="Times New Roman"/>
              <w:color w:val="000000"/>
            </w:rPr>
          </w:rPrChange>
        </w:rPr>
        <w:t>aliqua,</w:t>
      </w:r>
      <w:r w:rsidRPr="0027638C">
        <w:rPr>
          <w:sz w:val="24"/>
          <w:rPrChange w16du:dateUtc="2026-07-07T18:18:00Z" w:author="Author" w:date="2026-07-07T20:18:00Z" w:id="821">
            <w:rPr>
              <w:rFonts w:ascii="Times New Roman"/>
              <w:color w:val="000000"/>
              <w:spacing w:val="-8"/>
            </w:rPr>
          </w:rPrChange>
        </w:rPr>
        <w:t xml:space="preserve"> </w:t>
      </w:r>
      <w:r w:rsidRPr="0027638C">
        <w:rPr>
          <w:sz w:val="24"/>
          <w:rPrChange w16du:dateUtc="2026-07-07T18:18:00Z" w:author="Author" w:date="2026-07-07T20:18:00Z" w:id="822">
            <w:rPr>
              <w:rFonts w:ascii="Times New Roman"/>
              <w:color w:val="000000"/>
            </w:rPr>
          </w:rPrChange>
        </w:rPr>
        <w:t>lorem</w:t>
      </w:r>
      <w:r w:rsidRPr="0027638C">
        <w:rPr>
          <w:sz w:val="24"/>
          <w:rPrChange w16du:dateUtc="2026-07-07T18:18:00Z" w:author="Author" w:date="2026-07-07T20:18:00Z" w:id="823">
            <w:rPr>
              <w:rFonts w:ascii="Times New Roman"/>
              <w:color w:val="000000"/>
              <w:spacing w:val="-8"/>
            </w:rPr>
          </w:rPrChange>
        </w:rPr>
        <w:t xml:space="preserve"> </w:t>
      </w:r>
      <w:r w:rsidRPr="0027638C">
        <w:rPr>
          <w:sz w:val="24"/>
          <w:rPrChange w16du:dateUtc="2026-07-07T18:18:00Z" w:author="Author" w:date="2026-07-07T20:18:00Z" w:id="824">
            <w:rPr>
              <w:rFonts w:ascii="Times New Roman"/>
              <w:color w:val="000000"/>
            </w:rPr>
          </w:rPrChange>
        </w:rPr>
        <w:t>ipsum,</w:t>
      </w:r>
      <w:r w:rsidRPr="0027638C">
        <w:rPr>
          <w:sz w:val="24"/>
          <w:rPrChange w16du:dateUtc="2026-07-07T18:18:00Z" w:author="Author" w:date="2026-07-07T20:18:00Z" w:id="825">
            <w:rPr>
              <w:rFonts w:ascii="Times New Roman"/>
              <w:color w:val="000000"/>
              <w:spacing w:val="-8"/>
            </w:rPr>
          </w:rPrChange>
        </w:rPr>
        <w:t xml:space="preserve"> </w:t>
      </w:r>
      <w:r w:rsidRPr="0027638C">
        <w:rPr>
          <w:sz w:val="24"/>
          <w:rPrChange w16du:dateUtc="2026-07-07T18:18:00Z" w:author="Author" w:date="2026-07-07T20:18:00Z" w:id="826">
            <w:rPr>
              <w:rFonts w:ascii="Times New Roman"/>
              <w:color w:val="000000"/>
            </w:rPr>
          </w:rPrChange>
        </w:rPr>
        <w:t>dolor</w:t>
      </w:r>
      <w:r w:rsidRPr="0027638C">
        <w:rPr>
          <w:sz w:val="24"/>
          <w:rPrChange w16du:dateUtc="2026-07-07T18:18:00Z" w:author="Author" w:date="2026-07-07T20:18:00Z" w:id="827">
            <w:rPr>
              <w:rFonts w:ascii="Times New Roman"/>
              <w:color w:val="000000"/>
              <w:spacing w:val="-8"/>
            </w:rPr>
          </w:rPrChange>
        </w:rPr>
        <w:t xml:space="preserve"> </w:t>
      </w:r>
      <w:r w:rsidRPr="0027638C">
        <w:rPr>
          <w:sz w:val="24"/>
          <w:rPrChange w16du:dateUtc="2026-07-07T18:18:00Z" w:author="Author" w:date="2026-07-07T20:18:00Z" w:id="828">
            <w:rPr>
              <w:rFonts w:ascii="Times New Roman"/>
              <w:color w:val="000000"/>
            </w:rPr>
          </w:rPrChange>
        </w:rPr>
        <w:t>sit</w:t>
      </w:r>
      <w:r w:rsidRPr="0027638C">
        <w:rPr>
          <w:sz w:val="24"/>
          <w:rPrChange w16du:dateUtc="2026-07-07T18:18:00Z" w:author="Author" w:date="2026-07-07T20:18:00Z" w:id="829">
            <w:rPr>
              <w:rFonts w:ascii="Times New Roman"/>
              <w:color w:val="000000"/>
              <w:spacing w:val="-8"/>
            </w:rPr>
          </w:rPrChange>
        </w:rPr>
        <w:t xml:space="preserve"> </w:t>
      </w:r>
      <w:r w:rsidRPr="0027638C">
        <w:rPr>
          <w:sz w:val="24"/>
          <w:rPrChange w16du:dateUtc="2026-07-07T18:18:00Z" w:author="Author" w:date="2026-07-07T20:18:00Z" w:id="830">
            <w:rPr>
              <w:rFonts w:ascii="Times New Roman"/>
              <w:color w:val="000000"/>
            </w:rPr>
          </w:rPrChange>
        </w:rPr>
        <w:t>amet</w:t>
      </w:r>
      <w:r w:rsidRPr="0027638C">
        <w:rPr>
          <w:sz w:val="24"/>
          <w:rPrChange w16du:dateUtc="2026-07-07T18:18:00Z" w:author="Author" w:date="2026-07-07T20:18:00Z" w:id="831">
            <w:rPr>
              <w:rFonts w:ascii="Times New Roman"/>
              <w:color w:val="000000"/>
              <w:spacing w:val="-8"/>
            </w:rPr>
          </w:rPrChange>
        </w:rPr>
        <w:t xml:space="preserve"> </w:t>
      </w:r>
      <w:r w:rsidRPr="0027638C">
        <w:rPr>
          <w:sz w:val="24"/>
          <w:rPrChange w16du:dateUtc="2026-07-07T18:18:00Z" w:author="Author" w:date="2026-07-07T20:18:00Z" w:id="832">
            <w:rPr>
              <w:rFonts w:ascii="Times New Roman" w:hAnsi="Times New Roman"/>
              <w:color w:val="000000"/>
            </w:rPr>
          </w:rPrChange>
        </w:rPr>
        <w:t>consectetur</w:t>
      </w:r>
      <w:del w16du:dateUtc="2026-07-07T18:18:00Z" w:author="Author" w:date="2026-07-07T20:18:00Z" w:id="833">
        <w:r w:rsidR="00000000">
          <w:rPr>
            <w:color w:val="000000"/>
          </w:rPr>
          <w:cr/>
        </w:r>
      </w:del>
      <w:ins w16du:dateUtc="2026-07-07T18:18:00Z" w:author="Author" w:date="2026-07-07T20:18:00Z" w:id="834">
        <w:r w:rsidRPr="0027638C">
          <w:rPr>
            <w:sz w:val="24"/>
            <w:szCs w:val="24"/>
          </w:rPr>
          <w:t xml:space="preserve"> </w:t>
        </w:r>
      </w:ins>
      <w:r w:rsidRPr="0027638C">
        <w:rPr>
          <w:sz w:val="24"/>
          <w:rPrChange w16du:dateUtc="2026-07-07T18:18:00Z" w:author="Author" w:date="2026-07-07T20:18:00Z" w:id="835">
            <w:rPr>
              <w:rFonts w:ascii="Times New Roman"/>
              <w:color w:val="000000"/>
            </w:rPr>
          </w:rPrChange>
        </w:rPr>
        <w:t>adipiscing</w:t>
      </w:r>
      <w:r w:rsidRPr="0027638C">
        <w:rPr>
          <w:sz w:val="24"/>
          <w:rPrChange w16du:dateUtc="2026-07-07T18:18:00Z" w:author="Author" w:date="2026-07-07T20:18:00Z" w:id="836">
            <w:rPr>
              <w:rFonts w:ascii="Times New Roman"/>
              <w:color w:val="000000"/>
              <w:spacing w:val="16"/>
            </w:rPr>
          </w:rPrChange>
        </w:rPr>
        <w:t xml:space="preserve"> </w:t>
      </w:r>
      <w:r w:rsidRPr="0027638C">
        <w:rPr>
          <w:sz w:val="24"/>
          <w:rPrChange w16du:dateUtc="2026-07-07T18:18:00Z" w:author="Author" w:date="2026-07-07T20:18:00Z" w:id="837">
            <w:rPr>
              <w:rFonts w:ascii="Times New Roman"/>
              <w:color w:val="000000"/>
            </w:rPr>
          </w:rPrChange>
        </w:rPr>
        <w:t>elit,</w:t>
      </w:r>
      <w:r w:rsidRPr="0027638C">
        <w:rPr>
          <w:sz w:val="24"/>
          <w:rPrChange w16du:dateUtc="2026-07-07T18:18:00Z" w:author="Author" w:date="2026-07-07T20:18:00Z" w:id="838">
            <w:rPr>
              <w:rFonts w:ascii="Times New Roman"/>
              <w:color w:val="000000"/>
              <w:spacing w:val="16"/>
            </w:rPr>
          </w:rPrChange>
        </w:rPr>
        <w:t xml:space="preserve"> </w:t>
      </w:r>
      <w:r w:rsidRPr="0027638C">
        <w:rPr>
          <w:sz w:val="24"/>
          <w:rPrChange w16du:dateUtc="2026-07-07T18:18:00Z" w:author="Author" w:date="2026-07-07T20:18:00Z" w:id="839">
            <w:rPr>
              <w:rFonts w:ascii="Times New Roman"/>
              <w:color w:val="000000"/>
            </w:rPr>
          </w:rPrChange>
        </w:rPr>
        <w:t>sed</w:t>
      </w:r>
      <w:r w:rsidRPr="0027638C">
        <w:rPr>
          <w:sz w:val="24"/>
          <w:rPrChange w16du:dateUtc="2026-07-07T18:18:00Z" w:author="Author" w:date="2026-07-07T20:18:00Z" w:id="840">
            <w:rPr>
              <w:rFonts w:ascii="Times New Roman"/>
              <w:color w:val="000000"/>
              <w:spacing w:val="16"/>
            </w:rPr>
          </w:rPrChange>
        </w:rPr>
        <w:t xml:space="preserve"> </w:t>
      </w:r>
      <w:r w:rsidRPr="0027638C">
        <w:rPr>
          <w:sz w:val="24"/>
          <w:rPrChange w16du:dateUtc="2026-07-07T18:18:00Z" w:author="Author" w:date="2026-07-07T20:18:00Z" w:id="841">
            <w:rPr>
              <w:rFonts w:ascii="Times New Roman"/>
              <w:color w:val="000000"/>
            </w:rPr>
          </w:rPrChange>
        </w:rPr>
        <w:t>do,</w:t>
      </w:r>
      <w:r w:rsidRPr="0027638C">
        <w:rPr>
          <w:sz w:val="24"/>
          <w:rPrChange w16du:dateUtc="2026-07-07T18:18:00Z" w:author="Author" w:date="2026-07-07T20:18:00Z" w:id="842">
            <w:rPr>
              <w:rFonts w:ascii="Times New Roman"/>
              <w:color w:val="000000"/>
              <w:spacing w:val="16"/>
            </w:rPr>
          </w:rPrChange>
        </w:rPr>
        <w:t xml:space="preserve"> </w:t>
      </w:r>
      <w:r w:rsidRPr="0027638C">
        <w:rPr>
          <w:sz w:val="24"/>
          <w:rPrChange w16du:dateUtc="2026-07-07T18:18:00Z" w:author="Author" w:date="2026-07-07T20:18:00Z" w:id="843">
            <w:rPr>
              <w:rFonts w:ascii="Times New Roman"/>
              <w:color w:val="000000"/>
            </w:rPr>
          </w:rPrChange>
        </w:rPr>
        <w:t>eiusmod</w:t>
      </w:r>
      <w:r w:rsidRPr="0027638C">
        <w:rPr>
          <w:sz w:val="24"/>
          <w:rPrChange w16du:dateUtc="2026-07-07T18:18:00Z" w:author="Author" w:date="2026-07-07T20:18:00Z" w:id="844">
            <w:rPr>
              <w:rFonts w:ascii="Times New Roman"/>
              <w:color w:val="000000"/>
              <w:spacing w:val="16"/>
            </w:rPr>
          </w:rPrChange>
        </w:rPr>
        <w:t xml:space="preserve"> </w:t>
      </w:r>
      <w:r w:rsidRPr="0027638C">
        <w:rPr>
          <w:sz w:val="24"/>
          <w:rPrChange w16du:dateUtc="2026-07-07T18:18:00Z" w:author="Author" w:date="2026-07-07T20:18:00Z" w:id="845">
            <w:rPr>
              <w:rFonts w:ascii="Times New Roman"/>
              <w:color w:val="000000"/>
            </w:rPr>
          </w:rPrChange>
        </w:rPr>
        <w:t>tempor,</w:t>
      </w:r>
      <w:r w:rsidRPr="0027638C">
        <w:rPr>
          <w:sz w:val="24"/>
          <w:rPrChange w16du:dateUtc="2026-07-07T18:18:00Z" w:author="Author" w:date="2026-07-07T20:18:00Z" w:id="846">
            <w:rPr>
              <w:rFonts w:ascii="Times New Roman"/>
              <w:color w:val="000000"/>
              <w:spacing w:val="16"/>
            </w:rPr>
          </w:rPrChange>
        </w:rPr>
        <w:t xml:space="preserve"> </w:t>
      </w:r>
      <w:r w:rsidRPr="0027638C">
        <w:rPr>
          <w:sz w:val="24"/>
          <w:rPrChange w16du:dateUtc="2026-07-07T18:18:00Z" w:author="Author" w:date="2026-07-07T20:18:00Z" w:id="847">
            <w:rPr>
              <w:rFonts w:ascii="Times New Roman"/>
              <w:color w:val="000000"/>
            </w:rPr>
          </w:rPrChange>
        </w:rPr>
        <w:t>incididunt</w:t>
      </w:r>
      <w:r w:rsidRPr="0027638C">
        <w:rPr>
          <w:sz w:val="24"/>
          <w:rPrChange w16du:dateUtc="2026-07-07T18:18:00Z" w:author="Author" w:date="2026-07-07T20:18:00Z" w:id="848">
            <w:rPr>
              <w:rFonts w:ascii="Times New Roman"/>
              <w:color w:val="000000"/>
              <w:spacing w:val="16"/>
            </w:rPr>
          </w:rPrChange>
        </w:rPr>
        <w:t xml:space="preserve"> </w:t>
      </w:r>
      <w:r w:rsidRPr="0027638C">
        <w:rPr>
          <w:sz w:val="24"/>
          <w:rPrChange w16du:dateUtc="2026-07-07T18:18:00Z" w:author="Author" w:date="2026-07-07T20:18:00Z" w:id="849">
            <w:rPr>
              <w:rFonts w:ascii="Times New Roman"/>
              <w:color w:val="000000"/>
            </w:rPr>
          </w:rPrChange>
        </w:rPr>
        <w:t>ut</w:t>
      </w:r>
      <w:r w:rsidRPr="0027638C">
        <w:rPr>
          <w:sz w:val="24"/>
          <w:rPrChange w16du:dateUtc="2026-07-07T18:18:00Z" w:author="Author" w:date="2026-07-07T20:18:00Z" w:id="850">
            <w:rPr>
              <w:rFonts w:ascii="Times New Roman"/>
              <w:color w:val="000000"/>
              <w:spacing w:val="16"/>
            </w:rPr>
          </w:rPrChange>
        </w:rPr>
        <w:t xml:space="preserve"> </w:t>
      </w:r>
      <w:r w:rsidRPr="0027638C">
        <w:rPr>
          <w:sz w:val="24"/>
          <w:rPrChange w16du:dateUtc="2026-07-07T18:18:00Z" w:author="Author" w:date="2026-07-07T20:18:00Z" w:id="851">
            <w:rPr>
              <w:rFonts w:ascii="Times New Roman"/>
              <w:color w:val="000000"/>
            </w:rPr>
          </w:rPrChange>
        </w:rPr>
        <w:t>labore</w:t>
      </w:r>
      <w:r w:rsidRPr="0027638C">
        <w:rPr>
          <w:sz w:val="24"/>
          <w:rPrChange w16du:dateUtc="2026-07-07T18:18:00Z" w:author="Author" w:date="2026-07-07T20:18:00Z" w:id="852">
            <w:rPr>
              <w:rFonts w:ascii="Times New Roman"/>
              <w:color w:val="000000"/>
              <w:spacing w:val="16"/>
            </w:rPr>
          </w:rPrChange>
        </w:rPr>
        <w:t xml:space="preserve"> </w:t>
      </w:r>
      <w:r w:rsidRPr="0027638C">
        <w:rPr>
          <w:sz w:val="24"/>
          <w:rPrChange w16du:dateUtc="2026-07-07T18:18:00Z" w:author="Author" w:date="2026-07-07T20:18:00Z" w:id="853">
            <w:rPr>
              <w:rFonts w:ascii="Times New Roman"/>
              <w:color w:val="000000"/>
            </w:rPr>
          </w:rPrChange>
        </w:rPr>
        <w:t>et</w:t>
      </w:r>
      <w:r w:rsidRPr="0027638C">
        <w:rPr>
          <w:sz w:val="24"/>
          <w:rPrChange w16du:dateUtc="2026-07-07T18:18:00Z" w:author="Author" w:date="2026-07-07T20:18:00Z" w:id="854">
            <w:rPr>
              <w:rFonts w:ascii="Times New Roman"/>
              <w:color w:val="000000"/>
              <w:spacing w:val="16"/>
            </w:rPr>
          </w:rPrChange>
        </w:rPr>
        <w:t xml:space="preserve"> </w:t>
      </w:r>
      <w:r w:rsidRPr="0027638C">
        <w:rPr>
          <w:sz w:val="24"/>
          <w:rPrChange w16du:dateUtc="2026-07-07T18:18:00Z" w:author="Author" w:date="2026-07-07T20:18:00Z" w:id="855">
            <w:rPr>
              <w:rFonts w:ascii="Times New Roman"/>
              <w:color w:val="000000"/>
            </w:rPr>
          </w:rPrChange>
        </w:rPr>
        <w:t>dolore</w:t>
      </w:r>
      <w:r w:rsidRPr="0027638C">
        <w:rPr>
          <w:sz w:val="24"/>
          <w:rPrChange w16du:dateUtc="2026-07-07T18:18:00Z" w:author="Author" w:date="2026-07-07T20:18:00Z" w:id="856">
            <w:rPr>
              <w:rFonts w:ascii="Times New Roman"/>
              <w:color w:val="000000"/>
              <w:spacing w:val="16"/>
            </w:rPr>
          </w:rPrChange>
        </w:rPr>
        <w:t xml:space="preserve"> </w:t>
      </w:r>
      <w:r w:rsidRPr="0027638C">
        <w:rPr>
          <w:sz w:val="24"/>
          <w:rPrChange w16du:dateUtc="2026-07-07T18:18:00Z" w:author="Author" w:date="2026-07-07T20:18:00Z" w:id="857">
            <w:rPr>
              <w:rFonts w:ascii="Times New Roman"/>
              <w:color w:val="000000"/>
            </w:rPr>
          </w:rPrChange>
        </w:rPr>
        <w:t>magna</w:t>
      </w:r>
      <w:r w:rsidRPr="0027638C">
        <w:rPr>
          <w:sz w:val="24"/>
          <w:rPrChange w16du:dateUtc="2026-07-07T18:18:00Z" w:author="Author" w:date="2026-07-07T20:18:00Z" w:id="858">
            <w:rPr>
              <w:rFonts w:ascii="Times New Roman"/>
              <w:color w:val="000000"/>
              <w:spacing w:val="16"/>
            </w:rPr>
          </w:rPrChange>
        </w:rPr>
        <w:t xml:space="preserve"> </w:t>
      </w:r>
      <w:r w:rsidRPr="0027638C">
        <w:rPr>
          <w:sz w:val="24"/>
          <w:rPrChange w16du:dateUtc="2026-07-07T18:18:00Z" w:author="Author" w:date="2026-07-07T20:18:00Z" w:id="859">
            <w:rPr>
              <w:rFonts w:ascii="Times New Roman"/>
              <w:color w:val="000000"/>
            </w:rPr>
          </w:rPrChange>
        </w:rPr>
        <w:t>aliqua</w:t>
      </w:r>
      <w:r w:rsidRPr="0027638C">
        <w:rPr>
          <w:sz w:val="24"/>
          <w:rPrChange w16du:dateUtc="2026-07-07T18:18:00Z" w:author="Author" w:date="2026-07-07T20:18:00Z" w:id="860">
            <w:rPr>
              <w:rFonts w:ascii="Times New Roman"/>
              <w:color w:val="000000"/>
              <w:spacing w:val="16"/>
            </w:rPr>
          </w:rPrChange>
        </w:rPr>
        <w:t xml:space="preserve"> </w:t>
      </w:r>
      <w:r w:rsidRPr="0027638C">
        <w:rPr>
          <w:sz w:val="24"/>
          <w:rPrChange w16du:dateUtc="2026-07-07T18:18:00Z" w:author="Author" w:date="2026-07-07T20:18:00Z" w:id="861">
            <w:rPr>
              <w:rFonts w:ascii="Times New Roman"/>
              <w:color w:val="000000"/>
            </w:rPr>
          </w:rPrChange>
        </w:rPr>
        <w:t>Lorem</w:t>
      </w:r>
      <w:r w:rsidRPr="0027638C">
        <w:rPr>
          <w:sz w:val="24"/>
          <w:rPrChange w16du:dateUtc="2026-07-07T18:18:00Z" w:author="Author" w:date="2026-07-07T20:18:00Z" w:id="862">
            <w:rPr>
              <w:rFonts w:ascii="Times New Roman"/>
              <w:color w:val="000000"/>
              <w:spacing w:val="16"/>
            </w:rPr>
          </w:rPrChange>
        </w:rPr>
        <w:t xml:space="preserve"> </w:t>
      </w:r>
      <w:r w:rsidRPr="0027638C">
        <w:rPr>
          <w:sz w:val="24"/>
          <w:rPrChange w16du:dateUtc="2026-07-07T18:18:00Z" w:author="Author" w:date="2026-07-07T20:18:00Z" w:id="863">
            <w:rPr>
              <w:rFonts w:ascii="Times New Roman" w:hAnsi="Times New Roman"/>
              <w:color w:val="000000"/>
            </w:rPr>
          </w:rPrChange>
        </w:rPr>
        <w:t>ipsum</w:t>
      </w:r>
      <w:del w16du:dateUtc="2026-07-07T18:18:00Z" w:author="Author" w:date="2026-07-07T20:18:00Z" w:id="864">
        <w:r w:rsidR="00000000">
          <w:rPr>
            <w:color w:val="000000"/>
          </w:rPr>
          <w:cr/>
        </w:r>
      </w:del>
      <w:ins w16du:dateUtc="2026-07-07T18:18:00Z" w:author="Author" w:date="2026-07-07T20:18:00Z" w:id="865">
        <w:r w:rsidRPr="0027638C">
          <w:rPr>
            <w:sz w:val="24"/>
            <w:szCs w:val="24"/>
          </w:rPr>
          <w:t xml:space="preserve"> </w:t>
        </w:r>
      </w:ins>
      <w:r w:rsidRPr="0027638C">
        <w:rPr>
          <w:sz w:val="24"/>
          <w:rPrChange w16du:dateUtc="2026-07-07T18:18:00Z" w:author="Author" w:date="2026-07-07T20:18:00Z" w:id="866">
            <w:rPr>
              <w:rFonts w:ascii="Times New Roman"/>
              <w:color w:val="000000"/>
            </w:rPr>
          </w:rPrChange>
        </w:rPr>
        <w:t>Dolor Sit</w:t>
      </w:r>
      <w:ins w16du:dateUtc="2026-07-07T18:18:00Z" w:author="Author" w:date="2026-07-07T20:18:00Z" w:id="867">
        <w:r w:rsidRPr="0027638C">
          <w:rPr>
            <w:sz w:val="24"/>
            <w:szCs w:val="24"/>
          </w:rPr>
          <w:t>, amet Consectetur</w:t>
        </w:r>
        <w:r w:rsidR="00C975B7">
          <w:rPr>
            <w:sz w:val="24"/>
            <w:szCs w:val="24"/>
          </w:rPr>
          <w:t>,</w:t>
        </w:r>
      </w:ins>
      <w:r w:rsidRPr="0027638C">
        <w:rPr>
          <w:sz w:val="24"/>
          <w:rPrChange w16du:dateUtc="2026-07-07T18:18:00Z" w:author="Author" w:date="2026-07-07T20:18:00Z" w:id="868">
            <w:rPr>
              <w:rFonts w:ascii="Times New Roman"/>
              <w:color w:val="000000"/>
            </w:rPr>
          </w:rPrChange>
        </w:rPr>
        <w:t xml:space="preserve"> adipiscing elit sed Do Eiusmod</w:t>
      </w:r>
      <w:r w:rsidR="00A96A35" w:rsidRPr="0027638C">
        <w:rPr>
          <w:sz w:val="24"/>
          <w:rPrChange w16du:dateUtc="2026-07-07T18:18:00Z" w:author="Author" w:date="2026-07-07T20:18:00Z" w:id="869">
            <w:rPr>
              <w:rFonts w:ascii="Times New Roman"/>
              <w:color w:val="000000"/>
            </w:rPr>
          </w:rPrChange>
        </w:rPr>
        <w:t>.</w:t>
      </w:r>
    </w:p>
    <w:p w14:paraId="584D9140" w14:textId="2BD93FF4" w:rsidP="0027638C" w:rsidR="009609E8" w:rsidRDefault="00000000" w:rsidRPr="0027638C">
      <w:pPr>
        <w:pStyle w:val="ListParagraph"/>
        <w:numPr>
          <w:ilvl w:val="1"/>
          <w:numId w:val="5"/>
        </w:numPr>
        <w:tabs>
          <w:tab w:pos="1439" w:val="left"/>
        </w:tabs>
        <w:spacing w:before="239"/>
        <w:ind w:hanging="719" w:left="1439"/>
        <w:rPr>
          <w:ins w16du:dateUtc="2026-07-07T18:18:00Z" w:author="Author" w:date="2026-07-07T20:18:00Z" w:id="870"/>
          <w:sz w:val="24"/>
          <w:szCs w:val="24"/>
        </w:rPr>
      </w:pPr>
      <w:del w16du:dateUtc="2026-07-07T18:18:00Z" w:author="Author" w:date="2026-07-07T20:18:00Z" w:id="871">
        <w:r>
          <w:rPr>
            <w:color w:val="000000"/>
          </w:rPr>
          <w:delText>(l)</w:delText>
        </w:r>
        <w:r>
          <w:rPr>
            <w:color w:val="000000"/>
            <w:spacing w:val="457"/>
          </w:rPr>
          <w:delText xml:space="preserve"> </w:delText>
        </w:r>
      </w:del>
      <w:r w:rsidR="00A96A35" w:rsidRPr="0027638C">
        <w:rPr>
          <w:sz w:val="24"/>
          <w:rPrChange w16du:dateUtc="2026-07-07T18:18:00Z" w:author="Author" w:date="2026-07-07T20:18:00Z" w:id="872">
            <w:rPr>
              <w:color w:val="000000"/>
              <w:spacing w:val="6"/>
            </w:rPr>
          </w:rPrChange>
        </w:rPr>
        <w:t>“</w:t>
      </w:r>
      <w:r w:rsidR="00A96A35" w:rsidRPr="0027638C">
        <w:rPr>
          <w:b/>
          <w:sz w:val="24"/>
          <w:rPrChange w16du:dateUtc="2026-07-07T18:18:00Z" w:author="Author" w:date="2026-07-07T20:18:00Z" w:id="873">
            <w:rPr>
              <w:color w:val="000000"/>
              <w:spacing w:val="6"/>
            </w:rPr>
          </w:rPrChange>
        </w:rPr>
        <w:t>Tempor</w:t>
      </w:r>
      <w:r w:rsidR="00A96A35" w:rsidRPr="0027638C">
        <w:rPr>
          <w:b/>
          <w:spacing w:val="-6"/>
          <w:sz w:val="24"/>
          <w:rPrChange w16du:dateUtc="2026-07-07T18:18:00Z" w:author="Author" w:date="2026-07-07T20:18:00Z" w:id="874">
            <w:rPr>
              <w:color w:val="000000"/>
              <w:spacing w:val="18"/>
            </w:rPr>
          </w:rPrChange>
        </w:rPr>
        <w:t xml:space="preserve"> </w:t>
      </w:r>
      <w:r w:rsidR="00A96A35" w:rsidRPr="0027638C">
        <w:rPr>
          <w:b/>
          <w:sz w:val="24"/>
          <w:rPrChange w16du:dateUtc="2026-07-07T18:18:00Z" w:author="Author" w:date="2026-07-07T20:18:00Z" w:id="875">
            <w:rPr>
              <w:color w:val="000000"/>
              <w:spacing w:val="7"/>
            </w:rPr>
          </w:rPrChange>
        </w:rPr>
        <w:t>Incididunt</w:t>
      </w:r>
      <w:r w:rsidR="00A96A35" w:rsidRPr="0027638C">
        <w:rPr>
          <w:sz w:val="24"/>
          <w:rPrChange w16du:dateUtc="2026-07-07T18:18:00Z" w:author="Author" w:date="2026-07-07T20:18:00Z" w:id="876">
            <w:rPr>
              <w:color w:val="000000"/>
              <w:spacing w:val="7"/>
            </w:rPr>
          </w:rPrChange>
        </w:rPr>
        <w:t>”</w:t>
      </w:r>
      <w:r w:rsidR="00A96A35" w:rsidRPr="0027638C">
        <w:rPr>
          <w:spacing w:val="-5"/>
          <w:sz w:val="24"/>
          <w:rPrChange w16du:dateUtc="2026-07-07T18:18:00Z" w:author="Author" w:date="2026-07-07T20:18:00Z" w:id="877">
            <w:rPr>
              <w:color w:val="000000"/>
              <w:spacing w:val="-7"/>
            </w:rPr>
          </w:rPrChange>
        </w:rPr>
        <w:t xml:space="preserve"> </w:t>
      </w:r>
      <w:r w:rsidR="00A96A35" w:rsidRPr="0027638C">
        <w:rPr>
          <w:sz w:val="24"/>
          <w:rPrChange w16du:dateUtc="2026-07-07T18:18:00Z" w:author="Author" w:date="2026-07-07T20:18:00Z" w:id="878">
            <w:rPr>
              <w:color w:val="000000"/>
            </w:rPr>
          </w:rPrChange>
        </w:rPr>
        <w:t>ut</w:t>
      </w:r>
      <w:r w:rsidR="00A96A35" w:rsidRPr="0027638C">
        <w:rPr>
          <w:spacing w:val="-5"/>
          <w:sz w:val="24"/>
          <w:rPrChange w16du:dateUtc="2026-07-07T18:18:00Z" w:author="Author" w:date="2026-07-07T20:18:00Z" w:id="879">
            <w:rPr>
              <w:color w:val="000000"/>
            </w:rPr>
          </w:rPrChange>
        </w:rPr>
        <w:t xml:space="preserve"> </w:t>
      </w:r>
      <w:r w:rsidR="00A96A35" w:rsidRPr="0027638C">
        <w:rPr>
          <w:sz w:val="24"/>
          <w:rPrChange w16du:dateUtc="2026-07-07T18:18:00Z" w:author="Author" w:date="2026-07-07T20:18:00Z" w:id="880">
            <w:rPr>
              <w:color w:val="000000"/>
            </w:rPr>
          </w:rPrChange>
        </w:rPr>
        <w:t>labore</w:t>
      </w:r>
      <w:r w:rsidR="00A96A35" w:rsidRPr="0027638C">
        <w:rPr>
          <w:spacing w:val="-6"/>
          <w:sz w:val="24"/>
          <w:rPrChange w16du:dateUtc="2026-07-07T18:18:00Z" w:author="Author" w:date="2026-07-07T20:18:00Z" w:id="881">
            <w:rPr>
              <w:color w:val="000000"/>
            </w:rPr>
          </w:rPrChange>
        </w:rPr>
        <w:t xml:space="preserve"> </w:t>
      </w:r>
      <w:r w:rsidR="00A96A35" w:rsidRPr="0027638C">
        <w:rPr>
          <w:sz w:val="24"/>
          <w:rPrChange w16du:dateUtc="2026-07-07T18:18:00Z" w:author="Author" w:date="2026-07-07T20:18:00Z" w:id="882">
            <w:rPr>
              <w:color w:val="000000"/>
            </w:rPr>
          </w:rPrChange>
        </w:rPr>
        <w:t>et</w:t>
      </w:r>
      <w:r w:rsidR="00A96A35" w:rsidRPr="0027638C">
        <w:rPr>
          <w:spacing w:val="-5"/>
          <w:sz w:val="24"/>
          <w:rPrChange w16du:dateUtc="2026-07-07T18:18:00Z" w:author="Author" w:date="2026-07-07T20:18:00Z" w:id="883">
            <w:rPr>
              <w:color w:val="000000"/>
            </w:rPr>
          </w:rPrChange>
        </w:rPr>
        <w:t xml:space="preserve"> </w:t>
      </w:r>
      <w:r w:rsidR="00A96A35" w:rsidRPr="0027638C">
        <w:rPr>
          <w:sz w:val="24"/>
          <w:rPrChange w16du:dateUtc="2026-07-07T18:18:00Z" w:author="Author" w:date="2026-07-07T20:18:00Z" w:id="884">
            <w:rPr>
              <w:color w:val="000000"/>
            </w:rPr>
          </w:rPrChange>
        </w:rPr>
        <w:t>dolore</w:t>
      </w:r>
      <w:r w:rsidR="00A96A35" w:rsidRPr="0027638C">
        <w:rPr>
          <w:spacing w:val="-5"/>
          <w:sz w:val="24"/>
          <w:rPrChange w16du:dateUtc="2026-07-07T18:18:00Z" w:author="Author" w:date="2026-07-07T20:18:00Z" w:id="885">
            <w:rPr>
              <w:color w:val="000000"/>
            </w:rPr>
          </w:rPrChange>
        </w:rPr>
        <w:t xml:space="preserve"> </w:t>
      </w:r>
      <w:r w:rsidR="00A96A35" w:rsidRPr="0027638C">
        <w:rPr>
          <w:sz w:val="24"/>
          <w:rPrChange w16du:dateUtc="2026-07-07T18:18:00Z" w:author="Author" w:date="2026-07-07T20:18:00Z" w:id="886">
            <w:rPr>
              <w:color w:val="000000"/>
            </w:rPr>
          </w:rPrChange>
        </w:rPr>
        <w:t>magna</w:t>
      </w:r>
      <w:r w:rsidR="00A96A35" w:rsidRPr="0027638C">
        <w:rPr>
          <w:spacing w:val="-6"/>
          <w:sz w:val="24"/>
          <w:rPrChange w16du:dateUtc="2026-07-07T18:18:00Z" w:author="Author" w:date="2026-07-07T20:18:00Z" w:id="887">
            <w:rPr>
              <w:color w:val="000000"/>
            </w:rPr>
          </w:rPrChange>
        </w:rPr>
        <w:t xml:space="preserve"> </w:t>
      </w:r>
      <w:r w:rsidR="00A96A35" w:rsidRPr="0027638C">
        <w:rPr>
          <w:sz w:val="24"/>
          <w:rPrChange w16du:dateUtc="2026-07-07T18:18:00Z" w:author="Author" w:date="2026-07-07T20:18:00Z" w:id="888">
            <w:rPr>
              <w:color w:val="000000"/>
            </w:rPr>
          </w:rPrChange>
        </w:rPr>
        <w:t>aliqua</w:t>
      </w:r>
      <w:r w:rsidR="00A96A35" w:rsidRPr="0027638C">
        <w:rPr>
          <w:spacing w:val="-5"/>
          <w:sz w:val="24"/>
          <w:rPrChange w16du:dateUtc="2026-07-07T18:18:00Z" w:author="Author" w:date="2026-07-07T20:18:00Z" w:id="889">
            <w:rPr>
              <w:color w:val="000000"/>
            </w:rPr>
          </w:rPrChange>
        </w:rPr>
        <w:t xml:space="preserve"> </w:t>
      </w:r>
      <w:r w:rsidR="00745B5B" w:rsidRPr="0027638C">
        <w:rPr>
          <w:sz w:val="24"/>
          <w:rPrChange w16du:dateUtc="2026-07-07T18:18:00Z" w:author="Author" w:date="2026-07-07T20:18:00Z" w:id="890">
            <w:rPr>
              <w:color w:val="000000"/>
            </w:rPr>
          </w:rPrChange>
        </w:rPr>
        <w:t>Lorem</w:t>
      </w:r>
      <w:r w:rsidR="00745B5B" w:rsidRPr="0027638C">
        <w:rPr>
          <w:spacing w:val="-4"/>
          <w:sz w:val="24"/>
          <w:rPrChange w16du:dateUtc="2026-07-07T18:18:00Z" w:author="Author" w:date="2026-07-07T20:18:00Z" w:id="891">
            <w:rPr>
              <w:color w:val="000000"/>
            </w:rPr>
          </w:rPrChange>
        </w:rPr>
        <w:t xml:space="preserve"> </w:t>
      </w:r>
      <w:del w16du:dateUtc="2026-07-07T18:18:00Z" w:author="Author" w:date="2026-07-07T20:18:00Z" w:id="892">
        <w:r>
          <w:rPr>
            <w:color w:val="000000"/>
          </w:rPr>
          <w:delText>11(a)(i).</w:delText>
        </w:r>
        <w:r>
          <w:rPr>
            <w:color w:val="000000"/>
          </w:rPr>
          <w:cr/>
          <w:delText>(m)</w:delText>
        </w:r>
        <w:r>
          <w:rPr>
            <w:color w:val="000000"/>
            <w:spacing w:val="347"/>
          </w:rPr>
          <w:delText xml:space="preserve"> </w:delText>
        </w:r>
      </w:del>
      <w:ins w16du:dateUtc="2026-07-07T18:18:00Z" w:author="Author" w:date="2026-07-07T20:18:00Z" w:id="893">
        <w:r w:rsidR="00745B5B" w:rsidRPr="0027638C">
          <w:rPr>
            <w:spacing w:val="-2"/>
            <w:sz w:val="24"/>
            <w:szCs w:val="24"/>
          </w:rPr>
          <w:fldChar w:fldCharType="begin"/>
        </w:r>
        <w:r w:rsidR="00745B5B" w:rsidRPr="0027638C">
          <w:rPr>
            <w:spacing w:val="-4"/>
            <w:sz w:val="24"/>
            <w:szCs w:val="24"/>
          </w:rPr>
          <w:instrText xml:space="preserve"> REF _Ref215486232 \w \h </w:instrText>
        </w:r>
        <w:r w:rsidR="0027638C" w:rsidRPr="0027638C">
          <w:rPr>
            <w:spacing w:val="-2"/>
            <w:sz w:val="24"/>
            <w:szCs w:val="24"/>
          </w:rPr>
          <w:instrText xml:space="preserve"> \* MERGEFORMAT </w:instrText>
        </w:r>
        <w:r w:rsidR="00745B5B" w:rsidRPr="0027638C">
          <w:rPr>
            <w:spacing w:val="-2"/>
            <w:sz w:val="24"/>
            <w:szCs w:val="24"/>
          </w:rPr>
        </w:r>
        <w:r w:rsidR="00745B5B" w:rsidRPr="0027638C">
          <w:rPr>
            <w:spacing w:val="-2"/>
            <w:sz w:val="24"/>
            <w:szCs w:val="24"/>
          </w:rPr>
          <w:fldChar w:fldCharType="separate"/>
        </w:r>
        <w:r w:rsidR="00745B5B" w:rsidRPr="0027638C">
          <w:rPr>
            <w:spacing w:val="-4"/>
            <w:sz w:val="24"/>
            <w:szCs w:val="24"/>
          </w:rPr>
          <w:t>11(ipsum)(dolor)</w:t>
        </w:r>
        <w:r w:rsidR="00745B5B" w:rsidRPr="0027638C">
          <w:rPr>
            <w:spacing w:val="-2"/>
            <w:sz w:val="24"/>
            <w:szCs w:val="24"/>
          </w:rPr>
          <w:fldChar w:fldCharType="end"/>
        </w:r>
        <w:r w:rsidR="00A96A35" w:rsidRPr="0027638C">
          <w:rPr>
            <w:spacing w:val="-2"/>
            <w:sz w:val="24"/>
            <w:szCs w:val="24"/>
          </w:rPr>
          <w:t>.</w:t>
        </w:r>
      </w:ins>
    </w:p>
    <w:p w14:paraId="584D9141" w14:textId="48774743" w:rsidP="0027638C" w:rsidR="009609E8" w:rsidRDefault="00A96A35" w:rsidRPr="0027638C">
      <w:pPr>
        <w:pStyle w:val="ListParagraph"/>
        <w:numPr>
          <w:ilvl w:val="1"/>
          <w:numId w:val="5"/>
        </w:numPr>
        <w:tabs>
          <w:tab w:pos="1439" w:val="left"/>
        </w:tabs>
        <w:spacing w:before="242"/>
        <w:ind w:hanging="719" w:left="1439"/>
        <w:rPr>
          <w:ins w16du:dateUtc="2026-07-07T18:18:00Z" w:author="Author" w:date="2026-07-07T20:18:00Z" w:id="894"/>
          <w:sz w:val="24"/>
          <w:szCs w:val="24"/>
        </w:rPr>
      </w:pPr>
      <w:r w:rsidRPr="0027638C">
        <w:rPr>
          <w:sz w:val="24"/>
          <w:rPrChange w16du:dateUtc="2026-07-07T18:18:00Z" w:author="Author" w:date="2026-07-07T20:18:00Z" w:id="895">
            <w:rPr>
              <w:color w:val="000000"/>
              <w:spacing w:val="6"/>
            </w:rPr>
          </w:rPrChange>
        </w:rPr>
        <w:t>“</w:t>
      </w:r>
      <w:r w:rsidRPr="0027638C">
        <w:rPr>
          <w:b/>
          <w:sz w:val="24"/>
          <w:rPrChange w16du:dateUtc="2026-07-07T18:18:00Z" w:author="Author" w:date="2026-07-07T20:18:00Z" w:id="896">
            <w:rPr>
              <w:color w:val="000000"/>
              <w:spacing w:val="6"/>
            </w:rPr>
          </w:rPrChange>
        </w:rPr>
        <w:t>Sit</w:t>
      </w:r>
      <w:r w:rsidRPr="0027638C">
        <w:rPr>
          <w:b/>
          <w:spacing w:val="-5"/>
          <w:sz w:val="24"/>
          <w:rPrChange w16du:dateUtc="2026-07-07T18:18:00Z" w:author="Author" w:date="2026-07-07T20:18:00Z" w:id="897">
            <w:rPr>
              <w:color w:val="000000"/>
              <w:spacing w:val="18"/>
            </w:rPr>
          </w:rPrChange>
        </w:rPr>
        <w:t xml:space="preserve"> </w:t>
      </w:r>
      <w:r w:rsidRPr="0027638C">
        <w:rPr>
          <w:b/>
          <w:sz w:val="24"/>
          <w:rPrChange w16du:dateUtc="2026-07-07T18:18:00Z" w:author="Author" w:date="2026-07-07T20:18:00Z" w:id="898">
            <w:rPr>
              <w:color w:val="000000"/>
              <w:spacing w:val="3"/>
            </w:rPr>
          </w:rPrChange>
        </w:rPr>
        <w:t>Amet(consectetur)</w:t>
      </w:r>
      <w:r w:rsidRPr="0027638C">
        <w:rPr>
          <w:sz w:val="24"/>
          <w:rPrChange w16du:dateUtc="2026-07-07T18:18:00Z" w:author="Author" w:date="2026-07-07T20:18:00Z" w:id="899">
            <w:rPr>
              <w:color w:val="000000"/>
              <w:spacing w:val="3"/>
            </w:rPr>
          </w:rPrChange>
        </w:rPr>
        <w:t>”</w:t>
      </w:r>
      <w:r w:rsidRPr="0027638C">
        <w:rPr>
          <w:spacing w:val="-5"/>
          <w:sz w:val="24"/>
          <w:rPrChange w16du:dateUtc="2026-07-07T18:18:00Z" w:author="Author" w:date="2026-07-07T20:18:00Z" w:id="900">
            <w:rPr>
              <w:color w:val="000000"/>
              <w:spacing w:val="-3"/>
            </w:rPr>
          </w:rPrChange>
        </w:rPr>
        <w:t xml:space="preserve"> </w:t>
      </w:r>
      <w:r w:rsidRPr="0027638C">
        <w:rPr>
          <w:sz w:val="24"/>
          <w:rPrChange w16du:dateUtc="2026-07-07T18:18:00Z" w:author="Author" w:date="2026-07-07T20:18:00Z" w:id="901">
            <w:rPr>
              <w:color w:val="000000"/>
            </w:rPr>
          </w:rPrChange>
        </w:rPr>
        <w:t>adipiscing</w:t>
      </w:r>
      <w:r w:rsidRPr="0027638C">
        <w:rPr>
          <w:spacing w:val="-5"/>
          <w:sz w:val="24"/>
          <w:rPrChange w16du:dateUtc="2026-07-07T18:18:00Z" w:author="Author" w:date="2026-07-07T20:18:00Z" w:id="902">
            <w:rPr>
              <w:color w:val="000000"/>
            </w:rPr>
          </w:rPrChange>
        </w:rPr>
        <w:t xml:space="preserve"> </w:t>
      </w:r>
      <w:r w:rsidRPr="0027638C">
        <w:rPr>
          <w:sz w:val="24"/>
          <w:rPrChange w16du:dateUtc="2026-07-07T18:18:00Z" w:author="Author" w:date="2026-07-07T20:18:00Z" w:id="903">
            <w:rPr>
              <w:color w:val="000000"/>
            </w:rPr>
          </w:rPrChange>
        </w:rPr>
        <w:t>elit</w:t>
      </w:r>
      <w:r w:rsidRPr="0027638C">
        <w:rPr>
          <w:spacing w:val="-5"/>
          <w:sz w:val="24"/>
          <w:rPrChange w16du:dateUtc="2026-07-07T18:18:00Z" w:author="Author" w:date="2026-07-07T20:18:00Z" w:id="904">
            <w:rPr>
              <w:color w:val="000000"/>
            </w:rPr>
          </w:rPrChange>
        </w:rPr>
        <w:t xml:space="preserve"> </w:t>
      </w:r>
      <w:r w:rsidRPr="0027638C">
        <w:rPr>
          <w:sz w:val="24"/>
          <w:rPrChange w16du:dateUtc="2026-07-07T18:18:00Z" w:author="Author" w:date="2026-07-07T20:18:00Z" w:id="905">
            <w:rPr>
              <w:color w:val="000000"/>
            </w:rPr>
          </w:rPrChange>
        </w:rPr>
        <w:t>sed</w:t>
      </w:r>
      <w:r w:rsidRPr="0027638C">
        <w:rPr>
          <w:spacing w:val="-5"/>
          <w:sz w:val="24"/>
          <w:rPrChange w16du:dateUtc="2026-07-07T18:18:00Z" w:author="Author" w:date="2026-07-07T20:18:00Z" w:id="906">
            <w:rPr>
              <w:color w:val="000000"/>
            </w:rPr>
          </w:rPrChange>
        </w:rPr>
        <w:t xml:space="preserve"> </w:t>
      </w:r>
      <w:r w:rsidRPr="0027638C">
        <w:rPr>
          <w:sz w:val="24"/>
          <w:rPrChange w16du:dateUtc="2026-07-07T18:18:00Z" w:author="Author" w:date="2026-07-07T20:18:00Z" w:id="907">
            <w:rPr>
              <w:color w:val="000000"/>
            </w:rPr>
          </w:rPrChange>
        </w:rPr>
        <w:t>do</w:t>
      </w:r>
      <w:r w:rsidRPr="0027638C">
        <w:rPr>
          <w:spacing w:val="-5"/>
          <w:sz w:val="24"/>
          <w:rPrChange w16du:dateUtc="2026-07-07T18:18:00Z" w:author="Author" w:date="2026-07-07T20:18:00Z" w:id="908">
            <w:rPr>
              <w:color w:val="000000"/>
            </w:rPr>
          </w:rPrChange>
        </w:rPr>
        <w:t xml:space="preserve"> </w:t>
      </w:r>
      <w:r w:rsidRPr="0027638C">
        <w:rPr>
          <w:sz w:val="24"/>
          <w:rPrChange w16du:dateUtc="2026-07-07T18:18:00Z" w:author="Author" w:date="2026-07-07T20:18:00Z" w:id="909">
            <w:rPr>
              <w:color w:val="000000"/>
            </w:rPr>
          </w:rPrChange>
        </w:rPr>
        <w:t>eiusmod</w:t>
      </w:r>
      <w:r w:rsidRPr="0027638C">
        <w:rPr>
          <w:spacing w:val="-5"/>
          <w:sz w:val="24"/>
          <w:rPrChange w16du:dateUtc="2026-07-07T18:18:00Z" w:author="Author" w:date="2026-07-07T20:18:00Z" w:id="910">
            <w:rPr>
              <w:color w:val="000000"/>
            </w:rPr>
          </w:rPrChange>
        </w:rPr>
        <w:t xml:space="preserve"> </w:t>
      </w:r>
      <w:r w:rsidRPr="0027638C">
        <w:rPr>
          <w:sz w:val="24"/>
          <w:rPrChange w16du:dateUtc="2026-07-07T18:18:00Z" w:author="Author" w:date="2026-07-07T20:18:00Z" w:id="911">
            <w:rPr>
              <w:color w:val="000000"/>
            </w:rPr>
          </w:rPrChange>
        </w:rPr>
        <w:t>tempor</w:t>
      </w:r>
      <w:r w:rsidRPr="0027638C">
        <w:rPr>
          <w:spacing w:val="-5"/>
          <w:sz w:val="24"/>
          <w:rPrChange w16du:dateUtc="2026-07-07T18:18:00Z" w:author="Author" w:date="2026-07-07T20:18:00Z" w:id="912">
            <w:rPr>
              <w:color w:val="000000"/>
            </w:rPr>
          </w:rPrChange>
        </w:rPr>
        <w:t xml:space="preserve"> </w:t>
      </w:r>
      <w:r w:rsidR="00745B5B" w:rsidRPr="0027638C">
        <w:rPr>
          <w:sz w:val="24"/>
          <w:rPrChange w16du:dateUtc="2026-07-07T18:18:00Z" w:author="Author" w:date="2026-07-07T20:18:00Z" w:id="913">
            <w:rPr>
              <w:color w:val="000000"/>
            </w:rPr>
          </w:rPrChange>
        </w:rPr>
        <w:t>Incididunt</w:t>
      </w:r>
      <w:r w:rsidR="00745B5B" w:rsidRPr="0027638C">
        <w:rPr>
          <w:spacing w:val="-4"/>
          <w:sz w:val="24"/>
          <w:rPrChange w16du:dateUtc="2026-07-07T18:18:00Z" w:author="Author" w:date="2026-07-07T20:18:00Z" w:id="914">
            <w:rPr>
              <w:color w:val="000000"/>
            </w:rPr>
          </w:rPrChange>
        </w:rPr>
        <w:t xml:space="preserve"> </w:t>
      </w:r>
      <w:del w16du:dateUtc="2026-07-07T18:18:00Z" w:author="Author" w:date="2026-07-07T20:18:00Z" w:id="915">
        <w:r w:rsidR="00000000">
          <w:rPr>
            <w:color w:val="000000"/>
          </w:rPr>
          <w:delText>5(a).</w:delText>
        </w:r>
        <w:r w:rsidR="00000000">
          <w:rPr>
            <w:color w:val="000000"/>
          </w:rPr>
          <w:cr/>
          <w:delText>(n)</w:delText>
        </w:r>
        <w:r w:rsidR="00000000">
          <w:rPr>
            <w:color w:val="000000"/>
            <w:spacing w:val="409"/>
          </w:rPr>
          <w:delText xml:space="preserve"> </w:delText>
        </w:r>
      </w:del>
      <w:ins w16du:dateUtc="2026-07-07T18:18:00Z" w:author="Author" w:date="2026-07-07T20:18:00Z" w:id="916">
        <w:r w:rsidR="00745B5B" w:rsidRPr="0027638C">
          <w:rPr>
            <w:spacing w:val="-4"/>
            <w:sz w:val="24"/>
            <w:szCs w:val="24"/>
          </w:rPr>
          <w:fldChar w:fldCharType="begin"/>
        </w:r>
        <w:r w:rsidR="00745B5B" w:rsidRPr="0027638C">
          <w:rPr>
            <w:spacing w:val="-4"/>
            <w:sz w:val="24"/>
            <w:szCs w:val="24"/>
          </w:rPr>
          <w:instrText xml:space="preserve"> REF _Ref215486251 \w \h </w:instrText>
        </w:r>
        <w:r w:rsidR="0027638C" w:rsidRPr="0027638C">
          <w:rPr>
            <w:spacing w:val="-4"/>
            <w:sz w:val="24"/>
            <w:szCs w:val="24"/>
          </w:rPr>
          <w:instrText xml:space="preserve"> \* MERGEFORMAT </w:instrText>
        </w:r>
        <w:r w:rsidR="00745B5B" w:rsidRPr="0027638C">
          <w:rPr>
            <w:spacing w:val="-4"/>
            <w:sz w:val="24"/>
            <w:szCs w:val="24"/>
          </w:rPr>
        </w:r>
        <w:r w:rsidR="00745B5B" w:rsidRPr="0027638C">
          <w:rPr>
            <w:spacing w:val="-4"/>
            <w:sz w:val="24"/>
            <w:szCs w:val="24"/>
          </w:rPr>
          <w:fldChar w:fldCharType="separate"/>
        </w:r>
        <w:r w:rsidR="00745B5B" w:rsidRPr="0027638C">
          <w:rPr>
            <w:spacing w:val="-4"/>
            <w:sz w:val="24"/>
            <w:szCs w:val="24"/>
          </w:rPr>
          <w:t>5(ut)</w:t>
        </w:r>
        <w:r w:rsidR="00745B5B" w:rsidRPr="0027638C">
          <w:rPr>
            <w:spacing w:val="-4"/>
            <w:sz w:val="24"/>
            <w:szCs w:val="24"/>
          </w:rPr>
          <w:fldChar w:fldCharType="end"/>
        </w:r>
        <w:r w:rsidRPr="0027638C">
          <w:rPr>
            <w:spacing w:val="-2"/>
            <w:sz w:val="24"/>
            <w:szCs w:val="24"/>
          </w:rPr>
          <w:t>. “Labore Et Dolore” magna aliqua lorem ipsum dolor sit Amet Consectetur adipiscing elit sed Do Eiusmod Tempor.</w:t>
        </w:r>
      </w:ins>
    </w:p>
    <w:p w14:paraId="584D9142" w14:textId="22F5A417" w:rsidP="0027638C" w:rsidR="009609E8" w:rsidRDefault="00A96A35" w:rsidRPr="0027638C">
      <w:pPr>
        <w:pStyle w:val="ListParagraph"/>
        <w:numPr>
          <w:ilvl w:val="1"/>
          <w:numId w:val="5"/>
        </w:numPr>
        <w:tabs>
          <w:tab w:pos="1439" w:val="left"/>
        </w:tabs>
        <w:ind w:hanging="719" w:left="1439"/>
        <w:rPr>
          <w:sz w:val="24"/>
          <w:rPrChange w16du:dateUtc="2026-07-07T18:18:00Z" w:author="Author" w:date="2026-07-07T20:18:00Z" w:id="917">
            <w:rPr>
              <w:rFonts w:ascii="Times New Roman"/>
              <w:color w:val="000000"/>
            </w:rPr>
          </w:rPrChange>
        </w:rPr>
        <w:pPrChange w16du:dateUtc="2026-07-07T18:18:00Z" w:author="Author" w:date="2026-07-07T20:18:00Z" w:id="918">
          <w:pPr>
            <w:spacing w:after="0" w:before="0" w:line="494" w:lineRule="exact"/>
            <w:jc w:val="left"/>
          </w:pPr>
        </w:pPrChange>
      </w:pPr>
      <w:r w:rsidRPr="0027638C">
        <w:rPr>
          <w:sz w:val="24"/>
          <w:rPrChange w16du:dateUtc="2026-07-07T18:18:00Z" w:author="Author" w:date="2026-07-07T20:18:00Z" w:id="919">
            <w:rPr>
              <w:rFonts w:ascii="Times New Roman" w:hAnsi="Times New Roman"/>
              <w:color w:val="000000"/>
              <w:spacing w:val="2"/>
            </w:rPr>
          </w:rPrChange>
        </w:rPr>
        <w:t>“</w:t>
      </w:r>
      <w:r w:rsidRPr="0027638C">
        <w:rPr>
          <w:b/>
          <w:sz w:val="24"/>
          <w:rPrChange w16du:dateUtc="2026-07-07T18:18:00Z" w:author="Author" w:date="2026-07-07T20:18:00Z" w:id="920">
            <w:rPr>
              <w:rFonts w:ascii="Times New Roman" w:hAnsi="Times New Roman"/>
              <w:color w:val="000000"/>
              <w:spacing w:val="2"/>
            </w:rPr>
          </w:rPrChange>
        </w:rPr>
        <w:t>Incididunt</w:t>
      </w:r>
      <w:r w:rsidRPr="0027638C">
        <w:rPr>
          <w:sz w:val="24"/>
          <w:rPrChange w16du:dateUtc="2026-07-07T18:18:00Z" w:author="Author" w:date="2026-07-07T20:18:00Z" w:id="921">
            <w:rPr>
              <w:rFonts w:ascii="Times New Roman" w:hAnsi="Times New Roman"/>
              <w:color w:val="000000"/>
              <w:spacing w:val="2"/>
            </w:rPr>
          </w:rPrChange>
        </w:rPr>
        <w:t>”</w:t>
      </w:r>
      <w:r w:rsidRPr="0027638C">
        <w:rPr>
          <w:spacing w:val="-7"/>
          <w:sz w:val="24"/>
          <w:rPrChange w16du:dateUtc="2026-07-07T18:18:00Z" w:author="Author" w:date="2026-07-07T20:18:00Z" w:id="922">
            <w:rPr>
              <w:rFonts w:ascii="Times New Roman"/>
              <w:color w:val="000000"/>
              <w:spacing w:val="-2"/>
            </w:rPr>
          </w:rPrChange>
        </w:rPr>
        <w:t xml:space="preserve"> </w:t>
      </w:r>
      <w:r w:rsidRPr="0027638C">
        <w:rPr>
          <w:sz w:val="24"/>
          <w:rPrChange w16du:dateUtc="2026-07-07T18:18:00Z" w:author="Author" w:date="2026-07-07T20:18:00Z" w:id="923">
            <w:rPr>
              <w:rFonts w:ascii="Times New Roman"/>
              <w:color w:val="000000"/>
            </w:rPr>
          </w:rPrChange>
        </w:rPr>
        <w:t>ut</w:t>
      </w:r>
      <w:r w:rsidRPr="0027638C">
        <w:rPr>
          <w:spacing w:val="-5"/>
          <w:sz w:val="24"/>
          <w:rPrChange w16du:dateUtc="2026-07-07T18:18:00Z" w:author="Author" w:date="2026-07-07T20:18:00Z" w:id="924">
            <w:rPr>
              <w:rFonts w:ascii="Times New Roman"/>
              <w:color w:val="000000"/>
            </w:rPr>
          </w:rPrChange>
        </w:rPr>
        <w:t xml:space="preserve"> </w:t>
      </w:r>
      <w:r w:rsidRPr="0027638C">
        <w:rPr>
          <w:sz w:val="24"/>
          <w:rPrChange w16du:dateUtc="2026-07-07T18:18:00Z" w:author="Author" w:date="2026-07-07T20:18:00Z" w:id="925">
            <w:rPr>
              <w:rFonts w:ascii="Times New Roman"/>
              <w:color w:val="000000"/>
            </w:rPr>
          </w:rPrChange>
        </w:rPr>
        <w:t>labore</w:t>
      </w:r>
      <w:r w:rsidRPr="0027638C">
        <w:rPr>
          <w:spacing w:val="-5"/>
          <w:sz w:val="24"/>
          <w:rPrChange w16du:dateUtc="2026-07-07T18:18:00Z" w:author="Author" w:date="2026-07-07T20:18:00Z" w:id="926">
            <w:rPr>
              <w:rFonts w:ascii="Times New Roman"/>
              <w:color w:val="000000"/>
            </w:rPr>
          </w:rPrChange>
        </w:rPr>
        <w:t xml:space="preserve"> </w:t>
      </w:r>
      <w:r w:rsidRPr="0027638C">
        <w:rPr>
          <w:sz w:val="24"/>
          <w:rPrChange w16du:dateUtc="2026-07-07T18:18:00Z" w:author="Author" w:date="2026-07-07T20:18:00Z" w:id="927">
            <w:rPr>
              <w:rFonts w:ascii="Times New Roman"/>
              <w:color w:val="000000"/>
            </w:rPr>
          </w:rPrChange>
        </w:rPr>
        <w:t>et</w:t>
      </w:r>
      <w:r w:rsidRPr="0027638C">
        <w:rPr>
          <w:spacing w:val="-5"/>
          <w:sz w:val="24"/>
          <w:rPrChange w16du:dateUtc="2026-07-07T18:18:00Z" w:author="Author" w:date="2026-07-07T20:18:00Z" w:id="928">
            <w:rPr>
              <w:rFonts w:ascii="Times New Roman"/>
              <w:color w:val="000000"/>
            </w:rPr>
          </w:rPrChange>
        </w:rPr>
        <w:t xml:space="preserve"> </w:t>
      </w:r>
      <w:r w:rsidRPr="0027638C">
        <w:rPr>
          <w:sz w:val="24"/>
          <w:rPrChange w16du:dateUtc="2026-07-07T18:18:00Z" w:author="Author" w:date="2026-07-07T20:18:00Z" w:id="929">
            <w:rPr>
              <w:rFonts w:ascii="Times New Roman"/>
              <w:color w:val="000000"/>
            </w:rPr>
          </w:rPrChange>
        </w:rPr>
        <w:t>dolore</w:t>
      </w:r>
      <w:r w:rsidRPr="0027638C">
        <w:rPr>
          <w:spacing w:val="-5"/>
          <w:sz w:val="24"/>
          <w:rPrChange w16du:dateUtc="2026-07-07T18:18:00Z" w:author="Author" w:date="2026-07-07T20:18:00Z" w:id="930">
            <w:rPr>
              <w:rFonts w:ascii="Times New Roman"/>
              <w:color w:val="000000"/>
            </w:rPr>
          </w:rPrChange>
        </w:rPr>
        <w:t xml:space="preserve"> </w:t>
      </w:r>
      <w:r w:rsidRPr="0027638C">
        <w:rPr>
          <w:sz w:val="24"/>
          <w:rPrChange w16du:dateUtc="2026-07-07T18:18:00Z" w:author="Author" w:date="2026-07-07T20:18:00Z" w:id="931">
            <w:rPr>
              <w:rFonts w:ascii="Times New Roman"/>
              <w:color w:val="000000"/>
            </w:rPr>
          </w:rPrChange>
        </w:rPr>
        <w:t>magna</w:t>
      </w:r>
      <w:r w:rsidRPr="0027638C">
        <w:rPr>
          <w:spacing w:val="-5"/>
          <w:sz w:val="24"/>
          <w:rPrChange w16du:dateUtc="2026-07-07T18:18:00Z" w:author="Author" w:date="2026-07-07T20:18:00Z" w:id="932">
            <w:rPr>
              <w:rFonts w:ascii="Times New Roman"/>
              <w:color w:val="000000"/>
            </w:rPr>
          </w:rPrChange>
        </w:rPr>
        <w:t xml:space="preserve"> </w:t>
      </w:r>
      <w:r w:rsidRPr="0027638C">
        <w:rPr>
          <w:sz w:val="24"/>
          <w:rPrChange w16du:dateUtc="2026-07-07T18:18:00Z" w:author="Author" w:date="2026-07-07T20:18:00Z" w:id="933">
            <w:rPr>
              <w:rFonts w:ascii="Times New Roman"/>
              <w:color w:val="000000"/>
            </w:rPr>
          </w:rPrChange>
        </w:rPr>
        <w:t>aliqua</w:t>
      </w:r>
      <w:r w:rsidRPr="0027638C">
        <w:rPr>
          <w:spacing w:val="-5"/>
          <w:sz w:val="24"/>
          <w:rPrChange w16du:dateUtc="2026-07-07T18:18:00Z" w:author="Author" w:date="2026-07-07T20:18:00Z" w:id="934">
            <w:rPr>
              <w:rFonts w:ascii="Times New Roman"/>
              <w:color w:val="000000"/>
            </w:rPr>
          </w:rPrChange>
        </w:rPr>
        <w:t xml:space="preserve"> </w:t>
      </w:r>
      <w:r w:rsidR="00745B5B" w:rsidRPr="0027638C">
        <w:rPr>
          <w:sz w:val="24"/>
          <w:rPrChange w16du:dateUtc="2026-07-07T18:18:00Z" w:author="Author" w:date="2026-07-07T20:18:00Z" w:id="935">
            <w:rPr>
              <w:rFonts w:ascii="Times New Roman"/>
              <w:color w:val="000000"/>
            </w:rPr>
          </w:rPrChange>
        </w:rPr>
        <w:t>Lorem</w:t>
      </w:r>
      <w:r w:rsidR="00745B5B" w:rsidRPr="0027638C">
        <w:rPr>
          <w:spacing w:val="-6"/>
          <w:sz w:val="24"/>
          <w:rPrChange w16du:dateUtc="2026-07-07T18:18:00Z" w:author="Author" w:date="2026-07-07T20:18:00Z" w:id="936">
            <w:rPr>
              <w:rFonts w:ascii="Times New Roman"/>
              <w:color w:val="000000"/>
            </w:rPr>
          </w:rPrChange>
        </w:rPr>
        <w:t xml:space="preserve"> </w:t>
      </w:r>
      <w:del w16du:dateUtc="2026-07-07T18:18:00Z" w:author="Author" w:date="2026-07-07T20:18:00Z" w:id="937">
        <w:r w:rsidR="00000000">
          <w:rPr>
            <w:color w:val="000000"/>
          </w:rPr>
          <w:delText>9(a).</w:delText>
        </w:r>
      </w:del>
      <w:ins w16du:dateUtc="2026-07-07T18:18:00Z" w:author="Author" w:date="2026-07-07T20:18:00Z" w:id="938">
        <w:r w:rsidR="00745B5B" w:rsidRPr="0027638C">
          <w:rPr>
            <w:spacing w:val="-2"/>
            <w:sz w:val="24"/>
            <w:szCs w:val="24"/>
          </w:rPr>
          <w:fldChar w:fldCharType="begin"/>
        </w:r>
        <w:r w:rsidR="00745B5B" w:rsidRPr="0027638C">
          <w:rPr>
            <w:spacing w:val="-6"/>
            <w:sz w:val="24"/>
            <w:szCs w:val="24"/>
          </w:rPr>
          <w:instrText xml:space="preserve"> REF _Ref215486261 \w \h </w:instrText>
        </w:r>
        <w:r w:rsidR="0027638C" w:rsidRPr="0027638C">
          <w:rPr>
            <w:spacing w:val="-2"/>
            <w:sz w:val="24"/>
            <w:szCs w:val="24"/>
          </w:rPr>
          <w:instrText xml:space="preserve"> \* MERGEFORMAT </w:instrText>
        </w:r>
        <w:r w:rsidR="00745B5B" w:rsidRPr="0027638C">
          <w:rPr>
            <w:spacing w:val="-2"/>
            <w:sz w:val="24"/>
            <w:szCs w:val="24"/>
          </w:rPr>
        </w:r>
        <w:r w:rsidR="00745B5B" w:rsidRPr="0027638C">
          <w:rPr>
            <w:spacing w:val="-2"/>
            <w:sz w:val="24"/>
            <w:szCs w:val="24"/>
          </w:rPr>
          <w:fldChar w:fldCharType="separate"/>
        </w:r>
        <w:r w:rsidR="00745B5B" w:rsidRPr="0027638C">
          <w:rPr>
            <w:spacing w:val="-6"/>
            <w:sz w:val="24"/>
            <w:szCs w:val="24"/>
          </w:rPr>
          <w:t>9(ipsum)</w:t>
        </w:r>
        <w:r w:rsidR="00745B5B" w:rsidRPr="0027638C">
          <w:rPr>
            <w:spacing w:val="-2"/>
            <w:sz w:val="24"/>
            <w:szCs w:val="24"/>
          </w:rPr>
          <w:fldChar w:fldCharType="end"/>
        </w:r>
        <w:r w:rsidRPr="0027638C">
          <w:rPr>
            <w:spacing w:val="-2"/>
            <w:sz w:val="24"/>
            <w:szCs w:val="24"/>
          </w:rPr>
          <w:t>.</w:t>
        </w:r>
      </w:ins>
    </w:p>
    <w:p w14:paraId="584D9143" w14:textId="77777777" w:rsidP="0027638C" w:rsidR="009609E8" w:rsidRDefault="00000000" w:rsidRPr="0027638C">
      <w:pPr>
        <w:pStyle w:val="ListParagraph"/>
        <w:numPr>
          <w:ilvl w:val="1"/>
          <w:numId w:val="5"/>
        </w:numPr>
        <w:tabs>
          <w:tab w:pos="1438" w:val="left"/>
          <w:tab w:pos="1440" w:val="left"/>
        </w:tabs>
        <w:spacing w:before="237"/>
        <w:ind w:right="357"/>
        <w:rPr>
          <w:sz w:val="24"/>
          <w:rPrChange w16du:dateUtc="2026-07-07T18:18:00Z" w:author="Author" w:date="2026-07-07T20:18:00Z" w:id="939">
            <w:rPr>
              <w:rFonts w:ascii="Times New Roman"/>
              <w:color w:val="000000"/>
            </w:rPr>
          </w:rPrChange>
        </w:rPr>
        <w:pPrChange w16du:dateUtc="2026-07-07T18:18:00Z" w:author="Author" w:date="2026-07-07T20:18:00Z" w:id="940">
          <w:pPr>
            <w:spacing w:after="0" w:before="236" w:line="253" w:lineRule="exact"/>
            <w:jc w:val="left"/>
          </w:pPr>
        </w:pPrChange>
      </w:pPr>
      <w:del w16du:dateUtc="2026-07-07T18:18:00Z" w:author="Author" w:date="2026-07-07T20:18:00Z" w:id="941">
        <w:r>
          <w:rPr>
            <w:color w:val="000000"/>
          </w:rPr>
          <w:delText>(o)</w:delText>
        </w:r>
        <w:r>
          <w:rPr>
            <w:color w:val="000000"/>
            <w:spacing w:val="409"/>
          </w:rPr>
          <w:delText xml:space="preserve"> </w:delText>
        </w:r>
      </w:del>
      <w:r w:rsidR="00A96A35" w:rsidRPr="0027638C">
        <w:rPr>
          <w:sz w:val="24"/>
          <w:rPrChange w16du:dateUtc="2026-07-07T18:18:00Z" w:author="Author" w:date="2026-07-07T20:18:00Z" w:id="942">
            <w:rPr>
              <w:rFonts w:ascii="Times New Roman" w:hAnsi="Times New Roman"/>
              <w:color w:val="000000"/>
              <w:spacing w:val="6"/>
            </w:rPr>
          </w:rPrChange>
        </w:rPr>
        <w:t>“</w:t>
      </w:r>
      <w:r w:rsidR="00A96A35" w:rsidRPr="0027638C">
        <w:rPr>
          <w:b/>
          <w:sz w:val="24"/>
          <w:rPrChange w16du:dateUtc="2026-07-07T18:18:00Z" w:author="Author" w:date="2026-07-07T20:18:00Z" w:id="943">
            <w:rPr>
              <w:rFonts w:ascii="Times New Roman" w:hAnsi="Times New Roman"/>
              <w:color w:val="000000"/>
              <w:spacing w:val="6"/>
            </w:rPr>
          </w:rPrChange>
        </w:rPr>
        <w:t>Dolor</w:t>
      </w:r>
      <w:r w:rsidR="00A96A35" w:rsidRPr="0027638C">
        <w:rPr>
          <w:sz w:val="24"/>
          <w:rPrChange w16du:dateUtc="2026-07-07T18:18:00Z" w:author="Author" w:date="2026-07-07T20:18:00Z" w:id="944">
            <w:rPr>
              <w:rFonts w:ascii="Times New Roman" w:hAnsi="Times New Roman"/>
              <w:color w:val="000000"/>
              <w:spacing w:val="6"/>
            </w:rPr>
          </w:rPrChange>
        </w:rPr>
        <w:t>”</w:t>
      </w:r>
      <w:r w:rsidR="00A96A35" w:rsidRPr="0027638C">
        <w:rPr>
          <w:spacing w:val="-3"/>
          <w:sz w:val="24"/>
          <w:rPrChange w16du:dateUtc="2026-07-07T18:18:00Z" w:author="Author" w:date="2026-07-07T20:18:00Z" w:id="945">
            <w:rPr>
              <w:rFonts w:ascii="Times New Roman"/>
              <w:color w:val="000000"/>
              <w:spacing w:val="-4"/>
            </w:rPr>
          </w:rPrChange>
        </w:rPr>
        <w:t xml:space="preserve"> </w:t>
      </w:r>
      <w:r w:rsidR="00A96A35" w:rsidRPr="0027638C">
        <w:rPr>
          <w:sz w:val="24"/>
          <w:rPrChange w16du:dateUtc="2026-07-07T18:18:00Z" w:author="Author" w:date="2026-07-07T20:18:00Z" w:id="946">
            <w:rPr>
              <w:rFonts w:ascii="Times New Roman"/>
              <w:color w:val="000000"/>
            </w:rPr>
          </w:rPrChange>
        </w:rPr>
        <w:t>sit</w:t>
      </w:r>
      <w:r w:rsidR="00A96A35" w:rsidRPr="0027638C">
        <w:rPr>
          <w:spacing w:val="-2"/>
          <w:sz w:val="24"/>
          <w:rPrChange w16du:dateUtc="2026-07-07T18:18:00Z" w:author="Author" w:date="2026-07-07T20:18:00Z" w:id="947">
            <w:rPr>
              <w:rFonts w:ascii="Times New Roman"/>
              <w:color w:val="000000"/>
              <w:spacing w:val="2"/>
            </w:rPr>
          </w:rPrChange>
        </w:rPr>
        <w:t xml:space="preserve"> </w:t>
      </w:r>
      <w:r w:rsidR="00A96A35" w:rsidRPr="0027638C">
        <w:rPr>
          <w:sz w:val="24"/>
          <w:rPrChange w16du:dateUtc="2026-07-07T18:18:00Z" w:author="Author" w:date="2026-07-07T20:18:00Z" w:id="948">
            <w:rPr>
              <w:rFonts w:ascii="Times New Roman" w:hAnsi="Times New Roman"/>
              <w:color w:val="000000"/>
            </w:rPr>
          </w:rPrChange>
        </w:rPr>
        <w:t>Amet’consectetur</w:t>
      </w:r>
      <w:r w:rsidR="00A96A35" w:rsidRPr="0027638C">
        <w:rPr>
          <w:spacing w:val="-2"/>
          <w:sz w:val="24"/>
          <w:rPrChange w16du:dateUtc="2026-07-07T18:18:00Z" w:author="Author" w:date="2026-07-07T20:18:00Z" w:id="949">
            <w:rPr>
              <w:rFonts w:ascii="Times New Roman"/>
              <w:color w:val="000000"/>
              <w:spacing w:val="2"/>
            </w:rPr>
          </w:rPrChange>
        </w:rPr>
        <w:t xml:space="preserve"> </w:t>
      </w:r>
      <w:r w:rsidR="00A96A35" w:rsidRPr="0027638C">
        <w:rPr>
          <w:sz w:val="24"/>
          <w:rPrChange w16du:dateUtc="2026-07-07T18:18:00Z" w:author="Author" w:date="2026-07-07T20:18:00Z" w:id="950">
            <w:rPr>
              <w:rFonts w:ascii="Times New Roman"/>
              <w:color w:val="000000"/>
            </w:rPr>
          </w:rPrChange>
        </w:rPr>
        <w:t>adipiscing,</w:t>
      </w:r>
      <w:r w:rsidR="00A96A35" w:rsidRPr="0027638C">
        <w:rPr>
          <w:spacing w:val="-2"/>
          <w:sz w:val="24"/>
          <w:rPrChange w16du:dateUtc="2026-07-07T18:18:00Z" w:author="Author" w:date="2026-07-07T20:18:00Z" w:id="951">
            <w:rPr>
              <w:rFonts w:ascii="Times New Roman"/>
              <w:color w:val="000000"/>
              <w:spacing w:val="2"/>
            </w:rPr>
          </w:rPrChange>
        </w:rPr>
        <w:t xml:space="preserve"> </w:t>
      </w:r>
      <w:r w:rsidR="00A96A35" w:rsidRPr="0027638C">
        <w:rPr>
          <w:sz w:val="24"/>
          <w:rPrChange w16du:dateUtc="2026-07-07T18:18:00Z" w:author="Author" w:date="2026-07-07T20:18:00Z" w:id="952">
            <w:rPr>
              <w:rFonts w:ascii="Times New Roman"/>
              <w:color w:val="000000"/>
            </w:rPr>
          </w:rPrChange>
        </w:rPr>
        <w:t>elit</w:t>
      </w:r>
      <w:r w:rsidR="00A96A35" w:rsidRPr="0027638C">
        <w:rPr>
          <w:spacing w:val="-2"/>
          <w:sz w:val="24"/>
          <w:rPrChange w16du:dateUtc="2026-07-07T18:18:00Z" w:author="Author" w:date="2026-07-07T20:18:00Z" w:id="953">
            <w:rPr>
              <w:rFonts w:ascii="Times New Roman"/>
              <w:color w:val="000000"/>
              <w:spacing w:val="2"/>
            </w:rPr>
          </w:rPrChange>
        </w:rPr>
        <w:t xml:space="preserve"> </w:t>
      </w:r>
      <w:r w:rsidR="00A96A35" w:rsidRPr="0027638C">
        <w:rPr>
          <w:sz w:val="24"/>
          <w:rPrChange w16du:dateUtc="2026-07-07T18:18:00Z" w:author="Author" w:date="2026-07-07T20:18:00Z" w:id="954">
            <w:rPr>
              <w:rFonts w:ascii="Times New Roman"/>
              <w:color w:val="000000"/>
            </w:rPr>
          </w:rPrChange>
        </w:rPr>
        <w:t>sed</w:t>
      </w:r>
      <w:r w:rsidR="00A96A35" w:rsidRPr="0027638C">
        <w:rPr>
          <w:spacing w:val="-2"/>
          <w:sz w:val="24"/>
          <w:rPrChange w16du:dateUtc="2026-07-07T18:18:00Z" w:author="Author" w:date="2026-07-07T20:18:00Z" w:id="955">
            <w:rPr>
              <w:rFonts w:ascii="Times New Roman"/>
              <w:color w:val="000000"/>
              <w:spacing w:val="2"/>
            </w:rPr>
          </w:rPrChange>
        </w:rPr>
        <w:t xml:space="preserve"> </w:t>
      </w:r>
      <w:r w:rsidR="00A96A35" w:rsidRPr="0027638C">
        <w:rPr>
          <w:sz w:val="24"/>
          <w:rPrChange w16du:dateUtc="2026-07-07T18:18:00Z" w:author="Author" w:date="2026-07-07T20:18:00Z" w:id="956">
            <w:rPr>
              <w:rFonts w:ascii="Times New Roman"/>
              <w:color w:val="000000"/>
            </w:rPr>
          </w:rPrChange>
        </w:rPr>
        <w:t>do</w:t>
      </w:r>
      <w:r w:rsidR="00A96A35" w:rsidRPr="0027638C">
        <w:rPr>
          <w:spacing w:val="-2"/>
          <w:sz w:val="24"/>
          <w:rPrChange w16du:dateUtc="2026-07-07T18:18:00Z" w:author="Author" w:date="2026-07-07T20:18:00Z" w:id="957">
            <w:rPr>
              <w:rFonts w:ascii="Times New Roman"/>
              <w:color w:val="000000"/>
              <w:spacing w:val="2"/>
            </w:rPr>
          </w:rPrChange>
        </w:rPr>
        <w:t xml:space="preserve"> </w:t>
      </w:r>
      <w:r w:rsidR="00A96A35" w:rsidRPr="0027638C">
        <w:rPr>
          <w:sz w:val="24"/>
          <w:rPrChange w16du:dateUtc="2026-07-07T18:18:00Z" w:author="Author" w:date="2026-07-07T20:18:00Z" w:id="958">
            <w:rPr>
              <w:rFonts w:ascii="Times New Roman"/>
              <w:color w:val="000000"/>
            </w:rPr>
          </w:rPrChange>
        </w:rPr>
        <w:t>eiusmod</w:t>
      </w:r>
      <w:r w:rsidR="00A96A35" w:rsidRPr="0027638C">
        <w:rPr>
          <w:spacing w:val="-2"/>
          <w:sz w:val="24"/>
          <w:rPrChange w16du:dateUtc="2026-07-07T18:18:00Z" w:author="Author" w:date="2026-07-07T20:18:00Z" w:id="959">
            <w:rPr>
              <w:rFonts w:ascii="Times New Roman"/>
              <w:color w:val="000000"/>
              <w:spacing w:val="2"/>
            </w:rPr>
          </w:rPrChange>
        </w:rPr>
        <w:t xml:space="preserve"> </w:t>
      </w:r>
      <w:r w:rsidR="00A96A35" w:rsidRPr="0027638C">
        <w:rPr>
          <w:sz w:val="24"/>
          <w:rPrChange w16du:dateUtc="2026-07-07T18:18:00Z" w:author="Author" w:date="2026-07-07T20:18:00Z" w:id="960">
            <w:rPr>
              <w:rFonts w:ascii="Times New Roman"/>
              <w:color w:val="000000"/>
            </w:rPr>
          </w:rPrChange>
        </w:rPr>
        <w:t>tempor</w:t>
      </w:r>
      <w:r w:rsidR="00A96A35" w:rsidRPr="0027638C">
        <w:rPr>
          <w:spacing w:val="-2"/>
          <w:sz w:val="24"/>
          <w:rPrChange w16du:dateUtc="2026-07-07T18:18:00Z" w:author="Author" w:date="2026-07-07T20:18:00Z" w:id="961">
            <w:rPr>
              <w:rFonts w:ascii="Times New Roman"/>
              <w:color w:val="000000"/>
              <w:spacing w:val="2"/>
            </w:rPr>
          </w:rPrChange>
        </w:rPr>
        <w:t xml:space="preserve"> </w:t>
      </w:r>
      <w:r w:rsidR="00A96A35" w:rsidRPr="0027638C">
        <w:rPr>
          <w:sz w:val="24"/>
          <w:rPrChange w16du:dateUtc="2026-07-07T18:18:00Z" w:author="Author" w:date="2026-07-07T20:18:00Z" w:id="962">
            <w:rPr>
              <w:rFonts w:ascii="Times New Roman" w:hAnsi="Times New Roman"/>
              <w:color w:val="000000"/>
            </w:rPr>
          </w:rPrChange>
        </w:rPr>
        <w:t>incididunt,</w:t>
      </w:r>
      <w:del w16du:dateUtc="2026-07-07T18:18:00Z" w:author="Author" w:date="2026-07-07T20:18:00Z" w:id="963">
        <w:r>
          <w:rPr>
            <w:color w:val="000000"/>
          </w:rPr>
          <w:cr/>
        </w:r>
      </w:del>
      <w:r w:rsidR="00A96A35" w:rsidRPr="0027638C">
        <w:rPr>
          <w:sz w:val="24"/>
          <w:rPrChange w16du:dateUtc="2026-07-07T18:18:00Z" w:author="Author" w:date="2026-07-07T20:18:00Z" w:id="964">
            <w:rPr>
              <w:rFonts w:ascii="Times New Roman"/>
              <w:color w:val="000000"/>
              <w:spacing w:val="665"/>
            </w:rPr>
          </w:rPrChange>
        </w:rPr>
        <w:t xml:space="preserve"> </w:t>
      </w:r>
      <w:r w:rsidR="00A96A35" w:rsidRPr="0027638C">
        <w:rPr>
          <w:sz w:val="24"/>
          <w:rPrChange w16du:dateUtc="2026-07-07T18:18:00Z" w:author="Author" w:date="2026-07-07T20:18:00Z" w:id="965">
            <w:rPr>
              <w:rFonts w:ascii="Times New Roman"/>
              <w:color w:val="000000"/>
            </w:rPr>
          </w:rPrChange>
        </w:rPr>
        <w:t>ut</w:t>
      </w:r>
      <w:r w:rsidR="00A96A35" w:rsidRPr="0027638C">
        <w:rPr>
          <w:sz w:val="24"/>
          <w:rPrChange w16du:dateUtc="2026-07-07T18:18:00Z" w:author="Author" w:date="2026-07-07T20:18:00Z" w:id="966">
            <w:rPr>
              <w:rFonts w:ascii="Times New Roman"/>
              <w:color w:val="000000"/>
              <w:spacing w:val="5"/>
            </w:rPr>
          </w:rPrChange>
        </w:rPr>
        <w:t xml:space="preserve"> </w:t>
      </w:r>
      <w:r w:rsidR="00A96A35" w:rsidRPr="0027638C">
        <w:rPr>
          <w:sz w:val="24"/>
          <w:rPrChange w16du:dateUtc="2026-07-07T18:18:00Z" w:author="Author" w:date="2026-07-07T20:18:00Z" w:id="967">
            <w:rPr>
              <w:rFonts w:ascii="Times New Roman"/>
              <w:color w:val="000000"/>
            </w:rPr>
          </w:rPrChange>
        </w:rPr>
        <w:t>labore</w:t>
      </w:r>
      <w:r w:rsidR="00A96A35" w:rsidRPr="0027638C">
        <w:rPr>
          <w:sz w:val="24"/>
          <w:rPrChange w16du:dateUtc="2026-07-07T18:18:00Z" w:author="Author" w:date="2026-07-07T20:18:00Z" w:id="968">
            <w:rPr>
              <w:rFonts w:ascii="Times New Roman"/>
              <w:color w:val="000000"/>
              <w:spacing w:val="5"/>
            </w:rPr>
          </w:rPrChange>
        </w:rPr>
        <w:t xml:space="preserve"> </w:t>
      </w:r>
      <w:r w:rsidR="00A96A35" w:rsidRPr="0027638C">
        <w:rPr>
          <w:sz w:val="24"/>
          <w:rPrChange w16du:dateUtc="2026-07-07T18:18:00Z" w:author="Author" w:date="2026-07-07T20:18:00Z" w:id="969">
            <w:rPr>
              <w:rFonts w:ascii="Times New Roman"/>
              <w:color w:val="000000"/>
            </w:rPr>
          </w:rPrChange>
        </w:rPr>
        <w:t>et</w:t>
      </w:r>
      <w:r w:rsidR="00A96A35" w:rsidRPr="0027638C">
        <w:rPr>
          <w:sz w:val="24"/>
          <w:rPrChange w16du:dateUtc="2026-07-07T18:18:00Z" w:author="Author" w:date="2026-07-07T20:18:00Z" w:id="970">
            <w:rPr>
              <w:rFonts w:ascii="Times New Roman"/>
              <w:color w:val="000000"/>
              <w:spacing w:val="5"/>
            </w:rPr>
          </w:rPrChange>
        </w:rPr>
        <w:t xml:space="preserve"> </w:t>
      </w:r>
      <w:r w:rsidR="00A96A35" w:rsidRPr="0027638C">
        <w:rPr>
          <w:sz w:val="24"/>
          <w:rPrChange w16du:dateUtc="2026-07-07T18:18:00Z" w:author="Author" w:date="2026-07-07T20:18:00Z" w:id="971">
            <w:rPr>
              <w:rFonts w:ascii="Times New Roman"/>
              <w:color w:val="000000"/>
            </w:rPr>
          </w:rPrChange>
        </w:rPr>
        <w:t>Dolore</w:t>
      </w:r>
      <w:r w:rsidR="00A96A35" w:rsidRPr="0027638C">
        <w:rPr>
          <w:sz w:val="24"/>
          <w:rPrChange w16du:dateUtc="2026-07-07T18:18:00Z" w:author="Author" w:date="2026-07-07T20:18:00Z" w:id="972">
            <w:rPr>
              <w:rFonts w:ascii="Times New Roman"/>
              <w:color w:val="000000"/>
              <w:spacing w:val="5"/>
            </w:rPr>
          </w:rPrChange>
        </w:rPr>
        <w:t xml:space="preserve"> </w:t>
      </w:r>
      <w:r w:rsidR="00A96A35" w:rsidRPr="0027638C">
        <w:rPr>
          <w:sz w:val="24"/>
          <w:rPrChange w16du:dateUtc="2026-07-07T18:18:00Z" w:author="Author" w:date="2026-07-07T20:18:00Z" w:id="973">
            <w:rPr>
              <w:rFonts w:ascii="Times New Roman"/>
              <w:color w:val="000000"/>
            </w:rPr>
          </w:rPrChange>
        </w:rPr>
        <w:t>magna</w:t>
      </w:r>
      <w:r w:rsidR="00A96A35" w:rsidRPr="0027638C">
        <w:rPr>
          <w:sz w:val="24"/>
          <w:rPrChange w16du:dateUtc="2026-07-07T18:18:00Z" w:author="Author" w:date="2026-07-07T20:18:00Z" w:id="974">
            <w:rPr>
              <w:rFonts w:ascii="Times New Roman"/>
              <w:color w:val="000000"/>
              <w:spacing w:val="5"/>
            </w:rPr>
          </w:rPrChange>
        </w:rPr>
        <w:t xml:space="preserve"> </w:t>
      </w:r>
      <w:r w:rsidR="00A96A35" w:rsidRPr="0027638C">
        <w:rPr>
          <w:sz w:val="24"/>
          <w:rPrChange w16du:dateUtc="2026-07-07T18:18:00Z" w:author="Author" w:date="2026-07-07T20:18:00Z" w:id="975">
            <w:rPr>
              <w:rFonts w:ascii="Times New Roman"/>
              <w:color w:val="000000"/>
            </w:rPr>
          </w:rPrChange>
        </w:rPr>
        <w:t>aliqua</w:t>
      </w:r>
      <w:r w:rsidR="00A96A35" w:rsidRPr="0027638C">
        <w:rPr>
          <w:sz w:val="24"/>
          <w:rPrChange w16du:dateUtc="2026-07-07T18:18:00Z" w:author="Author" w:date="2026-07-07T20:18:00Z" w:id="976">
            <w:rPr>
              <w:rFonts w:ascii="Times New Roman"/>
              <w:color w:val="000000"/>
              <w:spacing w:val="5"/>
            </w:rPr>
          </w:rPrChange>
        </w:rPr>
        <w:t xml:space="preserve"> </w:t>
      </w:r>
      <w:r w:rsidR="00A96A35" w:rsidRPr="0027638C">
        <w:rPr>
          <w:sz w:val="24"/>
          <w:rPrChange w16du:dateUtc="2026-07-07T18:18:00Z" w:author="Author" w:date="2026-07-07T20:18:00Z" w:id="977">
            <w:rPr>
              <w:rFonts w:ascii="Times New Roman"/>
              <w:color w:val="000000"/>
            </w:rPr>
          </w:rPrChange>
        </w:rPr>
        <w:t>Lorem</w:t>
      </w:r>
      <w:r w:rsidR="00A96A35" w:rsidRPr="0027638C">
        <w:rPr>
          <w:sz w:val="24"/>
          <w:rPrChange w16du:dateUtc="2026-07-07T18:18:00Z" w:author="Author" w:date="2026-07-07T20:18:00Z" w:id="978">
            <w:rPr>
              <w:rFonts w:ascii="Times New Roman"/>
              <w:color w:val="000000"/>
              <w:spacing w:val="5"/>
            </w:rPr>
          </w:rPrChange>
        </w:rPr>
        <w:t xml:space="preserve"> </w:t>
      </w:r>
      <w:r w:rsidR="00A96A35" w:rsidRPr="0027638C">
        <w:rPr>
          <w:sz w:val="24"/>
          <w:rPrChange w16du:dateUtc="2026-07-07T18:18:00Z" w:author="Author" w:date="2026-07-07T20:18:00Z" w:id="979">
            <w:rPr>
              <w:rFonts w:ascii="Times New Roman"/>
              <w:color w:val="000000"/>
            </w:rPr>
          </w:rPrChange>
        </w:rPr>
        <w:t>ipsum</w:t>
      </w:r>
      <w:r w:rsidR="00A96A35" w:rsidRPr="0027638C">
        <w:rPr>
          <w:sz w:val="24"/>
          <w:rPrChange w16du:dateUtc="2026-07-07T18:18:00Z" w:author="Author" w:date="2026-07-07T20:18:00Z" w:id="980">
            <w:rPr>
              <w:rFonts w:ascii="Times New Roman"/>
              <w:color w:val="000000"/>
              <w:spacing w:val="5"/>
            </w:rPr>
          </w:rPrChange>
        </w:rPr>
        <w:t xml:space="preserve"> </w:t>
      </w:r>
      <w:r w:rsidR="00A96A35" w:rsidRPr="0027638C">
        <w:rPr>
          <w:sz w:val="24"/>
          <w:rPrChange w16du:dateUtc="2026-07-07T18:18:00Z" w:author="Author" w:date="2026-07-07T20:18:00Z" w:id="981">
            <w:rPr>
              <w:rFonts w:ascii="Times New Roman"/>
              <w:color w:val="000000"/>
            </w:rPr>
          </w:rPrChange>
        </w:rPr>
        <w:t>dolor</w:t>
      </w:r>
      <w:r w:rsidR="00A96A35" w:rsidRPr="0027638C">
        <w:rPr>
          <w:sz w:val="24"/>
          <w:rPrChange w16du:dateUtc="2026-07-07T18:18:00Z" w:author="Author" w:date="2026-07-07T20:18:00Z" w:id="982">
            <w:rPr>
              <w:rFonts w:ascii="Times New Roman"/>
              <w:color w:val="000000"/>
              <w:spacing w:val="5"/>
            </w:rPr>
          </w:rPrChange>
        </w:rPr>
        <w:t xml:space="preserve"> </w:t>
      </w:r>
      <w:r w:rsidR="00A96A35" w:rsidRPr="0027638C">
        <w:rPr>
          <w:sz w:val="24"/>
          <w:rPrChange w16du:dateUtc="2026-07-07T18:18:00Z" w:author="Author" w:date="2026-07-07T20:18:00Z" w:id="983">
            <w:rPr>
              <w:rFonts w:ascii="Times New Roman"/>
              <w:color w:val="000000"/>
            </w:rPr>
          </w:rPrChange>
        </w:rPr>
        <w:t>sit</w:t>
      </w:r>
      <w:r w:rsidR="00A96A35" w:rsidRPr="0027638C">
        <w:rPr>
          <w:sz w:val="24"/>
          <w:rPrChange w16du:dateUtc="2026-07-07T18:18:00Z" w:author="Author" w:date="2026-07-07T20:18:00Z" w:id="984">
            <w:rPr>
              <w:rFonts w:ascii="Times New Roman"/>
              <w:color w:val="000000"/>
              <w:spacing w:val="5"/>
            </w:rPr>
          </w:rPrChange>
        </w:rPr>
        <w:t xml:space="preserve"> </w:t>
      </w:r>
      <w:r w:rsidR="00A96A35" w:rsidRPr="0027638C">
        <w:rPr>
          <w:sz w:val="24"/>
          <w:rPrChange w16du:dateUtc="2026-07-07T18:18:00Z" w:author="Author" w:date="2026-07-07T20:18:00Z" w:id="985">
            <w:rPr>
              <w:rFonts w:ascii="Times New Roman"/>
              <w:color w:val="000000"/>
            </w:rPr>
          </w:rPrChange>
        </w:rPr>
        <w:t>amet</w:t>
      </w:r>
      <w:r w:rsidR="00A96A35" w:rsidRPr="0027638C">
        <w:rPr>
          <w:sz w:val="24"/>
          <w:rPrChange w16du:dateUtc="2026-07-07T18:18:00Z" w:author="Author" w:date="2026-07-07T20:18:00Z" w:id="986">
            <w:rPr>
              <w:rFonts w:ascii="Times New Roman"/>
              <w:color w:val="000000"/>
              <w:spacing w:val="5"/>
            </w:rPr>
          </w:rPrChange>
        </w:rPr>
        <w:t xml:space="preserve"> </w:t>
      </w:r>
      <w:r w:rsidR="00A96A35" w:rsidRPr="0027638C">
        <w:rPr>
          <w:sz w:val="24"/>
          <w:rPrChange w16du:dateUtc="2026-07-07T18:18:00Z" w:author="Author" w:date="2026-07-07T20:18:00Z" w:id="987">
            <w:rPr>
              <w:rFonts w:ascii="Times New Roman"/>
              <w:color w:val="000000"/>
            </w:rPr>
          </w:rPrChange>
        </w:rPr>
        <w:t>consectetur</w:t>
      </w:r>
      <w:r w:rsidR="00A96A35" w:rsidRPr="0027638C">
        <w:rPr>
          <w:sz w:val="24"/>
          <w:rPrChange w16du:dateUtc="2026-07-07T18:18:00Z" w:author="Author" w:date="2026-07-07T20:18:00Z" w:id="988">
            <w:rPr>
              <w:rFonts w:ascii="Times New Roman"/>
              <w:color w:val="000000"/>
              <w:spacing w:val="5"/>
            </w:rPr>
          </w:rPrChange>
        </w:rPr>
        <w:t xml:space="preserve"> </w:t>
      </w:r>
      <w:r w:rsidR="00A96A35" w:rsidRPr="0027638C">
        <w:rPr>
          <w:sz w:val="24"/>
          <w:rPrChange w16du:dateUtc="2026-07-07T18:18:00Z" w:author="Author" w:date="2026-07-07T20:18:00Z" w:id="989">
            <w:rPr>
              <w:rFonts w:ascii="Times New Roman"/>
              <w:color w:val="000000"/>
            </w:rPr>
          </w:rPrChange>
        </w:rPr>
        <w:t>Adipiscing</w:t>
      </w:r>
      <w:r w:rsidR="00A96A35" w:rsidRPr="0027638C">
        <w:rPr>
          <w:sz w:val="24"/>
          <w:rPrChange w16du:dateUtc="2026-07-07T18:18:00Z" w:author="Author" w:date="2026-07-07T20:18:00Z" w:id="990">
            <w:rPr>
              <w:rFonts w:ascii="Times New Roman"/>
              <w:color w:val="000000"/>
              <w:spacing w:val="5"/>
            </w:rPr>
          </w:rPrChange>
        </w:rPr>
        <w:t xml:space="preserve"> </w:t>
      </w:r>
      <w:r w:rsidR="00A96A35" w:rsidRPr="0027638C">
        <w:rPr>
          <w:sz w:val="24"/>
          <w:rPrChange w16du:dateUtc="2026-07-07T18:18:00Z" w:author="Author" w:date="2026-07-07T20:18:00Z" w:id="991">
            <w:rPr>
              <w:rFonts w:ascii="Times New Roman"/>
              <w:color w:val="000000"/>
            </w:rPr>
          </w:rPrChange>
        </w:rPr>
        <w:t>elit</w:t>
      </w:r>
      <w:r w:rsidR="00A96A35" w:rsidRPr="0027638C">
        <w:rPr>
          <w:sz w:val="24"/>
          <w:rPrChange w16du:dateUtc="2026-07-07T18:18:00Z" w:author="Author" w:date="2026-07-07T20:18:00Z" w:id="992">
            <w:rPr>
              <w:rFonts w:ascii="Times New Roman"/>
              <w:color w:val="000000"/>
              <w:spacing w:val="5"/>
            </w:rPr>
          </w:rPrChange>
        </w:rPr>
        <w:t xml:space="preserve"> </w:t>
      </w:r>
      <w:r w:rsidR="00A96A35" w:rsidRPr="0027638C">
        <w:rPr>
          <w:sz w:val="24"/>
          <w:rPrChange w16du:dateUtc="2026-07-07T18:18:00Z" w:author="Author" w:date="2026-07-07T20:18:00Z" w:id="993">
            <w:rPr>
              <w:rFonts w:ascii="Times New Roman"/>
              <w:color w:val="000000"/>
            </w:rPr>
          </w:rPrChange>
        </w:rPr>
        <w:t>sed</w:t>
      </w:r>
      <w:r w:rsidR="00A96A35" w:rsidRPr="0027638C">
        <w:rPr>
          <w:sz w:val="24"/>
          <w:rPrChange w16du:dateUtc="2026-07-07T18:18:00Z" w:author="Author" w:date="2026-07-07T20:18:00Z" w:id="994">
            <w:rPr>
              <w:rFonts w:ascii="Times New Roman"/>
              <w:color w:val="000000"/>
              <w:spacing w:val="5"/>
            </w:rPr>
          </w:rPrChange>
        </w:rPr>
        <w:t xml:space="preserve"> </w:t>
      </w:r>
      <w:r w:rsidR="00A96A35" w:rsidRPr="0027638C">
        <w:rPr>
          <w:sz w:val="24"/>
          <w:rPrChange w16du:dateUtc="2026-07-07T18:18:00Z" w:author="Author" w:date="2026-07-07T20:18:00Z" w:id="995">
            <w:rPr>
              <w:rFonts w:ascii="Times New Roman"/>
              <w:color w:val="000000"/>
            </w:rPr>
          </w:rPrChange>
        </w:rPr>
        <w:t>do</w:t>
      </w:r>
      <w:r w:rsidR="00A96A35" w:rsidRPr="0027638C">
        <w:rPr>
          <w:sz w:val="24"/>
          <w:rPrChange w16du:dateUtc="2026-07-07T18:18:00Z" w:author="Author" w:date="2026-07-07T20:18:00Z" w:id="996">
            <w:rPr>
              <w:rFonts w:ascii="Times New Roman"/>
              <w:color w:val="000000"/>
              <w:spacing w:val="5"/>
            </w:rPr>
          </w:rPrChange>
        </w:rPr>
        <w:t xml:space="preserve"> </w:t>
      </w:r>
      <w:r w:rsidR="00A96A35" w:rsidRPr="0027638C">
        <w:rPr>
          <w:sz w:val="24"/>
          <w:rPrChange w16du:dateUtc="2026-07-07T18:18:00Z" w:author="Author" w:date="2026-07-07T20:18:00Z" w:id="997">
            <w:rPr>
              <w:rFonts w:ascii="Times New Roman" w:hAnsi="Times New Roman"/>
              <w:color w:val="000000"/>
            </w:rPr>
          </w:rPrChange>
        </w:rPr>
        <w:t>eiusmod</w:t>
      </w:r>
      <w:del w16du:dateUtc="2026-07-07T18:18:00Z" w:author="Author" w:date="2026-07-07T20:18:00Z" w:id="998">
        <w:r>
          <w:rPr>
            <w:color w:val="000000"/>
          </w:rPr>
          <w:cr/>
        </w:r>
      </w:del>
      <w:r w:rsidR="00A96A35" w:rsidRPr="0027638C">
        <w:rPr>
          <w:sz w:val="24"/>
          <w:rPrChange w16du:dateUtc="2026-07-07T18:18:00Z" w:author="Author" w:date="2026-07-07T20:18:00Z" w:id="999">
            <w:rPr>
              <w:rFonts w:ascii="Times New Roman"/>
              <w:color w:val="000000"/>
              <w:spacing w:val="665"/>
            </w:rPr>
          </w:rPrChange>
        </w:rPr>
        <w:t xml:space="preserve"> </w:t>
      </w:r>
      <w:r w:rsidR="00A96A35" w:rsidRPr="0027638C">
        <w:rPr>
          <w:sz w:val="24"/>
          <w:rPrChange w16du:dateUtc="2026-07-07T18:18:00Z" w:author="Author" w:date="2026-07-07T20:18:00Z" w:id="1000">
            <w:rPr>
              <w:rFonts w:ascii="Times New Roman"/>
              <w:color w:val="000000"/>
            </w:rPr>
          </w:rPrChange>
        </w:rPr>
        <w:t>tempor</w:t>
      </w:r>
      <w:r w:rsidR="00A96A35" w:rsidRPr="0027638C">
        <w:rPr>
          <w:spacing w:val="-8"/>
          <w:sz w:val="24"/>
          <w:rPrChange w16du:dateUtc="2026-07-07T18:18:00Z" w:author="Author" w:date="2026-07-07T20:18:00Z" w:id="1001">
            <w:rPr>
              <w:rFonts w:ascii="Times New Roman"/>
              <w:color w:val="000000"/>
              <w:spacing w:val="-4"/>
            </w:rPr>
          </w:rPrChange>
        </w:rPr>
        <w:t xml:space="preserve"> </w:t>
      </w:r>
      <w:r w:rsidR="00A96A35" w:rsidRPr="0027638C">
        <w:rPr>
          <w:sz w:val="24"/>
          <w:rPrChange w16du:dateUtc="2026-07-07T18:18:00Z" w:author="Author" w:date="2026-07-07T20:18:00Z" w:id="1002">
            <w:rPr>
              <w:rFonts w:ascii="Times New Roman"/>
              <w:color w:val="000000"/>
            </w:rPr>
          </w:rPrChange>
        </w:rPr>
        <w:t>incididunt</w:t>
      </w:r>
      <w:r w:rsidR="00A96A35" w:rsidRPr="0027638C">
        <w:rPr>
          <w:spacing w:val="-8"/>
          <w:sz w:val="24"/>
          <w:rPrChange w16du:dateUtc="2026-07-07T18:18:00Z" w:author="Author" w:date="2026-07-07T20:18:00Z" w:id="1003">
            <w:rPr>
              <w:rFonts w:ascii="Times New Roman"/>
              <w:color w:val="000000"/>
              <w:spacing w:val="-4"/>
            </w:rPr>
          </w:rPrChange>
        </w:rPr>
        <w:t xml:space="preserve"> </w:t>
      </w:r>
      <w:r w:rsidR="00A96A35" w:rsidRPr="0027638C">
        <w:rPr>
          <w:sz w:val="24"/>
          <w:rPrChange w16du:dateUtc="2026-07-07T18:18:00Z" w:author="Author" w:date="2026-07-07T20:18:00Z" w:id="1004">
            <w:rPr>
              <w:rFonts w:ascii="Times New Roman"/>
              <w:color w:val="000000"/>
            </w:rPr>
          </w:rPrChange>
        </w:rPr>
        <w:t>ut</w:t>
      </w:r>
      <w:r w:rsidR="00A96A35" w:rsidRPr="0027638C">
        <w:rPr>
          <w:spacing w:val="-8"/>
          <w:sz w:val="24"/>
          <w:rPrChange w16du:dateUtc="2026-07-07T18:18:00Z" w:author="Author" w:date="2026-07-07T20:18:00Z" w:id="1005">
            <w:rPr>
              <w:rFonts w:ascii="Times New Roman"/>
              <w:color w:val="000000"/>
              <w:spacing w:val="-4"/>
            </w:rPr>
          </w:rPrChange>
        </w:rPr>
        <w:t xml:space="preserve"> </w:t>
      </w:r>
      <w:r w:rsidR="00A96A35" w:rsidRPr="0027638C">
        <w:rPr>
          <w:sz w:val="24"/>
          <w:rPrChange w16du:dateUtc="2026-07-07T18:18:00Z" w:author="Author" w:date="2026-07-07T20:18:00Z" w:id="1006">
            <w:rPr>
              <w:rFonts w:ascii="Times New Roman"/>
              <w:color w:val="000000"/>
            </w:rPr>
          </w:rPrChange>
        </w:rPr>
        <w:t>labore</w:t>
      </w:r>
      <w:r w:rsidR="00A96A35" w:rsidRPr="0027638C">
        <w:rPr>
          <w:spacing w:val="-8"/>
          <w:sz w:val="24"/>
          <w:rPrChange w16du:dateUtc="2026-07-07T18:18:00Z" w:author="Author" w:date="2026-07-07T20:18:00Z" w:id="1007">
            <w:rPr>
              <w:rFonts w:ascii="Times New Roman"/>
              <w:color w:val="000000"/>
              <w:spacing w:val="-4"/>
            </w:rPr>
          </w:rPrChange>
        </w:rPr>
        <w:t xml:space="preserve"> </w:t>
      </w:r>
      <w:r w:rsidR="00A96A35" w:rsidRPr="0027638C">
        <w:rPr>
          <w:sz w:val="24"/>
          <w:rPrChange w16du:dateUtc="2026-07-07T18:18:00Z" w:author="Author" w:date="2026-07-07T20:18:00Z" w:id="1008">
            <w:rPr>
              <w:rFonts w:ascii="Times New Roman"/>
              <w:color w:val="000000"/>
            </w:rPr>
          </w:rPrChange>
        </w:rPr>
        <w:t>et</w:t>
      </w:r>
      <w:r w:rsidR="00A96A35" w:rsidRPr="0027638C">
        <w:rPr>
          <w:spacing w:val="-8"/>
          <w:sz w:val="24"/>
          <w:rPrChange w16du:dateUtc="2026-07-07T18:18:00Z" w:author="Author" w:date="2026-07-07T20:18:00Z" w:id="1009">
            <w:rPr>
              <w:rFonts w:ascii="Times New Roman"/>
              <w:color w:val="000000"/>
              <w:spacing w:val="-4"/>
            </w:rPr>
          </w:rPrChange>
        </w:rPr>
        <w:t xml:space="preserve"> </w:t>
      </w:r>
      <w:r w:rsidR="00A96A35" w:rsidRPr="0027638C">
        <w:rPr>
          <w:sz w:val="24"/>
          <w:rPrChange w16du:dateUtc="2026-07-07T18:18:00Z" w:author="Author" w:date="2026-07-07T20:18:00Z" w:id="1010">
            <w:rPr>
              <w:rFonts w:ascii="Times New Roman"/>
              <w:color w:val="000000"/>
            </w:rPr>
          </w:rPrChange>
        </w:rPr>
        <w:t>dolore,</w:t>
      </w:r>
      <w:r w:rsidR="00A96A35" w:rsidRPr="0027638C">
        <w:rPr>
          <w:spacing w:val="-7"/>
          <w:sz w:val="24"/>
          <w:rPrChange w16du:dateUtc="2026-07-07T18:18:00Z" w:author="Author" w:date="2026-07-07T20:18:00Z" w:id="1011">
            <w:rPr>
              <w:rFonts w:ascii="Times New Roman"/>
              <w:color w:val="000000"/>
              <w:spacing w:val="-4"/>
            </w:rPr>
          </w:rPrChange>
        </w:rPr>
        <w:t xml:space="preserve"> </w:t>
      </w:r>
      <w:r w:rsidR="00A96A35" w:rsidRPr="0027638C">
        <w:rPr>
          <w:sz w:val="24"/>
          <w:rPrChange w16du:dateUtc="2026-07-07T18:18:00Z" w:author="Author" w:date="2026-07-07T20:18:00Z" w:id="1012">
            <w:rPr>
              <w:rFonts w:ascii="Times New Roman"/>
              <w:color w:val="000000"/>
            </w:rPr>
          </w:rPrChange>
        </w:rPr>
        <w:t>magna,</w:t>
      </w:r>
      <w:r w:rsidR="00A96A35" w:rsidRPr="0027638C">
        <w:rPr>
          <w:spacing w:val="-7"/>
          <w:sz w:val="24"/>
          <w:rPrChange w16du:dateUtc="2026-07-07T18:18:00Z" w:author="Author" w:date="2026-07-07T20:18:00Z" w:id="1013">
            <w:rPr>
              <w:rFonts w:ascii="Times New Roman"/>
              <w:color w:val="000000"/>
              <w:spacing w:val="-4"/>
            </w:rPr>
          </w:rPrChange>
        </w:rPr>
        <w:t xml:space="preserve"> </w:t>
      </w:r>
      <w:r w:rsidR="00A96A35" w:rsidRPr="0027638C">
        <w:rPr>
          <w:sz w:val="24"/>
          <w:rPrChange w16du:dateUtc="2026-07-07T18:18:00Z" w:author="Author" w:date="2026-07-07T20:18:00Z" w:id="1014">
            <w:rPr>
              <w:rFonts w:ascii="Times New Roman"/>
              <w:color w:val="000000"/>
            </w:rPr>
          </w:rPrChange>
        </w:rPr>
        <w:t>aliqua</w:t>
      </w:r>
      <w:r w:rsidR="00A96A35" w:rsidRPr="0027638C">
        <w:rPr>
          <w:spacing w:val="-8"/>
          <w:sz w:val="24"/>
          <w:rPrChange w16du:dateUtc="2026-07-07T18:18:00Z" w:author="Author" w:date="2026-07-07T20:18:00Z" w:id="1015">
            <w:rPr>
              <w:rFonts w:ascii="Times New Roman"/>
              <w:color w:val="000000"/>
              <w:spacing w:val="-4"/>
            </w:rPr>
          </w:rPrChange>
        </w:rPr>
        <w:t xml:space="preserve"> </w:t>
      </w:r>
      <w:r w:rsidR="00A96A35" w:rsidRPr="0027638C">
        <w:rPr>
          <w:sz w:val="24"/>
          <w:rPrChange w16du:dateUtc="2026-07-07T18:18:00Z" w:author="Author" w:date="2026-07-07T20:18:00Z" w:id="1016">
            <w:rPr>
              <w:rFonts w:ascii="Times New Roman"/>
              <w:color w:val="000000"/>
            </w:rPr>
          </w:rPrChange>
        </w:rPr>
        <w:t>lorem</w:t>
      </w:r>
      <w:r w:rsidR="00A96A35" w:rsidRPr="0027638C">
        <w:rPr>
          <w:spacing w:val="-7"/>
          <w:sz w:val="24"/>
          <w:rPrChange w16du:dateUtc="2026-07-07T18:18:00Z" w:author="Author" w:date="2026-07-07T20:18:00Z" w:id="1017">
            <w:rPr>
              <w:rFonts w:ascii="Times New Roman"/>
              <w:color w:val="000000"/>
              <w:spacing w:val="-4"/>
            </w:rPr>
          </w:rPrChange>
        </w:rPr>
        <w:t xml:space="preserve"> </w:t>
      </w:r>
      <w:r w:rsidR="00A96A35" w:rsidRPr="0027638C">
        <w:rPr>
          <w:sz w:val="24"/>
          <w:rPrChange w16du:dateUtc="2026-07-07T18:18:00Z" w:author="Author" w:date="2026-07-07T20:18:00Z" w:id="1018">
            <w:rPr>
              <w:rFonts w:ascii="Times New Roman"/>
              <w:color w:val="000000"/>
            </w:rPr>
          </w:rPrChange>
        </w:rPr>
        <w:t>ipsum</w:t>
      </w:r>
      <w:r w:rsidR="00A96A35" w:rsidRPr="0027638C">
        <w:rPr>
          <w:spacing w:val="-8"/>
          <w:sz w:val="24"/>
          <w:rPrChange w16du:dateUtc="2026-07-07T18:18:00Z" w:author="Author" w:date="2026-07-07T20:18:00Z" w:id="1019">
            <w:rPr>
              <w:rFonts w:ascii="Times New Roman"/>
              <w:color w:val="000000"/>
              <w:spacing w:val="-4"/>
            </w:rPr>
          </w:rPrChange>
        </w:rPr>
        <w:t xml:space="preserve"> </w:t>
      </w:r>
      <w:r w:rsidR="00A96A35" w:rsidRPr="0027638C">
        <w:rPr>
          <w:sz w:val="24"/>
          <w:rPrChange w16du:dateUtc="2026-07-07T18:18:00Z" w:author="Author" w:date="2026-07-07T20:18:00Z" w:id="1020">
            <w:rPr>
              <w:rFonts w:ascii="Times New Roman"/>
              <w:color w:val="000000"/>
            </w:rPr>
          </w:rPrChange>
        </w:rPr>
        <w:t>dolor</w:t>
      </w:r>
      <w:r w:rsidR="00A96A35" w:rsidRPr="0027638C">
        <w:rPr>
          <w:spacing w:val="-7"/>
          <w:sz w:val="24"/>
          <w:rPrChange w16du:dateUtc="2026-07-07T18:18:00Z" w:author="Author" w:date="2026-07-07T20:18:00Z" w:id="1021">
            <w:rPr>
              <w:rFonts w:ascii="Times New Roman"/>
              <w:color w:val="000000"/>
              <w:spacing w:val="-4"/>
            </w:rPr>
          </w:rPrChange>
        </w:rPr>
        <w:t xml:space="preserve"> </w:t>
      </w:r>
      <w:r w:rsidR="00A96A35" w:rsidRPr="0027638C">
        <w:rPr>
          <w:sz w:val="24"/>
          <w:rPrChange w16du:dateUtc="2026-07-07T18:18:00Z" w:author="Author" w:date="2026-07-07T20:18:00Z" w:id="1022">
            <w:rPr>
              <w:rFonts w:ascii="Times New Roman" w:hAnsi="Times New Roman"/>
              <w:color w:val="000000"/>
            </w:rPr>
          </w:rPrChange>
        </w:rPr>
        <w:t>sit</w:t>
      </w:r>
      <w:del w16du:dateUtc="2026-07-07T18:18:00Z" w:author="Author" w:date="2026-07-07T20:18:00Z" w:id="1023">
        <w:r>
          <w:rPr>
            <w:color w:val="000000"/>
          </w:rPr>
          <w:cr/>
        </w:r>
      </w:del>
      <w:r w:rsidR="00A96A35" w:rsidRPr="0027638C">
        <w:rPr>
          <w:sz w:val="24"/>
          <w:rPrChange w16du:dateUtc="2026-07-07T18:18:00Z" w:author="Author" w:date="2026-07-07T20:18:00Z" w:id="1024">
            <w:rPr>
              <w:rFonts w:ascii="Times New Roman"/>
              <w:color w:val="000000"/>
              <w:spacing w:val="665"/>
            </w:rPr>
          </w:rPrChange>
        </w:rPr>
        <w:t xml:space="preserve"> </w:t>
      </w:r>
      <w:r w:rsidR="00A96A35" w:rsidRPr="0027638C">
        <w:rPr>
          <w:sz w:val="24"/>
          <w:rPrChange w16du:dateUtc="2026-07-07T18:18:00Z" w:author="Author" w:date="2026-07-07T20:18:00Z" w:id="1025">
            <w:rPr>
              <w:rFonts w:ascii="Times New Roman"/>
              <w:color w:val="000000"/>
            </w:rPr>
          </w:rPrChange>
        </w:rPr>
        <w:t>Amet</w:t>
      </w:r>
      <w:r w:rsidR="00A96A35" w:rsidRPr="0027638C">
        <w:rPr>
          <w:sz w:val="24"/>
          <w:rPrChange w16du:dateUtc="2026-07-07T18:18:00Z" w:author="Author" w:date="2026-07-07T20:18:00Z" w:id="1026">
            <w:rPr>
              <w:rFonts w:ascii="Times New Roman"/>
              <w:color w:val="000000"/>
              <w:spacing w:val="10"/>
            </w:rPr>
          </w:rPrChange>
        </w:rPr>
        <w:t xml:space="preserve"> </w:t>
      </w:r>
      <w:r w:rsidR="00A96A35" w:rsidRPr="0027638C">
        <w:rPr>
          <w:sz w:val="24"/>
          <w:rPrChange w16du:dateUtc="2026-07-07T18:18:00Z" w:author="Author" w:date="2026-07-07T20:18:00Z" w:id="1027">
            <w:rPr>
              <w:rFonts w:ascii="Times New Roman"/>
              <w:color w:val="000000"/>
            </w:rPr>
          </w:rPrChange>
        </w:rPr>
        <w:t>Consectetur</w:t>
      </w:r>
      <w:r w:rsidR="00A96A35" w:rsidRPr="0027638C">
        <w:rPr>
          <w:sz w:val="24"/>
          <w:rPrChange w16du:dateUtc="2026-07-07T18:18:00Z" w:author="Author" w:date="2026-07-07T20:18:00Z" w:id="1028">
            <w:rPr>
              <w:rFonts w:ascii="Times New Roman"/>
              <w:color w:val="000000"/>
              <w:spacing w:val="10"/>
            </w:rPr>
          </w:rPrChange>
        </w:rPr>
        <w:t xml:space="preserve"> </w:t>
      </w:r>
      <w:r w:rsidR="00A96A35" w:rsidRPr="0027638C">
        <w:rPr>
          <w:sz w:val="24"/>
          <w:rPrChange w16du:dateUtc="2026-07-07T18:18:00Z" w:author="Author" w:date="2026-07-07T20:18:00Z" w:id="1029">
            <w:rPr>
              <w:rFonts w:ascii="Times New Roman"/>
              <w:color w:val="000000"/>
            </w:rPr>
          </w:rPrChange>
        </w:rPr>
        <w:t>Adipiscing,</w:t>
      </w:r>
      <w:r w:rsidR="00A96A35" w:rsidRPr="0027638C">
        <w:rPr>
          <w:sz w:val="24"/>
          <w:rPrChange w16du:dateUtc="2026-07-07T18:18:00Z" w:author="Author" w:date="2026-07-07T20:18:00Z" w:id="1030">
            <w:rPr>
              <w:rFonts w:ascii="Times New Roman"/>
              <w:color w:val="000000"/>
              <w:spacing w:val="10"/>
            </w:rPr>
          </w:rPrChange>
        </w:rPr>
        <w:t xml:space="preserve"> </w:t>
      </w:r>
      <w:r w:rsidR="00A96A35" w:rsidRPr="0027638C">
        <w:rPr>
          <w:sz w:val="24"/>
          <w:rPrChange w16du:dateUtc="2026-07-07T18:18:00Z" w:author="Author" w:date="2026-07-07T20:18:00Z" w:id="1031">
            <w:rPr>
              <w:rFonts w:ascii="Times New Roman"/>
              <w:color w:val="000000"/>
            </w:rPr>
          </w:rPrChange>
        </w:rPr>
        <w:t>elit</w:t>
      </w:r>
      <w:r w:rsidR="00A96A35" w:rsidRPr="0027638C">
        <w:rPr>
          <w:sz w:val="24"/>
          <w:rPrChange w16du:dateUtc="2026-07-07T18:18:00Z" w:author="Author" w:date="2026-07-07T20:18:00Z" w:id="1032">
            <w:rPr>
              <w:rFonts w:ascii="Times New Roman"/>
              <w:color w:val="000000"/>
              <w:spacing w:val="10"/>
            </w:rPr>
          </w:rPrChange>
        </w:rPr>
        <w:t xml:space="preserve"> </w:t>
      </w:r>
      <w:r w:rsidR="00A96A35" w:rsidRPr="0027638C">
        <w:rPr>
          <w:sz w:val="24"/>
          <w:rPrChange w16du:dateUtc="2026-07-07T18:18:00Z" w:author="Author" w:date="2026-07-07T20:18:00Z" w:id="1033">
            <w:rPr>
              <w:rFonts w:ascii="Times New Roman"/>
              <w:color w:val="000000"/>
            </w:rPr>
          </w:rPrChange>
        </w:rPr>
        <w:t>sed</w:t>
      </w:r>
      <w:r w:rsidR="00A96A35" w:rsidRPr="0027638C">
        <w:rPr>
          <w:sz w:val="24"/>
          <w:rPrChange w16du:dateUtc="2026-07-07T18:18:00Z" w:author="Author" w:date="2026-07-07T20:18:00Z" w:id="1034">
            <w:rPr>
              <w:rFonts w:ascii="Times New Roman"/>
              <w:color w:val="000000"/>
              <w:spacing w:val="10"/>
            </w:rPr>
          </w:rPrChange>
        </w:rPr>
        <w:t xml:space="preserve"> </w:t>
      </w:r>
      <w:r w:rsidR="00A96A35" w:rsidRPr="0027638C">
        <w:rPr>
          <w:sz w:val="24"/>
          <w:rPrChange w16du:dateUtc="2026-07-07T18:18:00Z" w:author="Author" w:date="2026-07-07T20:18:00Z" w:id="1035">
            <w:rPr>
              <w:rFonts w:ascii="Times New Roman"/>
              <w:color w:val="000000"/>
            </w:rPr>
          </w:rPrChange>
        </w:rPr>
        <w:t>do</w:t>
      </w:r>
      <w:r w:rsidR="00A96A35" w:rsidRPr="0027638C">
        <w:rPr>
          <w:sz w:val="24"/>
          <w:rPrChange w16du:dateUtc="2026-07-07T18:18:00Z" w:author="Author" w:date="2026-07-07T20:18:00Z" w:id="1036">
            <w:rPr>
              <w:rFonts w:ascii="Times New Roman"/>
              <w:color w:val="000000"/>
              <w:spacing w:val="10"/>
            </w:rPr>
          </w:rPrChange>
        </w:rPr>
        <w:t xml:space="preserve"> </w:t>
      </w:r>
      <w:r w:rsidR="00A96A35" w:rsidRPr="0027638C">
        <w:rPr>
          <w:sz w:val="24"/>
          <w:rPrChange w16du:dateUtc="2026-07-07T18:18:00Z" w:author="Author" w:date="2026-07-07T20:18:00Z" w:id="1037">
            <w:rPr>
              <w:rFonts w:ascii="Times New Roman"/>
              <w:color w:val="000000"/>
            </w:rPr>
          </w:rPrChange>
        </w:rPr>
        <w:t>eiusmod</w:t>
      </w:r>
      <w:r w:rsidR="00A96A35" w:rsidRPr="0027638C">
        <w:rPr>
          <w:sz w:val="24"/>
          <w:rPrChange w16du:dateUtc="2026-07-07T18:18:00Z" w:author="Author" w:date="2026-07-07T20:18:00Z" w:id="1038">
            <w:rPr>
              <w:rFonts w:ascii="Times New Roman"/>
              <w:color w:val="000000"/>
              <w:spacing w:val="10"/>
            </w:rPr>
          </w:rPrChange>
        </w:rPr>
        <w:t xml:space="preserve"> </w:t>
      </w:r>
      <w:r w:rsidR="00A96A35" w:rsidRPr="0027638C">
        <w:rPr>
          <w:sz w:val="24"/>
          <w:rPrChange w16du:dateUtc="2026-07-07T18:18:00Z" w:author="Author" w:date="2026-07-07T20:18:00Z" w:id="1039">
            <w:rPr>
              <w:rFonts w:ascii="Times New Roman"/>
              <w:color w:val="000000"/>
            </w:rPr>
          </w:rPrChange>
        </w:rPr>
        <w:t>tempor</w:t>
      </w:r>
      <w:r w:rsidR="00A96A35" w:rsidRPr="0027638C">
        <w:rPr>
          <w:sz w:val="24"/>
          <w:rPrChange w16du:dateUtc="2026-07-07T18:18:00Z" w:author="Author" w:date="2026-07-07T20:18:00Z" w:id="1040">
            <w:rPr>
              <w:rFonts w:ascii="Times New Roman"/>
              <w:color w:val="000000"/>
              <w:spacing w:val="10"/>
            </w:rPr>
          </w:rPrChange>
        </w:rPr>
        <w:t xml:space="preserve"> </w:t>
      </w:r>
      <w:r w:rsidR="00A96A35" w:rsidRPr="0027638C">
        <w:rPr>
          <w:sz w:val="24"/>
          <w:rPrChange w16du:dateUtc="2026-07-07T18:18:00Z" w:author="Author" w:date="2026-07-07T20:18:00Z" w:id="1041">
            <w:rPr>
              <w:rFonts w:ascii="Times New Roman"/>
              <w:color w:val="000000"/>
            </w:rPr>
          </w:rPrChange>
        </w:rPr>
        <w:t>incididunt,</w:t>
      </w:r>
      <w:r w:rsidR="00A96A35" w:rsidRPr="0027638C">
        <w:rPr>
          <w:sz w:val="24"/>
          <w:rPrChange w16du:dateUtc="2026-07-07T18:18:00Z" w:author="Author" w:date="2026-07-07T20:18:00Z" w:id="1042">
            <w:rPr>
              <w:rFonts w:ascii="Times New Roman"/>
              <w:color w:val="000000"/>
              <w:spacing w:val="10"/>
            </w:rPr>
          </w:rPrChange>
        </w:rPr>
        <w:t xml:space="preserve"> </w:t>
      </w:r>
      <w:r w:rsidR="00A96A35" w:rsidRPr="0027638C">
        <w:rPr>
          <w:sz w:val="24"/>
          <w:rPrChange w16du:dateUtc="2026-07-07T18:18:00Z" w:author="Author" w:date="2026-07-07T20:18:00Z" w:id="1043">
            <w:rPr>
              <w:rFonts w:ascii="Times New Roman"/>
              <w:color w:val="000000"/>
            </w:rPr>
          </w:rPrChange>
        </w:rPr>
        <w:t>ut,</w:t>
      </w:r>
      <w:r w:rsidR="00A96A35" w:rsidRPr="0027638C">
        <w:rPr>
          <w:sz w:val="24"/>
          <w:rPrChange w16du:dateUtc="2026-07-07T18:18:00Z" w:author="Author" w:date="2026-07-07T20:18:00Z" w:id="1044">
            <w:rPr>
              <w:rFonts w:ascii="Times New Roman"/>
              <w:color w:val="000000"/>
              <w:spacing w:val="10"/>
            </w:rPr>
          </w:rPrChange>
        </w:rPr>
        <w:t xml:space="preserve"> </w:t>
      </w:r>
      <w:r w:rsidR="00A96A35" w:rsidRPr="0027638C">
        <w:rPr>
          <w:sz w:val="24"/>
          <w:rPrChange w16du:dateUtc="2026-07-07T18:18:00Z" w:author="Author" w:date="2026-07-07T20:18:00Z" w:id="1045">
            <w:rPr>
              <w:rFonts w:ascii="Times New Roman" w:hAnsi="Times New Roman"/>
              <w:color w:val="000000"/>
            </w:rPr>
          </w:rPrChange>
        </w:rPr>
        <w:t>labore,</w:t>
      </w:r>
      <w:del w16du:dateUtc="2026-07-07T18:18:00Z" w:author="Author" w:date="2026-07-07T20:18:00Z" w:id="1046">
        <w:r>
          <w:rPr>
            <w:color w:val="000000"/>
          </w:rPr>
          <w:cr/>
        </w:r>
      </w:del>
      <w:r w:rsidR="00A96A35" w:rsidRPr="0027638C">
        <w:rPr>
          <w:sz w:val="24"/>
          <w:rPrChange w16du:dateUtc="2026-07-07T18:18:00Z" w:author="Author" w:date="2026-07-07T20:18:00Z" w:id="1047">
            <w:rPr>
              <w:rFonts w:ascii="Times New Roman"/>
              <w:color w:val="000000"/>
              <w:spacing w:val="665"/>
            </w:rPr>
          </w:rPrChange>
        </w:rPr>
        <w:t xml:space="preserve"> </w:t>
      </w:r>
      <w:r w:rsidR="00A96A35" w:rsidRPr="0027638C">
        <w:rPr>
          <w:sz w:val="24"/>
          <w:rPrChange w16du:dateUtc="2026-07-07T18:18:00Z" w:author="Author" w:date="2026-07-07T20:18:00Z" w:id="1048">
            <w:rPr>
              <w:rFonts w:ascii="Times New Roman"/>
              <w:color w:val="000000"/>
            </w:rPr>
          </w:rPrChange>
        </w:rPr>
        <w:t>et, dolore, magna aliqua lorem ipsum.</w:t>
      </w:r>
    </w:p>
    <w:p w14:paraId="584D9144" w14:textId="03FD26A0" w:rsidP="0027638C" w:rsidR="009609E8" w:rsidRDefault="00000000" w:rsidRPr="0027638C">
      <w:pPr>
        <w:pStyle w:val="ListParagraph"/>
        <w:numPr>
          <w:ilvl w:val="1"/>
          <w:numId w:val="5"/>
        </w:numPr>
        <w:tabs>
          <w:tab w:pos="1438" w:val="left"/>
          <w:tab w:pos="1440" w:val="left"/>
        </w:tabs>
        <w:spacing w:before="237"/>
        <w:ind w:right="355"/>
        <w:rPr>
          <w:sz w:val="24"/>
          <w:rPrChange w16du:dateUtc="2026-07-07T18:18:00Z" w:author="Author" w:date="2026-07-07T20:18:00Z" w:id="1049">
            <w:rPr>
              <w:rFonts w:ascii="Times New Roman"/>
              <w:color w:val="000000"/>
            </w:rPr>
          </w:rPrChange>
        </w:rPr>
        <w:pPrChange w16du:dateUtc="2026-07-07T18:18:00Z" w:author="Author" w:date="2026-07-07T20:18:00Z" w:id="1050">
          <w:pPr>
            <w:spacing w:after="0" w:before="235" w:line="254" w:lineRule="exact"/>
            <w:jc w:val="left"/>
          </w:pPr>
        </w:pPrChange>
      </w:pPr>
      <w:del w16du:dateUtc="2026-07-07T18:18:00Z" w:author="Author" w:date="2026-07-07T20:18:00Z" w:id="1051">
        <w:r>
          <w:rPr>
            <w:color w:val="000000"/>
          </w:rPr>
          <w:delText>(p)</w:delText>
        </w:r>
        <w:r>
          <w:rPr>
            <w:color w:val="000000"/>
            <w:spacing w:val="409"/>
          </w:rPr>
          <w:delText xml:space="preserve"> </w:delText>
        </w:r>
      </w:del>
      <w:r w:rsidR="00A96A35" w:rsidRPr="0027638C">
        <w:rPr>
          <w:sz w:val="24"/>
          <w:rPrChange w16du:dateUtc="2026-07-07T18:18:00Z" w:author="Author" w:date="2026-07-07T20:18:00Z" w:id="1052">
            <w:rPr>
              <w:rFonts w:ascii="Times New Roman" w:hAnsi="Times New Roman"/>
              <w:color w:val="000000"/>
              <w:spacing w:val="3"/>
            </w:rPr>
          </w:rPrChange>
        </w:rPr>
        <w:t>“</w:t>
      </w:r>
      <w:r w:rsidR="00A96A35" w:rsidRPr="0027638C">
        <w:rPr>
          <w:b/>
          <w:sz w:val="24"/>
          <w:rPrChange w16du:dateUtc="2026-07-07T18:18:00Z" w:author="Author" w:date="2026-07-07T20:18:00Z" w:id="1053">
            <w:rPr>
              <w:rFonts w:ascii="Times New Roman" w:hAnsi="Times New Roman"/>
              <w:color w:val="000000"/>
              <w:spacing w:val="3"/>
            </w:rPr>
          </w:rPrChange>
        </w:rPr>
        <w:t>Dolor</w:t>
      </w:r>
      <w:r w:rsidR="00A96A35" w:rsidRPr="0027638C">
        <w:rPr>
          <w:b/>
          <w:sz w:val="24"/>
          <w:rPrChange w16du:dateUtc="2026-07-07T18:18:00Z" w:author="Author" w:date="2026-07-07T20:18:00Z" w:id="1054">
            <w:rPr>
              <w:rFonts w:ascii="Times New Roman"/>
              <w:color w:val="000000"/>
            </w:rPr>
          </w:rPrChange>
        </w:rPr>
        <w:t xml:space="preserve"> </w:t>
      </w:r>
      <w:r w:rsidR="00A96A35" w:rsidRPr="0027638C">
        <w:rPr>
          <w:b/>
          <w:sz w:val="24"/>
          <w:rPrChange w16du:dateUtc="2026-07-07T18:18:00Z" w:author="Author" w:date="2026-07-07T20:18:00Z" w:id="1055">
            <w:rPr>
              <w:rFonts w:ascii="Times New Roman" w:hAnsi="Times New Roman"/>
              <w:color w:val="000000"/>
              <w:spacing w:val="6"/>
            </w:rPr>
          </w:rPrChange>
        </w:rPr>
        <w:t>Sit</w:t>
      </w:r>
      <w:r w:rsidR="00A96A35" w:rsidRPr="0027638C">
        <w:rPr>
          <w:sz w:val="24"/>
          <w:rPrChange w16du:dateUtc="2026-07-07T18:18:00Z" w:author="Author" w:date="2026-07-07T20:18:00Z" w:id="1056">
            <w:rPr>
              <w:rFonts w:ascii="Times New Roman" w:hAnsi="Times New Roman"/>
              <w:color w:val="000000"/>
              <w:spacing w:val="6"/>
            </w:rPr>
          </w:rPrChange>
        </w:rPr>
        <w:t>”</w:t>
      </w:r>
      <w:r w:rsidR="00A96A35" w:rsidRPr="0027638C">
        <w:rPr>
          <w:sz w:val="24"/>
          <w:rPrChange w16du:dateUtc="2026-07-07T18:18:00Z" w:author="Author" w:date="2026-07-07T20:18:00Z" w:id="1057">
            <w:rPr>
              <w:rFonts w:ascii="Times New Roman"/>
              <w:color w:val="000000"/>
              <w:spacing w:val="-3"/>
            </w:rPr>
          </w:rPrChange>
        </w:rPr>
        <w:t xml:space="preserve"> </w:t>
      </w:r>
      <w:r w:rsidR="00A96A35" w:rsidRPr="0027638C">
        <w:rPr>
          <w:sz w:val="24"/>
          <w:rPrChange w16du:dateUtc="2026-07-07T18:18:00Z" w:author="Author" w:date="2026-07-07T20:18:00Z" w:id="1058">
            <w:rPr>
              <w:rFonts w:ascii="Times New Roman"/>
              <w:color w:val="000000"/>
            </w:rPr>
          </w:rPrChange>
        </w:rPr>
        <w:t>amet:</w:t>
      </w:r>
      <w:r w:rsidR="00A96A35" w:rsidRPr="0027638C">
        <w:rPr>
          <w:sz w:val="24"/>
          <w:rPrChange w16du:dateUtc="2026-07-07T18:18:00Z" w:author="Author" w:date="2026-07-07T20:18:00Z" w:id="1059">
            <w:rPr>
              <w:rFonts w:ascii="Times New Roman"/>
              <w:color w:val="000000"/>
              <w:spacing w:val="3"/>
            </w:rPr>
          </w:rPrChange>
        </w:rPr>
        <w:t xml:space="preserve"> </w:t>
      </w:r>
      <w:r w:rsidR="00516FD5">
        <w:rPr>
          <w:sz w:val="24"/>
          <w:rPrChange w16du:dateUtc="2026-07-07T18:18:00Z" w:author="Author" w:date="2026-07-07T20:18:00Z" w:id="1060">
            <w:rPr>
              <w:rFonts w:ascii="Times New Roman"/>
              <w:color w:val="000000"/>
            </w:rPr>
          </w:rPrChange>
        </w:rPr>
        <w:t>(consectetur)</w:t>
      </w:r>
      <w:r w:rsidR="00516FD5">
        <w:rPr>
          <w:sz w:val="24"/>
          <w:rPrChange w16du:dateUtc="2026-07-07T18:18:00Z" w:author="Author" w:date="2026-07-07T20:18:00Z" w:id="1061">
            <w:rPr>
              <w:rFonts w:ascii="Times New Roman"/>
              <w:color w:val="000000"/>
              <w:spacing w:val="3"/>
            </w:rPr>
          </w:rPrChange>
        </w:rPr>
        <w:t xml:space="preserve"> </w:t>
      </w:r>
      <w:r w:rsidR="00516FD5">
        <w:rPr>
          <w:sz w:val="24"/>
          <w:rPrChange w16du:dateUtc="2026-07-07T18:18:00Z" w:author="Author" w:date="2026-07-07T20:18:00Z" w:id="1062">
            <w:rPr>
              <w:rFonts w:ascii="Times New Roman"/>
              <w:color w:val="000000"/>
            </w:rPr>
          </w:rPrChange>
        </w:rPr>
        <w:t>adipiscing</w:t>
      </w:r>
      <w:r w:rsidR="00516FD5">
        <w:rPr>
          <w:sz w:val="24"/>
          <w:rPrChange w16du:dateUtc="2026-07-07T18:18:00Z" w:author="Author" w:date="2026-07-07T20:18:00Z" w:id="1063">
            <w:rPr>
              <w:rFonts w:ascii="Times New Roman"/>
              <w:color w:val="000000"/>
              <w:spacing w:val="3"/>
            </w:rPr>
          </w:rPrChange>
        </w:rPr>
        <w:t xml:space="preserve"> </w:t>
      </w:r>
      <w:del w16du:dateUtc="2026-07-07T18:18:00Z" w:author="Author" w:date="2026-07-07T20:18:00Z" w:id="1064">
        <w:r>
          <w:rPr>
            <w:color w:val="000000"/>
          </w:rPr>
          <w:delText>cases</w:delText>
        </w:r>
        <w:r>
          <w:rPr>
            <w:color w:val="000000"/>
            <w:spacing w:val="3"/>
          </w:rPr>
          <w:delText xml:space="preserve"> </w:delText>
        </w:r>
        <w:r>
          <w:rPr>
            <w:color w:val="000000"/>
          </w:rPr>
          <w:delText>where</w:delText>
        </w:r>
        <w:r>
          <w:rPr>
            <w:color w:val="000000"/>
            <w:spacing w:val="3"/>
          </w:rPr>
          <w:delText xml:space="preserve"> </w:delText>
        </w:r>
        <w:r>
          <w:rPr>
            <w:color w:val="000000"/>
          </w:rPr>
          <w:delText>the</w:delText>
        </w:r>
        <w:r>
          <w:rPr>
            <w:color w:val="000000"/>
            <w:spacing w:val="3"/>
          </w:rPr>
          <w:delText xml:space="preserve"> </w:delText>
        </w:r>
        <w:r>
          <w:rPr>
            <w:color w:val="000000"/>
          </w:rPr>
          <w:delText>Customer</w:delText>
        </w:r>
        <w:r>
          <w:rPr>
            <w:color w:val="000000"/>
            <w:spacing w:val="3"/>
          </w:rPr>
          <w:delText xml:space="preserve"> </w:delText>
        </w:r>
        <w:r>
          <w:rPr>
            <w:color w:val="000000"/>
          </w:rPr>
          <w:delText>has</w:delText>
        </w:r>
        <w:r>
          <w:rPr>
            <w:color w:val="000000"/>
            <w:spacing w:val="3"/>
          </w:rPr>
          <w:delText xml:space="preserve"> </w:delText>
        </w:r>
        <w:r>
          <w:rPr>
            <w:color w:val="000000"/>
          </w:rPr>
          <w:delText>entered</w:delText>
        </w:r>
        <w:r>
          <w:rPr>
            <w:color w:val="000000"/>
            <w:spacing w:val="3"/>
          </w:rPr>
          <w:delText xml:space="preserve"> </w:delText>
        </w:r>
        <w:r>
          <w:rPr>
            <w:color w:val="000000"/>
          </w:rPr>
          <w:delText>into</w:delText>
        </w:r>
        <w:r>
          <w:rPr>
            <w:color w:val="000000"/>
            <w:spacing w:val="3"/>
          </w:rPr>
          <w:delText xml:space="preserve"> </w:delText>
        </w:r>
      </w:del>
      <w:ins w16du:dateUtc="2026-07-07T18:18:00Z" w:author="Author" w:date="2026-07-07T20:18:00Z" w:id="1065">
        <w:r w:rsidR="00516FD5">
          <w:rPr>
            <w:sz w:val="24"/>
            <w:szCs w:val="24"/>
          </w:rPr>
          <w:t xml:space="preserve">elit sed </w:t>
        </w:r>
      </w:ins>
      <w:r w:rsidR="00516FD5">
        <w:rPr>
          <w:sz w:val="24"/>
          <w:rPrChange w16du:dateUtc="2026-07-07T18:18:00Z" w:author="Author" w:date="2026-07-07T20:18:00Z" w:id="1066">
            <w:rPr>
              <w:rFonts w:ascii="Times New Roman"/>
              <w:color w:val="000000"/>
            </w:rPr>
          </w:rPrChange>
        </w:rPr>
        <w:t>do</w:t>
      </w:r>
      <w:r w:rsidR="00516FD5">
        <w:rPr>
          <w:sz w:val="24"/>
          <w:rPrChange w16du:dateUtc="2026-07-07T18:18:00Z" w:author="Author" w:date="2026-07-07T20:18:00Z" w:id="1067">
            <w:rPr>
              <w:rFonts w:ascii="Times New Roman"/>
              <w:color w:val="000000"/>
              <w:spacing w:val="3"/>
            </w:rPr>
          </w:rPrChange>
        </w:rPr>
        <w:t xml:space="preserve"> </w:t>
      </w:r>
      <w:r w:rsidR="00516FD5">
        <w:rPr>
          <w:sz w:val="24"/>
          <w:rPrChange w16du:dateUtc="2026-07-07T18:18:00Z" w:author="Author" w:date="2026-07-07T20:18:00Z" w:id="1068">
            <w:rPr>
              <w:rFonts w:ascii="Times New Roman" w:hAnsi="Times New Roman"/>
              <w:color w:val="000000"/>
            </w:rPr>
          </w:rPrChange>
        </w:rPr>
        <w:t>Eiusmod</w:t>
      </w:r>
      <w:del w16du:dateUtc="2026-07-07T18:18:00Z" w:author="Author" w:date="2026-07-07T20:18:00Z" w:id="1069">
        <w:r>
          <w:rPr>
            <w:color w:val="000000"/>
          </w:rPr>
          <w:cr/>
        </w:r>
        <w:r>
          <w:rPr>
            <w:color w:val="000000"/>
            <w:spacing w:val="665"/>
          </w:rPr>
          <w:delText xml:space="preserve"> </w:delText>
        </w:r>
        <w:r>
          <w:rPr>
            <w:color w:val="000000"/>
          </w:rPr>
          <w:delText>by</w:delText>
        </w:r>
        <w:r>
          <w:rPr>
            <w:color w:val="000000"/>
            <w:spacing w:val="-3"/>
          </w:rPr>
          <w:delText xml:space="preserve"> </w:delText>
        </w:r>
        <w:r>
          <w:rPr>
            <w:color w:val="000000"/>
          </w:rPr>
          <w:delText>manually</w:delText>
        </w:r>
        <w:r>
          <w:rPr>
            <w:color w:val="000000"/>
            <w:spacing w:val="-3"/>
          </w:rPr>
          <w:delText xml:space="preserve"> </w:delText>
        </w:r>
        <w:r>
          <w:rPr>
            <w:color w:val="000000"/>
          </w:rPr>
          <w:delText>or</w:delText>
        </w:r>
        <w:r>
          <w:rPr>
            <w:color w:val="000000"/>
            <w:spacing w:val="-3"/>
          </w:rPr>
          <w:delText xml:space="preserve"> </w:delText>
        </w:r>
        <w:r>
          <w:rPr>
            <w:color w:val="000000"/>
          </w:rPr>
          <w:delText>digitally</w:delText>
        </w:r>
        <w:r>
          <w:rPr>
            <w:color w:val="000000"/>
            <w:spacing w:val="-3"/>
          </w:rPr>
          <w:delText xml:space="preserve"> </w:delText>
        </w:r>
        <w:r>
          <w:rPr>
            <w:color w:val="000000"/>
          </w:rPr>
          <w:delText>signing</w:delText>
        </w:r>
        <w:r>
          <w:rPr>
            <w:color w:val="000000"/>
            <w:spacing w:val="-3"/>
          </w:rPr>
          <w:delText xml:space="preserve"> </w:delText>
        </w:r>
        <w:r>
          <w:rPr>
            <w:color w:val="000000"/>
          </w:rPr>
          <w:delText>an</w:delText>
        </w:r>
        <w:r>
          <w:rPr>
            <w:color w:val="000000"/>
            <w:spacing w:val="-3"/>
          </w:rPr>
          <w:delText xml:space="preserve"> </w:delText>
        </w:r>
      </w:del>
      <w:ins w16du:dateUtc="2026-07-07T18:18:00Z" w:author="Author" w:date="2026-07-07T20:18:00Z" w:id="1070">
        <w:r w:rsidR="00516FD5">
          <w:rPr>
            <w:sz w:val="24"/>
            <w:szCs w:val="24"/>
          </w:rPr>
          <w:t xml:space="preserve">, </w:t>
        </w:r>
        <w:r w:rsidR="00784C00">
          <w:rPr>
            <w:sz w:val="24"/>
            <w:szCs w:val="24"/>
          </w:rPr>
          <w:t xml:space="preserve">tempor incididunt ut labore </w:t>
        </w:r>
        <w:r w:rsidR="00784C00" w:rsidRPr="00784C00">
          <w:rPr>
            <w:sz w:val="24"/>
            <w:szCs w:val="24"/>
          </w:rPr>
          <w:t xml:space="preserve">et, </w:t>
        </w:r>
        <w:r w:rsidR="00784C00" w:rsidRPr="00784C00">
          <w:rPr>
            <w:sz w:val="24"/>
            <w:szCs w:val="24"/>
            <w:highlight w:val="cyan"/>
          </w:rPr>
          <w:t>Dolore</w:t>
        </w:r>
        <w:r w:rsidR="00516FD5" w:rsidRPr="00784C00">
          <w:rPr>
            <w:sz w:val="24"/>
            <w:szCs w:val="24"/>
            <w:highlight w:val="cyan"/>
          </w:rPr>
          <w:t xml:space="preserve"> 1, 202</w:t>
        </w:r>
        <w:r w:rsidR="00784C00" w:rsidRPr="00784C00">
          <w:rPr>
            <w:sz w:val="24"/>
            <w:szCs w:val="24"/>
            <w:highlight w:val="cyan"/>
          </w:rPr>
          <w:t>5</w:t>
        </w:r>
        <w:r w:rsidR="00516FD5" w:rsidRPr="00075D17">
          <w:rPr>
            <w:sz w:val="24"/>
            <w:szCs w:val="24"/>
            <w:highlight w:val="cyan"/>
          </w:rPr>
          <w:t>,</w:t>
        </w:r>
        <w:r w:rsidR="00075D17" w:rsidRPr="00075D17">
          <w:rPr>
            <w:b/>
            <w:bCs/>
            <w:sz w:val="24"/>
            <w:szCs w:val="24"/>
            <w:highlight w:val="cyan"/>
          </w:rPr>
          <w:t xml:space="preserve"> [MAGNA: Aliqua lorem ipsum.]</w:t>
        </w:r>
        <w:r w:rsidR="00516FD5" w:rsidRPr="00784C00">
          <w:rPr>
            <w:sz w:val="24"/>
            <w:szCs w:val="24"/>
          </w:rPr>
          <w:t xml:space="preserve"> dolor</w:t>
        </w:r>
        <w:r w:rsidR="00516FD5">
          <w:rPr>
            <w:sz w:val="24"/>
            <w:szCs w:val="24"/>
          </w:rPr>
          <w:t xml:space="preserve"> (sit) amet consectetur adipiscing elit sed </w:t>
        </w:r>
      </w:ins>
      <w:r w:rsidR="00516FD5">
        <w:rPr>
          <w:sz w:val="24"/>
          <w:rPrChange w16du:dateUtc="2026-07-07T18:18:00Z" w:author="Author" w:date="2026-07-07T20:18:00Z" w:id="1071">
            <w:rPr>
              <w:rFonts w:ascii="Times New Roman"/>
              <w:color w:val="000000"/>
            </w:rPr>
          </w:rPrChange>
        </w:rPr>
        <w:t>Do,</w:t>
      </w:r>
      <w:r w:rsidR="00516FD5">
        <w:rPr>
          <w:sz w:val="24"/>
          <w:rPrChange w16du:dateUtc="2026-07-07T18:18:00Z" w:author="Author" w:date="2026-07-07T20:18:00Z" w:id="1072">
            <w:rPr>
              <w:rFonts w:ascii="Times New Roman"/>
              <w:color w:val="000000"/>
              <w:spacing w:val="-3"/>
            </w:rPr>
          </w:rPrChange>
        </w:rPr>
        <w:t xml:space="preserve"> </w:t>
      </w:r>
      <w:r w:rsidR="00516FD5">
        <w:rPr>
          <w:sz w:val="24"/>
          <w:rPrChange w16du:dateUtc="2026-07-07T18:18:00Z" w:author="Author" w:date="2026-07-07T20:18:00Z" w:id="1073">
            <w:rPr>
              <w:rFonts w:ascii="Times New Roman"/>
              <w:color w:val="000000"/>
            </w:rPr>
          </w:rPrChange>
        </w:rPr>
        <w:t>eiusmod</w:t>
      </w:r>
      <w:r w:rsidR="00516FD5">
        <w:rPr>
          <w:sz w:val="24"/>
          <w:rPrChange w16du:dateUtc="2026-07-07T18:18:00Z" w:author="Author" w:date="2026-07-07T20:18:00Z" w:id="1074">
            <w:rPr>
              <w:rFonts w:ascii="Times New Roman"/>
              <w:color w:val="000000"/>
              <w:spacing w:val="-3"/>
            </w:rPr>
          </w:rPrChange>
        </w:rPr>
        <w:t xml:space="preserve"> </w:t>
      </w:r>
      <w:del w16du:dateUtc="2026-07-07T18:18:00Z" w:author="Author" w:date="2026-07-07T20:18:00Z" w:id="1075">
        <w:r>
          <w:rPr>
            <w:color w:val="000000"/>
          </w:rPr>
          <w:delText>Effective</w:delText>
        </w:r>
        <w:r>
          <w:rPr>
            <w:color w:val="000000"/>
            <w:spacing w:val="-3"/>
          </w:rPr>
          <w:delText xml:space="preserve"> </w:delText>
        </w:r>
        <w:r>
          <w:rPr>
            <w:color w:val="000000"/>
          </w:rPr>
          <w:delText>Date</w:delText>
        </w:r>
        <w:r>
          <w:rPr>
            <w:color w:val="000000"/>
            <w:spacing w:val="-3"/>
          </w:rPr>
          <w:delText xml:space="preserve"> </w:delText>
        </w:r>
        <w:r>
          <w:rPr>
            <w:color w:val="000000"/>
          </w:rPr>
          <w:delText>set</w:delText>
        </w:r>
        <w:r>
          <w:rPr>
            <w:color w:val="000000"/>
            <w:spacing w:val="-3"/>
          </w:rPr>
          <w:delText xml:space="preserve"> </w:delText>
        </w:r>
        <w:r>
          <w:rPr>
            <w:color w:val="000000"/>
          </w:rPr>
          <w:delText>out</w:delText>
        </w:r>
        <w:r>
          <w:rPr>
            <w:color w:val="000000"/>
            <w:spacing w:val="-3"/>
          </w:rPr>
          <w:delText xml:space="preserve"> </w:delText>
        </w:r>
        <w:r>
          <w:rPr>
            <w:color w:val="000000"/>
          </w:rPr>
          <w:delText>in</w:delText>
        </w:r>
        <w:r>
          <w:rPr>
            <w:color w:val="000000"/>
            <w:spacing w:val="-3"/>
          </w:rPr>
          <w:delText xml:space="preserve"> </w:delText>
        </w:r>
        <w:r>
          <w:rPr>
            <w:color w:val="000000"/>
          </w:rPr>
          <w:delText>the</w:delText>
        </w:r>
        <w:r>
          <w:rPr>
            <w:color w:val="000000"/>
            <w:spacing w:val="-3"/>
          </w:rPr>
          <w:delText xml:space="preserve"> </w:delText>
        </w:r>
      </w:del>
      <w:ins w16du:dateUtc="2026-07-07T18:18:00Z" w:author="Author" w:date="2026-07-07T20:18:00Z" w:id="1076">
        <w:r w:rsidR="00516FD5">
          <w:rPr>
            <w:sz w:val="24"/>
            <w:szCs w:val="24"/>
          </w:rPr>
          <w:t xml:space="preserve">tempor incididunt ut labore </w:t>
        </w:r>
      </w:ins>
      <w:r w:rsidR="00516FD5">
        <w:rPr>
          <w:sz w:val="24"/>
          <w:rPrChange w16du:dateUtc="2026-07-07T18:18:00Z" w:author="Author" w:date="2026-07-07T20:18:00Z" w:id="1077">
            <w:rPr>
              <w:rFonts w:ascii="Times New Roman"/>
              <w:color w:val="000000"/>
            </w:rPr>
          </w:rPrChange>
        </w:rPr>
        <w:t>Et</w:t>
      </w:r>
      <w:del w16du:dateUtc="2026-07-07T18:18:00Z" w:author="Author" w:date="2026-07-07T20:18:00Z" w:id="1078">
        <w:r>
          <w:rPr>
            <w:color w:val="000000"/>
          </w:rPr>
          <w:delText>;</w:delText>
        </w:r>
        <w:r>
          <w:rPr>
            <w:color w:val="000000"/>
            <w:spacing w:val="-3"/>
          </w:rPr>
          <w:delText xml:space="preserve"> </w:delText>
        </w:r>
        <w:r>
          <w:rPr>
            <w:color w:val="000000"/>
          </w:rPr>
          <w:delText>or</w:delText>
        </w:r>
        <w:r>
          <w:rPr>
            <w:color w:val="000000"/>
            <w:spacing w:val="-3"/>
          </w:rPr>
          <w:delText xml:space="preserve"> </w:delText>
        </w:r>
        <w:r>
          <w:rPr>
            <w:color w:val="000000"/>
          </w:rPr>
          <w:delText>(ii)</w:delText>
        </w:r>
        <w:r>
          <w:rPr>
            <w:color w:val="000000"/>
            <w:spacing w:val="-3"/>
          </w:rPr>
          <w:delText xml:space="preserve"> </w:delText>
        </w:r>
        <w:r>
          <w:rPr>
            <w:color w:val="000000"/>
          </w:rPr>
          <w:delText>in</w:delText>
        </w:r>
        <w:r>
          <w:rPr>
            <w:color w:val="000000"/>
          </w:rPr>
          <w:cr/>
        </w:r>
      </w:del>
      <w:ins w16du:dateUtc="2026-07-07T18:18:00Z" w:author="Author" w:date="2026-07-07T20:18:00Z" w:id="1079">
        <w:r w:rsidR="00516FD5">
          <w:rPr>
            <w:sz w:val="24"/>
            <w:szCs w:val="24"/>
          </w:rPr>
          <w:t xml:space="preserve">, dolore magna aliqua lorem ipsum dolor, </w:t>
        </w:r>
        <w:r w:rsidR="00E0054E">
          <w:rPr>
            <w:sz w:val="24"/>
            <w:szCs w:val="24"/>
          </w:rPr>
          <w:t xml:space="preserve">(SIT) </w:t>
        </w:r>
        <w:r w:rsidR="00516FD5">
          <w:rPr>
            <w:sz w:val="24"/>
            <w:szCs w:val="24"/>
          </w:rPr>
          <w:lastRenderedPageBreak/>
          <w:t>amet consectetur adipiscing elit sed Do eiusmod</w:t>
        </w:r>
        <w:r w:rsidR="00516FD5" w:rsidRPr="00516FD5">
          <w:rPr>
            <w:sz w:val="24"/>
            <w:szCs w:val="24"/>
          </w:rPr>
          <w:t xml:space="preserve"> </w:t>
        </w:r>
        <w:r w:rsidR="00516FD5" w:rsidRPr="0027638C">
          <w:rPr>
            <w:sz w:val="24"/>
            <w:szCs w:val="24"/>
          </w:rPr>
          <w:t>tempor</w:t>
        </w:r>
        <w:r w:rsidR="00516FD5" w:rsidRPr="0027638C">
          <w:rPr>
            <w:spacing w:val="-5"/>
            <w:sz w:val="24"/>
            <w:szCs w:val="24"/>
          </w:rPr>
          <w:t xml:space="preserve"> </w:t>
        </w:r>
        <w:r w:rsidR="00516FD5" w:rsidRPr="0027638C">
          <w:rPr>
            <w:sz w:val="24"/>
            <w:szCs w:val="24"/>
          </w:rPr>
          <w:t>incididunt</w:t>
        </w:r>
        <w:r w:rsidR="00516FD5" w:rsidRPr="0027638C">
          <w:rPr>
            <w:spacing w:val="-5"/>
            <w:sz w:val="24"/>
            <w:szCs w:val="24"/>
          </w:rPr>
          <w:t xml:space="preserve"> </w:t>
        </w:r>
        <w:r w:rsidR="00516FD5" w:rsidRPr="0027638C">
          <w:rPr>
            <w:sz w:val="24"/>
            <w:szCs w:val="24"/>
          </w:rPr>
          <w:t>ut</w:t>
        </w:r>
        <w:r w:rsidR="00516FD5" w:rsidRPr="0027638C">
          <w:rPr>
            <w:spacing w:val="-5"/>
            <w:sz w:val="24"/>
            <w:szCs w:val="24"/>
          </w:rPr>
          <w:t xml:space="preserve"> </w:t>
        </w:r>
        <w:r w:rsidR="00516FD5" w:rsidRPr="0027638C">
          <w:rPr>
            <w:sz w:val="24"/>
            <w:szCs w:val="24"/>
          </w:rPr>
          <w:t>labore</w:t>
        </w:r>
        <w:r w:rsidR="00516FD5">
          <w:rPr>
            <w:sz w:val="24"/>
            <w:szCs w:val="24"/>
          </w:rPr>
          <w:t xml:space="preserve">et dolore Magna, aliqua </w:t>
        </w:r>
        <w:r w:rsidR="00E0054E">
          <w:rPr>
            <w:sz w:val="24"/>
            <w:szCs w:val="24"/>
          </w:rPr>
          <w:t xml:space="preserve">(LOREM) </w:t>
        </w:r>
        <w:r w:rsidR="00A96A35" w:rsidRPr="0027638C">
          <w:rPr>
            <w:sz w:val="24"/>
            <w:szCs w:val="24"/>
          </w:rPr>
          <w:t>ipsum</w:t>
        </w:r>
      </w:ins>
      <w:r w:rsidR="00A96A35" w:rsidRPr="0027638C">
        <w:rPr>
          <w:sz w:val="24"/>
          <w:rPrChange w16du:dateUtc="2026-07-07T18:18:00Z" w:author="Author" w:date="2026-07-07T20:18:00Z" w:id="1080">
            <w:rPr>
              <w:rFonts w:ascii="Times New Roman"/>
              <w:color w:val="000000"/>
              <w:spacing w:val="665"/>
            </w:rPr>
          </w:rPrChange>
        </w:rPr>
        <w:t xml:space="preserve"> </w:t>
      </w:r>
      <w:r w:rsidR="00A96A35" w:rsidRPr="0027638C">
        <w:rPr>
          <w:sz w:val="24"/>
          <w:rPrChange w16du:dateUtc="2026-07-07T18:18:00Z" w:author="Author" w:date="2026-07-07T20:18:00Z" w:id="1081">
            <w:rPr>
              <w:rFonts w:ascii="Times New Roman"/>
              <w:color w:val="000000"/>
            </w:rPr>
          </w:rPrChange>
        </w:rPr>
        <w:t>dolor</w:t>
      </w:r>
      <w:r w:rsidR="00A96A35" w:rsidRPr="0027638C">
        <w:rPr>
          <w:spacing w:val="-7"/>
          <w:sz w:val="24"/>
          <w:rPrChange w16du:dateUtc="2026-07-07T18:18:00Z" w:author="Author" w:date="2026-07-07T20:18:00Z" w:id="1082">
            <w:rPr>
              <w:rFonts w:ascii="Times New Roman"/>
              <w:color w:val="000000"/>
              <w:spacing w:val="-4"/>
            </w:rPr>
          </w:rPrChange>
        </w:rPr>
        <w:t xml:space="preserve"> </w:t>
      </w:r>
      <w:r w:rsidR="00A96A35" w:rsidRPr="0027638C">
        <w:rPr>
          <w:sz w:val="24"/>
          <w:rPrChange w16du:dateUtc="2026-07-07T18:18:00Z" w:author="Author" w:date="2026-07-07T20:18:00Z" w:id="1083">
            <w:rPr>
              <w:rFonts w:ascii="Times New Roman"/>
              <w:color w:val="000000"/>
            </w:rPr>
          </w:rPrChange>
        </w:rPr>
        <w:t>sit</w:t>
      </w:r>
      <w:r w:rsidR="00A96A35" w:rsidRPr="0027638C">
        <w:rPr>
          <w:spacing w:val="-7"/>
          <w:sz w:val="24"/>
          <w:rPrChange w16du:dateUtc="2026-07-07T18:18:00Z" w:author="Author" w:date="2026-07-07T20:18:00Z" w:id="1084">
            <w:rPr>
              <w:rFonts w:ascii="Times New Roman"/>
              <w:color w:val="000000"/>
              <w:spacing w:val="-4"/>
            </w:rPr>
          </w:rPrChange>
        </w:rPr>
        <w:t xml:space="preserve"> </w:t>
      </w:r>
      <w:r w:rsidR="00A96A35" w:rsidRPr="0027638C">
        <w:rPr>
          <w:sz w:val="24"/>
          <w:rPrChange w16du:dateUtc="2026-07-07T18:18:00Z" w:author="Author" w:date="2026-07-07T20:18:00Z" w:id="1085">
            <w:rPr>
              <w:rFonts w:ascii="Times New Roman"/>
              <w:color w:val="000000"/>
            </w:rPr>
          </w:rPrChange>
        </w:rPr>
        <w:t>amet</w:t>
      </w:r>
      <w:r w:rsidR="00A96A35" w:rsidRPr="0027638C">
        <w:rPr>
          <w:spacing w:val="-7"/>
          <w:sz w:val="24"/>
          <w:rPrChange w16du:dateUtc="2026-07-07T18:18:00Z" w:author="Author" w:date="2026-07-07T20:18:00Z" w:id="1086">
            <w:rPr>
              <w:rFonts w:ascii="Times New Roman"/>
              <w:color w:val="000000"/>
              <w:spacing w:val="-4"/>
            </w:rPr>
          </w:rPrChange>
        </w:rPr>
        <w:t xml:space="preserve"> </w:t>
      </w:r>
      <w:r w:rsidR="00A96A35" w:rsidRPr="0027638C">
        <w:rPr>
          <w:sz w:val="24"/>
          <w:rPrChange w16du:dateUtc="2026-07-07T18:18:00Z" w:author="Author" w:date="2026-07-07T20:18:00Z" w:id="1087">
            <w:rPr>
              <w:rFonts w:ascii="Times New Roman"/>
              <w:color w:val="000000"/>
            </w:rPr>
          </w:rPrChange>
        </w:rPr>
        <w:t>Consectetur</w:t>
      </w:r>
      <w:r w:rsidR="00A96A35" w:rsidRPr="0027638C">
        <w:rPr>
          <w:spacing w:val="-7"/>
          <w:sz w:val="24"/>
          <w:rPrChange w16du:dateUtc="2026-07-07T18:18:00Z" w:author="Author" w:date="2026-07-07T20:18:00Z" w:id="1088">
            <w:rPr>
              <w:rFonts w:ascii="Times New Roman"/>
              <w:color w:val="000000"/>
              <w:spacing w:val="-4"/>
            </w:rPr>
          </w:rPrChange>
        </w:rPr>
        <w:t xml:space="preserve"> </w:t>
      </w:r>
      <w:r w:rsidR="00A96A35" w:rsidRPr="0027638C">
        <w:rPr>
          <w:sz w:val="24"/>
          <w:rPrChange w16du:dateUtc="2026-07-07T18:18:00Z" w:author="Author" w:date="2026-07-07T20:18:00Z" w:id="1089">
            <w:rPr>
              <w:rFonts w:ascii="Times New Roman"/>
              <w:color w:val="000000"/>
            </w:rPr>
          </w:rPrChange>
        </w:rPr>
        <w:t>adipiscing</w:t>
      </w:r>
      <w:r w:rsidR="00A96A35" w:rsidRPr="0027638C">
        <w:rPr>
          <w:spacing w:val="-7"/>
          <w:sz w:val="24"/>
          <w:rPrChange w16du:dateUtc="2026-07-07T18:18:00Z" w:author="Author" w:date="2026-07-07T20:18:00Z" w:id="1090">
            <w:rPr>
              <w:rFonts w:ascii="Times New Roman"/>
              <w:color w:val="000000"/>
              <w:spacing w:val="-4"/>
            </w:rPr>
          </w:rPrChange>
        </w:rPr>
        <w:t xml:space="preserve"> </w:t>
      </w:r>
      <w:r w:rsidR="00A96A35" w:rsidRPr="0027638C">
        <w:rPr>
          <w:sz w:val="24"/>
          <w:rPrChange w16du:dateUtc="2026-07-07T18:18:00Z" w:author="Author" w:date="2026-07-07T20:18:00Z" w:id="1091">
            <w:rPr>
              <w:rFonts w:ascii="Times New Roman"/>
              <w:color w:val="000000"/>
            </w:rPr>
          </w:rPrChange>
        </w:rPr>
        <w:t>elit</w:t>
      </w:r>
      <w:r w:rsidR="00A96A35" w:rsidRPr="0027638C">
        <w:rPr>
          <w:spacing w:val="-7"/>
          <w:sz w:val="24"/>
          <w:rPrChange w16du:dateUtc="2026-07-07T18:18:00Z" w:author="Author" w:date="2026-07-07T20:18:00Z" w:id="1092">
            <w:rPr>
              <w:rFonts w:ascii="Times New Roman"/>
              <w:color w:val="000000"/>
              <w:spacing w:val="-4"/>
            </w:rPr>
          </w:rPrChange>
        </w:rPr>
        <w:t xml:space="preserve"> </w:t>
      </w:r>
      <w:r w:rsidR="00A96A35" w:rsidRPr="0027638C">
        <w:rPr>
          <w:sz w:val="24"/>
          <w:rPrChange w16du:dateUtc="2026-07-07T18:18:00Z" w:author="Author" w:date="2026-07-07T20:18:00Z" w:id="1093">
            <w:rPr>
              <w:rFonts w:ascii="Times New Roman"/>
              <w:color w:val="000000"/>
            </w:rPr>
          </w:rPrChange>
        </w:rPr>
        <w:t>sed</w:t>
      </w:r>
      <w:r w:rsidR="00A96A35" w:rsidRPr="0027638C">
        <w:rPr>
          <w:spacing w:val="-7"/>
          <w:sz w:val="24"/>
          <w:rPrChange w16du:dateUtc="2026-07-07T18:18:00Z" w:author="Author" w:date="2026-07-07T20:18:00Z" w:id="1094">
            <w:rPr>
              <w:rFonts w:ascii="Times New Roman"/>
              <w:color w:val="000000"/>
              <w:spacing w:val="-4"/>
            </w:rPr>
          </w:rPrChange>
        </w:rPr>
        <w:t xml:space="preserve"> </w:t>
      </w:r>
      <w:r w:rsidR="00A96A35" w:rsidRPr="0027638C">
        <w:rPr>
          <w:sz w:val="24"/>
          <w:rPrChange w16du:dateUtc="2026-07-07T18:18:00Z" w:author="Author" w:date="2026-07-07T20:18:00Z" w:id="1095">
            <w:rPr>
              <w:rFonts w:ascii="Times New Roman"/>
              <w:color w:val="000000"/>
            </w:rPr>
          </w:rPrChange>
        </w:rPr>
        <w:t>do</w:t>
      </w:r>
      <w:r w:rsidR="00A96A35" w:rsidRPr="0027638C">
        <w:rPr>
          <w:spacing w:val="-7"/>
          <w:sz w:val="24"/>
          <w:rPrChange w16du:dateUtc="2026-07-07T18:18:00Z" w:author="Author" w:date="2026-07-07T20:18:00Z" w:id="1096">
            <w:rPr>
              <w:rFonts w:ascii="Times New Roman"/>
              <w:color w:val="000000"/>
              <w:spacing w:val="-4"/>
            </w:rPr>
          </w:rPrChange>
        </w:rPr>
        <w:t xml:space="preserve"> </w:t>
      </w:r>
      <w:r w:rsidR="00A96A35" w:rsidRPr="0027638C">
        <w:rPr>
          <w:sz w:val="24"/>
          <w:rPrChange w16du:dateUtc="2026-07-07T18:18:00Z" w:author="Author" w:date="2026-07-07T20:18:00Z" w:id="1097">
            <w:rPr>
              <w:rFonts w:ascii="Times New Roman"/>
              <w:color w:val="000000"/>
            </w:rPr>
          </w:rPrChange>
        </w:rPr>
        <w:t>Eiusmod</w:t>
      </w:r>
      <w:r w:rsidR="00A96A35" w:rsidRPr="0027638C">
        <w:rPr>
          <w:spacing w:val="-7"/>
          <w:sz w:val="24"/>
          <w:rPrChange w16du:dateUtc="2026-07-07T18:18:00Z" w:author="Author" w:date="2026-07-07T20:18:00Z" w:id="1098">
            <w:rPr>
              <w:rFonts w:ascii="Times New Roman"/>
              <w:color w:val="000000"/>
              <w:spacing w:val="-4"/>
            </w:rPr>
          </w:rPrChange>
        </w:rPr>
        <w:t xml:space="preserve"> </w:t>
      </w:r>
      <w:r w:rsidR="00A96A35" w:rsidRPr="0027638C">
        <w:rPr>
          <w:sz w:val="24"/>
          <w:rPrChange w16du:dateUtc="2026-07-07T18:18:00Z" w:author="Author" w:date="2026-07-07T20:18:00Z" w:id="1099">
            <w:rPr>
              <w:rFonts w:ascii="Times New Roman"/>
              <w:color w:val="000000"/>
            </w:rPr>
          </w:rPrChange>
        </w:rPr>
        <w:t>tempor</w:t>
      </w:r>
      <w:r w:rsidR="00A96A35" w:rsidRPr="0027638C">
        <w:rPr>
          <w:spacing w:val="-7"/>
          <w:sz w:val="24"/>
          <w:rPrChange w16du:dateUtc="2026-07-07T18:18:00Z" w:author="Author" w:date="2026-07-07T20:18:00Z" w:id="1100">
            <w:rPr>
              <w:rFonts w:ascii="Times New Roman"/>
              <w:color w:val="000000"/>
              <w:spacing w:val="-4"/>
            </w:rPr>
          </w:rPrChange>
        </w:rPr>
        <w:t xml:space="preserve"> </w:t>
      </w:r>
      <w:r w:rsidR="00A96A35" w:rsidRPr="0027638C">
        <w:rPr>
          <w:sz w:val="24"/>
          <w:rPrChange w16du:dateUtc="2026-07-07T18:18:00Z" w:author="Author" w:date="2026-07-07T20:18:00Z" w:id="1101">
            <w:rPr>
              <w:rFonts w:ascii="Times New Roman"/>
              <w:color w:val="000000"/>
            </w:rPr>
          </w:rPrChange>
        </w:rPr>
        <w:t>incididunt</w:t>
      </w:r>
      <w:r w:rsidR="00A96A35" w:rsidRPr="0027638C">
        <w:rPr>
          <w:spacing w:val="-7"/>
          <w:sz w:val="24"/>
          <w:rPrChange w16du:dateUtc="2026-07-07T18:18:00Z" w:author="Author" w:date="2026-07-07T20:18:00Z" w:id="1102">
            <w:rPr>
              <w:rFonts w:ascii="Times New Roman"/>
              <w:color w:val="000000"/>
              <w:spacing w:val="-4"/>
            </w:rPr>
          </w:rPrChange>
        </w:rPr>
        <w:t xml:space="preserve"> </w:t>
      </w:r>
      <w:r w:rsidR="00A96A35" w:rsidRPr="0027638C">
        <w:rPr>
          <w:sz w:val="24"/>
          <w:rPrChange w16du:dateUtc="2026-07-07T18:18:00Z" w:author="Author" w:date="2026-07-07T20:18:00Z" w:id="1103">
            <w:rPr>
              <w:rFonts w:ascii="Times New Roman"/>
              <w:color w:val="000000"/>
            </w:rPr>
          </w:rPrChange>
        </w:rPr>
        <w:t>ut</w:t>
      </w:r>
      <w:r w:rsidR="00A96A35" w:rsidRPr="0027638C">
        <w:rPr>
          <w:spacing w:val="-7"/>
          <w:sz w:val="24"/>
          <w:rPrChange w16du:dateUtc="2026-07-07T18:18:00Z" w:author="Author" w:date="2026-07-07T20:18:00Z" w:id="1104">
            <w:rPr>
              <w:rFonts w:ascii="Times New Roman"/>
              <w:color w:val="000000"/>
              <w:spacing w:val="-4"/>
            </w:rPr>
          </w:rPrChange>
        </w:rPr>
        <w:t xml:space="preserve"> </w:t>
      </w:r>
      <w:r w:rsidR="00A96A35" w:rsidRPr="0027638C">
        <w:rPr>
          <w:sz w:val="24"/>
          <w:rPrChange w16du:dateUtc="2026-07-07T18:18:00Z" w:author="Author" w:date="2026-07-07T20:18:00Z" w:id="1105">
            <w:rPr>
              <w:rFonts w:ascii="Times New Roman"/>
              <w:color w:val="000000"/>
            </w:rPr>
          </w:rPrChange>
        </w:rPr>
        <w:t>labore</w:t>
      </w:r>
      <w:r w:rsidR="00A96A35" w:rsidRPr="0027638C">
        <w:rPr>
          <w:spacing w:val="-7"/>
          <w:sz w:val="24"/>
          <w:rPrChange w16du:dateUtc="2026-07-07T18:18:00Z" w:author="Author" w:date="2026-07-07T20:18:00Z" w:id="1106">
            <w:rPr>
              <w:rFonts w:ascii="Times New Roman"/>
              <w:color w:val="000000"/>
              <w:spacing w:val="-4"/>
            </w:rPr>
          </w:rPrChange>
        </w:rPr>
        <w:t xml:space="preserve"> </w:t>
      </w:r>
      <w:r w:rsidR="00A96A35" w:rsidRPr="0027638C">
        <w:rPr>
          <w:sz w:val="24"/>
          <w:rPrChange w16du:dateUtc="2026-07-07T18:18:00Z" w:author="Author" w:date="2026-07-07T20:18:00Z" w:id="1107">
            <w:rPr>
              <w:rFonts w:ascii="Times New Roman"/>
              <w:color w:val="000000"/>
            </w:rPr>
          </w:rPrChange>
        </w:rPr>
        <w:t>et</w:t>
      </w:r>
      <w:r w:rsidR="00A96A35" w:rsidRPr="0027638C">
        <w:rPr>
          <w:spacing w:val="-7"/>
          <w:sz w:val="24"/>
          <w:rPrChange w16du:dateUtc="2026-07-07T18:18:00Z" w:author="Author" w:date="2026-07-07T20:18:00Z" w:id="1108">
            <w:rPr>
              <w:rFonts w:ascii="Times New Roman"/>
              <w:color w:val="000000"/>
              <w:spacing w:val="-4"/>
            </w:rPr>
          </w:rPrChange>
        </w:rPr>
        <w:t xml:space="preserve"> </w:t>
      </w:r>
      <w:r w:rsidR="00A96A35" w:rsidRPr="0027638C">
        <w:rPr>
          <w:sz w:val="24"/>
          <w:rPrChange w16du:dateUtc="2026-07-07T18:18:00Z" w:author="Author" w:date="2026-07-07T20:18:00Z" w:id="1109">
            <w:rPr>
              <w:rFonts w:ascii="Times New Roman" w:hAnsi="Times New Roman"/>
              <w:color w:val="000000"/>
              <w:spacing w:val="-1"/>
            </w:rPr>
          </w:rPrChange>
        </w:rPr>
        <w:t>dolore</w:t>
      </w:r>
      <w:del w16du:dateUtc="2026-07-07T18:18:00Z" w:author="Author" w:date="2026-07-07T20:18:00Z" w:id="1110">
        <w:r>
          <w:rPr>
            <w:color w:val="000000"/>
            <w:spacing w:val="-1"/>
          </w:rPr>
          <w:cr/>
        </w:r>
      </w:del>
      <w:r w:rsidR="00A96A35" w:rsidRPr="0027638C">
        <w:rPr>
          <w:sz w:val="24"/>
          <w:rPrChange w16du:dateUtc="2026-07-07T18:18:00Z" w:author="Author" w:date="2026-07-07T20:18:00Z" w:id="1111">
            <w:rPr>
              <w:rFonts w:ascii="Times New Roman"/>
              <w:color w:val="000000"/>
              <w:spacing w:val="665"/>
            </w:rPr>
          </w:rPrChange>
        </w:rPr>
        <w:t xml:space="preserve"> </w:t>
      </w:r>
      <w:r w:rsidR="00A96A35" w:rsidRPr="0027638C">
        <w:rPr>
          <w:sz w:val="24"/>
          <w:rPrChange w16du:dateUtc="2026-07-07T18:18:00Z" w:author="Author" w:date="2026-07-07T20:18:00Z" w:id="1112">
            <w:rPr>
              <w:rFonts w:ascii="Times New Roman"/>
              <w:color w:val="000000"/>
            </w:rPr>
          </w:rPrChange>
        </w:rPr>
        <w:t>Magna</w:t>
      </w:r>
      <w:r w:rsidR="00A96A35" w:rsidRPr="0027638C">
        <w:rPr>
          <w:spacing w:val="-14"/>
          <w:sz w:val="24"/>
          <w:rPrChange w16du:dateUtc="2026-07-07T18:18:00Z" w:author="Author" w:date="2026-07-07T20:18:00Z" w:id="1113">
            <w:rPr>
              <w:rFonts w:ascii="Times New Roman"/>
              <w:color w:val="000000"/>
              <w:spacing w:val="-13"/>
            </w:rPr>
          </w:rPrChange>
        </w:rPr>
        <w:t xml:space="preserve"> </w:t>
      </w:r>
      <w:r w:rsidR="00A96A35" w:rsidRPr="0027638C">
        <w:rPr>
          <w:sz w:val="24"/>
          <w:rPrChange w16du:dateUtc="2026-07-07T18:18:00Z" w:author="Author" w:date="2026-07-07T20:18:00Z" w:id="1114">
            <w:rPr>
              <w:rFonts w:ascii="Times New Roman"/>
              <w:color w:val="000000"/>
            </w:rPr>
          </w:rPrChange>
        </w:rPr>
        <w:t>Aliqua</w:t>
      </w:r>
      <w:r w:rsidR="00A96A35" w:rsidRPr="0027638C">
        <w:rPr>
          <w:spacing w:val="-14"/>
          <w:sz w:val="24"/>
          <w:rPrChange w16du:dateUtc="2026-07-07T18:18:00Z" w:author="Author" w:date="2026-07-07T20:18:00Z" w:id="1115">
            <w:rPr>
              <w:rFonts w:ascii="Times New Roman"/>
              <w:color w:val="000000"/>
              <w:spacing w:val="-13"/>
            </w:rPr>
          </w:rPrChange>
        </w:rPr>
        <w:t xml:space="preserve"> </w:t>
      </w:r>
      <w:r w:rsidR="00A96A35" w:rsidRPr="0027638C">
        <w:rPr>
          <w:sz w:val="24"/>
          <w:rPrChange w16du:dateUtc="2026-07-07T18:18:00Z" w:author="Author" w:date="2026-07-07T20:18:00Z" w:id="1116">
            <w:rPr>
              <w:rFonts w:ascii="Times New Roman"/>
              <w:color w:val="000000"/>
            </w:rPr>
          </w:rPrChange>
        </w:rPr>
        <w:t>Lorem</w:t>
      </w:r>
      <w:r w:rsidR="00A96A35" w:rsidRPr="0027638C">
        <w:rPr>
          <w:spacing w:val="-14"/>
          <w:sz w:val="24"/>
          <w:rPrChange w16du:dateUtc="2026-07-07T18:18:00Z" w:author="Author" w:date="2026-07-07T20:18:00Z" w:id="1117">
            <w:rPr>
              <w:rFonts w:ascii="Times New Roman"/>
              <w:color w:val="000000"/>
              <w:spacing w:val="-13"/>
            </w:rPr>
          </w:rPrChange>
        </w:rPr>
        <w:t xml:space="preserve"> </w:t>
      </w:r>
      <w:r w:rsidR="00A96A35" w:rsidRPr="0027638C">
        <w:rPr>
          <w:sz w:val="24"/>
          <w:rPrChange w16du:dateUtc="2026-07-07T18:18:00Z" w:author="Author" w:date="2026-07-07T20:18:00Z" w:id="1118">
            <w:rPr>
              <w:rFonts w:ascii="Times New Roman"/>
              <w:color w:val="000000"/>
            </w:rPr>
          </w:rPrChange>
        </w:rPr>
        <w:t>ipsum</w:t>
      </w:r>
      <w:r w:rsidR="00A96A35" w:rsidRPr="0027638C">
        <w:rPr>
          <w:spacing w:val="-13"/>
          <w:sz w:val="24"/>
          <w:rPrChange w16du:dateUtc="2026-07-07T18:18:00Z" w:author="Author" w:date="2026-07-07T20:18:00Z" w:id="1119">
            <w:rPr>
              <w:rFonts w:ascii="Times New Roman"/>
              <w:color w:val="000000"/>
              <w:spacing w:val="-13"/>
            </w:rPr>
          </w:rPrChange>
        </w:rPr>
        <w:t xml:space="preserve"> </w:t>
      </w:r>
      <w:r w:rsidR="00A96A35" w:rsidRPr="0027638C">
        <w:rPr>
          <w:sz w:val="24"/>
          <w:rPrChange w16du:dateUtc="2026-07-07T18:18:00Z" w:author="Author" w:date="2026-07-07T20:18:00Z" w:id="1120">
            <w:rPr>
              <w:rFonts w:ascii="Times New Roman"/>
              <w:color w:val="000000"/>
            </w:rPr>
          </w:rPrChange>
        </w:rPr>
        <w:t>dolor</w:t>
      </w:r>
      <w:r w:rsidR="00A96A35" w:rsidRPr="0027638C">
        <w:rPr>
          <w:spacing w:val="-14"/>
          <w:sz w:val="24"/>
          <w:rPrChange w16du:dateUtc="2026-07-07T18:18:00Z" w:author="Author" w:date="2026-07-07T20:18:00Z" w:id="1121">
            <w:rPr>
              <w:rFonts w:ascii="Times New Roman"/>
              <w:color w:val="000000"/>
              <w:spacing w:val="-13"/>
            </w:rPr>
          </w:rPrChange>
        </w:rPr>
        <w:t xml:space="preserve"> </w:t>
      </w:r>
      <w:r w:rsidR="00A96A35" w:rsidRPr="0027638C">
        <w:rPr>
          <w:sz w:val="24"/>
          <w:rPrChange w16du:dateUtc="2026-07-07T18:18:00Z" w:author="Author" w:date="2026-07-07T20:18:00Z" w:id="1122">
            <w:rPr>
              <w:rFonts w:ascii="Times New Roman"/>
              <w:color w:val="000000"/>
            </w:rPr>
          </w:rPrChange>
        </w:rPr>
        <w:t>Sit</w:t>
      </w:r>
      <w:r w:rsidR="00A96A35" w:rsidRPr="0027638C">
        <w:rPr>
          <w:spacing w:val="-14"/>
          <w:sz w:val="24"/>
          <w:rPrChange w16du:dateUtc="2026-07-07T18:18:00Z" w:author="Author" w:date="2026-07-07T20:18:00Z" w:id="1123">
            <w:rPr>
              <w:rFonts w:ascii="Times New Roman"/>
              <w:color w:val="000000"/>
              <w:spacing w:val="-13"/>
            </w:rPr>
          </w:rPrChange>
        </w:rPr>
        <w:t xml:space="preserve"> </w:t>
      </w:r>
      <w:r w:rsidR="00A96A35" w:rsidRPr="0027638C">
        <w:rPr>
          <w:sz w:val="24"/>
          <w:rPrChange w16du:dateUtc="2026-07-07T18:18:00Z" w:author="Author" w:date="2026-07-07T20:18:00Z" w:id="1124">
            <w:rPr>
              <w:rFonts w:ascii="Times New Roman"/>
              <w:color w:val="000000"/>
            </w:rPr>
          </w:rPrChange>
        </w:rPr>
        <w:t>amet</w:t>
      </w:r>
      <w:r w:rsidR="00A96A35" w:rsidRPr="0027638C">
        <w:rPr>
          <w:spacing w:val="-14"/>
          <w:sz w:val="24"/>
          <w:rPrChange w16du:dateUtc="2026-07-07T18:18:00Z" w:author="Author" w:date="2026-07-07T20:18:00Z" w:id="1125">
            <w:rPr>
              <w:rFonts w:ascii="Times New Roman"/>
              <w:color w:val="000000"/>
              <w:spacing w:val="-13"/>
            </w:rPr>
          </w:rPrChange>
        </w:rPr>
        <w:t xml:space="preserve"> </w:t>
      </w:r>
      <w:r w:rsidR="00A96A35" w:rsidRPr="0027638C">
        <w:rPr>
          <w:sz w:val="24"/>
          <w:rPrChange w16du:dateUtc="2026-07-07T18:18:00Z" w:author="Author" w:date="2026-07-07T20:18:00Z" w:id="1126">
            <w:rPr>
              <w:rFonts w:ascii="Times New Roman"/>
              <w:color w:val="000000"/>
            </w:rPr>
          </w:rPrChange>
        </w:rPr>
        <w:t>consectetur</w:t>
      </w:r>
      <w:r w:rsidR="00A96A35" w:rsidRPr="0027638C">
        <w:rPr>
          <w:spacing w:val="-13"/>
          <w:sz w:val="24"/>
          <w:rPrChange w16du:dateUtc="2026-07-07T18:18:00Z" w:author="Author" w:date="2026-07-07T20:18:00Z" w:id="1127">
            <w:rPr>
              <w:rFonts w:ascii="Times New Roman"/>
              <w:color w:val="000000"/>
              <w:spacing w:val="-14"/>
            </w:rPr>
          </w:rPrChange>
        </w:rPr>
        <w:t xml:space="preserve"> </w:t>
      </w:r>
      <w:r w:rsidR="00A96A35" w:rsidRPr="0027638C">
        <w:rPr>
          <w:sz w:val="24"/>
          <w:rPrChange w16du:dateUtc="2026-07-07T18:18:00Z" w:author="Author" w:date="2026-07-07T20:18:00Z" w:id="1128">
            <w:rPr>
              <w:rFonts w:ascii="Times New Roman"/>
              <w:color w:val="000000"/>
            </w:rPr>
          </w:rPrChange>
        </w:rPr>
        <w:t>Adipiscing,</w:t>
      </w:r>
      <w:r w:rsidR="00A96A35" w:rsidRPr="0027638C">
        <w:rPr>
          <w:spacing w:val="-14"/>
          <w:sz w:val="24"/>
          <w:rPrChange w16du:dateUtc="2026-07-07T18:18:00Z" w:author="Author" w:date="2026-07-07T20:18:00Z" w:id="1129">
            <w:rPr>
              <w:rFonts w:ascii="Times New Roman"/>
              <w:color w:val="000000"/>
              <w:spacing w:val="-13"/>
            </w:rPr>
          </w:rPrChange>
        </w:rPr>
        <w:t xml:space="preserve"> </w:t>
      </w:r>
      <w:r w:rsidR="00A96A35" w:rsidRPr="0027638C">
        <w:rPr>
          <w:sz w:val="24"/>
          <w:rPrChange w16du:dateUtc="2026-07-07T18:18:00Z" w:author="Author" w:date="2026-07-07T20:18:00Z" w:id="1130">
            <w:rPr>
              <w:rFonts w:ascii="Times New Roman"/>
              <w:color w:val="000000"/>
            </w:rPr>
          </w:rPrChange>
        </w:rPr>
        <w:t>elit</w:t>
      </w:r>
      <w:r w:rsidR="00A96A35" w:rsidRPr="0027638C">
        <w:rPr>
          <w:spacing w:val="-14"/>
          <w:sz w:val="24"/>
          <w:rPrChange w16du:dateUtc="2026-07-07T18:18:00Z" w:author="Author" w:date="2026-07-07T20:18:00Z" w:id="1131">
            <w:rPr>
              <w:rFonts w:ascii="Times New Roman"/>
              <w:color w:val="000000"/>
              <w:spacing w:val="-14"/>
            </w:rPr>
          </w:rPrChange>
        </w:rPr>
        <w:t xml:space="preserve"> </w:t>
      </w:r>
      <w:r w:rsidR="00A96A35" w:rsidRPr="0027638C">
        <w:rPr>
          <w:sz w:val="24"/>
          <w:rPrChange w16du:dateUtc="2026-07-07T18:18:00Z" w:author="Author" w:date="2026-07-07T20:18:00Z" w:id="1132">
            <w:rPr>
              <w:rFonts w:ascii="Times New Roman"/>
              <w:color w:val="000000"/>
            </w:rPr>
          </w:rPrChange>
        </w:rPr>
        <w:t>sed</w:t>
      </w:r>
      <w:r w:rsidR="00A96A35" w:rsidRPr="0027638C">
        <w:rPr>
          <w:spacing w:val="-14"/>
          <w:sz w:val="24"/>
          <w:rPrChange w16du:dateUtc="2026-07-07T18:18:00Z" w:author="Author" w:date="2026-07-07T20:18:00Z" w:id="1133">
            <w:rPr>
              <w:rFonts w:ascii="Times New Roman"/>
              <w:color w:val="000000"/>
              <w:spacing w:val="-14"/>
            </w:rPr>
          </w:rPrChange>
        </w:rPr>
        <w:t xml:space="preserve"> </w:t>
      </w:r>
      <w:r w:rsidR="00A96A35" w:rsidRPr="0027638C">
        <w:rPr>
          <w:sz w:val="24"/>
          <w:rPrChange w16du:dateUtc="2026-07-07T18:18:00Z" w:author="Author" w:date="2026-07-07T20:18:00Z" w:id="1134">
            <w:rPr>
              <w:rFonts w:ascii="Times New Roman"/>
              <w:color w:val="000000"/>
            </w:rPr>
          </w:rPrChange>
        </w:rPr>
        <w:t>do</w:t>
      </w:r>
      <w:r w:rsidR="00A96A35" w:rsidRPr="0027638C">
        <w:rPr>
          <w:spacing w:val="-13"/>
          <w:sz w:val="24"/>
          <w:rPrChange w16du:dateUtc="2026-07-07T18:18:00Z" w:author="Author" w:date="2026-07-07T20:18:00Z" w:id="1135">
            <w:rPr>
              <w:rFonts w:ascii="Times New Roman"/>
              <w:color w:val="000000"/>
              <w:spacing w:val="-13"/>
            </w:rPr>
          </w:rPrChange>
        </w:rPr>
        <w:t xml:space="preserve"> </w:t>
      </w:r>
      <w:r w:rsidR="00A96A35" w:rsidRPr="0027638C">
        <w:rPr>
          <w:sz w:val="24"/>
          <w:rPrChange w16du:dateUtc="2026-07-07T18:18:00Z" w:author="Author" w:date="2026-07-07T20:18:00Z" w:id="1136">
            <w:rPr>
              <w:rFonts w:ascii="Times New Roman"/>
              <w:color w:val="000000"/>
            </w:rPr>
          </w:rPrChange>
        </w:rPr>
        <w:t>eiusmod</w:t>
      </w:r>
      <w:r w:rsidR="00A96A35" w:rsidRPr="0027638C">
        <w:rPr>
          <w:spacing w:val="-14"/>
          <w:sz w:val="24"/>
          <w:rPrChange w16du:dateUtc="2026-07-07T18:18:00Z" w:author="Author" w:date="2026-07-07T20:18:00Z" w:id="1137">
            <w:rPr>
              <w:rFonts w:ascii="Times New Roman"/>
              <w:color w:val="000000"/>
              <w:spacing w:val="-13"/>
            </w:rPr>
          </w:rPrChange>
        </w:rPr>
        <w:t xml:space="preserve"> </w:t>
      </w:r>
      <w:r w:rsidR="00A96A35" w:rsidRPr="0027638C">
        <w:rPr>
          <w:sz w:val="24"/>
          <w:rPrChange w16du:dateUtc="2026-07-07T18:18:00Z" w:author="Author" w:date="2026-07-07T20:18:00Z" w:id="1138">
            <w:rPr>
              <w:rFonts w:ascii="Times New Roman"/>
              <w:color w:val="000000"/>
            </w:rPr>
          </w:rPrChange>
        </w:rPr>
        <w:t>tempor</w:t>
      </w:r>
      <w:r w:rsidR="00A96A35" w:rsidRPr="0027638C">
        <w:rPr>
          <w:spacing w:val="-14"/>
          <w:sz w:val="24"/>
          <w:rPrChange w16du:dateUtc="2026-07-07T18:18:00Z" w:author="Author" w:date="2026-07-07T20:18:00Z" w:id="1139">
            <w:rPr>
              <w:rFonts w:ascii="Times New Roman"/>
              <w:color w:val="000000"/>
              <w:spacing w:val="-14"/>
            </w:rPr>
          </w:rPrChange>
        </w:rPr>
        <w:t xml:space="preserve"> </w:t>
      </w:r>
      <w:r w:rsidR="00A96A35" w:rsidRPr="0027638C">
        <w:rPr>
          <w:sz w:val="24"/>
          <w:rPrChange w16du:dateUtc="2026-07-07T18:18:00Z" w:author="Author" w:date="2026-07-07T20:18:00Z" w:id="1140">
            <w:rPr>
              <w:rFonts w:ascii="Times New Roman" w:hAnsi="Times New Roman"/>
              <w:color w:val="000000"/>
            </w:rPr>
          </w:rPrChange>
        </w:rPr>
        <w:t>Incididunt’ut</w:t>
      </w:r>
      <w:del w16du:dateUtc="2026-07-07T18:18:00Z" w:author="Author" w:date="2026-07-07T20:18:00Z" w:id="1141">
        <w:r>
          <w:rPr>
            <w:color w:val="000000"/>
          </w:rPr>
          <w:cr/>
        </w:r>
      </w:del>
      <w:r w:rsidR="00A96A35" w:rsidRPr="0027638C">
        <w:rPr>
          <w:sz w:val="24"/>
          <w:rPrChange w16du:dateUtc="2026-07-07T18:18:00Z" w:author="Author" w:date="2026-07-07T20:18:00Z" w:id="1142">
            <w:rPr>
              <w:rFonts w:ascii="Times New Roman"/>
              <w:color w:val="000000"/>
              <w:spacing w:val="665"/>
            </w:rPr>
          </w:rPrChange>
        </w:rPr>
        <w:t xml:space="preserve"> </w:t>
      </w:r>
      <w:r w:rsidR="00A96A35" w:rsidRPr="0027638C">
        <w:rPr>
          <w:sz w:val="24"/>
          <w:rPrChange w16du:dateUtc="2026-07-07T18:18:00Z" w:author="Author" w:date="2026-07-07T20:18:00Z" w:id="1143">
            <w:rPr>
              <w:rFonts w:ascii="Times New Roman"/>
              <w:color w:val="000000"/>
            </w:rPr>
          </w:rPrChange>
        </w:rPr>
        <w:t>labore et dolore magna aliqua lorem ipsum Dolor.</w:t>
      </w:r>
    </w:p>
    <w:p w14:paraId="18EA98B2" w14:textId="64766A39" w:rsidP="0027638C" w:rsidR="00A4209A" w:rsidRDefault="00000000" w:rsidRPr="0027638C">
      <w:pPr>
        <w:pStyle w:val="ListParagraph"/>
        <w:numPr>
          <w:ilvl w:val="1"/>
          <w:numId w:val="5"/>
        </w:numPr>
        <w:tabs>
          <w:tab w:pos="1439" w:val="left"/>
        </w:tabs>
        <w:spacing w:before="243"/>
        <w:ind w:hanging="719" w:left="1439"/>
        <w:rPr>
          <w:ins w16du:dateUtc="2026-07-07T18:18:00Z" w:author="Author" w:date="2026-07-07T20:18:00Z" w:id="1144"/>
          <w:sz w:val="24"/>
          <w:szCs w:val="24"/>
        </w:rPr>
      </w:pPr>
      <w:del w16du:dateUtc="2026-07-07T18:18:00Z" w:author="Author" w:date="2026-07-07T20:18:00Z" w:id="1145">
        <w:r>
          <w:rPr>
            <w:color w:val="000000"/>
          </w:rPr>
          <w:delText>(q)</w:delText>
        </w:r>
        <w:r>
          <w:rPr>
            <w:color w:val="000000"/>
            <w:spacing w:val="409"/>
          </w:rPr>
          <w:delText xml:space="preserve"> </w:delText>
        </w:r>
      </w:del>
      <w:ins w16du:dateUtc="2026-07-07T18:18:00Z" w:author="Author" w:date="2026-07-07T20:18:00Z" w:id="1146">
        <w:r w:rsidR="00A4209A" w:rsidRPr="0027638C">
          <w:rPr>
            <w:sz w:val="24"/>
            <w:szCs w:val="24"/>
          </w:rPr>
          <w:t>“</w:t>
        </w:r>
        <w:r w:rsidR="00A4209A" w:rsidRPr="0027638C">
          <w:rPr>
            <w:b/>
            <w:bCs/>
            <w:sz w:val="24"/>
            <w:szCs w:val="24"/>
          </w:rPr>
          <w:t>Sit Amet</w:t>
        </w:r>
        <w:r w:rsidR="00A4209A" w:rsidRPr="0027638C">
          <w:rPr>
            <w:sz w:val="24"/>
            <w:szCs w:val="24"/>
          </w:rPr>
          <w:t xml:space="preserve">” consectetur adipiscing elit, sed, do eiusmod tempor </w:t>
        </w:r>
        <w:r w:rsidR="00075D17">
          <w:rPr>
            <w:sz w:val="24"/>
            <w:szCs w:val="24"/>
          </w:rPr>
          <w:t>incididunt ut labore et dolore Magna (aliqua lorem ipsum dolor sit amet consectetur adipiscing Elit)</w:t>
        </w:r>
        <w:r w:rsidR="00A4209A" w:rsidRPr="0027638C">
          <w:rPr>
            <w:sz w:val="24"/>
            <w:szCs w:val="24"/>
          </w:rPr>
          <w:t>, sed do eiusmod tempor, incididunt ut, labore et, dolore magna, aliqua lorem ipsum.</w:t>
        </w:r>
        <w:r w:rsidR="00075D17">
          <w:rPr>
            <w:sz w:val="24"/>
            <w:szCs w:val="24"/>
          </w:rPr>
          <w:t xml:space="preserve"> </w:t>
        </w:r>
        <w:r w:rsidR="00075D17" w:rsidRPr="00075D17">
          <w:rPr>
            <w:b/>
            <w:bCs/>
            <w:sz w:val="24"/>
            <w:szCs w:val="24"/>
            <w:highlight w:val="cyan"/>
          </w:rPr>
          <w:t>[DOLOR: Sit amet consectetur adipiscing Elit sed do eiusmod tempor incididunt ut labore Et dolore?]</w:t>
        </w:r>
      </w:ins>
    </w:p>
    <w:p w14:paraId="584D9145" w14:textId="44A4DC86" w:rsidP="0027638C" w:rsidR="009609E8" w:rsidRDefault="00A96A35" w:rsidRPr="0027638C">
      <w:pPr>
        <w:pStyle w:val="ListParagraph"/>
        <w:numPr>
          <w:ilvl w:val="1"/>
          <w:numId w:val="5"/>
        </w:numPr>
        <w:tabs>
          <w:tab w:pos="1439" w:val="left"/>
        </w:tabs>
        <w:spacing w:before="243"/>
        <w:ind w:hanging="719" w:left="1439"/>
        <w:rPr>
          <w:sz w:val="24"/>
          <w:rPrChange w16du:dateUtc="2026-07-07T18:18:00Z" w:author="Author" w:date="2026-07-07T20:18:00Z" w:id="1147">
            <w:rPr>
              <w:rFonts w:ascii="Times New Roman"/>
              <w:color w:val="000000"/>
            </w:rPr>
          </w:rPrChange>
        </w:rPr>
        <w:pPrChange w16du:dateUtc="2026-07-07T18:18:00Z" w:author="Author" w:date="2026-07-07T20:18:00Z" w:id="1148">
          <w:pPr>
            <w:spacing w:after="0" w:before="235" w:line="255" w:lineRule="exact"/>
            <w:jc w:val="left"/>
          </w:pPr>
        </w:pPrChange>
      </w:pPr>
      <w:r w:rsidRPr="0027638C">
        <w:rPr>
          <w:sz w:val="24"/>
          <w:rPrChange w16du:dateUtc="2026-07-07T18:18:00Z" w:author="Author" w:date="2026-07-07T20:18:00Z" w:id="1149">
            <w:rPr>
              <w:rFonts w:ascii="Times New Roman" w:hAnsi="Times New Roman"/>
              <w:color w:val="000000"/>
              <w:spacing w:val="7"/>
            </w:rPr>
          </w:rPrChange>
        </w:rPr>
        <w:t>“</w:t>
      </w:r>
      <w:r w:rsidRPr="0027638C">
        <w:rPr>
          <w:b/>
          <w:sz w:val="24"/>
          <w:rPrChange w16du:dateUtc="2026-07-07T18:18:00Z" w:author="Author" w:date="2026-07-07T20:18:00Z" w:id="1150">
            <w:rPr>
              <w:rFonts w:ascii="Times New Roman" w:hAnsi="Times New Roman"/>
              <w:color w:val="000000"/>
              <w:spacing w:val="7"/>
            </w:rPr>
          </w:rPrChange>
        </w:rPr>
        <w:t>Magna</w:t>
      </w:r>
      <w:r w:rsidRPr="0027638C">
        <w:rPr>
          <w:sz w:val="24"/>
          <w:rPrChange w16du:dateUtc="2026-07-07T18:18:00Z" w:author="Author" w:date="2026-07-07T20:18:00Z" w:id="1151">
            <w:rPr>
              <w:rFonts w:ascii="Times New Roman" w:hAnsi="Times New Roman"/>
              <w:color w:val="000000"/>
              <w:spacing w:val="7"/>
            </w:rPr>
          </w:rPrChange>
        </w:rPr>
        <w:t>”</w:t>
      </w:r>
      <w:r w:rsidRPr="0027638C">
        <w:rPr>
          <w:spacing w:val="-7"/>
          <w:sz w:val="24"/>
          <w:rPrChange w16du:dateUtc="2026-07-07T18:18:00Z" w:author="Author" w:date="2026-07-07T20:18:00Z" w:id="1152">
            <w:rPr>
              <w:rFonts w:ascii="Times New Roman"/>
              <w:color w:val="000000"/>
              <w:spacing w:val="-7"/>
            </w:rPr>
          </w:rPrChange>
        </w:rPr>
        <w:t xml:space="preserve"> </w:t>
      </w:r>
      <w:r w:rsidRPr="0027638C">
        <w:rPr>
          <w:sz w:val="24"/>
          <w:rPrChange w16du:dateUtc="2026-07-07T18:18:00Z" w:author="Author" w:date="2026-07-07T20:18:00Z" w:id="1153">
            <w:rPr>
              <w:rFonts w:ascii="Times New Roman"/>
              <w:color w:val="000000"/>
            </w:rPr>
          </w:rPrChange>
        </w:rPr>
        <w:t>aliqua</w:t>
      </w:r>
      <w:r w:rsidRPr="0027638C">
        <w:rPr>
          <w:spacing w:val="-5"/>
          <w:sz w:val="24"/>
          <w:rPrChange w16du:dateUtc="2026-07-07T18:18:00Z" w:author="Author" w:date="2026-07-07T20:18:00Z" w:id="1154">
            <w:rPr>
              <w:rFonts w:ascii="Times New Roman"/>
              <w:color w:val="000000"/>
            </w:rPr>
          </w:rPrChange>
        </w:rPr>
        <w:t xml:space="preserve"> </w:t>
      </w:r>
      <w:r w:rsidRPr="0027638C">
        <w:rPr>
          <w:sz w:val="24"/>
          <w:rPrChange w16du:dateUtc="2026-07-07T18:18:00Z" w:author="Author" w:date="2026-07-07T20:18:00Z" w:id="1155">
            <w:rPr>
              <w:rFonts w:ascii="Times New Roman"/>
              <w:color w:val="000000"/>
            </w:rPr>
          </w:rPrChange>
        </w:rPr>
        <w:t>lorem</w:t>
      </w:r>
      <w:r w:rsidRPr="0027638C">
        <w:rPr>
          <w:spacing w:val="-5"/>
          <w:sz w:val="24"/>
          <w:rPrChange w16du:dateUtc="2026-07-07T18:18:00Z" w:author="Author" w:date="2026-07-07T20:18:00Z" w:id="1156">
            <w:rPr>
              <w:rFonts w:ascii="Times New Roman"/>
              <w:color w:val="000000"/>
            </w:rPr>
          </w:rPrChange>
        </w:rPr>
        <w:t xml:space="preserve"> </w:t>
      </w:r>
      <w:r w:rsidRPr="0027638C">
        <w:rPr>
          <w:sz w:val="24"/>
          <w:rPrChange w16du:dateUtc="2026-07-07T18:18:00Z" w:author="Author" w:date="2026-07-07T20:18:00Z" w:id="1157">
            <w:rPr>
              <w:rFonts w:ascii="Times New Roman"/>
              <w:color w:val="000000"/>
            </w:rPr>
          </w:rPrChange>
        </w:rPr>
        <w:t>ipsum</w:t>
      </w:r>
      <w:r w:rsidRPr="0027638C">
        <w:rPr>
          <w:spacing w:val="-4"/>
          <w:sz w:val="24"/>
          <w:rPrChange w16du:dateUtc="2026-07-07T18:18:00Z" w:author="Author" w:date="2026-07-07T20:18:00Z" w:id="1158">
            <w:rPr>
              <w:rFonts w:ascii="Times New Roman"/>
              <w:color w:val="000000"/>
            </w:rPr>
          </w:rPrChange>
        </w:rPr>
        <w:t xml:space="preserve"> </w:t>
      </w:r>
      <w:r w:rsidRPr="0027638C">
        <w:rPr>
          <w:sz w:val="24"/>
          <w:rPrChange w16du:dateUtc="2026-07-07T18:18:00Z" w:author="Author" w:date="2026-07-07T20:18:00Z" w:id="1159">
            <w:rPr>
              <w:rFonts w:ascii="Times New Roman"/>
              <w:color w:val="000000"/>
            </w:rPr>
          </w:rPrChange>
        </w:rPr>
        <w:t>dolor</w:t>
      </w:r>
      <w:r w:rsidRPr="0027638C">
        <w:rPr>
          <w:spacing w:val="-5"/>
          <w:sz w:val="24"/>
          <w:rPrChange w16du:dateUtc="2026-07-07T18:18:00Z" w:author="Author" w:date="2026-07-07T20:18:00Z" w:id="1160">
            <w:rPr>
              <w:rFonts w:ascii="Times New Roman"/>
              <w:color w:val="000000"/>
            </w:rPr>
          </w:rPrChange>
        </w:rPr>
        <w:t xml:space="preserve"> </w:t>
      </w:r>
      <w:r w:rsidRPr="0027638C">
        <w:rPr>
          <w:sz w:val="24"/>
          <w:rPrChange w16du:dateUtc="2026-07-07T18:18:00Z" w:author="Author" w:date="2026-07-07T20:18:00Z" w:id="1161">
            <w:rPr>
              <w:rFonts w:ascii="Times New Roman"/>
              <w:color w:val="000000"/>
            </w:rPr>
          </w:rPrChange>
        </w:rPr>
        <w:t>sit</w:t>
      </w:r>
      <w:r w:rsidRPr="0027638C">
        <w:rPr>
          <w:spacing w:val="-5"/>
          <w:sz w:val="24"/>
          <w:rPrChange w16du:dateUtc="2026-07-07T18:18:00Z" w:author="Author" w:date="2026-07-07T20:18:00Z" w:id="1162">
            <w:rPr>
              <w:rFonts w:ascii="Times New Roman"/>
              <w:color w:val="000000"/>
            </w:rPr>
          </w:rPrChange>
        </w:rPr>
        <w:t xml:space="preserve"> </w:t>
      </w:r>
      <w:r w:rsidRPr="0027638C">
        <w:rPr>
          <w:sz w:val="24"/>
          <w:rPrChange w16du:dateUtc="2026-07-07T18:18:00Z" w:author="Author" w:date="2026-07-07T20:18:00Z" w:id="1163">
            <w:rPr>
              <w:rFonts w:ascii="Times New Roman"/>
              <w:color w:val="000000"/>
            </w:rPr>
          </w:rPrChange>
        </w:rPr>
        <w:t>amet</w:t>
      </w:r>
      <w:r w:rsidRPr="0027638C">
        <w:rPr>
          <w:spacing w:val="-5"/>
          <w:sz w:val="24"/>
          <w:rPrChange w16du:dateUtc="2026-07-07T18:18:00Z" w:author="Author" w:date="2026-07-07T20:18:00Z" w:id="1164">
            <w:rPr>
              <w:rFonts w:ascii="Times New Roman"/>
              <w:color w:val="000000"/>
            </w:rPr>
          </w:rPrChange>
        </w:rPr>
        <w:t xml:space="preserve"> </w:t>
      </w:r>
      <w:r w:rsidRPr="0027638C">
        <w:rPr>
          <w:sz w:val="24"/>
          <w:rPrChange w16du:dateUtc="2026-07-07T18:18:00Z" w:author="Author" w:date="2026-07-07T20:18:00Z" w:id="1165">
            <w:rPr>
              <w:rFonts w:ascii="Times New Roman"/>
              <w:color w:val="000000"/>
            </w:rPr>
          </w:rPrChange>
        </w:rPr>
        <w:t>Consectetur</w:t>
      </w:r>
      <w:r w:rsidRPr="0027638C">
        <w:rPr>
          <w:spacing w:val="-4"/>
          <w:sz w:val="24"/>
          <w:rPrChange w16du:dateUtc="2026-07-07T18:18:00Z" w:author="Author" w:date="2026-07-07T20:18:00Z" w:id="1166">
            <w:rPr>
              <w:rFonts w:ascii="Times New Roman"/>
              <w:color w:val="000000"/>
            </w:rPr>
          </w:rPrChange>
        </w:rPr>
        <w:t xml:space="preserve"> </w:t>
      </w:r>
      <w:del w16du:dateUtc="2026-07-07T18:18:00Z" w:author="Author" w:date="2026-07-07T20:18:00Z" w:id="1167">
        <w:r w:rsidR="00000000">
          <w:rPr>
            <w:color w:val="000000"/>
          </w:rPr>
          <w:delText>3(c).</w:delText>
        </w:r>
      </w:del>
      <w:ins w16du:dateUtc="2026-07-07T18:18:00Z" w:author="Author" w:date="2026-07-07T20:18:00Z" w:id="1168">
        <w:r w:rsidR="00745B5B" w:rsidRPr="0027638C">
          <w:rPr>
            <w:spacing w:val="-2"/>
            <w:sz w:val="24"/>
            <w:szCs w:val="24"/>
          </w:rPr>
          <w:fldChar w:fldCharType="begin"/>
        </w:r>
        <w:r w:rsidR="00745B5B" w:rsidRPr="0027638C">
          <w:rPr>
            <w:spacing w:val="-4"/>
            <w:sz w:val="24"/>
            <w:szCs w:val="24"/>
          </w:rPr>
          <w:instrText xml:space="preserve"> REF _Ref215486300 \w \h </w:instrText>
        </w:r>
        <w:r w:rsidR="0027638C" w:rsidRPr="0027638C">
          <w:rPr>
            <w:spacing w:val="-2"/>
            <w:sz w:val="24"/>
            <w:szCs w:val="24"/>
          </w:rPr>
          <w:instrText xml:space="preserve"> \* MERGEFORMAT </w:instrText>
        </w:r>
        <w:r w:rsidR="00745B5B" w:rsidRPr="0027638C">
          <w:rPr>
            <w:spacing w:val="-2"/>
            <w:sz w:val="24"/>
            <w:szCs w:val="24"/>
          </w:rPr>
        </w:r>
        <w:r w:rsidR="00745B5B" w:rsidRPr="0027638C">
          <w:rPr>
            <w:spacing w:val="-2"/>
            <w:sz w:val="24"/>
            <w:szCs w:val="24"/>
          </w:rPr>
          <w:fldChar w:fldCharType="separate"/>
        </w:r>
        <w:r w:rsidR="00745B5B" w:rsidRPr="0027638C">
          <w:rPr>
            <w:spacing w:val="-4"/>
            <w:sz w:val="24"/>
            <w:szCs w:val="24"/>
          </w:rPr>
          <w:t>3(adipiscing)</w:t>
        </w:r>
        <w:r w:rsidR="00745B5B" w:rsidRPr="0027638C">
          <w:rPr>
            <w:spacing w:val="-2"/>
            <w:sz w:val="24"/>
            <w:szCs w:val="24"/>
          </w:rPr>
          <w:fldChar w:fldCharType="end"/>
        </w:r>
        <w:r w:rsidRPr="0027638C">
          <w:rPr>
            <w:spacing w:val="-2"/>
            <w:sz w:val="24"/>
            <w:szCs w:val="24"/>
          </w:rPr>
          <w:t>.</w:t>
        </w:r>
      </w:ins>
    </w:p>
    <w:p w14:paraId="584D9146" w14:textId="03ACD62D" w:rsidP="0027638C" w:rsidR="009609E8" w:rsidRDefault="00000000" w:rsidRPr="0027638C">
      <w:pPr>
        <w:pStyle w:val="ListParagraph"/>
        <w:numPr>
          <w:ilvl w:val="1"/>
          <w:numId w:val="5"/>
        </w:numPr>
        <w:tabs>
          <w:tab w:pos="1439" w:val="left"/>
        </w:tabs>
        <w:ind w:hanging="719" w:left="1439"/>
        <w:rPr>
          <w:sz w:val="24"/>
          <w:rPrChange w16du:dateUtc="2026-07-07T18:18:00Z" w:author="Author" w:date="2026-07-07T20:18:00Z" w:id="1169">
            <w:rPr>
              <w:rFonts w:ascii="Times New Roman"/>
              <w:color w:val="000000"/>
            </w:rPr>
          </w:rPrChange>
        </w:rPr>
        <w:pPrChange w16du:dateUtc="2026-07-07T18:18:00Z" w:author="Author" w:date="2026-07-07T20:18:00Z" w:id="1170">
          <w:pPr>
            <w:spacing w:after="0" w:before="240" w:line="255" w:lineRule="exact"/>
            <w:jc w:val="left"/>
          </w:pPr>
        </w:pPrChange>
      </w:pPr>
      <w:del w16du:dateUtc="2026-07-07T18:18:00Z" w:author="Author" w:date="2026-07-07T20:18:00Z" w:id="1171">
        <w:r>
          <w:rPr>
            <w:color w:val="000000"/>
          </w:rPr>
          <w:delText>(r)</w:delText>
        </w:r>
        <w:r>
          <w:rPr>
            <w:color w:val="000000"/>
            <w:spacing w:val="445"/>
          </w:rPr>
          <w:delText xml:space="preserve"> </w:delText>
        </w:r>
      </w:del>
      <w:r w:rsidR="00A96A35" w:rsidRPr="0027638C">
        <w:rPr>
          <w:sz w:val="24"/>
          <w:rPrChange w16du:dateUtc="2026-07-07T18:18:00Z" w:author="Author" w:date="2026-07-07T20:18:00Z" w:id="1172">
            <w:rPr>
              <w:rFonts w:ascii="Times New Roman" w:hAnsi="Times New Roman"/>
              <w:color w:val="000000"/>
              <w:spacing w:val="2"/>
            </w:rPr>
          </w:rPrChange>
        </w:rPr>
        <w:t>“</w:t>
      </w:r>
      <w:r w:rsidR="00A96A35" w:rsidRPr="0027638C">
        <w:rPr>
          <w:b/>
          <w:sz w:val="24"/>
          <w:rPrChange w16du:dateUtc="2026-07-07T18:18:00Z" w:author="Author" w:date="2026-07-07T20:18:00Z" w:id="1173">
            <w:rPr>
              <w:rFonts w:ascii="Times New Roman" w:hAnsi="Times New Roman"/>
              <w:color w:val="000000"/>
              <w:spacing w:val="2"/>
            </w:rPr>
          </w:rPrChange>
        </w:rPr>
        <w:t>Elit</w:t>
      </w:r>
      <w:r w:rsidR="00A96A35" w:rsidRPr="0027638C">
        <w:rPr>
          <w:sz w:val="24"/>
          <w:rPrChange w16du:dateUtc="2026-07-07T18:18:00Z" w:author="Author" w:date="2026-07-07T20:18:00Z" w:id="1174">
            <w:rPr>
              <w:rFonts w:ascii="Times New Roman" w:hAnsi="Times New Roman"/>
              <w:color w:val="000000"/>
              <w:spacing w:val="2"/>
            </w:rPr>
          </w:rPrChange>
        </w:rPr>
        <w:t>”</w:t>
      </w:r>
      <w:r w:rsidR="00A96A35" w:rsidRPr="0027638C">
        <w:rPr>
          <w:spacing w:val="-7"/>
          <w:sz w:val="24"/>
          <w:rPrChange w16du:dateUtc="2026-07-07T18:18:00Z" w:author="Author" w:date="2026-07-07T20:18:00Z" w:id="1175">
            <w:rPr>
              <w:rFonts w:ascii="Times New Roman"/>
              <w:color w:val="000000"/>
              <w:spacing w:val="-2"/>
            </w:rPr>
          </w:rPrChange>
        </w:rPr>
        <w:t xml:space="preserve"> </w:t>
      </w:r>
      <w:r w:rsidR="00A96A35" w:rsidRPr="0027638C">
        <w:rPr>
          <w:sz w:val="24"/>
          <w:rPrChange w16du:dateUtc="2026-07-07T18:18:00Z" w:author="Author" w:date="2026-07-07T20:18:00Z" w:id="1176">
            <w:rPr>
              <w:rFonts w:ascii="Times New Roman"/>
              <w:color w:val="000000"/>
            </w:rPr>
          </w:rPrChange>
        </w:rPr>
        <w:t>sed</w:t>
      </w:r>
      <w:r w:rsidR="00A96A35" w:rsidRPr="0027638C">
        <w:rPr>
          <w:spacing w:val="-4"/>
          <w:sz w:val="24"/>
          <w:rPrChange w16du:dateUtc="2026-07-07T18:18:00Z" w:author="Author" w:date="2026-07-07T20:18:00Z" w:id="1177">
            <w:rPr>
              <w:rFonts w:ascii="Times New Roman"/>
              <w:color w:val="000000"/>
            </w:rPr>
          </w:rPrChange>
        </w:rPr>
        <w:t xml:space="preserve"> </w:t>
      </w:r>
      <w:r w:rsidR="00A96A35" w:rsidRPr="0027638C">
        <w:rPr>
          <w:sz w:val="24"/>
          <w:rPrChange w16du:dateUtc="2026-07-07T18:18:00Z" w:author="Author" w:date="2026-07-07T20:18:00Z" w:id="1178">
            <w:rPr>
              <w:rFonts w:ascii="Times New Roman"/>
              <w:color w:val="000000"/>
            </w:rPr>
          </w:rPrChange>
        </w:rPr>
        <w:t>do</w:t>
      </w:r>
      <w:r w:rsidR="00A96A35" w:rsidRPr="0027638C">
        <w:rPr>
          <w:spacing w:val="-4"/>
          <w:sz w:val="24"/>
          <w:rPrChange w16du:dateUtc="2026-07-07T18:18:00Z" w:author="Author" w:date="2026-07-07T20:18:00Z" w:id="1179">
            <w:rPr>
              <w:rFonts w:ascii="Times New Roman"/>
              <w:color w:val="000000"/>
            </w:rPr>
          </w:rPrChange>
        </w:rPr>
        <w:t xml:space="preserve"> </w:t>
      </w:r>
      <w:r w:rsidR="00A96A35" w:rsidRPr="0027638C">
        <w:rPr>
          <w:sz w:val="24"/>
          <w:rPrChange w16du:dateUtc="2026-07-07T18:18:00Z" w:author="Author" w:date="2026-07-07T20:18:00Z" w:id="1180">
            <w:rPr>
              <w:rFonts w:ascii="Times New Roman"/>
              <w:color w:val="000000"/>
            </w:rPr>
          </w:rPrChange>
        </w:rPr>
        <w:t>eiusmod</w:t>
      </w:r>
      <w:r w:rsidR="00A96A35" w:rsidRPr="0027638C">
        <w:rPr>
          <w:spacing w:val="-4"/>
          <w:sz w:val="24"/>
          <w:rPrChange w16du:dateUtc="2026-07-07T18:18:00Z" w:author="Author" w:date="2026-07-07T20:18:00Z" w:id="1181">
            <w:rPr>
              <w:rFonts w:ascii="Times New Roman"/>
              <w:color w:val="000000"/>
            </w:rPr>
          </w:rPrChange>
        </w:rPr>
        <w:t xml:space="preserve"> </w:t>
      </w:r>
      <w:r w:rsidR="00A96A35" w:rsidRPr="0027638C">
        <w:rPr>
          <w:sz w:val="24"/>
          <w:rPrChange w16du:dateUtc="2026-07-07T18:18:00Z" w:author="Author" w:date="2026-07-07T20:18:00Z" w:id="1182">
            <w:rPr>
              <w:rFonts w:ascii="Times New Roman"/>
              <w:color w:val="000000"/>
            </w:rPr>
          </w:rPrChange>
        </w:rPr>
        <w:t>tempor</w:t>
      </w:r>
      <w:r w:rsidR="00A96A35" w:rsidRPr="0027638C">
        <w:rPr>
          <w:spacing w:val="-5"/>
          <w:sz w:val="24"/>
          <w:rPrChange w16du:dateUtc="2026-07-07T18:18:00Z" w:author="Author" w:date="2026-07-07T20:18:00Z" w:id="1183">
            <w:rPr>
              <w:rFonts w:ascii="Times New Roman"/>
              <w:color w:val="000000"/>
            </w:rPr>
          </w:rPrChange>
        </w:rPr>
        <w:t xml:space="preserve"> </w:t>
      </w:r>
      <w:r w:rsidR="00A96A35" w:rsidRPr="0027638C">
        <w:rPr>
          <w:sz w:val="24"/>
          <w:rPrChange w16du:dateUtc="2026-07-07T18:18:00Z" w:author="Author" w:date="2026-07-07T20:18:00Z" w:id="1184">
            <w:rPr>
              <w:rFonts w:ascii="Times New Roman"/>
              <w:color w:val="000000"/>
            </w:rPr>
          </w:rPrChange>
        </w:rPr>
        <w:t>incididunt</w:t>
      </w:r>
      <w:r w:rsidR="00A96A35" w:rsidRPr="0027638C">
        <w:rPr>
          <w:spacing w:val="-4"/>
          <w:sz w:val="24"/>
          <w:rPrChange w16du:dateUtc="2026-07-07T18:18:00Z" w:author="Author" w:date="2026-07-07T20:18:00Z" w:id="1185">
            <w:rPr>
              <w:rFonts w:ascii="Times New Roman"/>
              <w:color w:val="000000"/>
            </w:rPr>
          </w:rPrChange>
        </w:rPr>
        <w:t xml:space="preserve"> </w:t>
      </w:r>
      <w:r w:rsidR="00A96A35" w:rsidRPr="0027638C">
        <w:rPr>
          <w:sz w:val="24"/>
          <w:rPrChange w16du:dateUtc="2026-07-07T18:18:00Z" w:author="Author" w:date="2026-07-07T20:18:00Z" w:id="1186">
            <w:rPr>
              <w:rFonts w:ascii="Times New Roman"/>
              <w:color w:val="000000"/>
            </w:rPr>
          </w:rPrChange>
        </w:rPr>
        <w:t>ut</w:t>
      </w:r>
      <w:r w:rsidR="00A96A35" w:rsidRPr="0027638C">
        <w:rPr>
          <w:spacing w:val="-4"/>
          <w:sz w:val="24"/>
          <w:rPrChange w16du:dateUtc="2026-07-07T18:18:00Z" w:author="Author" w:date="2026-07-07T20:18:00Z" w:id="1187">
            <w:rPr>
              <w:rFonts w:ascii="Times New Roman"/>
              <w:color w:val="000000"/>
            </w:rPr>
          </w:rPrChange>
        </w:rPr>
        <w:t xml:space="preserve"> </w:t>
      </w:r>
      <w:r w:rsidR="00A96A35" w:rsidRPr="0027638C">
        <w:rPr>
          <w:sz w:val="24"/>
          <w:rPrChange w16du:dateUtc="2026-07-07T18:18:00Z" w:author="Author" w:date="2026-07-07T20:18:00Z" w:id="1188">
            <w:rPr>
              <w:rFonts w:ascii="Times New Roman"/>
              <w:color w:val="000000"/>
            </w:rPr>
          </w:rPrChange>
        </w:rPr>
        <w:t>Labore</w:t>
      </w:r>
      <w:r w:rsidR="00A96A35" w:rsidRPr="0027638C">
        <w:rPr>
          <w:spacing w:val="-4"/>
          <w:sz w:val="24"/>
          <w:rPrChange w16du:dateUtc="2026-07-07T18:18:00Z" w:author="Author" w:date="2026-07-07T20:18:00Z" w:id="1189">
            <w:rPr>
              <w:rFonts w:ascii="Times New Roman"/>
              <w:color w:val="000000"/>
            </w:rPr>
          </w:rPrChange>
        </w:rPr>
        <w:t xml:space="preserve"> </w:t>
      </w:r>
      <w:del w16du:dateUtc="2026-07-07T18:18:00Z" w:author="Author" w:date="2026-07-07T20:18:00Z" w:id="1190">
        <w:r>
          <w:rPr>
            <w:color w:val="000000"/>
          </w:rPr>
          <w:delText>8(a).</w:delText>
        </w:r>
      </w:del>
      <w:ins w16du:dateUtc="2026-07-07T18:18:00Z" w:author="Author" w:date="2026-07-07T20:18:00Z" w:id="1191">
        <w:r w:rsidR="00745B5B" w:rsidRPr="0027638C">
          <w:rPr>
            <w:spacing w:val="-2"/>
            <w:sz w:val="24"/>
            <w:szCs w:val="24"/>
          </w:rPr>
          <w:fldChar w:fldCharType="begin"/>
        </w:r>
        <w:r w:rsidR="00745B5B" w:rsidRPr="0027638C">
          <w:rPr>
            <w:spacing w:val="-4"/>
            <w:sz w:val="24"/>
            <w:szCs w:val="24"/>
          </w:rPr>
          <w:instrText xml:space="preserve"> REF _Ref215486309 \w \h </w:instrText>
        </w:r>
        <w:r w:rsidR="0027638C" w:rsidRPr="0027638C">
          <w:rPr>
            <w:spacing w:val="-2"/>
            <w:sz w:val="24"/>
            <w:szCs w:val="24"/>
          </w:rPr>
          <w:instrText xml:space="preserve"> \* MERGEFORMAT </w:instrText>
        </w:r>
        <w:r w:rsidR="00745B5B" w:rsidRPr="0027638C">
          <w:rPr>
            <w:spacing w:val="-2"/>
            <w:sz w:val="24"/>
            <w:szCs w:val="24"/>
          </w:rPr>
        </w:r>
        <w:r w:rsidR="00745B5B" w:rsidRPr="0027638C">
          <w:rPr>
            <w:spacing w:val="-2"/>
            <w:sz w:val="24"/>
            <w:szCs w:val="24"/>
          </w:rPr>
          <w:fldChar w:fldCharType="separate"/>
        </w:r>
        <w:r w:rsidR="00745B5B" w:rsidRPr="0027638C">
          <w:rPr>
            <w:spacing w:val="-4"/>
            <w:sz w:val="24"/>
            <w:szCs w:val="24"/>
          </w:rPr>
          <w:t>8(et)</w:t>
        </w:r>
        <w:r w:rsidR="00745B5B" w:rsidRPr="0027638C">
          <w:rPr>
            <w:spacing w:val="-2"/>
            <w:sz w:val="24"/>
            <w:szCs w:val="24"/>
          </w:rPr>
          <w:fldChar w:fldCharType="end"/>
        </w:r>
        <w:r w:rsidR="00A96A35" w:rsidRPr="0027638C">
          <w:rPr>
            <w:spacing w:val="-2"/>
            <w:sz w:val="24"/>
            <w:szCs w:val="24"/>
          </w:rPr>
          <w:t>.</w:t>
        </w:r>
      </w:ins>
    </w:p>
    <w:p w14:paraId="584D9147" w14:textId="18A1397E" w:rsidP="0027638C" w:rsidR="009609E8" w:rsidRDefault="00000000" w:rsidRPr="0027638C">
      <w:pPr>
        <w:pStyle w:val="ListParagraph"/>
        <w:numPr>
          <w:ilvl w:val="1"/>
          <w:numId w:val="5"/>
        </w:numPr>
        <w:tabs>
          <w:tab w:pos="1439" w:val="left"/>
        </w:tabs>
        <w:ind w:hanging="719" w:left="1439"/>
        <w:rPr>
          <w:sz w:val="24"/>
          <w:rPrChange w16du:dateUtc="2026-07-07T18:18:00Z" w:author="Author" w:date="2026-07-07T20:18:00Z" w:id="1192">
            <w:rPr>
              <w:rFonts w:ascii="Times New Roman"/>
              <w:color w:val="000000"/>
            </w:rPr>
          </w:rPrChange>
        </w:rPr>
        <w:pPrChange w16du:dateUtc="2026-07-07T18:18:00Z" w:author="Author" w:date="2026-07-07T20:18:00Z" w:id="1193">
          <w:pPr>
            <w:spacing w:after="0" w:before="240" w:line="255" w:lineRule="exact"/>
            <w:jc w:val="left"/>
          </w:pPr>
        </w:pPrChange>
      </w:pPr>
      <w:del w16du:dateUtc="2026-07-07T18:18:00Z" w:author="Author" w:date="2026-07-07T20:18:00Z" w:id="1194">
        <w:r>
          <w:rPr>
            <w:color w:val="000000"/>
          </w:rPr>
          <w:delText>(s)</w:delText>
        </w:r>
        <w:r>
          <w:rPr>
            <w:color w:val="000000"/>
            <w:spacing w:val="433"/>
          </w:rPr>
          <w:delText xml:space="preserve"> </w:delText>
        </w:r>
      </w:del>
      <w:r w:rsidR="00A96A35" w:rsidRPr="0027638C">
        <w:rPr>
          <w:sz w:val="24"/>
          <w:rPrChange w16du:dateUtc="2026-07-07T18:18:00Z" w:author="Author" w:date="2026-07-07T20:18:00Z" w:id="1195">
            <w:rPr>
              <w:rFonts w:ascii="Times New Roman" w:hAnsi="Times New Roman"/>
              <w:color w:val="000000"/>
              <w:spacing w:val="7"/>
            </w:rPr>
          </w:rPrChange>
        </w:rPr>
        <w:t>“</w:t>
      </w:r>
      <w:r w:rsidR="00A96A35" w:rsidRPr="0027638C">
        <w:rPr>
          <w:b/>
          <w:sz w:val="24"/>
          <w:rPrChange w16du:dateUtc="2026-07-07T18:18:00Z" w:author="Author" w:date="2026-07-07T20:18:00Z" w:id="1196">
            <w:rPr>
              <w:rFonts w:ascii="Times New Roman" w:hAnsi="Times New Roman"/>
              <w:color w:val="000000"/>
              <w:spacing w:val="7"/>
            </w:rPr>
          </w:rPrChange>
        </w:rPr>
        <w:t>Dolore</w:t>
      </w:r>
      <w:r w:rsidR="00A96A35" w:rsidRPr="0027638C">
        <w:rPr>
          <w:b/>
          <w:spacing w:val="-7"/>
          <w:sz w:val="24"/>
          <w:rPrChange w16du:dateUtc="2026-07-07T18:18:00Z" w:author="Author" w:date="2026-07-07T20:18:00Z" w:id="1197">
            <w:rPr>
              <w:rFonts w:ascii="Times New Roman"/>
              <w:color w:val="000000"/>
              <w:spacing w:val="-7"/>
            </w:rPr>
          </w:rPrChange>
        </w:rPr>
        <w:t xml:space="preserve"> </w:t>
      </w:r>
      <w:r w:rsidR="00A96A35" w:rsidRPr="0027638C">
        <w:rPr>
          <w:b/>
          <w:sz w:val="24"/>
          <w:rPrChange w16du:dateUtc="2026-07-07T18:18:00Z" w:author="Author" w:date="2026-07-07T20:18:00Z" w:id="1198">
            <w:rPr>
              <w:rFonts w:ascii="Times New Roman"/>
              <w:color w:val="000000"/>
              <w:spacing w:val="12"/>
            </w:rPr>
          </w:rPrChange>
        </w:rPr>
        <w:t>Magna</w:t>
      </w:r>
      <w:r w:rsidR="00A96A35" w:rsidRPr="0027638C">
        <w:rPr>
          <w:b/>
          <w:spacing w:val="-5"/>
          <w:sz w:val="24"/>
          <w:rPrChange w16du:dateUtc="2026-07-07T18:18:00Z" w:author="Author" w:date="2026-07-07T20:18:00Z" w:id="1199">
            <w:rPr>
              <w:rFonts w:ascii="Times New Roman"/>
              <w:color w:val="000000"/>
              <w:spacing w:val="-12"/>
            </w:rPr>
          </w:rPrChange>
        </w:rPr>
        <w:t xml:space="preserve"> </w:t>
      </w:r>
      <w:r w:rsidR="00A96A35" w:rsidRPr="0027638C">
        <w:rPr>
          <w:b/>
          <w:sz w:val="24"/>
          <w:rPrChange w16du:dateUtc="2026-07-07T18:18:00Z" w:author="Author" w:date="2026-07-07T20:18:00Z" w:id="1200">
            <w:rPr>
              <w:rFonts w:ascii="Times New Roman" w:hAnsi="Times New Roman"/>
              <w:color w:val="000000"/>
              <w:spacing w:val="7"/>
            </w:rPr>
          </w:rPrChange>
        </w:rPr>
        <w:t>Aliqua</w:t>
      </w:r>
      <w:r w:rsidR="00A96A35" w:rsidRPr="0027638C">
        <w:rPr>
          <w:sz w:val="24"/>
          <w:rPrChange w16du:dateUtc="2026-07-07T18:18:00Z" w:author="Author" w:date="2026-07-07T20:18:00Z" w:id="1201">
            <w:rPr>
              <w:rFonts w:ascii="Times New Roman" w:hAnsi="Times New Roman"/>
              <w:color w:val="000000"/>
              <w:spacing w:val="7"/>
            </w:rPr>
          </w:rPrChange>
        </w:rPr>
        <w:t>”</w:t>
      </w:r>
      <w:r w:rsidR="00A96A35" w:rsidRPr="0027638C">
        <w:rPr>
          <w:spacing w:val="-5"/>
          <w:sz w:val="24"/>
          <w:rPrChange w16du:dateUtc="2026-07-07T18:18:00Z" w:author="Author" w:date="2026-07-07T20:18:00Z" w:id="1202">
            <w:rPr>
              <w:rFonts w:ascii="Times New Roman"/>
              <w:color w:val="000000"/>
              <w:spacing w:val="-7"/>
            </w:rPr>
          </w:rPrChange>
        </w:rPr>
        <w:t xml:space="preserve"> </w:t>
      </w:r>
      <w:r w:rsidR="00A96A35" w:rsidRPr="0027638C">
        <w:rPr>
          <w:sz w:val="24"/>
          <w:rPrChange w16du:dateUtc="2026-07-07T18:18:00Z" w:author="Author" w:date="2026-07-07T20:18:00Z" w:id="1203">
            <w:rPr>
              <w:rFonts w:ascii="Times New Roman"/>
              <w:color w:val="000000"/>
            </w:rPr>
          </w:rPrChange>
        </w:rPr>
        <w:t>lorem</w:t>
      </w:r>
      <w:r w:rsidR="00A96A35" w:rsidRPr="0027638C">
        <w:rPr>
          <w:spacing w:val="-5"/>
          <w:sz w:val="24"/>
          <w:rPrChange w16du:dateUtc="2026-07-07T18:18:00Z" w:author="Author" w:date="2026-07-07T20:18:00Z" w:id="1204">
            <w:rPr>
              <w:rFonts w:ascii="Times New Roman"/>
              <w:color w:val="000000"/>
            </w:rPr>
          </w:rPrChange>
        </w:rPr>
        <w:t xml:space="preserve"> </w:t>
      </w:r>
      <w:r w:rsidR="00A96A35" w:rsidRPr="0027638C">
        <w:rPr>
          <w:sz w:val="24"/>
          <w:rPrChange w16du:dateUtc="2026-07-07T18:18:00Z" w:author="Author" w:date="2026-07-07T20:18:00Z" w:id="1205">
            <w:rPr>
              <w:rFonts w:ascii="Times New Roman"/>
              <w:color w:val="000000"/>
            </w:rPr>
          </w:rPrChange>
        </w:rPr>
        <w:t>ipsum</w:t>
      </w:r>
      <w:r w:rsidR="00A96A35" w:rsidRPr="0027638C">
        <w:rPr>
          <w:spacing w:val="-4"/>
          <w:sz w:val="24"/>
          <w:rPrChange w16du:dateUtc="2026-07-07T18:18:00Z" w:author="Author" w:date="2026-07-07T20:18:00Z" w:id="1206">
            <w:rPr>
              <w:rFonts w:ascii="Times New Roman"/>
              <w:color w:val="000000"/>
            </w:rPr>
          </w:rPrChange>
        </w:rPr>
        <w:t xml:space="preserve"> </w:t>
      </w:r>
      <w:r w:rsidR="00A96A35" w:rsidRPr="0027638C">
        <w:rPr>
          <w:sz w:val="24"/>
          <w:rPrChange w16du:dateUtc="2026-07-07T18:18:00Z" w:author="Author" w:date="2026-07-07T20:18:00Z" w:id="1207">
            <w:rPr>
              <w:rFonts w:ascii="Times New Roman"/>
              <w:color w:val="000000"/>
            </w:rPr>
          </w:rPrChange>
        </w:rPr>
        <w:t>dolor</w:t>
      </w:r>
      <w:r w:rsidR="00A96A35" w:rsidRPr="0027638C">
        <w:rPr>
          <w:spacing w:val="-5"/>
          <w:sz w:val="24"/>
          <w:rPrChange w16du:dateUtc="2026-07-07T18:18:00Z" w:author="Author" w:date="2026-07-07T20:18:00Z" w:id="1208">
            <w:rPr>
              <w:rFonts w:ascii="Times New Roman"/>
              <w:color w:val="000000"/>
            </w:rPr>
          </w:rPrChange>
        </w:rPr>
        <w:t xml:space="preserve"> </w:t>
      </w:r>
      <w:r w:rsidR="00A96A35" w:rsidRPr="0027638C">
        <w:rPr>
          <w:sz w:val="24"/>
          <w:rPrChange w16du:dateUtc="2026-07-07T18:18:00Z" w:author="Author" w:date="2026-07-07T20:18:00Z" w:id="1209">
            <w:rPr>
              <w:rFonts w:ascii="Times New Roman"/>
              <w:color w:val="000000"/>
            </w:rPr>
          </w:rPrChange>
        </w:rPr>
        <w:t>sit</w:t>
      </w:r>
      <w:r w:rsidR="00A96A35" w:rsidRPr="0027638C">
        <w:rPr>
          <w:spacing w:val="-5"/>
          <w:sz w:val="24"/>
          <w:rPrChange w16du:dateUtc="2026-07-07T18:18:00Z" w:author="Author" w:date="2026-07-07T20:18:00Z" w:id="1210">
            <w:rPr>
              <w:rFonts w:ascii="Times New Roman"/>
              <w:color w:val="000000"/>
            </w:rPr>
          </w:rPrChange>
        </w:rPr>
        <w:t xml:space="preserve"> </w:t>
      </w:r>
      <w:r w:rsidR="00A96A35" w:rsidRPr="0027638C">
        <w:rPr>
          <w:sz w:val="24"/>
          <w:rPrChange w16du:dateUtc="2026-07-07T18:18:00Z" w:author="Author" w:date="2026-07-07T20:18:00Z" w:id="1211">
            <w:rPr>
              <w:rFonts w:ascii="Times New Roman"/>
              <w:color w:val="000000"/>
            </w:rPr>
          </w:rPrChange>
        </w:rPr>
        <w:t>amet</w:t>
      </w:r>
      <w:r w:rsidR="00A96A35" w:rsidRPr="0027638C">
        <w:rPr>
          <w:spacing w:val="-5"/>
          <w:sz w:val="24"/>
          <w:rPrChange w16du:dateUtc="2026-07-07T18:18:00Z" w:author="Author" w:date="2026-07-07T20:18:00Z" w:id="1212">
            <w:rPr>
              <w:rFonts w:ascii="Times New Roman"/>
              <w:color w:val="000000"/>
            </w:rPr>
          </w:rPrChange>
        </w:rPr>
        <w:t xml:space="preserve"> </w:t>
      </w:r>
      <w:r w:rsidR="00A96A35" w:rsidRPr="0027638C">
        <w:rPr>
          <w:sz w:val="24"/>
          <w:rPrChange w16du:dateUtc="2026-07-07T18:18:00Z" w:author="Author" w:date="2026-07-07T20:18:00Z" w:id="1213">
            <w:rPr>
              <w:rFonts w:ascii="Times New Roman"/>
              <w:color w:val="000000"/>
            </w:rPr>
          </w:rPrChange>
        </w:rPr>
        <w:t>consectetur</w:t>
      </w:r>
      <w:r w:rsidR="00A96A35" w:rsidRPr="0027638C">
        <w:rPr>
          <w:spacing w:val="-5"/>
          <w:sz w:val="24"/>
          <w:rPrChange w16du:dateUtc="2026-07-07T18:18:00Z" w:author="Author" w:date="2026-07-07T20:18:00Z" w:id="1214">
            <w:rPr>
              <w:rFonts w:ascii="Times New Roman"/>
              <w:color w:val="000000"/>
            </w:rPr>
          </w:rPrChange>
        </w:rPr>
        <w:t xml:space="preserve"> </w:t>
      </w:r>
      <w:r w:rsidR="00A96A35" w:rsidRPr="0027638C">
        <w:rPr>
          <w:sz w:val="24"/>
          <w:rPrChange w16du:dateUtc="2026-07-07T18:18:00Z" w:author="Author" w:date="2026-07-07T20:18:00Z" w:id="1215">
            <w:rPr>
              <w:rFonts w:ascii="Times New Roman"/>
              <w:color w:val="000000"/>
            </w:rPr>
          </w:rPrChange>
        </w:rPr>
        <w:t>Adipiscing</w:t>
      </w:r>
      <w:r w:rsidR="00A96A35" w:rsidRPr="0027638C">
        <w:rPr>
          <w:spacing w:val="-4"/>
          <w:sz w:val="24"/>
          <w:rPrChange w16du:dateUtc="2026-07-07T18:18:00Z" w:author="Author" w:date="2026-07-07T20:18:00Z" w:id="1216">
            <w:rPr>
              <w:rFonts w:ascii="Times New Roman"/>
              <w:color w:val="000000"/>
            </w:rPr>
          </w:rPrChange>
        </w:rPr>
        <w:t xml:space="preserve"> </w:t>
      </w:r>
      <w:del w16du:dateUtc="2026-07-07T18:18:00Z" w:author="Author" w:date="2026-07-07T20:18:00Z" w:id="1217">
        <w:r>
          <w:rPr>
            <w:color w:val="000000"/>
          </w:rPr>
          <w:delText>14(f).</w:delText>
        </w:r>
      </w:del>
      <w:ins w16du:dateUtc="2026-07-07T18:18:00Z" w:author="Author" w:date="2026-07-07T20:18:00Z" w:id="1218">
        <w:r w:rsidR="00745B5B" w:rsidRPr="0027638C">
          <w:rPr>
            <w:spacing w:val="-2"/>
            <w:sz w:val="24"/>
            <w:szCs w:val="24"/>
          </w:rPr>
          <w:fldChar w:fldCharType="begin"/>
        </w:r>
        <w:r w:rsidR="00745B5B" w:rsidRPr="0027638C">
          <w:rPr>
            <w:spacing w:val="-4"/>
            <w:sz w:val="24"/>
            <w:szCs w:val="24"/>
          </w:rPr>
          <w:instrText xml:space="preserve"> REF _Ref215486321 \w \h </w:instrText>
        </w:r>
        <w:r w:rsidR="0027638C" w:rsidRPr="0027638C">
          <w:rPr>
            <w:spacing w:val="-2"/>
            <w:sz w:val="24"/>
            <w:szCs w:val="24"/>
          </w:rPr>
          <w:instrText xml:space="preserve"> \* MERGEFORMAT </w:instrText>
        </w:r>
        <w:r w:rsidR="00745B5B" w:rsidRPr="0027638C">
          <w:rPr>
            <w:spacing w:val="-2"/>
            <w:sz w:val="24"/>
            <w:szCs w:val="24"/>
          </w:rPr>
        </w:r>
        <w:r w:rsidR="00745B5B" w:rsidRPr="0027638C">
          <w:rPr>
            <w:spacing w:val="-2"/>
            <w:sz w:val="24"/>
            <w:szCs w:val="24"/>
          </w:rPr>
          <w:fldChar w:fldCharType="separate"/>
        </w:r>
        <w:r w:rsidR="00745B5B" w:rsidRPr="0027638C">
          <w:rPr>
            <w:spacing w:val="-4"/>
            <w:sz w:val="24"/>
            <w:szCs w:val="24"/>
          </w:rPr>
          <w:t>14(elit)</w:t>
        </w:r>
        <w:r w:rsidR="00745B5B" w:rsidRPr="0027638C">
          <w:rPr>
            <w:spacing w:val="-2"/>
            <w:sz w:val="24"/>
            <w:szCs w:val="24"/>
          </w:rPr>
          <w:fldChar w:fldCharType="end"/>
        </w:r>
        <w:r w:rsidR="00A96A35" w:rsidRPr="0027638C">
          <w:rPr>
            <w:spacing w:val="-2"/>
            <w:sz w:val="24"/>
            <w:szCs w:val="24"/>
          </w:rPr>
          <w:t>.</w:t>
        </w:r>
      </w:ins>
    </w:p>
    <w:p w14:paraId="132408C0" w14:textId="7759A7E5" w:rsidP="0027638C" w:rsidR="00A4209A" w:rsidRDefault="00000000" w:rsidRPr="0027638C">
      <w:pPr>
        <w:pStyle w:val="ListParagraph"/>
        <w:numPr>
          <w:ilvl w:val="1"/>
          <w:numId w:val="5"/>
        </w:numPr>
        <w:tabs>
          <w:tab w:pos="1440" w:val="left"/>
        </w:tabs>
        <w:spacing w:before="238"/>
        <w:ind w:right="354"/>
        <w:rPr>
          <w:ins w16du:dateUtc="2026-07-07T18:18:00Z" w:author="Author" w:date="2026-07-07T20:18:00Z" w:id="1219"/>
          <w:sz w:val="24"/>
          <w:szCs w:val="24"/>
        </w:rPr>
      </w:pPr>
      <w:del w16du:dateUtc="2026-07-07T18:18:00Z" w:author="Author" w:date="2026-07-07T20:18:00Z" w:id="1220">
        <w:r>
          <w:rPr>
            <w:color w:val="000000"/>
            <w:sz w:val="24"/>
          </w:rPr>
          <w:delText>(t)</w:delText>
        </w:r>
        <w:r>
          <w:rPr>
            <w:color w:val="000000"/>
            <w:spacing w:val="433"/>
            <w:sz w:val="24"/>
          </w:rPr>
          <w:delText xml:space="preserve"> </w:delText>
        </w:r>
      </w:del>
      <w:ins w16du:dateUtc="2026-07-07T18:18:00Z" w:author="Author" w:date="2026-07-07T20:18:00Z" w:id="1221">
        <w:r w:rsidR="00A4209A" w:rsidRPr="0027638C">
          <w:rPr>
            <w:sz w:val="24"/>
            <w:szCs w:val="24"/>
          </w:rPr>
          <w:t>“</w:t>
        </w:r>
        <w:r w:rsidR="00A4209A" w:rsidRPr="0027638C">
          <w:rPr>
            <w:b/>
            <w:bCs/>
            <w:sz w:val="24"/>
            <w:szCs w:val="24"/>
          </w:rPr>
          <w:t>Sed DO</w:t>
        </w:r>
        <w:r w:rsidR="00A4209A" w:rsidRPr="0027638C">
          <w:rPr>
            <w:sz w:val="24"/>
            <w:szCs w:val="24"/>
          </w:rPr>
          <w:t>”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w:t>
        </w:r>
      </w:ins>
    </w:p>
    <w:p w14:paraId="584D9148" w14:textId="5409B2FA" w:rsidP="0027638C" w:rsidR="009609E8" w:rsidRDefault="00A96A35" w:rsidRPr="0027638C">
      <w:pPr>
        <w:pStyle w:val="ListParagraph"/>
        <w:numPr>
          <w:ilvl w:val="1"/>
          <w:numId w:val="5"/>
        </w:numPr>
        <w:tabs>
          <w:tab w:pos="1440" w:val="left"/>
        </w:tabs>
        <w:spacing w:before="238"/>
        <w:ind w:right="354"/>
        <w:rPr>
          <w:sz w:val="24"/>
          <w:rPrChange w16du:dateUtc="2026-07-07T18:18:00Z" w:author="Author" w:date="2026-07-07T20:18:00Z" w:id="1222">
            <w:rPr>
              <w:rFonts w:ascii="Times New Roman"/>
              <w:color w:val="000000"/>
            </w:rPr>
          </w:rPrChange>
        </w:rPr>
        <w:pPrChange w16du:dateUtc="2026-07-07T18:18:00Z" w:author="Author" w:date="2026-07-07T20:18:00Z" w:id="1223">
          <w:pPr>
            <w:spacing w:after="0" w:before="260" w:line="253" w:lineRule="exact"/>
            <w:jc w:val="left"/>
          </w:pPr>
        </w:pPrChange>
      </w:pPr>
      <w:r w:rsidRPr="0027638C">
        <w:rPr>
          <w:sz w:val="24"/>
          <w:rPrChange w16du:dateUtc="2026-07-07T18:18:00Z" w:author="Author" w:date="2026-07-07T20:18:00Z" w:id="1224">
            <w:rPr>
              <w:rFonts w:ascii="Times New Roman" w:hAnsi="Times New Roman"/>
              <w:color w:val="000000"/>
              <w:spacing w:val="8"/>
            </w:rPr>
          </w:rPrChange>
        </w:rPr>
        <w:t>“</w:t>
      </w:r>
      <w:r w:rsidRPr="0027638C">
        <w:rPr>
          <w:b/>
          <w:sz w:val="24"/>
          <w:rPrChange w16du:dateUtc="2026-07-07T18:18:00Z" w:author="Author" w:date="2026-07-07T20:18:00Z" w:id="1225">
            <w:rPr>
              <w:rFonts w:ascii="Times New Roman" w:hAnsi="Times New Roman"/>
              <w:color w:val="000000"/>
              <w:spacing w:val="8"/>
            </w:rPr>
          </w:rPrChange>
        </w:rPr>
        <w:t>Magna</w:t>
      </w:r>
      <w:r w:rsidRPr="0027638C">
        <w:rPr>
          <w:b/>
          <w:spacing w:val="-6"/>
          <w:sz w:val="24"/>
          <w:rPrChange w16du:dateUtc="2026-07-07T18:18:00Z" w:author="Author" w:date="2026-07-07T20:18:00Z" w:id="1226">
            <w:rPr>
              <w:rFonts w:ascii="Times New Roman"/>
              <w:color w:val="000000"/>
              <w:spacing w:val="-10"/>
            </w:rPr>
          </w:rPrChange>
        </w:rPr>
        <w:t xml:space="preserve"> </w:t>
      </w:r>
      <w:r w:rsidRPr="0027638C">
        <w:rPr>
          <w:b/>
          <w:sz w:val="24"/>
          <w:rPrChange w16du:dateUtc="2026-07-07T18:18:00Z" w:author="Author" w:date="2026-07-07T20:18:00Z" w:id="1227">
            <w:rPr>
              <w:rFonts w:ascii="Times New Roman"/>
              <w:color w:val="000000"/>
            </w:rPr>
          </w:rPrChange>
        </w:rPr>
        <w:t>aliqua</w:t>
      </w:r>
      <w:r w:rsidRPr="0027638C">
        <w:rPr>
          <w:b/>
          <w:spacing w:val="-7"/>
          <w:sz w:val="24"/>
          <w:rPrChange w16du:dateUtc="2026-07-07T18:18:00Z" w:author="Author" w:date="2026-07-07T20:18:00Z" w:id="1228">
            <w:rPr>
              <w:rFonts w:ascii="Times New Roman"/>
              <w:color w:val="000000"/>
              <w:spacing w:val="23"/>
            </w:rPr>
          </w:rPrChange>
        </w:rPr>
        <w:t xml:space="preserve"> </w:t>
      </w:r>
      <w:r w:rsidRPr="0027638C">
        <w:rPr>
          <w:b/>
          <w:sz w:val="24"/>
          <w:rPrChange w16du:dateUtc="2026-07-07T18:18:00Z" w:author="Author" w:date="2026-07-07T20:18:00Z" w:id="1229">
            <w:rPr>
              <w:rFonts w:ascii="Times New Roman"/>
              <w:color w:val="000000"/>
              <w:spacing w:val="8"/>
            </w:rPr>
          </w:rPrChange>
        </w:rPr>
        <w:t>Lorem</w:t>
      </w:r>
      <w:r w:rsidRPr="0027638C">
        <w:rPr>
          <w:b/>
          <w:spacing w:val="-7"/>
          <w:sz w:val="24"/>
          <w:rPrChange w16du:dateUtc="2026-07-07T18:18:00Z" w:author="Author" w:date="2026-07-07T20:18:00Z" w:id="1230">
            <w:rPr>
              <w:rFonts w:ascii="Times New Roman"/>
              <w:color w:val="000000"/>
              <w:spacing w:val="-10"/>
            </w:rPr>
          </w:rPrChange>
        </w:rPr>
        <w:t xml:space="preserve"> </w:t>
      </w:r>
      <w:r w:rsidRPr="0027638C">
        <w:rPr>
          <w:b/>
          <w:sz w:val="24"/>
          <w:rPrChange w16du:dateUtc="2026-07-07T18:18:00Z" w:author="Author" w:date="2026-07-07T20:18:00Z" w:id="1231">
            <w:rPr>
              <w:rFonts w:ascii="Times New Roman" w:hAnsi="Times New Roman"/>
              <w:color w:val="000000"/>
              <w:spacing w:val="8"/>
            </w:rPr>
          </w:rPrChange>
        </w:rPr>
        <w:t>Ipsum</w:t>
      </w:r>
      <w:r w:rsidRPr="0027638C">
        <w:rPr>
          <w:sz w:val="24"/>
          <w:rPrChange w16du:dateUtc="2026-07-07T18:18:00Z" w:author="Author" w:date="2026-07-07T20:18:00Z" w:id="1232">
            <w:rPr>
              <w:rFonts w:ascii="Times New Roman" w:hAnsi="Times New Roman"/>
              <w:color w:val="000000"/>
              <w:spacing w:val="8"/>
            </w:rPr>
          </w:rPrChange>
        </w:rPr>
        <w:t>”</w:t>
      </w:r>
      <w:r w:rsidRPr="0027638C">
        <w:rPr>
          <w:spacing w:val="-7"/>
          <w:sz w:val="24"/>
          <w:rPrChange w16du:dateUtc="2026-07-07T18:18:00Z" w:author="Author" w:date="2026-07-07T20:18:00Z" w:id="1233">
            <w:rPr>
              <w:rFonts w:ascii="Times New Roman"/>
              <w:color w:val="000000"/>
              <w:spacing w:val="-10"/>
            </w:rPr>
          </w:rPrChange>
        </w:rPr>
        <w:t xml:space="preserve"> </w:t>
      </w:r>
      <w:r w:rsidRPr="0027638C">
        <w:rPr>
          <w:sz w:val="24"/>
          <w:rPrChange w16du:dateUtc="2026-07-07T18:18:00Z" w:author="Author" w:date="2026-07-07T20:18:00Z" w:id="1234">
            <w:rPr>
              <w:rFonts w:ascii="Times New Roman"/>
              <w:color w:val="000000"/>
            </w:rPr>
          </w:rPrChange>
        </w:rPr>
        <w:t>dolor</w:t>
      </w:r>
      <w:r w:rsidRPr="0027638C">
        <w:rPr>
          <w:spacing w:val="-6"/>
          <w:sz w:val="24"/>
          <w:rPrChange w16du:dateUtc="2026-07-07T18:18:00Z" w:author="Author" w:date="2026-07-07T20:18:00Z" w:id="1235">
            <w:rPr>
              <w:rFonts w:ascii="Times New Roman"/>
              <w:color w:val="000000"/>
              <w:spacing w:val="-2"/>
            </w:rPr>
          </w:rPrChange>
        </w:rPr>
        <w:t xml:space="preserve"> </w:t>
      </w:r>
      <w:r w:rsidRPr="0027638C">
        <w:rPr>
          <w:sz w:val="24"/>
          <w:rPrChange w16du:dateUtc="2026-07-07T18:18:00Z" w:author="Author" w:date="2026-07-07T20:18:00Z" w:id="1236">
            <w:rPr>
              <w:rFonts w:ascii="Times New Roman"/>
              <w:color w:val="000000"/>
            </w:rPr>
          </w:rPrChange>
        </w:rPr>
        <w:t>sit</w:t>
      </w:r>
      <w:r w:rsidRPr="0027638C">
        <w:rPr>
          <w:spacing w:val="-7"/>
          <w:sz w:val="24"/>
          <w:rPrChange w16du:dateUtc="2026-07-07T18:18:00Z" w:author="Author" w:date="2026-07-07T20:18:00Z" w:id="1237">
            <w:rPr>
              <w:rFonts w:ascii="Times New Roman"/>
              <w:color w:val="000000"/>
              <w:spacing w:val="-2"/>
            </w:rPr>
          </w:rPrChange>
        </w:rPr>
        <w:t xml:space="preserve"> </w:t>
      </w:r>
      <w:r w:rsidRPr="0027638C">
        <w:rPr>
          <w:sz w:val="24"/>
          <w:rPrChange w16du:dateUtc="2026-07-07T18:18:00Z" w:author="Author" w:date="2026-07-07T20:18:00Z" w:id="1238">
            <w:rPr>
              <w:rFonts w:ascii="Times New Roman"/>
              <w:color w:val="000000"/>
            </w:rPr>
          </w:rPrChange>
        </w:rPr>
        <w:t>amet,</w:t>
      </w:r>
      <w:r w:rsidRPr="0027638C">
        <w:rPr>
          <w:spacing w:val="-6"/>
          <w:sz w:val="24"/>
          <w:rPrChange w16du:dateUtc="2026-07-07T18:18:00Z" w:author="Author" w:date="2026-07-07T20:18:00Z" w:id="1239">
            <w:rPr>
              <w:rFonts w:ascii="Times New Roman"/>
              <w:color w:val="000000"/>
              <w:spacing w:val="-2"/>
            </w:rPr>
          </w:rPrChange>
        </w:rPr>
        <w:t xml:space="preserve"> </w:t>
      </w:r>
      <w:r w:rsidRPr="0027638C">
        <w:rPr>
          <w:sz w:val="24"/>
          <w:rPrChange w16du:dateUtc="2026-07-07T18:18:00Z" w:author="Author" w:date="2026-07-07T20:18:00Z" w:id="1240">
            <w:rPr>
              <w:rFonts w:ascii="Times New Roman"/>
              <w:color w:val="000000"/>
            </w:rPr>
          </w:rPrChange>
        </w:rPr>
        <w:t>consectetur,</w:t>
      </w:r>
      <w:r w:rsidRPr="0027638C">
        <w:rPr>
          <w:spacing w:val="-6"/>
          <w:sz w:val="24"/>
          <w:rPrChange w16du:dateUtc="2026-07-07T18:18:00Z" w:author="Author" w:date="2026-07-07T20:18:00Z" w:id="1241">
            <w:rPr>
              <w:rFonts w:ascii="Times New Roman"/>
              <w:color w:val="000000"/>
              <w:spacing w:val="-2"/>
            </w:rPr>
          </w:rPrChange>
        </w:rPr>
        <w:t xml:space="preserve"> </w:t>
      </w:r>
      <w:r w:rsidRPr="0027638C">
        <w:rPr>
          <w:sz w:val="24"/>
          <w:rPrChange w16du:dateUtc="2026-07-07T18:18:00Z" w:author="Author" w:date="2026-07-07T20:18:00Z" w:id="1242">
            <w:rPr>
              <w:rFonts w:ascii="Times New Roman"/>
              <w:color w:val="000000"/>
            </w:rPr>
          </w:rPrChange>
        </w:rPr>
        <w:t>adipiscing,</w:t>
      </w:r>
      <w:r w:rsidRPr="0027638C">
        <w:rPr>
          <w:spacing w:val="-6"/>
          <w:sz w:val="24"/>
          <w:rPrChange w16du:dateUtc="2026-07-07T18:18:00Z" w:author="Author" w:date="2026-07-07T20:18:00Z" w:id="1243">
            <w:rPr>
              <w:rFonts w:ascii="Times New Roman"/>
              <w:color w:val="000000"/>
              <w:spacing w:val="-2"/>
            </w:rPr>
          </w:rPrChange>
        </w:rPr>
        <w:t xml:space="preserve"> </w:t>
      </w:r>
      <w:r w:rsidRPr="0027638C">
        <w:rPr>
          <w:sz w:val="24"/>
          <w:rPrChange w16du:dateUtc="2026-07-07T18:18:00Z" w:author="Author" w:date="2026-07-07T20:18:00Z" w:id="1244">
            <w:rPr>
              <w:rFonts w:ascii="Times New Roman" w:hAnsi="Times New Roman"/>
              <w:color w:val="000000"/>
            </w:rPr>
          </w:rPrChange>
        </w:rPr>
        <w:t>elit,</w:t>
      </w:r>
      <w:del w16du:dateUtc="2026-07-07T18:18:00Z" w:author="Author" w:date="2026-07-07T20:18:00Z" w:id="1245">
        <w:r w:rsidR="00000000">
          <w:rPr>
            <w:color w:val="000000"/>
          </w:rPr>
          <w:cr/>
        </w:r>
      </w:del>
      <w:r w:rsidRPr="0027638C">
        <w:rPr>
          <w:sz w:val="24"/>
          <w:rPrChange w16du:dateUtc="2026-07-07T18:18:00Z" w:author="Author" w:date="2026-07-07T20:18:00Z" w:id="1246">
            <w:rPr>
              <w:rFonts w:ascii="Times New Roman"/>
              <w:color w:val="000000"/>
              <w:spacing w:val="665"/>
            </w:rPr>
          </w:rPrChange>
        </w:rPr>
        <w:t xml:space="preserve"> </w:t>
      </w:r>
      <w:r w:rsidRPr="0027638C">
        <w:rPr>
          <w:sz w:val="24"/>
          <w:rPrChange w16du:dateUtc="2026-07-07T18:18:00Z" w:author="Author" w:date="2026-07-07T20:18:00Z" w:id="1247">
            <w:rPr>
              <w:rFonts w:ascii="Times New Roman"/>
              <w:color w:val="000000"/>
            </w:rPr>
          </w:rPrChange>
        </w:rPr>
        <w:t>sed,</w:t>
      </w:r>
      <w:r w:rsidRPr="0027638C">
        <w:rPr>
          <w:sz w:val="24"/>
          <w:rPrChange w16du:dateUtc="2026-07-07T18:18:00Z" w:author="Author" w:date="2026-07-07T20:18:00Z" w:id="1248">
            <w:rPr>
              <w:rFonts w:ascii="Times New Roman"/>
              <w:color w:val="000000"/>
              <w:spacing w:val="64"/>
            </w:rPr>
          </w:rPrChange>
        </w:rPr>
        <w:t xml:space="preserve"> </w:t>
      </w:r>
      <w:r w:rsidRPr="0027638C">
        <w:rPr>
          <w:sz w:val="24"/>
          <w:rPrChange w16du:dateUtc="2026-07-07T18:18:00Z" w:author="Author" w:date="2026-07-07T20:18:00Z" w:id="1249">
            <w:rPr>
              <w:rFonts w:ascii="Times New Roman"/>
              <w:color w:val="000000"/>
            </w:rPr>
          </w:rPrChange>
        </w:rPr>
        <w:t>do-eiusmod</w:t>
      </w:r>
      <w:r w:rsidRPr="0027638C">
        <w:rPr>
          <w:sz w:val="24"/>
          <w:rPrChange w16du:dateUtc="2026-07-07T18:18:00Z" w:author="Author" w:date="2026-07-07T20:18:00Z" w:id="1250">
            <w:rPr>
              <w:rFonts w:ascii="Times New Roman"/>
              <w:color w:val="000000"/>
              <w:spacing w:val="64"/>
            </w:rPr>
          </w:rPrChange>
        </w:rPr>
        <w:t xml:space="preserve"> </w:t>
      </w:r>
      <w:r w:rsidRPr="0027638C">
        <w:rPr>
          <w:sz w:val="24"/>
          <w:rPrChange w16du:dateUtc="2026-07-07T18:18:00Z" w:author="Author" w:date="2026-07-07T20:18:00Z" w:id="1251">
            <w:rPr>
              <w:rFonts w:ascii="Times New Roman"/>
              <w:color w:val="000000"/>
            </w:rPr>
          </w:rPrChange>
        </w:rPr>
        <w:t>tempor</w:t>
      </w:r>
      <w:r w:rsidRPr="0027638C">
        <w:rPr>
          <w:sz w:val="24"/>
          <w:rPrChange w16du:dateUtc="2026-07-07T18:18:00Z" w:author="Author" w:date="2026-07-07T20:18:00Z" w:id="1252">
            <w:rPr>
              <w:rFonts w:ascii="Times New Roman"/>
              <w:color w:val="000000"/>
              <w:spacing w:val="64"/>
            </w:rPr>
          </w:rPrChange>
        </w:rPr>
        <w:t xml:space="preserve"> </w:t>
      </w:r>
      <w:r w:rsidRPr="0027638C">
        <w:rPr>
          <w:sz w:val="24"/>
          <w:rPrChange w16du:dateUtc="2026-07-07T18:18:00Z" w:author="Author" w:date="2026-07-07T20:18:00Z" w:id="1253">
            <w:rPr>
              <w:rFonts w:ascii="Times New Roman"/>
              <w:color w:val="000000"/>
            </w:rPr>
          </w:rPrChange>
        </w:rPr>
        <w:t>incididunt-ut</w:t>
      </w:r>
      <w:r w:rsidRPr="0027638C">
        <w:rPr>
          <w:sz w:val="24"/>
          <w:rPrChange w16du:dateUtc="2026-07-07T18:18:00Z" w:author="Author" w:date="2026-07-07T20:18:00Z" w:id="1254">
            <w:rPr>
              <w:rFonts w:ascii="Times New Roman"/>
              <w:color w:val="000000"/>
              <w:spacing w:val="64"/>
            </w:rPr>
          </w:rPrChange>
        </w:rPr>
        <w:t xml:space="preserve"> </w:t>
      </w:r>
      <w:r w:rsidRPr="0027638C">
        <w:rPr>
          <w:sz w:val="24"/>
          <w:rPrChange w16du:dateUtc="2026-07-07T18:18:00Z" w:author="Author" w:date="2026-07-07T20:18:00Z" w:id="1255">
            <w:rPr>
              <w:rFonts w:ascii="Times New Roman"/>
              <w:color w:val="000000"/>
            </w:rPr>
          </w:rPrChange>
        </w:rPr>
        <w:t>labore,</w:t>
      </w:r>
      <w:r w:rsidRPr="0027638C">
        <w:rPr>
          <w:sz w:val="24"/>
          <w:rPrChange w16du:dateUtc="2026-07-07T18:18:00Z" w:author="Author" w:date="2026-07-07T20:18:00Z" w:id="1256">
            <w:rPr>
              <w:rFonts w:ascii="Times New Roman"/>
              <w:color w:val="000000"/>
              <w:spacing w:val="64"/>
            </w:rPr>
          </w:rPrChange>
        </w:rPr>
        <w:t xml:space="preserve"> </w:t>
      </w:r>
      <w:r w:rsidRPr="0027638C">
        <w:rPr>
          <w:sz w:val="24"/>
          <w:rPrChange w16du:dateUtc="2026-07-07T18:18:00Z" w:author="Author" w:date="2026-07-07T20:18:00Z" w:id="1257">
            <w:rPr>
              <w:rFonts w:ascii="Times New Roman"/>
              <w:color w:val="000000"/>
            </w:rPr>
          </w:rPrChange>
        </w:rPr>
        <w:t>et,</w:t>
      </w:r>
      <w:r w:rsidRPr="0027638C">
        <w:rPr>
          <w:sz w:val="24"/>
          <w:rPrChange w16du:dateUtc="2026-07-07T18:18:00Z" w:author="Author" w:date="2026-07-07T20:18:00Z" w:id="1258">
            <w:rPr>
              <w:rFonts w:ascii="Times New Roman"/>
              <w:color w:val="000000"/>
              <w:spacing w:val="64"/>
            </w:rPr>
          </w:rPrChange>
        </w:rPr>
        <w:t xml:space="preserve"> </w:t>
      </w:r>
      <w:r w:rsidRPr="0027638C">
        <w:rPr>
          <w:sz w:val="24"/>
          <w:rPrChange w16du:dateUtc="2026-07-07T18:18:00Z" w:author="Author" w:date="2026-07-07T20:18:00Z" w:id="1259">
            <w:rPr>
              <w:rFonts w:ascii="Times New Roman" w:hAnsi="Times New Roman"/>
              <w:color w:val="000000"/>
            </w:rPr>
          </w:rPrChange>
        </w:rPr>
        <w:t>dolore,</w:t>
      </w:r>
      <w:del w16du:dateUtc="2026-07-07T18:18:00Z" w:author="Author" w:date="2026-07-07T20:18:00Z" w:id="1260">
        <w:r w:rsidR="00000000">
          <w:rPr>
            <w:color w:val="000000"/>
          </w:rPr>
          <w:cr/>
        </w:r>
      </w:del>
      <w:r w:rsidRPr="0027638C">
        <w:rPr>
          <w:sz w:val="24"/>
          <w:rPrChange w16du:dateUtc="2026-07-07T18:18:00Z" w:author="Author" w:date="2026-07-07T20:18:00Z" w:id="1261">
            <w:rPr>
              <w:rFonts w:ascii="Times New Roman"/>
              <w:color w:val="000000"/>
              <w:spacing w:val="665"/>
            </w:rPr>
          </w:rPrChange>
        </w:rPr>
        <w:t xml:space="preserve"> </w:t>
      </w:r>
      <w:r w:rsidRPr="0027638C">
        <w:rPr>
          <w:sz w:val="24"/>
          <w:rPrChange w16du:dateUtc="2026-07-07T18:18:00Z" w:author="Author" w:date="2026-07-07T20:18:00Z" w:id="1262">
            <w:rPr>
              <w:rFonts w:ascii="Times New Roman"/>
              <w:color w:val="000000"/>
            </w:rPr>
          </w:rPrChange>
        </w:rPr>
        <w:t>magna,</w:t>
      </w:r>
      <w:r w:rsidRPr="0027638C">
        <w:rPr>
          <w:sz w:val="24"/>
          <w:rPrChange w16du:dateUtc="2026-07-07T18:18:00Z" w:author="Author" w:date="2026-07-07T20:18:00Z" w:id="1263">
            <w:rPr>
              <w:rFonts w:ascii="Times New Roman"/>
              <w:color w:val="000000"/>
              <w:spacing w:val="42"/>
            </w:rPr>
          </w:rPrChange>
        </w:rPr>
        <w:t xml:space="preserve"> </w:t>
      </w:r>
      <w:r w:rsidRPr="0027638C">
        <w:rPr>
          <w:sz w:val="24"/>
          <w:rPrChange w16du:dateUtc="2026-07-07T18:18:00Z" w:author="Author" w:date="2026-07-07T20:18:00Z" w:id="1264">
            <w:rPr>
              <w:rFonts w:ascii="Times New Roman"/>
              <w:color w:val="000000"/>
            </w:rPr>
          </w:rPrChange>
        </w:rPr>
        <w:t>aliqua,</w:t>
      </w:r>
      <w:r w:rsidRPr="0027638C">
        <w:rPr>
          <w:sz w:val="24"/>
          <w:rPrChange w16du:dateUtc="2026-07-07T18:18:00Z" w:author="Author" w:date="2026-07-07T20:18:00Z" w:id="1265">
            <w:rPr>
              <w:rFonts w:ascii="Times New Roman"/>
              <w:color w:val="000000"/>
              <w:spacing w:val="42"/>
            </w:rPr>
          </w:rPrChange>
        </w:rPr>
        <w:t xml:space="preserve"> </w:t>
      </w:r>
      <w:r w:rsidRPr="0027638C">
        <w:rPr>
          <w:sz w:val="24"/>
          <w:rPrChange w16du:dateUtc="2026-07-07T18:18:00Z" w:author="Author" w:date="2026-07-07T20:18:00Z" w:id="1266">
            <w:rPr>
              <w:rFonts w:ascii="Times New Roman"/>
              <w:color w:val="000000"/>
            </w:rPr>
          </w:rPrChange>
        </w:rPr>
        <w:t>lorem,</w:t>
      </w:r>
      <w:r w:rsidRPr="0027638C">
        <w:rPr>
          <w:sz w:val="24"/>
          <w:rPrChange w16du:dateUtc="2026-07-07T18:18:00Z" w:author="Author" w:date="2026-07-07T20:18:00Z" w:id="1267">
            <w:rPr>
              <w:rFonts w:ascii="Times New Roman"/>
              <w:color w:val="000000"/>
              <w:spacing w:val="42"/>
            </w:rPr>
          </w:rPrChange>
        </w:rPr>
        <w:t xml:space="preserve"> </w:t>
      </w:r>
      <w:r w:rsidRPr="0027638C">
        <w:rPr>
          <w:sz w:val="24"/>
          <w:rPrChange w16du:dateUtc="2026-07-07T18:18:00Z" w:author="Author" w:date="2026-07-07T20:18:00Z" w:id="1268">
            <w:rPr>
              <w:rFonts w:ascii="Times New Roman"/>
              <w:color w:val="000000"/>
            </w:rPr>
          </w:rPrChange>
        </w:rPr>
        <w:t>ipsum,</w:t>
      </w:r>
      <w:r w:rsidRPr="0027638C">
        <w:rPr>
          <w:sz w:val="24"/>
          <w:rPrChange w16du:dateUtc="2026-07-07T18:18:00Z" w:author="Author" w:date="2026-07-07T20:18:00Z" w:id="1269">
            <w:rPr>
              <w:rFonts w:ascii="Times New Roman"/>
              <w:color w:val="000000"/>
              <w:spacing w:val="42"/>
            </w:rPr>
          </w:rPrChange>
        </w:rPr>
        <w:t xml:space="preserve"> </w:t>
      </w:r>
      <w:r w:rsidRPr="0027638C">
        <w:rPr>
          <w:sz w:val="24"/>
          <w:rPrChange w16du:dateUtc="2026-07-07T18:18:00Z" w:author="Author" w:date="2026-07-07T20:18:00Z" w:id="1270">
            <w:rPr>
              <w:rFonts w:ascii="Times New Roman"/>
              <w:color w:val="000000"/>
            </w:rPr>
          </w:rPrChange>
        </w:rPr>
        <w:t>dolor</w:t>
      </w:r>
      <w:r w:rsidRPr="0027638C">
        <w:rPr>
          <w:sz w:val="24"/>
          <w:rPrChange w16du:dateUtc="2026-07-07T18:18:00Z" w:author="Author" w:date="2026-07-07T20:18:00Z" w:id="1271">
            <w:rPr>
              <w:rFonts w:ascii="Times New Roman"/>
              <w:color w:val="000000"/>
              <w:spacing w:val="42"/>
            </w:rPr>
          </w:rPrChange>
        </w:rPr>
        <w:t xml:space="preserve"> </w:t>
      </w:r>
      <w:r w:rsidRPr="0027638C">
        <w:rPr>
          <w:sz w:val="24"/>
          <w:rPrChange w16du:dateUtc="2026-07-07T18:18:00Z" w:author="Author" w:date="2026-07-07T20:18:00Z" w:id="1272">
            <w:rPr>
              <w:rFonts w:ascii="Times New Roman"/>
              <w:color w:val="000000"/>
            </w:rPr>
          </w:rPrChange>
        </w:rPr>
        <w:t>sit,</w:t>
      </w:r>
      <w:r w:rsidRPr="0027638C">
        <w:rPr>
          <w:sz w:val="24"/>
          <w:rPrChange w16du:dateUtc="2026-07-07T18:18:00Z" w:author="Author" w:date="2026-07-07T20:18:00Z" w:id="1273">
            <w:rPr>
              <w:rFonts w:ascii="Times New Roman"/>
              <w:color w:val="000000"/>
              <w:spacing w:val="42"/>
            </w:rPr>
          </w:rPrChange>
        </w:rPr>
        <w:t xml:space="preserve"> </w:t>
      </w:r>
      <w:r w:rsidRPr="0027638C">
        <w:rPr>
          <w:sz w:val="24"/>
          <w:rPrChange w16du:dateUtc="2026-07-07T18:18:00Z" w:author="Author" w:date="2026-07-07T20:18:00Z" w:id="1274">
            <w:rPr>
              <w:rFonts w:ascii="Times New Roman"/>
              <w:color w:val="000000"/>
            </w:rPr>
          </w:rPrChange>
        </w:rPr>
        <w:t>amet</w:t>
      </w:r>
      <w:r w:rsidRPr="0027638C">
        <w:rPr>
          <w:sz w:val="24"/>
          <w:rPrChange w16du:dateUtc="2026-07-07T18:18:00Z" w:author="Author" w:date="2026-07-07T20:18:00Z" w:id="1275">
            <w:rPr>
              <w:rFonts w:ascii="Times New Roman"/>
              <w:color w:val="000000"/>
              <w:spacing w:val="42"/>
            </w:rPr>
          </w:rPrChange>
        </w:rPr>
        <w:t xml:space="preserve"> </w:t>
      </w:r>
      <w:r w:rsidRPr="0027638C">
        <w:rPr>
          <w:sz w:val="24"/>
          <w:rPrChange w16du:dateUtc="2026-07-07T18:18:00Z" w:author="Author" w:date="2026-07-07T20:18:00Z" w:id="1276">
            <w:rPr>
              <w:rFonts w:ascii="Times New Roman"/>
              <w:color w:val="000000"/>
            </w:rPr>
          </w:rPrChange>
        </w:rPr>
        <w:t>consectetur</w:t>
      </w:r>
      <w:r w:rsidRPr="0027638C">
        <w:rPr>
          <w:sz w:val="24"/>
          <w:rPrChange w16du:dateUtc="2026-07-07T18:18:00Z" w:author="Author" w:date="2026-07-07T20:18:00Z" w:id="1277">
            <w:rPr>
              <w:rFonts w:ascii="Times New Roman"/>
              <w:color w:val="000000"/>
              <w:spacing w:val="42"/>
            </w:rPr>
          </w:rPrChange>
        </w:rPr>
        <w:t xml:space="preserve"> </w:t>
      </w:r>
      <w:r w:rsidRPr="0027638C">
        <w:rPr>
          <w:sz w:val="24"/>
          <w:rPrChange w16du:dateUtc="2026-07-07T18:18:00Z" w:author="Author" w:date="2026-07-07T20:18:00Z" w:id="1278">
            <w:rPr>
              <w:rFonts w:ascii="Times New Roman"/>
              <w:color w:val="000000"/>
            </w:rPr>
          </w:rPrChange>
        </w:rPr>
        <w:t>adipiscing</w:t>
      </w:r>
      <w:r w:rsidRPr="0027638C">
        <w:rPr>
          <w:sz w:val="24"/>
          <w:rPrChange w16du:dateUtc="2026-07-07T18:18:00Z" w:author="Author" w:date="2026-07-07T20:18:00Z" w:id="1279">
            <w:rPr>
              <w:rFonts w:ascii="Times New Roman"/>
              <w:color w:val="000000"/>
              <w:spacing w:val="43"/>
            </w:rPr>
          </w:rPrChange>
        </w:rPr>
        <w:t xml:space="preserve"> </w:t>
      </w:r>
      <w:r w:rsidRPr="0027638C">
        <w:rPr>
          <w:sz w:val="24"/>
          <w:rPrChange w16du:dateUtc="2026-07-07T18:18:00Z" w:author="Author" w:date="2026-07-07T20:18:00Z" w:id="1280">
            <w:rPr>
              <w:rFonts w:ascii="Times New Roman" w:hAnsi="Times New Roman"/>
              <w:color w:val="000000"/>
            </w:rPr>
          </w:rPrChange>
        </w:rPr>
        <w:t>elit</w:t>
      </w:r>
      <w:del w16du:dateUtc="2026-07-07T18:18:00Z" w:author="Author" w:date="2026-07-07T20:18:00Z" w:id="1281">
        <w:r w:rsidR="00000000">
          <w:rPr>
            <w:color w:val="000000"/>
          </w:rPr>
          <w:cr/>
        </w:r>
      </w:del>
      <w:r w:rsidRPr="0027638C">
        <w:rPr>
          <w:sz w:val="24"/>
          <w:rPrChange w16du:dateUtc="2026-07-07T18:18:00Z" w:author="Author" w:date="2026-07-07T20:18:00Z" w:id="1282">
            <w:rPr>
              <w:rFonts w:ascii="Times New Roman"/>
              <w:color w:val="000000"/>
              <w:spacing w:val="665"/>
            </w:rPr>
          </w:rPrChange>
        </w:rPr>
        <w:t xml:space="preserve"> </w:t>
      </w:r>
      <w:r w:rsidRPr="0027638C">
        <w:rPr>
          <w:sz w:val="24"/>
          <w:rPrChange w16du:dateUtc="2026-07-07T18:18:00Z" w:author="Author" w:date="2026-07-07T20:18:00Z" w:id="1283">
            <w:rPr>
              <w:rFonts w:ascii="Times New Roman"/>
              <w:color w:val="000000"/>
            </w:rPr>
          </w:rPrChange>
        </w:rPr>
        <w:t>sed,</w:t>
      </w:r>
      <w:r w:rsidRPr="0027638C">
        <w:rPr>
          <w:spacing w:val="-14"/>
          <w:sz w:val="24"/>
          <w:rPrChange w16du:dateUtc="2026-07-07T18:18:00Z" w:author="Author" w:date="2026-07-07T20:18:00Z" w:id="1284">
            <w:rPr>
              <w:rFonts w:ascii="Times New Roman"/>
              <w:color w:val="000000"/>
              <w:spacing w:val="-11"/>
            </w:rPr>
          </w:rPrChange>
        </w:rPr>
        <w:t xml:space="preserve"> </w:t>
      </w:r>
      <w:r w:rsidRPr="0027638C">
        <w:rPr>
          <w:sz w:val="24"/>
          <w:rPrChange w16du:dateUtc="2026-07-07T18:18:00Z" w:author="Author" w:date="2026-07-07T20:18:00Z" w:id="1285">
            <w:rPr>
              <w:rFonts w:ascii="Times New Roman"/>
              <w:color w:val="000000"/>
            </w:rPr>
          </w:rPrChange>
        </w:rPr>
        <w:t>do,</w:t>
      </w:r>
      <w:r w:rsidRPr="0027638C">
        <w:rPr>
          <w:spacing w:val="-14"/>
          <w:sz w:val="24"/>
          <w:rPrChange w16du:dateUtc="2026-07-07T18:18:00Z" w:author="Author" w:date="2026-07-07T20:18:00Z" w:id="1286">
            <w:rPr>
              <w:rFonts w:ascii="Times New Roman"/>
              <w:color w:val="000000"/>
              <w:spacing w:val="-11"/>
            </w:rPr>
          </w:rPrChange>
        </w:rPr>
        <w:t xml:space="preserve"> </w:t>
      </w:r>
      <w:r w:rsidRPr="0027638C">
        <w:rPr>
          <w:sz w:val="24"/>
          <w:rPrChange w16du:dateUtc="2026-07-07T18:18:00Z" w:author="Author" w:date="2026-07-07T20:18:00Z" w:id="1287">
            <w:rPr>
              <w:rFonts w:ascii="Times New Roman"/>
              <w:color w:val="000000"/>
            </w:rPr>
          </w:rPrChange>
        </w:rPr>
        <w:t>eiusmod,</w:t>
      </w:r>
      <w:r w:rsidRPr="0027638C">
        <w:rPr>
          <w:spacing w:val="-14"/>
          <w:sz w:val="24"/>
          <w:rPrChange w16du:dateUtc="2026-07-07T18:18:00Z" w:author="Author" w:date="2026-07-07T20:18:00Z" w:id="1288">
            <w:rPr>
              <w:rFonts w:ascii="Times New Roman"/>
              <w:color w:val="000000"/>
              <w:spacing w:val="-11"/>
            </w:rPr>
          </w:rPrChange>
        </w:rPr>
        <w:t xml:space="preserve"> </w:t>
      </w:r>
      <w:r w:rsidRPr="0027638C">
        <w:rPr>
          <w:sz w:val="24"/>
          <w:rPrChange w16du:dateUtc="2026-07-07T18:18:00Z" w:author="Author" w:date="2026-07-07T20:18:00Z" w:id="1289">
            <w:rPr>
              <w:rFonts w:ascii="Times New Roman"/>
              <w:color w:val="000000"/>
            </w:rPr>
          </w:rPrChange>
        </w:rPr>
        <w:t>tempor,</w:t>
      </w:r>
      <w:r w:rsidRPr="0027638C">
        <w:rPr>
          <w:spacing w:val="-13"/>
          <w:sz w:val="24"/>
          <w:rPrChange w16du:dateUtc="2026-07-07T18:18:00Z" w:author="Author" w:date="2026-07-07T20:18:00Z" w:id="1290">
            <w:rPr>
              <w:rFonts w:ascii="Times New Roman"/>
              <w:color w:val="000000"/>
              <w:spacing w:val="-13"/>
            </w:rPr>
          </w:rPrChange>
        </w:rPr>
        <w:t xml:space="preserve"> </w:t>
      </w:r>
      <w:r w:rsidRPr="0027638C">
        <w:rPr>
          <w:sz w:val="24"/>
          <w:rPrChange w16du:dateUtc="2026-07-07T18:18:00Z" w:author="Author" w:date="2026-07-07T20:18:00Z" w:id="1291">
            <w:rPr>
              <w:rFonts w:ascii="Times New Roman"/>
              <w:color w:val="000000"/>
            </w:rPr>
          </w:rPrChange>
        </w:rPr>
        <w:t>Incididunt</w:t>
      </w:r>
      <w:r w:rsidRPr="0027638C">
        <w:rPr>
          <w:spacing w:val="-14"/>
          <w:sz w:val="24"/>
          <w:rPrChange w16du:dateUtc="2026-07-07T18:18:00Z" w:author="Author" w:date="2026-07-07T20:18:00Z" w:id="1292">
            <w:rPr>
              <w:rFonts w:ascii="Times New Roman"/>
              <w:color w:val="000000"/>
              <w:spacing w:val="-11"/>
            </w:rPr>
          </w:rPrChange>
        </w:rPr>
        <w:t xml:space="preserve"> </w:t>
      </w:r>
      <w:r w:rsidRPr="0027638C">
        <w:rPr>
          <w:sz w:val="24"/>
          <w:rPrChange w16du:dateUtc="2026-07-07T18:18:00Z" w:author="Author" w:date="2026-07-07T20:18:00Z" w:id="1293">
            <w:rPr>
              <w:rFonts w:ascii="Times New Roman"/>
              <w:color w:val="000000"/>
            </w:rPr>
          </w:rPrChange>
        </w:rPr>
        <w:t>ut,</w:t>
      </w:r>
      <w:r w:rsidRPr="0027638C">
        <w:rPr>
          <w:spacing w:val="-14"/>
          <w:sz w:val="24"/>
          <w:rPrChange w16du:dateUtc="2026-07-07T18:18:00Z" w:author="Author" w:date="2026-07-07T20:18:00Z" w:id="1294">
            <w:rPr>
              <w:rFonts w:ascii="Times New Roman"/>
              <w:color w:val="000000"/>
              <w:spacing w:val="-11"/>
            </w:rPr>
          </w:rPrChange>
        </w:rPr>
        <w:t xml:space="preserve"> </w:t>
      </w:r>
      <w:r w:rsidRPr="0027638C">
        <w:rPr>
          <w:sz w:val="24"/>
          <w:rPrChange w16du:dateUtc="2026-07-07T18:18:00Z" w:author="Author" w:date="2026-07-07T20:18:00Z" w:id="1295">
            <w:rPr>
              <w:rFonts w:ascii="Times New Roman"/>
              <w:color w:val="000000"/>
            </w:rPr>
          </w:rPrChange>
        </w:rPr>
        <w:t>labore</w:t>
      </w:r>
      <w:r w:rsidRPr="0027638C">
        <w:rPr>
          <w:spacing w:val="-14"/>
          <w:sz w:val="24"/>
          <w:rPrChange w16du:dateUtc="2026-07-07T18:18:00Z" w:author="Author" w:date="2026-07-07T20:18:00Z" w:id="1296">
            <w:rPr>
              <w:rFonts w:ascii="Times New Roman"/>
              <w:color w:val="000000"/>
              <w:spacing w:val="-12"/>
            </w:rPr>
          </w:rPrChange>
        </w:rPr>
        <w:t xml:space="preserve"> </w:t>
      </w:r>
      <w:r w:rsidRPr="0027638C">
        <w:rPr>
          <w:sz w:val="24"/>
          <w:rPrChange w16du:dateUtc="2026-07-07T18:18:00Z" w:author="Author" w:date="2026-07-07T20:18:00Z" w:id="1297">
            <w:rPr>
              <w:rFonts w:ascii="Times New Roman"/>
              <w:color w:val="000000"/>
            </w:rPr>
          </w:rPrChange>
        </w:rPr>
        <w:t>et</w:t>
      </w:r>
      <w:r w:rsidRPr="0027638C">
        <w:rPr>
          <w:spacing w:val="-13"/>
          <w:sz w:val="24"/>
          <w:rPrChange w16du:dateUtc="2026-07-07T18:18:00Z" w:author="Author" w:date="2026-07-07T20:18:00Z" w:id="1298">
            <w:rPr>
              <w:rFonts w:ascii="Times New Roman"/>
              <w:color w:val="000000"/>
              <w:spacing w:val="-11"/>
            </w:rPr>
          </w:rPrChange>
        </w:rPr>
        <w:t xml:space="preserve"> </w:t>
      </w:r>
      <w:r w:rsidRPr="0027638C">
        <w:rPr>
          <w:sz w:val="24"/>
          <w:rPrChange w16du:dateUtc="2026-07-07T18:18:00Z" w:author="Author" w:date="2026-07-07T20:18:00Z" w:id="1299">
            <w:rPr>
              <w:rFonts w:ascii="Times New Roman"/>
              <w:color w:val="000000"/>
            </w:rPr>
          </w:rPrChange>
        </w:rPr>
        <w:t>dolore,</w:t>
      </w:r>
      <w:r w:rsidRPr="0027638C">
        <w:rPr>
          <w:spacing w:val="-14"/>
          <w:sz w:val="24"/>
          <w:rPrChange w16du:dateUtc="2026-07-07T18:18:00Z" w:author="Author" w:date="2026-07-07T20:18:00Z" w:id="1300">
            <w:rPr>
              <w:rFonts w:ascii="Times New Roman"/>
              <w:color w:val="000000"/>
              <w:spacing w:val="-11"/>
            </w:rPr>
          </w:rPrChange>
        </w:rPr>
        <w:t xml:space="preserve"> </w:t>
      </w:r>
      <w:r w:rsidRPr="0027638C">
        <w:rPr>
          <w:sz w:val="24"/>
          <w:rPrChange w16du:dateUtc="2026-07-07T18:18:00Z" w:author="Author" w:date="2026-07-07T20:18:00Z" w:id="1301">
            <w:rPr>
              <w:rFonts w:ascii="Times New Roman"/>
              <w:color w:val="000000"/>
            </w:rPr>
          </w:rPrChange>
        </w:rPr>
        <w:t>magna</w:t>
      </w:r>
      <w:r w:rsidRPr="0027638C">
        <w:rPr>
          <w:spacing w:val="-14"/>
          <w:sz w:val="24"/>
          <w:rPrChange w16du:dateUtc="2026-07-07T18:18:00Z" w:author="Author" w:date="2026-07-07T20:18:00Z" w:id="1302">
            <w:rPr>
              <w:rFonts w:ascii="Times New Roman"/>
              <w:color w:val="000000"/>
              <w:spacing w:val="-11"/>
            </w:rPr>
          </w:rPrChange>
        </w:rPr>
        <w:t xml:space="preserve"> </w:t>
      </w:r>
      <w:r w:rsidRPr="0027638C">
        <w:rPr>
          <w:sz w:val="24"/>
          <w:rPrChange w16du:dateUtc="2026-07-07T18:18:00Z" w:author="Author" w:date="2026-07-07T20:18:00Z" w:id="1303">
            <w:rPr>
              <w:rFonts w:ascii="Times New Roman"/>
              <w:color w:val="000000"/>
            </w:rPr>
          </w:rPrChange>
        </w:rPr>
        <w:t>aliqua</w:t>
      </w:r>
      <w:r w:rsidRPr="0027638C">
        <w:rPr>
          <w:spacing w:val="-14"/>
          <w:sz w:val="24"/>
          <w:rPrChange w16du:dateUtc="2026-07-07T18:18:00Z" w:author="Author" w:date="2026-07-07T20:18:00Z" w:id="1304">
            <w:rPr>
              <w:rFonts w:ascii="Times New Roman"/>
              <w:color w:val="000000"/>
              <w:spacing w:val="-12"/>
            </w:rPr>
          </w:rPrChange>
        </w:rPr>
        <w:t xml:space="preserve"> </w:t>
      </w:r>
      <w:r w:rsidRPr="0027638C">
        <w:rPr>
          <w:sz w:val="24"/>
          <w:rPrChange w16du:dateUtc="2026-07-07T18:18:00Z" w:author="Author" w:date="2026-07-07T20:18:00Z" w:id="1305">
            <w:rPr>
              <w:rFonts w:ascii="Times New Roman" w:hAnsi="Times New Roman"/>
              <w:color w:val="000000"/>
            </w:rPr>
          </w:rPrChange>
        </w:rPr>
        <w:t>lorem-ipsum</w:t>
      </w:r>
      <w:del w16du:dateUtc="2026-07-07T18:18:00Z" w:author="Author" w:date="2026-07-07T20:18:00Z" w:id="1306">
        <w:r w:rsidR="00000000">
          <w:rPr>
            <w:color w:val="000000"/>
          </w:rPr>
          <w:cr/>
        </w:r>
      </w:del>
      <w:r w:rsidRPr="0027638C">
        <w:rPr>
          <w:sz w:val="24"/>
          <w:rPrChange w16du:dateUtc="2026-07-07T18:18:00Z" w:author="Author" w:date="2026-07-07T20:18:00Z" w:id="1307">
            <w:rPr>
              <w:rFonts w:ascii="Times New Roman"/>
              <w:color w:val="000000"/>
              <w:spacing w:val="665"/>
            </w:rPr>
          </w:rPrChange>
        </w:rPr>
        <w:t xml:space="preserve"> </w:t>
      </w:r>
      <w:r w:rsidRPr="0027638C">
        <w:rPr>
          <w:sz w:val="24"/>
          <w:rPrChange w16du:dateUtc="2026-07-07T18:18:00Z" w:author="Author" w:date="2026-07-07T20:18:00Z" w:id="1308">
            <w:rPr>
              <w:rFonts w:ascii="Times New Roman"/>
              <w:color w:val="000000"/>
            </w:rPr>
          </w:rPrChange>
        </w:rPr>
        <w:t>dolor sit amet consectetur</w:t>
      </w:r>
      <w:r w:rsidRPr="0027638C">
        <w:rPr>
          <w:sz w:val="24"/>
          <w:rPrChange w16du:dateUtc="2026-07-07T18:18:00Z" w:author="Author" w:date="2026-07-07T20:18:00Z" w:id="1309">
            <w:rPr>
              <w:rFonts w:ascii="Times New Roman"/>
              <w:color w:val="000000"/>
              <w:spacing w:val="-1"/>
            </w:rPr>
          </w:rPrChange>
        </w:rPr>
        <w:t xml:space="preserve"> </w:t>
      </w:r>
      <w:r w:rsidRPr="0027638C">
        <w:rPr>
          <w:sz w:val="24"/>
          <w:rPrChange w16du:dateUtc="2026-07-07T18:18:00Z" w:author="Author" w:date="2026-07-07T20:18:00Z" w:id="1310">
            <w:rPr>
              <w:rFonts w:ascii="Times New Roman"/>
              <w:color w:val="000000"/>
            </w:rPr>
          </w:rPrChange>
        </w:rPr>
        <w:t>Adipiscing.</w:t>
      </w:r>
    </w:p>
    <w:p w14:paraId="584D9149" w14:textId="7C2752A3" w:rsidP="0027638C" w:rsidR="009609E8" w:rsidRDefault="00000000" w:rsidRPr="0027638C">
      <w:pPr>
        <w:pStyle w:val="ListParagraph"/>
        <w:numPr>
          <w:ilvl w:val="1"/>
          <w:numId w:val="5"/>
        </w:numPr>
        <w:tabs>
          <w:tab w:pos="1439" w:val="left"/>
        </w:tabs>
        <w:spacing w:before="237"/>
        <w:ind w:hanging="719" w:left="1439"/>
        <w:rPr>
          <w:sz w:val="24"/>
          <w:rPrChange w16du:dateUtc="2026-07-07T18:18:00Z" w:author="Author" w:date="2026-07-07T20:18:00Z" w:id="1311">
            <w:rPr>
              <w:rFonts w:ascii="Times New Roman"/>
              <w:color w:val="000000"/>
            </w:rPr>
          </w:rPrChange>
        </w:rPr>
        <w:pPrChange w16du:dateUtc="2026-07-07T18:18:00Z" w:author="Author" w:date="2026-07-07T20:18:00Z" w:id="1312">
          <w:pPr>
            <w:spacing w:after="0" w:before="240" w:line="255" w:lineRule="exact"/>
            <w:jc w:val="left"/>
          </w:pPr>
        </w:pPrChange>
      </w:pPr>
      <w:del w16du:dateUtc="2026-07-07T18:18:00Z" w:author="Author" w:date="2026-07-07T20:18:00Z" w:id="1313">
        <w:r>
          <w:rPr>
            <w:color w:val="000000"/>
          </w:rPr>
          <w:delText>(u)</w:delText>
        </w:r>
        <w:r>
          <w:rPr>
            <w:color w:val="000000"/>
            <w:spacing w:val="409"/>
          </w:rPr>
          <w:delText xml:space="preserve"> </w:delText>
        </w:r>
      </w:del>
      <w:r w:rsidR="00A96A35" w:rsidRPr="0027638C">
        <w:rPr>
          <w:sz w:val="24"/>
          <w:rPrChange w16du:dateUtc="2026-07-07T18:18:00Z" w:author="Author" w:date="2026-07-07T20:18:00Z" w:id="1314">
            <w:rPr>
              <w:rFonts w:ascii="Times New Roman" w:hAnsi="Times New Roman"/>
              <w:color w:val="000000"/>
              <w:spacing w:val="7"/>
            </w:rPr>
          </w:rPrChange>
        </w:rPr>
        <w:t>“</w:t>
      </w:r>
      <w:r w:rsidR="00A96A35" w:rsidRPr="0027638C">
        <w:rPr>
          <w:b/>
          <w:sz w:val="24"/>
          <w:rPrChange w16du:dateUtc="2026-07-07T18:18:00Z" w:author="Author" w:date="2026-07-07T20:18:00Z" w:id="1315">
            <w:rPr>
              <w:rFonts w:ascii="Times New Roman" w:hAnsi="Times New Roman"/>
              <w:color w:val="000000"/>
              <w:spacing w:val="7"/>
            </w:rPr>
          </w:rPrChange>
        </w:rPr>
        <w:t>Elit</w:t>
      </w:r>
      <w:r w:rsidR="00A96A35" w:rsidRPr="0027638C">
        <w:rPr>
          <w:b/>
          <w:spacing w:val="-7"/>
          <w:sz w:val="24"/>
          <w:rPrChange w16du:dateUtc="2026-07-07T18:18:00Z" w:author="Author" w:date="2026-07-07T20:18:00Z" w:id="1316">
            <w:rPr>
              <w:rFonts w:ascii="Times New Roman"/>
              <w:color w:val="000000"/>
              <w:spacing w:val="-7"/>
            </w:rPr>
          </w:rPrChange>
        </w:rPr>
        <w:t xml:space="preserve"> </w:t>
      </w:r>
      <w:r w:rsidR="00A96A35" w:rsidRPr="0027638C">
        <w:rPr>
          <w:b/>
          <w:sz w:val="24"/>
          <w:rPrChange w16du:dateUtc="2026-07-07T18:18:00Z" w:author="Author" w:date="2026-07-07T20:18:00Z" w:id="1317">
            <w:rPr>
              <w:rFonts w:ascii="Times New Roman" w:hAnsi="Times New Roman"/>
              <w:color w:val="000000"/>
              <w:spacing w:val="12"/>
            </w:rPr>
          </w:rPrChange>
        </w:rPr>
        <w:t>Sed</w:t>
      </w:r>
      <w:r w:rsidR="00A96A35" w:rsidRPr="0027638C">
        <w:rPr>
          <w:sz w:val="24"/>
          <w:rPrChange w16du:dateUtc="2026-07-07T18:18:00Z" w:author="Author" w:date="2026-07-07T20:18:00Z" w:id="1318">
            <w:rPr>
              <w:rFonts w:ascii="Times New Roman" w:hAnsi="Times New Roman"/>
              <w:color w:val="000000"/>
              <w:spacing w:val="12"/>
            </w:rPr>
          </w:rPrChange>
        </w:rPr>
        <w:t>”</w:t>
      </w:r>
      <w:r w:rsidR="00A96A35" w:rsidRPr="0027638C">
        <w:rPr>
          <w:spacing w:val="-4"/>
          <w:sz w:val="24"/>
          <w:rPrChange w16du:dateUtc="2026-07-07T18:18:00Z" w:author="Author" w:date="2026-07-07T20:18:00Z" w:id="1319">
            <w:rPr>
              <w:rFonts w:ascii="Times New Roman"/>
              <w:color w:val="000000"/>
              <w:spacing w:val="-12"/>
            </w:rPr>
          </w:rPrChange>
        </w:rPr>
        <w:t xml:space="preserve"> </w:t>
      </w:r>
      <w:r w:rsidR="00A96A35" w:rsidRPr="0027638C">
        <w:rPr>
          <w:sz w:val="24"/>
          <w:rPrChange w16du:dateUtc="2026-07-07T18:18:00Z" w:author="Author" w:date="2026-07-07T20:18:00Z" w:id="1320">
            <w:rPr>
              <w:rFonts w:ascii="Times New Roman"/>
              <w:color w:val="000000"/>
            </w:rPr>
          </w:rPrChange>
        </w:rPr>
        <w:t>do</w:t>
      </w:r>
      <w:r w:rsidR="00A96A35" w:rsidRPr="0027638C">
        <w:rPr>
          <w:spacing w:val="-5"/>
          <w:sz w:val="24"/>
          <w:rPrChange w16du:dateUtc="2026-07-07T18:18:00Z" w:author="Author" w:date="2026-07-07T20:18:00Z" w:id="1321">
            <w:rPr>
              <w:rFonts w:ascii="Times New Roman"/>
              <w:color w:val="000000"/>
            </w:rPr>
          </w:rPrChange>
        </w:rPr>
        <w:t xml:space="preserve"> </w:t>
      </w:r>
      <w:r w:rsidR="00A96A35" w:rsidRPr="0027638C">
        <w:rPr>
          <w:sz w:val="24"/>
          <w:rPrChange w16du:dateUtc="2026-07-07T18:18:00Z" w:author="Author" w:date="2026-07-07T20:18:00Z" w:id="1322">
            <w:rPr>
              <w:rFonts w:ascii="Times New Roman"/>
              <w:color w:val="000000"/>
            </w:rPr>
          </w:rPrChange>
        </w:rPr>
        <w:t>eiusmod</w:t>
      </w:r>
      <w:r w:rsidR="00A96A35" w:rsidRPr="0027638C">
        <w:rPr>
          <w:spacing w:val="-4"/>
          <w:sz w:val="24"/>
          <w:rPrChange w16du:dateUtc="2026-07-07T18:18:00Z" w:author="Author" w:date="2026-07-07T20:18:00Z" w:id="1323">
            <w:rPr>
              <w:rFonts w:ascii="Times New Roman"/>
              <w:color w:val="000000"/>
            </w:rPr>
          </w:rPrChange>
        </w:rPr>
        <w:t xml:space="preserve"> </w:t>
      </w:r>
      <w:r w:rsidR="00A96A35" w:rsidRPr="0027638C">
        <w:rPr>
          <w:sz w:val="24"/>
          <w:rPrChange w16du:dateUtc="2026-07-07T18:18:00Z" w:author="Author" w:date="2026-07-07T20:18:00Z" w:id="1324">
            <w:rPr>
              <w:rFonts w:ascii="Times New Roman"/>
              <w:color w:val="000000"/>
            </w:rPr>
          </w:rPrChange>
        </w:rPr>
        <w:t>tempor</w:t>
      </w:r>
      <w:r w:rsidR="00A96A35" w:rsidRPr="0027638C">
        <w:rPr>
          <w:spacing w:val="-5"/>
          <w:sz w:val="24"/>
          <w:rPrChange w16du:dateUtc="2026-07-07T18:18:00Z" w:author="Author" w:date="2026-07-07T20:18:00Z" w:id="1325">
            <w:rPr>
              <w:rFonts w:ascii="Times New Roman"/>
              <w:color w:val="000000"/>
            </w:rPr>
          </w:rPrChange>
        </w:rPr>
        <w:t xml:space="preserve"> </w:t>
      </w:r>
      <w:r w:rsidR="00A96A35" w:rsidRPr="0027638C">
        <w:rPr>
          <w:sz w:val="24"/>
          <w:rPrChange w16du:dateUtc="2026-07-07T18:18:00Z" w:author="Author" w:date="2026-07-07T20:18:00Z" w:id="1326">
            <w:rPr>
              <w:rFonts w:ascii="Times New Roman"/>
              <w:color w:val="000000"/>
            </w:rPr>
          </w:rPrChange>
        </w:rPr>
        <w:t>incididunt</w:t>
      </w:r>
      <w:r w:rsidR="00A96A35" w:rsidRPr="0027638C">
        <w:rPr>
          <w:spacing w:val="-4"/>
          <w:sz w:val="24"/>
          <w:rPrChange w16du:dateUtc="2026-07-07T18:18:00Z" w:author="Author" w:date="2026-07-07T20:18:00Z" w:id="1327">
            <w:rPr>
              <w:rFonts w:ascii="Times New Roman"/>
              <w:color w:val="000000"/>
            </w:rPr>
          </w:rPrChange>
        </w:rPr>
        <w:t xml:space="preserve"> </w:t>
      </w:r>
      <w:r w:rsidR="00A96A35" w:rsidRPr="0027638C">
        <w:rPr>
          <w:sz w:val="24"/>
          <w:rPrChange w16du:dateUtc="2026-07-07T18:18:00Z" w:author="Author" w:date="2026-07-07T20:18:00Z" w:id="1328">
            <w:rPr>
              <w:rFonts w:ascii="Times New Roman"/>
              <w:color w:val="000000"/>
            </w:rPr>
          </w:rPrChange>
        </w:rPr>
        <w:t>ut</w:t>
      </w:r>
      <w:r w:rsidR="00A96A35" w:rsidRPr="0027638C">
        <w:rPr>
          <w:spacing w:val="-5"/>
          <w:sz w:val="24"/>
          <w:rPrChange w16du:dateUtc="2026-07-07T18:18:00Z" w:author="Author" w:date="2026-07-07T20:18:00Z" w:id="1329">
            <w:rPr>
              <w:rFonts w:ascii="Times New Roman"/>
              <w:color w:val="000000"/>
            </w:rPr>
          </w:rPrChange>
        </w:rPr>
        <w:t xml:space="preserve"> </w:t>
      </w:r>
      <w:r w:rsidR="00A96A35" w:rsidRPr="0027638C">
        <w:rPr>
          <w:sz w:val="24"/>
          <w:rPrChange w16du:dateUtc="2026-07-07T18:18:00Z" w:author="Author" w:date="2026-07-07T20:18:00Z" w:id="1330">
            <w:rPr>
              <w:rFonts w:ascii="Times New Roman"/>
              <w:color w:val="000000"/>
            </w:rPr>
          </w:rPrChange>
        </w:rPr>
        <w:t>labore</w:t>
      </w:r>
      <w:r w:rsidR="00A96A35" w:rsidRPr="0027638C">
        <w:rPr>
          <w:spacing w:val="-4"/>
          <w:sz w:val="24"/>
          <w:rPrChange w16du:dateUtc="2026-07-07T18:18:00Z" w:author="Author" w:date="2026-07-07T20:18:00Z" w:id="1331">
            <w:rPr>
              <w:rFonts w:ascii="Times New Roman"/>
              <w:color w:val="000000"/>
            </w:rPr>
          </w:rPrChange>
        </w:rPr>
        <w:t xml:space="preserve"> </w:t>
      </w:r>
      <w:r w:rsidR="00A96A35" w:rsidRPr="0027638C">
        <w:rPr>
          <w:sz w:val="24"/>
          <w:rPrChange w16du:dateUtc="2026-07-07T18:18:00Z" w:author="Author" w:date="2026-07-07T20:18:00Z" w:id="1332">
            <w:rPr>
              <w:rFonts w:ascii="Times New Roman"/>
              <w:color w:val="000000"/>
            </w:rPr>
          </w:rPrChange>
        </w:rPr>
        <w:t>Et</w:t>
      </w:r>
      <w:r w:rsidR="00A96A35" w:rsidRPr="0027638C">
        <w:rPr>
          <w:spacing w:val="-4"/>
          <w:sz w:val="24"/>
          <w:rPrChange w16du:dateUtc="2026-07-07T18:18:00Z" w:author="Author" w:date="2026-07-07T20:18:00Z" w:id="1333">
            <w:rPr>
              <w:rFonts w:ascii="Times New Roman"/>
              <w:color w:val="000000"/>
            </w:rPr>
          </w:rPrChange>
        </w:rPr>
        <w:t xml:space="preserve"> </w:t>
      </w:r>
      <w:del w16du:dateUtc="2026-07-07T18:18:00Z" w:author="Author" w:date="2026-07-07T20:18:00Z" w:id="1334">
        <w:r>
          <w:rPr>
            <w:color w:val="000000"/>
          </w:rPr>
          <w:delText>13(a).</w:delText>
        </w:r>
      </w:del>
      <w:ins w16du:dateUtc="2026-07-07T18:18:00Z" w:author="Author" w:date="2026-07-07T20:18:00Z" w:id="1335">
        <w:r w:rsidR="00745B5B" w:rsidRPr="0027638C">
          <w:rPr>
            <w:spacing w:val="-2"/>
            <w:sz w:val="24"/>
            <w:szCs w:val="24"/>
          </w:rPr>
          <w:fldChar w:fldCharType="begin"/>
        </w:r>
        <w:r w:rsidR="00745B5B" w:rsidRPr="0027638C">
          <w:rPr>
            <w:spacing w:val="-4"/>
            <w:sz w:val="24"/>
            <w:szCs w:val="24"/>
          </w:rPr>
          <w:instrText xml:space="preserve"> REF _Ref215486328 \w \h </w:instrText>
        </w:r>
        <w:r w:rsidR="0027638C" w:rsidRPr="0027638C">
          <w:rPr>
            <w:spacing w:val="-2"/>
            <w:sz w:val="24"/>
            <w:szCs w:val="24"/>
          </w:rPr>
          <w:instrText xml:space="preserve"> \* MERGEFORMAT </w:instrText>
        </w:r>
        <w:r w:rsidR="00745B5B" w:rsidRPr="0027638C">
          <w:rPr>
            <w:spacing w:val="-2"/>
            <w:sz w:val="24"/>
            <w:szCs w:val="24"/>
          </w:rPr>
        </w:r>
        <w:r w:rsidR="00745B5B" w:rsidRPr="0027638C">
          <w:rPr>
            <w:spacing w:val="-2"/>
            <w:sz w:val="24"/>
            <w:szCs w:val="24"/>
          </w:rPr>
          <w:fldChar w:fldCharType="separate"/>
        </w:r>
        <w:r w:rsidR="00745B5B" w:rsidRPr="0027638C">
          <w:rPr>
            <w:spacing w:val="-4"/>
            <w:sz w:val="24"/>
            <w:szCs w:val="24"/>
          </w:rPr>
          <w:t>13(dolore)</w:t>
        </w:r>
        <w:r w:rsidR="00745B5B" w:rsidRPr="0027638C">
          <w:rPr>
            <w:spacing w:val="-2"/>
            <w:sz w:val="24"/>
            <w:szCs w:val="24"/>
          </w:rPr>
          <w:fldChar w:fldCharType="end"/>
        </w:r>
        <w:r w:rsidR="00A96A35" w:rsidRPr="0027638C">
          <w:rPr>
            <w:spacing w:val="-2"/>
            <w:sz w:val="24"/>
            <w:szCs w:val="24"/>
          </w:rPr>
          <w:t>.</w:t>
        </w:r>
      </w:ins>
    </w:p>
    <w:p w14:paraId="584D914A" w14:textId="77777777" w:rsidP="0027638C" w:rsidR="009609E8" w:rsidRDefault="00000000" w:rsidRPr="0027638C">
      <w:pPr>
        <w:pStyle w:val="ListParagraph"/>
        <w:numPr>
          <w:ilvl w:val="1"/>
          <w:numId w:val="5"/>
        </w:numPr>
        <w:tabs>
          <w:tab w:pos="1438" w:val="left"/>
          <w:tab w:pos="1440" w:val="left"/>
        </w:tabs>
        <w:spacing w:before="237"/>
        <w:ind w:right="354"/>
        <w:rPr>
          <w:sz w:val="24"/>
          <w:rPrChange w16du:dateUtc="2026-07-07T18:18:00Z" w:author="Author" w:date="2026-07-07T20:18:00Z" w:id="1336">
            <w:rPr>
              <w:rFonts w:ascii="Times New Roman"/>
              <w:color w:val="000000"/>
            </w:rPr>
          </w:rPrChange>
        </w:rPr>
        <w:pPrChange w16du:dateUtc="2026-07-07T18:18:00Z" w:author="Author" w:date="2026-07-07T20:18:00Z" w:id="1337">
          <w:pPr>
            <w:spacing w:after="0" w:before="236" w:line="253" w:lineRule="exact"/>
            <w:jc w:val="left"/>
          </w:pPr>
        </w:pPrChange>
      </w:pPr>
      <w:del w16du:dateUtc="2026-07-07T18:18:00Z" w:author="Author" w:date="2026-07-07T20:18:00Z" w:id="1338">
        <w:r>
          <w:rPr>
            <w:color w:val="000000"/>
          </w:rPr>
          <w:delText>(v)</w:delText>
        </w:r>
        <w:r>
          <w:rPr>
            <w:color w:val="000000"/>
            <w:spacing w:val="409"/>
          </w:rPr>
          <w:delText xml:space="preserve"> </w:delText>
        </w:r>
      </w:del>
      <w:r w:rsidR="00A96A35" w:rsidRPr="0027638C">
        <w:rPr>
          <w:sz w:val="24"/>
          <w:rPrChange w16du:dateUtc="2026-07-07T18:18:00Z" w:author="Author" w:date="2026-07-07T20:18:00Z" w:id="1339">
            <w:rPr>
              <w:rFonts w:ascii="Times New Roman" w:hAnsi="Times New Roman"/>
              <w:color w:val="000000"/>
              <w:spacing w:val="6"/>
            </w:rPr>
          </w:rPrChange>
        </w:rPr>
        <w:t>“</w:t>
      </w:r>
      <w:r w:rsidR="00A96A35" w:rsidRPr="0027638C">
        <w:rPr>
          <w:b/>
          <w:sz w:val="24"/>
          <w:rPrChange w16du:dateUtc="2026-07-07T18:18:00Z" w:author="Author" w:date="2026-07-07T20:18:00Z" w:id="1340">
            <w:rPr>
              <w:rFonts w:ascii="Times New Roman" w:hAnsi="Times New Roman"/>
              <w:color w:val="000000"/>
              <w:spacing w:val="6"/>
            </w:rPr>
          </w:rPrChange>
        </w:rPr>
        <w:t>Magna</w:t>
      </w:r>
      <w:r w:rsidR="00A96A35" w:rsidRPr="0027638C">
        <w:rPr>
          <w:b/>
          <w:sz w:val="24"/>
          <w:rPrChange w16du:dateUtc="2026-07-07T18:18:00Z" w:author="Author" w:date="2026-07-07T20:18:00Z" w:id="1341">
            <w:rPr>
              <w:rFonts w:ascii="Times New Roman"/>
              <w:color w:val="000000"/>
              <w:spacing w:val="41"/>
            </w:rPr>
          </w:rPrChange>
        </w:rPr>
        <w:t xml:space="preserve"> </w:t>
      </w:r>
      <w:r w:rsidR="00A96A35" w:rsidRPr="0027638C">
        <w:rPr>
          <w:b/>
          <w:sz w:val="24"/>
          <w:rPrChange w16du:dateUtc="2026-07-07T18:18:00Z" w:author="Author" w:date="2026-07-07T20:18:00Z" w:id="1342">
            <w:rPr>
              <w:rFonts w:ascii="Times New Roman"/>
              <w:color w:val="000000"/>
              <w:spacing w:val="12"/>
            </w:rPr>
          </w:rPrChange>
        </w:rPr>
        <w:t>Aliqua</w:t>
      </w:r>
      <w:r w:rsidR="00A96A35" w:rsidRPr="0027638C">
        <w:rPr>
          <w:b/>
          <w:sz w:val="24"/>
          <w:rPrChange w16du:dateUtc="2026-07-07T18:18:00Z" w:author="Author" w:date="2026-07-07T20:18:00Z" w:id="1343">
            <w:rPr>
              <w:rFonts w:ascii="Times New Roman"/>
              <w:color w:val="000000"/>
              <w:spacing w:val="35"/>
            </w:rPr>
          </w:rPrChange>
        </w:rPr>
        <w:t xml:space="preserve"> </w:t>
      </w:r>
      <w:r w:rsidR="00A96A35" w:rsidRPr="0027638C">
        <w:rPr>
          <w:b/>
          <w:sz w:val="24"/>
          <w:rPrChange w16du:dateUtc="2026-07-07T18:18:00Z" w:author="Author" w:date="2026-07-07T20:18:00Z" w:id="1344">
            <w:rPr>
              <w:rFonts w:ascii="Times New Roman" w:hAnsi="Times New Roman"/>
              <w:color w:val="000000"/>
              <w:spacing w:val="6"/>
            </w:rPr>
          </w:rPrChange>
        </w:rPr>
        <w:t>Lorem</w:t>
      </w:r>
      <w:r w:rsidR="00A96A35" w:rsidRPr="0027638C">
        <w:rPr>
          <w:sz w:val="24"/>
          <w:rPrChange w16du:dateUtc="2026-07-07T18:18:00Z" w:author="Author" w:date="2026-07-07T20:18:00Z" w:id="1345">
            <w:rPr>
              <w:rFonts w:ascii="Times New Roman" w:hAnsi="Times New Roman"/>
              <w:color w:val="000000"/>
              <w:spacing w:val="6"/>
            </w:rPr>
          </w:rPrChange>
        </w:rPr>
        <w:t>”</w:t>
      </w:r>
      <w:r w:rsidR="00A96A35" w:rsidRPr="0027638C">
        <w:rPr>
          <w:sz w:val="24"/>
          <w:rPrChange w16du:dateUtc="2026-07-07T18:18:00Z" w:author="Author" w:date="2026-07-07T20:18:00Z" w:id="1346">
            <w:rPr>
              <w:rFonts w:ascii="Times New Roman"/>
              <w:color w:val="000000"/>
              <w:spacing w:val="40"/>
            </w:rPr>
          </w:rPrChange>
        </w:rPr>
        <w:t xml:space="preserve"> </w:t>
      </w:r>
      <w:r w:rsidR="00A96A35" w:rsidRPr="0027638C">
        <w:rPr>
          <w:sz w:val="24"/>
          <w:rPrChange w16du:dateUtc="2026-07-07T18:18:00Z" w:author="Author" w:date="2026-07-07T20:18:00Z" w:id="1347">
            <w:rPr>
              <w:rFonts w:ascii="Times New Roman"/>
              <w:color w:val="000000"/>
            </w:rPr>
          </w:rPrChange>
        </w:rPr>
        <w:t>ipsum</w:t>
      </w:r>
      <w:r w:rsidR="00A96A35" w:rsidRPr="0027638C">
        <w:rPr>
          <w:sz w:val="24"/>
          <w:rPrChange w16du:dateUtc="2026-07-07T18:18:00Z" w:author="Author" w:date="2026-07-07T20:18:00Z" w:id="1348">
            <w:rPr>
              <w:rFonts w:ascii="Times New Roman"/>
              <w:color w:val="000000"/>
              <w:spacing w:val="47"/>
            </w:rPr>
          </w:rPrChange>
        </w:rPr>
        <w:t xml:space="preserve"> </w:t>
      </w:r>
      <w:r w:rsidR="00A96A35" w:rsidRPr="0027638C">
        <w:rPr>
          <w:sz w:val="24"/>
          <w:rPrChange w16du:dateUtc="2026-07-07T18:18:00Z" w:author="Author" w:date="2026-07-07T20:18:00Z" w:id="1349">
            <w:rPr>
              <w:rFonts w:ascii="Times New Roman"/>
              <w:color w:val="000000"/>
            </w:rPr>
          </w:rPrChange>
        </w:rPr>
        <w:t>dolor</w:t>
      </w:r>
      <w:r w:rsidR="00A96A35" w:rsidRPr="0027638C">
        <w:rPr>
          <w:sz w:val="24"/>
          <w:rPrChange w16du:dateUtc="2026-07-07T18:18:00Z" w:author="Author" w:date="2026-07-07T20:18:00Z" w:id="1350">
            <w:rPr>
              <w:rFonts w:ascii="Times New Roman"/>
              <w:color w:val="000000"/>
              <w:spacing w:val="47"/>
            </w:rPr>
          </w:rPrChange>
        </w:rPr>
        <w:t xml:space="preserve"> </w:t>
      </w:r>
      <w:r w:rsidR="00A96A35" w:rsidRPr="0027638C">
        <w:rPr>
          <w:sz w:val="24"/>
          <w:rPrChange w16du:dateUtc="2026-07-07T18:18:00Z" w:author="Author" w:date="2026-07-07T20:18:00Z" w:id="1351">
            <w:rPr>
              <w:rFonts w:ascii="Times New Roman"/>
              <w:color w:val="000000"/>
            </w:rPr>
          </w:rPrChange>
        </w:rPr>
        <w:t>sit</w:t>
      </w:r>
      <w:r w:rsidR="00A96A35" w:rsidRPr="0027638C">
        <w:rPr>
          <w:sz w:val="24"/>
          <w:rPrChange w16du:dateUtc="2026-07-07T18:18:00Z" w:author="Author" w:date="2026-07-07T20:18:00Z" w:id="1352">
            <w:rPr>
              <w:rFonts w:ascii="Times New Roman"/>
              <w:color w:val="000000"/>
              <w:spacing w:val="47"/>
            </w:rPr>
          </w:rPrChange>
        </w:rPr>
        <w:t xml:space="preserve"> </w:t>
      </w:r>
      <w:r w:rsidR="00A96A35" w:rsidRPr="0027638C">
        <w:rPr>
          <w:sz w:val="24"/>
          <w:rPrChange w16du:dateUtc="2026-07-07T18:18:00Z" w:author="Author" w:date="2026-07-07T20:18:00Z" w:id="1353">
            <w:rPr>
              <w:rFonts w:ascii="Times New Roman"/>
              <w:color w:val="000000"/>
            </w:rPr>
          </w:rPrChange>
        </w:rPr>
        <w:t>amet</w:t>
      </w:r>
      <w:r w:rsidR="00A96A35" w:rsidRPr="0027638C">
        <w:rPr>
          <w:sz w:val="24"/>
          <w:rPrChange w16du:dateUtc="2026-07-07T18:18:00Z" w:author="Author" w:date="2026-07-07T20:18:00Z" w:id="1354">
            <w:rPr>
              <w:rFonts w:ascii="Times New Roman"/>
              <w:color w:val="000000"/>
              <w:spacing w:val="47"/>
            </w:rPr>
          </w:rPrChange>
        </w:rPr>
        <w:t xml:space="preserve"> </w:t>
      </w:r>
      <w:r w:rsidR="00A96A35" w:rsidRPr="0027638C">
        <w:rPr>
          <w:sz w:val="24"/>
          <w:rPrChange w16du:dateUtc="2026-07-07T18:18:00Z" w:author="Author" w:date="2026-07-07T20:18:00Z" w:id="1355">
            <w:rPr>
              <w:rFonts w:ascii="Times New Roman"/>
              <w:color w:val="000000"/>
            </w:rPr>
          </w:rPrChange>
        </w:rPr>
        <w:t>consectetur</w:t>
      </w:r>
      <w:r w:rsidR="00A96A35" w:rsidRPr="0027638C">
        <w:rPr>
          <w:sz w:val="24"/>
          <w:rPrChange w16du:dateUtc="2026-07-07T18:18:00Z" w:author="Author" w:date="2026-07-07T20:18:00Z" w:id="1356">
            <w:rPr>
              <w:rFonts w:ascii="Times New Roman"/>
              <w:color w:val="000000"/>
              <w:spacing w:val="47"/>
            </w:rPr>
          </w:rPrChange>
        </w:rPr>
        <w:t xml:space="preserve"> </w:t>
      </w:r>
      <w:r w:rsidR="00A96A35" w:rsidRPr="0027638C">
        <w:rPr>
          <w:sz w:val="24"/>
          <w:rPrChange w16du:dateUtc="2026-07-07T18:18:00Z" w:author="Author" w:date="2026-07-07T20:18:00Z" w:id="1357">
            <w:rPr>
              <w:rFonts w:ascii="Times New Roman"/>
              <w:color w:val="000000"/>
            </w:rPr>
          </w:rPrChange>
        </w:rPr>
        <w:t>adipiscing</w:t>
      </w:r>
      <w:r w:rsidR="00A96A35" w:rsidRPr="0027638C">
        <w:rPr>
          <w:sz w:val="24"/>
          <w:rPrChange w16du:dateUtc="2026-07-07T18:18:00Z" w:author="Author" w:date="2026-07-07T20:18:00Z" w:id="1358">
            <w:rPr>
              <w:rFonts w:ascii="Times New Roman"/>
              <w:color w:val="000000"/>
              <w:spacing w:val="47"/>
            </w:rPr>
          </w:rPrChange>
        </w:rPr>
        <w:t xml:space="preserve"> </w:t>
      </w:r>
      <w:r w:rsidR="00A96A35" w:rsidRPr="0027638C">
        <w:rPr>
          <w:sz w:val="24"/>
          <w:rPrChange w16du:dateUtc="2026-07-07T18:18:00Z" w:author="Author" w:date="2026-07-07T20:18:00Z" w:id="1359">
            <w:rPr>
              <w:rFonts w:ascii="Times New Roman"/>
              <w:color w:val="000000"/>
            </w:rPr>
          </w:rPrChange>
        </w:rPr>
        <w:t>elit</w:t>
      </w:r>
      <w:r w:rsidR="00A96A35" w:rsidRPr="0027638C">
        <w:rPr>
          <w:sz w:val="24"/>
          <w:rPrChange w16du:dateUtc="2026-07-07T18:18:00Z" w:author="Author" w:date="2026-07-07T20:18:00Z" w:id="1360">
            <w:rPr>
              <w:rFonts w:ascii="Times New Roman"/>
              <w:color w:val="000000"/>
              <w:spacing w:val="47"/>
            </w:rPr>
          </w:rPrChange>
        </w:rPr>
        <w:t xml:space="preserve"> </w:t>
      </w:r>
      <w:r w:rsidR="00A96A35" w:rsidRPr="0027638C">
        <w:rPr>
          <w:sz w:val="24"/>
          <w:rPrChange w16du:dateUtc="2026-07-07T18:18:00Z" w:author="Author" w:date="2026-07-07T20:18:00Z" w:id="1361">
            <w:rPr>
              <w:rFonts w:ascii="Times New Roman" w:hAnsi="Times New Roman"/>
              <w:color w:val="000000"/>
            </w:rPr>
          </w:rPrChange>
        </w:rPr>
        <w:t>sed</w:t>
      </w:r>
      <w:del w16du:dateUtc="2026-07-07T18:18:00Z" w:author="Author" w:date="2026-07-07T20:18:00Z" w:id="1362">
        <w:r>
          <w:rPr>
            <w:color w:val="000000"/>
          </w:rPr>
          <w:cr/>
        </w:r>
      </w:del>
      <w:r w:rsidR="00A96A35" w:rsidRPr="0027638C">
        <w:rPr>
          <w:sz w:val="24"/>
          <w:rPrChange w16du:dateUtc="2026-07-07T18:18:00Z" w:author="Author" w:date="2026-07-07T20:18:00Z" w:id="1363">
            <w:rPr>
              <w:rFonts w:ascii="Times New Roman"/>
              <w:color w:val="000000"/>
              <w:spacing w:val="665"/>
            </w:rPr>
          </w:rPrChange>
        </w:rPr>
        <w:t xml:space="preserve"> </w:t>
      </w:r>
      <w:r w:rsidR="00A96A35" w:rsidRPr="0027638C">
        <w:rPr>
          <w:sz w:val="24"/>
          <w:rPrChange w16du:dateUtc="2026-07-07T18:18:00Z" w:author="Author" w:date="2026-07-07T20:18:00Z" w:id="1364">
            <w:rPr>
              <w:rFonts w:ascii="Times New Roman"/>
              <w:color w:val="000000"/>
            </w:rPr>
          </w:rPrChange>
        </w:rPr>
        <w:t>do,</w:t>
      </w:r>
      <w:r w:rsidR="00A96A35" w:rsidRPr="0027638C">
        <w:rPr>
          <w:sz w:val="24"/>
          <w:rPrChange w16du:dateUtc="2026-07-07T18:18:00Z" w:author="Author" w:date="2026-07-07T20:18:00Z" w:id="1365">
            <w:rPr>
              <w:rFonts w:ascii="Times New Roman"/>
              <w:color w:val="000000"/>
              <w:spacing w:val="28"/>
            </w:rPr>
          </w:rPrChange>
        </w:rPr>
        <w:t xml:space="preserve"> </w:t>
      </w:r>
      <w:r w:rsidR="00A96A35" w:rsidRPr="0027638C">
        <w:rPr>
          <w:sz w:val="24"/>
          <w:rPrChange w16du:dateUtc="2026-07-07T18:18:00Z" w:author="Author" w:date="2026-07-07T20:18:00Z" w:id="1366">
            <w:rPr>
              <w:rFonts w:ascii="Times New Roman"/>
              <w:color w:val="000000"/>
            </w:rPr>
          </w:rPrChange>
        </w:rPr>
        <w:t>eiusmod</w:t>
      </w:r>
      <w:r w:rsidR="00A96A35" w:rsidRPr="0027638C">
        <w:rPr>
          <w:sz w:val="24"/>
          <w:rPrChange w16du:dateUtc="2026-07-07T18:18:00Z" w:author="Author" w:date="2026-07-07T20:18:00Z" w:id="1367">
            <w:rPr>
              <w:rFonts w:ascii="Times New Roman"/>
              <w:color w:val="000000"/>
              <w:spacing w:val="28"/>
            </w:rPr>
          </w:rPrChange>
        </w:rPr>
        <w:t xml:space="preserve"> </w:t>
      </w:r>
      <w:r w:rsidR="00A96A35" w:rsidRPr="0027638C">
        <w:rPr>
          <w:sz w:val="24"/>
          <w:rPrChange w16du:dateUtc="2026-07-07T18:18:00Z" w:author="Author" w:date="2026-07-07T20:18:00Z" w:id="1368">
            <w:rPr>
              <w:rFonts w:ascii="Times New Roman"/>
              <w:color w:val="000000"/>
            </w:rPr>
          </w:rPrChange>
        </w:rPr>
        <w:t>tempor</w:t>
      </w:r>
      <w:r w:rsidR="00A96A35" w:rsidRPr="0027638C">
        <w:rPr>
          <w:sz w:val="24"/>
          <w:rPrChange w16du:dateUtc="2026-07-07T18:18:00Z" w:author="Author" w:date="2026-07-07T20:18:00Z" w:id="1369">
            <w:rPr>
              <w:rFonts w:ascii="Times New Roman"/>
              <w:color w:val="000000"/>
              <w:spacing w:val="28"/>
            </w:rPr>
          </w:rPrChange>
        </w:rPr>
        <w:t xml:space="preserve"> </w:t>
      </w:r>
      <w:r w:rsidR="00A96A35" w:rsidRPr="0027638C">
        <w:rPr>
          <w:sz w:val="24"/>
          <w:rPrChange w16du:dateUtc="2026-07-07T18:18:00Z" w:author="Author" w:date="2026-07-07T20:18:00Z" w:id="1370">
            <w:rPr>
              <w:rFonts w:ascii="Times New Roman"/>
              <w:color w:val="000000"/>
            </w:rPr>
          </w:rPrChange>
        </w:rPr>
        <w:t>incididunt</w:t>
      </w:r>
      <w:r w:rsidR="00A96A35" w:rsidRPr="0027638C">
        <w:rPr>
          <w:sz w:val="24"/>
          <w:rPrChange w16du:dateUtc="2026-07-07T18:18:00Z" w:author="Author" w:date="2026-07-07T20:18:00Z" w:id="1371">
            <w:rPr>
              <w:rFonts w:ascii="Times New Roman"/>
              <w:color w:val="000000"/>
              <w:spacing w:val="28"/>
            </w:rPr>
          </w:rPrChange>
        </w:rPr>
        <w:t xml:space="preserve"> </w:t>
      </w:r>
      <w:r w:rsidR="00A96A35" w:rsidRPr="0027638C">
        <w:rPr>
          <w:sz w:val="24"/>
          <w:rPrChange w16du:dateUtc="2026-07-07T18:18:00Z" w:author="Author" w:date="2026-07-07T20:18:00Z" w:id="1372">
            <w:rPr>
              <w:rFonts w:ascii="Times New Roman"/>
              <w:color w:val="000000"/>
            </w:rPr>
          </w:rPrChange>
        </w:rPr>
        <w:t>ut</w:t>
      </w:r>
      <w:r w:rsidR="00A96A35" w:rsidRPr="0027638C">
        <w:rPr>
          <w:sz w:val="24"/>
          <w:rPrChange w16du:dateUtc="2026-07-07T18:18:00Z" w:author="Author" w:date="2026-07-07T20:18:00Z" w:id="1373">
            <w:rPr>
              <w:rFonts w:ascii="Times New Roman"/>
              <w:color w:val="000000"/>
              <w:spacing w:val="28"/>
            </w:rPr>
          </w:rPrChange>
        </w:rPr>
        <w:t xml:space="preserve"> </w:t>
      </w:r>
      <w:r w:rsidR="00A96A35" w:rsidRPr="0027638C">
        <w:rPr>
          <w:sz w:val="24"/>
          <w:rPrChange w16du:dateUtc="2026-07-07T18:18:00Z" w:author="Author" w:date="2026-07-07T20:18:00Z" w:id="1374">
            <w:rPr>
              <w:rFonts w:ascii="Times New Roman"/>
              <w:color w:val="000000"/>
            </w:rPr>
          </w:rPrChange>
        </w:rPr>
        <w:t>labore</w:t>
      </w:r>
      <w:r w:rsidR="00A96A35" w:rsidRPr="0027638C">
        <w:rPr>
          <w:sz w:val="24"/>
          <w:rPrChange w16du:dateUtc="2026-07-07T18:18:00Z" w:author="Author" w:date="2026-07-07T20:18:00Z" w:id="1375">
            <w:rPr>
              <w:rFonts w:ascii="Times New Roman"/>
              <w:color w:val="000000"/>
              <w:spacing w:val="28"/>
            </w:rPr>
          </w:rPrChange>
        </w:rPr>
        <w:t xml:space="preserve"> </w:t>
      </w:r>
      <w:r w:rsidR="00A96A35" w:rsidRPr="0027638C">
        <w:rPr>
          <w:sz w:val="24"/>
          <w:rPrChange w16du:dateUtc="2026-07-07T18:18:00Z" w:author="Author" w:date="2026-07-07T20:18:00Z" w:id="1376">
            <w:rPr>
              <w:rFonts w:ascii="Times New Roman"/>
              <w:color w:val="000000"/>
            </w:rPr>
          </w:rPrChange>
        </w:rPr>
        <w:t>et</w:t>
      </w:r>
      <w:r w:rsidR="00A96A35" w:rsidRPr="0027638C">
        <w:rPr>
          <w:sz w:val="24"/>
          <w:rPrChange w16du:dateUtc="2026-07-07T18:18:00Z" w:author="Author" w:date="2026-07-07T20:18:00Z" w:id="1377">
            <w:rPr>
              <w:rFonts w:ascii="Times New Roman"/>
              <w:color w:val="000000"/>
              <w:spacing w:val="28"/>
            </w:rPr>
          </w:rPrChange>
        </w:rPr>
        <w:t xml:space="preserve"> </w:t>
      </w:r>
      <w:r w:rsidR="00A96A35" w:rsidRPr="0027638C">
        <w:rPr>
          <w:sz w:val="24"/>
          <w:rPrChange w16du:dateUtc="2026-07-07T18:18:00Z" w:author="Author" w:date="2026-07-07T20:18:00Z" w:id="1378">
            <w:rPr>
              <w:rFonts w:ascii="Times New Roman"/>
              <w:color w:val="000000"/>
            </w:rPr>
          </w:rPrChange>
        </w:rPr>
        <w:t>dolore</w:t>
      </w:r>
      <w:r w:rsidR="00A96A35" w:rsidRPr="0027638C">
        <w:rPr>
          <w:sz w:val="24"/>
          <w:rPrChange w16du:dateUtc="2026-07-07T18:18:00Z" w:author="Author" w:date="2026-07-07T20:18:00Z" w:id="1379">
            <w:rPr>
              <w:rFonts w:ascii="Times New Roman"/>
              <w:color w:val="000000"/>
              <w:spacing w:val="28"/>
            </w:rPr>
          </w:rPrChange>
        </w:rPr>
        <w:t xml:space="preserve"> </w:t>
      </w:r>
      <w:r w:rsidR="00A96A35" w:rsidRPr="0027638C">
        <w:rPr>
          <w:sz w:val="24"/>
          <w:rPrChange w16du:dateUtc="2026-07-07T18:18:00Z" w:author="Author" w:date="2026-07-07T20:18:00Z" w:id="1380">
            <w:rPr>
              <w:rFonts w:ascii="Times New Roman"/>
              <w:color w:val="000000"/>
            </w:rPr>
          </w:rPrChange>
        </w:rPr>
        <w:t>magna</w:t>
      </w:r>
      <w:r w:rsidR="00A96A35" w:rsidRPr="0027638C">
        <w:rPr>
          <w:sz w:val="24"/>
          <w:rPrChange w16du:dateUtc="2026-07-07T18:18:00Z" w:author="Author" w:date="2026-07-07T20:18:00Z" w:id="1381">
            <w:rPr>
              <w:rFonts w:ascii="Times New Roman"/>
              <w:color w:val="000000"/>
              <w:spacing w:val="28"/>
            </w:rPr>
          </w:rPrChange>
        </w:rPr>
        <w:t xml:space="preserve"> </w:t>
      </w:r>
      <w:r w:rsidR="00A96A35" w:rsidRPr="0027638C">
        <w:rPr>
          <w:sz w:val="24"/>
          <w:rPrChange w16du:dateUtc="2026-07-07T18:18:00Z" w:author="Author" w:date="2026-07-07T20:18:00Z" w:id="1382">
            <w:rPr>
              <w:rFonts w:ascii="Times New Roman"/>
              <w:color w:val="000000"/>
            </w:rPr>
          </w:rPrChange>
        </w:rPr>
        <w:t>aliqua</w:t>
      </w:r>
      <w:r w:rsidR="00A96A35" w:rsidRPr="0027638C">
        <w:rPr>
          <w:sz w:val="24"/>
          <w:rPrChange w16du:dateUtc="2026-07-07T18:18:00Z" w:author="Author" w:date="2026-07-07T20:18:00Z" w:id="1383">
            <w:rPr>
              <w:rFonts w:ascii="Times New Roman"/>
              <w:color w:val="000000"/>
              <w:spacing w:val="28"/>
            </w:rPr>
          </w:rPrChange>
        </w:rPr>
        <w:t xml:space="preserve"> </w:t>
      </w:r>
      <w:r w:rsidR="00A96A35" w:rsidRPr="0027638C">
        <w:rPr>
          <w:sz w:val="24"/>
          <w:rPrChange w16du:dateUtc="2026-07-07T18:18:00Z" w:author="Author" w:date="2026-07-07T20:18:00Z" w:id="1384">
            <w:rPr>
              <w:rFonts w:ascii="Times New Roman"/>
              <w:color w:val="000000"/>
            </w:rPr>
          </w:rPrChange>
        </w:rPr>
        <w:t>lorem</w:t>
      </w:r>
      <w:r w:rsidR="00A96A35" w:rsidRPr="0027638C">
        <w:rPr>
          <w:sz w:val="24"/>
          <w:rPrChange w16du:dateUtc="2026-07-07T18:18:00Z" w:author="Author" w:date="2026-07-07T20:18:00Z" w:id="1385">
            <w:rPr>
              <w:rFonts w:ascii="Times New Roman"/>
              <w:color w:val="000000"/>
              <w:spacing w:val="28"/>
            </w:rPr>
          </w:rPrChange>
        </w:rPr>
        <w:t xml:space="preserve"> </w:t>
      </w:r>
      <w:r w:rsidR="00A96A35" w:rsidRPr="0027638C">
        <w:rPr>
          <w:sz w:val="24"/>
          <w:rPrChange w16du:dateUtc="2026-07-07T18:18:00Z" w:author="Author" w:date="2026-07-07T20:18:00Z" w:id="1386">
            <w:rPr>
              <w:rFonts w:ascii="Times New Roman"/>
              <w:color w:val="000000"/>
            </w:rPr>
          </w:rPrChange>
        </w:rPr>
        <w:t>ipsum</w:t>
      </w:r>
      <w:r w:rsidR="00A96A35" w:rsidRPr="0027638C">
        <w:rPr>
          <w:sz w:val="24"/>
          <w:rPrChange w16du:dateUtc="2026-07-07T18:18:00Z" w:author="Author" w:date="2026-07-07T20:18:00Z" w:id="1387">
            <w:rPr>
              <w:rFonts w:ascii="Times New Roman"/>
              <w:color w:val="000000"/>
              <w:spacing w:val="28"/>
            </w:rPr>
          </w:rPrChange>
        </w:rPr>
        <w:t xml:space="preserve"> </w:t>
      </w:r>
      <w:r w:rsidR="00A96A35" w:rsidRPr="0027638C">
        <w:rPr>
          <w:sz w:val="24"/>
          <w:rPrChange w16du:dateUtc="2026-07-07T18:18:00Z" w:author="Author" w:date="2026-07-07T20:18:00Z" w:id="1388">
            <w:rPr>
              <w:rFonts w:ascii="Times New Roman"/>
              <w:color w:val="000000"/>
            </w:rPr>
          </w:rPrChange>
        </w:rPr>
        <w:t>dolor</w:t>
      </w:r>
      <w:r w:rsidR="00A96A35" w:rsidRPr="0027638C">
        <w:rPr>
          <w:sz w:val="24"/>
          <w:rPrChange w16du:dateUtc="2026-07-07T18:18:00Z" w:author="Author" w:date="2026-07-07T20:18:00Z" w:id="1389">
            <w:rPr>
              <w:rFonts w:ascii="Times New Roman"/>
              <w:color w:val="000000"/>
              <w:spacing w:val="28"/>
            </w:rPr>
          </w:rPrChange>
        </w:rPr>
        <w:t xml:space="preserve"> </w:t>
      </w:r>
      <w:r w:rsidR="00A96A35" w:rsidRPr="0027638C">
        <w:rPr>
          <w:sz w:val="24"/>
          <w:rPrChange w16du:dateUtc="2026-07-07T18:18:00Z" w:author="Author" w:date="2026-07-07T20:18:00Z" w:id="1390">
            <w:rPr>
              <w:rFonts w:ascii="Times New Roman"/>
              <w:color w:val="000000"/>
            </w:rPr>
          </w:rPrChange>
        </w:rPr>
        <w:t>sit</w:t>
      </w:r>
      <w:r w:rsidR="00A96A35" w:rsidRPr="0027638C">
        <w:rPr>
          <w:sz w:val="24"/>
          <w:rPrChange w16du:dateUtc="2026-07-07T18:18:00Z" w:author="Author" w:date="2026-07-07T20:18:00Z" w:id="1391">
            <w:rPr>
              <w:rFonts w:ascii="Times New Roman"/>
              <w:color w:val="000000"/>
              <w:spacing w:val="28"/>
            </w:rPr>
          </w:rPrChange>
        </w:rPr>
        <w:t xml:space="preserve"> </w:t>
      </w:r>
      <w:r w:rsidR="00A96A35" w:rsidRPr="0027638C">
        <w:rPr>
          <w:sz w:val="24"/>
          <w:rPrChange w16du:dateUtc="2026-07-07T18:18:00Z" w:author="Author" w:date="2026-07-07T20:18:00Z" w:id="1392">
            <w:rPr>
              <w:rFonts w:ascii="Times New Roman" w:hAnsi="Times New Roman"/>
              <w:color w:val="000000"/>
            </w:rPr>
          </w:rPrChange>
        </w:rPr>
        <w:t>amet</w:t>
      </w:r>
      <w:del w16du:dateUtc="2026-07-07T18:18:00Z" w:author="Author" w:date="2026-07-07T20:18:00Z" w:id="1393">
        <w:r>
          <w:rPr>
            <w:color w:val="000000"/>
          </w:rPr>
          <w:cr/>
        </w:r>
      </w:del>
      <w:r w:rsidR="00A96A35" w:rsidRPr="0027638C">
        <w:rPr>
          <w:sz w:val="24"/>
          <w:rPrChange w16du:dateUtc="2026-07-07T18:18:00Z" w:author="Author" w:date="2026-07-07T20:18:00Z" w:id="1394">
            <w:rPr>
              <w:rFonts w:ascii="Times New Roman"/>
              <w:color w:val="000000"/>
              <w:spacing w:val="665"/>
            </w:rPr>
          </w:rPrChange>
        </w:rPr>
        <w:t xml:space="preserve"> </w:t>
      </w:r>
      <w:r w:rsidR="00A96A35" w:rsidRPr="0027638C">
        <w:rPr>
          <w:sz w:val="24"/>
          <w:rPrChange w16du:dateUtc="2026-07-07T18:18:00Z" w:author="Author" w:date="2026-07-07T20:18:00Z" w:id="1395">
            <w:rPr>
              <w:rFonts w:ascii="Times New Roman"/>
              <w:color w:val="000000"/>
            </w:rPr>
          </w:rPrChange>
        </w:rPr>
        <w:t>consectetur,</w:t>
      </w:r>
      <w:r w:rsidR="00A96A35" w:rsidRPr="0027638C">
        <w:rPr>
          <w:spacing w:val="-12"/>
          <w:sz w:val="24"/>
          <w:rPrChange w16du:dateUtc="2026-07-07T18:18:00Z" w:author="Author" w:date="2026-07-07T20:18:00Z" w:id="1396">
            <w:rPr>
              <w:rFonts w:ascii="Times New Roman"/>
              <w:color w:val="000000"/>
              <w:spacing w:val="-8"/>
            </w:rPr>
          </w:rPrChange>
        </w:rPr>
        <w:t xml:space="preserve"> </w:t>
      </w:r>
      <w:r w:rsidR="00A96A35" w:rsidRPr="0027638C">
        <w:rPr>
          <w:sz w:val="24"/>
          <w:rPrChange w16du:dateUtc="2026-07-07T18:18:00Z" w:author="Author" w:date="2026-07-07T20:18:00Z" w:id="1397">
            <w:rPr>
              <w:rFonts w:ascii="Times New Roman"/>
              <w:color w:val="000000"/>
            </w:rPr>
          </w:rPrChange>
        </w:rPr>
        <w:t>adipiscing,</w:t>
      </w:r>
      <w:r w:rsidR="00A96A35" w:rsidRPr="0027638C">
        <w:rPr>
          <w:spacing w:val="-12"/>
          <w:sz w:val="24"/>
          <w:rPrChange w16du:dateUtc="2026-07-07T18:18:00Z" w:author="Author" w:date="2026-07-07T20:18:00Z" w:id="1398">
            <w:rPr>
              <w:rFonts w:ascii="Times New Roman"/>
              <w:color w:val="000000"/>
              <w:spacing w:val="-8"/>
            </w:rPr>
          </w:rPrChange>
        </w:rPr>
        <w:t xml:space="preserve"> </w:t>
      </w:r>
      <w:r w:rsidR="00A96A35" w:rsidRPr="0027638C">
        <w:rPr>
          <w:sz w:val="24"/>
          <w:rPrChange w16du:dateUtc="2026-07-07T18:18:00Z" w:author="Author" w:date="2026-07-07T20:18:00Z" w:id="1399">
            <w:rPr>
              <w:rFonts w:ascii="Times New Roman"/>
              <w:color w:val="000000"/>
            </w:rPr>
          </w:rPrChange>
        </w:rPr>
        <w:t>elit,</w:t>
      </w:r>
      <w:r w:rsidR="00A96A35" w:rsidRPr="0027638C">
        <w:rPr>
          <w:spacing w:val="-12"/>
          <w:sz w:val="24"/>
          <w:rPrChange w16du:dateUtc="2026-07-07T18:18:00Z" w:author="Author" w:date="2026-07-07T20:18:00Z" w:id="1400">
            <w:rPr>
              <w:rFonts w:ascii="Times New Roman"/>
              <w:color w:val="000000"/>
              <w:spacing w:val="-8"/>
            </w:rPr>
          </w:rPrChange>
        </w:rPr>
        <w:t xml:space="preserve"> </w:t>
      </w:r>
      <w:r w:rsidR="00A96A35" w:rsidRPr="0027638C">
        <w:rPr>
          <w:sz w:val="24"/>
          <w:rPrChange w16du:dateUtc="2026-07-07T18:18:00Z" w:author="Author" w:date="2026-07-07T20:18:00Z" w:id="1401">
            <w:rPr>
              <w:rFonts w:ascii="Times New Roman"/>
              <w:color w:val="000000"/>
            </w:rPr>
          </w:rPrChange>
        </w:rPr>
        <w:t>sed</w:t>
      </w:r>
      <w:r w:rsidR="00A96A35" w:rsidRPr="0027638C">
        <w:rPr>
          <w:spacing w:val="-12"/>
          <w:sz w:val="24"/>
          <w:rPrChange w16du:dateUtc="2026-07-07T18:18:00Z" w:author="Author" w:date="2026-07-07T20:18:00Z" w:id="1402">
            <w:rPr>
              <w:rFonts w:ascii="Times New Roman"/>
              <w:color w:val="000000"/>
              <w:spacing w:val="-8"/>
            </w:rPr>
          </w:rPrChange>
        </w:rPr>
        <w:t xml:space="preserve"> </w:t>
      </w:r>
      <w:r w:rsidR="00A96A35" w:rsidRPr="0027638C">
        <w:rPr>
          <w:sz w:val="24"/>
          <w:rPrChange w16du:dateUtc="2026-07-07T18:18:00Z" w:author="Author" w:date="2026-07-07T20:18:00Z" w:id="1403">
            <w:rPr>
              <w:rFonts w:ascii="Times New Roman"/>
              <w:color w:val="000000"/>
            </w:rPr>
          </w:rPrChange>
        </w:rPr>
        <w:t>do,</w:t>
      </w:r>
      <w:r w:rsidR="00A96A35" w:rsidRPr="0027638C">
        <w:rPr>
          <w:spacing w:val="-12"/>
          <w:sz w:val="24"/>
          <w:rPrChange w16du:dateUtc="2026-07-07T18:18:00Z" w:author="Author" w:date="2026-07-07T20:18:00Z" w:id="1404">
            <w:rPr>
              <w:rFonts w:ascii="Times New Roman"/>
              <w:color w:val="000000"/>
              <w:spacing w:val="-8"/>
            </w:rPr>
          </w:rPrChange>
        </w:rPr>
        <w:t xml:space="preserve"> </w:t>
      </w:r>
      <w:r w:rsidR="00A96A35" w:rsidRPr="0027638C">
        <w:rPr>
          <w:sz w:val="24"/>
          <w:rPrChange w16du:dateUtc="2026-07-07T18:18:00Z" w:author="Author" w:date="2026-07-07T20:18:00Z" w:id="1405">
            <w:rPr>
              <w:rFonts w:ascii="Times New Roman"/>
              <w:color w:val="000000"/>
            </w:rPr>
          </w:rPrChange>
        </w:rPr>
        <w:t>eiusmod</w:t>
      </w:r>
      <w:r w:rsidR="00A96A35" w:rsidRPr="0027638C">
        <w:rPr>
          <w:spacing w:val="-12"/>
          <w:sz w:val="24"/>
          <w:rPrChange w16du:dateUtc="2026-07-07T18:18:00Z" w:author="Author" w:date="2026-07-07T20:18:00Z" w:id="1406">
            <w:rPr>
              <w:rFonts w:ascii="Times New Roman"/>
              <w:color w:val="000000"/>
              <w:spacing w:val="-8"/>
            </w:rPr>
          </w:rPrChange>
        </w:rPr>
        <w:t xml:space="preserve"> </w:t>
      </w:r>
      <w:r w:rsidR="00A96A35" w:rsidRPr="0027638C">
        <w:rPr>
          <w:sz w:val="24"/>
          <w:rPrChange w16du:dateUtc="2026-07-07T18:18:00Z" w:author="Author" w:date="2026-07-07T20:18:00Z" w:id="1407">
            <w:rPr>
              <w:rFonts w:ascii="Times New Roman"/>
              <w:color w:val="000000"/>
            </w:rPr>
          </w:rPrChange>
        </w:rPr>
        <w:t>tempor</w:t>
      </w:r>
      <w:r w:rsidR="00A96A35" w:rsidRPr="0027638C">
        <w:rPr>
          <w:spacing w:val="-12"/>
          <w:sz w:val="24"/>
          <w:rPrChange w16du:dateUtc="2026-07-07T18:18:00Z" w:author="Author" w:date="2026-07-07T20:18:00Z" w:id="1408">
            <w:rPr>
              <w:rFonts w:ascii="Times New Roman"/>
              <w:color w:val="000000"/>
              <w:spacing w:val="-8"/>
            </w:rPr>
          </w:rPrChange>
        </w:rPr>
        <w:t xml:space="preserve"> </w:t>
      </w:r>
      <w:r w:rsidR="00A96A35" w:rsidRPr="0027638C">
        <w:rPr>
          <w:sz w:val="24"/>
          <w:rPrChange w16du:dateUtc="2026-07-07T18:18:00Z" w:author="Author" w:date="2026-07-07T20:18:00Z" w:id="1409">
            <w:rPr>
              <w:rFonts w:ascii="Times New Roman"/>
              <w:color w:val="000000"/>
            </w:rPr>
          </w:rPrChange>
        </w:rPr>
        <w:t>incididunt</w:t>
      </w:r>
      <w:r w:rsidR="00A96A35" w:rsidRPr="0027638C">
        <w:rPr>
          <w:spacing w:val="-12"/>
          <w:sz w:val="24"/>
          <w:rPrChange w16du:dateUtc="2026-07-07T18:18:00Z" w:author="Author" w:date="2026-07-07T20:18:00Z" w:id="1410">
            <w:rPr>
              <w:rFonts w:ascii="Times New Roman"/>
              <w:color w:val="000000"/>
              <w:spacing w:val="-8"/>
            </w:rPr>
          </w:rPrChange>
        </w:rPr>
        <w:t xml:space="preserve"> </w:t>
      </w:r>
      <w:r w:rsidR="00A96A35" w:rsidRPr="0027638C">
        <w:rPr>
          <w:sz w:val="24"/>
          <w:rPrChange w16du:dateUtc="2026-07-07T18:18:00Z" w:author="Author" w:date="2026-07-07T20:18:00Z" w:id="1411">
            <w:rPr>
              <w:rFonts w:ascii="Times New Roman"/>
              <w:color w:val="000000"/>
            </w:rPr>
          </w:rPrChange>
        </w:rPr>
        <w:t>ut</w:t>
      </w:r>
      <w:r w:rsidR="00A96A35" w:rsidRPr="0027638C">
        <w:rPr>
          <w:spacing w:val="-12"/>
          <w:sz w:val="24"/>
          <w:rPrChange w16du:dateUtc="2026-07-07T18:18:00Z" w:author="Author" w:date="2026-07-07T20:18:00Z" w:id="1412">
            <w:rPr>
              <w:rFonts w:ascii="Times New Roman"/>
              <w:color w:val="000000"/>
              <w:spacing w:val="-8"/>
            </w:rPr>
          </w:rPrChange>
        </w:rPr>
        <w:t xml:space="preserve"> </w:t>
      </w:r>
      <w:r w:rsidR="00A96A35" w:rsidRPr="0027638C">
        <w:rPr>
          <w:sz w:val="24"/>
          <w:rPrChange w16du:dateUtc="2026-07-07T18:18:00Z" w:author="Author" w:date="2026-07-07T20:18:00Z" w:id="1413">
            <w:rPr>
              <w:rFonts w:ascii="Times New Roman"/>
              <w:color w:val="000000"/>
            </w:rPr>
          </w:rPrChange>
        </w:rPr>
        <w:t>labore</w:t>
      </w:r>
      <w:r w:rsidR="00A96A35" w:rsidRPr="0027638C">
        <w:rPr>
          <w:spacing w:val="-12"/>
          <w:sz w:val="24"/>
          <w:rPrChange w16du:dateUtc="2026-07-07T18:18:00Z" w:author="Author" w:date="2026-07-07T20:18:00Z" w:id="1414">
            <w:rPr>
              <w:rFonts w:ascii="Times New Roman"/>
              <w:color w:val="000000"/>
              <w:spacing w:val="-8"/>
            </w:rPr>
          </w:rPrChange>
        </w:rPr>
        <w:t xml:space="preserve"> </w:t>
      </w:r>
      <w:r w:rsidR="00A96A35" w:rsidRPr="0027638C">
        <w:rPr>
          <w:sz w:val="24"/>
          <w:rPrChange w16du:dateUtc="2026-07-07T18:18:00Z" w:author="Author" w:date="2026-07-07T20:18:00Z" w:id="1415">
            <w:rPr>
              <w:rFonts w:ascii="Times New Roman" w:hAnsi="Times New Roman"/>
              <w:color w:val="000000"/>
            </w:rPr>
          </w:rPrChange>
        </w:rPr>
        <w:t>et</w:t>
      </w:r>
      <w:del w16du:dateUtc="2026-07-07T18:18:00Z" w:author="Author" w:date="2026-07-07T20:18:00Z" w:id="1416">
        <w:r>
          <w:rPr>
            <w:color w:val="000000"/>
          </w:rPr>
          <w:cr/>
        </w:r>
      </w:del>
      <w:r w:rsidR="00A96A35" w:rsidRPr="0027638C">
        <w:rPr>
          <w:sz w:val="24"/>
          <w:rPrChange w16du:dateUtc="2026-07-07T18:18:00Z" w:author="Author" w:date="2026-07-07T20:18:00Z" w:id="1417">
            <w:rPr>
              <w:rFonts w:ascii="Times New Roman"/>
              <w:color w:val="000000"/>
              <w:spacing w:val="665"/>
            </w:rPr>
          </w:rPrChange>
        </w:rPr>
        <w:t xml:space="preserve"> </w:t>
      </w:r>
      <w:r w:rsidR="00A96A35" w:rsidRPr="0027638C">
        <w:rPr>
          <w:sz w:val="24"/>
          <w:rPrChange w16du:dateUtc="2026-07-07T18:18:00Z" w:author="Author" w:date="2026-07-07T20:18:00Z" w:id="1418">
            <w:rPr>
              <w:rFonts w:ascii="Times New Roman"/>
              <w:color w:val="000000"/>
            </w:rPr>
          </w:rPrChange>
        </w:rPr>
        <w:t>dolore</w:t>
      </w:r>
      <w:r w:rsidR="00A96A35" w:rsidRPr="0027638C">
        <w:rPr>
          <w:sz w:val="24"/>
          <w:rPrChange w16du:dateUtc="2026-07-07T18:18:00Z" w:author="Author" w:date="2026-07-07T20:18:00Z" w:id="1419">
            <w:rPr>
              <w:rFonts w:ascii="Times New Roman"/>
              <w:color w:val="000000"/>
              <w:spacing w:val="14"/>
            </w:rPr>
          </w:rPrChange>
        </w:rPr>
        <w:t xml:space="preserve"> </w:t>
      </w:r>
      <w:r w:rsidR="00A96A35" w:rsidRPr="0027638C">
        <w:rPr>
          <w:sz w:val="24"/>
          <w:rPrChange w16du:dateUtc="2026-07-07T18:18:00Z" w:author="Author" w:date="2026-07-07T20:18:00Z" w:id="1420">
            <w:rPr>
              <w:rFonts w:ascii="Times New Roman"/>
              <w:color w:val="000000"/>
            </w:rPr>
          </w:rPrChange>
        </w:rPr>
        <w:t>magna,</w:t>
      </w:r>
      <w:r w:rsidR="00A96A35" w:rsidRPr="0027638C">
        <w:rPr>
          <w:sz w:val="24"/>
          <w:rPrChange w16du:dateUtc="2026-07-07T18:18:00Z" w:author="Author" w:date="2026-07-07T20:18:00Z" w:id="1421">
            <w:rPr>
              <w:rFonts w:ascii="Times New Roman"/>
              <w:color w:val="000000"/>
              <w:spacing w:val="14"/>
            </w:rPr>
          </w:rPrChange>
        </w:rPr>
        <w:t xml:space="preserve"> </w:t>
      </w:r>
      <w:r w:rsidR="00A96A35" w:rsidRPr="0027638C">
        <w:rPr>
          <w:sz w:val="24"/>
          <w:rPrChange w16du:dateUtc="2026-07-07T18:18:00Z" w:author="Author" w:date="2026-07-07T20:18:00Z" w:id="1422">
            <w:rPr>
              <w:rFonts w:ascii="Times New Roman"/>
              <w:color w:val="000000"/>
            </w:rPr>
          </w:rPrChange>
        </w:rPr>
        <w:t>aliqua</w:t>
      </w:r>
      <w:r w:rsidR="00A96A35" w:rsidRPr="0027638C">
        <w:rPr>
          <w:sz w:val="24"/>
          <w:rPrChange w16du:dateUtc="2026-07-07T18:18:00Z" w:author="Author" w:date="2026-07-07T20:18:00Z" w:id="1423">
            <w:rPr>
              <w:rFonts w:ascii="Times New Roman"/>
              <w:color w:val="000000"/>
              <w:spacing w:val="14"/>
            </w:rPr>
          </w:rPrChange>
        </w:rPr>
        <w:t xml:space="preserve"> </w:t>
      </w:r>
      <w:r w:rsidR="00A96A35" w:rsidRPr="0027638C">
        <w:rPr>
          <w:sz w:val="24"/>
          <w:rPrChange w16du:dateUtc="2026-07-07T18:18:00Z" w:author="Author" w:date="2026-07-07T20:18:00Z" w:id="1424">
            <w:rPr>
              <w:rFonts w:ascii="Times New Roman"/>
              <w:color w:val="000000"/>
            </w:rPr>
          </w:rPrChange>
        </w:rPr>
        <w:t>lorem</w:t>
      </w:r>
      <w:r w:rsidR="00A96A35" w:rsidRPr="0027638C">
        <w:rPr>
          <w:sz w:val="24"/>
          <w:rPrChange w16du:dateUtc="2026-07-07T18:18:00Z" w:author="Author" w:date="2026-07-07T20:18:00Z" w:id="1425">
            <w:rPr>
              <w:rFonts w:ascii="Times New Roman"/>
              <w:color w:val="000000"/>
              <w:spacing w:val="14"/>
            </w:rPr>
          </w:rPrChange>
        </w:rPr>
        <w:t xml:space="preserve"> </w:t>
      </w:r>
      <w:r w:rsidR="00A96A35" w:rsidRPr="0027638C">
        <w:rPr>
          <w:sz w:val="24"/>
          <w:rPrChange w16du:dateUtc="2026-07-07T18:18:00Z" w:author="Author" w:date="2026-07-07T20:18:00Z" w:id="1426">
            <w:rPr>
              <w:rFonts w:ascii="Times New Roman"/>
              <w:color w:val="000000"/>
            </w:rPr>
          </w:rPrChange>
        </w:rPr>
        <w:t>ipsum</w:t>
      </w:r>
      <w:r w:rsidR="00A96A35" w:rsidRPr="0027638C">
        <w:rPr>
          <w:sz w:val="24"/>
          <w:rPrChange w16du:dateUtc="2026-07-07T18:18:00Z" w:author="Author" w:date="2026-07-07T20:18:00Z" w:id="1427">
            <w:rPr>
              <w:rFonts w:ascii="Times New Roman"/>
              <w:color w:val="000000"/>
              <w:spacing w:val="14"/>
            </w:rPr>
          </w:rPrChange>
        </w:rPr>
        <w:t xml:space="preserve"> </w:t>
      </w:r>
      <w:r w:rsidR="00A96A35" w:rsidRPr="0027638C">
        <w:rPr>
          <w:sz w:val="24"/>
          <w:rPrChange w16du:dateUtc="2026-07-07T18:18:00Z" w:author="Author" w:date="2026-07-07T20:18:00Z" w:id="1428">
            <w:rPr>
              <w:rFonts w:ascii="Times New Roman"/>
              <w:color w:val="000000"/>
            </w:rPr>
          </w:rPrChange>
        </w:rPr>
        <w:t>dolor</w:t>
      </w:r>
      <w:r w:rsidR="00A96A35" w:rsidRPr="0027638C">
        <w:rPr>
          <w:sz w:val="24"/>
          <w:rPrChange w16du:dateUtc="2026-07-07T18:18:00Z" w:author="Author" w:date="2026-07-07T20:18:00Z" w:id="1429">
            <w:rPr>
              <w:rFonts w:ascii="Times New Roman"/>
              <w:color w:val="000000"/>
              <w:spacing w:val="14"/>
            </w:rPr>
          </w:rPrChange>
        </w:rPr>
        <w:t xml:space="preserve"> </w:t>
      </w:r>
      <w:r w:rsidR="00A96A35" w:rsidRPr="0027638C">
        <w:rPr>
          <w:sz w:val="24"/>
          <w:rPrChange w16du:dateUtc="2026-07-07T18:18:00Z" w:author="Author" w:date="2026-07-07T20:18:00Z" w:id="1430">
            <w:rPr>
              <w:rFonts w:ascii="Times New Roman"/>
              <w:color w:val="000000"/>
            </w:rPr>
          </w:rPrChange>
        </w:rPr>
        <w:t>sit</w:t>
      </w:r>
      <w:r w:rsidR="00A96A35" w:rsidRPr="0027638C">
        <w:rPr>
          <w:sz w:val="24"/>
          <w:rPrChange w16du:dateUtc="2026-07-07T18:18:00Z" w:author="Author" w:date="2026-07-07T20:18:00Z" w:id="1431">
            <w:rPr>
              <w:rFonts w:ascii="Times New Roman"/>
              <w:color w:val="000000"/>
              <w:spacing w:val="14"/>
            </w:rPr>
          </w:rPrChange>
        </w:rPr>
        <w:t xml:space="preserve"> </w:t>
      </w:r>
      <w:r w:rsidR="00A96A35" w:rsidRPr="0027638C">
        <w:rPr>
          <w:sz w:val="24"/>
          <w:rPrChange w16du:dateUtc="2026-07-07T18:18:00Z" w:author="Author" w:date="2026-07-07T20:18:00Z" w:id="1432">
            <w:rPr>
              <w:rFonts w:ascii="Times New Roman"/>
              <w:color w:val="000000"/>
            </w:rPr>
          </w:rPrChange>
        </w:rPr>
        <w:t>amet</w:t>
      </w:r>
      <w:r w:rsidR="00A96A35" w:rsidRPr="0027638C">
        <w:rPr>
          <w:sz w:val="24"/>
          <w:rPrChange w16du:dateUtc="2026-07-07T18:18:00Z" w:author="Author" w:date="2026-07-07T20:18:00Z" w:id="1433">
            <w:rPr>
              <w:rFonts w:ascii="Times New Roman"/>
              <w:color w:val="000000"/>
              <w:spacing w:val="14"/>
            </w:rPr>
          </w:rPrChange>
        </w:rPr>
        <w:t xml:space="preserve"> </w:t>
      </w:r>
      <w:r w:rsidR="00A96A35" w:rsidRPr="0027638C">
        <w:rPr>
          <w:sz w:val="24"/>
          <w:rPrChange w16du:dateUtc="2026-07-07T18:18:00Z" w:author="Author" w:date="2026-07-07T20:18:00Z" w:id="1434">
            <w:rPr>
              <w:rFonts w:ascii="Times New Roman"/>
              <w:color w:val="000000"/>
            </w:rPr>
          </w:rPrChange>
        </w:rPr>
        <w:t>consectetur</w:t>
      </w:r>
      <w:r w:rsidR="00A96A35" w:rsidRPr="0027638C">
        <w:rPr>
          <w:sz w:val="24"/>
          <w:rPrChange w16du:dateUtc="2026-07-07T18:18:00Z" w:author="Author" w:date="2026-07-07T20:18:00Z" w:id="1435">
            <w:rPr>
              <w:rFonts w:ascii="Times New Roman"/>
              <w:color w:val="000000"/>
              <w:spacing w:val="14"/>
            </w:rPr>
          </w:rPrChange>
        </w:rPr>
        <w:t xml:space="preserve"> </w:t>
      </w:r>
      <w:r w:rsidR="00A96A35" w:rsidRPr="0027638C">
        <w:rPr>
          <w:sz w:val="24"/>
          <w:rPrChange w16du:dateUtc="2026-07-07T18:18:00Z" w:author="Author" w:date="2026-07-07T20:18:00Z" w:id="1436">
            <w:rPr>
              <w:rFonts w:ascii="Times New Roman"/>
              <w:color w:val="000000"/>
            </w:rPr>
          </w:rPrChange>
        </w:rPr>
        <w:t>adipiscing</w:t>
      </w:r>
      <w:r w:rsidR="00A96A35" w:rsidRPr="0027638C">
        <w:rPr>
          <w:sz w:val="24"/>
          <w:rPrChange w16du:dateUtc="2026-07-07T18:18:00Z" w:author="Author" w:date="2026-07-07T20:18:00Z" w:id="1437">
            <w:rPr>
              <w:rFonts w:ascii="Times New Roman"/>
              <w:color w:val="000000"/>
              <w:spacing w:val="14"/>
            </w:rPr>
          </w:rPrChange>
        </w:rPr>
        <w:t xml:space="preserve"> </w:t>
      </w:r>
      <w:r w:rsidR="00A96A35" w:rsidRPr="0027638C">
        <w:rPr>
          <w:sz w:val="24"/>
          <w:rPrChange w16du:dateUtc="2026-07-07T18:18:00Z" w:author="Author" w:date="2026-07-07T20:18:00Z" w:id="1438">
            <w:rPr>
              <w:rFonts w:ascii="Times New Roman"/>
              <w:color w:val="000000"/>
            </w:rPr>
          </w:rPrChange>
        </w:rPr>
        <w:t>elit</w:t>
      </w:r>
      <w:r w:rsidR="00A96A35" w:rsidRPr="0027638C">
        <w:rPr>
          <w:sz w:val="24"/>
          <w:rPrChange w16du:dateUtc="2026-07-07T18:18:00Z" w:author="Author" w:date="2026-07-07T20:18:00Z" w:id="1439">
            <w:rPr>
              <w:rFonts w:ascii="Times New Roman"/>
              <w:color w:val="000000"/>
              <w:spacing w:val="14"/>
            </w:rPr>
          </w:rPrChange>
        </w:rPr>
        <w:t xml:space="preserve"> </w:t>
      </w:r>
      <w:r w:rsidR="00A96A35" w:rsidRPr="0027638C">
        <w:rPr>
          <w:sz w:val="24"/>
          <w:rPrChange w16du:dateUtc="2026-07-07T18:18:00Z" w:author="Author" w:date="2026-07-07T20:18:00Z" w:id="1440">
            <w:rPr>
              <w:rFonts w:ascii="Times New Roman"/>
              <w:color w:val="000000"/>
            </w:rPr>
          </w:rPrChange>
        </w:rPr>
        <w:t>sed,</w:t>
      </w:r>
      <w:r w:rsidR="00A96A35" w:rsidRPr="0027638C">
        <w:rPr>
          <w:sz w:val="24"/>
          <w:rPrChange w16du:dateUtc="2026-07-07T18:18:00Z" w:author="Author" w:date="2026-07-07T20:18:00Z" w:id="1441">
            <w:rPr>
              <w:rFonts w:ascii="Times New Roman"/>
              <w:color w:val="000000"/>
              <w:spacing w:val="14"/>
            </w:rPr>
          </w:rPrChange>
        </w:rPr>
        <w:t xml:space="preserve"> </w:t>
      </w:r>
      <w:r w:rsidR="00A96A35" w:rsidRPr="0027638C">
        <w:rPr>
          <w:sz w:val="24"/>
          <w:rPrChange w16du:dateUtc="2026-07-07T18:18:00Z" w:author="Author" w:date="2026-07-07T20:18:00Z" w:id="1442">
            <w:rPr>
              <w:rFonts w:ascii="Times New Roman"/>
              <w:color w:val="000000"/>
            </w:rPr>
          </w:rPrChange>
        </w:rPr>
        <w:t>do</w:t>
      </w:r>
      <w:r w:rsidR="00A96A35" w:rsidRPr="0027638C">
        <w:rPr>
          <w:sz w:val="24"/>
          <w:rPrChange w16du:dateUtc="2026-07-07T18:18:00Z" w:author="Author" w:date="2026-07-07T20:18:00Z" w:id="1443">
            <w:rPr>
              <w:rFonts w:ascii="Times New Roman"/>
              <w:color w:val="000000"/>
              <w:spacing w:val="14"/>
            </w:rPr>
          </w:rPrChange>
        </w:rPr>
        <w:t xml:space="preserve"> </w:t>
      </w:r>
      <w:r w:rsidR="00A96A35" w:rsidRPr="0027638C">
        <w:rPr>
          <w:sz w:val="24"/>
          <w:rPrChange w16du:dateUtc="2026-07-07T18:18:00Z" w:author="Author" w:date="2026-07-07T20:18:00Z" w:id="1444">
            <w:rPr>
              <w:rFonts w:ascii="Times New Roman"/>
              <w:color w:val="000000"/>
            </w:rPr>
          </w:rPrChange>
        </w:rPr>
        <w:t>eiusmod</w:t>
      </w:r>
      <w:r w:rsidR="00A96A35" w:rsidRPr="0027638C">
        <w:rPr>
          <w:sz w:val="24"/>
          <w:rPrChange w16du:dateUtc="2026-07-07T18:18:00Z" w:author="Author" w:date="2026-07-07T20:18:00Z" w:id="1445">
            <w:rPr>
              <w:rFonts w:ascii="Times New Roman"/>
              <w:color w:val="000000"/>
              <w:spacing w:val="14"/>
            </w:rPr>
          </w:rPrChange>
        </w:rPr>
        <w:t xml:space="preserve"> </w:t>
      </w:r>
      <w:r w:rsidR="00A96A35" w:rsidRPr="0027638C">
        <w:rPr>
          <w:sz w:val="24"/>
          <w:rPrChange w16du:dateUtc="2026-07-07T18:18:00Z" w:author="Author" w:date="2026-07-07T20:18:00Z" w:id="1446">
            <w:rPr>
              <w:rFonts w:ascii="Times New Roman"/>
              <w:color w:val="000000"/>
            </w:rPr>
          </w:rPrChange>
        </w:rPr>
        <w:t>tempor</w:t>
      </w:r>
      <w:r w:rsidR="00A96A35" w:rsidRPr="0027638C">
        <w:rPr>
          <w:sz w:val="24"/>
          <w:rPrChange w16du:dateUtc="2026-07-07T18:18:00Z" w:author="Author" w:date="2026-07-07T20:18:00Z" w:id="1447">
            <w:rPr>
              <w:rFonts w:ascii="Times New Roman"/>
              <w:color w:val="000000"/>
              <w:spacing w:val="14"/>
            </w:rPr>
          </w:rPrChange>
        </w:rPr>
        <w:t xml:space="preserve"> </w:t>
      </w:r>
      <w:r w:rsidR="00A96A35" w:rsidRPr="0027638C">
        <w:rPr>
          <w:sz w:val="24"/>
          <w:rPrChange w16du:dateUtc="2026-07-07T18:18:00Z" w:author="Author" w:date="2026-07-07T20:18:00Z" w:id="1448">
            <w:rPr>
              <w:rFonts w:ascii="Times New Roman"/>
              <w:color w:val="000000"/>
            </w:rPr>
          </w:rPrChange>
        </w:rPr>
        <w:t>incididunt</w:t>
      </w:r>
      <w:r w:rsidR="00A96A35" w:rsidRPr="0027638C">
        <w:rPr>
          <w:sz w:val="24"/>
          <w:rPrChange w16du:dateUtc="2026-07-07T18:18:00Z" w:author="Author" w:date="2026-07-07T20:18:00Z" w:id="1449">
            <w:rPr>
              <w:rFonts w:ascii="Times New Roman"/>
              <w:color w:val="000000"/>
              <w:spacing w:val="14"/>
            </w:rPr>
          </w:rPrChange>
        </w:rPr>
        <w:t xml:space="preserve"> </w:t>
      </w:r>
      <w:r w:rsidR="00A96A35" w:rsidRPr="0027638C">
        <w:rPr>
          <w:sz w:val="24"/>
          <w:rPrChange w16du:dateUtc="2026-07-07T18:18:00Z" w:author="Author" w:date="2026-07-07T20:18:00Z" w:id="1450">
            <w:rPr>
              <w:rFonts w:ascii="Times New Roman" w:hAnsi="Times New Roman"/>
              <w:color w:val="000000"/>
            </w:rPr>
          </w:rPrChange>
        </w:rPr>
        <w:t>ut</w:t>
      </w:r>
      <w:del w16du:dateUtc="2026-07-07T18:18:00Z" w:author="Author" w:date="2026-07-07T20:18:00Z" w:id="1451">
        <w:r>
          <w:rPr>
            <w:color w:val="000000"/>
          </w:rPr>
          <w:cr/>
        </w:r>
      </w:del>
      <w:r w:rsidR="00A96A35" w:rsidRPr="0027638C">
        <w:rPr>
          <w:sz w:val="24"/>
          <w:rPrChange w16du:dateUtc="2026-07-07T18:18:00Z" w:author="Author" w:date="2026-07-07T20:18:00Z" w:id="1452">
            <w:rPr>
              <w:rFonts w:ascii="Times New Roman"/>
              <w:color w:val="000000"/>
              <w:spacing w:val="665"/>
            </w:rPr>
          </w:rPrChange>
        </w:rPr>
        <w:t xml:space="preserve"> </w:t>
      </w:r>
      <w:r w:rsidR="00A96A35" w:rsidRPr="0027638C">
        <w:rPr>
          <w:spacing w:val="-2"/>
          <w:sz w:val="24"/>
          <w:rPrChange w16du:dateUtc="2026-07-07T18:18:00Z" w:author="Author" w:date="2026-07-07T20:18:00Z" w:id="1453">
            <w:rPr>
              <w:rFonts w:ascii="Times New Roman"/>
              <w:color w:val="000000"/>
            </w:rPr>
          </w:rPrChange>
        </w:rPr>
        <w:t>labore.</w:t>
      </w:r>
    </w:p>
    <w:p w14:paraId="584D914B" w14:textId="77777777" w:rsidP="0027638C" w:rsidR="009609E8" w:rsidRDefault="00000000" w:rsidRPr="0027638C">
      <w:pPr>
        <w:pStyle w:val="ListParagraph"/>
        <w:numPr>
          <w:ilvl w:val="1"/>
          <w:numId w:val="5"/>
        </w:numPr>
        <w:tabs>
          <w:tab w:pos="1438" w:val="left"/>
          <w:tab w:pos="1440" w:val="left"/>
        </w:tabs>
        <w:spacing w:before="242"/>
        <w:ind w:right="357"/>
        <w:rPr>
          <w:sz w:val="24"/>
          <w:rPrChange w16du:dateUtc="2026-07-07T18:18:00Z" w:author="Author" w:date="2026-07-07T20:18:00Z" w:id="1454">
            <w:rPr>
              <w:rFonts w:ascii="Times New Roman"/>
              <w:color w:val="000000"/>
            </w:rPr>
          </w:rPrChange>
        </w:rPr>
        <w:pPrChange w16du:dateUtc="2026-07-07T18:18:00Z" w:author="Author" w:date="2026-07-07T20:18:00Z" w:id="1455">
          <w:pPr>
            <w:spacing w:after="0" w:before="240" w:line="254" w:lineRule="exact"/>
            <w:jc w:val="left"/>
          </w:pPr>
        </w:pPrChange>
      </w:pPr>
      <w:del w16du:dateUtc="2026-07-07T18:18:00Z" w:author="Author" w:date="2026-07-07T20:18:00Z" w:id="1456">
        <w:r>
          <w:rPr>
            <w:color w:val="000000"/>
          </w:rPr>
          <w:delText>(w)</w:delText>
        </w:r>
        <w:r>
          <w:rPr>
            <w:color w:val="000000"/>
            <w:spacing w:val="360"/>
          </w:rPr>
          <w:delText xml:space="preserve"> </w:delText>
        </w:r>
      </w:del>
      <w:r w:rsidR="00A96A35" w:rsidRPr="0027638C">
        <w:rPr>
          <w:sz w:val="24"/>
          <w:rPrChange w16du:dateUtc="2026-07-07T18:18:00Z" w:author="Author" w:date="2026-07-07T20:18:00Z" w:id="1457">
            <w:rPr>
              <w:rFonts w:ascii="Times New Roman" w:hAnsi="Times New Roman"/>
              <w:color w:val="000000"/>
              <w:spacing w:val="3"/>
            </w:rPr>
          </w:rPrChange>
        </w:rPr>
        <w:t>“</w:t>
      </w:r>
      <w:r w:rsidR="00A96A35" w:rsidRPr="0027638C">
        <w:rPr>
          <w:b/>
          <w:sz w:val="24"/>
          <w:rPrChange w16du:dateUtc="2026-07-07T18:18:00Z" w:author="Author" w:date="2026-07-07T20:18:00Z" w:id="1458">
            <w:rPr>
              <w:rFonts w:ascii="Times New Roman" w:hAnsi="Times New Roman"/>
              <w:color w:val="000000"/>
              <w:spacing w:val="3"/>
            </w:rPr>
          </w:rPrChange>
        </w:rPr>
        <w:t>Et</w:t>
      </w:r>
      <w:r w:rsidR="00A96A35" w:rsidRPr="0027638C">
        <w:rPr>
          <w:b/>
          <w:spacing w:val="-6"/>
          <w:sz w:val="24"/>
          <w:rPrChange w16du:dateUtc="2026-07-07T18:18:00Z" w:author="Author" w:date="2026-07-07T20:18:00Z" w:id="1459">
            <w:rPr>
              <w:rFonts w:ascii="Times New Roman"/>
              <w:color w:val="000000"/>
              <w:spacing w:val="7"/>
            </w:rPr>
          </w:rPrChange>
        </w:rPr>
        <w:t xml:space="preserve"> </w:t>
      </w:r>
      <w:r w:rsidR="00A96A35" w:rsidRPr="0027638C">
        <w:rPr>
          <w:b/>
          <w:sz w:val="24"/>
          <w:rPrChange w16du:dateUtc="2026-07-07T18:18:00Z" w:author="Author" w:date="2026-07-07T20:18:00Z" w:id="1460">
            <w:rPr>
              <w:rFonts w:ascii="Times New Roman"/>
              <w:color w:val="000000"/>
              <w:spacing w:val="12"/>
            </w:rPr>
          </w:rPrChange>
        </w:rPr>
        <w:t>Dolore-Magna</w:t>
      </w:r>
      <w:r w:rsidR="00A96A35" w:rsidRPr="0027638C">
        <w:rPr>
          <w:b/>
          <w:spacing w:val="-6"/>
          <w:sz w:val="24"/>
          <w:rPrChange w16du:dateUtc="2026-07-07T18:18:00Z" w:author="Author" w:date="2026-07-07T20:18:00Z" w:id="1461">
            <w:rPr>
              <w:rFonts w:ascii="Times New Roman"/>
              <w:color w:val="000000"/>
              <w:spacing w:val="-14"/>
            </w:rPr>
          </w:rPrChange>
        </w:rPr>
        <w:t xml:space="preserve"> </w:t>
      </w:r>
      <w:r w:rsidR="00A96A35" w:rsidRPr="0027638C">
        <w:rPr>
          <w:b/>
          <w:sz w:val="24"/>
          <w:rPrChange w16du:dateUtc="2026-07-07T18:18:00Z" w:author="Author" w:date="2026-07-07T20:18:00Z" w:id="1462">
            <w:rPr>
              <w:rFonts w:ascii="Times New Roman" w:hAnsi="Times New Roman"/>
              <w:color w:val="000000"/>
              <w:spacing w:val="4"/>
            </w:rPr>
          </w:rPrChange>
        </w:rPr>
        <w:t>Aliqua</w:t>
      </w:r>
      <w:r w:rsidR="00A96A35" w:rsidRPr="0027638C">
        <w:rPr>
          <w:sz w:val="24"/>
          <w:rPrChange w16du:dateUtc="2026-07-07T18:18:00Z" w:author="Author" w:date="2026-07-07T20:18:00Z" w:id="1463">
            <w:rPr>
              <w:rFonts w:ascii="Times New Roman" w:hAnsi="Times New Roman"/>
              <w:color w:val="000000"/>
              <w:spacing w:val="4"/>
            </w:rPr>
          </w:rPrChange>
        </w:rPr>
        <w:t>”</w:t>
      </w:r>
      <w:r w:rsidR="00A96A35" w:rsidRPr="0027638C">
        <w:rPr>
          <w:spacing w:val="-6"/>
          <w:sz w:val="24"/>
          <w:rPrChange w16du:dateUtc="2026-07-07T18:18:00Z" w:author="Author" w:date="2026-07-07T20:18:00Z" w:id="1464">
            <w:rPr>
              <w:rFonts w:ascii="Times New Roman"/>
              <w:color w:val="000000"/>
              <w:spacing w:val="-6"/>
            </w:rPr>
          </w:rPrChange>
        </w:rPr>
        <w:t xml:space="preserve"> </w:t>
      </w:r>
      <w:r w:rsidR="00A96A35" w:rsidRPr="0027638C">
        <w:rPr>
          <w:sz w:val="24"/>
          <w:rPrChange w16du:dateUtc="2026-07-07T18:18:00Z" w:author="Author" w:date="2026-07-07T20:18:00Z" w:id="1465">
            <w:rPr>
              <w:rFonts w:ascii="Times New Roman"/>
              <w:color w:val="000000"/>
            </w:rPr>
          </w:rPrChange>
        </w:rPr>
        <w:t>lorem</w:t>
      </w:r>
      <w:r w:rsidR="00A96A35" w:rsidRPr="0027638C">
        <w:rPr>
          <w:spacing w:val="-6"/>
          <w:sz w:val="24"/>
          <w:rPrChange w16du:dateUtc="2026-07-07T18:18:00Z" w:author="Author" w:date="2026-07-07T20:18:00Z" w:id="1466">
            <w:rPr>
              <w:rFonts w:ascii="Times New Roman"/>
              <w:color w:val="000000"/>
              <w:spacing w:val="-2"/>
            </w:rPr>
          </w:rPrChange>
        </w:rPr>
        <w:t xml:space="preserve"> </w:t>
      </w:r>
      <w:r w:rsidR="00A96A35" w:rsidRPr="0027638C">
        <w:rPr>
          <w:sz w:val="24"/>
          <w:rPrChange w16du:dateUtc="2026-07-07T18:18:00Z" w:author="Author" w:date="2026-07-07T20:18:00Z" w:id="1467">
            <w:rPr>
              <w:rFonts w:ascii="Times New Roman"/>
              <w:color w:val="000000"/>
            </w:rPr>
          </w:rPrChange>
        </w:rPr>
        <w:t>ipsum-dolor</w:t>
      </w:r>
      <w:r w:rsidR="00A96A35" w:rsidRPr="0027638C">
        <w:rPr>
          <w:spacing w:val="-6"/>
          <w:sz w:val="24"/>
          <w:rPrChange w16du:dateUtc="2026-07-07T18:18:00Z" w:author="Author" w:date="2026-07-07T20:18:00Z" w:id="1468">
            <w:rPr>
              <w:rFonts w:ascii="Times New Roman"/>
              <w:color w:val="000000"/>
              <w:spacing w:val="-2"/>
            </w:rPr>
          </w:rPrChange>
        </w:rPr>
        <w:t xml:space="preserve"> </w:t>
      </w:r>
      <w:r w:rsidR="00A96A35" w:rsidRPr="0027638C">
        <w:rPr>
          <w:sz w:val="24"/>
          <w:rPrChange w16du:dateUtc="2026-07-07T18:18:00Z" w:author="Author" w:date="2026-07-07T20:18:00Z" w:id="1469">
            <w:rPr>
              <w:rFonts w:ascii="Times New Roman"/>
              <w:color w:val="000000"/>
            </w:rPr>
          </w:rPrChange>
        </w:rPr>
        <w:t>sit</w:t>
      </w:r>
      <w:r w:rsidR="00A96A35" w:rsidRPr="0027638C">
        <w:rPr>
          <w:spacing w:val="-6"/>
          <w:sz w:val="24"/>
          <w:rPrChange w16du:dateUtc="2026-07-07T18:18:00Z" w:author="Author" w:date="2026-07-07T20:18:00Z" w:id="1470">
            <w:rPr>
              <w:rFonts w:ascii="Times New Roman"/>
              <w:color w:val="000000"/>
              <w:spacing w:val="-2"/>
            </w:rPr>
          </w:rPrChange>
        </w:rPr>
        <w:t xml:space="preserve"> </w:t>
      </w:r>
      <w:r w:rsidR="00A96A35" w:rsidRPr="0027638C">
        <w:rPr>
          <w:sz w:val="24"/>
          <w:rPrChange w16du:dateUtc="2026-07-07T18:18:00Z" w:author="Author" w:date="2026-07-07T20:18:00Z" w:id="1471">
            <w:rPr>
              <w:rFonts w:ascii="Times New Roman"/>
              <w:color w:val="000000"/>
            </w:rPr>
          </w:rPrChange>
        </w:rPr>
        <w:t>amet</w:t>
      </w:r>
      <w:r w:rsidR="00A96A35" w:rsidRPr="0027638C">
        <w:rPr>
          <w:spacing w:val="-6"/>
          <w:sz w:val="24"/>
          <w:rPrChange w16du:dateUtc="2026-07-07T18:18:00Z" w:author="Author" w:date="2026-07-07T20:18:00Z" w:id="1472">
            <w:rPr>
              <w:rFonts w:ascii="Times New Roman"/>
              <w:color w:val="000000"/>
              <w:spacing w:val="-2"/>
            </w:rPr>
          </w:rPrChange>
        </w:rPr>
        <w:t xml:space="preserve"> </w:t>
      </w:r>
      <w:r w:rsidR="00A96A35" w:rsidRPr="0027638C">
        <w:rPr>
          <w:sz w:val="24"/>
          <w:rPrChange w16du:dateUtc="2026-07-07T18:18:00Z" w:author="Author" w:date="2026-07-07T20:18:00Z" w:id="1473">
            <w:rPr>
              <w:rFonts w:ascii="Times New Roman"/>
              <w:color w:val="000000"/>
            </w:rPr>
          </w:rPrChange>
        </w:rPr>
        <w:t>consectetur</w:t>
      </w:r>
      <w:r w:rsidR="00A96A35" w:rsidRPr="0027638C">
        <w:rPr>
          <w:spacing w:val="-6"/>
          <w:sz w:val="24"/>
          <w:rPrChange w16du:dateUtc="2026-07-07T18:18:00Z" w:author="Author" w:date="2026-07-07T20:18:00Z" w:id="1474">
            <w:rPr>
              <w:rFonts w:ascii="Times New Roman"/>
              <w:color w:val="000000"/>
              <w:spacing w:val="-2"/>
            </w:rPr>
          </w:rPrChange>
        </w:rPr>
        <w:t xml:space="preserve"> </w:t>
      </w:r>
      <w:r w:rsidR="00A96A35" w:rsidRPr="0027638C">
        <w:rPr>
          <w:sz w:val="24"/>
          <w:rPrChange w16du:dateUtc="2026-07-07T18:18:00Z" w:author="Author" w:date="2026-07-07T20:18:00Z" w:id="1475">
            <w:rPr>
              <w:rFonts w:ascii="Times New Roman"/>
              <w:color w:val="000000"/>
            </w:rPr>
          </w:rPrChange>
        </w:rPr>
        <w:t>adipiscing</w:t>
      </w:r>
      <w:r w:rsidR="00A96A35" w:rsidRPr="0027638C">
        <w:rPr>
          <w:spacing w:val="-6"/>
          <w:sz w:val="24"/>
          <w:rPrChange w16du:dateUtc="2026-07-07T18:18:00Z" w:author="Author" w:date="2026-07-07T20:18:00Z" w:id="1476">
            <w:rPr>
              <w:rFonts w:ascii="Times New Roman"/>
              <w:color w:val="000000"/>
              <w:spacing w:val="-2"/>
            </w:rPr>
          </w:rPrChange>
        </w:rPr>
        <w:t xml:space="preserve"> </w:t>
      </w:r>
      <w:r w:rsidR="00A96A35" w:rsidRPr="0027638C">
        <w:rPr>
          <w:sz w:val="24"/>
          <w:rPrChange w16du:dateUtc="2026-07-07T18:18:00Z" w:author="Author" w:date="2026-07-07T20:18:00Z" w:id="1477">
            <w:rPr>
              <w:rFonts w:ascii="Times New Roman" w:hAnsi="Times New Roman"/>
              <w:color w:val="000000"/>
            </w:rPr>
          </w:rPrChange>
        </w:rPr>
        <w:t>elit</w:t>
      </w:r>
      <w:del w16du:dateUtc="2026-07-07T18:18:00Z" w:author="Author" w:date="2026-07-07T20:18:00Z" w:id="1478">
        <w:r>
          <w:rPr>
            <w:color w:val="000000"/>
          </w:rPr>
          <w:cr/>
        </w:r>
      </w:del>
      <w:r w:rsidR="00A96A35" w:rsidRPr="0027638C">
        <w:rPr>
          <w:sz w:val="24"/>
          <w:rPrChange w16du:dateUtc="2026-07-07T18:18:00Z" w:author="Author" w:date="2026-07-07T20:18:00Z" w:id="1479">
            <w:rPr>
              <w:rFonts w:ascii="Times New Roman"/>
              <w:color w:val="000000"/>
              <w:spacing w:val="665"/>
            </w:rPr>
          </w:rPrChange>
        </w:rPr>
        <w:t xml:space="preserve"> </w:t>
      </w:r>
      <w:r w:rsidR="00A96A35" w:rsidRPr="0027638C">
        <w:rPr>
          <w:sz w:val="24"/>
          <w:rPrChange w16du:dateUtc="2026-07-07T18:18:00Z" w:author="Author" w:date="2026-07-07T20:18:00Z" w:id="1480">
            <w:rPr>
              <w:rFonts w:ascii="Times New Roman"/>
              <w:color w:val="000000"/>
            </w:rPr>
          </w:rPrChange>
        </w:rPr>
        <w:t>sed do eiusmod tempor incididunt ut labore Et.</w:t>
      </w:r>
    </w:p>
    <w:p w14:paraId="584D914C" w14:textId="77777777" w:rsidP="0027638C" w:rsidR="009609E8" w:rsidRDefault="00000000" w:rsidRPr="0027638C">
      <w:pPr>
        <w:pStyle w:val="ListParagraph"/>
        <w:numPr>
          <w:ilvl w:val="1"/>
          <w:numId w:val="5"/>
        </w:numPr>
        <w:tabs>
          <w:tab w:pos="1438" w:val="left"/>
          <w:tab w:pos="1440" w:val="left"/>
        </w:tabs>
        <w:spacing w:before="238"/>
        <w:ind w:right="359"/>
        <w:rPr>
          <w:sz w:val="24"/>
          <w:rPrChange w16du:dateUtc="2026-07-07T18:18:00Z" w:author="Author" w:date="2026-07-07T20:18:00Z" w:id="1481">
            <w:rPr>
              <w:rFonts w:ascii="Times New Roman"/>
              <w:color w:val="000000"/>
            </w:rPr>
          </w:rPrChange>
        </w:rPr>
        <w:pPrChange w16du:dateUtc="2026-07-07T18:18:00Z" w:author="Author" w:date="2026-07-07T20:18:00Z" w:id="1482">
          <w:pPr>
            <w:spacing w:after="0" w:before="235" w:line="254" w:lineRule="exact"/>
            <w:jc w:val="left"/>
          </w:pPr>
        </w:pPrChange>
      </w:pPr>
      <w:del w16du:dateUtc="2026-07-07T18:18:00Z" w:author="Author" w:date="2026-07-07T20:18:00Z" w:id="1483">
        <w:r>
          <w:rPr>
            <w:color w:val="000000"/>
          </w:rPr>
          <w:delText>(x)</w:delText>
        </w:r>
        <w:r>
          <w:rPr>
            <w:color w:val="000000"/>
            <w:spacing w:val="409"/>
          </w:rPr>
          <w:delText xml:space="preserve"> </w:delText>
        </w:r>
      </w:del>
      <w:r w:rsidR="00A96A35" w:rsidRPr="0027638C">
        <w:rPr>
          <w:sz w:val="24"/>
          <w:rPrChange w16du:dateUtc="2026-07-07T18:18:00Z" w:author="Author" w:date="2026-07-07T20:18:00Z" w:id="1484">
            <w:rPr>
              <w:rFonts w:ascii="Times New Roman" w:hAnsi="Times New Roman"/>
              <w:color w:val="000000"/>
              <w:spacing w:val="2"/>
            </w:rPr>
          </w:rPrChange>
        </w:rPr>
        <w:t>“</w:t>
      </w:r>
      <w:r w:rsidR="00A96A35" w:rsidRPr="0027638C">
        <w:rPr>
          <w:b/>
          <w:sz w:val="24"/>
          <w:rPrChange w16du:dateUtc="2026-07-07T18:18:00Z" w:author="Author" w:date="2026-07-07T20:18:00Z" w:id="1485">
            <w:rPr>
              <w:rFonts w:ascii="Times New Roman" w:hAnsi="Times New Roman"/>
              <w:color w:val="000000"/>
              <w:spacing w:val="2"/>
            </w:rPr>
          </w:rPrChange>
        </w:rPr>
        <w:t>Dolore</w:t>
      </w:r>
      <w:r w:rsidR="00A96A35" w:rsidRPr="0027638C">
        <w:rPr>
          <w:sz w:val="24"/>
          <w:rPrChange w16du:dateUtc="2026-07-07T18:18:00Z" w:author="Author" w:date="2026-07-07T20:18:00Z" w:id="1486">
            <w:rPr>
              <w:rFonts w:ascii="Times New Roman" w:hAnsi="Times New Roman"/>
              <w:color w:val="000000"/>
              <w:spacing w:val="2"/>
            </w:rPr>
          </w:rPrChange>
        </w:rPr>
        <w:t>”</w:t>
      </w:r>
      <w:r w:rsidR="00A96A35" w:rsidRPr="0027638C">
        <w:rPr>
          <w:sz w:val="24"/>
          <w:rPrChange w16du:dateUtc="2026-07-07T18:18:00Z" w:author="Author" w:date="2026-07-07T20:18:00Z" w:id="1487">
            <w:rPr>
              <w:rFonts w:ascii="Times New Roman"/>
              <w:color w:val="000000"/>
              <w:spacing w:val="52"/>
            </w:rPr>
          </w:rPrChange>
        </w:rPr>
        <w:t xml:space="preserve"> </w:t>
      </w:r>
      <w:r w:rsidR="00A96A35" w:rsidRPr="0027638C">
        <w:rPr>
          <w:sz w:val="24"/>
          <w:rPrChange w16du:dateUtc="2026-07-07T18:18:00Z" w:author="Author" w:date="2026-07-07T20:18:00Z" w:id="1488">
            <w:rPr>
              <w:rFonts w:ascii="Times New Roman"/>
              <w:color w:val="000000"/>
            </w:rPr>
          </w:rPrChange>
        </w:rPr>
        <w:t>magna</w:t>
      </w:r>
      <w:r w:rsidR="00A96A35" w:rsidRPr="0027638C">
        <w:rPr>
          <w:sz w:val="24"/>
          <w:rPrChange w16du:dateUtc="2026-07-07T18:18:00Z" w:author="Author" w:date="2026-07-07T20:18:00Z" w:id="1489">
            <w:rPr>
              <w:rFonts w:ascii="Times New Roman"/>
              <w:color w:val="000000"/>
              <w:spacing w:val="55"/>
            </w:rPr>
          </w:rPrChange>
        </w:rPr>
        <w:t xml:space="preserve"> </w:t>
      </w:r>
      <w:r w:rsidR="00A96A35" w:rsidRPr="0027638C">
        <w:rPr>
          <w:sz w:val="24"/>
          <w:rPrChange w16du:dateUtc="2026-07-07T18:18:00Z" w:author="Author" w:date="2026-07-07T20:18:00Z" w:id="1490">
            <w:rPr>
              <w:rFonts w:ascii="Times New Roman" w:hAnsi="Times New Roman"/>
              <w:color w:val="000000"/>
              <w:spacing w:val="2"/>
            </w:rPr>
          </w:rPrChange>
        </w:rPr>
        <w:t>“</w:t>
      </w:r>
      <w:r w:rsidR="00A96A35" w:rsidRPr="0027638C">
        <w:rPr>
          <w:b/>
          <w:sz w:val="24"/>
          <w:rPrChange w16du:dateUtc="2026-07-07T18:18:00Z" w:author="Author" w:date="2026-07-07T20:18:00Z" w:id="1491">
            <w:rPr>
              <w:rFonts w:ascii="Times New Roman" w:hAnsi="Times New Roman"/>
              <w:color w:val="000000"/>
              <w:spacing w:val="2"/>
            </w:rPr>
          </w:rPrChange>
        </w:rPr>
        <w:t>Aliqua</w:t>
      </w:r>
      <w:r w:rsidR="00A96A35" w:rsidRPr="0027638C">
        <w:rPr>
          <w:sz w:val="24"/>
          <w:rPrChange w16du:dateUtc="2026-07-07T18:18:00Z" w:author="Author" w:date="2026-07-07T20:18:00Z" w:id="1492">
            <w:rPr>
              <w:rFonts w:ascii="Times New Roman" w:hAnsi="Times New Roman"/>
              <w:color w:val="000000"/>
              <w:spacing w:val="2"/>
            </w:rPr>
          </w:rPrChange>
        </w:rPr>
        <w:t>”</w:t>
      </w:r>
      <w:r w:rsidR="00A96A35" w:rsidRPr="0027638C">
        <w:rPr>
          <w:sz w:val="24"/>
          <w:rPrChange w16du:dateUtc="2026-07-07T18:18:00Z" w:author="Author" w:date="2026-07-07T20:18:00Z" w:id="1493">
            <w:rPr>
              <w:rFonts w:ascii="Times New Roman"/>
              <w:color w:val="000000"/>
              <w:spacing w:val="53"/>
            </w:rPr>
          </w:rPrChange>
        </w:rPr>
        <w:t xml:space="preserve"> </w:t>
      </w:r>
      <w:r w:rsidR="00A96A35" w:rsidRPr="0027638C">
        <w:rPr>
          <w:sz w:val="24"/>
          <w:rPrChange w16du:dateUtc="2026-07-07T18:18:00Z" w:author="Author" w:date="2026-07-07T20:18:00Z" w:id="1494">
            <w:rPr>
              <w:rFonts w:ascii="Times New Roman"/>
              <w:color w:val="000000"/>
            </w:rPr>
          </w:rPrChange>
        </w:rPr>
        <w:t>lorem</w:t>
      </w:r>
      <w:r w:rsidR="00A96A35" w:rsidRPr="0027638C">
        <w:rPr>
          <w:sz w:val="24"/>
          <w:rPrChange w16du:dateUtc="2026-07-07T18:18:00Z" w:author="Author" w:date="2026-07-07T20:18:00Z" w:id="1495">
            <w:rPr>
              <w:rFonts w:ascii="Times New Roman"/>
              <w:color w:val="000000"/>
              <w:spacing w:val="55"/>
            </w:rPr>
          </w:rPrChange>
        </w:rPr>
        <w:t xml:space="preserve"> </w:t>
      </w:r>
      <w:r w:rsidR="00A96A35" w:rsidRPr="0027638C">
        <w:rPr>
          <w:sz w:val="24"/>
          <w:rPrChange w16du:dateUtc="2026-07-07T18:18:00Z" w:author="Author" w:date="2026-07-07T20:18:00Z" w:id="1496">
            <w:rPr>
              <w:rFonts w:ascii="Times New Roman"/>
              <w:color w:val="000000"/>
            </w:rPr>
          </w:rPrChange>
        </w:rPr>
        <w:t>ipsum</w:t>
      </w:r>
      <w:r w:rsidR="00A96A35" w:rsidRPr="0027638C">
        <w:rPr>
          <w:sz w:val="24"/>
          <w:rPrChange w16du:dateUtc="2026-07-07T18:18:00Z" w:author="Author" w:date="2026-07-07T20:18:00Z" w:id="1497">
            <w:rPr>
              <w:rFonts w:ascii="Times New Roman"/>
              <w:color w:val="000000"/>
              <w:spacing w:val="55"/>
            </w:rPr>
          </w:rPrChange>
        </w:rPr>
        <w:t xml:space="preserve"> </w:t>
      </w:r>
      <w:r w:rsidR="00A96A35" w:rsidRPr="0027638C">
        <w:rPr>
          <w:sz w:val="24"/>
          <w:rPrChange w16du:dateUtc="2026-07-07T18:18:00Z" w:author="Author" w:date="2026-07-07T20:18:00Z" w:id="1498">
            <w:rPr>
              <w:rFonts w:ascii="Times New Roman"/>
              <w:color w:val="000000"/>
            </w:rPr>
          </w:rPrChange>
        </w:rPr>
        <w:t>dolor</w:t>
      </w:r>
      <w:r w:rsidR="00A96A35" w:rsidRPr="0027638C">
        <w:rPr>
          <w:sz w:val="24"/>
          <w:rPrChange w16du:dateUtc="2026-07-07T18:18:00Z" w:author="Author" w:date="2026-07-07T20:18:00Z" w:id="1499">
            <w:rPr>
              <w:rFonts w:ascii="Times New Roman"/>
              <w:color w:val="000000"/>
              <w:spacing w:val="55"/>
            </w:rPr>
          </w:rPrChange>
        </w:rPr>
        <w:t xml:space="preserve"> </w:t>
      </w:r>
      <w:r w:rsidR="00A96A35" w:rsidRPr="0027638C">
        <w:rPr>
          <w:sz w:val="24"/>
          <w:rPrChange w16du:dateUtc="2026-07-07T18:18:00Z" w:author="Author" w:date="2026-07-07T20:18:00Z" w:id="1500">
            <w:rPr>
              <w:rFonts w:ascii="Times New Roman"/>
              <w:color w:val="000000"/>
            </w:rPr>
          </w:rPrChange>
        </w:rPr>
        <w:t>sit</w:t>
      </w:r>
      <w:r w:rsidR="00A96A35" w:rsidRPr="0027638C">
        <w:rPr>
          <w:sz w:val="24"/>
          <w:rPrChange w16du:dateUtc="2026-07-07T18:18:00Z" w:author="Author" w:date="2026-07-07T20:18:00Z" w:id="1501">
            <w:rPr>
              <w:rFonts w:ascii="Times New Roman"/>
              <w:color w:val="000000"/>
              <w:spacing w:val="54"/>
            </w:rPr>
          </w:rPrChange>
        </w:rPr>
        <w:t xml:space="preserve"> </w:t>
      </w:r>
      <w:r w:rsidR="00A96A35" w:rsidRPr="0027638C">
        <w:rPr>
          <w:sz w:val="24"/>
          <w:rPrChange w16du:dateUtc="2026-07-07T18:18:00Z" w:author="Author" w:date="2026-07-07T20:18:00Z" w:id="1502">
            <w:rPr>
              <w:rFonts w:ascii="Times New Roman"/>
              <w:color w:val="000000"/>
            </w:rPr>
          </w:rPrChange>
        </w:rPr>
        <w:t>amet,</w:t>
      </w:r>
      <w:r w:rsidR="00A96A35" w:rsidRPr="0027638C">
        <w:rPr>
          <w:sz w:val="24"/>
          <w:rPrChange w16du:dateUtc="2026-07-07T18:18:00Z" w:author="Author" w:date="2026-07-07T20:18:00Z" w:id="1503">
            <w:rPr>
              <w:rFonts w:ascii="Times New Roman"/>
              <w:color w:val="000000"/>
              <w:spacing w:val="55"/>
            </w:rPr>
          </w:rPrChange>
        </w:rPr>
        <w:t xml:space="preserve"> </w:t>
      </w:r>
      <w:r w:rsidR="00A96A35" w:rsidRPr="0027638C">
        <w:rPr>
          <w:sz w:val="24"/>
          <w:rPrChange w16du:dateUtc="2026-07-07T18:18:00Z" w:author="Author" w:date="2026-07-07T20:18:00Z" w:id="1504">
            <w:rPr>
              <w:rFonts w:ascii="Times New Roman"/>
              <w:color w:val="000000"/>
            </w:rPr>
          </w:rPrChange>
        </w:rPr>
        <w:t>consectetur,</w:t>
      </w:r>
      <w:r w:rsidR="00A96A35" w:rsidRPr="0027638C">
        <w:rPr>
          <w:sz w:val="24"/>
          <w:rPrChange w16du:dateUtc="2026-07-07T18:18:00Z" w:author="Author" w:date="2026-07-07T20:18:00Z" w:id="1505">
            <w:rPr>
              <w:rFonts w:ascii="Times New Roman"/>
              <w:color w:val="000000"/>
              <w:spacing w:val="55"/>
            </w:rPr>
          </w:rPrChange>
        </w:rPr>
        <w:t xml:space="preserve"> </w:t>
      </w:r>
      <w:r w:rsidR="00A96A35" w:rsidRPr="0027638C">
        <w:rPr>
          <w:sz w:val="24"/>
          <w:rPrChange w16du:dateUtc="2026-07-07T18:18:00Z" w:author="Author" w:date="2026-07-07T20:18:00Z" w:id="1506">
            <w:rPr>
              <w:rFonts w:ascii="Times New Roman"/>
              <w:color w:val="000000"/>
            </w:rPr>
          </w:rPrChange>
        </w:rPr>
        <w:t>adipiscing,</w:t>
      </w:r>
      <w:r w:rsidR="00A96A35" w:rsidRPr="0027638C">
        <w:rPr>
          <w:sz w:val="24"/>
          <w:rPrChange w16du:dateUtc="2026-07-07T18:18:00Z" w:author="Author" w:date="2026-07-07T20:18:00Z" w:id="1507">
            <w:rPr>
              <w:rFonts w:ascii="Times New Roman"/>
              <w:color w:val="000000"/>
              <w:spacing w:val="55"/>
            </w:rPr>
          </w:rPrChange>
        </w:rPr>
        <w:t xml:space="preserve"> </w:t>
      </w:r>
      <w:r w:rsidR="00A96A35" w:rsidRPr="0027638C">
        <w:rPr>
          <w:sz w:val="24"/>
          <w:rPrChange w16du:dateUtc="2026-07-07T18:18:00Z" w:author="Author" w:date="2026-07-07T20:18:00Z" w:id="1508">
            <w:rPr>
              <w:rFonts w:ascii="Times New Roman"/>
              <w:color w:val="000000"/>
            </w:rPr>
          </w:rPrChange>
        </w:rPr>
        <w:t>elit,</w:t>
      </w:r>
      <w:r w:rsidR="00A96A35" w:rsidRPr="0027638C">
        <w:rPr>
          <w:sz w:val="24"/>
          <w:rPrChange w16du:dateUtc="2026-07-07T18:18:00Z" w:author="Author" w:date="2026-07-07T20:18:00Z" w:id="1509">
            <w:rPr>
              <w:rFonts w:ascii="Times New Roman"/>
              <w:color w:val="000000"/>
              <w:spacing w:val="55"/>
            </w:rPr>
          </w:rPrChange>
        </w:rPr>
        <w:t xml:space="preserve"> </w:t>
      </w:r>
      <w:r w:rsidR="00A96A35" w:rsidRPr="0027638C">
        <w:rPr>
          <w:sz w:val="24"/>
          <w:rPrChange w16du:dateUtc="2026-07-07T18:18:00Z" w:author="Author" w:date="2026-07-07T20:18:00Z" w:id="1510">
            <w:rPr>
              <w:rFonts w:ascii="Times New Roman" w:hAnsi="Times New Roman"/>
              <w:color w:val="000000"/>
            </w:rPr>
          </w:rPrChange>
        </w:rPr>
        <w:t>sed,</w:t>
      </w:r>
      <w:del w16du:dateUtc="2026-07-07T18:18:00Z" w:author="Author" w:date="2026-07-07T20:18:00Z" w:id="1511">
        <w:r>
          <w:rPr>
            <w:color w:val="000000"/>
          </w:rPr>
          <w:cr/>
        </w:r>
      </w:del>
      <w:r w:rsidR="00A96A35" w:rsidRPr="0027638C">
        <w:rPr>
          <w:sz w:val="24"/>
          <w:rPrChange w16du:dateUtc="2026-07-07T18:18:00Z" w:author="Author" w:date="2026-07-07T20:18:00Z" w:id="1512">
            <w:rPr>
              <w:rFonts w:ascii="Times New Roman"/>
              <w:color w:val="000000"/>
              <w:spacing w:val="665"/>
            </w:rPr>
          </w:rPrChange>
        </w:rPr>
        <w:t xml:space="preserve"> </w:t>
      </w:r>
      <w:r w:rsidR="00A96A35" w:rsidRPr="0027638C">
        <w:rPr>
          <w:sz w:val="24"/>
          <w:rPrChange w16du:dateUtc="2026-07-07T18:18:00Z" w:author="Author" w:date="2026-07-07T20:18:00Z" w:id="1513">
            <w:rPr>
              <w:rFonts w:ascii="Times New Roman"/>
              <w:color w:val="000000"/>
            </w:rPr>
          </w:rPrChange>
        </w:rPr>
        <w:t>do,</w:t>
      </w:r>
      <w:r w:rsidR="00A96A35" w:rsidRPr="0027638C">
        <w:rPr>
          <w:sz w:val="24"/>
          <w:rPrChange w16du:dateUtc="2026-07-07T18:18:00Z" w:author="Author" w:date="2026-07-07T20:18:00Z" w:id="1514">
            <w:rPr>
              <w:rFonts w:ascii="Times New Roman"/>
              <w:color w:val="000000"/>
              <w:spacing w:val="72"/>
            </w:rPr>
          </w:rPrChange>
        </w:rPr>
        <w:t xml:space="preserve"> </w:t>
      </w:r>
      <w:r w:rsidR="00A96A35" w:rsidRPr="0027638C">
        <w:rPr>
          <w:sz w:val="24"/>
          <w:rPrChange w16du:dateUtc="2026-07-07T18:18:00Z" w:author="Author" w:date="2026-07-07T20:18:00Z" w:id="1515">
            <w:rPr>
              <w:rFonts w:ascii="Times New Roman"/>
              <w:color w:val="000000"/>
            </w:rPr>
          </w:rPrChange>
        </w:rPr>
        <w:t>eiusmod,</w:t>
      </w:r>
      <w:r w:rsidR="00A96A35" w:rsidRPr="0027638C">
        <w:rPr>
          <w:sz w:val="24"/>
          <w:rPrChange w16du:dateUtc="2026-07-07T18:18:00Z" w:author="Author" w:date="2026-07-07T20:18:00Z" w:id="1516">
            <w:rPr>
              <w:rFonts w:ascii="Times New Roman"/>
              <w:color w:val="000000"/>
              <w:spacing w:val="72"/>
            </w:rPr>
          </w:rPrChange>
        </w:rPr>
        <w:t xml:space="preserve"> </w:t>
      </w:r>
      <w:r w:rsidR="00A96A35" w:rsidRPr="0027638C">
        <w:rPr>
          <w:sz w:val="24"/>
          <w:rPrChange w16du:dateUtc="2026-07-07T18:18:00Z" w:author="Author" w:date="2026-07-07T20:18:00Z" w:id="1517">
            <w:rPr>
              <w:rFonts w:ascii="Times New Roman"/>
              <w:color w:val="000000"/>
            </w:rPr>
          </w:rPrChange>
        </w:rPr>
        <w:t>tempor,</w:t>
      </w:r>
      <w:r w:rsidR="00A96A35" w:rsidRPr="0027638C">
        <w:rPr>
          <w:sz w:val="24"/>
          <w:rPrChange w16du:dateUtc="2026-07-07T18:18:00Z" w:author="Author" w:date="2026-07-07T20:18:00Z" w:id="1518">
            <w:rPr>
              <w:rFonts w:ascii="Times New Roman"/>
              <w:color w:val="000000"/>
              <w:spacing w:val="72"/>
            </w:rPr>
          </w:rPrChange>
        </w:rPr>
        <w:t xml:space="preserve"> </w:t>
      </w:r>
      <w:r w:rsidR="00A96A35" w:rsidRPr="0027638C">
        <w:rPr>
          <w:sz w:val="24"/>
          <w:rPrChange w16du:dateUtc="2026-07-07T18:18:00Z" w:author="Author" w:date="2026-07-07T20:18:00Z" w:id="1519">
            <w:rPr>
              <w:rFonts w:ascii="Times New Roman"/>
              <w:color w:val="000000"/>
            </w:rPr>
          </w:rPrChange>
        </w:rPr>
        <w:t>incididunt,</w:t>
      </w:r>
      <w:r w:rsidR="00A96A35" w:rsidRPr="0027638C">
        <w:rPr>
          <w:sz w:val="24"/>
          <w:rPrChange w16du:dateUtc="2026-07-07T18:18:00Z" w:author="Author" w:date="2026-07-07T20:18:00Z" w:id="1520">
            <w:rPr>
              <w:rFonts w:ascii="Times New Roman"/>
              <w:color w:val="000000"/>
              <w:spacing w:val="72"/>
            </w:rPr>
          </w:rPrChange>
        </w:rPr>
        <w:t xml:space="preserve"> </w:t>
      </w:r>
      <w:r w:rsidR="00A96A35" w:rsidRPr="0027638C">
        <w:rPr>
          <w:sz w:val="24"/>
          <w:rPrChange w16du:dateUtc="2026-07-07T18:18:00Z" w:author="Author" w:date="2026-07-07T20:18:00Z" w:id="1521">
            <w:rPr>
              <w:rFonts w:ascii="Times New Roman"/>
              <w:color w:val="000000"/>
            </w:rPr>
          </w:rPrChange>
        </w:rPr>
        <w:t>ut,</w:t>
      </w:r>
      <w:r w:rsidR="00A96A35" w:rsidRPr="0027638C">
        <w:rPr>
          <w:sz w:val="24"/>
          <w:rPrChange w16du:dateUtc="2026-07-07T18:18:00Z" w:author="Author" w:date="2026-07-07T20:18:00Z" w:id="1522">
            <w:rPr>
              <w:rFonts w:ascii="Times New Roman"/>
              <w:color w:val="000000"/>
              <w:spacing w:val="72"/>
            </w:rPr>
          </w:rPrChange>
        </w:rPr>
        <w:t xml:space="preserve"> </w:t>
      </w:r>
      <w:r w:rsidR="00A96A35" w:rsidRPr="0027638C">
        <w:rPr>
          <w:sz w:val="24"/>
          <w:rPrChange w16du:dateUtc="2026-07-07T18:18:00Z" w:author="Author" w:date="2026-07-07T20:18:00Z" w:id="1523">
            <w:rPr>
              <w:rFonts w:ascii="Times New Roman"/>
              <w:color w:val="000000"/>
            </w:rPr>
          </w:rPrChange>
        </w:rPr>
        <w:t>labore,</w:t>
      </w:r>
      <w:r w:rsidR="00A96A35" w:rsidRPr="0027638C">
        <w:rPr>
          <w:sz w:val="24"/>
          <w:rPrChange w16du:dateUtc="2026-07-07T18:18:00Z" w:author="Author" w:date="2026-07-07T20:18:00Z" w:id="1524">
            <w:rPr>
              <w:rFonts w:ascii="Times New Roman"/>
              <w:color w:val="000000"/>
              <w:spacing w:val="72"/>
            </w:rPr>
          </w:rPrChange>
        </w:rPr>
        <w:t xml:space="preserve"> </w:t>
      </w:r>
      <w:r w:rsidR="00A96A35" w:rsidRPr="0027638C">
        <w:rPr>
          <w:sz w:val="24"/>
          <w:rPrChange w16du:dateUtc="2026-07-07T18:18:00Z" w:author="Author" w:date="2026-07-07T20:18:00Z" w:id="1525">
            <w:rPr>
              <w:rFonts w:ascii="Times New Roman"/>
              <w:color w:val="000000"/>
            </w:rPr>
          </w:rPrChange>
        </w:rPr>
        <w:t>et</w:t>
      </w:r>
      <w:r w:rsidR="00A96A35" w:rsidRPr="0027638C">
        <w:rPr>
          <w:sz w:val="24"/>
          <w:rPrChange w16du:dateUtc="2026-07-07T18:18:00Z" w:author="Author" w:date="2026-07-07T20:18:00Z" w:id="1526">
            <w:rPr>
              <w:rFonts w:ascii="Times New Roman"/>
              <w:color w:val="000000"/>
              <w:spacing w:val="72"/>
            </w:rPr>
          </w:rPrChange>
        </w:rPr>
        <w:t xml:space="preserve"> </w:t>
      </w:r>
      <w:r w:rsidR="00A96A35" w:rsidRPr="0027638C">
        <w:rPr>
          <w:sz w:val="24"/>
          <w:rPrChange w16du:dateUtc="2026-07-07T18:18:00Z" w:author="Author" w:date="2026-07-07T20:18:00Z" w:id="1527">
            <w:rPr>
              <w:rFonts w:ascii="Times New Roman"/>
              <w:color w:val="000000"/>
            </w:rPr>
          </w:rPrChange>
        </w:rPr>
        <w:t>dolore</w:t>
      </w:r>
      <w:r w:rsidR="00A96A35" w:rsidRPr="0027638C">
        <w:rPr>
          <w:sz w:val="24"/>
          <w:rPrChange w16du:dateUtc="2026-07-07T18:18:00Z" w:author="Author" w:date="2026-07-07T20:18:00Z" w:id="1528">
            <w:rPr>
              <w:rFonts w:ascii="Times New Roman"/>
              <w:color w:val="000000"/>
              <w:spacing w:val="72"/>
            </w:rPr>
          </w:rPrChange>
        </w:rPr>
        <w:t xml:space="preserve"> </w:t>
      </w:r>
      <w:r w:rsidR="00A96A35" w:rsidRPr="0027638C">
        <w:rPr>
          <w:sz w:val="24"/>
          <w:rPrChange w16du:dateUtc="2026-07-07T18:18:00Z" w:author="Author" w:date="2026-07-07T20:18:00Z" w:id="1529">
            <w:rPr>
              <w:rFonts w:ascii="Times New Roman"/>
              <w:color w:val="000000"/>
            </w:rPr>
          </w:rPrChange>
        </w:rPr>
        <w:t>magna</w:t>
      </w:r>
      <w:r w:rsidR="00A96A35" w:rsidRPr="0027638C">
        <w:rPr>
          <w:sz w:val="24"/>
          <w:rPrChange w16du:dateUtc="2026-07-07T18:18:00Z" w:author="Author" w:date="2026-07-07T20:18:00Z" w:id="1530">
            <w:rPr>
              <w:rFonts w:ascii="Times New Roman"/>
              <w:color w:val="000000"/>
              <w:spacing w:val="72"/>
            </w:rPr>
          </w:rPrChange>
        </w:rPr>
        <w:t xml:space="preserve"> </w:t>
      </w:r>
      <w:r w:rsidR="00A96A35" w:rsidRPr="0027638C">
        <w:rPr>
          <w:sz w:val="24"/>
          <w:rPrChange w16du:dateUtc="2026-07-07T18:18:00Z" w:author="Author" w:date="2026-07-07T20:18:00Z" w:id="1531">
            <w:rPr>
              <w:rFonts w:ascii="Times New Roman"/>
              <w:color w:val="000000"/>
            </w:rPr>
          </w:rPrChange>
        </w:rPr>
        <w:t>aliqua</w:t>
      </w:r>
      <w:r w:rsidR="00A96A35" w:rsidRPr="0027638C">
        <w:rPr>
          <w:sz w:val="24"/>
          <w:rPrChange w16du:dateUtc="2026-07-07T18:18:00Z" w:author="Author" w:date="2026-07-07T20:18:00Z" w:id="1532">
            <w:rPr>
              <w:rFonts w:ascii="Times New Roman"/>
              <w:color w:val="000000"/>
              <w:spacing w:val="72"/>
            </w:rPr>
          </w:rPrChange>
        </w:rPr>
        <w:t xml:space="preserve"> </w:t>
      </w:r>
      <w:r w:rsidR="00A96A35" w:rsidRPr="0027638C">
        <w:rPr>
          <w:sz w:val="24"/>
          <w:rPrChange w16du:dateUtc="2026-07-07T18:18:00Z" w:author="Author" w:date="2026-07-07T20:18:00Z" w:id="1533">
            <w:rPr>
              <w:rFonts w:ascii="Times New Roman" w:hAnsi="Times New Roman"/>
              <w:color w:val="000000"/>
            </w:rPr>
          </w:rPrChange>
        </w:rPr>
        <w:t>lorem,</w:t>
      </w:r>
      <w:del w16du:dateUtc="2026-07-07T18:18:00Z" w:author="Author" w:date="2026-07-07T20:18:00Z" w:id="1534">
        <w:r>
          <w:rPr>
            <w:color w:val="000000"/>
          </w:rPr>
          <w:cr/>
        </w:r>
      </w:del>
      <w:r w:rsidR="00A96A35" w:rsidRPr="0027638C">
        <w:rPr>
          <w:sz w:val="24"/>
          <w:rPrChange w16du:dateUtc="2026-07-07T18:18:00Z" w:author="Author" w:date="2026-07-07T20:18:00Z" w:id="1535">
            <w:rPr>
              <w:rFonts w:ascii="Times New Roman"/>
              <w:color w:val="000000"/>
              <w:spacing w:val="665"/>
            </w:rPr>
          </w:rPrChange>
        </w:rPr>
        <w:t xml:space="preserve"> </w:t>
      </w:r>
      <w:r w:rsidR="00A96A35" w:rsidRPr="0027638C">
        <w:rPr>
          <w:sz w:val="24"/>
          <w:rPrChange w16du:dateUtc="2026-07-07T18:18:00Z" w:author="Author" w:date="2026-07-07T20:18:00Z" w:id="1536">
            <w:rPr>
              <w:rFonts w:ascii="Times New Roman"/>
              <w:color w:val="000000"/>
            </w:rPr>
          </w:rPrChange>
        </w:rPr>
        <w:t>ipsum</w:t>
      </w:r>
      <w:r w:rsidR="00A96A35" w:rsidRPr="0027638C">
        <w:rPr>
          <w:sz w:val="24"/>
          <w:rPrChange w16du:dateUtc="2026-07-07T18:18:00Z" w:author="Author" w:date="2026-07-07T20:18:00Z" w:id="1537">
            <w:rPr>
              <w:rFonts w:ascii="Times New Roman"/>
              <w:color w:val="000000"/>
              <w:spacing w:val="30"/>
            </w:rPr>
          </w:rPrChange>
        </w:rPr>
        <w:t xml:space="preserve"> </w:t>
      </w:r>
      <w:r w:rsidR="00A96A35" w:rsidRPr="0027638C">
        <w:rPr>
          <w:sz w:val="24"/>
          <w:rPrChange w16du:dateUtc="2026-07-07T18:18:00Z" w:author="Author" w:date="2026-07-07T20:18:00Z" w:id="1538">
            <w:rPr>
              <w:rFonts w:ascii="Times New Roman"/>
              <w:color w:val="000000"/>
            </w:rPr>
          </w:rPrChange>
        </w:rPr>
        <w:t>dolor</w:t>
      </w:r>
      <w:r w:rsidR="00A96A35" w:rsidRPr="0027638C">
        <w:rPr>
          <w:sz w:val="24"/>
          <w:rPrChange w16du:dateUtc="2026-07-07T18:18:00Z" w:author="Author" w:date="2026-07-07T20:18:00Z" w:id="1539">
            <w:rPr>
              <w:rFonts w:ascii="Times New Roman"/>
              <w:color w:val="000000"/>
              <w:spacing w:val="30"/>
            </w:rPr>
          </w:rPrChange>
        </w:rPr>
        <w:t xml:space="preserve"> </w:t>
      </w:r>
      <w:r w:rsidR="00A96A35" w:rsidRPr="0027638C">
        <w:rPr>
          <w:sz w:val="24"/>
          <w:rPrChange w16du:dateUtc="2026-07-07T18:18:00Z" w:author="Author" w:date="2026-07-07T20:18:00Z" w:id="1540">
            <w:rPr>
              <w:rFonts w:ascii="Times New Roman"/>
              <w:color w:val="000000"/>
            </w:rPr>
          </w:rPrChange>
        </w:rPr>
        <w:t>sit</w:t>
      </w:r>
      <w:r w:rsidR="00A96A35" w:rsidRPr="0027638C">
        <w:rPr>
          <w:sz w:val="24"/>
          <w:rPrChange w16du:dateUtc="2026-07-07T18:18:00Z" w:author="Author" w:date="2026-07-07T20:18:00Z" w:id="1541">
            <w:rPr>
              <w:rFonts w:ascii="Times New Roman"/>
              <w:color w:val="000000"/>
              <w:spacing w:val="30"/>
            </w:rPr>
          </w:rPrChange>
        </w:rPr>
        <w:t xml:space="preserve"> </w:t>
      </w:r>
      <w:r w:rsidR="00A96A35" w:rsidRPr="0027638C">
        <w:rPr>
          <w:sz w:val="24"/>
          <w:rPrChange w16du:dateUtc="2026-07-07T18:18:00Z" w:author="Author" w:date="2026-07-07T20:18:00Z" w:id="1542">
            <w:rPr>
              <w:rFonts w:ascii="Times New Roman"/>
              <w:color w:val="000000"/>
            </w:rPr>
          </w:rPrChange>
        </w:rPr>
        <w:t>amet</w:t>
      </w:r>
      <w:r w:rsidR="00A96A35" w:rsidRPr="0027638C">
        <w:rPr>
          <w:sz w:val="24"/>
          <w:rPrChange w16du:dateUtc="2026-07-07T18:18:00Z" w:author="Author" w:date="2026-07-07T20:18:00Z" w:id="1543">
            <w:rPr>
              <w:rFonts w:ascii="Times New Roman"/>
              <w:color w:val="000000"/>
              <w:spacing w:val="30"/>
            </w:rPr>
          </w:rPrChange>
        </w:rPr>
        <w:t xml:space="preserve"> </w:t>
      </w:r>
      <w:r w:rsidR="00A96A35" w:rsidRPr="0027638C">
        <w:rPr>
          <w:sz w:val="24"/>
          <w:rPrChange w16du:dateUtc="2026-07-07T18:18:00Z" w:author="Author" w:date="2026-07-07T20:18:00Z" w:id="1544">
            <w:rPr>
              <w:rFonts w:ascii="Times New Roman"/>
              <w:color w:val="000000"/>
            </w:rPr>
          </w:rPrChange>
        </w:rPr>
        <w:t>consectetur</w:t>
      </w:r>
      <w:r w:rsidR="00A96A35" w:rsidRPr="0027638C">
        <w:rPr>
          <w:sz w:val="24"/>
          <w:rPrChange w16du:dateUtc="2026-07-07T18:18:00Z" w:author="Author" w:date="2026-07-07T20:18:00Z" w:id="1545">
            <w:rPr>
              <w:rFonts w:ascii="Times New Roman"/>
              <w:color w:val="000000"/>
              <w:spacing w:val="30"/>
            </w:rPr>
          </w:rPrChange>
        </w:rPr>
        <w:t xml:space="preserve"> </w:t>
      </w:r>
      <w:r w:rsidR="00A96A35" w:rsidRPr="0027638C">
        <w:rPr>
          <w:sz w:val="24"/>
          <w:rPrChange w16du:dateUtc="2026-07-07T18:18:00Z" w:author="Author" w:date="2026-07-07T20:18:00Z" w:id="1546">
            <w:rPr>
              <w:rFonts w:ascii="Times New Roman"/>
              <w:color w:val="000000"/>
            </w:rPr>
          </w:rPrChange>
        </w:rPr>
        <w:t>adipiscing</w:t>
      </w:r>
      <w:r w:rsidR="00A96A35" w:rsidRPr="0027638C">
        <w:rPr>
          <w:sz w:val="24"/>
          <w:rPrChange w16du:dateUtc="2026-07-07T18:18:00Z" w:author="Author" w:date="2026-07-07T20:18:00Z" w:id="1547">
            <w:rPr>
              <w:rFonts w:ascii="Times New Roman"/>
              <w:color w:val="000000"/>
              <w:spacing w:val="30"/>
            </w:rPr>
          </w:rPrChange>
        </w:rPr>
        <w:t xml:space="preserve"> </w:t>
      </w:r>
      <w:r w:rsidR="00A96A35" w:rsidRPr="0027638C">
        <w:rPr>
          <w:sz w:val="24"/>
          <w:rPrChange w16du:dateUtc="2026-07-07T18:18:00Z" w:author="Author" w:date="2026-07-07T20:18:00Z" w:id="1548">
            <w:rPr>
              <w:rFonts w:ascii="Times New Roman"/>
              <w:color w:val="000000"/>
            </w:rPr>
          </w:rPrChange>
        </w:rPr>
        <w:t>elit</w:t>
      </w:r>
      <w:r w:rsidR="00A96A35" w:rsidRPr="0027638C">
        <w:rPr>
          <w:sz w:val="24"/>
          <w:rPrChange w16du:dateUtc="2026-07-07T18:18:00Z" w:author="Author" w:date="2026-07-07T20:18:00Z" w:id="1549">
            <w:rPr>
              <w:rFonts w:ascii="Times New Roman"/>
              <w:color w:val="000000"/>
              <w:spacing w:val="30"/>
            </w:rPr>
          </w:rPrChange>
        </w:rPr>
        <w:t xml:space="preserve"> </w:t>
      </w:r>
      <w:r w:rsidR="00A96A35" w:rsidRPr="0027638C">
        <w:rPr>
          <w:sz w:val="24"/>
          <w:rPrChange w16du:dateUtc="2026-07-07T18:18:00Z" w:author="Author" w:date="2026-07-07T20:18:00Z" w:id="1550">
            <w:rPr>
              <w:rFonts w:ascii="Times New Roman"/>
              <w:color w:val="000000"/>
            </w:rPr>
          </w:rPrChange>
        </w:rPr>
        <w:t>sed</w:t>
      </w:r>
      <w:r w:rsidR="00A96A35" w:rsidRPr="0027638C">
        <w:rPr>
          <w:sz w:val="24"/>
          <w:rPrChange w16du:dateUtc="2026-07-07T18:18:00Z" w:author="Author" w:date="2026-07-07T20:18:00Z" w:id="1551">
            <w:rPr>
              <w:rFonts w:ascii="Times New Roman"/>
              <w:color w:val="000000"/>
              <w:spacing w:val="30"/>
            </w:rPr>
          </w:rPrChange>
        </w:rPr>
        <w:t xml:space="preserve"> </w:t>
      </w:r>
      <w:r w:rsidR="00A96A35" w:rsidRPr="0027638C">
        <w:rPr>
          <w:sz w:val="24"/>
          <w:rPrChange w16du:dateUtc="2026-07-07T18:18:00Z" w:author="Author" w:date="2026-07-07T20:18:00Z" w:id="1552">
            <w:rPr>
              <w:rFonts w:ascii="Times New Roman"/>
              <w:color w:val="000000"/>
            </w:rPr>
          </w:rPrChange>
        </w:rPr>
        <w:t>do</w:t>
      </w:r>
      <w:r w:rsidR="00A96A35" w:rsidRPr="0027638C">
        <w:rPr>
          <w:sz w:val="24"/>
          <w:rPrChange w16du:dateUtc="2026-07-07T18:18:00Z" w:author="Author" w:date="2026-07-07T20:18:00Z" w:id="1553">
            <w:rPr>
              <w:rFonts w:ascii="Times New Roman"/>
              <w:color w:val="000000"/>
              <w:spacing w:val="30"/>
            </w:rPr>
          </w:rPrChange>
        </w:rPr>
        <w:t xml:space="preserve"> </w:t>
      </w:r>
      <w:r w:rsidR="00A96A35" w:rsidRPr="0027638C">
        <w:rPr>
          <w:sz w:val="24"/>
          <w:rPrChange w16du:dateUtc="2026-07-07T18:18:00Z" w:author="Author" w:date="2026-07-07T20:18:00Z" w:id="1554">
            <w:rPr>
              <w:rFonts w:ascii="Times New Roman"/>
              <w:color w:val="000000"/>
            </w:rPr>
          </w:rPrChange>
        </w:rPr>
        <w:t>eiusmod</w:t>
      </w:r>
      <w:r w:rsidR="00A96A35" w:rsidRPr="0027638C">
        <w:rPr>
          <w:sz w:val="24"/>
          <w:rPrChange w16du:dateUtc="2026-07-07T18:18:00Z" w:author="Author" w:date="2026-07-07T20:18:00Z" w:id="1555">
            <w:rPr>
              <w:rFonts w:ascii="Times New Roman"/>
              <w:color w:val="000000"/>
              <w:spacing w:val="30"/>
            </w:rPr>
          </w:rPrChange>
        </w:rPr>
        <w:t xml:space="preserve"> </w:t>
      </w:r>
      <w:r w:rsidR="00A96A35" w:rsidRPr="0027638C">
        <w:rPr>
          <w:sz w:val="24"/>
          <w:rPrChange w16du:dateUtc="2026-07-07T18:18:00Z" w:author="Author" w:date="2026-07-07T20:18:00Z" w:id="1556">
            <w:rPr>
              <w:rFonts w:ascii="Times New Roman"/>
              <w:color w:val="000000"/>
            </w:rPr>
          </w:rPrChange>
        </w:rPr>
        <w:t>tempor</w:t>
      </w:r>
      <w:r w:rsidR="00A96A35" w:rsidRPr="0027638C">
        <w:rPr>
          <w:sz w:val="24"/>
          <w:rPrChange w16du:dateUtc="2026-07-07T18:18:00Z" w:author="Author" w:date="2026-07-07T20:18:00Z" w:id="1557">
            <w:rPr>
              <w:rFonts w:ascii="Times New Roman"/>
              <w:color w:val="000000"/>
              <w:spacing w:val="30"/>
            </w:rPr>
          </w:rPrChange>
        </w:rPr>
        <w:t xml:space="preserve"> </w:t>
      </w:r>
      <w:r w:rsidR="00A96A35" w:rsidRPr="0027638C">
        <w:rPr>
          <w:sz w:val="24"/>
          <w:rPrChange w16du:dateUtc="2026-07-07T18:18:00Z" w:author="Author" w:date="2026-07-07T20:18:00Z" w:id="1558">
            <w:rPr>
              <w:rFonts w:ascii="Times New Roman"/>
              <w:color w:val="000000"/>
            </w:rPr>
          </w:rPrChange>
        </w:rPr>
        <w:t>incididunt</w:t>
      </w:r>
      <w:r w:rsidR="00A96A35" w:rsidRPr="0027638C">
        <w:rPr>
          <w:sz w:val="24"/>
          <w:rPrChange w16du:dateUtc="2026-07-07T18:18:00Z" w:author="Author" w:date="2026-07-07T20:18:00Z" w:id="1559">
            <w:rPr>
              <w:rFonts w:ascii="Times New Roman"/>
              <w:color w:val="000000"/>
              <w:spacing w:val="30"/>
            </w:rPr>
          </w:rPrChange>
        </w:rPr>
        <w:t xml:space="preserve"> </w:t>
      </w:r>
      <w:r w:rsidR="00A96A35" w:rsidRPr="0027638C">
        <w:rPr>
          <w:sz w:val="24"/>
          <w:rPrChange w16du:dateUtc="2026-07-07T18:18:00Z" w:author="Author" w:date="2026-07-07T20:18:00Z" w:id="1560">
            <w:rPr>
              <w:rFonts w:ascii="Times New Roman" w:hAnsi="Times New Roman"/>
              <w:color w:val="000000"/>
            </w:rPr>
          </w:rPrChange>
        </w:rPr>
        <w:t>ut</w:t>
      </w:r>
      <w:del w16du:dateUtc="2026-07-07T18:18:00Z" w:author="Author" w:date="2026-07-07T20:18:00Z" w:id="1561">
        <w:r>
          <w:rPr>
            <w:color w:val="000000"/>
          </w:rPr>
          <w:cr/>
        </w:r>
      </w:del>
      <w:r w:rsidR="00A96A35" w:rsidRPr="0027638C">
        <w:rPr>
          <w:sz w:val="24"/>
          <w:rPrChange w16du:dateUtc="2026-07-07T18:18:00Z" w:author="Author" w:date="2026-07-07T20:18:00Z" w:id="1562">
            <w:rPr>
              <w:rFonts w:ascii="Times New Roman"/>
              <w:color w:val="000000"/>
              <w:spacing w:val="665"/>
            </w:rPr>
          </w:rPrChange>
        </w:rPr>
        <w:t xml:space="preserve"> </w:t>
      </w:r>
      <w:r w:rsidR="00A96A35" w:rsidRPr="0027638C">
        <w:rPr>
          <w:sz w:val="24"/>
          <w:rPrChange w16du:dateUtc="2026-07-07T18:18:00Z" w:author="Author" w:date="2026-07-07T20:18:00Z" w:id="1563">
            <w:rPr>
              <w:rFonts w:ascii="Times New Roman"/>
              <w:color w:val="000000"/>
            </w:rPr>
          </w:rPrChange>
        </w:rPr>
        <w:t>labore et dolore magna aliqua lorem ipsum dolor sit.</w:t>
      </w:r>
    </w:p>
    <w:p w14:paraId="77F78E9B" w14:textId="689B23F8" w:rsidP="0027638C" w:rsidR="00740549" w:rsidRDefault="00000000" w:rsidRPr="0027638C">
      <w:pPr>
        <w:pStyle w:val="ListParagraph"/>
        <w:numPr>
          <w:ilvl w:val="1"/>
          <w:numId w:val="5"/>
        </w:numPr>
        <w:tabs>
          <w:tab w:pos="1438" w:val="left"/>
          <w:tab w:pos="1440" w:val="left"/>
        </w:tabs>
        <w:spacing w:after="240"/>
        <w:ind w:right="355"/>
        <w:rPr>
          <w:ins w16du:dateUtc="2026-07-07T18:18:00Z" w:author="Author" w:date="2026-07-07T20:18:00Z" w:id="1564"/>
          <w:sz w:val="24"/>
          <w:szCs w:val="24"/>
        </w:rPr>
      </w:pPr>
      <w:del w16du:dateUtc="2026-07-07T18:18:00Z" w:author="Author" w:date="2026-07-07T20:18:00Z" w:id="1565">
        <w:r>
          <w:rPr>
            <w:color w:val="000000"/>
          </w:rPr>
          <w:delText>(y)</w:delText>
        </w:r>
        <w:r>
          <w:rPr>
            <w:color w:val="000000"/>
            <w:spacing w:val="409"/>
          </w:rPr>
          <w:delText xml:space="preserve"> </w:delText>
        </w:r>
      </w:del>
      <w:ins w16du:dateUtc="2026-07-07T18:18:00Z" w:author="Author" w:date="2026-07-07T20:18:00Z" w:id="1566">
        <w:r w:rsidR="00740549" w:rsidRPr="0027638C">
          <w:rPr>
            <w:sz w:val="24"/>
            <w:szCs w:val="24"/>
          </w:rPr>
          <w:t>“</w:t>
        </w:r>
        <w:r w:rsidR="00740549" w:rsidRPr="0027638C">
          <w:rPr>
            <w:b/>
            <w:bCs/>
            <w:sz w:val="24"/>
            <w:szCs w:val="24"/>
          </w:rPr>
          <w:t>Amet Consectetur‑Adipiscing Elit</w:t>
        </w:r>
        <w:r w:rsidR="00740549" w:rsidRPr="0027638C">
          <w:rPr>
            <w:sz w:val="24"/>
            <w:szCs w:val="24"/>
          </w:rPr>
          <w:t>” sed do eiusmod tempor incididunt ut labore Et, dolore, magna/aliqua lorem, ipsum Dolor’sit amet consectetur.</w:t>
        </w:r>
      </w:ins>
    </w:p>
    <w:p w14:paraId="1D4B3004" w14:textId="2083B65B" w:rsidP="0027638C" w:rsidR="00A4209A" w:rsidRDefault="00A96A35" w:rsidRPr="0027638C">
      <w:pPr>
        <w:pStyle w:val="ListParagraph"/>
        <w:numPr>
          <w:ilvl w:val="1"/>
          <w:numId w:val="5"/>
        </w:numPr>
        <w:tabs>
          <w:tab w:pos="1438" w:val="left"/>
          <w:tab w:pos="1440" w:val="left"/>
        </w:tabs>
        <w:spacing w:after="240"/>
        <w:ind w:right="355"/>
        <w:rPr>
          <w:sz w:val="24"/>
          <w:rPrChange w16du:dateUtc="2026-07-07T18:18:00Z" w:author="Author" w:date="2026-07-07T20:18:00Z" w:id="1567">
            <w:rPr>
              <w:rFonts w:ascii="Times New Roman"/>
              <w:color w:val="000000"/>
            </w:rPr>
          </w:rPrChange>
        </w:rPr>
        <w:pPrChange w16du:dateUtc="2026-07-07T18:18:00Z" w:author="Author" w:date="2026-07-07T20:18:00Z" w:id="1568">
          <w:pPr>
            <w:spacing w:after="0" w:before="235" w:line="254" w:lineRule="exact"/>
            <w:jc w:val="left"/>
          </w:pPr>
        </w:pPrChange>
      </w:pPr>
      <w:r w:rsidRPr="0027638C">
        <w:rPr>
          <w:sz w:val="24"/>
          <w:rPrChange w16du:dateUtc="2026-07-07T18:18:00Z" w:author="Author" w:date="2026-07-07T20:18:00Z" w:id="1569">
            <w:rPr>
              <w:rFonts w:ascii="Times New Roman" w:hAnsi="Times New Roman"/>
              <w:color w:val="000000"/>
              <w:spacing w:val="4"/>
            </w:rPr>
          </w:rPrChange>
        </w:rPr>
        <w:t>“</w:t>
      </w:r>
      <w:r w:rsidRPr="0027638C">
        <w:rPr>
          <w:b/>
          <w:sz w:val="24"/>
          <w:rPrChange w16du:dateUtc="2026-07-07T18:18:00Z" w:author="Author" w:date="2026-07-07T20:18:00Z" w:id="1570">
            <w:rPr>
              <w:rFonts w:ascii="Times New Roman" w:hAnsi="Times New Roman"/>
              <w:color w:val="000000"/>
              <w:spacing w:val="4"/>
            </w:rPr>
          </w:rPrChange>
        </w:rPr>
        <w:t>Adipiscing</w:t>
      </w:r>
      <w:r w:rsidRPr="0027638C">
        <w:rPr>
          <w:sz w:val="24"/>
          <w:rPrChange w16du:dateUtc="2026-07-07T18:18:00Z" w:author="Author" w:date="2026-07-07T20:18:00Z" w:id="1571">
            <w:rPr>
              <w:rFonts w:ascii="Times New Roman" w:hAnsi="Times New Roman"/>
              <w:color w:val="000000"/>
              <w:spacing w:val="4"/>
            </w:rPr>
          </w:rPrChange>
        </w:rPr>
        <w:t>”</w:t>
      </w:r>
      <w:r w:rsidRPr="0027638C">
        <w:rPr>
          <w:spacing w:val="-5"/>
          <w:sz w:val="24"/>
          <w:rPrChange w16du:dateUtc="2026-07-07T18:18:00Z" w:author="Author" w:date="2026-07-07T20:18:00Z" w:id="1572">
            <w:rPr>
              <w:rFonts w:ascii="Times New Roman"/>
              <w:color w:val="000000"/>
              <w:spacing w:val="-4"/>
            </w:rPr>
          </w:rPrChange>
        </w:rPr>
        <w:t xml:space="preserve"> </w:t>
      </w:r>
      <w:r w:rsidRPr="0027638C">
        <w:rPr>
          <w:sz w:val="24"/>
          <w:rPrChange w16du:dateUtc="2026-07-07T18:18:00Z" w:author="Author" w:date="2026-07-07T20:18:00Z" w:id="1573">
            <w:rPr>
              <w:rFonts w:ascii="Times New Roman"/>
              <w:color w:val="000000"/>
            </w:rPr>
          </w:rPrChange>
        </w:rPr>
        <w:t>elit</w:t>
      </w:r>
      <w:r w:rsidRPr="0027638C">
        <w:rPr>
          <w:spacing w:val="-5"/>
          <w:sz w:val="24"/>
          <w:rPrChange w16du:dateUtc="2026-07-07T18:18:00Z" w:author="Author" w:date="2026-07-07T20:18:00Z" w:id="1574">
            <w:rPr>
              <w:rFonts w:ascii="Times New Roman"/>
              <w:color w:val="000000"/>
            </w:rPr>
          </w:rPrChange>
        </w:rPr>
        <w:t xml:space="preserve"> </w:t>
      </w:r>
      <w:r w:rsidRPr="0027638C">
        <w:rPr>
          <w:sz w:val="24"/>
          <w:rPrChange w16du:dateUtc="2026-07-07T18:18:00Z" w:author="Author" w:date="2026-07-07T20:18:00Z" w:id="1575">
            <w:rPr>
              <w:rFonts w:ascii="Times New Roman"/>
              <w:color w:val="000000"/>
            </w:rPr>
          </w:rPrChange>
        </w:rPr>
        <w:t>sed,</w:t>
      </w:r>
      <w:r w:rsidRPr="0027638C">
        <w:rPr>
          <w:spacing w:val="-5"/>
          <w:sz w:val="24"/>
          <w:rPrChange w16du:dateUtc="2026-07-07T18:18:00Z" w:author="Author" w:date="2026-07-07T20:18:00Z" w:id="1576">
            <w:rPr>
              <w:rFonts w:ascii="Times New Roman"/>
              <w:color w:val="000000"/>
            </w:rPr>
          </w:rPrChange>
        </w:rPr>
        <w:t xml:space="preserve"> </w:t>
      </w:r>
      <w:r w:rsidRPr="0027638C">
        <w:rPr>
          <w:sz w:val="24"/>
          <w:rPrChange w16du:dateUtc="2026-07-07T18:18:00Z" w:author="Author" w:date="2026-07-07T20:18:00Z" w:id="1577">
            <w:rPr>
              <w:rFonts w:ascii="Times New Roman"/>
              <w:color w:val="000000"/>
            </w:rPr>
          </w:rPrChange>
        </w:rPr>
        <w:t>do,</w:t>
      </w:r>
      <w:r w:rsidRPr="0027638C">
        <w:rPr>
          <w:spacing w:val="-5"/>
          <w:sz w:val="24"/>
          <w:rPrChange w16du:dateUtc="2026-07-07T18:18:00Z" w:author="Author" w:date="2026-07-07T20:18:00Z" w:id="1578">
            <w:rPr>
              <w:rFonts w:ascii="Times New Roman"/>
              <w:color w:val="000000"/>
            </w:rPr>
          </w:rPrChange>
        </w:rPr>
        <w:t xml:space="preserve"> </w:t>
      </w:r>
      <w:r w:rsidRPr="0027638C">
        <w:rPr>
          <w:sz w:val="24"/>
          <w:rPrChange w16du:dateUtc="2026-07-07T18:18:00Z" w:author="Author" w:date="2026-07-07T20:18:00Z" w:id="1579">
            <w:rPr>
              <w:rFonts w:ascii="Times New Roman"/>
              <w:color w:val="000000"/>
            </w:rPr>
          </w:rPrChange>
        </w:rPr>
        <w:t>eiusmod,</w:t>
      </w:r>
      <w:r w:rsidRPr="0027638C">
        <w:rPr>
          <w:spacing w:val="-5"/>
          <w:sz w:val="24"/>
          <w:rPrChange w16du:dateUtc="2026-07-07T18:18:00Z" w:author="Author" w:date="2026-07-07T20:18:00Z" w:id="1580">
            <w:rPr>
              <w:rFonts w:ascii="Times New Roman"/>
              <w:color w:val="000000"/>
            </w:rPr>
          </w:rPrChange>
        </w:rPr>
        <w:t xml:space="preserve"> </w:t>
      </w:r>
      <w:r w:rsidRPr="0027638C">
        <w:rPr>
          <w:sz w:val="24"/>
          <w:rPrChange w16du:dateUtc="2026-07-07T18:18:00Z" w:author="Author" w:date="2026-07-07T20:18:00Z" w:id="1581">
            <w:rPr>
              <w:rFonts w:ascii="Times New Roman"/>
              <w:color w:val="000000"/>
            </w:rPr>
          </w:rPrChange>
        </w:rPr>
        <w:t>tempor,</w:t>
      </w:r>
      <w:r w:rsidRPr="0027638C">
        <w:rPr>
          <w:spacing w:val="-5"/>
          <w:sz w:val="24"/>
          <w:rPrChange w16du:dateUtc="2026-07-07T18:18:00Z" w:author="Author" w:date="2026-07-07T20:18:00Z" w:id="1582">
            <w:rPr>
              <w:rFonts w:ascii="Times New Roman"/>
              <w:color w:val="000000"/>
            </w:rPr>
          </w:rPrChange>
        </w:rPr>
        <w:t xml:space="preserve"> </w:t>
      </w:r>
      <w:r w:rsidRPr="0027638C">
        <w:rPr>
          <w:sz w:val="24"/>
          <w:rPrChange w16du:dateUtc="2026-07-07T18:18:00Z" w:author="Author" w:date="2026-07-07T20:18:00Z" w:id="1583">
            <w:rPr>
              <w:rFonts w:ascii="Times New Roman"/>
              <w:color w:val="000000"/>
            </w:rPr>
          </w:rPrChange>
        </w:rPr>
        <w:t>incididunt</w:t>
      </w:r>
      <w:r w:rsidRPr="0027638C">
        <w:rPr>
          <w:spacing w:val="-5"/>
          <w:sz w:val="24"/>
          <w:rPrChange w16du:dateUtc="2026-07-07T18:18:00Z" w:author="Author" w:date="2026-07-07T20:18:00Z" w:id="1584">
            <w:rPr>
              <w:rFonts w:ascii="Times New Roman"/>
              <w:color w:val="000000"/>
            </w:rPr>
          </w:rPrChange>
        </w:rPr>
        <w:t xml:space="preserve"> </w:t>
      </w:r>
      <w:r w:rsidRPr="0027638C">
        <w:rPr>
          <w:sz w:val="24"/>
          <w:rPrChange w16du:dateUtc="2026-07-07T18:18:00Z" w:author="Author" w:date="2026-07-07T20:18:00Z" w:id="1585">
            <w:rPr>
              <w:rFonts w:ascii="Times New Roman" w:hAnsi="Times New Roman"/>
              <w:color w:val="000000"/>
            </w:rPr>
          </w:rPrChange>
        </w:rPr>
        <w:t>ut,</w:t>
      </w:r>
      <w:del w16du:dateUtc="2026-07-07T18:18:00Z" w:author="Author" w:date="2026-07-07T20:18:00Z" w:id="1586">
        <w:r w:rsidR="00000000">
          <w:rPr>
            <w:color w:val="000000"/>
          </w:rPr>
          <w:cr/>
        </w:r>
      </w:del>
      <w:r w:rsidRPr="0027638C">
        <w:rPr>
          <w:sz w:val="24"/>
          <w:rPrChange w16du:dateUtc="2026-07-07T18:18:00Z" w:author="Author" w:date="2026-07-07T20:18:00Z" w:id="1587">
            <w:rPr>
              <w:rFonts w:ascii="Times New Roman"/>
              <w:color w:val="000000"/>
              <w:spacing w:val="665"/>
            </w:rPr>
          </w:rPrChange>
        </w:rPr>
        <w:t xml:space="preserve"> </w:t>
      </w:r>
      <w:r w:rsidRPr="0027638C">
        <w:rPr>
          <w:sz w:val="24"/>
          <w:rPrChange w16du:dateUtc="2026-07-07T18:18:00Z" w:author="Author" w:date="2026-07-07T20:18:00Z" w:id="1588">
            <w:rPr>
              <w:rFonts w:ascii="Times New Roman"/>
              <w:color w:val="000000"/>
            </w:rPr>
          </w:rPrChange>
        </w:rPr>
        <w:t>labore,</w:t>
      </w:r>
      <w:r w:rsidRPr="0027638C">
        <w:rPr>
          <w:sz w:val="24"/>
          <w:rPrChange w16du:dateUtc="2026-07-07T18:18:00Z" w:author="Author" w:date="2026-07-07T20:18:00Z" w:id="1589">
            <w:rPr>
              <w:rFonts w:ascii="Times New Roman"/>
              <w:color w:val="000000"/>
              <w:spacing w:val="47"/>
            </w:rPr>
          </w:rPrChange>
        </w:rPr>
        <w:t xml:space="preserve"> </w:t>
      </w:r>
      <w:r w:rsidRPr="0027638C">
        <w:rPr>
          <w:sz w:val="24"/>
          <w:rPrChange w16du:dateUtc="2026-07-07T18:18:00Z" w:author="Author" w:date="2026-07-07T20:18:00Z" w:id="1590">
            <w:rPr>
              <w:rFonts w:ascii="Times New Roman"/>
              <w:color w:val="000000"/>
            </w:rPr>
          </w:rPrChange>
        </w:rPr>
        <w:t>et,</w:t>
      </w:r>
      <w:r w:rsidRPr="0027638C">
        <w:rPr>
          <w:sz w:val="24"/>
          <w:rPrChange w16du:dateUtc="2026-07-07T18:18:00Z" w:author="Author" w:date="2026-07-07T20:18:00Z" w:id="1591">
            <w:rPr>
              <w:rFonts w:ascii="Times New Roman"/>
              <w:color w:val="000000"/>
              <w:spacing w:val="48"/>
            </w:rPr>
          </w:rPrChange>
        </w:rPr>
        <w:t xml:space="preserve"> </w:t>
      </w:r>
      <w:r w:rsidRPr="0027638C">
        <w:rPr>
          <w:sz w:val="24"/>
          <w:rPrChange w16du:dateUtc="2026-07-07T18:18:00Z" w:author="Author" w:date="2026-07-07T20:18:00Z" w:id="1592">
            <w:rPr>
              <w:rFonts w:ascii="Times New Roman"/>
              <w:color w:val="000000"/>
            </w:rPr>
          </w:rPrChange>
        </w:rPr>
        <w:t>dolore,</w:t>
      </w:r>
      <w:r w:rsidRPr="0027638C">
        <w:rPr>
          <w:sz w:val="24"/>
          <w:rPrChange w16du:dateUtc="2026-07-07T18:18:00Z" w:author="Author" w:date="2026-07-07T20:18:00Z" w:id="1593">
            <w:rPr>
              <w:rFonts w:ascii="Times New Roman"/>
              <w:color w:val="000000"/>
              <w:spacing w:val="47"/>
            </w:rPr>
          </w:rPrChange>
        </w:rPr>
        <w:t xml:space="preserve"> </w:t>
      </w:r>
      <w:r w:rsidRPr="0027638C">
        <w:rPr>
          <w:sz w:val="24"/>
          <w:rPrChange w16du:dateUtc="2026-07-07T18:18:00Z" w:author="Author" w:date="2026-07-07T20:18:00Z" w:id="1594">
            <w:rPr>
              <w:rFonts w:ascii="Times New Roman"/>
              <w:color w:val="000000"/>
            </w:rPr>
          </w:rPrChange>
        </w:rPr>
        <w:t>magna,</w:t>
      </w:r>
      <w:r w:rsidRPr="0027638C">
        <w:rPr>
          <w:sz w:val="24"/>
          <w:rPrChange w16du:dateUtc="2026-07-07T18:18:00Z" w:author="Author" w:date="2026-07-07T20:18:00Z" w:id="1595">
            <w:rPr>
              <w:rFonts w:ascii="Times New Roman"/>
              <w:color w:val="000000"/>
              <w:spacing w:val="47"/>
            </w:rPr>
          </w:rPrChange>
        </w:rPr>
        <w:t xml:space="preserve"> </w:t>
      </w:r>
      <w:r w:rsidRPr="0027638C">
        <w:rPr>
          <w:sz w:val="24"/>
          <w:rPrChange w16du:dateUtc="2026-07-07T18:18:00Z" w:author="Author" w:date="2026-07-07T20:18:00Z" w:id="1596">
            <w:rPr>
              <w:rFonts w:ascii="Times New Roman"/>
              <w:color w:val="000000"/>
            </w:rPr>
          </w:rPrChange>
        </w:rPr>
        <w:t>aliqua</w:t>
      </w:r>
      <w:r w:rsidRPr="0027638C">
        <w:rPr>
          <w:sz w:val="24"/>
          <w:rPrChange w16du:dateUtc="2026-07-07T18:18:00Z" w:author="Author" w:date="2026-07-07T20:18:00Z" w:id="1597">
            <w:rPr>
              <w:rFonts w:ascii="Times New Roman"/>
              <w:color w:val="000000"/>
              <w:spacing w:val="47"/>
            </w:rPr>
          </w:rPrChange>
        </w:rPr>
        <w:t xml:space="preserve"> </w:t>
      </w:r>
      <w:r w:rsidRPr="0027638C">
        <w:rPr>
          <w:sz w:val="24"/>
          <w:rPrChange w16du:dateUtc="2026-07-07T18:18:00Z" w:author="Author" w:date="2026-07-07T20:18:00Z" w:id="1598">
            <w:rPr>
              <w:rFonts w:ascii="Times New Roman"/>
              <w:color w:val="000000"/>
            </w:rPr>
          </w:rPrChange>
        </w:rPr>
        <w:t>lorem,</w:t>
      </w:r>
      <w:r w:rsidRPr="0027638C">
        <w:rPr>
          <w:sz w:val="24"/>
          <w:rPrChange w16du:dateUtc="2026-07-07T18:18:00Z" w:author="Author" w:date="2026-07-07T20:18:00Z" w:id="1599">
            <w:rPr>
              <w:rFonts w:ascii="Times New Roman"/>
              <w:color w:val="000000"/>
              <w:spacing w:val="47"/>
            </w:rPr>
          </w:rPrChange>
        </w:rPr>
        <w:t xml:space="preserve"> </w:t>
      </w:r>
      <w:r w:rsidRPr="0027638C">
        <w:rPr>
          <w:sz w:val="24"/>
          <w:rPrChange w16du:dateUtc="2026-07-07T18:18:00Z" w:author="Author" w:date="2026-07-07T20:18:00Z" w:id="1600">
            <w:rPr>
              <w:rFonts w:ascii="Times New Roman"/>
              <w:color w:val="000000"/>
            </w:rPr>
          </w:rPrChange>
        </w:rPr>
        <w:t>ipsum</w:t>
      </w:r>
      <w:r w:rsidRPr="0027638C">
        <w:rPr>
          <w:sz w:val="24"/>
          <w:rPrChange w16du:dateUtc="2026-07-07T18:18:00Z" w:author="Author" w:date="2026-07-07T20:18:00Z" w:id="1601">
            <w:rPr>
              <w:rFonts w:ascii="Times New Roman"/>
              <w:color w:val="000000"/>
              <w:spacing w:val="48"/>
            </w:rPr>
          </w:rPrChange>
        </w:rPr>
        <w:t xml:space="preserve"> </w:t>
      </w:r>
      <w:r w:rsidRPr="0027638C">
        <w:rPr>
          <w:sz w:val="24"/>
          <w:rPrChange w16du:dateUtc="2026-07-07T18:18:00Z" w:author="Author" w:date="2026-07-07T20:18:00Z" w:id="1602">
            <w:rPr>
              <w:rFonts w:ascii="Times New Roman" w:hAnsi="Times New Roman"/>
              <w:color w:val="000000"/>
            </w:rPr>
          </w:rPrChange>
        </w:rPr>
        <w:t>dolor</w:t>
      </w:r>
      <w:del w16du:dateUtc="2026-07-07T18:18:00Z" w:author="Author" w:date="2026-07-07T20:18:00Z" w:id="1603">
        <w:r w:rsidR="00000000">
          <w:rPr>
            <w:color w:val="000000"/>
          </w:rPr>
          <w:cr/>
        </w:r>
      </w:del>
      <w:r w:rsidRPr="0027638C">
        <w:rPr>
          <w:sz w:val="24"/>
          <w:rPrChange w16du:dateUtc="2026-07-07T18:18:00Z" w:author="Author" w:date="2026-07-07T20:18:00Z" w:id="1604">
            <w:rPr>
              <w:rFonts w:ascii="Times New Roman"/>
              <w:color w:val="000000"/>
              <w:spacing w:val="665"/>
            </w:rPr>
          </w:rPrChange>
        </w:rPr>
        <w:t xml:space="preserve"> </w:t>
      </w:r>
      <w:r w:rsidRPr="0027638C">
        <w:rPr>
          <w:sz w:val="24"/>
          <w:rPrChange w16du:dateUtc="2026-07-07T18:18:00Z" w:author="Author" w:date="2026-07-07T20:18:00Z" w:id="1605">
            <w:rPr>
              <w:rFonts w:ascii="Times New Roman"/>
              <w:color w:val="000000"/>
            </w:rPr>
          </w:rPrChange>
        </w:rPr>
        <w:t xml:space="preserve">sit, amet </w:t>
      </w:r>
      <w:r w:rsidRPr="0027638C">
        <w:rPr>
          <w:b/>
          <w:sz w:val="24"/>
          <w:rPrChange w16du:dateUtc="2026-07-07T18:18:00Z" w:author="Author" w:date="2026-07-07T20:18:00Z" w:id="1606">
            <w:rPr>
              <w:rFonts w:ascii="Times New Roman" w:hAnsi="Times New Roman"/>
              <w:color w:val="000000"/>
              <w:spacing w:val="5"/>
            </w:rPr>
          </w:rPrChange>
        </w:rPr>
        <w:t>“Consectetur”</w:t>
      </w:r>
      <w:r w:rsidRPr="0027638C">
        <w:rPr>
          <w:b/>
          <w:sz w:val="24"/>
          <w:rPrChange w16du:dateUtc="2026-07-07T18:18:00Z" w:author="Author" w:date="2026-07-07T20:18:00Z" w:id="1607">
            <w:rPr>
              <w:rFonts w:ascii="Times New Roman"/>
              <w:color w:val="000000"/>
              <w:spacing w:val="7"/>
            </w:rPr>
          </w:rPrChange>
        </w:rPr>
        <w:t xml:space="preserve"> </w:t>
      </w:r>
      <w:r w:rsidRPr="0027638C">
        <w:rPr>
          <w:sz w:val="24"/>
          <w:rPrChange w16du:dateUtc="2026-07-07T18:18:00Z" w:author="Author" w:date="2026-07-07T20:18:00Z" w:id="1608">
            <w:rPr>
              <w:rFonts w:ascii="Times New Roman"/>
              <w:color w:val="000000"/>
            </w:rPr>
          </w:rPrChange>
        </w:rPr>
        <w:t>adipiscing elit sed do.</w:t>
      </w:r>
    </w:p>
    <w:p w14:paraId="01DB92D2" w14:textId="77777777" w:rsidR="008166CF" w:rsidRDefault="008166CF">
      <w:pPr>
        <w:spacing w:line="0" w:lineRule="atLeast"/>
        <w:rPr>
          <w:del w16du:dateUtc="2026-07-07T18:18:00Z" w:author="Author" w:date="2026-07-07T20:18:00Z" w:id="1609"/>
          <w:rFonts w:ascii="Arial"/>
          <w:color w:val="FF0000"/>
          <w:sz w:val="2"/>
        </w:rPr>
      </w:pPr>
    </w:p>
    <w:p w14:paraId="03305B15" w14:textId="77777777" w:rsidR="008166CF" w:rsidRDefault="00000000">
      <w:pPr>
        <w:spacing w:line="0" w:lineRule="atLeast"/>
        <w:rPr>
          <w:del w16du:dateUtc="2026-07-07T18:18:00Z" w:author="Author" w:date="2026-07-07T20:18:00Z" w:id="1610"/>
          <w:rFonts w:ascii="Arial"/>
          <w:color w:val="FF0000"/>
          <w:sz w:val="2"/>
        </w:rPr>
      </w:pPr>
      <w:del w16du:dateUtc="2026-07-07T18:18:00Z" w:author="Author" w:date="2026-07-07T20:18:00Z" w:id="1611">
        <w:r>
          <w:rPr>
            <w:rFonts w:ascii="Arial"/>
            <w:color w:val="FF0000"/>
            <w:sz w:val="2"/>
          </w:rPr>
          <w:cr/>
        </w:r>
        <w:r>
          <w:rPr>
            <w:rFonts w:ascii="Arial"/>
            <w:color w:val="FF0000"/>
            <w:sz w:val="2"/>
          </w:rPr>
          <w:br w:type="page"/>
        </w:r>
      </w:del>
    </w:p>
    <w:p w14:paraId="01A2B718" w14:textId="77777777" w:rsidR="008166CF" w:rsidRDefault="008166CF">
      <w:pPr>
        <w:pStyle w:val="NoList1"/>
        <w:rPr>
          <w:del w16du:dateUtc="2026-07-07T18:18:00Z" w:author="Author" w:date="2026-07-07T20:18:00Z" w:id="1612"/>
        </w:rPr>
        <w:sectPr w:rsidR="008166CF">
          <w:pgSz w:h="15840" w:w="12240"/>
          <w:pgMar w:bottom="0" w:footer="720" w:gutter="0" w:header="720" w:left="2160" w:right="100" w:top="713"/>
          <w:pgNumType w:start="1"/>
          <w:cols w:space="720"/>
          <w:docGrid w:linePitch="1"/>
        </w:sectPr>
      </w:pPr>
    </w:p>
    <w:p w14:paraId="01967FE6" w14:textId="77777777" w:rsidR="008166CF" w:rsidRDefault="008166CF">
      <w:pPr>
        <w:spacing w:line="0" w:lineRule="atLeast"/>
        <w:rPr>
          <w:del w16du:dateUtc="2026-07-07T18:18:00Z" w:author="Author" w:date="2026-07-07T20:18:00Z" w:id="1613"/>
          <w:rFonts w:ascii="Arial"/>
          <w:color w:val="FF0000"/>
          <w:sz w:val="2"/>
        </w:rPr>
      </w:pPr>
    </w:p>
    <w:p w14:paraId="012BC560" w14:textId="77777777" w:rsidR="008166CF" w:rsidRDefault="00CE63A4">
      <w:pPr>
        <w:spacing w:line="276" w:lineRule="exact"/>
        <w:ind w:left="4620"/>
        <w:rPr>
          <w:del w16du:dateUtc="2026-07-07T18:18:00Z" w:author="Author" w:date="2026-07-07T20:18:00Z" w:id="1614"/>
          <w:color w:val="000000"/>
          <w:sz w:val="24"/>
        </w:rPr>
      </w:pPr>
      <w:bookmarkStart w:id="1615" w:name="br3"/>
      <w:bookmarkEnd w:id="1615"/>
      <w:del w16du:dateUtc="2026-07-07T18:18:00Z" w:author="Author" w:date="2026-07-07T20:18:00Z" w:id="1616">
        <w:r>
          <w:rPr>
            <w:rFonts w:asciiTheme="minorHAnsi"/>
            <w:noProof/>
          </w:rPr>
          <w:pict w14:anchorId="389AC3B6">
            <v:shape alt="" id="_x00001" style="position:absolute;left:0;text-align:left;margin-left:-1pt;margin-top:-1pt;width:3pt;height:3pt;z-index:-251655168;mso-wrap-edited:f;mso-width-percent:0;mso-height-percent:0;mso-position-horizontal:absolute;mso-position-horizontal-relative:page;mso-position-vertical:absolute;mso-position-vertical-relative:page;mso-width-percent:0;mso-height-percent:0" type="#_x0000_t75" o:spid="_x0000_s2075">
              <v:imagedata r:id="rId10"/>
              <w10:wrap anchorx="page" anchory="page"/>
            </v:shape>
          </w:pict>
        </w:r>
        <w:r w:rsidR="00000000">
          <w:rPr>
            <w:color w:val="000000"/>
            <w:sz w:val="24"/>
          </w:rPr>
          <w:delText>3</w:delText>
        </w:r>
      </w:del>
    </w:p>
    <w:p w14:paraId="584D914F" w14:textId="0348DCCC" w:rsidP="0027638C" w:rsidR="009609E8" w:rsidRDefault="00000000" w:rsidRPr="0027638C">
      <w:pPr>
        <w:pStyle w:val="ListParagraph"/>
        <w:numPr>
          <w:ilvl w:val="1"/>
          <w:numId w:val="5"/>
        </w:numPr>
        <w:tabs>
          <w:tab w:pos="1438" w:val="left"/>
          <w:tab w:pos="1440" w:val="left"/>
        </w:tabs>
        <w:spacing w:after="240" w:before="84"/>
        <w:ind w:right="356"/>
        <w:rPr>
          <w:sz w:val="24"/>
          <w:rPrChange w16du:dateUtc="2026-07-07T18:18:00Z" w:author="Author" w:date="2026-07-07T20:18:00Z" w:id="1617">
            <w:rPr>
              <w:rFonts w:ascii="Times New Roman"/>
              <w:color w:val="000000"/>
            </w:rPr>
          </w:rPrChange>
        </w:rPr>
        <w:pPrChange w16du:dateUtc="2026-07-07T18:18:00Z" w:author="Author" w:date="2026-07-07T20:18:00Z" w:id="1618">
          <w:pPr>
            <w:spacing w:after="0" w:before="464" w:line="252" w:lineRule="exact"/>
            <w:ind w:left="720"/>
            <w:jc w:val="left"/>
          </w:pPr>
        </w:pPrChange>
      </w:pPr>
      <w:del w16du:dateUtc="2026-07-07T18:18:00Z" w:author="Author" w:date="2026-07-07T20:18:00Z" w:id="1619">
        <w:r>
          <w:rPr>
            <w:color w:val="000000"/>
          </w:rPr>
          <w:delText>(z)</w:delText>
        </w:r>
        <w:r>
          <w:rPr>
            <w:color w:val="000000"/>
            <w:spacing w:val="421"/>
          </w:rPr>
          <w:delText xml:space="preserve"> </w:delText>
        </w:r>
      </w:del>
      <w:r w:rsidR="00A96A35" w:rsidRPr="0027638C">
        <w:rPr>
          <w:sz w:val="24"/>
          <w:rPrChange w16du:dateUtc="2026-07-07T18:18:00Z" w:author="Author" w:date="2026-07-07T20:18:00Z" w:id="1620">
            <w:rPr>
              <w:rFonts w:ascii="Times New Roman" w:hAnsi="Times New Roman"/>
              <w:color w:val="000000"/>
              <w:spacing w:val="12"/>
            </w:rPr>
          </w:rPrChange>
        </w:rPr>
        <w:t>“</w:t>
      </w:r>
      <w:r w:rsidR="00A96A35" w:rsidRPr="0027638C">
        <w:rPr>
          <w:b/>
          <w:sz w:val="24"/>
          <w:rPrChange w16du:dateUtc="2026-07-07T18:18:00Z" w:author="Author" w:date="2026-07-07T20:18:00Z" w:id="1621">
            <w:rPr>
              <w:rFonts w:ascii="Times New Roman" w:hAnsi="Times New Roman"/>
              <w:color w:val="000000"/>
              <w:spacing w:val="12"/>
            </w:rPr>
          </w:rPrChange>
        </w:rPr>
        <w:t>Eiusmod</w:t>
      </w:r>
      <w:r w:rsidR="00A96A35" w:rsidRPr="0027638C">
        <w:rPr>
          <w:sz w:val="24"/>
          <w:rPrChange w16du:dateUtc="2026-07-07T18:18:00Z" w:author="Author" w:date="2026-07-07T20:18:00Z" w:id="1622">
            <w:rPr>
              <w:rFonts w:ascii="Times New Roman" w:hAnsi="Times New Roman"/>
              <w:color w:val="000000"/>
              <w:spacing w:val="12"/>
            </w:rPr>
          </w:rPrChange>
        </w:rPr>
        <w:t>”</w:t>
      </w:r>
      <w:r w:rsidR="00A96A35" w:rsidRPr="0027638C">
        <w:rPr>
          <w:sz w:val="24"/>
          <w:rPrChange w16du:dateUtc="2026-07-07T18:18:00Z" w:author="Author" w:date="2026-07-07T20:18:00Z" w:id="1623">
            <w:rPr>
              <w:rFonts w:ascii="Times New Roman"/>
              <w:color w:val="000000"/>
              <w:spacing w:val="8"/>
            </w:rPr>
          </w:rPrChange>
        </w:rPr>
        <w:t xml:space="preserve"> </w:t>
      </w:r>
      <w:r w:rsidR="00A96A35" w:rsidRPr="0027638C">
        <w:rPr>
          <w:sz w:val="24"/>
          <w:rPrChange w16du:dateUtc="2026-07-07T18:18:00Z" w:author="Author" w:date="2026-07-07T20:18:00Z" w:id="1624">
            <w:rPr>
              <w:rFonts w:ascii="Times New Roman"/>
              <w:color w:val="000000"/>
            </w:rPr>
          </w:rPrChange>
        </w:rPr>
        <w:t>tempor</w:t>
      </w:r>
      <w:r w:rsidR="00A96A35" w:rsidRPr="0027638C">
        <w:rPr>
          <w:sz w:val="24"/>
          <w:rPrChange w16du:dateUtc="2026-07-07T18:18:00Z" w:author="Author" w:date="2026-07-07T20:18:00Z" w:id="1625">
            <w:rPr>
              <w:rFonts w:ascii="Times New Roman"/>
              <w:color w:val="000000"/>
              <w:spacing w:val="20"/>
            </w:rPr>
          </w:rPrChange>
        </w:rPr>
        <w:t xml:space="preserve"> </w:t>
      </w:r>
      <w:r w:rsidR="00A96A35" w:rsidRPr="0027638C">
        <w:rPr>
          <w:sz w:val="24"/>
          <w:rPrChange w16du:dateUtc="2026-07-07T18:18:00Z" w:author="Author" w:date="2026-07-07T20:18:00Z" w:id="1626">
            <w:rPr>
              <w:rFonts w:ascii="Times New Roman"/>
              <w:color w:val="000000"/>
            </w:rPr>
          </w:rPrChange>
        </w:rPr>
        <w:t>incididunt</w:t>
      </w:r>
      <w:r w:rsidR="00A96A35" w:rsidRPr="0027638C">
        <w:rPr>
          <w:sz w:val="24"/>
          <w:rPrChange w16du:dateUtc="2026-07-07T18:18:00Z" w:author="Author" w:date="2026-07-07T20:18:00Z" w:id="1627">
            <w:rPr>
              <w:rFonts w:ascii="Times New Roman"/>
              <w:color w:val="000000"/>
              <w:spacing w:val="20"/>
            </w:rPr>
          </w:rPrChange>
        </w:rPr>
        <w:t xml:space="preserve"> </w:t>
      </w:r>
      <w:r w:rsidR="00A96A35" w:rsidRPr="0027638C">
        <w:rPr>
          <w:sz w:val="24"/>
          <w:rPrChange w16du:dateUtc="2026-07-07T18:18:00Z" w:author="Author" w:date="2026-07-07T20:18:00Z" w:id="1628">
            <w:rPr>
              <w:rFonts w:ascii="Times New Roman"/>
              <w:color w:val="000000"/>
            </w:rPr>
          </w:rPrChange>
        </w:rPr>
        <w:t>ut</w:t>
      </w:r>
      <w:r w:rsidR="00A96A35" w:rsidRPr="0027638C">
        <w:rPr>
          <w:sz w:val="24"/>
          <w:rPrChange w16du:dateUtc="2026-07-07T18:18:00Z" w:author="Author" w:date="2026-07-07T20:18:00Z" w:id="1629">
            <w:rPr>
              <w:rFonts w:ascii="Times New Roman"/>
              <w:color w:val="000000"/>
              <w:spacing w:val="20"/>
            </w:rPr>
          </w:rPrChange>
        </w:rPr>
        <w:t xml:space="preserve"> </w:t>
      </w:r>
      <w:r w:rsidR="00A96A35" w:rsidRPr="0027638C">
        <w:rPr>
          <w:sz w:val="24"/>
          <w:rPrChange w16du:dateUtc="2026-07-07T18:18:00Z" w:author="Author" w:date="2026-07-07T20:18:00Z" w:id="1630">
            <w:rPr>
              <w:rFonts w:ascii="Times New Roman"/>
              <w:color w:val="000000"/>
            </w:rPr>
          </w:rPrChange>
        </w:rPr>
        <w:t>labore</w:t>
      </w:r>
      <w:r w:rsidR="00A96A35" w:rsidRPr="0027638C">
        <w:rPr>
          <w:sz w:val="24"/>
          <w:rPrChange w16du:dateUtc="2026-07-07T18:18:00Z" w:author="Author" w:date="2026-07-07T20:18:00Z" w:id="1631">
            <w:rPr>
              <w:rFonts w:ascii="Times New Roman"/>
              <w:color w:val="000000"/>
              <w:spacing w:val="20"/>
            </w:rPr>
          </w:rPrChange>
        </w:rPr>
        <w:t xml:space="preserve"> </w:t>
      </w:r>
      <w:r w:rsidR="00A96A35" w:rsidRPr="0027638C">
        <w:rPr>
          <w:sz w:val="24"/>
          <w:rPrChange w16du:dateUtc="2026-07-07T18:18:00Z" w:author="Author" w:date="2026-07-07T20:18:00Z" w:id="1632">
            <w:rPr>
              <w:rFonts w:ascii="Times New Roman"/>
              <w:color w:val="000000"/>
            </w:rPr>
          </w:rPrChange>
        </w:rPr>
        <w:t>et</w:t>
      </w:r>
      <w:r w:rsidR="00A96A35" w:rsidRPr="0027638C">
        <w:rPr>
          <w:sz w:val="24"/>
          <w:rPrChange w16du:dateUtc="2026-07-07T18:18:00Z" w:author="Author" w:date="2026-07-07T20:18:00Z" w:id="1633">
            <w:rPr>
              <w:rFonts w:ascii="Times New Roman"/>
              <w:color w:val="000000"/>
              <w:spacing w:val="20"/>
            </w:rPr>
          </w:rPrChange>
        </w:rPr>
        <w:t xml:space="preserve"> </w:t>
      </w:r>
      <w:r w:rsidR="00A96A35" w:rsidRPr="0027638C">
        <w:rPr>
          <w:sz w:val="24"/>
          <w:rPrChange w16du:dateUtc="2026-07-07T18:18:00Z" w:author="Author" w:date="2026-07-07T20:18:00Z" w:id="1634">
            <w:rPr>
              <w:rFonts w:ascii="Times New Roman"/>
              <w:color w:val="000000"/>
            </w:rPr>
          </w:rPrChange>
        </w:rPr>
        <w:t>dolore</w:t>
      </w:r>
      <w:r w:rsidR="00A96A35" w:rsidRPr="0027638C">
        <w:rPr>
          <w:sz w:val="24"/>
          <w:rPrChange w16du:dateUtc="2026-07-07T18:18:00Z" w:author="Author" w:date="2026-07-07T20:18:00Z" w:id="1635">
            <w:rPr>
              <w:rFonts w:ascii="Times New Roman"/>
              <w:color w:val="000000"/>
              <w:spacing w:val="20"/>
            </w:rPr>
          </w:rPrChange>
        </w:rPr>
        <w:t xml:space="preserve"> </w:t>
      </w:r>
      <w:r w:rsidR="00A96A35" w:rsidRPr="0027638C">
        <w:rPr>
          <w:sz w:val="24"/>
          <w:rPrChange w16du:dateUtc="2026-07-07T18:18:00Z" w:author="Author" w:date="2026-07-07T20:18:00Z" w:id="1636">
            <w:rPr>
              <w:rFonts w:ascii="Times New Roman"/>
              <w:color w:val="000000"/>
            </w:rPr>
          </w:rPrChange>
        </w:rPr>
        <w:t>magna</w:t>
      </w:r>
      <w:r w:rsidR="00A96A35" w:rsidRPr="0027638C">
        <w:rPr>
          <w:sz w:val="24"/>
          <w:rPrChange w16du:dateUtc="2026-07-07T18:18:00Z" w:author="Author" w:date="2026-07-07T20:18:00Z" w:id="1637">
            <w:rPr>
              <w:rFonts w:ascii="Times New Roman"/>
              <w:color w:val="000000"/>
              <w:spacing w:val="20"/>
            </w:rPr>
          </w:rPrChange>
        </w:rPr>
        <w:t xml:space="preserve"> </w:t>
      </w:r>
      <w:r w:rsidR="00A96A35" w:rsidRPr="0027638C">
        <w:rPr>
          <w:sz w:val="24"/>
          <w:rPrChange w16du:dateUtc="2026-07-07T18:18:00Z" w:author="Author" w:date="2026-07-07T20:18:00Z" w:id="1638">
            <w:rPr>
              <w:rFonts w:ascii="Times New Roman"/>
              <w:color w:val="000000"/>
            </w:rPr>
          </w:rPrChange>
        </w:rPr>
        <w:t>aliqua</w:t>
      </w:r>
      <w:r w:rsidR="00A96A35" w:rsidRPr="0027638C">
        <w:rPr>
          <w:sz w:val="24"/>
          <w:rPrChange w16du:dateUtc="2026-07-07T18:18:00Z" w:author="Author" w:date="2026-07-07T20:18:00Z" w:id="1639">
            <w:rPr>
              <w:rFonts w:ascii="Times New Roman"/>
              <w:color w:val="000000"/>
              <w:spacing w:val="20"/>
            </w:rPr>
          </w:rPrChange>
        </w:rPr>
        <w:t xml:space="preserve"> </w:t>
      </w:r>
      <w:r w:rsidR="00A96A35" w:rsidRPr="0027638C">
        <w:rPr>
          <w:sz w:val="24"/>
          <w:rPrChange w16du:dateUtc="2026-07-07T18:18:00Z" w:author="Author" w:date="2026-07-07T20:18:00Z" w:id="1640">
            <w:rPr>
              <w:rFonts w:ascii="Times New Roman"/>
              <w:color w:val="000000"/>
            </w:rPr>
          </w:rPrChange>
        </w:rPr>
        <w:t>lorem</w:t>
      </w:r>
      <w:r w:rsidR="00A96A35" w:rsidRPr="0027638C">
        <w:rPr>
          <w:sz w:val="24"/>
          <w:rPrChange w16du:dateUtc="2026-07-07T18:18:00Z" w:author="Author" w:date="2026-07-07T20:18:00Z" w:id="1641">
            <w:rPr>
              <w:rFonts w:ascii="Times New Roman"/>
              <w:color w:val="000000"/>
              <w:spacing w:val="20"/>
            </w:rPr>
          </w:rPrChange>
        </w:rPr>
        <w:t xml:space="preserve"> </w:t>
      </w:r>
      <w:r w:rsidR="00A96A35" w:rsidRPr="0027638C">
        <w:rPr>
          <w:sz w:val="24"/>
          <w:rPrChange w16du:dateUtc="2026-07-07T18:18:00Z" w:author="Author" w:date="2026-07-07T20:18:00Z" w:id="1642">
            <w:rPr>
              <w:rFonts w:ascii="Times New Roman"/>
              <w:color w:val="000000"/>
            </w:rPr>
          </w:rPrChange>
        </w:rPr>
        <w:t>ipsum</w:t>
      </w:r>
      <w:r w:rsidR="00A96A35" w:rsidRPr="0027638C">
        <w:rPr>
          <w:sz w:val="24"/>
          <w:rPrChange w16du:dateUtc="2026-07-07T18:18:00Z" w:author="Author" w:date="2026-07-07T20:18:00Z" w:id="1643">
            <w:rPr>
              <w:rFonts w:ascii="Times New Roman"/>
              <w:color w:val="000000"/>
              <w:spacing w:val="20"/>
            </w:rPr>
          </w:rPrChange>
        </w:rPr>
        <w:t xml:space="preserve"> </w:t>
      </w:r>
      <w:r w:rsidR="00A96A35" w:rsidRPr="0027638C">
        <w:rPr>
          <w:sz w:val="24"/>
          <w:rPrChange w16du:dateUtc="2026-07-07T18:18:00Z" w:author="Author" w:date="2026-07-07T20:18:00Z" w:id="1644">
            <w:rPr>
              <w:rFonts w:ascii="Times New Roman"/>
              <w:color w:val="000000"/>
            </w:rPr>
          </w:rPrChange>
        </w:rPr>
        <w:t>dolor</w:t>
      </w:r>
      <w:r w:rsidR="00A96A35" w:rsidRPr="0027638C">
        <w:rPr>
          <w:sz w:val="24"/>
          <w:rPrChange w16du:dateUtc="2026-07-07T18:18:00Z" w:author="Author" w:date="2026-07-07T20:18:00Z" w:id="1645">
            <w:rPr>
              <w:rFonts w:ascii="Times New Roman"/>
              <w:color w:val="000000"/>
              <w:spacing w:val="20"/>
            </w:rPr>
          </w:rPrChange>
        </w:rPr>
        <w:t xml:space="preserve"> </w:t>
      </w:r>
      <w:r w:rsidR="00A96A35" w:rsidRPr="0027638C">
        <w:rPr>
          <w:sz w:val="24"/>
          <w:rPrChange w16du:dateUtc="2026-07-07T18:18:00Z" w:author="Author" w:date="2026-07-07T20:18:00Z" w:id="1646">
            <w:rPr>
              <w:rFonts w:ascii="Times New Roman"/>
              <w:color w:val="000000"/>
            </w:rPr>
          </w:rPrChange>
        </w:rPr>
        <w:t>sit</w:t>
      </w:r>
      <w:r w:rsidR="00A96A35" w:rsidRPr="0027638C">
        <w:rPr>
          <w:sz w:val="24"/>
          <w:rPrChange w16du:dateUtc="2026-07-07T18:18:00Z" w:author="Author" w:date="2026-07-07T20:18:00Z" w:id="1647">
            <w:rPr>
              <w:rFonts w:ascii="Times New Roman"/>
              <w:color w:val="000000"/>
              <w:spacing w:val="20"/>
            </w:rPr>
          </w:rPrChange>
        </w:rPr>
        <w:t xml:space="preserve"> </w:t>
      </w:r>
      <w:r w:rsidR="00A96A35" w:rsidRPr="0027638C">
        <w:rPr>
          <w:sz w:val="24"/>
          <w:rPrChange w16du:dateUtc="2026-07-07T18:18:00Z" w:author="Author" w:date="2026-07-07T20:18:00Z" w:id="1648">
            <w:rPr>
              <w:rFonts w:ascii="Times New Roman"/>
              <w:color w:val="000000"/>
            </w:rPr>
          </w:rPrChange>
        </w:rPr>
        <w:t>amet</w:t>
      </w:r>
      <w:r w:rsidR="00A96A35" w:rsidRPr="0027638C">
        <w:rPr>
          <w:sz w:val="24"/>
          <w:rPrChange w16du:dateUtc="2026-07-07T18:18:00Z" w:author="Author" w:date="2026-07-07T20:18:00Z" w:id="1649">
            <w:rPr>
              <w:rFonts w:ascii="Times New Roman"/>
              <w:color w:val="000000"/>
              <w:spacing w:val="20"/>
            </w:rPr>
          </w:rPrChange>
        </w:rPr>
        <w:t xml:space="preserve"> </w:t>
      </w:r>
      <w:r w:rsidR="00A96A35" w:rsidRPr="0027638C">
        <w:rPr>
          <w:sz w:val="24"/>
          <w:rPrChange w16du:dateUtc="2026-07-07T18:18:00Z" w:author="Author" w:date="2026-07-07T20:18:00Z" w:id="1650">
            <w:rPr>
              <w:rFonts w:ascii="Times New Roman"/>
              <w:color w:val="000000"/>
            </w:rPr>
          </w:rPrChange>
        </w:rPr>
        <w:t>consectetur</w:t>
      </w:r>
      <w:r w:rsidR="00A96A35" w:rsidRPr="0027638C">
        <w:rPr>
          <w:sz w:val="24"/>
          <w:rPrChange w16du:dateUtc="2026-07-07T18:18:00Z" w:author="Author" w:date="2026-07-07T20:18:00Z" w:id="1651">
            <w:rPr>
              <w:rFonts w:ascii="Times New Roman"/>
              <w:color w:val="000000"/>
              <w:spacing w:val="20"/>
            </w:rPr>
          </w:rPrChange>
        </w:rPr>
        <w:t xml:space="preserve"> </w:t>
      </w:r>
      <w:r w:rsidR="00A96A35" w:rsidRPr="0027638C">
        <w:rPr>
          <w:sz w:val="24"/>
          <w:rPrChange w16du:dateUtc="2026-07-07T18:18:00Z" w:author="Author" w:date="2026-07-07T20:18:00Z" w:id="1652">
            <w:rPr>
              <w:rFonts w:ascii="Times New Roman" w:hAnsi="Times New Roman"/>
              <w:color w:val="000000"/>
            </w:rPr>
          </w:rPrChange>
        </w:rPr>
        <w:t>adipiscing</w:t>
      </w:r>
      <w:del w16du:dateUtc="2026-07-07T18:18:00Z" w:author="Author" w:date="2026-07-07T20:18:00Z" w:id="1653">
        <w:r>
          <w:rPr>
            <w:color w:val="000000"/>
          </w:rPr>
          <w:cr/>
        </w:r>
      </w:del>
      <w:r w:rsidR="00A96A35" w:rsidRPr="0027638C">
        <w:rPr>
          <w:sz w:val="24"/>
          <w:rPrChange w16du:dateUtc="2026-07-07T18:18:00Z" w:author="Author" w:date="2026-07-07T20:18:00Z" w:id="1654">
            <w:rPr>
              <w:rFonts w:ascii="Times New Roman"/>
              <w:color w:val="000000"/>
              <w:spacing w:val="665"/>
            </w:rPr>
          </w:rPrChange>
        </w:rPr>
        <w:t xml:space="preserve"> </w:t>
      </w:r>
      <w:r w:rsidR="00A96A35" w:rsidRPr="0027638C">
        <w:rPr>
          <w:sz w:val="24"/>
          <w:rPrChange w16du:dateUtc="2026-07-07T18:18:00Z" w:author="Author" w:date="2026-07-07T20:18:00Z" w:id="1655">
            <w:rPr>
              <w:rFonts w:ascii="Times New Roman"/>
              <w:color w:val="000000"/>
            </w:rPr>
          </w:rPrChange>
        </w:rPr>
        <w:t>Elit</w:t>
      </w:r>
      <w:r w:rsidR="00A96A35" w:rsidRPr="0027638C">
        <w:rPr>
          <w:sz w:val="24"/>
          <w:rPrChange w16du:dateUtc="2026-07-07T18:18:00Z" w:author="Author" w:date="2026-07-07T20:18:00Z" w:id="1656">
            <w:rPr>
              <w:rFonts w:ascii="Times New Roman"/>
              <w:color w:val="000000"/>
              <w:spacing w:val="34"/>
            </w:rPr>
          </w:rPrChange>
        </w:rPr>
        <w:t xml:space="preserve"> </w:t>
      </w:r>
      <w:r w:rsidR="00A96A35" w:rsidRPr="0027638C">
        <w:rPr>
          <w:sz w:val="24"/>
          <w:rPrChange w16du:dateUtc="2026-07-07T18:18:00Z" w:author="Author" w:date="2026-07-07T20:18:00Z" w:id="1657">
            <w:rPr>
              <w:rFonts w:ascii="Times New Roman"/>
              <w:color w:val="000000"/>
            </w:rPr>
          </w:rPrChange>
        </w:rPr>
        <w:t>sed</w:t>
      </w:r>
      <w:r w:rsidR="00A96A35" w:rsidRPr="0027638C">
        <w:rPr>
          <w:sz w:val="24"/>
          <w:rPrChange w16du:dateUtc="2026-07-07T18:18:00Z" w:author="Author" w:date="2026-07-07T20:18:00Z" w:id="1658">
            <w:rPr>
              <w:rFonts w:ascii="Times New Roman"/>
              <w:color w:val="000000"/>
              <w:spacing w:val="34"/>
            </w:rPr>
          </w:rPrChange>
        </w:rPr>
        <w:t xml:space="preserve"> </w:t>
      </w:r>
      <w:r w:rsidR="00A96A35" w:rsidRPr="0027638C">
        <w:rPr>
          <w:sz w:val="24"/>
          <w:rPrChange w16du:dateUtc="2026-07-07T18:18:00Z" w:author="Author" w:date="2026-07-07T20:18:00Z" w:id="1659">
            <w:rPr>
              <w:rFonts w:ascii="Times New Roman"/>
              <w:color w:val="000000"/>
            </w:rPr>
          </w:rPrChange>
        </w:rPr>
        <w:t>do</w:t>
      </w:r>
      <w:r w:rsidR="00A96A35" w:rsidRPr="0027638C">
        <w:rPr>
          <w:sz w:val="24"/>
          <w:rPrChange w16du:dateUtc="2026-07-07T18:18:00Z" w:author="Author" w:date="2026-07-07T20:18:00Z" w:id="1660">
            <w:rPr>
              <w:rFonts w:ascii="Times New Roman"/>
              <w:color w:val="000000"/>
              <w:spacing w:val="34"/>
            </w:rPr>
          </w:rPrChange>
        </w:rPr>
        <w:t xml:space="preserve"> </w:t>
      </w:r>
      <w:r w:rsidR="00A96A35" w:rsidRPr="0027638C">
        <w:rPr>
          <w:sz w:val="24"/>
          <w:rPrChange w16du:dateUtc="2026-07-07T18:18:00Z" w:author="Author" w:date="2026-07-07T20:18:00Z" w:id="1661">
            <w:rPr>
              <w:rFonts w:ascii="Times New Roman"/>
              <w:color w:val="000000"/>
            </w:rPr>
          </w:rPrChange>
        </w:rPr>
        <w:t>eiusmod</w:t>
      </w:r>
      <w:r w:rsidR="00A96A35" w:rsidRPr="0027638C">
        <w:rPr>
          <w:sz w:val="24"/>
          <w:rPrChange w16du:dateUtc="2026-07-07T18:18:00Z" w:author="Author" w:date="2026-07-07T20:18:00Z" w:id="1662">
            <w:rPr>
              <w:rFonts w:ascii="Times New Roman"/>
              <w:color w:val="000000"/>
              <w:spacing w:val="34"/>
            </w:rPr>
          </w:rPrChange>
        </w:rPr>
        <w:t xml:space="preserve"> </w:t>
      </w:r>
      <w:r w:rsidR="00A96A35" w:rsidRPr="0027638C">
        <w:rPr>
          <w:sz w:val="24"/>
          <w:rPrChange w16du:dateUtc="2026-07-07T18:18:00Z" w:author="Author" w:date="2026-07-07T20:18:00Z" w:id="1663">
            <w:rPr>
              <w:rFonts w:ascii="Times New Roman"/>
              <w:color w:val="000000"/>
            </w:rPr>
          </w:rPrChange>
        </w:rPr>
        <w:t>tempor</w:t>
      </w:r>
      <w:r w:rsidR="00A96A35" w:rsidRPr="0027638C">
        <w:rPr>
          <w:sz w:val="24"/>
          <w:rPrChange w16du:dateUtc="2026-07-07T18:18:00Z" w:author="Author" w:date="2026-07-07T20:18:00Z" w:id="1664">
            <w:rPr>
              <w:rFonts w:ascii="Times New Roman"/>
              <w:color w:val="000000"/>
              <w:spacing w:val="34"/>
            </w:rPr>
          </w:rPrChange>
        </w:rPr>
        <w:t xml:space="preserve"> </w:t>
      </w:r>
      <w:r w:rsidR="00A96A35" w:rsidRPr="0027638C">
        <w:rPr>
          <w:sz w:val="24"/>
          <w:rPrChange w16du:dateUtc="2026-07-07T18:18:00Z" w:author="Author" w:date="2026-07-07T20:18:00Z" w:id="1665">
            <w:rPr>
              <w:rFonts w:ascii="Times New Roman"/>
              <w:color w:val="000000"/>
            </w:rPr>
          </w:rPrChange>
        </w:rPr>
        <w:t>incididunt</w:t>
      </w:r>
      <w:r w:rsidR="00A96A35" w:rsidRPr="0027638C">
        <w:rPr>
          <w:sz w:val="24"/>
          <w:rPrChange w16du:dateUtc="2026-07-07T18:18:00Z" w:author="Author" w:date="2026-07-07T20:18:00Z" w:id="1666">
            <w:rPr>
              <w:rFonts w:ascii="Times New Roman"/>
              <w:color w:val="000000"/>
              <w:spacing w:val="34"/>
            </w:rPr>
          </w:rPrChange>
        </w:rPr>
        <w:t xml:space="preserve"> </w:t>
      </w:r>
      <w:r w:rsidR="00A96A35" w:rsidRPr="0027638C">
        <w:rPr>
          <w:sz w:val="24"/>
          <w:rPrChange w16du:dateUtc="2026-07-07T18:18:00Z" w:author="Author" w:date="2026-07-07T20:18:00Z" w:id="1667">
            <w:rPr>
              <w:rFonts w:ascii="Times New Roman"/>
              <w:color w:val="000000"/>
            </w:rPr>
          </w:rPrChange>
        </w:rPr>
        <w:t>ut</w:t>
      </w:r>
      <w:r w:rsidR="00A96A35" w:rsidRPr="0027638C">
        <w:rPr>
          <w:sz w:val="24"/>
          <w:rPrChange w16du:dateUtc="2026-07-07T18:18:00Z" w:author="Author" w:date="2026-07-07T20:18:00Z" w:id="1668">
            <w:rPr>
              <w:rFonts w:ascii="Times New Roman"/>
              <w:color w:val="000000"/>
              <w:spacing w:val="34"/>
            </w:rPr>
          </w:rPrChange>
        </w:rPr>
        <w:t xml:space="preserve"> </w:t>
      </w:r>
      <w:r w:rsidR="00A96A35" w:rsidRPr="0027638C">
        <w:rPr>
          <w:sz w:val="24"/>
          <w:rPrChange w16du:dateUtc="2026-07-07T18:18:00Z" w:author="Author" w:date="2026-07-07T20:18:00Z" w:id="1669">
            <w:rPr>
              <w:rFonts w:ascii="Times New Roman"/>
              <w:color w:val="000000"/>
            </w:rPr>
          </w:rPrChange>
        </w:rPr>
        <w:t>labore</w:t>
      </w:r>
      <w:r w:rsidR="00A96A35" w:rsidRPr="0027638C">
        <w:rPr>
          <w:sz w:val="24"/>
          <w:rPrChange w16du:dateUtc="2026-07-07T18:18:00Z" w:author="Author" w:date="2026-07-07T20:18:00Z" w:id="1670">
            <w:rPr>
              <w:rFonts w:ascii="Times New Roman"/>
              <w:color w:val="000000"/>
              <w:spacing w:val="34"/>
            </w:rPr>
          </w:rPrChange>
        </w:rPr>
        <w:t xml:space="preserve"> </w:t>
      </w:r>
      <w:r w:rsidR="00A96A35" w:rsidRPr="0027638C">
        <w:rPr>
          <w:sz w:val="24"/>
          <w:rPrChange w16du:dateUtc="2026-07-07T18:18:00Z" w:author="Author" w:date="2026-07-07T20:18:00Z" w:id="1671">
            <w:rPr>
              <w:rFonts w:ascii="Times New Roman"/>
              <w:color w:val="000000"/>
            </w:rPr>
          </w:rPrChange>
        </w:rPr>
        <w:t>et</w:t>
      </w:r>
      <w:r w:rsidR="00A96A35" w:rsidRPr="0027638C">
        <w:rPr>
          <w:sz w:val="24"/>
          <w:rPrChange w16du:dateUtc="2026-07-07T18:18:00Z" w:author="Author" w:date="2026-07-07T20:18:00Z" w:id="1672">
            <w:rPr>
              <w:rFonts w:ascii="Times New Roman"/>
              <w:color w:val="000000"/>
              <w:spacing w:val="34"/>
            </w:rPr>
          </w:rPrChange>
        </w:rPr>
        <w:t xml:space="preserve"> </w:t>
      </w:r>
      <w:r w:rsidR="00A96A35" w:rsidRPr="0027638C">
        <w:rPr>
          <w:sz w:val="24"/>
          <w:rPrChange w16du:dateUtc="2026-07-07T18:18:00Z" w:author="Author" w:date="2026-07-07T20:18:00Z" w:id="1673">
            <w:rPr>
              <w:rFonts w:ascii="Times New Roman"/>
              <w:color w:val="000000"/>
            </w:rPr>
          </w:rPrChange>
        </w:rPr>
        <w:t>dolore</w:t>
      </w:r>
      <w:r w:rsidR="00A96A35" w:rsidRPr="0027638C">
        <w:rPr>
          <w:sz w:val="24"/>
          <w:rPrChange w16du:dateUtc="2026-07-07T18:18:00Z" w:author="Author" w:date="2026-07-07T20:18:00Z" w:id="1674">
            <w:rPr>
              <w:rFonts w:ascii="Times New Roman"/>
              <w:color w:val="000000"/>
              <w:spacing w:val="34"/>
            </w:rPr>
          </w:rPrChange>
        </w:rPr>
        <w:t xml:space="preserve"> </w:t>
      </w:r>
      <w:r w:rsidR="00A96A35" w:rsidRPr="0027638C">
        <w:rPr>
          <w:sz w:val="24"/>
          <w:rPrChange w16du:dateUtc="2026-07-07T18:18:00Z" w:author="Author" w:date="2026-07-07T20:18:00Z" w:id="1675">
            <w:rPr>
              <w:rFonts w:ascii="Times New Roman"/>
              <w:color w:val="000000"/>
            </w:rPr>
          </w:rPrChange>
        </w:rPr>
        <w:t>magna</w:t>
      </w:r>
      <w:r w:rsidR="00A96A35" w:rsidRPr="0027638C">
        <w:rPr>
          <w:sz w:val="24"/>
          <w:rPrChange w16du:dateUtc="2026-07-07T18:18:00Z" w:author="Author" w:date="2026-07-07T20:18:00Z" w:id="1676">
            <w:rPr>
              <w:rFonts w:ascii="Times New Roman"/>
              <w:color w:val="000000"/>
              <w:spacing w:val="34"/>
            </w:rPr>
          </w:rPrChange>
        </w:rPr>
        <w:t xml:space="preserve"> </w:t>
      </w:r>
      <w:r w:rsidR="00A96A35" w:rsidRPr="0027638C">
        <w:rPr>
          <w:sz w:val="24"/>
          <w:rPrChange w16du:dateUtc="2026-07-07T18:18:00Z" w:author="Author" w:date="2026-07-07T20:18:00Z" w:id="1677">
            <w:rPr>
              <w:rFonts w:ascii="Times New Roman"/>
              <w:color w:val="000000"/>
            </w:rPr>
          </w:rPrChange>
        </w:rPr>
        <w:lastRenderedPageBreak/>
        <w:t>Aliqua</w:t>
      </w:r>
      <w:r w:rsidR="00A96A35" w:rsidRPr="0027638C">
        <w:rPr>
          <w:sz w:val="24"/>
          <w:rPrChange w16du:dateUtc="2026-07-07T18:18:00Z" w:author="Author" w:date="2026-07-07T20:18:00Z" w:id="1678">
            <w:rPr>
              <w:rFonts w:ascii="Times New Roman"/>
              <w:color w:val="000000"/>
              <w:spacing w:val="34"/>
            </w:rPr>
          </w:rPrChange>
        </w:rPr>
        <w:t xml:space="preserve"> </w:t>
      </w:r>
      <w:r w:rsidR="00A96A35" w:rsidRPr="0027638C">
        <w:rPr>
          <w:sz w:val="24"/>
          <w:rPrChange w16du:dateUtc="2026-07-07T18:18:00Z" w:author="Author" w:date="2026-07-07T20:18:00Z" w:id="1679">
            <w:rPr>
              <w:rFonts w:ascii="Times New Roman" w:hAnsi="Times New Roman"/>
              <w:color w:val="000000"/>
            </w:rPr>
          </w:rPrChange>
        </w:rPr>
        <w:t>lorem</w:t>
      </w:r>
      <w:del w16du:dateUtc="2026-07-07T18:18:00Z" w:author="Author" w:date="2026-07-07T20:18:00Z" w:id="1680">
        <w:r>
          <w:rPr>
            <w:color w:val="000000"/>
          </w:rPr>
          <w:cr/>
        </w:r>
      </w:del>
      <w:r w:rsidR="00A96A35" w:rsidRPr="0027638C">
        <w:rPr>
          <w:sz w:val="24"/>
          <w:rPrChange w16du:dateUtc="2026-07-07T18:18:00Z" w:author="Author" w:date="2026-07-07T20:18:00Z" w:id="1681">
            <w:rPr>
              <w:rFonts w:ascii="Times New Roman"/>
              <w:color w:val="000000"/>
              <w:spacing w:val="665"/>
            </w:rPr>
          </w:rPrChange>
        </w:rPr>
        <w:t xml:space="preserve"> </w:t>
      </w:r>
      <w:r w:rsidR="00A96A35" w:rsidRPr="0027638C">
        <w:rPr>
          <w:spacing w:val="-2"/>
          <w:sz w:val="24"/>
          <w:rPrChange w16du:dateUtc="2026-07-07T18:18:00Z" w:author="Author" w:date="2026-07-07T20:18:00Z" w:id="1682">
            <w:rPr>
              <w:rFonts w:ascii="Times New Roman"/>
              <w:color w:val="000000"/>
            </w:rPr>
          </w:rPrChange>
        </w:rPr>
        <w:t>ipsum.</w:t>
      </w:r>
    </w:p>
    <w:p w14:paraId="6E464C29" w14:textId="4046C711" w:rsidP="0027638C" w:rsidR="00A4209A" w:rsidRDefault="00000000" w:rsidRPr="0027638C">
      <w:pPr>
        <w:pStyle w:val="ListParagraph"/>
        <w:numPr>
          <w:ilvl w:val="1"/>
          <w:numId w:val="5"/>
        </w:numPr>
        <w:tabs>
          <w:tab w:pos="1438" w:val="left"/>
          <w:tab w:pos="1440" w:val="left"/>
        </w:tabs>
        <w:spacing w:after="240" w:before="84"/>
        <w:ind w:right="356"/>
        <w:rPr>
          <w:ins w16du:dateUtc="2026-07-07T18:18:00Z" w:author="Author" w:date="2026-07-07T20:18:00Z" w:id="1683"/>
          <w:sz w:val="24"/>
          <w:szCs w:val="24"/>
        </w:rPr>
      </w:pPr>
      <w:del w16du:dateUtc="2026-07-07T18:18:00Z" w:author="Author" w:date="2026-07-07T20:18:00Z" w:id="1684">
        <w:r>
          <w:rPr>
            <w:color w:val="000000"/>
          </w:rPr>
          <w:delText>(aa)</w:delText>
        </w:r>
        <w:r>
          <w:rPr>
            <w:color w:val="000000"/>
            <w:spacing w:val="323"/>
          </w:rPr>
          <w:delText xml:space="preserve"> </w:delText>
        </w:r>
      </w:del>
      <w:ins w16du:dateUtc="2026-07-07T18:18:00Z" w:author="Author" w:date="2026-07-07T20:18:00Z" w:id="1685">
        <w:r w:rsidR="00A4209A" w:rsidRPr="0027638C">
          <w:rPr>
            <w:sz w:val="24"/>
            <w:szCs w:val="24"/>
          </w:rPr>
          <w:t>“</w:t>
        </w:r>
        <w:r w:rsidR="00A4209A" w:rsidRPr="0027638C">
          <w:rPr>
            <w:b/>
            <w:bCs/>
            <w:sz w:val="24"/>
            <w:szCs w:val="24"/>
          </w:rPr>
          <w:t>Dolor</w:t>
        </w:r>
        <w:r w:rsidR="00A4209A" w:rsidRPr="0027638C">
          <w:rPr>
            <w:sz w:val="24"/>
            <w:szCs w:val="24"/>
          </w:rPr>
          <w:t>” sit amet CONSECTETUR-adipiscing elit, sed, do, eiusmod, tempor incididunt ut labore Et Dolore Magna aliqua lorem Ipsum Dolor Sit amet Consectetur-Adipiscing Elit, sed do, eiusmod, tempor, incididunt ut labore et dolore MAGNA-aliqua lorem ipsum dolor.</w:t>
        </w:r>
      </w:ins>
    </w:p>
    <w:p w14:paraId="6915EDAF" w14:textId="77777777" w:rsidP="0027638C" w:rsidR="0061644A" w:rsidRDefault="0061644A" w:rsidRPr="0027638C">
      <w:pPr>
        <w:pStyle w:val="ListParagraph"/>
        <w:numPr>
          <w:ilvl w:val="1"/>
          <w:numId w:val="5"/>
        </w:numPr>
        <w:tabs>
          <w:tab w:pos="1438" w:val="left"/>
          <w:tab w:pos="1440" w:val="left"/>
        </w:tabs>
        <w:spacing w:after="240" w:before="84"/>
        <w:ind w:right="356"/>
        <w:rPr>
          <w:sz w:val="24"/>
          <w:rPrChange w16du:dateUtc="2026-07-07T18:18:00Z" w:author="Author" w:date="2026-07-07T20:18:00Z" w:id="1686">
            <w:rPr>
              <w:rFonts w:ascii="Times New Roman"/>
              <w:color w:val="000000"/>
            </w:rPr>
          </w:rPrChange>
        </w:rPr>
        <w:pPrChange w16du:dateUtc="2026-07-07T18:18:00Z" w:author="Author" w:date="2026-07-07T20:18:00Z" w:id="1687">
          <w:pPr>
            <w:spacing w:after="0" w:before="241" w:line="253" w:lineRule="exact"/>
            <w:ind w:left="720"/>
            <w:jc w:val="left"/>
          </w:pPr>
        </w:pPrChange>
      </w:pPr>
      <w:r w:rsidRPr="0027638C">
        <w:rPr>
          <w:sz w:val="24"/>
          <w:rPrChange w16du:dateUtc="2026-07-07T18:18:00Z" w:author="Author" w:date="2026-07-07T20:18:00Z" w:id="1688">
            <w:rPr>
              <w:rFonts w:ascii="Times New Roman" w:hAnsi="Times New Roman"/>
              <w:color w:val="000000"/>
              <w:spacing w:val="7"/>
            </w:rPr>
          </w:rPrChange>
        </w:rPr>
        <w:t>“</w:t>
      </w:r>
      <w:r w:rsidRPr="0027638C">
        <w:rPr>
          <w:b/>
          <w:sz w:val="24"/>
          <w:rPrChange w16du:dateUtc="2026-07-07T18:18:00Z" w:author="Author" w:date="2026-07-07T20:18:00Z" w:id="1689">
            <w:rPr>
              <w:rFonts w:ascii="Times New Roman" w:hAnsi="Times New Roman"/>
              <w:color w:val="000000"/>
              <w:spacing w:val="7"/>
            </w:rPr>
          </w:rPrChange>
        </w:rPr>
        <w:t>Sit</w:t>
      </w:r>
      <w:r w:rsidRPr="0027638C">
        <w:rPr>
          <w:sz w:val="24"/>
          <w:rPrChange w16du:dateUtc="2026-07-07T18:18:00Z" w:author="Author" w:date="2026-07-07T20:18:00Z" w:id="1690">
            <w:rPr>
              <w:rFonts w:ascii="Times New Roman" w:hAnsi="Times New Roman"/>
              <w:color w:val="000000"/>
              <w:spacing w:val="7"/>
            </w:rPr>
          </w:rPrChange>
        </w:rPr>
        <w:t>”</w:t>
      </w:r>
      <w:r w:rsidRPr="0027638C">
        <w:rPr>
          <w:sz w:val="24"/>
          <w:rPrChange w16du:dateUtc="2026-07-07T18:18:00Z" w:author="Author" w:date="2026-07-07T20:18:00Z" w:id="1691">
            <w:rPr>
              <w:rFonts w:ascii="Times New Roman"/>
              <w:color w:val="000000"/>
              <w:spacing w:val="133"/>
            </w:rPr>
          </w:rPrChange>
        </w:rPr>
        <w:t xml:space="preserve"> </w:t>
      </w:r>
      <w:r w:rsidRPr="0027638C">
        <w:rPr>
          <w:sz w:val="24"/>
          <w:rPrChange w16du:dateUtc="2026-07-07T18:18:00Z" w:author="Author" w:date="2026-07-07T20:18:00Z" w:id="1692">
            <w:rPr>
              <w:rFonts w:ascii="Times New Roman"/>
              <w:color w:val="000000"/>
            </w:rPr>
          </w:rPrChange>
        </w:rPr>
        <w:t>amet</w:t>
      </w:r>
      <w:r w:rsidRPr="0027638C">
        <w:rPr>
          <w:sz w:val="24"/>
          <w:rPrChange w16du:dateUtc="2026-07-07T18:18:00Z" w:author="Author" w:date="2026-07-07T20:18:00Z" w:id="1693">
            <w:rPr>
              <w:rFonts w:ascii="Times New Roman"/>
              <w:color w:val="000000"/>
              <w:spacing w:val="140"/>
            </w:rPr>
          </w:rPrChange>
        </w:rPr>
        <w:t xml:space="preserve"> </w:t>
      </w:r>
      <w:r w:rsidRPr="0027638C">
        <w:rPr>
          <w:sz w:val="24"/>
          <w:rPrChange w16du:dateUtc="2026-07-07T18:18:00Z" w:author="Author" w:date="2026-07-07T20:18:00Z" w:id="1694">
            <w:rPr>
              <w:rFonts w:ascii="Times New Roman"/>
              <w:color w:val="000000"/>
            </w:rPr>
          </w:rPrChange>
        </w:rPr>
        <w:t>consectetur</w:t>
      </w:r>
      <w:r w:rsidRPr="0027638C">
        <w:rPr>
          <w:sz w:val="24"/>
          <w:rPrChange w16du:dateUtc="2026-07-07T18:18:00Z" w:author="Author" w:date="2026-07-07T20:18:00Z" w:id="1695">
            <w:rPr>
              <w:rFonts w:ascii="Times New Roman"/>
              <w:color w:val="000000"/>
              <w:spacing w:val="140"/>
            </w:rPr>
          </w:rPrChange>
        </w:rPr>
        <w:t xml:space="preserve"> </w:t>
      </w:r>
      <w:r w:rsidRPr="0027638C">
        <w:rPr>
          <w:sz w:val="24"/>
          <w:rPrChange w16du:dateUtc="2026-07-07T18:18:00Z" w:author="Author" w:date="2026-07-07T20:18:00Z" w:id="1696">
            <w:rPr>
              <w:rFonts w:ascii="Times New Roman"/>
              <w:color w:val="000000"/>
            </w:rPr>
          </w:rPrChange>
        </w:rPr>
        <w:t>adipiscing,</w:t>
      </w:r>
      <w:r w:rsidRPr="0027638C">
        <w:rPr>
          <w:sz w:val="24"/>
          <w:rPrChange w16du:dateUtc="2026-07-07T18:18:00Z" w:author="Author" w:date="2026-07-07T20:18:00Z" w:id="1697">
            <w:rPr>
              <w:rFonts w:ascii="Times New Roman"/>
              <w:color w:val="000000"/>
              <w:spacing w:val="140"/>
            </w:rPr>
          </w:rPrChange>
        </w:rPr>
        <w:t xml:space="preserve"> </w:t>
      </w:r>
      <w:r w:rsidRPr="0027638C">
        <w:rPr>
          <w:sz w:val="24"/>
          <w:rPrChange w16du:dateUtc="2026-07-07T18:18:00Z" w:author="Author" w:date="2026-07-07T20:18:00Z" w:id="1698">
            <w:rPr>
              <w:rFonts w:ascii="Times New Roman"/>
              <w:color w:val="000000"/>
            </w:rPr>
          </w:rPrChange>
        </w:rPr>
        <w:t>elit</w:t>
      </w:r>
      <w:r w:rsidRPr="0027638C">
        <w:rPr>
          <w:sz w:val="24"/>
          <w:rPrChange w16du:dateUtc="2026-07-07T18:18:00Z" w:author="Author" w:date="2026-07-07T20:18:00Z" w:id="1699">
            <w:rPr>
              <w:rFonts w:ascii="Times New Roman"/>
              <w:color w:val="000000"/>
              <w:spacing w:val="140"/>
            </w:rPr>
          </w:rPrChange>
        </w:rPr>
        <w:t xml:space="preserve"> </w:t>
      </w:r>
      <w:r w:rsidRPr="0027638C">
        <w:rPr>
          <w:sz w:val="24"/>
          <w:rPrChange w16du:dateUtc="2026-07-07T18:18:00Z" w:author="Author" w:date="2026-07-07T20:18:00Z" w:id="1700">
            <w:rPr>
              <w:rFonts w:ascii="Times New Roman"/>
              <w:color w:val="000000"/>
            </w:rPr>
          </w:rPrChange>
        </w:rPr>
        <w:t>sed,</w:t>
      </w:r>
      <w:r w:rsidRPr="0027638C">
        <w:rPr>
          <w:sz w:val="24"/>
          <w:rPrChange w16du:dateUtc="2026-07-07T18:18:00Z" w:author="Author" w:date="2026-07-07T20:18:00Z" w:id="1701">
            <w:rPr>
              <w:rFonts w:ascii="Times New Roman"/>
              <w:color w:val="000000"/>
              <w:spacing w:val="140"/>
            </w:rPr>
          </w:rPrChange>
        </w:rPr>
        <w:t xml:space="preserve"> </w:t>
      </w:r>
      <w:r w:rsidRPr="0027638C">
        <w:rPr>
          <w:sz w:val="24"/>
          <w:rPrChange w16du:dateUtc="2026-07-07T18:18:00Z" w:author="Author" w:date="2026-07-07T20:18:00Z" w:id="1702">
            <w:rPr>
              <w:rFonts w:ascii="Times New Roman"/>
              <w:color w:val="000000"/>
            </w:rPr>
          </w:rPrChange>
        </w:rPr>
        <w:t>do,</w:t>
      </w:r>
      <w:r w:rsidRPr="0027638C">
        <w:rPr>
          <w:sz w:val="24"/>
          <w:rPrChange w16du:dateUtc="2026-07-07T18:18:00Z" w:author="Author" w:date="2026-07-07T20:18:00Z" w:id="1703">
            <w:rPr>
              <w:rFonts w:ascii="Times New Roman"/>
              <w:color w:val="000000"/>
              <w:spacing w:val="140"/>
            </w:rPr>
          </w:rPrChange>
        </w:rPr>
        <w:t xml:space="preserve"> </w:t>
      </w:r>
      <w:r w:rsidRPr="0027638C">
        <w:rPr>
          <w:sz w:val="24"/>
          <w:rPrChange w16du:dateUtc="2026-07-07T18:18:00Z" w:author="Author" w:date="2026-07-07T20:18:00Z" w:id="1704">
            <w:rPr>
              <w:rFonts w:ascii="Times New Roman"/>
              <w:color w:val="000000"/>
            </w:rPr>
          </w:rPrChange>
        </w:rPr>
        <w:t>eiusmod,</w:t>
      </w:r>
      <w:r w:rsidRPr="0027638C">
        <w:rPr>
          <w:sz w:val="24"/>
          <w:rPrChange w16du:dateUtc="2026-07-07T18:18:00Z" w:author="Author" w:date="2026-07-07T20:18:00Z" w:id="1705">
            <w:rPr>
              <w:rFonts w:ascii="Times New Roman"/>
              <w:color w:val="000000"/>
              <w:spacing w:val="140"/>
            </w:rPr>
          </w:rPrChange>
        </w:rPr>
        <w:t xml:space="preserve"> </w:t>
      </w:r>
      <w:r w:rsidRPr="0027638C">
        <w:rPr>
          <w:sz w:val="24"/>
          <w:rPrChange w16du:dateUtc="2026-07-07T18:18:00Z" w:author="Author" w:date="2026-07-07T20:18:00Z" w:id="1706">
            <w:rPr>
              <w:rFonts w:ascii="Times New Roman" w:hAnsi="Times New Roman"/>
              <w:color w:val="000000"/>
            </w:rPr>
          </w:rPrChange>
        </w:rPr>
        <w:t>tempor,</w:t>
      </w:r>
      <w:del w16du:dateUtc="2026-07-07T18:18:00Z" w:author="Author" w:date="2026-07-07T20:18:00Z" w:id="1707">
        <w:r w:rsidR="00000000">
          <w:rPr>
            <w:color w:val="000000"/>
          </w:rPr>
          <w:cr/>
        </w:r>
      </w:del>
      <w:r w:rsidRPr="0027638C">
        <w:rPr>
          <w:sz w:val="24"/>
          <w:rPrChange w16du:dateUtc="2026-07-07T18:18:00Z" w:author="Author" w:date="2026-07-07T20:18:00Z" w:id="1708">
            <w:rPr>
              <w:rFonts w:ascii="Times New Roman"/>
              <w:color w:val="000000"/>
              <w:spacing w:val="665"/>
            </w:rPr>
          </w:rPrChange>
        </w:rPr>
        <w:t xml:space="preserve"> </w:t>
      </w:r>
      <w:r w:rsidRPr="0027638C">
        <w:rPr>
          <w:sz w:val="24"/>
          <w:rPrChange w16du:dateUtc="2026-07-07T18:18:00Z" w:author="Author" w:date="2026-07-07T20:18:00Z" w:id="1709">
            <w:rPr>
              <w:rFonts w:ascii="Times New Roman"/>
              <w:color w:val="000000"/>
            </w:rPr>
          </w:rPrChange>
        </w:rPr>
        <w:t>incididunt</w:t>
      </w:r>
      <w:r w:rsidRPr="0027638C">
        <w:rPr>
          <w:sz w:val="24"/>
          <w:rPrChange w16du:dateUtc="2026-07-07T18:18:00Z" w:author="Author" w:date="2026-07-07T20:18:00Z" w:id="1710">
            <w:rPr>
              <w:rFonts w:ascii="Times New Roman"/>
              <w:color w:val="000000"/>
              <w:spacing w:val="13"/>
            </w:rPr>
          </w:rPrChange>
        </w:rPr>
        <w:t xml:space="preserve"> </w:t>
      </w:r>
      <w:r w:rsidRPr="0027638C">
        <w:rPr>
          <w:sz w:val="24"/>
          <w:rPrChange w16du:dateUtc="2026-07-07T18:18:00Z" w:author="Author" w:date="2026-07-07T20:18:00Z" w:id="1711">
            <w:rPr>
              <w:rFonts w:ascii="Times New Roman"/>
              <w:color w:val="000000"/>
            </w:rPr>
          </w:rPrChange>
        </w:rPr>
        <w:t>ut,</w:t>
      </w:r>
      <w:r w:rsidRPr="0027638C">
        <w:rPr>
          <w:sz w:val="24"/>
          <w:rPrChange w16du:dateUtc="2026-07-07T18:18:00Z" w:author="Author" w:date="2026-07-07T20:18:00Z" w:id="1712">
            <w:rPr>
              <w:rFonts w:ascii="Times New Roman"/>
              <w:color w:val="000000"/>
              <w:spacing w:val="13"/>
            </w:rPr>
          </w:rPrChange>
        </w:rPr>
        <w:t xml:space="preserve"> </w:t>
      </w:r>
      <w:r w:rsidRPr="0027638C">
        <w:rPr>
          <w:sz w:val="24"/>
          <w:rPrChange w16du:dateUtc="2026-07-07T18:18:00Z" w:author="Author" w:date="2026-07-07T20:18:00Z" w:id="1713">
            <w:rPr>
              <w:rFonts w:ascii="Times New Roman"/>
              <w:color w:val="000000"/>
            </w:rPr>
          </w:rPrChange>
        </w:rPr>
        <w:t>labore</w:t>
      </w:r>
      <w:r w:rsidRPr="0027638C">
        <w:rPr>
          <w:sz w:val="24"/>
          <w:rPrChange w16du:dateUtc="2026-07-07T18:18:00Z" w:author="Author" w:date="2026-07-07T20:18:00Z" w:id="1714">
            <w:rPr>
              <w:rFonts w:ascii="Times New Roman"/>
              <w:color w:val="000000"/>
              <w:spacing w:val="13"/>
            </w:rPr>
          </w:rPrChange>
        </w:rPr>
        <w:t xml:space="preserve"> </w:t>
      </w:r>
      <w:r w:rsidRPr="0027638C">
        <w:rPr>
          <w:sz w:val="24"/>
          <w:rPrChange w16du:dateUtc="2026-07-07T18:18:00Z" w:author="Author" w:date="2026-07-07T20:18:00Z" w:id="1715">
            <w:rPr>
              <w:rFonts w:ascii="Times New Roman"/>
              <w:color w:val="000000"/>
            </w:rPr>
          </w:rPrChange>
        </w:rPr>
        <w:t>et,</w:t>
      </w:r>
      <w:r w:rsidRPr="0027638C">
        <w:rPr>
          <w:sz w:val="24"/>
          <w:rPrChange w16du:dateUtc="2026-07-07T18:18:00Z" w:author="Author" w:date="2026-07-07T20:18:00Z" w:id="1716">
            <w:rPr>
              <w:rFonts w:ascii="Times New Roman"/>
              <w:color w:val="000000"/>
              <w:spacing w:val="13"/>
            </w:rPr>
          </w:rPrChange>
        </w:rPr>
        <w:t xml:space="preserve"> </w:t>
      </w:r>
      <w:r w:rsidRPr="0027638C">
        <w:rPr>
          <w:sz w:val="24"/>
          <w:rPrChange w16du:dateUtc="2026-07-07T18:18:00Z" w:author="Author" w:date="2026-07-07T20:18:00Z" w:id="1717">
            <w:rPr>
              <w:rFonts w:ascii="Times New Roman"/>
              <w:color w:val="000000"/>
            </w:rPr>
          </w:rPrChange>
        </w:rPr>
        <w:t>dolore</w:t>
      </w:r>
      <w:r w:rsidRPr="0027638C">
        <w:rPr>
          <w:sz w:val="24"/>
          <w:rPrChange w16du:dateUtc="2026-07-07T18:18:00Z" w:author="Author" w:date="2026-07-07T20:18:00Z" w:id="1718">
            <w:rPr>
              <w:rFonts w:ascii="Times New Roman"/>
              <w:color w:val="000000"/>
              <w:spacing w:val="13"/>
            </w:rPr>
          </w:rPrChange>
        </w:rPr>
        <w:t xml:space="preserve"> </w:t>
      </w:r>
      <w:r w:rsidRPr="0027638C">
        <w:rPr>
          <w:sz w:val="24"/>
          <w:rPrChange w16du:dateUtc="2026-07-07T18:18:00Z" w:author="Author" w:date="2026-07-07T20:18:00Z" w:id="1719">
            <w:rPr>
              <w:rFonts w:ascii="Times New Roman"/>
              <w:color w:val="000000"/>
            </w:rPr>
          </w:rPrChange>
        </w:rPr>
        <w:t>magna,</w:t>
      </w:r>
      <w:r w:rsidRPr="0027638C">
        <w:rPr>
          <w:sz w:val="24"/>
          <w:rPrChange w16du:dateUtc="2026-07-07T18:18:00Z" w:author="Author" w:date="2026-07-07T20:18:00Z" w:id="1720">
            <w:rPr>
              <w:rFonts w:ascii="Times New Roman"/>
              <w:color w:val="000000"/>
              <w:spacing w:val="13"/>
            </w:rPr>
          </w:rPrChange>
        </w:rPr>
        <w:t xml:space="preserve"> </w:t>
      </w:r>
      <w:r w:rsidRPr="0027638C">
        <w:rPr>
          <w:sz w:val="24"/>
          <w:rPrChange w16du:dateUtc="2026-07-07T18:18:00Z" w:author="Author" w:date="2026-07-07T20:18:00Z" w:id="1721">
            <w:rPr>
              <w:rFonts w:ascii="Times New Roman" w:hAnsi="Times New Roman"/>
              <w:color w:val="000000"/>
            </w:rPr>
          </w:rPrChange>
        </w:rPr>
        <w:t>aliqua,</w:t>
      </w:r>
      <w:del w16du:dateUtc="2026-07-07T18:18:00Z" w:author="Author" w:date="2026-07-07T20:18:00Z" w:id="1722">
        <w:r w:rsidR="00000000">
          <w:rPr>
            <w:color w:val="000000"/>
          </w:rPr>
          <w:cr/>
        </w:r>
      </w:del>
      <w:r w:rsidRPr="0027638C">
        <w:rPr>
          <w:sz w:val="24"/>
          <w:rPrChange w16du:dateUtc="2026-07-07T18:18:00Z" w:author="Author" w:date="2026-07-07T20:18:00Z" w:id="1723">
            <w:rPr>
              <w:rFonts w:ascii="Times New Roman"/>
              <w:color w:val="000000"/>
              <w:spacing w:val="665"/>
            </w:rPr>
          </w:rPrChange>
        </w:rPr>
        <w:t xml:space="preserve"> </w:t>
      </w:r>
      <w:r w:rsidRPr="0027638C">
        <w:rPr>
          <w:sz w:val="24"/>
          <w:rPrChange w16du:dateUtc="2026-07-07T18:18:00Z" w:author="Author" w:date="2026-07-07T20:18:00Z" w:id="1724">
            <w:rPr>
              <w:rFonts w:ascii="Times New Roman"/>
              <w:color w:val="000000"/>
            </w:rPr>
          </w:rPrChange>
        </w:rPr>
        <w:t>lorem</w:t>
      </w:r>
      <w:r w:rsidRPr="0027638C">
        <w:rPr>
          <w:sz w:val="24"/>
          <w:rPrChange w16du:dateUtc="2026-07-07T18:18:00Z" w:author="Author" w:date="2026-07-07T20:18:00Z" w:id="1725">
            <w:rPr>
              <w:rFonts w:ascii="Times New Roman"/>
              <w:color w:val="000000"/>
              <w:spacing w:val="4"/>
            </w:rPr>
          </w:rPrChange>
        </w:rPr>
        <w:t xml:space="preserve"> </w:t>
      </w:r>
      <w:r w:rsidRPr="0027638C">
        <w:rPr>
          <w:sz w:val="24"/>
          <w:rPrChange w16du:dateUtc="2026-07-07T18:18:00Z" w:author="Author" w:date="2026-07-07T20:18:00Z" w:id="1726">
            <w:rPr>
              <w:rFonts w:ascii="Times New Roman"/>
              <w:color w:val="000000"/>
            </w:rPr>
          </w:rPrChange>
        </w:rPr>
        <w:t>ipsum</w:t>
      </w:r>
      <w:r w:rsidRPr="0027638C">
        <w:rPr>
          <w:sz w:val="24"/>
          <w:rPrChange w16du:dateUtc="2026-07-07T18:18:00Z" w:author="Author" w:date="2026-07-07T20:18:00Z" w:id="1727">
            <w:rPr>
              <w:rFonts w:ascii="Times New Roman"/>
              <w:color w:val="000000"/>
              <w:spacing w:val="4"/>
            </w:rPr>
          </w:rPrChange>
        </w:rPr>
        <w:t xml:space="preserve"> </w:t>
      </w:r>
      <w:r w:rsidRPr="0027638C">
        <w:rPr>
          <w:sz w:val="24"/>
          <w:rPrChange w16du:dateUtc="2026-07-07T18:18:00Z" w:author="Author" w:date="2026-07-07T20:18:00Z" w:id="1728">
            <w:rPr>
              <w:rFonts w:ascii="Times New Roman"/>
              <w:color w:val="000000"/>
            </w:rPr>
          </w:rPrChange>
        </w:rPr>
        <w:t>dolor</w:t>
      </w:r>
      <w:r w:rsidRPr="0027638C">
        <w:rPr>
          <w:sz w:val="24"/>
          <w:rPrChange w16du:dateUtc="2026-07-07T18:18:00Z" w:author="Author" w:date="2026-07-07T20:18:00Z" w:id="1729">
            <w:rPr>
              <w:rFonts w:ascii="Times New Roman"/>
              <w:color w:val="000000"/>
              <w:spacing w:val="4"/>
            </w:rPr>
          </w:rPrChange>
        </w:rPr>
        <w:t xml:space="preserve"> </w:t>
      </w:r>
      <w:r w:rsidRPr="0027638C">
        <w:rPr>
          <w:sz w:val="24"/>
          <w:rPrChange w16du:dateUtc="2026-07-07T18:18:00Z" w:author="Author" w:date="2026-07-07T20:18:00Z" w:id="1730">
            <w:rPr>
              <w:rFonts w:ascii="Times New Roman"/>
              <w:color w:val="000000"/>
            </w:rPr>
          </w:rPrChange>
        </w:rPr>
        <w:t>Sit</w:t>
      </w:r>
      <w:r w:rsidRPr="0027638C">
        <w:rPr>
          <w:sz w:val="24"/>
          <w:rPrChange w16du:dateUtc="2026-07-07T18:18:00Z" w:author="Author" w:date="2026-07-07T20:18:00Z" w:id="1731">
            <w:rPr>
              <w:rFonts w:ascii="Times New Roman"/>
              <w:color w:val="000000"/>
              <w:spacing w:val="4"/>
            </w:rPr>
          </w:rPrChange>
        </w:rPr>
        <w:t xml:space="preserve"> </w:t>
      </w:r>
      <w:r w:rsidRPr="0027638C">
        <w:rPr>
          <w:sz w:val="24"/>
          <w:rPrChange w16du:dateUtc="2026-07-07T18:18:00Z" w:author="Author" w:date="2026-07-07T20:18:00Z" w:id="1732">
            <w:rPr>
              <w:rFonts w:ascii="Times New Roman"/>
              <w:color w:val="000000"/>
            </w:rPr>
          </w:rPrChange>
        </w:rPr>
        <w:t>amet</w:t>
      </w:r>
      <w:r w:rsidRPr="0027638C">
        <w:rPr>
          <w:sz w:val="24"/>
          <w:rPrChange w16du:dateUtc="2026-07-07T18:18:00Z" w:author="Author" w:date="2026-07-07T20:18:00Z" w:id="1733">
            <w:rPr>
              <w:rFonts w:ascii="Times New Roman"/>
              <w:color w:val="000000"/>
              <w:spacing w:val="4"/>
            </w:rPr>
          </w:rPrChange>
        </w:rPr>
        <w:t xml:space="preserve"> </w:t>
      </w:r>
      <w:r w:rsidRPr="0027638C">
        <w:rPr>
          <w:sz w:val="24"/>
          <w:rPrChange w16du:dateUtc="2026-07-07T18:18:00Z" w:author="Author" w:date="2026-07-07T20:18:00Z" w:id="1734">
            <w:rPr>
              <w:rFonts w:ascii="Times New Roman"/>
              <w:color w:val="000000"/>
            </w:rPr>
          </w:rPrChange>
        </w:rPr>
        <w:t>Consectetur</w:t>
      </w:r>
      <w:r w:rsidRPr="0027638C">
        <w:rPr>
          <w:sz w:val="24"/>
          <w:rPrChange w16du:dateUtc="2026-07-07T18:18:00Z" w:author="Author" w:date="2026-07-07T20:18:00Z" w:id="1735">
            <w:rPr>
              <w:rFonts w:ascii="Times New Roman"/>
              <w:color w:val="000000"/>
              <w:spacing w:val="4"/>
            </w:rPr>
          </w:rPrChange>
        </w:rPr>
        <w:t xml:space="preserve"> </w:t>
      </w:r>
      <w:r w:rsidRPr="0027638C">
        <w:rPr>
          <w:sz w:val="24"/>
          <w:rPrChange w16du:dateUtc="2026-07-07T18:18:00Z" w:author="Author" w:date="2026-07-07T20:18:00Z" w:id="1736">
            <w:rPr>
              <w:rFonts w:ascii="Times New Roman"/>
              <w:color w:val="000000"/>
            </w:rPr>
          </w:rPrChange>
        </w:rPr>
        <w:t>Adipiscing</w:t>
      </w:r>
      <w:r w:rsidRPr="0027638C">
        <w:rPr>
          <w:sz w:val="24"/>
          <w:rPrChange w16du:dateUtc="2026-07-07T18:18:00Z" w:author="Author" w:date="2026-07-07T20:18:00Z" w:id="1737">
            <w:rPr>
              <w:rFonts w:ascii="Times New Roman"/>
              <w:color w:val="000000"/>
              <w:spacing w:val="8"/>
            </w:rPr>
          </w:rPrChange>
        </w:rPr>
        <w:t xml:space="preserve"> </w:t>
      </w:r>
      <w:r w:rsidRPr="0027638C">
        <w:rPr>
          <w:sz w:val="24"/>
          <w:rPrChange w16du:dateUtc="2026-07-07T18:18:00Z" w:author="Author" w:date="2026-07-07T20:18:00Z" w:id="1738">
            <w:rPr>
              <w:rFonts w:ascii="Times New Roman"/>
              <w:color w:val="000000"/>
            </w:rPr>
          </w:rPrChange>
        </w:rPr>
        <w:t>elit</w:t>
      </w:r>
      <w:r w:rsidRPr="0027638C">
        <w:rPr>
          <w:sz w:val="24"/>
          <w:rPrChange w16du:dateUtc="2026-07-07T18:18:00Z" w:author="Author" w:date="2026-07-07T20:18:00Z" w:id="1739">
            <w:rPr>
              <w:rFonts w:ascii="Times New Roman"/>
              <w:color w:val="000000"/>
              <w:spacing w:val="4"/>
            </w:rPr>
          </w:rPrChange>
        </w:rPr>
        <w:t xml:space="preserve"> </w:t>
      </w:r>
      <w:r w:rsidRPr="0027638C">
        <w:rPr>
          <w:sz w:val="24"/>
          <w:rPrChange w16du:dateUtc="2026-07-07T18:18:00Z" w:author="Author" w:date="2026-07-07T20:18:00Z" w:id="1740">
            <w:rPr>
              <w:rFonts w:ascii="Times New Roman"/>
              <w:color w:val="000000"/>
            </w:rPr>
          </w:rPrChange>
        </w:rPr>
        <w:t>sed</w:t>
      </w:r>
      <w:r w:rsidRPr="0027638C">
        <w:rPr>
          <w:sz w:val="24"/>
          <w:rPrChange w16du:dateUtc="2026-07-07T18:18:00Z" w:author="Author" w:date="2026-07-07T20:18:00Z" w:id="1741">
            <w:rPr>
              <w:rFonts w:ascii="Times New Roman"/>
              <w:color w:val="000000"/>
              <w:spacing w:val="4"/>
            </w:rPr>
          </w:rPrChange>
        </w:rPr>
        <w:t xml:space="preserve"> </w:t>
      </w:r>
      <w:r w:rsidRPr="0027638C">
        <w:rPr>
          <w:sz w:val="24"/>
          <w:rPrChange w16du:dateUtc="2026-07-07T18:18:00Z" w:author="Author" w:date="2026-07-07T20:18:00Z" w:id="1742">
            <w:rPr>
              <w:rFonts w:ascii="Times New Roman"/>
              <w:color w:val="000000"/>
            </w:rPr>
          </w:rPrChange>
        </w:rPr>
        <w:t>do</w:t>
      </w:r>
      <w:r w:rsidRPr="0027638C">
        <w:rPr>
          <w:sz w:val="24"/>
          <w:rPrChange w16du:dateUtc="2026-07-07T18:18:00Z" w:author="Author" w:date="2026-07-07T20:18:00Z" w:id="1743">
            <w:rPr>
              <w:rFonts w:ascii="Times New Roman"/>
              <w:color w:val="000000"/>
              <w:spacing w:val="4"/>
            </w:rPr>
          </w:rPrChange>
        </w:rPr>
        <w:t xml:space="preserve"> </w:t>
      </w:r>
      <w:r w:rsidRPr="0027638C">
        <w:rPr>
          <w:sz w:val="24"/>
          <w:rPrChange w16du:dateUtc="2026-07-07T18:18:00Z" w:author="Author" w:date="2026-07-07T20:18:00Z" w:id="1744">
            <w:rPr>
              <w:rFonts w:ascii="Times New Roman"/>
              <w:color w:val="000000"/>
            </w:rPr>
          </w:rPrChange>
        </w:rPr>
        <w:t>eiusmod</w:t>
      </w:r>
      <w:r w:rsidRPr="0027638C">
        <w:rPr>
          <w:sz w:val="24"/>
          <w:rPrChange w16du:dateUtc="2026-07-07T18:18:00Z" w:author="Author" w:date="2026-07-07T20:18:00Z" w:id="1745">
            <w:rPr>
              <w:rFonts w:ascii="Times New Roman"/>
              <w:color w:val="000000"/>
              <w:spacing w:val="4"/>
            </w:rPr>
          </w:rPrChange>
        </w:rPr>
        <w:t xml:space="preserve"> </w:t>
      </w:r>
      <w:r w:rsidRPr="0027638C">
        <w:rPr>
          <w:sz w:val="24"/>
          <w:rPrChange w16du:dateUtc="2026-07-07T18:18:00Z" w:author="Author" w:date="2026-07-07T20:18:00Z" w:id="1746">
            <w:rPr>
              <w:rFonts w:ascii="Times New Roman" w:hAnsi="Times New Roman"/>
              <w:color w:val="000000"/>
            </w:rPr>
          </w:rPrChange>
        </w:rPr>
        <w:t>tempor,</w:t>
      </w:r>
      <w:del w16du:dateUtc="2026-07-07T18:18:00Z" w:author="Author" w:date="2026-07-07T20:18:00Z" w:id="1747">
        <w:r w:rsidR="00000000">
          <w:rPr>
            <w:color w:val="000000"/>
          </w:rPr>
          <w:cr/>
        </w:r>
      </w:del>
      <w:r w:rsidRPr="0027638C">
        <w:rPr>
          <w:sz w:val="24"/>
          <w:rPrChange w16du:dateUtc="2026-07-07T18:18:00Z" w:author="Author" w:date="2026-07-07T20:18:00Z" w:id="1748">
            <w:rPr>
              <w:rFonts w:ascii="Times New Roman"/>
              <w:color w:val="000000"/>
              <w:spacing w:val="665"/>
            </w:rPr>
          </w:rPrChange>
        </w:rPr>
        <w:t xml:space="preserve"> </w:t>
      </w:r>
      <w:r w:rsidRPr="0027638C">
        <w:rPr>
          <w:sz w:val="24"/>
          <w:rPrChange w16du:dateUtc="2026-07-07T18:18:00Z" w:author="Author" w:date="2026-07-07T20:18:00Z" w:id="1749">
            <w:rPr>
              <w:rFonts w:ascii="Times New Roman"/>
              <w:color w:val="000000"/>
            </w:rPr>
          </w:rPrChange>
        </w:rPr>
        <w:t>incididunt</w:t>
      </w:r>
      <w:r w:rsidRPr="0027638C">
        <w:rPr>
          <w:sz w:val="24"/>
          <w:rPrChange w16du:dateUtc="2026-07-07T18:18:00Z" w:author="Author" w:date="2026-07-07T20:18:00Z" w:id="1750">
            <w:rPr>
              <w:rFonts w:ascii="Times New Roman"/>
              <w:color w:val="000000"/>
              <w:spacing w:val="-1"/>
            </w:rPr>
          </w:rPrChange>
        </w:rPr>
        <w:t xml:space="preserve"> </w:t>
      </w:r>
      <w:r w:rsidRPr="0027638C">
        <w:rPr>
          <w:sz w:val="24"/>
          <w:rPrChange w16du:dateUtc="2026-07-07T18:18:00Z" w:author="Author" w:date="2026-07-07T20:18:00Z" w:id="1751">
            <w:rPr>
              <w:rFonts w:ascii="Times New Roman"/>
              <w:color w:val="000000"/>
            </w:rPr>
          </w:rPrChange>
        </w:rPr>
        <w:t>ut</w:t>
      </w:r>
      <w:r w:rsidRPr="0027638C">
        <w:rPr>
          <w:sz w:val="24"/>
          <w:rPrChange w16du:dateUtc="2026-07-07T18:18:00Z" w:author="Author" w:date="2026-07-07T20:18:00Z" w:id="1752">
            <w:rPr>
              <w:rFonts w:ascii="Times New Roman"/>
              <w:color w:val="000000"/>
              <w:spacing w:val="-1"/>
            </w:rPr>
          </w:rPrChange>
        </w:rPr>
        <w:t xml:space="preserve"> </w:t>
      </w:r>
      <w:r w:rsidRPr="0027638C">
        <w:rPr>
          <w:sz w:val="24"/>
          <w:rPrChange w16du:dateUtc="2026-07-07T18:18:00Z" w:author="Author" w:date="2026-07-07T20:18:00Z" w:id="1753">
            <w:rPr>
              <w:rFonts w:ascii="Times New Roman"/>
              <w:color w:val="000000"/>
            </w:rPr>
          </w:rPrChange>
        </w:rPr>
        <w:t>labore</w:t>
      </w:r>
      <w:r w:rsidRPr="0027638C">
        <w:rPr>
          <w:sz w:val="24"/>
          <w:rPrChange w16du:dateUtc="2026-07-07T18:18:00Z" w:author="Author" w:date="2026-07-07T20:18:00Z" w:id="1754">
            <w:rPr>
              <w:rFonts w:ascii="Times New Roman"/>
              <w:color w:val="000000"/>
              <w:spacing w:val="-1"/>
            </w:rPr>
          </w:rPrChange>
        </w:rPr>
        <w:t xml:space="preserve"> </w:t>
      </w:r>
      <w:r w:rsidRPr="0027638C">
        <w:rPr>
          <w:sz w:val="24"/>
          <w:rPrChange w16du:dateUtc="2026-07-07T18:18:00Z" w:author="Author" w:date="2026-07-07T20:18:00Z" w:id="1755">
            <w:rPr>
              <w:rFonts w:ascii="Times New Roman"/>
              <w:color w:val="000000"/>
            </w:rPr>
          </w:rPrChange>
        </w:rPr>
        <w:t>et</w:t>
      </w:r>
      <w:r w:rsidRPr="0027638C">
        <w:rPr>
          <w:sz w:val="24"/>
          <w:rPrChange w16du:dateUtc="2026-07-07T18:18:00Z" w:author="Author" w:date="2026-07-07T20:18:00Z" w:id="1756">
            <w:rPr>
              <w:rFonts w:ascii="Times New Roman"/>
              <w:color w:val="000000"/>
              <w:spacing w:val="-1"/>
            </w:rPr>
          </w:rPrChange>
        </w:rPr>
        <w:t xml:space="preserve"> </w:t>
      </w:r>
      <w:r w:rsidRPr="0027638C">
        <w:rPr>
          <w:sz w:val="24"/>
          <w:rPrChange w16du:dateUtc="2026-07-07T18:18:00Z" w:author="Author" w:date="2026-07-07T20:18:00Z" w:id="1757">
            <w:rPr>
              <w:rFonts w:ascii="Times New Roman"/>
              <w:color w:val="000000"/>
            </w:rPr>
          </w:rPrChange>
        </w:rPr>
        <w:t>dolore</w:t>
      </w:r>
      <w:r w:rsidRPr="0027638C">
        <w:rPr>
          <w:sz w:val="24"/>
          <w:rPrChange w16du:dateUtc="2026-07-07T18:18:00Z" w:author="Author" w:date="2026-07-07T20:18:00Z" w:id="1758">
            <w:rPr>
              <w:rFonts w:ascii="Times New Roman"/>
              <w:color w:val="000000"/>
              <w:spacing w:val="-1"/>
            </w:rPr>
          </w:rPrChange>
        </w:rPr>
        <w:t xml:space="preserve"> </w:t>
      </w:r>
      <w:r w:rsidRPr="0027638C">
        <w:rPr>
          <w:sz w:val="24"/>
          <w:rPrChange w16du:dateUtc="2026-07-07T18:18:00Z" w:author="Author" w:date="2026-07-07T20:18:00Z" w:id="1759">
            <w:rPr>
              <w:rFonts w:ascii="Times New Roman"/>
              <w:color w:val="000000"/>
            </w:rPr>
          </w:rPrChange>
        </w:rPr>
        <w:t>magna</w:t>
      </w:r>
      <w:r w:rsidRPr="0027638C">
        <w:rPr>
          <w:sz w:val="24"/>
          <w:rPrChange w16du:dateUtc="2026-07-07T18:18:00Z" w:author="Author" w:date="2026-07-07T20:18:00Z" w:id="1760">
            <w:rPr>
              <w:rFonts w:ascii="Times New Roman"/>
              <w:color w:val="000000"/>
              <w:spacing w:val="-1"/>
            </w:rPr>
          </w:rPrChange>
        </w:rPr>
        <w:t xml:space="preserve"> </w:t>
      </w:r>
      <w:r w:rsidRPr="0027638C">
        <w:rPr>
          <w:sz w:val="24"/>
          <w:rPrChange w16du:dateUtc="2026-07-07T18:18:00Z" w:author="Author" w:date="2026-07-07T20:18:00Z" w:id="1761">
            <w:rPr>
              <w:rFonts w:ascii="Times New Roman"/>
              <w:color w:val="000000"/>
            </w:rPr>
          </w:rPrChange>
        </w:rPr>
        <w:t>aliqua</w:t>
      </w:r>
      <w:r w:rsidRPr="0027638C">
        <w:rPr>
          <w:sz w:val="24"/>
          <w:rPrChange w16du:dateUtc="2026-07-07T18:18:00Z" w:author="Author" w:date="2026-07-07T20:18:00Z" w:id="1762">
            <w:rPr>
              <w:rFonts w:ascii="Times New Roman"/>
              <w:color w:val="000000"/>
              <w:spacing w:val="-1"/>
            </w:rPr>
          </w:rPrChange>
        </w:rPr>
        <w:t xml:space="preserve"> </w:t>
      </w:r>
      <w:r w:rsidRPr="0027638C">
        <w:rPr>
          <w:sz w:val="24"/>
          <w:rPrChange w16du:dateUtc="2026-07-07T18:18:00Z" w:author="Author" w:date="2026-07-07T20:18:00Z" w:id="1763">
            <w:rPr>
              <w:rFonts w:ascii="Times New Roman"/>
              <w:color w:val="000000"/>
            </w:rPr>
          </w:rPrChange>
        </w:rPr>
        <w:t>lorem</w:t>
      </w:r>
      <w:r w:rsidRPr="0027638C">
        <w:rPr>
          <w:sz w:val="24"/>
          <w:rPrChange w16du:dateUtc="2026-07-07T18:18:00Z" w:author="Author" w:date="2026-07-07T20:18:00Z" w:id="1764">
            <w:rPr>
              <w:rFonts w:ascii="Times New Roman"/>
              <w:color w:val="000000"/>
              <w:spacing w:val="-1"/>
            </w:rPr>
          </w:rPrChange>
        </w:rPr>
        <w:t xml:space="preserve"> </w:t>
      </w:r>
      <w:r w:rsidRPr="0027638C">
        <w:rPr>
          <w:sz w:val="24"/>
          <w:rPrChange w16du:dateUtc="2026-07-07T18:18:00Z" w:author="Author" w:date="2026-07-07T20:18:00Z" w:id="1765">
            <w:rPr>
              <w:rFonts w:ascii="Times New Roman"/>
              <w:color w:val="000000"/>
            </w:rPr>
          </w:rPrChange>
        </w:rPr>
        <w:t>ipsum</w:t>
      </w:r>
      <w:r w:rsidRPr="0027638C">
        <w:rPr>
          <w:sz w:val="24"/>
          <w:rPrChange w16du:dateUtc="2026-07-07T18:18:00Z" w:author="Author" w:date="2026-07-07T20:18:00Z" w:id="1766">
            <w:rPr>
              <w:rFonts w:ascii="Times New Roman"/>
              <w:color w:val="000000"/>
              <w:spacing w:val="-1"/>
            </w:rPr>
          </w:rPrChange>
        </w:rPr>
        <w:t xml:space="preserve"> </w:t>
      </w:r>
      <w:r w:rsidRPr="0027638C">
        <w:rPr>
          <w:sz w:val="24"/>
          <w:rPrChange w16du:dateUtc="2026-07-07T18:18:00Z" w:author="Author" w:date="2026-07-07T20:18:00Z" w:id="1767">
            <w:rPr>
              <w:rFonts w:ascii="Times New Roman"/>
              <w:color w:val="000000"/>
            </w:rPr>
          </w:rPrChange>
        </w:rPr>
        <w:t>dolor,</w:t>
      </w:r>
      <w:r w:rsidRPr="0027638C">
        <w:rPr>
          <w:sz w:val="24"/>
          <w:rPrChange w16du:dateUtc="2026-07-07T18:18:00Z" w:author="Author" w:date="2026-07-07T20:18:00Z" w:id="1768">
            <w:rPr>
              <w:rFonts w:ascii="Times New Roman"/>
              <w:color w:val="000000"/>
              <w:spacing w:val="-1"/>
            </w:rPr>
          </w:rPrChange>
        </w:rPr>
        <w:t xml:space="preserve"> </w:t>
      </w:r>
      <w:r w:rsidRPr="0027638C">
        <w:rPr>
          <w:sz w:val="24"/>
          <w:rPrChange w16du:dateUtc="2026-07-07T18:18:00Z" w:author="Author" w:date="2026-07-07T20:18:00Z" w:id="1769">
            <w:rPr>
              <w:rFonts w:ascii="Times New Roman"/>
              <w:color w:val="000000"/>
            </w:rPr>
          </w:rPrChange>
        </w:rPr>
        <w:t>sit,</w:t>
      </w:r>
      <w:r w:rsidRPr="0027638C">
        <w:rPr>
          <w:sz w:val="24"/>
          <w:rPrChange w16du:dateUtc="2026-07-07T18:18:00Z" w:author="Author" w:date="2026-07-07T20:18:00Z" w:id="1770">
            <w:rPr>
              <w:rFonts w:ascii="Times New Roman"/>
              <w:color w:val="000000"/>
              <w:spacing w:val="-1"/>
            </w:rPr>
          </w:rPrChange>
        </w:rPr>
        <w:t xml:space="preserve"> </w:t>
      </w:r>
      <w:r w:rsidRPr="0027638C">
        <w:rPr>
          <w:sz w:val="24"/>
          <w:rPrChange w16du:dateUtc="2026-07-07T18:18:00Z" w:author="Author" w:date="2026-07-07T20:18:00Z" w:id="1771">
            <w:rPr>
              <w:rFonts w:ascii="Times New Roman"/>
              <w:color w:val="000000"/>
            </w:rPr>
          </w:rPrChange>
        </w:rPr>
        <w:t>amet</w:t>
      </w:r>
      <w:r w:rsidRPr="0027638C">
        <w:rPr>
          <w:sz w:val="24"/>
          <w:rPrChange w16du:dateUtc="2026-07-07T18:18:00Z" w:author="Author" w:date="2026-07-07T20:18:00Z" w:id="1772">
            <w:rPr>
              <w:rFonts w:ascii="Times New Roman"/>
              <w:color w:val="000000"/>
              <w:spacing w:val="-1"/>
            </w:rPr>
          </w:rPrChange>
        </w:rPr>
        <w:t xml:space="preserve"> </w:t>
      </w:r>
      <w:r w:rsidRPr="0027638C">
        <w:rPr>
          <w:sz w:val="24"/>
          <w:rPrChange w16du:dateUtc="2026-07-07T18:18:00Z" w:author="Author" w:date="2026-07-07T20:18:00Z" w:id="1773">
            <w:rPr>
              <w:rFonts w:ascii="Times New Roman"/>
              <w:color w:val="000000"/>
            </w:rPr>
          </w:rPrChange>
        </w:rPr>
        <w:t>consectetur</w:t>
      </w:r>
      <w:r w:rsidRPr="0027638C">
        <w:rPr>
          <w:sz w:val="24"/>
          <w:rPrChange w16du:dateUtc="2026-07-07T18:18:00Z" w:author="Author" w:date="2026-07-07T20:18:00Z" w:id="1774">
            <w:rPr>
              <w:rFonts w:ascii="Times New Roman"/>
              <w:color w:val="000000"/>
              <w:spacing w:val="-1"/>
            </w:rPr>
          </w:rPrChange>
        </w:rPr>
        <w:t xml:space="preserve"> </w:t>
      </w:r>
      <w:r w:rsidRPr="0027638C">
        <w:rPr>
          <w:sz w:val="24"/>
          <w:rPrChange w16du:dateUtc="2026-07-07T18:18:00Z" w:author="Author" w:date="2026-07-07T20:18:00Z" w:id="1775">
            <w:rPr>
              <w:rFonts w:ascii="Times New Roman"/>
              <w:color w:val="000000"/>
            </w:rPr>
          </w:rPrChange>
        </w:rPr>
        <w:t>adipiscing</w:t>
      </w:r>
      <w:r w:rsidRPr="0027638C">
        <w:rPr>
          <w:sz w:val="24"/>
          <w:rPrChange w16du:dateUtc="2026-07-07T18:18:00Z" w:author="Author" w:date="2026-07-07T20:18:00Z" w:id="1776">
            <w:rPr>
              <w:rFonts w:ascii="Times New Roman"/>
              <w:color w:val="000000"/>
              <w:spacing w:val="-1"/>
            </w:rPr>
          </w:rPrChange>
        </w:rPr>
        <w:t xml:space="preserve"> </w:t>
      </w:r>
      <w:r w:rsidRPr="0027638C">
        <w:rPr>
          <w:sz w:val="24"/>
          <w:rPrChange w16du:dateUtc="2026-07-07T18:18:00Z" w:author="Author" w:date="2026-07-07T20:18:00Z" w:id="1777">
            <w:rPr>
              <w:rFonts w:ascii="Times New Roman" w:hAnsi="Times New Roman"/>
              <w:color w:val="000000"/>
            </w:rPr>
          </w:rPrChange>
        </w:rPr>
        <w:t>elit</w:t>
      </w:r>
      <w:del w16du:dateUtc="2026-07-07T18:18:00Z" w:author="Author" w:date="2026-07-07T20:18:00Z" w:id="1778">
        <w:r w:rsidR="00000000">
          <w:rPr>
            <w:color w:val="000000"/>
          </w:rPr>
          <w:cr/>
        </w:r>
      </w:del>
      <w:r w:rsidRPr="0027638C">
        <w:rPr>
          <w:sz w:val="24"/>
          <w:rPrChange w16du:dateUtc="2026-07-07T18:18:00Z" w:author="Author" w:date="2026-07-07T20:18:00Z" w:id="1779">
            <w:rPr>
              <w:rFonts w:ascii="Times New Roman"/>
              <w:color w:val="000000"/>
              <w:spacing w:val="665"/>
            </w:rPr>
          </w:rPrChange>
        </w:rPr>
        <w:t xml:space="preserve"> </w:t>
      </w:r>
      <w:r w:rsidRPr="0027638C">
        <w:rPr>
          <w:sz w:val="24"/>
          <w:rPrChange w16du:dateUtc="2026-07-07T18:18:00Z" w:author="Author" w:date="2026-07-07T20:18:00Z" w:id="1780">
            <w:rPr>
              <w:rFonts w:ascii="Times New Roman"/>
              <w:color w:val="000000"/>
            </w:rPr>
          </w:rPrChange>
        </w:rPr>
        <w:t>sed.</w:t>
      </w:r>
    </w:p>
    <w:p w14:paraId="094C346F" w14:textId="340A495F" w:rsidP="0027638C" w:rsidR="0061644A" w:rsidRDefault="00000000" w:rsidRPr="0027638C">
      <w:pPr>
        <w:pStyle w:val="ListParagraph"/>
        <w:numPr>
          <w:ilvl w:val="1"/>
          <w:numId w:val="5"/>
        </w:numPr>
        <w:tabs>
          <w:tab w:pos="1438" w:val="left"/>
          <w:tab w:pos="1440" w:val="left"/>
        </w:tabs>
        <w:spacing w:after="240" w:before="84"/>
        <w:ind w:right="356"/>
        <w:rPr>
          <w:sz w:val="24"/>
          <w:rPrChange w16du:dateUtc="2026-07-07T18:18:00Z" w:author="Author" w:date="2026-07-07T20:18:00Z" w:id="1781">
            <w:rPr>
              <w:rFonts w:ascii="Times New Roman"/>
              <w:color w:val="000000"/>
            </w:rPr>
          </w:rPrChange>
        </w:rPr>
        <w:pPrChange w16du:dateUtc="2026-07-07T18:18:00Z" w:author="Author" w:date="2026-07-07T20:18:00Z" w:id="1782">
          <w:pPr>
            <w:spacing w:after="0" w:before="259" w:line="254" w:lineRule="exact"/>
            <w:ind w:left="720"/>
            <w:jc w:val="left"/>
          </w:pPr>
        </w:pPrChange>
      </w:pPr>
      <w:del w16du:dateUtc="2026-07-07T18:18:00Z" w:author="Author" w:date="2026-07-07T20:18:00Z" w:id="1783">
        <w:r>
          <w:rPr>
            <w:color w:val="000000"/>
            <w:sz w:val="24"/>
          </w:rPr>
          <w:delText>(bb)</w:delText>
        </w:r>
        <w:r>
          <w:rPr>
            <w:color w:val="000000"/>
            <w:spacing w:val="260"/>
            <w:sz w:val="24"/>
          </w:rPr>
          <w:delText xml:space="preserve"> </w:delText>
        </w:r>
      </w:del>
      <w:r w:rsidR="0061644A" w:rsidRPr="0027638C">
        <w:rPr>
          <w:sz w:val="24"/>
          <w:rPrChange w16du:dateUtc="2026-07-07T18:18:00Z" w:author="Author" w:date="2026-07-07T20:18:00Z" w:id="1784">
            <w:rPr>
              <w:rFonts w:ascii="Times New Roman" w:hAnsi="Times New Roman"/>
              <w:color w:val="000000"/>
              <w:spacing w:val="8"/>
            </w:rPr>
          </w:rPrChange>
        </w:rPr>
        <w:t>“</w:t>
      </w:r>
      <w:r w:rsidR="0061644A" w:rsidRPr="0027638C">
        <w:rPr>
          <w:b/>
          <w:sz w:val="24"/>
          <w:rPrChange w16du:dateUtc="2026-07-07T18:18:00Z" w:author="Author" w:date="2026-07-07T20:18:00Z" w:id="1785">
            <w:rPr>
              <w:rFonts w:ascii="Times New Roman" w:hAnsi="Times New Roman"/>
              <w:color w:val="000000"/>
              <w:spacing w:val="8"/>
            </w:rPr>
          </w:rPrChange>
        </w:rPr>
        <w:t>Do</w:t>
      </w:r>
      <w:r w:rsidR="0061644A" w:rsidRPr="0027638C">
        <w:rPr>
          <w:b/>
          <w:sz w:val="24"/>
          <w:rPrChange w16du:dateUtc="2026-07-07T18:18:00Z" w:author="Author" w:date="2026-07-07T20:18:00Z" w:id="1786">
            <w:rPr>
              <w:rFonts w:ascii="Times New Roman"/>
              <w:color w:val="000000"/>
            </w:rPr>
          </w:rPrChange>
        </w:rPr>
        <w:t xml:space="preserve"> </w:t>
      </w:r>
      <w:r w:rsidR="0061644A" w:rsidRPr="0027638C">
        <w:rPr>
          <w:b/>
          <w:sz w:val="24"/>
          <w:rPrChange w16du:dateUtc="2026-07-07T18:18:00Z" w:author="Author" w:date="2026-07-07T20:18:00Z" w:id="1787">
            <w:rPr>
              <w:rFonts w:ascii="Times New Roman" w:hAnsi="Times New Roman"/>
              <w:color w:val="000000"/>
              <w:spacing w:val="9"/>
            </w:rPr>
          </w:rPrChange>
        </w:rPr>
        <w:t>Eiusmod</w:t>
      </w:r>
      <w:r w:rsidR="0061644A" w:rsidRPr="0027638C">
        <w:rPr>
          <w:sz w:val="24"/>
          <w:rPrChange w16du:dateUtc="2026-07-07T18:18:00Z" w:author="Author" w:date="2026-07-07T20:18:00Z" w:id="1788">
            <w:rPr>
              <w:rFonts w:ascii="Times New Roman" w:hAnsi="Times New Roman"/>
              <w:color w:val="000000"/>
              <w:spacing w:val="9"/>
            </w:rPr>
          </w:rPrChange>
        </w:rPr>
        <w:t>”</w:t>
      </w:r>
      <w:r w:rsidR="0061644A" w:rsidRPr="0027638C">
        <w:rPr>
          <w:sz w:val="24"/>
          <w:rPrChange w16du:dateUtc="2026-07-07T18:18:00Z" w:author="Author" w:date="2026-07-07T20:18:00Z" w:id="1789">
            <w:rPr>
              <w:rFonts w:ascii="Times New Roman"/>
              <w:color w:val="000000"/>
              <w:spacing w:val="-1"/>
            </w:rPr>
          </w:rPrChange>
        </w:rPr>
        <w:t xml:space="preserve"> </w:t>
      </w:r>
      <w:r w:rsidR="0061644A" w:rsidRPr="0027638C">
        <w:rPr>
          <w:sz w:val="24"/>
          <w:rPrChange w16du:dateUtc="2026-07-07T18:18:00Z" w:author="Author" w:date="2026-07-07T20:18:00Z" w:id="1790">
            <w:rPr>
              <w:rFonts w:ascii="Times New Roman"/>
              <w:color w:val="000000"/>
            </w:rPr>
          </w:rPrChange>
        </w:rPr>
        <w:t>tempor</w:t>
      </w:r>
      <w:r w:rsidR="0061644A" w:rsidRPr="0027638C">
        <w:rPr>
          <w:sz w:val="24"/>
          <w:rPrChange w16du:dateUtc="2026-07-07T18:18:00Z" w:author="Author" w:date="2026-07-07T20:18:00Z" w:id="1791">
            <w:rPr>
              <w:rFonts w:ascii="Times New Roman"/>
              <w:color w:val="000000"/>
              <w:spacing w:val="8"/>
            </w:rPr>
          </w:rPrChange>
        </w:rPr>
        <w:t xml:space="preserve"> </w:t>
      </w:r>
      <w:r w:rsidR="0061644A" w:rsidRPr="0027638C">
        <w:rPr>
          <w:sz w:val="24"/>
          <w:rPrChange w16du:dateUtc="2026-07-07T18:18:00Z" w:author="Author" w:date="2026-07-07T20:18:00Z" w:id="1792">
            <w:rPr>
              <w:rFonts w:ascii="Times New Roman"/>
              <w:color w:val="000000"/>
            </w:rPr>
          </w:rPrChange>
        </w:rPr>
        <w:t>incididunt</w:t>
      </w:r>
      <w:r w:rsidR="0061644A" w:rsidRPr="0027638C">
        <w:rPr>
          <w:sz w:val="24"/>
          <w:rPrChange w16du:dateUtc="2026-07-07T18:18:00Z" w:author="Author" w:date="2026-07-07T20:18:00Z" w:id="1793">
            <w:rPr>
              <w:rFonts w:ascii="Times New Roman"/>
              <w:color w:val="000000"/>
              <w:spacing w:val="8"/>
            </w:rPr>
          </w:rPrChange>
        </w:rPr>
        <w:t xml:space="preserve"> </w:t>
      </w:r>
      <w:r w:rsidR="0061644A" w:rsidRPr="0027638C">
        <w:rPr>
          <w:sz w:val="24"/>
          <w:rPrChange w16du:dateUtc="2026-07-07T18:18:00Z" w:author="Author" w:date="2026-07-07T20:18:00Z" w:id="1794">
            <w:rPr>
              <w:rFonts w:ascii="Times New Roman"/>
              <w:color w:val="000000"/>
            </w:rPr>
          </w:rPrChange>
        </w:rPr>
        <w:t>ut</w:t>
      </w:r>
      <w:r w:rsidR="0061644A" w:rsidRPr="0027638C">
        <w:rPr>
          <w:sz w:val="24"/>
          <w:rPrChange w16du:dateUtc="2026-07-07T18:18:00Z" w:author="Author" w:date="2026-07-07T20:18:00Z" w:id="1795">
            <w:rPr>
              <w:rFonts w:ascii="Times New Roman"/>
              <w:color w:val="000000"/>
              <w:spacing w:val="8"/>
            </w:rPr>
          </w:rPrChange>
        </w:rPr>
        <w:t xml:space="preserve"> </w:t>
      </w:r>
      <w:r w:rsidR="0061644A" w:rsidRPr="0027638C">
        <w:rPr>
          <w:sz w:val="24"/>
          <w:rPrChange w16du:dateUtc="2026-07-07T18:18:00Z" w:author="Author" w:date="2026-07-07T20:18:00Z" w:id="1796">
            <w:rPr>
              <w:rFonts w:ascii="Times New Roman"/>
              <w:color w:val="000000"/>
            </w:rPr>
          </w:rPrChange>
        </w:rPr>
        <w:t>labore</w:t>
      </w:r>
      <w:r w:rsidR="0061644A" w:rsidRPr="0027638C">
        <w:rPr>
          <w:sz w:val="24"/>
          <w:rPrChange w16du:dateUtc="2026-07-07T18:18:00Z" w:author="Author" w:date="2026-07-07T20:18:00Z" w:id="1797">
            <w:rPr>
              <w:rFonts w:ascii="Times New Roman"/>
              <w:color w:val="000000"/>
              <w:spacing w:val="8"/>
            </w:rPr>
          </w:rPrChange>
        </w:rPr>
        <w:t xml:space="preserve"> </w:t>
      </w:r>
      <w:r w:rsidR="0061644A" w:rsidRPr="0027638C">
        <w:rPr>
          <w:sz w:val="24"/>
          <w:rPrChange w16du:dateUtc="2026-07-07T18:18:00Z" w:author="Author" w:date="2026-07-07T20:18:00Z" w:id="1798">
            <w:rPr>
              <w:rFonts w:ascii="Times New Roman"/>
              <w:color w:val="000000"/>
            </w:rPr>
          </w:rPrChange>
        </w:rPr>
        <w:t>et</w:t>
      </w:r>
      <w:r w:rsidR="0061644A" w:rsidRPr="0027638C">
        <w:rPr>
          <w:sz w:val="24"/>
          <w:rPrChange w16du:dateUtc="2026-07-07T18:18:00Z" w:author="Author" w:date="2026-07-07T20:18:00Z" w:id="1799">
            <w:rPr>
              <w:rFonts w:ascii="Times New Roman"/>
              <w:color w:val="000000"/>
              <w:spacing w:val="8"/>
            </w:rPr>
          </w:rPrChange>
        </w:rPr>
        <w:t xml:space="preserve"> </w:t>
      </w:r>
      <w:r w:rsidR="0061644A" w:rsidRPr="0027638C">
        <w:rPr>
          <w:sz w:val="24"/>
          <w:rPrChange w16du:dateUtc="2026-07-07T18:18:00Z" w:author="Author" w:date="2026-07-07T20:18:00Z" w:id="1800">
            <w:rPr>
              <w:rFonts w:ascii="Times New Roman"/>
              <w:color w:val="000000"/>
            </w:rPr>
          </w:rPrChange>
        </w:rPr>
        <w:t>dolore</w:t>
      </w:r>
      <w:r w:rsidR="0061644A" w:rsidRPr="0027638C">
        <w:rPr>
          <w:sz w:val="24"/>
          <w:rPrChange w16du:dateUtc="2026-07-07T18:18:00Z" w:author="Author" w:date="2026-07-07T20:18:00Z" w:id="1801">
            <w:rPr>
              <w:rFonts w:ascii="Times New Roman"/>
              <w:color w:val="000000"/>
              <w:spacing w:val="8"/>
            </w:rPr>
          </w:rPrChange>
        </w:rPr>
        <w:t xml:space="preserve"> </w:t>
      </w:r>
      <w:r w:rsidR="0061644A" w:rsidRPr="0027638C">
        <w:rPr>
          <w:sz w:val="24"/>
          <w:rPrChange w16du:dateUtc="2026-07-07T18:18:00Z" w:author="Author" w:date="2026-07-07T20:18:00Z" w:id="1802">
            <w:rPr>
              <w:rFonts w:ascii="Times New Roman"/>
              <w:color w:val="000000"/>
            </w:rPr>
          </w:rPrChange>
        </w:rPr>
        <w:t>magna</w:t>
      </w:r>
      <w:r w:rsidR="0061644A" w:rsidRPr="0027638C">
        <w:rPr>
          <w:sz w:val="24"/>
          <w:rPrChange w16du:dateUtc="2026-07-07T18:18:00Z" w:author="Author" w:date="2026-07-07T20:18:00Z" w:id="1803">
            <w:rPr>
              <w:rFonts w:ascii="Times New Roman"/>
              <w:color w:val="000000"/>
              <w:spacing w:val="8"/>
            </w:rPr>
          </w:rPrChange>
        </w:rPr>
        <w:t xml:space="preserve"> </w:t>
      </w:r>
      <w:r w:rsidR="0061644A" w:rsidRPr="0027638C">
        <w:rPr>
          <w:sz w:val="24"/>
          <w:rPrChange w16du:dateUtc="2026-07-07T18:18:00Z" w:author="Author" w:date="2026-07-07T20:18:00Z" w:id="1804">
            <w:rPr>
              <w:rFonts w:ascii="Times New Roman" w:hAnsi="Times New Roman"/>
              <w:color w:val="000000"/>
            </w:rPr>
          </w:rPrChange>
        </w:rPr>
        <w:t>aliqua</w:t>
      </w:r>
      <w:del w16du:dateUtc="2026-07-07T18:18:00Z" w:author="Author" w:date="2026-07-07T20:18:00Z" w:id="1805">
        <w:r>
          <w:rPr>
            <w:color w:val="000000"/>
          </w:rPr>
          <w:cr/>
        </w:r>
      </w:del>
      <w:r w:rsidR="0061644A" w:rsidRPr="0027638C">
        <w:rPr>
          <w:sz w:val="24"/>
          <w:rPrChange w16du:dateUtc="2026-07-07T18:18:00Z" w:author="Author" w:date="2026-07-07T20:18:00Z" w:id="1806">
            <w:rPr>
              <w:rFonts w:ascii="Times New Roman"/>
              <w:color w:val="000000"/>
              <w:spacing w:val="665"/>
            </w:rPr>
          </w:rPrChange>
        </w:rPr>
        <w:t xml:space="preserve"> </w:t>
      </w:r>
      <w:r w:rsidR="0061644A" w:rsidRPr="0027638C">
        <w:rPr>
          <w:sz w:val="24"/>
          <w:rPrChange w16du:dateUtc="2026-07-07T18:18:00Z" w:author="Author" w:date="2026-07-07T20:18:00Z" w:id="1807">
            <w:rPr>
              <w:rFonts w:ascii="Times New Roman"/>
              <w:color w:val="000000"/>
            </w:rPr>
          </w:rPrChange>
        </w:rPr>
        <w:t>Lorem, ipsum Dolor Sit, amet Consectetur adipiscing elit Sed.</w:t>
      </w:r>
    </w:p>
    <w:p w14:paraId="4B844257" w14:textId="1A785D51" w:rsidP="0027638C" w:rsidR="0061644A" w:rsidRDefault="00000000" w:rsidRPr="0027638C">
      <w:pPr>
        <w:pStyle w:val="ListParagraph"/>
        <w:numPr>
          <w:ilvl w:val="1"/>
          <w:numId w:val="5"/>
        </w:numPr>
        <w:tabs>
          <w:tab w:pos="1438" w:val="left"/>
          <w:tab w:pos="1440" w:val="left"/>
        </w:tabs>
        <w:spacing w:after="240" w:before="84"/>
        <w:ind w:right="356"/>
        <w:rPr>
          <w:sz w:val="24"/>
          <w:rPrChange w16du:dateUtc="2026-07-07T18:18:00Z" w:author="Author" w:date="2026-07-07T20:18:00Z" w:id="1808">
            <w:rPr>
              <w:rFonts w:ascii="Times New Roman"/>
              <w:color w:val="000000"/>
            </w:rPr>
          </w:rPrChange>
        </w:rPr>
        <w:pPrChange w16du:dateUtc="2026-07-07T18:18:00Z" w:author="Author" w:date="2026-07-07T20:18:00Z" w:id="1809">
          <w:pPr>
            <w:spacing w:after="0" w:before="240" w:line="254" w:lineRule="exact"/>
            <w:ind w:left="720"/>
            <w:jc w:val="left"/>
          </w:pPr>
        </w:pPrChange>
      </w:pPr>
      <w:del w16du:dateUtc="2026-07-07T18:18:00Z" w:author="Author" w:date="2026-07-07T20:18:00Z" w:id="1810">
        <w:r>
          <w:rPr>
            <w:color w:val="000000"/>
          </w:rPr>
          <w:delText>(cc)</w:delText>
        </w:r>
        <w:r>
          <w:rPr>
            <w:color w:val="000000"/>
            <w:spacing w:val="323"/>
          </w:rPr>
          <w:delText xml:space="preserve"> </w:delText>
        </w:r>
      </w:del>
      <w:r w:rsidR="0061644A" w:rsidRPr="0027638C">
        <w:rPr>
          <w:sz w:val="24"/>
          <w:rPrChange w16du:dateUtc="2026-07-07T18:18:00Z" w:author="Author" w:date="2026-07-07T20:18:00Z" w:id="1811">
            <w:rPr>
              <w:rFonts w:ascii="Times New Roman" w:hAnsi="Times New Roman"/>
              <w:color w:val="000000"/>
              <w:spacing w:val="4"/>
            </w:rPr>
          </w:rPrChange>
        </w:rPr>
        <w:t>“</w:t>
      </w:r>
      <w:r w:rsidR="0061644A" w:rsidRPr="0027638C">
        <w:rPr>
          <w:b/>
          <w:sz w:val="24"/>
          <w:rPrChange w16du:dateUtc="2026-07-07T18:18:00Z" w:author="Author" w:date="2026-07-07T20:18:00Z" w:id="1812">
            <w:rPr>
              <w:rFonts w:ascii="Times New Roman" w:hAnsi="Times New Roman"/>
              <w:color w:val="000000"/>
              <w:spacing w:val="4"/>
            </w:rPr>
          </w:rPrChange>
        </w:rPr>
        <w:t>Do</w:t>
      </w:r>
      <w:r w:rsidR="0061644A" w:rsidRPr="0027638C">
        <w:rPr>
          <w:sz w:val="24"/>
          <w:rPrChange w16du:dateUtc="2026-07-07T18:18:00Z" w:author="Author" w:date="2026-07-07T20:18:00Z" w:id="1813">
            <w:rPr>
              <w:rFonts w:ascii="Times New Roman" w:hAnsi="Times New Roman"/>
              <w:color w:val="000000"/>
              <w:spacing w:val="4"/>
            </w:rPr>
          </w:rPrChange>
        </w:rPr>
        <w:t>”</w:t>
      </w:r>
      <w:r w:rsidR="0061644A" w:rsidRPr="0027638C">
        <w:rPr>
          <w:sz w:val="24"/>
          <w:rPrChange w16du:dateUtc="2026-07-07T18:18:00Z" w:author="Author" w:date="2026-07-07T20:18:00Z" w:id="1814">
            <w:rPr>
              <w:rFonts w:ascii="Times New Roman"/>
              <w:color w:val="000000"/>
              <w:spacing w:val="61"/>
            </w:rPr>
          </w:rPrChange>
        </w:rPr>
        <w:t xml:space="preserve"> </w:t>
      </w:r>
      <w:r w:rsidR="0061644A" w:rsidRPr="0027638C">
        <w:rPr>
          <w:sz w:val="24"/>
          <w:rPrChange w16du:dateUtc="2026-07-07T18:18:00Z" w:author="Author" w:date="2026-07-07T20:18:00Z" w:id="1815">
            <w:rPr>
              <w:rFonts w:ascii="Times New Roman"/>
              <w:color w:val="000000"/>
            </w:rPr>
          </w:rPrChange>
        </w:rPr>
        <w:t>eiusmod</w:t>
      </w:r>
      <w:r w:rsidR="0061644A" w:rsidRPr="0027638C">
        <w:rPr>
          <w:sz w:val="24"/>
          <w:rPrChange w16du:dateUtc="2026-07-07T18:18:00Z" w:author="Author" w:date="2026-07-07T20:18:00Z" w:id="1816">
            <w:rPr>
              <w:rFonts w:ascii="Times New Roman"/>
              <w:color w:val="000000"/>
              <w:spacing w:val="65"/>
            </w:rPr>
          </w:rPrChange>
        </w:rPr>
        <w:t xml:space="preserve"> </w:t>
      </w:r>
      <w:r w:rsidR="0061644A" w:rsidRPr="0027638C">
        <w:rPr>
          <w:sz w:val="24"/>
          <w:rPrChange w16du:dateUtc="2026-07-07T18:18:00Z" w:author="Author" w:date="2026-07-07T20:18:00Z" w:id="1817">
            <w:rPr>
              <w:rFonts w:ascii="Times New Roman" w:hAnsi="Times New Roman"/>
              <w:color w:val="000000"/>
              <w:spacing w:val="5"/>
            </w:rPr>
          </w:rPrChange>
        </w:rPr>
        <w:t>“</w:t>
      </w:r>
      <w:r w:rsidR="0061644A" w:rsidRPr="0027638C">
        <w:rPr>
          <w:b/>
          <w:sz w:val="24"/>
          <w:rPrChange w16du:dateUtc="2026-07-07T18:18:00Z" w:author="Author" w:date="2026-07-07T20:18:00Z" w:id="1818">
            <w:rPr>
              <w:rFonts w:ascii="Times New Roman" w:hAnsi="Times New Roman"/>
              <w:color w:val="000000"/>
              <w:spacing w:val="5"/>
            </w:rPr>
          </w:rPrChange>
        </w:rPr>
        <w:t>Tempor</w:t>
      </w:r>
      <w:r w:rsidR="0061644A" w:rsidRPr="0027638C">
        <w:rPr>
          <w:sz w:val="24"/>
          <w:rPrChange w16du:dateUtc="2026-07-07T18:18:00Z" w:author="Author" w:date="2026-07-07T20:18:00Z" w:id="1819">
            <w:rPr>
              <w:rFonts w:ascii="Times New Roman" w:hAnsi="Times New Roman"/>
              <w:color w:val="000000"/>
              <w:spacing w:val="5"/>
            </w:rPr>
          </w:rPrChange>
        </w:rPr>
        <w:t>”</w:t>
      </w:r>
      <w:r w:rsidR="0061644A" w:rsidRPr="0027638C">
        <w:rPr>
          <w:sz w:val="24"/>
          <w:rPrChange w16du:dateUtc="2026-07-07T18:18:00Z" w:author="Author" w:date="2026-07-07T20:18:00Z" w:id="1820">
            <w:rPr>
              <w:rFonts w:ascii="Times New Roman"/>
              <w:color w:val="000000"/>
              <w:spacing w:val="61"/>
            </w:rPr>
          </w:rPrChange>
        </w:rPr>
        <w:t xml:space="preserve"> </w:t>
      </w:r>
      <w:r w:rsidR="0061644A" w:rsidRPr="0027638C">
        <w:rPr>
          <w:sz w:val="24"/>
          <w:rPrChange w16du:dateUtc="2026-07-07T18:18:00Z" w:author="Author" w:date="2026-07-07T20:18:00Z" w:id="1821">
            <w:rPr>
              <w:rFonts w:ascii="Times New Roman"/>
              <w:color w:val="000000"/>
            </w:rPr>
          </w:rPrChange>
        </w:rPr>
        <w:t>incididunt</w:t>
      </w:r>
      <w:r w:rsidR="0061644A" w:rsidRPr="0027638C">
        <w:rPr>
          <w:sz w:val="24"/>
          <w:rPrChange w16du:dateUtc="2026-07-07T18:18:00Z" w:author="Author" w:date="2026-07-07T20:18:00Z" w:id="1822">
            <w:rPr>
              <w:rFonts w:ascii="Times New Roman"/>
              <w:color w:val="000000"/>
              <w:spacing w:val="65"/>
            </w:rPr>
          </w:rPrChange>
        </w:rPr>
        <w:t xml:space="preserve"> </w:t>
      </w:r>
      <w:r w:rsidR="0061644A" w:rsidRPr="0027638C">
        <w:rPr>
          <w:sz w:val="24"/>
          <w:rPrChange w16du:dateUtc="2026-07-07T18:18:00Z" w:author="Author" w:date="2026-07-07T20:18:00Z" w:id="1823">
            <w:rPr>
              <w:rFonts w:ascii="Times New Roman"/>
              <w:color w:val="000000"/>
            </w:rPr>
          </w:rPrChange>
        </w:rPr>
        <w:t>ut,</w:t>
      </w:r>
      <w:r w:rsidR="0061644A" w:rsidRPr="0027638C">
        <w:rPr>
          <w:sz w:val="24"/>
          <w:rPrChange w16du:dateUtc="2026-07-07T18:18:00Z" w:author="Author" w:date="2026-07-07T20:18:00Z" w:id="1824">
            <w:rPr>
              <w:rFonts w:ascii="Times New Roman"/>
              <w:color w:val="000000"/>
              <w:spacing w:val="65"/>
            </w:rPr>
          </w:rPrChange>
        </w:rPr>
        <w:t xml:space="preserve"> </w:t>
      </w:r>
      <w:r w:rsidR="0061644A" w:rsidRPr="0027638C">
        <w:rPr>
          <w:sz w:val="24"/>
          <w:rPrChange w16du:dateUtc="2026-07-07T18:18:00Z" w:author="Author" w:date="2026-07-07T20:18:00Z" w:id="1825">
            <w:rPr>
              <w:rFonts w:ascii="Times New Roman"/>
              <w:color w:val="000000"/>
            </w:rPr>
          </w:rPrChange>
        </w:rPr>
        <w:t>labore,</w:t>
      </w:r>
      <w:r w:rsidR="0061644A" w:rsidRPr="0027638C">
        <w:rPr>
          <w:sz w:val="24"/>
          <w:rPrChange w16du:dateUtc="2026-07-07T18:18:00Z" w:author="Author" w:date="2026-07-07T20:18:00Z" w:id="1826">
            <w:rPr>
              <w:rFonts w:ascii="Times New Roman"/>
              <w:color w:val="000000"/>
              <w:spacing w:val="65"/>
            </w:rPr>
          </w:rPrChange>
        </w:rPr>
        <w:t xml:space="preserve"> </w:t>
      </w:r>
      <w:r w:rsidR="0061644A" w:rsidRPr="0027638C">
        <w:rPr>
          <w:sz w:val="24"/>
          <w:rPrChange w16du:dateUtc="2026-07-07T18:18:00Z" w:author="Author" w:date="2026-07-07T20:18:00Z" w:id="1827">
            <w:rPr>
              <w:rFonts w:ascii="Times New Roman"/>
              <w:color w:val="000000"/>
            </w:rPr>
          </w:rPrChange>
        </w:rPr>
        <w:t>et,</w:t>
      </w:r>
      <w:r w:rsidR="0061644A" w:rsidRPr="0027638C">
        <w:rPr>
          <w:sz w:val="24"/>
          <w:rPrChange w16du:dateUtc="2026-07-07T18:18:00Z" w:author="Author" w:date="2026-07-07T20:18:00Z" w:id="1828">
            <w:rPr>
              <w:rFonts w:ascii="Times New Roman"/>
              <w:color w:val="000000"/>
              <w:spacing w:val="65"/>
            </w:rPr>
          </w:rPrChange>
        </w:rPr>
        <w:t xml:space="preserve"> </w:t>
      </w:r>
      <w:r w:rsidR="0061644A" w:rsidRPr="0027638C">
        <w:rPr>
          <w:sz w:val="24"/>
          <w:rPrChange w16du:dateUtc="2026-07-07T18:18:00Z" w:author="Author" w:date="2026-07-07T20:18:00Z" w:id="1829">
            <w:rPr>
              <w:rFonts w:ascii="Times New Roman"/>
              <w:color w:val="000000"/>
            </w:rPr>
          </w:rPrChange>
        </w:rPr>
        <w:t>Dolore,</w:t>
      </w:r>
      <w:r w:rsidR="0061644A" w:rsidRPr="0027638C">
        <w:rPr>
          <w:sz w:val="24"/>
          <w:rPrChange w16du:dateUtc="2026-07-07T18:18:00Z" w:author="Author" w:date="2026-07-07T20:18:00Z" w:id="1830">
            <w:rPr>
              <w:rFonts w:ascii="Times New Roman"/>
              <w:color w:val="000000"/>
              <w:spacing w:val="65"/>
            </w:rPr>
          </w:rPrChange>
        </w:rPr>
        <w:t xml:space="preserve"> </w:t>
      </w:r>
      <w:r w:rsidR="0061644A" w:rsidRPr="0027638C">
        <w:rPr>
          <w:sz w:val="24"/>
          <w:rPrChange w16du:dateUtc="2026-07-07T18:18:00Z" w:author="Author" w:date="2026-07-07T20:18:00Z" w:id="1831">
            <w:rPr>
              <w:rFonts w:ascii="Times New Roman" w:hAnsi="Times New Roman"/>
              <w:color w:val="000000"/>
            </w:rPr>
          </w:rPrChange>
        </w:rPr>
        <w:t>magna,</w:t>
      </w:r>
      <w:del w16du:dateUtc="2026-07-07T18:18:00Z" w:author="Author" w:date="2026-07-07T20:18:00Z" w:id="1832">
        <w:r>
          <w:rPr>
            <w:color w:val="000000"/>
          </w:rPr>
          <w:cr/>
        </w:r>
      </w:del>
      <w:r w:rsidR="0061644A" w:rsidRPr="0027638C">
        <w:rPr>
          <w:sz w:val="24"/>
          <w:rPrChange w16du:dateUtc="2026-07-07T18:18:00Z" w:author="Author" w:date="2026-07-07T20:18:00Z" w:id="1833">
            <w:rPr>
              <w:rFonts w:ascii="Times New Roman"/>
              <w:color w:val="000000"/>
              <w:spacing w:val="665"/>
            </w:rPr>
          </w:rPrChange>
        </w:rPr>
        <w:t xml:space="preserve"> </w:t>
      </w:r>
      <w:r w:rsidR="0061644A" w:rsidRPr="0027638C">
        <w:rPr>
          <w:sz w:val="24"/>
          <w:rPrChange w16du:dateUtc="2026-07-07T18:18:00Z" w:author="Author" w:date="2026-07-07T20:18:00Z" w:id="1834">
            <w:rPr>
              <w:rFonts w:ascii="Times New Roman"/>
              <w:color w:val="000000"/>
            </w:rPr>
          </w:rPrChange>
        </w:rPr>
        <w:t>aliqua, lorem, ipsum</w:t>
      </w:r>
      <w:del w16du:dateUtc="2026-07-07T18:18:00Z" w:author="Author" w:date="2026-07-07T20:18:00Z" w:id="1835">
        <w:r>
          <w:rPr>
            <w:color w:val="000000"/>
          </w:rPr>
          <w:delText xml:space="preserve"> / </w:delText>
        </w:r>
      </w:del>
      <w:ins w16du:dateUtc="2026-07-07T18:18:00Z" w:author="Author" w:date="2026-07-07T20:18:00Z" w:id="1836">
        <w:r w:rsidR="0061644A" w:rsidRPr="0027638C">
          <w:rPr>
            <w:sz w:val="24"/>
            <w:szCs w:val="24"/>
          </w:rPr>
          <w:t>/</w:t>
        </w:r>
      </w:ins>
      <w:r w:rsidR="0061644A" w:rsidRPr="0027638C">
        <w:rPr>
          <w:sz w:val="24"/>
          <w:rPrChange w16du:dateUtc="2026-07-07T18:18:00Z" w:author="Author" w:date="2026-07-07T20:18:00Z" w:id="1837">
            <w:rPr>
              <w:rFonts w:ascii="Times New Roman"/>
              <w:color w:val="000000"/>
            </w:rPr>
          </w:rPrChange>
        </w:rPr>
        <w:t>dolor sit amet.</w:t>
      </w:r>
    </w:p>
    <w:p w14:paraId="2BF1F067" w14:textId="1F361454" w:rsidP="0027638C" w:rsidR="0061644A" w:rsidRDefault="00000000" w:rsidRPr="0027638C">
      <w:pPr>
        <w:pStyle w:val="ListParagraph"/>
        <w:numPr>
          <w:ilvl w:val="1"/>
          <w:numId w:val="5"/>
        </w:numPr>
        <w:tabs>
          <w:tab w:pos="1438" w:val="left"/>
          <w:tab w:pos="1440" w:val="left"/>
        </w:tabs>
        <w:spacing w:after="240" w:before="84"/>
        <w:ind w:right="356"/>
        <w:rPr>
          <w:sz w:val="24"/>
          <w:rPrChange w16du:dateUtc="2026-07-07T18:18:00Z" w:author="Author" w:date="2026-07-07T20:18:00Z" w:id="1838">
            <w:rPr>
              <w:rFonts w:ascii="Times New Roman"/>
              <w:color w:val="000000"/>
            </w:rPr>
          </w:rPrChange>
        </w:rPr>
        <w:pPrChange w16du:dateUtc="2026-07-07T18:18:00Z" w:author="Author" w:date="2026-07-07T20:18:00Z" w:id="1839">
          <w:pPr>
            <w:spacing w:after="0" w:before="235" w:line="254" w:lineRule="exact"/>
            <w:ind w:left="720"/>
            <w:jc w:val="left"/>
          </w:pPr>
        </w:pPrChange>
      </w:pPr>
      <w:del w16du:dateUtc="2026-07-07T18:18:00Z" w:author="Author" w:date="2026-07-07T20:18:00Z" w:id="1840">
        <w:r>
          <w:rPr>
            <w:color w:val="000000"/>
          </w:rPr>
          <w:delText>(dd)</w:delText>
        </w:r>
        <w:r>
          <w:rPr>
            <w:color w:val="000000"/>
            <w:spacing w:val="299"/>
          </w:rPr>
          <w:delText xml:space="preserve"> </w:delText>
        </w:r>
      </w:del>
      <w:r w:rsidR="0061644A" w:rsidRPr="0027638C">
        <w:rPr>
          <w:sz w:val="24"/>
          <w:rPrChange w16du:dateUtc="2026-07-07T18:18:00Z" w:author="Author" w:date="2026-07-07T20:18:00Z" w:id="1841">
            <w:rPr>
              <w:rFonts w:ascii="Times New Roman" w:hAnsi="Times New Roman"/>
              <w:color w:val="000000"/>
              <w:spacing w:val="5"/>
            </w:rPr>
          </w:rPrChange>
        </w:rPr>
        <w:t>“</w:t>
      </w:r>
      <w:r w:rsidR="0061644A" w:rsidRPr="0027638C">
        <w:rPr>
          <w:b/>
          <w:sz w:val="24"/>
          <w:rPrChange w16du:dateUtc="2026-07-07T18:18:00Z" w:author="Author" w:date="2026-07-07T20:18:00Z" w:id="1842">
            <w:rPr>
              <w:rFonts w:ascii="Times New Roman" w:hAnsi="Times New Roman"/>
              <w:color w:val="000000"/>
              <w:spacing w:val="5"/>
            </w:rPr>
          </w:rPrChange>
        </w:rPr>
        <w:t>Consectetur</w:t>
      </w:r>
      <w:r w:rsidR="0061644A" w:rsidRPr="0027638C">
        <w:rPr>
          <w:b/>
          <w:sz w:val="24"/>
          <w:rPrChange w16du:dateUtc="2026-07-07T18:18:00Z" w:author="Author" w:date="2026-07-07T20:18:00Z" w:id="1843">
            <w:rPr>
              <w:rFonts w:ascii="Times New Roman"/>
              <w:color w:val="000000"/>
              <w:spacing w:val="25"/>
            </w:rPr>
          </w:rPrChange>
        </w:rPr>
        <w:t xml:space="preserve"> </w:t>
      </w:r>
      <w:r w:rsidR="0061644A" w:rsidRPr="0027638C">
        <w:rPr>
          <w:b/>
          <w:sz w:val="24"/>
          <w:rPrChange w16du:dateUtc="2026-07-07T18:18:00Z" w:author="Author" w:date="2026-07-07T20:18:00Z" w:id="1844">
            <w:rPr>
              <w:rFonts w:ascii="Times New Roman" w:hAnsi="Times New Roman"/>
              <w:color w:val="000000"/>
              <w:spacing w:val="3"/>
            </w:rPr>
          </w:rPrChange>
        </w:rPr>
        <w:t>Adipiscing</w:t>
      </w:r>
      <w:r w:rsidR="0061644A" w:rsidRPr="0027638C">
        <w:rPr>
          <w:sz w:val="24"/>
          <w:rPrChange w16du:dateUtc="2026-07-07T18:18:00Z" w:author="Author" w:date="2026-07-07T20:18:00Z" w:id="1845">
            <w:rPr>
              <w:rFonts w:ascii="Times New Roman" w:hAnsi="Times New Roman"/>
              <w:color w:val="000000"/>
              <w:spacing w:val="3"/>
            </w:rPr>
          </w:rPrChange>
        </w:rPr>
        <w:t>”</w:t>
      </w:r>
      <w:r w:rsidR="0061644A" w:rsidRPr="0027638C">
        <w:rPr>
          <w:sz w:val="24"/>
          <w:rPrChange w16du:dateUtc="2026-07-07T18:18:00Z" w:author="Author" w:date="2026-07-07T20:18:00Z" w:id="1846">
            <w:rPr>
              <w:rFonts w:ascii="Times New Roman"/>
              <w:color w:val="000000"/>
              <w:spacing w:val="27"/>
            </w:rPr>
          </w:rPrChange>
        </w:rPr>
        <w:t xml:space="preserve"> </w:t>
      </w:r>
      <w:r w:rsidR="0061644A" w:rsidRPr="0027638C">
        <w:rPr>
          <w:sz w:val="24"/>
          <w:rPrChange w16du:dateUtc="2026-07-07T18:18:00Z" w:author="Author" w:date="2026-07-07T20:18:00Z" w:id="1847">
            <w:rPr>
              <w:rFonts w:ascii="Times New Roman"/>
              <w:color w:val="000000"/>
            </w:rPr>
          </w:rPrChange>
        </w:rPr>
        <w:t>elit</w:t>
      </w:r>
      <w:r w:rsidR="0061644A" w:rsidRPr="0027638C">
        <w:rPr>
          <w:sz w:val="24"/>
          <w:rPrChange w16du:dateUtc="2026-07-07T18:18:00Z" w:author="Author" w:date="2026-07-07T20:18:00Z" w:id="1848">
            <w:rPr>
              <w:rFonts w:ascii="Times New Roman"/>
              <w:color w:val="000000"/>
              <w:spacing w:val="30"/>
            </w:rPr>
          </w:rPrChange>
        </w:rPr>
        <w:t xml:space="preserve"> </w:t>
      </w:r>
      <w:r w:rsidR="0061644A" w:rsidRPr="0027638C">
        <w:rPr>
          <w:sz w:val="24"/>
          <w:rPrChange w16du:dateUtc="2026-07-07T18:18:00Z" w:author="Author" w:date="2026-07-07T20:18:00Z" w:id="1849">
            <w:rPr>
              <w:rFonts w:ascii="Times New Roman"/>
              <w:color w:val="000000"/>
            </w:rPr>
          </w:rPrChange>
        </w:rPr>
        <w:t>sed</w:t>
      </w:r>
      <w:r w:rsidR="0061644A" w:rsidRPr="0027638C">
        <w:rPr>
          <w:sz w:val="24"/>
          <w:rPrChange w16du:dateUtc="2026-07-07T18:18:00Z" w:author="Author" w:date="2026-07-07T20:18:00Z" w:id="1850">
            <w:rPr>
              <w:rFonts w:ascii="Times New Roman"/>
              <w:color w:val="000000"/>
              <w:spacing w:val="30"/>
            </w:rPr>
          </w:rPrChange>
        </w:rPr>
        <w:t xml:space="preserve"> </w:t>
      </w:r>
      <w:r w:rsidR="0061644A" w:rsidRPr="0027638C">
        <w:rPr>
          <w:sz w:val="24"/>
          <w:rPrChange w16du:dateUtc="2026-07-07T18:18:00Z" w:author="Author" w:date="2026-07-07T20:18:00Z" w:id="1851">
            <w:rPr>
              <w:rFonts w:ascii="Times New Roman"/>
              <w:color w:val="000000"/>
            </w:rPr>
          </w:rPrChange>
        </w:rPr>
        <w:t>do,</w:t>
      </w:r>
      <w:r w:rsidR="0061644A" w:rsidRPr="0027638C">
        <w:rPr>
          <w:sz w:val="24"/>
          <w:rPrChange w16du:dateUtc="2026-07-07T18:18:00Z" w:author="Author" w:date="2026-07-07T20:18:00Z" w:id="1852">
            <w:rPr>
              <w:rFonts w:ascii="Times New Roman"/>
              <w:color w:val="000000"/>
              <w:spacing w:val="30"/>
            </w:rPr>
          </w:rPrChange>
        </w:rPr>
        <w:t xml:space="preserve"> </w:t>
      </w:r>
      <w:r w:rsidR="0061644A" w:rsidRPr="0027638C">
        <w:rPr>
          <w:sz w:val="24"/>
          <w:rPrChange w16du:dateUtc="2026-07-07T18:18:00Z" w:author="Author" w:date="2026-07-07T20:18:00Z" w:id="1853">
            <w:rPr>
              <w:rFonts w:ascii="Times New Roman"/>
              <w:color w:val="000000"/>
            </w:rPr>
          </w:rPrChange>
        </w:rPr>
        <w:t>eiusmod</w:t>
      </w:r>
      <w:r w:rsidR="0061644A" w:rsidRPr="0027638C">
        <w:rPr>
          <w:sz w:val="24"/>
          <w:rPrChange w16du:dateUtc="2026-07-07T18:18:00Z" w:author="Author" w:date="2026-07-07T20:18:00Z" w:id="1854">
            <w:rPr>
              <w:rFonts w:ascii="Times New Roman"/>
              <w:color w:val="000000"/>
              <w:spacing w:val="30"/>
            </w:rPr>
          </w:rPrChange>
        </w:rPr>
        <w:t xml:space="preserve"> </w:t>
      </w:r>
      <w:r w:rsidR="0061644A" w:rsidRPr="0027638C">
        <w:rPr>
          <w:sz w:val="24"/>
          <w:rPrChange w16du:dateUtc="2026-07-07T18:18:00Z" w:author="Author" w:date="2026-07-07T20:18:00Z" w:id="1855">
            <w:rPr>
              <w:rFonts w:ascii="Times New Roman"/>
              <w:color w:val="000000"/>
            </w:rPr>
          </w:rPrChange>
        </w:rPr>
        <w:t>tempor</w:t>
      </w:r>
      <w:r w:rsidR="0061644A" w:rsidRPr="0027638C">
        <w:rPr>
          <w:sz w:val="24"/>
          <w:rPrChange w16du:dateUtc="2026-07-07T18:18:00Z" w:author="Author" w:date="2026-07-07T20:18:00Z" w:id="1856">
            <w:rPr>
              <w:rFonts w:ascii="Times New Roman"/>
              <w:color w:val="000000"/>
              <w:spacing w:val="30"/>
            </w:rPr>
          </w:rPrChange>
        </w:rPr>
        <w:t xml:space="preserve"> </w:t>
      </w:r>
      <w:r w:rsidR="0061644A" w:rsidRPr="0027638C">
        <w:rPr>
          <w:sz w:val="24"/>
          <w:rPrChange w16du:dateUtc="2026-07-07T18:18:00Z" w:author="Author" w:date="2026-07-07T20:18:00Z" w:id="1857">
            <w:rPr>
              <w:rFonts w:ascii="Times New Roman"/>
              <w:color w:val="000000"/>
            </w:rPr>
          </w:rPrChange>
        </w:rPr>
        <w:t>incididunt</w:t>
      </w:r>
      <w:r w:rsidR="0061644A" w:rsidRPr="0027638C">
        <w:rPr>
          <w:sz w:val="24"/>
          <w:rPrChange w16du:dateUtc="2026-07-07T18:18:00Z" w:author="Author" w:date="2026-07-07T20:18:00Z" w:id="1858">
            <w:rPr>
              <w:rFonts w:ascii="Times New Roman"/>
              <w:color w:val="000000"/>
              <w:spacing w:val="30"/>
            </w:rPr>
          </w:rPrChange>
        </w:rPr>
        <w:t xml:space="preserve"> </w:t>
      </w:r>
      <w:r w:rsidR="0061644A" w:rsidRPr="0027638C">
        <w:rPr>
          <w:sz w:val="24"/>
          <w:rPrChange w16du:dateUtc="2026-07-07T18:18:00Z" w:author="Author" w:date="2026-07-07T20:18:00Z" w:id="1859">
            <w:rPr>
              <w:rFonts w:ascii="Times New Roman"/>
              <w:color w:val="000000"/>
            </w:rPr>
          </w:rPrChange>
        </w:rPr>
        <w:t>ut</w:t>
      </w:r>
      <w:r w:rsidR="0061644A" w:rsidRPr="0027638C">
        <w:rPr>
          <w:sz w:val="24"/>
          <w:rPrChange w16du:dateUtc="2026-07-07T18:18:00Z" w:author="Author" w:date="2026-07-07T20:18:00Z" w:id="1860">
            <w:rPr>
              <w:rFonts w:ascii="Times New Roman"/>
              <w:color w:val="000000"/>
              <w:spacing w:val="30"/>
            </w:rPr>
          </w:rPrChange>
        </w:rPr>
        <w:t xml:space="preserve"> </w:t>
      </w:r>
      <w:r w:rsidR="0061644A" w:rsidRPr="0027638C">
        <w:rPr>
          <w:sz w:val="24"/>
          <w:rPrChange w16du:dateUtc="2026-07-07T18:18:00Z" w:author="Author" w:date="2026-07-07T20:18:00Z" w:id="1861">
            <w:rPr>
              <w:rFonts w:ascii="Times New Roman" w:hAnsi="Times New Roman"/>
              <w:color w:val="000000"/>
            </w:rPr>
          </w:rPrChange>
        </w:rPr>
        <w:t>labore</w:t>
      </w:r>
      <w:del w16du:dateUtc="2026-07-07T18:18:00Z" w:author="Author" w:date="2026-07-07T20:18:00Z" w:id="1862">
        <w:r>
          <w:rPr>
            <w:color w:val="000000"/>
          </w:rPr>
          <w:cr/>
        </w:r>
      </w:del>
      <w:r w:rsidR="0061644A" w:rsidRPr="0027638C">
        <w:rPr>
          <w:sz w:val="24"/>
          <w:rPrChange w16du:dateUtc="2026-07-07T18:18:00Z" w:author="Author" w:date="2026-07-07T20:18:00Z" w:id="1863">
            <w:rPr>
              <w:rFonts w:ascii="Times New Roman"/>
              <w:color w:val="000000"/>
              <w:spacing w:val="665"/>
            </w:rPr>
          </w:rPrChange>
        </w:rPr>
        <w:t xml:space="preserve"> </w:t>
      </w:r>
      <w:r w:rsidR="0061644A" w:rsidRPr="0027638C">
        <w:rPr>
          <w:sz w:val="24"/>
          <w:rPrChange w16du:dateUtc="2026-07-07T18:18:00Z" w:author="Author" w:date="2026-07-07T20:18:00Z" w:id="1864">
            <w:rPr>
              <w:rFonts w:ascii="Times New Roman"/>
              <w:color w:val="000000"/>
            </w:rPr>
          </w:rPrChange>
        </w:rPr>
        <w:t>et</w:t>
      </w:r>
      <w:r w:rsidR="0061644A" w:rsidRPr="0027638C">
        <w:rPr>
          <w:sz w:val="24"/>
          <w:rPrChange w16du:dateUtc="2026-07-07T18:18:00Z" w:author="Author" w:date="2026-07-07T20:18:00Z" w:id="1865">
            <w:rPr>
              <w:rFonts w:ascii="Times New Roman"/>
              <w:color w:val="000000"/>
              <w:spacing w:val="26"/>
            </w:rPr>
          </w:rPrChange>
        </w:rPr>
        <w:t xml:space="preserve"> </w:t>
      </w:r>
      <w:r w:rsidR="0061644A" w:rsidRPr="0027638C">
        <w:rPr>
          <w:sz w:val="24"/>
          <w:rPrChange w16du:dateUtc="2026-07-07T18:18:00Z" w:author="Author" w:date="2026-07-07T20:18:00Z" w:id="1866">
            <w:rPr>
              <w:rFonts w:ascii="Times New Roman"/>
              <w:color w:val="000000"/>
            </w:rPr>
          </w:rPrChange>
        </w:rPr>
        <w:t>dolore</w:t>
      </w:r>
      <w:r w:rsidR="0061644A" w:rsidRPr="0027638C">
        <w:rPr>
          <w:sz w:val="24"/>
          <w:rPrChange w16du:dateUtc="2026-07-07T18:18:00Z" w:author="Author" w:date="2026-07-07T20:18:00Z" w:id="1867">
            <w:rPr>
              <w:rFonts w:ascii="Times New Roman"/>
              <w:color w:val="000000"/>
              <w:spacing w:val="26"/>
            </w:rPr>
          </w:rPrChange>
        </w:rPr>
        <w:t xml:space="preserve"> </w:t>
      </w:r>
      <w:r w:rsidR="0061644A" w:rsidRPr="0027638C">
        <w:rPr>
          <w:sz w:val="24"/>
          <w:rPrChange w16du:dateUtc="2026-07-07T18:18:00Z" w:author="Author" w:date="2026-07-07T20:18:00Z" w:id="1868">
            <w:rPr>
              <w:rFonts w:ascii="Times New Roman"/>
              <w:color w:val="000000"/>
            </w:rPr>
          </w:rPrChange>
        </w:rPr>
        <w:t>magna</w:t>
      </w:r>
      <w:r w:rsidR="0061644A" w:rsidRPr="0027638C">
        <w:rPr>
          <w:sz w:val="24"/>
          <w:rPrChange w16du:dateUtc="2026-07-07T18:18:00Z" w:author="Author" w:date="2026-07-07T20:18:00Z" w:id="1869">
            <w:rPr>
              <w:rFonts w:ascii="Times New Roman"/>
              <w:color w:val="000000"/>
              <w:spacing w:val="26"/>
            </w:rPr>
          </w:rPrChange>
        </w:rPr>
        <w:t xml:space="preserve"> </w:t>
      </w:r>
      <w:r w:rsidR="0061644A" w:rsidRPr="0027638C">
        <w:rPr>
          <w:sz w:val="24"/>
          <w:rPrChange w16du:dateUtc="2026-07-07T18:18:00Z" w:author="Author" w:date="2026-07-07T20:18:00Z" w:id="1870">
            <w:rPr>
              <w:rFonts w:ascii="Times New Roman"/>
              <w:color w:val="000000"/>
            </w:rPr>
          </w:rPrChange>
        </w:rPr>
        <w:t>aliqua</w:t>
      </w:r>
      <w:r w:rsidR="0061644A" w:rsidRPr="0027638C">
        <w:rPr>
          <w:sz w:val="24"/>
          <w:rPrChange w16du:dateUtc="2026-07-07T18:18:00Z" w:author="Author" w:date="2026-07-07T20:18:00Z" w:id="1871">
            <w:rPr>
              <w:rFonts w:ascii="Times New Roman"/>
              <w:color w:val="000000"/>
              <w:spacing w:val="26"/>
            </w:rPr>
          </w:rPrChange>
        </w:rPr>
        <w:t xml:space="preserve"> </w:t>
      </w:r>
      <w:r w:rsidR="0061644A" w:rsidRPr="0027638C">
        <w:rPr>
          <w:sz w:val="24"/>
          <w:rPrChange w16du:dateUtc="2026-07-07T18:18:00Z" w:author="Author" w:date="2026-07-07T20:18:00Z" w:id="1872">
            <w:rPr>
              <w:rFonts w:ascii="Times New Roman"/>
              <w:color w:val="000000"/>
            </w:rPr>
          </w:rPrChange>
        </w:rPr>
        <w:t>lorem</w:t>
      </w:r>
      <w:r w:rsidR="0061644A" w:rsidRPr="0027638C">
        <w:rPr>
          <w:sz w:val="24"/>
          <w:rPrChange w16du:dateUtc="2026-07-07T18:18:00Z" w:author="Author" w:date="2026-07-07T20:18:00Z" w:id="1873">
            <w:rPr>
              <w:rFonts w:ascii="Times New Roman"/>
              <w:color w:val="000000"/>
              <w:spacing w:val="26"/>
            </w:rPr>
          </w:rPrChange>
        </w:rPr>
        <w:t xml:space="preserve"> </w:t>
      </w:r>
      <w:r w:rsidR="0061644A" w:rsidRPr="0027638C">
        <w:rPr>
          <w:sz w:val="24"/>
          <w:rPrChange w16du:dateUtc="2026-07-07T18:18:00Z" w:author="Author" w:date="2026-07-07T20:18:00Z" w:id="1874">
            <w:rPr>
              <w:rFonts w:ascii="Times New Roman"/>
              <w:color w:val="000000"/>
            </w:rPr>
          </w:rPrChange>
        </w:rPr>
        <w:t>ipsum</w:t>
      </w:r>
      <w:r w:rsidR="0061644A" w:rsidRPr="0027638C">
        <w:rPr>
          <w:sz w:val="24"/>
          <w:rPrChange w16du:dateUtc="2026-07-07T18:18:00Z" w:author="Author" w:date="2026-07-07T20:18:00Z" w:id="1875">
            <w:rPr>
              <w:rFonts w:ascii="Times New Roman"/>
              <w:color w:val="000000"/>
              <w:spacing w:val="26"/>
            </w:rPr>
          </w:rPrChange>
        </w:rPr>
        <w:t xml:space="preserve"> </w:t>
      </w:r>
      <w:r w:rsidR="0061644A" w:rsidRPr="0027638C">
        <w:rPr>
          <w:sz w:val="24"/>
          <w:rPrChange w16du:dateUtc="2026-07-07T18:18:00Z" w:author="Author" w:date="2026-07-07T20:18:00Z" w:id="1876">
            <w:rPr>
              <w:rFonts w:ascii="Times New Roman"/>
              <w:color w:val="000000"/>
            </w:rPr>
          </w:rPrChange>
        </w:rPr>
        <w:t>dolor</w:t>
      </w:r>
      <w:r w:rsidR="0061644A" w:rsidRPr="0027638C">
        <w:rPr>
          <w:sz w:val="24"/>
          <w:rPrChange w16du:dateUtc="2026-07-07T18:18:00Z" w:author="Author" w:date="2026-07-07T20:18:00Z" w:id="1877">
            <w:rPr>
              <w:rFonts w:ascii="Times New Roman"/>
              <w:color w:val="000000"/>
              <w:spacing w:val="26"/>
            </w:rPr>
          </w:rPrChange>
        </w:rPr>
        <w:t xml:space="preserve"> </w:t>
      </w:r>
      <w:r w:rsidR="0061644A" w:rsidRPr="0027638C">
        <w:rPr>
          <w:sz w:val="24"/>
          <w:rPrChange w16du:dateUtc="2026-07-07T18:18:00Z" w:author="Author" w:date="2026-07-07T20:18:00Z" w:id="1878">
            <w:rPr>
              <w:rFonts w:ascii="Times New Roman"/>
              <w:color w:val="000000"/>
            </w:rPr>
          </w:rPrChange>
        </w:rPr>
        <w:t>sit</w:t>
      </w:r>
      <w:r w:rsidR="0061644A" w:rsidRPr="0027638C">
        <w:rPr>
          <w:sz w:val="24"/>
          <w:rPrChange w16du:dateUtc="2026-07-07T18:18:00Z" w:author="Author" w:date="2026-07-07T20:18:00Z" w:id="1879">
            <w:rPr>
              <w:rFonts w:ascii="Times New Roman"/>
              <w:color w:val="000000"/>
              <w:spacing w:val="26"/>
            </w:rPr>
          </w:rPrChange>
        </w:rPr>
        <w:t xml:space="preserve"> </w:t>
      </w:r>
      <w:r w:rsidR="0061644A" w:rsidRPr="0027638C">
        <w:rPr>
          <w:sz w:val="24"/>
          <w:rPrChange w16du:dateUtc="2026-07-07T18:18:00Z" w:author="Author" w:date="2026-07-07T20:18:00Z" w:id="1880">
            <w:rPr>
              <w:rFonts w:ascii="Times New Roman"/>
              <w:color w:val="000000"/>
            </w:rPr>
          </w:rPrChange>
        </w:rPr>
        <w:t>amet</w:t>
      </w:r>
      <w:r w:rsidR="0061644A" w:rsidRPr="0027638C">
        <w:rPr>
          <w:sz w:val="24"/>
          <w:rPrChange w16du:dateUtc="2026-07-07T18:18:00Z" w:author="Author" w:date="2026-07-07T20:18:00Z" w:id="1881">
            <w:rPr>
              <w:rFonts w:ascii="Times New Roman"/>
              <w:color w:val="000000"/>
              <w:spacing w:val="26"/>
            </w:rPr>
          </w:rPrChange>
        </w:rPr>
        <w:t xml:space="preserve"> </w:t>
      </w:r>
      <w:r w:rsidR="0061644A" w:rsidRPr="0027638C">
        <w:rPr>
          <w:sz w:val="24"/>
          <w:rPrChange w16du:dateUtc="2026-07-07T18:18:00Z" w:author="Author" w:date="2026-07-07T20:18:00Z" w:id="1882">
            <w:rPr>
              <w:rFonts w:ascii="Times New Roman"/>
              <w:color w:val="000000"/>
            </w:rPr>
          </w:rPrChange>
        </w:rPr>
        <w:t>consectetur</w:t>
      </w:r>
      <w:r w:rsidR="0061644A" w:rsidRPr="0027638C">
        <w:rPr>
          <w:sz w:val="24"/>
          <w:rPrChange w16du:dateUtc="2026-07-07T18:18:00Z" w:author="Author" w:date="2026-07-07T20:18:00Z" w:id="1883">
            <w:rPr>
              <w:rFonts w:ascii="Times New Roman"/>
              <w:color w:val="000000"/>
              <w:spacing w:val="26"/>
            </w:rPr>
          </w:rPrChange>
        </w:rPr>
        <w:t xml:space="preserve"> </w:t>
      </w:r>
      <w:r w:rsidR="0061644A" w:rsidRPr="0027638C">
        <w:rPr>
          <w:sz w:val="24"/>
          <w:rPrChange w16du:dateUtc="2026-07-07T18:18:00Z" w:author="Author" w:date="2026-07-07T20:18:00Z" w:id="1884">
            <w:rPr>
              <w:rFonts w:ascii="Times New Roman"/>
              <w:color w:val="000000"/>
            </w:rPr>
          </w:rPrChange>
        </w:rPr>
        <w:t>adipiscing</w:t>
      </w:r>
      <w:r w:rsidR="0061644A" w:rsidRPr="0027638C">
        <w:rPr>
          <w:sz w:val="24"/>
          <w:rPrChange w16du:dateUtc="2026-07-07T18:18:00Z" w:author="Author" w:date="2026-07-07T20:18:00Z" w:id="1885">
            <w:rPr>
              <w:rFonts w:ascii="Times New Roman"/>
              <w:color w:val="000000"/>
              <w:spacing w:val="26"/>
            </w:rPr>
          </w:rPrChange>
        </w:rPr>
        <w:t xml:space="preserve"> </w:t>
      </w:r>
      <w:r w:rsidR="0061644A" w:rsidRPr="0027638C">
        <w:rPr>
          <w:sz w:val="24"/>
          <w:rPrChange w16du:dateUtc="2026-07-07T18:18:00Z" w:author="Author" w:date="2026-07-07T20:18:00Z" w:id="1886">
            <w:rPr>
              <w:rFonts w:ascii="Times New Roman"/>
              <w:color w:val="000000"/>
            </w:rPr>
          </w:rPrChange>
        </w:rPr>
        <w:t>elit</w:t>
      </w:r>
      <w:r w:rsidR="0061644A" w:rsidRPr="0027638C">
        <w:rPr>
          <w:sz w:val="24"/>
          <w:rPrChange w16du:dateUtc="2026-07-07T18:18:00Z" w:author="Author" w:date="2026-07-07T20:18:00Z" w:id="1887">
            <w:rPr>
              <w:rFonts w:ascii="Times New Roman"/>
              <w:color w:val="000000"/>
              <w:spacing w:val="26"/>
            </w:rPr>
          </w:rPrChange>
        </w:rPr>
        <w:t xml:space="preserve"> </w:t>
      </w:r>
      <w:r w:rsidR="0061644A" w:rsidRPr="0027638C">
        <w:rPr>
          <w:sz w:val="24"/>
          <w:rPrChange w16du:dateUtc="2026-07-07T18:18:00Z" w:author="Author" w:date="2026-07-07T20:18:00Z" w:id="1888">
            <w:rPr>
              <w:rFonts w:ascii="Times New Roman"/>
              <w:color w:val="000000"/>
            </w:rPr>
          </w:rPrChange>
        </w:rPr>
        <w:t>sed</w:t>
      </w:r>
      <w:r w:rsidR="0061644A" w:rsidRPr="0027638C">
        <w:rPr>
          <w:sz w:val="24"/>
          <w:rPrChange w16du:dateUtc="2026-07-07T18:18:00Z" w:author="Author" w:date="2026-07-07T20:18:00Z" w:id="1889">
            <w:rPr>
              <w:rFonts w:ascii="Times New Roman"/>
              <w:color w:val="000000"/>
              <w:spacing w:val="26"/>
            </w:rPr>
          </w:rPrChange>
        </w:rPr>
        <w:t xml:space="preserve"> </w:t>
      </w:r>
      <w:r w:rsidR="0061644A" w:rsidRPr="0027638C">
        <w:rPr>
          <w:sz w:val="24"/>
          <w:rPrChange w16du:dateUtc="2026-07-07T18:18:00Z" w:author="Author" w:date="2026-07-07T20:18:00Z" w:id="1890">
            <w:rPr>
              <w:rFonts w:ascii="Times New Roman"/>
              <w:color w:val="000000"/>
            </w:rPr>
          </w:rPrChange>
        </w:rPr>
        <w:t>Do</w:t>
      </w:r>
      <w:r w:rsidR="0061644A" w:rsidRPr="0027638C">
        <w:rPr>
          <w:sz w:val="24"/>
          <w:rPrChange w16du:dateUtc="2026-07-07T18:18:00Z" w:author="Author" w:date="2026-07-07T20:18:00Z" w:id="1891">
            <w:rPr>
              <w:rFonts w:ascii="Times New Roman"/>
              <w:color w:val="000000"/>
              <w:spacing w:val="26"/>
            </w:rPr>
          </w:rPrChange>
        </w:rPr>
        <w:t xml:space="preserve"> </w:t>
      </w:r>
      <w:r w:rsidR="0061644A" w:rsidRPr="0027638C">
        <w:rPr>
          <w:sz w:val="24"/>
          <w:rPrChange w16du:dateUtc="2026-07-07T18:18:00Z" w:author="Author" w:date="2026-07-07T20:18:00Z" w:id="1892">
            <w:rPr>
              <w:rFonts w:ascii="Times New Roman"/>
              <w:color w:val="000000"/>
            </w:rPr>
          </w:rPrChange>
        </w:rPr>
        <w:t>eiusmod</w:t>
      </w:r>
      <w:r w:rsidR="0061644A" w:rsidRPr="0027638C">
        <w:rPr>
          <w:sz w:val="24"/>
          <w:rPrChange w16du:dateUtc="2026-07-07T18:18:00Z" w:author="Author" w:date="2026-07-07T20:18:00Z" w:id="1893">
            <w:rPr>
              <w:rFonts w:ascii="Times New Roman"/>
              <w:color w:val="000000"/>
              <w:spacing w:val="26"/>
            </w:rPr>
          </w:rPrChange>
        </w:rPr>
        <w:t xml:space="preserve"> </w:t>
      </w:r>
      <w:r w:rsidR="0061644A" w:rsidRPr="0027638C">
        <w:rPr>
          <w:sz w:val="24"/>
          <w:rPrChange w16du:dateUtc="2026-07-07T18:18:00Z" w:author="Author" w:date="2026-07-07T20:18:00Z" w:id="1894">
            <w:rPr>
              <w:rFonts w:ascii="Times New Roman" w:hAnsi="Times New Roman"/>
              <w:color w:val="000000"/>
            </w:rPr>
          </w:rPrChange>
        </w:rPr>
        <w:t>tempor</w:t>
      </w:r>
      <w:del w16du:dateUtc="2026-07-07T18:18:00Z" w:author="Author" w:date="2026-07-07T20:18:00Z" w:id="1895">
        <w:r>
          <w:rPr>
            <w:color w:val="000000"/>
          </w:rPr>
          <w:cr/>
        </w:r>
      </w:del>
      <w:r w:rsidR="0061644A" w:rsidRPr="0027638C">
        <w:rPr>
          <w:sz w:val="24"/>
          <w:rPrChange w16du:dateUtc="2026-07-07T18:18:00Z" w:author="Author" w:date="2026-07-07T20:18:00Z" w:id="1896">
            <w:rPr>
              <w:rFonts w:ascii="Times New Roman"/>
              <w:color w:val="000000"/>
              <w:spacing w:val="665"/>
            </w:rPr>
          </w:rPrChange>
        </w:rPr>
        <w:t xml:space="preserve"> </w:t>
      </w:r>
      <w:r w:rsidR="0061644A" w:rsidRPr="0027638C">
        <w:rPr>
          <w:sz w:val="24"/>
          <w:rPrChange w16du:dateUtc="2026-07-07T18:18:00Z" w:author="Author" w:date="2026-07-07T20:18:00Z" w:id="1897">
            <w:rPr>
              <w:rFonts w:ascii="Times New Roman"/>
              <w:color w:val="000000"/>
            </w:rPr>
          </w:rPrChange>
        </w:rPr>
        <w:t xml:space="preserve">Incididunt. Ut labore </w:t>
      </w:r>
      <w:r w:rsidR="0061644A" w:rsidRPr="0027638C">
        <w:rPr>
          <w:sz w:val="24"/>
          <w:rPrChange w16du:dateUtc="2026-07-07T18:18:00Z" w:author="Author" w:date="2026-07-07T20:18:00Z" w:id="1898">
            <w:rPr>
              <w:rFonts w:ascii="Times New Roman" w:hAnsi="Times New Roman"/>
              <w:color w:val="000000"/>
            </w:rPr>
          </w:rPrChange>
        </w:rPr>
        <w:t>“Et</w:t>
      </w:r>
      <w:r w:rsidR="0061644A" w:rsidRPr="0027638C">
        <w:rPr>
          <w:sz w:val="24"/>
          <w:rPrChange w16du:dateUtc="2026-07-07T18:18:00Z" w:author="Author" w:date="2026-07-07T20:18:00Z" w:id="1899">
            <w:rPr>
              <w:rFonts w:ascii="Times New Roman"/>
              <w:color w:val="000000"/>
            </w:rPr>
          </w:rPrChange>
        </w:rPr>
        <w:t xml:space="preserve"> </w:t>
      </w:r>
      <w:r w:rsidR="0061644A" w:rsidRPr="0027638C">
        <w:rPr>
          <w:sz w:val="24"/>
          <w:rPrChange w16du:dateUtc="2026-07-07T18:18:00Z" w:author="Author" w:date="2026-07-07T20:18:00Z" w:id="1900">
            <w:rPr>
              <w:rFonts w:ascii="Times New Roman" w:hAnsi="Times New Roman"/>
              <w:color w:val="000000"/>
            </w:rPr>
          </w:rPrChange>
        </w:rPr>
        <w:t>Dolore”</w:t>
      </w:r>
      <w:r w:rsidR="0061644A" w:rsidRPr="0027638C">
        <w:rPr>
          <w:sz w:val="24"/>
          <w:rPrChange w16du:dateUtc="2026-07-07T18:18:00Z" w:author="Author" w:date="2026-07-07T20:18:00Z" w:id="1901">
            <w:rPr>
              <w:rFonts w:ascii="Times New Roman"/>
              <w:color w:val="000000"/>
            </w:rPr>
          </w:rPrChange>
        </w:rPr>
        <w:t xml:space="preserve"> magna aliqua lorem</w:t>
      </w:r>
      <w:r w:rsidR="0061644A" w:rsidRPr="0027638C">
        <w:rPr>
          <w:sz w:val="24"/>
          <w:rPrChange w16du:dateUtc="2026-07-07T18:18:00Z" w:author="Author" w:date="2026-07-07T20:18:00Z" w:id="1902">
            <w:rPr>
              <w:rFonts w:ascii="Times New Roman"/>
              <w:color w:val="000000"/>
              <w:spacing w:val="-3"/>
            </w:rPr>
          </w:rPrChange>
        </w:rPr>
        <w:t xml:space="preserve"> </w:t>
      </w:r>
      <w:r w:rsidR="0061644A" w:rsidRPr="0027638C">
        <w:rPr>
          <w:sz w:val="24"/>
          <w:rPrChange w16du:dateUtc="2026-07-07T18:18:00Z" w:author="Author" w:date="2026-07-07T20:18:00Z" w:id="1903">
            <w:rPr>
              <w:rFonts w:ascii="Times New Roman"/>
              <w:color w:val="000000"/>
            </w:rPr>
          </w:rPrChange>
        </w:rPr>
        <w:t>Ipsum Dolor Sit.</w:t>
      </w:r>
    </w:p>
    <w:p w14:paraId="2F9484A8" w14:textId="2D94D33E" w:rsidP="0027638C" w:rsidR="0061644A" w:rsidRDefault="00000000" w:rsidRPr="0027638C">
      <w:pPr>
        <w:pStyle w:val="ListParagraph"/>
        <w:numPr>
          <w:ilvl w:val="1"/>
          <w:numId w:val="5"/>
        </w:numPr>
        <w:tabs>
          <w:tab w:pos="1438" w:val="left"/>
          <w:tab w:pos="1440" w:val="left"/>
        </w:tabs>
        <w:spacing w:after="240" w:before="84"/>
        <w:ind w:right="356"/>
        <w:rPr>
          <w:ins w16du:dateUtc="2026-07-07T18:18:00Z" w:author="Author" w:date="2026-07-07T20:18:00Z" w:id="1904"/>
          <w:sz w:val="24"/>
          <w:szCs w:val="24"/>
        </w:rPr>
      </w:pPr>
      <w:del w16du:dateUtc="2026-07-07T18:18:00Z" w:author="Author" w:date="2026-07-07T20:18:00Z" w:id="1905">
        <w:r>
          <w:rPr>
            <w:color w:val="000000"/>
          </w:rPr>
          <w:delText>(ee)</w:delText>
        </w:r>
        <w:r>
          <w:rPr>
            <w:color w:val="000000"/>
            <w:spacing w:val="323"/>
          </w:rPr>
          <w:delText xml:space="preserve"> </w:delText>
        </w:r>
      </w:del>
      <w:ins w16du:dateUtc="2026-07-07T18:18:00Z" w:author="Author" w:date="2026-07-07T20:18:00Z" w:id="1906">
        <w:r w:rsidR="0061644A" w:rsidRPr="0027638C">
          <w:rPr>
            <w:sz w:val="24"/>
            <w:szCs w:val="24"/>
          </w:rPr>
          <w:t>“</w:t>
        </w:r>
        <w:r w:rsidR="0061644A" w:rsidRPr="0027638C">
          <w:rPr>
            <w:b/>
            <w:bCs/>
            <w:sz w:val="24"/>
            <w:szCs w:val="24"/>
          </w:rPr>
          <w:t>Amet-Consectetur Adipiscing</w:t>
        </w:r>
        <w:r w:rsidR="0061644A" w:rsidRPr="0027638C">
          <w:rPr>
            <w:sz w:val="24"/>
            <w:szCs w:val="24"/>
          </w:rPr>
          <w:t>” elit sed Do eiusmod tempor-incididunt ut labore et dolore, magna, aliqua, lorem ipsum, dolor sit amet consectetur.</w:t>
        </w:r>
      </w:ins>
    </w:p>
    <w:p w14:paraId="7BA06F5D" w14:textId="0B9A3C71" w:rsidP="0027638C" w:rsidR="0061644A" w:rsidRDefault="0061644A" w:rsidRPr="0027638C">
      <w:pPr>
        <w:pStyle w:val="ListParagraph"/>
        <w:numPr>
          <w:ilvl w:val="1"/>
          <w:numId w:val="5"/>
        </w:numPr>
        <w:tabs>
          <w:tab w:pos="1438" w:val="left"/>
          <w:tab w:pos="1440" w:val="left"/>
        </w:tabs>
        <w:spacing w:after="240" w:before="84"/>
        <w:ind w:right="356"/>
        <w:rPr>
          <w:ins w16du:dateUtc="2026-07-07T18:18:00Z" w:author="Author" w:date="2026-07-07T20:18:00Z" w:id="1907"/>
          <w:sz w:val="24"/>
          <w:szCs w:val="24"/>
        </w:rPr>
      </w:pPr>
      <w:r w:rsidRPr="0027638C">
        <w:rPr>
          <w:sz w:val="24"/>
          <w:rPrChange w16du:dateUtc="2026-07-07T18:18:00Z" w:author="Author" w:date="2026-07-07T20:18:00Z" w:id="1908">
            <w:rPr>
              <w:color w:val="000000"/>
              <w:spacing w:val="5"/>
            </w:rPr>
          </w:rPrChange>
        </w:rPr>
        <w:t>“</w:t>
      </w:r>
      <w:r w:rsidRPr="0027638C">
        <w:rPr>
          <w:b/>
          <w:sz w:val="24"/>
          <w:rPrChange w16du:dateUtc="2026-07-07T18:18:00Z" w:author="Author" w:date="2026-07-07T20:18:00Z" w:id="1909">
            <w:rPr>
              <w:color w:val="000000"/>
              <w:spacing w:val="5"/>
            </w:rPr>
          </w:rPrChange>
        </w:rPr>
        <w:t>Adipiscing</w:t>
      </w:r>
      <w:r w:rsidRPr="0027638C">
        <w:rPr>
          <w:sz w:val="24"/>
          <w:rPrChange w16du:dateUtc="2026-07-07T18:18:00Z" w:author="Author" w:date="2026-07-07T20:18:00Z" w:id="1910">
            <w:rPr>
              <w:color w:val="000000"/>
              <w:spacing w:val="5"/>
            </w:rPr>
          </w:rPrChange>
        </w:rPr>
        <w:t>”</w:t>
      </w:r>
      <w:r w:rsidRPr="0027638C">
        <w:rPr>
          <w:sz w:val="24"/>
          <w:rPrChange w16du:dateUtc="2026-07-07T18:18:00Z" w:author="Author" w:date="2026-07-07T20:18:00Z" w:id="1911">
            <w:rPr>
              <w:color w:val="000000"/>
              <w:spacing w:val="-5"/>
            </w:rPr>
          </w:rPrChange>
        </w:rPr>
        <w:t xml:space="preserve"> </w:t>
      </w:r>
      <w:r w:rsidRPr="0027638C">
        <w:rPr>
          <w:sz w:val="24"/>
          <w:rPrChange w16du:dateUtc="2026-07-07T18:18:00Z" w:author="Author" w:date="2026-07-07T20:18:00Z" w:id="1912">
            <w:rPr>
              <w:color w:val="000000"/>
            </w:rPr>
          </w:rPrChange>
        </w:rPr>
        <w:t xml:space="preserve">elit sed do eiusmod tempor incididunt Ut </w:t>
      </w:r>
      <w:del w16du:dateUtc="2026-07-07T18:18:00Z" w:author="Author" w:date="2026-07-07T20:18:00Z" w:id="1913">
        <w:r w:rsidR="00000000">
          <w:rPr>
            <w:color w:val="000000"/>
          </w:rPr>
          <w:delText>9(a).</w:delText>
        </w:r>
        <w:r w:rsidR="00000000">
          <w:rPr>
            <w:color w:val="000000"/>
          </w:rPr>
          <w:cr/>
          <w:delText>(ff)</w:delText>
        </w:r>
        <w:r w:rsidR="00000000">
          <w:rPr>
            <w:color w:val="000000"/>
            <w:spacing w:val="372"/>
          </w:rPr>
          <w:delText xml:space="preserve"> </w:delText>
        </w:r>
      </w:del>
      <w:ins w16du:dateUtc="2026-07-07T18:18:00Z" w:author="Author" w:date="2026-07-07T20:18:00Z" w:id="1914">
        <w:r w:rsidR="00745B5B" w:rsidRPr="0027638C">
          <w:rPr>
            <w:sz w:val="24"/>
            <w:szCs w:val="24"/>
          </w:rPr>
          <w:fldChar w:fldCharType="begin"/>
        </w:r>
        <w:r w:rsidR="00745B5B" w:rsidRPr="0027638C">
          <w:rPr>
            <w:sz w:val="24"/>
            <w:szCs w:val="24"/>
          </w:rPr>
          <w:instrText xml:space="preserve"> REF _Ref215486261 \w \h </w:instrText>
        </w:r>
        <w:r w:rsidR="0027638C" w:rsidRPr="0027638C">
          <w:rPr>
            <w:sz w:val="24"/>
            <w:szCs w:val="24"/>
          </w:rPr>
          <w:instrText xml:space="preserve"> \* MERGEFORMAT </w:instrText>
        </w:r>
        <w:r w:rsidR="00745B5B" w:rsidRPr="0027638C">
          <w:rPr>
            <w:sz w:val="24"/>
            <w:szCs w:val="24"/>
          </w:rPr>
        </w:r>
        <w:r w:rsidR="00745B5B" w:rsidRPr="0027638C">
          <w:rPr>
            <w:sz w:val="24"/>
            <w:szCs w:val="24"/>
          </w:rPr>
          <w:fldChar w:fldCharType="separate"/>
        </w:r>
        <w:r w:rsidR="00745B5B" w:rsidRPr="0027638C">
          <w:rPr>
            <w:sz w:val="24"/>
            <w:szCs w:val="24"/>
          </w:rPr>
          <w:t>9(labore)</w:t>
        </w:r>
        <w:r w:rsidR="00745B5B" w:rsidRPr="0027638C">
          <w:rPr>
            <w:sz w:val="24"/>
            <w:szCs w:val="24"/>
          </w:rPr>
          <w:fldChar w:fldCharType="end"/>
        </w:r>
        <w:r w:rsidRPr="0027638C">
          <w:rPr>
            <w:sz w:val="24"/>
            <w:szCs w:val="24"/>
          </w:rPr>
          <w:t>.</w:t>
        </w:r>
      </w:ins>
    </w:p>
    <w:p w14:paraId="71C79A6C" w14:textId="16D7B242" w:rsidP="0027638C" w:rsidR="00740549" w:rsidRDefault="00740549" w:rsidRPr="0027638C">
      <w:pPr>
        <w:pStyle w:val="ListParagraph"/>
        <w:numPr>
          <w:ilvl w:val="1"/>
          <w:numId w:val="5"/>
        </w:numPr>
        <w:tabs>
          <w:tab w:pos="1438" w:val="left"/>
          <w:tab w:pos="1440" w:val="left"/>
        </w:tabs>
        <w:spacing w:after="240" w:before="84"/>
        <w:ind w:right="356"/>
        <w:rPr>
          <w:ins w16du:dateUtc="2026-07-07T18:18:00Z" w:author="Author" w:date="2026-07-07T20:18:00Z" w:id="1915"/>
          <w:sz w:val="24"/>
          <w:szCs w:val="24"/>
        </w:rPr>
      </w:pPr>
      <w:ins w16du:dateUtc="2026-07-07T18:18:00Z" w:author="Author" w:date="2026-07-07T20:18:00Z" w:id="1916">
        <w:r w:rsidRPr="0027638C">
          <w:rPr>
            <w:sz w:val="24"/>
            <w:szCs w:val="24"/>
          </w:rPr>
          <w:t>“</w:t>
        </w:r>
        <w:r w:rsidRPr="0027638C">
          <w:rPr>
            <w:b/>
            <w:bCs/>
            <w:sz w:val="24"/>
            <w:szCs w:val="24"/>
          </w:rPr>
          <w:t>Et Dolore</w:t>
        </w:r>
        <w:r w:rsidRPr="0027638C">
          <w:rPr>
            <w:sz w:val="24"/>
            <w:szCs w:val="24"/>
          </w:rPr>
          <w:t>” magna aliqua lorem (ipsum) dolor sit amet consectetur adipiscing elit sed Do‑Eiusmod tempor (incididunt ut Labore Et DOLORE magna/aliqua, lorem, ipsum dolor sit amet), consectetur (adipiscing) Elit Sed.</w:t>
        </w:r>
      </w:ins>
    </w:p>
    <w:p w14:paraId="4A2E1D8B" w14:textId="3F079078" w:rsidP="0027638C" w:rsidR="00740549" w:rsidRDefault="00740549" w:rsidRPr="0027638C">
      <w:pPr>
        <w:pStyle w:val="ListParagraph"/>
        <w:numPr>
          <w:ilvl w:val="1"/>
          <w:numId w:val="5"/>
        </w:numPr>
        <w:tabs>
          <w:tab w:pos="1438" w:val="left"/>
          <w:tab w:pos="1440" w:val="left"/>
        </w:tabs>
        <w:spacing w:after="240" w:before="84"/>
        <w:ind w:right="356"/>
        <w:rPr>
          <w:ins w16du:dateUtc="2026-07-07T18:18:00Z" w:author="Author" w:date="2026-07-07T20:18:00Z" w:id="1917"/>
          <w:sz w:val="24"/>
          <w:szCs w:val="24"/>
        </w:rPr>
      </w:pPr>
      <w:ins w16du:dateUtc="2026-07-07T18:18:00Z" w:author="Author" w:date="2026-07-07T20:18:00Z" w:id="1918">
        <w:r w:rsidRPr="0027638C">
          <w:rPr>
            <w:sz w:val="24"/>
            <w:szCs w:val="24"/>
          </w:rPr>
          <w:t>“</w:t>
        </w:r>
        <w:r w:rsidRPr="0027638C">
          <w:rPr>
            <w:b/>
            <w:bCs/>
            <w:sz w:val="24"/>
            <w:szCs w:val="24"/>
          </w:rPr>
          <w:t>Do Eiusmod</w:t>
        </w:r>
        <w:r w:rsidRPr="0027638C">
          <w:rPr>
            <w:sz w:val="24"/>
            <w:szCs w:val="24"/>
          </w:rPr>
          <w:t>” tempor incididunt ut labore et dolore magna aliqua lorem ipsum dolor sit amet Consectetur Adipiscing Elit sed do eiusmod tempor incididunt ut labore et Dolore magna aliqua lorem Ipsum, dolor, sit amet, consectetur adipiscing elit sed.</w:t>
        </w:r>
      </w:ins>
    </w:p>
    <w:p w14:paraId="404955ED" w14:textId="6BDE4C9D" w:rsidP="0027638C" w:rsidR="0061644A" w:rsidRDefault="0061644A" w:rsidRPr="0027638C">
      <w:pPr>
        <w:pStyle w:val="ListParagraph"/>
        <w:numPr>
          <w:ilvl w:val="1"/>
          <w:numId w:val="5"/>
        </w:numPr>
        <w:tabs>
          <w:tab w:pos="1438" w:val="left"/>
          <w:tab w:pos="1440" w:val="left"/>
        </w:tabs>
        <w:spacing w:after="240" w:before="84"/>
        <w:ind w:right="356"/>
        <w:rPr>
          <w:sz w:val="24"/>
          <w:rPrChange w16du:dateUtc="2026-07-07T18:18:00Z" w:author="Author" w:date="2026-07-07T20:18:00Z" w:id="1919">
            <w:rPr>
              <w:color w:val="000000"/>
            </w:rPr>
          </w:rPrChange>
        </w:rPr>
      </w:pPr>
      <w:r w:rsidRPr="0027638C">
        <w:rPr>
          <w:sz w:val="24"/>
          <w:rPrChange w16du:dateUtc="2026-07-07T18:18:00Z" w:author="Author" w:date="2026-07-07T20:18:00Z" w:id="1920">
            <w:rPr>
              <w:color w:val="000000"/>
              <w:spacing w:val="9"/>
            </w:rPr>
          </w:rPrChange>
        </w:rPr>
        <w:t>“</w:t>
      </w:r>
      <w:r w:rsidRPr="0027638C">
        <w:rPr>
          <w:b/>
          <w:sz w:val="24"/>
          <w:rPrChange w16du:dateUtc="2026-07-07T18:18:00Z" w:author="Author" w:date="2026-07-07T20:18:00Z" w:id="1921">
            <w:rPr>
              <w:color w:val="000000"/>
              <w:spacing w:val="9"/>
            </w:rPr>
          </w:rPrChange>
        </w:rPr>
        <w:t>Do</w:t>
      </w:r>
      <w:r w:rsidRPr="0027638C">
        <w:rPr>
          <w:b/>
          <w:sz w:val="24"/>
          <w:rPrChange w16du:dateUtc="2026-07-07T18:18:00Z" w:author="Author" w:date="2026-07-07T20:18:00Z" w:id="1922">
            <w:rPr>
              <w:color w:val="000000"/>
              <w:spacing w:val="3"/>
            </w:rPr>
          </w:rPrChange>
        </w:rPr>
        <w:t xml:space="preserve"> Eiusmod</w:t>
      </w:r>
      <w:r w:rsidRPr="0027638C">
        <w:rPr>
          <w:sz w:val="24"/>
          <w:rPrChange w16du:dateUtc="2026-07-07T18:18:00Z" w:author="Author" w:date="2026-07-07T20:18:00Z" w:id="1923">
            <w:rPr>
              <w:color w:val="000000"/>
              <w:spacing w:val="3"/>
            </w:rPr>
          </w:rPrChange>
        </w:rPr>
        <w:t>”</w:t>
      </w:r>
      <w:r w:rsidRPr="0027638C">
        <w:rPr>
          <w:sz w:val="24"/>
          <w:rPrChange w16du:dateUtc="2026-07-07T18:18:00Z" w:author="Author" w:date="2026-07-07T20:18:00Z" w:id="1924">
            <w:rPr>
              <w:color w:val="000000"/>
              <w:spacing w:val="-3"/>
            </w:rPr>
          </w:rPrChange>
        </w:rPr>
        <w:t xml:space="preserve"> </w:t>
      </w:r>
      <w:r w:rsidRPr="0027638C">
        <w:rPr>
          <w:sz w:val="24"/>
          <w:rPrChange w16du:dateUtc="2026-07-07T18:18:00Z" w:author="Author" w:date="2026-07-07T20:18:00Z" w:id="1925">
            <w:rPr>
              <w:color w:val="000000"/>
            </w:rPr>
          </w:rPrChange>
        </w:rPr>
        <w:t>tempor incididunt ut labore et dolore Magna ALIQUA.</w:t>
      </w:r>
    </w:p>
    <w:p w14:paraId="54DD3BB8" w14:textId="370D6D07" w:rsidP="0027638C" w:rsidR="0061644A" w:rsidRDefault="00000000" w:rsidRPr="0027638C">
      <w:pPr>
        <w:pStyle w:val="ListParagraph"/>
        <w:numPr>
          <w:ilvl w:val="1"/>
          <w:numId w:val="5"/>
        </w:numPr>
        <w:tabs>
          <w:tab w:pos="1438" w:val="left"/>
          <w:tab w:pos="1440" w:val="left"/>
        </w:tabs>
        <w:spacing w:after="240" w:before="84"/>
        <w:ind w:right="356"/>
        <w:rPr>
          <w:sz w:val="24"/>
          <w:rPrChange w16du:dateUtc="2026-07-07T18:18:00Z" w:author="Author" w:date="2026-07-07T20:18:00Z" w:id="1926">
            <w:rPr>
              <w:rFonts w:ascii="Times New Roman"/>
              <w:color w:val="000000"/>
            </w:rPr>
          </w:rPrChange>
        </w:rPr>
        <w:pPrChange w16du:dateUtc="2026-07-07T18:18:00Z" w:author="Author" w:date="2026-07-07T20:18:00Z" w:id="1927">
          <w:pPr>
            <w:spacing w:after="0" w:before="0" w:line="494" w:lineRule="exact"/>
            <w:ind w:left="720"/>
            <w:jc w:val="left"/>
          </w:pPr>
        </w:pPrChange>
      </w:pPr>
      <w:del w16du:dateUtc="2026-07-07T18:18:00Z" w:author="Author" w:date="2026-07-07T20:18:00Z" w:id="1928">
        <w:r>
          <w:rPr>
            <w:color w:val="000000"/>
          </w:rPr>
          <w:delText>(gg)</w:delText>
        </w:r>
        <w:r>
          <w:rPr>
            <w:color w:val="000000"/>
            <w:spacing w:val="299"/>
          </w:rPr>
          <w:delText xml:space="preserve"> </w:delText>
        </w:r>
      </w:del>
      <w:r w:rsidR="0061644A" w:rsidRPr="0027638C">
        <w:rPr>
          <w:sz w:val="24"/>
          <w:rPrChange w16du:dateUtc="2026-07-07T18:18:00Z" w:author="Author" w:date="2026-07-07T20:18:00Z" w:id="1929">
            <w:rPr>
              <w:rFonts w:ascii="Times New Roman" w:hAnsi="Times New Roman"/>
              <w:color w:val="000000"/>
              <w:spacing w:val="10"/>
            </w:rPr>
          </w:rPrChange>
        </w:rPr>
        <w:t>“</w:t>
      </w:r>
      <w:r w:rsidR="0061644A" w:rsidRPr="0027638C">
        <w:rPr>
          <w:b/>
          <w:sz w:val="24"/>
          <w:rPrChange w16du:dateUtc="2026-07-07T18:18:00Z" w:author="Author" w:date="2026-07-07T20:18:00Z" w:id="1930">
            <w:rPr>
              <w:rFonts w:ascii="Times New Roman" w:hAnsi="Times New Roman"/>
              <w:color w:val="000000"/>
              <w:spacing w:val="10"/>
            </w:rPr>
          </w:rPrChange>
        </w:rPr>
        <w:t>Lorem</w:t>
      </w:r>
      <w:r w:rsidR="0061644A" w:rsidRPr="0027638C">
        <w:rPr>
          <w:sz w:val="24"/>
          <w:rPrChange w16du:dateUtc="2026-07-07T18:18:00Z" w:author="Author" w:date="2026-07-07T20:18:00Z" w:id="1931">
            <w:rPr>
              <w:rFonts w:ascii="Times New Roman" w:hAnsi="Times New Roman"/>
              <w:color w:val="000000"/>
              <w:spacing w:val="10"/>
            </w:rPr>
          </w:rPrChange>
        </w:rPr>
        <w:t>”</w:t>
      </w:r>
      <w:r w:rsidR="0061644A" w:rsidRPr="0027638C">
        <w:rPr>
          <w:sz w:val="24"/>
          <w:rPrChange w16du:dateUtc="2026-07-07T18:18:00Z" w:author="Author" w:date="2026-07-07T20:18:00Z" w:id="1932">
            <w:rPr>
              <w:rFonts w:ascii="Times New Roman"/>
              <w:color w:val="000000"/>
              <w:spacing w:val="-10"/>
            </w:rPr>
          </w:rPrChange>
        </w:rPr>
        <w:t xml:space="preserve"> </w:t>
      </w:r>
      <w:r w:rsidR="0061644A" w:rsidRPr="0027638C">
        <w:rPr>
          <w:sz w:val="24"/>
          <w:rPrChange w16du:dateUtc="2026-07-07T18:18:00Z" w:author="Author" w:date="2026-07-07T20:18:00Z" w:id="1933">
            <w:rPr>
              <w:rFonts w:ascii="Times New Roman"/>
              <w:color w:val="000000"/>
            </w:rPr>
          </w:rPrChange>
        </w:rPr>
        <w:t xml:space="preserve">ipsum dolor sit amet consectetur adipiscing </w:t>
      </w:r>
      <w:r w:rsidR="00745B5B" w:rsidRPr="0027638C">
        <w:rPr>
          <w:sz w:val="24"/>
          <w:rPrChange w16du:dateUtc="2026-07-07T18:18:00Z" w:author="Author" w:date="2026-07-07T20:18:00Z" w:id="1934">
            <w:rPr>
              <w:rFonts w:ascii="Times New Roman"/>
              <w:color w:val="000000"/>
            </w:rPr>
          </w:rPrChange>
        </w:rPr>
        <w:t>Elit</w:t>
      </w:r>
      <w:r w:rsidR="00745B5B" w:rsidRPr="0027638C">
        <w:rPr>
          <w:spacing w:val="-4"/>
          <w:sz w:val="24"/>
          <w:rPrChange w16du:dateUtc="2026-07-07T18:18:00Z" w:author="Author" w:date="2026-07-07T20:18:00Z" w:id="1935">
            <w:rPr>
              <w:rFonts w:ascii="Times New Roman"/>
              <w:color w:val="000000"/>
            </w:rPr>
          </w:rPrChange>
        </w:rPr>
        <w:t xml:space="preserve"> </w:t>
      </w:r>
      <w:del w16du:dateUtc="2026-07-07T18:18:00Z" w:author="Author" w:date="2026-07-07T20:18:00Z" w:id="1936">
        <w:r>
          <w:rPr>
            <w:color w:val="000000"/>
          </w:rPr>
          <w:delText>13(a).</w:delText>
        </w:r>
      </w:del>
      <w:ins w16du:dateUtc="2026-07-07T18:18:00Z" w:author="Author" w:date="2026-07-07T20:18:00Z" w:id="1937">
        <w:r w:rsidR="00745B5B" w:rsidRPr="0027638C">
          <w:rPr>
            <w:spacing w:val="-2"/>
            <w:sz w:val="24"/>
            <w:szCs w:val="24"/>
          </w:rPr>
          <w:fldChar w:fldCharType="begin"/>
        </w:r>
        <w:r w:rsidR="00745B5B" w:rsidRPr="0027638C">
          <w:rPr>
            <w:spacing w:val="-4"/>
            <w:sz w:val="24"/>
            <w:szCs w:val="24"/>
          </w:rPr>
          <w:instrText xml:space="preserve"> REF _Ref215486328 \w \h </w:instrText>
        </w:r>
        <w:r w:rsidR="0027638C" w:rsidRPr="0027638C">
          <w:rPr>
            <w:spacing w:val="-2"/>
            <w:sz w:val="24"/>
            <w:szCs w:val="24"/>
          </w:rPr>
          <w:instrText xml:space="preserve"> \* MERGEFORMAT </w:instrText>
        </w:r>
        <w:r w:rsidR="00745B5B" w:rsidRPr="0027638C">
          <w:rPr>
            <w:spacing w:val="-2"/>
            <w:sz w:val="24"/>
            <w:szCs w:val="24"/>
          </w:rPr>
        </w:r>
        <w:r w:rsidR="00745B5B" w:rsidRPr="0027638C">
          <w:rPr>
            <w:spacing w:val="-2"/>
            <w:sz w:val="24"/>
            <w:szCs w:val="24"/>
          </w:rPr>
          <w:fldChar w:fldCharType="separate"/>
        </w:r>
        <w:r w:rsidR="00745B5B" w:rsidRPr="0027638C">
          <w:rPr>
            <w:spacing w:val="-4"/>
            <w:sz w:val="24"/>
            <w:szCs w:val="24"/>
          </w:rPr>
          <w:t>13(sed)</w:t>
        </w:r>
        <w:r w:rsidR="00745B5B" w:rsidRPr="0027638C">
          <w:rPr>
            <w:spacing w:val="-2"/>
            <w:sz w:val="24"/>
            <w:szCs w:val="24"/>
          </w:rPr>
          <w:fldChar w:fldCharType="end"/>
        </w:r>
        <w:r w:rsidR="0061644A" w:rsidRPr="0027638C">
          <w:rPr>
            <w:sz w:val="24"/>
            <w:szCs w:val="24"/>
          </w:rPr>
          <w:t>.</w:t>
        </w:r>
      </w:ins>
    </w:p>
    <w:p w14:paraId="05062ED2" w14:textId="27F83B3A" w:rsidP="0027638C" w:rsidR="00A4209A" w:rsidRDefault="00000000" w:rsidRPr="0027638C">
      <w:pPr>
        <w:pStyle w:val="ListParagraph"/>
        <w:numPr>
          <w:ilvl w:val="1"/>
          <w:numId w:val="5"/>
        </w:numPr>
        <w:tabs>
          <w:tab w:pos="1438" w:val="left"/>
          <w:tab w:pos="1440" w:val="left"/>
        </w:tabs>
        <w:spacing w:after="240" w:before="84"/>
        <w:ind w:right="356"/>
        <w:rPr>
          <w:ins w16du:dateUtc="2026-07-07T18:18:00Z" w:author="Author" w:date="2026-07-07T20:18:00Z" w:id="1938"/>
          <w:sz w:val="24"/>
          <w:szCs w:val="24"/>
        </w:rPr>
      </w:pPr>
      <w:del w16du:dateUtc="2026-07-07T18:18:00Z" w:author="Author" w:date="2026-07-07T20:18:00Z" w:id="1939">
        <w:r>
          <w:rPr>
            <w:color w:val="000000"/>
          </w:rPr>
          <w:delText>(hh)</w:delText>
        </w:r>
        <w:r>
          <w:rPr>
            <w:color w:val="000000"/>
            <w:spacing w:val="299"/>
          </w:rPr>
          <w:delText xml:space="preserve"> </w:delText>
        </w:r>
      </w:del>
      <w:ins w16du:dateUtc="2026-07-07T18:18:00Z" w:author="Author" w:date="2026-07-07T20:18:00Z" w:id="1940">
        <w:r w:rsidR="00A4209A" w:rsidRPr="0027638C">
          <w:rPr>
            <w:sz w:val="24"/>
            <w:szCs w:val="24"/>
          </w:rPr>
          <w:t>“</w:t>
        </w:r>
        <w:r w:rsidR="00A4209A" w:rsidRPr="0027638C">
          <w:rPr>
            <w:b/>
            <w:bCs/>
            <w:sz w:val="24"/>
            <w:szCs w:val="24"/>
          </w:rPr>
          <w:t>Do Eiusmod TEMPOR</w:t>
        </w:r>
        <w:r w:rsidR="00A4209A" w:rsidRPr="0027638C">
          <w:rPr>
            <w:sz w:val="24"/>
            <w:szCs w:val="24"/>
          </w:rPr>
          <w:t>” incididunt ut labore-et dolore magna aliqua, lorem ipsum dolor sit amet Consectetur ADIPISCING, elit sed Do eiusmod Tempor Incididunt Ut labore et Dolore magna aliqua Lorem Ipsum Dolor sit Amet, consectetur Adipiscing, elit sed do Eiusmod.</w:t>
        </w:r>
      </w:ins>
    </w:p>
    <w:p w14:paraId="4648E247" w14:textId="191C854E" w:rsidP="0027638C" w:rsidR="0061644A" w:rsidRDefault="0061644A" w:rsidRPr="0027638C">
      <w:pPr>
        <w:pStyle w:val="ListParagraph"/>
        <w:numPr>
          <w:ilvl w:val="1"/>
          <w:numId w:val="5"/>
        </w:numPr>
        <w:tabs>
          <w:tab w:pos="1438" w:val="left"/>
          <w:tab w:pos="1440" w:val="left"/>
        </w:tabs>
        <w:spacing w:after="240" w:before="84"/>
        <w:ind w:right="356"/>
        <w:rPr>
          <w:sz w:val="24"/>
          <w:rPrChange w16du:dateUtc="2026-07-07T18:18:00Z" w:author="Author" w:date="2026-07-07T20:18:00Z" w:id="1941">
            <w:rPr>
              <w:rFonts w:ascii="Times New Roman"/>
              <w:color w:val="000000"/>
            </w:rPr>
          </w:rPrChange>
        </w:rPr>
        <w:pPrChange w16du:dateUtc="2026-07-07T18:18:00Z" w:author="Author" w:date="2026-07-07T20:18:00Z" w:id="1942">
          <w:pPr>
            <w:spacing w:after="0" w:before="240" w:line="255" w:lineRule="exact"/>
            <w:ind w:left="720"/>
            <w:jc w:val="left"/>
          </w:pPr>
        </w:pPrChange>
      </w:pPr>
      <w:r w:rsidRPr="0027638C">
        <w:rPr>
          <w:sz w:val="24"/>
          <w:rPrChange w16du:dateUtc="2026-07-07T18:18:00Z" w:author="Author" w:date="2026-07-07T20:18:00Z" w:id="1943">
            <w:rPr>
              <w:rFonts w:ascii="Times New Roman" w:hAnsi="Times New Roman"/>
              <w:color w:val="000000"/>
              <w:spacing w:val="11"/>
            </w:rPr>
          </w:rPrChange>
        </w:rPr>
        <w:t>“</w:t>
      </w:r>
      <w:r w:rsidRPr="0027638C">
        <w:rPr>
          <w:b/>
          <w:sz w:val="24"/>
          <w:rPrChange w16du:dateUtc="2026-07-07T18:18:00Z" w:author="Author" w:date="2026-07-07T20:18:00Z" w:id="1944">
            <w:rPr>
              <w:rFonts w:ascii="Times New Roman" w:hAnsi="Times New Roman"/>
              <w:color w:val="000000"/>
              <w:spacing w:val="11"/>
            </w:rPr>
          </w:rPrChange>
        </w:rPr>
        <w:t>Tempor-Incididunt</w:t>
      </w:r>
      <w:r w:rsidRPr="0027638C">
        <w:rPr>
          <w:b/>
          <w:sz w:val="24"/>
          <w:rPrChange w16du:dateUtc="2026-07-07T18:18:00Z" w:author="Author" w:date="2026-07-07T20:18:00Z" w:id="1945">
            <w:rPr>
              <w:rFonts w:ascii="Times New Roman"/>
              <w:color w:val="000000"/>
              <w:spacing w:val="-11"/>
            </w:rPr>
          </w:rPrChange>
        </w:rPr>
        <w:t xml:space="preserve"> </w:t>
      </w:r>
      <w:r w:rsidRPr="0027638C">
        <w:rPr>
          <w:b/>
          <w:sz w:val="24"/>
          <w:rPrChange w16du:dateUtc="2026-07-07T18:18:00Z" w:author="Author" w:date="2026-07-07T20:18:00Z" w:id="1946">
            <w:rPr>
              <w:rFonts w:ascii="Times New Roman" w:hAnsi="Times New Roman"/>
              <w:color w:val="000000"/>
              <w:spacing w:val="9"/>
            </w:rPr>
          </w:rPrChange>
        </w:rPr>
        <w:t>Ut</w:t>
      </w:r>
      <w:r w:rsidRPr="0027638C">
        <w:rPr>
          <w:sz w:val="24"/>
          <w:rPrChange w16du:dateUtc="2026-07-07T18:18:00Z" w:author="Author" w:date="2026-07-07T20:18:00Z" w:id="1947">
            <w:rPr>
              <w:rFonts w:ascii="Times New Roman" w:hAnsi="Times New Roman"/>
              <w:color w:val="000000"/>
              <w:spacing w:val="9"/>
            </w:rPr>
          </w:rPrChange>
        </w:rPr>
        <w:t>”</w:t>
      </w:r>
      <w:r w:rsidRPr="0027638C">
        <w:rPr>
          <w:sz w:val="24"/>
          <w:rPrChange w16du:dateUtc="2026-07-07T18:18:00Z" w:author="Author" w:date="2026-07-07T20:18:00Z" w:id="1948">
            <w:rPr>
              <w:rFonts w:ascii="Times New Roman"/>
              <w:color w:val="000000"/>
              <w:spacing w:val="-9"/>
            </w:rPr>
          </w:rPrChange>
        </w:rPr>
        <w:t xml:space="preserve"> </w:t>
      </w:r>
      <w:r w:rsidRPr="0027638C">
        <w:rPr>
          <w:sz w:val="24"/>
          <w:rPrChange w16du:dateUtc="2026-07-07T18:18:00Z" w:author="Author" w:date="2026-07-07T20:18:00Z" w:id="1949">
            <w:rPr>
              <w:rFonts w:ascii="Times New Roman"/>
              <w:color w:val="000000"/>
            </w:rPr>
          </w:rPrChange>
        </w:rPr>
        <w:t xml:space="preserve">labore et dolore magna aliqua lorem Ipsum </w:t>
      </w:r>
      <w:del w16du:dateUtc="2026-07-07T18:18:00Z" w:author="Author" w:date="2026-07-07T20:18:00Z" w:id="1950">
        <w:r w:rsidR="00000000">
          <w:rPr>
            <w:color w:val="000000"/>
          </w:rPr>
          <w:delText>2(e).</w:delText>
        </w:r>
      </w:del>
      <w:ins w16du:dateUtc="2026-07-07T18:18:00Z" w:author="Author" w:date="2026-07-07T20:18:00Z" w:id="1951">
        <w:r w:rsidR="00745B5B" w:rsidRPr="0027638C">
          <w:rPr>
            <w:sz w:val="24"/>
            <w:szCs w:val="24"/>
          </w:rPr>
          <w:fldChar w:fldCharType="begin"/>
        </w:r>
        <w:r w:rsidR="00745B5B" w:rsidRPr="0027638C">
          <w:rPr>
            <w:sz w:val="24"/>
            <w:szCs w:val="24"/>
          </w:rPr>
          <w:instrText xml:space="preserve"> REF _Ref215483744 \w \h </w:instrText>
        </w:r>
        <w:r w:rsidR="0027638C" w:rsidRPr="0027638C">
          <w:rPr>
            <w:sz w:val="24"/>
            <w:szCs w:val="24"/>
          </w:rPr>
          <w:instrText xml:space="preserve"> \* MERGEFORMAT </w:instrText>
        </w:r>
        <w:r w:rsidR="00745B5B" w:rsidRPr="0027638C">
          <w:rPr>
            <w:sz w:val="24"/>
            <w:szCs w:val="24"/>
          </w:rPr>
        </w:r>
        <w:r w:rsidR="00745B5B" w:rsidRPr="0027638C">
          <w:rPr>
            <w:sz w:val="24"/>
            <w:szCs w:val="24"/>
          </w:rPr>
          <w:fldChar w:fldCharType="separate"/>
        </w:r>
        <w:r w:rsidR="00745B5B" w:rsidRPr="0027638C">
          <w:rPr>
            <w:sz w:val="24"/>
            <w:szCs w:val="24"/>
          </w:rPr>
          <w:t>2(dolor)</w:t>
        </w:r>
        <w:r w:rsidR="00745B5B" w:rsidRPr="0027638C">
          <w:rPr>
            <w:sz w:val="24"/>
            <w:szCs w:val="24"/>
          </w:rPr>
          <w:fldChar w:fldCharType="end"/>
        </w:r>
        <w:r w:rsidRPr="0027638C">
          <w:rPr>
            <w:sz w:val="24"/>
            <w:szCs w:val="24"/>
          </w:rPr>
          <w:t>.</w:t>
        </w:r>
      </w:ins>
    </w:p>
    <w:p w14:paraId="4903BF29" w14:textId="1A77D94C" w:rsidP="0027638C" w:rsidR="0061644A" w:rsidRDefault="00000000" w:rsidRPr="0027638C">
      <w:pPr>
        <w:pStyle w:val="ListParagraph"/>
        <w:numPr>
          <w:ilvl w:val="1"/>
          <w:numId w:val="5"/>
        </w:numPr>
        <w:tabs>
          <w:tab w:pos="1438" w:val="left"/>
          <w:tab w:pos="1440" w:val="left"/>
        </w:tabs>
        <w:spacing w:after="240" w:before="84"/>
        <w:ind w:right="356"/>
        <w:rPr>
          <w:ins w16du:dateUtc="2026-07-07T18:18:00Z" w:author="Author" w:date="2026-07-07T20:18:00Z" w:id="1952"/>
          <w:sz w:val="24"/>
          <w:szCs w:val="24"/>
        </w:rPr>
      </w:pPr>
      <w:del w16du:dateUtc="2026-07-07T18:18:00Z" w:author="Author" w:date="2026-07-07T20:18:00Z" w:id="1953">
        <w:r>
          <w:rPr>
            <w:color w:val="000000"/>
          </w:rPr>
          <w:delText>(ii)</w:delText>
        </w:r>
        <w:r>
          <w:rPr>
            <w:color w:val="000000"/>
            <w:spacing w:val="396"/>
          </w:rPr>
          <w:delText xml:space="preserve"> </w:delText>
        </w:r>
      </w:del>
      <w:ins w16du:dateUtc="2026-07-07T18:18:00Z" w:author="Author" w:date="2026-07-07T20:18:00Z" w:id="1954">
        <w:r w:rsidR="0061644A" w:rsidRPr="0027638C">
          <w:rPr>
            <w:sz w:val="24"/>
            <w:szCs w:val="24"/>
          </w:rPr>
          <w:t>“</w:t>
        </w:r>
        <w:r w:rsidR="0061644A" w:rsidRPr="0027638C">
          <w:rPr>
            <w:b/>
            <w:bCs/>
            <w:sz w:val="24"/>
            <w:szCs w:val="24"/>
          </w:rPr>
          <w:t>Sit</w:t>
        </w:r>
        <w:r w:rsidR="0061644A" w:rsidRPr="0027638C">
          <w:rPr>
            <w:sz w:val="24"/>
            <w:szCs w:val="24"/>
          </w:rPr>
          <w:t>” amet consectetur adipiscing elit sed Do eiusmod tempor incididunt ut labore Et Dolore Magna, aliqua Lorem’ipsum dolor sit Amet’ consectetur, adipiscing elit, sed do, eiusmod tempor, incididunt ut labore, et dolore magna aliqua lorem Ipsum’dolor sit amet consectetur adipiscing elit sed do Eiusmod.</w:t>
        </w:r>
      </w:ins>
    </w:p>
    <w:p w14:paraId="751D8EDD" w14:textId="50B4F40F" w:rsidP="0027638C" w:rsidR="0061644A" w:rsidRDefault="0061644A" w:rsidRPr="0027638C">
      <w:pPr>
        <w:pStyle w:val="ListParagraph"/>
        <w:numPr>
          <w:ilvl w:val="1"/>
          <w:numId w:val="5"/>
        </w:numPr>
        <w:tabs>
          <w:tab w:pos="1438" w:val="left"/>
          <w:tab w:pos="1440" w:val="left"/>
        </w:tabs>
        <w:spacing w:after="240" w:before="84"/>
        <w:ind w:right="356"/>
        <w:rPr>
          <w:sz w:val="24"/>
          <w:rPrChange w16du:dateUtc="2026-07-07T18:18:00Z" w:author="Author" w:date="2026-07-07T20:18:00Z" w:id="1955">
            <w:rPr>
              <w:rFonts w:ascii="Times New Roman"/>
              <w:color w:val="000000"/>
            </w:rPr>
          </w:rPrChange>
        </w:rPr>
        <w:pPrChange w16du:dateUtc="2026-07-07T18:18:00Z" w:author="Author" w:date="2026-07-07T20:18:00Z" w:id="1956">
          <w:pPr>
            <w:spacing w:after="0" w:before="235" w:line="254" w:lineRule="exact"/>
            <w:ind w:left="720"/>
            <w:jc w:val="left"/>
          </w:pPr>
        </w:pPrChange>
      </w:pPr>
      <w:r w:rsidRPr="0027638C">
        <w:rPr>
          <w:sz w:val="24"/>
          <w:rPrChange w16du:dateUtc="2026-07-07T18:18:00Z" w:author="Author" w:date="2026-07-07T20:18:00Z" w:id="1957">
            <w:rPr>
              <w:rFonts w:ascii="Times New Roman" w:hAnsi="Times New Roman"/>
              <w:color w:val="000000"/>
              <w:spacing w:val="6"/>
            </w:rPr>
          </w:rPrChange>
        </w:rPr>
        <w:lastRenderedPageBreak/>
        <w:t>“</w:t>
      </w:r>
      <w:r w:rsidRPr="0027638C">
        <w:rPr>
          <w:b/>
          <w:sz w:val="24"/>
          <w:rPrChange w16du:dateUtc="2026-07-07T18:18:00Z" w:author="Author" w:date="2026-07-07T20:18:00Z" w:id="1958">
            <w:rPr>
              <w:rFonts w:ascii="Times New Roman" w:hAnsi="Times New Roman"/>
              <w:color w:val="000000"/>
              <w:spacing w:val="6"/>
            </w:rPr>
          </w:rPrChange>
        </w:rPr>
        <w:t>Tempor</w:t>
      </w:r>
      <w:r w:rsidRPr="0027638C">
        <w:rPr>
          <w:b/>
          <w:sz w:val="24"/>
          <w:rPrChange w16du:dateUtc="2026-07-07T18:18:00Z" w:author="Author" w:date="2026-07-07T20:18:00Z" w:id="1959">
            <w:rPr>
              <w:rFonts w:ascii="Times New Roman"/>
              <w:color w:val="000000"/>
              <w:spacing w:val="17"/>
            </w:rPr>
          </w:rPrChange>
        </w:rPr>
        <w:t xml:space="preserve"> </w:t>
      </w:r>
      <w:r w:rsidRPr="0027638C">
        <w:rPr>
          <w:b/>
          <w:sz w:val="24"/>
          <w:rPrChange w16du:dateUtc="2026-07-07T18:18:00Z" w:author="Author" w:date="2026-07-07T20:18:00Z" w:id="1960">
            <w:rPr>
              <w:rFonts w:ascii="Times New Roman" w:hAnsi="Times New Roman"/>
              <w:color w:val="000000"/>
              <w:spacing w:val="6"/>
            </w:rPr>
          </w:rPrChange>
        </w:rPr>
        <w:t>Incididunt</w:t>
      </w:r>
      <w:r w:rsidRPr="0027638C">
        <w:rPr>
          <w:sz w:val="24"/>
          <w:rPrChange w16du:dateUtc="2026-07-07T18:18:00Z" w:author="Author" w:date="2026-07-07T20:18:00Z" w:id="1961">
            <w:rPr>
              <w:rFonts w:ascii="Times New Roman" w:hAnsi="Times New Roman"/>
              <w:color w:val="000000"/>
              <w:spacing w:val="6"/>
            </w:rPr>
          </w:rPrChange>
        </w:rPr>
        <w:t>”</w:t>
      </w:r>
      <w:r w:rsidRPr="0027638C">
        <w:rPr>
          <w:sz w:val="24"/>
          <w:rPrChange w16du:dateUtc="2026-07-07T18:18:00Z" w:author="Author" w:date="2026-07-07T20:18:00Z" w:id="1962">
            <w:rPr>
              <w:rFonts w:ascii="Times New Roman"/>
              <w:color w:val="000000"/>
              <w:spacing w:val="-6"/>
            </w:rPr>
          </w:rPrChange>
        </w:rPr>
        <w:t xml:space="preserve"> </w:t>
      </w:r>
      <w:r w:rsidRPr="0027638C">
        <w:rPr>
          <w:sz w:val="24"/>
          <w:rPrChange w16du:dateUtc="2026-07-07T18:18:00Z" w:author="Author" w:date="2026-07-07T20:18:00Z" w:id="1963">
            <w:rPr>
              <w:rFonts w:ascii="Times New Roman"/>
              <w:color w:val="000000"/>
            </w:rPr>
          </w:rPrChange>
        </w:rPr>
        <w:t>ut</w:t>
      </w:r>
      <w:r w:rsidRPr="0027638C">
        <w:rPr>
          <w:sz w:val="24"/>
          <w:rPrChange w16du:dateUtc="2026-07-07T18:18:00Z" w:author="Author" w:date="2026-07-07T20:18:00Z" w:id="1964">
            <w:rPr>
              <w:rFonts w:ascii="Times New Roman"/>
              <w:color w:val="000000"/>
              <w:spacing w:val="-1"/>
            </w:rPr>
          </w:rPrChange>
        </w:rPr>
        <w:t xml:space="preserve"> </w:t>
      </w:r>
      <w:r w:rsidRPr="0027638C">
        <w:rPr>
          <w:sz w:val="24"/>
          <w:rPrChange w16du:dateUtc="2026-07-07T18:18:00Z" w:author="Author" w:date="2026-07-07T20:18:00Z" w:id="1965">
            <w:rPr>
              <w:rFonts w:ascii="Times New Roman" w:hAnsi="Times New Roman"/>
              <w:color w:val="000000"/>
            </w:rPr>
          </w:rPrChange>
        </w:rPr>
        <w:t>Labore’et</w:t>
      </w:r>
      <w:r w:rsidRPr="0027638C">
        <w:rPr>
          <w:sz w:val="24"/>
          <w:rPrChange w16du:dateUtc="2026-07-07T18:18:00Z" w:author="Author" w:date="2026-07-07T20:18:00Z" w:id="1966">
            <w:rPr>
              <w:rFonts w:ascii="Times New Roman"/>
              <w:color w:val="000000"/>
              <w:spacing w:val="-1"/>
            </w:rPr>
          </w:rPrChange>
        </w:rPr>
        <w:t xml:space="preserve"> </w:t>
      </w:r>
      <w:del w16du:dateUtc="2026-07-07T18:18:00Z" w:author="Author" w:date="2026-07-07T20:18:00Z" w:id="1967">
        <w:r w:rsidR="00000000">
          <w:rPr>
            <w:color w:val="000000"/>
          </w:rPr>
          <w:delText>mobile</w:delText>
        </w:r>
        <w:r w:rsidR="00000000">
          <w:rPr>
            <w:color w:val="000000"/>
            <w:spacing w:val="-1"/>
          </w:rPr>
          <w:delText xml:space="preserve"> </w:delText>
        </w:r>
      </w:del>
      <w:r w:rsidRPr="0027638C">
        <w:rPr>
          <w:sz w:val="24"/>
          <w:rPrChange w16du:dateUtc="2026-07-07T18:18:00Z" w:author="Author" w:date="2026-07-07T20:18:00Z" w:id="1968">
            <w:rPr>
              <w:rFonts w:ascii="Times New Roman"/>
              <w:color w:val="000000"/>
            </w:rPr>
          </w:rPrChange>
        </w:rPr>
        <w:t>dolore</w:t>
      </w:r>
      <w:r w:rsidRPr="0027638C">
        <w:rPr>
          <w:sz w:val="24"/>
          <w:rPrChange w16du:dateUtc="2026-07-07T18:18:00Z" w:author="Author" w:date="2026-07-07T20:18:00Z" w:id="1969">
            <w:rPr>
              <w:rFonts w:ascii="Times New Roman"/>
              <w:color w:val="000000"/>
              <w:spacing w:val="-1"/>
            </w:rPr>
          </w:rPrChange>
        </w:rPr>
        <w:t xml:space="preserve"> </w:t>
      </w:r>
      <w:r w:rsidRPr="0027638C">
        <w:rPr>
          <w:sz w:val="24"/>
          <w:rPrChange w16du:dateUtc="2026-07-07T18:18:00Z" w:author="Author" w:date="2026-07-07T20:18:00Z" w:id="1970">
            <w:rPr>
              <w:rFonts w:ascii="Times New Roman"/>
              <w:color w:val="000000"/>
            </w:rPr>
          </w:rPrChange>
        </w:rPr>
        <w:t>magna</w:t>
      </w:r>
      <w:r w:rsidRPr="0027638C">
        <w:rPr>
          <w:sz w:val="24"/>
          <w:rPrChange w16du:dateUtc="2026-07-07T18:18:00Z" w:author="Author" w:date="2026-07-07T20:18:00Z" w:id="1971">
            <w:rPr>
              <w:rFonts w:ascii="Times New Roman"/>
              <w:color w:val="000000"/>
              <w:spacing w:val="-1"/>
            </w:rPr>
          </w:rPrChange>
        </w:rPr>
        <w:t xml:space="preserve"> </w:t>
      </w:r>
      <w:r w:rsidRPr="0027638C">
        <w:rPr>
          <w:sz w:val="24"/>
          <w:rPrChange w16du:dateUtc="2026-07-07T18:18:00Z" w:author="Author" w:date="2026-07-07T20:18:00Z" w:id="1972">
            <w:rPr>
              <w:rFonts w:ascii="Times New Roman"/>
              <w:color w:val="000000"/>
            </w:rPr>
          </w:rPrChange>
        </w:rPr>
        <w:t>aliqua</w:t>
      </w:r>
      <w:r w:rsidRPr="0027638C">
        <w:rPr>
          <w:sz w:val="24"/>
          <w:rPrChange w16du:dateUtc="2026-07-07T18:18:00Z" w:author="Author" w:date="2026-07-07T20:18:00Z" w:id="1973">
            <w:rPr>
              <w:rFonts w:ascii="Times New Roman"/>
              <w:color w:val="000000"/>
              <w:spacing w:val="-1"/>
            </w:rPr>
          </w:rPrChange>
        </w:rPr>
        <w:t xml:space="preserve"> </w:t>
      </w:r>
      <w:r w:rsidRPr="0027638C">
        <w:rPr>
          <w:sz w:val="24"/>
          <w:rPrChange w16du:dateUtc="2026-07-07T18:18:00Z" w:author="Author" w:date="2026-07-07T20:18:00Z" w:id="1974">
            <w:rPr>
              <w:rFonts w:ascii="Times New Roman"/>
              <w:color w:val="000000"/>
            </w:rPr>
          </w:rPrChange>
        </w:rPr>
        <w:t>lorem</w:t>
      </w:r>
      <w:r w:rsidRPr="0027638C">
        <w:rPr>
          <w:sz w:val="24"/>
          <w:rPrChange w16du:dateUtc="2026-07-07T18:18:00Z" w:author="Author" w:date="2026-07-07T20:18:00Z" w:id="1975">
            <w:rPr>
              <w:rFonts w:ascii="Times New Roman"/>
              <w:color w:val="000000"/>
              <w:spacing w:val="-1"/>
            </w:rPr>
          </w:rPrChange>
        </w:rPr>
        <w:t xml:space="preserve"> </w:t>
      </w:r>
      <w:r w:rsidRPr="0027638C">
        <w:rPr>
          <w:sz w:val="24"/>
          <w:rPrChange w16du:dateUtc="2026-07-07T18:18:00Z" w:author="Author" w:date="2026-07-07T20:18:00Z" w:id="1976">
            <w:rPr>
              <w:rFonts w:ascii="Times New Roman"/>
              <w:color w:val="000000"/>
            </w:rPr>
          </w:rPrChange>
        </w:rPr>
        <w:t>ipsum</w:t>
      </w:r>
      <w:r w:rsidRPr="0027638C">
        <w:rPr>
          <w:sz w:val="24"/>
          <w:rPrChange w16du:dateUtc="2026-07-07T18:18:00Z" w:author="Author" w:date="2026-07-07T20:18:00Z" w:id="1977">
            <w:rPr>
              <w:rFonts w:ascii="Times New Roman"/>
              <w:color w:val="000000"/>
              <w:spacing w:val="1"/>
            </w:rPr>
          </w:rPrChange>
        </w:rPr>
        <w:t xml:space="preserve"> </w:t>
      </w:r>
      <w:r w:rsidRPr="0027638C">
        <w:rPr>
          <w:sz w:val="24"/>
          <w:rPrChange w16du:dateUtc="2026-07-07T18:18:00Z" w:author="Author" w:date="2026-07-07T20:18:00Z" w:id="1978">
            <w:rPr>
              <w:rFonts w:ascii="Times New Roman" w:hAnsi="Times New Roman"/>
              <w:color w:val="000000"/>
            </w:rPr>
          </w:rPrChange>
        </w:rPr>
        <w:t>Dolor</w:t>
      </w:r>
      <w:del w16du:dateUtc="2026-07-07T18:18:00Z" w:author="Author" w:date="2026-07-07T20:18:00Z" w:id="1979">
        <w:r w:rsidR="00000000">
          <w:rPr>
            <w:color w:val="000000"/>
          </w:rPr>
          <w:cr/>
        </w:r>
      </w:del>
      <w:ins w16du:dateUtc="2026-07-07T18:18:00Z" w:author="Author" w:date="2026-07-07T20:18:00Z" w:id="1980">
        <w:r w:rsidRPr="0027638C">
          <w:rPr>
            <w:sz w:val="24"/>
            <w:szCs w:val="24"/>
          </w:rPr>
          <w:t>, sit amet consectetur adipiscing elit sed do eiusmod tempor incididunt ut labore,</w:t>
        </w:r>
      </w:ins>
      <w:r w:rsidRPr="0027638C">
        <w:rPr>
          <w:sz w:val="24"/>
          <w:rPrChange w16du:dateUtc="2026-07-07T18:18:00Z" w:author="Author" w:date="2026-07-07T20:18:00Z" w:id="1981">
            <w:rPr>
              <w:rFonts w:ascii="Times New Roman"/>
              <w:color w:val="000000"/>
              <w:spacing w:val="665"/>
            </w:rPr>
          </w:rPrChange>
        </w:rPr>
        <w:t xml:space="preserve"> </w:t>
      </w:r>
      <w:r w:rsidRPr="0027638C">
        <w:rPr>
          <w:sz w:val="24"/>
          <w:rPrChange w16du:dateUtc="2026-07-07T18:18:00Z" w:author="Author" w:date="2026-07-07T20:18:00Z" w:id="1982">
            <w:rPr>
              <w:rFonts w:ascii="Times New Roman"/>
              <w:color w:val="000000"/>
            </w:rPr>
          </w:rPrChange>
        </w:rPr>
        <w:t>et dolore magna aliqua lorem ipsum dolor sit</w:t>
      </w:r>
      <w:r w:rsidRPr="0027638C">
        <w:rPr>
          <w:sz w:val="24"/>
          <w:rPrChange w16du:dateUtc="2026-07-07T18:18:00Z" w:author="Author" w:date="2026-07-07T20:18:00Z" w:id="1983">
            <w:rPr>
              <w:rFonts w:ascii="Times New Roman"/>
              <w:color w:val="000000"/>
              <w:spacing w:val="-1"/>
            </w:rPr>
          </w:rPrChange>
        </w:rPr>
        <w:t xml:space="preserve"> </w:t>
      </w:r>
      <w:r w:rsidRPr="0027638C">
        <w:rPr>
          <w:sz w:val="24"/>
          <w:rPrChange w16du:dateUtc="2026-07-07T18:18:00Z" w:author="Author" w:date="2026-07-07T20:18:00Z" w:id="1984">
            <w:rPr>
              <w:rFonts w:ascii="Times New Roman"/>
              <w:color w:val="000000"/>
            </w:rPr>
          </w:rPrChange>
        </w:rPr>
        <w:t>Amet Consectetur Adipiscing.</w:t>
      </w:r>
    </w:p>
    <w:p w14:paraId="359C7B0F" w14:textId="7632BA0E" w:rsidP="0027638C" w:rsidR="0061644A" w:rsidRDefault="00000000" w:rsidRPr="0027638C">
      <w:pPr>
        <w:pStyle w:val="ListParagraph"/>
        <w:numPr>
          <w:ilvl w:val="1"/>
          <w:numId w:val="5"/>
        </w:numPr>
        <w:tabs>
          <w:tab w:pos="1438" w:val="left"/>
          <w:tab w:pos="1440" w:val="left"/>
        </w:tabs>
        <w:spacing w:after="240" w:before="84"/>
        <w:ind w:right="356"/>
        <w:rPr>
          <w:ins w16du:dateUtc="2026-07-07T18:18:00Z" w:author="Author" w:date="2026-07-07T20:18:00Z" w:id="1985"/>
          <w:sz w:val="24"/>
          <w:szCs w:val="24"/>
        </w:rPr>
      </w:pPr>
      <w:del w16du:dateUtc="2026-07-07T18:18:00Z" w:author="Author" w:date="2026-07-07T20:18:00Z" w:id="1986">
        <w:r>
          <w:rPr>
            <w:color w:val="000000"/>
          </w:rPr>
          <w:delText>(jj)</w:delText>
        </w:r>
        <w:r>
          <w:rPr>
            <w:color w:val="000000"/>
            <w:spacing w:val="396"/>
          </w:rPr>
          <w:delText xml:space="preserve"> </w:delText>
        </w:r>
      </w:del>
      <w:r w:rsidR="0061644A" w:rsidRPr="0027638C">
        <w:rPr>
          <w:sz w:val="24"/>
          <w:rPrChange w16du:dateUtc="2026-07-07T18:18:00Z" w:author="Author" w:date="2026-07-07T20:18:00Z" w:id="1987">
            <w:rPr>
              <w:color w:val="000000"/>
              <w:spacing w:val="6"/>
            </w:rPr>
          </w:rPrChange>
        </w:rPr>
        <w:t>“</w:t>
      </w:r>
      <w:r w:rsidR="0061644A" w:rsidRPr="0027638C">
        <w:rPr>
          <w:b/>
          <w:sz w:val="24"/>
          <w:rPrChange w16du:dateUtc="2026-07-07T18:18:00Z" w:author="Author" w:date="2026-07-07T20:18:00Z" w:id="1988">
            <w:rPr>
              <w:color w:val="000000"/>
              <w:spacing w:val="6"/>
            </w:rPr>
          </w:rPrChange>
        </w:rPr>
        <w:t>Elit</w:t>
      </w:r>
      <w:r w:rsidR="0061644A" w:rsidRPr="0027638C">
        <w:rPr>
          <w:b/>
          <w:sz w:val="24"/>
          <w:rPrChange w16du:dateUtc="2026-07-07T18:18:00Z" w:author="Author" w:date="2026-07-07T20:18:00Z" w:id="1989">
            <w:rPr>
              <w:color w:val="000000"/>
              <w:spacing w:val="18"/>
            </w:rPr>
          </w:rPrChange>
        </w:rPr>
        <w:t xml:space="preserve"> </w:t>
      </w:r>
      <w:r w:rsidR="0061644A" w:rsidRPr="0027638C">
        <w:rPr>
          <w:b/>
          <w:sz w:val="24"/>
          <w:rPrChange w16du:dateUtc="2026-07-07T18:18:00Z" w:author="Author" w:date="2026-07-07T20:18:00Z" w:id="1990">
            <w:rPr>
              <w:color w:val="000000"/>
              <w:spacing w:val="7"/>
            </w:rPr>
          </w:rPrChange>
        </w:rPr>
        <w:t>Sed</w:t>
      </w:r>
      <w:r w:rsidR="0061644A" w:rsidRPr="0027638C">
        <w:rPr>
          <w:sz w:val="24"/>
          <w:rPrChange w16du:dateUtc="2026-07-07T18:18:00Z" w:author="Author" w:date="2026-07-07T20:18:00Z" w:id="1991">
            <w:rPr>
              <w:color w:val="000000"/>
              <w:spacing w:val="7"/>
            </w:rPr>
          </w:rPrChange>
        </w:rPr>
        <w:t>”</w:t>
      </w:r>
      <w:r w:rsidR="0061644A" w:rsidRPr="0027638C">
        <w:rPr>
          <w:sz w:val="24"/>
          <w:rPrChange w16du:dateUtc="2026-07-07T18:18:00Z" w:author="Author" w:date="2026-07-07T20:18:00Z" w:id="1992">
            <w:rPr>
              <w:color w:val="000000"/>
              <w:spacing w:val="-7"/>
            </w:rPr>
          </w:rPrChange>
        </w:rPr>
        <w:t xml:space="preserve"> </w:t>
      </w:r>
      <w:r w:rsidR="0061644A" w:rsidRPr="0027638C">
        <w:rPr>
          <w:sz w:val="24"/>
          <w:rPrChange w16du:dateUtc="2026-07-07T18:18:00Z" w:author="Author" w:date="2026-07-07T20:18:00Z" w:id="1993">
            <w:rPr>
              <w:color w:val="000000"/>
            </w:rPr>
          </w:rPrChange>
        </w:rPr>
        <w:t xml:space="preserve">do eiusmod tempor incididunt ut labore Et </w:t>
      </w:r>
      <w:del w16du:dateUtc="2026-07-07T18:18:00Z" w:author="Author" w:date="2026-07-07T20:18:00Z" w:id="1994">
        <w:r>
          <w:rPr>
            <w:color w:val="000000"/>
          </w:rPr>
          <w:delText>11(b).</w:delText>
        </w:r>
        <w:r>
          <w:rPr>
            <w:color w:val="000000"/>
          </w:rPr>
          <w:cr/>
          <w:delText>(kk)</w:delText>
        </w:r>
        <w:r>
          <w:rPr>
            <w:color w:val="000000"/>
            <w:spacing w:val="299"/>
          </w:rPr>
          <w:delText xml:space="preserve"> </w:delText>
        </w:r>
      </w:del>
      <w:ins w16du:dateUtc="2026-07-07T18:18:00Z" w:author="Author" w:date="2026-07-07T20:18:00Z" w:id="1995">
        <w:r w:rsidR="00745B5B" w:rsidRPr="0027638C">
          <w:rPr>
            <w:sz w:val="24"/>
            <w:szCs w:val="24"/>
          </w:rPr>
          <w:fldChar w:fldCharType="begin"/>
        </w:r>
        <w:r w:rsidR="00745B5B" w:rsidRPr="0027638C">
          <w:rPr>
            <w:sz w:val="24"/>
            <w:szCs w:val="24"/>
          </w:rPr>
          <w:instrText xml:space="preserve"> REF _Ref215486366 \w \h </w:instrText>
        </w:r>
        <w:r w:rsidR="0027638C" w:rsidRPr="0027638C">
          <w:rPr>
            <w:sz w:val="24"/>
            <w:szCs w:val="24"/>
          </w:rPr>
          <w:instrText xml:space="preserve"> \* MERGEFORMAT </w:instrText>
        </w:r>
        <w:r w:rsidR="00745B5B" w:rsidRPr="0027638C">
          <w:rPr>
            <w:sz w:val="24"/>
            <w:szCs w:val="24"/>
          </w:rPr>
        </w:r>
        <w:r w:rsidR="00745B5B" w:rsidRPr="0027638C">
          <w:rPr>
            <w:sz w:val="24"/>
            <w:szCs w:val="24"/>
          </w:rPr>
          <w:fldChar w:fldCharType="separate"/>
        </w:r>
        <w:r w:rsidR="00745B5B" w:rsidRPr="0027638C">
          <w:rPr>
            <w:sz w:val="24"/>
            <w:szCs w:val="24"/>
          </w:rPr>
          <w:t>11(dolore)</w:t>
        </w:r>
        <w:r w:rsidR="00745B5B" w:rsidRPr="0027638C">
          <w:rPr>
            <w:sz w:val="24"/>
            <w:szCs w:val="24"/>
          </w:rPr>
          <w:fldChar w:fldCharType="end"/>
        </w:r>
        <w:r w:rsidR="0061644A" w:rsidRPr="0027638C">
          <w:rPr>
            <w:sz w:val="24"/>
            <w:szCs w:val="24"/>
          </w:rPr>
          <w:t xml:space="preserve">. </w:t>
        </w:r>
      </w:ins>
    </w:p>
    <w:p w14:paraId="09FEA2A8" w14:textId="1318982F" w:rsidP="0027638C" w:rsidR="0061644A" w:rsidRDefault="0061644A" w:rsidRPr="0027638C">
      <w:pPr>
        <w:pStyle w:val="ListParagraph"/>
        <w:numPr>
          <w:ilvl w:val="1"/>
          <w:numId w:val="5"/>
        </w:numPr>
        <w:tabs>
          <w:tab w:pos="1438" w:val="left"/>
          <w:tab w:pos="1440" w:val="left"/>
        </w:tabs>
        <w:spacing w:after="240" w:before="84"/>
        <w:ind w:right="356"/>
        <w:rPr>
          <w:sz w:val="24"/>
          <w:rPrChange w16du:dateUtc="2026-07-07T18:18:00Z" w:author="Author" w:date="2026-07-07T20:18:00Z" w:id="1996">
            <w:rPr>
              <w:rFonts w:ascii="Times New Roman"/>
              <w:color w:val="000000"/>
            </w:rPr>
          </w:rPrChange>
        </w:rPr>
        <w:pPrChange w16du:dateUtc="2026-07-07T18:18:00Z" w:author="Author" w:date="2026-07-07T20:18:00Z" w:id="1997">
          <w:pPr>
            <w:spacing w:after="0" w:before="5" w:line="490" w:lineRule="exact"/>
            <w:ind w:left="720"/>
            <w:jc w:val="left"/>
          </w:pPr>
        </w:pPrChange>
      </w:pPr>
      <w:r w:rsidRPr="0027638C">
        <w:rPr>
          <w:sz w:val="24"/>
          <w:rPrChange w16du:dateUtc="2026-07-07T18:18:00Z" w:author="Author" w:date="2026-07-07T20:18:00Z" w:id="1998">
            <w:rPr>
              <w:rFonts w:ascii="Times New Roman" w:hAnsi="Times New Roman"/>
              <w:color w:val="000000"/>
              <w:spacing w:val="6"/>
            </w:rPr>
          </w:rPrChange>
        </w:rPr>
        <w:t>“</w:t>
      </w:r>
      <w:r w:rsidRPr="0027638C">
        <w:rPr>
          <w:b/>
          <w:sz w:val="24"/>
          <w:rPrChange w16du:dateUtc="2026-07-07T18:18:00Z" w:author="Author" w:date="2026-07-07T20:18:00Z" w:id="1999">
            <w:rPr>
              <w:rFonts w:ascii="Times New Roman" w:hAnsi="Times New Roman"/>
              <w:color w:val="000000"/>
              <w:spacing w:val="6"/>
            </w:rPr>
          </w:rPrChange>
        </w:rPr>
        <w:t>Magna</w:t>
      </w:r>
      <w:r w:rsidRPr="0027638C">
        <w:rPr>
          <w:b/>
          <w:sz w:val="24"/>
          <w:rPrChange w16du:dateUtc="2026-07-07T18:18:00Z" w:author="Author" w:date="2026-07-07T20:18:00Z" w:id="2000">
            <w:rPr>
              <w:rFonts w:ascii="Times New Roman"/>
              <w:color w:val="000000"/>
              <w:spacing w:val="18"/>
            </w:rPr>
          </w:rPrChange>
        </w:rPr>
        <w:t xml:space="preserve"> </w:t>
      </w:r>
      <w:r w:rsidRPr="0027638C">
        <w:rPr>
          <w:b/>
          <w:sz w:val="24"/>
          <w:rPrChange w16du:dateUtc="2026-07-07T18:18:00Z" w:author="Author" w:date="2026-07-07T20:18:00Z" w:id="2001">
            <w:rPr>
              <w:rFonts w:ascii="Times New Roman" w:hAnsi="Times New Roman"/>
              <w:color w:val="000000"/>
              <w:spacing w:val="11"/>
            </w:rPr>
          </w:rPrChange>
        </w:rPr>
        <w:t>Aliqua</w:t>
      </w:r>
      <w:r w:rsidRPr="0027638C">
        <w:rPr>
          <w:sz w:val="24"/>
          <w:rPrChange w16du:dateUtc="2026-07-07T18:18:00Z" w:author="Author" w:date="2026-07-07T20:18:00Z" w:id="2002">
            <w:rPr>
              <w:rFonts w:ascii="Times New Roman" w:hAnsi="Times New Roman"/>
              <w:color w:val="000000"/>
              <w:spacing w:val="11"/>
            </w:rPr>
          </w:rPrChange>
        </w:rPr>
        <w:t>”</w:t>
      </w:r>
      <w:r w:rsidRPr="0027638C">
        <w:rPr>
          <w:sz w:val="24"/>
          <w:rPrChange w16du:dateUtc="2026-07-07T18:18:00Z" w:author="Author" w:date="2026-07-07T20:18:00Z" w:id="2003">
            <w:rPr>
              <w:rFonts w:ascii="Times New Roman"/>
              <w:color w:val="000000"/>
              <w:spacing w:val="-11"/>
            </w:rPr>
          </w:rPrChange>
        </w:rPr>
        <w:t xml:space="preserve"> </w:t>
      </w:r>
      <w:r w:rsidRPr="0027638C">
        <w:rPr>
          <w:sz w:val="24"/>
          <w:rPrChange w16du:dateUtc="2026-07-07T18:18:00Z" w:author="Author" w:date="2026-07-07T20:18:00Z" w:id="2004">
            <w:rPr>
              <w:rFonts w:ascii="Times New Roman"/>
              <w:color w:val="000000"/>
            </w:rPr>
          </w:rPrChange>
        </w:rPr>
        <w:t xml:space="preserve">lorem ipsum dolor sit amet consectetur Adipiscing </w:t>
      </w:r>
      <w:del w16du:dateUtc="2026-07-07T18:18:00Z" w:author="Author" w:date="2026-07-07T20:18:00Z" w:id="2005">
        <w:r w:rsidR="00000000">
          <w:rPr>
            <w:color w:val="000000"/>
          </w:rPr>
          <w:delText>3(b).</w:delText>
        </w:r>
      </w:del>
      <w:ins w16du:dateUtc="2026-07-07T18:18:00Z" w:author="Author" w:date="2026-07-07T20:18:00Z" w:id="2006">
        <w:r w:rsidR="00745B5B" w:rsidRPr="0027638C">
          <w:rPr>
            <w:sz w:val="24"/>
            <w:szCs w:val="24"/>
          </w:rPr>
          <w:fldChar w:fldCharType="begin"/>
        </w:r>
        <w:r w:rsidR="00745B5B" w:rsidRPr="0027638C">
          <w:rPr>
            <w:sz w:val="24"/>
            <w:szCs w:val="24"/>
          </w:rPr>
          <w:instrText xml:space="preserve"> REF _Ref215486373 \w \h </w:instrText>
        </w:r>
        <w:r w:rsidR="0027638C" w:rsidRPr="0027638C">
          <w:rPr>
            <w:sz w:val="24"/>
            <w:szCs w:val="24"/>
          </w:rPr>
          <w:instrText xml:space="preserve"> \* MERGEFORMAT </w:instrText>
        </w:r>
        <w:r w:rsidR="00745B5B" w:rsidRPr="0027638C">
          <w:rPr>
            <w:sz w:val="24"/>
            <w:szCs w:val="24"/>
          </w:rPr>
        </w:r>
        <w:r w:rsidR="00745B5B" w:rsidRPr="0027638C">
          <w:rPr>
            <w:sz w:val="24"/>
            <w:szCs w:val="24"/>
          </w:rPr>
          <w:fldChar w:fldCharType="separate"/>
        </w:r>
        <w:r w:rsidR="00745B5B" w:rsidRPr="0027638C">
          <w:rPr>
            <w:sz w:val="24"/>
            <w:szCs w:val="24"/>
          </w:rPr>
          <w:t>3(elit)(sed)</w:t>
        </w:r>
        <w:r w:rsidR="00745B5B" w:rsidRPr="0027638C">
          <w:rPr>
            <w:sz w:val="24"/>
            <w:szCs w:val="24"/>
          </w:rPr>
          <w:fldChar w:fldCharType="end"/>
        </w:r>
        <w:r w:rsidRPr="0027638C">
          <w:rPr>
            <w:sz w:val="24"/>
            <w:szCs w:val="24"/>
          </w:rPr>
          <w:t>.</w:t>
        </w:r>
      </w:ins>
    </w:p>
    <w:p w14:paraId="4EDFF9E9" w14:textId="31A28114" w:rsidP="0027638C" w:rsidR="0061644A" w:rsidRDefault="00000000" w:rsidRPr="0027638C">
      <w:pPr>
        <w:pStyle w:val="ListParagraph"/>
        <w:numPr>
          <w:ilvl w:val="1"/>
          <w:numId w:val="5"/>
        </w:numPr>
        <w:tabs>
          <w:tab w:pos="1438" w:val="left"/>
          <w:tab w:pos="1440" w:val="left"/>
        </w:tabs>
        <w:spacing w:after="240" w:before="84"/>
        <w:ind w:right="356"/>
        <w:rPr>
          <w:sz w:val="24"/>
          <w:rPrChange w16du:dateUtc="2026-07-07T18:18:00Z" w:author="Author" w:date="2026-07-07T20:18:00Z" w:id="2007">
            <w:rPr>
              <w:rFonts w:ascii="Times New Roman"/>
              <w:color w:val="000000"/>
            </w:rPr>
          </w:rPrChange>
        </w:rPr>
        <w:pPrChange w16du:dateUtc="2026-07-07T18:18:00Z" w:author="Author" w:date="2026-07-07T20:18:00Z" w:id="2008">
          <w:pPr>
            <w:spacing w:after="0" w:before="242" w:line="253" w:lineRule="exact"/>
            <w:ind w:left="720"/>
            <w:jc w:val="left"/>
          </w:pPr>
        </w:pPrChange>
      </w:pPr>
      <w:del w16du:dateUtc="2026-07-07T18:18:00Z" w:author="Author" w:date="2026-07-07T20:18:00Z" w:id="2009">
        <w:r>
          <w:rPr>
            <w:color w:val="000000"/>
          </w:rPr>
          <w:delText>(ll)</w:delText>
        </w:r>
        <w:r>
          <w:rPr>
            <w:color w:val="000000"/>
            <w:spacing w:val="396"/>
          </w:rPr>
          <w:delText xml:space="preserve"> </w:delText>
        </w:r>
      </w:del>
      <w:r w:rsidR="0061644A" w:rsidRPr="0027638C">
        <w:rPr>
          <w:sz w:val="24"/>
          <w:rPrChange w16du:dateUtc="2026-07-07T18:18:00Z" w:author="Author" w:date="2026-07-07T20:18:00Z" w:id="2010">
            <w:rPr>
              <w:rFonts w:ascii="Times New Roman" w:hAnsi="Times New Roman"/>
              <w:color w:val="000000"/>
              <w:spacing w:val="6"/>
            </w:rPr>
          </w:rPrChange>
        </w:rPr>
        <w:t>“</w:t>
      </w:r>
      <w:r w:rsidR="0061644A" w:rsidRPr="0027638C">
        <w:rPr>
          <w:b/>
          <w:sz w:val="24"/>
          <w:rPrChange w16du:dateUtc="2026-07-07T18:18:00Z" w:author="Author" w:date="2026-07-07T20:18:00Z" w:id="2011">
            <w:rPr>
              <w:rFonts w:ascii="Times New Roman" w:hAnsi="Times New Roman"/>
              <w:color w:val="000000"/>
              <w:spacing w:val="6"/>
            </w:rPr>
          </w:rPrChange>
        </w:rPr>
        <w:t>Do</w:t>
      </w:r>
      <w:r w:rsidR="0061644A" w:rsidRPr="0027638C">
        <w:rPr>
          <w:b/>
          <w:sz w:val="24"/>
          <w:rPrChange w16du:dateUtc="2026-07-07T18:18:00Z" w:author="Author" w:date="2026-07-07T20:18:00Z" w:id="2012">
            <w:rPr>
              <w:rFonts w:ascii="Times New Roman"/>
              <w:color w:val="000000"/>
              <w:spacing w:val="36"/>
            </w:rPr>
          </w:rPrChange>
        </w:rPr>
        <w:t xml:space="preserve"> </w:t>
      </w:r>
      <w:r w:rsidR="0061644A" w:rsidRPr="0027638C">
        <w:rPr>
          <w:b/>
          <w:sz w:val="24"/>
          <w:rPrChange w16du:dateUtc="2026-07-07T18:18:00Z" w:author="Author" w:date="2026-07-07T20:18:00Z" w:id="2013">
            <w:rPr>
              <w:rFonts w:ascii="Times New Roman"/>
              <w:color w:val="000000"/>
              <w:spacing w:val="8"/>
            </w:rPr>
          </w:rPrChange>
        </w:rPr>
        <w:t>Eiusmod</w:t>
      </w:r>
      <w:r w:rsidR="0061644A" w:rsidRPr="0027638C">
        <w:rPr>
          <w:b/>
          <w:sz w:val="24"/>
          <w:rPrChange w16du:dateUtc="2026-07-07T18:18:00Z" w:author="Author" w:date="2026-07-07T20:18:00Z" w:id="2014">
            <w:rPr>
              <w:rFonts w:ascii="Times New Roman"/>
              <w:color w:val="000000"/>
              <w:spacing w:val="9"/>
            </w:rPr>
          </w:rPrChange>
        </w:rPr>
        <w:t xml:space="preserve"> </w:t>
      </w:r>
      <w:r w:rsidR="0061644A" w:rsidRPr="0027638C">
        <w:rPr>
          <w:b/>
          <w:sz w:val="24"/>
          <w:rPrChange w16du:dateUtc="2026-07-07T18:18:00Z" w:author="Author" w:date="2026-07-07T20:18:00Z" w:id="2015">
            <w:rPr>
              <w:rFonts w:ascii="Times New Roman" w:hAnsi="Times New Roman"/>
              <w:color w:val="000000"/>
              <w:spacing w:val="3"/>
            </w:rPr>
          </w:rPrChange>
        </w:rPr>
        <w:t>Tempor</w:t>
      </w:r>
      <w:r w:rsidR="0061644A" w:rsidRPr="0027638C">
        <w:rPr>
          <w:sz w:val="24"/>
          <w:rPrChange w16du:dateUtc="2026-07-07T18:18:00Z" w:author="Author" w:date="2026-07-07T20:18:00Z" w:id="2016">
            <w:rPr>
              <w:rFonts w:ascii="Times New Roman" w:hAnsi="Times New Roman"/>
              <w:color w:val="000000"/>
              <w:spacing w:val="3"/>
            </w:rPr>
          </w:rPrChange>
        </w:rPr>
        <w:t>”</w:t>
      </w:r>
      <w:r w:rsidR="0061644A" w:rsidRPr="0027638C">
        <w:rPr>
          <w:sz w:val="24"/>
          <w:rPrChange w16du:dateUtc="2026-07-07T18:18:00Z" w:author="Author" w:date="2026-07-07T20:18:00Z" w:id="2017">
            <w:rPr>
              <w:rFonts w:ascii="Times New Roman"/>
              <w:color w:val="000000"/>
              <w:spacing w:val="14"/>
            </w:rPr>
          </w:rPrChange>
        </w:rPr>
        <w:t xml:space="preserve"> </w:t>
      </w:r>
      <w:r w:rsidR="00A4209A" w:rsidRPr="0027638C">
        <w:rPr>
          <w:sz w:val="24"/>
          <w:rPrChange w16du:dateUtc="2026-07-07T18:18:00Z" w:author="Author" w:date="2026-07-07T20:18:00Z" w:id="2018">
            <w:rPr>
              <w:rFonts w:ascii="Times New Roman"/>
              <w:color w:val="000000"/>
            </w:rPr>
          </w:rPrChange>
        </w:rPr>
        <w:t>incididunt</w:t>
      </w:r>
      <w:r w:rsidR="00A4209A" w:rsidRPr="0027638C">
        <w:rPr>
          <w:sz w:val="24"/>
          <w:rPrChange w16du:dateUtc="2026-07-07T18:18:00Z" w:author="Author" w:date="2026-07-07T20:18:00Z" w:id="2019">
            <w:rPr>
              <w:rFonts w:ascii="Times New Roman"/>
              <w:color w:val="000000"/>
              <w:spacing w:val="18"/>
            </w:rPr>
          </w:rPrChange>
        </w:rPr>
        <w:t xml:space="preserve"> </w:t>
      </w:r>
      <w:r w:rsidR="00A4209A" w:rsidRPr="0027638C">
        <w:rPr>
          <w:sz w:val="24"/>
          <w:rPrChange w16du:dateUtc="2026-07-07T18:18:00Z" w:author="Author" w:date="2026-07-07T20:18:00Z" w:id="2020">
            <w:rPr>
              <w:rFonts w:ascii="Times New Roman"/>
              <w:color w:val="000000"/>
            </w:rPr>
          </w:rPrChange>
        </w:rPr>
        <w:t>ut</w:t>
      </w:r>
      <w:r w:rsidR="00A4209A" w:rsidRPr="0027638C">
        <w:rPr>
          <w:sz w:val="24"/>
          <w:rPrChange w16du:dateUtc="2026-07-07T18:18:00Z" w:author="Author" w:date="2026-07-07T20:18:00Z" w:id="2021">
            <w:rPr>
              <w:rFonts w:ascii="Times New Roman"/>
              <w:color w:val="000000"/>
              <w:spacing w:val="17"/>
            </w:rPr>
          </w:rPrChange>
        </w:rPr>
        <w:t xml:space="preserve"> </w:t>
      </w:r>
      <w:r w:rsidR="00A4209A" w:rsidRPr="0027638C">
        <w:rPr>
          <w:sz w:val="24"/>
          <w:rPrChange w16du:dateUtc="2026-07-07T18:18:00Z" w:author="Author" w:date="2026-07-07T20:18:00Z" w:id="2022">
            <w:rPr>
              <w:rFonts w:ascii="Times New Roman"/>
              <w:color w:val="000000"/>
            </w:rPr>
          </w:rPrChange>
        </w:rPr>
        <w:t>labore</w:t>
      </w:r>
      <w:r w:rsidR="00A4209A" w:rsidRPr="0027638C">
        <w:rPr>
          <w:sz w:val="24"/>
          <w:rPrChange w16du:dateUtc="2026-07-07T18:18:00Z" w:author="Author" w:date="2026-07-07T20:18:00Z" w:id="2023">
            <w:rPr>
              <w:rFonts w:ascii="Times New Roman"/>
              <w:color w:val="000000"/>
              <w:spacing w:val="18"/>
            </w:rPr>
          </w:rPrChange>
        </w:rPr>
        <w:t xml:space="preserve"> </w:t>
      </w:r>
      <w:r w:rsidR="00A4209A" w:rsidRPr="0027638C">
        <w:rPr>
          <w:sz w:val="24"/>
          <w:rPrChange w16du:dateUtc="2026-07-07T18:18:00Z" w:author="Author" w:date="2026-07-07T20:18:00Z" w:id="2024">
            <w:rPr>
              <w:rFonts w:ascii="Times New Roman"/>
              <w:color w:val="000000"/>
            </w:rPr>
          </w:rPrChange>
        </w:rPr>
        <w:t>et:</w:t>
      </w:r>
      <w:r w:rsidR="00A4209A" w:rsidRPr="0027638C">
        <w:rPr>
          <w:sz w:val="24"/>
          <w:rPrChange w16du:dateUtc="2026-07-07T18:18:00Z" w:author="Author" w:date="2026-07-07T20:18:00Z" w:id="2025">
            <w:rPr>
              <w:rFonts w:ascii="Times New Roman"/>
              <w:color w:val="000000"/>
              <w:spacing w:val="18"/>
            </w:rPr>
          </w:rPrChange>
        </w:rPr>
        <w:t xml:space="preserve"> </w:t>
      </w:r>
      <w:r w:rsidR="00A4209A" w:rsidRPr="0027638C">
        <w:rPr>
          <w:sz w:val="24"/>
          <w:rPrChange w16du:dateUtc="2026-07-07T18:18:00Z" w:author="Author" w:date="2026-07-07T20:18:00Z" w:id="2026">
            <w:rPr>
              <w:rFonts w:ascii="Times New Roman"/>
              <w:color w:val="000000"/>
            </w:rPr>
          </w:rPrChange>
        </w:rPr>
        <w:t>(dolore)</w:t>
      </w:r>
      <w:r w:rsidR="00A4209A" w:rsidRPr="0027638C">
        <w:rPr>
          <w:sz w:val="24"/>
          <w:rPrChange w16du:dateUtc="2026-07-07T18:18:00Z" w:author="Author" w:date="2026-07-07T20:18:00Z" w:id="2027">
            <w:rPr>
              <w:rFonts w:ascii="Times New Roman"/>
              <w:color w:val="000000"/>
              <w:spacing w:val="17"/>
            </w:rPr>
          </w:rPrChange>
        </w:rPr>
        <w:t xml:space="preserve"> </w:t>
      </w:r>
      <w:r w:rsidR="00A4209A" w:rsidRPr="0027638C">
        <w:rPr>
          <w:sz w:val="24"/>
          <w:rPrChange w16du:dateUtc="2026-07-07T18:18:00Z" w:author="Author" w:date="2026-07-07T20:18:00Z" w:id="2028">
            <w:rPr>
              <w:rFonts w:ascii="Times New Roman"/>
              <w:color w:val="000000"/>
            </w:rPr>
          </w:rPrChange>
        </w:rPr>
        <w:t>magna</w:t>
      </w:r>
      <w:r w:rsidR="00A4209A" w:rsidRPr="0027638C">
        <w:rPr>
          <w:sz w:val="24"/>
          <w:rPrChange w16du:dateUtc="2026-07-07T18:18:00Z" w:author="Author" w:date="2026-07-07T20:18:00Z" w:id="2029">
            <w:rPr>
              <w:rFonts w:ascii="Times New Roman"/>
              <w:color w:val="000000"/>
              <w:spacing w:val="17"/>
            </w:rPr>
          </w:rPrChange>
        </w:rPr>
        <w:t xml:space="preserve"> </w:t>
      </w:r>
      <w:r w:rsidR="00A4209A" w:rsidRPr="0027638C">
        <w:rPr>
          <w:sz w:val="24"/>
          <w:rPrChange w16du:dateUtc="2026-07-07T18:18:00Z" w:author="Author" w:date="2026-07-07T20:18:00Z" w:id="2030">
            <w:rPr>
              <w:rFonts w:ascii="Times New Roman"/>
              <w:color w:val="000000"/>
            </w:rPr>
          </w:rPrChange>
        </w:rPr>
        <w:t>Aliqua</w:t>
      </w:r>
      <w:r w:rsidR="00A4209A" w:rsidRPr="0027638C">
        <w:rPr>
          <w:sz w:val="24"/>
          <w:rPrChange w16du:dateUtc="2026-07-07T18:18:00Z" w:author="Author" w:date="2026-07-07T20:18:00Z" w:id="2031">
            <w:rPr>
              <w:rFonts w:ascii="Times New Roman"/>
              <w:color w:val="000000"/>
              <w:spacing w:val="18"/>
            </w:rPr>
          </w:rPrChange>
        </w:rPr>
        <w:t xml:space="preserve"> </w:t>
      </w:r>
      <w:r w:rsidR="00A4209A" w:rsidRPr="0027638C">
        <w:rPr>
          <w:sz w:val="24"/>
          <w:rPrChange w16du:dateUtc="2026-07-07T18:18:00Z" w:author="Author" w:date="2026-07-07T20:18:00Z" w:id="2032">
            <w:rPr>
              <w:rFonts w:ascii="Times New Roman"/>
              <w:color w:val="000000"/>
            </w:rPr>
          </w:rPrChange>
        </w:rPr>
        <w:t>lorem</w:t>
      </w:r>
      <w:r w:rsidR="00A4209A" w:rsidRPr="0027638C">
        <w:rPr>
          <w:sz w:val="24"/>
          <w:rPrChange w16du:dateUtc="2026-07-07T18:18:00Z" w:author="Author" w:date="2026-07-07T20:18:00Z" w:id="2033">
            <w:rPr>
              <w:rFonts w:ascii="Times New Roman"/>
              <w:color w:val="000000"/>
              <w:spacing w:val="18"/>
            </w:rPr>
          </w:rPrChange>
        </w:rPr>
        <w:t xml:space="preserve"> </w:t>
      </w:r>
      <w:r w:rsidR="00A4209A" w:rsidRPr="0027638C">
        <w:rPr>
          <w:sz w:val="24"/>
          <w:rPrChange w16du:dateUtc="2026-07-07T18:18:00Z" w:author="Author" w:date="2026-07-07T20:18:00Z" w:id="2034">
            <w:rPr>
              <w:rFonts w:ascii="Times New Roman"/>
              <w:color w:val="000000"/>
            </w:rPr>
          </w:rPrChange>
        </w:rPr>
        <w:t>ipsum</w:t>
      </w:r>
      <w:r w:rsidR="00A4209A" w:rsidRPr="0027638C">
        <w:rPr>
          <w:sz w:val="24"/>
          <w:rPrChange w16du:dateUtc="2026-07-07T18:18:00Z" w:author="Author" w:date="2026-07-07T20:18:00Z" w:id="2035">
            <w:rPr>
              <w:rFonts w:ascii="Times New Roman"/>
              <w:color w:val="000000"/>
              <w:spacing w:val="17"/>
            </w:rPr>
          </w:rPrChange>
        </w:rPr>
        <w:t xml:space="preserve"> </w:t>
      </w:r>
      <w:r w:rsidR="00A4209A" w:rsidRPr="0027638C">
        <w:rPr>
          <w:sz w:val="24"/>
          <w:rPrChange w16du:dateUtc="2026-07-07T18:18:00Z" w:author="Author" w:date="2026-07-07T20:18:00Z" w:id="2036">
            <w:rPr>
              <w:rFonts w:ascii="Times New Roman" w:hAnsi="Times New Roman"/>
              <w:color w:val="000000"/>
            </w:rPr>
          </w:rPrChange>
        </w:rPr>
        <w:t>dolor</w:t>
      </w:r>
      <w:del w16du:dateUtc="2026-07-07T18:18:00Z" w:author="Author" w:date="2026-07-07T20:18:00Z" w:id="2037">
        <w:r>
          <w:rPr>
            <w:color w:val="000000"/>
          </w:rPr>
          <w:cr/>
        </w:r>
      </w:del>
      <w:r w:rsidR="00A4209A" w:rsidRPr="0027638C">
        <w:rPr>
          <w:sz w:val="24"/>
          <w:rPrChange w16du:dateUtc="2026-07-07T18:18:00Z" w:author="Author" w:date="2026-07-07T20:18:00Z" w:id="2038">
            <w:rPr>
              <w:rFonts w:ascii="Times New Roman"/>
              <w:color w:val="000000"/>
              <w:spacing w:val="665"/>
            </w:rPr>
          </w:rPrChange>
        </w:rPr>
        <w:t xml:space="preserve"> </w:t>
      </w:r>
      <w:r w:rsidR="00A4209A" w:rsidRPr="0027638C">
        <w:rPr>
          <w:sz w:val="24"/>
          <w:rPrChange w16du:dateUtc="2026-07-07T18:18:00Z" w:author="Author" w:date="2026-07-07T20:18:00Z" w:id="2039">
            <w:rPr>
              <w:rFonts w:ascii="Times New Roman"/>
              <w:color w:val="000000"/>
            </w:rPr>
          </w:rPrChange>
        </w:rPr>
        <w:t>sit</w:t>
      </w:r>
      <w:r w:rsidR="00A4209A" w:rsidRPr="0027638C">
        <w:rPr>
          <w:sz w:val="24"/>
          <w:rPrChange w16du:dateUtc="2026-07-07T18:18:00Z" w:author="Author" w:date="2026-07-07T20:18:00Z" w:id="2040">
            <w:rPr>
              <w:rFonts w:ascii="Times New Roman"/>
              <w:color w:val="000000"/>
              <w:spacing w:val="-5"/>
            </w:rPr>
          </w:rPrChange>
        </w:rPr>
        <w:t xml:space="preserve"> </w:t>
      </w:r>
      <w:r w:rsidR="00A4209A" w:rsidRPr="0027638C">
        <w:rPr>
          <w:sz w:val="24"/>
          <w:rPrChange w16du:dateUtc="2026-07-07T18:18:00Z" w:author="Author" w:date="2026-07-07T20:18:00Z" w:id="2041">
            <w:rPr>
              <w:rFonts w:ascii="Times New Roman"/>
              <w:color w:val="000000"/>
            </w:rPr>
          </w:rPrChange>
        </w:rPr>
        <w:t>amet</w:t>
      </w:r>
      <w:r w:rsidR="00A4209A" w:rsidRPr="0027638C">
        <w:rPr>
          <w:sz w:val="24"/>
          <w:rPrChange w16du:dateUtc="2026-07-07T18:18:00Z" w:author="Author" w:date="2026-07-07T20:18:00Z" w:id="2042">
            <w:rPr>
              <w:rFonts w:ascii="Times New Roman"/>
              <w:color w:val="000000"/>
              <w:spacing w:val="-5"/>
            </w:rPr>
          </w:rPrChange>
        </w:rPr>
        <w:t xml:space="preserve"> </w:t>
      </w:r>
      <w:r w:rsidR="00A4209A" w:rsidRPr="0027638C">
        <w:rPr>
          <w:sz w:val="24"/>
          <w:rPrChange w16du:dateUtc="2026-07-07T18:18:00Z" w:author="Author" w:date="2026-07-07T20:18:00Z" w:id="2043">
            <w:rPr>
              <w:rFonts w:ascii="Times New Roman"/>
              <w:color w:val="000000"/>
            </w:rPr>
          </w:rPrChange>
        </w:rPr>
        <w:t>Consectetur</w:t>
      </w:r>
      <w:r w:rsidR="00A4209A" w:rsidRPr="0027638C">
        <w:rPr>
          <w:sz w:val="24"/>
          <w:rPrChange w16du:dateUtc="2026-07-07T18:18:00Z" w:author="Author" w:date="2026-07-07T20:18:00Z" w:id="2044">
            <w:rPr>
              <w:rFonts w:ascii="Times New Roman"/>
              <w:color w:val="000000"/>
              <w:spacing w:val="-5"/>
            </w:rPr>
          </w:rPrChange>
        </w:rPr>
        <w:t xml:space="preserve"> </w:t>
      </w:r>
      <w:del w16du:dateUtc="2026-07-07T18:18:00Z" w:author="Author" w:date="2026-07-07T20:18:00Z" w:id="2045">
        <w:r>
          <w:rPr>
            <w:color w:val="000000"/>
          </w:rPr>
          <w:delText>Applications</w:delText>
        </w:r>
      </w:del>
      <w:ins w16du:dateUtc="2026-07-07T18:18:00Z" w:author="Author" w:date="2026-07-07T20:18:00Z" w:id="2046">
        <w:r w:rsidR="00A4209A" w:rsidRPr="0027638C">
          <w:rPr>
            <w:sz w:val="24"/>
            <w:szCs w:val="24"/>
          </w:rPr>
          <w:t>Adipiscing</w:t>
        </w:r>
      </w:ins>
      <w:r w:rsidR="00A4209A" w:rsidRPr="0027638C">
        <w:rPr>
          <w:sz w:val="24"/>
          <w:rPrChange w16du:dateUtc="2026-07-07T18:18:00Z" w:author="Author" w:date="2026-07-07T20:18:00Z" w:id="2047">
            <w:rPr>
              <w:rFonts w:ascii="Times New Roman"/>
              <w:color w:val="000000"/>
              <w:spacing w:val="-5"/>
            </w:rPr>
          </w:rPrChange>
        </w:rPr>
        <w:t xml:space="preserve"> </w:t>
      </w:r>
      <w:r w:rsidR="00A4209A" w:rsidRPr="0027638C">
        <w:rPr>
          <w:sz w:val="24"/>
          <w:rPrChange w16du:dateUtc="2026-07-07T18:18:00Z" w:author="Author" w:date="2026-07-07T20:18:00Z" w:id="2048">
            <w:rPr>
              <w:rFonts w:ascii="Times New Roman"/>
              <w:color w:val="000000"/>
            </w:rPr>
          </w:rPrChange>
        </w:rPr>
        <w:t>elit</w:t>
      </w:r>
      <w:r w:rsidR="00A4209A" w:rsidRPr="0027638C">
        <w:rPr>
          <w:sz w:val="24"/>
          <w:rPrChange w16du:dateUtc="2026-07-07T18:18:00Z" w:author="Author" w:date="2026-07-07T20:18:00Z" w:id="2049">
            <w:rPr>
              <w:rFonts w:ascii="Times New Roman"/>
              <w:color w:val="000000"/>
              <w:spacing w:val="-5"/>
            </w:rPr>
          </w:rPrChange>
        </w:rPr>
        <w:t xml:space="preserve"> </w:t>
      </w:r>
      <w:r w:rsidR="00A4209A" w:rsidRPr="0027638C">
        <w:rPr>
          <w:sz w:val="24"/>
          <w:rPrChange w16du:dateUtc="2026-07-07T18:18:00Z" w:author="Author" w:date="2026-07-07T20:18:00Z" w:id="2050">
            <w:rPr>
              <w:rFonts w:ascii="Times New Roman"/>
              <w:color w:val="000000"/>
            </w:rPr>
          </w:rPrChange>
        </w:rPr>
        <w:t>sed</w:t>
      </w:r>
      <w:r w:rsidR="00A4209A" w:rsidRPr="0027638C">
        <w:rPr>
          <w:sz w:val="24"/>
          <w:rPrChange w16du:dateUtc="2026-07-07T18:18:00Z" w:author="Author" w:date="2026-07-07T20:18:00Z" w:id="2051">
            <w:rPr>
              <w:rFonts w:ascii="Times New Roman"/>
              <w:color w:val="000000"/>
              <w:spacing w:val="-5"/>
            </w:rPr>
          </w:rPrChange>
        </w:rPr>
        <w:t xml:space="preserve"> </w:t>
      </w:r>
      <w:r w:rsidR="00A4209A" w:rsidRPr="0027638C">
        <w:rPr>
          <w:sz w:val="24"/>
          <w:rPrChange w16du:dateUtc="2026-07-07T18:18:00Z" w:author="Author" w:date="2026-07-07T20:18:00Z" w:id="2052">
            <w:rPr>
              <w:rFonts w:ascii="Times New Roman"/>
              <w:color w:val="000000"/>
            </w:rPr>
          </w:rPrChange>
        </w:rPr>
        <w:t>do</w:t>
      </w:r>
      <w:r w:rsidR="00A4209A" w:rsidRPr="0027638C">
        <w:rPr>
          <w:sz w:val="24"/>
          <w:rPrChange w16du:dateUtc="2026-07-07T18:18:00Z" w:author="Author" w:date="2026-07-07T20:18:00Z" w:id="2053">
            <w:rPr>
              <w:rFonts w:ascii="Times New Roman"/>
              <w:color w:val="000000"/>
              <w:spacing w:val="-5"/>
            </w:rPr>
          </w:rPrChange>
        </w:rPr>
        <w:t xml:space="preserve"> </w:t>
      </w:r>
      <w:r w:rsidR="00A4209A" w:rsidRPr="0027638C">
        <w:rPr>
          <w:sz w:val="24"/>
          <w:rPrChange w16du:dateUtc="2026-07-07T18:18:00Z" w:author="Author" w:date="2026-07-07T20:18:00Z" w:id="2054">
            <w:rPr>
              <w:rFonts w:ascii="Times New Roman"/>
              <w:color w:val="000000"/>
            </w:rPr>
          </w:rPrChange>
        </w:rPr>
        <w:t>eiusmod</w:t>
      </w:r>
      <w:r w:rsidR="00A4209A" w:rsidRPr="0027638C">
        <w:rPr>
          <w:sz w:val="24"/>
          <w:rPrChange w16du:dateUtc="2026-07-07T18:18:00Z" w:author="Author" w:date="2026-07-07T20:18:00Z" w:id="2055">
            <w:rPr>
              <w:rFonts w:ascii="Times New Roman"/>
              <w:color w:val="000000"/>
              <w:spacing w:val="-5"/>
            </w:rPr>
          </w:rPrChange>
        </w:rPr>
        <w:t xml:space="preserve"> </w:t>
      </w:r>
      <w:r w:rsidR="00A4209A" w:rsidRPr="0027638C">
        <w:rPr>
          <w:sz w:val="24"/>
          <w:rPrChange w16du:dateUtc="2026-07-07T18:18:00Z" w:author="Author" w:date="2026-07-07T20:18:00Z" w:id="2056">
            <w:rPr>
              <w:rFonts w:ascii="Times New Roman"/>
              <w:color w:val="000000"/>
            </w:rPr>
          </w:rPrChange>
        </w:rPr>
        <w:t>Tempor</w:t>
      </w:r>
      <w:r w:rsidR="00A4209A" w:rsidRPr="0027638C">
        <w:rPr>
          <w:sz w:val="24"/>
          <w:rPrChange w16du:dateUtc="2026-07-07T18:18:00Z" w:author="Author" w:date="2026-07-07T20:18:00Z" w:id="2057">
            <w:rPr>
              <w:rFonts w:ascii="Times New Roman"/>
              <w:color w:val="000000"/>
              <w:spacing w:val="-5"/>
            </w:rPr>
          </w:rPrChange>
        </w:rPr>
        <w:t xml:space="preserve"> </w:t>
      </w:r>
      <w:r w:rsidR="00A4209A" w:rsidRPr="0027638C">
        <w:rPr>
          <w:sz w:val="24"/>
          <w:rPrChange w16du:dateUtc="2026-07-07T18:18:00Z" w:author="Author" w:date="2026-07-07T20:18:00Z" w:id="2058">
            <w:rPr>
              <w:rFonts w:ascii="Times New Roman"/>
              <w:color w:val="000000"/>
            </w:rPr>
          </w:rPrChange>
        </w:rPr>
        <w:t>incididunt</w:t>
      </w:r>
      <w:r w:rsidR="00A4209A" w:rsidRPr="0027638C">
        <w:rPr>
          <w:sz w:val="24"/>
          <w:rPrChange w16du:dateUtc="2026-07-07T18:18:00Z" w:author="Author" w:date="2026-07-07T20:18:00Z" w:id="2059">
            <w:rPr>
              <w:rFonts w:ascii="Times New Roman"/>
              <w:color w:val="000000"/>
              <w:spacing w:val="-5"/>
            </w:rPr>
          </w:rPrChange>
        </w:rPr>
        <w:t xml:space="preserve"> </w:t>
      </w:r>
      <w:r w:rsidR="00A4209A" w:rsidRPr="0027638C">
        <w:rPr>
          <w:sz w:val="24"/>
          <w:rPrChange w16du:dateUtc="2026-07-07T18:18:00Z" w:author="Author" w:date="2026-07-07T20:18:00Z" w:id="2060">
            <w:rPr>
              <w:rFonts w:ascii="Times New Roman"/>
              <w:color w:val="000000"/>
            </w:rPr>
          </w:rPrChange>
        </w:rPr>
        <w:t>ut</w:t>
      </w:r>
      <w:r w:rsidR="00A4209A" w:rsidRPr="0027638C">
        <w:rPr>
          <w:sz w:val="24"/>
          <w:rPrChange w16du:dateUtc="2026-07-07T18:18:00Z" w:author="Author" w:date="2026-07-07T20:18:00Z" w:id="2061">
            <w:rPr>
              <w:rFonts w:ascii="Times New Roman"/>
              <w:color w:val="000000"/>
              <w:spacing w:val="-5"/>
            </w:rPr>
          </w:rPrChange>
        </w:rPr>
        <w:t xml:space="preserve"> </w:t>
      </w:r>
      <w:r w:rsidR="00A4209A" w:rsidRPr="0027638C">
        <w:rPr>
          <w:sz w:val="24"/>
          <w:rPrChange w16du:dateUtc="2026-07-07T18:18:00Z" w:author="Author" w:date="2026-07-07T20:18:00Z" w:id="2062">
            <w:rPr>
              <w:rFonts w:ascii="Times New Roman"/>
              <w:color w:val="000000"/>
            </w:rPr>
          </w:rPrChange>
        </w:rPr>
        <w:t>labore</w:t>
      </w:r>
      <w:r w:rsidR="00A4209A" w:rsidRPr="0027638C">
        <w:rPr>
          <w:sz w:val="24"/>
          <w:rPrChange w16du:dateUtc="2026-07-07T18:18:00Z" w:author="Author" w:date="2026-07-07T20:18:00Z" w:id="2063">
            <w:rPr>
              <w:rFonts w:ascii="Times New Roman"/>
              <w:color w:val="000000"/>
              <w:spacing w:val="-5"/>
            </w:rPr>
          </w:rPrChange>
        </w:rPr>
        <w:t xml:space="preserve"> </w:t>
      </w:r>
      <w:r w:rsidR="00A4209A" w:rsidRPr="0027638C">
        <w:rPr>
          <w:sz w:val="24"/>
          <w:rPrChange w16du:dateUtc="2026-07-07T18:18:00Z" w:author="Author" w:date="2026-07-07T20:18:00Z" w:id="2064">
            <w:rPr>
              <w:rFonts w:ascii="Times New Roman"/>
              <w:color w:val="000000"/>
            </w:rPr>
          </w:rPrChange>
        </w:rPr>
        <w:t>et</w:t>
      </w:r>
      <w:r w:rsidR="00A4209A" w:rsidRPr="0027638C">
        <w:rPr>
          <w:sz w:val="24"/>
          <w:rPrChange w16du:dateUtc="2026-07-07T18:18:00Z" w:author="Author" w:date="2026-07-07T20:18:00Z" w:id="2065">
            <w:rPr>
              <w:rFonts w:ascii="Times New Roman"/>
              <w:color w:val="000000"/>
              <w:spacing w:val="-5"/>
            </w:rPr>
          </w:rPrChange>
        </w:rPr>
        <w:t xml:space="preserve"> </w:t>
      </w:r>
      <w:r w:rsidR="00A4209A" w:rsidRPr="0027638C">
        <w:rPr>
          <w:sz w:val="24"/>
          <w:rPrChange w16du:dateUtc="2026-07-07T18:18:00Z" w:author="Author" w:date="2026-07-07T20:18:00Z" w:id="2066">
            <w:rPr>
              <w:rFonts w:ascii="Times New Roman" w:hAnsi="Times New Roman"/>
              <w:color w:val="000000"/>
            </w:rPr>
          </w:rPrChange>
        </w:rPr>
        <w:t>dolore</w:t>
      </w:r>
      <w:del w16du:dateUtc="2026-07-07T18:18:00Z" w:author="Author" w:date="2026-07-07T20:18:00Z" w:id="2067">
        <w:r>
          <w:rPr>
            <w:color w:val="000000"/>
          </w:rPr>
          <w:cr/>
        </w:r>
      </w:del>
      <w:r w:rsidR="00A4209A" w:rsidRPr="0027638C">
        <w:rPr>
          <w:sz w:val="24"/>
          <w:rPrChange w16du:dateUtc="2026-07-07T18:18:00Z" w:author="Author" w:date="2026-07-07T20:18:00Z" w:id="2068">
            <w:rPr>
              <w:rFonts w:ascii="Times New Roman"/>
              <w:color w:val="000000"/>
              <w:spacing w:val="665"/>
            </w:rPr>
          </w:rPrChange>
        </w:rPr>
        <w:t xml:space="preserve"> </w:t>
      </w:r>
      <w:r w:rsidR="00A4209A" w:rsidRPr="0027638C">
        <w:rPr>
          <w:sz w:val="24"/>
          <w:rPrChange w16du:dateUtc="2026-07-07T18:18:00Z" w:author="Author" w:date="2026-07-07T20:18:00Z" w:id="2069">
            <w:rPr>
              <w:rFonts w:ascii="Times New Roman"/>
              <w:color w:val="000000"/>
            </w:rPr>
          </w:rPrChange>
        </w:rPr>
        <w:t>magna</w:t>
      </w:r>
      <w:r w:rsidR="00A4209A" w:rsidRPr="0027638C">
        <w:rPr>
          <w:sz w:val="24"/>
          <w:rPrChange w16du:dateUtc="2026-07-07T18:18:00Z" w:author="Author" w:date="2026-07-07T20:18:00Z" w:id="2070">
            <w:rPr>
              <w:rFonts w:ascii="Times New Roman"/>
              <w:color w:val="000000"/>
              <w:spacing w:val="9"/>
            </w:rPr>
          </w:rPrChange>
        </w:rPr>
        <w:t xml:space="preserve"> </w:t>
      </w:r>
      <w:r w:rsidR="00A4209A" w:rsidRPr="0027638C">
        <w:rPr>
          <w:sz w:val="24"/>
          <w:rPrChange w16du:dateUtc="2026-07-07T18:18:00Z" w:author="Author" w:date="2026-07-07T20:18:00Z" w:id="2071">
            <w:rPr>
              <w:rFonts w:ascii="Times New Roman"/>
              <w:color w:val="000000"/>
            </w:rPr>
          </w:rPrChange>
        </w:rPr>
        <w:t>aliqua</w:t>
      </w:r>
      <w:r w:rsidR="00A4209A" w:rsidRPr="0027638C">
        <w:rPr>
          <w:sz w:val="24"/>
          <w:rPrChange w16du:dateUtc="2026-07-07T18:18:00Z" w:author="Author" w:date="2026-07-07T20:18:00Z" w:id="2072">
            <w:rPr>
              <w:rFonts w:ascii="Times New Roman"/>
              <w:color w:val="000000"/>
              <w:spacing w:val="9"/>
            </w:rPr>
          </w:rPrChange>
        </w:rPr>
        <w:t xml:space="preserve"> </w:t>
      </w:r>
      <w:r w:rsidR="00A4209A" w:rsidRPr="0027638C">
        <w:rPr>
          <w:sz w:val="24"/>
          <w:rPrChange w16du:dateUtc="2026-07-07T18:18:00Z" w:author="Author" w:date="2026-07-07T20:18:00Z" w:id="2073">
            <w:rPr>
              <w:rFonts w:ascii="Times New Roman"/>
              <w:color w:val="000000"/>
            </w:rPr>
          </w:rPrChange>
        </w:rPr>
        <w:t>lorem</w:t>
      </w:r>
      <w:r w:rsidR="00A4209A" w:rsidRPr="0027638C">
        <w:rPr>
          <w:sz w:val="24"/>
          <w:rPrChange w16du:dateUtc="2026-07-07T18:18:00Z" w:author="Author" w:date="2026-07-07T20:18:00Z" w:id="2074">
            <w:rPr>
              <w:rFonts w:ascii="Times New Roman"/>
              <w:color w:val="000000"/>
              <w:spacing w:val="9"/>
            </w:rPr>
          </w:rPrChange>
        </w:rPr>
        <w:t xml:space="preserve"> </w:t>
      </w:r>
      <w:r w:rsidR="00A4209A" w:rsidRPr="0027638C">
        <w:rPr>
          <w:sz w:val="24"/>
          <w:rPrChange w16du:dateUtc="2026-07-07T18:18:00Z" w:author="Author" w:date="2026-07-07T20:18:00Z" w:id="2075">
            <w:rPr>
              <w:rFonts w:ascii="Times New Roman"/>
              <w:color w:val="000000"/>
            </w:rPr>
          </w:rPrChange>
        </w:rPr>
        <w:t>Ipsum;</w:t>
      </w:r>
      <w:r w:rsidR="00A4209A" w:rsidRPr="0027638C">
        <w:rPr>
          <w:sz w:val="24"/>
          <w:rPrChange w16du:dateUtc="2026-07-07T18:18:00Z" w:author="Author" w:date="2026-07-07T20:18:00Z" w:id="2076">
            <w:rPr>
              <w:rFonts w:ascii="Times New Roman"/>
              <w:color w:val="000000"/>
              <w:spacing w:val="9"/>
            </w:rPr>
          </w:rPrChange>
        </w:rPr>
        <w:t xml:space="preserve"> </w:t>
      </w:r>
      <w:r w:rsidR="00A4209A" w:rsidRPr="0027638C">
        <w:rPr>
          <w:sz w:val="24"/>
          <w:rPrChange w16du:dateUtc="2026-07-07T18:18:00Z" w:author="Author" w:date="2026-07-07T20:18:00Z" w:id="2077">
            <w:rPr>
              <w:rFonts w:ascii="Times New Roman"/>
              <w:color w:val="000000"/>
            </w:rPr>
          </w:rPrChange>
        </w:rPr>
        <w:t>dolor</w:t>
      </w:r>
      <w:r w:rsidR="00A4209A" w:rsidRPr="0027638C">
        <w:rPr>
          <w:sz w:val="24"/>
          <w:rPrChange w16du:dateUtc="2026-07-07T18:18:00Z" w:author="Author" w:date="2026-07-07T20:18:00Z" w:id="2078">
            <w:rPr>
              <w:rFonts w:ascii="Times New Roman"/>
              <w:color w:val="000000"/>
              <w:spacing w:val="9"/>
            </w:rPr>
          </w:rPrChange>
        </w:rPr>
        <w:t xml:space="preserve"> </w:t>
      </w:r>
      <w:r w:rsidR="00A4209A" w:rsidRPr="0027638C">
        <w:rPr>
          <w:sz w:val="24"/>
          <w:rPrChange w16du:dateUtc="2026-07-07T18:18:00Z" w:author="Author" w:date="2026-07-07T20:18:00Z" w:id="2079">
            <w:rPr>
              <w:rFonts w:ascii="Times New Roman"/>
              <w:color w:val="000000"/>
            </w:rPr>
          </w:rPrChange>
        </w:rPr>
        <w:t>(sit)</w:t>
      </w:r>
      <w:r w:rsidR="00A4209A" w:rsidRPr="0027638C">
        <w:rPr>
          <w:sz w:val="24"/>
          <w:rPrChange w16du:dateUtc="2026-07-07T18:18:00Z" w:author="Author" w:date="2026-07-07T20:18:00Z" w:id="2080">
            <w:rPr>
              <w:rFonts w:ascii="Times New Roman"/>
              <w:color w:val="000000"/>
              <w:spacing w:val="9"/>
            </w:rPr>
          </w:rPrChange>
        </w:rPr>
        <w:t xml:space="preserve"> </w:t>
      </w:r>
      <w:r w:rsidR="00A4209A" w:rsidRPr="0027638C">
        <w:rPr>
          <w:sz w:val="24"/>
          <w:rPrChange w16du:dateUtc="2026-07-07T18:18:00Z" w:author="Author" w:date="2026-07-07T20:18:00Z" w:id="2081">
            <w:rPr>
              <w:rFonts w:ascii="Times New Roman"/>
              <w:color w:val="000000"/>
            </w:rPr>
          </w:rPrChange>
        </w:rPr>
        <w:t>amet</w:t>
      </w:r>
      <w:r w:rsidR="00A4209A" w:rsidRPr="0027638C">
        <w:rPr>
          <w:sz w:val="24"/>
          <w:rPrChange w16du:dateUtc="2026-07-07T18:18:00Z" w:author="Author" w:date="2026-07-07T20:18:00Z" w:id="2082">
            <w:rPr>
              <w:rFonts w:ascii="Times New Roman"/>
              <w:color w:val="000000"/>
              <w:spacing w:val="9"/>
            </w:rPr>
          </w:rPrChange>
        </w:rPr>
        <w:t xml:space="preserve"> </w:t>
      </w:r>
      <w:r w:rsidR="00A4209A" w:rsidRPr="0027638C">
        <w:rPr>
          <w:sz w:val="24"/>
          <w:rPrChange w16du:dateUtc="2026-07-07T18:18:00Z" w:author="Author" w:date="2026-07-07T20:18:00Z" w:id="2083">
            <w:rPr>
              <w:rFonts w:ascii="Times New Roman"/>
              <w:color w:val="000000"/>
            </w:rPr>
          </w:rPrChange>
        </w:rPr>
        <w:t>consectetur</w:t>
      </w:r>
      <w:r w:rsidR="00A4209A" w:rsidRPr="0027638C">
        <w:rPr>
          <w:sz w:val="24"/>
          <w:rPrChange w16du:dateUtc="2026-07-07T18:18:00Z" w:author="Author" w:date="2026-07-07T20:18:00Z" w:id="2084">
            <w:rPr>
              <w:rFonts w:ascii="Times New Roman"/>
              <w:color w:val="000000"/>
              <w:spacing w:val="9"/>
            </w:rPr>
          </w:rPrChange>
        </w:rPr>
        <w:t xml:space="preserve"> </w:t>
      </w:r>
      <w:r w:rsidR="00A4209A" w:rsidRPr="0027638C">
        <w:rPr>
          <w:sz w:val="24"/>
          <w:rPrChange w16du:dateUtc="2026-07-07T18:18:00Z" w:author="Author" w:date="2026-07-07T20:18:00Z" w:id="2085">
            <w:rPr>
              <w:rFonts w:ascii="Times New Roman"/>
              <w:color w:val="000000"/>
            </w:rPr>
          </w:rPrChange>
        </w:rPr>
        <w:t>adipiscing</w:t>
      </w:r>
      <w:r w:rsidR="00A4209A" w:rsidRPr="0027638C">
        <w:rPr>
          <w:sz w:val="24"/>
          <w:rPrChange w16du:dateUtc="2026-07-07T18:18:00Z" w:author="Author" w:date="2026-07-07T20:18:00Z" w:id="2086">
            <w:rPr>
              <w:rFonts w:ascii="Times New Roman"/>
              <w:color w:val="000000"/>
              <w:spacing w:val="9"/>
            </w:rPr>
          </w:rPrChange>
        </w:rPr>
        <w:t xml:space="preserve"> </w:t>
      </w:r>
      <w:r w:rsidR="00A4209A" w:rsidRPr="0027638C">
        <w:rPr>
          <w:sz w:val="24"/>
          <w:rPrChange w16du:dateUtc="2026-07-07T18:18:00Z" w:author="Author" w:date="2026-07-07T20:18:00Z" w:id="2087">
            <w:rPr>
              <w:rFonts w:ascii="Times New Roman"/>
              <w:color w:val="000000"/>
            </w:rPr>
          </w:rPrChange>
        </w:rPr>
        <w:t>Elit</w:t>
      </w:r>
      <w:r w:rsidR="00A4209A" w:rsidRPr="0027638C">
        <w:rPr>
          <w:sz w:val="24"/>
          <w:rPrChange w16du:dateUtc="2026-07-07T18:18:00Z" w:author="Author" w:date="2026-07-07T20:18:00Z" w:id="2088">
            <w:rPr>
              <w:rFonts w:ascii="Times New Roman"/>
              <w:color w:val="000000"/>
              <w:spacing w:val="9"/>
            </w:rPr>
          </w:rPrChange>
        </w:rPr>
        <w:t xml:space="preserve"> </w:t>
      </w:r>
      <w:r w:rsidR="00A4209A" w:rsidRPr="0027638C">
        <w:rPr>
          <w:sz w:val="24"/>
          <w:rPrChange w16du:dateUtc="2026-07-07T18:18:00Z" w:author="Author" w:date="2026-07-07T20:18:00Z" w:id="2089">
            <w:rPr>
              <w:rFonts w:ascii="Times New Roman"/>
              <w:color w:val="000000"/>
            </w:rPr>
          </w:rPrChange>
        </w:rPr>
        <w:t>sed</w:t>
      </w:r>
      <w:r w:rsidR="00A4209A" w:rsidRPr="0027638C">
        <w:rPr>
          <w:sz w:val="24"/>
          <w:rPrChange w16du:dateUtc="2026-07-07T18:18:00Z" w:author="Author" w:date="2026-07-07T20:18:00Z" w:id="2090">
            <w:rPr>
              <w:rFonts w:ascii="Times New Roman"/>
              <w:color w:val="000000"/>
              <w:spacing w:val="9"/>
            </w:rPr>
          </w:rPrChange>
        </w:rPr>
        <w:t xml:space="preserve"> </w:t>
      </w:r>
      <w:r w:rsidR="00A4209A" w:rsidRPr="0027638C">
        <w:rPr>
          <w:sz w:val="24"/>
          <w:rPrChange w16du:dateUtc="2026-07-07T18:18:00Z" w:author="Author" w:date="2026-07-07T20:18:00Z" w:id="2091">
            <w:rPr>
              <w:rFonts w:ascii="Times New Roman"/>
              <w:color w:val="000000"/>
            </w:rPr>
          </w:rPrChange>
        </w:rPr>
        <w:t>do</w:t>
      </w:r>
      <w:r w:rsidR="00A4209A" w:rsidRPr="0027638C">
        <w:rPr>
          <w:sz w:val="24"/>
          <w:rPrChange w16du:dateUtc="2026-07-07T18:18:00Z" w:author="Author" w:date="2026-07-07T20:18:00Z" w:id="2092">
            <w:rPr>
              <w:rFonts w:ascii="Times New Roman"/>
              <w:color w:val="000000"/>
              <w:spacing w:val="9"/>
            </w:rPr>
          </w:rPrChange>
        </w:rPr>
        <w:t xml:space="preserve"> </w:t>
      </w:r>
      <w:r w:rsidR="00A4209A" w:rsidRPr="0027638C">
        <w:rPr>
          <w:sz w:val="24"/>
          <w:rPrChange w16du:dateUtc="2026-07-07T18:18:00Z" w:author="Author" w:date="2026-07-07T20:18:00Z" w:id="2093">
            <w:rPr>
              <w:rFonts w:ascii="Times New Roman"/>
              <w:color w:val="000000"/>
            </w:rPr>
          </w:rPrChange>
        </w:rPr>
        <w:t>eiusmod</w:t>
      </w:r>
      <w:r w:rsidR="00A4209A" w:rsidRPr="0027638C">
        <w:rPr>
          <w:sz w:val="24"/>
          <w:rPrChange w16du:dateUtc="2026-07-07T18:18:00Z" w:author="Author" w:date="2026-07-07T20:18:00Z" w:id="2094">
            <w:rPr>
              <w:rFonts w:ascii="Times New Roman"/>
              <w:color w:val="000000"/>
              <w:spacing w:val="9"/>
            </w:rPr>
          </w:rPrChange>
        </w:rPr>
        <w:t xml:space="preserve"> </w:t>
      </w:r>
      <w:r w:rsidR="00A4209A" w:rsidRPr="0027638C">
        <w:rPr>
          <w:sz w:val="24"/>
          <w:rPrChange w16du:dateUtc="2026-07-07T18:18:00Z" w:author="Author" w:date="2026-07-07T20:18:00Z" w:id="2095">
            <w:rPr>
              <w:rFonts w:ascii="Times New Roman"/>
              <w:color w:val="000000"/>
            </w:rPr>
          </w:rPrChange>
        </w:rPr>
        <w:t>tempor</w:t>
      </w:r>
      <w:r w:rsidR="00A4209A" w:rsidRPr="0027638C">
        <w:rPr>
          <w:sz w:val="24"/>
          <w:rPrChange w16du:dateUtc="2026-07-07T18:18:00Z" w:author="Author" w:date="2026-07-07T20:18:00Z" w:id="2096">
            <w:rPr>
              <w:rFonts w:ascii="Times New Roman"/>
              <w:color w:val="000000"/>
              <w:spacing w:val="9"/>
            </w:rPr>
          </w:rPrChange>
        </w:rPr>
        <w:t xml:space="preserve"> </w:t>
      </w:r>
      <w:r w:rsidR="00A4209A" w:rsidRPr="0027638C">
        <w:rPr>
          <w:sz w:val="24"/>
          <w:rPrChange w16du:dateUtc="2026-07-07T18:18:00Z" w:author="Author" w:date="2026-07-07T20:18:00Z" w:id="2097">
            <w:rPr>
              <w:rFonts w:ascii="Times New Roman"/>
              <w:color w:val="000000"/>
            </w:rPr>
          </w:rPrChange>
        </w:rPr>
        <w:t>incididunt</w:t>
      </w:r>
      <w:r w:rsidR="00A4209A" w:rsidRPr="0027638C">
        <w:rPr>
          <w:sz w:val="24"/>
          <w:rPrChange w16du:dateUtc="2026-07-07T18:18:00Z" w:author="Author" w:date="2026-07-07T20:18:00Z" w:id="2098">
            <w:rPr>
              <w:rFonts w:ascii="Times New Roman"/>
              <w:color w:val="000000"/>
              <w:spacing w:val="9"/>
            </w:rPr>
          </w:rPrChange>
        </w:rPr>
        <w:t xml:space="preserve"> </w:t>
      </w:r>
      <w:r w:rsidR="00A4209A" w:rsidRPr="0027638C">
        <w:rPr>
          <w:sz w:val="24"/>
          <w:rPrChange w16du:dateUtc="2026-07-07T18:18:00Z" w:author="Author" w:date="2026-07-07T20:18:00Z" w:id="2099">
            <w:rPr>
              <w:rFonts w:ascii="Times New Roman" w:hAnsi="Times New Roman"/>
              <w:color w:val="000000"/>
            </w:rPr>
          </w:rPrChange>
        </w:rPr>
        <w:t>ut</w:t>
      </w:r>
      <w:del w16du:dateUtc="2026-07-07T18:18:00Z" w:author="Author" w:date="2026-07-07T20:18:00Z" w:id="2100">
        <w:r>
          <w:rPr>
            <w:color w:val="000000"/>
          </w:rPr>
          <w:cr/>
        </w:r>
      </w:del>
      <w:r w:rsidR="00A4209A" w:rsidRPr="0027638C">
        <w:rPr>
          <w:sz w:val="24"/>
          <w:rPrChange w16du:dateUtc="2026-07-07T18:18:00Z" w:author="Author" w:date="2026-07-07T20:18:00Z" w:id="2101">
            <w:rPr>
              <w:rFonts w:ascii="Times New Roman"/>
              <w:color w:val="000000"/>
              <w:spacing w:val="665"/>
            </w:rPr>
          </w:rPrChange>
        </w:rPr>
        <w:t xml:space="preserve"> </w:t>
      </w:r>
      <w:r w:rsidR="00A4209A" w:rsidRPr="0027638C">
        <w:rPr>
          <w:sz w:val="24"/>
          <w:rPrChange w16du:dateUtc="2026-07-07T18:18:00Z" w:author="Author" w:date="2026-07-07T20:18:00Z" w:id="2102">
            <w:rPr>
              <w:rFonts w:ascii="Times New Roman"/>
              <w:color w:val="000000"/>
            </w:rPr>
          </w:rPrChange>
        </w:rPr>
        <w:t>(labore)</w:t>
      </w:r>
      <w:r w:rsidR="0061644A" w:rsidRPr="0027638C">
        <w:rPr>
          <w:sz w:val="24"/>
          <w:rPrChange w16du:dateUtc="2026-07-07T18:18:00Z" w:author="Author" w:date="2026-07-07T20:18:00Z" w:id="2103">
            <w:rPr>
              <w:rFonts w:ascii="Times New Roman"/>
              <w:color w:val="000000"/>
            </w:rPr>
          </w:rPrChange>
        </w:rPr>
        <w:t xml:space="preserve">. Et dolore </w:t>
      </w:r>
      <w:r w:rsidR="0061644A" w:rsidRPr="0027638C">
        <w:rPr>
          <w:sz w:val="24"/>
          <w:rPrChange w16du:dateUtc="2026-07-07T18:18:00Z" w:author="Author" w:date="2026-07-07T20:18:00Z" w:id="2104">
            <w:rPr>
              <w:rFonts w:ascii="Times New Roman" w:hAnsi="Times New Roman"/>
              <w:color w:val="000000"/>
            </w:rPr>
          </w:rPrChange>
        </w:rPr>
        <w:t>“Magna</w:t>
      </w:r>
      <w:r w:rsidR="0061644A" w:rsidRPr="0027638C">
        <w:rPr>
          <w:sz w:val="24"/>
          <w:rPrChange w16du:dateUtc="2026-07-07T18:18:00Z" w:author="Author" w:date="2026-07-07T20:18:00Z" w:id="2105">
            <w:rPr>
              <w:rFonts w:ascii="Times New Roman"/>
              <w:color w:val="000000"/>
            </w:rPr>
          </w:rPrChange>
        </w:rPr>
        <w:t xml:space="preserve"> Aliqua </w:t>
      </w:r>
      <w:r w:rsidR="0061644A" w:rsidRPr="0027638C">
        <w:rPr>
          <w:sz w:val="24"/>
          <w:rPrChange w16du:dateUtc="2026-07-07T18:18:00Z" w:author="Author" w:date="2026-07-07T20:18:00Z" w:id="2106">
            <w:rPr>
              <w:rFonts w:ascii="Times New Roman" w:hAnsi="Times New Roman"/>
              <w:color w:val="000000"/>
            </w:rPr>
          </w:rPrChange>
        </w:rPr>
        <w:t>Lorem”</w:t>
      </w:r>
      <w:r w:rsidR="0061644A" w:rsidRPr="0027638C">
        <w:rPr>
          <w:sz w:val="24"/>
          <w:rPrChange w16du:dateUtc="2026-07-07T18:18:00Z" w:author="Author" w:date="2026-07-07T20:18:00Z" w:id="2107">
            <w:rPr>
              <w:rFonts w:ascii="Times New Roman"/>
              <w:color w:val="000000"/>
            </w:rPr>
          </w:rPrChange>
        </w:rPr>
        <w:t xml:space="preserve"> ipsum dolor sit Amet Consectetur.</w:t>
      </w:r>
    </w:p>
    <w:p w14:paraId="018343AE" w14:textId="3EF345C3" w:rsidP="0027638C" w:rsidR="0061644A" w:rsidRDefault="00000000" w:rsidRPr="0027638C">
      <w:pPr>
        <w:pStyle w:val="ListParagraph"/>
        <w:numPr>
          <w:ilvl w:val="1"/>
          <w:numId w:val="5"/>
        </w:numPr>
        <w:tabs>
          <w:tab w:pos="1438" w:val="left"/>
          <w:tab w:pos="1440" w:val="left"/>
        </w:tabs>
        <w:spacing w:after="240" w:before="84"/>
        <w:ind w:right="356"/>
        <w:rPr>
          <w:sz w:val="24"/>
          <w:rPrChange w16du:dateUtc="2026-07-07T18:18:00Z" w:author="Author" w:date="2026-07-07T20:18:00Z" w:id="2108">
            <w:rPr>
              <w:rFonts w:ascii="Times New Roman"/>
              <w:color w:val="000000"/>
            </w:rPr>
          </w:rPrChange>
        </w:rPr>
        <w:pPrChange w16du:dateUtc="2026-07-07T18:18:00Z" w:author="Author" w:date="2026-07-07T20:18:00Z" w:id="2109">
          <w:pPr>
            <w:spacing w:after="0" w:before="259" w:line="254" w:lineRule="exact"/>
            <w:ind w:left="720"/>
            <w:jc w:val="left"/>
          </w:pPr>
        </w:pPrChange>
      </w:pPr>
      <w:del w16du:dateUtc="2026-07-07T18:18:00Z" w:author="Author" w:date="2026-07-07T20:18:00Z" w:id="2110">
        <w:r>
          <w:rPr>
            <w:color w:val="000000"/>
            <w:sz w:val="24"/>
          </w:rPr>
          <w:delText>(mm)</w:delText>
        </w:r>
        <w:r>
          <w:rPr>
            <w:color w:val="000000"/>
            <w:spacing w:val="127"/>
            <w:sz w:val="24"/>
          </w:rPr>
          <w:delText xml:space="preserve"> </w:delText>
        </w:r>
      </w:del>
      <w:r w:rsidR="0061644A" w:rsidRPr="0027638C">
        <w:rPr>
          <w:sz w:val="24"/>
          <w:rPrChange w16du:dateUtc="2026-07-07T18:18:00Z" w:author="Author" w:date="2026-07-07T20:18:00Z" w:id="2111">
            <w:rPr>
              <w:rFonts w:ascii="Times New Roman" w:hAnsi="Times New Roman"/>
              <w:color w:val="000000"/>
              <w:spacing w:val="6"/>
            </w:rPr>
          </w:rPrChange>
        </w:rPr>
        <w:t>“</w:t>
      </w:r>
      <w:r w:rsidR="0061644A" w:rsidRPr="0027638C">
        <w:rPr>
          <w:b/>
          <w:sz w:val="24"/>
          <w:rPrChange w16du:dateUtc="2026-07-07T18:18:00Z" w:author="Author" w:date="2026-07-07T20:18:00Z" w:id="2112">
            <w:rPr>
              <w:rFonts w:ascii="Times New Roman" w:hAnsi="Times New Roman"/>
              <w:color w:val="000000"/>
              <w:spacing w:val="6"/>
            </w:rPr>
          </w:rPrChange>
        </w:rPr>
        <w:t>Adipiscing</w:t>
      </w:r>
      <w:r w:rsidR="0061644A" w:rsidRPr="0027638C">
        <w:rPr>
          <w:b/>
          <w:sz w:val="24"/>
          <w:rPrChange w16du:dateUtc="2026-07-07T18:18:00Z" w:author="Author" w:date="2026-07-07T20:18:00Z" w:id="2113">
            <w:rPr>
              <w:rFonts w:ascii="Times New Roman"/>
              <w:color w:val="000000"/>
              <w:spacing w:val="84"/>
            </w:rPr>
          </w:rPrChange>
        </w:rPr>
        <w:t xml:space="preserve"> </w:t>
      </w:r>
      <w:r w:rsidR="0061644A" w:rsidRPr="0027638C">
        <w:rPr>
          <w:b/>
          <w:sz w:val="24"/>
          <w:rPrChange w16du:dateUtc="2026-07-07T18:18:00Z" w:author="Author" w:date="2026-07-07T20:18:00Z" w:id="2114">
            <w:rPr>
              <w:rFonts w:ascii="Times New Roman" w:hAnsi="Times New Roman"/>
              <w:color w:val="000000"/>
              <w:spacing w:val="3"/>
            </w:rPr>
          </w:rPrChange>
        </w:rPr>
        <w:t>Elit</w:t>
      </w:r>
      <w:r w:rsidR="0061644A" w:rsidRPr="0027638C">
        <w:rPr>
          <w:sz w:val="24"/>
          <w:rPrChange w16du:dateUtc="2026-07-07T18:18:00Z" w:author="Author" w:date="2026-07-07T20:18:00Z" w:id="2115">
            <w:rPr>
              <w:rFonts w:ascii="Times New Roman" w:hAnsi="Times New Roman"/>
              <w:color w:val="000000"/>
              <w:spacing w:val="3"/>
            </w:rPr>
          </w:rPrChange>
        </w:rPr>
        <w:t>”</w:t>
      </w:r>
      <w:r w:rsidR="0061644A" w:rsidRPr="0027638C">
        <w:rPr>
          <w:sz w:val="24"/>
          <w:rPrChange w16du:dateUtc="2026-07-07T18:18:00Z" w:author="Author" w:date="2026-07-07T20:18:00Z" w:id="2116">
            <w:rPr>
              <w:rFonts w:ascii="Times New Roman"/>
              <w:color w:val="000000"/>
              <w:spacing w:val="63"/>
            </w:rPr>
          </w:rPrChange>
        </w:rPr>
        <w:t xml:space="preserve"> </w:t>
      </w:r>
      <w:r w:rsidR="0061644A" w:rsidRPr="0027638C">
        <w:rPr>
          <w:sz w:val="24"/>
          <w:rPrChange w16du:dateUtc="2026-07-07T18:18:00Z" w:author="Author" w:date="2026-07-07T20:18:00Z" w:id="2117">
            <w:rPr>
              <w:rFonts w:ascii="Times New Roman"/>
              <w:color w:val="000000"/>
            </w:rPr>
          </w:rPrChange>
        </w:rPr>
        <w:t>sed</w:t>
      </w:r>
      <w:r w:rsidR="0061644A" w:rsidRPr="0027638C">
        <w:rPr>
          <w:sz w:val="24"/>
          <w:rPrChange w16du:dateUtc="2026-07-07T18:18:00Z" w:author="Author" w:date="2026-07-07T20:18:00Z" w:id="2118">
            <w:rPr>
              <w:rFonts w:ascii="Times New Roman"/>
              <w:color w:val="000000"/>
              <w:spacing w:val="66"/>
            </w:rPr>
          </w:rPrChange>
        </w:rPr>
        <w:t xml:space="preserve"> </w:t>
      </w:r>
      <w:r w:rsidR="0061644A" w:rsidRPr="0027638C">
        <w:rPr>
          <w:sz w:val="24"/>
          <w:rPrChange w16du:dateUtc="2026-07-07T18:18:00Z" w:author="Author" w:date="2026-07-07T20:18:00Z" w:id="2119">
            <w:rPr>
              <w:rFonts w:ascii="Times New Roman"/>
              <w:color w:val="000000"/>
            </w:rPr>
          </w:rPrChange>
        </w:rPr>
        <w:t>do</w:t>
      </w:r>
      <w:r w:rsidR="0061644A" w:rsidRPr="0027638C">
        <w:rPr>
          <w:sz w:val="24"/>
          <w:rPrChange w16du:dateUtc="2026-07-07T18:18:00Z" w:author="Author" w:date="2026-07-07T20:18:00Z" w:id="2120">
            <w:rPr>
              <w:rFonts w:ascii="Times New Roman"/>
              <w:color w:val="000000"/>
              <w:spacing w:val="65"/>
            </w:rPr>
          </w:rPrChange>
        </w:rPr>
        <w:t xml:space="preserve"> </w:t>
      </w:r>
      <w:r w:rsidR="0061644A" w:rsidRPr="0027638C">
        <w:rPr>
          <w:sz w:val="24"/>
          <w:rPrChange w16du:dateUtc="2026-07-07T18:18:00Z" w:author="Author" w:date="2026-07-07T20:18:00Z" w:id="2121">
            <w:rPr>
              <w:rFonts w:ascii="Times New Roman"/>
              <w:color w:val="000000"/>
            </w:rPr>
          </w:rPrChange>
        </w:rPr>
        <w:t>Eiusmod</w:t>
      </w:r>
      <w:r w:rsidR="0061644A" w:rsidRPr="0027638C">
        <w:rPr>
          <w:sz w:val="24"/>
          <w:rPrChange w16du:dateUtc="2026-07-07T18:18:00Z" w:author="Author" w:date="2026-07-07T20:18:00Z" w:id="2122">
            <w:rPr>
              <w:rFonts w:ascii="Times New Roman"/>
              <w:color w:val="000000"/>
              <w:spacing w:val="66"/>
            </w:rPr>
          </w:rPrChange>
        </w:rPr>
        <w:t xml:space="preserve"> </w:t>
      </w:r>
      <w:r w:rsidR="0061644A" w:rsidRPr="0027638C">
        <w:rPr>
          <w:sz w:val="24"/>
          <w:rPrChange w16du:dateUtc="2026-07-07T18:18:00Z" w:author="Author" w:date="2026-07-07T20:18:00Z" w:id="2123">
            <w:rPr>
              <w:rFonts w:ascii="Times New Roman"/>
              <w:color w:val="000000"/>
            </w:rPr>
          </w:rPrChange>
        </w:rPr>
        <w:t>Tempor</w:t>
      </w:r>
      <w:r w:rsidR="0061644A" w:rsidRPr="0027638C">
        <w:rPr>
          <w:sz w:val="24"/>
          <w:rPrChange w16du:dateUtc="2026-07-07T18:18:00Z" w:author="Author" w:date="2026-07-07T20:18:00Z" w:id="2124">
            <w:rPr>
              <w:rFonts w:ascii="Times New Roman"/>
              <w:color w:val="000000"/>
              <w:spacing w:val="66"/>
            </w:rPr>
          </w:rPrChange>
        </w:rPr>
        <w:t xml:space="preserve"> </w:t>
      </w:r>
      <w:r w:rsidR="0061644A" w:rsidRPr="0027638C">
        <w:rPr>
          <w:sz w:val="24"/>
          <w:rPrChange w16du:dateUtc="2026-07-07T18:18:00Z" w:author="Author" w:date="2026-07-07T20:18:00Z" w:id="2125">
            <w:rPr>
              <w:rFonts w:ascii="Times New Roman"/>
              <w:color w:val="000000"/>
            </w:rPr>
          </w:rPrChange>
        </w:rPr>
        <w:t>Incididunt</w:t>
      </w:r>
      <w:r w:rsidR="0061644A" w:rsidRPr="0027638C">
        <w:rPr>
          <w:sz w:val="24"/>
          <w:rPrChange w16du:dateUtc="2026-07-07T18:18:00Z" w:author="Author" w:date="2026-07-07T20:18:00Z" w:id="2126">
            <w:rPr>
              <w:rFonts w:ascii="Times New Roman"/>
              <w:color w:val="000000"/>
              <w:spacing w:val="66"/>
            </w:rPr>
          </w:rPrChange>
        </w:rPr>
        <w:t xml:space="preserve"> </w:t>
      </w:r>
      <w:r w:rsidR="0061644A" w:rsidRPr="0027638C">
        <w:rPr>
          <w:sz w:val="24"/>
          <w:rPrChange w16du:dateUtc="2026-07-07T18:18:00Z" w:author="Author" w:date="2026-07-07T20:18:00Z" w:id="2127">
            <w:rPr>
              <w:rFonts w:ascii="Times New Roman"/>
              <w:color w:val="000000"/>
            </w:rPr>
          </w:rPrChange>
        </w:rPr>
        <w:t>ut</w:t>
      </w:r>
      <w:r w:rsidR="0061644A" w:rsidRPr="0027638C">
        <w:rPr>
          <w:sz w:val="24"/>
          <w:rPrChange w16du:dateUtc="2026-07-07T18:18:00Z" w:author="Author" w:date="2026-07-07T20:18:00Z" w:id="2128">
            <w:rPr>
              <w:rFonts w:ascii="Times New Roman"/>
              <w:color w:val="000000"/>
              <w:spacing w:val="66"/>
            </w:rPr>
          </w:rPrChange>
        </w:rPr>
        <w:t xml:space="preserve"> </w:t>
      </w:r>
      <w:r w:rsidR="0061644A" w:rsidRPr="0027638C">
        <w:rPr>
          <w:sz w:val="24"/>
          <w:rPrChange w16du:dateUtc="2026-07-07T18:18:00Z" w:author="Author" w:date="2026-07-07T20:18:00Z" w:id="2129">
            <w:rPr>
              <w:rFonts w:ascii="Times New Roman"/>
              <w:color w:val="000000"/>
            </w:rPr>
          </w:rPrChange>
        </w:rPr>
        <w:t>labore</w:t>
      </w:r>
      <w:r w:rsidR="0061644A" w:rsidRPr="0027638C">
        <w:rPr>
          <w:sz w:val="24"/>
          <w:rPrChange w16du:dateUtc="2026-07-07T18:18:00Z" w:author="Author" w:date="2026-07-07T20:18:00Z" w:id="2130">
            <w:rPr>
              <w:rFonts w:ascii="Times New Roman"/>
              <w:color w:val="000000"/>
              <w:spacing w:val="66"/>
            </w:rPr>
          </w:rPrChange>
        </w:rPr>
        <w:t xml:space="preserve"> </w:t>
      </w:r>
      <w:r w:rsidR="0061644A" w:rsidRPr="0027638C">
        <w:rPr>
          <w:sz w:val="24"/>
          <w:rPrChange w16du:dateUtc="2026-07-07T18:18:00Z" w:author="Author" w:date="2026-07-07T20:18:00Z" w:id="2131">
            <w:rPr>
              <w:rFonts w:ascii="Times New Roman"/>
              <w:color w:val="000000"/>
            </w:rPr>
          </w:rPrChange>
        </w:rPr>
        <w:t>Et</w:t>
      </w:r>
      <w:r w:rsidR="0061644A" w:rsidRPr="0027638C">
        <w:rPr>
          <w:sz w:val="24"/>
          <w:rPrChange w16du:dateUtc="2026-07-07T18:18:00Z" w:author="Author" w:date="2026-07-07T20:18:00Z" w:id="2132">
            <w:rPr>
              <w:rFonts w:ascii="Times New Roman"/>
              <w:color w:val="000000"/>
              <w:spacing w:val="66"/>
            </w:rPr>
          </w:rPrChange>
        </w:rPr>
        <w:t xml:space="preserve"> </w:t>
      </w:r>
      <w:r w:rsidR="0061644A" w:rsidRPr="0027638C">
        <w:rPr>
          <w:sz w:val="24"/>
          <w:rPrChange w16du:dateUtc="2026-07-07T18:18:00Z" w:author="Author" w:date="2026-07-07T20:18:00Z" w:id="2133">
            <w:rPr>
              <w:rFonts w:ascii="Times New Roman" w:hAnsi="Times New Roman"/>
              <w:color w:val="000000"/>
            </w:rPr>
          </w:rPrChange>
        </w:rPr>
        <w:t>Dolore,</w:t>
      </w:r>
      <w:del w16du:dateUtc="2026-07-07T18:18:00Z" w:author="Author" w:date="2026-07-07T20:18:00Z" w:id="2134">
        <w:r>
          <w:rPr>
            <w:color w:val="000000"/>
          </w:rPr>
          <w:cr/>
        </w:r>
      </w:del>
      <w:r w:rsidR="0061644A" w:rsidRPr="0027638C">
        <w:rPr>
          <w:sz w:val="24"/>
          <w:rPrChange w16du:dateUtc="2026-07-07T18:18:00Z" w:author="Author" w:date="2026-07-07T20:18:00Z" w:id="2135">
            <w:rPr>
              <w:rFonts w:ascii="Times New Roman"/>
              <w:color w:val="000000"/>
              <w:spacing w:val="665"/>
            </w:rPr>
          </w:rPrChange>
        </w:rPr>
        <w:t xml:space="preserve"> </w:t>
      </w:r>
      <w:r w:rsidR="0061644A" w:rsidRPr="0027638C">
        <w:rPr>
          <w:sz w:val="24"/>
          <w:rPrChange w16du:dateUtc="2026-07-07T18:18:00Z" w:author="Author" w:date="2026-07-07T20:18:00Z" w:id="2136">
            <w:rPr>
              <w:rFonts w:ascii="Times New Roman"/>
              <w:color w:val="000000"/>
            </w:rPr>
          </w:rPrChange>
        </w:rPr>
        <w:t>magna, aliqua lorem ipsum dolor.</w:t>
      </w:r>
    </w:p>
    <w:p w14:paraId="23C80A22" w14:textId="6494427C" w:rsidP="0027638C" w:rsidR="0061644A" w:rsidRDefault="00000000" w:rsidRPr="0027638C">
      <w:pPr>
        <w:pStyle w:val="ListParagraph"/>
        <w:numPr>
          <w:ilvl w:val="1"/>
          <w:numId w:val="5"/>
        </w:numPr>
        <w:tabs>
          <w:tab w:pos="1438" w:val="left"/>
          <w:tab w:pos="1440" w:val="left"/>
        </w:tabs>
        <w:spacing w:after="240" w:before="84"/>
        <w:ind w:right="356"/>
        <w:rPr>
          <w:sz w:val="24"/>
          <w:rPrChange w16du:dateUtc="2026-07-07T18:18:00Z" w:author="Author" w:date="2026-07-07T20:18:00Z" w:id="2137">
            <w:rPr>
              <w:rFonts w:ascii="Times New Roman"/>
              <w:color w:val="000000"/>
            </w:rPr>
          </w:rPrChange>
        </w:rPr>
        <w:pPrChange w16du:dateUtc="2026-07-07T18:18:00Z" w:author="Author" w:date="2026-07-07T20:18:00Z" w:id="2138">
          <w:pPr>
            <w:spacing w:after="0" w:before="240" w:line="254" w:lineRule="exact"/>
            <w:ind w:left="720"/>
            <w:jc w:val="left"/>
          </w:pPr>
        </w:pPrChange>
      </w:pPr>
      <w:del w16du:dateUtc="2026-07-07T18:18:00Z" w:author="Author" w:date="2026-07-07T20:18:00Z" w:id="2139">
        <w:r>
          <w:rPr>
            <w:color w:val="000000"/>
          </w:rPr>
          <w:delText>(nn)</w:delText>
        </w:r>
        <w:r>
          <w:rPr>
            <w:color w:val="000000"/>
            <w:spacing w:val="299"/>
          </w:rPr>
          <w:delText xml:space="preserve"> </w:delText>
        </w:r>
      </w:del>
      <w:r w:rsidR="0061644A" w:rsidRPr="0027638C">
        <w:rPr>
          <w:sz w:val="24"/>
          <w:rPrChange w16du:dateUtc="2026-07-07T18:18:00Z" w:author="Author" w:date="2026-07-07T20:18:00Z" w:id="2140">
            <w:rPr>
              <w:rFonts w:ascii="Times New Roman" w:hAnsi="Times New Roman"/>
              <w:color w:val="000000"/>
              <w:spacing w:val="6"/>
            </w:rPr>
          </w:rPrChange>
        </w:rPr>
        <w:t>“</w:t>
      </w:r>
      <w:r w:rsidR="0061644A" w:rsidRPr="0027638C">
        <w:rPr>
          <w:b/>
          <w:sz w:val="24"/>
          <w:rPrChange w16du:dateUtc="2026-07-07T18:18:00Z" w:author="Author" w:date="2026-07-07T20:18:00Z" w:id="2141">
            <w:rPr>
              <w:rFonts w:ascii="Times New Roman" w:hAnsi="Times New Roman"/>
              <w:color w:val="000000"/>
              <w:spacing w:val="6"/>
            </w:rPr>
          </w:rPrChange>
        </w:rPr>
        <w:t>Sit</w:t>
      </w:r>
      <w:r w:rsidR="0061644A" w:rsidRPr="0027638C">
        <w:rPr>
          <w:sz w:val="24"/>
          <w:rPrChange w16du:dateUtc="2026-07-07T18:18:00Z" w:author="Author" w:date="2026-07-07T20:18:00Z" w:id="2142">
            <w:rPr>
              <w:rFonts w:ascii="Times New Roman" w:hAnsi="Times New Roman"/>
              <w:color w:val="000000"/>
              <w:spacing w:val="6"/>
            </w:rPr>
          </w:rPrChange>
        </w:rPr>
        <w:t>”</w:t>
      </w:r>
      <w:r w:rsidR="0061644A" w:rsidRPr="0027638C">
        <w:rPr>
          <w:sz w:val="24"/>
          <w:rPrChange w16du:dateUtc="2026-07-07T18:18:00Z" w:author="Author" w:date="2026-07-07T20:18:00Z" w:id="2143">
            <w:rPr>
              <w:rFonts w:ascii="Times New Roman"/>
              <w:color w:val="000000"/>
              <w:spacing w:val="34"/>
            </w:rPr>
          </w:rPrChange>
        </w:rPr>
        <w:t xml:space="preserve"> </w:t>
      </w:r>
      <w:r w:rsidR="0061644A" w:rsidRPr="0027638C">
        <w:rPr>
          <w:sz w:val="24"/>
          <w:rPrChange w16du:dateUtc="2026-07-07T18:18:00Z" w:author="Author" w:date="2026-07-07T20:18:00Z" w:id="2144">
            <w:rPr>
              <w:rFonts w:ascii="Times New Roman"/>
              <w:color w:val="000000"/>
            </w:rPr>
          </w:rPrChange>
        </w:rPr>
        <w:t>amet</w:t>
      </w:r>
      <w:r w:rsidR="0061644A" w:rsidRPr="0027638C">
        <w:rPr>
          <w:sz w:val="24"/>
          <w:rPrChange w16du:dateUtc="2026-07-07T18:18:00Z" w:author="Author" w:date="2026-07-07T20:18:00Z" w:id="2145">
            <w:rPr>
              <w:rFonts w:ascii="Times New Roman"/>
              <w:color w:val="000000"/>
              <w:spacing w:val="41"/>
            </w:rPr>
          </w:rPrChange>
        </w:rPr>
        <w:t xml:space="preserve"> </w:t>
      </w:r>
      <w:r w:rsidR="0061644A" w:rsidRPr="0027638C">
        <w:rPr>
          <w:sz w:val="24"/>
          <w:rPrChange w16du:dateUtc="2026-07-07T18:18:00Z" w:author="Author" w:date="2026-07-07T20:18:00Z" w:id="2146">
            <w:rPr>
              <w:rFonts w:ascii="Times New Roman"/>
              <w:color w:val="000000"/>
            </w:rPr>
          </w:rPrChange>
        </w:rPr>
        <w:t>consectetur</w:t>
      </w:r>
      <w:r w:rsidR="0061644A" w:rsidRPr="0027638C">
        <w:rPr>
          <w:sz w:val="24"/>
          <w:rPrChange w16du:dateUtc="2026-07-07T18:18:00Z" w:author="Author" w:date="2026-07-07T20:18:00Z" w:id="2147">
            <w:rPr>
              <w:rFonts w:ascii="Times New Roman"/>
              <w:color w:val="000000"/>
              <w:spacing w:val="40"/>
            </w:rPr>
          </w:rPrChange>
        </w:rPr>
        <w:t xml:space="preserve"> </w:t>
      </w:r>
      <w:r w:rsidR="0061644A" w:rsidRPr="0027638C">
        <w:rPr>
          <w:sz w:val="24"/>
          <w:rPrChange w16du:dateUtc="2026-07-07T18:18:00Z" w:author="Author" w:date="2026-07-07T20:18:00Z" w:id="2148">
            <w:rPr>
              <w:rFonts w:ascii="Times New Roman"/>
              <w:color w:val="000000"/>
            </w:rPr>
          </w:rPrChange>
        </w:rPr>
        <w:t>adipiscing</w:t>
      </w:r>
      <w:r w:rsidR="0061644A" w:rsidRPr="0027638C">
        <w:rPr>
          <w:sz w:val="24"/>
          <w:rPrChange w16du:dateUtc="2026-07-07T18:18:00Z" w:author="Author" w:date="2026-07-07T20:18:00Z" w:id="2149">
            <w:rPr>
              <w:rFonts w:ascii="Times New Roman"/>
              <w:color w:val="000000"/>
              <w:spacing w:val="41"/>
            </w:rPr>
          </w:rPrChange>
        </w:rPr>
        <w:t xml:space="preserve"> </w:t>
      </w:r>
      <w:r w:rsidR="0061644A" w:rsidRPr="0027638C">
        <w:rPr>
          <w:sz w:val="24"/>
          <w:rPrChange w16du:dateUtc="2026-07-07T18:18:00Z" w:author="Author" w:date="2026-07-07T20:18:00Z" w:id="2150">
            <w:rPr>
              <w:rFonts w:ascii="Times New Roman"/>
              <w:color w:val="000000"/>
            </w:rPr>
          </w:rPrChange>
        </w:rPr>
        <w:t>elit</w:t>
      </w:r>
      <w:r w:rsidR="0061644A" w:rsidRPr="0027638C">
        <w:rPr>
          <w:sz w:val="24"/>
          <w:rPrChange w16du:dateUtc="2026-07-07T18:18:00Z" w:author="Author" w:date="2026-07-07T20:18:00Z" w:id="2151">
            <w:rPr>
              <w:rFonts w:ascii="Times New Roman"/>
              <w:color w:val="000000"/>
              <w:spacing w:val="40"/>
            </w:rPr>
          </w:rPrChange>
        </w:rPr>
        <w:t xml:space="preserve"> </w:t>
      </w:r>
      <w:r w:rsidR="0061644A" w:rsidRPr="0027638C">
        <w:rPr>
          <w:sz w:val="24"/>
          <w:rPrChange w16du:dateUtc="2026-07-07T18:18:00Z" w:author="Author" w:date="2026-07-07T20:18:00Z" w:id="2152">
            <w:rPr>
              <w:rFonts w:ascii="Times New Roman"/>
              <w:color w:val="000000"/>
            </w:rPr>
          </w:rPrChange>
        </w:rPr>
        <w:t>sed</w:t>
      </w:r>
      <w:r w:rsidR="0061644A" w:rsidRPr="0027638C">
        <w:rPr>
          <w:sz w:val="24"/>
          <w:rPrChange w16du:dateUtc="2026-07-07T18:18:00Z" w:author="Author" w:date="2026-07-07T20:18:00Z" w:id="2153">
            <w:rPr>
              <w:rFonts w:ascii="Times New Roman"/>
              <w:color w:val="000000"/>
              <w:spacing w:val="40"/>
            </w:rPr>
          </w:rPrChange>
        </w:rPr>
        <w:t xml:space="preserve"> </w:t>
      </w:r>
      <w:r w:rsidR="0061644A" w:rsidRPr="0027638C">
        <w:rPr>
          <w:sz w:val="24"/>
          <w:rPrChange w16du:dateUtc="2026-07-07T18:18:00Z" w:author="Author" w:date="2026-07-07T20:18:00Z" w:id="2154">
            <w:rPr>
              <w:rFonts w:ascii="Times New Roman"/>
              <w:color w:val="000000"/>
            </w:rPr>
          </w:rPrChange>
        </w:rPr>
        <w:t>Do</w:t>
      </w:r>
      <w:r w:rsidR="0061644A" w:rsidRPr="0027638C">
        <w:rPr>
          <w:sz w:val="24"/>
          <w:rPrChange w16du:dateUtc="2026-07-07T18:18:00Z" w:author="Author" w:date="2026-07-07T20:18:00Z" w:id="2155">
            <w:rPr>
              <w:rFonts w:ascii="Times New Roman"/>
              <w:color w:val="000000"/>
              <w:spacing w:val="41"/>
            </w:rPr>
          </w:rPrChange>
        </w:rPr>
        <w:t xml:space="preserve"> </w:t>
      </w:r>
      <w:r w:rsidR="0061644A" w:rsidRPr="0027638C">
        <w:rPr>
          <w:sz w:val="24"/>
          <w:rPrChange w16du:dateUtc="2026-07-07T18:18:00Z" w:author="Author" w:date="2026-07-07T20:18:00Z" w:id="2156">
            <w:rPr>
              <w:rFonts w:ascii="Times New Roman"/>
              <w:color w:val="000000"/>
            </w:rPr>
          </w:rPrChange>
        </w:rPr>
        <w:t>eiusmod</w:t>
      </w:r>
      <w:r w:rsidR="0061644A" w:rsidRPr="0027638C">
        <w:rPr>
          <w:sz w:val="24"/>
          <w:rPrChange w16du:dateUtc="2026-07-07T18:18:00Z" w:author="Author" w:date="2026-07-07T20:18:00Z" w:id="2157">
            <w:rPr>
              <w:rFonts w:ascii="Times New Roman"/>
              <w:color w:val="000000"/>
              <w:spacing w:val="40"/>
            </w:rPr>
          </w:rPrChange>
        </w:rPr>
        <w:t xml:space="preserve"> </w:t>
      </w:r>
      <w:r w:rsidR="0061644A" w:rsidRPr="0027638C">
        <w:rPr>
          <w:sz w:val="24"/>
          <w:rPrChange w16du:dateUtc="2026-07-07T18:18:00Z" w:author="Author" w:date="2026-07-07T20:18:00Z" w:id="2158">
            <w:rPr>
              <w:rFonts w:ascii="Times New Roman"/>
              <w:color w:val="000000"/>
            </w:rPr>
          </w:rPrChange>
        </w:rPr>
        <w:t>tempor</w:t>
      </w:r>
      <w:r w:rsidR="0061644A" w:rsidRPr="0027638C">
        <w:rPr>
          <w:sz w:val="24"/>
          <w:rPrChange w16du:dateUtc="2026-07-07T18:18:00Z" w:author="Author" w:date="2026-07-07T20:18:00Z" w:id="2159">
            <w:rPr>
              <w:rFonts w:ascii="Times New Roman"/>
              <w:color w:val="000000"/>
              <w:spacing w:val="40"/>
            </w:rPr>
          </w:rPrChange>
        </w:rPr>
        <w:t xml:space="preserve"> </w:t>
      </w:r>
      <w:r w:rsidR="0061644A" w:rsidRPr="0027638C">
        <w:rPr>
          <w:sz w:val="24"/>
          <w:rPrChange w16du:dateUtc="2026-07-07T18:18:00Z" w:author="Author" w:date="2026-07-07T20:18:00Z" w:id="2160">
            <w:rPr>
              <w:rFonts w:ascii="Times New Roman"/>
              <w:color w:val="000000"/>
            </w:rPr>
          </w:rPrChange>
        </w:rPr>
        <w:t>incididunt</w:t>
      </w:r>
      <w:r w:rsidR="0061644A" w:rsidRPr="0027638C">
        <w:rPr>
          <w:sz w:val="24"/>
          <w:rPrChange w16du:dateUtc="2026-07-07T18:18:00Z" w:author="Author" w:date="2026-07-07T20:18:00Z" w:id="2161">
            <w:rPr>
              <w:rFonts w:ascii="Times New Roman"/>
              <w:color w:val="000000"/>
              <w:spacing w:val="41"/>
            </w:rPr>
          </w:rPrChange>
        </w:rPr>
        <w:t xml:space="preserve"> </w:t>
      </w:r>
      <w:r w:rsidR="0061644A" w:rsidRPr="0027638C">
        <w:rPr>
          <w:sz w:val="24"/>
          <w:rPrChange w16du:dateUtc="2026-07-07T18:18:00Z" w:author="Author" w:date="2026-07-07T20:18:00Z" w:id="2162">
            <w:rPr>
              <w:rFonts w:ascii="Times New Roman"/>
              <w:color w:val="000000"/>
            </w:rPr>
          </w:rPrChange>
        </w:rPr>
        <w:t>Ut</w:t>
      </w:r>
      <w:r w:rsidR="0061644A" w:rsidRPr="0027638C">
        <w:rPr>
          <w:sz w:val="24"/>
          <w:rPrChange w16du:dateUtc="2026-07-07T18:18:00Z" w:author="Author" w:date="2026-07-07T20:18:00Z" w:id="2163">
            <w:rPr>
              <w:rFonts w:ascii="Times New Roman"/>
              <w:color w:val="000000"/>
              <w:spacing w:val="41"/>
            </w:rPr>
          </w:rPrChange>
        </w:rPr>
        <w:t xml:space="preserve"> </w:t>
      </w:r>
      <w:r w:rsidR="0061644A" w:rsidRPr="0027638C">
        <w:rPr>
          <w:sz w:val="24"/>
          <w:rPrChange w16du:dateUtc="2026-07-07T18:18:00Z" w:author="Author" w:date="2026-07-07T20:18:00Z" w:id="2164">
            <w:rPr>
              <w:rFonts w:ascii="Times New Roman"/>
              <w:color w:val="000000"/>
            </w:rPr>
          </w:rPrChange>
        </w:rPr>
        <w:t>Labore</w:t>
      </w:r>
      <w:r w:rsidR="0061644A" w:rsidRPr="0027638C">
        <w:rPr>
          <w:sz w:val="24"/>
          <w:rPrChange w16du:dateUtc="2026-07-07T18:18:00Z" w:author="Author" w:date="2026-07-07T20:18:00Z" w:id="2165">
            <w:rPr>
              <w:rFonts w:ascii="Times New Roman"/>
              <w:color w:val="000000"/>
              <w:spacing w:val="40"/>
            </w:rPr>
          </w:rPrChange>
        </w:rPr>
        <w:t xml:space="preserve"> </w:t>
      </w:r>
      <w:r w:rsidR="0061644A" w:rsidRPr="0027638C">
        <w:rPr>
          <w:sz w:val="24"/>
          <w:rPrChange w16du:dateUtc="2026-07-07T18:18:00Z" w:author="Author" w:date="2026-07-07T20:18:00Z" w:id="2166">
            <w:rPr>
              <w:rFonts w:ascii="Times New Roman" w:hAnsi="Times New Roman"/>
              <w:color w:val="000000"/>
            </w:rPr>
          </w:rPrChange>
        </w:rPr>
        <w:t>Et,</w:t>
      </w:r>
      <w:del w16du:dateUtc="2026-07-07T18:18:00Z" w:author="Author" w:date="2026-07-07T20:18:00Z" w:id="2167">
        <w:r>
          <w:rPr>
            <w:color w:val="000000"/>
          </w:rPr>
          <w:cr/>
        </w:r>
      </w:del>
      <w:r w:rsidR="0061644A" w:rsidRPr="0027638C">
        <w:rPr>
          <w:sz w:val="24"/>
          <w:rPrChange w16du:dateUtc="2026-07-07T18:18:00Z" w:author="Author" w:date="2026-07-07T20:18:00Z" w:id="2168">
            <w:rPr>
              <w:rFonts w:ascii="Times New Roman"/>
              <w:color w:val="000000"/>
              <w:spacing w:val="665"/>
            </w:rPr>
          </w:rPrChange>
        </w:rPr>
        <w:t xml:space="preserve"> </w:t>
      </w:r>
      <w:r w:rsidR="0061644A" w:rsidRPr="0027638C">
        <w:rPr>
          <w:sz w:val="24"/>
          <w:rPrChange w16du:dateUtc="2026-07-07T18:18:00Z" w:author="Author" w:date="2026-07-07T20:18:00Z" w:id="2169">
            <w:rPr>
              <w:rFonts w:ascii="Times New Roman"/>
              <w:color w:val="000000"/>
            </w:rPr>
          </w:rPrChange>
        </w:rPr>
        <w:t>dolore magna aliqua(lorem) ipsum dolor</w:t>
      </w:r>
      <w:r w:rsidR="0061644A" w:rsidRPr="0027638C">
        <w:rPr>
          <w:sz w:val="24"/>
          <w:rPrChange w16du:dateUtc="2026-07-07T18:18:00Z" w:author="Author" w:date="2026-07-07T20:18:00Z" w:id="2170">
            <w:rPr>
              <w:rFonts w:ascii="Times New Roman"/>
              <w:color w:val="000000"/>
              <w:spacing w:val="2"/>
            </w:rPr>
          </w:rPrChange>
        </w:rPr>
        <w:t xml:space="preserve"> </w:t>
      </w:r>
      <w:r w:rsidR="0061644A" w:rsidRPr="0027638C">
        <w:rPr>
          <w:sz w:val="24"/>
          <w:rPrChange w16du:dateUtc="2026-07-07T18:18:00Z" w:author="Author" w:date="2026-07-07T20:18:00Z" w:id="2171">
            <w:rPr>
              <w:rFonts w:ascii="Times New Roman"/>
              <w:color w:val="000000"/>
              <w:spacing w:val="6"/>
            </w:rPr>
          </w:rPrChange>
        </w:rPr>
        <w:t>sit://*.amet.consectetur.</w:t>
      </w:r>
    </w:p>
    <w:p w14:paraId="374366B6" w14:textId="39757494" w:rsidP="0027638C" w:rsidR="0061644A" w:rsidRDefault="00000000" w:rsidRPr="0027638C">
      <w:pPr>
        <w:pStyle w:val="ListParagraph"/>
        <w:numPr>
          <w:ilvl w:val="1"/>
          <w:numId w:val="5"/>
        </w:numPr>
        <w:tabs>
          <w:tab w:pos="1438" w:val="left"/>
          <w:tab w:pos="1440" w:val="left"/>
        </w:tabs>
        <w:spacing w:after="240" w:before="84"/>
        <w:ind w:right="356"/>
        <w:rPr>
          <w:sz w:val="24"/>
          <w:rPrChange w16du:dateUtc="2026-07-07T18:18:00Z" w:author="Author" w:date="2026-07-07T20:18:00Z" w:id="2172">
            <w:rPr>
              <w:rFonts w:ascii="Times New Roman"/>
              <w:color w:val="000000"/>
            </w:rPr>
          </w:rPrChange>
        </w:rPr>
        <w:pPrChange w16du:dateUtc="2026-07-07T18:18:00Z" w:author="Author" w:date="2026-07-07T20:18:00Z" w:id="2173">
          <w:pPr>
            <w:spacing w:after="0" w:before="235" w:line="254" w:lineRule="exact"/>
            <w:ind w:left="720"/>
            <w:jc w:val="left"/>
          </w:pPr>
        </w:pPrChange>
      </w:pPr>
      <w:del w16du:dateUtc="2026-07-07T18:18:00Z" w:author="Author" w:date="2026-07-07T20:18:00Z" w:id="2174">
        <w:r>
          <w:rPr>
            <w:color w:val="000000"/>
          </w:rPr>
          <w:delText>(oo)</w:delText>
        </w:r>
        <w:r>
          <w:rPr>
            <w:color w:val="000000"/>
            <w:spacing w:val="299"/>
          </w:rPr>
          <w:delText xml:space="preserve"> </w:delText>
        </w:r>
      </w:del>
      <w:r w:rsidR="0061644A" w:rsidRPr="0027638C">
        <w:rPr>
          <w:sz w:val="24"/>
          <w:rPrChange w16du:dateUtc="2026-07-07T18:18:00Z" w:author="Author" w:date="2026-07-07T20:18:00Z" w:id="2175">
            <w:rPr>
              <w:rFonts w:ascii="Times New Roman" w:hAnsi="Times New Roman"/>
              <w:color w:val="000000"/>
              <w:spacing w:val="7"/>
            </w:rPr>
          </w:rPrChange>
        </w:rPr>
        <w:t>“</w:t>
      </w:r>
      <w:r w:rsidR="0061644A" w:rsidRPr="0027638C">
        <w:rPr>
          <w:b/>
          <w:sz w:val="24"/>
          <w:rPrChange w16du:dateUtc="2026-07-07T18:18:00Z" w:author="Author" w:date="2026-07-07T20:18:00Z" w:id="2176">
            <w:rPr>
              <w:rFonts w:ascii="Times New Roman" w:hAnsi="Times New Roman"/>
              <w:color w:val="000000"/>
              <w:spacing w:val="7"/>
            </w:rPr>
          </w:rPrChange>
        </w:rPr>
        <w:t>Adipiscing</w:t>
      </w:r>
      <w:r w:rsidR="0061644A" w:rsidRPr="0027638C">
        <w:rPr>
          <w:sz w:val="24"/>
          <w:rPrChange w16du:dateUtc="2026-07-07T18:18:00Z" w:author="Author" w:date="2026-07-07T20:18:00Z" w:id="2177">
            <w:rPr>
              <w:rFonts w:ascii="Times New Roman" w:hAnsi="Times New Roman"/>
              <w:color w:val="000000"/>
              <w:spacing w:val="7"/>
            </w:rPr>
          </w:rPrChange>
        </w:rPr>
        <w:t>”</w:t>
      </w:r>
      <w:r w:rsidR="0061644A" w:rsidRPr="0027638C">
        <w:rPr>
          <w:sz w:val="24"/>
          <w:rPrChange w16du:dateUtc="2026-07-07T18:18:00Z" w:author="Author" w:date="2026-07-07T20:18:00Z" w:id="2178">
            <w:rPr>
              <w:rFonts w:ascii="Times New Roman"/>
              <w:color w:val="000000"/>
              <w:spacing w:val="-7"/>
            </w:rPr>
          </w:rPrChange>
        </w:rPr>
        <w:t xml:space="preserve"> </w:t>
      </w:r>
      <w:r w:rsidR="0061644A" w:rsidRPr="0027638C">
        <w:rPr>
          <w:sz w:val="24"/>
          <w:rPrChange w16du:dateUtc="2026-07-07T18:18:00Z" w:author="Author" w:date="2026-07-07T20:18:00Z" w:id="2179">
            <w:rPr>
              <w:rFonts w:ascii="Times New Roman"/>
              <w:color w:val="000000"/>
            </w:rPr>
          </w:rPrChange>
        </w:rPr>
        <w:t>elit sed do eiusmod tempor incididunt</w:t>
      </w:r>
      <w:r w:rsidR="0061644A" w:rsidRPr="0027638C">
        <w:rPr>
          <w:sz w:val="24"/>
          <w:rPrChange w16du:dateUtc="2026-07-07T18:18:00Z" w:author="Author" w:date="2026-07-07T20:18:00Z" w:id="2180">
            <w:rPr>
              <w:rFonts w:ascii="Times New Roman"/>
              <w:color w:val="000000"/>
              <w:spacing w:val="1"/>
            </w:rPr>
          </w:rPrChange>
        </w:rPr>
        <w:t xml:space="preserve"> </w:t>
      </w:r>
      <w:r w:rsidR="0061644A" w:rsidRPr="0027638C">
        <w:rPr>
          <w:sz w:val="24"/>
          <w:rPrChange w16du:dateUtc="2026-07-07T18:18:00Z" w:author="Author" w:date="2026-07-07T20:18:00Z" w:id="2181">
            <w:rPr>
              <w:rFonts w:ascii="Times New Roman"/>
              <w:color w:val="000000"/>
            </w:rPr>
          </w:rPrChange>
        </w:rPr>
        <w:t xml:space="preserve">Ut Labore Et dolore magna </w:t>
      </w:r>
      <w:r w:rsidR="0061644A" w:rsidRPr="0027638C">
        <w:rPr>
          <w:sz w:val="24"/>
          <w:rPrChange w16du:dateUtc="2026-07-07T18:18:00Z" w:author="Author" w:date="2026-07-07T20:18:00Z" w:id="2182">
            <w:rPr>
              <w:rFonts w:ascii="Times New Roman" w:hAnsi="Times New Roman"/>
              <w:color w:val="000000"/>
            </w:rPr>
          </w:rPrChange>
        </w:rPr>
        <w:t>aliqua</w:t>
      </w:r>
      <w:del w16du:dateUtc="2026-07-07T18:18:00Z" w:author="Author" w:date="2026-07-07T20:18:00Z" w:id="2183">
        <w:r>
          <w:rPr>
            <w:color w:val="000000"/>
          </w:rPr>
          <w:cr/>
        </w:r>
      </w:del>
      <w:r w:rsidR="0061644A" w:rsidRPr="0027638C">
        <w:rPr>
          <w:sz w:val="24"/>
          <w:rPrChange w16du:dateUtc="2026-07-07T18:18:00Z" w:author="Author" w:date="2026-07-07T20:18:00Z" w:id="2184">
            <w:rPr>
              <w:rFonts w:ascii="Times New Roman"/>
              <w:color w:val="000000"/>
              <w:spacing w:val="665"/>
            </w:rPr>
          </w:rPrChange>
        </w:rPr>
        <w:t xml:space="preserve"> </w:t>
      </w:r>
      <w:r w:rsidR="0061644A" w:rsidRPr="0027638C">
        <w:rPr>
          <w:sz w:val="24"/>
          <w:rPrChange w16du:dateUtc="2026-07-07T18:18:00Z" w:author="Author" w:date="2026-07-07T20:18:00Z" w:id="2185">
            <w:rPr>
              <w:rFonts w:ascii="Times New Roman"/>
              <w:color w:val="000000"/>
            </w:rPr>
          </w:rPrChange>
        </w:rPr>
        <w:t>lorem ipsum Dolor Sit amet consectetur adipiscing elit sed do Eiusmod tempor incididunt Ut Labore.</w:t>
      </w:r>
    </w:p>
    <w:p w14:paraId="584D915E" w14:textId="77777777" w:rsidR="009609E8" w:rsidRDefault="00000000" w:rsidRPr="0027638C">
      <w:pPr>
        <w:pStyle w:val="Heading2"/>
        <w:numPr>
          <w:ilvl w:val="0"/>
          <w:numId w:val="5"/>
        </w:numPr>
        <w:tabs>
          <w:tab w:pos="719" w:val="left"/>
        </w:tabs>
        <w:ind w:hanging="719" w:left="719"/>
        <w:rPr>
          <w:b w:val="0"/>
          <w:sz w:val="24"/>
          <w:rPrChange w16du:dateUtc="2026-07-07T18:18:00Z" w:author="Author" w:date="2026-07-07T20:18:00Z" w:id="2186">
            <w:rPr>
              <w:rFonts w:ascii="Times New Roman"/>
              <w:color w:val="000000"/>
            </w:rPr>
          </w:rPrChange>
        </w:rPr>
        <w:pPrChange w16du:dateUtc="2026-07-07T18:18:00Z" w:author="Author" w:date="2026-07-07T20:18:00Z" w:id="2187">
          <w:pPr>
            <w:spacing w:after="0" w:before="242" w:line="276" w:lineRule="exact"/>
            <w:jc w:val="left"/>
          </w:pPr>
        </w:pPrChange>
      </w:pPr>
      <w:del w16du:dateUtc="2026-07-07T18:18:00Z" w:author="Author" w:date="2026-07-07T20:18:00Z" w:id="2188">
        <w:r>
          <w:rPr>
            <w:color w:val="000000"/>
            <w:sz w:val="24"/>
          </w:rPr>
          <w:delText>2.</w:delText>
        </w:r>
        <w:r>
          <w:rPr>
            <w:color w:val="000000"/>
            <w:spacing w:val="480"/>
            <w:sz w:val="24"/>
          </w:rPr>
          <w:delText xml:space="preserve"> </w:delText>
        </w:r>
      </w:del>
      <w:r w:rsidR="00A96A35" w:rsidRPr="0027638C">
        <w:rPr>
          <w:sz w:val="24"/>
          <w:rPrChange w16du:dateUtc="2026-07-07T18:18:00Z" w:author="Author" w:date="2026-07-07T20:18:00Z" w:id="2189">
            <w:rPr>
              <w:rFonts w:ascii="Times New Roman"/>
              <w:color w:val="000000"/>
              <w:spacing w:val="7"/>
            </w:rPr>
          </w:rPrChange>
        </w:rPr>
        <w:t>Et</w:t>
      </w:r>
      <w:r w:rsidR="00A96A35" w:rsidRPr="0027638C">
        <w:rPr>
          <w:spacing w:val="-8"/>
          <w:sz w:val="24"/>
          <w:rPrChange w16du:dateUtc="2026-07-07T18:18:00Z" w:author="Author" w:date="2026-07-07T20:18:00Z" w:id="2190">
            <w:rPr>
              <w:rFonts w:ascii="Times New Roman"/>
              <w:color w:val="000000"/>
              <w:spacing w:val="17"/>
            </w:rPr>
          </w:rPrChange>
        </w:rPr>
        <w:t xml:space="preserve"> </w:t>
      </w:r>
      <w:r w:rsidR="00A96A35" w:rsidRPr="0027638C">
        <w:rPr>
          <w:spacing w:val="-2"/>
          <w:sz w:val="24"/>
          <w:rPrChange w16du:dateUtc="2026-07-07T18:18:00Z" w:author="Author" w:date="2026-07-07T20:18:00Z" w:id="2191">
            <w:rPr>
              <w:rFonts w:ascii="Times New Roman"/>
              <w:color w:val="000000"/>
              <w:spacing w:val="3"/>
            </w:rPr>
          </w:rPrChange>
        </w:rPr>
        <w:t>Dolore</w:t>
      </w:r>
    </w:p>
    <w:p w14:paraId="0032A14A" w14:textId="77777777" w:rsidR="008166CF" w:rsidRDefault="00000000">
      <w:pPr>
        <w:spacing w:before="231" w:line="254" w:lineRule="exact"/>
        <w:ind w:left="720"/>
        <w:rPr>
          <w:del w16du:dateUtc="2026-07-07T18:18:00Z" w:author="Author" w:date="2026-07-07T20:18:00Z" w:id="2192"/>
          <w:color w:val="000000"/>
        </w:rPr>
      </w:pPr>
      <w:del w16du:dateUtc="2026-07-07T18:18:00Z" w:author="Author" w:date="2026-07-07T20:18:00Z" w:id="2193">
        <w:r>
          <w:rPr>
            <w:color w:val="000000"/>
          </w:rPr>
          <w:delText>(a)</w:delText>
        </w:r>
        <w:r>
          <w:rPr>
            <w:color w:val="000000"/>
            <w:spacing w:val="421"/>
          </w:rPr>
          <w:delText xml:space="preserve"> </w:delText>
        </w:r>
      </w:del>
      <w:r w:rsidR="00A96A35" w:rsidRPr="0027638C">
        <w:rPr>
          <w:sz w:val="24"/>
          <w:u w:val="single"/>
          <w:rPrChange w16du:dateUtc="2026-07-07T18:18:00Z" w:author="Author" w:date="2026-07-07T20:18:00Z" w:id="2194">
            <w:rPr>
              <w:rFonts w:ascii="Times New Roman"/>
              <w:color w:val="000000"/>
              <w:u w:val="single"/>
            </w:rPr>
          </w:rPrChange>
        </w:rPr>
        <w:t>Magna</w:t>
      </w:r>
      <w:r w:rsidR="00A96A35" w:rsidRPr="0027638C">
        <w:rPr>
          <w:spacing w:val="-11"/>
          <w:sz w:val="24"/>
          <w:u w:val="single"/>
          <w:rPrChange w16du:dateUtc="2026-07-07T18:18:00Z" w:author="Author" w:date="2026-07-07T20:18:00Z" w:id="2195">
            <w:rPr>
              <w:rFonts w:ascii="Times New Roman"/>
              <w:color w:val="000000"/>
              <w:spacing w:val="-8"/>
              <w:u w:val="single"/>
            </w:rPr>
          </w:rPrChange>
        </w:rPr>
        <w:t xml:space="preserve"> </w:t>
      </w:r>
      <w:r w:rsidR="00A96A35" w:rsidRPr="0027638C">
        <w:rPr>
          <w:sz w:val="24"/>
          <w:u w:val="single"/>
          <w:rPrChange w16du:dateUtc="2026-07-07T18:18:00Z" w:author="Author" w:date="2026-07-07T20:18:00Z" w:id="2196">
            <w:rPr>
              <w:rFonts w:ascii="Times New Roman"/>
              <w:color w:val="000000"/>
              <w:u w:val="single"/>
            </w:rPr>
          </w:rPrChange>
        </w:rPr>
        <w:t>aliqua</w:t>
      </w:r>
      <w:r w:rsidR="00A96A35" w:rsidRPr="0027638C">
        <w:rPr>
          <w:spacing w:val="-11"/>
          <w:sz w:val="24"/>
          <w:u w:val="single"/>
          <w:rPrChange w16du:dateUtc="2026-07-07T18:18:00Z" w:author="Author" w:date="2026-07-07T20:18:00Z" w:id="2197">
            <w:rPr>
              <w:rFonts w:ascii="Times New Roman"/>
              <w:color w:val="000000"/>
              <w:spacing w:val="-8"/>
              <w:u w:val="single"/>
            </w:rPr>
          </w:rPrChange>
        </w:rPr>
        <w:t xml:space="preserve"> </w:t>
      </w:r>
      <w:r w:rsidR="00A96A35" w:rsidRPr="0027638C">
        <w:rPr>
          <w:sz w:val="24"/>
          <w:u w:val="single"/>
          <w:rPrChange w16du:dateUtc="2026-07-07T18:18:00Z" w:author="Author" w:date="2026-07-07T20:18:00Z" w:id="2198">
            <w:rPr>
              <w:rFonts w:ascii="Times New Roman"/>
              <w:color w:val="000000"/>
              <w:u w:val="single"/>
            </w:rPr>
          </w:rPrChange>
        </w:rPr>
        <w:t>lorem</w:t>
      </w:r>
      <w:r w:rsidR="00A96A35" w:rsidRPr="0027638C">
        <w:rPr>
          <w:spacing w:val="-11"/>
          <w:sz w:val="24"/>
          <w:u w:val="single"/>
          <w:rPrChange w16du:dateUtc="2026-07-07T18:18:00Z" w:author="Author" w:date="2026-07-07T20:18:00Z" w:id="2199">
            <w:rPr>
              <w:rFonts w:ascii="Times New Roman"/>
              <w:color w:val="000000"/>
              <w:spacing w:val="-8"/>
              <w:u w:val="single"/>
            </w:rPr>
          </w:rPrChange>
        </w:rPr>
        <w:t xml:space="preserve"> </w:t>
      </w:r>
      <w:r w:rsidR="00A96A35" w:rsidRPr="0027638C">
        <w:rPr>
          <w:sz w:val="24"/>
          <w:u w:val="single"/>
          <w:rPrChange w16du:dateUtc="2026-07-07T18:18:00Z" w:author="Author" w:date="2026-07-07T20:18:00Z" w:id="2200">
            <w:rPr>
              <w:rFonts w:ascii="Times New Roman"/>
              <w:color w:val="000000"/>
              <w:u w:val="single"/>
            </w:rPr>
          </w:rPrChange>
        </w:rPr>
        <w:t>Ipsum</w:t>
      </w:r>
      <w:r w:rsidR="00A96A35" w:rsidRPr="0027638C">
        <w:rPr>
          <w:sz w:val="24"/>
          <w:rPrChange w16du:dateUtc="2026-07-07T18:18:00Z" w:author="Author" w:date="2026-07-07T20:18:00Z" w:id="2201">
            <w:rPr>
              <w:rFonts w:ascii="Times New Roman"/>
              <w:color w:val="000000"/>
            </w:rPr>
          </w:rPrChange>
        </w:rPr>
        <w:t>.</w:t>
      </w:r>
      <w:r w:rsidR="00A96A35" w:rsidRPr="0027638C">
        <w:rPr>
          <w:spacing w:val="-11"/>
          <w:sz w:val="24"/>
          <w:rPrChange w16du:dateUtc="2026-07-07T18:18:00Z" w:author="Author" w:date="2026-07-07T20:18:00Z" w:id="2202">
            <w:rPr>
              <w:rFonts w:ascii="Times New Roman"/>
              <w:color w:val="000000"/>
              <w:spacing w:val="-8"/>
            </w:rPr>
          </w:rPrChange>
        </w:rPr>
        <w:t xml:space="preserve"> </w:t>
      </w:r>
      <w:r w:rsidR="00A96A35" w:rsidRPr="0027638C">
        <w:rPr>
          <w:sz w:val="24"/>
          <w:rPrChange w16du:dateUtc="2026-07-07T18:18:00Z" w:author="Author" w:date="2026-07-07T20:18:00Z" w:id="2203">
            <w:rPr>
              <w:rFonts w:ascii="Times New Roman"/>
              <w:color w:val="000000"/>
            </w:rPr>
          </w:rPrChange>
        </w:rPr>
        <w:t>Dolor</w:t>
      </w:r>
      <w:r w:rsidR="00A96A35" w:rsidRPr="0027638C">
        <w:rPr>
          <w:spacing w:val="-11"/>
          <w:sz w:val="24"/>
          <w:rPrChange w16du:dateUtc="2026-07-07T18:18:00Z" w:author="Author" w:date="2026-07-07T20:18:00Z" w:id="2204">
            <w:rPr>
              <w:rFonts w:ascii="Times New Roman"/>
              <w:color w:val="000000"/>
              <w:spacing w:val="-8"/>
            </w:rPr>
          </w:rPrChange>
        </w:rPr>
        <w:t xml:space="preserve"> </w:t>
      </w:r>
      <w:r w:rsidR="00A96A35" w:rsidRPr="0027638C">
        <w:rPr>
          <w:sz w:val="24"/>
          <w:rPrChange w16du:dateUtc="2026-07-07T18:18:00Z" w:author="Author" w:date="2026-07-07T20:18:00Z" w:id="2205">
            <w:rPr>
              <w:rFonts w:ascii="Times New Roman"/>
              <w:color w:val="000000"/>
            </w:rPr>
          </w:rPrChange>
        </w:rPr>
        <w:t>sit</w:t>
      </w:r>
      <w:r w:rsidR="00A96A35" w:rsidRPr="0027638C">
        <w:rPr>
          <w:spacing w:val="-11"/>
          <w:sz w:val="24"/>
          <w:rPrChange w16du:dateUtc="2026-07-07T18:18:00Z" w:author="Author" w:date="2026-07-07T20:18:00Z" w:id="2206">
            <w:rPr>
              <w:rFonts w:ascii="Times New Roman"/>
              <w:color w:val="000000"/>
              <w:spacing w:val="-8"/>
            </w:rPr>
          </w:rPrChange>
        </w:rPr>
        <w:t xml:space="preserve"> </w:t>
      </w:r>
      <w:r w:rsidR="00A96A35" w:rsidRPr="0027638C">
        <w:rPr>
          <w:sz w:val="24"/>
          <w:rPrChange w16du:dateUtc="2026-07-07T18:18:00Z" w:author="Author" w:date="2026-07-07T20:18:00Z" w:id="2207">
            <w:rPr>
              <w:rFonts w:ascii="Times New Roman"/>
              <w:color w:val="000000"/>
            </w:rPr>
          </w:rPrChange>
        </w:rPr>
        <w:t>Amet,</w:t>
      </w:r>
      <w:r w:rsidR="00A96A35" w:rsidRPr="0027638C">
        <w:rPr>
          <w:spacing w:val="-10"/>
          <w:sz w:val="24"/>
          <w:rPrChange w16du:dateUtc="2026-07-07T18:18:00Z" w:author="Author" w:date="2026-07-07T20:18:00Z" w:id="2208">
            <w:rPr>
              <w:rFonts w:ascii="Times New Roman"/>
              <w:color w:val="000000"/>
              <w:spacing w:val="-7"/>
            </w:rPr>
          </w:rPrChange>
        </w:rPr>
        <w:t xml:space="preserve"> </w:t>
      </w:r>
      <w:r w:rsidR="00A96A35" w:rsidRPr="0027638C">
        <w:rPr>
          <w:sz w:val="24"/>
          <w:rPrChange w16du:dateUtc="2026-07-07T18:18:00Z" w:author="Author" w:date="2026-07-07T20:18:00Z" w:id="2209">
            <w:rPr>
              <w:rFonts w:ascii="Times New Roman"/>
              <w:color w:val="000000"/>
            </w:rPr>
          </w:rPrChange>
        </w:rPr>
        <w:t>Consectetur</w:t>
      </w:r>
      <w:r w:rsidR="00A96A35" w:rsidRPr="0027638C">
        <w:rPr>
          <w:spacing w:val="-10"/>
          <w:sz w:val="24"/>
          <w:rPrChange w16du:dateUtc="2026-07-07T18:18:00Z" w:author="Author" w:date="2026-07-07T20:18:00Z" w:id="2210">
            <w:rPr>
              <w:rFonts w:ascii="Times New Roman"/>
              <w:color w:val="000000"/>
              <w:spacing w:val="-8"/>
            </w:rPr>
          </w:rPrChange>
        </w:rPr>
        <w:t xml:space="preserve"> </w:t>
      </w:r>
      <w:r w:rsidR="00A96A35" w:rsidRPr="0027638C">
        <w:rPr>
          <w:sz w:val="24"/>
          <w:rPrChange w16du:dateUtc="2026-07-07T18:18:00Z" w:author="Author" w:date="2026-07-07T20:18:00Z" w:id="2211">
            <w:rPr>
              <w:rFonts w:ascii="Times New Roman"/>
              <w:color w:val="000000"/>
            </w:rPr>
          </w:rPrChange>
        </w:rPr>
        <w:t>adipiscing</w:t>
      </w:r>
      <w:r w:rsidR="00A96A35" w:rsidRPr="0027638C">
        <w:rPr>
          <w:spacing w:val="-11"/>
          <w:sz w:val="24"/>
          <w:rPrChange w16du:dateUtc="2026-07-07T18:18:00Z" w:author="Author" w:date="2026-07-07T20:18:00Z" w:id="2212">
            <w:rPr>
              <w:rFonts w:ascii="Times New Roman"/>
              <w:color w:val="000000"/>
              <w:spacing w:val="-8"/>
            </w:rPr>
          </w:rPrChange>
        </w:rPr>
        <w:t xml:space="preserve"> </w:t>
      </w:r>
      <w:r w:rsidR="00A96A35" w:rsidRPr="0027638C">
        <w:rPr>
          <w:sz w:val="24"/>
          <w:rPrChange w16du:dateUtc="2026-07-07T18:18:00Z" w:author="Author" w:date="2026-07-07T20:18:00Z" w:id="2213">
            <w:rPr>
              <w:rFonts w:ascii="Times New Roman"/>
              <w:color w:val="000000"/>
            </w:rPr>
          </w:rPrChange>
        </w:rPr>
        <w:t>elit</w:t>
      </w:r>
      <w:r w:rsidR="00A96A35" w:rsidRPr="0027638C">
        <w:rPr>
          <w:spacing w:val="-11"/>
          <w:sz w:val="24"/>
          <w:rPrChange w16du:dateUtc="2026-07-07T18:18:00Z" w:author="Author" w:date="2026-07-07T20:18:00Z" w:id="2214">
            <w:rPr>
              <w:rFonts w:ascii="Times New Roman"/>
              <w:color w:val="000000"/>
              <w:spacing w:val="-8"/>
            </w:rPr>
          </w:rPrChange>
        </w:rPr>
        <w:t xml:space="preserve"> </w:t>
      </w:r>
      <w:r w:rsidR="00A96A35" w:rsidRPr="0027638C">
        <w:rPr>
          <w:sz w:val="24"/>
          <w:rPrChange w16du:dateUtc="2026-07-07T18:18:00Z" w:author="Author" w:date="2026-07-07T20:18:00Z" w:id="2215">
            <w:rPr>
              <w:rFonts w:ascii="Times New Roman"/>
              <w:color w:val="000000"/>
            </w:rPr>
          </w:rPrChange>
        </w:rPr>
        <w:t>sed</w:t>
      </w:r>
      <w:r w:rsidR="00A96A35" w:rsidRPr="0027638C">
        <w:rPr>
          <w:spacing w:val="-11"/>
          <w:sz w:val="24"/>
          <w:rPrChange w16du:dateUtc="2026-07-07T18:18:00Z" w:author="Author" w:date="2026-07-07T20:18:00Z" w:id="2216">
            <w:rPr>
              <w:rFonts w:ascii="Times New Roman"/>
              <w:color w:val="000000"/>
              <w:spacing w:val="-8"/>
            </w:rPr>
          </w:rPrChange>
        </w:rPr>
        <w:t xml:space="preserve"> </w:t>
      </w:r>
      <w:r w:rsidR="00A96A35" w:rsidRPr="0027638C">
        <w:rPr>
          <w:sz w:val="24"/>
          <w:rPrChange w16du:dateUtc="2026-07-07T18:18:00Z" w:author="Author" w:date="2026-07-07T20:18:00Z" w:id="2217">
            <w:rPr>
              <w:rFonts w:ascii="Times New Roman"/>
              <w:color w:val="000000"/>
            </w:rPr>
          </w:rPrChange>
        </w:rPr>
        <w:t>do</w:t>
      </w:r>
      <w:r w:rsidR="00A96A35" w:rsidRPr="0027638C">
        <w:rPr>
          <w:spacing w:val="-11"/>
          <w:sz w:val="24"/>
          <w:rPrChange w16du:dateUtc="2026-07-07T18:18:00Z" w:author="Author" w:date="2026-07-07T20:18:00Z" w:id="2218">
            <w:rPr>
              <w:rFonts w:ascii="Times New Roman"/>
              <w:color w:val="000000"/>
              <w:spacing w:val="-8"/>
            </w:rPr>
          </w:rPrChange>
        </w:rPr>
        <w:t xml:space="preserve"> </w:t>
      </w:r>
      <w:r w:rsidR="00A96A35" w:rsidRPr="0027638C">
        <w:rPr>
          <w:sz w:val="24"/>
          <w:rPrChange w16du:dateUtc="2026-07-07T18:18:00Z" w:author="Author" w:date="2026-07-07T20:18:00Z" w:id="2219">
            <w:rPr>
              <w:rFonts w:ascii="Times New Roman"/>
              <w:color w:val="000000"/>
            </w:rPr>
          </w:rPrChange>
        </w:rPr>
        <w:t>Eiusmod</w:t>
      </w:r>
      <w:r w:rsidR="00A96A35" w:rsidRPr="0027638C">
        <w:rPr>
          <w:spacing w:val="-11"/>
          <w:sz w:val="24"/>
          <w:rPrChange w16du:dateUtc="2026-07-07T18:18:00Z" w:author="Author" w:date="2026-07-07T20:18:00Z" w:id="2220">
            <w:rPr>
              <w:rFonts w:ascii="Times New Roman"/>
              <w:color w:val="000000"/>
              <w:spacing w:val="-8"/>
            </w:rPr>
          </w:rPrChange>
        </w:rPr>
        <w:t xml:space="preserve"> </w:t>
      </w:r>
      <w:r w:rsidR="00A96A35" w:rsidRPr="0027638C">
        <w:rPr>
          <w:sz w:val="24"/>
          <w:rPrChange w16du:dateUtc="2026-07-07T18:18:00Z" w:author="Author" w:date="2026-07-07T20:18:00Z" w:id="2221">
            <w:rPr>
              <w:rFonts w:ascii="Times New Roman" w:hAnsi="Times New Roman"/>
              <w:color w:val="000000"/>
            </w:rPr>
          </w:rPrChange>
        </w:rPr>
        <w:t>tempor</w:t>
      </w:r>
      <w:del w16du:dateUtc="2026-07-07T18:18:00Z" w:author="Author" w:date="2026-07-07T20:18:00Z" w:id="2222">
        <w:r>
          <w:rPr>
            <w:rFonts w:ascii="Times New Roman" w:cs="Times New Roman" w:hAnsi="Times New Roman"/>
            <w:color w:val="000000"/>
          </w:rPr>
          <w:cr/>
        </w:r>
      </w:del>
      <w:r w:rsidR="00A96A35" w:rsidRPr="0027638C">
        <w:rPr>
          <w:sz w:val="24"/>
          <w:rPrChange w16du:dateUtc="2026-07-07T18:18:00Z" w:author="Author" w:date="2026-07-07T20:18:00Z" w:id="2223">
            <w:rPr>
              <w:rFonts w:ascii="Times New Roman"/>
              <w:color w:val="000000"/>
              <w:spacing w:val="665"/>
            </w:rPr>
          </w:rPrChange>
        </w:rPr>
        <w:t xml:space="preserve"> </w:t>
      </w:r>
      <w:r w:rsidR="00A96A35" w:rsidRPr="0027638C">
        <w:rPr>
          <w:sz w:val="24"/>
          <w:rPrChange w16du:dateUtc="2026-07-07T18:18:00Z" w:author="Author" w:date="2026-07-07T20:18:00Z" w:id="2224">
            <w:rPr>
              <w:rFonts w:ascii="Times New Roman"/>
              <w:color w:val="000000"/>
            </w:rPr>
          </w:rPrChange>
        </w:rPr>
        <w:t>Incididunt</w:t>
      </w:r>
      <w:r w:rsidR="00A96A35" w:rsidRPr="0027638C">
        <w:rPr>
          <w:sz w:val="24"/>
          <w:rPrChange w16du:dateUtc="2026-07-07T18:18:00Z" w:author="Author" w:date="2026-07-07T20:18:00Z" w:id="2225">
            <w:rPr>
              <w:rFonts w:ascii="Times New Roman"/>
              <w:color w:val="000000"/>
              <w:spacing w:val="8"/>
            </w:rPr>
          </w:rPrChange>
        </w:rPr>
        <w:t xml:space="preserve"> </w:t>
      </w:r>
      <w:r w:rsidR="00A96A35" w:rsidRPr="0027638C">
        <w:rPr>
          <w:sz w:val="24"/>
          <w:rPrChange w16du:dateUtc="2026-07-07T18:18:00Z" w:author="Author" w:date="2026-07-07T20:18:00Z" w:id="2226">
            <w:rPr>
              <w:rFonts w:ascii="Times New Roman"/>
              <w:color w:val="000000"/>
            </w:rPr>
          </w:rPrChange>
        </w:rPr>
        <w:t>Ut</w:t>
      </w:r>
      <w:r w:rsidR="00A96A35" w:rsidRPr="0027638C">
        <w:rPr>
          <w:sz w:val="24"/>
          <w:rPrChange w16du:dateUtc="2026-07-07T18:18:00Z" w:author="Author" w:date="2026-07-07T20:18:00Z" w:id="2227">
            <w:rPr>
              <w:rFonts w:ascii="Times New Roman"/>
              <w:color w:val="000000"/>
              <w:spacing w:val="8"/>
            </w:rPr>
          </w:rPrChange>
        </w:rPr>
        <w:t xml:space="preserve"> </w:t>
      </w:r>
      <w:r w:rsidR="00A96A35" w:rsidRPr="0027638C">
        <w:rPr>
          <w:sz w:val="24"/>
          <w:rPrChange w16du:dateUtc="2026-07-07T18:18:00Z" w:author="Author" w:date="2026-07-07T20:18:00Z" w:id="2228">
            <w:rPr>
              <w:rFonts w:ascii="Times New Roman"/>
              <w:color w:val="000000"/>
            </w:rPr>
          </w:rPrChange>
        </w:rPr>
        <w:t>Labore</w:t>
      </w:r>
      <w:r w:rsidR="00A96A35" w:rsidRPr="0027638C">
        <w:rPr>
          <w:sz w:val="24"/>
          <w:rPrChange w16du:dateUtc="2026-07-07T18:18:00Z" w:author="Author" w:date="2026-07-07T20:18:00Z" w:id="2229">
            <w:rPr>
              <w:rFonts w:ascii="Times New Roman"/>
              <w:color w:val="000000"/>
              <w:spacing w:val="8"/>
            </w:rPr>
          </w:rPrChange>
        </w:rPr>
        <w:t xml:space="preserve"> </w:t>
      </w:r>
      <w:r w:rsidR="00A96A35" w:rsidRPr="0027638C">
        <w:rPr>
          <w:sz w:val="24"/>
          <w:rPrChange w16du:dateUtc="2026-07-07T18:18:00Z" w:author="Author" w:date="2026-07-07T20:18:00Z" w:id="2230">
            <w:rPr>
              <w:rFonts w:ascii="Times New Roman"/>
              <w:color w:val="000000"/>
            </w:rPr>
          </w:rPrChange>
        </w:rPr>
        <w:t>et</w:t>
      </w:r>
      <w:r w:rsidR="00A96A35" w:rsidRPr="0027638C">
        <w:rPr>
          <w:sz w:val="24"/>
          <w:rPrChange w16du:dateUtc="2026-07-07T18:18:00Z" w:author="Author" w:date="2026-07-07T20:18:00Z" w:id="2231">
            <w:rPr>
              <w:rFonts w:ascii="Times New Roman"/>
              <w:color w:val="000000"/>
              <w:spacing w:val="8"/>
            </w:rPr>
          </w:rPrChange>
        </w:rPr>
        <w:t xml:space="preserve"> </w:t>
      </w:r>
      <w:r w:rsidR="00A96A35" w:rsidRPr="0027638C">
        <w:rPr>
          <w:sz w:val="24"/>
          <w:rPrChange w16du:dateUtc="2026-07-07T18:18:00Z" w:author="Author" w:date="2026-07-07T20:18:00Z" w:id="2232">
            <w:rPr>
              <w:rFonts w:ascii="Times New Roman"/>
              <w:color w:val="000000"/>
            </w:rPr>
          </w:rPrChange>
        </w:rPr>
        <w:t>dolore</w:t>
      </w:r>
      <w:r w:rsidR="00A96A35" w:rsidRPr="0027638C">
        <w:rPr>
          <w:sz w:val="24"/>
          <w:rPrChange w16du:dateUtc="2026-07-07T18:18:00Z" w:author="Author" w:date="2026-07-07T20:18:00Z" w:id="2233">
            <w:rPr>
              <w:rFonts w:ascii="Times New Roman"/>
              <w:color w:val="000000"/>
              <w:spacing w:val="8"/>
            </w:rPr>
          </w:rPrChange>
        </w:rPr>
        <w:t xml:space="preserve"> </w:t>
      </w:r>
      <w:r w:rsidR="00A96A35" w:rsidRPr="0027638C">
        <w:rPr>
          <w:sz w:val="24"/>
          <w:rPrChange w16du:dateUtc="2026-07-07T18:18:00Z" w:author="Author" w:date="2026-07-07T20:18:00Z" w:id="2234">
            <w:rPr>
              <w:rFonts w:ascii="Times New Roman"/>
              <w:color w:val="000000"/>
            </w:rPr>
          </w:rPrChange>
        </w:rPr>
        <w:t>magna</w:t>
      </w:r>
      <w:r w:rsidR="00A96A35" w:rsidRPr="0027638C">
        <w:rPr>
          <w:sz w:val="24"/>
          <w:rPrChange w16du:dateUtc="2026-07-07T18:18:00Z" w:author="Author" w:date="2026-07-07T20:18:00Z" w:id="2235">
            <w:rPr>
              <w:rFonts w:ascii="Times New Roman"/>
              <w:color w:val="000000"/>
              <w:spacing w:val="8"/>
            </w:rPr>
          </w:rPrChange>
        </w:rPr>
        <w:t xml:space="preserve"> </w:t>
      </w:r>
      <w:r w:rsidR="00A96A35" w:rsidRPr="0027638C">
        <w:rPr>
          <w:sz w:val="24"/>
          <w:rPrChange w16du:dateUtc="2026-07-07T18:18:00Z" w:author="Author" w:date="2026-07-07T20:18:00Z" w:id="2236">
            <w:rPr>
              <w:rFonts w:ascii="Times New Roman"/>
              <w:color w:val="000000"/>
            </w:rPr>
          </w:rPrChange>
        </w:rPr>
        <w:t>aliqua</w:t>
      </w:r>
      <w:r w:rsidR="00A96A35" w:rsidRPr="0027638C">
        <w:rPr>
          <w:sz w:val="24"/>
          <w:rPrChange w16du:dateUtc="2026-07-07T18:18:00Z" w:author="Author" w:date="2026-07-07T20:18:00Z" w:id="2237">
            <w:rPr>
              <w:rFonts w:ascii="Times New Roman"/>
              <w:color w:val="000000"/>
              <w:spacing w:val="8"/>
            </w:rPr>
          </w:rPrChange>
        </w:rPr>
        <w:t xml:space="preserve"> </w:t>
      </w:r>
      <w:r w:rsidR="00A96A35" w:rsidRPr="0027638C">
        <w:rPr>
          <w:sz w:val="24"/>
          <w:rPrChange w16du:dateUtc="2026-07-07T18:18:00Z" w:author="Author" w:date="2026-07-07T20:18:00Z" w:id="2238">
            <w:rPr>
              <w:rFonts w:ascii="Times New Roman"/>
              <w:color w:val="000000"/>
            </w:rPr>
          </w:rPrChange>
        </w:rPr>
        <w:t>Lorem</w:t>
      </w:r>
      <w:r w:rsidR="00A96A35" w:rsidRPr="0027638C">
        <w:rPr>
          <w:sz w:val="24"/>
          <w:rPrChange w16du:dateUtc="2026-07-07T18:18:00Z" w:author="Author" w:date="2026-07-07T20:18:00Z" w:id="2239">
            <w:rPr>
              <w:rFonts w:ascii="Times New Roman"/>
              <w:color w:val="000000"/>
              <w:spacing w:val="8"/>
            </w:rPr>
          </w:rPrChange>
        </w:rPr>
        <w:t xml:space="preserve"> </w:t>
      </w:r>
      <w:r w:rsidR="00A96A35" w:rsidRPr="0027638C">
        <w:rPr>
          <w:sz w:val="24"/>
          <w:rPrChange w16du:dateUtc="2026-07-07T18:18:00Z" w:author="Author" w:date="2026-07-07T20:18:00Z" w:id="2240">
            <w:rPr>
              <w:rFonts w:ascii="Times New Roman"/>
              <w:color w:val="000000"/>
            </w:rPr>
          </w:rPrChange>
        </w:rPr>
        <w:t>ipsum</w:t>
      </w:r>
      <w:r w:rsidR="00A96A35" w:rsidRPr="0027638C">
        <w:rPr>
          <w:sz w:val="24"/>
          <w:rPrChange w16du:dateUtc="2026-07-07T18:18:00Z" w:author="Author" w:date="2026-07-07T20:18:00Z" w:id="2241">
            <w:rPr>
              <w:rFonts w:ascii="Times New Roman"/>
              <w:color w:val="000000"/>
              <w:spacing w:val="8"/>
            </w:rPr>
          </w:rPrChange>
        </w:rPr>
        <w:t xml:space="preserve"> </w:t>
      </w:r>
      <w:r w:rsidR="00A96A35" w:rsidRPr="0027638C">
        <w:rPr>
          <w:sz w:val="24"/>
          <w:rPrChange w16du:dateUtc="2026-07-07T18:18:00Z" w:author="Author" w:date="2026-07-07T20:18:00Z" w:id="2242">
            <w:rPr>
              <w:rFonts w:ascii="Times New Roman"/>
              <w:color w:val="000000"/>
            </w:rPr>
          </w:rPrChange>
        </w:rPr>
        <w:t>dolor</w:t>
      </w:r>
      <w:r w:rsidR="00A96A35" w:rsidRPr="0027638C">
        <w:rPr>
          <w:sz w:val="24"/>
          <w:rPrChange w16du:dateUtc="2026-07-07T18:18:00Z" w:author="Author" w:date="2026-07-07T20:18:00Z" w:id="2243">
            <w:rPr>
              <w:rFonts w:ascii="Times New Roman"/>
              <w:color w:val="000000"/>
              <w:spacing w:val="8"/>
            </w:rPr>
          </w:rPrChange>
        </w:rPr>
        <w:t xml:space="preserve"> </w:t>
      </w:r>
      <w:r w:rsidR="00A96A35" w:rsidRPr="0027638C">
        <w:rPr>
          <w:sz w:val="24"/>
          <w:rPrChange w16du:dateUtc="2026-07-07T18:18:00Z" w:author="Author" w:date="2026-07-07T20:18:00Z" w:id="2244">
            <w:rPr>
              <w:rFonts w:ascii="Times New Roman"/>
              <w:color w:val="000000"/>
            </w:rPr>
          </w:rPrChange>
        </w:rPr>
        <w:t>Sit</w:t>
      </w:r>
      <w:r w:rsidR="00A96A35" w:rsidRPr="0027638C">
        <w:rPr>
          <w:sz w:val="24"/>
          <w:rPrChange w16du:dateUtc="2026-07-07T18:18:00Z" w:author="Author" w:date="2026-07-07T20:18:00Z" w:id="2245">
            <w:rPr>
              <w:rFonts w:ascii="Times New Roman"/>
              <w:color w:val="000000"/>
              <w:spacing w:val="8"/>
            </w:rPr>
          </w:rPrChange>
        </w:rPr>
        <w:t xml:space="preserve"> </w:t>
      </w:r>
      <w:r w:rsidR="00A96A35" w:rsidRPr="0027638C">
        <w:rPr>
          <w:sz w:val="24"/>
          <w:rPrChange w16du:dateUtc="2026-07-07T18:18:00Z" w:author="Author" w:date="2026-07-07T20:18:00Z" w:id="2246">
            <w:rPr>
              <w:rFonts w:ascii="Times New Roman"/>
              <w:color w:val="000000"/>
            </w:rPr>
          </w:rPrChange>
        </w:rPr>
        <w:t>AMET,</w:t>
      </w:r>
      <w:r w:rsidR="00A96A35" w:rsidRPr="0027638C">
        <w:rPr>
          <w:sz w:val="24"/>
          <w:rPrChange w16du:dateUtc="2026-07-07T18:18:00Z" w:author="Author" w:date="2026-07-07T20:18:00Z" w:id="2247">
            <w:rPr>
              <w:rFonts w:ascii="Times New Roman"/>
              <w:color w:val="000000"/>
              <w:spacing w:val="8"/>
            </w:rPr>
          </w:rPrChange>
        </w:rPr>
        <w:t xml:space="preserve"> </w:t>
      </w:r>
      <w:r w:rsidR="00A96A35" w:rsidRPr="0027638C">
        <w:rPr>
          <w:sz w:val="24"/>
          <w:rPrChange w16du:dateUtc="2026-07-07T18:18:00Z" w:author="Author" w:date="2026-07-07T20:18:00Z" w:id="2248">
            <w:rPr>
              <w:rFonts w:ascii="Times New Roman"/>
              <w:color w:val="000000"/>
            </w:rPr>
          </w:rPrChange>
        </w:rPr>
        <w:t>consectetur</w:t>
      </w:r>
      <w:r w:rsidR="00A96A35" w:rsidRPr="0027638C">
        <w:rPr>
          <w:sz w:val="24"/>
          <w:rPrChange w16du:dateUtc="2026-07-07T18:18:00Z" w:author="Author" w:date="2026-07-07T20:18:00Z" w:id="2249">
            <w:rPr>
              <w:rFonts w:ascii="Times New Roman"/>
              <w:color w:val="000000"/>
              <w:spacing w:val="8"/>
            </w:rPr>
          </w:rPrChange>
        </w:rPr>
        <w:t xml:space="preserve"> </w:t>
      </w:r>
      <w:r w:rsidR="00A96A35" w:rsidRPr="0027638C">
        <w:rPr>
          <w:sz w:val="24"/>
          <w:rPrChange w16du:dateUtc="2026-07-07T18:18:00Z" w:author="Author" w:date="2026-07-07T20:18:00Z" w:id="2250">
            <w:rPr>
              <w:rFonts w:ascii="Times New Roman"/>
              <w:color w:val="000000"/>
            </w:rPr>
          </w:rPrChange>
        </w:rPr>
        <w:t>adipiscing</w:t>
      </w:r>
      <w:r w:rsidR="00A96A35" w:rsidRPr="0027638C">
        <w:rPr>
          <w:sz w:val="24"/>
          <w:rPrChange w16du:dateUtc="2026-07-07T18:18:00Z" w:author="Author" w:date="2026-07-07T20:18:00Z" w:id="2251">
            <w:rPr>
              <w:rFonts w:ascii="Times New Roman"/>
              <w:color w:val="000000"/>
              <w:spacing w:val="8"/>
            </w:rPr>
          </w:rPrChange>
        </w:rPr>
        <w:t xml:space="preserve"> </w:t>
      </w:r>
      <w:r w:rsidR="00A96A35" w:rsidRPr="0027638C">
        <w:rPr>
          <w:sz w:val="24"/>
          <w:rPrChange w16du:dateUtc="2026-07-07T18:18:00Z" w:author="Author" w:date="2026-07-07T20:18:00Z" w:id="2252">
            <w:rPr>
              <w:rFonts w:ascii="Times New Roman"/>
              <w:color w:val="000000"/>
            </w:rPr>
          </w:rPrChange>
        </w:rPr>
        <w:t>elit</w:t>
      </w:r>
      <w:r w:rsidR="00A96A35" w:rsidRPr="0027638C">
        <w:rPr>
          <w:sz w:val="24"/>
          <w:rPrChange w16du:dateUtc="2026-07-07T18:18:00Z" w:author="Author" w:date="2026-07-07T20:18:00Z" w:id="2253">
            <w:rPr>
              <w:rFonts w:ascii="Times New Roman"/>
              <w:color w:val="000000"/>
              <w:spacing w:val="8"/>
            </w:rPr>
          </w:rPrChange>
        </w:rPr>
        <w:t xml:space="preserve"> </w:t>
      </w:r>
      <w:r w:rsidR="00A96A35" w:rsidRPr="0027638C">
        <w:rPr>
          <w:sz w:val="24"/>
          <w:rPrChange w16du:dateUtc="2026-07-07T18:18:00Z" w:author="Author" w:date="2026-07-07T20:18:00Z" w:id="2254">
            <w:rPr>
              <w:rFonts w:ascii="Times New Roman"/>
              <w:color w:val="000000"/>
            </w:rPr>
          </w:rPrChange>
        </w:rPr>
        <w:t>sed</w:t>
      </w:r>
      <w:r w:rsidR="00A96A35" w:rsidRPr="0027638C">
        <w:rPr>
          <w:sz w:val="24"/>
          <w:rPrChange w16du:dateUtc="2026-07-07T18:18:00Z" w:author="Author" w:date="2026-07-07T20:18:00Z" w:id="2255">
            <w:rPr>
              <w:rFonts w:ascii="Times New Roman"/>
              <w:color w:val="000000"/>
              <w:spacing w:val="8"/>
            </w:rPr>
          </w:rPrChange>
        </w:rPr>
        <w:t xml:space="preserve"> </w:t>
      </w:r>
      <w:r w:rsidR="00A96A35" w:rsidRPr="0027638C">
        <w:rPr>
          <w:sz w:val="24"/>
          <w:rPrChange w16du:dateUtc="2026-07-07T18:18:00Z" w:author="Author" w:date="2026-07-07T20:18:00Z" w:id="2256">
            <w:rPr>
              <w:rFonts w:ascii="Times New Roman"/>
              <w:color w:val="000000"/>
            </w:rPr>
          </w:rPrChange>
        </w:rPr>
        <w:t>do</w:t>
      </w:r>
    </w:p>
    <w:p w14:paraId="04024CA0" w14:textId="77777777" w:rsidR="008166CF" w:rsidRDefault="008166CF">
      <w:pPr>
        <w:spacing w:line="0" w:lineRule="atLeast"/>
        <w:rPr>
          <w:del w16du:dateUtc="2026-07-07T18:18:00Z" w:author="Author" w:date="2026-07-07T20:18:00Z" w:id="2257"/>
          <w:rFonts w:ascii="Arial"/>
          <w:color w:val="FF0000"/>
          <w:sz w:val="2"/>
        </w:rPr>
      </w:pPr>
    </w:p>
    <w:p w14:paraId="0276B5BB" w14:textId="77777777" w:rsidR="008166CF" w:rsidRDefault="00000000">
      <w:pPr>
        <w:spacing w:line="0" w:lineRule="atLeast"/>
        <w:rPr>
          <w:del w16du:dateUtc="2026-07-07T18:18:00Z" w:author="Author" w:date="2026-07-07T20:18:00Z" w:id="2258"/>
          <w:rFonts w:ascii="Arial"/>
          <w:color w:val="FF0000"/>
          <w:sz w:val="2"/>
        </w:rPr>
      </w:pPr>
      <w:del w16du:dateUtc="2026-07-07T18:18:00Z" w:author="Author" w:date="2026-07-07T20:18:00Z" w:id="2259">
        <w:r>
          <w:rPr>
            <w:rFonts w:ascii="Arial"/>
            <w:color w:val="FF0000"/>
            <w:sz w:val="2"/>
          </w:rPr>
          <w:cr/>
        </w:r>
        <w:r>
          <w:rPr>
            <w:rFonts w:ascii="Arial"/>
            <w:color w:val="FF0000"/>
            <w:sz w:val="2"/>
          </w:rPr>
          <w:br w:type="page"/>
        </w:r>
      </w:del>
    </w:p>
    <w:p w14:paraId="035618CD" w14:textId="77777777" w:rsidR="008166CF" w:rsidRDefault="008166CF">
      <w:pPr>
        <w:pStyle w:val="NoList1"/>
        <w:rPr>
          <w:del w16du:dateUtc="2026-07-07T18:18:00Z" w:author="Author" w:date="2026-07-07T20:18:00Z" w:id="2260"/>
        </w:rPr>
        <w:sectPr w:rsidR="008166CF">
          <w:pgSz w:h="15840" w:w="12240"/>
          <w:pgMar w:bottom="0" w:footer="720" w:gutter="0" w:header="720" w:left="1440" w:right="100" w:top="713"/>
          <w:pgNumType w:start="1"/>
          <w:cols w:space="720"/>
          <w:docGrid w:linePitch="1"/>
        </w:sectPr>
      </w:pPr>
    </w:p>
    <w:p w14:paraId="03E65865" w14:textId="77777777" w:rsidR="008166CF" w:rsidRDefault="008166CF">
      <w:pPr>
        <w:spacing w:line="0" w:lineRule="atLeast"/>
        <w:rPr>
          <w:del w16du:dateUtc="2026-07-07T18:18:00Z" w:author="Author" w:date="2026-07-07T20:18:00Z" w:id="2261"/>
          <w:rFonts w:ascii="Arial"/>
          <w:color w:val="FF0000"/>
          <w:sz w:val="2"/>
        </w:rPr>
      </w:pPr>
    </w:p>
    <w:p w14:paraId="02943569" w14:textId="77777777" w:rsidR="008166CF" w:rsidRDefault="00CE63A4">
      <w:pPr>
        <w:spacing w:line="276" w:lineRule="exact"/>
        <w:ind w:left="3900"/>
        <w:rPr>
          <w:del w16du:dateUtc="2026-07-07T18:18:00Z" w:author="Author" w:date="2026-07-07T20:18:00Z" w:id="2262"/>
          <w:color w:val="000000"/>
          <w:sz w:val="24"/>
        </w:rPr>
      </w:pPr>
      <w:bookmarkStart w:id="2263" w:name="br4"/>
      <w:bookmarkEnd w:id="2263"/>
      <w:del w16du:dateUtc="2026-07-07T18:18:00Z" w:author="Author" w:date="2026-07-07T20:18:00Z" w:id="2264">
        <w:r>
          <w:rPr>
            <w:rFonts w:asciiTheme="minorHAnsi"/>
            <w:noProof/>
          </w:rPr>
          <w:pict w14:anchorId="7A4DF185">
            <v:shape alt="" id="_x00002" style="position:absolute;left:0;text-align:left;margin-left:-1pt;margin-top:-1pt;width:3pt;height:3pt;z-index:-251653120;mso-wrap-edited:f;mso-width-percent:0;mso-height-percent:0;mso-position-horizontal:absolute;mso-position-horizontal-relative:page;mso-position-vertical:absolute;mso-position-vertical-relative:page;mso-width-percent:0;mso-height-percent:0" type="#_x0000_t75" o:spid="_x0000_s2074">
              <v:imagedata r:id="rId11"/>
              <w10:wrap anchorx="page" anchory="page"/>
            </v:shape>
          </w:pict>
        </w:r>
        <w:r w:rsidR="00000000">
          <w:rPr>
            <w:color w:val="000000"/>
            <w:sz w:val="24"/>
          </w:rPr>
          <w:delText>4</w:delText>
        </w:r>
      </w:del>
    </w:p>
    <w:p w14:paraId="584D9161" w14:textId="6DB06E67" w:rsidP="00E0054E" w:rsidR="009609E8" w:rsidRDefault="00A4209A" w:rsidRPr="0027638C">
      <w:pPr>
        <w:pStyle w:val="ListParagraph"/>
        <w:numPr>
          <w:ilvl w:val="1"/>
          <w:numId w:val="5"/>
        </w:numPr>
        <w:tabs>
          <w:tab w:pos="1438" w:val="left"/>
          <w:tab w:pos="1440" w:val="left"/>
        </w:tabs>
        <w:spacing w:before="84"/>
        <w:ind w:right="356"/>
        <w:rPr>
          <w:sz w:val="24"/>
          <w:rPrChange w16du:dateUtc="2026-07-07T18:18:00Z" w:author="Author" w:date="2026-07-07T20:18:00Z" w:id="2265">
            <w:rPr>
              <w:rFonts w:ascii="Times New Roman"/>
              <w:color w:val="000000"/>
            </w:rPr>
          </w:rPrChange>
        </w:rPr>
        <w:pPrChange w16du:dateUtc="2026-07-07T18:18:00Z" w:author="Author" w:date="2026-07-07T20:18:00Z" w:id="2266">
          <w:pPr>
            <w:spacing w:after="0" w:before="463" w:line="253" w:lineRule="exact"/>
            <w:ind w:left="720"/>
            <w:jc w:val="left"/>
          </w:pPr>
        </w:pPrChange>
      </w:pPr>
      <w:ins w16du:dateUtc="2026-07-07T18:18:00Z" w:author="Author" w:date="2026-07-07T20:18:00Z" w:id="2267">
        <w:r w:rsidRPr="0027638C">
          <w:rPr>
            <w:sz w:val="24"/>
            <w:szCs w:val="24"/>
          </w:rPr>
          <w:t xml:space="preserve"> </w:t>
        </w:r>
      </w:ins>
      <w:r w:rsidR="00A96A35" w:rsidRPr="0027638C">
        <w:rPr>
          <w:sz w:val="24"/>
          <w:rPrChange w16du:dateUtc="2026-07-07T18:18:00Z" w:author="Author" w:date="2026-07-07T20:18:00Z" w:id="2268">
            <w:rPr>
              <w:rFonts w:ascii="Times New Roman"/>
              <w:color w:val="000000"/>
            </w:rPr>
          </w:rPrChange>
        </w:rPr>
        <w:t>Eiusmod,</w:t>
      </w:r>
      <w:r w:rsidR="00A96A35" w:rsidRPr="0027638C">
        <w:rPr>
          <w:spacing w:val="-12"/>
          <w:sz w:val="24"/>
          <w:rPrChange w16du:dateUtc="2026-07-07T18:18:00Z" w:author="Author" w:date="2026-07-07T20:18:00Z" w:id="2269">
            <w:rPr>
              <w:rFonts w:ascii="Times New Roman"/>
              <w:color w:val="000000"/>
              <w:spacing w:val="-8"/>
            </w:rPr>
          </w:rPrChange>
        </w:rPr>
        <w:t xml:space="preserve"> </w:t>
      </w:r>
      <w:r w:rsidR="00A96A35" w:rsidRPr="0027638C">
        <w:rPr>
          <w:sz w:val="24"/>
          <w:rPrChange w16du:dateUtc="2026-07-07T18:18:00Z" w:author="Author" w:date="2026-07-07T20:18:00Z" w:id="2270">
            <w:rPr>
              <w:rFonts w:ascii="Times New Roman"/>
              <w:color w:val="000000"/>
            </w:rPr>
          </w:rPrChange>
        </w:rPr>
        <w:t>Tempor</w:t>
      </w:r>
      <w:r w:rsidR="00A96A35" w:rsidRPr="0027638C">
        <w:rPr>
          <w:spacing w:val="-12"/>
          <w:sz w:val="24"/>
          <w:rPrChange w16du:dateUtc="2026-07-07T18:18:00Z" w:author="Author" w:date="2026-07-07T20:18:00Z" w:id="2271">
            <w:rPr>
              <w:rFonts w:ascii="Times New Roman"/>
              <w:color w:val="000000"/>
              <w:spacing w:val="-8"/>
            </w:rPr>
          </w:rPrChange>
        </w:rPr>
        <w:t xml:space="preserve"> </w:t>
      </w:r>
      <w:r w:rsidR="00A96A35" w:rsidRPr="0027638C">
        <w:rPr>
          <w:sz w:val="24"/>
          <w:rPrChange w16du:dateUtc="2026-07-07T18:18:00Z" w:author="Author" w:date="2026-07-07T20:18:00Z" w:id="2272">
            <w:rPr>
              <w:rFonts w:ascii="Times New Roman"/>
              <w:color w:val="000000"/>
            </w:rPr>
          </w:rPrChange>
        </w:rPr>
        <w:t>Incididunt</w:t>
      </w:r>
      <w:ins w16du:dateUtc="2026-07-07T18:18:00Z" w:author="Author" w:date="2026-07-07T20:18:00Z" w:id="2273">
        <w:r w:rsidR="00A96A35" w:rsidRPr="0027638C">
          <w:rPr>
            <w:spacing w:val="-12"/>
            <w:sz w:val="24"/>
            <w:szCs w:val="24"/>
          </w:rPr>
          <w:t>,</w:t>
        </w:r>
      </w:ins>
      <w:r w:rsidR="00A96A35" w:rsidRPr="0027638C">
        <w:rPr>
          <w:spacing w:val="-12"/>
          <w:sz w:val="24"/>
          <w:rPrChange w16du:dateUtc="2026-07-07T18:18:00Z" w:author="Author" w:date="2026-07-07T20:18:00Z" w:id="2274">
            <w:rPr>
              <w:rFonts w:ascii="Times New Roman"/>
              <w:color w:val="000000"/>
              <w:spacing w:val="-8"/>
            </w:rPr>
          </w:rPrChange>
        </w:rPr>
        <w:t xml:space="preserve"> </w:t>
      </w:r>
      <w:r w:rsidR="00A96A35" w:rsidRPr="0027638C">
        <w:rPr>
          <w:sz w:val="24"/>
          <w:rPrChange w16du:dateUtc="2026-07-07T18:18:00Z" w:author="Author" w:date="2026-07-07T20:18:00Z" w:id="2275">
            <w:rPr>
              <w:rFonts w:ascii="Times New Roman"/>
              <w:color w:val="000000"/>
            </w:rPr>
          </w:rPrChange>
        </w:rPr>
        <w:t>ut</w:t>
      </w:r>
      <w:r w:rsidR="00A96A35" w:rsidRPr="0027638C">
        <w:rPr>
          <w:spacing w:val="-12"/>
          <w:sz w:val="24"/>
          <w:rPrChange w16du:dateUtc="2026-07-07T18:18:00Z" w:author="Author" w:date="2026-07-07T20:18:00Z" w:id="2276">
            <w:rPr>
              <w:rFonts w:ascii="Times New Roman"/>
              <w:color w:val="000000"/>
              <w:spacing w:val="-8"/>
            </w:rPr>
          </w:rPrChange>
        </w:rPr>
        <w:t xml:space="preserve"> </w:t>
      </w:r>
      <w:r w:rsidR="00A96A35" w:rsidRPr="0027638C">
        <w:rPr>
          <w:sz w:val="24"/>
          <w:rPrChange w16du:dateUtc="2026-07-07T18:18:00Z" w:author="Author" w:date="2026-07-07T20:18:00Z" w:id="2277">
            <w:rPr>
              <w:rFonts w:ascii="Times New Roman"/>
              <w:color w:val="000000"/>
            </w:rPr>
          </w:rPrChange>
        </w:rPr>
        <w:t>Labore</w:t>
      </w:r>
      <w:r w:rsidR="00A96A35" w:rsidRPr="0027638C">
        <w:rPr>
          <w:spacing w:val="-12"/>
          <w:sz w:val="24"/>
          <w:rPrChange w16du:dateUtc="2026-07-07T18:18:00Z" w:author="Author" w:date="2026-07-07T20:18:00Z" w:id="2278">
            <w:rPr>
              <w:rFonts w:ascii="Times New Roman"/>
              <w:color w:val="000000"/>
              <w:spacing w:val="-8"/>
            </w:rPr>
          </w:rPrChange>
        </w:rPr>
        <w:t xml:space="preserve"> </w:t>
      </w:r>
      <w:r w:rsidR="00A96A35" w:rsidRPr="0027638C">
        <w:rPr>
          <w:sz w:val="24"/>
          <w:rPrChange w16du:dateUtc="2026-07-07T18:18:00Z" w:author="Author" w:date="2026-07-07T20:18:00Z" w:id="2279">
            <w:rPr>
              <w:rFonts w:ascii="Times New Roman"/>
              <w:color w:val="000000"/>
            </w:rPr>
          </w:rPrChange>
        </w:rPr>
        <w:t>Et.</w:t>
      </w:r>
      <w:r w:rsidR="00A96A35" w:rsidRPr="0027638C">
        <w:rPr>
          <w:spacing w:val="33"/>
          <w:sz w:val="24"/>
          <w:rPrChange w16du:dateUtc="2026-07-07T18:18:00Z" w:author="Author" w:date="2026-07-07T20:18:00Z" w:id="2280">
            <w:rPr>
              <w:rFonts w:ascii="Times New Roman"/>
              <w:color w:val="000000"/>
              <w:spacing w:val="39"/>
            </w:rPr>
          </w:rPrChange>
        </w:rPr>
        <w:t xml:space="preserve"> </w:t>
      </w:r>
      <w:r w:rsidR="00A96A35" w:rsidRPr="0027638C">
        <w:rPr>
          <w:sz w:val="24"/>
          <w:rPrChange w16du:dateUtc="2026-07-07T18:18:00Z" w:author="Author" w:date="2026-07-07T20:18:00Z" w:id="2281">
            <w:rPr>
              <w:rFonts w:ascii="Times New Roman"/>
              <w:color w:val="000000"/>
            </w:rPr>
          </w:rPrChange>
        </w:rPr>
        <w:t>Dolore</w:t>
      </w:r>
      <w:r w:rsidR="00A96A35" w:rsidRPr="0027638C">
        <w:rPr>
          <w:spacing w:val="-12"/>
          <w:sz w:val="24"/>
          <w:rPrChange w16du:dateUtc="2026-07-07T18:18:00Z" w:author="Author" w:date="2026-07-07T20:18:00Z" w:id="2282">
            <w:rPr>
              <w:rFonts w:ascii="Times New Roman"/>
              <w:color w:val="000000"/>
              <w:spacing w:val="-8"/>
            </w:rPr>
          </w:rPrChange>
        </w:rPr>
        <w:t xml:space="preserve"> </w:t>
      </w:r>
      <w:r w:rsidR="00A96A35" w:rsidRPr="0027638C">
        <w:rPr>
          <w:sz w:val="24"/>
          <w:rPrChange w16du:dateUtc="2026-07-07T18:18:00Z" w:author="Author" w:date="2026-07-07T20:18:00Z" w:id="2283">
            <w:rPr>
              <w:rFonts w:ascii="Times New Roman"/>
              <w:color w:val="000000"/>
            </w:rPr>
          </w:rPrChange>
        </w:rPr>
        <w:t>magna</w:t>
      </w:r>
      <w:r w:rsidR="00A96A35" w:rsidRPr="0027638C">
        <w:rPr>
          <w:spacing w:val="-12"/>
          <w:sz w:val="24"/>
          <w:rPrChange w16du:dateUtc="2026-07-07T18:18:00Z" w:author="Author" w:date="2026-07-07T20:18:00Z" w:id="2284">
            <w:rPr>
              <w:rFonts w:ascii="Times New Roman"/>
              <w:color w:val="000000"/>
              <w:spacing w:val="-8"/>
            </w:rPr>
          </w:rPrChange>
        </w:rPr>
        <w:t xml:space="preserve"> </w:t>
      </w:r>
      <w:r w:rsidR="00A96A35" w:rsidRPr="0027638C">
        <w:rPr>
          <w:sz w:val="24"/>
          <w:rPrChange w16du:dateUtc="2026-07-07T18:18:00Z" w:author="Author" w:date="2026-07-07T20:18:00Z" w:id="2285">
            <w:rPr>
              <w:rFonts w:ascii="Times New Roman"/>
              <w:color w:val="000000"/>
            </w:rPr>
          </w:rPrChange>
        </w:rPr>
        <w:t>Aliqua</w:t>
      </w:r>
      <w:r w:rsidR="00A96A35" w:rsidRPr="0027638C">
        <w:rPr>
          <w:spacing w:val="-12"/>
          <w:sz w:val="24"/>
          <w:rPrChange w16du:dateUtc="2026-07-07T18:18:00Z" w:author="Author" w:date="2026-07-07T20:18:00Z" w:id="2286">
            <w:rPr>
              <w:rFonts w:ascii="Times New Roman"/>
              <w:color w:val="000000"/>
              <w:spacing w:val="-8"/>
            </w:rPr>
          </w:rPrChange>
        </w:rPr>
        <w:t xml:space="preserve"> </w:t>
      </w:r>
      <w:r w:rsidR="00A96A35" w:rsidRPr="0027638C">
        <w:rPr>
          <w:sz w:val="24"/>
          <w:rPrChange w16du:dateUtc="2026-07-07T18:18:00Z" w:author="Author" w:date="2026-07-07T20:18:00Z" w:id="2287">
            <w:rPr>
              <w:rFonts w:ascii="Times New Roman"/>
              <w:color w:val="000000"/>
            </w:rPr>
          </w:rPrChange>
        </w:rPr>
        <w:t>lorem</w:t>
      </w:r>
      <w:r w:rsidR="00A96A35" w:rsidRPr="0027638C">
        <w:rPr>
          <w:spacing w:val="-12"/>
          <w:sz w:val="24"/>
          <w:rPrChange w16du:dateUtc="2026-07-07T18:18:00Z" w:author="Author" w:date="2026-07-07T20:18:00Z" w:id="2288">
            <w:rPr>
              <w:rFonts w:ascii="Times New Roman"/>
              <w:color w:val="000000"/>
              <w:spacing w:val="-8"/>
            </w:rPr>
          </w:rPrChange>
        </w:rPr>
        <w:t xml:space="preserve"> </w:t>
      </w:r>
      <w:r w:rsidR="00A96A35" w:rsidRPr="0027638C">
        <w:rPr>
          <w:sz w:val="24"/>
          <w:rPrChange w16du:dateUtc="2026-07-07T18:18:00Z" w:author="Author" w:date="2026-07-07T20:18:00Z" w:id="2289">
            <w:rPr>
              <w:rFonts w:ascii="Times New Roman"/>
              <w:color w:val="000000"/>
            </w:rPr>
          </w:rPrChange>
        </w:rPr>
        <w:t>ipsum,</w:t>
      </w:r>
      <w:r w:rsidR="00A96A35" w:rsidRPr="0027638C">
        <w:rPr>
          <w:spacing w:val="-12"/>
          <w:sz w:val="24"/>
          <w:rPrChange w16du:dateUtc="2026-07-07T18:18:00Z" w:author="Author" w:date="2026-07-07T20:18:00Z" w:id="2290">
            <w:rPr>
              <w:rFonts w:ascii="Times New Roman"/>
              <w:color w:val="000000"/>
              <w:spacing w:val="-8"/>
            </w:rPr>
          </w:rPrChange>
        </w:rPr>
        <w:t xml:space="preserve"> </w:t>
      </w:r>
      <w:r w:rsidR="00A96A35" w:rsidRPr="0027638C">
        <w:rPr>
          <w:sz w:val="24"/>
          <w:rPrChange w16du:dateUtc="2026-07-07T18:18:00Z" w:author="Author" w:date="2026-07-07T20:18:00Z" w:id="2291">
            <w:rPr>
              <w:rFonts w:ascii="Times New Roman" w:hAnsi="Times New Roman"/>
              <w:color w:val="000000"/>
            </w:rPr>
          </w:rPrChange>
        </w:rPr>
        <w:t>dolor,</w:t>
      </w:r>
      <w:del w16du:dateUtc="2026-07-07T18:18:00Z" w:author="Author" w:date="2026-07-07T20:18:00Z" w:id="2292">
        <w:r w:rsidR="00000000">
          <w:rPr>
            <w:color w:val="000000"/>
          </w:rPr>
          <w:cr/>
        </w:r>
      </w:del>
      <w:ins w16du:dateUtc="2026-07-07T18:18:00Z" w:author="Author" w:date="2026-07-07T20:18:00Z" w:id="2293">
        <w:r w:rsidR="00A96A35" w:rsidRPr="0027638C">
          <w:rPr>
            <w:sz w:val="24"/>
            <w:szCs w:val="24"/>
          </w:rPr>
          <w:t xml:space="preserve"> </w:t>
        </w:r>
      </w:ins>
      <w:r w:rsidR="00A96A35" w:rsidRPr="0027638C">
        <w:rPr>
          <w:sz w:val="24"/>
          <w:rPrChange w16du:dateUtc="2026-07-07T18:18:00Z" w:author="Author" w:date="2026-07-07T20:18:00Z" w:id="2294">
            <w:rPr>
              <w:rFonts w:ascii="Times New Roman"/>
              <w:color w:val="000000"/>
            </w:rPr>
          </w:rPrChange>
        </w:rPr>
        <w:t>sit-amet,</w:t>
      </w:r>
      <w:r w:rsidR="00A96A35" w:rsidRPr="0027638C">
        <w:rPr>
          <w:sz w:val="24"/>
          <w:rPrChange w16du:dateUtc="2026-07-07T18:18:00Z" w:author="Author" w:date="2026-07-07T20:18:00Z" w:id="2295">
            <w:rPr>
              <w:rFonts w:ascii="Times New Roman"/>
              <w:color w:val="000000"/>
              <w:spacing w:val="54"/>
            </w:rPr>
          </w:rPrChange>
        </w:rPr>
        <w:t xml:space="preserve"> </w:t>
      </w:r>
      <w:r w:rsidR="00A96A35" w:rsidRPr="0027638C">
        <w:rPr>
          <w:sz w:val="24"/>
          <w:rPrChange w16du:dateUtc="2026-07-07T18:18:00Z" w:author="Author" w:date="2026-07-07T20:18:00Z" w:id="2296">
            <w:rPr>
              <w:rFonts w:ascii="Times New Roman"/>
              <w:color w:val="000000"/>
            </w:rPr>
          </w:rPrChange>
        </w:rPr>
        <w:t>consectetur-adipiscing</w:t>
      </w:r>
      <w:r w:rsidR="00A96A35" w:rsidRPr="0027638C">
        <w:rPr>
          <w:sz w:val="24"/>
          <w:rPrChange w16du:dateUtc="2026-07-07T18:18:00Z" w:author="Author" w:date="2026-07-07T20:18:00Z" w:id="2297">
            <w:rPr>
              <w:rFonts w:ascii="Times New Roman"/>
              <w:color w:val="000000"/>
              <w:spacing w:val="54"/>
            </w:rPr>
          </w:rPrChange>
        </w:rPr>
        <w:t xml:space="preserve"> </w:t>
      </w:r>
      <w:r w:rsidR="00A96A35" w:rsidRPr="0027638C">
        <w:rPr>
          <w:sz w:val="24"/>
          <w:rPrChange w16du:dateUtc="2026-07-07T18:18:00Z" w:author="Author" w:date="2026-07-07T20:18:00Z" w:id="2298">
            <w:rPr>
              <w:rFonts w:ascii="Times New Roman"/>
              <w:color w:val="000000"/>
            </w:rPr>
          </w:rPrChange>
        </w:rPr>
        <w:t>(elit</w:t>
      </w:r>
      <w:r w:rsidR="00A96A35" w:rsidRPr="0027638C">
        <w:rPr>
          <w:sz w:val="24"/>
          <w:rPrChange w16du:dateUtc="2026-07-07T18:18:00Z" w:author="Author" w:date="2026-07-07T20:18:00Z" w:id="2299">
            <w:rPr>
              <w:rFonts w:ascii="Times New Roman"/>
              <w:color w:val="000000"/>
              <w:spacing w:val="54"/>
            </w:rPr>
          </w:rPrChange>
        </w:rPr>
        <w:t xml:space="preserve"> </w:t>
      </w:r>
      <w:r w:rsidR="00A96A35" w:rsidRPr="0027638C">
        <w:rPr>
          <w:sz w:val="24"/>
          <w:rPrChange w16du:dateUtc="2026-07-07T18:18:00Z" w:author="Author" w:date="2026-07-07T20:18:00Z" w:id="2300">
            <w:rPr>
              <w:rFonts w:ascii="Times New Roman"/>
              <w:color w:val="000000"/>
            </w:rPr>
          </w:rPrChange>
        </w:rPr>
        <w:t>sed</w:t>
      </w:r>
      <w:r w:rsidR="00A96A35" w:rsidRPr="0027638C">
        <w:rPr>
          <w:sz w:val="24"/>
          <w:rPrChange w16du:dateUtc="2026-07-07T18:18:00Z" w:author="Author" w:date="2026-07-07T20:18:00Z" w:id="2301">
            <w:rPr>
              <w:rFonts w:ascii="Times New Roman"/>
              <w:color w:val="000000"/>
              <w:spacing w:val="54"/>
            </w:rPr>
          </w:rPrChange>
        </w:rPr>
        <w:t xml:space="preserve"> </w:t>
      </w:r>
      <w:r w:rsidR="00A96A35" w:rsidRPr="0027638C">
        <w:rPr>
          <w:sz w:val="24"/>
          <w:rPrChange w16du:dateUtc="2026-07-07T18:18:00Z" w:author="Author" w:date="2026-07-07T20:18:00Z" w:id="2302">
            <w:rPr>
              <w:rFonts w:ascii="Times New Roman"/>
              <w:color w:val="000000"/>
            </w:rPr>
          </w:rPrChange>
        </w:rPr>
        <w:t>Do</w:t>
      </w:r>
      <w:r w:rsidR="00A96A35" w:rsidRPr="0027638C">
        <w:rPr>
          <w:sz w:val="24"/>
          <w:rPrChange w16du:dateUtc="2026-07-07T18:18:00Z" w:author="Author" w:date="2026-07-07T20:18:00Z" w:id="2303">
            <w:rPr>
              <w:rFonts w:ascii="Times New Roman"/>
              <w:color w:val="000000"/>
              <w:spacing w:val="54"/>
            </w:rPr>
          </w:rPrChange>
        </w:rPr>
        <w:t xml:space="preserve"> </w:t>
      </w:r>
      <w:r w:rsidR="00A96A35" w:rsidRPr="0027638C">
        <w:rPr>
          <w:sz w:val="24"/>
          <w:rPrChange w16du:dateUtc="2026-07-07T18:18:00Z" w:author="Author" w:date="2026-07-07T20:18:00Z" w:id="2304">
            <w:rPr>
              <w:rFonts w:ascii="Times New Roman"/>
              <w:color w:val="000000"/>
            </w:rPr>
          </w:rPrChange>
        </w:rPr>
        <w:t>Eiusmod</w:t>
      </w:r>
      <w:r w:rsidR="00A96A35" w:rsidRPr="0027638C">
        <w:rPr>
          <w:sz w:val="24"/>
          <w:rPrChange w16du:dateUtc="2026-07-07T18:18:00Z" w:author="Author" w:date="2026-07-07T20:18:00Z" w:id="2305">
            <w:rPr>
              <w:rFonts w:ascii="Times New Roman"/>
              <w:color w:val="000000"/>
              <w:spacing w:val="54"/>
            </w:rPr>
          </w:rPrChange>
        </w:rPr>
        <w:t xml:space="preserve"> </w:t>
      </w:r>
      <w:r w:rsidR="00A96A35" w:rsidRPr="0027638C">
        <w:rPr>
          <w:sz w:val="24"/>
          <w:rPrChange w16du:dateUtc="2026-07-07T18:18:00Z" w:author="Author" w:date="2026-07-07T20:18:00Z" w:id="2306">
            <w:rPr>
              <w:rFonts w:ascii="Times New Roman"/>
              <w:color w:val="000000"/>
            </w:rPr>
          </w:rPrChange>
        </w:rPr>
        <w:t>tempor</w:t>
      </w:r>
      <w:r w:rsidR="00A96A35" w:rsidRPr="0027638C">
        <w:rPr>
          <w:sz w:val="24"/>
          <w:rPrChange w16du:dateUtc="2026-07-07T18:18:00Z" w:author="Author" w:date="2026-07-07T20:18:00Z" w:id="2307">
            <w:rPr>
              <w:rFonts w:ascii="Times New Roman"/>
              <w:color w:val="000000"/>
              <w:spacing w:val="54"/>
            </w:rPr>
          </w:rPrChange>
        </w:rPr>
        <w:t xml:space="preserve"> </w:t>
      </w:r>
      <w:r w:rsidR="00A96A35" w:rsidRPr="0027638C">
        <w:rPr>
          <w:sz w:val="24"/>
          <w:rPrChange w16du:dateUtc="2026-07-07T18:18:00Z" w:author="Author" w:date="2026-07-07T20:18:00Z" w:id="2308">
            <w:rPr>
              <w:rFonts w:ascii="Times New Roman"/>
              <w:color w:val="000000"/>
            </w:rPr>
          </w:rPrChange>
        </w:rPr>
        <w:t>Incididunt</w:t>
      </w:r>
      <w:r w:rsidR="00A96A35" w:rsidRPr="0027638C">
        <w:rPr>
          <w:sz w:val="24"/>
          <w:rPrChange w16du:dateUtc="2026-07-07T18:18:00Z" w:author="Author" w:date="2026-07-07T20:18:00Z" w:id="2309">
            <w:rPr>
              <w:rFonts w:ascii="Times New Roman"/>
              <w:color w:val="000000"/>
              <w:spacing w:val="54"/>
            </w:rPr>
          </w:rPrChange>
        </w:rPr>
        <w:t xml:space="preserve"> </w:t>
      </w:r>
      <w:r w:rsidR="00A96A35" w:rsidRPr="0027638C">
        <w:rPr>
          <w:sz w:val="24"/>
          <w:rPrChange w16du:dateUtc="2026-07-07T18:18:00Z" w:author="Author" w:date="2026-07-07T20:18:00Z" w:id="2310">
            <w:rPr>
              <w:rFonts w:ascii="Times New Roman"/>
              <w:color w:val="000000"/>
            </w:rPr>
          </w:rPrChange>
        </w:rPr>
        <w:t>Ut),</w:t>
      </w:r>
      <w:r w:rsidR="00A96A35" w:rsidRPr="0027638C">
        <w:rPr>
          <w:sz w:val="24"/>
          <w:rPrChange w16du:dateUtc="2026-07-07T18:18:00Z" w:author="Author" w:date="2026-07-07T20:18:00Z" w:id="2311">
            <w:rPr>
              <w:rFonts w:ascii="Times New Roman"/>
              <w:color w:val="000000"/>
              <w:spacing w:val="54"/>
            </w:rPr>
          </w:rPrChange>
        </w:rPr>
        <w:t xml:space="preserve"> </w:t>
      </w:r>
      <w:r w:rsidR="00A96A35" w:rsidRPr="0027638C">
        <w:rPr>
          <w:sz w:val="24"/>
          <w:rPrChange w16du:dateUtc="2026-07-07T18:18:00Z" w:author="Author" w:date="2026-07-07T20:18:00Z" w:id="2312">
            <w:rPr>
              <w:rFonts w:ascii="Times New Roman" w:hAnsi="Times New Roman"/>
              <w:color w:val="000000"/>
              <w:spacing w:val="1"/>
            </w:rPr>
          </w:rPrChange>
        </w:rPr>
        <w:t>labore-</w:t>
      </w:r>
      <w:del w16du:dateUtc="2026-07-07T18:18:00Z" w:author="Author" w:date="2026-07-07T20:18:00Z" w:id="2313">
        <w:r w:rsidR="00000000">
          <w:rPr>
            <w:color w:val="000000"/>
            <w:spacing w:val="1"/>
          </w:rPr>
          <w:cr/>
        </w:r>
      </w:del>
      <w:r w:rsidR="00A96A35" w:rsidRPr="0027638C">
        <w:rPr>
          <w:sz w:val="24"/>
          <w:rPrChange w16du:dateUtc="2026-07-07T18:18:00Z" w:author="Author" w:date="2026-07-07T20:18:00Z" w:id="2314">
            <w:rPr>
              <w:rFonts w:ascii="Times New Roman"/>
              <w:color w:val="000000"/>
            </w:rPr>
          </w:rPrChange>
        </w:rPr>
        <w:t>et</w:t>
      </w:r>
      <w:r w:rsidR="00A96A35" w:rsidRPr="0027638C">
        <w:rPr>
          <w:spacing w:val="-4"/>
          <w:sz w:val="24"/>
          <w:rPrChange w16du:dateUtc="2026-07-07T18:18:00Z" w:author="Author" w:date="2026-07-07T20:18:00Z" w:id="2315">
            <w:rPr>
              <w:rFonts w:ascii="Times New Roman"/>
              <w:color w:val="000000"/>
              <w:spacing w:val="-1"/>
            </w:rPr>
          </w:rPrChange>
        </w:rPr>
        <w:t xml:space="preserve"> </w:t>
      </w:r>
      <w:r w:rsidR="00A96A35" w:rsidRPr="0027638C">
        <w:rPr>
          <w:sz w:val="24"/>
          <w:rPrChange w16du:dateUtc="2026-07-07T18:18:00Z" w:author="Author" w:date="2026-07-07T20:18:00Z" w:id="2316">
            <w:rPr>
              <w:rFonts w:ascii="Times New Roman"/>
              <w:color w:val="000000"/>
            </w:rPr>
          </w:rPrChange>
        </w:rPr>
        <w:t>(dolore</w:t>
      </w:r>
      <w:r w:rsidR="00A96A35" w:rsidRPr="0027638C">
        <w:rPr>
          <w:spacing w:val="-3"/>
          <w:sz w:val="24"/>
          <w:rPrChange w16du:dateUtc="2026-07-07T18:18:00Z" w:author="Author" w:date="2026-07-07T20:18:00Z" w:id="2317">
            <w:rPr>
              <w:rFonts w:ascii="Times New Roman"/>
              <w:color w:val="000000"/>
              <w:spacing w:val="-1"/>
            </w:rPr>
          </w:rPrChange>
        </w:rPr>
        <w:t xml:space="preserve"> </w:t>
      </w:r>
      <w:r w:rsidR="00A96A35" w:rsidRPr="0027638C">
        <w:rPr>
          <w:sz w:val="24"/>
          <w:rPrChange w16du:dateUtc="2026-07-07T18:18:00Z" w:author="Author" w:date="2026-07-07T20:18:00Z" w:id="2318">
            <w:rPr>
              <w:rFonts w:ascii="Times New Roman"/>
              <w:color w:val="000000"/>
            </w:rPr>
          </w:rPrChange>
        </w:rPr>
        <w:t>magna</w:t>
      </w:r>
      <w:r w:rsidR="00A96A35" w:rsidRPr="0027638C">
        <w:rPr>
          <w:spacing w:val="-4"/>
          <w:sz w:val="24"/>
          <w:rPrChange w16du:dateUtc="2026-07-07T18:18:00Z" w:author="Author" w:date="2026-07-07T20:18:00Z" w:id="2319">
            <w:rPr>
              <w:rFonts w:ascii="Times New Roman"/>
              <w:color w:val="000000"/>
              <w:spacing w:val="-1"/>
            </w:rPr>
          </w:rPrChange>
        </w:rPr>
        <w:t xml:space="preserve"> </w:t>
      </w:r>
      <w:r w:rsidR="00A96A35" w:rsidRPr="0027638C">
        <w:rPr>
          <w:sz w:val="24"/>
          <w:rPrChange w16du:dateUtc="2026-07-07T18:18:00Z" w:author="Author" w:date="2026-07-07T20:18:00Z" w:id="2320">
            <w:rPr>
              <w:rFonts w:ascii="Times New Roman"/>
              <w:color w:val="000000"/>
            </w:rPr>
          </w:rPrChange>
        </w:rPr>
        <w:t>aliqua</w:t>
      </w:r>
      <w:r w:rsidR="00A96A35" w:rsidRPr="0027638C">
        <w:rPr>
          <w:spacing w:val="-4"/>
          <w:sz w:val="24"/>
          <w:rPrChange w16du:dateUtc="2026-07-07T18:18:00Z" w:author="Author" w:date="2026-07-07T20:18:00Z" w:id="2321">
            <w:rPr>
              <w:rFonts w:ascii="Times New Roman"/>
              <w:color w:val="000000"/>
              <w:spacing w:val="-1"/>
            </w:rPr>
          </w:rPrChange>
        </w:rPr>
        <w:t xml:space="preserve"> </w:t>
      </w:r>
      <w:r w:rsidR="00A96A35" w:rsidRPr="0027638C">
        <w:rPr>
          <w:sz w:val="24"/>
          <w:rPrChange w16du:dateUtc="2026-07-07T18:18:00Z" w:author="Author" w:date="2026-07-07T20:18:00Z" w:id="2322">
            <w:rPr>
              <w:rFonts w:ascii="Times New Roman"/>
              <w:color w:val="000000"/>
            </w:rPr>
          </w:rPrChange>
        </w:rPr>
        <w:t>lorem</w:t>
      </w:r>
      <w:r w:rsidR="00A96A35" w:rsidRPr="0027638C">
        <w:rPr>
          <w:spacing w:val="-4"/>
          <w:sz w:val="24"/>
          <w:rPrChange w16du:dateUtc="2026-07-07T18:18:00Z" w:author="Author" w:date="2026-07-07T20:18:00Z" w:id="2323">
            <w:rPr>
              <w:rFonts w:ascii="Times New Roman"/>
              <w:color w:val="000000"/>
              <w:spacing w:val="-1"/>
            </w:rPr>
          </w:rPrChange>
        </w:rPr>
        <w:t xml:space="preserve"> </w:t>
      </w:r>
      <w:r w:rsidR="00A96A35" w:rsidRPr="0027638C">
        <w:rPr>
          <w:sz w:val="24"/>
          <w:rPrChange w16du:dateUtc="2026-07-07T18:18:00Z" w:author="Author" w:date="2026-07-07T20:18:00Z" w:id="2324">
            <w:rPr>
              <w:rFonts w:ascii="Times New Roman"/>
              <w:color w:val="000000"/>
            </w:rPr>
          </w:rPrChange>
        </w:rPr>
        <w:t>Ipsum</w:t>
      </w:r>
      <w:r w:rsidR="00A96A35" w:rsidRPr="0027638C">
        <w:rPr>
          <w:spacing w:val="-4"/>
          <w:sz w:val="24"/>
          <w:rPrChange w16du:dateUtc="2026-07-07T18:18:00Z" w:author="Author" w:date="2026-07-07T20:18:00Z" w:id="2325">
            <w:rPr>
              <w:rFonts w:ascii="Times New Roman"/>
              <w:color w:val="000000"/>
              <w:spacing w:val="-1"/>
            </w:rPr>
          </w:rPrChange>
        </w:rPr>
        <w:t xml:space="preserve"> </w:t>
      </w:r>
      <w:del w16du:dateUtc="2026-07-07T18:18:00Z" w:author="Author" w:date="2026-07-07T20:18:00Z" w:id="2326">
        <w:r w:rsidR="00000000">
          <w:rPr>
            <w:color w:val="000000"/>
          </w:rPr>
          <w:delText>15</w:delText>
        </w:r>
      </w:del>
      <w:ins w16du:dateUtc="2026-07-07T18:18:00Z" w:author="Author" w:date="2026-07-07T20:18:00Z" w:id="2327">
        <w:r w:rsidR="0027638C" w:rsidRPr="0027638C">
          <w:rPr>
            <w:sz w:val="24"/>
            <w:szCs w:val="24"/>
          </w:rPr>
          <w:fldChar w:fldCharType="begin"/>
        </w:r>
        <w:r w:rsidR="0027638C" w:rsidRPr="0027638C">
          <w:rPr>
            <w:spacing w:val="-4"/>
            <w:sz w:val="24"/>
            <w:szCs w:val="24"/>
          </w:rPr>
          <w:instrText xml:space="preserve"> REF _Ref215486606 \w \h </w:instrText>
        </w:r>
        <w:r w:rsidR="0027638C" w:rsidRPr="0027638C">
          <w:rPr>
            <w:sz w:val="24"/>
            <w:szCs w:val="24"/>
          </w:rPr>
          <w:instrText xml:space="preserve"> \* MERGEFORMAT </w:instrText>
        </w:r>
        <w:r w:rsidR="0027638C" w:rsidRPr="0027638C">
          <w:rPr>
            <w:sz w:val="24"/>
            <w:szCs w:val="24"/>
          </w:rPr>
        </w:r>
        <w:r w:rsidR="0027638C" w:rsidRPr="0027638C">
          <w:rPr>
            <w:sz w:val="24"/>
            <w:szCs w:val="24"/>
          </w:rPr>
          <w:fldChar w:fldCharType="separate"/>
        </w:r>
        <w:r w:rsidR="0027638C" w:rsidRPr="0027638C">
          <w:rPr>
            <w:spacing w:val="-4"/>
            <w:sz w:val="24"/>
            <w:szCs w:val="24"/>
          </w:rPr>
          <w:t>14(dolor)</w:t>
        </w:r>
        <w:r w:rsidR="0027638C" w:rsidRPr="0027638C">
          <w:rPr>
            <w:sz w:val="24"/>
            <w:szCs w:val="24"/>
          </w:rPr>
          <w:fldChar w:fldCharType="end"/>
        </w:r>
      </w:ins>
      <w:r w:rsidR="0087122F" w:rsidRPr="0027638C">
        <w:rPr>
          <w:sz w:val="24"/>
          <w:rPrChange w16du:dateUtc="2026-07-07T18:18:00Z" w:author="Author" w:date="2026-07-07T20:18:00Z" w:id="2328">
            <w:rPr>
              <w:rFonts w:ascii="Times New Roman"/>
              <w:color w:val="000000"/>
              <w:spacing w:val="-1"/>
            </w:rPr>
          </w:rPrChange>
        </w:rPr>
        <w:t xml:space="preserve"> </w:t>
      </w:r>
      <w:r w:rsidR="00A96A35" w:rsidRPr="0027638C">
        <w:rPr>
          <w:sz w:val="24"/>
          <w:rPrChange w16du:dateUtc="2026-07-07T18:18:00Z" w:author="Author" w:date="2026-07-07T20:18:00Z" w:id="2329">
            <w:rPr>
              <w:rFonts w:ascii="Times New Roman"/>
              <w:color w:val="000000"/>
            </w:rPr>
          </w:rPrChange>
        </w:rPr>
        <w:t>sit</w:t>
      </w:r>
      <w:r w:rsidR="00A96A35" w:rsidRPr="0027638C">
        <w:rPr>
          <w:spacing w:val="-3"/>
          <w:sz w:val="24"/>
          <w:rPrChange w16du:dateUtc="2026-07-07T18:18:00Z" w:author="Author" w:date="2026-07-07T20:18:00Z" w:id="2330">
            <w:rPr>
              <w:rFonts w:ascii="Times New Roman"/>
              <w:color w:val="000000"/>
              <w:spacing w:val="-1"/>
            </w:rPr>
          </w:rPrChange>
        </w:rPr>
        <w:t xml:space="preserve"> </w:t>
      </w:r>
      <w:r w:rsidR="00A96A35" w:rsidRPr="0027638C">
        <w:rPr>
          <w:sz w:val="24"/>
          <w:rPrChange w16du:dateUtc="2026-07-07T18:18:00Z" w:author="Author" w:date="2026-07-07T20:18:00Z" w:id="2331">
            <w:rPr>
              <w:rFonts w:ascii="Times New Roman"/>
              <w:color w:val="000000"/>
            </w:rPr>
          </w:rPrChange>
        </w:rPr>
        <w:t>amet</w:t>
      </w:r>
      <w:r w:rsidR="00A96A35" w:rsidRPr="0027638C">
        <w:rPr>
          <w:spacing w:val="-4"/>
          <w:sz w:val="24"/>
          <w:rPrChange w16du:dateUtc="2026-07-07T18:18:00Z" w:author="Author" w:date="2026-07-07T20:18:00Z" w:id="2332">
            <w:rPr>
              <w:rFonts w:ascii="Times New Roman"/>
              <w:color w:val="000000"/>
              <w:spacing w:val="-1"/>
            </w:rPr>
          </w:rPrChange>
        </w:rPr>
        <w:t xml:space="preserve"> </w:t>
      </w:r>
      <w:r w:rsidR="00A96A35" w:rsidRPr="0027638C">
        <w:rPr>
          <w:sz w:val="24"/>
          <w:rPrChange w16du:dateUtc="2026-07-07T18:18:00Z" w:author="Author" w:date="2026-07-07T20:18:00Z" w:id="2333">
            <w:rPr>
              <w:rFonts w:ascii="Times New Roman"/>
              <w:color w:val="000000"/>
            </w:rPr>
          </w:rPrChange>
        </w:rPr>
        <w:t>Consectetur</w:t>
      </w:r>
      <w:del w16du:dateUtc="2026-07-07T18:18:00Z" w:author="Author" w:date="2026-07-07T20:18:00Z" w:id="2334">
        <w:r w:rsidR="00000000">
          <w:rPr>
            <w:color w:val="000000"/>
          </w:rPr>
          <w:delText>),</w:delText>
        </w:r>
      </w:del>
      <w:ins w16du:dateUtc="2026-07-07T18:18:00Z" w:author="Author" w:date="2026-07-07T20:18:00Z" w:id="2335">
        <w:r w:rsidR="00A96A35" w:rsidRPr="0027638C">
          <w:rPr>
            <w:sz w:val="24"/>
            <w:szCs w:val="24"/>
          </w:rPr>
          <w:t>)</w:t>
        </w:r>
      </w:ins>
      <w:r w:rsidR="00A96A35" w:rsidRPr="0027638C">
        <w:rPr>
          <w:sz w:val="24"/>
          <w:rPrChange w16du:dateUtc="2026-07-07T18:18:00Z" w:author="Author" w:date="2026-07-07T20:18:00Z" w:id="2336">
            <w:rPr>
              <w:rFonts w:ascii="Times New Roman"/>
              <w:color w:val="000000"/>
              <w:spacing w:val="-1"/>
            </w:rPr>
          </w:rPrChange>
        </w:rPr>
        <w:t xml:space="preserve"> </w:t>
      </w:r>
      <w:r w:rsidR="00A96A35" w:rsidRPr="0027638C">
        <w:rPr>
          <w:sz w:val="24"/>
          <w:rPrChange w16du:dateUtc="2026-07-07T18:18:00Z" w:author="Author" w:date="2026-07-07T20:18:00Z" w:id="2337">
            <w:rPr>
              <w:rFonts w:ascii="Times New Roman"/>
              <w:color w:val="000000"/>
            </w:rPr>
          </w:rPrChange>
        </w:rPr>
        <w:t>adipiscing</w:t>
      </w:r>
      <w:r w:rsidR="00A96A35" w:rsidRPr="0027638C">
        <w:rPr>
          <w:spacing w:val="-3"/>
          <w:sz w:val="24"/>
          <w:rPrChange w16du:dateUtc="2026-07-07T18:18:00Z" w:author="Author" w:date="2026-07-07T20:18:00Z" w:id="2338">
            <w:rPr>
              <w:rFonts w:ascii="Times New Roman"/>
              <w:color w:val="000000"/>
              <w:spacing w:val="-1"/>
            </w:rPr>
          </w:rPrChange>
        </w:rPr>
        <w:t xml:space="preserve"> </w:t>
      </w:r>
      <w:r w:rsidR="00A96A35" w:rsidRPr="0027638C">
        <w:rPr>
          <w:sz w:val="24"/>
          <w:rPrChange w16du:dateUtc="2026-07-07T18:18:00Z" w:author="Author" w:date="2026-07-07T20:18:00Z" w:id="2339">
            <w:rPr>
              <w:rFonts w:ascii="Times New Roman"/>
              <w:color w:val="000000"/>
            </w:rPr>
          </w:rPrChange>
        </w:rPr>
        <w:t>elit</w:t>
      </w:r>
      <w:r w:rsidR="00A96A35" w:rsidRPr="0027638C">
        <w:rPr>
          <w:spacing w:val="-4"/>
          <w:sz w:val="24"/>
          <w:rPrChange w16du:dateUtc="2026-07-07T18:18:00Z" w:author="Author" w:date="2026-07-07T20:18:00Z" w:id="2340">
            <w:rPr>
              <w:rFonts w:ascii="Times New Roman"/>
              <w:color w:val="000000"/>
              <w:spacing w:val="-1"/>
            </w:rPr>
          </w:rPrChange>
        </w:rPr>
        <w:t xml:space="preserve"> </w:t>
      </w:r>
      <w:r w:rsidR="00A96A35" w:rsidRPr="0027638C">
        <w:rPr>
          <w:sz w:val="24"/>
          <w:rPrChange w16du:dateUtc="2026-07-07T18:18:00Z" w:author="Author" w:date="2026-07-07T20:18:00Z" w:id="2341">
            <w:rPr>
              <w:rFonts w:ascii="Times New Roman"/>
              <w:color w:val="000000"/>
              <w:spacing w:val="1"/>
            </w:rPr>
          </w:rPrChange>
        </w:rPr>
        <w:t>sed</w:t>
      </w:r>
      <w:r w:rsidR="00A96A35" w:rsidRPr="0027638C">
        <w:rPr>
          <w:spacing w:val="-4"/>
          <w:sz w:val="24"/>
          <w:rPrChange w16du:dateUtc="2026-07-07T18:18:00Z" w:author="Author" w:date="2026-07-07T20:18:00Z" w:id="2342">
            <w:rPr>
              <w:rFonts w:ascii="Times New Roman"/>
              <w:color w:val="000000"/>
              <w:spacing w:val="-1"/>
            </w:rPr>
          </w:rPrChange>
        </w:rPr>
        <w:t xml:space="preserve"> </w:t>
      </w:r>
      <w:r w:rsidR="00A96A35" w:rsidRPr="0027638C">
        <w:rPr>
          <w:sz w:val="24"/>
          <w:rPrChange w16du:dateUtc="2026-07-07T18:18:00Z" w:author="Author" w:date="2026-07-07T20:18:00Z" w:id="2343">
            <w:rPr>
              <w:rFonts w:ascii="Times New Roman" w:hAnsi="Times New Roman"/>
              <w:color w:val="000000"/>
            </w:rPr>
          </w:rPrChange>
        </w:rPr>
        <w:t>do</w:t>
      </w:r>
      <w:del w16du:dateUtc="2026-07-07T18:18:00Z" w:author="Author" w:date="2026-07-07T20:18:00Z" w:id="2344">
        <w:r w:rsidR="00000000">
          <w:rPr>
            <w:color w:val="000000"/>
          </w:rPr>
          <w:cr/>
        </w:r>
      </w:del>
      <w:ins w16du:dateUtc="2026-07-07T18:18:00Z" w:author="Author" w:date="2026-07-07T20:18:00Z" w:id="2345">
        <w:r w:rsidR="00A96A35" w:rsidRPr="0027638C">
          <w:rPr>
            <w:sz w:val="24"/>
            <w:szCs w:val="24"/>
          </w:rPr>
          <w:t xml:space="preserve"> </w:t>
        </w:r>
      </w:ins>
      <w:r w:rsidR="00A96A35" w:rsidRPr="0027638C">
        <w:rPr>
          <w:sz w:val="24"/>
          <w:rPrChange w16du:dateUtc="2026-07-07T18:18:00Z" w:author="Author" w:date="2026-07-07T20:18:00Z" w:id="2346">
            <w:rPr>
              <w:rFonts w:ascii="Times New Roman"/>
              <w:color w:val="000000"/>
            </w:rPr>
          </w:rPrChange>
        </w:rPr>
        <w:t>eiusmod</w:t>
      </w:r>
      <w:r w:rsidR="00A96A35" w:rsidRPr="0027638C">
        <w:rPr>
          <w:sz w:val="24"/>
          <w:rPrChange w16du:dateUtc="2026-07-07T18:18:00Z" w:author="Author" w:date="2026-07-07T20:18:00Z" w:id="2347">
            <w:rPr>
              <w:rFonts w:ascii="Times New Roman"/>
              <w:color w:val="000000"/>
              <w:spacing w:val="30"/>
            </w:rPr>
          </w:rPrChange>
        </w:rPr>
        <w:t xml:space="preserve"> </w:t>
      </w:r>
      <w:r w:rsidR="00A96A35" w:rsidRPr="0027638C">
        <w:rPr>
          <w:sz w:val="24"/>
          <w:rPrChange w16du:dateUtc="2026-07-07T18:18:00Z" w:author="Author" w:date="2026-07-07T20:18:00Z" w:id="2348">
            <w:rPr>
              <w:rFonts w:ascii="Times New Roman"/>
              <w:color w:val="000000"/>
            </w:rPr>
          </w:rPrChange>
        </w:rPr>
        <w:t>tempor</w:t>
      </w:r>
      <w:r w:rsidR="00A96A35" w:rsidRPr="0027638C">
        <w:rPr>
          <w:sz w:val="24"/>
          <w:rPrChange w16du:dateUtc="2026-07-07T18:18:00Z" w:author="Author" w:date="2026-07-07T20:18:00Z" w:id="2349">
            <w:rPr>
              <w:rFonts w:ascii="Times New Roman"/>
              <w:color w:val="000000"/>
              <w:spacing w:val="30"/>
            </w:rPr>
          </w:rPrChange>
        </w:rPr>
        <w:t xml:space="preserve"> </w:t>
      </w:r>
      <w:r w:rsidR="00A96A35" w:rsidRPr="0027638C">
        <w:rPr>
          <w:sz w:val="24"/>
          <w:rPrChange w16du:dateUtc="2026-07-07T18:18:00Z" w:author="Author" w:date="2026-07-07T20:18:00Z" w:id="2350">
            <w:rPr>
              <w:rFonts w:ascii="Times New Roman"/>
              <w:color w:val="000000"/>
            </w:rPr>
          </w:rPrChange>
        </w:rPr>
        <w:t>Incididunt</w:t>
      </w:r>
      <w:r w:rsidR="00A96A35" w:rsidRPr="0027638C">
        <w:rPr>
          <w:sz w:val="24"/>
          <w:rPrChange w16du:dateUtc="2026-07-07T18:18:00Z" w:author="Author" w:date="2026-07-07T20:18:00Z" w:id="2351">
            <w:rPr>
              <w:rFonts w:ascii="Times New Roman"/>
              <w:color w:val="000000"/>
              <w:spacing w:val="30"/>
            </w:rPr>
          </w:rPrChange>
        </w:rPr>
        <w:t xml:space="preserve"> </w:t>
      </w:r>
      <w:r w:rsidR="00A96A35" w:rsidRPr="0027638C">
        <w:rPr>
          <w:sz w:val="24"/>
          <w:rPrChange w16du:dateUtc="2026-07-07T18:18:00Z" w:author="Author" w:date="2026-07-07T20:18:00Z" w:id="2352">
            <w:rPr>
              <w:rFonts w:ascii="Times New Roman"/>
              <w:color w:val="000000"/>
            </w:rPr>
          </w:rPrChange>
        </w:rPr>
        <w:t>Ut</w:t>
      </w:r>
      <w:r w:rsidR="00A96A35" w:rsidRPr="0027638C">
        <w:rPr>
          <w:sz w:val="24"/>
          <w:rPrChange w16du:dateUtc="2026-07-07T18:18:00Z" w:author="Author" w:date="2026-07-07T20:18:00Z" w:id="2353">
            <w:rPr>
              <w:rFonts w:ascii="Times New Roman"/>
              <w:color w:val="000000"/>
              <w:spacing w:val="30"/>
            </w:rPr>
          </w:rPrChange>
        </w:rPr>
        <w:t xml:space="preserve"> </w:t>
      </w:r>
      <w:r w:rsidR="00A96A35" w:rsidRPr="0027638C">
        <w:rPr>
          <w:sz w:val="24"/>
          <w:rPrChange w16du:dateUtc="2026-07-07T18:18:00Z" w:author="Author" w:date="2026-07-07T20:18:00Z" w:id="2354">
            <w:rPr>
              <w:rFonts w:ascii="Times New Roman"/>
              <w:color w:val="000000"/>
            </w:rPr>
          </w:rPrChange>
        </w:rPr>
        <w:t>Labore</w:t>
      </w:r>
      <w:r w:rsidR="00A96A35" w:rsidRPr="0027638C">
        <w:rPr>
          <w:sz w:val="24"/>
          <w:rPrChange w16du:dateUtc="2026-07-07T18:18:00Z" w:author="Author" w:date="2026-07-07T20:18:00Z" w:id="2355">
            <w:rPr>
              <w:rFonts w:ascii="Times New Roman"/>
              <w:color w:val="000000"/>
              <w:spacing w:val="30"/>
            </w:rPr>
          </w:rPrChange>
        </w:rPr>
        <w:t xml:space="preserve"> </w:t>
      </w:r>
      <w:r w:rsidR="00A96A35" w:rsidRPr="0027638C">
        <w:rPr>
          <w:sz w:val="24"/>
          <w:rPrChange w16du:dateUtc="2026-07-07T18:18:00Z" w:author="Author" w:date="2026-07-07T20:18:00Z" w:id="2356">
            <w:rPr>
              <w:rFonts w:ascii="Times New Roman"/>
              <w:color w:val="000000"/>
            </w:rPr>
          </w:rPrChange>
        </w:rPr>
        <w:t>et</w:t>
      </w:r>
      <w:r w:rsidR="00A96A35" w:rsidRPr="0027638C">
        <w:rPr>
          <w:sz w:val="24"/>
          <w:rPrChange w16du:dateUtc="2026-07-07T18:18:00Z" w:author="Author" w:date="2026-07-07T20:18:00Z" w:id="2357">
            <w:rPr>
              <w:rFonts w:ascii="Times New Roman"/>
              <w:color w:val="000000"/>
              <w:spacing w:val="30"/>
            </w:rPr>
          </w:rPrChange>
        </w:rPr>
        <w:t xml:space="preserve"> </w:t>
      </w:r>
      <w:r w:rsidR="00A96A35" w:rsidRPr="0027638C">
        <w:rPr>
          <w:sz w:val="24"/>
          <w:rPrChange w16du:dateUtc="2026-07-07T18:18:00Z" w:author="Author" w:date="2026-07-07T20:18:00Z" w:id="2358">
            <w:rPr>
              <w:rFonts w:ascii="Times New Roman"/>
              <w:color w:val="000000"/>
            </w:rPr>
          </w:rPrChange>
        </w:rPr>
        <w:t>dolore</w:t>
      </w:r>
      <w:r w:rsidR="00A96A35" w:rsidRPr="0027638C">
        <w:rPr>
          <w:sz w:val="24"/>
          <w:rPrChange w16du:dateUtc="2026-07-07T18:18:00Z" w:author="Author" w:date="2026-07-07T20:18:00Z" w:id="2359">
            <w:rPr>
              <w:rFonts w:ascii="Times New Roman"/>
              <w:color w:val="000000"/>
              <w:spacing w:val="30"/>
            </w:rPr>
          </w:rPrChange>
        </w:rPr>
        <w:t xml:space="preserve"> </w:t>
      </w:r>
      <w:r w:rsidR="00A96A35" w:rsidRPr="0027638C">
        <w:rPr>
          <w:sz w:val="24"/>
          <w:rPrChange w16du:dateUtc="2026-07-07T18:18:00Z" w:author="Author" w:date="2026-07-07T20:18:00Z" w:id="2360">
            <w:rPr>
              <w:rFonts w:ascii="Times New Roman"/>
              <w:color w:val="000000"/>
            </w:rPr>
          </w:rPrChange>
        </w:rPr>
        <w:t>magna</w:t>
      </w:r>
      <w:r w:rsidR="00A96A35" w:rsidRPr="0027638C">
        <w:rPr>
          <w:sz w:val="24"/>
          <w:rPrChange w16du:dateUtc="2026-07-07T18:18:00Z" w:author="Author" w:date="2026-07-07T20:18:00Z" w:id="2361">
            <w:rPr>
              <w:rFonts w:ascii="Times New Roman"/>
              <w:color w:val="000000"/>
              <w:spacing w:val="30"/>
            </w:rPr>
          </w:rPrChange>
        </w:rPr>
        <w:t xml:space="preserve"> </w:t>
      </w:r>
      <w:del w16du:dateUtc="2026-07-07T18:18:00Z" w:author="Author" w:date="2026-07-07T20:18:00Z" w:id="2362">
        <w:r w:rsidR="00000000">
          <w:rPr>
            <w:color w:val="000000"/>
          </w:rPr>
          <w:delText>Customer</w:delText>
        </w:r>
      </w:del>
      <w:ins w16du:dateUtc="2026-07-07T18:18:00Z" w:author="Author" w:date="2026-07-07T20:18:00Z" w:id="2363">
        <w:r w:rsidR="00A96A35" w:rsidRPr="0027638C">
          <w:rPr>
            <w:sz w:val="24"/>
            <w:szCs w:val="24"/>
          </w:rPr>
          <w:t>Aliqua’lorem</w:t>
        </w:r>
      </w:ins>
      <w:r w:rsidR="00A96A35" w:rsidRPr="0027638C">
        <w:rPr>
          <w:sz w:val="24"/>
          <w:rPrChange w16du:dateUtc="2026-07-07T18:18:00Z" w:author="Author" w:date="2026-07-07T20:18:00Z" w:id="2364">
            <w:rPr>
              <w:rFonts w:ascii="Times New Roman"/>
              <w:color w:val="000000"/>
              <w:spacing w:val="30"/>
            </w:rPr>
          </w:rPrChange>
        </w:rPr>
        <w:t xml:space="preserve"> </w:t>
      </w:r>
      <w:r w:rsidR="00A96A35" w:rsidRPr="0027638C">
        <w:rPr>
          <w:sz w:val="24"/>
          <w:rPrChange w16du:dateUtc="2026-07-07T18:18:00Z" w:author="Author" w:date="2026-07-07T20:18:00Z" w:id="2365">
            <w:rPr>
              <w:rFonts w:ascii="Times New Roman"/>
              <w:color w:val="000000"/>
            </w:rPr>
          </w:rPrChange>
        </w:rPr>
        <w:t>ipsum</w:t>
      </w:r>
      <w:r w:rsidR="00A96A35" w:rsidRPr="0027638C">
        <w:rPr>
          <w:sz w:val="24"/>
          <w:rPrChange w16du:dateUtc="2026-07-07T18:18:00Z" w:author="Author" w:date="2026-07-07T20:18:00Z" w:id="2366">
            <w:rPr>
              <w:rFonts w:ascii="Times New Roman"/>
              <w:color w:val="000000"/>
              <w:spacing w:val="30"/>
            </w:rPr>
          </w:rPrChange>
        </w:rPr>
        <w:t xml:space="preserve"> </w:t>
      </w:r>
      <w:r w:rsidR="00A96A35" w:rsidRPr="0027638C">
        <w:rPr>
          <w:sz w:val="24"/>
          <w:rPrChange w16du:dateUtc="2026-07-07T18:18:00Z" w:author="Author" w:date="2026-07-07T20:18:00Z" w:id="2367">
            <w:rPr>
              <w:rFonts w:ascii="Times New Roman"/>
              <w:color w:val="000000"/>
            </w:rPr>
          </w:rPrChange>
        </w:rPr>
        <w:t>dolor</w:t>
      </w:r>
      <w:r w:rsidR="00A96A35" w:rsidRPr="0027638C">
        <w:rPr>
          <w:sz w:val="24"/>
          <w:rPrChange w16du:dateUtc="2026-07-07T18:18:00Z" w:author="Author" w:date="2026-07-07T20:18:00Z" w:id="2368">
            <w:rPr>
              <w:rFonts w:ascii="Times New Roman"/>
              <w:color w:val="000000"/>
              <w:spacing w:val="30"/>
            </w:rPr>
          </w:rPrChange>
        </w:rPr>
        <w:t xml:space="preserve"> </w:t>
      </w:r>
      <w:del w16du:dateUtc="2026-07-07T18:18:00Z" w:author="Author" w:date="2026-07-07T20:18:00Z" w:id="2369">
        <w:r w:rsidR="00000000">
          <w:rPr>
            <w:color w:val="000000"/>
          </w:rPr>
          <w:delText>Affiliate’s</w:delText>
        </w:r>
      </w:del>
      <w:ins w16du:dateUtc="2026-07-07T18:18:00Z" w:author="Author" w:date="2026-07-07T20:18:00Z" w:id="2370">
        <w:r w:rsidR="00A96A35" w:rsidRPr="0027638C">
          <w:rPr>
            <w:sz w:val="24"/>
            <w:szCs w:val="24"/>
          </w:rPr>
          <w:t>Sit’</w:t>
        </w:r>
      </w:ins>
      <w:r w:rsidR="00A96A35" w:rsidRPr="0027638C">
        <w:rPr>
          <w:sz w:val="24"/>
          <w:rPrChange w16du:dateUtc="2026-07-07T18:18:00Z" w:author="Author" w:date="2026-07-07T20:18:00Z" w:id="2371">
            <w:rPr>
              <w:rFonts w:ascii="Times New Roman"/>
              <w:color w:val="000000"/>
              <w:spacing w:val="30"/>
            </w:rPr>
          </w:rPrChange>
        </w:rPr>
        <w:t xml:space="preserve"> </w:t>
      </w:r>
      <w:r w:rsidR="00A96A35" w:rsidRPr="0027638C">
        <w:rPr>
          <w:sz w:val="24"/>
          <w:rPrChange w16du:dateUtc="2026-07-07T18:18:00Z" w:author="Author" w:date="2026-07-07T20:18:00Z" w:id="2372">
            <w:rPr>
              <w:rFonts w:ascii="Times New Roman" w:hAnsi="Times New Roman"/>
              <w:color w:val="000000"/>
            </w:rPr>
          </w:rPrChange>
        </w:rPr>
        <w:t>amet</w:t>
      </w:r>
      <w:del w16du:dateUtc="2026-07-07T18:18:00Z" w:author="Author" w:date="2026-07-07T20:18:00Z" w:id="2373">
        <w:r w:rsidR="00000000">
          <w:rPr>
            <w:color w:val="000000"/>
          </w:rPr>
          <w:cr/>
        </w:r>
      </w:del>
      <w:ins w16du:dateUtc="2026-07-07T18:18:00Z" w:author="Author" w:date="2026-07-07T20:18:00Z" w:id="2374">
        <w:r w:rsidR="00A96A35" w:rsidRPr="0027638C">
          <w:rPr>
            <w:sz w:val="24"/>
            <w:szCs w:val="24"/>
          </w:rPr>
          <w:t xml:space="preserve"> </w:t>
        </w:r>
      </w:ins>
      <w:r w:rsidR="00A96A35" w:rsidRPr="0027638C">
        <w:rPr>
          <w:sz w:val="24"/>
          <w:rPrChange w16du:dateUtc="2026-07-07T18:18:00Z" w:author="Author" w:date="2026-07-07T20:18:00Z" w:id="2375">
            <w:rPr>
              <w:rFonts w:ascii="Times New Roman"/>
              <w:color w:val="000000"/>
            </w:rPr>
          </w:rPrChange>
        </w:rPr>
        <w:t>consectetur, adipiscing elit sed do eiusmod tempor.</w:t>
      </w:r>
    </w:p>
    <w:p w14:paraId="584D9162" w14:textId="77777777" w:rsidR="009609E8" w:rsidRDefault="00000000" w:rsidRPr="0027638C">
      <w:pPr>
        <w:pStyle w:val="ListParagraph"/>
        <w:numPr>
          <w:ilvl w:val="1"/>
          <w:numId w:val="5"/>
        </w:numPr>
        <w:tabs>
          <w:tab w:pos="1439" w:val="left"/>
        </w:tabs>
        <w:spacing w:before="242"/>
        <w:ind w:hanging="719" w:left="1439"/>
        <w:rPr>
          <w:sz w:val="24"/>
          <w:rPrChange w16du:dateUtc="2026-07-07T18:18:00Z" w:author="Author" w:date="2026-07-07T20:18:00Z" w:id="2376">
            <w:rPr>
              <w:rFonts w:ascii="Times New Roman"/>
              <w:color w:val="000000"/>
              <w:u w:val="single"/>
            </w:rPr>
          </w:rPrChange>
        </w:rPr>
        <w:pPrChange w16du:dateUtc="2026-07-07T18:18:00Z" w:author="Author" w:date="2026-07-07T20:18:00Z" w:id="2377">
          <w:pPr>
            <w:spacing w:after="0" w:before="239" w:line="255" w:lineRule="exact"/>
            <w:jc w:val="left"/>
          </w:pPr>
        </w:pPrChange>
      </w:pPr>
      <w:bookmarkStart w:id="2378" w:name="_Ref215486373"/>
      <w:del w16du:dateUtc="2026-07-07T18:18:00Z" w:author="Author" w:date="2026-07-07T20:18:00Z" w:id="2379">
        <w:r>
          <w:rPr>
            <w:color w:val="000000"/>
          </w:rPr>
          <w:delText>(b)</w:delText>
        </w:r>
        <w:r>
          <w:rPr>
            <w:color w:val="000000"/>
            <w:spacing w:val="409"/>
          </w:rPr>
          <w:delText xml:space="preserve"> </w:delText>
        </w:r>
      </w:del>
      <w:r w:rsidR="00A96A35" w:rsidRPr="0027638C">
        <w:rPr>
          <w:sz w:val="24"/>
          <w:u w:val="single"/>
          <w:rPrChange w16du:dateUtc="2026-07-07T18:18:00Z" w:author="Author" w:date="2026-07-07T20:18:00Z" w:id="2380">
            <w:rPr>
              <w:rFonts w:ascii="Times New Roman"/>
              <w:color w:val="000000"/>
              <w:u w:val="single"/>
            </w:rPr>
          </w:rPrChange>
        </w:rPr>
        <w:t>Incididunt</w:t>
      </w:r>
      <w:r w:rsidR="00A96A35" w:rsidRPr="0027638C">
        <w:rPr>
          <w:spacing w:val="-5"/>
          <w:sz w:val="24"/>
          <w:u w:val="single"/>
          <w:rPrChange w16du:dateUtc="2026-07-07T18:18:00Z" w:author="Author" w:date="2026-07-07T20:18:00Z" w:id="2381">
            <w:rPr>
              <w:rFonts w:ascii="Times New Roman"/>
              <w:color w:val="000000"/>
              <w:u w:val="single"/>
            </w:rPr>
          </w:rPrChange>
        </w:rPr>
        <w:t xml:space="preserve"> </w:t>
      </w:r>
      <w:r w:rsidR="00A96A35" w:rsidRPr="0027638C">
        <w:rPr>
          <w:sz w:val="24"/>
          <w:u w:val="single"/>
          <w:rPrChange w16du:dateUtc="2026-07-07T18:18:00Z" w:author="Author" w:date="2026-07-07T20:18:00Z" w:id="2382">
            <w:rPr>
              <w:rFonts w:ascii="Times New Roman"/>
              <w:color w:val="000000"/>
              <w:u w:val="single"/>
            </w:rPr>
          </w:rPrChange>
        </w:rPr>
        <w:t>ut</w:t>
      </w:r>
      <w:r w:rsidR="00A96A35" w:rsidRPr="0027638C">
        <w:rPr>
          <w:spacing w:val="-5"/>
          <w:sz w:val="24"/>
          <w:u w:val="single"/>
          <w:rPrChange w16du:dateUtc="2026-07-07T18:18:00Z" w:author="Author" w:date="2026-07-07T20:18:00Z" w:id="2383">
            <w:rPr>
              <w:rFonts w:ascii="Times New Roman"/>
              <w:color w:val="000000"/>
              <w:u w:val="single"/>
            </w:rPr>
          </w:rPrChange>
        </w:rPr>
        <w:t xml:space="preserve"> </w:t>
      </w:r>
      <w:r w:rsidR="00A96A35" w:rsidRPr="0027638C">
        <w:rPr>
          <w:sz w:val="24"/>
          <w:u w:val="single"/>
          <w:rPrChange w16du:dateUtc="2026-07-07T18:18:00Z" w:author="Author" w:date="2026-07-07T20:18:00Z" w:id="2384">
            <w:rPr>
              <w:rFonts w:ascii="Times New Roman"/>
              <w:color w:val="000000"/>
              <w:u w:val="single"/>
            </w:rPr>
          </w:rPrChange>
        </w:rPr>
        <w:t>labore</w:t>
      </w:r>
      <w:r w:rsidR="00A96A35" w:rsidRPr="0027638C">
        <w:rPr>
          <w:spacing w:val="-5"/>
          <w:sz w:val="24"/>
          <w:u w:val="single"/>
          <w:rPrChange w16du:dateUtc="2026-07-07T18:18:00Z" w:author="Author" w:date="2026-07-07T20:18:00Z" w:id="2385">
            <w:rPr>
              <w:rFonts w:ascii="Times New Roman"/>
              <w:color w:val="000000"/>
              <w:u w:val="single"/>
            </w:rPr>
          </w:rPrChange>
        </w:rPr>
        <w:t xml:space="preserve"> </w:t>
      </w:r>
      <w:r w:rsidR="00A96A35" w:rsidRPr="0027638C">
        <w:rPr>
          <w:sz w:val="24"/>
          <w:u w:val="single"/>
          <w:rPrChange w16du:dateUtc="2026-07-07T18:18:00Z" w:author="Author" w:date="2026-07-07T20:18:00Z" w:id="2386">
            <w:rPr>
              <w:rFonts w:ascii="Times New Roman"/>
              <w:color w:val="000000"/>
              <w:u w:val="single"/>
            </w:rPr>
          </w:rPrChange>
        </w:rPr>
        <w:t>et</w:t>
      </w:r>
      <w:r w:rsidR="00A96A35" w:rsidRPr="0027638C">
        <w:rPr>
          <w:spacing w:val="-5"/>
          <w:sz w:val="24"/>
          <w:u w:val="single"/>
          <w:rPrChange w16du:dateUtc="2026-07-07T18:18:00Z" w:author="Author" w:date="2026-07-07T20:18:00Z" w:id="2387">
            <w:rPr>
              <w:rFonts w:ascii="Times New Roman"/>
              <w:color w:val="000000"/>
              <w:u w:val="single"/>
            </w:rPr>
          </w:rPrChange>
        </w:rPr>
        <w:t xml:space="preserve"> </w:t>
      </w:r>
      <w:r w:rsidR="00A96A35" w:rsidRPr="0027638C">
        <w:rPr>
          <w:sz w:val="24"/>
          <w:u w:val="single"/>
          <w:rPrChange w16du:dateUtc="2026-07-07T18:18:00Z" w:author="Author" w:date="2026-07-07T20:18:00Z" w:id="2388">
            <w:rPr>
              <w:rFonts w:ascii="Times New Roman"/>
              <w:color w:val="000000"/>
              <w:u w:val="single"/>
            </w:rPr>
          </w:rPrChange>
        </w:rPr>
        <w:t>dolore</w:t>
      </w:r>
      <w:r w:rsidR="00A96A35" w:rsidRPr="0027638C">
        <w:rPr>
          <w:spacing w:val="-4"/>
          <w:sz w:val="24"/>
          <w:u w:val="single"/>
          <w:rPrChange w16du:dateUtc="2026-07-07T18:18:00Z" w:author="Author" w:date="2026-07-07T20:18:00Z" w:id="2389">
            <w:rPr>
              <w:rFonts w:ascii="Times New Roman"/>
              <w:color w:val="000000"/>
              <w:u w:val="single"/>
            </w:rPr>
          </w:rPrChange>
        </w:rPr>
        <w:t xml:space="preserve"> </w:t>
      </w:r>
      <w:r w:rsidR="00A96A35" w:rsidRPr="0027638C">
        <w:rPr>
          <w:spacing w:val="-2"/>
          <w:sz w:val="24"/>
          <w:u w:val="single"/>
          <w:rPrChange w16du:dateUtc="2026-07-07T18:18:00Z" w:author="Author" w:date="2026-07-07T20:18:00Z" w:id="2390">
            <w:rPr>
              <w:rFonts w:ascii="Times New Roman"/>
              <w:color w:val="000000"/>
              <w:u w:val="single"/>
            </w:rPr>
          </w:rPrChange>
        </w:rPr>
        <w:t>Magna:</w:t>
      </w:r>
      <w:bookmarkEnd w:id="2378"/>
    </w:p>
    <w:p w14:paraId="584D9163" w14:textId="77777777" w:rsidR="009609E8" w:rsidRDefault="00000000" w:rsidRPr="0027638C">
      <w:pPr>
        <w:pStyle w:val="ListParagraph"/>
        <w:numPr>
          <w:ilvl w:val="2"/>
          <w:numId w:val="5"/>
        </w:numPr>
        <w:tabs>
          <w:tab w:pos="2158" w:val="left"/>
          <w:tab w:pos="2160" w:val="left"/>
        </w:tabs>
        <w:spacing w:before="237"/>
        <w:ind w:right="357"/>
        <w:rPr>
          <w:sz w:val="24"/>
          <w:rPrChange w16du:dateUtc="2026-07-07T18:18:00Z" w:author="Author" w:date="2026-07-07T20:18:00Z" w:id="2391">
            <w:rPr>
              <w:rFonts w:ascii="Times New Roman"/>
              <w:color w:val="000000"/>
            </w:rPr>
          </w:rPrChange>
        </w:rPr>
        <w:pPrChange w16du:dateUtc="2026-07-07T18:18:00Z" w:author="Author" w:date="2026-07-07T20:18:00Z" w:id="2392">
          <w:pPr>
            <w:spacing w:after="0" w:before="234" w:line="254" w:lineRule="exact"/>
            <w:ind w:left="720"/>
            <w:jc w:val="left"/>
          </w:pPr>
        </w:pPrChange>
      </w:pPr>
      <w:del w16du:dateUtc="2026-07-07T18:18:00Z" w:author="Author" w:date="2026-07-07T20:18:00Z" w:id="2393">
        <w:r>
          <w:rPr>
            <w:color w:val="000000"/>
          </w:rPr>
          <w:delText>(i)</w:delText>
        </w:r>
        <w:r>
          <w:rPr>
            <w:color w:val="000000"/>
            <w:spacing w:val="457"/>
          </w:rPr>
          <w:delText xml:space="preserve"> </w:delText>
        </w:r>
      </w:del>
      <w:r w:rsidR="00A96A35" w:rsidRPr="0027638C">
        <w:rPr>
          <w:sz w:val="24"/>
          <w:rPrChange w16du:dateUtc="2026-07-07T18:18:00Z" w:author="Author" w:date="2026-07-07T20:18:00Z" w:id="2394">
            <w:rPr>
              <w:rFonts w:ascii="Times New Roman"/>
              <w:color w:val="000000"/>
            </w:rPr>
          </w:rPrChange>
        </w:rPr>
        <w:t>aliqua</w:t>
      </w:r>
      <w:r w:rsidR="00A96A35" w:rsidRPr="0027638C">
        <w:rPr>
          <w:sz w:val="24"/>
          <w:rPrChange w16du:dateUtc="2026-07-07T18:18:00Z" w:author="Author" w:date="2026-07-07T20:18:00Z" w:id="2395">
            <w:rPr>
              <w:rFonts w:ascii="Times New Roman"/>
              <w:color w:val="000000"/>
              <w:spacing w:val="9"/>
            </w:rPr>
          </w:rPrChange>
        </w:rPr>
        <w:t xml:space="preserve"> </w:t>
      </w:r>
      <w:r w:rsidR="00A96A35" w:rsidRPr="0027638C">
        <w:rPr>
          <w:sz w:val="24"/>
          <w:rPrChange w16du:dateUtc="2026-07-07T18:18:00Z" w:author="Author" w:date="2026-07-07T20:18:00Z" w:id="2396">
            <w:rPr>
              <w:rFonts w:ascii="Times New Roman"/>
              <w:color w:val="000000"/>
            </w:rPr>
          </w:rPrChange>
        </w:rPr>
        <w:t>Lorem,</w:t>
      </w:r>
      <w:r w:rsidR="00A96A35" w:rsidRPr="0027638C">
        <w:rPr>
          <w:sz w:val="24"/>
          <w:rPrChange w16du:dateUtc="2026-07-07T18:18:00Z" w:author="Author" w:date="2026-07-07T20:18:00Z" w:id="2397">
            <w:rPr>
              <w:rFonts w:ascii="Times New Roman"/>
              <w:color w:val="000000"/>
              <w:spacing w:val="9"/>
            </w:rPr>
          </w:rPrChange>
        </w:rPr>
        <w:t xml:space="preserve"> </w:t>
      </w:r>
      <w:r w:rsidR="00A96A35" w:rsidRPr="0027638C">
        <w:rPr>
          <w:sz w:val="24"/>
          <w:rPrChange w16du:dateUtc="2026-07-07T18:18:00Z" w:author="Author" w:date="2026-07-07T20:18:00Z" w:id="2398">
            <w:rPr>
              <w:rFonts w:ascii="Times New Roman"/>
              <w:color w:val="000000"/>
            </w:rPr>
          </w:rPrChange>
        </w:rPr>
        <w:t>ipsum,</w:t>
      </w:r>
      <w:r w:rsidR="00A96A35" w:rsidRPr="0027638C">
        <w:rPr>
          <w:sz w:val="24"/>
          <w:rPrChange w16du:dateUtc="2026-07-07T18:18:00Z" w:author="Author" w:date="2026-07-07T20:18:00Z" w:id="2399">
            <w:rPr>
              <w:rFonts w:ascii="Times New Roman"/>
              <w:color w:val="000000"/>
              <w:spacing w:val="9"/>
            </w:rPr>
          </w:rPrChange>
        </w:rPr>
        <w:t xml:space="preserve"> </w:t>
      </w:r>
      <w:r w:rsidR="00A96A35" w:rsidRPr="0027638C">
        <w:rPr>
          <w:sz w:val="24"/>
          <w:rPrChange w16du:dateUtc="2026-07-07T18:18:00Z" w:author="Author" w:date="2026-07-07T20:18:00Z" w:id="2400">
            <w:rPr>
              <w:rFonts w:ascii="Times New Roman"/>
              <w:color w:val="000000"/>
            </w:rPr>
          </w:rPrChange>
        </w:rPr>
        <w:t>dolor</w:t>
      </w:r>
      <w:r w:rsidR="00A96A35" w:rsidRPr="0027638C">
        <w:rPr>
          <w:sz w:val="24"/>
          <w:rPrChange w16du:dateUtc="2026-07-07T18:18:00Z" w:author="Author" w:date="2026-07-07T20:18:00Z" w:id="2401">
            <w:rPr>
              <w:rFonts w:ascii="Times New Roman"/>
              <w:color w:val="000000"/>
              <w:spacing w:val="9"/>
            </w:rPr>
          </w:rPrChange>
        </w:rPr>
        <w:t xml:space="preserve"> </w:t>
      </w:r>
      <w:r w:rsidR="00A96A35" w:rsidRPr="0027638C">
        <w:rPr>
          <w:sz w:val="24"/>
          <w:rPrChange w16du:dateUtc="2026-07-07T18:18:00Z" w:author="Author" w:date="2026-07-07T20:18:00Z" w:id="2402">
            <w:rPr>
              <w:rFonts w:ascii="Times New Roman"/>
              <w:color w:val="000000"/>
            </w:rPr>
          </w:rPrChange>
        </w:rPr>
        <w:t>sit</w:t>
      </w:r>
      <w:r w:rsidR="00A96A35" w:rsidRPr="0027638C">
        <w:rPr>
          <w:sz w:val="24"/>
          <w:rPrChange w16du:dateUtc="2026-07-07T18:18:00Z" w:author="Author" w:date="2026-07-07T20:18:00Z" w:id="2403">
            <w:rPr>
              <w:rFonts w:ascii="Times New Roman"/>
              <w:color w:val="000000"/>
              <w:spacing w:val="9"/>
            </w:rPr>
          </w:rPrChange>
        </w:rPr>
        <w:t xml:space="preserve"> </w:t>
      </w:r>
      <w:r w:rsidR="00A96A35" w:rsidRPr="0027638C">
        <w:rPr>
          <w:sz w:val="24"/>
          <w:rPrChange w16du:dateUtc="2026-07-07T18:18:00Z" w:author="Author" w:date="2026-07-07T20:18:00Z" w:id="2404">
            <w:rPr>
              <w:rFonts w:ascii="Times New Roman"/>
              <w:color w:val="000000"/>
            </w:rPr>
          </w:rPrChange>
        </w:rPr>
        <w:t>amet</w:t>
      </w:r>
      <w:r w:rsidR="00A96A35" w:rsidRPr="0027638C">
        <w:rPr>
          <w:sz w:val="24"/>
          <w:rPrChange w16du:dateUtc="2026-07-07T18:18:00Z" w:author="Author" w:date="2026-07-07T20:18:00Z" w:id="2405">
            <w:rPr>
              <w:rFonts w:ascii="Times New Roman"/>
              <w:color w:val="000000"/>
              <w:spacing w:val="9"/>
            </w:rPr>
          </w:rPrChange>
        </w:rPr>
        <w:t xml:space="preserve"> </w:t>
      </w:r>
      <w:r w:rsidR="00A96A35" w:rsidRPr="0027638C">
        <w:rPr>
          <w:sz w:val="24"/>
          <w:rPrChange w16du:dateUtc="2026-07-07T18:18:00Z" w:author="Author" w:date="2026-07-07T20:18:00Z" w:id="2406">
            <w:rPr>
              <w:rFonts w:ascii="Times New Roman" w:hAnsi="Times New Roman"/>
              <w:color w:val="000000"/>
            </w:rPr>
          </w:rPrChange>
        </w:rPr>
        <w:t>Consectetur’adipiscing</w:t>
      </w:r>
      <w:r w:rsidR="00A96A35" w:rsidRPr="0027638C">
        <w:rPr>
          <w:sz w:val="24"/>
          <w:rPrChange w16du:dateUtc="2026-07-07T18:18:00Z" w:author="Author" w:date="2026-07-07T20:18:00Z" w:id="2407">
            <w:rPr>
              <w:rFonts w:ascii="Times New Roman"/>
              <w:color w:val="000000"/>
              <w:spacing w:val="9"/>
            </w:rPr>
          </w:rPrChange>
        </w:rPr>
        <w:t xml:space="preserve"> </w:t>
      </w:r>
      <w:r w:rsidR="00A96A35" w:rsidRPr="0027638C">
        <w:rPr>
          <w:sz w:val="24"/>
          <w:rPrChange w16du:dateUtc="2026-07-07T18:18:00Z" w:author="Author" w:date="2026-07-07T20:18:00Z" w:id="2408">
            <w:rPr>
              <w:rFonts w:ascii="Times New Roman"/>
              <w:color w:val="000000"/>
            </w:rPr>
          </w:rPrChange>
        </w:rPr>
        <w:t>elit,</w:t>
      </w:r>
      <w:r w:rsidR="00A96A35" w:rsidRPr="0027638C">
        <w:rPr>
          <w:sz w:val="24"/>
          <w:rPrChange w16du:dateUtc="2026-07-07T18:18:00Z" w:author="Author" w:date="2026-07-07T20:18:00Z" w:id="2409">
            <w:rPr>
              <w:rFonts w:ascii="Times New Roman"/>
              <w:color w:val="000000"/>
              <w:spacing w:val="9"/>
            </w:rPr>
          </w:rPrChange>
        </w:rPr>
        <w:t xml:space="preserve"> </w:t>
      </w:r>
      <w:r w:rsidR="00A96A35" w:rsidRPr="0027638C">
        <w:rPr>
          <w:sz w:val="24"/>
          <w:rPrChange w16du:dateUtc="2026-07-07T18:18:00Z" w:author="Author" w:date="2026-07-07T20:18:00Z" w:id="2410">
            <w:rPr>
              <w:rFonts w:ascii="Times New Roman"/>
              <w:color w:val="000000"/>
            </w:rPr>
          </w:rPrChange>
        </w:rPr>
        <w:t>sed</w:t>
      </w:r>
      <w:r w:rsidR="00A96A35" w:rsidRPr="0027638C">
        <w:rPr>
          <w:sz w:val="24"/>
          <w:rPrChange w16du:dateUtc="2026-07-07T18:18:00Z" w:author="Author" w:date="2026-07-07T20:18:00Z" w:id="2411">
            <w:rPr>
              <w:rFonts w:ascii="Times New Roman"/>
              <w:color w:val="000000"/>
              <w:spacing w:val="9"/>
            </w:rPr>
          </w:rPrChange>
        </w:rPr>
        <w:t xml:space="preserve"> </w:t>
      </w:r>
      <w:r w:rsidR="00A96A35" w:rsidRPr="0027638C">
        <w:rPr>
          <w:sz w:val="24"/>
          <w:rPrChange w16du:dateUtc="2026-07-07T18:18:00Z" w:author="Author" w:date="2026-07-07T20:18:00Z" w:id="2412">
            <w:rPr>
              <w:rFonts w:ascii="Times New Roman"/>
              <w:color w:val="000000"/>
            </w:rPr>
          </w:rPrChange>
        </w:rPr>
        <w:t>do</w:t>
      </w:r>
      <w:r w:rsidR="00A96A35" w:rsidRPr="0027638C">
        <w:rPr>
          <w:sz w:val="24"/>
          <w:rPrChange w16du:dateUtc="2026-07-07T18:18:00Z" w:author="Author" w:date="2026-07-07T20:18:00Z" w:id="2413">
            <w:rPr>
              <w:rFonts w:ascii="Times New Roman"/>
              <w:color w:val="000000"/>
              <w:spacing w:val="9"/>
            </w:rPr>
          </w:rPrChange>
        </w:rPr>
        <w:t xml:space="preserve"> </w:t>
      </w:r>
      <w:r w:rsidR="00A96A35" w:rsidRPr="0027638C">
        <w:rPr>
          <w:sz w:val="24"/>
          <w:rPrChange w16du:dateUtc="2026-07-07T18:18:00Z" w:author="Author" w:date="2026-07-07T20:18:00Z" w:id="2414">
            <w:rPr>
              <w:rFonts w:ascii="Times New Roman"/>
              <w:color w:val="000000"/>
            </w:rPr>
          </w:rPrChange>
        </w:rPr>
        <w:t>eiusmod</w:t>
      </w:r>
      <w:r w:rsidR="00A96A35" w:rsidRPr="0027638C">
        <w:rPr>
          <w:sz w:val="24"/>
          <w:rPrChange w16du:dateUtc="2026-07-07T18:18:00Z" w:author="Author" w:date="2026-07-07T20:18:00Z" w:id="2415">
            <w:rPr>
              <w:rFonts w:ascii="Times New Roman"/>
              <w:color w:val="000000"/>
              <w:spacing w:val="9"/>
            </w:rPr>
          </w:rPrChange>
        </w:rPr>
        <w:t xml:space="preserve"> </w:t>
      </w:r>
      <w:r w:rsidR="00A96A35" w:rsidRPr="0027638C">
        <w:rPr>
          <w:sz w:val="24"/>
          <w:rPrChange w16du:dateUtc="2026-07-07T18:18:00Z" w:author="Author" w:date="2026-07-07T20:18:00Z" w:id="2416">
            <w:rPr>
              <w:rFonts w:ascii="Times New Roman" w:hAnsi="Times New Roman"/>
              <w:color w:val="000000"/>
            </w:rPr>
          </w:rPrChange>
        </w:rPr>
        <w:t>Tempor</w:t>
      </w:r>
      <w:del w16du:dateUtc="2026-07-07T18:18:00Z" w:author="Author" w:date="2026-07-07T20:18:00Z" w:id="2417">
        <w:r>
          <w:rPr>
            <w:color w:val="000000"/>
          </w:rPr>
          <w:cr/>
        </w:r>
      </w:del>
      <w:r w:rsidR="00A96A35" w:rsidRPr="0027638C">
        <w:rPr>
          <w:sz w:val="24"/>
          <w:rPrChange w16du:dateUtc="2026-07-07T18:18:00Z" w:author="Author" w:date="2026-07-07T20:18:00Z" w:id="2418">
            <w:rPr>
              <w:rFonts w:ascii="Times New Roman"/>
              <w:color w:val="000000"/>
              <w:spacing w:val="665"/>
            </w:rPr>
          </w:rPrChange>
        </w:rPr>
        <w:t xml:space="preserve"> </w:t>
      </w:r>
      <w:r w:rsidR="00A96A35" w:rsidRPr="0027638C">
        <w:rPr>
          <w:sz w:val="24"/>
          <w:rPrChange w16du:dateUtc="2026-07-07T18:18:00Z" w:author="Author" w:date="2026-07-07T20:18:00Z" w:id="2419">
            <w:rPr>
              <w:rFonts w:ascii="Times New Roman"/>
              <w:color w:val="000000"/>
            </w:rPr>
          </w:rPrChange>
        </w:rPr>
        <w:t>Incididunt(ut) labore et Dolore;</w:t>
      </w:r>
    </w:p>
    <w:p w14:paraId="584D9164" w14:textId="77777777" w:rsidR="009609E8" w:rsidRDefault="00000000" w:rsidRPr="0027638C">
      <w:pPr>
        <w:pStyle w:val="ListParagraph"/>
        <w:numPr>
          <w:ilvl w:val="2"/>
          <w:numId w:val="5"/>
        </w:numPr>
        <w:tabs>
          <w:tab w:pos="2157" w:val="left"/>
          <w:tab w:pos="2160" w:val="left"/>
        </w:tabs>
        <w:spacing w:before="238"/>
        <w:ind w:right="356"/>
        <w:rPr>
          <w:sz w:val="24"/>
          <w:rPrChange w16du:dateUtc="2026-07-07T18:18:00Z" w:author="Author" w:date="2026-07-07T20:18:00Z" w:id="2420">
            <w:rPr>
              <w:rFonts w:ascii="Times New Roman"/>
              <w:color w:val="000000"/>
            </w:rPr>
          </w:rPrChange>
        </w:rPr>
        <w:pPrChange w16du:dateUtc="2026-07-07T18:18:00Z" w:author="Author" w:date="2026-07-07T20:18:00Z" w:id="2421">
          <w:pPr>
            <w:spacing w:after="0" w:before="235" w:line="254" w:lineRule="exact"/>
            <w:ind w:left="720"/>
            <w:jc w:val="left"/>
          </w:pPr>
        </w:pPrChange>
      </w:pPr>
      <w:del w16du:dateUtc="2026-07-07T18:18:00Z" w:author="Author" w:date="2026-07-07T20:18:00Z" w:id="2422">
        <w:r>
          <w:rPr>
            <w:color w:val="000000"/>
          </w:rPr>
          <w:delText>(ii)</w:delText>
        </w:r>
        <w:r>
          <w:rPr>
            <w:color w:val="000000"/>
            <w:spacing w:val="396"/>
          </w:rPr>
          <w:delText xml:space="preserve"> </w:delText>
        </w:r>
      </w:del>
      <w:r w:rsidR="00A96A35" w:rsidRPr="0027638C">
        <w:rPr>
          <w:sz w:val="24"/>
          <w:rPrChange w16du:dateUtc="2026-07-07T18:18:00Z" w:author="Author" w:date="2026-07-07T20:18:00Z" w:id="2423">
            <w:rPr>
              <w:rFonts w:ascii="Times New Roman"/>
              <w:color w:val="000000"/>
            </w:rPr>
          </w:rPrChange>
        </w:rPr>
        <w:t>Magna</w:t>
      </w:r>
      <w:r w:rsidR="00A96A35" w:rsidRPr="0027638C">
        <w:rPr>
          <w:sz w:val="24"/>
          <w:rPrChange w16du:dateUtc="2026-07-07T18:18:00Z" w:author="Author" w:date="2026-07-07T20:18:00Z" w:id="2424">
            <w:rPr>
              <w:rFonts w:ascii="Times New Roman"/>
              <w:color w:val="000000"/>
              <w:spacing w:val="48"/>
            </w:rPr>
          </w:rPrChange>
        </w:rPr>
        <w:t xml:space="preserve"> </w:t>
      </w:r>
      <w:r w:rsidR="00A96A35" w:rsidRPr="0027638C">
        <w:rPr>
          <w:sz w:val="24"/>
          <w:rPrChange w16du:dateUtc="2026-07-07T18:18:00Z" w:author="Author" w:date="2026-07-07T20:18:00Z" w:id="2425">
            <w:rPr>
              <w:rFonts w:ascii="Times New Roman"/>
              <w:color w:val="000000"/>
            </w:rPr>
          </w:rPrChange>
        </w:rPr>
        <w:t>Aliqua</w:t>
      </w:r>
      <w:r w:rsidR="00A96A35" w:rsidRPr="0027638C">
        <w:rPr>
          <w:sz w:val="24"/>
          <w:rPrChange w16du:dateUtc="2026-07-07T18:18:00Z" w:author="Author" w:date="2026-07-07T20:18:00Z" w:id="2426">
            <w:rPr>
              <w:rFonts w:ascii="Times New Roman"/>
              <w:color w:val="000000"/>
              <w:spacing w:val="48"/>
            </w:rPr>
          </w:rPrChange>
        </w:rPr>
        <w:t xml:space="preserve"> </w:t>
      </w:r>
      <w:r w:rsidR="00A96A35" w:rsidRPr="0027638C">
        <w:rPr>
          <w:sz w:val="24"/>
          <w:rPrChange w16du:dateUtc="2026-07-07T18:18:00Z" w:author="Author" w:date="2026-07-07T20:18:00Z" w:id="2427">
            <w:rPr>
              <w:rFonts w:ascii="Times New Roman"/>
              <w:color w:val="000000"/>
            </w:rPr>
          </w:rPrChange>
        </w:rPr>
        <w:t>lorem</w:t>
      </w:r>
      <w:r w:rsidR="00A96A35" w:rsidRPr="0027638C">
        <w:rPr>
          <w:sz w:val="24"/>
          <w:rPrChange w16du:dateUtc="2026-07-07T18:18:00Z" w:author="Author" w:date="2026-07-07T20:18:00Z" w:id="2428">
            <w:rPr>
              <w:rFonts w:ascii="Times New Roman"/>
              <w:color w:val="000000"/>
              <w:spacing w:val="49"/>
            </w:rPr>
          </w:rPrChange>
        </w:rPr>
        <w:t xml:space="preserve"> </w:t>
      </w:r>
      <w:r w:rsidR="00A96A35" w:rsidRPr="0027638C">
        <w:rPr>
          <w:sz w:val="24"/>
          <w:rPrChange w16du:dateUtc="2026-07-07T18:18:00Z" w:author="Author" w:date="2026-07-07T20:18:00Z" w:id="2429">
            <w:rPr>
              <w:rFonts w:ascii="Times New Roman"/>
              <w:color w:val="000000"/>
            </w:rPr>
          </w:rPrChange>
        </w:rPr>
        <w:t>ipsum</w:t>
      </w:r>
      <w:r w:rsidR="00A96A35" w:rsidRPr="0027638C">
        <w:rPr>
          <w:sz w:val="24"/>
          <w:rPrChange w16du:dateUtc="2026-07-07T18:18:00Z" w:author="Author" w:date="2026-07-07T20:18:00Z" w:id="2430">
            <w:rPr>
              <w:rFonts w:ascii="Times New Roman"/>
              <w:color w:val="000000"/>
              <w:spacing w:val="49"/>
            </w:rPr>
          </w:rPrChange>
        </w:rPr>
        <w:t xml:space="preserve"> </w:t>
      </w:r>
      <w:r w:rsidR="00A96A35" w:rsidRPr="0027638C">
        <w:rPr>
          <w:sz w:val="24"/>
          <w:rPrChange w16du:dateUtc="2026-07-07T18:18:00Z" w:author="Author" w:date="2026-07-07T20:18:00Z" w:id="2431">
            <w:rPr>
              <w:rFonts w:ascii="Times New Roman"/>
              <w:color w:val="000000"/>
            </w:rPr>
          </w:rPrChange>
        </w:rPr>
        <w:t>dolor</w:t>
      </w:r>
      <w:r w:rsidR="00A96A35" w:rsidRPr="0027638C">
        <w:rPr>
          <w:sz w:val="24"/>
          <w:rPrChange w16du:dateUtc="2026-07-07T18:18:00Z" w:author="Author" w:date="2026-07-07T20:18:00Z" w:id="2432">
            <w:rPr>
              <w:rFonts w:ascii="Times New Roman"/>
              <w:color w:val="000000"/>
              <w:spacing w:val="49"/>
            </w:rPr>
          </w:rPrChange>
        </w:rPr>
        <w:t xml:space="preserve"> </w:t>
      </w:r>
      <w:r w:rsidR="00A96A35" w:rsidRPr="0027638C">
        <w:rPr>
          <w:sz w:val="24"/>
          <w:rPrChange w16du:dateUtc="2026-07-07T18:18:00Z" w:author="Author" w:date="2026-07-07T20:18:00Z" w:id="2433">
            <w:rPr>
              <w:rFonts w:ascii="Times New Roman"/>
              <w:color w:val="000000"/>
            </w:rPr>
          </w:rPrChange>
        </w:rPr>
        <w:t>Sit</w:t>
      </w:r>
      <w:r w:rsidR="00A96A35" w:rsidRPr="0027638C">
        <w:rPr>
          <w:sz w:val="24"/>
          <w:rPrChange w16du:dateUtc="2026-07-07T18:18:00Z" w:author="Author" w:date="2026-07-07T20:18:00Z" w:id="2434">
            <w:rPr>
              <w:rFonts w:ascii="Times New Roman"/>
              <w:color w:val="000000"/>
              <w:spacing w:val="48"/>
            </w:rPr>
          </w:rPrChange>
        </w:rPr>
        <w:t xml:space="preserve"> </w:t>
      </w:r>
      <w:r w:rsidR="00A96A35" w:rsidRPr="0027638C">
        <w:rPr>
          <w:sz w:val="24"/>
          <w:rPrChange w16du:dateUtc="2026-07-07T18:18:00Z" w:author="Author" w:date="2026-07-07T20:18:00Z" w:id="2435">
            <w:rPr>
              <w:rFonts w:ascii="Times New Roman"/>
              <w:color w:val="000000"/>
            </w:rPr>
          </w:rPrChange>
        </w:rPr>
        <w:t>amet</w:t>
      </w:r>
      <w:r w:rsidR="00A96A35" w:rsidRPr="0027638C">
        <w:rPr>
          <w:sz w:val="24"/>
          <w:rPrChange w16du:dateUtc="2026-07-07T18:18:00Z" w:author="Author" w:date="2026-07-07T20:18:00Z" w:id="2436">
            <w:rPr>
              <w:rFonts w:ascii="Times New Roman"/>
              <w:color w:val="000000"/>
              <w:spacing w:val="48"/>
            </w:rPr>
          </w:rPrChange>
        </w:rPr>
        <w:t xml:space="preserve"> </w:t>
      </w:r>
      <w:r w:rsidR="00A96A35" w:rsidRPr="0027638C">
        <w:rPr>
          <w:sz w:val="24"/>
          <w:rPrChange w16du:dateUtc="2026-07-07T18:18:00Z" w:author="Author" w:date="2026-07-07T20:18:00Z" w:id="2437">
            <w:rPr>
              <w:rFonts w:ascii="Times New Roman"/>
              <w:color w:val="000000"/>
            </w:rPr>
          </w:rPrChange>
        </w:rPr>
        <w:t>consectetur</w:t>
      </w:r>
      <w:r w:rsidR="00A96A35" w:rsidRPr="0027638C">
        <w:rPr>
          <w:sz w:val="24"/>
          <w:rPrChange w16du:dateUtc="2026-07-07T18:18:00Z" w:author="Author" w:date="2026-07-07T20:18:00Z" w:id="2438">
            <w:rPr>
              <w:rFonts w:ascii="Times New Roman"/>
              <w:color w:val="000000"/>
              <w:spacing w:val="48"/>
            </w:rPr>
          </w:rPrChange>
        </w:rPr>
        <w:t xml:space="preserve"> </w:t>
      </w:r>
      <w:r w:rsidR="00A96A35" w:rsidRPr="0027638C">
        <w:rPr>
          <w:sz w:val="24"/>
          <w:rPrChange w16du:dateUtc="2026-07-07T18:18:00Z" w:author="Author" w:date="2026-07-07T20:18:00Z" w:id="2439">
            <w:rPr>
              <w:rFonts w:ascii="Times New Roman"/>
              <w:color w:val="000000"/>
            </w:rPr>
          </w:rPrChange>
        </w:rPr>
        <w:t>adipiscing</w:t>
      </w:r>
      <w:r w:rsidR="00A96A35" w:rsidRPr="0027638C">
        <w:rPr>
          <w:sz w:val="24"/>
          <w:rPrChange w16du:dateUtc="2026-07-07T18:18:00Z" w:author="Author" w:date="2026-07-07T20:18:00Z" w:id="2440">
            <w:rPr>
              <w:rFonts w:ascii="Times New Roman"/>
              <w:color w:val="000000"/>
              <w:spacing w:val="49"/>
            </w:rPr>
          </w:rPrChange>
        </w:rPr>
        <w:t xml:space="preserve"> </w:t>
      </w:r>
      <w:r w:rsidR="00A96A35" w:rsidRPr="0027638C">
        <w:rPr>
          <w:sz w:val="24"/>
          <w:rPrChange w16du:dateUtc="2026-07-07T18:18:00Z" w:author="Author" w:date="2026-07-07T20:18:00Z" w:id="2441">
            <w:rPr>
              <w:rFonts w:ascii="Times New Roman" w:hAnsi="Times New Roman"/>
              <w:color w:val="000000"/>
            </w:rPr>
          </w:rPrChange>
        </w:rPr>
        <w:t>Elit’sed</w:t>
      </w:r>
      <w:del w16du:dateUtc="2026-07-07T18:18:00Z" w:author="Author" w:date="2026-07-07T20:18:00Z" w:id="2442">
        <w:r>
          <w:rPr>
            <w:color w:val="000000"/>
          </w:rPr>
          <w:cr/>
        </w:r>
      </w:del>
      <w:r w:rsidR="00A96A35" w:rsidRPr="0027638C">
        <w:rPr>
          <w:sz w:val="24"/>
          <w:rPrChange w16du:dateUtc="2026-07-07T18:18:00Z" w:author="Author" w:date="2026-07-07T20:18:00Z" w:id="2443">
            <w:rPr>
              <w:rFonts w:ascii="Times New Roman"/>
              <w:color w:val="000000"/>
              <w:spacing w:val="665"/>
            </w:rPr>
          </w:rPrChange>
        </w:rPr>
        <w:t xml:space="preserve"> </w:t>
      </w:r>
      <w:r w:rsidR="00A96A35" w:rsidRPr="0027638C">
        <w:rPr>
          <w:sz w:val="24"/>
          <w:rPrChange w16du:dateUtc="2026-07-07T18:18:00Z" w:author="Author" w:date="2026-07-07T20:18:00Z" w:id="2444">
            <w:rPr>
              <w:rFonts w:ascii="Times New Roman"/>
              <w:color w:val="000000"/>
            </w:rPr>
          </w:rPrChange>
        </w:rPr>
        <w:t>do eiusmod</w:t>
      </w:r>
      <w:del w16du:dateUtc="2026-07-07T18:18:00Z" w:author="Author" w:date="2026-07-07T20:18:00Z" w:id="2445">
        <w:r>
          <w:rPr>
            <w:color w:val="000000"/>
          </w:rPr>
          <w:delText xml:space="preserve"> </w:delText>
        </w:r>
      </w:del>
      <w:ins w16du:dateUtc="2026-07-07T18:18:00Z" w:author="Author" w:date="2026-07-07T20:18:00Z" w:id="2446">
        <w:r w:rsidR="00A96A35" w:rsidRPr="0027638C">
          <w:rPr>
            <w:sz w:val="24"/>
            <w:szCs w:val="24"/>
          </w:rPr>
          <w:t>-</w:t>
        </w:r>
      </w:ins>
      <w:r w:rsidR="00A96A35" w:rsidRPr="0027638C">
        <w:rPr>
          <w:sz w:val="24"/>
          <w:rPrChange w16du:dateUtc="2026-07-07T18:18:00Z" w:author="Author" w:date="2026-07-07T20:18:00Z" w:id="2447">
            <w:rPr>
              <w:rFonts w:ascii="Times New Roman"/>
              <w:color w:val="000000"/>
            </w:rPr>
          </w:rPrChange>
        </w:rPr>
        <w:t>tempor incididunt;</w:t>
      </w:r>
    </w:p>
    <w:p w14:paraId="584D9165" w14:textId="77777777" w:rsidR="009609E8" w:rsidRDefault="00000000" w:rsidRPr="0027638C">
      <w:pPr>
        <w:pStyle w:val="ListParagraph"/>
        <w:numPr>
          <w:ilvl w:val="2"/>
          <w:numId w:val="5"/>
        </w:numPr>
        <w:tabs>
          <w:tab w:pos="2156" w:val="left"/>
          <w:tab w:pos="2160" w:val="left"/>
        </w:tabs>
        <w:spacing w:before="243"/>
        <w:ind w:right="355"/>
        <w:rPr>
          <w:sz w:val="24"/>
          <w:rPrChange w16du:dateUtc="2026-07-07T18:18:00Z" w:author="Author" w:date="2026-07-07T20:18:00Z" w:id="2448">
            <w:rPr>
              <w:rFonts w:ascii="Times New Roman"/>
              <w:color w:val="000000"/>
            </w:rPr>
          </w:rPrChange>
        </w:rPr>
        <w:pPrChange w16du:dateUtc="2026-07-07T18:18:00Z" w:author="Author" w:date="2026-07-07T20:18:00Z" w:id="2449">
          <w:pPr>
            <w:spacing w:after="0" w:before="240" w:line="254" w:lineRule="exact"/>
            <w:ind w:left="720"/>
            <w:jc w:val="left"/>
          </w:pPr>
        </w:pPrChange>
      </w:pPr>
      <w:del w16du:dateUtc="2026-07-07T18:18:00Z" w:author="Author" w:date="2026-07-07T20:18:00Z" w:id="2450">
        <w:r>
          <w:rPr>
            <w:color w:val="000000"/>
          </w:rPr>
          <w:delText>(iii)</w:delText>
        </w:r>
        <w:r>
          <w:rPr>
            <w:color w:val="000000"/>
            <w:spacing w:val="335"/>
          </w:rPr>
          <w:delText xml:space="preserve"> </w:delText>
        </w:r>
      </w:del>
      <w:r w:rsidR="00A96A35" w:rsidRPr="0027638C">
        <w:rPr>
          <w:sz w:val="24"/>
          <w:rPrChange w16du:dateUtc="2026-07-07T18:18:00Z" w:author="Author" w:date="2026-07-07T20:18:00Z" w:id="2451">
            <w:rPr>
              <w:rFonts w:ascii="Times New Roman"/>
              <w:color w:val="000000"/>
            </w:rPr>
          </w:rPrChange>
        </w:rPr>
        <w:t>ut</w:t>
      </w:r>
      <w:r w:rsidR="00A96A35" w:rsidRPr="0027638C">
        <w:rPr>
          <w:sz w:val="24"/>
          <w:rPrChange w16du:dateUtc="2026-07-07T18:18:00Z" w:author="Author" w:date="2026-07-07T20:18:00Z" w:id="2452">
            <w:rPr>
              <w:rFonts w:ascii="Times New Roman"/>
              <w:color w:val="000000"/>
              <w:spacing w:val="81"/>
            </w:rPr>
          </w:rPrChange>
        </w:rPr>
        <w:t xml:space="preserve"> </w:t>
      </w:r>
      <w:r w:rsidR="00A96A35" w:rsidRPr="0027638C">
        <w:rPr>
          <w:sz w:val="24"/>
          <w:rPrChange w16du:dateUtc="2026-07-07T18:18:00Z" w:author="Author" w:date="2026-07-07T20:18:00Z" w:id="2453">
            <w:rPr>
              <w:rFonts w:ascii="Times New Roman"/>
              <w:color w:val="000000"/>
            </w:rPr>
          </w:rPrChange>
        </w:rPr>
        <w:t>labore</w:t>
      </w:r>
      <w:r w:rsidR="00A96A35" w:rsidRPr="0027638C">
        <w:rPr>
          <w:sz w:val="24"/>
          <w:rPrChange w16du:dateUtc="2026-07-07T18:18:00Z" w:author="Author" w:date="2026-07-07T20:18:00Z" w:id="2454">
            <w:rPr>
              <w:rFonts w:ascii="Times New Roman"/>
              <w:color w:val="000000"/>
              <w:spacing w:val="81"/>
            </w:rPr>
          </w:rPrChange>
        </w:rPr>
        <w:t xml:space="preserve"> </w:t>
      </w:r>
      <w:r w:rsidR="00A96A35" w:rsidRPr="0027638C">
        <w:rPr>
          <w:sz w:val="24"/>
          <w:rPrChange w16du:dateUtc="2026-07-07T18:18:00Z" w:author="Author" w:date="2026-07-07T20:18:00Z" w:id="2455">
            <w:rPr>
              <w:rFonts w:ascii="Times New Roman"/>
              <w:color w:val="000000"/>
            </w:rPr>
          </w:rPrChange>
        </w:rPr>
        <w:t>et</w:t>
      </w:r>
      <w:r w:rsidR="00A96A35" w:rsidRPr="0027638C">
        <w:rPr>
          <w:sz w:val="24"/>
          <w:rPrChange w16du:dateUtc="2026-07-07T18:18:00Z" w:author="Author" w:date="2026-07-07T20:18:00Z" w:id="2456">
            <w:rPr>
              <w:rFonts w:ascii="Times New Roman"/>
              <w:color w:val="000000"/>
              <w:spacing w:val="81"/>
            </w:rPr>
          </w:rPrChange>
        </w:rPr>
        <w:t xml:space="preserve"> </w:t>
      </w:r>
      <w:r w:rsidR="00A96A35" w:rsidRPr="0027638C">
        <w:rPr>
          <w:sz w:val="24"/>
          <w:rPrChange w16du:dateUtc="2026-07-07T18:18:00Z" w:author="Author" w:date="2026-07-07T20:18:00Z" w:id="2457">
            <w:rPr>
              <w:rFonts w:ascii="Times New Roman"/>
              <w:color w:val="000000"/>
            </w:rPr>
          </w:rPrChange>
        </w:rPr>
        <w:t>dolore</w:t>
      </w:r>
      <w:r w:rsidR="00A96A35" w:rsidRPr="0027638C">
        <w:rPr>
          <w:sz w:val="24"/>
          <w:rPrChange w16du:dateUtc="2026-07-07T18:18:00Z" w:author="Author" w:date="2026-07-07T20:18:00Z" w:id="2458">
            <w:rPr>
              <w:rFonts w:ascii="Times New Roman"/>
              <w:color w:val="000000"/>
              <w:spacing w:val="81"/>
            </w:rPr>
          </w:rPrChange>
        </w:rPr>
        <w:t xml:space="preserve"> </w:t>
      </w:r>
      <w:r w:rsidR="00A96A35" w:rsidRPr="0027638C">
        <w:rPr>
          <w:sz w:val="24"/>
          <w:rPrChange w16du:dateUtc="2026-07-07T18:18:00Z" w:author="Author" w:date="2026-07-07T20:18:00Z" w:id="2459">
            <w:rPr>
              <w:rFonts w:ascii="Times New Roman"/>
              <w:color w:val="000000"/>
            </w:rPr>
          </w:rPrChange>
        </w:rPr>
        <w:t>magna</w:t>
      </w:r>
      <w:r w:rsidR="00A96A35" w:rsidRPr="0027638C">
        <w:rPr>
          <w:sz w:val="24"/>
          <w:rPrChange w16du:dateUtc="2026-07-07T18:18:00Z" w:author="Author" w:date="2026-07-07T20:18:00Z" w:id="2460">
            <w:rPr>
              <w:rFonts w:ascii="Times New Roman"/>
              <w:color w:val="000000"/>
              <w:spacing w:val="81"/>
            </w:rPr>
          </w:rPrChange>
        </w:rPr>
        <w:t xml:space="preserve"> </w:t>
      </w:r>
      <w:r w:rsidR="00A96A35" w:rsidRPr="0027638C">
        <w:rPr>
          <w:sz w:val="24"/>
          <w:rPrChange w16du:dateUtc="2026-07-07T18:18:00Z" w:author="Author" w:date="2026-07-07T20:18:00Z" w:id="2461">
            <w:rPr>
              <w:rFonts w:ascii="Times New Roman"/>
              <w:color w:val="000000"/>
            </w:rPr>
          </w:rPrChange>
        </w:rPr>
        <w:t>aliqua</w:t>
      </w:r>
      <w:r w:rsidR="00A96A35" w:rsidRPr="0027638C">
        <w:rPr>
          <w:sz w:val="24"/>
          <w:rPrChange w16du:dateUtc="2026-07-07T18:18:00Z" w:author="Author" w:date="2026-07-07T20:18:00Z" w:id="2462">
            <w:rPr>
              <w:rFonts w:ascii="Times New Roman"/>
              <w:color w:val="000000"/>
              <w:spacing w:val="81"/>
            </w:rPr>
          </w:rPrChange>
        </w:rPr>
        <w:t xml:space="preserve"> </w:t>
      </w:r>
      <w:r w:rsidR="00A96A35" w:rsidRPr="0027638C">
        <w:rPr>
          <w:sz w:val="24"/>
          <w:rPrChange w16du:dateUtc="2026-07-07T18:18:00Z" w:author="Author" w:date="2026-07-07T20:18:00Z" w:id="2463">
            <w:rPr>
              <w:rFonts w:ascii="Times New Roman"/>
              <w:color w:val="000000"/>
            </w:rPr>
          </w:rPrChange>
        </w:rPr>
        <w:t>lorem</w:t>
      </w:r>
      <w:r w:rsidR="00A96A35" w:rsidRPr="0027638C">
        <w:rPr>
          <w:sz w:val="24"/>
          <w:rPrChange w16du:dateUtc="2026-07-07T18:18:00Z" w:author="Author" w:date="2026-07-07T20:18:00Z" w:id="2464">
            <w:rPr>
              <w:rFonts w:ascii="Times New Roman"/>
              <w:color w:val="000000"/>
              <w:spacing w:val="81"/>
            </w:rPr>
          </w:rPrChange>
        </w:rPr>
        <w:t xml:space="preserve"> </w:t>
      </w:r>
      <w:r w:rsidR="00A96A35" w:rsidRPr="0027638C">
        <w:rPr>
          <w:sz w:val="24"/>
          <w:rPrChange w16du:dateUtc="2026-07-07T18:18:00Z" w:author="Author" w:date="2026-07-07T20:18:00Z" w:id="2465">
            <w:rPr>
              <w:rFonts w:ascii="Times New Roman" w:hAnsi="Times New Roman"/>
              <w:color w:val="000000"/>
            </w:rPr>
          </w:rPrChange>
        </w:rPr>
        <w:t>Ipsum’dolor</w:t>
      </w:r>
      <w:r w:rsidR="00A96A35" w:rsidRPr="0027638C">
        <w:rPr>
          <w:sz w:val="24"/>
          <w:rPrChange w16du:dateUtc="2026-07-07T18:18:00Z" w:author="Author" w:date="2026-07-07T20:18:00Z" w:id="2466">
            <w:rPr>
              <w:rFonts w:ascii="Times New Roman"/>
              <w:color w:val="000000"/>
              <w:spacing w:val="81"/>
            </w:rPr>
          </w:rPrChange>
        </w:rPr>
        <w:t xml:space="preserve"> </w:t>
      </w:r>
      <w:r w:rsidR="00A96A35" w:rsidRPr="0027638C">
        <w:rPr>
          <w:sz w:val="24"/>
          <w:rPrChange w16du:dateUtc="2026-07-07T18:18:00Z" w:author="Author" w:date="2026-07-07T20:18:00Z" w:id="2467">
            <w:rPr>
              <w:rFonts w:ascii="Times New Roman"/>
              <w:color w:val="000000"/>
            </w:rPr>
          </w:rPrChange>
        </w:rPr>
        <w:t>Sit</w:t>
      </w:r>
      <w:r w:rsidR="00A96A35" w:rsidRPr="0027638C">
        <w:rPr>
          <w:sz w:val="24"/>
          <w:rPrChange w16du:dateUtc="2026-07-07T18:18:00Z" w:author="Author" w:date="2026-07-07T20:18:00Z" w:id="2468">
            <w:rPr>
              <w:rFonts w:ascii="Times New Roman"/>
              <w:color w:val="000000"/>
              <w:spacing w:val="81"/>
            </w:rPr>
          </w:rPrChange>
        </w:rPr>
        <w:t xml:space="preserve"> </w:t>
      </w:r>
      <w:r w:rsidR="00A96A35" w:rsidRPr="0027638C">
        <w:rPr>
          <w:sz w:val="24"/>
          <w:rPrChange w16du:dateUtc="2026-07-07T18:18:00Z" w:author="Author" w:date="2026-07-07T20:18:00Z" w:id="2469">
            <w:rPr>
              <w:rFonts w:ascii="Times New Roman"/>
              <w:color w:val="000000"/>
            </w:rPr>
          </w:rPrChange>
        </w:rPr>
        <w:t>amet</w:t>
      </w:r>
      <w:r w:rsidR="00A96A35" w:rsidRPr="0027638C">
        <w:rPr>
          <w:sz w:val="24"/>
          <w:rPrChange w16du:dateUtc="2026-07-07T18:18:00Z" w:author="Author" w:date="2026-07-07T20:18:00Z" w:id="2470">
            <w:rPr>
              <w:rFonts w:ascii="Times New Roman"/>
              <w:color w:val="000000"/>
              <w:spacing w:val="81"/>
            </w:rPr>
          </w:rPrChange>
        </w:rPr>
        <w:t xml:space="preserve"> </w:t>
      </w:r>
      <w:r w:rsidR="00A96A35" w:rsidRPr="0027638C">
        <w:rPr>
          <w:sz w:val="24"/>
          <w:rPrChange w16du:dateUtc="2026-07-07T18:18:00Z" w:author="Author" w:date="2026-07-07T20:18:00Z" w:id="2471">
            <w:rPr>
              <w:rFonts w:ascii="Times New Roman" w:hAnsi="Times New Roman"/>
              <w:color w:val="000000"/>
            </w:rPr>
          </w:rPrChange>
        </w:rPr>
        <w:t>consectetur</w:t>
      </w:r>
      <w:del w16du:dateUtc="2026-07-07T18:18:00Z" w:author="Author" w:date="2026-07-07T20:18:00Z" w:id="2472">
        <w:r>
          <w:rPr>
            <w:color w:val="000000"/>
          </w:rPr>
          <w:cr/>
        </w:r>
      </w:del>
      <w:r w:rsidR="00A96A35" w:rsidRPr="0027638C">
        <w:rPr>
          <w:sz w:val="24"/>
          <w:rPrChange w16du:dateUtc="2026-07-07T18:18:00Z" w:author="Author" w:date="2026-07-07T20:18:00Z" w:id="2473">
            <w:rPr>
              <w:rFonts w:ascii="Times New Roman"/>
              <w:color w:val="000000"/>
              <w:spacing w:val="665"/>
            </w:rPr>
          </w:rPrChange>
        </w:rPr>
        <w:t xml:space="preserve"> </w:t>
      </w:r>
      <w:r w:rsidR="00A96A35" w:rsidRPr="0027638C">
        <w:rPr>
          <w:sz w:val="24"/>
          <w:rPrChange w16du:dateUtc="2026-07-07T18:18:00Z" w:author="Author" w:date="2026-07-07T20:18:00Z" w:id="2474">
            <w:rPr>
              <w:rFonts w:ascii="Times New Roman" w:hAnsi="Times New Roman"/>
              <w:color w:val="000000"/>
            </w:rPr>
          </w:rPrChange>
        </w:rPr>
        <w:t>Adipiscing’elit</w:t>
      </w:r>
      <w:r w:rsidR="00A96A35" w:rsidRPr="0027638C">
        <w:rPr>
          <w:sz w:val="24"/>
          <w:rPrChange w16du:dateUtc="2026-07-07T18:18:00Z" w:author="Author" w:date="2026-07-07T20:18:00Z" w:id="2475">
            <w:rPr>
              <w:rFonts w:ascii="Times New Roman"/>
              <w:color w:val="000000"/>
            </w:rPr>
          </w:rPrChange>
        </w:rPr>
        <w:t xml:space="preserve"> Sed do eiusmod Tempor Incididunt Ut</w:t>
      </w:r>
      <w:del w16du:dateUtc="2026-07-07T18:18:00Z" w:author="Author" w:date="2026-07-07T20:18:00Z" w:id="2476">
        <w:r>
          <w:rPr>
            <w:color w:val="000000"/>
          </w:rPr>
          <w:delText xml:space="preserve"> by the Customer</w:delText>
        </w:r>
      </w:del>
      <w:r w:rsidR="00A96A35" w:rsidRPr="0027638C">
        <w:rPr>
          <w:sz w:val="24"/>
          <w:rPrChange w16du:dateUtc="2026-07-07T18:18:00Z" w:author="Author" w:date="2026-07-07T20:18:00Z" w:id="2477">
            <w:rPr>
              <w:rFonts w:ascii="Times New Roman"/>
              <w:color w:val="000000"/>
            </w:rPr>
          </w:rPrChange>
        </w:rPr>
        <w:t>;</w:t>
      </w:r>
      <w:r w:rsidR="00A96A35" w:rsidRPr="0027638C">
        <w:rPr>
          <w:sz w:val="24"/>
          <w:rPrChange w16du:dateUtc="2026-07-07T18:18:00Z" w:author="Author" w:date="2026-07-07T20:18:00Z" w:id="2478">
            <w:rPr>
              <w:rFonts w:ascii="Times New Roman"/>
              <w:color w:val="000000"/>
              <w:spacing w:val="-3"/>
            </w:rPr>
          </w:rPrChange>
        </w:rPr>
        <w:t xml:space="preserve"> </w:t>
      </w:r>
      <w:r w:rsidR="00A96A35" w:rsidRPr="0027638C">
        <w:rPr>
          <w:sz w:val="24"/>
          <w:rPrChange w16du:dateUtc="2026-07-07T18:18:00Z" w:author="Author" w:date="2026-07-07T20:18:00Z" w:id="2479">
            <w:rPr>
              <w:rFonts w:ascii="Times New Roman"/>
              <w:color w:val="000000"/>
            </w:rPr>
          </w:rPrChange>
        </w:rPr>
        <w:t>labore</w:t>
      </w:r>
    </w:p>
    <w:p w14:paraId="584D9166" w14:textId="77777777" w:rsidR="009609E8" w:rsidRDefault="00000000" w:rsidRPr="0027638C">
      <w:pPr>
        <w:pStyle w:val="ListParagraph"/>
        <w:numPr>
          <w:ilvl w:val="2"/>
          <w:numId w:val="5"/>
        </w:numPr>
        <w:tabs>
          <w:tab w:pos="2157" w:val="left"/>
          <w:tab w:pos="2160" w:val="left"/>
        </w:tabs>
        <w:spacing w:before="238"/>
        <w:ind w:right="354"/>
        <w:rPr>
          <w:sz w:val="24"/>
          <w:rPrChange w16du:dateUtc="2026-07-07T18:18:00Z" w:author="Author" w:date="2026-07-07T20:18:00Z" w:id="2480">
            <w:rPr>
              <w:rFonts w:ascii="Times New Roman"/>
              <w:color w:val="000000"/>
            </w:rPr>
          </w:rPrChange>
        </w:rPr>
        <w:pPrChange w16du:dateUtc="2026-07-07T18:18:00Z" w:author="Author" w:date="2026-07-07T20:18:00Z" w:id="2481">
          <w:pPr>
            <w:spacing w:after="0" w:before="235" w:line="254" w:lineRule="exact"/>
            <w:ind w:left="720"/>
            <w:jc w:val="left"/>
          </w:pPr>
        </w:pPrChange>
      </w:pPr>
      <w:del w16du:dateUtc="2026-07-07T18:18:00Z" w:author="Author" w:date="2026-07-07T20:18:00Z" w:id="2482">
        <w:r>
          <w:rPr>
            <w:color w:val="000000"/>
          </w:rPr>
          <w:delText>(iv)</w:delText>
        </w:r>
        <w:r>
          <w:rPr>
            <w:color w:val="000000"/>
            <w:spacing w:val="347"/>
          </w:rPr>
          <w:delText xml:space="preserve"> </w:delText>
        </w:r>
      </w:del>
      <w:r w:rsidR="00A96A35" w:rsidRPr="0027638C">
        <w:rPr>
          <w:sz w:val="24"/>
          <w:rPrChange w16du:dateUtc="2026-07-07T18:18:00Z" w:author="Author" w:date="2026-07-07T20:18:00Z" w:id="2483">
            <w:rPr>
              <w:rFonts w:ascii="Times New Roman"/>
              <w:color w:val="000000"/>
            </w:rPr>
          </w:rPrChange>
        </w:rPr>
        <w:t>et</w:t>
      </w:r>
      <w:r w:rsidR="00A96A35" w:rsidRPr="0027638C">
        <w:rPr>
          <w:sz w:val="24"/>
          <w:rPrChange w16du:dateUtc="2026-07-07T18:18:00Z" w:author="Author" w:date="2026-07-07T20:18:00Z" w:id="2484">
            <w:rPr>
              <w:rFonts w:ascii="Times New Roman"/>
              <w:color w:val="000000"/>
              <w:spacing w:val="26"/>
            </w:rPr>
          </w:rPrChange>
        </w:rPr>
        <w:t xml:space="preserve"> </w:t>
      </w:r>
      <w:r w:rsidR="00A96A35" w:rsidRPr="0027638C">
        <w:rPr>
          <w:sz w:val="24"/>
          <w:rPrChange w16du:dateUtc="2026-07-07T18:18:00Z" w:author="Author" w:date="2026-07-07T20:18:00Z" w:id="2485">
            <w:rPr>
              <w:rFonts w:ascii="Times New Roman"/>
              <w:color w:val="000000"/>
            </w:rPr>
          </w:rPrChange>
        </w:rPr>
        <w:t>dolore</w:t>
      </w:r>
      <w:r w:rsidR="00A96A35" w:rsidRPr="0027638C">
        <w:rPr>
          <w:sz w:val="24"/>
          <w:rPrChange w16du:dateUtc="2026-07-07T18:18:00Z" w:author="Author" w:date="2026-07-07T20:18:00Z" w:id="2486">
            <w:rPr>
              <w:rFonts w:ascii="Times New Roman"/>
              <w:color w:val="000000"/>
              <w:spacing w:val="26"/>
            </w:rPr>
          </w:rPrChange>
        </w:rPr>
        <w:t xml:space="preserve"> </w:t>
      </w:r>
      <w:r w:rsidR="00A96A35" w:rsidRPr="0027638C">
        <w:rPr>
          <w:sz w:val="24"/>
          <w:rPrChange w16du:dateUtc="2026-07-07T18:18:00Z" w:author="Author" w:date="2026-07-07T20:18:00Z" w:id="2487">
            <w:rPr>
              <w:rFonts w:ascii="Times New Roman"/>
              <w:color w:val="000000"/>
            </w:rPr>
          </w:rPrChange>
        </w:rPr>
        <w:t>magna</w:t>
      </w:r>
      <w:r w:rsidR="00A96A35" w:rsidRPr="0027638C">
        <w:rPr>
          <w:sz w:val="24"/>
          <w:rPrChange w16du:dateUtc="2026-07-07T18:18:00Z" w:author="Author" w:date="2026-07-07T20:18:00Z" w:id="2488">
            <w:rPr>
              <w:rFonts w:ascii="Times New Roman"/>
              <w:color w:val="000000"/>
              <w:spacing w:val="26"/>
            </w:rPr>
          </w:rPrChange>
        </w:rPr>
        <w:t xml:space="preserve"> </w:t>
      </w:r>
      <w:r w:rsidR="00A96A35" w:rsidRPr="0027638C">
        <w:rPr>
          <w:sz w:val="24"/>
          <w:rPrChange w16du:dateUtc="2026-07-07T18:18:00Z" w:author="Author" w:date="2026-07-07T20:18:00Z" w:id="2489">
            <w:rPr>
              <w:rFonts w:ascii="Times New Roman"/>
              <w:color w:val="000000"/>
            </w:rPr>
          </w:rPrChange>
        </w:rPr>
        <w:t>aliqua</w:t>
      </w:r>
      <w:r w:rsidR="00A96A35" w:rsidRPr="0027638C">
        <w:rPr>
          <w:sz w:val="24"/>
          <w:rPrChange w16du:dateUtc="2026-07-07T18:18:00Z" w:author="Author" w:date="2026-07-07T20:18:00Z" w:id="2490">
            <w:rPr>
              <w:rFonts w:ascii="Times New Roman"/>
              <w:color w:val="000000"/>
              <w:spacing w:val="26"/>
            </w:rPr>
          </w:rPrChange>
        </w:rPr>
        <w:t xml:space="preserve"> </w:t>
      </w:r>
      <w:r w:rsidR="00A96A35" w:rsidRPr="0027638C">
        <w:rPr>
          <w:sz w:val="24"/>
          <w:rPrChange w16du:dateUtc="2026-07-07T18:18:00Z" w:author="Author" w:date="2026-07-07T20:18:00Z" w:id="2491">
            <w:rPr>
              <w:rFonts w:ascii="Times New Roman"/>
              <w:color w:val="000000"/>
            </w:rPr>
          </w:rPrChange>
        </w:rPr>
        <w:t>Lorem</w:t>
      </w:r>
      <w:r w:rsidR="00A96A35" w:rsidRPr="0027638C">
        <w:rPr>
          <w:sz w:val="24"/>
          <w:rPrChange w16du:dateUtc="2026-07-07T18:18:00Z" w:author="Author" w:date="2026-07-07T20:18:00Z" w:id="2492">
            <w:rPr>
              <w:rFonts w:ascii="Times New Roman"/>
              <w:color w:val="000000"/>
              <w:spacing w:val="26"/>
            </w:rPr>
          </w:rPrChange>
        </w:rPr>
        <w:t xml:space="preserve"> </w:t>
      </w:r>
      <w:r w:rsidR="00A96A35" w:rsidRPr="0027638C">
        <w:rPr>
          <w:sz w:val="24"/>
          <w:rPrChange w16du:dateUtc="2026-07-07T18:18:00Z" w:author="Author" w:date="2026-07-07T20:18:00Z" w:id="2493">
            <w:rPr>
              <w:rFonts w:ascii="Times New Roman"/>
              <w:color w:val="000000"/>
            </w:rPr>
          </w:rPrChange>
        </w:rPr>
        <w:t>Ipsum</w:t>
      </w:r>
      <w:r w:rsidR="00A96A35" w:rsidRPr="0027638C">
        <w:rPr>
          <w:sz w:val="24"/>
          <w:rPrChange w16du:dateUtc="2026-07-07T18:18:00Z" w:author="Author" w:date="2026-07-07T20:18:00Z" w:id="2494">
            <w:rPr>
              <w:rFonts w:ascii="Times New Roman"/>
              <w:color w:val="000000"/>
              <w:spacing w:val="26"/>
            </w:rPr>
          </w:rPrChange>
        </w:rPr>
        <w:t xml:space="preserve"> </w:t>
      </w:r>
      <w:r w:rsidR="00A96A35" w:rsidRPr="0027638C">
        <w:rPr>
          <w:sz w:val="24"/>
          <w:rPrChange w16du:dateUtc="2026-07-07T18:18:00Z" w:author="Author" w:date="2026-07-07T20:18:00Z" w:id="2495">
            <w:rPr>
              <w:rFonts w:ascii="Times New Roman"/>
              <w:color w:val="000000"/>
            </w:rPr>
          </w:rPrChange>
        </w:rPr>
        <w:t>dolor</w:t>
      </w:r>
      <w:r w:rsidR="00A96A35" w:rsidRPr="0027638C">
        <w:rPr>
          <w:sz w:val="24"/>
          <w:rPrChange w16du:dateUtc="2026-07-07T18:18:00Z" w:author="Author" w:date="2026-07-07T20:18:00Z" w:id="2496">
            <w:rPr>
              <w:rFonts w:ascii="Times New Roman"/>
              <w:color w:val="000000"/>
              <w:spacing w:val="26"/>
            </w:rPr>
          </w:rPrChange>
        </w:rPr>
        <w:t xml:space="preserve"> </w:t>
      </w:r>
      <w:r w:rsidR="00A96A35" w:rsidRPr="0027638C">
        <w:rPr>
          <w:sz w:val="24"/>
          <w:rPrChange w16du:dateUtc="2026-07-07T18:18:00Z" w:author="Author" w:date="2026-07-07T20:18:00Z" w:id="2497">
            <w:rPr>
              <w:rFonts w:ascii="Times New Roman"/>
              <w:color w:val="000000"/>
            </w:rPr>
          </w:rPrChange>
        </w:rPr>
        <w:t>sit</w:t>
      </w:r>
      <w:r w:rsidR="00A96A35" w:rsidRPr="0027638C">
        <w:rPr>
          <w:sz w:val="24"/>
          <w:rPrChange w16du:dateUtc="2026-07-07T18:18:00Z" w:author="Author" w:date="2026-07-07T20:18:00Z" w:id="2498">
            <w:rPr>
              <w:rFonts w:ascii="Times New Roman"/>
              <w:color w:val="000000"/>
              <w:spacing w:val="26"/>
            </w:rPr>
          </w:rPrChange>
        </w:rPr>
        <w:t xml:space="preserve"> </w:t>
      </w:r>
      <w:r w:rsidR="00A96A35" w:rsidRPr="0027638C">
        <w:rPr>
          <w:sz w:val="24"/>
          <w:rPrChange w16du:dateUtc="2026-07-07T18:18:00Z" w:author="Author" w:date="2026-07-07T20:18:00Z" w:id="2499">
            <w:rPr>
              <w:rFonts w:ascii="Times New Roman"/>
              <w:color w:val="000000"/>
            </w:rPr>
          </w:rPrChange>
        </w:rPr>
        <w:t>Amet</w:t>
      </w:r>
      <w:r w:rsidR="00A96A35" w:rsidRPr="0027638C">
        <w:rPr>
          <w:sz w:val="24"/>
          <w:rPrChange w16du:dateUtc="2026-07-07T18:18:00Z" w:author="Author" w:date="2026-07-07T20:18:00Z" w:id="2500">
            <w:rPr>
              <w:rFonts w:ascii="Times New Roman"/>
              <w:color w:val="000000"/>
              <w:spacing w:val="26"/>
            </w:rPr>
          </w:rPrChange>
        </w:rPr>
        <w:t xml:space="preserve"> </w:t>
      </w:r>
      <w:r w:rsidR="00A96A35" w:rsidRPr="0027638C">
        <w:rPr>
          <w:sz w:val="24"/>
          <w:rPrChange w16du:dateUtc="2026-07-07T18:18:00Z" w:author="Author" w:date="2026-07-07T20:18:00Z" w:id="2501">
            <w:rPr>
              <w:rFonts w:ascii="Times New Roman"/>
              <w:color w:val="000000"/>
            </w:rPr>
          </w:rPrChange>
        </w:rPr>
        <w:t>consectetur</w:t>
      </w:r>
      <w:r w:rsidR="00A96A35" w:rsidRPr="0027638C">
        <w:rPr>
          <w:sz w:val="24"/>
          <w:rPrChange w16du:dateUtc="2026-07-07T18:18:00Z" w:author="Author" w:date="2026-07-07T20:18:00Z" w:id="2502">
            <w:rPr>
              <w:rFonts w:ascii="Times New Roman"/>
              <w:color w:val="000000"/>
              <w:spacing w:val="26"/>
            </w:rPr>
          </w:rPrChange>
        </w:rPr>
        <w:t xml:space="preserve"> </w:t>
      </w:r>
      <w:r w:rsidR="00A96A35" w:rsidRPr="0027638C">
        <w:rPr>
          <w:sz w:val="24"/>
          <w:rPrChange w16du:dateUtc="2026-07-07T18:18:00Z" w:author="Author" w:date="2026-07-07T20:18:00Z" w:id="2503">
            <w:rPr>
              <w:rFonts w:ascii="Times New Roman"/>
              <w:color w:val="000000"/>
            </w:rPr>
          </w:rPrChange>
        </w:rPr>
        <w:t>adipiscing</w:t>
      </w:r>
      <w:r w:rsidR="00A96A35" w:rsidRPr="0027638C">
        <w:rPr>
          <w:sz w:val="24"/>
          <w:rPrChange w16du:dateUtc="2026-07-07T18:18:00Z" w:author="Author" w:date="2026-07-07T20:18:00Z" w:id="2504">
            <w:rPr>
              <w:rFonts w:ascii="Times New Roman"/>
              <w:color w:val="000000"/>
              <w:spacing w:val="26"/>
            </w:rPr>
          </w:rPrChange>
        </w:rPr>
        <w:t xml:space="preserve"> </w:t>
      </w:r>
      <w:r w:rsidR="00A96A35" w:rsidRPr="0027638C">
        <w:rPr>
          <w:sz w:val="24"/>
          <w:rPrChange w16du:dateUtc="2026-07-07T18:18:00Z" w:author="Author" w:date="2026-07-07T20:18:00Z" w:id="2505">
            <w:rPr>
              <w:rFonts w:ascii="Times New Roman"/>
              <w:color w:val="000000"/>
            </w:rPr>
          </w:rPrChange>
        </w:rPr>
        <w:t>elit</w:t>
      </w:r>
      <w:r w:rsidR="00A96A35" w:rsidRPr="0027638C">
        <w:rPr>
          <w:sz w:val="24"/>
          <w:rPrChange w16du:dateUtc="2026-07-07T18:18:00Z" w:author="Author" w:date="2026-07-07T20:18:00Z" w:id="2506">
            <w:rPr>
              <w:rFonts w:ascii="Times New Roman"/>
              <w:color w:val="000000"/>
              <w:spacing w:val="26"/>
            </w:rPr>
          </w:rPrChange>
        </w:rPr>
        <w:t xml:space="preserve"> </w:t>
      </w:r>
      <w:r w:rsidR="00A96A35" w:rsidRPr="0027638C">
        <w:rPr>
          <w:sz w:val="24"/>
          <w:rPrChange w16du:dateUtc="2026-07-07T18:18:00Z" w:author="Author" w:date="2026-07-07T20:18:00Z" w:id="2507">
            <w:rPr>
              <w:rFonts w:ascii="Times New Roman" w:hAnsi="Times New Roman"/>
              <w:color w:val="000000"/>
            </w:rPr>
          </w:rPrChange>
        </w:rPr>
        <w:t>sed</w:t>
      </w:r>
      <w:del w16du:dateUtc="2026-07-07T18:18:00Z" w:author="Author" w:date="2026-07-07T20:18:00Z" w:id="2508">
        <w:r>
          <w:rPr>
            <w:color w:val="000000"/>
          </w:rPr>
          <w:cr/>
        </w:r>
      </w:del>
      <w:r w:rsidR="00A96A35" w:rsidRPr="0027638C">
        <w:rPr>
          <w:sz w:val="24"/>
          <w:rPrChange w16du:dateUtc="2026-07-07T18:18:00Z" w:author="Author" w:date="2026-07-07T20:18:00Z" w:id="2509">
            <w:rPr>
              <w:rFonts w:ascii="Times New Roman"/>
              <w:color w:val="000000"/>
              <w:spacing w:val="665"/>
            </w:rPr>
          </w:rPrChange>
        </w:rPr>
        <w:t xml:space="preserve"> </w:t>
      </w:r>
      <w:r w:rsidR="00A96A35" w:rsidRPr="0027638C">
        <w:rPr>
          <w:sz w:val="24"/>
          <w:rPrChange w16du:dateUtc="2026-07-07T18:18:00Z" w:author="Author" w:date="2026-07-07T20:18:00Z" w:id="2510">
            <w:rPr>
              <w:rFonts w:ascii="Times New Roman"/>
              <w:color w:val="000000"/>
            </w:rPr>
          </w:rPrChange>
        </w:rPr>
        <w:t>Do</w:t>
      </w:r>
      <w:r w:rsidR="00A96A35" w:rsidRPr="0027638C">
        <w:rPr>
          <w:sz w:val="24"/>
          <w:rPrChange w16du:dateUtc="2026-07-07T18:18:00Z" w:author="Author" w:date="2026-07-07T20:18:00Z" w:id="2511">
            <w:rPr>
              <w:rFonts w:ascii="Times New Roman"/>
              <w:color w:val="000000"/>
              <w:spacing w:val="14"/>
            </w:rPr>
          </w:rPrChange>
        </w:rPr>
        <w:t xml:space="preserve"> </w:t>
      </w:r>
      <w:r w:rsidR="00A96A35" w:rsidRPr="0027638C">
        <w:rPr>
          <w:sz w:val="24"/>
          <w:rPrChange w16du:dateUtc="2026-07-07T18:18:00Z" w:author="Author" w:date="2026-07-07T20:18:00Z" w:id="2512">
            <w:rPr>
              <w:rFonts w:ascii="Times New Roman"/>
              <w:color w:val="000000"/>
            </w:rPr>
          </w:rPrChange>
        </w:rPr>
        <w:t>Eiusmod(tempor)</w:t>
      </w:r>
      <w:r w:rsidR="00A96A35" w:rsidRPr="0027638C">
        <w:rPr>
          <w:sz w:val="24"/>
          <w:rPrChange w16du:dateUtc="2026-07-07T18:18:00Z" w:author="Author" w:date="2026-07-07T20:18:00Z" w:id="2513">
            <w:rPr>
              <w:rFonts w:ascii="Times New Roman"/>
              <w:color w:val="000000"/>
              <w:spacing w:val="14"/>
            </w:rPr>
          </w:rPrChange>
        </w:rPr>
        <w:t xml:space="preserve"> </w:t>
      </w:r>
      <w:r w:rsidR="00A96A35" w:rsidRPr="0027638C">
        <w:rPr>
          <w:sz w:val="24"/>
          <w:rPrChange w16du:dateUtc="2026-07-07T18:18:00Z" w:author="Author" w:date="2026-07-07T20:18:00Z" w:id="2514">
            <w:rPr>
              <w:rFonts w:ascii="Times New Roman"/>
              <w:color w:val="000000"/>
            </w:rPr>
          </w:rPrChange>
        </w:rPr>
        <w:t>incididunt</w:t>
      </w:r>
      <w:r w:rsidR="00A96A35" w:rsidRPr="0027638C">
        <w:rPr>
          <w:sz w:val="24"/>
          <w:rPrChange w16du:dateUtc="2026-07-07T18:18:00Z" w:author="Author" w:date="2026-07-07T20:18:00Z" w:id="2515">
            <w:rPr>
              <w:rFonts w:ascii="Times New Roman"/>
              <w:color w:val="000000"/>
              <w:spacing w:val="14"/>
            </w:rPr>
          </w:rPrChange>
        </w:rPr>
        <w:t xml:space="preserve"> </w:t>
      </w:r>
      <w:r w:rsidR="00A96A35" w:rsidRPr="0027638C">
        <w:rPr>
          <w:sz w:val="24"/>
          <w:rPrChange w16du:dateUtc="2026-07-07T18:18:00Z" w:author="Author" w:date="2026-07-07T20:18:00Z" w:id="2516">
            <w:rPr>
              <w:rFonts w:ascii="Times New Roman"/>
              <w:color w:val="000000"/>
            </w:rPr>
          </w:rPrChange>
        </w:rPr>
        <w:t>ut</w:t>
      </w:r>
      <w:r w:rsidR="00A96A35" w:rsidRPr="0027638C">
        <w:rPr>
          <w:sz w:val="24"/>
          <w:rPrChange w16du:dateUtc="2026-07-07T18:18:00Z" w:author="Author" w:date="2026-07-07T20:18:00Z" w:id="2517">
            <w:rPr>
              <w:rFonts w:ascii="Times New Roman"/>
              <w:color w:val="000000"/>
              <w:spacing w:val="14"/>
            </w:rPr>
          </w:rPrChange>
        </w:rPr>
        <w:t xml:space="preserve"> </w:t>
      </w:r>
      <w:r w:rsidR="00A96A35" w:rsidRPr="0027638C">
        <w:rPr>
          <w:sz w:val="24"/>
          <w:rPrChange w16du:dateUtc="2026-07-07T18:18:00Z" w:author="Author" w:date="2026-07-07T20:18:00Z" w:id="2518">
            <w:rPr>
              <w:rFonts w:ascii="Times New Roman"/>
              <w:color w:val="000000"/>
            </w:rPr>
          </w:rPrChange>
        </w:rPr>
        <w:t>Labore</w:t>
      </w:r>
      <w:r w:rsidR="00A96A35" w:rsidRPr="0027638C">
        <w:rPr>
          <w:sz w:val="24"/>
          <w:rPrChange w16du:dateUtc="2026-07-07T18:18:00Z" w:author="Author" w:date="2026-07-07T20:18:00Z" w:id="2519">
            <w:rPr>
              <w:rFonts w:ascii="Times New Roman"/>
              <w:color w:val="000000"/>
              <w:spacing w:val="14"/>
            </w:rPr>
          </w:rPrChange>
        </w:rPr>
        <w:t xml:space="preserve"> </w:t>
      </w:r>
      <w:r w:rsidR="00A96A35" w:rsidRPr="0027638C">
        <w:rPr>
          <w:sz w:val="24"/>
          <w:rPrChange w16du:dateUtc="2026-07-07T18:18:00Z" w:author="Author" w:date="2026-07-07T20:18:00Z" w:id="2520">
            <w:rPr>
              <w:rFonts w:ascii="Times New Roman"/>
              <w:color w:val="000000"/>
            </w:rPr>
          </w:rPrChange>
        </w:rPr>
        <w:t>Et,</w:t>
      </w:r>
      <w:r w:rsidR="00A96A35" w:rsidRPr="0027638C">
        <w:rPr>
          <w:sz w:val="24"/>
          <w:rPrChange w16du:dateUtc="2026-07-07T18:18:00Z" w:author="Author" w:date="2026-07-07T20:18:00Z" w:id="2521">
            <w:rPr>
              <w:rFonts w:ascii="Times New Roman"/>
              <w:color w:val="000000"/>
              <w:spacing w:val="14"/>
            </w:rPr>
          </w:rPrChange>
        </w:rPr>
        <w:t xml:space="preserve"> </w:t>
      </w:r>
      <w:r w:rsidR="00A96A35" w:rsidRPr="0027638C">
        <w:rPr>
          <w:sz w:val="24"/>
          <w:rPrChange w16du:dateUtc="2026-07-07T18:18:00Z" w:author="Author" w:date="2026-07-07T20:18:00Z" w:id="2522">
            <w:rPr>
              <w:rFonts w:ascii="Times New Roman"/>
              <w:color w:val="000000"/>
            </w:rPr>
          </w:rPrChange>
        </w:rPr>
        <w:t>dolore</w:t>
      </w:r>
      <w:r w:rsidR="00A96A35" w:rsidRPr="0027638C">
        <w:rPr>
          <w:sz w:val="24"/>
          <w:rPrChange w16du:dateUtc="2026-07-07T18:18:00Z" w:author="Author" w:date="2026-07-07T20:18:00Z" w:id="2523">
            <w:rPr>
              <w:rFonts w:ascii="Times New Roman"/>
              <w:color w:val="000000"/>
              <w:spacing w:val="14"/>
            </w:rPr>
          </w:rPrChange>
        </w:rPr>
        <w:t xml:space="preserve"> </w:t>
      </w:r>
      <w:r w:rsidR="00A96A35" w:rsidRPr="0027638C">
        <w:rPr>
          <w:sz w:val="24"/>
          <w:rPrChange w16du:dateUtc="2026-07-07T18:18:00Z" w:author="Author" w:date="2026-07-07T20:18:00Z" w:id="2524">
            <w:rPr>
              <w:rFonts w:ascii="Times New Roman"/>
              <w:color w:val="000000"/>
            </w:rPr>
          </w:rPrChange>
        </w:rPr>
        <w:t>magna</w:t>
      </w:r>
      <w:r w:rsidR="00A96A35" w:rsidRPr="0027638C">
        <w:rPr>
          <w:sz w:val="24"/>
          <w:rPrChange w16du:dateUtc="2026-07-07T18:18:00Z" w:author="Author" w:date="2026-07-07T20:18:00Z" w:id="2525">
            <w:rPr>
              <w:rFonts w:ascii="Times New Roman"/>
              <w:color w:val="000000"/>
              <w:spacing w:val="14"/>
            </w:rPr>
          </w:rPrChange>
        </w:rPr>
        <w:t xml:space="preserve"> </w:t>
      </w:r>
      <w:r w:rsidR="00A96A35" w:rsidRPr="0027638C">
        <w:rPr>
          <w:sz w:val="24"/>
          <w:rPrChange w16du:dateUtc="2026-07-07T18:18:00Z" w:author="Author" w:date="2026-07-07T20:18:00Z" w:id="2526">
            <w:rPr>
              <w:rFonts w:ascii="Times New Roman"/>
              <w:color w:val="000000"/>
            </w:rPr>
          </w:rPrChange>
        </w:rPr>
        <w:t>aliqua</w:t>
      </w:r>
      <w:r w:rsidR="00A96A35" w:rsidRPr="0027638C">
        <w:rPr>
          <w:sz w:val="24"/>
          <w:rPrChange w16du:dateUtc="2026-07-07T18:18:00Z" w:author="Author" w:date="2026-07-07T20:18:00Z" w:id="2527">
            <w:rPr>
              <w:rFonts w:ascii="Times New Roman"/>
              <w:color w:val="000000"/>
              <w:spacing w:val="14"/>
            </w:rPr>
          </w:rPrChange>
        </w:rPr>
        <w:t xml:space="preserve"> </w:t>
      </w:r>
      <w:r w:rsidR="00A96A35" w:rsidRPr="0027638C">
        <w:rPr>
          <w:sz w:val="24"/>
          <w:rPrChange w16du:dateUtc="2026-07-07T18:18:00Z" w:author="Author" w:date="2026-07-07T20:18:00Z" w:id="2528">
            <w:rPr>
              <w:rFonts w:ascii="Times New Roman"/>
              <w:color w:val="000000"/>
            </w:rPr>
          </w:rPrChange>
        </w:rPr>
        <w:t>lorem</w:t>
      </w:r>
      <w:r w:rsidR="00A96A35" w:rsidRPr="0027638C">
        <w:rPr>
          <w:sz w:val="24"/>
          <w:rPrChange w16du:dateUtc="2026-07-07T18:18:00Z" w:author="Author" w:date="2026-07-07T20:18:00Z" w:id="2529">
            <w:rPr>
              <w:rFonts w:ascii="Times New Roman"/>
              <w:color w:val="000000"/>
              <w:spacing w:val="14"/>
            </w:rPr>
          </w:rPrChange>
        </w:rPr>
        <w:t xml:space="preserve"> </w:t>
      </w:r>
      <w:r w:rsidR="00A96A35" w:rsidRPr="0027638C">
        <w:rPr>
          <w:sz w:val="24"/>
          <w:rPrChange w16du:dateUtc="2026-07-07T18:18:00Z" w:author="Author" w:date="2026-07-07T20:18:00Z" w:id="2530">
            <w:rPr>
              <w:rFonts w:ascii="Times New Roman"/>
              <w:color w:val="000000"/>
            </w:rPr>
          </w:rPrChange>
        </w:rPr>
        <w:t>Ipsum</w:t>
      </w:r>
      <w:r w:rsidR="00A96A35" w:rsidRPr="0027638C">
        <w:rPr>
          <w:sz w:val="24"/>
          <w:rPrChange w16du:dateUtc="2026-07-07T18:18:00Z" w:author="Author" w:date="2026-07-07T20:18:00Z" w:id="2531">
            <w:rPr>
              <w:rFonts w:ascii="Times New Roman"/>
              <w:color w:val="000000"/>
              <w:spacing w:val="14"/>
            </w:rPr>
          </w:rPrChange>
        </w:rPr>
        <w:t xml:space="preserve"> </w:t>
      </w:r>
      <w:r w:rsidR="00A96A35" w:rsidRPr="0027638C">
        <w:rPr>
          <w:sz w:val="24"/>
          <w:rPrChange w16du:dateUtc="2026-07-07T18:18:00Z" w:author="Author" w:date="2026-07-07T20:18:00Z" w:id="2532">
            <w:rPr>
              <w:rFonts w:ascii="Times New Roman"/>
              <w:color w:val="000000"/>
            </w:rPr>
          </w:rPrChange>
        </w:rPr>
        <w:t>dolor</w:t>
      </w:r>
      <w:r w:rsidR="00A96A35" w:rsidRPr="0027638C">
        <w:rPr>
          <w:sz w:val="24"/>
          <w:rPrChange w16du:dateUtc="2026-07-07T18:18:00Z" w:author="Author" w:date="2026-07-07T20:18:00Z" w:id="2533">
            <w:rPr>
              <w:rFonts w:ascii="Times New Roman"/>
              <w:color w:val="000000"/>
              <w:spacing w:val="14"/>
            </w:rPr>
          </w:rPrChange>
        </w:rPr>
        <w:t xml:space="preserve"> </w:t>
      </w:r>
      <w:r w:rsidR="00A96A35" w:rsidRPr="0027638C">
        <w:rPr>
          <w:sz w:val="24"/>
          <w:rPrChange w16du:dateUtc="2026-07-07T18:18:00Z" w:author="Author" w:date="2026-07-07T20:18:00Z" w:id="2534">
            <w:rPr>
              <w:rFonts w:ascii="Times New Roman" w:hAnsi="Times New Roman"/>
              <w:color w:val="000000"/>
            </w:rPr>
          </w:rPrChange>
        </w:rPr>
        <w:t>sit</w:t>
      </w:r>
      <w:del w16du:dateUtc="2026-07-07T18:18:00Z" w:author="Author" w:date="2026-07-07T20:18:00Z" w:id="2535">
        <w:r>
          <w:rPr>
            <w:color w:val="000000"/>
          </w:rPr>
          <w:cr/>
        </w:r>
      </w:del>
      <w:r w:rsidR="00A96A35" w:rsidRPr="0027638C">
        <w:rPr>
          <w:sz w:val="24"/>
          <w:rPrChange w16du:dateUtc="2026-07-07T18:18:00Z" w:author="Author" w:date="2026-07-07T20:18:00Z" w:id="2536">
            <w:rPr>
              <w:rFonts w:ascii="Times New Roman"/>
              <w:color w:val="000000"/>
              <w:spacing w:val="665"/>
            </w:rPr>
          </w:rPrChange>
        </w:rPr>
        <w:t xml:space="preserve"> </w:t>
      </w:r>
      <w:r w:rsidR="00A96A35" w:rsidRPr="0027638C">
        <w:rPr>
          <w:sz w:val="24"/>
          <w:rPrChange w16du:dateUtc="2026-07-07T18:18:00Z" w:author="Author" w:date="2026-07-07T20:18:00Z" w:id="2537">
            <w:rPr>
              <w:rFonts w:ascii="Times New Roman"/>
              <w:color w:val="000000"/>
            </w:rPr>
          </w:rPrChange>
        </w:rPr>
        <w:t>amet,</w:t>
      </w:r>
      <w:r w:rsidR="00A96A35" w:rsidRPr="0027638C">
        <w:rPr>
          <w:sz w:val="24"/>
          <w:rPrChange w16du:dateUtc="2026-07-07T18:18:00Z" w:author="Author" w:date="2026-07-07T20:18:00Z" w:id="2538">
            <w:rPr>
              <w:rFonts w:ascii="Times New Roman"/>
              <w:color w:val="000000"/>
              <w:spacing w:val="6"/>
            </w:rPr>
          </w:rPrChange>
        </w:rPr>
        <w:t xml:space="preserve"> </w:t>
      </w:r>
      <w:r w:rsidR="00A96A35" w:rsidRPr="0027638C">
        <w:rPr>
          <w:sz w:val="24"/>
          <w:rPrChange w16du:dateUtc="2026-07-07T18:18:00Z" w:author="Author" w:date="2026-07-07T20:18:00Z" w:id="2539">
            <w:rPr>
              <w:rFonts w:ascii="Times New Roman"/>
              <w:color w:val="000000"/>
            </w:rPr>
          </w:rPrChange>
        </w:rPr>
        <w:t>consectetur</w:t>
      </w:r>
      <w:r w:rsidR="00A96A35" w:rsidRPr="0027638C">
        <w:rPr>
          <w:sz w:val="24"/>
          <w:rPrChange w16du:dateUtc="2026-07-07T18:18:00Z" w:author="Author" w:date="2026-07-07T20:18:00Z" w:id="2540">
            <w:rPr>
              <w:rFonts w:ascii="Times New Roman"/>
              <w:color w:val="000000"/>
              <w:spacing w:val="7"/>
            </w:rPr>
          </w:rPrChange>
        </w:rPr>
        <w:t xml:space="preserve"> </w:t>
      </w:r>
      <w:del w16du:dateUtc="2026-07-07T18:18:00Z" w:author="Author" w:date="2026-07-07T20:18:00Z" w:id="2541">
        <w:r>
          <w:rPr>
            <w:color w:val="000000"/>
          </w:rPr>
          <w:delText>their</w:delText>
        </w:r>
      </w:del>
      <w:ins w16du:dateUtc="2026-07-07T18:18:00Z" w:author="Author" w:date="2026-07-07T20:18:00Z" w:id="2542">
        <w:r w:rsidR="00A96A35" w:rsidRPr="0027638C">
          <w:rPr>
            <w:sz w:val="24"/>
            <w:szCs w:val="24"/>
          </w:rPr>
          <w:t>adipiscing</w:t>
        </w:r>
      </w:ins>
      <w:r w:rsidR="00A96A35" w:rsidRPr="0027638C">
        <w:rPr>
          <w:sz w:val="24"/>
          <w:rPrChange w16du:dateUtc="2026-07-07T18:18:00Z" w:author="Author" w:date="2026-07-07T20:18:00Z" w:id="2543">
            <w:rPr>
              <w:rFonts w:ascii="Times New Roman"/>
              <w:color w:val="000000"/>
              <w:spacing w:val="6"/>
            </w:rPr>
          </w:rPrChange>
        </w:rPr>
        <w:t xml:space="preserve"> </w:t>
      </w:r>
      <w:r w:rsidR="00A96A35" w:rsidRPr="0027638C">
        <w:rPr>
          <w:sz w:val="24"/>
          <w:rPrChange w16du:dateUtc="2026-07-07T18:18:00Z" w:author="Author" w:date="2026-07-07T20:18:00Z" w:id="2544">
            <w:rPr>
              <w:rFonts w:ascii="Times New Roman"/>
              <w:color w:val="000000"/>
            </w:rPr>
          </w:rPrChange>
        </w:rPr>
        <w:t>elit,</w:t>
      </w:r>
      <w:r w:rsidR="00A96A35" w:rsidRPr="0027638C">
        <w:rPr>
          <w:sz w:val="24"/>
          <w:rPrChange w16du:dateUtc="2026-07-07T18:18:00Z" w:author="Author" w:date="2026-07-07T20:18:00Z" w:id="2545">
            <w:rPr>
              <w:rFonts w:ascii="Times New Roman"/>
              <w:color w:val="000000"/>
              <w:spacing w:val="6"/>
            </w:rPr>
          </w:rPrChange>
        </w:rPr>
        <w:t xml:space="preserve"> </w:t>
      </w:r>
      <w:r w:rsidR="00A96A35" w:rsidRPr="0027638C">
        <w:rPr>
          <w:sz w:val="24"/>
          <w:rPrChange w16du:dateUtc="2026-07-07T18:18:00Z" w:author="Author" w:date="2026-07-07T20:18:00Z" w:id="2546">
            <w:rPr>
              <w:rFonts w:ascii="Times New Roman"/>
              <w:color w:val="000000"/>
            </w:rPr>
          </w:rPrChange>
        </w:rPr>
        <w:t>sed</w:t>
      </w:r>
      <w:r w:rsidR="00A96A35" w:rsidRPr="0027638C">
        <w:rPr>
          <w:sz w:val="24"/>
          <w:rPrChange w16du:dateUtc="2026-07-07T18:18:00Z" w:author="Author" w:date="2026-07-07T20:18:00Z" w:id="2547">
            <w:rPr>
              <w:rFonts w:ascii="Times New Roman"/>
              <w:color w:val="000000"/>
              <w:spacing w:val="6"/>
            </w:rPr>
          </w:rPrChange>
        </w:rPr>
        <w:t xml:space="preserve"> </w:t>
      </w:r>
      <w:r w:rsidR="00A96A35" w:rsidRPr="0027638C">
        <w:rPr>
          <w:sz w:val="24"/>
          <w:rPrChange w16du:dateUtc="2026-07-07T18:18:00Z" w:author="Author" w:date="2026-07-07T20:18:00Z" w:id="2548">
            <w:rPr>
              <w:rFonts w:ascii="Times New Roman"/>
              <w:color w:val="000000"/>
            </w:rPr>
          </w:rPrChange>
        </w:rPr>
        <w:t>do</w:t>
      </w:r>
      <w:r w:rsidR="00A96A35" w:rsidRPr="0027638C">
        <w:rPr>
          <w:sz w:val="24"/>
          <w:rPrChange w16du:dateUtc="2026-07-07T18:18:00Z" w:author="Author" w:date="2026-07-07T20:18:00Z" w:id="2549">
            <w:rPr>
              <w:rFonts w:ascii="Times New Roman"/>
              <w:color w:val="000000"/>
              <w:spacing w:val="6"/>
            </w:rPr>
          </w:rPrChange>
        </w:rPr>
        <w:t xml:space="preserve"> </w:t>
      </w:r>
      <w:r w:rsidR="00A96A35" w:rsidRPr="0027638C">
        <w:rPr>
          <w:sz w:val="24"/>
          <w:rPrChange w16du:dateUtc="2026-07-07T18:18:00Z" w:author="Author" w:date="2026-07-07T20:18:00Z" w:id="2550">
            <w:rPr>
              <w:rFonts w:ascii="Times New Roman"/>
              <w:color w:val="000000"/>
            </w:rPr>
          </w:rPrChange>
        </w:rPr>
        <w:t>eiusmod</w:t>
      </w:r>
      <w:r w:rsidR="00A96A35" w:rsidRPr="0027638C">
        <w:rPr>
          <w:sz w:val="24"/>
          <w:rPrChange w16du:dateUtc="2026-07-07T18:18:00Z" w:author="Author" w:date="2026-07-07T20:18:00Z" w:id="2551">
            <w:rPr>
              <w:rFonts w:ascii="Times New Roman"/>
              <w:color w:val="000000"/>
              <w:spacing w:val="6"/>
            </w:rPr>
          </w:rPrChange>
        </w:rPr>
        <w:t xml:space="preserve"> </w:t>
      </w:r>
      <w:r w:rsidR="00A96A35" w:rsidRPr="0027638C">
        <w:rPr>
          <w:sz w:val="24"/>
          <w:rPrChange w16du:dateUtc="2026-07-07T18:18:00Z" w:author="Author" w:date="2026-07-07T20:18:00Z" w:id="2552">
            <w:rPr>
              <w:rFonts w:ascii="Times New Roman"/>
              <w:color w:val="000000"/>
            </w:rPr>
          </w:rPrChange>
        </w:rPr>
        <w:t>tempor</w:t>
      </w:r>
      <w:r w:rsidR="00A96A35" w:rsidRPr="0027638C">
        <w:rPr>
          <w:sz w:val="24"/>
          <w:rPrChange w16du:dateUtc="2026-07-07T18:18:00Z" w:author="Author" w:date="2026-07-07T20:18:00Z" w:id="2553">
            <w:rPr>
              <w:rFonts w:ascii="Times New Roman"/>
              <w:color w:val="000000"/>
              <w:spacing w:val="6"/>
            </w:rPr>
          </w:rPrChange>
        </w:rPr>
        <w:t xml:space="preserve"> </w:t>
      </w:r>
      <w:r w:rsidR="00A96A35" w:rsidRPr="0027638C">
        <w:rPr>
          <w:sz w:val="24"/>
          <w:rPrChange w16du:dateUtc="2026-07-07T18:18:00Z" w:author="Author" w:date="2026-07-07T20:18:00Z" w:id="2554">
            <w:rPr>
              <w:rFonts w:ascii="Times New Roman"/>
              <w:color w:val="000000"/>
            </w:rPr>
          </w:rPrChange>
        </w:rPr>
        <w:t>Incididunt</w:t>
      </w:r>
      <w:r w:rsidR="00A96A35" w:rsidRPr="0027638C">
        <w:rPr>
          <w:sz w:val="24"/>
          <w:rPrChange w16du:dateUtc="2026-07-07T18:18:00Z" w:author="Author" w:date="2026-07-07T20:18:00Z" w:id="2555">
            <w:rPr>
              <w:rFonts w:ascii="Times New Roman"/>
              <w:color w:val="000000"/>
              <w:spacing w:val="6"/>
            </w:rPr>
          </w:rPrChange>
        </w:rPr>
        <w:t xml:space="preserve"> </w:t>
      </w:r>
      <w:r w:rsidR="00A96A35" w:rsidRPr="0027638C">
        <w:rPr>
          <w:sz w:val="24"/>
          <w:rPrChange w16du:dateUtc="2026-07-07T18:18:00Z" w:author="Author" w:date="2026-07-07T20:18:00Z" w:id="2556">
            <w:rPr>
              <w:rFonts w:ascii="Times New Roman"/>
              <w:color w:val="000000"/>
            </w:rPr>
          </w:rPrChange>
        </w:rPr>
        <w:t>ut</w:t>
      </w:r>
      <w:r w:rsidR="00A96A35" w:rsidRPr="0027638C">
        <w:rPr>
          <w:sz w:val="24"/>
          <w:rPrChange w16du:dateUtc="2026-07-07T18:18:00Z" w:author="Author" w:date="2026-07-07T20:18:00Z" w:id="2557">
            <w:rPr>
              <w:rFonts w:ascii="Times New Roman"/>
              <w:color w:val="000000"/>
              <w:spacing w:val="7"/>
            </w:rPr>
          </w:rPrChange>
        </w:rPr>
        <w:t xml:space="preserve"> </w:t>
      </w:r>
      <w:r w:rsidR="00A96A35" w:rsidRPr="0027638C">
        <w:rPr>
          <w:sz w:val="24"/>
          <w:rPrChange w16du:dateUtc="2026-07-07T18:18:00Z" w:author="Author" w:date="2026-07-07T20:18:00Z" w:id="2558">
            <w:rPr>
              <w:rFonts w:ascii="Times New Roman"/>
              <w:color w:val="000000"/>
            </w:rPr>
          </w:rPrChange>
        </w:rPr>
        <w:t>labore</w:t>
      </w:r>
      <w:r w:rsidR="00A96A35" w:rsidRPr="0027638C">
        <w:rPr>
          <w:sz w:val="24"/>
          <w:rPrChange w16du:dateUtc="2026-07-07T18:18:00Z" w:author="Author" w:date="2026-07-07T20:18:00Z" w:id="2559">
            <w:rPr>
              <w:rFonts w:ascii="Times New Roman"/>
              <w:color w:val="000000"/>
              <w:spacing w:val="6"/>
            </w:rPr>
          </w:rPrChange>
        </w:rPr>
        <w:t xml:space="preserve"> </w:t>
      </w:r>
      <w:r w:rsidR="00A96A35" w:rsidRPr="0027638C">
        <w:rPr>
          <w:sz w:val="24"/>
          <w:rPrChange w16du:dateUtc="2026-07-07T18:18:00Z" w:author="Author" w:date="2026-07-07T20:18:00Z" w:id="2560">
            <w:rPr>
              <w:rFonts w:ascii="Times New Roman"/>
              <w:color w:val="000000"/>
            </w:rPr>
          </w:rPrChange>
        </w:rPr>
        <w:t>et</w:t>
      </w:r>
      <w:r w:rsidR="00A96A35" w:rsidRPr="0027638C">
        <w:rPr>
          <w:sz w:val="24"/>
          <w:rPrChange w16du:dateUtc="2026-07-07T18:18:00Z" w:author="Author" w:date="2026-07-07T20:18:00Z" w:id="2561">
            <w:rPr>
              <w:rFonts w:ascii="Times New Roman"/>
              <w:color w:val="000000"/>
              <w:spacing w:val="6"/>
            </w:rPr>
          </w:rPrChange>
        </w:rPr>
        <w:t xml:space="preserve"> </w:t>
      </w:r>
      <w:r w:rsidR="00A96A35" w:rsidRPr="0027638C">
        <w:rPr>
          <w:sz w:val="24"/>
          <w:rPrChange w16du:dateUtc="2026-07-07T18:18:00Z" w:author="Author" w:date="2026-07-07T20:18:00Z" w:id="2562">
            <w:rPr>
              <w:rFonts w:ascii="Times New Roman"/>
              <w:color w:val="000000"/>
            </w:rPr>
          </w:rPrChange>
        </w:rPr>
        <w:t>dolore</w:t>
      </w:r>
      <w:r w:rsidR="00A96A35" w:rsidRPr="0027638C">
        <w:rPr>
          <w:sz w:val="24"/>
          <w:rPrChange w16du:dateUtc="2026-07-07T18:18:00Z" w:author="Author" w:date="2026-07-07T20:18:00Z" w:id="2563">
            <w:rPr>
              <w:rFonts w:ascii="Times New Roman"/>
              <w:color w:val="000000"/>
              <w:spacing w:val="6"/>
            </w:rPr>
          </w:rPrChange>
        </w:rPr>
        <w:t xml:space="preserve"> </w:t>
      </w:r>
      <w:r w:rsidR="00A96A35" w:rsidRPr="0027638C">
        <w:rPr>
          <w:sz w:val="24"/>
          <w:rPrChange w16du:dateUtc="2026-07-07T18:18:00Z" w:author="Author" w:date="2026-07-07T20:18:00Z" w:id="2564">
            <w:rPr>
              <w:rFonts w:ascii="Times New Roman" w:hAnsi="Times New Roman"/>
              <w:color w:val="000000"/>
            </w:rPr>
          </w:rPrChange>
        </w:rPr>
        <w:t>magna</w:t>
      </w:r>
      <w:del w16du:dateUtc="2026-07-07T18:18:00Z" w:author="Author" w:date="2026-07-07T20:18:00Z" w:id="2565">
        <w:r>
          <w:rPr>
            <w:color w:val="000000"/>
          </w:rPr>
          <w:cr/>
        </w:r>
        <w:r>
          <w:rPr>
            <w:color w:val="000000"/>
            <w:spacing w:val="665"/>
          </w:rPr>
          <w:delText xml:space="preserve"> </w:delText>
        </w:r>
        <w:r>
          <w:rPr>
            <w:color w:val="000000"/>
          </w:rPr>
          <w:delText>their</w:delText>
        </w:r>
      </w:del>
      <w:ins w16du:dateUtc="2026-07-07T18:18:00Z" w:author="Author" w:date="2026-07-07T20:18:00Z" w:id="2566">
        <w:r w:rsidR="00A96A35" w:rsidRPr="0027638C">
          <w:rPr>
            <w:sz w:val="24"/>
            <w:szCs w:val="24"/>
          </w:rPr>
          <w:t xml:space="preserve"> aliqua</w:t>
        </w:r>
      </w:ins>
      <w:r w:rsidR="00A96A35" w:rsidRPr="0027638C">
        <w:rPr>
          <w:sz w:val="24"/>
          <w:rPrChange w16du:dateUtc="2026-07-07T18:18:00Z" w:author="Author" w:date="2026-07-07T20:18:00Z" w:id="2567">
            <w:rPr>
              <w:rFonts w:ascii="Times New Roman"/>
              <w:color w:val="000000"/>
            </w:rPr>
          </w:rPrChange>
        </w:rPr>
        <w:t xml:space="preserve"> lorem Ipsum Dolor.</w:t>
      </w:r>
    </w:p>
    <w:p w14:paraId="584D9167" w14:textId="77777777" w:rsidR="009609E8" w:rsidRDefault="00000000" w:rsidRPr="0027638C">
      <w:pPr>
        <w:pStyle w:val="ListParagraph"/>
        <w:numPr>
          <w:ilvl w:val="1"/>
          <w:numId w:val="5"/>
        </w:numPr>
        <w:tabs>
          <w:tab w:pos="1439" w:val="left"/>
        </w:tabs>
        <w:ind w:hanging="719" w:left="1439"/>
        <w:rPr>
          <w:sz w:val="24"/>
          <w:rPrChange w16du:dateUtc="2026-07-07T18:18:00Z" w:author="Author" w:date="2026-07-07T20:18:00Z" w:id="2568">
            <w:rPr>
              <w:rFonts w:ascii="Times New Roman"/>
              <w:color w:val="000000"/>
            </w:rPr>
          </w:rPrChange>
        </w:rPr>
        <w:pPrChange w16du:dateUtc="2026-07-07T18:18:00Z" w:author="Author" w:date="2026-07-07T20:18:00Z" w:id="2569">
          <w:pPr>
            <w:spacing w:after="0" w:before="234" w:line="255" w:lineRule="exact"/>
            <w:jc w:val="left"/>
          </w:pPr>
        </w:pPrChange>
      </w:pPr>
      <w:del w16du:dateUtc="2026-07-07T18:18:00Z" w:author="Author" w:date="2026-07-07T20:18:00Z" w:id="2570">
        <w:r>
          <w:rPr>
            <w:color w:val="000000"/>
          </w:rPr>
          <w:delText>(c)</w:delText>
        </w:r>
        <w:r>
          <w:rPr>
            <w:color w:val="000000"/>
            <w:spacing w:val="421"/>
          </w:rPr>
          <w:delText xml:space="preserve"> </w:delText>
        </w:r>
      </w:del>
      <w:r w:rsidR="00A96A35" w:rsidRPr="0027638C">
        <w:rPr>
          <w:sz w:val="24"/>
          <w:u w:val="single"/>
          <w:rPrChange w16du:dateUtc="2026-07-07T18:18:00Z" w:author="Author" w:date="2026-07-07T20:18:00Z" w:id="2571">
            <w:rPr>
              <w:rFonts w:ascii="Times New Roman"/>
              <w:color w:val="000000"/>
              <w:u w:val="single"/>
            </w:rPr>
          </w:rPrChange>
        </w:rPr>
        <w:t>Sit</w:t>
      </w:r>
      <w:r w:rsidR="00A96A35" w:rsidRPr="0027638C">
        <w:rPr>
          <w:spacing w:val="-6"/>
          <w:sz w:val="24"/>
          <w:u w:val="single"/>
          <w:rPrChange w16du:dateUtc="2026-07-07T18:18:00Z" w:author="Author" w:date="2026-07-07T20:18:00Z" w:id="2572">
            <w:rPr>
              <w:rFonts w:ascii="Times New Roman"/>
              <w:color w:val="000000"/>
              <w:u w:val="single"/>
            </w:rPr>
          </w:rPrChange>
        </w:rPr>
        <w:t xml:space="preserve"> </w:t>
      </w:r>
      <w:r w:rsidR="00A96A35" w:rsidRPr="0027638C">
        <w:rPr>
          <w:sz w:val="24"/>
          <w:u w:val="single"/>
          <w:rPrChange w16du:dateUtc="2026-07-07T18:18:00Z" w:author="Author" w:date="2026-07-07T20:18:00Z" w:id="2573">
            <w:rPr>
              <w:rFonts w:ascii="Times New Roman"/>
              <w:color w:val="000000"/>
              <w:u w:val="single"/>
            </w:rPr>
          </w:rPrChange>
        </w:rPr>
        <w:t>amet</w:t>
      </w:r>
      <w:r w:rsidR="00A96A35" w:rsidRPr="0027638C">
        <w:rPr>
          <w:spacing w:val="-5"/>
          <w:sz w:val="24"/>
          <w:u w:val="single"/>
          <w:rPrChange w16du:dateUtc="2026-07-07T18:18:00Z" w:author="Author" w:date="2026-07-07T20:18:00Z" w:id="2574">
            <w:rPr>
              <w:rFonts w:ascii="Times New Roman"/>
              <w:color w:val="000000"/>
              <w:u w:val="single"/>
            </w:rPr>
          </w:rPrChange>
        </w:rPr>
        <w:t xml:space="preserve"> </w:t>
      </w:r>
      <w:r w:rsidR="00A96A35" w:rsidRPr="0027638C">
        <w:rPr>
          <w:sz w:val="24"/>
          <w:u w:val="single"/>
          <w:rPrChange w16du:dateUtc="2026-07-07T18:18:00Z" w:author="Author" w:date="2026-07-07T20:18:00Z" w:id="2575">
            <w:rPr>
              <w:rFonts w:ascii="Times New Roman"/>
              <w:color w:val="000000"/>
              <w:u w:val="single"/>
            </w:rPr>
          </w:rPrChange>
        </w:rPr>
        <w:t>Consectetur</w:t>
      </w:r>
      <w:r w:rsidR="00A96A35" w:rsidRPr="0027638C">
        <w:rPr>
          <w:sz w:val="24"/>
          <w:rPrChange w16du:dateUtc="2026-07-07T18:18:00Z" w:author="Author" w:date="2026-07-07T20:18:00Z" w:id="2576">
            <w:rPr>
              <w:rFonts w:ascii="Times New Roman"/>
              <w:color w:val="000000"/>
            </w:rPr>
          </w:rPrChange>
        </w:rPr>
        <w:t>.</w:t>
      </w:r>
      <w:r w:rsidR="00A96A35" w:rsidRPr="0027638C">
        <w:rPr>
          <w:spacing w:val="-5"/>
          <w:sz w:val="24"/>
          <w:rPrChange w16du:dateUtc="2026-07-07T18:18:00Z" w:author="Author" w:date="2026-07-07T20:18:00Z" w:id="2577">
            <w:rPr>
              <w:rFonts w:ascii="Times New Roman"/>
              <w:color w:val="000000"/>
            </w:rPr>
          </w:rPrChange>
        </w:rPr>
        <w:t xml:space="preserve"> </w:t>
      </w:r>
      <w:r w:rsidR="00A96A35" w:rsidRPr="0027638C">
        <w:rPr>
          <w:sz w:val="24"/>
          <w:rPrChange w16du:dateUtc="2026-07-07T18:18:00Z" w:author="Author" w:date="2026-07-07T20:18:00Z" w:id="2578">
            <w:rPr>
              <w:rFonts w:ascii="Times New Roman"/>
              <w:color w:val="000000"/>
            </w:rPr>
          </w:rPrChange>
        </w:rPr>
        <w:t>Adipiscing</w:t>
      </w:r>
      <w:r w:rsidR="00A96A35" w:rsidRPr="0027638C">
        <w:rPr>
          <w:spacing w:val="-5"/>
          <w:sz w:val="24"/>
          <w:rPrChange w16du:dateUtc="2026-07-07T18:18:00Z" w:author="Author" w:date="2026-07-07T20:18:00Z" w:id="2579">
            <w:rPr>
              <w:rFonts w:ascii="Times New Roman"/>
              <w:color w:val="000000"/>
            </w:rPr>
          </w:rPrChange>
        </w:rPr>
        <w:t xml:space="preserve"> </w:t>
      </w:r>
      <w:r w:rsidR="00A96A35" w:rsidRPr="0027638C">
        <w:rPr>
          <w:sz w:val="24"/>
          <w:rPrChange w16du:dateUtc="2026-07-07T18:18:00Z" w:author="Author" w:date="2026-07-07T20:18:00Z" w:id="2580">
            <w:rPr>
              <w:rFonts w:ascii="Times New Roman"/>
              <w:color w:val="000000"/>
            </w:rPr>
          </w:rPrChange>
        </w:rPr>
        <w:t>elit</w:t>
      </w:r>
      <w:r w:rsidR="00A96A35" w:rsidRPr="0027638C">
        <w:rPr>
          <w:spacing w:val="-5"/>
          <w:sz w:val="24"/>
          <w:rPrChange w16du:dateUtc="2026-07-07T18:18:00Z" w:author="Author" w:date="2026-07-07T20:18:00Z" w:id="2581">
            <w:rPr>
              <w:rFonts w:ascii="Times New Roman"/>
              <w:color w:val="000000"/>
            </w:rPr>
          </w:rPrChange>
        </w:rPr>
        <w:t xml:space="preserve"> </w:t>
      </w:r>
      <w:r w:rsidR="00A96A35" w:rsidRPr="0027638C">
        <w:rPr>
          <w:sz w:val="24"/>
          <w:rPrChange w16du:dateUtc="2026-07-07T18:18:00Z" w:author="Author" w:date="2026-07-07T20:18:00Z" w:id="2582">
            <w:rPr>
              <w:rFonts w:ascii="Times New Roman"/>
              <w:color w:val="000000"/>
            </w:rPr>
          </w:rPrChange>
        </w:rPr>
        <w:t>sed</w:t>
      </w:r>
      <w:r w:rsidR="00A96A35" w:rsidRPr="0027638C">
        <w:rPr>
          <w:spacing w:val="-5"/>
          <w:sz w:val="24"/>
          <w:rPrChange w16du:dateUtc="2026-07-07T18:18:00Z" w:author="Author" w:date="2026-07-07T20:18:00Z" w:id="2583">
            <w:rPr>
              <w:rFonts w:ascii="Times New Roman"/>
              <w:color w:val="000000"/>
            </w:rPr>
          </w:rPrChange>
        </w:rPr>
        <w:t xml:space="preserve"> </w:t>
      </w:r>
      <w:r w:rsidR="00A96A35" w:rsidRPr="0027638C">
        <w:rPr>
          <w:sz w:val="24"/>
          <w:rPrChange w16du:dateUtc="2026-07-07T18:18:00Z" w:author="Author" w:date="2026-07-07T20:18:00Z" w:id="2584">
            <w:rPr>
              <w:rFonts w:ascii="Times New Roman"/>
              <w:color w:val="000000"/>
            </w:rPr>
          </w:rPrChange>
        </w:rPr>
        <w:t>do,</w:t>
      </w:r>
      <w:r w:rsidR="00A96A35" w:rsidRPr="0027638C">
        <w:rPr>
          <w:spacing w:val="-6"/>
          <w:sz w:val="24"/>
          <w:rPrChange w16du:dateUtc="2026-07-07T18:18:00Z" w:author="Author" w:date="2026-07-07T20:18:00Z" w:id="2585">
            <w:rPr>
              <w:rFonts w:ascii="Times New Roman"/>
              <w:color w:val="000000"/>
            </w:rPr>
          </w:rPrChange>
        </w:rPr>
        <w:t xml:space="preserve"> </w:t>
      </w:r>
      <w:r w:rsidR="00A96A35" w:rsidRPr="0027638C">
        <w:rPr>
          <w:sz w:val="24"/>
          <w:rPrChange w16du:dateUtc="2026-07-07T18:18:00Z" w:author="Author" w:date="2026-07-07T20:18:00Z" w:id="2586">
            <w:rPr>
              <w:rFonts w:ascii="Times New Roman"/>
              <w:color w:val="000000"/>
            </w:rPr>
          </w:rPrChange>
        </w:rPr>
        <w:t>eiusmod</w:t>
      </w:r>
      <w:r w:rsidR="00A96A35" w:rsidRPr="0027638C">
        <w:rPr>
          <w:spacing w:val="-5"/>
          <w:sz w:val="24"/>
          <w:rPrChange w16du:dateUtc="2026-07-07T18:18:00Z" w:author="Author" w:date="2026-07-07T20:18:00Z" w:id="2587">
            <w:rPr>
              <w:rFonts w:ascii="Times New Roman"/>
              <w:color w:val="000000"/>
            </w:rPr>
          </w:rPrChange>
        </w:rPr>
        <w:t xml:space="preserve"> </w:t>
      </w:r>
      <w:r w:rsidR="00A96A35" w:rsidRPr="0027638C">
        <w:rPr>
          <w:sz w:val="24"/>
          <w:rPrChange w16du:dateUtc="2026-07-07T18:18:00Z" w:author="Author" w:date="2026-07-07T20:18:00Z" w:id="2588">
            <w:rPr>
              <w:rFonts w:ascii="Times New Roman"/>
              <w:color w:val="000000"/>
            </w:rPr>
          </w:rPrChange>
        </w:rPr>
        <w:t>tempor</w:t>
      </w:r>
      <w:r w:rsidR="00A96A35" w:rsidRPr="0027638C">
        <w:rPr>
          <w:spacing w:val="-5"/>
          <w:sz w:val="24"/>
          <w:rPrChange w16du:dateUtc="2026-07-07T18:18:00Z" w:author="Author" w:date="2026-07-07T20:18:00Z" w:id="2589">
            <w:rPr>
              <w:rFonts w:ascii="Times New Roman"/>
              <w:color w:val="000000"/>
            </w:rPr>
          </w:rPrChange>
        </w:rPr>
        <w:t xml:space="preserve"> </w:t>
      </w:r>
      <w:r w:rsidR="00A96A35" w:rsidRPr="0027638C">
        <w:rPr>
          <w:sz w:val="24"/>
          <w:rPrChange w16du:dateUtc="2026-07-07T18:18:00Z" w:author="Author" w:date="2026-07-07T20:18:00Z" w:id="2590">
            <w:rPr>
              <w:rFonts w:ascii="Times New Roman"/>
              <w:color w:val="000000"/>
            </w:rPr>
          </w:rPrChange>
        </w:rPr>
        <w:t>incididunt</w:t>
      </w:r>
      <w:r w:rsidR="00A96A35" w:rsidRPr="0027638C">
        <w:rPr>
          <w:spacing w:val="-5"/>
          <w:sz w:val="24"/>
          <w:rPrChange w16du:dateUtc="2026-07-07T18:18:00Z" w:author="Author" w:date="2026-07-07T20:18:00Z" w:id="2591">
            <w:rPr>
              <w:rFonts w:ascii="Times New Roman"/>
              <w:color w:val="000000"/>
            </w:rPr>
          </w:rPrChange>
        </w:rPr>
        <w:t xml:space="preserve"> </w:t>
      </w:r>
      <w:r w:rsidR="00A96A35" w:rsidRPr="0027638C">
        <w:rPr>
          <w:sz w:val="24"/>
          <w:rPrChange w16du:dateUtc="2026-07-07T18:18:00Z" w:author="Author" w:date="2026-07-07T20:18:00Z" w:id="2592">
            <w:rPr>
              <w:rFonts w:ascii="Times New Roman"/>
              <w:color w:val="000000"/>
            </w:rPr>
          </w:rPrChange>
        </w:rPr>
        <w:t>ut</w:t>
      </w:r>
      <w:r w:rsidR="00A96A35" w:rsidRPr="0027638C">
        <w:rPr>
          <w:spacing w:val="-5"/>
          <w:sz w:val="24"/>
          <w:rPrChange w16du:dateUtc="2026-07-07T18:18:00Z" w:author="Author" w:date="2026-07-07T20:18:00Z" w:id="2593">
            <w:rPr>
              <w:rFonts w:ascii="Times New Roman"/>
              <w:color w:val="000000"/>
            </w:rPr>
          </w:rPrChange>
        </w:rPr>
        <w:t xml:space="preserve"> </w:t>
      </w:r>
      <w:r w:rsidR="00A96A35" w:rsidRPr="0027638C">
        <w:rPr>
          <w:sz w:val="24"/>
          <w:rPrChange w16du:dateUtc="2026-07-07T18:18:00Z" w:author="Author" w:date="2026-07-07T20:18:00Z" w:id="2594">
            <w:rPr>
              <w:rFonts w:ascii="Times New Roman"/>
              <w:color w:val="000000"/>
            </w:rPr>
          </w:rPrChange>
        </w:rPr>
        <w:t>labore</w:t>
      </w:r>
      <w:r w:rsidR="00A96A35" w:rsidRPr="0027638C">
        <w:rPr>
          <w:spacing w:val="-5"/>
          <w:sz w:val="24"/>
          <w:rPrChange w16du:dateUtc="2026-07-07T18:18:00Z" w:author="Author" w:date="2026-07-07T20:18:00Z" w:id="2595">
            <w:rPr>
              <w:rFonts w:ascii="Times New Roman"/>
              <w:color w:val="000000"/>
            </w:rPr>
          </w:rPrChange>
        </w:rPr>
        <w:t xml:space="preserve"> et:</w:t>
      </w:r>
    </w:p>
    <w:p w14:paraId="584D9168" w14:textId="77777777" w:rsidR="009609E8" w:rsidRDefault="00000000" w:rsidRPr="0027638C">
      <w:pPr>
        <w:pStyle w:val="ListParagraph"/>
        <w:numPr>
          <w:ilvl w:val="2"/>
          <w:numId w:val="5"/>
        </w:numPr>
        <w:tabs>
          <w:tab w:pos="2158" w:val="left"/>
          <w:tab w:pos="2160" w:val="left"/>
        </w:tabs>
        <w:ind w:right="357"/>
        <w:rPr>
          <w:sz w:val="24"/>
          <w:rPrChange w16du:dateUtc="2026-07-07T18:18:00Z" w:author="Author" w:date="2026-07-07T20:18:00Z" w:id="2596">
            <w:rPr>
              <w:rFonts w:ascii="Times New Roman"/>
              <w:color w:val="000000"/>
            </w:rPr>
          </w:rPrChange>
        </w:rPr>
        <w:pPrChange w16du:dateUtc="2026-07-07T18:18:00Z" w:author="Author" w:date="2026-07-07T20:18:00Z" w:id="2597">
          <w:pPr>
            <w:spacing w:after="0" w:before="241" w:line="253" w:lineRule="exact"/>
            <w:ind w:left="720"/>
            <w:jc w:val="left"/>
          </w:pPr>
        </w:pPrChange>
      </w:pPr>
      <w:del w16du:dateUtc="2026-07-07T18:18:00Z" w:author="Author" w:date="2026-07-07T20:18:00Z" w:id="2598">
        <w:r>
          <w:rPr>
            <w:color w:val="000000"/>
          </w:rPr>
          <w:delText>(i)</w:delText>
        </w:r>
        <w:r>
          <w:rPr>
            <w:color w:val="000000"/>
            <w:spacing w:val="457"/>
          </w:rPr>
          <w:delText xml:space="preserve"> </w:delText>
        </w:r>
      </w:del>
      <w:r w:rsidR="00A96A35" w:rsidRPr="0027638C">
        <w:rPr>
          <w:sz w:val="24"/>
          <w:rPrChange w16du:dateUtc="2026-07-07T18:18:00Z" w:author="Author" w:date="2026-07-07T20:18:00Z" w:id="2599">
            <w:rPr>
              <w:rFonts w:ascii="Times New Roman"/>
              <w:color w:val="000000"/>
            </w:rPr>
          </w:rPrChange>
        </w:rPr>
        <w:t>dolore</w:t>
      </w:r>
      <w:r w:rsidR="00A96A35" w:rsidRPr="0027638C">
        <w:rPr>
          <w:sz w:val="24"/>
          <w:rPrChange w16du:dateUtc="2026-07-07T18:18:00Z" w:author="Author" w:date="2026-07-07T20:18:00Z" w:id="2600">
            <w:rPr>
              <w:rFonts w:ascii="Times New Roman"/>
              <w:color w:val="000000"/>
              <w:spacing w:val="15"/>
            </w:rPr>
          </w:rPrChange>
        </w:rPr>
        <w:t xml:space="preserve"> </w:t>
      </w:r>
      <w:r w:rsidR="00A96A35" w:rsidRPr="0027638C">
        <w:rPr>
          <w:sz w:val="24"/>
          <w:rPrChange w16du:dateUtc="2026-07-07T18:18:00Z" w:author="Author" w:date="2026-07-07T20:18:00Z" w:id="2601">
            <w:rPr>
              <w:rFonts w:ascii="Times New Roman"/>
              <w:color w:val="000000"/>
            </w:rPr>
          </w:rPrChange>
        </w:rPr>
        <w:t>magna</w:t>
      </w:r>
      <w:r w:rsidR="00A96A35" w:rsidRPr="0027638C">
        <w:rPr>
          <w:sz w:val="24"/>
          <w:rPrChange w16du:dateUtc="2026-07-07T18:18:00Z" w:author="Author" w:date="2026-07-07T20:18:00Z" w:id="2602">
            <w:rPr>
              <w:rFonts w:ascii="Times New Roman"/>
              <w:color w:val="000000"/>
              <w:spacing w:val="15"/>
            </w:rPr>
          </w:rPrChange>
        </w:rPr>
        <w:t xml:space="preserve"> </w:t>
      </w:r>
      <w:r w:rsidR="00A96A35" w:rsidRPr="0027638C">
        <w:rPr>
          <w:sz w:val="24"/>
          <w:rPrChange w16du:dateUtc="2026-07-07T18:18:00Z" w:author="Author" w:date="2026-07-07T20:18:00Z" w:id="2603">
            <w:rPr>
              <w:rFonts w:ascii="Times New Roman"/>
              <w:color w:val="000000"/>
            </w:rPr>
          </w:rPrChange>
        </w:rPr>
        <w:t>aliqua</w:t>
      </w:r>
      <w:r w:rsidR="00A96A35" w:rsidRPr="0027638C">
        <w:rPr>
          <w:sz w:val="24"/>
          <w:rPrChange w16du:dateUtc="2026-07-07T18:18:00Z" w:author="Author" w:date="2026-07-07T20:18:00Z" w:id="2604">
            <w:rPr>
              <w:rFonts w:ascii="Times New Roman"/>
              <w:color w:val="000000"/>
              <w:spacing w:val="15"/>
            </w:rPr>
          </w:rPrChange>
        </w:rPr>
        <w:t xml:space="preserve"> </w:t>
      </w:r>
      <w:r w:rsidR="00A96A35" w:rsidRPr="0027638C">
        <w:rPr>
          <w:sz w:val="24"/>
          <w:rPrChange w16du:dateUtc="2026-07-07T18:18:00Z" w:author="Author" w:date="2026-07-07T20:18:00Z" w:id="2605">
            <w:rPr>
              <w:rFonts w:ascii="Times New Roman"/>
              <w:color w:val="000000"/>
            </w:rPr>
          </w:rPrChange>
        </w:rPr>
        <w:t>lorem</w:t>
      </w:r>
      <w:r w:rsidR="00A96A35" w:rsidRPr="0027638C">
        <w:rPr>
          <w:sz w:val="24"/>
          <w:rPrChange w16du:dateUtc="2026-07-07T18:18:00Z" w:author="Author" w:date="2026-07-07T20:18:00Z" w:id="2606">
            <w:rPr>
              <w:rFonts w:ascii="Times New Roman"/>
              <w:color w:val="000000"/>
              <w:spacing w:val="15"/>
            </w:rPr>
          </w:rPrChange>
        </w:rPr>
        <w:t xml:space="preserve"> </w:t>
      </w:r>
      <w:r w:rsidR="00A96A35" w:rsidRPr="0027638C">
        <w:rPr>
          <w:sz w:val="24"/>
          <w:rPrChange w16du:dateUtc="2026-07-07T18:18:00Z" w:author="Author" w:date="2026-07-07T20:18:00Z" w:id="2607">
            <w:rPr>
              <w:rFonts w:ascii="Times New Roman"/>
              <w:color w:val="000000"/>
            </w:rPr>
          </w:rPrChange>
        </w:rPr>
        <w:t>ipsum</w:t>
      </w:r>
      <w:r w:rsidR="00A96A35" w:rsidRPr="0027638C">
        <w:rPr>
          <w:sz w:val="24"/>
          <w:rPrChange w16du:dateUtc="2026-07-07T18:18:00Z" w:author="Author" w:date="2026-07-07T20:18:00Z" w:id="2608">
            <w:rPr>
              <w:rFonts w:ascii="Times New Roman"/>
              <w:color w:val="000000"/>
              <w:spacing w:val="15"/>
            </w:rPr>
          </w:rPrChange>
        </w:rPr>
        <w:t xml:space="preserve"> </w:t>
      </w:r>
      <w:r w:rsidR="00A96A35" w:rsidRPr="0027638C">
        <w:rPr>
          <w:sz w:val="24"/>
          <w:rPrChange w16du:dateUtc="2026-07-07T18:18:00Z" w:author="Author" w:date="2026-07-07T20:18:00Z" w:id="2609">
            <w:rPr>
              <w:rFonts w:ascii="Times New Roman"/>
              <w:color w:val="000000"/>
            </w:rPr>
          </w:rPrChange>
        </w:rPr>
        <w:t>dolor</w:t>
      </w:r>
      <w:r w:rsidR="00A96A35" w:rsidRPr="0027638C">
        <w:rPr>
          <w:sz w:val="24"/>
          <w:rPrChange w16du:dateUtc="2026-07-07T18:18:00Z" w:author="Author" w:date="2026-07-07T20:18:00Z" w:id="2610">
            <w:rPr>
              <w:rFonts w:ascii="Times New Roman"/>
              <w:color w:val="000000"/>
              <w:spacing w:val="15"/>
            </w:rPr>
          </w:rPrChange>
        </w:rPr>
        <w:t xml:space="preserve"> </w:t>
      </w:r>
      <w:r w:rsidR="00A96A35" w:rsidRPr="0027638C">
        <w:rPr>
          <w:sz w:val="24"/>
          <w:rPrChange w16du:dateUtc="2026-07-07T18:18:00Z" w:author="Author" w:date="2026-07-07T20:18:00Z" w:id="2611">
            <w:rPr>
              <w:rFonts w:ascii="Times New Roman"/>
              <w:color w:val="000000"/>
            </w:rPr>
          </w:rPrChange>
        </w:rPr>
        <w:t>Sit</w:t>
      </w:r>
      <w:r w:rsidR="00A96A35" w:rsidRPr="0027638C">
        <w:rPr>
          <w:sz w:val="24"/>
          <w:rPrChange w16du:dateUtc="2026-07-07T18:18:00Z" w:author="Author" w:date="2026-07-07T20:18:00Z" w:id="2612">
            <w:rPr>
              <w:rFonts w:ascii="Times New Roman"/>
              <w:color w:val="000000"/>
              <w:spacing w:val="15"/>
            </w:rPr>
          </w:rPrChange>
        </w:rPr>
        <w:t xml:space="preserve"> </w:t>
      </w:r>
      <w:r w:rsidR="00A96A35" w:rsidRPr="0027638C">
        <w:rPr>
          <w:sz w:val="24"/>
          <w:rPrChange w16du:dateUtc="2026-07-07T18:18:00Z" w:author="Author" w:date="2026-07-07T20:18:00Z" w:id="2613">
            <w:rPr>
              <w:rFonts w:ascii="Times New Roman"/>
              <w:color w:val="000000"/>
            </w:rPr>
          </w:rPrChange>
        </w:rPr>
        <w:t>amet</w:t>
      </w:r>
      <w:r w:rsidR="00A96A35" w:rsidRPr="0027638C">
        <w:rPr>
          <w:sz w:val="24"/>
          <w:rPrChange w16du:dateUtc="2026-07-07T18:18:00Z" w:author="Author" w:date="2026-07-07T20:18:00Z" w:id="2614">
            <w:rPr>
              <w:rFonts w:ascii="Times New Roman"/>
              <w:color w:val="000000"/>
              <w:spacing w:val="15"/>
            </w:rPr>
          </w:rPrChange>
        </w:rPr>
        <w:t xml:space="preserve"> </w:t>
      </w:r>
      <w:r w:rsidR="00A96A35" w:rsidRPr="0027638C">
        <w:rPr>
          <w:sz w:val="24"/>
          <w:rPrChange w16du:dateUtc="2026-07-07T18:18:00Z" w:author="Author" w:date="2026-07-07T20:18:00Z" w:id="2615">
            <w:rPr>
              <w:rFonts w:ascii="Times New Roman"/>
              <w:color w:val="000000"/>
            </w:rPr>
          </w:rPrChange>
        </w:rPr>
        <w:t>consectetur</w:t>
      </w:r>
      <w:r w:rsidR="00A96A35" w:rsidRPr="0027638C">
        <w:rPr>
          <w:sz w:val="24"/>
          <w:rPrChange w16du:dateUtc="2026-07-07T18:18:00Z" w:author="Author" w:date="2026-07-07T20:18:00Z" w:id="2616">
            <w:rPr>
              <w:rFonts w:ascii="Times New Roman"/>
              <w:color w:val="000000"/>
              <w:spacing w:val="15"/>
            </w:rPr>
          </w:rPrChange>
        </w:rPr>
        <w:t xml:space="preserve"> </w:t>
      </w:r>
      <w:r w:rsidR="00A96A35" w:rsidRPr="0027638C">
        <w:rPr>
          <w:sz w:val="24"/>
          <w:rPrChange w16du:dateUtc="2026-07-07T18:18:00Z" w:author="Author" w:date="2026-07-07T20:18:00Z" w:id="2617">
            <w:rPr>
              <w:rFonts w:ascii="Times New Roman"/>
              <w:color w:val="000000"/>
            </w:rPr>
          </w:rPrChange>
        </w:rPr>
        <w:t>adipiscing</w:t>
      </w:r>
      <w:r w:rsidR="00A96A35" w:rsidRPr="0027638C">
        <w:rPr>
          <w:sz w:val="24"/>
          <w:rPrChange w16du:dateUtc="2026-07-07T18:18:00Z" w:author="Author" w:date="2026-07-07T20:18:00Z" w:id="2618">
            <w:rPr>
              <w:rFonts w:ascii="Times New Roman"/>
              <w:color w:val="000000"/>
              <w:spacing w:val="15"/>
            </w:rPr>
          </w:rPrChange>
        </w:rPr>
        <w:t xml:space="preserve"> </w:t>
      </w:r>
      <w:r w:rsidR="00A96A35" w:rsidRPr="0027638C">
        <w:rPr>
          <w:sz w:val="24"/>
          <w:rPrChange w16du:dateUtc="2026-07-07T18:18:00Z" w:author="Author" w:date="2026-07-07T20:18:00Z" w:id="2619">
            <w:rPr>
              <w:rFonts w:ascii="Times New Roman"/>
              <w:color w:val="000000"/>
            </w:rPr>
          </w:rPrChange>
        </w:rPr>
        <w:t>elit</w:t>
      </w:r>
      <w:r w:rsidR="00A96A35" w:rsidRPr="0027638C">
        <w:rPr>
          <w:sz w:val="24"/>
          <w:rPrChange w16du:dateUtc="2026-07-07T18:18:00Z" w:author="Author" w:date="2026-07-07T20:18:00Z" w:id="2620">
            <w:rPr>
              <w:rFonts w:ascii="Times New Roman"/>
              <w:color w:val="000000"/>
              <w:spacing w:val="15"/>
            </w:rPr>
          </w:rPrChange>
        </w:rPr>
        <w:t xml:space="preserve"> </w:t>
      </w:r>
      <w:r w:rsidR="00A96A35" w:rsidRPr="0027638C">
        <w:rPr>
          <w:sz w:val="24"/>
          <w:rPrChange w16du:dateUtc="2026-07-07T18:18:00Z" w:author="Author" w:date="2026-07-07T20:18:00Z" w:id="2621">
            <w:rPr>
              <w:rFonts w:ascii="Times New Roman"/>
              <w:color w:val="000000"/>
            </w:rPr>
          </w:rPrChange>
        </w:rPr>
        <w:t>sed</w:t>
      </w:r>
      <w:r w:rsidR="00A96A35" w:rsidRPr="0027638C">
        <w:rPr>
          <w:sz w:val="24"/>
          <w:rPrChange w16du:dateUtc="2026-07-07T18:18:00Z" w:author="Author" w:date="2026-07-07T20:18:00Z" w:id="2622">
            <w:rPr>
              <w:rFonts w:ascii="Times New Roman"/>
              <w:color w:val="000000"/>
              <w:spacing w:val="15"/>
            </w:rPr>
          </w:rPrChange>
        </w:rPr>
        <w:t xml:space="preserve"> </w:t>
      </w:r>
      <w:r w:rsidR="00A96A35" w:rsidRPr="0027638C">
        <w:rPr>
          <w:sz w:val="24"/>
          <w:rPrChange w16du:dateUtc="2026-07-07T18:18:00Z" w:author="Author" w:date="2026-07-07T20:18:00Z" w:id="2623">
            <w:rPr>
              <w:rFonts w:ascii="Times New Roman"/>
              <w:color w:val="000000"/>
            </w:rPr>
          </w:rPrChange>
        </w:rPr>
        <w:t>do</w:t>
      </w:r>
      <w:r w:rsidR="00A96A35" w:rsidRPr="0027638C">
        <w:rPr>
          <w:sz w:val="24"/>
          <w:rPrChange w16du:dateUtc="2026-07-07T18:18:00Z" w:author="Author" w:date="2026-07-07T20:18:00Z" w:id="2624">
            <w:rPr>
              <w:rFonts w:ascii="Times New Roman"/>
              <w:color w:val="000000"/>
              <w:spacing w:val="15"/>
            </w:rPr>
          </w:rPrChange>
        </w:rPr>
        <w:t xml:space="preserve"> </w:t>
      </w:r>
      <w:r w:rsidR="00A96A35" w:rsidRPr="0027638C">
        <w:rPr>
          <w:sz w:val="24"/>
          <w:rPrChange w16du:dateUtc="2026-07-07T18:18:00Z" w:author="Author" w:date="2026-07-07T20:18:00Z" w:id="2625">
            <w:rPr>
              <w:rFonts w:ascii="Times New Roman"/>
              <w:color w:val="000000"/>
            </w:rPr>
          </w:rPrChange>
        </w:rPr>
        <w:t>Eiusmod,</w:t>
      </w:r>
      <w:r w:rsidR="00A96A35" w:rsidRPr="0027638C">
        <w:rPr>
          <w:sz w:val="24"/>
          <w:rPrChange w16du:dateUtc="2026-07-07T18:18:00Z" w:author="Author" w:date="2026-07-07T20:18:00Z" w:id="2626">
            <w:rPr>
              <w:rFonts w:ascii="Times New Roman"/>
              <w:color w:val="000000"/>
              <w:spacing w:val="15"/>
            </w:rPr>
          </w:rPrChange>
        </w:rPr>
        <w:t xml:space="preserve"> </w:t>
      </w:r>
      <w:del w16du:dateUtc="2026-07-07T18:18:00Z" w:author="Author" w:date="2026-07-07T20:18:00Z" w:id="2627">
        <w:r>
          <w:rPr>
            <w:color w:val="000000"/>
          </w:rPr>
          <w:lastRenderedPageBreak/>
          <w:delText>sub-license,</w:delText>
        </w:r>
        <w:r>
          <w:rPr>
            <w:color w:val="000000"/>
          </w:rPr>
          <w:cr/>
        </w:r>
      </w:del>
      <w:ins w16du:dateUtc="2026-07-07T18:18:00Z" w:author="Author" w:date="2026-07-07T20:18:00Z" w:id="2628">
        <w:r w:rsidR="00A96A35" w:rsidRPr="0027638C">
          <w:rPr>
            <w:sz w:val="24"/>
            <w:szCs w:val="24"/>
          </w:rPr>
          <w:t>tempor,</w:t>
        </w:r>
      </w:ins>
      <w:r w:rsidR="00A96A35" w:rsidRPr="0027638C">
        <w:rPr>
          <w:sz w:val="24"/>
          <w:rPrChange w16du:dateUtc="2026-07-07T18:18:00Z" w:author="Author" w:date="2026-07-07T20:18:00Z" w:id="2629">
            <w:rPr>
              <w:rFonts w:ascii="Times New Roman"/>
              <w:color w:val="000000"/>
              <w:spacing w:val="665"/>
            </w:rPr>
          </w:rPrChange>
        </w:rPr>
        <w:t xml:space="preserve"> </w:t>
      </w:r>
      <w:r w:rsidR="00A96A35" w:rsidRPr="0027638C">
        <w:rPr>
          <w:sz w:val="24"/>
          <w:rPrChange w16du:dateUtc="2026-07-07T18:18:00Z" w:author="Author" w:date="2026-07-07T20:18:00Z" w:id="2630">
            <w:rPr>
              <w:rFonts w:ascii="Times New Roman"/>
              <w:color w:val="000000"/>
            </w:rPr>
          </w:rPrChange>
        </w:rPr>
        <w:t>incididunt,</w:t>
      </w:r>
      <w:r w:rsidR="00A96A35" w:rsidRPr="0027638C">
        <w:rPr>
          <w:sz w:val="24"/>
          <w:rPrChange w16du:dateUtc="2026-07-07T18:18:00Z" w:author="Author" w:date="2026-07-07T20:18:00Z" w:id="2631">
            <w:rPr>
              <w:rFonts w:ascii="Times New Roman"/>
              <w:color w:val="000000"/>
              <w:spacing w:val="29"/>
            </w:rPr>
          </w:rPrChange>
        </w:rPr>
        <w:t xml:space="preserve"> </w:t>
      </w:r>
      <w:r w:rsidR="00A96A35" w:rsidRPr="0027638C">
        <w:rPr>
          <w:sz w:val="24"/>
          <w:rPrChange w16du:dateUtc="2026-07-07T18:18:00Z" w:author="Author" w:date="2026-07-07T20:18:00Z" w:id="2632">
            <w:rPr>
              <w:rFonts w:ascii="Times New Roman"/>
              <w:color w:val="000000"/>
            </w:rPr>
          </w:rPrChange>
        </w:rPr>
        <w:t>ut,</w:t>
      </w:r>
      <w:r w:rsidR="00A96A35" w:rsidRPr="0027638C">
        <w:rPr>
          <w:sz w:val="24"/>
          <w:rPrChange w16du:dateUtc="2026-07-07T18:18:00Z" w:author="Author" w:date="2026-07-07T20:18:00Z" w:id="2633">
            <w:rPr>
              <w:rFonts w:ascii="Times New Roman"/>
              <w:color w:val="000000"/>
              <w:spacing w:val="29"/>
            </w:rPr>
          </w:rPrChange>
        </w:rPr>
        <w:t xml:space="preserve"> </w:t>
      </w:r>
      <w:r w:rsidR="00A96A35" w:rsidRPr="0027638C">
        <w:rPr>
          <w:sz w:val="24"/>
          <w:rPrChange w16du:dateUtc="2026-07-07T18:18:00Z" w:author="Author" w:date="2026-07-07T20:18:00Z" w:id="2634">
            <w:rPr>
              <w:rFonts w:ascii="Times New Roman"/>
              <w:color w:val="000000"/>
            </w:rPr>
          </w:rPrChange>
        </w:rPr>
        <w:t>labore,</w:t>
      </w:r>
      <w:r w:rsidR="00A96A35" w:rsidRPr="0027638C">
        <w:rPr>
          <w:sz w:val="24"/>
          <w:rPrChange w16du:dateUtc="2026-07-07T18:18:00Z" w:author="Author" w:date="2026-07-07T20:18:00Z" w:id="2635">
            <w:rPr>
              <w:rFonts w:ascii="Times New Roman"/>
              <w:color w:val="000000"/>
              <w:spacing w:val="29"/>
            </w:rPr>
          </w:rPrChange>
        </w:rPr>
        <w:t xml:space="preserve"> </w:t>
      </w:r>
      <w:r w:rsidR="00A96A35" w:rsidRPr="0027638C">
        <w:rPr>
          <w:sz w:val="24"/>
          <w:rPrChange w16du:dateUtc="2026-07-07T18:18:00Z" w:author="Author" w:date="2026-07-07T20:18:00Z" w:id="2636">
            <w:rPr>
              <w:rFonts w:ascii="Times New Roman"/>
              <w:color w:val="000000"/>
            </w:rPr>
          </w:rPrChange>
        </w:rPr>
        <w:t>et</w:t>
      </w:r>
      <w:ins w16du:dateUtc="2026-07-07T18:18:00Z" w:author="Author" w:date="2026-07-07T20:18:00Z" w:id="2637">
        <w:r w:rsidR="00A96A35" w:rsidRPr="0027638C">
          <w:rPr>
            <w:sz w:val="24"/>
            <w:szCs w:val="24"/>
          </w:rPr>
          <w:t>,</w:t>
        </w:r>
      </w:ins>
      <w:r w:rsidR="00A96A35" w:rsidRPr="0027638C">
        <w:rPr>
          <w:sz w:val="24"/>
          <w:rPrChange w16du:dateUtc="2026-07-07T18:18:00Z" w:author="Author" w:date="2026-07-07T20:18:00Z" w:id="2638">
            <w:rPr>
              <w:rFonts w:ascii="Times New Roman"/>
              <w:color w:val="000000"/>
              <w:spacing w:val="29"/>
            </w:rPr>
          </w:rPrChange>
        </w:rPr>
        <w:t xml:space="preserve"> </w:t>
      </w:r>
      <w:r w:rsidR="00A96A35" w:rsidRPr="0027638C">
        <w:rPr>
          <w:sz w:val="24"/>
          <w:rPrChange w16du:dateUtc="2026-07-07T18:18:00Z" w:author="Author" w:date="2026-07-07T20:18:00Z" w:id="2639">
            <w:rPr>
              <w:rFonts w:ascii="Times New Roman"/>
              <w:color w:val="000000"/>
            </w:rPr>
          </w:rPrChange>
        </w:rPr>
        <w:t>dolore</w:t>
      </w:r>
      <w:r w:rsidR="00A96A35" w:rsidRPr="0027638C">
        <w:rPr>
          <w:sz w:val="24"/>
          <w:rPrChange w16du:dateUtc="2026-07-07T18:18:00Z" w:author="Author" w:date="2026-07-07T20:18:00Z" w:id="2640">
            <w:rPr>
              <w:rFonts w:ascii="Times New Roman"/>
              <w:color w:val="000000"/>
              <w:spacing w:val="29"/>
            </w:rPr>
          </w:rPrChange>
        </w:rPr>
        <w:t xml:space="preserve"> </w:t>
      </w:r>
      <w:r w:rsidR="00A96A35" w:rsidRPr="0027638C">
        <w:rPr>
          <w:sz w:val="24"/>
          <w:rPrChange w16du:dateUtc="2026-07-07T18:18:00Z" w:author="Author" w:date="2026-07-07T20:18:00Z" w:id="2641">
            <w:rPr>
              <w:rFonts w:ascii="Times New Roman"/>
              <w:color w:val="000000"/>
            </w:rPr>
          </w:rPrChange>
        </w:rPr>
        <w:t>magna</w:t>
      </w:r>
      <w:r w:rsidR="00A96A35" w:rsidRPr="0027638C">
        <w:rPr>
          <w:sz w:val="24"/>
          <w:rPrChange w16du:dateUtc="2026-07-07T18:18:00Z" w:author="Author" w:date="2026-07-07T20:18:00Z" w:id="2642">
            <w:rPr>
              <w:rFonts w:ascii="Times New Roman"/>
              <w:color w:val="000000"/>
              <w:spacing w:val="29"/>
            </w:rPr>
          </w:rPrChange>
        </w:rPr>
        <w:t xml:space="preserve"> </w:t>
      </w:r>
      <w:r w:rsidR="00A96A35" w:rsidRPr="0027638C">
        <w:rPr>
          <w:sz w:val="24"/>
          <w:rPrChange w16du:dateUtc="2026-07-07T18:18:00Z" w:author="Author" w:date="2026-07-07T20:18:00Z" w:id="2643">
            <w:rPr>
              <w:rFonts w:ascii="Times New Roman"/>
              <w:color w:val="000000"/>
            </w:rPr>
          </w:rPrChange>
        </w:rPr>
        <w:t>aliqua</w:t>
      </w:r>
      <w:r w:rsidR="00A96A35" w:rsidRPr="0027638C">
        <w:rPr>
          <w:sz w:val="24"/>
          <w:rPrChange w16du:dateUtc="2026-07-07T18:18:00Z" w:author="Author" w:date="2026-07-07T20:18:00Z" w:id="2644">
            <w:rPr>
              <w:rFonts w:ascii="Times New Roman"/>
              <w:color w:val="000000"/>
              <w:spacing w:val="32"/>
            </w:rPr>
          </w:rPrChange>
        </w:rPr>
        <w:t xml:space="preserve"> </w:t>
      </w:r>
      <w:r w:rsidR="00A96A35" w:rsidRPr="0027638C">
        <w:rPr>
          <w:sz w:val="24"/>
          <w:rPrChange w16du:dateUtc="2026-07-07T18:18:00Z" w:author="Author" w:date="2026-07-07T20:18:00Z" w:id="2645">
            <w:rPr>
              <w:rFonts w:ascii="Times New Roman"/>
              <w:color w:val="000000"/>
            </w:rPr>
          </w:rPrChange>
        </w:rPr>
        <w:t>Lorem</w:t>
      </w:r>
      <w:r w:rsidR="00A96A35" w:rsidRPr="0027638C">
        <w:rPr>
          <w:sz w:val="24"/>
          <w:rPrChange w16du:dateUtc="2026-07-07T18:18:00Z" w:author="Author" w:date="2026-07-07T20:18:00Z" w:id="2646">
            <w:rPr>
              <w:rFonts w:ascii="Times New Roman"/>
              <w:color w:val="000000"/>
              <w:spacing w:val="29"/>
            </w:rPr>
          </w:rPrChange>
        </w:rPr>
        <w:t xml:space="preserve"> </w:t>
      </w:r>
      <w:r w:rsidR="00A96A35" w:rsidRPr="0027638C">
        <w:rPr>
          <w:sz w:val="24"/>
          <w:rPrChange w16du:dateUtc="2026-07-07T18:18:00Z" w:author="Author" w:date="2026-07-07T20:18:00Z" w:id="2647">
            <w:rPr>
              <w:rFonts w:ascii="Times New Roman"/>
              <w:color w:val="000000"/>
            </w:rPr>
          </w:rPrChange>
        </w:rPr>
        <w:t>Ipsum</w:t>
      </w:r>
      <w:r w:rsidR="00A96A35" w:rsidRPr="0027638C">
        <w:rPr>
          <w:sz w:val="24"/>
          <w:rPrChange w16du:dateUtc="2026-07-07T18:18:00Z" w:author="Author" w:date="2026-07-07T20:18:00Z" w:id="2648">
            <w:rPr>
              <w:rFonts w:ascii="Times New Roman"/>
              <w:color w:val="000000"/>
              <w:spacing w:val="29"/>
            </w:rPr>
          </w:rPrChange>
        </w:rPr>
        <w:t xml:space="preserve"> </w:t>
      </w:r>
      <w:r w:rsidR="00A96A35" w:rsidRPr="0027638C">
        <w:rPr>
          <w:sz w:val="24"/>
          <w:rPrChange w16du:dateUtc="2026-07-07T18:18:00Z" w:author="Author" w:date="2026-07-07T20:18:00Z" w:id="2649">
            <w:rPr>
              <w:rFonts w:ascii="Times New Roman"/>
              <w:color w:val="000000"/>
            </w:rPr>
          </w:rPrChange>
        </w:rPr>
        <w:t>Dolor</w:t>
      </w:r>
      <w:r w:rsidR="00A96A35" w:rsidRPr="0027638C">
        <w:rPr>
          <w:sz w:val="24"/>
          <w:rPrChange w16du:dateUtc="2026-07-07T18:18:00Z" w:author="Author" w:date="2026-07-07T20:18:00Z" w:id="2650">
            <w:rPr>
              <w:rFonts w:ascii="Times New Roman"/>
              <w:color w:val="000000"/>
              <w:spacing w:val="29"/>
            </w:rPr>
          </w:rPrChange>
        </w:rPr>
        <w:t xml:space="preserve"> </w:t>
      </w:r>
      <w:r w:rsidR="00A96A35" w:rsidRPr="0027638C">
        <w:rPr>
          <w:sz w:val="24"/>
          <w:rPrChange w16du:dateUtc="2026-07-07T18:18:00Z" w:author="Author" w:date="2026-07-07T20:18:00Z" w:id="2651">
            <w:rPr>
              <w:rFonts w:ascii="Times New Roman"/>
              <w:color w:val="000000"/>
            </w:rPr>
          </w:rPrChange>
        </w:rPr>
        <w:t>sit</w:t>
      </w:r>
      <w:r w:rsidR="00A96A35" w:rsidRPr="0027638C">
        <w:rPr>
          <w:sz w:val="24"/>
          <w:rPrChange w16du:dateUtc="2026-07-07T18:18:00Z" w:author="Author" w:date="2026-07-07T20:18:00Z" w:id="2652">
            <w:rPr>
              <w:rFonts w:ascii="Times New Roman"/>
              <w:color w:val="000000"/>
              <w:spacing w:val="29"/>
            </w:rPr>
          </w:rPrChange>
        </w:rPr>
        <w:t xml:space="preserve"> </w:t>
      </w:r>
      <w:r w:rsidR="00A96A35" w:rsidRPr="0027638C">
        <w:rPr>
          <w:sz w:val="24"/>
          <w:rPrChange w16du:dateUtc="2026-07-07T18:18:00Z" w:author="Author" w:date="2026-07-07T20:18:00Z" w:id="2653">
            <w:rPr>
              <w:rFonts w:ascii="Times New Roman"/>
              <w:color w:val="000000"/>
            </w:rPr>
          </w:rPrChange>
        </w:rPr>
        <w:t>amet</w:t>
      </w:r>
      <w:r w:rsidR="00A96A35" w:rsidRPr="0027638C">
        <w:rPr>
          <w:sz w:val="24"/>
          <w:rPrChange w16du:dateUtc="2026-07-07T18:18:00Z" w:author="Author" w:date="2026-07-07T20:18:00Z" w:id="2654">
            <w:rPr>
              <w:rFonts w:ascii="Times New Roman"/>
              <w:color w:val="000000"/>
              <w:spacing w:val="29"/>
            </w:rPr>
          </w:rPrChange>
        </w:rPr>
        <w:t xml:space="preserve"> </w:t>
      </w:r>
      <w:r w:rsidR="00A96A35" w:rsidRPr="0027638C">
        <w:rPr>
          <w:sz w:val="24"/>
          <w:rPrChange w16du:dateUtc="2026-07-07T18:18:00Z" w:author="Author" w:date="2026-07-07T20:18:00Z" w:id="2655">
            <w:rPr>
              <w:rFonts w:ascii="Times New Roman" w:hAnsi="Times New Roman"/>
              <w:color w:val="000000"/>
            </w:rPr>
          </w:rPrChange>
        </w:rPr>
        <w:t>Consectetur</w:t>
      </w:r>
      <w:del w16du:dateUtc="2026-07-07T18:18:00Z" w:author="Author" w:date="2026-07-07T20:18:00Z" w:id="2656">
        <w:r>
          <w:rPr>
            <w:color w:val="000000"/>
          </w:rPr>
          <w:cr/>
        </w:r>
      </w:del>
      <w:r w:rsidR="00A96A35" w:rsidRPr="0027638C">
        <w:rPr>
          <w:sz w:val="24"/>
          <w:rPrChange w16du:dateUtc="2026-07-07T18:18:00Z" w:author="Author" w:date="2026-07-07T20:18:00Z" w:id="2657">
            <w:rPr>
              <w:rFonts w:ascii="Times New Roman"/>
              <w:color w:val="000000"/>
              <w:spacing w:val="665"/>
            </w:rPr>
          </w:rPrChange>
        </w:rPr>
        <w:t xml:space="preserve"> </w:t>
      </w:r>
      <w:r w:rsidR="00A96A35" w:rsidRPr="0027638C">
        <w:rPr>
          <w:sz w:val="24"/>
          <w:rPrChange w16du:dateUtc="2026-07-07T18:18:00Z" w:author="Author" w:date="2026-07-07T20:18:00Z" w:id="2658">
            <w:rPr>
              <w:rFonts w:ascii="Times New Roman"/>
              <w:color w:val="000000"/>
            </w:rPr>
          </w:rPrChange>
        </w:rPr>
        <w:t>Adipiscing</w:t>
      </w:r>
      <w:r w:rsidR="00A96A35" w:rsidRPr="0027638C">
        <w:rPr>
          <w:sz w:val="24"/>
          <w:rPrChange w16du:dateUtc="2026-07-07T18:18:00Z" w:author="Author" w:date="2026-07-07T20:18:00Z" w:id="2659">
            <w:rPr>
              <w:rFonts w:ascii="Times New Roman"/>
              <w:color w:val="000000"/>
              <w:spacing w:val="6"/>
            </w:rPr>
          </w:rPrChange>
        </w:rPr>
        <w:t xml:space="preserve"> </w:t>
      </w:r>
      <w:r w:rsidR="00A96A35" w:rsidRPr="0027638C">
        <w:rPr>
          <w:sz w:val="24"/>
          <w:rPrChange w16du:dateUtc="2026-07-07T18:18:00Z" w:author="Author" w:date="2026-07-07T20:18:00Z" w:id="2660">
            <w:rPr>
              <w:rFonts w:ascii="Times New Roman"/>
              <w:color w:val="000000"/>
            </w:rPr>
          </w:rPrChange>
        </w:rPr>
        <w:t>Elit</w:t>
      </w:r>
      <w:r w:rsidR="00A96A35" w:rsidRPr="0027638C">
        <w:rPr>
          <w:sz w:val="24"/>
          <w:rPrChange w16du:dateUtc="2026-07-07T18:18:00Z" w:author="Author" w:date="2026-07-07T20:18:00Z" w:id="2661">
            <w:rPr>
              <w:rFonts w:ascii="Times New Roman"/>
              <w:color w:val="000000"/>
              <w:spacing w:val="6"/>
            </w:rPr>
          </w:rPrChange>
        </w:rPr>
        <w:t xml:space="preserve"> </w:t>
      </w:r>
      <w:r w:rsidR="00A96A35" w:rsidRPr="0027638C">
        <w:rPr>
          <w:sz w:val="24"/>
          <w:rPrChange w16du:dateUtc="2026-07-07T18:18:00Z" w:author="Author" w:date="2026-07-07T20:18:00Z" w:id="2662">
            <w:rPr>
              <w:rFonts w:ascii="Times New Roman"/>
              <w:color w:val="000000"/>
            </w:rPr>
          </w:rPrChange>
        </w:rPr>
        <w:t>sed,</w:t>
      </w:r>
      <w:r w:rsidR="00A96A35" w:rsidRPr="0027638C">
        <w:rPr>
          <w:sz w:val="24"/>
          <w:rPrChange w16du:dateUtc="2026-07-07T18:18:00Z" w:author="Author" w:date="2026-07-07T20:18:00Z" w:id="2663">
            <w:rPr>
              <w:rFonts w:ascii="Times New Roman"/>
              <w:color w:val="000000"/>
              <w:spacing w:val="6"/>
            </w:rPr>
          </w:rPrChange>
        </w:rPr>
        <w:t xml:space="preserve"> </w:t>
      </w:r>
      <w:r w:rsidR="00A96A35" w:rsidRPr="0027638C">
        <w:rPr>
          <w:sz w:val="24"/>
          <w:rPrChange w16du:dateUtc="2026-07-07T18:18:00Z" w:author="Author" w:date="2026-07-07T20:18:00Z" w:id="2664">
            <w:rPr>
              <w:rFonts w:ascii="Times New Roman"/>
              <w:color w:val="000000"/>
            </w:rPr>
          </w:rPrChange>
        </w:rPr>
        <w:t>do</w:t>
      </w:r>
      <w:r w:rsidR="00A96A35" w:rsidRPr="0027638C">
        <w:rPr>
          <w:sz w:val="24"/>
          <w:rPrChange w16du:dateUtc="2026-07-07T18:18:00Z" w:author="Author" w:date="2026-07-07T20:18:00Z" w:id="2665">
            <w:rPr>
              <w:rFonts w:ascii="Times New Roman"/>
              <w:color w:val="000000"/>
              <w:spacing w:val="6"/>
            </w:rPr>
          </w:rPrChange>
        </w:rPr>
        <w:t xml:space="preserve"> </w:t>
      </w:r>
      <w:r w:rsidR="00A96A35" w:rsidRPr="0027638C">
        <w:rPr>
          <w:sz w:val="24"/>
          <w:rPrChange w16du:dateUtc="2026-07-07T18:18:00Z" w:author="Author" w:date="2026-07-07T20:18:00Z" w:id="2666">
            <w:rPr>
              <w:rFonts w:ascii="Times New Roman"/>
              <w:color w:val="000000"/>
            </w:rPr>
          </w:rPrChange>
        </w:rPr>
        <w:t>eiusmod</w:t>
      </w:r>
      <w:r w:rsidR="00A96A35" w:rsidRPr="0027638C">
        <w:rPr>
          <w:sz w:val="24"/>
          <w:rPrChange w16du:dateUtc="2026-07-07T18:18:00Z" w:author="Author" w:date="2026-07-07T20:18:00Z" w:id="2667">
            <w:rPr>
              <w:rFonts w:ascii="Times New Roman"/>
              <w:color w:val="000000"/>
              <w:spacing w:val="6"/>
            </w:rPr>
          </w:rPrChange>
        </w:rPr>
        <w:t xml:space="preserve"> </w:t>
      </w:r>
      <w:r w:rsidR="00A96A35" w:rsidRPr="0027638C">
        <w:rPr>
          <w:sz w:val="24"/>
          <w:rPrChange w16du:dateUtc="2026-07-07T18:18:00Z" w:author="Author" w:date="2026-07-07T20:18:00Z" w:id="2668">
            <w:rPr>
              <w:rFonts w:ascii="Times New Roman"/>
              <w:color w:val="000000"/>
            </w:rPr>
          </w:rPrChange>
        </w:rPr>
        <w:t>tempor</w:t>
      </w:r>
      <w:r w:rsidR="00A96A35" w:rsidRPr="0027638C">
        <w:rPr>
          <w:sz w:val="24"/>
          <w:rPrChange w16du:dateUtc="2026-07-07T18:18:00Z" w:author="Author" w:date="2026-07-07T20:18:00Z" w:id="2669">
            <w:rPr>
              <w:rFonts w:ascii="Times New Roman"/>
              <w:color w:val="000000"/>
              <w:spacing w:val="6"/>
            </w:rPr>
          </w:rPrChange>
        </w:rPr>
        <w:t xml:space="preserve"> </w:t>
      </w:r>
      <w:r w:rsidR="00A96A35" w:rsidRPr="0027638C">
        <w:rPr>
          <w:sz w:val="24"/>
          <w:rPrChange w16du:dateUtc="2026-07-07T18:18:00Z" w:author="Author" w:date="2026-07-07T20:18:00Z" w:id="2670">
            <w:rPr>
              <w:rFonts w:ascii="Times New Roman"/>
              <w:color w:val="000000"/>
            </w:rPr>
          </w:rPrChange>
        </w:rPr>
        <w:t>incididunt</w:t>
      </w:r>
      <w:r w:rsidR="00A96A35" w:rsidRPr="0027638C">
        <w:rPr>
          <w:sz w:val="24"/>
          <w:rPrChange w16du:dateUtc="2026-07-07T18:18:00Z" w:author="Author" w:date="2026-07-07T20:18:00Z" w:id="2671">
            <w:rPr>
              <w:rFonts w:ascii="Times New Roman"/>
              <w:color w:val="000000"/>
              <w:spacing w:val="5"/>
            </w:rPr>
          </w:rPrChange>
        </w:rPr>
        <w:t xml:space="preserve"> </w:t>
      </w:r>
      <w:r w:rsidR="00A96A35" w:rsidRPr="0027638C">
        <w:rPr>
          <w:sz w:val="24"/>
          <w:rPrChange w16du:dateUtc="2026-07-07T18:18:00Z" w:author="Author" w:date="2026-07-07T20:18:00Z" w:id="2672">
            <w:rPr>
              <w:rFonts w:ascii="Times New Roman"/>
              <w:color w:val="000000"/>
            </w:rPr>
          </w:rPrChange>
        </w:rPr>
        <w:t>Ut</w:t>
      </w:r>
      <w:r w:rsidR="00A96A35" w:rsidRPr="0027638C">
        <w:rPr>
          <w:sz w:val="24"/>
          <w:rPrChange w16du:dateUtc="2026-07-07T18:18:00Z" w:author="Author" w:date="2026-07-07T20:18:00Z" w:id="2673">
            <w:rPr>
              <w:rFonts w:ascii="Times New Roman"/>
              <w:color w:val="000000"/>
              <w:spacing w:val="6"/>
            </w:rPr>
          </w:rPrChange>
        </w:rPr>
        <w:t xml:space="preserve"> </w:t>
      </w:r>
      <w:r w:rsidR="00A96A35" w:rsidRPr="0027638C">
        <w:rPr>
          <w:sz w:val="24"/>
          <w:rPrChange w16du:dateUtc="2026-07-07T18:18:00Z" w:author="Author" w:date="2026-07-07T20:18:00Z" w:id="2674">
            <w:rPr>
              <w:rFonts w:ascii="Times New Roman"/>
              <w:color w:val="000000"/>
            </w:rPr>
          </w:rPrChange>
        </w:rPr>
        <w:t>Labore</w:t>
      </w:r>
      <w:r w:rsidR="00A96A35" w:rsidRPr="0027638C">
        <w:rPr>
          <w:sz w:val="24"/>
          <w:rPrChange w16du:dateUtc="2026-07-07T18:18:00Z" w:author="Author" w:date="2026-07-07T20:18:00Z" w:id="2675">
            <w:rPr>
              <w:rFonts w:ascii="Times New Roman"/>
              <w:color w:val="000000"/>
              <w:spacing w:val="6"/>
            </w:rPr>
          </w:rPrChange>
        </w:rPr>
        <w:t xml:space="preserve"> </w:t>
      </w:r>
      <w:r w:rsidR="00A96A35" w:rsidRPr="0027638C">
        <w:rPr>
          <w:sz w:val="24"/>
          <w:rPrChange w16du:dateUtc="2026-07-07T18:18:00Z" w:author="Author" w:date="2026-07-07T20:18:00Z" w:id="2676">
            <w:rPr>
              <w:rFonts w:ascii="Times New Roman"/>
              <w:color w:val="000000"/>
            </w:rPr>
          </w:rPrChange>
        </w:rPr>
        <w:t>Et</w:t>
      </w:r>
      <w:r w:rsidR="00A96A35" w:rsidRPr="0027638C">
        <w:rPr>
          <w:sz w:val="24"/>
          <w:rPrChange w16du:dateUtc="2026-07-07T18:18:00Z" w:author="Author" w:date="2026-07-07T20:18:00Z" w:id="2677">
            <w:rPr>
              <w:rFonts w:ascii="Times New Roman"/>
              <w:color w:val="000000"/>
              <w:spacing w:val="6"/>
            </w:rPr>
          </w:rPrChange>
        </w:rPr>
        <w:t xml:space="preserve"> </w:t>
      </w:r>
      <w:r w:rsidR="00A96A35" w:rsidRPr="0027638C">
        <w:rPr>
          <w:sz w:val="24"/>
          <w:rPrChange w16du:dateUtc="2026-07-07T18:18:00Z" w:author="Author" w:date="2026-07-07T20:18:00Z" w:id="2678">
            <w:rPr>
              <w:rFonts w:ascii="Times New Roman"/>
              <w:color w:val="000000"/>
            </w:rPr>
          </w:rPrChange>
        </w:rPr>
        <w:t>dolore</w:t>
      </w:r>
      <w:r w:rsidR="00A96A35" w:rsidRPr="0027638C">
        <w:rPr>
          <w:sz w:val="24"/>
          <w:rPrChange w16du:dateUtc="2026-07-07T18:18:00Z" w:author="Author" w:date="2026-07-07T20:18:00Z" w:id="2679">
            <w:rPr>
              <w:rFonts w:ascii="Times New Roman"/>
              <w:color w:val="000000"/>
              <w:spacing w:val="6"/>
            </w:rPr>
          </w:rPrChange>
        </w:rPr>
        <w:t xml:space="preserve"> </w:t>
      </w:r>
      <w:r w:rsidR="00A96A35" w:rsidRPr="0027638C">
        <w:rPr>
          <w:sz w:val="24"/>
          <w:rPrChange w16du:dateUtc="2026-07-07T18:18:00Z" w:author="Author" w:date="2026-07-07T20:18:00Z" w:id="2680">
            <w:rPr>
              <w:rFonts w:ascii="Times New Roman" w:hAnsi="Times New Roman"/>
              <w:color w:val="000000"/>
            </w:rPr>
          </w:rPrChange>
        </w:rPr>
        <w:t>magna</w:t>
      </w:r>
      <w:del w16du:dateUtc="2026-07-07T18:18:00Z" w:author="Author" w:date="2026-07-07T20:18:00Z" w:id="2681">
        <w:r>
          <w:rPr>
            <w:color w:val="000000"/>
          </w:rPr>
          <w:cr/>
        </w:r>
      </w:del>
      <w:r w:rsidR="00A96A35" w:rsidRPr="0027638C">
        <w:rPr>
          <w:sz w:val="24"/>
          <w:rPrChange w16du:dateUtc="2026-07-07T18:18:00Z" w:author="Author" w:date="2026-07-07T20:18:00Z" w:id="2682">
            <w:rPr>
              <w:rFonts w:ascii="Times New Roman"/>
              <w:color w:val="000000"/>
              <w:spacing w:val="665"/>
            </w:rPr>
          </w:rPrChange>
        </w:rPr>
        <w:t xml:space="preserve"> </w:t>
      </w:r>
      <w:r w:rsidR="00A96A35" w:rsidRPr="0027638C">
        <w:rPr>
          <w:sz w:val="24"/>
          <w:rPrChange w16du:dateUtc="2026-07-07T18:18:00Z" w:author="Author" w:date="2026-07-07T20:18:00Z" w:id="2683">
            <w:rPr>
              <w:rFonts w:ascii="Times New Roman"/>
              <w:color w:val="000000"/>
            </w:rPr>
          </w:rPrChange>
        </w:rPr>
        <w:t>aliqua lorem ipsum dolor sit Amet Consectetur adipiscing Elit Sed;</w:t>
      </w:r>
    </w:p>
    <w:p w14:paraId="584D9169" w14:textId="77777777" w:rsidR="009609E8" w:rsidRDefault="00000000" w:rsidRPr="0027638C">
      <w:pPr>
        <w:pStyle w:val="ListParagraph"/>
        <w:numPr>
          <w:ilvl w:val="2"/>
          <w:numId w:val="5"/>
        </w:numPr>
        <w:tabs>
          <w:tab w:pos="2157" w:val="left"/>
          <w:tab w:pos="2160" w:val="left"/>
        </w:tabs>
        <w:spacing w:before="236"/>
        <w:ind w:right="356"/>
        <w:rPr>
          <w:sz w:val="24"/>
          <w:rPrChange w16du:dateUtc="2026-07-07T18:18:00Z" w:author="Author" w:date="2026-07-07T20:18:00Z" w:id="2684">
            <w:rPr>
              <w:rFonts w:ascii="Times New Roman"/>
              <w:color w:val="000000"/>
            </w:rPr>
          </w:rPrChange>
        </w:rPr>
        <w:pPrChange w16du:dateUtc="2026-07-07T18:18:00Z" w:author="Author" w:date="2026-07-07T20:18:00Z" w:id="2685">
          <w:pPr>
            <w:spacing w:after="0" w:before="235" w:line="254" w:lineRule="exact"/>
            <w:ind w:left="720"/>
            <w:jc w:val="left"/>
          </w:pPr>
        </w:pPrChange>
      </w:pPr>
      <w:del w16du:dateUtc="2026-07-07T18:18:00Z" w:author="Author" w:date="2026-07-07T20:18:00Z" w:id="2686">
        <w:r>
          <w:rPr>
            <w:color w:val="000000"/>
          </w:rPr>
          <w:delText>(ii)</w:delText>
        </w:r>
        <w:r>
          <w:rPr>
            <w:color w:val="000000"/>
            <w:spacing w:val="396"/>
          </w:rPr>
          <w:delText xml:space="preserve"> </w:delText>
        </w:r>
      </w:del>
      <w:r w:rsidR="00A96A35" w:rsidRPr="0027638C">
        <w:rPr>
          <w:sz w:val="24"/>
          <w:rPrChange w16du:dateUtc="2026-07-07T18:18:00Z" w:author="Author" w:date="2026-07-07T20:18:00Z" w:id="2687">
            <w:rPr>
              <w:rFonts w:ascii="Times New Roman"/>
              <w:color w:val="000000"/>
            </w:rPr>
          </w:rPrChange>
        </w:rPr>
        <w:t>do</w:t>
      </w:r>
      <w:r w:rsidR="00A96A35" w:rsidRPr="0027638C">
        <w:rPr>
          <w:spacing w:val="-2"/>
          <w:sz w:val="24"/>
          <w:rPrChange w16du:dateUtc="2026-07-07T18:18:00Z" w:author="Author" w:date="2026-07-07T20:18:00Z" w:id="2688">
            <w:rPr>
              <w:rFonts w:ascii="Times New Roman"/>
              <w:color w:val="000000"/>
              <w:spacing w:val="-1"/>
            </w:rPr>
          </w:rPrChange>
        </w:rPr>
        <w:t xml:space="preserve"> </w:t>
      </w:r>
      <w:r w:rsidR="00A96A35" w:rsidRPr="0027638C">
        <w:rPr>
          <w:sz w:val="24"/>
          <w:rPrChange w16du:dateUtc="2026-07-07T18:18:00Z" w:author="Author" w:date="2026-07-07T20:18:00Z" w:id="2689">
            <w:rPr>
              <w:rFonts w:ascii="Times New Roman"/>
              <w:color w:val="000000"/>
            </w:rPr>
          </w:rPrChange>
        </w:rPr>
        <w:t>eiusmod</w:t>
      </w:r>
      <w:r w:rsidR="00A96A35" w:rsidRPr="0027638C">
        <w:rPr>
          <w:spacing w:val="-3"/>
          <w:sz w:val="24"/>
          <w:rPrChange w16du:dateUtc="2026-07-07T18:18:00Z" w:author="Author" w:date="2026-07-07T20:18:00Z" w:id="2690">
            <w:rPr>
              <w:rFonts w:ascii="Times New Roman"/>
              <w:color w:val="000000"/>
              <w:spacing w:val="-1"/>
            </w:rPr>
          </w:rPrChange>
        </w:rPr>
        <w:t xml:space="preserve"> </w:t>
      </w:r>
      <w:r w:rsidR="00A96A35" w:rsidRPr="0027638C">
        <w:rPr>
          <w:sz w:val="24"/>
          <w:rPrChange w16du:dateUtc="2026-07-07T18:18:00Z" w:author="Author" w:date="2026-07-07T20:18:00Z" w:id="2691">
            <w:rPr>
              <w:rFonts w:ascii="Times New Roman"/>
              <w:color w:val="000000"/>
            </w:rPr>
          </w:rPrChange>
        </w:rPr>
        <w:t>tempor</w:t>
      </w:r>
      <w:r w:rsidR="00A96A35" w:rsidRPr="0027638C">
        <w:rPr>
          <w:spacing w:val="-2"/>
          <w:sz w:val="24"/>
          <w:rPrChange w16du:dateUtc="2026-07-07T18:18:00Z" w:author="Author" w:date="2026-07-07T20:18:00Z" w:id="2692">
            <w:rPr>
              <w:rFonts w:ascii="Times New Roman"/>
              <w:color w:val="000000"/>
              <w:spacing w:val="-1"/>
            </w:rPr>
          </w:rPrChange>
        </w:rPr>
        <w:t xml:space="preserve"> </w:t>
      </w:r>
      <w:r w:rsidR="00A96A35" w:rsidRPr="0027638C">
        <w:rPr>
          <w:sz w:val="24"/>
          <w:rPrChange w16du:dateUtc="2026-07-07T18:18:00Z" w:author="Author" w:date="2026-07-07T20:18:00Z" w:id="2693">
            <w:rPr>
              <w:rFonts w:ascii="Times New Roman"/>
              <w:color w:val="000000"/>
            </w:rPr>
          </w:rPrChange>
        </w:rPr>
        <w:t>incididunt</w:t>
      </w:r>
      <w:r w:rsidR="00A96A35" w:rsidRPr="0027638C">
        <w:rPr>
          <w:spacing w:val="-3"/>
          <w:sz w:val="24"/>
          <w:rPrChange w16du:dateUtc="2026-07-07T18:18:00Z" w:author="Author" w:date="2026-07-07T20:18:00Z" w:id="2694">
            <w:rPr>
              <w:rFonts w:ascii="Times New Roman"/>
              <w:color w:val="000000"/>
              <w:spacing w:val="-1"/>
            </w:rPr>
          </w:rPrChange>
        </w:rPr>
        <w:t xml:space="preserve"> </w:t>
      </w:r>
      <w:r w:rsidR="00A96A35" w:rsidRPr="0027638C">
        <w:rPr>
          <w:sz w:val="24"/>
          <w:rPrChange w16du:dateUtc="2026-07-07T18:18:00Z" w:author="Author" w:date="2026-07-07T20:18:00Z" w:id="2695">
            <w:rPr>
              <w:rFonts w:ascii="Times New Roman"/>
              <w:color w:val="000000"/>
            </w:rPr>
          </w:rPrChange>
        </w:rPr>
        <w:t>ut</w:t>
      </w:r>
      <w:r w:rsidR="00A96A35" w:rsidRPr="0027638C">
        <w:rPr>
          <w:spacing w:val="-3"/>
          <w:sz w:val="24"/>
          <w:rPrChange w16du:dateUtc="2026-07-07T18:18:00Z" w:author="Author" w:date="2026-07-07T20:18:00Z" w:id="2696">
            <w:rPr>
              <w:rFonts w:ascii="Times New Roman"/>
              <w:color w:val="000000"/>
              <w:spacing w:val="-1"/>
            </w:rPr>
          </w:rPrChange>
        </w:rPr>
        <w:t xml:space="preserve"> </w:t>
      </w:r>
      <w:r w:rsidR="00A96A35" w:rsidRPr="0027638C">
        <w:rPr>
          <w:sz w:val="24"/>
          <w:rPrChange w16du:dateUtc="2026-07-07T18:18:00Z" w:author="Author" w:date="2026-07-07T20:18:00Z" w:id="2697">
            <w:rPr>
              <w:rFonts w:ascii="Times New Roman"/>
              <w:color w:val="000000"/>
            </w:rPr>
          </w:rPrChange>
        </w:rPr>
        <w:t>labore</w:t>
      </w:r>
      <w:r w:rsidR="00A96A35" w:rsidRPr="0027638C">
        <w:rPr>
          <w:spacing w:val="-3"/>
          <w:sz w:val="24"/>
          <w:rPrChange w16du:dateUtc="2026-07-07T18:18:00Z" w:author="Author" w:date="2026-07-07T20:18:00Z" w:id="2698">
            <w:rPr>
              <w:rFonts w:ascii="Times New Roman"/>
              <w:color w:val="000000"/>
              <w:spacing w:val="-1"/>
            </w:rPr>
          </w:rPrChange>
        </w:rPr>
        <w:t xml:space="preserve"> </w:t>
      </w:r>
      <w:r w:rsidR="00A96A35" w:rsidRPr="0027638C">
        <w:rPr>
          <w:sz w:val="24"/>
          <w:rPrChange w16du:dateUtc="2026-07-07T18:18:00Z" w:author="Author" w:date="2026-07-07T20:18:00Z" w:id="2699">
            <w:rPr>
              <w:rFonts w:ascii="Times New Roman"/>
              <w:color w:val="000000"/>
            </w:rPr>
          </w:rPrChange>
        </w:rPr>
        <w:t>Et</w:t>
      </w:r>
      <w:r w:rsidR="00A96A35" w:rsidRPr="0027638C">
        <w:rPr>
          <w:spacing w:val="-3"/>
          <w:sz w:val="24"/>
          <w:rPrChange w16du:dateUtc="2026-07-07T18:18:00Z" w:author="Author" w:date="2026-07-07T20:18:00Z" w:id="2700">
            <w:rPr>
              <w:rFonts w:ascii="Times New Roman"/>
              <w:color w:val="000000"/>
              <w:spacing w:val="-1"/>
            </w:rPr>
          </w:rPrChange>
        </w:rPr>
        <w:t xml:space="preserve"> </w:t>
      </w:r>
      <w:r w:rsidR="00A96A35" w:rsidRPr="0027638C">
        <w:rPr>
          <w:sz w:val="24"/>
          <w:rPrChange w16du:dateUtc="2026-07-07T18:18:00Z" w:author="Author" w:date="2026-07-07T20:18:00Z" w:id="2701">
            <w:rPr>
              <w:rFonts w:ascii="Times New Roman"/>
              <w:color w:val="000000"/>
            </w:rPr>
          </w:rPrChange>
        </w:rPr>
        <w:t>dolore</w:t>
      </w:r>
      <w:r w:rsidR="00A96A35" w:rsidRPr="0027638C">
        <w:rPr>
          <w:spacing w:val="-3"/>
          <w:sz w:val="24"/>
          <w:rPrChange w16du:dateUtc="2026-07-07T18:18:00Z" w:author="Author" w:date="2026-07-07T20:18:00Z" w:id="2702">
            <w:rPr>
              <w:rFonts w:ascii="Times New Roman"/>
              <w:color w:val="000000"/>
              <w:spacing w:val="-1"/>
            </w:rPr>
          </w:rPrChange>
        </w:rPr>
        <w:t xml:space="preserve"> </w:t>
      </w:r>
      <w:r w:rsidR="00A96A35" w:rsidRPr="0027638C">
        <w:rPr>
          <w:sz w:val="24"/>
          <w:rPrChange w16du:dateUtc="2026-07-07T18:18:00Z" w:author="Author" w:date="2026-07-07T20:18:00Z" w:id="2703">
            <w:rPr>
              <w:rFonts w:ascii="Times New Roman"/>
              <w:color w:val="000000"/>
            </w:rPr>
          </w:rPrChange>
        </w:rPr>
        <w:t>magna</w:t>
      </w:r>
      <w:r w:rsidR="00A96A35" w:rsidRPr="0027638C">
        <w:rPr>
          <w:spacing w:val="-3"/>
          <w:sz w:val="24"/>
          <w:rPrChange w16du:dateUtc="2026-07-07T18:18:00Z" w:author="Author" w:date="2026-07-07T20:18:00Z" w:id="2704">
            <w:rPr>
              <w:rFonts w:ascii="Times New Roman"/>
              <w:color w:val="000000"/>
              <w:spacing w:val="-1"/>
            </w:rPr>
          </w:rPrChange>
        </w:rPr>
        <w:t xml:space="preserve"> </w:t>
      </w:r>
      <w:r w:rsidR="00A96A35" w:rsidRPr="0027638C">
        <w:rPr>
          <w:sz w:val="24"/>
          <w:rPrChange w16du:dateUtc="2026-07-07T18:18:00Z" w:author="Author" w:date="2026-07-07T20:18:00Z" w:id="2705">
            <w:rPr>
              <w:rFonts w:ascii="Times New Roman"/>
              <w:color w:val="000000"/>
            </w:rPr>
          </w:rPrChange>
        </w:rPr>
        <w:t>aliqua</w:t>
      </w:r>
      <w:r w:rsidR="00A96A35" w:rsidRPr="0027638C">
        <w:rPr>
          <w:spacing w:val="-3"/>
          <w:sz w:val="24"/>
          <w:rPrChange w16du:dateUtc="2026-07-07T18:18:00Z" w:author="Author" w:date="2026-07-07T20:18:00Z" w:id="2706">
            <w:rPr>
              <w:rFonts w:ascii="Times New Roman"/>
              <w:color w:val="000000"/>
              <w:spacing w:val="-1"/>
            </w:rPr>
          </w:rPrChange>
        </w:rPr>
        <w:t xml:space="preserve"> </w:t>
      </w:r>
      <w:r w:rsidR="00A96A35" w:rsidRPr="0027638C">
        <w:rPr>
          <w:sz w:val="24"/>
          <w:rPrChange w16du:dateUtc="2026-07-07T18:18:00Z" w:author="Author" w:date="2026-07-07T20:18:00Z" w:id="2707">
            <w:rPr>
              <w:rFonts w:ascii="Times New Roman"/>
              <w:color w:val="000000"/>
            </w:rPr>
          </w:rPrChange>
        </w:rPr>
        <w:t>lorem</w:t>
      </w:r>
      <w:r w:rsidR="00A96A35" w:rsidRPr="0027638C">
        <w:rPr>
          <w:spacing w:val="-3"/>
          <w:sz w:val="24"/>
          <w:rPrChange w16du:dateUtc="2026-07-07T18:18:00Z" w:author="Author" w:date="2026-07-07T20:18:00Z" w:id="2708">
            <w:rPr>
              <w:rFonts w:ascii="Times New Roman"/>
              <w:color w:val="000000"/>
              <w:spacing w:val="-1"/>
            </w:rPr>
          </w:rPrChange>
        </w:rPr>
        <w:t xml:space="preserve"> </w:t>
      </w:r>
      <w:r w:rsidR="00A96A35" w:rsidRPr="0027638C">
        <w:rPr>
          <w:sz w:val="24"/>
          <w:rPrChange w16du:dateUtc="2026-07-07T18:18:00Z" w:author="Author" w:date="2026-07-07T20:18:00Z" w:id="2709">
            <w:rPr>
              <w:rFonts w:ascii="Times New Roman"/>
              <w:color w:val="000000"/>
            </w:rPr>
          </w:rPrChange>
        </w:rPr>
        <w:t>ipsum</w:t>
      </w:r>
      <w:r w:rsidR="00A96A35" w:rsidRPr="0027638C">
        <w:rPr>
          <w:spacing w:val="-3"/>
          <w:sz w:val="24"/>
          <w:rPrChange w16du:dateUtc="2026-07-07T18:18:00Z" w:author="Author" w:date="2026-07-07T20:18:00Z" w:id="2710">
            <w:rPr>
              <w:rFonts w:ascii="Times New Roman"/>
              <w:color w:val="000000"/>
              <w:spacing w:val="-1"/>
            </w:rPr>
          </w:rPrChange>
        </w:rPr>
        <w:t xml:space="preserve"> </w:t>
      </w:r>
      <w:r w:rsidR="00A96A35" w:rsidRPr="0027638C">
        <w:rPr>
          <w:sz w:val="24"/>
          <w:rPrChange w16du:dateUtc="2026-07-07T18:18:00Z" w:author="Author" w:date="2026-07-07T20:18:00Z" w:id="2711">
            <w:rPr>
              <w:rFonts w:ascii="Times New Roman"/>
              <w:color w:val="000000"/>
            </w:rPr>
          </w:rPrChange>
        </w:rPr>
        <w:t>dolor</w:t>
      </w:r>
      <w:r w:rsidR="00A96A35" w:rsidRPr="0027638C">
        <w:rPr>
          <w:spacing w:val="-3"/>
          <w:sz w:val="24"/>
          <w:rPrChange w16du:dateUtc="2026-07-07T18:18:00Z" w:author="Author" w:date="2026-07-07T20:18:00Z" w:id="2712">
            <w:rPr>
              <w:rFonts w:ascii="Times New Roman"/>
              <w:color w:val="000000"/>
              <w:spacing w:val="-1"/>
            </w:rPr>
          </w:rPrChange>
        </w:rPr>
        <w:t xml:space="preserve"> </w:t>
      </w:r>
      <w:r w:rsidR="00A96A35" w:rsidRPr="0027638C">
        <w:rPr>
          <w:sz w:val="24"/>
          <w:rPrChange w16du:dateUtc="2026-07-07T18:18:00Z" w:author="Author" w:date="2026-07-07T20:18:00Z" w:id="2713">
            <w:rPr>
              <w:rFonts w:ascii="Times New Roman"/>
              <w:color w:val="000000"/>
            </w:rPr>
          </w:rPrChange>
        </w:rPr>
        <w:t>Sit,</w:t>
      </w:r>
      <w:r w:rsidR="00A96A35" w:rsidRPr="0027638C">
        <w:rPr>
          <w:spacing w:val="-3"/>
          <w:sz w:val="24"/>
          <w:rPrChange w16du:dateUtc="2026-07-07T18:18:00Z" w:author="Author" w:date="2026-07-07T20:18:00Z" w:id="2714">
            <w:rPr>
              <w:rFonts w:ascii="Times New Roman"/>
              <w:color w:val="000000"/>
              <w:spacing w:val="-1"/>
            </w:rPr>
          </w:rPrChange>
        </w:rPr>
        <w:t xml:space="preserve"> </w:t>
      </w:r>
      <w:r w:rsidR="00A96A35" w:rsidRPr="0027638C">
        <w:rPr>
          <w:sz w:val="24"/>
          <w:rPrChange w16du:dateUtc="2026-07-07T18:18:00Z" w:author="Author" w:date="2026-07-07T20:18:00Z" w:id="2715">
            <w:rPr>
              <w:rFonts w:ascii="Times New Roman"/>
              <w:color w:val="000000"/>
            </w:rPr>
          </w:rPrChange>
        </w:rPr>
        <w:t>amet</w:t>
      </w:r>
      <w:r w:rsidR="00A96A35" w:rsidRPr="0027638C">
        <w:rPr>
          <w:spacing w:val="-3"/>
          <w:sz w:val="24"/>
          <w:rPrChange w16du:dateUtc="2026-07-07T18:18:00Z" w:author="Author" w:date="2026-07-07T20:18:00Z" w:id="2716">
            <w:rPr>
              <w:rFonts w:ascii="Times New Roman"/>
              <w:color w:val="000000"/>
              <w:spacing w:val="-1"/>
            </w:rPr>
          </w:rPrChange>
        </w:rPr>
        <w:t xml:space="preserve"> </w:t>
      </w:r>
      <w:r w:rsidR="00A96A35" w:rsidRPr="0027638C">
        <w:rPr>
          <w:sz w:val="24"/>
          <w:rPrChange w16du:dateUtc="2026-07-07T18:18:00Z" w:author="Author" w:date="2026-07-07T20:18:00Z" w:id="2717">
            <w:rPr>
              <w:rFonts w:ascii="Times New Roman"/>
              <w:color w:val="000000"/>
            </w:rPr>
          </w:rPrChange>
        </w:rPr>
        <w:t>consectetur</w:t>
      </w:r>
      <w:r w:rsidR="00A96A35" w:rsidRPr="0027638C">
        <w:rPr>
          <w:spacing w:val="-5"/>
          <w:sz w:val="24"/>
          <w:rPrChange w16du:dateUtc="2026-07-07T18:18:00Z" w:author="Author" w:date="2026-07-07T20:18:00Z" w:id="2718">
            <w:rPr>
              <w:rFonts w:ascii="Times New Roman"/>
              <w:color w:val="000000"/>
              <w:spacing w:val="-3"/>
            </w:rPr>
          </w:rPrChange>
        </w:rPr>
        <w:t xml:space="preserve"> </w:t>
      </w:r>
      <w:r w:rsidR="00A96A35" w:rsidRPr="0027638C">
        <w:rPr>
          <w:sz w:val="24"/>
          <w:rPrChange w16du:dateUtc="2026-07-07T18:18:00Z" w:author="Author" w:date="2026-07-07T20:18:00Z" w:id="2719">
            <w:rPr>
              <w:rFonts w:ascii="Times New Roman" w:hAnsi="Times New Roman"/>
              <w:color w:val="000000"/>
            </w:rPr>
          </w:rPrChange>
        </w:rPr>
        <w:t>Adipiscing</w:t>
      </w:r>
      <w:del w16du:dateUtc="2026-07-07T18:18:00Z" w:author="Author" w:date="2026-07-07T20:18:00Z" w:id="2720">
        <w:r>
          <w:rPr>
            <w:color w:val="000000"/>
          </w:rPr>
          <w:cr/>
        </w:r>
      </w:del>
      <w:r w:rsidR="00A96A35" w:rsidRPr="0027638C">
        <w:rPr>
          <w:sz w:val="24"/>
          <w:rPrChange w16du:dateUtc="2026-07-07T18:18:00Z" w:author="Author" w:date="2026-07-07T20:18:00Z" w:id="2721">
            <w:rPr>
              <w:rFonts w:ascii="Times New Roman"/>
              <w:color w:val="000000"/>
              <w:spacing w:val="665"/>
            </w:rPr>
          </w:rPrChange>
        </w:rPr>
        <w:t xml:space="preserve"> </w:t>
      </w:r>
      <w:r w:rsidR="00A96A35" w:rsidRPr="0027638C">
        <w:rPr>
          <w:sz w:val="24"/>
          <w:rPrChange w16du:dateUtc="2026-07-07T18:18:00Z" w:author="Author" w:date="2026-07-07T20:18:00Z" w:id="2722">
            <w:rPr>
              <w:rFonts w:ascii="Times New Roman"/>
              <w:color w:val="000000"/>
            </w:rPr>
          </w:rPrChange>
        </w:rPr>
        <w:t>Elit</w:t>
      </w:r>
      <w:r w:rsidR="00A96A35" w:rsidRPr="0027638C">
        <w:rPr>
          <w:sz w:val="24"/>
          <w:rPrChange w16du:dateUtc="2026-07-07T18:18:00Z" w:author="Author" w:date="2026-07-07T20:18:00Z" w:id="2723">
            <w:rPr>
              <w:rFonts w:ascii="Times New Roman"/>
              <w:color w:val="000000"/>
              <w:spacing w:val="11"/>
            </w:rPr>
          </w:rPrChange>
        </w:rPr>
        <w:t xml:space="preserve"> </w:t>
      </w:r>
      <w:r w:rsidR="00A96A35" w:rsidRPr="0027638C">
        <w:rPr>
          <w:sz w:val="24"/>
          <w:rPrChange w16du:dateUtc="2026-07-07T18:18:00Z" w:author="Author" w:date="2026-07-07T20:18:00Z" w:id="2724">
            <w:rPr>
              <w:rFonts w:ascii="Times New Roman"/>
              <w:color w:val="000000"/>
            </w:rPr>
          </w:rPrChange>
        </w:rPr>
        <w:t>Sed</w:t>
      </w:r>
      <w:r w:rsidR="00A96A35" w:rsidRPr="0027638C">
        <w:rPr>
          <w:sz w:val="24"/>
          <w:rPrChange w16du:dateUtc="2026-07-07T18:18:00Z" w:author="Author" w:date="2026-07-07T20:18:00Z" w:id="2725">
            <w:rPr>
              <w:rFonts w:ascii="Times New Roman"/>
              <w:color w:val="000000"/>
              <w:spacing w:val="11"/>
            </w:rPr>
          </w:rPrChange>
        </w:rPr>
        <w:t xml:space="preserve"> </w:t>
      </w:r>
      <w:r w:rsidR="00A96A35" w:rsidRPr="0027638C">
        <w:rPr>
          <w:sz w:val="24"/>
          <w:rPrChange w16du:dateUtc="2026-07-07T18:18:00Z" w:author="Author" w:date="2026-07-07T20:18:00Z" w:id="2726">
            <w:rPr>
              <w:rFonts w:ascii="Times New Roman"/>
              <w:color w:val="000000"/>
            </w:rPr>
          </w:rPrChange>
        </w:rPr>
        <w:t>do</w:t>
      </w:r>
      <w:r w:rsidR="00A96A35" w:rsidRPr="0027638C">
        <w:rPr>
          <w:sz w:val="24"/>
          <w:rPrChange w16du:dateUtc="2026-07-07T18:18:00Z" w:author="Author" w:date="2026-07-07T20:18:00Z" w:id="2727">
            <w:rPr>
              <w:rFonts w:ascii="Times New Roman"/>
              <w:color w:val="000000"/>
              <w:spacing w:val="11"/>
            </w:rPr>
          </w:rPrChange>
        </w:rPr>
        <w:t xml:space="preserve"> </w:t>
      </w:r>
      <w:r w:rsidR="00A96A35" w:rsidRPr="0027638C">
        <w:rPr>
          <w:sz w:val="24"/>
          <w:rPrChange w16du:dateUtc="2026-07-07T18:18:00Z" w:author="Author" w:date="2026-07-07T20:18:00Z" w:id="2728">
            <w:rPr>
              <w:rFonts w:ascii="Times New Roman"/>
              <w:color w:val="000000"/>
            </w:rPr>
          </w:rPrChange>
        </w:rPr>
        <w:t>eiusmod</w:t>
      </w:r>
      <w:r w:rsidR="00A96A35" w:rsidRPr="0027638C">
        <w:rPr>
          <w:sz w:val="24"/>
          <w:rPrChange w16du:dateUtc="2026-07-07T18:18:00Z" w:author="Author" w:date="2026-07-07T20:18:00Z" w:id="2729">
            <w:rPr>
              <w:rFonts w:ascii="Times New Roman"/>
              <w:color w:val="000000"/>
              <w:spacing w:val="11"/>
            </w:rPr>
          </w:rPrChange>
        </w:rPr>
        <w:t xml:space="preserve"> </w:t>
      </w:r>
      <w:r w:rsidR="00A96A35" w:rsidRPr="0027638C">
        <w:rPr>
          <w:sz w:val="24"/>
          <w:rPrChange w16du:dateUtc="2026-07-07T18:18:00Z" w:author="Author" w:date="2026-07-07T20:18:00Z" w:id="2730">
            <w:rPr>
              <w:rFonts w:ascii="Times New Roman"/>
              <w:color w:val="000000"/>
            </w:rPr>
          </w:rPrChange>
        </w:rPr>
        <w:t>tempor</w:t>
      </w:r>
      <w:del w16du:dateUtc="2026-07-07T18:18:00Z" w:author="Author" w:date="2026-07-07T20:18:00Z" w:id="2731">
        <w:r>
          <w:rPr>
            <w:color w:val="000000"/>
          </w:rPr>
          <w:delText>,</w:delText>
        </w:r>
      </w:del>
      <w:ins w16du:dateUtc="2026-07-07T18:18:00Z" w:author="Author" w:date="2026-07-07T20:18:00Z" w:id="2732">
        <w:r w:rsidR="00A96A35" w:rsidRPr="0027638C">
          <w:rPr>
            <w:sz w:val="24"/>
            <w:szCs w:val="24"/>
          </w:rPr>
          <w:t xml:space="preserve"> incididunt</w:t>
        </w:r>
      </w:ins>
      <w:r w:rsidR="00A96A35" w:rsidRPr="0027638C">
        <w:rPr>
          <w:sz w:val="24"/>
          <w:rPrChange w16du:dateUtc="2026-07-07T18:18:00Z" w:author="Author" w:date="2026-07-07T20:18:00Z" w:id="2733">
            <w:rPr>
              <w:rFonts w:ascii="Times New Roman"/>
              <w:color w:val="000000"/>
              <w:spacing w:val="11"/>
            </w:rPr>
          </w:rPrChange>
        </w:rPr>
        <w:t xml:space="preserve"> </w:t>
      </w:r>
      <w:r w:rsidR="00A96A35" w:rsidRPr="0027638C">
        <w:rPr>
          <w:sz w:val="24"/>
          <w:rPrChange w16du:dateUtc="2026-07-07T18:18:00Z" w:author="Author" w:date="2026-07-07T20:18:00Z" w:id="2734">
            <w:rPr>
              <w:rFonts w:ascii="Times New Roman"/>
              <w:color w:val="000000"/>
            </w:rPr>
          </w:rPrChange>
        </w:rPr>
        <w:t>ut</w:t>
      </w:r>
      <w:r w:rsidR="00A96A35" w:rsidRPr="0027638C">
        <w:rPr>
          <w:sz w:val="24"/>
          <w:rPrChange w16du:dateUtc="2026-07-07T18:18:00Z" w:author="Author" w:date="2026-07-07T20:18:00Z" w:id="2735">
            <w:rPr>
              <w:rFonts w:ascii="Times New Roman"/>
              <w:color w:val="000000"/>
              <w:spacing w:val="11"/>
            </w:rPr>
          </w:rPrChange>
        </w:rPr>
        <w:t xml:space="preserve"> </w:t>
      </w:r>
      <w:r w:rsidR="00A96A35" w:rsidRPr="0027638C">
        <w:rPr>
          <w:sz w:val="24"/>
          <w:rPrChange w16du:dateUtc="2026-07-07T18:18:00Z" w:author="Author" w:date="2026-07-07T20:18:00Z" w:id="2736">
            <w:rPr>
              <w:rFonts w:ascii="Times New Roman"/>
              <w:color w:val="000000"/>
            </w:rPr>
          </w:rPrChange>
        </w:rPr>
        <w:t>labore</w:t>
      </w:r>
      <w:r w:rsidR="00A96A35" w:rsidRPr="0027638C">
        <w:rPr>
          <w:sz w:val="24"/>
          <w:rPrChange w16du:dateUtc="2026-07-07T18:18:00Z" w:author="Author" w:date="2026-07-07T20:18:00Z" w:id="2737">
            <w:rPr>
              <w:rFonts w:ascii="Times New Roman"/>
              <w:color w:val="000000"/>
              <w:spacing w:val="11"/>
            </w:rPr>
          </w:rPrChange>
        </w:rPr>
        <w:t xml:space="preserve"> </w:t>
      </w:r>
      <w:r w:rsidR="00A96A35" w:rsidRPr="0027638C">
        <w:rPr>
          <w:sz w:val="24"/>
          <w:rPrChange w16du:dateUtc="2026-07-07T18:18:00Z" w:author="Author" w:date="2026-07-07T20:18:00Z" w:id="2738">
            <w:rPr>
              <w:rFonts w:ascii="Times New Roman"/>
              <w:color w:val="000000"/>
            </w:rPr>
          </w:rPrChange>
        </w:rPr>
        <w:t>et</w:t>
      </w:r>
      <w:ins w16du:dateUtc="2026-07-07T18:18:00Z" w:author="Author" w:date="2026-07-07T20:18:00Z" w:id="2739">
        <w:r w:rsidR="00A96A35" w:rsidRPr="0027638C">
          <w:rPr>
            <w:sz w:val="24"/>
            <w:szCs w:val="24"/>
          </w:rPr>
          <w:t>,</w:t>
        </w:r>
      </w:ins>
      <w:r w:rsidR="00A96A35" w:rsidRPr="0027638C">
        <w:rPr>
          <w:sz w:val="24"/>
          <w:rPrChange w16du:dateUtc="2026-07-07T18:18:00Z" w:author="Author" w:date="2026-07-07T20:18:00Z" w:id="2740">
            <w:rPr>
              <w:rFonts w:ascii="Times New Roman"/>
              <w:color w:val="000000"/>
              <w:spacing w:val="11"/>
            </w:rPr>
          </w:rPrChange>
        </w:rPr>
        <w:t xml:space="preserve"> </w:t>
      </w:r>
      <w:r w:rsidR="00A96A35" w:rsidRPr="0027638C">
        <w:rPr>
          <w:sz w:val="24"/>
          <w:rPrChange w16du:dateUtc="2026-07-07T18:18:00Z" w:author="Author" w:date="2026-07-07T20:18:00Z" w:id="2741">
            <w:rPr>
              <w:rFonts w:ascii="Times New Roman"/>
              <w:color w:val="000000"/>
            </w:rPr>
          </w:rPrChange>
        </w:rPr>
        <w:t>dolore</w:t>
      </w:r>
      <w:r w:rsidR="00A96A35" w:rsidRPr="0027638C">
        <w:rPr>
          <w:sz w:val="24"/>
          <w:rPrChange w16du:dateUtc="2026-07-07T18:18:00Z" w:author="Author" w:date="2026-07-07T20:18:00Z" w:id="2742">
            <w:rPr>
              <w:rFonts w:ascii="Times New Roman"/>
              <w:color w:val="000000"/>
              <w:spacing w:val="11"/>
            </w:rPr>
          </w:rPrChange>
        </w:rPr>
        <w:t xml:space="preserve"> </w:t>
      </w:r>
      <w:ins w16du:dateUtc="2026-07-07T18:18:00Z" w:author="Author" w:date="2026-07-07T20:18:00Z" w:id="2743">
        <w:r w:rsidR="00A96A35" w:rsidRPr="0027638C">
          <w:rPr>
            <w:sz w:val="24"/>
            <w:szCs w:val="24"/>
          </w:rPr>
          <w:t xml:space="preserve">magna </w:t>
        </w:r>
      </w:ins>
      <w:r w:rsidR="00A96A35" w:rsidRPr="0027638C">
        <w:rPr>
          <w:sz w:val="24"/>
          <w:rPrChange w16du:dateUtc="2026-07-07T18:18:00Z" w:author="Author" w:date="2026-07-07T20:18:00Z" w:id="2744">
            <w:rPr>
              <w:rFonts w:ascii="Times New Roman"/>
              <w:color w:val="000000"/>
            </w:rPr>
          </w:rPrChange>
        </w:rPr>
        <w:t>aliqua</w:t>
      </w:r>
      <w:r w:rsidR="00A96A35" w:rsidRPr="0027638C">
        <w:rPr>
          <w:sz w:val="24"/>
          <w:rPrChange w16du:dateUtc="2026-07-07T18:18:00Z" w:author="Author" w:date="2026-07-07T20:18:00Z" w:id="2745">
            <w:rPr>
              <w:rFonts w:ascii="Times New Roman"/>
              <w:color w:val="000000"/>
              <w:spacing w:val="11"/>
            </w:rPr>
          </w:rPrChange>
        </w:rPr>
        <w:t xml:space="preserve"> </w:t>
      </w:r>
      <w:r w:rsidR="00A96A35" w:rsidRPr="0027638C">
        <w:rPr>
          <w:sz w:val="24"/>
          <w:rPrChange w16du:dateUtc="2026-07-07T18:18:00Z" w:author="Author" w:date="2026-07-07T20:18:00Z" w:id="2746">
            <w:rPr>
              <w:rFonts w:ascii="Times New Roman" w:hAnsi="Times New Roman"/>
              <w:color w:val="000000"/>
            </w:rPr>
          </w:rPrChange>
        </w:rPr>
        <w:t>lorem</w:t>
      </w:r>
      <w:del w16du:dateUtc="2026-07-07T18:18:00Z" w:author="Author" w:date="2026-07-07T20:18:00Z" w:id="2747">
        <w:r>
          <w:rPr>
            <w:color w:val="000000"/>
          </w:rPr>
          <w:cr/>
        </w:r>
      </w:del>
      <w:r w:rsidR="00A96A35" w:rsidRPr="0027638C">
        <w:rPr>
          <w:sz w:val="24"/>
          <w:rPrChange w16du:dateUtc="2026-07-07T18:18:00Z" w:author="Author" w:date="2026-07-07T20:18:00Z" w:id="2748">
            <w:rPr>
              <w:rFonts w:ascii="Times New Roman"/>
              <w:color w:val="000000"/>
              <w:spacing w:val="665"/>
            </w:rPr>
          </w:rPrChange>
        </w:rPr>
        <w:t xml:space="preserve"> </w:t>
      </w:r>
      <w:r w:rsidR="00A96A35" w:rsidRPr="0027638C">
        <w:rPr>
          <w:sz w:val="24"/>
          <w:rPrChange w16du:dateUtc="2026-07-07T18:18:00Z" w:author="Author" w:date="2026-07-07T20:18:00Z" w:id="2749">
            <w:rPr>
              <w:rFonts w:ascii="Times New Roman"/>
              <w:color w:val="000000"/>
            </w:rPr>
          </w:rPrChange>
        </w:rPr>
        <w:t>ipsum Dolor Sit Amet;</w:t>
      </w:r>
    </w:p>
    <w:p w14:paraId="584D916A" w14:textId="77777777" w:rsidR="009609E8" w:rsidRDefault="00000000" w:rsidRPr="0027638C">
      <w:pPr>
        <w:pStyle w:val="ListParagraph"/>
        <w:numPr>
          <w:ilvl w:val="2"/>
          <w:numId w:val="5"/>
        </w:numPr>
        <w:tabs>
          <w:tab w:pos="2156" w:val="left"/>
          <w:tab w:pos="2160" w:val="left"/>
        </w:tabs>
        <w:spacing w:before="244"/>
        <w:ind w:right="356"/>
        <w:rPr>
          <w:sz w:val="24"/>
          <w:rPrChange w16du:dateUtc="2026-07-07T18:18:00Z" w:author="Author" w:date="2026-07-07T20:18:00Z" w:id="2750">
            <w:rPr>
              <w:rFonts w:ascii="Times New Roman"/>
              <w:color w:val="000000"/>
            </w:rPr>
          </w:rPrChange>
        </w:rPr>
        <w:pPrChange w16du:dateUtc="2026-07-07T18:18:00Z" w:author="Author" w:date="2026-07-07T20:18:00Z" w:id="2751">
          <w:pPr>
            <w:spacing w:after="0" w:before="240" w:line="254" w:lineRule="exact"/>
            <w:ind w:left="720"/>
            <w:jc w:val="left"/>
          </w:pPr>
        </w:pPrChange>
      </w:pPr>
      <w:del w16du:dateUtc="2026-07-07T18:18:00Z" w:author="Author" w:date="2026-07-07T20:18:00Z" w:id="2752">
        <w:r>
          <w:rPr>
            <w:color w:val="000000"/>
          </w:rPr>
          <w:delText>(iii)</w:delText>
        </w:r>
        <w:r>
          <w:rPr>
            <w:color w:val="000000"/>
            <w:spacing w:val="335"/>
          </w:rPr>
          <w:delText xml:space="preserve"> </w:delText>
        </w:r>
      </w:del>
      <w:r w:rsidR="00A96A35" w:rsidRPr="0027638C">
        <w:rPr>
          <w:sz w:val="24"/>
          <w:rPrChange w16du:dateUtc="2026-07-07T18:18:00Z" w:author="Author" w:date="2026-07-07T20:18:00Z" w:id="2753">
            <w:rPr>
              <w:rFonts w:ascii="Times New Roman"/>
              <w:color w:val="000000"/>
            </w:rPr>
          </w:rPrChange>
        </w:rPr>
        <w:t>consectetur</w:t>
      </w:r>
      <w:r w:rsidR="00A96A35" w:rsidRPr="0027638C">
        <w:rPr>
          <w:sz w:val="24"/>
          <w:rPrChange w16du:dateUtc="2026-07-07T18:18:00Z" w:author="Author" w:date="2026-07-07T20:18:00Z" w:id="2754">
            <w:rPr>
              <w:rFonts w:ascii="Times New Roman"/>
              <w:color w:val="000000"/>
              <w:spacing w:val="26"/>
            </w:rPr>
          </w:rPrChange>
        </w:rPr>
        <w:t xml:space="preserve"> </w:t>
      </w:r>
      <w:r w:rsidR="00A96A35" w:rsidRPr="0027638C">
        <w:rPr>
          <w:sz w:val="24"/>
          <w:rPrChange w16du:dateUtc="2026-07-07T18:18:00Z" w:author="Author" w:date="2026-07-07T20:18:00Z" w:id="2755">
            <w:rPr>
              <w:rFonts w:ascii="Times New Roman"/>
              <w:color w:val="000000"/>
            </w:rPr>
          </w:rPrChange>
        </w:rPr>
        <w:t>adipiscing</w:t>
      </w:r>
      <w:r w:rsidR="00A96A35" w:rsidRPr="0027638C">
        <w:rPr>
          <w:sz w:val="24"/>
          <w:rPrChange w16du:dateUtc="2026-07-07T18:18:00Z" w:author="Author" w:date="2026-07-07T20:18:00Z" w:id="2756">
            <w:rPr>
              <w:rFonts w:ascii="Times New Roman"/>
              <w:color w:val="000000"/>
              <w:spacing w:val="26"/>
            </w:rPr>
          </w:rPrChange>
        </w:rPr>
        <w:t xml:space="preserve"> </w:t>
      </w:r>
      <w:r w:rsidR="00A96A35" w:rsidRPr="0027638C">
        <w:rPr>
          <w:sz w:val="24"/>
          <w:rPrChange w16du:dateUtc="2026-07-07T18:18:00Z" w:author="Author" w:date="2026-07-07T20:18:00Z" w:id="2757">
            <w:rPr>
              <w:rFonts w:ascii="Times New Roman"/>
              <w:color w:val="000000"/>
            </w:rPr>
          </w:rPrChange>
        </w:rPr>
        <w:t>Elit</w:t>
      </w:r>
      <w:r w:rsidR="00A96A35" w:rsidRPr="0027638C">
        <w:rPr>
          <w:sz w:val="24"/>
          <w:rPrChange w16du:dateUtc="2026-07-07T18:18:00Z" w:author="Author" w:date="2026-07-07T20:18:00Z" w:id="2758">
            <w:rPr>
              <w:rFonts w:ascii="Times New Roman"/>
              <w:color w:val="000000"/>
              <w:spacing w:val="26"/>
            </w:rPr>
          </w:rPrChange>
        </w:rPr>
        <w:t xml:space="preserve"> </w:t>
      </w:r>
      <w:r w:rsidR="00A96A35" w:rsidRPr="0027638C">
        <w:rPr>
          <w:sz w:val="24"/>
          <w:rPrChange w16du:dateUtc="2026-07-07T18:18:00Z" w:author="Author" w:date="2026-07-07T20:18:00Z" w:id="2759">
            <w:rPr>
              <w:rFonts w:ascii="Times New Roman"/>
              <w:color w:val="000000"/>
            </w:rPr>
          </w:rPrChange>
        </w:rPr>
        <w:t>Sed</w:t>
      </w:r>
      <w:r w:rsidR="00A96A35" w:rsidRPr="0027638C">
        <w:rPr>
          <w:sz w:val="24"/>
          <w:rPrChange w16du:dateUtc="2026-07-07T18:18:00Z" w:author="Author" w:date="2026-07-07T20:18:00Z" w:id="2760">
            <w:rPr>
              <w:rFonts w:ascii="Times New Roman"/>
              <w:color w:val="000000"/>
              <w:spacing w:val="26"/>
            </w:rPr>
          </w:rPrChange>
        </w:rPr>
        <w:t xml:space="preserve"> </w:t>
      </w:r>
      <w:r w:rsidR="00A96A35" w:rsidRPr="0027638C">
        <w:rPr>
          <w:sz w:val="24"/>
          <w:rPrChange w16du:dateUtc="2026-07-07T18:18:00Z" w:author="Author" w:date="2026-07-07T20:18:00Z" w:id="2761">
            <w:rPr>
              <w:rFonts w:ascii="Times New Roman"/>
              <w:color w:val="000000"/>
            </w:rPr>
          </w:rPrChange>
        </w:rPr>
        <w:t>Do</w:t>
      </w:r>
      <w:r w:rsidR="00A96A35" w:rsidRPr="0027638C">
        <w:rPr>
          <w:sz w:val="24"/>
          <w:rPrChange w16du:dateUtc="2026-07-07T18:18:00Z" w:author="Author" w:date="2026-07-07T20:18:00Z" w:id="2762">
            <w:rPr>
              <w:rFonts w:ascii="Times New Roman"/>
              <w:color w:val="000000"/>
              <w:spacing w:val="26"/>
            </w:rPr>
          </w:rPrChange>
        </w:rPr>
        <w:t xml:space="preserve"> </w:t>
      </w:r>
      <w:r w:rsidR="00A96A35" w:rsidRPr="0027638C">
        <w:rPr>
          <w:sz w:val="24"/>
          <w:rPrChange w16du:dateUtc="2026-07-07T18:18:00Z" w:author="Author" w:date="2026-07-07T20:18:00Z" w:id="2763">
            <w:rPr>
              <w:rFonts w:ascii="Times New Roman"/>
              <w:color w:val="000000"/>
            </w:rPr>
          </w:rPrChange>
        </w:rPr>
        <w:t>eiusmod</w:t>
      </w:r>
      <w:r w:rsidR="00A96A35" w:rsidRPr="0027638C">
        <w:rPr>
          <w:sz w:val="24"/>
          <w:rPrChange w16du:dateUtc="2026-07-07T18:18:00Z" w:author="Author" w:date="2026-07-07T20:18:00Z" w:id="2764">
            <w:rPr>
              <w:rFonts w:ascii="Times New Roman"/>
              <w:color w:val="000000"/>
              <w:spacing w:val="26"/>
            </w:rPr>
          </w:rPrChange>
        </w:rPr>
        <w:t xml:space="preserve"> </w:t>
      </w:r>
      <w:r w:rsidR="00A96A35" w:rsidRPr="0027638C">
        <w:rPr>
          <w:sz w:val="24"/>
          <w:rPrChange w16du:dateUtc="2026-07-07T18:18:00Z" w:author="Author" w:date="2026-07-07T20:18:00Z" w:id="2765">
            <w:rPr>
              <w:rFonts w:ascii="Times New Roman"/>
              <w:color w:val="000000"/>
            </w:rPr>
          </w:rPrChange>
        </w:rPr>
        <w:t>tempor</w:t>
      </w:r>
      <w:r w:rsidR="00A96A35" w:rsidRPr="0027638C">
        <w:rPr>
          <w:sz w:val="24"/>
          <w:rPrChange w16du:dateUtc="2026-07-07T18:18:00Z" w:author="Author" w:date="2026-07-07T20:18:00Z" w:id="2766">
            <w:rPr>
              <w:rFonts w:ascii="Times New Roman"/>
              <w:color w:val="000000"/>
              <w:spacing w:val="26"/>
            </w:rPr>
          </w:rPrChange>
        </w:rPr>
        <w:t xml:space="preserve"> </w:t>
      </w:r>
      <w:r w:rsidR="00A96A35" w:rsidRPr="0027638C">
        <w:rPr>
          <w:sz w:val="24"/>
          <w:rPrChange w16du:dateUtc="2026-07-07T18:18:00Z" w:author="Author" w:date="2026-07-07T20:18:00Z" w:id="2767">
            <w:rPr>
              <w:rFonts w:ascii="Times New Roman"/>
              <w:color w:val="000000"/>
            </w:rPr>
          </w:rPrChange>
        </w:rPr>
        <w:t>incididunt</w:t>
      </w:r>
      <w:r w:rsidR="00A96A35" w:rsidRPr="0027638C">
        <w:rPr>
          <w:sz w:val="24"/>
          <w:rPrChange w16du:dateUtc="2026-07-07T18:18:00Z" w:author="Author" w:date="2026-07-07T20:18:00Z" w:id="2768">
            <w:rPr>
              <w:rFonts w:ascii="Times New Roman"/>
              <w:color w:val="000000"/>
              <w:spacing w:val="26"/>
            </w:rPr>
          </w:rPrChange>
        </w:rPr>
        <w:t xml:space="preserve"> </w:t>
      </w:r>
      <w:r w:rsidR="00A96A35" w:rsidRPr="0027638C">
        <w:rPr>
          <w:sz w:val="24"/>
          <w:rPrChange w16du:dateUtc="2026-07-07T18:18:00Z" w:author="Author" w:date="2026-07-07T20:18:00Z" w:id="2769">
            <w:rPr>
              <w:rFonts w:ascii="Times New Roman"/>
              <w:color w:val="000000"/>
            </w:rPr>
          </w:rPrChange>
        </w:rPr>
        <w:t>ut</w:t>
      </w:r>
      <w:r w:rsidR="00A96A35" w:rsidRPr="0027638C">
        <w:rPr>
          <w:sz w:val="24"/>
          <w:rPrChange w16du:dateUtc="2026-07-07T18:18:00Z" w:author="Author" w:date="2026-07-07T20:18:00Z" w:id="2770">
            <w:rPr>
              <w:rFonts w:ascii="Times New Roman"/>
              <w:color w:val="000000"/>
              <w:spacing w:val="26"/>
            </w:rPr>
          </w:rPrChange>
        </w:rPr>
        <w:t xml:space="preserve"> </w:t>
      </w:r>
      <w:r w:rsidR="00A96A35" w:rsidRPr="0027638C">
        <w:rPr>
          <w:sz w:val="24"/>
          <w:rPrChange w16du:dateUtc="2026-07-07T18:18:00Z" w:author="Author" w:date="2026-07-07T20:18:00Z" w:id="2771">
            <w:rPr>
              <w:rFonts w:ascii="Times New Roman"/>
              <w:color w:val="000000"/>
            </w:rPr>
          </w:rPrChange>
        </w:rPr>
        <w:t>labore</w:t>
      </w:r>
      <w:r w:rsidR="00A96A35" w:rsidRPr="0027638C">
        <w:rPr>
          <w:sz w:val="24"/>
          <w:rPrChange w16du:dateUtc="2026-07-07T18:18:00Z" w:author="Author" w:date="2026-07-07T20:18:00Z" w:id="2772">
            <w:rPr>
              <w:rFonts w:ascii="Times New Roman"/>
              <w:color w:val="000000"/>
              <w:spacing w:val="26"/>
            </w:rPr>
          </w:rPrChange>
        </w:rPr>
        <w:t xml:space="preserve"> </w:t>
      </w:r>
      <w:r w:rsidR="00A96A35" w:rsidRPr="0027638C">
        <w:rPr>
          <w:sz w:val="24"/>
          <w:rPrChange w16du:dateUtc="2026-07-07T18:18:00Z" w:author="Author" w:date="2026-07-07T20:18:00Z" w:id="2773">
            <w:rPr>
              <w:rFonts w:ascii="Times New Roman"/>
              <w:color w:val="000000"/>
            </w:rPr>
          </w:rPrChange>
        </w:rPr>
        <w:t>et</w:t>
      </w:r>
      <w:r w:rsidR="00A96A35" w:rsidRPr="0027638C">
        <w:rPr>
          <w:sz w:val="24"/>
          <w:rPrChange w16du:dateUtc="2026-07-07T18:18:00Z" w:author="Author" w:date="2026-07-07T20:18:00Z" w:id="2774">
            <w:rPr>
              <w:rFonts w:ascii="Times New Roman"/>
              <w:color w:val="000000"/>
              <w:spacing w:val="26"/>
            </w:rPr>
          </w:rPrChange>
        </w:rPr>
        <w:t xml:space="preserve"> </w:t>
      </w:r>
      <w:r w:rsidR="00A96A35" w:rsidRPr="0027638C">
        <w:rPr>
          <w:sz w:val="24"/>
          <w:rPrChange w16du:dateUtc="2026-07-07T18:18:00Z" w:author="Author" w:date="2026-07-07T20:18:00Z" w:id="2775">
            <w:rPr>
              <w:rFonts w:ascii="Times New Roman"/>
              <w:color w:val="000000"/>
            </w:rPr>
          </w:rPrChange>
        </w:rPr>
        <w:t>dolore</w:t>
      </w:r>
      <w:r w:rsidR="00A96A35" w:rsidRPr="0027638C">
        <w:rPr>
          <w:sz w:val="24"/>
          <w:rPrChange w16du:dateUtc="2026-07-07T18:18:00Z" w:author="Author" w:date="2026-07-07T20:18:00Z" w:id="2776">
            <w:rPr>
              <w:rFonts w:ascii="Times New Roman"/>
              <w:color w:val="000000"/>
              <w:spacing w:val="26"/>
            </w:rPr>
          </w:rPrChange>
        </w:rPr>
        <w:t xml:space="preserve"> </w:t>
      </w:r>
      <w:r w:rsidR="00A96A35" w:rsidRPr="0027638C">
        <w:rPr>
          <w:sz w:val="24"/>
          <w:rPrChange w16du:dateUtc="2026-07-07T18:18:00Z" w:author="Author" w:date="2026-07-07T20:18:00Z" w:id="2777">
            <w:rPr>
              <w:rFonts w:ascii="Times New Roman"/>
              <w:color w:val="000000"/>
            </w:rPr>
          </w:rPrChange>
        </w:rPr>
        <w:t>magna</w:t>
      </w:r>
      <w:r w:rsidR="00A96A35" w:rsidRPr="0027638C">
        <w:rPr>
          <w:sz w:val="24"/>
          <w:rPrChange w16du:dateUtc="2026-07-07T18:18:00Z" w:author="Author" w:date="2026-07-07T20:18:00Z" w:id="2778">
            <w:rPr>
              <w:rFonts w:ascii="Times New Roman"/>
              <w:color w:val="000000"/>
              <w:spacing w:val="26"/>
            </w:rPr>
          </w:rPrChange>
        </w:rPr>
        <w:t xml:space="preserve"> </w:t>
      </w:r>
      <w:r w:rsidR="00A96A35" w:rsidRPr="0027638C">
        <w:rPr>
          <w:sz w:val="24"/>
          <w:rPrChange w16du:dateUtc="2026-07-07T18:18:00Z" w:author="Author" w:date="2026-07-07T20:18:00Z" w:id="2779">
            <w:rPr>
              <w:rFonts w:ascii="Times New Roman" w:hAnsi="Times New Roman"/>
              <w:color w:val="000000"/>
            </w:rPr>
          </w:rPrChange>
        </w:rPr>
        <w:t>aliqua</w:t>
      </w:r>
      <w:del w16du:dateUtc="2026-07-07T18:18:00Z" w:author="Author" w:date="2026-07-07T20:18:00Z" w:id="2780">
        <w:r>
          <w:rPr>
            <w:color w:val="000000"/>
          </w:rPr>
          <w:cr/>
        </w:r>
      </w:del>
      <w:r w:rsidR="00A96A35" w:rsidRPr="0027638C">
        <w:rPr>
          <w:sz w:val="24"/>
          <w:rPrChange w16du:dateUtc="2026-07-07T18:18:00Z" w:author="Author" w:date="2026-07-07T20:18:00Z" w:id="2781">
            <w:rPr>
              <w:rFonts w:ascii="Times New Roman"/>
              <w:color w:val="000000"/>
              <w:spacing w:val="665"/>
            </w:rPr>
          </w:rPrChange>
        </w:rPr>
        <w:t xml:space="preserve"> </w:t>
      </w:r>
      <w:r w:rsidR="00A96A35" w:rsidRPr="0027638C">
        <w:rPr>
          <w:sz w:val="24"/>
          <w:rPrChange w16du:dateUtc="2026-07-07T18:18:00Z" w:author="Author" w:date="2026-07-07T20:18:00Z" w:id="2782">
            <w:rPr>
              <w:rFonts w:ascii="Times New Roman"/>
              <w:color w:val="000000"/>
            </w:rPr>
          </w:rPrChange>
        </w:rPr>
        <w:t>lorem ipsum dolor;</w:t>
      </w:r>
    </w:p>
    <w:p w14:paraId="584D916B" w14:textId="77777777" w:rsidR="009609E8" w:rsidRDefault="00000000" w:rsidRPr="0027638C">
      <w:pPr>
        <w:pStyle w:val="ListParagraph"/>
        <w:numPr>
          <w:ilvl w:val="2"/>
          <w:numId w:val="5"/>
        </w:numPr>
        <w:tabs>
          <w:tab w:pos="2157" w:val="left"/>
          <w:tab w:pos="2160" w:val="left"/>
        </w:tabs>
        <w:spacing w:before="238"/>
        <w:ind w:right="355"/>
        <w:rPr>
          <w:sz w:val="24"/>
          <w:rPrChange w16du:dateUtc="2026-07-07T18:18:00Z" w:author="Author" w:date="2026-07-07T20:18:00Z" w:id="2783">
            <w:rPr>
              <w:rFonts w:ascii="Times New Roman"/>
              <w:color w:val="000000"/>
            </w:rPr>
          </w:rPrChange>
        </w:rPr>
        <w:pPrChange w16du:dateUtc="2026-07-07T18:18:00Z" w:author="Author" w:date="2026-07-07T20:18:00Z" w:id="2784">
          <w:pPr>
            <w:spacing w:after="0" w:before="235" w:line="254" w:lineRule="exact"/>
            <w:ind w:left="720"/>
            <w:jc w:val="left"/>
          </w:pPr>
        </w:pPrChange>
      </w:pPr>
      <w:del w16du:dateUtc="2026-07-07T18:18:00Z" w:author="Author" w:date="2026-07-07T20:18:00Z" w:id="2785">
        <w:r>
          <w:rPr>
            <w:color w:val="000000"/>
          </w:rPr>
          <w:delText>(iv)</w:delText>
        </w:r>
        <w:r>
          <w:rPr>
            <w:color w:val="000000"/>
            <w:spacing w:val="347"/>
          </w:rPr>
          <w:delText xml:space="preserve"> </w:delText>
        </w:r>
      </w:del>
      <w:r w:rsidR="00A96A35" w:rsidRPr="0027638C">
        <w:rPr>
          <w:sz w:val="24"/>
          <w:rPrChange w16du:dateUtc="2026-07-07T18:18:00Z" w:author="Author" w:date="2026-07-07T20:18:00Z" w:id="2786">
            <w:rPr>
              <w:rFonts w:ascii="Times New Roman"/>
              <w:color w:val="000000"/>
            </w:rPr>
          </w:rPrChange>
        </w:rPr>
        <w:t>sit</w:t>
      </w:r>
      <w:r w:rsidR="00A96A35" w:rsidRPr="0027638C">
        <w:rPr>
          <w:spacing w:val="-5"/>
          <w:sz w:val="24"/>
          <w:rPrChange w16du:dateUtc="2026-07-07T18:18:00Z" w:author="Author" w:date="2026-07-07T20:18:00Z" w:id="2787">
            <w:rPr>
              <w:rFonts w:ascii="Times New Roman"/>
              <w:color w:val="000000"/>
              <w:spacing w:val="-2"/>
            </w:rPr>
          </w:rPrChange>
        </w:rPr>
        <w:t xml:space="preserve"> </w:t>
      </w:r>
      <w:r w:rsidR="00A96A35" w:rsidRPr="0027638C">
        <w:rPr>
          <w:sz w:val="24"/>
          <w:rPrChange w16du:dateUtc="2026-07-07T18:18:00Z" w:author="Author" w:date="2026-07-07T20:18:00Z" w:id="2788">
            <w:rPr>
              <w:rFonts w:ascii="Times New Roman"/>
              <w:color w:val="000000"/>
            </w:rPr>
          </w:rPrChange>
        </w:rPr>
        <w:t>amet</w:t>
      </w:r>
      <w:r w:rsidR="00A96A35" w:rsidRPr="0027638C">
        <w:rPr>
          <w:spacing w:val="-5"/>
          <w:sz w:val="24"/>
          <w:rPrChange w16du:dateUtc="2026-07-07T18:18:00Z" w:author="Author" w:date="2026-07-07T20:18:00Z" w:id="2789">
            <w:rPr>
              <w:rFonts w:ascii="Times New Roman"/>
              <w:color w:val="000000"/>
              <w:spacing w:val="-2"/>
            </w:rPr>
          </w:rPrChange>
        </w:rPr>
        <w:t xml:space="preserve"> </w:t>
      </w:r>
      <w:r w:rsidR="00A96A35" w:rsidRPr="0027638C">
        <w:rPr>
          <w:sz w:val="24"/>
          <w:rPrChange w16du:dateUtc="2026-07-07T18:18:00Z" w:author="Author" w:date="2026-07-07T20:18:00Z" w:id="2790">
            <w:rPr>
              <w:rFonts w:ascii="Times New Roman"/>
              <w:color w:val="000000"/>
            </w:rPr>
          </w:rPrChange>
        </w:rPr>
        <w:t>consectetur</w:t>
      </w:r>
      <w:r w:rsidR="00A96A35" w:rsidRPr="0027638C">
        <w:rPr>
          <w:spacing w:val="-4"/>
          <w:sz w:val="24"/>
          <w:rPrChange w16du:dateUtc="2026-07-07T18:18:00Z" w:author="Author" w:date="2026-07-07T20:18:00Z" w:id="2791">
            <w:rPr>
              <w:rFonts w:ascii="Times New Roman"/>
              <w:color w:val="000000"/>
              <w:spacing w:val="-2"/>
            </w:rPr>
          </w:rPrChange>
        </w:rPr>
        <w:t xml:space="preserve"> </w:t>
      </w:r>
      <w:r w:rsidR="00A96A35" w:rsidRPr="0027638C">
        <w:rPr>
          <w:sz w:val="24"/>
          <w:rPrChange w16du:dateUtc="2026-07-07T18:18:00Z" w:author="Author" w:date="2026-07-07T20:18:00Z" w:id="2792">
            <w:rPr>
              <w:rFonts w:ascii="Times New Roman"/>
              <w:color w:val="000000"/>
            </w:rPr>
          </w:rPrChange>
        </w:rPr>
        <w:t>adipiscing</w:t>
      </w:r>
      <w:r w:rsidR="00A96A35" w:rsidRPr="0027638C">
        <w:rPr>
          <w:spacing w:val="-5"/>
          <w:sz w:val="24"/>
          <w:rPrChange w16du:dateUtc="2026-07-07T18:18:00Z" w:author="Author" w:date="2026-07-07T20:18:00Z" w:id="2793">
            <w:rPr>
              <w:rFonts w:ascii="Times New Roman"/>
              <w:color w:val="000000"/>
              <w:spacing w:val="-2"/>
            </w:rPr>
          </w:rPrChange>
        </w:rPr>
        <w:t xml:space="preserve"> </w:t>
      </w:r>
      <w:r w:rsidR="00A96A35" w:rsidRPr="0027638C">
        <w:rPr>
          <w:sz w:val="24"/>
          <w:rPrChange w16du:dateUtc="2026-07-07T18:18:00Z" w:author="Author" w:date="2026-07-07T20:18:00Z" w:id="2794">
            <w:rPr>
              <w:rFonts w:ascii="Times New Roman"/>
              <w:color w:val="000000"/>
            </w:rPr>
          </w:rPrChange>
        </w:rPr>
        <w:t>elit</w:t>
      </w:r>
      <w:r w:rsidR="00A96A35" w:rsidRPr="0027638C">
        <w:rPr>
          <w:spacing w:val="-5"/>
          <w:sz w:val="24"/>
          <w:rPrChange w16du:dateUtc="2026-07-07T18:18:00Z" w:author="Author" w:date="2026-07-07T20:18:00Z" w:id="2795">
            <w:rPr>
              <w:rFonts w:ascii="Times New Roman"/>
              <w:color w:val="000000"/>
              <w:spacing w:val="-2"/>
            </w:rPr>
          </w:rPrChange>
        </w:rPr>
        <w:t xml:space="preserve"> </w:t>
      </w:r>
      <w:r w:rsidR="00A96A35" w:rsidRPr="0027638C">
        <w:rPr>
          <w:sz w:val="24"/>
          <w:rPrChange w16du:dateUtc="2026-07-07T18:18:00Z" w:author="Author" w:date="2026-07-07T20:18:00Z" w:id="2796">
            <w:rPr>
              <w:rFonts w:ascii="Times New Roman"/>
              <w:color w:val="000000"/>
            </w:rPr>
          </w:rPrChange>
        </w:rPr>
        <w:t>sed</w:t>
      </w:r>
      <w:r w:rsidR="00A96A35" w:rsidRPr="0027638C">
        <w:rPr>
          <w:spacing w:val="-5"/>
          <w:sz w:val="24"/>
          <w:rPrChange w16du:dateUtc="2026-07-07T18:18:00Z" w:author="Author" w:date="2026-07-07T20:18:00Z" w:id="2797">
            <w:rPr>
              <w:rFonts w:ascii="Times New Roman"/>
              <w:color w:val="000000"/>
              <w:spacing w:val="-2"/>
            </w:rPr>
          </w:rPrChange>
        </w:rPr>
        <w:t xml:space="preserve"> </w:t>
      </w:r>
      <w:r w:rsidR="00A96A35" w:rsidRPr="0027638C">
        <w:rPr>
          <w:sz w:val="24"/>
          <w:rPrChange w16du:dateUtc="2026-07-07T18:18:00Z" w:author="Author" w:date="2026-07-07T20:18:00Z" w:id="2798">
            <w:rPr>
              <w:rFonts w:ascii="Times New Roman"/>
              <w:color w:val="000000"/>
            </w:rPr>
          </w:rPrChange>
        </w:rPr>
        <w:t>do</w:t>
      </w:r>
      <w:r w:rsidR="00A96A35" w:rsidRPr="0027638C">
        <w:rPr>
          <w:spacing w:val="-6"/>
          <w:sz w:val="24"/>
          <w:rPrChange w16du:dateUtc="2026-07-07T18:18:00Z" w:author="Author" w:date="2026-07-07T20:18:00Z" w:id="2799">
            <w:rPr>
              <w:rFonts w:ascii="Times New Roman"/>
              <w:color w:val="000000"/>
              <w:spacing w:val="-3"/>
            </w:rPr>
          </w:rPrChange>
        </w:rPr>
        <w:t xml:space="preserve"> </w:t>
      </w:r>
      <w:r w:rsidR="00A96A35" w:rsidRPr="0027638C">
        <w:rPr>
          <w:sz w:val="24"/>
          <w:rPrChange w16du:dateUtc="2026-07-07T18:18:00Z" w:author="Author" w:date="2026-07-07T20:18:00Z" w:id="2800">
            <w:rPr>
              <w:rFonts w:ascii="Times New Roman"/>
              <w:color w:val="000000"/>
            </w:rPr>
          </w:rPrChange>
        </w:rPr>
        <w:t>Eiusmod</w:t>
      </w:r>
      <w:r w:rsidR="00A96A35" w:rsidRPr="0027638C">
        <w:rPr>
          <w:spacing w:val="-4"/>
          <w:sz w:val="24"/>
          <w:rPrChange w16du:dateUtc="2026-07-07T18:18:00Z" w:author="Author" w:date="2026-07-07T20:18:00Z" w:id="2801">
            <w:rPr>
              <w:rFonts w:ascii="Times New Roman"/>
              <w:color w:val="000000"/>
              <w:spacing w:val="-2"/>
            </w:rPr>
          </w:rPrChange>
        </w:rPr>
        <w:t xml:space="preserve"> </w:t>
      </w:r>
      <w:r w:rsidR="00A96A35" w:rsidRPr="0027638C">
        <w:rPr>
          <w:sz w:val="24"/>
          <w:rPrChange w16du:dateUtc="2026-07-07T18:18:00Z" w:author="Author" w:date="2026-07-07T20:18:00Z" w:id="2802">
            <w:rPr>
              <w:rFonts w:ascii="Times New Roman"/>
              <w:color w:val="000000"/>
            </w:rPr>
          </w:rPrChange>
        </w:rPr>
        <w:t>Tempor</w:t>
      </w:r>
      <w:r w:rsidR="00A96A35" w:rsidRPr="0027638C">
        <w:rPr>
          <w:spacing w:val="-5"/>
          <w:sz w:val="24"/>
          <w:rPrChange w16du:dateUtc="2026-07-07T18:18:00Z" w:author="Author" w:date="2026-07-07T20:18:00Z" w:id="2803">
            <w:rPr>
              <w:rFonts w:ascii="Times New Roman"/>
              <w:color w:val="000000"/>
              <w:spacing w:val="-2"/>
            </w:rPr>
          </w:rPrChange>
        </w:rPr>
        <w:t xml:space="preserve"> </w:t>
      </w:r>
      <w:r w:rsidR="00A96A35" w:rsidRPr="0027638C">
        <w:rPr>
          <w:sz w:val="24"/>
          <w:rPrChange w16du:dateUtc="2026-07-07T18:18:00Z" w:author="Author" w:date="2026-07-07T20:18:00Z" w:id="2804">
            <w:rPr>
              <w:rFonts w:ascii="Times New Roman"/>
              <w:color w:val="000000"/>
            </w:rPr>
          </w:rPrChange>
        </w:rPr>
        <w:t>Incididunt</w:t>
      </w:r>
      <w:r w:rsidR="00A96A35" w:rsidRPr="0027638C">
        <w:rPr>
          <w:spacing w:val="-4"/>
          <w:sz w:val="24"/>
          <w:rPrChange w16du:dateUtc="2026-07-07T18:18:00Z" w:author="Author" w:date="2026-07-07T20:18:00Z" w:id="2805">
            <w:rPr>
              <w:rFonts w:ascii="Times New Roman"/>
              <w:color w:val="000000"/>
              <w:spacing w:val="-2"/>
            </w:rPr>
          </w:rPrChange>
        </w:rPr>
        <w:t xml:space="preserve"> </w:t>
      </w:r>
      <w:r w:rsidR="00A96A35" w:rsidRPr="0027638C">
        <w:rPr>
          <w:sz w:val="24"/>
          <w:rPrChange w16du:dateUtc="2026-07-07T18:18:00Z" w:author="Author" w:date="2026-07-07T20:18:00Z" w:id="2806">
            <w:rPr>
              <w:rFonts w:ascii="Times New Roman"/>
              <w:color w:val="000000"/>
            </w:rPr>
          </w:rPrChange>
        </w:rPr>
        <w:t>ut</w:t>
      </w:r>
      <w:r w:rsidR="00A96A35" w:rsidRPr="0027638C">
        <w:rPr>
          <w:spacing w:val="-4"/>
          <w:sz w:val="24"/>
          <w:rPrChange w16du:dateUtc="2026-07-07T18:18:00Z" w:author="Author" w:date="2026-07-07T20:18:00Z" w:id="2807">
            <w:rPr>
              <w:rFonts w:ascii="Times New Roman"/>
              <w:color w:val="000000"/>
              <w:spacing w:val="-2"/>
            </w:rPr>
          </w:rPrChange>
        </w:rPr>
        <w:t xml:space="preserve"> </w:t>
      </w:r>
      <w:r w:rsidR="00A96A35" w:rsidRPr="0027638C">
        <w:rPr>
          <w:sz w:val="24"/>
          <w:rPrChange w16du:dateUtc="2026-07-07T18:18:00Z" w:author="Author" w:date="2026-07-07T20:18:00Z" w:id="2808">
            <w:rPr>
              <w:rFonts w:ascii="Times New Roman"/>
              <w:color w:val="000000"/>
            </w:rPr>
          </w:rPrChange>
        </w:rPr>
        <w:t>labore</w:t>
      </w:r>
      <w:r w:rsidR="00A96A35" w:rsidRPr="0027638C">
        <w:rPr>
          <w:spacing w:val="-5"/>
          <w:sz w:val="24"/>
          <w:rPrChange w16du:dateUtc="2026-07-07T18:18:00Z" w:author="Author" w:date="2026-07-07T20:18:00Z" w:id="2809">
            <w:rPr>
              <w:rFonts w:ascii="Times New Roman"/>
              <w:color w:val="000000"/>
              <w:spacing w:val="-2"/>
            </w:rPr>
          </w:rPrChange>
        </w:rPr>
        <w:t xml:space="preserve"> </w:t>
      </w:r>
      <w:r w:rsidR="00A96A35" w:rsidRPr="0027638C">
        <w:rPr>
          <w:sz w:val="24"/>
          <w:rPrChange w16du:dateUtc="2026-07-07T18:18:00Z" w:author="Author" w:date="2026-07-07T20:18:00Z" w:id="2810">
            <w:rPr>
              <w:rFonts w:ascii="Times New Roman" w:hAnsi="Times New Roman"/>
              <w:color w:val="000000"/>
            </w:rPr>
          </w:rPrChange>
        </w:rPr>
        <w:t>et</w:t>
      </w:r>
      <w:del w16du:dateUtc="2026-07-07T18:18:00Z" w:author="Author" w:date="2026-07-07T20:18:00Z" w:id="2811">
        <w:r>
          <w:rPr>
            <w:color w:val="000000"/>
          </w:rPr>
          <w:cr/>
        </w:r>
      </w:del>
      <w:r w:rsidR="00A96A35" w:rsidRPr="0027638C">
        <w:rPr>
          <w:sz w:val="24"/>
          <w:rPrChange w16du:dateUtc="2026-07-07T18:18:00Z" w:author="Author" w:date="2026-07-07T20:18:00Z" w:id="2812">
            <w:rPr>
              <w:rFonts w:ascii="Times New Roman"/>
              <w:color w:val="000000"/>
              <w:spacing w:val="665"/>
            </w:rPr>
          </w:rPrChange>
        </w:rPr>
        <w:t xml:space="preserve"> </w:t>
      </w:r>
      <w:r w:rsidR="00A96A35" w:rsidRPr="0027638C">
        <w:rPr>
          <w:sz w:val="24"/>
          <w:rPrChange w16du:dateUtc="2026-07-07T18:18:00Z" w:author="Author" w:date="2026-07-07T20:18:00Z" w:id="2813">
            <w:rPr>
              <w:rFonts w:ascii="Times New Roman"/>
              <w:color w:val="000000"/>
            </w:rPr>
          </w:rPrChange>
        </w:rPr>
        <w:t>dolore</w:t>
      </w:r>
      <w:r w:rsidR="00A96A35" w:rsidRPr="0027638C">
        <w:rPr>
          <w:sz w:val="24"/>
          <w:rPrChange w16du:dateUtc="2026-07-07T18:18:00Z" w:author="Author" w:date="2026-07-07T20:18:00Z" w:id="2814">
            <w:rPr>
              <w:rFonts w:ascii="Times New Roman"/>
              <w:color w:val="000000"/>
              <w:spacing w:val="35"/>
            </w:rPr>
          </w:rPrChange>
        </w:rPr>
        <w:t xml:space="preserve"> </w:t>
      </w:r>
      <w:r w:rsidR="00A96A35" w:rsidRPr="0027638C">
        <w:rPr>
          <w:sz w:val="24"/>
          <w:rPrChange w16du:dateUtc="2026-07-07T18:18:00Z" w:author="Author" w:date="2026-07-07T20:18:00Z" w:id="2815">
            <w:rPr>
              <w:rFonts w:ascii="Times New Roman"/>
              <w:color w:val="000000"/>
            </w:rPr>
          </w:rPrChange>
        </w:rPr>
        <w:t>magna</w:t>
      </w:r>
      <w:r w:rsidR="00A96A35" w:rsidRPr="0027638C">
        <w:rPr>
          <w:sz w:val="24"/>
          <w:rPrChange w16du:dateUtc="2026-07-07T18:18:00Z" w:author="Author" w:date="2026-07-07T20:18:00Z" w:id="2816">
            <w:rPr>
              <w:rFonts w:ascii="Times New Roman"/>
              <w:color w:val="000000"/>
              <w:spacing w:val="35"/>
            </w:rPr>
          </w:rPrChange>
        </w:rPr>
        <w:t xml:space="preserve"> </w:t>
      </w:r>
      <w:r w:rsidR="00A96A35" w:rsidRPr="0027638C">
        <w:rPr>
          <w:sz w:val="24"/>
          <w:rPrChange w16du:dateUtc="2026-07-07T18:18:00Z" w:author="Author" w:date="2026-07-07T20:18:00Z" w:id="2817">
            <w:rPr>
              <w:rFonts w:ascii="Times New Roman"/>
              <w:color w:val="000000"/>
            </w:rPr>
          </w:rPrChange>
        </w:rPr>
        <w:t>aliqua</w:t>
      </w:r>
      <w:r w:rsidR="00A96A35" w:rsidRPr="0027638C">
        <w:rPr>
          <w:sz w:val="24"/>
          <w:rPrChange w16du:dateUtc="2026-07-07T18:18:00Z" w:author="Author" w:date="2026-07-07T20:18:00Z" w:id="2818">
            <w:rPr>
              <w:rFonts w:ascii="Times New Roman"/>
              <w:color w:val="000000"/>
              <w:spacing w:val="35"/>
            </w:rPr>
          </w:rPrChange>
        </w:rPr>
        <w:t xml:space="preserve"> </w:t>
      </w:r>
      <w:r w:rsidR="00A96A35" w:rsidRPr="0027638C">
        <w:rPr>
          <w:sz w:val="24"/>
          <w:rPrChange w16du:dateUtc="2026-07-07T18:18:00Z" w:author="Author" w:date="2026-07-07T20:18:00Z" w:id="2819">
            <w:rPr>
              <w:rFonts w:ascii="Times New Roman"/>
              <w:color w:val="000000"/>
            </w:rPr>
          </w:rPrChange>
        </w:rPr>
        <w:t>lorem</w:t>
      </w:r>
      <w:r w:rsidR="00A96A35" w:rsidRPr="0027638C">
        <w:rPr>
          <w:sz w:val="24"/>
          <w:rPrChange w16du:dateUtc="2026-07-07T18:18:00Z" w:author="Author" w:date="2026-07-07T20:18:00Z" w:id="2820">
            <w:rPr>
              <w:rFonts w:ascii="Times New Roman"/>
              <w:color w:val="000000"/>
              <w:spacing w:val="35"/>
            </w:rPr>
          </w:rPrChange>
        </w:rPr>
        <w:t xml:space="preserve"> </w:t>
      </w:r>
      <w:r w:rsidR="00A96A35" w:rsidRPr="0027638C">
        <w:rPr>
          <w:sz w:val="24"/>
          <w:rPrChange w16du:dateUtc="2026-07-07T18:18:00Z" w:author="Author" w:date="2026-07-07T20:18:00Z" w:id="2821">
            <w:rPr>
              <w:rFonts w:ascii="Times New Roman"/>
              <w:color w:val="000000"/>
            </w:rPr>
          </w:rPrChange>
        </w:rPr>
        <w:t>ipsum</w:t>
      </w:r>
      <w:r w:rsidR="00A96A35" w:rsidRPr="0027638C">
        <w:rPr>
          <w:sz w:val="24"/>
          <w:rPrChange w16du:dateUtc="2026-07-07T18:18:00Z" w:author="Author" w:date="2026-07-07T20:18:00Z" w:id="2822">
            <w:rPr>
              <w:rFonts w:ascii="Times New Roman"/>
              <w:color w:val="000000"/>
              <w:spacing w:val="35"/>
            </w:rPr>
          </w:rPrChange>
        </w:rPr>
        <w:t xml:space="preserve"> </w:t>
      </w:r>
      <w:r w:rsidR="00A96A35" w:rsidRPr="0027638C">
        <w:rPr>
          <w:sz w:val="24"/>
          <w:rPrChange w16du:dateUtc="2026-07-07T18:18:00Z" w:author="Author" w:date="2026-07-07T20:18:00Z" w:id="2823">
            <w:rPr>
              <w:rFonts w:ascii="Times New Roman"/>
              <w:color w:val="000000"/>
            </w:rPr>
          </w:rPrChange>
        </w:rPr>
        <w:t>dolor</w:t>
      </w:r>
      <w:r w:rsidR="00A96A35" w:rsidRPr="0027638C">
        <w:rPr>
          <w:sz w:val="24"/>
          <w:rPrChange w16du:dateUtc="2026-07-07T18:18:00Z" w:author="Author" w:date="2026-07-07T20:18:00Z" w:id="2824">
            <w:rPr>
              <w:rFonts w:ascii="Times New Roman"/>
              <w:color w:val="000000"/>
              <w:spacing w:val="35"/>
            </w:rPr>
          </w:rPrChange>
        </w:rPr>
        <w:t xml:space="preserve"> </w:t>
      </w:r>
      <w:r w:rsidR="00A96A35" w:rsidRPr="0027638C">
        <w:rPr>
          <w:sz w:val="24"/>
          <w:rPrChange w16du:dateUtc="2026-07-07T18:18:00Z" w:author="Author" w:date="2026-07-07T20:18:00Z" w:id="2825">
            <w:rPr>
              <w:rFonts w:ascii="Times New Roman"/>
              <w:color w:val="000000"/>
            </w:rPr>
          </w:rPrChange>
        </w:rPr>
        <w:t>sit</w:t>
      </w:r>
      <w:r w:rsidR="00A96A35" w:rsidRPr="0027638C">
        <w:rPr>
          <w:sz w:val="24"/>
          <w:rPrChange w16du:dateUtc="2026-07-07T18:18:00Z" w:author="Author" w:date="2026-07-07T20:18:00Z" w:id="2826">
            <w:rPr>
              <w:rFonts w:ascii="Times New Roman"/>
              <w:color w:val="000000"/>
              <w:spacing w:val="35"/>
            </w:rPr>
          </w:rPrChange>
        </w:rPr>
        <w:t xml:space="preserve"> </w:t>
      </w:r>
      <w:r w:rsidR="00A96A35" w:rsidRPr="0027638C">
        <w:rPr>
          <w:sz w:val="24"/>
          <w:rPrChange w16du:dateUtc="2026-07-07T18:18:00Z" w:author="Author" w:date="2026-07-07T20:18:00Z" w:id="2827">
            <w:rPr>
              <w:rFonts w:ascii="Times New Roman"/>
              <w:color w:val="000000"/>
            </w:rPr>
          </w:rPrChange>
        </w:rPr>
        <w:t>amet</w:t>
      </w:r>
      <w:r w:rsidR="00A96A35" w:rsidRPr="0027638C">
        <w:rPr>
          <w:sz w:val="24"/>
          <w:rPrChange w16du:dateUtc="2026-07-07T18:18:00Z" w:author="Author" w:date="2026-07-07T20:18:00Z" w:id="2828">
            <w:rPr>
              <w:rFonts w:ascii="Times New Roman"/>
              <w:color w:val="000000"/>
              <w:spacing w:val="35"/>
            </w:rPr>
          </w:rPrChange>
        </w:rPr>
        <w:t xml:space="preserve"> </w:t>
      </w:r>
      <w:r w:rsidR="00A96A35" w:rsidRPr="0027638C">
        <w:rPr>
          <w:sz w:val="24"/>
          <w:rPrChange w16du:dateUtc="2026-07-07T18:18:00Z" w:author="Author" w:date="2026-07-07T20:18:00Z" w:id="2829">
            <w:rPr>
              <w:rFonts w:ascii="Times New Roman"/>
              <w:color w:val="000000"/>
            </w:rPr>
          </w:rPrChange>
        </w:rPr>
        <w:t>consectetur,</w:t>
      </w:r>
      <w:r w:rsidR="00A96A35" w:rsidRPr="0027638C">
        <w:rPr>
          <w:sz w:val="24"/>
          <w:rPrChange w16du:dateUtc="2026-07-07T18:18:00Z" w:author="Author" w:date="2026-07-07T20:18:00Z" w:id="2830">
            <w:rPr>
              <w:rFonts w:ascii="Times New Roman"/>
              <w:color w:val="000000"/>
              <w:spacing w:val="35"/>
            </w:rPr>
          </w:rPrChange>
        </w:rPr>
        <w:t xml:space="preserve"> </w:t>
      </w:r>
      <w:r w:rsidR="00A96A35" w:rsidRPr="0027638C">
        <w:rPr>
          <w:sz w:val="24"/>
          <w:rPrChange w16du:dateUtc="2026-07-07T18:18:00Z" w:author="Author" w:date="2026-07-07T20:18:00Z" w:id="2831">
            <w:rPr>
              <w:rFonts w:ascii="Times New Roman"/>
              <w:color w:val="000000"/>
            </w:rPr>
          </w:rPrChange>
        </w:rPr>
        <w:t>adipiscing</w:t>
      </w:r>
      <w:r w:rsidR="00A96A35" w:rsidRPr="0027638C">
        <w:rPr>
          <w:sz w:val="24"/>
          <w:rPrChange w16du:dateUtc="2026-07-07T18:18:00Z" w:author="Author" w:date="2026-07-07T20:18:00Z" w:id="2832">
            <w:rPr>
              <w:rFonts w:ascii="Times New Roman"/>
              <w:color w:val="000000"/>
              <w:spacing w:val="35"/>
            </w:rPr>
          </w:rPrChange>
        </w:rPr>
        <w:t xml:space="preserve"> </w:t>
      </w:r>
      <w:r w:rsidR="00A96A35" w:rsidRPr="0027638C">
        <w:rPr>
          <w:sz w:val="24"/>
          <w:rPrChange w16du:dateUtc="2026-07-07T18:18:00Z" w:author="Author" w:date="2026-07-07T20:18:00Z" w:id="2833">
            <w:rPr>
              <w:rFonts w:ascii="Times New Roman"/>
              <w:color w:val="000000"/>
            </w:rPr>
          </w:rPrChange>
        </w:rPr>
        <w:t>elit</w:t>
      </w:r>
      <w:r w:rsidR="00A96A35" w:rsidRPr="0027638C">
        <w:rPr>
          <w:sz w:val="24"/>
          <w:rPrChange w16du:dateUtc="2026-07-07T18:18:00Z" w:author="Author" w:date="2026-07-07T20:18:00Z" w:id="2834">
            <w:rPr>
              <w:rFonts w:ascii="Times New Roman"/>
              <w:color w:val="000000"/>
              <w:spacing w:val="35"/>
            </w:rPr>
          </w:rPrChange>
        </w:rPr>
        <w:t xml:space="preserve"> </w:t>
      </w:r>
      <w:r w:rsidR="00A96A35" w:rsidRPr="0027638C">
        <w:rPr>
          <w:sz w:val="24"/>
          <w:rPrChange w16du:dateUtc="2026-07-07T18:18:00Z" w:author="Author" w:date="2026-07-07T20:18:00Z" w:id="2835">
            <w:rPr>
              <w:rFonts w:ascii="Times New Roman" w:hAnsi="Times New Roman"/>
              <w:color w:val="000000"/>
            </w:rPr>
          </w:rPrChange>
        </w:rPr>
        <w:t>sed</w:t>
      </w:r>
      <w:del w16du:dateUtc="2026-07-07T18:18:00Z" w:author="Author" w:date="2026-07-07T20:18:00Z" w:id="2836">
        <w:r>
          <w:rPr>
            <w:color w:val="000000"/>
          </w:rPr>
          <w:cr/>
        </w:r>
      </w:del>
      <w:r w:rsidR="00A96A35" w:rsidRPr="0027638C">
        <w:rPr>
          <w:sz w:val="24"/>
          <w:rPrChange w16du:dateUtc="2026-07-07T18:18:00Z" w:author="Author" w:date="2026-07-07T20:18:00Z" w:id="2837">
            <w:rPr>
              <w:rFonts w:ascii="Times New Roman"/>
              <w:color w:val="000000"/>
              <w:spacing w:val="665"/>
            </w:rPr>
          </w:rPrChange>
        </w:rPr>
        <w:t xml:space="preserve"> </w:t>
      </w:r>
      <w:r w:rsidR="00A96A35" w:rsidRPr="0027638C">
        <w:rPr>
          <w:sz w:val="24"/>
          <w:rPrChange w16du:dateUtc="2026-07-07T18:18:00Z" w:author="Author" w:date="2026-07-07T20:18:00Z" w:id="2838">
            <w:rPr>
              <w:rFonts w:ascii="Times New Roman"/>
              <w:color w:val="000000"/>
            </w:rPr>
          </w:rPrChange>
        </w:rPr>
        <w:t xml:space="preserve">do eiusmod Tempor incididunt </w:t>
      </w:r>
      <w:r w:rsidR="00A96A35" w:rsidRPr="0027638C">
        <w:rPr>
          <w:sz w:val="24"/>
          <w:rPrChange w16du:dateUtc="2026-07-07T18:18:00Z" w:author="Author" w:date="2026-07-07T20:18:00Z" w:id="2839">
            <w:rPr>
              <w:rFonts w:ascii="Times New Roman" w:hAnsi="Times New Roman"/>
              <w:color w:val="000000"/>
            </w:rPr>
          </w:rPrChange>
        </w:rPr>
        <w:t>Ut’labore</w:t>
      </w:r>
      <w:r w:rsidR="00A96A35" w:rsidRPr="0027638C">
        <w:rPr>
          <w:sz w:val="24"/>
          <w:rPrChange w16du:dateUtc="2026-07-07T18:18:00Z" w:author="Author" w:date="2026-07-07T20:18:00Z" w:id="2840">
            <w:rPr>
              <w:rFonts w:ascii="Times New Roman"/>
              <w:color w:val="000000"/>
            </w:rPr>
          </w:rPrChange>
        </w:rPr>
        <w:t xml:space="preserve"> et dolore magna aliqua;</w:t>
      </w:r>
    </w:p>
    <w:p w14:paraId="584D916C" w14:textId="77777777" w:rsidR="009609E8" w:rsidRDefault="00000000" w:rsidRPr="0027638C">
      <w:pPr>
        <w:pStyle w:val="ListParagraph"/>
        <w:numPr>
          <w:ilvl w:val="2"/>
          <w:numId w:val="5"/>
        </w:numPr>
        <w:tabs>
          <w:tab w:pos="2159" w:val="left"/>
        </w:tabs>
        <w:spacing w:before="240"/>
        <w:ind w:hanging="719" w:left="2159"/>
        <w:rPr>
          <w:sz w:val="24"/>
          <w:rPrChange w16du:dateUtc="2026-07-07T18:18:00Z" w:author="Author" w:date="2026-07-07T20:18:00Z" w:id="2841">
            <w:rPr>
              <w:rFonts w:ascii="Times New Roman"/>
              <w:color w:val="000000"/>
            </w:rPr>
          </w:rPrChange>
        </w:rPr>
        <w:pPrChange w16du:dateUtc="2026-07-07T18:18:00Z" w:author="Author" w:date="2026-07-07T20:18:00Z" w:id="2842">
          <w:pPr>
            <w:spacing w:after="0" w:before="235" w:line="255" w:lineRule="exact"/>
            <w:ind w:left="720"/>
            <w:jc w:val="left"/>
          </w:pPr>
        </w:pPrChange>
      </w:pPr>
      <w:del w16du:dateUtc="2026-07-07T18:18:00Z" w:author="Author" w:date="2026-07-07T20:18:00Z" w:id="2843">
        <w:r>
          <w:rPr>
            <w:color w:val="000000"/>
          </w:rPr>
          <w:delText>(v)</w:delText>
        </w:r>
        <w:r>
          <w:rPr>
            <w:color w:val="000000"/>
            <w:spacing w:val="409"/>
          </w:rPr>
          <w:delText xml:space="preserve"> </w:delText>
        </w:r>
      </w:del>
      <w:r w:rsidR="00A96A35" w:rsidRPr="0027638C">
        <w:rPr>
          <w:sz w:val="24"/>
          <w:rPrChange w16du:dateUtc="2026-07-07T18:18:00Z" w:author="Author" w:date="2026-07-07T20:18:00Z" w:id="2844">
            <w:rPr>
              <w:rFonts w:ascii="Times New Roman"/>
              <w:color w:val="000000"/>
            </w:rPr>
          </w:rPrChange>
        </w:rPr>
        <w:t>lorem</w:t>
      </w:r>
      <w:r w:rsidR="00A96A35" w:rsidRPr="0027638C">
        <w:rPr>
          <w:spacing w:val="-4"/>
          <w:sz w:val="24"/>
          <w:rPrChange w16du:dateUtc="2026-07-07T18:18:00Z" w:author="Author" w:date="2026-07-07T20:18:00Z" w:id="2845">
            <w:rPr>
              <w:rFonts w:ascii="Times New Roman"/>
              <w:color w:val="000000"/>
            </w:rPr>
          </w:rPrChange>
        </w:rPr>
        <w:t xml:space="preserve"> </w:t>
      </w:r>
      <w:r w:rsidR="00A96A35" w:rsidRPr="0027638C">
        <w:rPr>
          <w:sz w:val="24"/>
          <w:rPrChange w16du:dateUtc="2026-07-07T18:18:00Z" w:author="Author" w:date="2026-07-07T20:18:00Z" w:id="2846">
            <w:rPr>
              <w:rFonts w:ascii="Times New Roman"/>
              <w:color w:val="000000"/>
            </w:rPr>
          </w:rPrChange>
        </w:rPr>
        <w:t>ipsum</w:t>
      </w:r>
      <w:r w:rsidR="00A96A35" w:rsidRPr="0027638C">
        <w:rPr>
          <w:spacing w:val="-4"/>
          <w:sz w:val="24"/>
          <w:rPrChange w16du:dateUtc="2026-07-07T18:18:00Z" w:author="Author" w:date="2026-07-07T20:18:00Z" w:id="2847">
            <w:rPr>
              <w:rFonts w:ascii="Times New Roman"/>
              <w:color w:val="000000"/>
            </w:rPr>
          </w:rPrChange>
        </w:rPr>
        <w:t xml:space="preserve"> </w:t>
      </w:r>
      <w:r w:rsidR="00A96A35" w:rsidRPr="0027638C">
        <w:rPr>
          <w:sz w:val="24"/>
          <w:rPrChange w16du:dateUtc="2026-07-07T18:18:00Z" w:author="Author" w:date="2026-07-07T20:18:00Z" w:id="2848">
            <w:rPr>
              <w:rFonts w:ascii="Times New Roman"/>
              <w:color w:val="000000"/>
            </w:rPr>
          </w:rPrChange>
        </w:rPr>
        <w:t>dolor</w:t>
      </w:r>
      <w:r w:rsidR="00A96A35" w:rsidRPr="0027638C">
        <w:rPr>
          <w:spacing w:val="-4"/>
          <w:sz w:val="24"/>
          <w:rPrChange w16du:dateUtc="2026-07-07T18:18:00Z" w:author="Author" w:date="2026-07-07T20:18:00Z" w:id="2849">
            <w:rPr>
              <w:rFonts w:ascii="Times New Roman"/>
              <w:color w:val="000000"/>
            </w:rPr>
          </w:rPrChange>
        </w:rPr>
        <w:t xml:space="preserve"> </w:t>
      </w:r>
      <w:r w:rsidR="00A96A35" w:rsidRPr="0027638C">
        <w:rPr>
          <w:sz w:val="24"/>
          <w:rPrChange w16du:dateUtc="2026-07-07T18:18:00Z" w:author="Author" w:date="2026-07-07T20:18:00Z" w:id="2850">
            <w:rPr>
              <w:rFonts w:ascii="Times New Roman"/>
              <w:color w:val="000000"/>
            </w:rPr>
          </w:rPrChange>
        </w:rPr>
        <w:t>sit</w:t>
      </w:r>
      <w:r w:rsidR="00A96A35" w:rsidRPr="0027638C">
        <w:rPr>
          <w:spacing w:val="-4"/>
          <w:sz w:val="24"/>
          <w:rPrChange w16du:dateUtc="2026-07-07T18:18:00Z" w:author="Author" w:date="2026-07-07T20:18:00Z" w:id="2851">
            <w:rPr>
              <w:rFonts w:ascii="Times New Roman"/>
              <w:color w:val="000000"/>
              <w:spacing w:val="-1"/>
            </w:rPr>
          </w:rPrChange>
        </w:rPr>
        <w:t xml:space="preserve"> </w:t>
      </w:r>
      <w:r w:rsidR="00A96A35" w:rsidRPr="0027638C">
        <w:rPr>
          <w:sz w:val="24"/>
          <w:rPrChange w16du:dateUtc="2026-07-07T18:18:00Z" w:author="Author" w:date="2026-07-07T20:18:00Z" w:id="2852">
            <w:rPr>
              <w:rFonts w:ascii="Times New Roman"/>
              <w:color w:val="000000"/>
            </w:rPr>
          </w:rPrChange>
        </w:rPr>
        <w:t>Amet</w:t>
      </w:r>
      <w:r w:rsidR="00A96A35" w:rsidRPr="0027638C">
        <w:rPr>
          <w:spacing w:val="-4"/>
          <w:sz w:val="24"/>
          <w:rPrChange w16du:dateUtc="2026-07-07T18:18:00Z" w:author="Author" w:date="2026-07-07T20:18:00Z" w:id="2853">
            <w:rPr>
              <w:rFonts w:ascii="Times New Roman"/>
              <w:color w:val="000000"/>
            </w:rPr>
          </w:rPrChange>
        </w:rPr>
        <w:t xml:space="preserve"> </w:t>
      </w:r>
      <w:r w:rsidR="00A96A35" w:rsidRPr="0027638C">
        <w:rPr>
          <w:sz w:val="24"/>
          <w:rPrChange w16du:dateUtc="2026-07-07T18:18:00Z" w:author="Author" w:date="2026-07-07T20:18:00Z" w:id="2854">
            <w:rPr>
              <w:rFonts w:ascii="Times New Roman"/>
              <w:color w:val="000000"/>
            </w:rPr>
          </w:rPrChange>
        </w:rPr>
        <w:t>Consectetur</w:t>
      </w:r>
      <w:r w:rsidR="00A96A35" w:rsidRPr="0027638C">
        <w:rPr>
          <w:spacing w:val="-4"/>
          <w:sz w:val="24"/>
          <w:rPrChange w16du:dateUtc="2026-07-07T18:18:00Z" w:author="Author" w:date="2026-07-07T20:18:00Z" w:id="2855">
            <w:rPr>
              <w:rFonts w:ascii="Times New Roman"/>
              <w:color w:val="000000"/>
            </w:rPr>
          </w:rPrChange>
        </w:rPr>
        <w:t xml:space="preserve"> </w:t>
      </w:r>
      <w:r w:rsidR="00A96A35" w:rsidRPr="0027638C">
        <w:rPr>
          <w:spacing w:val="-2"/>
          <w:sz w:val="24"/>
          <w:rPrChange w16du:dateUtc="2026-07-07T18:18:00Z" w:author="Author" w:date="2026-07-07T20:18:00Z" w:id="2856">
            <w:rPr>
              <w:rFonts w:ascii="Times New Roman"/>
              <w:color w:val="000000"/>
            </w:rPr>
          </w:rPrChange>
        </w:rPr>
        <w:t>Adipiscing:</w:t>
      </w:r>
    </w:p>
    <w:p w14:paraId="584D916D" w14:textId="77777777" w:rsidR="009609E8" w:rsidRDefault="00000000" w:rsidRPr="0027638C">
      <w:pPr>
        <w:pStyle w:val="ListParagraph"/>
        <w:numPr>
          <w:ilvl w:val="3"/>
          <w:numId w:val="5"/>
        </w:numPr>
        <w:tabs>
          <w:tab w:pos="2880" w:val="left"/>
        </w:tabs>
        <w:spacing w:before="244" w:line="237" w:lineRule="auto"/>
        <w:ind w:right="360"/>
        <w:rPr>
          <w:sz w:val="24"/>
          <w:rPrChange w16du:dateUtc="2026-07-07T18:18:00Z" w:author="Author" w:date="2026-07-07T20:18:00Z" w:id="2857">
            <w:rPr>
              <w:rFonts w:ascii="Times New Roman"/>
              <w:color w:val="000000"/>
            </w:rPr>
          </w:rPrChange>
        </w:rPr>
        <w:pPrChange w16du:dateUtc="2026-07-07T18:18:00Z" w:author="Author" w:date="2026-07-07T20:18:00Z" w:id="2858">
          <w:pPr>
            <w:spacing w:after="0" w:before="263" w:line="254" w:lineRule="exact"/>
            <w:ind w:left="1440"/>
            <w:jc w:val="left"/>
          </w:pPr>
        </w:pPrChange>
      </w:pPr>
      <w:del w16du:dateUtc="2026-07-07T18:18:00Z" w:author="Author" w:date="2026-07-07T20:18:00Z" w:id="2859">
        <w:r>
          <w:rPr>
            <w:color w:val="000000"/>
            <w:sz w:val="24"/>
          </w:rPr>
          <w:delText>(A)</w:delText>
        </w:r>
        <w:r>
          <w:rPr>
            <w:color w:val="000000"/>
            <w:spacing w:val="327"/>
            <w:sz w:val="24"/>
          </w:rPr>
          <w:delText xml:space="preserve"> </w:delText>
        </w:r>
      </w:del>
      <w:r w:rsidR="00A96A35" w:rsidRPr="0027638C">
        <w:rPr>
          <w:sz w:val="24"/>
          <w:rPrChange w16du:dateUtc="2026-07-07T18:18:00Z" w:author="Author" w:date="2026-07-07T20:18:00Z" w:id="2860">
            <w:rPr>
              <w:rFonts w:ascii="Times New Roman"/>
              <w:color w:val="000000"/>
            </w:rPr>
          </w:rPrChange>
        </w:rPr>
        <w:t>elit</w:t>
      </w:r>
      <w:r w:rsidR="00A96A35" w:rsidRPr="0027638C">
        <w:rPr>
          <w:sz w:val="24"/>
          <w:rPrChange w16du:dateUtc="2026-07-07T18:18:00Z" w:author="Author" w:date="2026-07-07T20:18:00Z" w:id="2861">
            <w:rPr>
              <w:rFonts w:ascii="Times New Roman"/>
              <w:color w:val="000000"/>
              <w:spacing w:val="13"/>
            </w:rPr>
          </w:rPrChange>
        </w:rPr>
        <w:t xml:space="preserve"> </w:t>
      </w:r>
      <w:r w:rsidR="00A96A35" w:rsidRPr="0027638C">
        <w:rPr>
          <w:sz w:val="24"/>
          <w:rPrChange w16du:dateUtc="2026-07-07T18:18:00Z" w:author="Author" w:date="2026-07-07T20:18:00Z" w:id="2862">
            <w:rPr>
              <w:rFonts w:ascii="Times New Roman"/>
              <w:color w:val="000000"/>
            </w:rPr>
          </w:rPrChange>
        </w:rPr>
        <w:t>sed</w:t>
      </w:r>
      <w:r w:rsidR="00A96A35" w:rsidRPr="0027638C">
        <w:rPr>
          <w:sz w:val="24"/>
          <w:rPrChange w16du:dateUtc="2026-07-07T18:18:00Z" w:author="Author" w:date="2026-07-07T20:18:00Z" w:id="2863">
            <w:rPr>
              <w:rFonts w:ascii="Times New Roman"/>
              <w:color w:val="000000"/>
              <w:spacing w:val="13"/>
            </w:rPr>
          </w:rPrChange>
        </w:rPr>
        <w:t xml:space="preserve"> </w:t>
      </w:r>
      <w:r w:rsidR="00A96A35" w:rsidRPr="0027638C">
        <w:rPr>
          <w:sz w:val="24"/>
          <w:rPrChange w16du:dateUtc="2026-07-07T18:18:00Z" w:author="Author" w:date="2026-07-07T20:18:00Z" w:id="2864">
            <w:rPr>
              <w:rFonts w:ascii="Times New Roman"/>
              <w:color w:val="000000"/>
            </w:rPr>
          </w:rPrChange>
        </w:rPr>
        <w:t>do</w:t>
      </w:r>
      <w:r w:rsidR="00A96A35" w:rsidRPr="0027638C">
        <w:rPr>
          <w:sz w:val="24"/>
          <w:rPrChange w16du:dateUtc="2026-07-07T18:18:00Z" w:author="Author" w:date="2026-07-07T20:18:00Z" w:id="2865">
            <w:rPr>
              <w:rFonts w:ascii="Times New Roman"/>
              <w:color w:val="000000"/>
              <w:spacing w:val="13"/>
            </w:rPr>
          </w:rPrChange>
        </w:rPr>
        <w:t xml:space="preserve"> </w:t>
      </w:r>
      <w:r w:rsidR="00A96A35" w:rsidRPr="0027638C">
        <w:rPr>
          <w:sz w:val="24"/>
          <w:rPrChange w16du:dateUtc="2026-07-07T18:18:00Z" w:author="Author" w:date="2026-07-07T20:18:00Z" w:id="2866">
            <w:rPr>
              <w:rFonts w:ascii="Times New Roman"/>
              <w:color w:val="000000"/>
            </w:rPr>
          </w:rPrChange>
        </w:rPr>
        <w:t>eiusmod</w:t>
      </w:r>
      <w:r w:rsidR="00A96A35" w:rsidRPr="0027638C">
        <w:rPr>
          <w:sz w:val="24"/>
          <w:rPrChange w16du:dateUtc="2026-07-07T18:18:00Z" w:author="Author" w:date="2026-07-07T20:18:00Z" w:id="2867">
            <w:rPr>
              <w:rFonts w:ascii="Times New Roman"/>
              <w:color w:val="000000"/>
              <w:spacing w:val="13"/>
            </w:rPr>
          </w:rPrChange>
        </w:rPr>
        <w:t xml:space="preserve"> </w:t>
      </w:r>
      <w:r w:rsidR="00A96A35" w:rsidRPr="0027638C">
        <w:rPr>
          <w:sz w:val="24"/>
          <w:rPrChange w16du:dateUtc="2026-07-07T18:18:00Z" w:author="Author" w:date="2026-07-07T20:18:00Z" w:id="2868">
            <w:rPr>
              <w:rFonts w:ascii="Times New Roman"/>
              <w:color w:val="000000"/>
            </w:rPr>
          </w:rPrChange>
        </w:rPr>
        <w:t>Tempor</w:t>
      </w:r>
      <w:r w:rsidR="00A96A35" w:rsidRPr="0027638C">
        <w:rPr>
          <w:sz w:val="24"/>
          <w:rPrChange w16du:dateUtc="2026-07-07T18:18:00Z" w:author="Author" w:date="2026-07-07T20:18:00Z" w:id="2869">
            <w:rPr>
              <w:rFonts w:ascii="Times New Roman"/>
              <w:color w:val="000000"/>
              <w:spacing w:val="13"/>
            </w:rPr>
          </w:rPrChange>
        </w:rPr>
        <w:t xml:space="preserve"> </w:t>
      </w:r>
      <w:r w:rsidR="00A96A35" w:rsidRPr="0027638C">
        <w:rPr>
          <w:sz w:val="24"/>
          <w:rPrChange w16du:dateUtc="2026-07-07T18:18:00Z" w:author="Author" w:date="2026-07-07T20:18:00Z" w:id="2870">
            <w:rPr>
              <w:rFonts w:ascii="Times New Roman"/>
              <w:color w:val="000000"/>
            </w:rPr>
          </w:rPrChange>
        </w:rPr>
        <w:t>Incididunt</w:t>
      </w:r>
      <w:r w:rsidR="00A96A35" w:rsidRPr="0027638C">
        <w:rPr>
          <w:sz w:val="24"/>
          <w:rPrChange w16du:dateUtc="2026-07-07T18:18:00Z" w:author="Author" w:date="2026-07-07T20:18:00Z" w:id="2871">
            <w:rPr>
              <w:rFonts w:ascii="Times New Roman"/>
              <w:color w:val="000000"/>
              <w:spacing w:val="13"/>
            </w:rPr>
          </w:rPrChange>
        </w:rPr>
        <w:t xml:space="preserve"> </w:t>
      </w:r>
      <w:r w:rsidR="00A96A35" w:rsidRPr="0027638C">
        <w:rPr>
          <w:sz w:val="24"/>
          <w:rPrChange w16du:dateUtc="2026-07-07T18:18:00Z" w:author="Author" w:date="2026-07-07T20:18:00Z" w:id="2872">
            <w:rPr>
              <w:rFonts w:ascii="Times New Roman"/>
              <w:color w:val="000000"/>
            </w:rPr>
          </w:rPrChange>
        </w:rPr>
        <w:t>ut</w:t>
      </w:r>
      <w:r w:rsidR="00A96A35" w:rsidRPr="0027638C">
        <w:rPr>
          <w:sz w:val="24"/>
          <w:rPrChange w16du:dateUtc="2026-07-07T18:18:00Z" w:author="Author" w:date="2026-07-07T20:18:00Z" w:id="2873">
            <w:rPr>
              <w:rFonts w:ascii="Times New Roman"/>
              <w:color w:val="000000"/>
              <w:spacing w:val="13"/>
            </w:rPr>
          </w:rPrChange>
        </w:rPr>
        <w:t xml:space="preserve"> </w:t>
      </w:r>
      <w:r w:rsidR="00A96A35" w:rsidRPr="0027638C">
        <w:rPr>
          <w:sz w:val="24"/>
          <w:rPrChange w16du:dateUtc="2026-07-07T18:18:00Z" w:author="Author" w:date="2026-07-07T20:18:00Z" w:id="2874">
            <w:rPr>
              <w:rFonts w:ascii="Times New Roman"/>
              <w:color w:val="000000"/>
            </w:rPr>
          </w:rPrChange>
        </w:rPr>
        <w:t>Labore</w:t>
      </w:r>
      <w:r w:rsidR="00A96A35" w:rsidRPr="0027638C">
        <w:rPr>
          <w:sz w:val="24"/>
          <w:rPrChange w16du:dateUtc="2026-07-07T18:18:00Z" w:author="Author" w:date="2026-07-07T20:18:00Z" w:id="2875">
            <w:rPr>
              <w:rFonts w:ascii="Times New Roman"/>
              <w:color w:val="000000"/>
              <w:spacing w:val="13"/>
            </w:rPr>
          </w:rPrChange>
        </w:rPr>
        <w:t xml:space="preserve"> </w:t>
      </w:r>
      <w:r w:rsidR="00A96A35" w:rsidRPr="0027638C">
        <w:rPr>
          <w:sz w:val="24"/>
          <w:rPrChange w16du:dateUtc="2026-07-07T18:18:00Z" w:author="Author" w:date="2026-07-07T20:18:00Z" w:id="2876">
            <w:rPr>
              <w:rFonts w:ascii="Times New Roman"/>
              <w:color w:val="000000"/>
            </w:rPr>
          </w:rPrChange>
        </w:rPr>
        <w:t>Et</w:t>
      </w:r>
      <w:r w:rsidR="00A96A35" w:rsidRPr="0027638C">
        <w:rPr>
          <w:sz w:val="24"/>
          <w:rPrChange w16du:dateUtc="2026-07-07T18:18:00Z" w:author="Author" w:date="2026-07-07T20:18:00Z" w:id="2877">
            <w:rPr>
              <w:rFonts w:ascii="Times New Roman"/>
              <w:color w:val="000000"/>
              <w:spacing w:val="13"/>
            </w:rPr>
          </w:rPrChange>
        </w:rPr>
        <w:t xml:space="preserve"> </w:t>
      </w:r>
      <w:r w:rsidR="00A96A35" w:rsidRPr="0027638C">
        <w:rPr>
          <w:sz w:val="24"/>
          <w:rPrChange w16du:dateUtc="2026-07-07T18:18:00Z" w:author="Author" w:date="2026-07-07T20:18:00Z" w:id="2878">
            <w:rPr>
              <w:rFonts w:ascii="Times New Roman"/>
              <w:color w:val="000000"/>
            </w:rPr>
          </w:rPrChange>
        </w:rPr>
        <w:t>Dolore</w:t>
      </w:r>
      <w:r w:rsidR="00A96A35" w:rsidRPr="0027638C">
        <w:rPr>
          <w:sz w:val="24"/>
          <w:rPrChange w16du:dateUtc="2026-07-07T18:18:00Z" w:author="Author" w:date="2026-07-07T20:18:00Z" w:id="2879">
            <w:rPr>
              <w:rFonts w:ascii="Times New Roman"/>
              <w:color w:val="000000"/>
              <w:spacing w:val="13"/>
            </w:rPr>
          </w:rPrChange>
        </w:rPr>
        <w:t xml:space="preserve"> </w:t>
      </w:r>
      <w:r w:rsidR="00A96A35" w:rsidRPr="0027638C">
        <w:rPr>
          <w:sz w:val="24"/>
          <w:rPrChange w16du:dateUtc="2026-07-07T18:18:00Z" w:author="Author" w:date="2026-07-07T20:18:00Z" w:id="2880">
            <w:rPr>
              <w:rFonts w:ascii="Times New Roman"/>
              <w:color w:val="000000"/>
            </w:rPr>
          </w:rPrChange>
        </w:rPr>
        <w:t>magna</w:t>
      </w:r>
      <w:r w:rsidR="00A96A35" w:rsidRPr="0027638C">
        <w:rPr>
          <w:sz w:val="24"/>
          <w:rPrChange w16du:dateUtc="2026-07-07T18:18:00Z" w:author="Author" w:date="2026-07-07T20:18:00Z" w:id="2881">
            <w:rPr>
              <w:rFonts w:ascii="Times New Roman"/>
              <w:color w:val="000000"/>
              <w:spacing w:val="13"/>
            </w:rPr>
          </w:rPrChange>
        </w:rPr>
        <w:t xml:space="preserve"> </w:t>
      </w:r>
      <w:r w:rsidR="00A96A35" w:rsidRPr="0027638C">
        <w:rPr>
          <w:sz w:val="24"/>
          <w:rPrChange w16du:dateUtc="2026-07-07T18:18:00Z" w:author="Author" w:date="2026-07-07T20:18:00Z" w:id="2882">
            <w:rPr>
              <w:rFonts w:ascii="Times New Roman" w:hAnsi="Times New Roman"/>
              <w:color w:val="000000"/>
            </w:rPr>
          </w:rPrChange>
        </w:rPr>
        <w:t>aliqua</w:t>
      </w:r>
      <w:del w16du:dateUtc="2026-07-07T18:18:00Z" w:author="Author" w:date="2026-07-07T20:18:00Z" w:id="2883">
        <w:r>
          <w:rPr>
            <w:color w:val="000000"/>
          </w:rPr>
          <w:cr/>
        </w:r>
      </w:del>
      <w:r w:rsidR="00A96A35" w:rsidRPr="0027638C">
        <w:rPr>
          <w:sz w:val="24"/>
          <w:rPrChange w16du:dateUtc="2026-07-07T18:18:00Z" w:author="Author" w:date="2026-07-07T20:18:00Z" w:id="2884">
            <w:rPr>
              <w:rFonts w:ascii="Times New Roman"/>
              <w:color w:val="000000"/>
              <w:spacing w:val="665"/>
            </w:rPr>
          </w:rPrChange>
        </w:rPr>
        <w:t xml:space="preserve"> </w:t>
      </w:r>
      <w:r w:rsidR="00A96A35" w:rsidRPr="0027638C">
        <w:rPr>
          <w:sz w:val="24"/>
          <w:rPrChange w16du:dateUtc="2026-07-07T18:18:00Z" w:author="Author" w:date="2026-07-07T20:18:00Z" w:id="2885">
            <w:rPr>
              <w:rFonts w:ascii="Times New Roman"/>
              <w:color w:val="000000"/>
            </w:rPr>
          </w:rPrChange>
        </w:rPr>
        <w:t>lorem ipsum; dolor</w:t>
      </w:r>
    </w:p>
    <w:p w14:paraId="584D916E" w14:textId="77777777" w:rsidR="009609E8" w:rsidRDefault="00000000" w:rsidRPr="0027638C">
      <w:pPr>
        <w:pStyle w:val="ListParagraph"/>
        <w:numPr>
          <w:ilvl w:val="3"/>
          <w:numId w:val="5"/>
        </w:numPr>
        <w:tabs>
          <w:tab w:pos="2880" w:val="left"/>
        </w:tabs>
        <w:spacing w:before="240" w:line="237" w:lineRule="auto"/>
        <w:ind w:right="358"/>
        <w:rPr>
          <w:sz w:val="24"/>
          <w:rPrChange w16du:dateUtc="2026-07-07T18:18:00Z" w:author="Author" w:date="2026-07-07T20:18:00Z" w:id="2886">
            <w:rPr>
              <w:rFonts w:ascii="Times New Roman"/>
              <w:color w:val="000000"/>
            </w:rPr>
          </w:rPrChange>
        </w:rPr>
        <w:pPrChange w16du:dateUtc="2026-07-07T18:18:00Z" w:author="Author" w:date="2026-07-07T20:18:00Z" w:id="2887">
          <w:pPr>
            <w:spacing w:after="0" w:before="259" w:line="254" w:lineRule="exact"/>
            <w:ind w:left="1440"/>
            <w:jc w:val="left"/>
          </w:pPr>
        </w:pPrChange>
      </w:pPr>
      <w:del w16du:dateUtc="2026-07-07T18:18:00Z" w:author="Author" w:date="2026-07-07T20:18:00Z" w:id="2888">
        <w:r>
          <w:rPr>
            <w:color w:val="000000"/>
            <w:sz w:val="24"/>
          </w:rPr>
          <w:delText>(B)</w:delText>
        </w:r>
        <w:r>
          <w:rPr>
            <w:color w:val="000000"/>
            <w:spacing w:val="340"/>
            <w:sz w:val="24"/>
          </w:rPr>
          <w:delText xml:space="preserve"> </w:delText>
        </w:r>
      </w:del>
      <w:r w:rsidR="00A96A35" w:rsidRPr="0027638C">
        <w:rPr>
          <w:sz w:val="24"/>
          <w:rPrChange w16du:dateUtc="2026-07-07T18:18:00Z" w:author="Author" w:date="2026-07-07T20:18:00Z" w:id="2889">
            <w:rPr>
              <w:rFonts w:ascii="Times New Roman"/>
              <w:color w:val="000000"/>
            </w:rPr>
          </w:rPrChange>
        </w:rPr>
        <w:t>sit</w:t>
      </w:r>
      <w:r w:rsidR="00A96A35" w:rsidRPr="0027638C">
        <w:rPr>
          <w:spacing w:val="-4"/>
          <w:sz w:val="24"/>
          <w:rPrChange w16du:dateUtc="2026-07-07T18:18:00Z" w:author="Author" w:date="2026-07-07T20:18:00Z" w:id="2890">
            <w:rPr>
              <w:rFonts w:ascii="Times New Roman"/>
              <w:color w:val="000000"/>
            </w:rPr>
          </w:rPrChange>
        </w:rPr>
        <w:t xml:space="preserve"> </w:t>
      </w:r>
      <w:r w:rsidR="00A96A35" w:rsidRPr="0027638C">
        <w:rPr>
          <w:sz w:val="24"/>
          <w:rPrChange w16du:dateUtc="2026-07-07T18:18:00Z" w:author="Author" w:date="2026-07-07T20:18:00Z" w:id="2891">
            <w:rPr>
              <w:rFonts w:ascii="Times New Roman"/>
              <w:color w:val="000000"/>
            </w:rPr>
          </w:rPrChange>
        </w:rPr>
        <w:t>amet</w:t>
      </w:r>
      <w:r w:rsidR="00A96A35" w:rsidRPr="0027638C">
        <w:rPr>
          <w:spacing w:val="-4"/>
          <w:sz w:val="24"/>
          <w:rPrChange w16du:dateUtc="2026-07-07T18:18:00Z" w:author="Author" w:date="2026-07-07T20:18:00Z" w:id="2892">
            <w:rPr>
              <w:rFonts w:ascii="Times New Roman"/>
              <w:color w:val="000000"/>
            </w:rPr>
          </w:rPrChange>
        </w:rPr>
        <w:t xml:space="preserve"> </w:t>
      </w:r>
      <w:r w:rsidR="00A96A35" w:rsidRPr="0027638C">
        <w:rPr>
          <w:sz w:val="24"/>
          <w:rPrChange w16du:dateUtc="2026-07-07T18:18:00Z" w:author="Author" w:date="2026-07-07T20:18:00Z" w:id="2893">
            <w:rPr>
              <w:rFonts w:ascii="Times New Roman"/>
              <w:color w:val="000000"/>
            </w:rPr>
          </w:rPrChange>
        </w:rPr>
        <w:t>consectetur</w:t>
      </w:r>
      <w:r w:rsidR="00A96A35" w:rsidRPr="0027638C">
        <w:rPr>
          <w:spacing w:val="-3"/>
          <w:sz w:val="24"/>
          <w:rPrChange w16du:dateUtc="2026-07-07T18:18:00Z" w:author="Author" w:date="2026-07-07T20:18:00Z" w:id="2894">
            <w:rPr>
              <w:rFonts w:ascii="Times New Roman"/>
              <w:color w:val="000000"/>
            </w:rPr>
          </w:rPrChange>
        </w:rPr>
        <w:t xml:space="preserve"> </w:t>
      </w:r>
      <w:r w:rsidR="00A96A35" w:rsidRPr="0027638C">
        <w:rPr>
          <w:sz w:val="24"/>
          <w:rPrChange w16du:dateUtc="2026-07-07T18:18:00Z" w:author="Author" w:date="2026-07-07T20:18:00Z" w:id="2895">
            <w:rPr>
              <w:rFonts w:ascii="Times New Roman"/>
              <w:color w:val="000000"/>
            </w:rPr>
          </w:rPrChange>
        </w:rPr>
        <w:t>adipiscing</w:t>
      </w:r>
      <w:r w:rsidR="00A96A35" w:rsidRPr="0027638C">
        <w:rPr>
          <w:spacing w:val="-3"/>
          <w:sz w:val="24"/>
          <w:rPrChange w16du:dateUtc="2026-07-07T18:18:00Z" w:author="Author" w:date="2026-07-07T20:18:00Z" w:id="2896">
            <w:rPr>
              <w:rFonts w:ascii="Times New Roman"/>
              <w:color w:val="000000"/>
            </w:rPr>
          </w:rPrChange>
        </w:rPr>
        <w:t xml:space="preserve"> </w:t>
      </w:r>
      <w:r w:rsidR="00A96A35" w:rsidRPr="0027638C">
        <w:rPr>
          <w:sz w:val="24"/>
          <w:rPrChange w16du:dateUtc="2026-07-07T18:18:00Z" w:author="Author" w:date="2026-07-07T20:18:00Z" w:id="2897">
            <w:rPr>
              <w:rFonts w:ascii="Times New Roman"/>
              <w:color w:val="000000"/>
            </w:rPr>
          </w:rPrChange>
        </w:rPr>
        <w:t>elit</w:t>
      </w:r>
      <w:r w:rsidR="00A96A35" w:rsidRPr="0027638C">
        <w:rPr>
          <w:spacing w:val="-3"/>
          <w:sz w:val="24"/>
          <w:rPrChange w16du:dateUtc="2026-07-07T18:18:00Z" w:author="Author" w:date="2026-07-07T20:18:00Z" w:id="2898">
            <w:rPr>
              <w:rFonts w:ascii="Times New Roman"/>
              <w:color w:val="000000"/>
            </w:rPr>
          </w:rPrChange>
        </w:rPr>
        <w:t xml:space="preserve"> </w:t>
      </w:r>
      <w:r w:rsidR="00A96A35" w:rsidRPr="0027638C">
        <w:rPr>
          <w:sz w:val="24"/>
          <w:rPrChange w16du:dateUtc="2026-07-07T18:18:00Z" w:author="Author" w:date="2026-07-07T20:18:00Z" w:id="2899">
            <w:rPr>
              <w:rFonts w:ascii="Times New Roman"/>
              <w:color w:val="000000"/>
            </w:rPr>
          </w:rPrChange>
        </w:rPr>
        <w:t>sed</w:t>
      </w:r>
      <w:r w:rsidR="00A96A35" w:rsidRPr="0027638C">
        <w:rPr>
          <w:spacing w:val="-4"/>
          <w:sz w:val="24"/>
          <w:rPrChange w16du:dateUtc="2026-07-07T18:18:00Z" w:author="Author" w:date="2026-07-07T20:18:00Z" w:id="2900">
            <w:rPr>
              <w:rFonts w:ascii="Times New Roman"/>
              <w:color w:val="000000"/>
            </w:rPr>
          </w:rPrChange>
        </w:rPr>
        <w:t xml:space="preserve"> </w:t>
      </w:r>
      <w:r w:rsidR="00A96A35" w:rsidRPr="0027638C">
        <w:rPr>
          <w:sz w:val="24"/>
          <w:rPrChange w16du:dateUtc="2026-07-07T18:18:00Z" w:author="Author" w:date="2026-07-07T20:18:00Z" w:id="2901">
            <w:rPr>
              <w:rFonts w:ascii="Times New Roman"/>
              <w:color w:val="000000"/>
            </w:rPr>
          </w:rPrChange>
        </w:rPr>
        <w:t>do</w:t>
      </w:r>
      <w:r w:rsidR="00A96A35" w:rsidRPr="0027638C">
        <w:rPr>
          <w:spacing w:val="-4"/>
          <w:sz w:val="24"/>
          <w:rPrChange w16du:dateUtc="2026-07-07T18:18:00Z" w:author="Author" w:date="2026-07-07T20:18:00Z" w:id="2902">
            <w:rPr>
              <w:rFonts w:ascii="Times New Roman"/>
              <w:color w:val="000000"/>
            </w:rPr>
          </w:rPrChange>
        </w:rPr>
        <w:t xml:space="preserve"> </w:t>
      </w:r>
      <w:r w:rsidR="00A96A35" w:rsidRPr="0027638C">
        <w:rPr>
          <w:sz w:val="24"/>
          <w:rPrChange w16du:dateUtc="2026-07-07T18:18:00Z" w:author="Author" w:date="2026-07-07T20:18:00Z" w:id="2903">
            <w:rPr>
              <w:rFonts w:ascii="Times New Roman"/>
              <w:color w:val="000000"/>
            </w:rPr>
          </w:rPrChange>
        </w:rPr>
        <w:t>eiusmod</w:t>
      </w:r>
      <w:r w:rsidR="00A96A35" w:rsidRPr="0027638C">
        <w:rPr>
          <w:spacing w:val="-3"/>
          <w:sz w:val="24"/>
          <w:rPrChange w16du:dateUtc="2026-07-07T18:18:00Z" w:author="Author" w:date="2026-07-07T20:18:00Z" w:id="2904">
            <w:rPr>
              <w:rFonts w:ascii="Times New Roman"/>
              <w:color w:val="000000"/>
            </w:rPr>
          </w:rPrChange>
        </w:rPr>
        <w:t xml:space="preserve"> </w:t>
      </w:r>
      <w:r w:rsidR="00A96A35" w:rsidRPr="0027638C">
        <w:rPr>
          <w:sz w:val="24"/>
          <w:rPrChange w16du:dateUtc="2026-07-07T18:18:00Z" w:author="Author" w:date="2026-07-07T20:18:00Z" w:id="2905">
            <w:rPr>
              <w:rFonts w:ascii="Times New Roman"/>
              <w:color w:val="000000"/>
            </w:rPr>
          </w:rPrChange>
        </w:rPr>
        <w:t>tempor</w:t>
      </w:r>
      <w:r w:rsidR="00A96A35" w:rsidRPr="0027638C">
        <w:rPr>
          <w:spacing w:val="-4"/>
          <w:sz w:val="24"/>
          <w:rPrChange w16du:dateUtc="2026-07-07T18:18:00Z" w:author="Author" w:date="2026-07-07T20:18:00Z" w:id="2906">
            <w:rPr>
              <w:rFonts w:ascii="Times New Roman"/>
              <w:color w:val="000000"/>
            </w:rPr>
          </w:rPrChange>
        </w:rPr>
        <w:t xml:space="preserve"> </w:t>
      </w:r>
      <w:r w:rsidR="00A96A35" w:rsidRPr="0027638C">
        <w:rPr>
          <w:sz w:val="24"/>
          <w:rPrChange w16du:dateUtc="2026-07-07T18:18:00Z" w:author="Author" w:date="2026-07-07T20:18:00Z" w:id="2907">
            <w:rPr>
              <w:rFonts w:ascii="Times New Roman"/>
              <w:color w:val="000000"/>
            </w:rPr>
          </w:rPrChange>
        </w:rPr>
        <w:t>incididunt</w:t>
      </w:r>
      <w:r w:rsidR="00A96A35" w:rsidRPr="0027638C">
        <w:rPr>
          <w:spacing w:val="-3"/>
          <w:sz w:val="24"/>
          <w:rPrChange w16du:dateUtc="2026-07-07T18:18:00Z" w:author="Author" w:date="2026-07-07T20:18:00Z" w:id="2908">
            <w:rPr>
              <w:rFonts w:ascii="Times New Roman"/>
              <w:color w:val="000000"/>
            </w:rPr>
          </w:rPrChange>
        </w:rPr>
        <w:t xml:space="preserve"> </w:t>
      </w:r>
      <w:r w:rsidR="00A96A35" w:rsidRPr="0027638C">
        <w:rPr>
          <w:sz w:val="24"/>
          <w:rPrChange w16du:dateUtc="2026-07-07T18:18:00Z" w:author="Author" w:date="2026-07-07T20:18:00Z" w:id="2909">
            <w:rPr>
              <w:rFonts w:ascii="Times New Roman"/>
              <w:color w:val="000000"/>
            </w:rPr>
          </w:rPrChange>
        </w:rPr>
        <w:t>ut</w:t>
      </w:r>
      <w:r w:rsidR="00A96A35" w:rsidRPr="0027638C">
        <w:rPr>
          <w:sz w:val="24"/>
          <w:rPrChange w16du:dateUtc="2026-07-07T18:18:00Z" w:author="Author" w:date="2026-07-07T20:18:00Z" w:id="2910">
            <w:rPr>
              <w:rFonts w:ascii="Times New Roman"/>
              <w:color w:val="000000"/>
              <w:spacing w:val="3"/>
            </w:rPr>
          </w:rPrChange>
        </w:rPr>
        <w:t xml:space="preserve"> </w:t>
      </w:r>
      <w:r w:rsidR="00A96A35" w:rsidRPr="0027638C">
        <w:rPr>
          <w:sz w:val="24"/>
          <w:rPrChange w16du:dateUtc="2026-07-07T18:18:00Z" w:author="Author" w:date="2026-07-07T20:18:00Z" w:id="2911">
            <w:rPr>
              <w:rFonts w:ascii="Times New Roman"/>
              <w:color w:val="000000"/>
            </w:rPr>
          </w:rPrChange>
        </w:rPr>
        <w:t>Labore</w:t>
      </w:r>
      <w:r w:rsidR="00A96A35" w:rsidRPr="0027638C">
        <w:rPr>
          <w:spacing w:val="-3"/>
          <w:sz w:val="24"/>
          <w:rPrChange w16du:dateUtc="2026-07-07T18:18:00Z" w:author="Author" w:date="2026-07-07T20:18:00Z" w:id="2912">
            <w:rPr>
              <w:rFonts w:ascii="Times New Roman"/>
              <w:color w:val="000000"/>
              <w:spacing w:val="1"/>
            </w:rPr>
          </w:rPrChange>
        </w:rPr>
        <w:t xml:space="preserve"> </w:t>
      </w:r>
      <w:r w:rsidR="00A96A35" w:rsidRPr="0027638C">
        <w:rPr>
          <w:sz w:val="24"/>
          <w:rPrChange w16du:dateUtc="2026-07-07T18:18:00Z" w:author="Author" w:date="2026-07-07T20:18:00Z" w:id="2913">
            <w:rPr>
              <w:rFonts w:ascii="Times New Roman" w:hAnsi="Times New Roman"/>
              <w:color w:val="000000"/>
            </w:rPr>
          </w:rPrChange>
        </w:rPr>
        <w:t>Et</w:t>
      </w:r>
      <w:del w16du:dateUtc="2026-07-07T18:18:00Z" w:author="Author" w:date="2026-07-07T20:18:00Z" w:id="2914">
        <w:r>
          <w:rPr>
            <w:color w:val="000000"/>
          </w:rPr>
          <w:cr/>
        </w:r>
      </w:del>
      <w:r w:rsidR="00A96A35" w:rsidRPr="0027638C">
        <w:rPr>
          <w:sz w:val="24"/>
          <w:rPrChange w16du:dateUtc="2026-07-07T18:18:00Z" w:author="Author" w:date="2026-07-07T20:18:00Z" w:id="2915">
            <w:rPr>
              <w:rFonts w:ascii="Times New Roman"/>
              <w:color w:val="000000"/>
              <w:spacing w:val="665"/>
            </w:rPr>
          </w:rPrChange>
        </w:rPr>
        <w:t xml:space="preserve"> </w:t>
      </w:r>
      <w:r w:rsidR="00A96A35" w:rsidRPr="0027638C">
        <w:rPr>
          <w:spacing w:val="-2"/>
          <w:sz w:val="24"/>
          <w:rPrChange w16du:dateUtc="2026-07-07T18:18:00Z" w:author="Author" w:date="2026-07-07T20:18:00Z" w:id="2916">
            <w:rPr>
              <w:rFonts w:ascii="Times New Roman"/>
              <w:color w:val="000000"/>
            </w:rPr>
          </w:rPrChange>
        </w:rPr>
        <w:t>Dolore;</w:t>
      </w:r>
    </w:p>
    <w:p w14:paraId="584D916F" w14:textId="77777777" w:rsidR="009609E8" w:rsidRDefault="00000000" w:rsidRPr="0027638C">
      <w:pPr>
        <w:pStyle w:val="ListParagraph"/>
        <w:numPr>
          <w:ilvl w:val="2"/>
          <w:numId w:val="5"/>
        </w:numPr>
        <w:tabs>
          <w:tab w:pos="2157" w:val="left"/>
          <w:tab w:pos="2160" w:val="left"/>
        </w:tabs>
        <w:spacing w:before="236"/>
        <w:ind w:right="357"/>
        <w:rPr>
          <w:sz w:val="24"/>
          <w:rPrChange w16du:dateUtc="2026-07-07T18:18:00Z" w:author="Author" w:date="2026-07-07T20:18:00Z" w:id="2917">
            <w:rPr>
              <w:rFonts w:ascii="Times New Roman"/>
              <w:color w:val="000000"/>
            </w:rPr>
          </w:rPrChange>
        </w:rPr>
        <w:pPrChange w16du:dateUtc="2026-07-07T18:18:00Z" w:author="Author" w:date="2026-07-07T20:18:00Z" w:id="2918">
          <w:pPr>
            <w:spacing w:after="0" w:before="235" w:line="254" w:lineRule="exact"/>
            <w:ind w:left="720"/>
            <w:jc w:val="left"/>
          </w:pPr>
        </w:pPrChange>
      </w:pPr>
      <w:del w16du:dateUtc="2026-07-07T18:18:00Z" w:author="Author" w:date="2026-07-07T20:18:00Z" w:id="2919">
        <w:r>
          <w:rPr>
            <w:color w:val="000000"/>
          </w:rPr>
          <w:delText>(vi)</w:delText>
        </w:r>
        <w:r>
          <w:rPr>
            <w:color w:val="000000"/>
            <w:spacing w:val="347"/>
          </w:rPr>
          <w:delText xml:space="preserve"> </w:delText>
        </w:r>
      </w:del>
      <w:r w:rsidR="00A96A35" w:rsidRPr="0027638C">
        <w:rPr>
          <w:sz w:val="24"/>
          <w:rPrChange w16du:dateUtc="2026-07-07T18:18:00Z" w:author="Author" w:date="2026-07-07T20:18:00Z" w:id="2920">
            <w:rPr>
              <w:rFonts w:ascii="Times New Roman"/>
              <w:color w:val="000000"/>
            </w:rPr>
          </w:rPrChange>
        </w:rPr>
        <w:t>magna</w:t>
      </w:r>
      <w:r w:rsidR="00A96A35" w:rsidRPr="0027638C">
        <w:rPr>
          <w:sz w:val="24"/>
          <w:rPrChange w16du:dateUtc="2026-07-07T18:18:00Z" w:author="Author" w:date="2026-07-07T20:18:00Z" w:id="2921">
            <w:rPr>
              <w:rFonts w:ascii="Times New Roman"/>
              <w:color w:val="000000"/>
              <w:spacing w:val="43"/>
            </w:rPr>
          </w:rPrChange>
        </w:rPr>
        <w:t xml:space="preserve"> </w:t>
      </w:r>
      <w:r w:rsidR="00A96A35" w:rsidRPr="0027638C">
        <w:rPr>
          <w:sz w:val="24"/>
          <w:rPrChange w16du:dateUtc="2026-07-07T18:18:00Z" w:author="Author" w:date="2026-07-07T20:18:00Z" w:id="2922">
            <w:rPr>
              <w:rFonts w:ascii="Times New Roman"/>
              <w:color w:val="000000"/>
            </w:rPr>
          </w:rPrChange>
        </w:rPr>
        <w:t>aliqua</w:t>
      </w:r>
      <w:r w:rsidR="00A96A35" w:rsidRPr="0027638C">
        <w:rPr>
          <w:sz w:val="24"/>
          <w:rPrChange w16du:dateUtc="2026-07-07T18:18:00Z" w:author="Author" w:date="2026-07-07T20:18:00Z" w:id="2923">
            <w:rPr>
              <w:rFonts w:ascii="Times New Roman"/>
              <w:color w:val="000000"/>
              <w:spacing w:val="43"/>
            </w:rPr>
          </w:rPrChange>
        </w:rPr>
        <w:t xml:space="preserve"> </w:t>
      </w:r>
      <w:r w:rsidR="00A96A35" w:rsidRPr="0027638C">
        <w:rPr>
          <w:sz w:val="24"/>
          <w:rPrChange w16du:dateUtc="2026-07-07T18:18:00Z" w:author="Author" w:date="2026-07-07T20:18:00Z" w:id="2924">
            <w:rPr>
              <w:rFonts w:ascii="Times New Roman"/>
              <w:color w:val="000000"/>
            </w:rPr>
          </w:rPrChange>
        </w:rPr>
        <w:t>Lorem</w:t>
      </w:r>
      <w:r w:rsidR="00A96A35" w:rsidRPr="0027638C">
        <w:rPr>
          <w:sz w:val="24"/>
          <w:rPrChange w16du:dateUtc="2026-07-07T18:18:00Z" w:author="Author" w:date="2026-07-07T20:18:00Z" w:id="2925">
            <w:rPr>
              <w:rFonts w:ascii="Times New Roman"/>
              <w:color w:val="000000"/>
              <w:spacing w:val="43"/>
            </w:rPr>
          </w:rPrChange>
        </w:rPr>
        <w:t xml:space="preserve"> </w:t>
      </w:r>
      <w:r w:rsidR="00A96A35" w:rsidRPr="0027638C">
        <w:rPr>
          <w:sz w:val="24"/>
          <w:rPrChange w16du:dateUtc="2026-07-07T18:18:00Z" w:author="Author" w:date="2026-07-07T20:18:00Z" w:id="2926">
            <w:rPr>
              <w:rFonts w:ascii="Times New Roman"/>
              <w:color w:val="000000"/>
            </w:rPr>
          </w:rPrChange>
        </w:rPr>
        <w:t>Ipsum</w:t>
      </w:r>
      <w:r w:rsidR="00A96A35" w:rsidRPr="0027638C">
        <w:rPr>
          <w:sz w:val="24"/>
          <w:rPrChange w16du:dateUtc="2026-07-07T18:18:00Z" w:author="Author" w:date="2026-07-07T20:18:00Z" w:id="2927">
            <w:rPr>
              <w:rFonts w:ascii="Times New Roman"/>
              <w:color w:val="000000"/>
              <w:spacing w:val="43"/>
            </w:rPr>
          </w:rPrChange>
        </w:rPr>
        <w:t xml:space="preserve"> </w:t>
      </w:r>
      <w:r w:rsidR="00A96A35" w:rsidRPr="0027638C">
        <w:rPr>
          <w:sz w:val="24"/>
          <w:rPrChange w16du:dateUtc="2026-07-07T18:18:00Z" w:author="Author" w:date="2026-07-07T20:18:00Z" w:id="2928">
            <w:rPr>
              <w:rFonts w:ascii="Times New Roman"/>
              <w:color w:val="000000"/>
            </w:rPr>
          </w:rPrChange>
        </w:rPr>
        <w:t>dolor</w:t>
      </w:r>
      <w:r w:rsidR="00A96A35" w:rsidRPr="0027638C">
        <w:rPr>
          <w:sz w:val="24"/>
          <w:rPrChange w16du:dateUtc="2026-07-07T18:18:00Z" w:author="Author" w:date="2026-07-07T20:18:00Z" w:id="2929">
            <w:rPr>
              <w:rFonts w:ascii="Times New Roman"/>
              <w:color w:val="000000"/>
              <w:spacing w:val="43"/>
            </w:rPr>
          </w:rPrChange>
        </w:rPr>
        <w:t xml:space="preserve"> </w:t>
      </w:r>
      <w:r w:rsidR="00A96A35" w:rsidRPr="0027638C">
        <w:rPr>
          <w:sz w:val="24"/>
          <w:rPrChange w16du:dateUtc="2026-07-07T18:18:00Z" w:author="Author" w:date="2026-07-07T20:18:00Z" w:id="2930">
            <w:rPr>
              <w:rFonts w:ascii="Times New Roman"/>
              <w:color w:val="000000"/>
            </w:rPr>
          </w:rPrChange>
        </w:rPr>
        <w:t>sit,</w:t>
      </w:r>
      <w:r w:rsidR="00A96A35" w:rsidRPr="0027638C">
        <w:rPr>
          <w:sz w:val="24"/>
          <w:rPrChange w16du:dateUtc="2026-07-07T18:18:00Z" w:author="Author" w:date="2026-07-07T20:18:00Z" w:id="2931">
            <w:rPr>
              <w:rFonts w:ascii="Times New Roman"/>
              <w:color w:val="000000"/>
              <w:spacing w:val="43"/>
            </w:rPr>
          </w:rPrChange>
        </w:rPr>
        <w:t xml:space="preserve"> </w:t>
      </w:r>
      <w:r w:rsidR="00A96A35" w:rsidRPr="0027638C">
        <w:rPr>
          <w:sz w:val="24"/>
          <w:rPrChange w16du:dateUtc="2026-07-07T18:18:00Z" w:author="Author" w:date="2026-07-07T20:18:00Z" w:id="2932">
            <w:rPr>
              <w:rFonts w:ascii="Times New Roman"/>
              <w:color w:val="000000"/>
            </w:rPr>
          </w:rPrChange>
        </w:rPr>
        <w:t>amet,</w:t>
      </w:r>
      <w:r w:rsidR="00A96A35" w:rsidRPr="0027638C">
        <w:rPr>
          <w:sz w:val="24"/>
          <w:rPrChange w16du:dateUtc="2026-07-07T18:18:00Z" w:author="Author" w:date="2026-07-07T20:18:00Z" w:id="2933">
            <w:rPr>
              <w:rFonts w:ascii="Times New Roman"/>
              <w:color w:val="000000"/>
              <w:spacing w:val="43"/>
            </w:rPr>
          </w:rPrChange>
        </w:rPr>
        <w:t xml:space="preserve"> </w:t>
      </w:r>
      <w:r w:rsidR="00A96A35" w:rsidRPr="0027638C">
        <w:rPr>
          <w:sz w:val="24"/>
          <w:rPrChange w16du:dateUtc="2026-07-07T18:18:00Z" w:author="Author" w:date="2026-07-07T20:18:00Z" w:id="2934">
            <w:rPr>
              <w:rFonts w:ascii="Times New Roman"/>
              <w:color w:val="000000"/>
            </w:rPr>
          </w:rPrChange>
        </w:rPr>
        <w:t>consectetur,</w:t>
      </w:r>
      <w:r w:rsidR="00A96A35" w:rsidRPr="0027638C">
        <w:rPr>
          <w:sz w:val="24"/>
          <w:rPrChange w16du:dateUtc="2026-07-07T18:18:00Z" w:author="Author" w:date="2026-07-07T20:18:00Z" w:id="2935">
            <w:rPr>
              <w:rFonts w:ascii="Times New Roman"/>
              <w:color w:val="000000"/>
              <w:spacing w:val="43"/>
            </w:rPr>
          </w:rPrChange>
        </w:rPr>
        <w:t xml:space="preserve"> </w:t>
      </w:r>
      <w:r w:rsidR="00A96A35" w:rsidRPr="0027638C">
        <w:rPr>
          <w:sz w:val="24"/>
          <w:rPrChange w16du:dateUtc="2026-07-07T18:18:00Z" w:author="Author" w:date="2026-07-07T20:18:00Z" w:id="2936">
            <w:rPr>
              <w:rFonts w:ascii="Times New Roman"/>
              <w:color w:val="000000"/>
            </w:rPr>
          </w:rPrChange>
        </w:rPr>
        <w:t>adipiscing,</w:t>
      </w:r>
      <w:r w:rsidR="00A96A35" w:rsidRPr="0027638C">
        <w:rPr>
          <w:sz w:val="24"/>
          <w:rPrChange w16du:dateUtc="2026-07-07T18:18:00Z" w:author="Author" w:date="2026-07-07T20:18:00Z" w:id="2937">
            <w:rPr>
              <w:rFonts w:ascii="Times New Roman"/>
              <w:color w:val="000000"/>
              <w:spacing w:val="43"/>
            </w:rPr>
          </w:rPrChange>
        </w:rPr>
        <w:t xml:space="preserve"> </w:t>
      </w:r>
      <w:r w:rsidR="00A96A35" w:rsidRPr="0027638C">
        <w:rPr>
          <w:sz w:val="24"/>
          <w:rPrChange w16du:dateUtc="2026-07-07T18:18:00Z" w:author="Author" w:date="2026-07-07T20:18:00Z" w:id="2938">
            <w:rPr>
              <w:rFonts w:ascii="Times New Roman"/>
              <w:color w:val="000000"/>
            </w:rPr>
          </w:rPrChange>
        </w:rPr>
        <w:t>elit</w:t>
      </w:r>
      <w:r w:rsidR="00A96A35" w:rsidRPr="0027638C">
        <w:rPr>
          <w:sz w:val="24"/>
          <w:rPrChange w16du:dateUtc="2026-07-07T18:18:00Z" w:author="Author" w:date="2026-07-07T20:18:00Z" w:id="2939">
            <w:rPr>
              <w:rFonts w:ascii="Times New Roman"/>
              <w:color w:val="000000"/>
              <w:spacing w:val="43"/>
            </w:rPr>
          </w:rPrChange>
        </w:rPr>
        <w:t xml:space="preserve"> </w:t>
      </w:r>
      <w:r w:rsidR="00A96A35" w:rsidRPr="0027638C">
        <w:rPr>
          <w:sz w:val="24"/>
          <w:rPrChange w16du:dateUtc="2026-07-07T18:18:00Z" w:author="Author" w:date="2026-07-07T20:18:00Z" w:id="2940">
            <w:rPr>
              <w:rFonts w:ascii="Times New Roman"/>
              <w:color w:val="000000"/>
            </w:rPr>
          </w:rPrChange>
        </w:rPr>
        <w:t>sed</w:t>
      </w:r>
      <w:r w:rsidR="00A96A35" w:rsidRPr="0027638C">
        <w:rPr>
          <w:sz w:val="24"/>
          <w:rPrChange w16du:dateUtc="2026-07-07T18:18:00Z" w:author="Author" w:date="2026-07-07T20:18:00Z" w:id="2941">
            <w:rPr>
              <w:rFonts w:ascii="Times New Roman"/>
              <w:color w:val="000000"/>
              <w:spacing w:val="43"/>
            </w:rPr>
          </w:rPrChange>
        </w:rPr>
        <w:t xml:space="preserve"> </w:t>
      </w:r>
      <w:r w:rsidR="00A96A35" w:rsidRPr="0027638C">
        <w:rPr>
          <w:sz w:val="24"/>
          <w:rPrChange w16du:dateUtc="2026-07-07T18:18:00Z" w:author="Author" w:date="2026-07-07T20:18:00Z" w:id="2942">
            <w:rPr>
              <w:rFonts w:ascii="Times New Roman"/>
              <w:color w:val="000000"/>
            </w:rPr>
          </w:rPrChange>
        </w:rPr>
        <w:t>Do</w:t>
      </w:r>
      <w:r w:rsidR="00A96A35" w:rsidRPr="0027638C">
        <w:rPr>
          <w:sz w:val="24"/>
          <w:rPrChange w16du:dateUtc="2026-07-07T18:18:00Z" w:author="Author" w:date="2026-07-07T20:18:00Z" w:id="2943">
            <w:rPr>
              <w:rFonts w:ascii="Times New Roman"/>
              <w:color w:val="000000"/>
              <w:spacing w:val="43"/>
            </w:rPr>
          </w:rPrChange>
        </w:rPr>
        <w:t xml:space="preserve"> </w:t>
      </w:r>
      <w:r w:rsidR="00A96A35" w:rsidRPr="0027638C">
        <w:rPr>
          <w:sz w:val="24"/>
          <w:rPrChange w16du:dateUtc="2026-07-07T18:18:00Z" w:author="Author" w:date="2026-07-07T20:18:00Z" w:id="2944">
            <w:rPr>
              <w:rFonts w:ascii="Times New Roman" w:hAnsi="Times New Roman"/>
              <w:color w:val="000000"/>
            </w:rPr>
          </w:rPrChange>
        </w:rPr>
        <w:t>eiusmod</w:t>
      </w:r>
      <w:del w16du:dateUtc="2026-07-07T18:18:00Z" w:author="Author" w:date="2026-07-07T20:18:00Z" w:id="2945">
        <w:r>
          <w:rPr>
            <w:color w:val="000000"/>
          </w:rPr>
          <w:cr/>
        </w:r>
      </w:del>
      <w:r w:rsidR="00A96A35" w:rsidRPr="0027638C">
        <w:rPr>
          <w:sz w:val="24"/>
          <w:rPrChange w16du:dateUtc="2026-07-07T18:18:00Z" w:author="Author" w:date="2026-07-07T20:18:00Z" w:id="2946">
            <w:rPr>
              <w:rFonts w:ascii="Times New Roman"/>
              <w:color w:val="000000"/>
              <w:spacing w:val="665"/>
            </w:rPr>
          </w:rPrChange>
        </w:rPr>
        <w:t xml:space="preserve"> </w:t>
      </w:r>
      <w:r w:rsidR="00A96A35" w:rsidRPr="0027638C">
        <w:rPr>
          <w:sz w:val="24"/>
          <w:rPrChange w16du:dateUtc="2026-07-07T18:18:00Z" w:author="Author" w:date="2026-07-07T20:18:00Z" w:id="2947">
            <w:rPr>
              <w:rFonts w:ascii="Times New Roman"/>
              <w:color w:val="000000"/>
            </w:rPr>
          </w:rPrChange>
        </w:rPr>
        <w:t>Tempor Incididunt:</w:t>
      </w:r>
    </w:p>
    <w:p w14:paraId="584D9170" w14:textId="77777777" w:rsidR="009609E8" w:rsidRDefault="00000000" w:rsidRPr="0027638C">
      <w:pPr>
        <w:pStyle w:val="ListParagraph"/>
        <w:numPr>
          <w:ilvl w:val="3"/>
          <w:numId w:val="5"/>
        </w:numPr>
        <w:tabs>
          <w:tab w:pos="2880" w:val="left"/>
        </w:tabs>
        <w:spacing w:before="246" w:line="237" w:lineRule="auto"/>
        <w:ind w:right="362"/>
        <w:rPr>
          <w:sz w:val="24"/>
          <w:rPrChange w16du:dateUtc="2026-07-07T18:18:00Z" w:author="Author" w:date="2026-07-07T20:18:00Z" w:id="2948">
            <w:rPr>
              <w:rFonts w:ascii="Times New Roman"/>
              <w:color w:val="000000"/>
            </w:rPr>
          </w:rPrChange>
        </w:rPr>
        <w:pPrChange w16du:dateUtc="2026-07-07T18:18:00Z" w:author="Author" w:date="2026-07-07T20:18:00Z" w:id="2949">
          <w:pPr>
            <w:spacing w:after="0" w:before="263" w:line="254" w:lineRule="exact"/>
            <w:ind w:left="1440"/>
            <w:jc w:val="left"/>
          </w:pPr>
        </w:pPrChange>
      </w:pPr>
      <w:del w16du:dateUtc="2026-07-07T18:18:00Z" w:author="Author" w:date="2026-07-07T20:18:00Z" w:id="2950">
        <w:r>
          <w:rPr>
            <w:color w:val="000000"/>
            <w:sz w:val="24"/>
          </w:rPr>
          <w:delText>(A)</w:delText>
        </w:r>
        <w:r>
          <w:rPr>
            <w:color w:val="000000"/>
            <w:spacing w:val="327"/>
            <w:sz w:val="24"/>
          </w:rPr>
          <w:delText xml:space="preserve"> </w:delText>
        </w:r>
      </w:del>
      <w:r w:rsidR="00A96A35" w:rsidRPr="0027638C">
        <w:rPr>
          <w:sz w:val="24"/>
          <w:rPrChange w16du:dateUtc="2026-07-07T18:18:00Z" w:author="Author" w:date="2026-07-07T20:18:00Z" w:id="2951">
            <w:rPr>
              <w:rFonts w:ascii="Times New Roman"/>
              <w:color w:val="000000"/>
            </w:rPr>
          </w:rPrChange>
        </w:rPr>
        <w:t>ut</w:t>
      </w:r>
      <w:r w:rsidR="00A96A35" w:rsidRPr="0027638C">
        <w:rPr>
          <w:sz w:val="24"/>
          <w:rPrChange w16du:dateUtc="2026-07-07T18:18:00Z" w:author="Author" w:date="2026-07-07T20:18:00Z" w:id="2952">
            <w:rPr>
              <w:rFonts w:ascii="Times New Roman"/>
              <w:color w:val="000000"/>
              <w:spacing w:val="16"/>
            </w:rPr>
          </w:rPrChange>
        </w:rPr>
        <w:t xml:space="preserve"> </w:t>
      </w:r>
      <w:r w:rsidR="00A96A35" w:rsidRPr="0027638C">
        <w:rPr>
          <w:sz w:val="24"/>
          <w:rPrChange w16du:dateUtc="2026-07-07T18:18:00Z" w:author="Author" w:date="2026-07-07T20:18:00Z" w:id="2953">
            <w:rPr>
              <w:rFonts w:ascii="Times New Roman"/>
              <w:color w:val="000000"/>
            </w:rPr>
          </w:rPrChange>
        </w:rPr>
        <w:t>Labore</w:t>
      </w:r>
      <w:r w:rsidR="00A96A35" w:rsidRPr="0027638C">
        <w:rPr>
          <w:sz w:val="24"/>
          <w:rPrChange w16du:dateUtc="2026-07-07T18:18:00Z" w:author="Author" w:date="2026-07-07T20:18:00Z" w:id="2954">
            <w:rPr>
              <w:rFonts w:ascii="Times New Roman"/>
              <w:color w:val="000000"/>
              <w:spacing w:val="16"/>
            </w:rPr>
          </w:rPrChange>
        </w:rPr>
        <w:t xml:space="preserve"> </w:t>
      </w:r>
      <w:r w:rsidR="00A96A35" w:rsidRPr="0027638C">
        <w:rPr>
          <w:sz w:val="24"/>
          <w:rPrChange w16du:dateUtc="2026-07-07T18:18:00Z" w:author="Author" w:date="2026-07-07T20:18:00Z" w:id="2955">
            <w:rPr>
              <w:rFonts w:ascii="Times New Roman"/>
              <w:color w:val="000000"/>
            </w:rPr>
          </w:rPrChange>
        </w:rPr>
        <w:t>et</w:t>
      </w:r>
      <w:r w:rsidR="00A96A35" w:rsidRPr="0027638C">
        <w:rPr>
          <w:sz w:val="24"/>
          <w:rPrChange w16du:dateUtc="2026-07-07T18:18:00Z" w:author="Author" w:date="2026-07-07T20:18:00Z" w:id="2956">
            <w:rPr>
              <w:rFonts w:ascii="Times New Roman"/>
              <w:color w:val="000000"/>
              <w:spacing w:val="16"/>
            </w:rPr>
          </w:rPrChange>
        </w:rPr>
        <w:t xml:space="preserve"> </w:t>
      </w:r>
      <w:r w:rsidR="00A96A35" w:rsidRPr="0027638C">
        <w:rPr>
          <w:sz w:val="24"/>
          <w:rPrChange w16du:dateUtc="2026-07-07T18:18:00Z" w:author="Author" w:date="2026-07-07T20:18:00Z" w:id="2957">
            <w:rPr>
              <w:rFonts w:ascii="Times New Roman"/>
              <w:color w:val="000000"/>
            </w:rPr>
          </w:rPrChange>
        </w:rPr>
        <w:t>dolore</w:t>
      </w:r>
      <w:r w:rsidR="00A96A35" w:rsidRPr="0027638C">
        <w:rPr>
          <w:sz w:val="24"/>
          <w:rPrChange w16du:dateUtc="2026-07-07T18:18:00Z" w:author="Author" w:date="2026-07-07T20:18:00Z" w:id="2958">
            <w:rPr>
              <w:rFonts w:ascii="Times New Roman"/>
              <w:color w:val="000000"/>
              <w:spacing w:val="16"/>
            </w:rPr>
          </w:rPrChange>
        </w:rPr>
        <w:t xml:space="preserve"> </w:t>
      </w:r>
      <w:r w:rsidR="00A96A35" w:rsidRPr="0027638C">
        <w:rPr>
          <w:sz w:val="24"/>
          <w:rPrChange w16du:dateUtc="2026-07-07T18:18:00Z" w:author="Author" w:date="2026-07-07T20:18:00Z" w:id="2959">
            <w:rPr>
              <w:rFonts w:ascii="Times New Roman"/>
              <w:color w:val="000000"/>
            </w:rPr>
          </w:rPrChange>
        </w:rPr>
        <w:t>magna</w:t>
      </w:r>
      <w:r w:rsidR="00A96A35" w:rsidRPr="0027638C">
        <w:rPr>
          <w:sz w:val="24"/>
          <w:rPrChange w16du:dateUtc="2026-07-07T18:18:00Z" w:author="Author" w:date="2026-07-07T20:18:00Z" w:id="2960">
            <w:rPr>
              <w:rFonts w:ascii="Times New Roman"/>
              <w:color w:val="000000"/>
              <w:spacing w:val="16"/>
            </w:rPr>
          </w:rPrChange>
        </w:rPr>
        <w:t xml:space="preserve"> </w:t>
      </w:r>
      <w:r w:rsidR="00A96A35" w:rsidRPr="0027638C">
        <w:rPr>
          <w:sz w:val="24"/>
          <w:rPrChange w16du:dateUtc="2026-07-07T18:18:00Z" w:author="Author" w:date="2026-07-07T20:18:00Z" w:id="2961">
            <w:rPr>
              <w:rFonts w:ascii="Times New Roman"/>
              <w:color w:val="000000"/>
            </w:rPr>
          </w:rPrChange>
        </w:rPr>
        <w:t>aliqua</w:t>
      </w:r>
      <w:r w:rsidR="00A96A35" w:rsidRPr="0027638C">
        <w:rPr>
          <w:sz w:val="24"/>
          <w:rPrChange w16du:dateUtc="2026-07-07T18:18:00Z" w:author="Author" w:date="2026-07-07T20:18:00Z" w:id="2962">
            <w:rPr>
              <w:rFonts w:ascii="Times New Roman"/>
              <w:color w:val="000000"/>
              <w:spacing w:val="16"/>
            </w:rPr>
          </w:rPrChange>
        </w:rPr>
        <w:t xml:space="preserve"> </w:t>
      </w:r>
      <w:r w:rsidR="00A96A35" w:rsidRPr="0027638C">
        <w:rPr>
          <w:sz w:val="24"/>
          <w:rPrChange w16du:dateUtc="2026-07-07T18:18:00Z" w:author="Author" w:date="2026-07-07T20:18:00Z" w:id="2963">
            <w:rPr>
              <w:rFonts w:ascii="Times New Roman"/>
              <w:color w:val="000000"/>
            </w:rPr>
          </w:rPrChange>
        </w:rPr>
        <w:t>lorem</w:t>
      </w:r>
      <w:r w:rsidR="00A96A35" w:rsidRPr="0027638C">
        <w:rPr>
          <w:sz w:val="24"/>
          <w:rPrChange w16du:dateUtc="2026-07-07T18:18:00Z" w:author="Author" w:date="2026-07-07T20:18:00Z" w:id="2964">
            <w:rPr>
              <w:rFonts w:ascii="Times New Roman"/>
              <w:color w:val="000000"/>
              <w:spacing w:val="16"/>
            </w:rPr>
          </w:rPrChange>
        </w:rPr>
        <w:t xml:space="preserve"> </w:t>
      </w:r>
      <w:r w:rsidR="00A96A35" w:rsidRPr="0027638C">
        <w:rPr>
          <w:sz w:val="24"/>
          <w:rPrChange w16du:dateUtc="2026-07-07T18:18:00Z" w:author="Author" w:date="2026-07-07T20:18:00Z" w:id="2965">
            <w:rPr>
              <w:rFonts w:ascii="Times New Roman"/>
              <w:color w:val="000000"/>
            </w:rPr>
          </w:rPrChange>
        </w:rPr>
        <w:t>ipsum</w:t>
      </w:r>
      <w:r w:rsidR="00A96A35" w:rsidRPr="0027638C">
        <w:rPr>
          <w:sz w:val="24"/>
          <w:rPrChange w16du:dateUtc="2026-07-07T18:18:00Z" w:author="Author" w:date="2026-07-07T20:18:00Z" w:id="2966">
            <w:rPr>
              <w:rFonts w:ascii="Times New Roman"/>
              <w:color w:val="000000"/>
              <w:spacing w:val="16"/>
            </w:rPr>
          </w:rPrChange>
        </w:rPr>
        <w:t xml:space="preserve"> </w:t>
      </w:r>
      <w:r w:rsidR="00A96A35" w:rsidRPr="0027638C">
        <w:rPr>
          <w:sz w:val="24"/>
          <w:rPrChange w16du:dateUtc="2026-07-07T18:18:00Z" w:author="Author" w:date="2026-07-07T20:18:00Z" w:id="2967">
            <w:rPr>
              <w:rFonts w:ascii="Times New Roman"/>
              <w:color w:val="000000"/>
            </w:rPr>
          </w:rPrChange>
        </w:rPr>
        <w:t>dolor</w:t>
      </w:r>
      <w:r w:rsidR="00A96A35" w:rsidRPr="0027638C">
        <w:rPr>
          <w:sz w:val="24"/>
          <w:rPrChange w16du:dateUtc="2026-07-07T18:18:00Z" w:author="Author" w:date="2026-07-07T20:18:00Z" w:id="2968">
            <w:rPr>
              <w:rFonts w:ascii="Times New Roman"/>
              <w:color w:val="000000"/>
              <w:spacing w:val="16"/>
            </w:rPr>
          </w:rPrChange>
        </w:rPr>
        <w:t xml:space="preserve"> </w:t>
      </w:r>
      <w:r w:rsidR="00A96A35" w:rsidRPr="0027638C">
        <w:rPr>
          <w:sz w:val="24"/>
          <w:rPrChange w16du:dateUtc="2026-07-07T18:18:00Z" w:author="Author" w:date="2026-07-07T20:18:00Z" w:id="2969">
            <w:rPr>
              <w:rFonts w:ascii="Times New Roman"/>
              <w:color w:val="000000"/>
            </w:rPr>
          </w:rPrChange>
        </w:rPr>
        <w:t>sit,</w:t>
      </w:r>
      <w:r w:rsidR="00A96A35" w:rsidRPr="0027638C">
        <w:rPr>
          <w:sz w:val="24"/>
          <w:rPrChange w16du:dateUtc="2026-07-07T18:18:00Z" w:author="Author" w:date="2026-07-07T20:18:00Z" w:id="2970">
            <w:rPr>
              <w:rFonts w:ascii="Times New Roman"/>
              <w:color w:val="000000"/>
              <w:spacing w:val="16"/>
            </w:rPr>
          </w:rPrChange>
        </w:rPr>
        <w:t xml:space="preserve"> </w:t>
      </w:r>
      <w:r w:rsidR="00A96A35" w:rsidRPr="0027638C">
        <w:rPr>
          <w:sz w:val="24"/>
          <w:rPrChange w16du:dateUtc="2026-07-07T18:18:00Z" w:author="Author" w:date="2026-07-07T20:18:00Z" w:id="2971">
            <w:rPr>
              <w:rFonts w:ascii="Times New Roman"/>
              <w:color w:val="000000"/>
            </w:rPr>
          </w:rPrChange>
        </w:rPr>
        <w:t>amet,</w:t>
      </w:r>
      <w:r w:rsidR="00A96A35" w:rsidRPr="0027638C">
        <w:rPr>
          <w:sz w:val="24"/>
          <w:rPrChange w16du:dateUtc="2026-07-07T18:18:00Z" w:author="Author" w:date="2026-07-07T20:18:00Z" w:id="2972">
            <w:rPr>
              <w:rFonts w:ascii="Times New Roman"/>
              <w:color w:val="000000"/>
              <w:spacing w:val="16"/>
            </w:rPr>
          </w:rPrChange>
        </w:rPr>
        <w:t xml:space="preserve"> </w:t>
      </w:r>
      <w:r w:rsidR="00A96A35" w:rsidRPr="0027638C">
        <w:rPr>
          <w:sz w:val="24"/>
          <w:rPrChange w16du:dateUtc="2026-07-07T18:18:00Z" w:author="Author" w:date="2026-07-07T20:18:00Z" w:id="2973">
            <w:rPr>
              <w:rFonts w:ascii="Times New Roman" w:hAnsi="Times New Roman"/>
              <w:color w:val="000000"/>
            </w:rPr>
          </w:rPrChange>
        </w:rPr>
        <w:t>consectetur,</w:t>
      </w:r>
      <w:del w16du:dateUtc="2026-07-07T18:18:00Z" w:author="Author" w:date="2026-07-07T20:18:00Z" w:id="2974">
        <w:r>
          <w:rPr>
            <w:color w:val="000000"/>
          </w:rPr>
          <w:cr/>
        </w:r>
      </w:del>
      <w:r w:rsidR="00A96A35" w:rsidRPr="0027638C">
        <w:rPr>
          <w:sz w:val="24"/>
          <w:rPrChange w16du:dateUtc="2026-07-07T18:18:00Z" w:author="Author" w:date="2026-07-07T20:18:00Z" w:id="2975">
            <w:rPr>
              <w:rFonts w:ascii="Times New Roman"/>
              <w:color w:val="000000"/>
              <w:spacing w:val="665"/>
            </w:rPr>
          </w:rPrChange>
        </w:rPr>
        <w:t xml:space="preserve"> </w:t>
      </w:r>
      <w:r w:rsidR="00A96A35" w:rsidRPr="0027638C">
        <w:rPr>
          <w:sz w:val="24"/>
          <w:rPrChange w16du:dateUtc="2026-07-07T18:18:00Z" w:author="Author" w:date="2026-07-07T20:18:00Z" w:id="2976">
            <w:rPr>
              <w:rFonts w:ascii="Times New Roman"/>
              <w:color w:val="000000"/>
            </w:rPr>
          </w:rPrChange>
        </w:rPr>
        <w:t>adipiscing, elit</w:t>
      </w:r>
      <w:ins w16du:dateUtc="2026-07-07T18:18:00Z" w:author="Author" w:date="2026-07-07T20:18:00Z" w:id="2977">
        <w:r w:rsidR="00A96A35" w:rsidRPr="0027638C">
          <w:rPr>
            <w:sz w:val="24"/>
            <w:szCs w:val="24"/>
          </w:rPr>
          <w:t>,</w:t>
        </w:r>
      </w:ins>
      <w:r w:rsidR="00A96A35" w:rsidRPr="0027638C">
        <w:rPr>
          <w:sz w:val="24"/>
          <w:rPrChange w16du:dateUtc="2026-07-07T18:18:00Z" w:author="Author" w:date="2026-07-07T20:18:00Z" w:id="2978">
            <w:rPr>
              <w:rFonts w:ascii="Times New Roman"/>
              <w:color w:val="000000"/>
            </w:rPr>
          </w:rPrChange>
        </w:rPr>
        <w:t xml:space="preserve"> sed do;</w:t>
      </w:r>
    </w:p>
    <w:p w14:paraId="022FB677" w14:textId="77777777" w:rsidR="008166CF" w:rsidRDefault="008166CF">
      <w:pPr>
        <w:spacing w:line="0" w:lineRule="atLeast"/>
        <w:rPr>
          <w:del w16du:dateUtc="2026-07-07T18:18:00Z" w:author="Author" w:date="2026-07-07T20:18:00Z" w:id="2979"/>
          <w:rFonts w:ascii="Arial"/>
          <w:color w:val="FF0000"/>
          <w:sz w:val="2"/>
        </w:rPr>
      </w:pPr>
    </w:p>
    <w:p w14:paraId="033D137A" w14:textId="77777777" w:rsidR="008166CF" w:rsidRDefault="00000000">
      <w:pPr>
        <w:spacing w:line="0" w:lineRule="atLeast"/>
        <w:rPr>
          <w:del w16du:dateUtc="2026-07-07T18:18:00Z" w:author="Author" w:date="2026-07-07T20:18:00Z" w:id="2980"/>
          <w:rFonts w:ascii="Arial"/>
          <w:color w:val="FF0000"/>
          <w:sz w:val="2"/>
        </w:rPr>
      </w:pPr>
      <w:del w16du:dateUtc="2026-07-07T18:18:00Z" w:author="Author" w:date="2026-07-07T20:18:00Z" w:id="2981">
        <w:r>
          <w:rPr>
            <w:rFonts w:ascii="Arial"/>
            <w:color w:val="FF0000"/>
            <w:sz w:val="2"/>
          </w:rPr>
          <w:cr/>
        </w:r>
        <w:r>
          <w:rPr>
            <w:rFonts w:ascii="Arial"/>
            <w:color w:val="FF0000"/>
            <w:sz w:val="2"/>
          </w:rPr>
          <w:br w:type="page"/>
        </w:r>
      </w:del>
    </w:p>
    <w:p w14:paraId="03C8B6B3" w14:textId="77777777" w:rsidR="008166CF" w:rsidRDefault="00CE63A4">
      <w:pPr>
        <w:spacing w:line="276" w:lineRule="exact"/>
        <w:ind w:left="3900"/>
        <w:rPr>
          <w:del w16du:dateUtc="2026-07-07T18:18:00Z" w:author="Author" w:date="2026-07-07T20:18:00Z" w:id="2982"/>
          <w:color w:val="000000"/>
          <w:sz w:val="24"/>
        </w:rPr>
      </w:pPr>
      <w:bookmarkStart w:id="2983" w:name="br5"/>
      <w:bookmarkEnd w:id="2983"/>
      <w:del w16du:dateUtc="2026-07-07T18:18:00Z" w:author="Author" w:date="2026-07-07T20:18:00Z" w:id="2984">
        <w:r>
          <w:rPr>
            <w:rFonts w:asciiTheme="minorHAnsi"/>
            <w:noProof/>
          </w:rPr>
          <w:pict w14:anchorId="68298142">
            <v:shape alt="" id="_x00003" style="position:absolute;left:0;text-align:left;margin-left:-1pt;margin-top:-1pt;width:3pt;height:3pt;z-index:-251651072;mso-wrap-edited:f;mso-width-percent:0;mso-height-percent:0;mso-position-horizontal:absolute;mso-position-horizontal-relative:page;mso-position-vertical:absolute;mso-position-vertical-relative:page;mso-width-percent:0;mso-height-percent:0" type="#_x0000_t75" o:spid="_x0000_s2073">
              <v:imagedata r:id="rId12"/>
              <w10:wrap anchorx="page" anchory="page"/>
            </v:shape>
          </w:pict>
        </w:r>
        <w:r w:rsidR="00000000">
          <w:rPr>
            <w:color w:val="000000"/>
            <w:sz w:val="24"/>
          </w:rPr>
          <w:delText>5</w:delText>
        </w:r>
      </w:del>
    </w:p>
    <w:p w14:paraId="584D9172" w14:textId="77777777" w:rsidR="009609E8" w:rsidRDefault="00000000" w:rsidRPr="0027638C">
      <w:pPr>
        <w:pStyle w:val="ListParagraph"/>
        <w:numPr>
          <w:ilvl w:val="3"/>
          <w:numId w:val="5"/>
        </w:numPr>
        <w:tabs>
          <w:tab w:pos="2880" w:val="left"/>
        </w:tabs>
        <w:spacing w:before="87" w:line="237" w:lineRule="auto"/>
        <w:ind w:right="356"/>
        <w:rPr>
          <w:sz w:val="24"/>
          <w:rPrChange w16du:dateUtc="2026-07-07T18:18:00Z" w:author="Author" w:date="2026-07-07T20:18:00Z" w:id="2985">
            <w:rPr>
              <w:rFonts w:ascii="Times New Roman"/>
              <w:color w:val="000000"/>
            </w:rPr>
          </w:rPrChange>
        </w:rPr>
        <w:pPrChange w16du:dateUtc="2026-07-07T18:18:00Z" w:author="Author" w:date="2026-07-07T20:18:00Z" w:id="2986">
          <w:pPr>
            <w:spacing w:after="0" w:before="486" w:line="253" w:lineRule="exact"/>
            <w:ind w:left="1440"/>
            <w:jc w:val="left"/>
          </w:pPr>
        </w:pPrChange>
      </w:pPr>
      <w:del w16du:dateUtc="2026-07-07T18:18:00Z" w:author="Author" w:date="2026-07-07T20:18:00Z" w:id="2987">
        <w:r>
          <w:rPr>
            <w:color w:val="000000"/>
            <w:sz w:val="24"/>
          </w:rPr>
          <w:delText>(B)</w:delText>
        </w:r>
        <w:r>
          <w:rPr>
            <w:color w:val="000000"/>
            <w:spacing w:val="340"/>
            <w:sz w:val="24"/>
          </w:rPr>
          <w:delText xml:space="preserve"> </w:delText>
        </w:r>
      </w:del>
      <w:r w:rsidR="00A96A35" w:rsidRPr="0027638C">
        <w:rPr>
          <w:sz w:val="24"/>
          <w:rPrChange w16du:dateUtc="2026-07-07T18:18:00Z" w:author="Author" w:date="2026-07-07T20:18:00Z" w:id="2988">
            <w:rPr>
              <w:rFonts w:ascii="Times New Roman"/>
              <w:color w:val="000000"/>
            </w:rPr>
          </w:rPrChange>
        </w:rPr>
        <w:t>eiusmod</w:t>
      </w:r>
      <w:r w:rsidR="00A96A35" w:rsidRPr="0027638C">
        <w:rPr>
          <w:sz w:val="24"/>
          <w:rPrChange w16du:dateUtc="2026-07-07T18:18:00Z" w:author="Author" w:date="2026-07-07T20:18:00Z" w:id="2989">
            <w:rPr>
              <w:rFonts w:ascii="Times New Roman"/>
              <w:color w:val="000000"/>
              <w:spacing w:val="46"/>
            </w:rPr>
          </w:rPrChange>
        </w:rPr>
        <w:t xml:space="preserve"> </w:t>
      </w:r>
      <w:r w:rsidR="00A96A35" w:rsidRPr="0027638C">
        <w:rPr>
          <w:sz w:val="24"/>
          <w:rPrChange w16du:dateUtc="2026-07-07T18:18:00Z" w:author="Author" w:date="2026-07-07T20:18:00Z" w:id="2990">
            <w:rPr>
              <w:rFonts w:ascii="Times New Roman"/>
              <w:color w:val="000000"/>
            </w:rPr>
          </w:rPrChange>
        </w:rPr>
        <w:t>tempor</w:t>
      </w:r>
      <w:r w:rsidR="00A96A35" w:rsidRPr="0027638C">
        <w:rPr>
          <w:sz w:val="24"/>
          <w:rPrChange w16du:dateUtc="2026-07-07T18:18:00Z" w:author="Author" w:date="2026-07-07T20:18:00Z" w:id="2991">
            <w:rPr>
              <w:rFonts w:ascii="Times New Roman"/>
              <w:color w:val="000000"/>
              <w:spacing w:val="46"/>
            </w:rPr>
          </w:rPrChange>
        </w:rPr>
        <w:t xml:space="preserve"> </w:t>
      </w:r>
      <w:r w:rsidR="00A96A35" w:rsidRPr="0027638C">
        <w:rPr>
          <w:sz w:val="24"/>
          <w:rPrChange w16du:dateUtc="2026-07-07T18:18:00Z" w:author="Author" w:date="2026-07-07T20:18:00Z" w:id="2992">
            <w:rPr>
              <w:rFonts w:ascii="Times New Roman"/>
              <w:color w:val="000000"/>
            </w:rPr>
          </w:rPrChange>
        </w:rPr>
        <w:t>incididunt</w:t>
      </w:r>
      <w:r w:rsidR="00A96A35" w:rsidRPr="0027638C">
        <w:rPr>
          <w:sz w:val="24"/>
          <w:rPrChange w16du:dateUtc="2026-07-07T18:18:00Z" w:author="Author" w:date="2026-07-07T20:18:00Z" w:id="2993">
            <w:rPr>
              <w:rFonts w:ascii="Times New Roman"/>
              <w:color w:val="000000"/>
              <w:spacing w:val="46"/>
            </w:rPr>
          </w:rPrChange>
        </w:rPr>
        <w:t xml:space="preserve"> </w:t>
      </w:r>
      <w:r w:rsidR="00A96A35" w:rsidRPr="0027638C">
        <w:rPr>
          <w:sz w:val="24"/>
          <w:rPrChange w16du:dateUtc="2026-07-07T18:18:00Z" w:author="Author" w:date="2026-07-07T20:18:00Z" w:id="2994">
            <w:rPr>
              <w:rFonts w:ascii="Times New Roman"/>
              <w:color w:val="000000"/>
            </w:rPr>
          </w:rPrChange>
        </w:rPr>
        <w:t>Ut</w:t>
      </w:r>
      <w:r w:rsidR="00A96A35" w:rsidRPr="0027638C">
        <w:rPr>
          <w:sz w:val="24"/>
          <w:rPrChange w16du:dateUtc="2026-07-07T18:18:00Z" w:author="Author" w:date="2026-07-07T20:18:00Z" w:id="2995">
            <w:rPr>
              <w:rFonts w:ascii="Times New Roman"/>
              <w:color w:val="000000"/>
              <w:spacing w:val="46"/>
            </w:rPr>
          </w:rPrChange>
        </w:rPr>
        <w:t xml:space="preserve"> </w:t>
      </w:r>
      <w:r w:rsidR="00A96A35" w:rsidRPr="0027638C">
        <w:rPr>
          <w:sz w:val="24"/>
          <w:rPrChange w16du:dateUtc="2026-07-07T18:18:00Z" w:author="Author" w:date="2026-07-07T20:18:00Z" w:id="2996">
            <w:rPr>
              <w:rFonts w:ascii="Times New Roman"/>
              <w:color w:val="000000"/>
            </w:rPr>
          </w:rPrChange>
        </w:rPr>
        <w:t>Labore,</w:t>
      </w:r>
      <w:r w:rsidR="00A96A35" w:rsidRPr="0027638C">
        <w:rPr>
          <w:sz w:val="24"/>
          <w:rPrChange w16du:dateUtc="2026-07-07T18:18:00Z" w:author="Author" w:date="2026-07-07T20:18:00Z" w:id="2997">
            <w:rPr>
              <w:rFonts w:ascii="Times New Roman"/>
              <w:color w:val="000000"/>
              <w:spacing w:val="46"/>
            </w:rPr>
          </w:rPrChange>
        </w:rPr>
        <w:t xml:space="preserve"> </w:t>
      </w:r>
      <w:r w:rsidR="00A96A35" w:rsidRPr="0027638C">
        <w:rPr>
          <w:sz w:val="24"/>
          <w:rPrChange w16du:dateUtc="2026-07-07T18:18:00Z" w:author="Author" w:date="2026-07-07T20:18:00Z" w:id="2998">
            <w:rPr>
              <w:rFonts w:ascii="Times New Roman"/>
              <w:color w:val="000000"/>
            </w:rPr>
          </w:rPrChange>
        </w:rPr>
        <w:t>et</w:t>
      </w:r>
      <w:r w:rsidR="00A96A35" w:rsidRPr="0027638C">
        <w:rPr>
          <w:sz w:val="24"/>
          <w:rPrChange w16du:dateUtc="2026-07-07T18:18:00Z" w:author="Author" w:date="2026-07-07T20:18:00Z" w:id="2999">
            <w:rPr>
              <w:rFonts w:ascii="Times New Roman"/>
              <w:color w:val="000000"/>
              <w:spacing w:val="46"/>
            </w:rPr>
          </w:rPrChange>
        </w:rPr>
        <w:t xml:space="preserve"> </w:t>
      </w:r>
      <w:r w:rsidR="00A96A35" w:rsidRPr="0027638C">
        <w:rPr>
          <w:sz w:val="24"/>
          <w:rPrChange w16du:dateUtc="2026-07-07T18:18:00Z" w:author="Author" w:date="2026-07-07T20:18:00Z" w:id="3000">
            <w:rPr>
              <w:rFonts w:ascii="Times New Roman"/>
              <w:color w:val="000000"/>
            </w:rPr>
          </w:rPrChange>
        </w:rPr>
        <w:t>dolore,</w:t>
      </w:r>
      <w:r w:rsidR="00A96A35" w:rsidRPr="0027638C">
        <w:rPr>
          <w:sz w:val="24"/>
          <w:rPrChange w16du:dateUtc="2026-07-07T18:18:00Z" w:author="Author" w:date="2026-07-07T20:18:00Z" w:id="3001">
            <w:rPr>
              <w:rFonts w:ascii="Times New Roman"/>
              <w:color w:val="000000"/>
              <w:spacing w:val="46"/>
            </w:rPr>
          </w:rPrChange>
        </w:rPr>
        <w:t xml:space="preserve"> </w:t>
      </w:r>
      <w:r w:rsidR="00A96A35" w:rsidRPr="0027638C">
        <w:rPr>
          <w:sz w:val="24"/>
          <w:rPrChange w16du:dateUtc="2026-07-07T18:18:00Z" w:author="Author" w:date="2026-07-07T20:18:00Z" w:id="3002">
            <w:rPr>
              <w:rFonts w:ascii="Times New Roman"/>
              <w:color w:val="000000"/>
            </w:rPr>
          </w:rPrChange>
        </w:rPr>
        <w:t>magna</w:t>
      </w:r>
      <w:ins w16du:dateUtc="2026-07-07T18:18:00Z" w:author="Author" w:date="2026-07-07T20:18:00Z" w:id="3003">
        <w:r w:rsidR="00A96A35" w:rsidRPr="0027638C">
          <w:rPr>
            <w:sz w:val="24"/>
            <w:szCs w:val="24"/>
          </w:rPr>
          <w:t>,</w:t>
        </w:r>
      </w:ins>
      <w:r w:rsidR="00A96A35" w:rsidRPr="0027638C">
        <w:rPr>
          <w:sz w:val="24"/>
          <w:rPrChange w16du:dateUtc="2026-07-07T18:18:00Z" w:author="Author" w:date="2026-07-07T20:18:00Z" w:id="3004">
            <w:rPr>
              <w:rFonts w:ascii="Times New Roman"/>
              <w:color w:val="000000"/>
              <w:spacing w:val="46"/>
            </w:rPr>
          </w:rPrChange>
        </w:rPr>
        <w:t xml:space="preserve"> </w:t>
      </w:r>
      <w:r w:rsidR="00A96A35" w:rsidRPr="0027638C">
        <w:rPr>
          <w:sz w:val="24"/>
          <w:rPrChange w16du:dateUtc="2026-07-07T18:18:00Z" w:author="Author" w:date="2026-07-07T20:18:00Z" w:id="3005">
            <w:rPr>
              <w:rFonts w:ascii="Times New Roman"/>
              <w:color w:val="000000"/>
            </w:rPr>
          </w:rPrChange>
        </w:rPr>
        <w:t>aliqua</w:t>
      </w:r>
      <w:r w:rsidR="00A96A35" w:rsidRPr="0027638C">
        <w:rPr>
          <w:sz w:val="24"/>
          <w:rPrChange w16du:dateUtc="2026-07-07T18:18:00Z" w:author="Author" w:date="2026-07-07T20:18:00Z" w:id="3006">
            <w:rPr>
              <w:rFonts w:ascii="Times New Roman"/>
              <w:color w:val="000000"/>
              <w:spacing w:val="46"/>
            </w:rPr>
          </w:rPrChange>
        </w:rPr>
        <w:t xml:space="preserve"> </w:t>
      </w:r>
      <w:r w:rsidR="00A96A35" w:rsidRPr="0027638C">
        <w:rPr>
          <w:sz w:val="24"/>
          <w:rPrChange w16du:dateUtc="2026-07-07T18:18:00Z" w:author="Author" w:date="2026-07-07T20:18:00Z" w:id="3007">
            <w:rPr>
              <w:rFonts w:ascii="Times New Roman" w:hAnsi="Times New Roman"/>
              <w:color w:val="000000"/>
            </w:rPr>
          </w:rPrChange>
        </w:rPr>
        <w:t>lorem</w:t>
      </w:r>
      <w:del w16du:dateUtc="2026-07-07T18:18:00Z" w:author="Author" w:date="2026-07-07T20:18:00Z" w:id="3008">
        <w:r>
          <w:rPr>
            <w:color w:val="000000"/>
          </w:rPr>
          <w:cr/>
        </w:r>
      </w:del>
      <w:r w:rsidR="00A96A35" w:rsidRPr="0027638C">
        <w:rPr>
          <w:sz w:val="24"/>
          <w:rPrChange w16du:dateUtc="2026-07-07T18:18:00Z" w:author="Author" w:date="2026-07-07T20:18:00Z" w:id="3009">
            <w:rPr>
              <w:rFonts w:ascii="Times New Roman"/>
              <w:color w:val="000000"/>
              <w:spacing w:val="665"/>
            </w:rPr>
          </w:rPrChange>
        </w:rPr>
        <w:t xml:space="preserve"> </w:t>
      </w:r>
      <w:r w:rsidR="00A96A35" w:rsidRPr="0027638C">
        <w:rPr>
          <w:sz w:val="24"/>
          <w:rPrChange w16du:dateUtc="2026-07-07T18:18:00Z" w:author="Author" w:date="2026-07-07T20:18:00Z" w:id="3010">
            <w:rPr>
              <w:rFonts w:ascii="Times New Roman"/>
              <w:color w:val="000000"/>
            </w:rPr>
          </w:rPrChange>
        </w:rPr>
        <w:t>ipsum</w:t>
      </w:r>
      <w:r w:rsidR="00A96A35" w:rsidRPr="0027638C">
        <w:rPr>
          <w:sz w:val="24"/>
          <w:rPrChange w16du:dateUtc="2026-07-07T18:18:00Z" w:author="Author" w:date="2026-07-07T20:18:00Z" w:id="3011">
            <w:rPr>
              <w:rFonts w:ascii="Times New Roman"/>
              <w:color w:val="000000"/>
              <w:spacing w:val="39"/>
            </w:rPr>
          </w:rPrChange>
        </w:rPr>
        <w:t xml:space="preserve"> </w:t>
      </w:r>
      <w:r w:rsidR="00A96A35" w:rsidRPr="0027638C">
        <w:rPr>
          <w:sz w:val="24"/>
          <w:rPrChange w16du:dateUtc="2026-07-07T18:18:00Z" w:author="Author" w:date="2026-07-07T20:18:00Z" w:id="3012">
            <w:rPr>
              <w:rFonts w:ascii="Times New Roman"/>
              <w:color w:val="000000"/>
            </w:rPr>
          </w:rPrChange>
        </w:rPr>
        <w:t>dolor</w:t>
      </w:r>
      <w:r w:rsidR="00A96A35" w:rsidRPr="0027638C">
        <w:rPr>
          <w:sz w:val="24"/>
          <w:rPrChange w16du:dateUtc="2026-07-07T18:18:00Z" w:author="Author" w:date="2026-07-07T20:18:00Z" w:id="3013">
            <w:rPr>
              <w:rFonts w:ascii="Times New Roman"/>
              <w:color w:val="000000"/>
              <w:spacing w:val="39"/>
            </w:rPr>
          </w:rPrChange>
        </w:rPr>
        <w:t xml:space="preserve"> </w:t>
      </w:r>
      <w:r w:rsidR="00A96A35" w:rsidRPr="0027638C">
        <w:rPr>
          <w:sz w:val="24"/>
          <w:rPrChange w16du:dateUtc="2026-07-07T18:18:00Z" w:author="Author" w:date="2026-07-07T20:18:00Z" w:id="3014">
            <w:rPr>
              <w:rFonts w:ascii="Times New Roman"/>
              <w:color w:val="000000"/>
            </w:rPr>
          </w:rPrChange>
        </w:rPr>
        <w:t>Sit</w:t>
      </w:r>
      <w:r w:rsidR="00A96A35" w:rsidRPr="0027638C">
        <w:rPr>
          <w:sz w:val="24"/>
          <w:rPrChange w16du:dateUtc="2026-07-07T18:18:00Z" w:author="Author" w:date="2026-07-07T20:18:00Z" w:id="3015">
            <w:rPr>
              <w:rFonts w:ascii="Times New Roman"/>
              <w:color w:val="000000"/>
              <w:spacing w:val="39"/>
            </w:rPr>
          </w:rPrChange>
        </w:rPr>
        <w:t xml:space="preserve"> </w:t>
      </w:r>
      <w:r w:rsidR="00A96A35" w:rsidRPr="0027638C">
        <w:rPr>
          <w:sz w:val="24"/>
          <w:rPrChange w16du:dateUtc="2026-07-07T18:18:00Z" w:author="Author" w:date="2026-07-07T20:18:00Z" w:id="3016">
            <w:rPr>
              <w:rFonts w:ascii="Times New Roman"/>
              <w:color w:val="000000"/>
            </w:rPr>
          </w:rPrChange>
        </w:rPr>
        <w:t>Amet</w:t>
      </w:r>
      <w:r w:rsidR="00A96A35" w:rsidRPr="0027638C">
        <w:rPr>
          <w:sz w:val="24"/>
          <w:rPrChange w16du:dateUtc="2026-07-07T18:18:00Z" w:author="Author" w:date="2026-07-07T20:18:00Z" w:id="3017">
            <w:rPr>
              <w:rFonts w:ascii="Times New Roman"/>
              <w:color w:val="000000"/>
              <w:spacing w:val="39"/>
            </w:rPr>
          </w:rPrChange>
        </w:rPr>
        <w:t xml:space="preserve"> </w:t>
      </w:r>
      <w:r w:rsidR="00A96A35" w:rsidRPr="0027638C">
        <w:rPr>
          <w:sz w:val="24"/>
          <w:rPrChange w16du:dateUtc="2026-07-07T18:18:00Z" w:author="Author" w:date="2026-07-07T20:18:00Z" w:id="3018">
            <w:rPr>
              <w:rFonts w:ascii="Times New Roman"/>
              <w:color w:val="000000"/>
            </w:rPr>
          </w:rPrChange>
        </w:rPr>
        <w:t>Consectetur</w:t>
      </w:r>
      <w:r w:rsidR="00A96A35" w:rsidRPr="0027638C">
        <w:rPr>
          <w:sz w:val="24"/>
          <w:rPrChange w16du:dateUtc="2026-07-07T18:18:00Z" w:author="Author" w:date="2026-07-07T20:18:00Z" w:id="3019">
            <w:rPr>
              <w:rFonts w:ascii="Times New Roman"/>
              <w:color w:val="000000"/>
              <w:spacing w:val="39"/>
            </w:rPr>
          </w:rPrChange>
        </w:rPr>
        <w:t xml:space="preserve"> </w:t>
      </w:r>
      <w:r w:rsidR="00A96A35" w:rsidRPr="0027638C">
        <w:rPr>
          <w:sz w:val="24"/>
          <w:rPrChange w16du:dateUtc="2026-07-07T18:18:00Z" w:author="Author" w:date="2026-07-07T20:18:00Z" w:id="3020">
            <w:rPr>
              <w:rFonts w:ascii="Times New Roman"/>
              <w:color w:val="000000"/>
            </w:rPr>
          </w:rPrChange>
        </w:rPr>
        <w:t>adipiscing</w:t>
      </w:r>
      <w:r w:rsidR="00A96A35" w:rsidRPr="0027638C">
        <w:rPr>
          <w:sz w:val="24"/>
          <w:rPrChange w16du:dateUtc="2026-07-07T18:18:00Z" w:author="Author" w:date="2026-07-07T20:18:00Z" w:id="3021">
            <w:rPr>
              <w:rFonts w:ascii="Times New Roman"/>
              <w:color w:val="000000"/>
              <w:spacing w:val="39"/>
            </w:rPr>
          </w:rPrChange>
        </w:rPr>
        <w:t xml:space="preserve"> </w:t>
      </w:r>
      <w:r w:rsidR="00A96A35" w:rsidRPr="0027638C">
        <w:rPr>
          <w:sz w:val="24"/>
          <w:rPrChange w16du:dateUtc="2026-07-07T18:18:00Z" w:author="Author" w:date="2026-07-07T20:18:00Z" w:id="3022">
            <w:rPr>
              <w:rFonts w:ascii="Times New Roman"/>
              <w:color w:val="000000"/>
            </w:rPr>
          </w:rPrChange>
        </w:rPr>
        <w:t>elit</w:t>
      </w:r>
      <w:r w:rsidR="00A96A35" w:rsidRPr="0027638C">
        <w:rPr>
          <w:sz w:val="24"/>
          <w:rPrChange w16du:dateUtc="2026-07-07T18:18:00Z" w:author="Author" w:date="2026-07-07T20:18:00Z" w:id="3023">
            <w:rPr>
              <w:rFonts w:ascii="Times New Roman"/>
              <w:color w:val="000000"/>
              <w:spacing w:val="39"/>
            </w:rPr>
          </w:rPrChange>
        </w:rPr>
        <w:t xml:space="preserve"> </w:t>
      </w:r>
      <w:r w:rsidR="00A96A35" w:rsidRPr="0027638C">
        <w:rPr>
          <w:sz w:val="24"/>
          <w:rPrChange w16du:dateUtc="2026-07-07T18:18:00Z" w:author="Author" w:date="2026-07-07T20:18:00Z" w:id="3024">
            <w:rPr>
              <w:rFonts w:ascii="Times New Roman"/>
              <w:color w:val="000000"/>
            </w:rPr>
          </w:rPrChange>
        </w:rPr>
        <w:t>sed</w:t>
      </w:r>
      <w:r w:rsidR="00A96A35" w:rsidRPr="0027638C">
        <w:rPr>
          <w:sz w:val="24"/>
          <w:rPrChange w16du:dateUtc="2026-07-07T18:18:00Z" w:author="Author" w:date="2026-07-07T20:18:00Z" w:id="3025">
            <w:rPr>
              <w:rFonts w:ascii="Times New Roman"/>
              <w:color w:val="000000"/>
              <w:spacing w:val="39"/>
            </w:rPr>
          </w:rPrChange>
        </w:rPr>
        <w:t xml:space="preserve"> </w:t>
      </w:r>
      <w:r w:rsidR="00A96A35" w:rsidRPr="0027638C">
        <w:rPr>
          <w:sz w:val="24"/>
          <w:rPrChange w16du:dateUtc="2026-07-07T18:18:00Z" w:author="Author" w:date="2026-07-07T20:18:00Z" w:id="3026">
            <w:rPr>
              <w:rFonts w:ascii="Times New Roman"/>
              <w:color w:val="000000"/>
            </w:rPr>
          </w:rPrChange>
        </w:rPr>
        <w:t>do</w:t>
      </w:r>
      <w:r w:rsidR="00A96A35" w:rsidRPr="0027638C">
        <w:rPr>
          <w:sz w:val="24"/>
          <w:rPrChange w16du:dateUtc="2026-07-07T18:18:00Z" w:author="Author" w:date="2026-07-07T20:18:00Z" w:id="3027">
            <w:rPr>
              <w:rFonts w:ascii="Times New Roman"/>
              <w:color w:val="000000"/>
              <w:spacing w:val="39"/>
            </w:rPr>
          </w:rPrChange>
        </w:rPr>
        <w:t xml:space="preserve"> </w:t>
      </w:r>
      <w:r w:rsidR="00A96A35" w:rsidRPr="0027638C">
        <w:rPr>
          <w:sz w:val="24"/>
          <w:rPrChange w16du:dateUtc="2026-07-07T18:18:00Z" w:author="Author" w:date="2026-07-07T20:18:00Z" w:id="3028">
            <w:rPr>
              <w:rFonts w:ascii="Times New Roman" w:hAnsi="Times New Roman"/>
              <w:color w:val="000000"/>
            </w:rPr>
          </w:rPrChange>
        </w:rPr>
        <w:t>eiusmod</w:t>
      </w:r>
      <w:del w16du:dateUtc="2026-07-07T18:18:00Z" w:author="Author" w:date="2026-07-07T20:18:00Z" w:id="3029">
        <w:r>
          <w:rPr>
            <w:color w:val="000000"/>
          </w:rPr>
          <w:cr/>
        </w:r>
      </w:del>
      <w:r w:rsidR="00A96A35" w:rsidRPr="0027638C">
        <w:rPr>
          <w:sz w:val="24"/>
          <w:rPrChange w16du:dateUtc="2026-07-07T18:18:00Z" w:author="Author" w:date="2026-07-07T20:18:00Z" w:id="3030">
            <w:rPr>
              <w:rFonts w:ascii="Times New Roman"/>
              <w:color w:val="000000"/>
              <w:spacing w:val="665"/>
            </w:rPr>
          </w:rPrChange>
        </w:rPr>
        <w:t xml:space="preserve"> </w:t>
      </w:r>
      <w:r w:rsidR="00A96A35" w:rsidRPr="0027638C">
        <w:rPr>
          <w:sz w:val="24"/>
          <w:rPrChange w16du:dateUtc="2026-07-07T18:18:00Z" w:author="Author" w:date="2026-07-07T20:18:00Z" w:id="3031">
            <w:rPr>
              <w:rFonts w:ascii="Times New Roman"/>
              <w:color w:val="000000"/>
            </w:rPr>
          </w:rPrChange>
        </w:rPr>
        <w:t>tempor</w:t>
      </w:r>
      <w:del w16du:dateUtc="2026-07-07T18:18:00Z" w:author="Author" w:date="2026-07-07T20:18:00Z" w:id="3032">
        <w:r>
          <w:rPr>
            <w:color w:val="000000"/>
          </w:rPr>
          <w:delText>-</w:delText>
        </w:r>
      </w:del>
      <w:ins w16du:dateUtc="2026-07-07T18:18:00Z" w:author="Author" w:date="2026-07-07T20:18:00Z" w:id="3033">
        <w:r w:rsidR="00A96A35" w:rsidRPr="0027638C">
          <w:rPr>
            <w:sz w:val="24"/>
            <w:szCs w:val="24"/>
          </w:rPr>
          <w:t xml:space="preserve"> </w:t>
        </w:r>
      </w:ins>
      <w:r w:rsidR="00A96A35" w:rsidRPr="0027638C">
        <w:rPr>
          <w:sz w:val="24"/>
          <w:rPrChange w16du:dateUtc="2026-07-07T18:18:00Z" w:author="Author" w:date="2026-07-07T20:18:00Z" w:id="3034">
            <w:rPr>
              <w:rFonts w:ascii="Times New Roman"/>
              <w:color w:val="000000"/>
            </w:rPr>
          </w:rPrChange>
        </w:rPr>
        <w:t>incididunt</w:t>
      </w:r>
      <w:r w:rsidR="00A96A35" w:rsidRPr="0027638C">
        <w:rPr>
          <w:spacing w:val="-3"/>
          <w:sz w:val="24"/>
          <w:rPrChange w16du:dateUtc="2026-07-07T18:18:00Z" w:author="Author" w:date="2026-07-07T20:18:00Z" w:id="3035">
            <w:rPr>
              <w:rFonts w:ascii="Times New Roman"/>
              <w:color w:val="000000"/>
              <w:spacing w:val="1"/>
            </w:rPr>
          </w:rPrChange>
        </w:rPr>
        <w:t xml:space="preserve"> </w:t>
      </w:r>
      <w:r w:rsidR="00A96A35" w:rsidRPr="0027638C">
        <w:rPr>
          <w:sz w:val="24"/>
          <w:rPrChange w16du:dateUtc="2026-07-07T18:18:00Z" w:author="Author" w:date="2026-07-07T20:18:00Z" w:id="3036">
            <w:rPr>
              <w:rFonts w:ascii="Times New Roman"/>
              <w:color w:val="000000"/>
            </w:rPr>
          </w:rPrChange>
        </w:rPr>
        <w:t>(ut</w:t>
      </w:r>
      <w:r w:rsidR="00A96A35" w:rsidRPr="0027638C">
        <w:rPr>
          <w:spacing w:val="-3"/>
          <w:sz w:val="24"/>
          <w:rPrChange w16du:dateUtc="2026-07-07T18:18:00Z" w:author="Author" w:date="2026-07-07T20:18:00Z" w:id="3037">
            <w:rPr>
              <w:rFonts w:ascii="Times New Roman"/>
              <w:color w:val="000000"/>
              <w:spacing w:val="1"/>
            </w:rPr>
          </w:rPrChange>
        </w:rPr>
        <w:t xml:space="preserve"> </w:t>
      </w:r>
      <w:r w:rsidR="00A96A35" w:rsidRPr="0027638C">
        <w:rPr>
          <w:sz w:val="24"/>
          <w:rPrChange w16du:dateUtc="2026-07-07T18:18:00Z" w:author="Author" w:date="2026-07-07T20:18:00Z" w:id="3038">
            <w:rPr>
              <w:rFonts w:ascii="Times New Roman"/>
              <w:color w:val="000000"/>
            </w:rPr>
          </w:rPrChange>
        </w:rPr>
        <w:t>labore</w:t>
      </w:r>
      <w:r w:rsidR="00A96A35" w:rsidRPr="0027638C">
        <w:rPr>
          <w:spacing w:val="-3"/>
          <w:sz w:val="24"/>
          <w:rPrChange w16du:dateUtc="2026-07-07T18:18:00Z" w:author="Author" w:date="2026-07-07T20:18:00Z" w:id="3039">
            <w:rPr>
              <w:rFonts w:ascii="Times New Roman"/>
              <w:color w:val="000000"/>
              <w:spacing w:val="1"/>
            </w:rPr>
          </w:rPrChange>
        </w:rPr>
        <w:t xml:space="preserve"> </w:t>
      </w:r>
      <w:r w:rsidR="00A96A35" w:rsidRPr="0027638C">
        <w:rPr>
          <w:sz w:val="24"/>
          <w:rPrChange w16du:dateUtc="2026-07-07T18:18:00Z" w:author="Author" w:date="2026-07-07T20:18:00Z" w:id="3040">
            <w:rPr>
              <w:rFonts w:ascii="Times New Roman"/>
              <w:color w:val="000000"/>
            </w:rPr>
          </w:rPrChange>
        </w:rPr>
        <w:t>et</w:t>
      </w:r>
      <w:r w:rsidR="00A96A35" w:rsidRPr="0027638C">
        <w:rPr>
          <w:spacing w:val="-3"/>
          <w:sz w:val="24"/>
          <w:rPrChange w16du:dateUtc="2026-07-07T18:18:00Z" w:author="Author" w:date="2026-07-07T20:18:00Z" w:id="3041">
            <w:rPr>
              <w:rFonts w:ascii="Times New Roman"/>
              <w:color w:val="000000"/>
              <w:spacing w:val="1"/>
            </w:rPr>
          </w:rPrChange>
        </w:rPr>
        <w:t xml:space="preserve"> </w:t>
      </w:r>
      <w:r w:rsidR="00A96A35" w:rsidRPr="0027638C">
        <w:rPr>
          <w:sz w:val="24"/>
          <w:rPrChange w16du:dateUtc="2026-07-07T18:18:00Z" w:author="Author" w:date="2026-07-07T20:18:00Z" w:id="3042">
            <w:rPr>
              <w:rFonts w:ascii="Times New Roman"/>
              <w:color w:val="000000"/>
            </w:rPr>
          </w:rPrChange>
        </w:rPr>
        <w:t>dolore,</w:t>
      </w:r>
      <w:r w:rsidR="00A96A35" w:rsidRPr="0027638C">
        <w:rPr>
          <w:spacing w:val="-3"/>
          <w:sz w:val="24"/>
          <w:rPrChange w16du:dateUtc="2026-07-07T18:18:00Z" w:author="Author" w:date="2026-07-07T20:18:00Z" w:id="3043">
            <w:rPr>
              <w:rFonts w:ascii="Times New Roman"/>
              <w:color w:val="000000"/>
              <w:spacing w:val="1"/>
            </w:rPr>
          </w:rPrChange>
        </w:rPr>
        <w:t xml:space="preserve"> </w:t>
      </w:r>
      <w:r w:rsidR="00A96A35" w:rsidRPr="0027638C">
        <w:rPr>
          <w:sz w:val="24"/>
          <w:rPrChange w16du:dateUtc="2026-07-07T18:18:00Z" w:author="Author" w:date="2026-07-07T20:18:00Z" w:id="3044">
            <w:rPr>
              <w:rFonts w:ascii="Times New Roman"/>
              <w:color w:val="000000"/>
            </w:rPr>
          </w:rPrChange>
        </w:rPr>
        <w:t>magna</w:t>
      </w:r>
      <w:r w:rsidR="00A96A35" w:rsidRPr="0027638C">
        <w:rPr>
          <w:spacing w:val="-3"/>
          <w:sz w:val="24"/>
          <w:rPrChange w16du:dateUtc="2026-07-07T18:18:00Z" w:author="Author" w:date="2026-07-07T20:18:00Z" w:id="3045">
            <w:rPr>
              <w:rFonts w:ascii="Times New Roman"/>
              <w:color w:val="000000"/>
              <w:spacing w:val="1"/>
            </w:rPr>
          </w:rPrChange>
        </w:rPr>
        <w:t xml:space="preserve"> </w:t>
      </w:r>
      <w:r w:rsidR="00A96A35" w:rsidRPr="0027638C">
        <w:rPr>
          <w:sz w:val="24"/>
          <w:rPrChange w16du:dateUtc="2026-07-07T18:18:00Z" w:author="Author" w:date="2026-07-07T20:18:00Z" w:id="3046">
            <w:rPr>
              <w:rFonts w:ascii="Times New Roman"/>
              <w:color w:val="000000"/>
            </w:rPr>
          </w:rPrChange>
        </w:rPr>
        <w:t>aliqua</w:t>
      </w:r>
      <w:ins w16du:dateUtc="2026-07-07T18:18:00Z" w:author="Author" w:date="2026-07-07T20:18:00Z" w:id="3047">
        <w:r w:rsidR="00A96A35" w:rsidRPr="0027638C">
          <w:rPr>
            <w:spacing w:val="-3"/>
            <w:sz w:val="24"/>
            <w:szCs w:val="24"/>
          </w:rPr>
          <w:t>,</w:t>
        </w:r>
      </w:ins>
      <w:r w:rsidR="00A96A35" w:rsidRPr="0027638C">
        <w:rPr>
          <w:spacing w:val="-3"/>
          <w:sz w:val="24"/>
          <w:rPrChange w16du:dateUtc="2026-07-07T18:18:00Z" w:author="Author" w:date="2026-07-07T20:18:00Z" w:id="3048">
            <w:rPr>
              <w:rFonts w:ascii="Times New Roman"/>
              <w:color w:val="000000"/>
              <w:spacing w:val="1"/>
            </w:rPr>
          </w:rPrChange>
        </w:rPr>
        <w:t xml:space="preserve"> </w:t>
      </w:r>
      <w:r w:rsidR="00A96A35" w:rsidRPr="0027638C">
        <w:rPr>
          <w:sz w:val="24"/>
          <w:rPrChange w16du:dateUtc="2026-07-07T18:18:00Z" w:author="Author" w:date="2026-07-07T20:18:00Z" w:id="3049">
            <w:rPr>
              <w:rFonts w:ascii="Times New Roman"/>
              <w:color w:val="000000"/>
            </w:rPr>
          </w:rPrChange>
        </w:rPr>
        <w:t>lorem</w:t>
      </w:r>
      <w:r w:rsidR="00A96A35" w:rsidRPr="0027638C">
        <w:rPr>
          <w:spacing w:val="-3"/>
          <w:sz w:val="24"/>
          <w:rPrChange w16du:dateUtc="2026-07-07T18:18:00Z" w:author="Author" w:date="2026-07-07T20:18:00Z" w:id="3050">
            <w:rPr>
              <w:rFonts w:ascii="Times New Roman"/>
              <w:color w:val="000000"/>
              <w:spacing w:val="1"/>
            </w:rPr>
          </w:rPrChange>
        </w:rPr>
        <w:t xml:space="preserve"> </w:t>
      </w:r>
      <w:r w:rsidR="00A96A35" w:rsidRPr="0027638C">
        <w:rPr>
          <w:sz w:val="24"/>
          <w:rPrChange w16du:dateUtc="2026-07-07T18:18:00Z" w:author="Author" w:date="2026-07-07T20:18:00Z" w:id="3051">
            <w:rPr>
              <w:rFonts w:ascii="Times New Roman"/>
              <w:color w:val="000000"/>
            </w:rPr>
          </w:rPrChange>
        </w:rPr>
        <w:t>ipsum</w:t>
      </w:r>
      <w:r w:rsidR="00A96A35" w:rsidRPr="0027638C">
        <w:rPr>
          <w:spacing w:val="-3"/>
          <w:sz w:val="24"/>
          <w:rPrChange w16du:dateUtc="2026-07-07T18:18:00Z" w:author="Author" w:date="2026-07-07T20:18:00Z" w:id="3052">
            <w:rPr>
              <w:rFonts w:ascii="Times New Roman"/>
              <w:color w:val="000000"/>
              <w:spacing w:val="1"/>
            </w:rPr>
          </w:rPrChange>
        </w:rPr>
        <w:t xml:space="preserve"> </w:t>
      </w:r>
      <w:r w:rsidR="00A96A35" w:rsidRPr="0027638C">
        <w:rPr>
          <w:sz w:val="24"/>
          <w:rPrChange w16du:dateUtc="2026-07-07T18:18:00Z" w:author="Author" w:date="2026-07-07T20:18:00Z" w:id="3053">
            <w:rPr>
              <w:rFonts w:ascii="Times New Roman"/>
              <w:color w:val="000000"/>
            </w:rPr>
          </w:rPrChange>
        </w:rPr>
        <w:t>dolor</w:t>
      </w:r>
      <w:r w:rsidR="00A96A35" w:rsidRPr="0027638C">
        <w:rPr>
          <w:spacing w:val="-3"/>
          <w:sz w:val="24"/>
          <w:rPrChange w16du:dateUtc="2026-07-07T18:18:00Z" w:author="Author" w:date="2026-07-07T20:18:00Z" w:id="3054">
            <w:rPr>
              <w:rFonts w:ascii="Times New Roman"/>
              <w:color w:val="000000"/>
              <w:spacing w:val="1"/>
            </w:rPr>
          </w:rPrChange>
        </w:rPr>
        <w:t xml:space="preserve"> </w:t>
      </w:r>
      <w:r w:rsidR="00A96A35" w:rsidRPr="0027638C">
        <w:rPr>
          <w:sz w:val="24"/>
          <w:rPrChange w16du:dateUtc="2026-07-07T18:18:00Z" w:author="Author" w:date="2026-07-07T20:18:00Z" w:id="3055">
            <w:rPr>
              <w:rFonts w:ascii="Times New Roman" w:hAnsi="Times New Roman"/>
              <w:color w:val="000000"/>
            </w:rPr>
          </w:rPrChange>
        </w:rPr>
        <w:t>sit);</w:t>
      </w:r>
      <w:del w16du:dateUtc="2026-07-07T18:18:00Z" w:author="Author" w:date="2026-07-07T20:18:00Z" w:id="3056">
        <w:r>
          <w:rPr>
            <w:color w:val="000000"/>
          </w:rPr>
          <w:cr/>
        </w:r>
      </w:del>
      <w:r w:rsidR="00A96A35" w:rsidRPr="0027638C">
        <w:rPr>
          <w:sz w:val="24"/>
          <w:rPrChange w16du:dateUtc="2026-07-07T18:18:00Z" w:author="Author" w:date="2026-07-07T20:18:00Z" w:id="3057">
            <w:rPr>
              <w:rFonts w:ascii="Times New Roman"/>
              <w:color w:val="000000"/>
              <w:spacing w:val="665"/>
            </w:rPr>
          </w:rPrChange>
        </w:rPr>
        <w:t xml:space="preserve"> </w:t>
      </w:r>
      <w:r w:rsidR="00A96A35" w:rsidRPr="0027638C">
        <w:rPr>
          <w:spacing w:val="-6"/>
          <w:sz w:val="24"/>
          <w:rPrChange w16du:dateUtc="2026-07-07T18:18:00Z" w:author="Author" w:date="2026-07-07T20:18:00Z" w:id="3058">
            <w:rPr>
              <w:rFonts w:ascii="Times New Roman"/>
              <w:color w:val="000000"/>
            </w:rPr>
          </w:rPrChange>
        </w:rPr>
        <w:t>amet</w:t>
      </w:r>
    </w:p>
    <w:p w14:paraId="584D9173" w14:textId="77777777" w:rsidR="009609E8" w:rsidRDefault="00000000" w:rsidRPr="0027638C">
      <w:pPr>
        <w:pStyle w:val="ListParagraph"/>
        <w:numPr>
          <w:ilvl w:val="3"/>
          <w:numId w:val="5"/>
        </w:numPr>
        <w:tabs>
          <w:tab w:pos="2880" w:val="left"/>
        </w:tabs>
        <w:spacing w:before="242" w:line="237" w:lineRule="auto"/>
        <w:ind w:right="359"/>
        <w:rPr>
          <w:sz w:val="24"/>
          <w:rPrChange w16du:dateUtc="2026-07-07T18:18:00Z" w:author="Author" w:date="2026-07-07T20:18:00Z" w:id="3059">
            <w:rPr>
              <w:rFonts w:ascii="Times New Roman"/>
              <w:color w:val="000000"/>
            </w:rPr>
          </w:rPrChange>
        </w:rPr>
        <w:pPrChange w16du:dateUtc="2026-07-07T18:18:00Z" w:author="Author" w:date="2026-07-07T20:18:00Z" w:id="3060">
          <w:pPr>
            <w:spacing w:after="0" w:before="259" w:line="254" w:lineRule="exact"/>
            <w:ind w:left="1440"/>
            <w:jc w:val="left"/>
          </w:pPr>
        </w:pPrChange>
      </w:pPr>
      <w:del w16du:dateUtc="2026-07-07T18:18:00Z" w:author="Author" w:date="2026-07-07T20:18:00Z" w:id="3061">
        <w:r>
          <w:rPr>
            <w:color w:val="000000"/>
            <w:sz w:val="24"/>
          </w:rPr>
          <w:delText>(C)</w:delText>
        </w:r>
        <w:r>
          <w:rPr>
            <w:color w:val="000000"/>
            <w:spacing w:val="340"/>
            <w:sz w:val="24"/>
          </w:rPr>
          <w:delText xml:space="preserve"> </w:delText>
        </w:r>
      </w:del>
      <w:r w:rsidR="00A96A35" w:rsidRPr="0027638C">
        <w:rPr>
          <w:sz w:val="24"/>
          <w:rPrChange w16du:dateUtc="2026-07-07T18:18:00Z" w:author="Author" w:date="2026-07-07T20:18:00Z" w:id="3062">
            <w:rPr>
              <w:rFonts w:ascii="Times New Roman"/>
              <w:color w:val="000000"/>
            </w:rPr>
          </w:rPrChange>
        </w:rPr>
        <w:t>consectetur</w:t>
      </w:r>
      <w:r w:rsidR="00A96A35" w:rsidRPr="0027638C">
        <w:rPr>
          <w:sz w:val="24"/>
          <w:rPrChange w16du:dateUtc="2026-07-07T18:18:00Z" w:author="Author" w:date="2026-07-07T20:18:00Z" w:id="3063">
            <w:rPr>
              <w:rFonts w:ascii="Times New Roman"/>
              <w:color w:val="000000"/>
              <w:spacing w:val="68"/>
            </w:rPr>
          </w:rPrChange>
        </w:rPr>
        <w:t xml:space="preserve"> </w:t>
      </w:r>
      <w:r w:rsidR="00A96A35" w:rsidRPr="0027638C">
        <w:rPr>
          <w:sz w:val="24"/>
          <w:rPrChange w16du:dateUtc="2026-07-07T18:18:00Z" w:author="Author" w:date="2026-07-07T20:18:00Z" w:id="3064">
            <w:rPr>
              <w:rFonts w:ascii="Times New Roman"/>
              <w:color w:val="000000"/>
            </w:rPr>
          </w:rPrChange>
        </w:rPr>
        <w:t>adipiscing</w:t>
      </w:r>
      <w:r w:rsidR="00A96A35" w:rsidRPr="0027638C">
        <w:rPr>
          <w:sz w:val="24"/>
          <w:rPrChange w16du:dateUtc="2026-07-07T18:18:00Z" w:author="Author" w:date="2026-07-07T20:18:00Z" w:id="3065">
            <w:rPr>
              <w:rFonts w:ascii="Times New Roman"/>
              <w:color w:val="000000"/>
              <w:spacing w:val="68"/>
            </w:rPr>
          </w:rPrChange>
        </w:rPr>
        <w:t xml:space="preserve"> </w:t>
      </w:r>
      <w:r w:rsidR="00A96A35" w:rsidRPr="0027638C">
        <w:rPr>
          <w:sz w:val="24"/>
          <w:rPrChange w16du:dateUtc="2026-07-07T18:18:00Z" w:author="Author" w:date="2026-07-07T20:18:00Z" w:id="3066">
            <w:rPr>
              <w:rFonts w:ascii="Times New Roman"/>
              <w:color w:val="000000"/>
            </w:rPr>
          </w:rPrChange>
        </w:rPr>
        <w:t>elit</w:t>
      </w:r>
      <w:r w:rsidR="00A96A35" w:rsidRPr="0027638C">
        <w:rPr>
          <w:sz w:val="24"/>
          <w:rPrChange w16du:dateUtc="2026-07-07T18:18:00Z" w:author="Author" w:date="2026-07-07T20:18:00Z" w:id="3067">
            <w:rPr>
              <w:rFonts w:ascii="Times New Roman"/>
              <w:color w:val="000000"/>
              <w:spacing w:val="68"/>
            </w:rPr>
          </w:rPrChange>
        </w:rPr>
        <w:t xml:space="preserve"> </w:t>
      </w:r>
      <w:r w:rsidR="00A96A35" w:rsidRPr="0027638C">
        <w:rPr>
          <w:sz w:val="24"/>
          <w:rPrChange w16du:dateUtc="2026-07-07T18:18:00Z" w:author="Author" w:date="2026-07-07T20:18:00Z" w:id="3068">
            <w:rPr>
              <w:rFonts w:ascii="Times New Roman"/>
              <w:color w:val="000000"/>
            </w:rPr>
          </w:rPrChange>
        </w:rPr>
        <w:t>sed</w:t>
      </w:r>
      <w:r w:rsidR="00A96A35" w:rsidRPr="0027638C">
        <w:rPr>
          <w:sz w:val="24"/>
          <w:rPrChange w16du:dateUtc="2026-07-07T18:18:00Z" w:author="Author" w:date="2026-07-07T20:18:00Z" w:id="3069">
            <w:rPr>
              <w:rFonts w:ascii="Times New Roman"/>
              <w:color w:val="000000"/>
              <w:spacing w:val="68"/>
            </w:rPr>
          </w:rPrChange>
        </w:rPr>
        <w:t xml:space="preserve"> </w:t>
      </w:r>
      <w:r w:rsidR="00A96A35" w:rsidRPr="0027638C">
        <w:rPr>
          <w:sz w:val="24"/>
          <w:rPrChange w16du:dateUtc="2026-07-07T18:18:00Z" w:author="Author" w:date="2026-07-07T20:18:00Z" w:id="3070">
            <w:rPr>
              <w:rFonts w:ascii="Times New Roman"/>
              <w:color w:val="000000"/>
            </w:rPr>
          </w:rPrChange>
        </w:rPr>
        <w:t>do,</w:t>
      </w:r>
      <w:r w:rsidR="00A96A35" w:rsidRPr="0027638C">
        <w:rPr>
          <w:sz w:val="24"/>
          <w:rPrChange w16du:dateUtc="2026-07-07T18:18:00Z" w:author="Author" w:date="2026-07-07T20:18:00Z" w:id="3071">
            <w:rPr>
              <w:rFonts w:ascii="Times New Roman"/>
              <w:color w:val="000000"/>
              <w:spacing w:val="68"/>
            </w:rPr>
          </w:rPrChange>
        </w:rPr>
        <w:t xml:space="preserve"> </w:t>
      </w:r>
      <w:r w:rsidR="00A96A35" w:rsidRPr="0027638C">
        <w:rPr>
          <w:sz w:val="24"/>
          <w:rPrChange w16du:dateUtc="2026-07-07T18:18:00Z" w:author="Author" w:date="2026-07-07T20:18:00Z" w:id="3072">
            <w:rPr>
              <w:rFonts w:ascii="Times New Roman"/>
              <w:color w:val="000000"/>
            </w:rPr>
          </w:rPrChange>
        </w:rPr>
        <w:t>eiusmod,</w:t>
      </w:r>
      <w:r w:rsidR="00A96A35" w:rsidRPr="0027638C">
        <w:rPr>
          <w:sz w:val="24"/>
          <w:rPrChange w16du:dateUtc="2026-07-07T18:18:00Z" w:author="Author" w:date="2026-07-07T20:18:00Z" w:id="3073">
            <w:rPr>
              <w:rFonts w:ascii="Times New Roman"/>
              <w:color w:val="000000"/>
              <w:spacing w:val="68"/>
            </w:rPr>
          </w:rPrChange>
        </w:rPr>
        <w:t xml:space="preserve"> </w:t>
      </w:r>
      <w:r w:rsidR="00A96A35" w:rsidRPr="0027638C">
        <w:rPr>
          <w:sz w:val="24"/>
          <w:rPrChange w16du:dateUtc="2026-07-07T18:18:00Z" w:author="Author" w:date="2026-07-07T20:18:00Z" w:id="3074">
            <w:rPr>
              <w:rFonts w:ascii="Times New Roman"/>
              <w:color w:val="000000"/>
            </w:rPr>
          </w:rPrChange>
        </w:rPr>
        <w:t>tempor</w:t>
      </w:r>
      <w:r w:rsidR="00A96A35" w:rsidRPr="0027638C">
        <w:rPr>
          <w:sz w:val="24"/>
          <w:rPrChange w16du:dateUtc="2026-07-07T18:18:00Z" w:author="Author" w:date="2026-07-07T20:18:00Z" w:id="3075">
            <w:rPr>
              <w:rFonts w:ascii="Times New Roman"/>
              <w:color w:val="000000"/>
              <w:spacing w:val="68"/>
            </w:rPr>
          </w:rPrChange>
        </w:rPr>
        <w:t xml:space="preserve"> </w:t>
      </w:r>
      <w:r w:rsidR="00A96A35" w:rsidRPr="0027638C">
        <w:rPr>
          <w:sz w:val="24"/>
          <w:rPrChange w16du:dateUtc="2026-07-07T18:18:00Z" w:author="Author" w:date="2026-07-07T20:18:00Z" w:id="3076">
            <w:rPr>
              <w:rFonts w:ascii="Times New Roman"/>
              <w:color w:val="000000"/>
            </w:rPr>
          </w:rPrChange>
        </w:rPr>
        <w:t>incididunt,</w:t>
      </w:r>
      <w:r w:rsidR="00A96A35" w:rsidRPr="0027638C">
        <w:rPr>
          <w:sz w:val="24"/>
          <w:rPrChange w16du:dateUtc="2026-07-07T18:18:00Z" w:author="Author" w:date="2026-07-07T20:18:00Z" w:id="3077">
            <w:rPr>
              <w:rFonts w:ascii="Times New Roman"/>
              <w:color w:val="000000"/>
              <w:spacing w:val="68"/>
            </w:rPr>
          </w:rPrChange>
        </w:rPr>
        <w:t xml:space="preserve"> </w:t>
      </w:r>
      <w:r w:rsidR="00A96A35" w:rsidRPr="0027638C">
        <w:rPr>
          <w:sz w:val="24"/>
          <w:rPrChange w16du:dateUtc="2026-07-07T18:18:00Z" w:author="Author" w:date="2026-07-07T20:18:00Z" w:id="3078">
            <w:rPr>
              <w:rFonts w:ascii="Times New Roman"/>
              <w:color w:val="000000"/>
            </w:rPr>
          </w:rPrChange>
        </w:rPr>
        <w:t>ut</w:t>
      </w:r>
      <w:r w:rsidR="00A96A35" w:rsidRPr="0027638C">
        <w:rPr>
          <w:sz w:val="24"/>
          <w:rPrChange w16du:dateUtc="2026-07-07T18:18:00Z" w:author="Author" w:date="2026-07-07T20:18:00Z" w:id="3079">
            <w:rPr>
              <w:rFonts w:ascii="Times New Roman"/>
              <w:color w:val="000000"/>
              <w:spacing w:val="68"/>
            </w:rPr>
          </w:rPrChange>
        </w:rPr>
        <w:t xml:space="preserve"> </w:t>
      </w:r>
      <w:r w:rsidR="00A96A35" w:rsidRPr="0027638C">
        <w:rPr>
          <w:sz w:val="24"/>
          <w:rPrChange w16du:dateUtc="2026-07-07T18:18:00Z" w:author="Author" w:date="2026-07-07T20:18:00Z" w:id="3080">
            <w:rPr>
              <w:rFonts w:ascii="Times New Roman" w:hAnsi="Times New Roman"/>
              <w:color w:val="000000"/>
            </w:rPr>
          </w:rPrChange>
        </w:rPr>
        <w:t>labore</w:t>
      </w:r>
      <w:del w16du:dateUtc="2026-07-07T18:18:00Z" w:author="Author" w:date="2026-07-07T20:18:00Z" w:id="3081">
        <w:r>
          <w:rPr>
            <w:color w:val="000000"/>
          </w:rPr>
          <w:cr/>
        </w:r>
      </w:del>
      <w:r w:rsidR="00A96A35" w:rsidRPr="0027638C">
        <w:rPr>
          <w:sz w:val="24"/>
          <w:rPrChange w16du:dateUtc="2026-07-07T18:18:00Z" w:author="Author" w:date="2026-07-07T20:18:00Z" w:id="3082">
            <w:rPr>
              <w:rFonts w:ascii="Times New Roman"/>
              <w:color w:val="000000"/>
              <w:spacing w:val="665"/>
            </w:rPr>
          </w:rPrChange>
        </w:rPr>
        <w:t xml:space="preserve"> </w:t>
      </w:r>
      <w:r w:rsidR="00A96A35" w:rsidRPr="0027638C">
        <w:rPr>
          <w:sz w:val="24"/>
          <w:rPrChange w16du:dateUtc="2026-07-07T18:18:00Z" w:author="Author" w:date="2026-07-07T20:18:00Z" w:id="3083">
            <w:rPr>
              <w:rFonts w:ascii="Times New Roman"/>
              <w:color w:val="000000"/>
            </w:rPr>
          </w:rPrChange>
        </w:rPr>
        <w:t>et dolore magna aliqua lorem ipsum dolor sit amet consectetur adipiscing;</w:t>
      </w:r>
    </w:p>
    <w:p w14:paraId="584D9174" w14:textId="77777777" w:rsidR="009609E8" w:rsidRDefault="00000000" w:rsidRPr="0027638C">
      <w:pPr>
        <w:pStyle w:val="ListParagraph"/>
        <w:numPr>
          <w:ilvl w:val="2"/>
          <w:numId w:val="5"/>
        </w:numPr>
        <w:tabs>
          <w:tab w:pos="2159" w:val="left"/>
        </w:tabs>
        <w:spacing w:before="242"/>
        <w:ind w:hanging="719" w:left="2159"/>
        <w:rPr>
          <w:sz w:val="24"/>
          <w:rPrChange w16du:dateUtc="2026-07-07T18:18:00Z" w:author="Author" w:date="2026-07-07T20:18:00Z" w:id="3084">
            <w:rPr>
              <w:rFonts w:ascii="Times New Roman"/>
              <w:color w:val="000000"/>
            </w:rPr>
          </w:rPrChange>
        </w:rPr>
        <w:pPrChange w16du:dateUtc="2026-07-07T18:18:00Z" w:author="Author" w:date="2026-07-07T20:18:00Z" w:id="3085">
          <w:pPr>
            <w:spacing w:after="0" w:before="240" w:line="255" w:lineRule="exact"/>
            <w:ind w:left="720"/>
            <w:jc w:val="left"/>
          </w:pPr>
        </w:pPrChange>
      </w:pPr>
      <w:del w16du:dateUtc="2026-07-07T18:18:00Z" w:author="Author" w:date="2026-07-07T20:18:00Z" w:id="3086">
        <w:r>
          <w:rPr>
            <w:color w:val="000000"/>
          </w:rPr>
          <w:delText>(vii)</w:delText>
        </w:r>
        <w:r>
          <w:rPr>
            <w:color w:val="000000"/>
            <w:spacing w:val="286"/>
          </w:rPr>
          <w:delText xml:space="preserve"> </w:delText>
        </w:r>
      </w:del>
      <w:r w:rsidR="00A96A35" w:rsidRPr="0027638C">
        <w:rPr>
          <w:sz w:val="24"/>
          <w:rPrChange w16du:dateUtc="2026-07-07T18:18:00Z" w:author="Author" w:date="2026-07-07T20:18:00Z" w:id="3087">
            <w:rPr>
              <w:rFonts w:ascii="Times New Roman"/>
              <w:color w:val="000000"/>
            </w:rPr>
          </w:rPrChange>
        </w:rPr>
        <w:t>elit</w:t>
      </w:r>
      <w:r w:rsidR="00A96A35" w:rsidRPr="0027638C">
        <w:rPr>
          <w:spacing w:val="-5"/>
          <w:sz w:val="24"/>
          <w:rPrChange w16du:dateUtc="2026-07-07T18:18:00Z" w:author="Author" w:date="2026-07-07T20:18:00Z" w:id="3088">
            <w:rPr>
              <w:rFonts w:ascii="Times New Roman"/>
              <w:color w:val="000000"/>
            </w:rPr>
          </w:rPrChange>
        </w:rPr>
        <w:t xml:space="preserve"> </w:t>
      </w:r>
      <w:r w:rsidR="00A96A35" w:rsidRPr="0027638C">
        <w:rPr>
          <w:sz w:val="24"/>
          <w:rPrChange w16du:dateUtc="2026-07-07T18:18:00Z" w:author="Author" w:date="2026-07-07T20:18:00Z" w:id="3089">
            <w:rPr>
              <w:rFonts w:ascii="Times New Roman"/>
              <w:color w:val="000000"/>
            </w:rPr>
          </w:rPrChange>
        </w:rPr>
        <w:t>sed</w:t>
      </w:r>
      <w:r w:rsidR="00A96A35" w:rsidRPr="0027638C">
        <w:rPr>
          <w:spacing w:val="-5"/>
          <w:sz w:val="24"/>
          <w:rPrChange w16du:dateUtc="2026-07-07T18:18:00Z" w:author="Author" w:date="2026-07-07T20:18:00Z" w:id="3090">
            <w:rPr>
              <w:rFonts w:ascii="Times New Roman"/>
              <w:color w:val="000000"/>
            </w:rPr>
          </w:rPrChange>
        </w:rPr>
        <w:t xml:space="preserve"> </w:t>
      </w:r>
      <w:r w:rsidR="00A96A35" w:rsidRPr="0027638C">
        <w:rPr>
          <w:sz w:val="24"/>
          <w:rPrChange w16du:dateUtc="2026-07-07T18:18:00Z" w:author="Author" w:date="2026-07-07T20:18:00Z" w:id="3091">
            <w:rPr>
              <w:rFonts w:ascii="Times New Roman"/>
              <w:color w:val="000000"/>
            </w:rPr>
          </w:rPrChange>
        </w:rPr>
        <w:t>Do</w:t>
      </w:r>
      <w:r w:rsidR="00A96A35" w:rsidRPr="0027638C">
        <w:rPr>
          <w:spacing w:val="-5"/>
          <w:sz w:val="24"/>
          <w:rPrChange w16du:dateUtc="2026-07-07T18:18:00Z" w:author="Author" w:date="2026-07-07T20:18:00Z" w:id="3092">
            <w:rPr>
              <w:rFonts w:ascii="Times New Roman"/>
              <w:color w:val="000000"/>
            </w:rPr>
          </w:rPrChange>
        </w:rPr>
        <w:t xml:space="preserve"> </w:t>
      </w:r>
      <w:r w:rsidR="00A96A35" w:rsidRPr="0027638C">
        <w:rPr>
          <w:sz w:val="24"/>
          <w:rPrChange w16du:dateUtc="2026-07-07T18:18:00Z" w:author="Author" w:date="2026-07-07T20:18:00Z" w:id="3093">
            <w:rPr>
              <w:rFonts w:ascii="Times New Roman"/>
              <w:color w:val="000000"/>
            </w:rPr>
          </w:rPrChange>
        </w:rPr>
        <w:t>Eiusmod</w:t>
      </w:r>
      <w:r w:rsidR="00A96A35" w:rsidRPr="0027638C">
        <w:rPr>
          <w:spacing w:val="-4"/>
          <w:sz w:val="24"/>
          <w:rPrChange w16du:dateUtc="2026-07-07T18:18:00Z" w:author="Author" w:date="2026-07-07T20:18:00Z" w:id="3094">
            <w:rPr>
              <w:rFonts w:ascii="Times New Roman"/>
              <w:color w:val="000000"/>
            </w:rPr>
          </w:rPrChange>
        </w:rPr>
        <w:t xml:space="preserve"> </w:t>
      </w:r>
      <w:r w:rsidR="00A96A35" w:rsidRPr="0027638C">
        <w:rPr>
          <w:spacing w:val="-2"/>
          <w:sz w:val="24"/>
          <w:rPrChange w16du:dateUtc="2026-07-07T18:18:00Z" w:author="Author" w:date="2026-07-07T20:18:00Z" w:id="3095">
            <w:rPr>
              <w:rFonts w:ascii="Times New Roman"/>
              <w:color w:val="000000"/>
            </w:rPr>
          </w:rPrChange>
        </w:rPr>
        <w:t>Tempor;</w:t>
      </w:r>
    </w:p>
    <w:p w14:paraId="584D9175" w14:textId="77777777" w:rsidR="009609E8" w:rsidRDefault="00000000" w:rsidRPr="0027638C">
      <w:pPr>
        <w:pStyle w:val="ListParagraph"/>
        <w:numPr>
          <w:ilvl w:val="2"/>
          <w:numId w:val="5"/>
        </w:numPr>
        <w:tabs>
          <w:tab w:pos="2159" w:val="left"/>
        </w:tabs>
        <w:ind w:hanging="719" w:left="2159"/>
        <w:rPr>
          <w:sz w:val="24"/>
          <w:rPrChange w16du:dateUtc="2026-07-07T18:18:00Z" w:author="Author" w:date="2026-07-07T20:18:00Z" w:id="3096">
            <w:rPr>
              <w:rFonts w:ascii="Times New Roman"/>
              <w:color w:val="000000"/>
            </w:rPr>
          </w:rPrChange>
        </w:rPr>
        <w:pPrChange w16du:dateUtc="2026-07-07T18:18:00Z" w:author="Author" w:date="2026-07-07T20:18:00Z" w:id="3097">
          <w:pPr>
            <w:spacing w:after="0" w:before="240" w:line="255" w:lineRule="exact"/>
            <w:ind w:left="720"/>
            <w:jc w:val="left"/>
          </w:pPr>
        </w:pPrChange>
      </w:pPr>
      <w:del w16du:dateUtc="2026-07-07T18:18:00Z" w:author="Author" w:date="2026-07-07T20:18:00Z" w:id="3098">
        <w:r>
          <w:rPr>
            <w:color w:val="000000"/>
          </w:rPr>
          <w:delText>(viii)</w:delText>
        </w:r>
        <w:r>
          <w:rPr>
            <w:color w:val="000000"/>
            <w:spacing w:val="225"/>
          </w:rPr>
          <w:delText xml:space="preserve"> </w:delText>
        </w:r>
      </w:del>
      <w:r w:rsidR="00A96A35" w:rsidRPr="0027638C">
        <w:rPr>
          <w:sz w:val="24"/>
          <w:rPrChange w16du:dateUtc="2026-07-07T18:18:00Z" w:author="Author" w:date="2026-07-07T20:18:00Z" w:id="3099">
            <w:rPr>
              <w:rFonts w:ascii="Times New Roman"/>
              <w:color w:val="000000"/>
            </w:rPr>
          </w:rPrChange>
        </w:rPr>
        <w:t>incididunt</w:t>
      </w:r>
      <w:r w:rsidR="00A96A35" w:rsidRPr="0027638C">
        <w:rPr>
          <w:spacing w:val="-7"/>
          <w:sz w:val="24"/>
          <w:rPrChange w16du:dateUtc="2026-07-07T18:18:00Z" w:author="Author" w:date="2026-07-07T20:18:00Z" w:id="3100">
            <w:rPr>
              <w:rFonts w:ascii="Times New Roman"/>
              <w:color w:val="000000"/>
            </w:rPr>
          </w:rPrChange>
        </w:rPr>
        <w:t xml:space="preserve"> </w:t>
      </w:r>
      <w:r w:rsidR="00A96A35" w:rsidRPr="0027638C">
        <w:rPr>
          <w:sz w:val="24"/>
          <w:rPrChange w16du:dateUtc="2026-07-07T18:18:00Z" w:author="Author" w:date="2026-07-07T20:18:00Z" w:id="3101">
            <w:rPr>
              <w:rFonts w:ascii="Times New Roman"/>
              <w:color w:val="000000"/>
            </w:rPr>
          </w:rPrChange>
        </w:rPr>
        <w:t>ut</w:t>
      </w:r>
      <w:r w:rsidR="00A96A35" w:rsidRPr="0027638C">
        <w:rPr>
          <w:spacing w:val="-6"/>
          <w:sz w:val="24"/>
          <w:rPrChange w16du:dateUtc="2026-07-07T18:18:00Z" w:author="Author" w:date="2026-07-07T20:18:00Z" w:id="3102">
            <w:rPr>
              <w:rFonts w:ascii="Times New Roman"/>
              <w:color w:val="000000"/>
            </w:rPr>
          </w:rPrChange>
        </w:rPr>
        <w:t xml:space="preserve"> </w:t>
      </w:r>
      <w:r w:rsidR="00A96A35" w:rsidRPr="0027638C">
        <w:rPr>
          <w:sz w:val="24"/>
          <w:rPrChange w16du:dateUtc="2026-07-07T18:18:00Z" w:author="Author" w:date="2026-07-07T20:18:00Z" w:id="3103">
            <w:rPr>
              <w:rFonts w:ascii="Times New Roman"/>
              <w:color w:val="000000"/>
            </w:rPr>
          </w:rPrChange>
        </w:rPr>
        <w:t>labore</w:t>
      </w:r>
      <w:r w:rsidR="00A96A35" w:rsidRPr="0027638C">
        <w:rPr>
          <w:spacing w:val="-6"/>
          <w:sz w:val="24"/>
          <w:rPrChange w16du:dateUtc="2026-07-07T18:18:00Z" w:author="Author" w:date="2026-07-07T20:18:00Z" w:id="3104">
            <w:rPr>
              <w:rFonts w:ascii="Times New Roman"/>
              <w:color w:val="000000"/>
            </w:rPr>
          </w:rPrChange>
        </w:rPr>
        <w:t xml:space="preserve"> </w:t>
      </w:r>
      <w:r w:rsidR="00A96A35" w:rsidRPr="0027638C">
        <w:rPr>
          <w:sz w:val="24"/>
          <w:rPrChange w16du:dateUtc="2026-07-07T18:18:00Z" w:author="Author" w:date="2026-07-07T20:18:00Z" w:id="3105">
            <w:rPr>
              <w:rFonts w:ascii="Times New Roman"/>
              <w:color w:val="000000"/>
            </w:rPr>
          </w:rPrChange>
        </w:rPr>
        <w:t>et,</w:t>
      </w:r>
      <w:r w:rsidR="00A96A35" w:rsidRPr="0027638C">
        <w:rPr>
          <w:spacing w:val="-6"/>
          <w:sz w:val="24"/>
          <w:rPrChange w16du:dateUtc="2026-07-07T18:18:00Z" w:author="Author" w:date="2026-07-07T20:18:00Z" w:id="3106">
            <w:rPr>
              <w:rFonts w:ascii="Times New Roman"/>
              <w:color w:val="000000"/>
            </w:rPr>
          </w:rPrChange>
        </w:rPr>
        <w:t xml:space="preserve"> </w:t>
      </w:r>
      <w:del w16du:dateUtc="2026-07-07T18:18:00Z" w:author="Author" w:date="2026-07-07T20:18:00Z" w:id="3107">
        <w:r>
          <w:rPr>
            <w:color w:val="000000"/>
          </w:rPr>
          <w:delText>de-compile</w:delText>
        </w:r>
      </w:del>
      <w:ins w16du:dateUtc="2026-07-07T18:18:00Z" w:author="Author" w:date="2026-07-07T20:18:00Z" w:id="3108">
        <w:r w:rsidR="00A96A35" w:rsidRPr="0027638C">
          <w:rPr>
            <w:sz w:val="24"/>
            <w:szCs w:val="24"/>
          </w:rPr>
          <w:t>dolore,</w:t>
        </w:r>
      </w:ins>
      <w:r w:rsidR="00A96A35" w:rsidRPr="0027638C">
        <w:rPr>
          <w:sz w:val="24"/>
          <w:rPrChange w16du:dateUtc="2026-07-07T18:18:00Z" w:author="Author" w:date="2026-07-07T20:18:00Z" w:id="3109">
            <w:rPr>
              <w:rFonts w:ascii="Times New Roman"/>
              <w:color w:val="000000"/>
            </w:rPr>
          </w:rPrChange>
        </w:rPr>
        <w:t xml:space="preserve"> magna</w:t>
      </w:r>
      <w:r w:rsidR="00A96A35" w:rsidRPr="0027638C">
        <w:rPr>
          <w:spacing w:val="-6"/>
          <w:sz w:val="24"/>
          <w:rPrChange w16du:dateUtc="2026-07-07T18:18:00Z" w:author="Author" w:date="2026-07-07T20:18:00Z" w:id="3110">
            <w:rPr>
              <w:rFonts w:ascii="Times New Roman"/>
              <w:color w:val="000000"/>
            </w:rPr>
          </w:rPrChange>
        </w:rPr>
        <w:t xml:space="preserve"> </w:t>
      </w:r>
      <w:r w:rsidR="00A96A35" w:rsidRPr="0027638C">
        <w:rPr>
          <w:sz w:val="24"/>
          <w:rPrChange w16du:dateUtc="2026-07-07T18:18:00Z" w:author="Author" w:date="2026-07-07T20:18:00Z" w:id="3111">
            <w:rPr>
              <w:rFonts w:ascii="Times New Roman"/>
              <w:color w:val="000000"/>
            </w:rPr>
          </w:rPrChange>
        </w:rPr>
        <w:t>aliqua</w:t>
      </w:r>
      <w:r w:rsidR="00A96A35" w:rsidRPr="0027638C">
        <w:rPr>
          <w:spacing w:val="-6"/>
          <w:sz w:val="24"/>
          <w:rPrChange w16du:dateUtc="2026-07-07T18:18:00Z" w:author="Author" w:date="2026-07-07T20:18:00Z" w:id="3112">
            <w:rPr>
              <w:rFonts w:ascii="Times New Roman"/>
              <w:color w:val="000000"/>
            </w:rPr>
          </w:rPrChange>
        </w:rPr>
        <w:t xml:space="preserve"> </w:t>
      </w:r>
      <w:r w:rsidR="00A96A35" w:rsidRPr="0027638C">
        <w:rPr>
          <w:sz w:val="24"/>
          <w:rPrChange w16du:dateUtc="2026-07-07T18:18:00Z" w:author="Author" w:date="2026-07-07T20:18:00Z" w:id="3113">
            <w:rPr>
              <w:rFonts w:ascii="Times New Roman"/>
              <w:color w:val="000000"/>
            </w:rPr>
          </w:rPrChange>
        </w:rPr>
        <w:t>lorem</w:t>
      </w:r>
      <w:r w:rsidR="00A96A35" w:rsidRPr="0027638C">
        <w:rPr>
          <w:spacing w:val="-7"/>
          <w:sz w:val="24"/>
          <w:rPrChange w16du:dateUtc="2026-07-07T18:18:00Z" w:author="Author" w:date="2026-07-07T20:18:00Z" w:id="3114">
            <w:rPr>
              <w:rFonts w:ascii="Times New Roman"/>
              <w:color w:val="000000"/>
              <w:spacing w:val="-1"/>
            </w:rPr>
          </w:rPrChange>
        </w:rPr>
        <w:t xml:space="preserve"> </w:t>
      </w:r>
      <w:r w:rsidR="00A96A35" w:rsidRPr="0027638C">
        <w:rPr>
          <w:sz w:val="24"/>
          <w:rPrChange w16du:dateUtc="2026-07-07T18:18:00Z" w:author="Author" w:date="2026-07-07T20:18:00Z" w:id="3115">
            <w:rPr>
              <w:rFonts w:ascii="Times New Roman"/>
              <w:color w:val="000000"/>
            </w:rPr>
          </w:rPrChange>
        </w:rPr>
        <w:t>Ipsum</w:t>
      </w:r>
      <w:r w:rsidR="00A96A35" w:rsidRPr="0027638C">
        <w:rPr>
          <w:spacing w:val="-6"/>
          <w:sz w:val="24"/>
          <w:rPrChange w16du:dateUtc="2026-07-07T18:18:00Z" w:author="Author" w:date="2026-07-07T20:18:00Z" w:id="3116">
            <w:rPr>
              <w:rFonts w:ascii="Times New Roman"/>
              <w:color w:val="000000"/>
            </w:rPr>
          </w:rPrChange>
        </w:rPr>
        <w:t xml:space="preserve"> </w:t>
      </w:r>
      <w:r w:rsidR="00A96A35" w:rsidRPr="0027638C">
        <w:rPr>
          <w:sz w:val="24"/>
          <w:rPrChange w16du:dateUtc="2026-07-07T18:18:00Z" w:author="Author" w:date="2026-07-07T20:18:00Z" w:id="3117">
            <w:rPr>
              <w:rFonts w:ascii="Times New Roman"/>
              <w:color w:val="000000"/>
            </w:rPr>
          </w:rPrChange>
        </w:rPr>
        <w:t>Dolor</w:t>
      </w:r>
      <w:r w:rsidR="00A96A35" w:rsidRPr="0027638C">
        <w:rPr>
          <w:spacing w:val="-6"/>
          <w:sz w:val="24"/>
          <w:rPrChange w16du:dateUtc="2026-07-07T18:18:00Z" w:author="Author" w:date="2026-07-07T20:18:00Z" w:id="3118">
            <w:rPr>
              <w:rFonts w:ascii="Times New Roman"/>
              <w:color w:val="000000"/>
            </w:rPr>
          </w:rPrChange>
        </w:rPr>
        <w:t xml:space="preserve"> </w:t>
      </w:r>
      <w:r w:rsidR="00A96A35" w:rsidRPr="0027638C">
        <w:rPr>
          <w:spacing w:val="-2"/>
          <w:sz w:val="24"/>
          <w:rPrChange w16du:dateUtc="2026-07-07T18:18:00Z" w:author="Author" w:date="2026-07-07T20:18:00Z" w:id="3119">
            <w:rPr>
              <w:rFonts w:ascii="Times New Roman"/>
              <w:color w:val="000000"/>
            </w:rPr>
          </w:rPrChange>
        </w:rPr>
        <w:t>Sit;</w:t>
      </w:r>
    </w:p>
    <w:p w14:paraId="584D9176" w14:textId="77777777" w:rsidR="009609E8" w:rsidRDefault="00000000" w:rsidRPr="0027638C">
      <w:pPr>
        <w:pStyle w:val="ListParagraph"/>
        <w:numPr>
          <w:ilvl w:val="2"/>
          <w:numId w:val="5"/>
        </w:numPr>
        <w:tabs>
          <w:tab w:pos="2157" w:val="left"/>
          <w:tab w:pos="2160" w:val="left"/>
        </w:tabs>
        <w:spacing w:before="237"/>
        <w:ind w:right="357"/>
        <w:rPr>
          <w:sz w:val="24"/>
          <w:rPrChange w16du:dateUtc="2026-07-07T18:18:00Z" w:author="Author" w:date="2026-07-07T20:18:00Z" w:id="3120">
            <w:rPr>
              <w:rFonts w:ascii="Times New Roman"/>
              <w:color w:val="000000"/>
            </w:rPr>
          </w:rPrChange>
        </w:rPr>
        <w:pPrChange w16du:dateUtc="2026-07-07T18:18:00Z" w:author="Author" w:date="2026-07-07T20:18:00Z" w:id="3121">
          <w:pPr>
            <w:spacing w:after="0" w:before="235" w:line="254" w:lineRule="exact"/>
            <w:ind w:left="720"/>
            <w:jc w:val="left"/>
          </w:pPr>
        </w:pPrChange>
      </w:pPr>
      <w:del w16du:dateUtc="2026-07-07T18:18:00Z" w:author="Author" w:date="2026-07-07T20:18:00Z" w:id="3122">
        <w:r>
          <w:rPr>
            <w:color w:val="000000"/>
          </w:rPr>
          <w:delText>(ix)</w:delText>
        </w:r>
        <w:r>
          <w:rPr>
            <w:color w:val="000000"/>
            <w:spacing w:val="347"/>
          </w:rPr>
          <w:delText xml:space="preserve"> </w:delText>
        </w:r>
      </w:del>
      <w:r w:rsidR="00A96A35" w:rsidRPr="0027638C">
        <w:rPr>
          <w:sz w:val="24"/>
          <w:rPrChange w16du:dateUtc="2026-07-07T18:18:00Z" w:author="Author" w:date="2026-07-07T20:18:00Z" w:id="3123">
            <w:rPr>
              <w:rFonts w:ascii="Times New Roman"/>
              <w:color w:val="000000"/>
            </w:rPr>
          </w:rPrChange>
        </w:rPr>
        <w:t>amet</w:t>
      </w:r>
      <w:r w:rsidR="00A96A35" w:rsidRPr="0027638C">
        <w:rPr>
          <w:sz w:val="24"/>
          <w:rPrChange w16du:dateUtc="2026-07-07T18:18:00Z" w:author="Author" w:date="2026-07-07T20:18:00Z" w:id="3124">
            <w:rPr>
              <w:rFonts w:ascii="Times New Roman"/>
              <w:color w:val="000000"/>
              <w:spacing w:val="6"/>
            </w:rPr>
          </w:rPrChange>
        </w:rPr>
        <w:t xml:space="preserve"> </w:t>
      </w:r>
      <w:r w:rsidR="00A96A35" w:rsidRPr="0027638C">
        <w:rPr>
          <w:sz w:val="24"/>
          <w:rPrChange w16du:dateUtc="2026-07-07T18:18:00Z" w:author="Author" w:date="2026-07-07T20:18:00Z" w:id="3125">
            <w:rPr>
              <w:rFonts w:ascii="Times New Roman"/>
              <w:color w:val="000000"/>
            </w:rPr>
          </w:rPrChange>
        </w:rPr>
        <w:t>consectetur</w:t>
      </w:r>
      <w:r w:rsidR="00A96A35" w:rsidRPr="0027638C">
        <w:rPr>
          <w:sz w:val="24"/>
          <w:rPrChange w16du:dateUtc="2026-07-07T18:18:00Z" w:author="Author" w:date="2026-07-07T20:18:00Z" w:id="3126">
            <w:rPr>
              <w:rFonts w:ascii="Times New Roman"/>
              <w:color w:val="000000"/>
              <w:spacing w:val="6"/>
            </w:rPr>
          </w:rPrChange>
        </w:rPr>
        <w:t xml:space="preserve"> </w:t>
      </w:r>
      <w:r w:rsidR="00A96A35" w:rsidRPr="0027638C">
        <w:rPr>
          <w:sz w:val="24"/>
          <w:rPrChange w16du:dateUtc="2026-07-07T18:18:00Z" w:author="Author" w:date="2026-07-07T20:18:00Z" w:id="3127">
            <w:rPr>
              <w:rFonts w:ascii="Times New Roman"/>
              <w:color w:val="000000"/>
            </w:rPr>
          </w:rPrChange>
        </w:rPr>
        <w:t>adipiscing</w:t>
      </w:r>
      <w:r w:rsidR="00A96A35" w:rsidRPr="0027638C">
        <w:rPr>
          <w:sz w:val="24"/>
          <w:rPrChange w16du:dateUtc="2026-07-07T18:18:00Z" w:author="Author" w:date="2026-07-07T20:18:00Z" w:id="3128">
            <w:rPr>
              <w:rFonts w:ascii="Times New Roman"/>
              <w:color w:val="000000"/>
              <w:spacing w:val="6"/>
            </w:rPr>
          </w:rPrChange>
        </w:rPr>
        <w:t xml:space="preserve"> </w:t>
      </w:r>
      <w:r w:rsidR="00A96A35" w:rsidRPr="0027638C">
        <w:rPr>
          <w:sz w:val="24"/>
          <w:rPrChange w16du:dateUtc="2026-07-07T18:18:00Z" w:author="Author" w:date="2026-07-07T20:18:00Z" w:id="3129">
            <w:rPr>
              <w:rFonts w:ascii="Times New Roman"/>
              <w:color w:val="000000"/>
            </w:rPr>
          </w:rPrChange>
        </w:rPr>
        <w:t>elit</w:t>
      </w:r>
      <w:r w:rsidR="00A96A35" w:rsidRPr="0027638C">
        <w:rPr>
          <w:sz w:val="24"/>
          <w:rPrChange w16du:dateUtc="2026-07-07T18:18:00Z" w:author="Author" w:date="2026-07-07T20:18:00Z" w:id="3130">
            <w:rPr>
              <w:rFonts w:ascii="Times New Roman"/>
              <w:color w:val="000000"/>
              <w:spacing w:val="6"/>
            </w:rPr>
          </w:rPrChange>
        </w:rPr>
        <w:t xml:space="preserve"> </w:t>
      </w:r>
      <w:r w:rsidR="00A96A35" w:rsidRPr="0027638C">
        <w:rPr>
          <w:sz w:val="24"/>
          <w:rPrChange w16du:dateUtc="2026-07-07T18:18:00Z" w:author="Author" w:date="2026-07-07T20:18:00Z" w:id="3131">
            <w:rPr>
              <w:rFonts w:ascii="Times New Roman"/>
              <w:color w:val="000000"/>
            </w:rPr>
          </w:rPrChange>
        </w:rPr>
        <w:t>sed</w:t>
      </w:r>
      <w:r w:rsidR="00A96A35" w:rsidRPr="0027638C">
        <w:rPr>
          <w:sz w:val="24"/>
          <w:rPrChange w16du:dateUtc="2026-07-07T18:18:00Z" w:author="Author" w:date="2026-07-07T20:18:00Z" w:id="3132">
            <w:rPr>
              <w:rFonts w:ascii="Times New Roman"/>
              <w:color w:val="000000"/>
              <w:spacing w:val="6"/>
            </w:rPr>
          </w:rPrChange>
        </w:rPr>
        <w:t xml:space="preserve"> </w:t>
      </w:r>
      <w:r w:rsidR="00A96A35" w:rsidRPr="0027638C">
        <w:rPr>
          <w:sz w:val="24"/>
          <w:rPrChange w16du:dateUtc="2026-07-07T18:18:00Z" w:author="Author" w:date="2026-07-07T20:18:00Z" w:id="3133">
            <w:rPr>
              <w:rFonts w:ascii="Times New Roman"/>
              <w:color w:val="000000"/>
            </w:rPr>
          </w:rPrChange>
        </w:rPr>
        <w:t>do</w:t>
      </w:r>
      <w:r w:rsidR="00A96A35" w:rsidRPr="0027638C">
        <w:rPr>
          <w:sz w:val="24"/>
          <w:rPrChange w16du:dateUtc="2026-07-07T18:18:00Z" w:author="Author" w:date="2026-07-07T20:18:00Z" w:id="3134">
            <w:rPr>
              <w:rFonts w:ascii="Times New Roman"/>
              <w:color w:val="000000"/>
              <w:spacing w:val="6"/>
            </w:rPr>
          </w:rPrChange>
        </w:rPr>
        <w:t xml:space="preserve"> </w:t>
      </w:r>
      <w:r w:rsidR="00A96A35" w:rsidRPr="0027638C">
        <w:rPr>
          <w:sz w:val="24"/>
          <w:rPrChange w16du:dateUtc="2026-07-07T18:18:00Z" w:author="Author" w:date="2026-07-07T20:18:00Z" w:id="3135">
            <w:rPr>
              <w:rFonts w:ascii="Times New Roman"/>
              <w:color w:val="000000"/>
            </w:rPr>
          </w:rPrChange>
        </w:rPr>
        <w:t>eiusmod</w:t>
      </w:r>
      <w:r w:rsidR="00A96A35" w:rsidRPr="0027638C">
        <w:rPr>
          <w:sz w:val="24"/>
          <w:rPrChange w16du:dateUtc="2026-07-07T18:18:00Z" w:author="Author" w:date="2026-07-07T20:18:00Z" w:id="3136">
            <w:rPr>
              <w:rFonts w:ascii="Times New Roman"/>
              <w:color w:val="000000"/>
              <w:spacing w:val="6"/>
            </w:rPr>
          </w:rPrChange>
        </w:rPr>
        <w:t xml:space="preserve"> </w:t>
      </w:r>
      <w:r w:rsidR="00A96A35" w:rsidRPr="0027638C">
        <w:rPr>
          <w:sz w:val="24"/>
          <w:rPrChange w16du:dateUtc="2026-07-07T18:18:00Z" w:author="Author" w:date="2026-07-07T20:18:00Z" w:id="3137">
            <w:rPr>
              <w:rFonts w:ascii="Times New Roman"/>
              <w:color w:val="000000"/>
            </w:rPr>
          </w:rPrChange>
        </w:rPr>
        <w:t>tempor</w:t>
      </w:r>
      <w:r w:rsidR="00A96A35" w:rsidRPr="0027638C">
        <w:rPr>
          <w:sz w:val="24"/>
          <w:rPrChange w16du:dateUtc="2026-07-07T18:18:00Z" w:author="Author" w:date="2026-07-07T20:18:00Z" w:id="3138">
            <w:rPr>
              <w:rFonts w:ascii="Times New Roman"/>
              <w:color w:val="000000"/>
              <w:spacing w:val="6"/>
            </w:rPr>
          </w:rPrChange>
        </w:rPr>
        <w:t xml:space="preserve"> </w:t>
      </w:r>
      <w:r w:rsidR="00A96A35" w:rsidRPr="0027638C">
        <w:rPr>
          <w:sz w:val="24"/>
          <w:rPrChange w16du:dateUtc="2026-07-07T18:18:00Z" w:author="Author" w:date="2026-07-07T20:18:00Z" w:id="3139">
            <w:rPr>
              <w:rFonts w:ascii="Times New Roman"/>
              <w:color w:val="000000"/>
            </w:rPr>
          </w:rPrChange>
        </w:rPr>
        <w:t>incididunt</w:t>
      </w:r>
      <w:r w:rsidR="00A96A35" w:rsidRPr="0027638C">
        <w:rPr>
          <w:sz w:val="24"/>
          <w:rPrChange w16du:dateUtc="2026-07-07T18:18:00Z" w:author="Author" w:date="2026-07-07T20:18:00Z" w:id="3140">
            <w:rPr>
              <w:rFonts w:ascii="Times New Roman"/>
              <w:color w:val="000000"/>
              <w:spacing w:val="6"/>
            </w:rPr>
          </w:rPrChange>
        </w:rPr>
        <w:t xml:space="preserve"> </w:t>
      </w:r>
      <w:r w:rsidR="00A96A35" w:rsidRPr="0027638C">
        <w:rPr>
          <w:sz w:val="24"/>
          <w:rPrChange w16du:dateUtc="2026-07-07T18:18:00Z" w:author="Author" w:date="2026-07-07T20:18:00Z" w:id="3141">
            <w:rPr>
              <w:rFonts w:ascii="Times New Roman"/>
              <w:color w:val="000000"/>
            </w:rPr>
          </w:rPrChange>
        </w:rPr>
        <w:t>ut</w:t>
      </w:r>
      <w:r w:rsidR="00A96A35" w:rsidRPr="0027638C">
        <w:rPr>
          <w:sz w:val="24"/>
          <w:rPrChange w16du:dateUtc="2026-07-07T18:18:00Z" w:author="Author" w:date="2026-07-07T20:18:00Z" w:id="3142">
            <w:rPr>
              <w:rFonts w:ascii="Times New Roman"/>
              <w:color w:val="000000"/>
              <w:spacing w:val="9"/>
            </w:rPr>
          </w:rPrChange>
        </w:rPr>
        <w:t xml:space="preserve"> </w:t>
      </w:r>
      <w:r w:rsidR="00A96A35" w:rsidRPr="0027638C">
        <w:rPr>
          <w:sz w:val="24"/>
          <w:rPrChange w16du:dateUtc="2026-07-07T18:18:00Z" w:author="Author" w:date="2026-07-07T20:18:00Z" w:id="3143">
            <w:rPr>
              <w:rFonts w:ascii="Times New Roman"/>
              <w:color w:val="000000"/>
            </w:rPr>
          </w:rPrChange>
        </w:rPr>
        <w:t>Labore</w:t>
      </w:r>
      <w:r w:rsidR="00A96A35" w:rsidRPr="0027638C">
        <w:rPr>
          <w:sz w:val="24"/>
          <w:rPrChange w16du:dateUtc="2026-07-07T18:18:00Z" w:author="Author" w:date="2026-07-07T20:18:00Z" w:id="3144">
            <w:rPr>
              <w:rFonts w:ascii="Times New Roman"/>
              <w:color w:val="000000"/>
              <w:spacing w:val="6"/>
            </w:rPr>
          </w:rPrChange>
        </w:rPr>
        <w:t xml:space="preserve"> </w:t>
      </w:r>
      <w:r w:rsidR="00A96A35" w:rsidRPr="0027638C">
        <w:rPr>
          <w:sz w:val="24"/>
          <w:rPrChange w16du:dateUtc="2026-07-07T18:18:00Z" w:author="Author" w:date="2026-07-07T20:18:00Z" w:id="3145">
            <w:rPr>
              <w:rFonts w:ascii="Times New Roman"/>
              <w:color w:val="000000"/>
            </w:rPr>
          </w:rPrChange>
        </w:rPr>
        <w:t>Et</w:t>
      </w:r>
      <w:r w:rsidR="00A96A35" w:rsidRPr="0027638C">
        <w:rPr>
          <w:sz w:val="24"/>
          <w:rPrChange w16du:dateUtc="2026-07-07T18:18:00Z" w:author="Author" w:date="2026-07-07T20:18:00Z" w:id="3146">
            <w:rPr>
              <w:rFonts w:ascii="Times New Roman"/>
              <w:color w:val="000000"/>
              <w:spacing w:val="6"/>
            </w:rPr>
          </w:rPrChange>
        </w:rPr>
        <w:t xml:space="preserve"> </w:t>
      </w:r>
      <w:r w:rsidR="00A96A35" w:rsidRPr="0027638C">
        <w:rPr>
          <w:sz w:val="24"/>
          <w:rPrChange w16du:dateUtc="2026-07-07T18:18:00Z" w:author="Author" w:date="2026-07-07T20:18:00Z" w:id="3147">
            <w:rPr>
              <w:rFonts w:ascii="Times New Roman" w:hAnsi="Times New Roman"/>
              <w:color w:val="000000"/>
            </w:rPr>
          </w:rPrChange>
        </w:rPr>
        <w:t>Dolore,</w:t>
      </w:r>
      <w:del w16du:dateUtc="2026-07-07T18:18:00Z" w:author="Author" w:date="2026-07-07T20:18:00Z" w:id="3148">
        <w:r>
          <w:rPr>
            <w:color w:val="000000"/>
          </w:rPr>
          <w:cr/>
        </w:r>
      </w:del>
      <w:r w:rsidR="00A96A35" w:rsidRPr="0027638C">
        <w:rPr>
          <w:sz w:val="24"/>
          <w:rPrChange w16du:dateUtc="2026-07-07T18:18:00Z" w:author="Author" w:date="2026-07-07T20:18:00Z" w:id="3149">
            <w:rPr>
              <w:rFonts w:ascii="Times New Roman"/>
              <w:color w:val="000000"/>
              <w:spacing w:val="665"/>
            </w:rPr>
          </w:rPrChange>
        </w:rPr>
        <w:t xml:space="preserve"> </w:t>
      </w:r>
      <w:r w:rsidR="00A96A35" w:rsidRPr="0027638C">
        <w:rPr>
          <w:sz w:val="24"/>
          <w:rPrChange w16du:dateUtc="2026-07-07T18:18:00Z" w:author="Author" w:date="2026-07-07T20:18:00Z" w:id="3150">
            <w:rPr>
              <w:rFonts w:ascii="Times New Roman"/>
              <w:color w:val="000000"/>
            </w:rPr>
          </w:rPrChange>
        </w:rPr>
        <w:t>magna</w:t>
      </w:r>
      <w:r w:rsidR="00A96A35" w:rsidRPr="0027638C">
        <w:rPr>
          <w:sz w:val="24"/>
          <w:rPrChange w16du:dateUtc="2026-07-07T18:18:00Z" w:author="Author" w:date="2026-07-07T20:18:00Z" w:id="3151">
            <w:rPr>
              <w:rFonts w:ascii="Times New Roman"/>
              <w:color w:val="000000"/>
              <w:spacing w:val="63"/>
            </w:rPr>
          </w:rPrChange>
        </w:rPr>
        <w:t xml:space="preserve"> </w:t>
      </w:r>
      <w:r w:rsidR="00A96A35" w:rsidRPr="0027638C">
        <w:rPr>
          <w:sz w:val="24"/>
          <w:rPrChange w16du:dateUtc="2026-07-07T18:18:00Z" w:author="Author" w:date="2026-07-07T20:18:00Z" w:id="3152">
            <w:rPr>
              <w:rFonts w:ascii="Times New Roman"/>
              <w:color w:val="000000"/>
            </w:rPr>
          </w:rPrChange>
        </w:rPr>
        <w:t>aliqua,</w:t>
      </w:r>
      <w:r w:rsidR="00A96A35" w:rsidRPr="0027638C">
        <w:rPr>
          <w:sz w:val="24"/>
          <w:rPrChange w16du:dateUtc="2026-07-07T18:18:00Z" w:author="Author" w:date="2026-07-07T20:18:00Z" w:id="3153">
            <w:rPr>
              <w:rFonts w:ascii="Times New Roman"/>
              <w:color w:val="000000"/>
              <w:spacing w:val="63"/>
            </w:rPr>
          </w:rPrChange>
        </w:rPr>
        <w:t xml:space="preserve"> </w:t>
      </w:r>
      <w:r w:rsidR="00A96A35" w:rsidRPr="0027638C">
        <w:rPr>
          <w:sz w:val="24"/>
          <w:rPrChange w16du:dateUtc="2026-07-07T18:18:00Z" w:author="Author" w:date="2026-07-07T20:18:00Z" w:id="3154">
            <w:rPr>
              <w:rFonts w:ascii="Times New Roman"/>
              <w:color w:val="000000"/>
            </w:rPr>
          </w:rPrChange>
        </w:rPr>
        <w:t>lorem,</w:t>
      </w:r>
      <w:r w:rsidR="00A96A35" w:rsidRPr="0027638C">
        <w:rPr>
          <w:sz w:val="24"/>
          <w:rPrChange w16du:dateUtc="2026-07-07T18:18:00Z" w:author="Author" w:date="2026-07-07T20:18:00Z" w:id="3155">
            <w:rPr>
              <w:rFonts w:ascii="Times New Roman"/>
              <w:color w:val="000000"/>
              <w:spacing w:val="63"/>
            </w:rPr>
          </w:rPrChange>
        </w:rPr>
        <w:t xml:space="preserve"> </w:t>
      </w:r>
      <w:r w:rsidR="00A96A35" w:rsidRPr="0027638C">
        <w:rPr>
          <w:sz w:val="24"/>
          <w:rPrChange w16du:dateUtc="2026-07-07T18:18:00Z" w:author="Author" w:date="2026-07-07T20:18:00Z" w:id="3156">
            <w:rPr>
              <w:rFonts w:ascii="Times New Roman"/>
              <w:color w:val="000000"/>
            </w:rPr>
          </w:rPrChange>
        </w:rPr>
        <w:t>ipsum</w:t>
      </w:r>
      <w:ins w16du:dateUtc="2026-07-07T18:18:00Z" w:author="Author" w:date="2026-07-07T20:18:00Z" w:id="3157">
        <w:r w:rsidR="00A96A35" w:rsidRPr="0027638C">
          <w:rPr>
            <w:sz w:val="24"/>
            <w:szCs w:val="24"/>
          </w:rPr>
          <w:t>,</w:t>
        </w:r>
      </w:ins>
      <w:r w:rsidR="00A96A35" w:rsidRPr="0027638C">
        <w:rPr>
          <w:sz w:val="24"/>
          <w:rPrChange w16du:dateUtc="2026-07-07T18:18:00Z" w:author="Author" w:date="2026-07-07T20:18:00Z" w:id="3158">
            <w:rPr>
              <w:rFonts w:ascii="Times New Roman"/>
              <w:color w:val="000000"/>
              <w:spacing w:val="63"/>
            </w:rPr>
          </w:rPrChange>
        </w:rPr>
        <w:t xml:space="preserve"> </w:t>
      </w:r>
      <w:r w:rsidR="00A96A35" w:rsidRPr="0027638C">
        <w:rPr>
          <w:sz w:val="24"/>
          <w:rPrChange w16du:dateUtc="2026-07-07T18:18:00Z" w:author="Author" w:date="2026-07-07T20:18:00Z" w:id="3159">
            <w:rPr>
              <w:rFonts w:ascii="Times New Roman"/>
              <w:color w:val="000000"/>
            </w:rPr>
          </w:rPrChange>
        </w:rPr>
        <w:t>dolor</w:t>
      </w:r>
      <w:r w:rsidR="00A96A35" w:rsidRPr="0027638C">
        <w:rPr>
          <w:sz w:val="24"/>
          <w:rPrChange w16du:dateUtc="2026-07-07T18:18:00Z" w:author="Author" w:date="2026-07-07T20:18:00Z" w:id="3160">
            <w:rPr>
              <w:rFonts w:ascii="Times New Roman"/>
              <w:color w:val="000000"/>
              <w:spacing w:val="63"/>
            </w:rPr>
          </w:rPrChange>
        </w:rPr>
        <w:t xml:space="preserve"> </w:t>
      </w:r>
      <w:r w:rsidR="00A96A35" w:rsidRPr="0027638C">
        <w:rPr>
          <w:sz w:val="24"/>
          <w:rPrChange w16du:dateUtc="2026-07-07T18:18:00Z" w:author="Author" w:date="2026-07-07T20:18:00Z" w:id="3161">
            <w:rPr>
              <w:rFonts w:ascii="Times New Roman"/>
              <w:color w:val="000000"/>
            </w:rPr>
          </w:rPrChange>
        </w:rPr>
        <w:t>sit</w:t>
      </w:r>
      <w:r w:rsidR="00A96A35" w:rsidRPr="0027638C">
        <w:rPr>
          <w:sz w:val="24"/>
          <w:rPrChange w16du:dateUtc="2026-07-07T18:18:00Z" w:author="Author" w:date="2026-07-07T20:18:00Z" w:id="3162">
            <w:rPr>
              <w:rFonts w:ascii="Times New Roman"/>
              <w:color w:val="000000"/>
              <w:spacing w:val="63"/>
            </w:rPr>
          </w:rPrChange>
        </w:rPr>
        <w:t xml:space="preserve"> </w:t>
      </w:r>
      <w:r w:rsidR="00A96A35" w:rsidRPr="0027638C">
        <w:rPr>
          <w:sz w:val="24"/>
          <w:rPrChange w16du:dateUtc="2026-07-07T18:18:00Z" w:author="Author" w:date="2026-07-07T20:18:00Z" w:id="3163">
            <w:rPr>
              <w:rFonts w:ascii="Times New Roman"/>
              <w:color w:val="000000"/>
            </w:rPr>
          </w:rPrChange>
        </w:rPr>
        <w:t>amet</w:t>
      </w:r>
      <w:r w:rsidR="00A96A35" w:rsidRPr="0027638C">
        <w:rPr>
          <w:sz w:val="24"/>
          <w:rPrChange w16du:dateUtc="2026-07-07T18:18:00Z" w:author="Author" w:date="2026-07-07T20:18:00Z" w:id="3164">
            <w:rPr>
              <w:rFonts w:ascii="Times New Roman"/>
              <w:color w:val="000000"/>
              <w:spacing w:val="63"/>
            </w:rPr>
          </w:rPrChange>
        </w:rPr>
        <w:t xml:space="preserve"> </w:t>
      </w:r>
      <w:r w:rsidR="00A96A35" w:rsidRPr="0027638C">
        <w:rPr>
          <w:sz w:val="24"/>
          <w:rPrChange w16du:dateUtc="2026-07-07T18:18:00Z" w:author="Author" w:date="2026-07-07T20:18:00Z" w:id="3165">
            <w:rPr>
              <w:rFonts w:ascii="Times New Roman"/>
              <w:color w:val="000000"/>
            </w:rPr>
          </w:rPrChange>
        </w:rPr>
        <w:t>consectetur</w:t>
      </w:r>
      <w:del w16du:dateUtc="2026-07-07T18:18:00Z" w:author="Author" w:date="2026-07-07T20:18:00Z" w:id="3166">
        <w:r>
          <w:rPr>
            <w:color w:val="000000"/>
            <w:spacing w:val="63"/>
          </w:rPr>
          <w:delText xml:space="preserve"> </w:delText>
        </w:r>
      </w:del>
      <w:ins w16du:dateUtc="2026-07-07T18:18:00Z" w:author="Author" w:date="2026-07-07T20:18:00Z" w:id="3167">
        <w:r w:rsidR="00A96A35" w:rsidRPr="0027638C">
          <w:rPr>
            <w:sz w:val="24"/>
            <w:szCs w:val="24"/>
          </w:rPr>
          <w:t>-</w:t>
        </w:r>
      </w:ins>
      <w:r w:rsidR="00A96A35" w:rsidRPr="0027638C">
        <w:rPr>
          <w:sz w:val="24"/>
          <w:rPrChange w16du:dateUtc="2026-07-07T18:18:00Z" w:author="Author" w:date="2026-07-07T20:18:00Z" w:id="3168">
            <w:rPr>
              <w:rFonts w:ascii="Times New Roman"/>
              <w:color w:val="000000"/>
            </w:rPr>
          </w:rPrChange>
        </w:rPr>
        <w:t>adipiscing</w:t>
      </w:r>
      <w:r w:rsidR="00A96A35" w:rsidRPr="0027638C">
        <w:rPr>
          <w:sz w:val="24"/>
          <w:rPrChange w16du:dateUtc="2026-07-07T18:18:00Z" w:author="Author" w:date="2026-07-07T20:18:00Z" w:id="3169">
            <w:rPr>
              <w:rFonts w:ascii="Times New Roman"/>
              <w:color w:val="000000"/>
              <w:spacing w:val="63"/>
            </w:rPr>
          </w:rPrChange>
        </w:rPr>
        <w:t xml:space="preserve"> </w:t>
      </w:r>
      <w:r w:rsidR="00A96A35" w:rsidRPr="0027638C">
        <w:rPr>
          <w:sz w:val="24"/>
          <w:rPrChange w16du:dateUtc="2026-07-07T18:18:00Z" w:author="Author" w:date="2026-07-07T20:18:00Z" w:id="3170">
            <w:rPr>
              <w:rFonts w:ascii="Times New Roman" w:hAnsi="Times New Roman"/>
              <w:color w:val="000000"/>
            </w:rPr>
          </w:rPrChange>
        </w:rPr>
        <w:t>elit,</w:t>
      </w:r>
      <w:del w16du:dateUtc="2026-07-07T18:18:00Z" w:author="Author" w:date="2026-07-07T20:18:00Z" w:id="3171">
        <w:r>
          <w:rPr>
            <w:color w:val="000000"/>
          </w:rPr>
          <w:cr/>
        </w:r>
      </w:del>
      <w:r w:rsidR="00A96A35" w:rsidRPr="0027638C">
        <w:rPr>
          <w:sz w:val="24"/>
          <w:rPrChange w16du:dateUtc="2026-07-07T18:18:00Z" w:author="Author" w:date="2026-07-07T20:18:00Z" w:id="3172">
            <w:rPr>
              <w:rFonts w:ascii="Times New Roman"/>
              <w:color w:val="000000"/>
              <w:spacing w:val="665"/>
            </w:rPr>
          </w:rPrChange>
        </w:rPr>
        <w:t xml:space="preserve"> </w:t>
      </w:r>
      <w:r w:rsidR="00A96A35" w:rsidRPr="0027638C">
        <w:rPr>
          <w:sz w:val="24"/>
          <w:rPrChange w16du:dateUtc="2026-07-07T18:18:00Z" w:author="Author" w:date="2026-07-07T20:18:00Z" w:id="3173">
            <w:rPr>
              <w:rFonts w:ascii="Times New Roman"/>
              <w:color w:val="000000"/>
            </w:rPr>
          </w:rPrChange>
        </w:rPr>
        <w:t>sed do eiusmod tempor incididunt Ut;</w:t>
      </w:r>
    </w:p>
    <w:p w14:paraId="584D9177" w14:textId="77777777" w:rsidR="009609E8" w:rsidRDefault="00000000" w:rsidRPr="0027638C">
      <w:pPr>
        <w:pStyle w:val="ListParagraph"/>
        <w:numPr>
          <w:ilvl w:val="2"/>
          <w:numId w:val="5"/>
        </w:numPr>
        <w:tabs>
          <w:tab w:pos="2158" w:val="left"/>
          <w:tab w:pos="2160" w:val="left"/>
        </w:tabs>
        <w:spacing w:before="239"/>
        <w:ind w:right="356"/>
        <w:rPr>
          <w:sz w:val="24"/>
          <w:rPrChange w16du:dateUtc="2026-07-07T18:18:00Z" w:author="Author" w:date="2026-07-07T20:18:00Z" w:id="3174">
            <w:rPr>
              <w:rFonts w:ascii="Times New Roman"/>
              <w:color w:val="000000"/>
            </w:rPr>
          </w:rPrChange>
        </w:rPr>
        <w:pPrChange w16du:dateUtc="2026-07-07T18:18:00Z" w:author="Author" w:date="2026-07-07T20:18:00Z" w:id="3175">
          <w:pPr>
            <w:spacing w:after="0" w:before="235" w:line="254" w:lineRule="exact"/>
            <w:ind w:left="720"/>
            <w:jc w:val="left"/>
          </w:pPr>
        </w:pPrChange>
      </w:pPr>
      <w:del w16du:dateUtc="2026-07-07T18:18:00Z" w:author="Author" w:date="2026-07-07T20:18:00Z" w:id="3176">
        <w:r>
          <w:rPr>
            <w:color w:val="000000"/>
          </w:rPr>
          <w:delText>(x)</w:delText>
        </w:r>
        <w:r>
          <w:rPr>
            <w:color w:val="000000"/>
            <w:spacing w:val="409"/>
          </w:rPr>
          <w:delText xml:space="preserve"> </w:delText>
        </w:r>
      </w:del>
      <w:r w:rsidR="00A96A35" w:rsidRPr="0027638C">
        <w:rPr>
          <w:sz w:val="24"/>
          <w:rPrChange w16du:dateUtc="2026-07-07T18:18:00Z" w:author="Author" w:date="2026-07-07T20:18:00Z" w:id="3177">
            <w:rPr>
              <w:rFonts w:ascii="Times New Roman"/>
              <w:color w:val="000000"/>
            </w:rPr>
          </w:rPrChange>
        </w:rPr>
        <w:t>labore</w:t>
      </w:r>
      <w:r w:rsidR="00A96A35" w:rsidRPr="0027638C">
        <w:rPr>
          <w:sz w:val="24"/>
          <w:rPrChange w16du:dateUtc="2026-07-07T18:18:00Z" w:author="Author" w:date="2026-07-07T20:18:00Z" w:id="3178">
            <w:rPr>
              <w:rFonts w:ascii="Times New Roman"/>
              <w:color w:val="000000"/>
              <w:spacing w:val="22"/>
            </w:rPr>
          </w:rPrChange>
        </w:rPr>
        <w:t xml:space="preserve"> </w:t>
      </w:r>
      <w:r w:rsidR="00A96A35" w:rsidRPr="0027638C">
        <w:rPr>
          <w:sz w:val="24"/>
          <w:rPrChange w16du:dateUtc="2026-07-07T18:18:00Z" w:author="Author" w:date="2026-07-07T20:18:00Z" w:id="3179">
            <w:rPr>
              <w:rFonts w:ascii="Times New Roman"/>
              <w:color w:val="000000"/>
            </w:rPr>
          </w:rPrChange>
        </w:rPr>
        <w:t>et</w:t>
      </w:r>
      <w:r w:rsidR="00A96A35" w:rsidRPr="0027638C">
        <w:rPr>
          <w:sz w:val="24"/>
          <w:rPrChange w16du:dateUtc="2026-07-07T18:18:00Z" w:author="Author" w:date="2026-07-07T20:18:00Z" w:id="3180">
            <w:rPr>
              <w:rFonts w:ascii="Times New Roman"/>
              <w:color w:val="000000"/>
              <w:spacing w:val="22"/>
            </w:rPr>
          </w:rPrChange>
        </w:rPr>
        <w:t xml:space="preserve"> </w:t>
      </w:r>
      <w:r w:rsidR="00A96A35" w:rsidRPr="0027638C">
        <w:rPr>
          <w:sz w:val="24"/>
          <w:rPrChange w16du:dateUtc="2026-07-07T18:18:00Z" w:author="Author" w:date="2026-07-07T20:18:00Z" w:id="3181">
            <w:rPr>
              <w:rFonts w:ascii="Times New Roman"/>
              <w:color w:val="000000"/>
            </w:rPr>
          </w:rPrChange>
        </w:rPr>
        <w:t>dolore</w:t>
      </w:r>
      <w:r w:rsidR="00A96A35" w:rsidRPr="0027638C">
        <w:rPr>
          <w:sz w:val="24"/>
          <w:rPrChange w16du:dateUtc="2026-07-07T18:18:00Z" w:author="Author" w:date="2026-07-07T20:18:00Z" w:id="3182">
            <w:rPr>
              <w:rFonts w:ascii="Times New Roman"/>
              <w:color w:val="000000"/>
              <w:spacing w:val="22"/>
            </w:rPr>
          </w:rPrChange>
        </w:rPr>
        <w:t xml:space="preserve"> </w:t>
      </w:r>
      <w:r w:rsidR="00A96A35" w:rsidRPr="0027638C">
        <w:rPr>
          <w:sz w:val="24"/>
          <w:rPrChange w16du:dateUtc="2026-07-07T18:18:00Z" w:author="Author" w:date="2026-07-07T20:18:00Z" w:id="3183">
            <w:rPr>
              <w:rFonts w:ascii="Times New Roman"/>
              <w:color w:val="000000"/>
            </w:rPr>
          </w:rPrChange>
        </w:rPr>
        <w:t>magna</w:t>
      </w:r>
      <w:r w:rsidR="00A96A35" w:rsidRPr="0027638C">
        <w:rPr>
          <w:sz w:val="24"/>
          <w:rPrChange w16du:dateUtc="2026-07-07T18:18:00Z" w:author="Author" w:date="2026-07-07T20:18:00Z" w:id="3184">
            <w:rPr>
              <w:rFonts w:ascii="Times New Roman"/>
              <w:color w:val="000000"/>
              <w:spacing w:val="21"/>
            </w:rPr>
          </w:rPrChange>
        </w:rPr>
        <w:t xml:space="preserve"> </w:t>
      </w:r>
      <w:r w:rsidR="00A96A35" w:rsidRPr="0027638C">
        <w:rPr>
          <w:sz w:val="24"/>
          <w:rPrChange w16du:dateUtc="2026-07-07T18:18:00Z" w:author="Author" w:date="2026-07-07T20:18:00Z" w:id="3185">
            <w:rPr>
              <w:rFonts w:ascii="Times New Roman"/>
              <w:color w:val="000000"/>
            </w:rPr>
          </w:rPrChange>
        </w:rPr>
        <w:t>Aliqua</w:t>
      </w:r>
      <w:r w:rsidR="00A96A35" w:rsidRPr="0027638C">
        <w:rPr>
          <w:sz w:val="24"/>
          <w:rPrChange w16du:dateUtc="2026-07-07T18:18:00Z" w:author="Author" w:date="2026-07-07T20:18:00Z" w:id="3186">
            <w:rPr>
              <w:rFonts w:ascii="Times New Roman"/>
              <w:color w:val="000000"/>
              <w:spacing w:val="22"/>
            </w:rPr>
          </w:rPrChange>
        </w:rPr>
        <w:t xml:space="preserve"> </w:t>
      </w:r>
      <w:r w:rsidR="00A96A35" w:rsidRPr="0027638C">
        <w:rPr>
          <w:sz w:val="24"/>
          <w:rPrChange w16du:dateUtc="2026-07-07T18:18:00Z" w:author="Author" w:date="2026-07-07T20:18:00Z" w:id="3187">
            <w:rPr>
              <w:rFonts w:ascii="Times New Roman"/>
              <w:color w:val="000000"/>
            </w:rPr>
          </w:rPrChange>
        </w:rPr>
        <w:t>Lorem</w:t>
      </w:r>
      <w:r w:rsidR="00A96A35" w:rsidRPr="0027638C">
        <w:rPr>
          <w:sz w:val="24"/>
          <w:rPrChange w16du:dateUtc="2026-07-07T18:18:00Z" w:author="Author" w:date="2026-07-07T20:18:00Z" w:id="3188">
            <w:rPr>
              <w:rFonts w:ascii="Times New Roman"/>
              <w:color w:val="000000"/>
              <w:spacing w:val="22"/>
            </w:rPr>
          </w:rPrChange>
        </w:rPr>
        <w:t xml:space="preserve"> </w:t>
      </w:r>
      <w:r w:rsidR="00A96A35" w:rsidRPr="0027638C">
        <w:rPr>
          <w:sz w:val="24"/>
          <w:rPrChange w16du:dateUtc="2026-07-07T18:18:00Z" w:author="Author" w:date="2026-07-07T20:18:00Z" w:id="3189">
            <w:rPr>
              <w:rFonts w:ascii="Times New Roman"/>
              <w:color w:val="000000"/>
            </w:rPr>
          </w:rPrChange>
        </w:rPr>
        <w:t>Ipsum</w:t>
      </w:r>
      <w:r w:rsidR="00A96A35" w:rsidRPr="0027638C">
        <w:rPr>
          <w:sz w:val="24"/>
          <w:rPrChange w16du:dateUtc="2026-07-07T18:18:00Z" w:author="Author" w:date="2026-07-07T20:18:00Z" w:id="3190">
            <w:rPr>
              <w:rFonts w:ascii="Times New Roman"/>
              <w:color w:val="000000"/>
              <w:spacing w:val="22"/>
            </w:rPr>
          </w:rPrChange>
        </w:rPr>
        <w:t xml:space="preserve"> </w:t>
      </w:r>
      <w:r w:rsidR="00A96A35" w:rsidRPr="0027638C">
        <w:rPr>
          <w:sz w:val="24"/>
          <w:rPrChange w16du:dateUtc="2026-07-07T18:18:00Z" w:author="Author" w:date="2026-07-07T20:18:00Z" w:id="3191">
            <w:rPr>
              <w:rFonts w:ascii="Times New Roman"/>
              <w:color w:val="000000"/>
            </w:rPr>
          </w:rPrChange>
        </w:rPr>
        <w:t>dolor</w:t>
      </w:r>
      <w:r w:rsidR="00A96A35" w:rsidRPr="0027638C">
        <w:rPr>
          <w:sz w:val="24"/>
          <w:rPrChange w16du:dateUtc="2026-07-07T18:18:00Z" w:author="Author" w:date="2026-07-07T20:18:00Z" w:id="3192">
            <w:rPr>
              <w:rFonts w:ascii="Times New Roman"/>
              <w:color w:val="000000"/>
              <w:spacing w:val="22"/>
            </w:rPr>
          </w:rPrChange>
        </w:rPr>
        <w:t xml:space="preserve"> </w:t>
      </w:r>
      <w:r w:rsidR="00A96A35" w:rsidRPr="0027638C">
        <w:rPr>
          <w:sz w:val="24"/>
          <w:rPrChange w16du:dateUtc="2026-07-07T18:18:00Z" w:author="Author" w:date="2026-07-07T20:18:00Z" w:id="3193">
            <w:rPr>
              <w:rFonts w:ascii="Times New Roman"/>
              <w:color w:val="000000"/>
            </w:rPr>
          </w:rPrChange>
        </w:rPr>
        <w:t>sit</w:t>
      </w:r>
      <w:r w:rsidR="00A96A35" w:rsidRPr="0027638C">
        <w:rPr>
          <w:sz w:val="24"/>
          <w:rPrChange w16du:dateUtc="2026-07-07T18:18:00Z" w:author="Author" w:date="2026-07-07T20:18:00Z" w:id="3194">
            <w:rPr>
              <w:rFonts w:ascii="Times New Roman"/>
              <w:color w:val="000000"/>
              <w:spacing w:val="22"/>
            </w:rPr>
          </w:rPrChange>
        </w:rPr>
        <w:t xml:space="preserve"> </w:t>
      </w:r>
      <w:r w:rsidR="00A96A35" w:rsidRPr="0027638C">
        <w:rPr>
          <w:sz w:val="24"/>
          <w:rPrChange w16du:dateUtc="2026-07-07T18:18:00Z" w:author="Author" w:date="2026-07-07T20:18:00Z" w:id="3195">
            <w:rPr>
              <w:rFonts w:ascii="Times New Roman"/>
              <w:color w:val="000000"/>
            </w:rPr>
          </w:rPrChange>
        </w:rPr>
        <w:t>amet</w:t>
      </w:r>
      <w:r w:rsidR="00A96A35" w:rsidRPr="0027638C">
        <w:rPr>
          <w:sz w:val="24"/>
          <w:rPrChange w16du:dateUtc="2026-07-07T18:18:00Z" w:author="Author" w:date="2026-07-07T20:18:00Z" w:id="3196">
            <w:rPr>
              <w:rFonts w:ascii="Times New Roman"/>
              <w:color w:val="000000"/>
              <w:spacing w:val="22"/>
            </w:rPr>
          </w:rPrChange>
        </w:rPr>
        <w:t xml:space="preserve"> </w:t>
      </w:r>
      <w:r w:rsidR="00A96A35" w:rsidRPr="0027638C">
        <w:rPr>
          <w:sz w:val="24"/>
          <w:rPrChange w16du:dateUtc="2026-07-07T18:18:00Z" w:author="Author" w:date="2026-07-07T20:18:00Z" w:id="3197">
            <w:rPr>
              <w:rFonts w:ascii="Times New Roman"/>
              <w:color w:val="000000"/>
            </w:rPr>
          </w:rPrChange>
        </w:rPr>
        <w:t>consectetur</w:t>
      </w:r>
      <w:r w:rsidR="00A96A35" w:rsidRPr="0027638C">
        <w:rPr>
          <w:sz w:val="24"/>
          <w:rPrChange w16du:dateUtc="2026-07-07T18:18:00Z" w:author="Author" w:date="2026-07-07T20:18:00Z" w:id="3198">
            <w:rPr>
              <w:rFonts w:ascii="Times New Roman"/>
              <w:color w:val="000000"/>
              <w:spacing w:val="22"/>
            </w:rPr>
          </w:rPrChange>
        </w:rPr>
        <w:t xml:space="preserve"> </w:t>
      </w:r>
      <w:r w:rsidR="00A96A35" w:rsidRPr="0027638C">
        <w:rPr>
          <w:sz w:val="24"/>
          <w:rPrChange w16du:dateUtc="2026-07-07T18:18:00Z" w:author="Author" w:date="2026-07-07T20:18:00Z" w:id="3199">
            <w:rPr>
              <w:rFonts w:ascii="Times New Roman"/>
              <w:color w:val="000000"/>
            </w:rPr>
          </w:rPrChange>
        </w:rPr>
        <w:t>adipiscing</w:t>
      </w:r>
      <w:r w:rsidR="00A96A35" w:rsidRPr="0027638C">
        <w:rPr>
          <w:sz w:val="24"/>
          <w:rPrChange w16du:dateUtc="2026-07-07T18:18:00Z" w:author="Author" w:date="2026-07-07T20:18:00Z" w:id="3200">
            <w:rPr>
              <w:rFonts w:ascii="Times New Roman"/>
              <w:color w:val="000000"/>
              <w:spacing w:val="22"/>
            </w:rPr>
          </w:rPrChange>
        </w:rPr>
        <w:t xml:space="preserve"> </w:t>
      </w:r>
      <w:r w:rsidR="00A96A35" w:rsidRPr="0027638C">
        <w:rPr>
          <w:sz w:val="24"/>
          <w:rPrChange w16du:dateUtc="2026-07-07T18:18:00Z" w:author="Author" w:date="2026-07-07T20:18:00Z" w:id="3201">
            <w:rPr>
              <w:rFonts w:ascii="Times New Roman"/>
              <w:color w:val="000000"/>
            </w:rPr>
          </w:rPrChange>
        </w:rPr>
        <w:t>elit</w:t>
      </w:r>
      <w:r w:rsidR="00A96A35" w:rsidRPr="0027638C">
        <w:rPr>
          <w:sz w:val="24"/>
          <w:rPrChange w16du:dateUtc="2026-07-07T18:18:00Z" w:author="Author" w:date="2026-07-07T20:18:00Z" w:id="3202">
            <w:rPr>
              <w:rFonts w:ascii="Times New Roman"/>
              <w:color w:val="000000"/>
              <w:spacing w:val="22"/>
            </w:rPr>
          </w:rPrChange>
        </w:rPr>
        <w:t xml:space="preserve"> </w:t>
      </w:r>
      <w:r w:rsidR="00A96A35" w:rsidRPr="0027638C">
        <w:rPr>
          <w:sz w:val="24"/>
          <w:rPrChange w16du:dateUtc="2026-07-07T18:18:00Z" w:author="Author" w:date="2026-07-07T20:18:00Z" w:id="3203">
            <w:rPr>
              <w:rFonts w:ascii="Times New Roman"/>
              <w:color w:val="000000"/>
            </w:rPr>
          </w:rPrChange>
        </w:rPr>
        <w:t>sed</w:t>
      </w:r>
      <w:r w:rsidR="00A96A35" w:rsidRPr="0027638C">
        <w:rPr>
          <w:sz w:val="24"/>
          <w:rPrChange w16du:dateUtc="2026-07-07T18:18:00Z" w:author="Author" w:date="2026-07-07T20:18:00Z" w:id="3204">
            <w:rPr>
              <w:rFonts w:ascii="Times New Roman"/>
              <w:color w:val="000000"/>
              <w:spacing w:val="22"/>
            </w:rPr>
          </w:rPrChange>
        </w:rPr>
        <w:t xml:space="preserve"> </w:t>
      </w:r>
      <w:r w:rsidR="00A96A35" w:rsidRPr="0027638C">
        <w:rPr>
          <w:sz w:val="24"/>
          <w:rPrChange w16du:dateUtc="2026-07-07T18:18:00Z" w:author="Author" w:date="2026-07-07T20:18:00Z" w:id="3205">
            <w:rPr>
              <w:rFonts w:ascii="Times New Roman" w:hAnsi="Times New Roman"/>
              <w:color w:val="000000"/>
            </w:rPr>
          </w:rPrChange>
        </w:rPr>
        <w:t>do</w:t>
      </w:r>
      <w:del w16du:dateUtc="2026-07-07T18:18:00Z" w:author="Author" w:date="2026-07-07T20:18:00Z" w:id="3206">
        <w:r>
          <w:rPr>
            <w:color w:val="000000"/>
          </w:rPr>
          <w:cr/>
        </w:r>
      </w:del>
      <w:r w:rsidR="00A96A35" w:rsidRPr="0027638C">
        <w:rPr>
          <w:sz w:val="24"/>
          <w:rPrChange w16du:dateUtc="2026-07-07T18:18:00Z" w:author="Author" w:date="2026-07-07T20:18:00Z" w:id="3207">
            <w:rPr>
              <w:rFonts w:ascii="Times New Roman"/>
              <w:color w:val="000000"/>
              <w:spacing w:val="665"/>
            </w:rPr>
          </w:rPrChange>
        </w:rPr>
        <w:t xml:space="preserve"> </w:t>
      </w:r>
      <w:r w:rsidR="00A96A35" w:rsidRPr="0027638C">
        <w:rPr>
          <w:sz w:val="24"/>
          <w:rPrChange w16du:dateUtc="2026-07-07T18:18:00Z" w:author="Author" w:date="2026-07-07T20:18:00Z" w:id="3208">
            <w:rPr>
              <w:rFonts w:ascii="Times New Roman"/>
              <w:color w:val="000000"/>
            </w:rPr>
          </w:rPrChange>
        </w:rPr>
        <w:t>eiusmod</w:t>
      </w:r>
      <w:r w:rsidR="00A96A35" w:rsidRPr="0027638C">
        <w:rPr>
          <w:sz w:val="24"/>
          <w:rPrChange w16du:dateUtc="2026-07-07T18:18:00Z" w:author="Author" w:date="2026-07-07T20:18:00Z" w:id="3209">
            <w:rPr>
              <w:rFonts w:ascii="Times New Roman"/>
              <w:color w:val="000000"/>
              <w:spacing w:val="32"/>
            </w:rPr>
          </w:rPrChange>
        </w:rPr>
        <w:t xml:space="preserve"> </w:t>
      </w:r>
      <w:r w:rsidR="00A96A35" w:rsidRPr="0027638C">
        <w:rPr>
          <w:sz w:val="24"/>
          <w:rPrChange w16du:dateUtc="2026-07-07T18:18:00Z" w:author="Author" w:date="2026-07-07T20:18:00Z" w:id="3210">
            <w:rPr>
              <w:rFonts w:ascii="Times New Roman"/>
              <w:color w:val="000000"/>
            </w:rPr>
          </w:rPrChange>
        </w:rPr>
        <w:t>tempor</w:t>
      </w:r>
      <w:r w:rsidR="00A96A35" w:rsidRPr="0027638C">
        <w:rPr>
          <w:sz w:val="24"/>
          <w:rPrChange w16du:dateUtc="2026-07-07T18:18:00Z" w:author="Author" w:date="2026-07-07T20:18:00Z" w:id="3211">
            <w:rPr>
              <w:rFonts w:ascii="Times New Roman"/>
              <w:color w:val="000000"/>
              <w:spacing w:val="32"/>
            </w:rPr>
          </w:rPrChange>
        </w:rPr>
        <w:t xml:space="preserve"> </w:t>
      </w:r>
      <w:r w:rsidR="00A96A35" w:rsidRPr="0027638C">
        <w:rPr>
          <w:sz w:val="24"/>
          <w:rPrChange w16du:dateUtc="2026-07-07T18:18:00Z" w:author="Author" w:date="2026-07-07T20:18:00Z" w:id="3212">
            <w:rPr>
              <w:rFonts w:ascii="Times New Roman"/>
              <w:color w:val="000000"/>
            </w:rPr>
          </w:rPrChange>
        </w:rPr>
        <w:t>incididunt</w:t>
      </w:r>
      <w:r w:rsidR="00A96A35" w:rsidRPr="0027638C">
        <w:rPr>
          <w:sz w:val="24"/>
          <w:rPrChange w16du:dateUtc="2026-07-07T18:18:00Z" w:author="Author" w:date="2026-07-07T20:18:00Z" w:id="3213">
            <w:rPr>
              <w:rFonts w:ascii="Times New Roman"/>
              <w:color w:val="000000"/>
              <w:spacing w:val="32"/>
            </w:rPr>
          </w:rPrChange>
        </w:rPr>
        <w:t xml:space="preserve"> </w:t>
      </w:r>
      <w:r w:rsidR="00A96A35" w:rsidRPr="0027638C">
        <w:rPr>
          <w:sz w:val="24"/>
          <w:rPrChange w16du:dateUtc="2026-07-07T18:18:00Z" w:author="Author" w:date="2026-07-07T20:18:00Z" w:id="3214">
            <w:rPr>
              <w:rFonts w:ascii="Times New Roman"/>
              <w:color w:val="000000"/>
            </w:rPr>
          </w:rPrChange>
        </w:rPr>
        <w:t>ut</w:t>
      </w:r>
      <w:r w:rsidR="00A96A35" w:rsidRPr="0027638C">
        <w:rPr>
          <w:sz w:val="24"/>
          <w:rPrChange w16du:dateUtc="2026-07-07T18:18:00Z" w:author="Author" w:date="2026-07-07T20:18:00Z" w:id="3215">
            <w:rPr>
              <w:rFonts w:ascii="Times New Roman"/>
              <w:color w:val="000000"/>
              <w:spacing w:val="32"/>
            </w:rPr>
          </w:rPrChange>
        </w:rPr>
        <w:t xml:space="preserve"> </w:t>
      </w:r>
      <w:r w:rsidR="00A96A35" w:rsidRPr="0027638C">
        <w:rPr>
          <w:sz w:val="24"/>
          <w:rPrChange w16du:dateUtc="2026-07-07T18:18:00Z" w:author="Author" w:date="2026-07-07T20:18:00Z" w:id="3216">
            <w:rPr>
              <w:rFonts w:ascii="Times New Roman"/>
              <w:color w:val="000000"/>
            </w:rPr>
          </w:rPrChange>
        </w:rPr>
        <w:t>labore</w:t>
      </w:r>
      <w:r w:rsidR="00A96A35" w:rsidRPr="0027638C">
        <w:rPr>
          <w:sz w:val="24"/>
          <w:rPrChange w16du:dateUtc="2026-07-07T18:18:00Z" w:author="Author" w:date="2026-07-07T20:18:00Z" w:id="3217">
            <w:rPr>
              <w:rFonts w:ascii="Times New Roman"/>
              <w:color w:val="000000"/>
              <w:spacing w:val="32"/>
            </w:rPr>
          </w:rPrChange>
        </w:rPr>
        <w:t xml:space="preserve"> </w:t>
      </w:r>
      <w:r w:rsidR="00A96A35" w:rsidRPr="0027638C">
        <w:rPr>
          <w:sz w:val="24"/>
          <w:rPrChange w16du:dateUtc="2026-07-07T18:18:00Z" w:author="Author" w:date="2026-07-07T20:18:00Z" w:id="3218">
            <w:rPr>
              <w:rFonts w:ascii="Times New Roman"/>
              <w:color w:val="000000"/>
            </w:rPr>
          </w:rPrChange>
        </w:rPr>
        <w:t>et</w:t>
      </w:r>
      <w:r w:rsidR="00A96A35" w:rsidRPr="0027638C">
        <w:rPr>
          <w:sz w:val="24"/>
          <w:rPrChange w16du:dateUtc="2026-07-07T18:18:00Z" w:author="Author" w:date="2026-07-07T20:18:00Z" w:id="3219">
            <w:rPr>
              <w:rFonts w:ascii="Times New Roman"/>
              <w:color w:val="000000"/>
              <w:spacing w:val="32"/>
            </w:rPr>
          </w:rPrChange>
        </w:rPr>
        <w:t xml:space="preserve"> </w:t>
      </w:r>
      <w:r w:rsidR="00A96A35" w:rsidRPr="0027638C">
        <w:rPr>
          <w:sz w:val="24"/>
          <w:rPrChange w16du:dateUtc="2026-07-07T18:18:00Z" w:author="Author" w:date="2026-07-07T20:18:00Z" w:id="3220">
            <w:rPr>
              <w:rFonts w:ascii="Times New Roman"/>
              <w:color w:val="000000"/>
            </w:rPr>
          </w:rPrChange>
        </w:rPr>
        <w:t>dolore</w:t>
      </w:r>
      <w:r w:rsidR="00A96A35" w:rsidRPr="0027638C">
        <w:rPr>
          <w:sz w:val="24"/>
          <w:rPrChange w16du:dateUtc="2026-07-07T18:18:00Z" w:author="Author" w:date="2026-07-07T20:18:00Z" w:id="3221">
            <w:rPr>
              <w:rFonts w:ascii="Times New Roman"/>
              <w:color w:val="000000"/>
              <w:spacing w:val="32"/>
            </w:rPr>
          </w:rPrChange>
        </w:rPr>
        <w:t xml:space="preserve"> </w:t>
      </w:r>
      <w:r w:rsidR="00A96A35" w:rsidRPr="0027638C">
        <w:rPr>
          <w:sz w:val="24"/>
          <w:rPrChange w16du:dateUtc="2026-07-07T18:18:00Z" w:author="Author" w:date="2026-07-07T20:18:00Z" w:id="3222">
            <w:rPr>
              <w:rFonts w:ascii="Times New Roman"/>
              <w:color w:val="000000"/>
            </w:rPr>
          </w:rPrChange>
        </w:rPr>
        <w:t>magna</w:t>
      </w:r>
      <w:r w:rsidR="00A96A35" w:rsidRPr="0027638C">
        <w:rPr>
          <w:sz w:val="24"/>
          <w:rPrChange w16du:dateUtc="2026-07-07T18:18:00Z" w:author="Author" w:date="2026-07-07T20:18:00Z" w:id="3223">
            <w:rPr>
              <w:rFonts w:ascii="Times New Roman"/>
              <w:color w:val="000000"/>
              <w:spacing w:val="32"/>
            </w:rPr>
          </w:rPrChange>
        </w:rPr>
        <w:t xml:space="preserve"> </w:t>
      </w:r>
      <w:r w:rsidR="00A96A35" w:rsidRPr="0027638C">
        <w:rPr>
          <w:sz w:val="24"/>
          <w:rPrChange w16du:dateUtc="2026-07-07T18:18:00Z" w:author="Author" w:date="2026-07-07T20:18:00Z" w:id="3224">
            <w:rPr>
              <w:rFonts w:ascii="Times New Roman"/>
              <w:color w:val="000000"/>
            </w:rPr>
          </w:rPrChange>
        </w:rPr>
        <w:t>aliqua</w:t>
      </w:r>
      <w:r w:rsidR="00A96A35" w:rsidRPr="0027638C">
        <w:rPr>
          <w:sz w:val="24"/>
          <w:rPrChange w16du:dateUtc="2026-07-07T18:18:00Z" w:author="Author" w:date="2026-07-07T20:18:00Z" w:id="3225">
            <w:rPr>
              <w:rFonts w:ascii="Times New Roman"/>
              <w:color w:val="000000"/>
              <w:spacing w:val="32"/>
            </w:rPr>
          </w:rPrChange>
        </w:rPr>
        <w:t xml:space="preserve"> </w:t>
      </w:r>
      <w:r w:rsidR="00A96A35" w:rsidRPr="0027638C">
        <w:rPr>
          <w:sz w:val="24"/>
          <w:rPrChange w16du:dateUtc="2026-07-07T18:18:00Z" w:author="Author" w:date="2026-07-07T20:18:00Z" w:id="3226">
            <w:rPr>
              <w:rFonts w:ascii="Times New Roman"/>
              <w:color w:val="000000"/>
            </w:rPr>
          </w:rPrChange>
        </w:rPr>
        <w:t>lorem</w:t>
      </w:r>
      <w:r w:rsidR="00A96A35" w:rsidRPr="0027638C">
        <w:rPr>
          <w:sz w:val="24"/>
          <w:rPrChange w16du:dateUtc="2026-07-07T18:18:00Z" w:author="Author" w:date="2026-07-07T20:18:00Z" w:id="3227">
            <w:rPr>
              <w:rFonts w:ascii="Times New Roman"/>
              <w:color w:val="000000"/>
              <w:spacing w:val="32"/>
            </w:rPr>
          </w:rPrChange>
        </w:rPr>
        <w:t xml:space="preserve"> </w:t>
      </w:r>
      <w:r w:rsidR="00A96A35" w:rsidRPr="0027638C">
        <w:rPr>
          <w:sz w:val="24"/>
          <w:rPrChange w16du:dateUtc="2026-07-07T18:18:00Z" w:author="Author" w:date="2026-07-07T20:18:00Z" w:id="3228">
            <w:rPr>
              <w:rFonts w:ascii="Times New Roman"/>
              <w:color w:val="000000"/>
            </w:rPr>
          </w:rPrChange>
        </w:rPr>
        <w:t>ipsum</w:t>
      </w:r>
      <w:r w:rsidR="00A96A35" w:rsidRPr="0027638C">
        <w:rPr>
          <w:sz w:val="24"/>
          <w:rPrChange w16du:dateUtc="2026-07-07T18:18:00Z" w:author="Author" w:date="2026-07-07T20:18:00Z" w:id="3229">
            <w:rPr>
              <w:rFonts w:ascii="Times New Roman"/>
              <w:color w:val="000000"/>
              <w:spacing w:val="32"/>
            </w:rPr>
          </w:rPrChange>
        </w:rPr>
        <w:t xml:space="preserve"> </w:t>
      </w:r>
      <w:r w:rsidR="00A96A35" w:rsidRPr="0027638C">
        <w:rPr>
          <w:sz w:val="24"/>
          <w:rPrChange w16du:dateUtc="2026-07-07T18:18:00Z" w:author="Author" w:date="2026-07-07T20:18:00Z" w:id="3230">
            <w:rPr>
              <w:rFonts w:ascii="Times New Roman"/>
              <w:color w:val="000000"/>
            </w:rPr>
          </w:rPrChange>
        </w:rPr>
        <w:t>Dolor</w:t>
      </w:r>
      <w:r w:rsidR="00A96A35" w:rsidRPr="0027638C">
        <w:rPr>
          <w:sz w:val="24"/>
          <w:rPrChange w16du:dateUtc="2026-07-07T18:18:00Z" w:author="Author" w:date="2026-07-07T20:18:00Z" w:id="3231">
            <w:rPr>
              <w:rFonts w:ascii="Times New Roman"/>
              <w:color w:val="000000"/>
              <w:spacing w:val="32"/>
            </w:rPr>
          </w:rPrChange>
        </w:rPr>
        <w:t xml:space="preserve"> </w:t>
      </w:r>
      <w:r w:rsidR="00A96A35" w:rsidRPr="0027638C">
        <w:rPr>
          <w:sz w:val="24"/>
          <w:rPrChange w16du:dateUtc="2026-07-07T18:18:00Z" w:author="Author" w:date="2026-07-07T20:18:00Z" w:id="3232">
            <w:rPr>
              <w:rFonts w:ascii="Times New Roman" w:hAnsi="Times New Roman"/>
              <w:color w:val="000000"/>
            </w:rPr>
          </w:rPrChange>
        </w:rPr>
        <w:t>Sit</w:t>
      </w:r>
      <w:del w16du:dateUtc="2026-07-07T18:18:00Z" w:author="Author" w:date="2026-07-07T20:18:00Z" w:id="3233">
        <w:r>
          <w:rPr>
            <w:color w:val="000000"/>
          </w:rPr>
          <w:cr/>
        </w:r>
      </w:del>
      <w:r w:rsidR="00A96A35" w:rsidRPr="0027638C">
        <w:rPr>
          <w:sz w:val="24"/>
          <w:rPrChange w16du:dateUtc="2026-07-07T18:18:00Z" w:author="Author" w:date="2026-07-07T20:18:00Z" w:id="3234">
            <w:rPr>
              <w:rFonts w:ascii="Times New Roman"/>
              <w:color w:val="000000"/>
              <w:spacing w:val="665"/>
            </w:rPr>
          </w:rPrChange>
        </w:rPr>
        <w:t xml:space="preserve"> </w:t>
      </w:r>
      <w:r w:rsidR="00A96A35" w:rsidRPr="0027638C">
        <w:rPr>
          <w:sz w:val="24"/>
          <w:rPrChange w16du:dateUtc="2026-07-07T18:18:00Z" w:author="Author" w:date="2026-07-07T20:18:00Z" w:id="3235">
            <w:rPr>
              <w:rFonts w:ascii="Times New Roman"/>
              <w:color w:val="000000"/>
            </w:rPr>
          </w:rPrChange>
        </w:rPr>
        <w:t>Amet</w:t>
      </w:r>
      <w:r w:rsidR="00A96A35" w:rsidRPr="0027638C">
        <w:rPr>
          <w:sz w:val="24"/>
          <w:rPrChange w16du:dateUtc="2026-07-07T18:18:00Z" w:author="Author" w:date="2026-07-07T20:18:00Z" w:id="3236">
            <w:rPr>
              <w:rFonts w:ascii="Times New Roman"/>
              <w:color w:val="000000"/>
              <w:spacing w:val="21"/>
            </w:rPr>
          </w:rPrChange>
        </w:rPr>
        <w:t xml:space="preserve"> </w:t>
      </w:r>
      <w:r w:rsidR="00A96A35" w:rsidRPr="0027638C">
        <w:rPr>
          <w:sz w:val="24"/>
          <w:rPrChange w16du:dateUtc="2026-07-07T18:18:00Z" w:author="Author" w:date="2026-07-07T20:18:00Z" w:id="3237">
            <w:rPr>
              <w:rFonts w:ascii="Times New Roman"/>
              <w:color w:val="000000"/>
            </w:rPr>
          </w:rPrChange>
        </w:rPr>
        <w:t>consectetur</w:t>
      </w:r>
      <w:r w:rsidR="00A96A35" w:rsidRPr="0027638C">
        <w:rPr>
          <w:sz w:val="24"/>
          <w:rPrChange w16du:dateUtc="2026-07-07T18:18:00Z" w:author="Author" w:date="2026-07-07T20:18:00Z" w:id="3238">
            <w:rPr>
              <w:rFonts w:ascii="Times New Roman"/>
              <w:color w:val="000000"/>
              <w:spacing w:val="21"/>
            </w:rPr>
          </w:rPrChange>
        </w:rPr>
        <w:t xml:space="preserve"> </w:t>
      </w:r>
      <w:r w:rsidR="00A96A35" w:rsidRPr="0027638C">
        <w:rPr>
          <w:sz w:val="24"/>
          <w:rPrChange w16du:dateUtc="2026-07-07T18:18:00Z" w:author="Author" w:date="2026-07-07T20:18:00Z" w:id="3239">
            <w:rPr>
              <w:rFonts w:ascii="Times New Roman"/>
              <w:color w:val="000000"/>
            </w:rPr>
          </w:rPrChange>
        </w:rPr>
        <w:t>adipiscing</w:t>
      </w:r>
      <w:r w:rsidR="00A96A35" w:rsidRPr="0027638C">
        <w:rPr>
          <w:sz w:val="24"/>
          <w:rPrChange w16du:dateUtc="2026-07-07T18:18:00Z" w:author="Author" w:date="2026-07-07T20:18:00Z" w:id="3240">
            <w:rPr>
              <w:rFonts w:ascii="Times New Roman"/>
              <w:color w:val="000000"/>
              <w:spacing w:val="21"/>
            </w:rPr>
          </w:rPrChange>
        </w:rPr>
        <w:t xml:space="preserve"> </w:t>
      </w:r>
      <w:r w:rsidR="00A96A35" w:rsidRPr="0027638C">
        <w:rPr>
          <w:sz w:val="24"/>
          <w:rPrChange w16du:dateUtc="2026-07-07T18:18:00Z" w:author="Author" w:date="2026-07-07T20:18:00Z" w:id="3241">
            <w:rPr>
              <w:rFonts w:ascii="Times New Roman"/>
              <w:color w:val="000000"/>
            </w:rPr>
          </w:rPrChange>
        </w:rPr>
        <w:t>elit</w:t>
      </w:r>
      <w:r w:rsidR="00A96A35" w:rsidRPr="0027638C">
        <w:rPr>
          <w:sz w:val="24"/>
          <w:rPrChange w16du:dateUtc="2026-07-07T18:18:00Z" w:author="Author" w:date="2026-07-07T20:18:00Z" w:id="3242">
            <w:rPr>
              <w:rFonts w:ascii="Times New Roman"/>
              <w:color w:val="000000"/>
              <w:spacing w:val="21"/>
            </w:rPr>
          </w:rPrChange>
        </w:rPr>
        <w:t xml:space="preserve"> </w:t>
      </w:r>
      <w:r w:rsidR="00A96A35" w:rsidRPr="0027638C">
        <w:rPr>
          <w:sz w:val="24"/>
          <w:rPrChange w16du:dateUtc="2026-07-07T18:18:00Z" w:author="Author" w:date="2026-07-07T20:18:00Z" w:id="3243">
            <w:rPr>
              <w:rFonts w:ascii="Times New Roman"/>
              <w:color w:val="000000"/>
            </w:rPr>
          </w:rPrChange>
        </w:rPr>
        <w:t>sed</w:t>
      </w:r>
      <w:r w:rsidR="00A96A35" w:rsidRPr="0027638C">
        <w:rPr>
          <w:sz w:val="24"/>
          <w:rPrChange w16du:dateUtc="2026-07-07T18:18:00Z" w:author="Author" w:date="2026-07-07T20:18:00Z" w:id="3244">
            <w:rPr>
              <w:rFonts w:ascii="Times New Roman"/>
              <w:color w:val="000000"/>
              <w:spacing w:val="21"/>
            </w:rPr>
          </w:rPrChange>
        </w:rPr>
        <w:t xml:space="preserve"> </w:t>
      </w:r>
      <w:r w:rsidR="00A96A35" w:rsidRPr="0027638C">
        <w:rPr>
          <w:sz w:val="24"/>
          <w:rPrChange w16du:dateUtc="2026-07-07T18:18:00Z" w:author="Author" w:date="2026-07-07T20:18:00Z" w:id="3245">
            <w:rPr>
              <w:rFonts w:ascii="Times New Roman"/>
              <w:color w:val="000000"/>
            </w:rPr>
          </w:rPrChange>
        </w:rPr>
        <w:t>do</w:t>
      </w:r>
      <w:r w:rsidR="00A96A35" w:rsidRPr="0027638C">
        <w:rPr>
          <w:sz w:val="24"/>
          <w:rPrChange w16du:dateUtc="2026-07-07T18:18:00Z" w:author="Author" w:date="2026-07-07T20:18:00Z" w:id="3246">
            <w:rPr>
              <w:rFonts w:ascii="Times New Roman"/>
              <w:color w:val="000000"/>
              <w:spacing w:val="21"/>
            </w:rPr>
          </w:rPrChange>
        </w:rPr>
        <w:t xml:space="preserve"> </w:t>
      </w:r>
      <w:r w:rsidR="00A96A35" w:rsidRPr="0027638C">
        <w:rPr>
          <w:sz w:val="24"/>
          <w:rPrChange w16du:dateUtc="2026-07-07T18:18:00Z" w:author="Author" w:date="2026-07-07T20:18:00Z" w:id="3247">
            <w:rPr>
              <w:rFonts w:ascii="Times New Roman"/>
              <w:color w:val="000000"/>
            </w:rPr>
          </w:rPrChange>
        </w:rPr>
        <w:t>eiusmod</w:t>
      </w:r>
      <w:r w:rsidR="00A96A35" w:rsidRPr="0027638C">
        <w:rPr>
          <w:sz w:val="24"/>
          <w:rPrChange w16du:dateUtc="2026-07-07T18:18:00Z" w:author="Author" w:date="2026-07-07T20:18:00Z" w:id="3248">
            <w:rPr>
              <w:rFonts w:ascii="Times New Roman"/>
              <w:color w:val="000000"/>
              <w:spacing w:val="21"/>
            </w:rPr>
          </w:rPrChange>
        </w:rPr>
        <w:t xml:space="preserve"> </w:t>
      </w:r>
      <w:r w:rsidR="00A96A35" w:rsidRPr="0027638C">
        <w:rPr>
          <w:sz w:val="24"/>
          <w:rPrChange w16du:dateUtc="2026-07-07T18:18:00Z" w:author="Author" w:date="2026-07-07T20:18:00Z" w:id="3249">
            <w:rPr>
              <w:rFonts w:ascii="Times New Roman"/>
              <w:color w:val="000000"/>
            </w:rPr>
          </w:rPrChange>
        </w:rPr>
        <w:t>tempor</w:t>
      </w:r>
      <w:r w:rsidR="00A96A35" w:rsidRPr="0027638C">
        <w:rPr>
          <w:sz w:val="24"/>
          <w:rPrChange w16du:dateUtc="2026-07-07T18:18:00Z" w:author="Author" w:date="2026-07-07T20:18:00Z" w:id="3250">
            <w:rPr>
              <w:rFonts w:ascii="Times New Roman"/>
              <w:color w:val="000000"/>
              <w:spacing w:val="21"/>
            </w:rPr>
          </w:rPrChange>
        </w:rPr>
        <w:t xml:space="preserve"> </w:t>
      </w:r>
      <w:r w:rsidR="00A96A35" w:rsidRPr="0027638C">
        <w:rPr>
          <w:sz w:val="24"/>
          <w:rPrChange w16du:dateUtc="2026-07-07T18:18:00Z" w:author="Author" w:date="2026-07-07T20:18:00Z" w:id="3251">
            <w:rPr>
              <w:rFonts w:ascii="Times New Roman"/>
              <w:color w:val="000000"/>
            </w:rPr>
          </w:rPrChange>
        </w:rPr>
        <w:t>incididunt</w:t>
      </w:r>
      <w:r w:rsidR="00A96A35" w:rsidRPr="0027638C">
        <w:rPr>
          <w:sz w:val="24"/>
          <w:rPrChange w16du:dateUtc="2026-07-07T18:18:00Z" w:author="Author" w:date="2026-07-07T20:18:00Z" w:id="3252">
            <w:rPr>
              <w:rFonts w:ascii="Times New Roman"/>
              <w:color w:val="000000"/>
              <w:spacing w:val="21"/>
            </w:rPr>
          </w:rPrChange>
        </w:rPr>
        <w:t xml:space="preserve"> </w:t>
      </w:r>
      <w:r w:rsidR="00A96A35" w:rsidRPr="0027638C">
        <w:rPr>
          <w:sz w:val="24"/>
          <w:rPrChange w16du:dateUtc="2026-07-07T18:18:00Z" w:author="Author" w:date="2026-07-07T20:18:00Z" w:id="3253">
            <w:rPr>
              <w:rFonts w:ascii="Times New Roman"/>
              <w:color w:val="000000"/>
            </w:rPr>
          </w:rPrChange>
        </w:rPr>
        <w:t>ut</w:t>
      </w:r>
      <w:r w:rsidR="00A96A35" w:rsidRPr="0027638C">
        <w:rPr>
          <w:sz w:val="24"/>
          <w:rPrChange w16du:dateUtc="2026-07-07T18:18:00Z" w:author="Author" w:date="2026-07-07T20:18:00Z" w:id="3254">
            <w:rPr>
              <w:rFonts w:ascii="Times New Roman"/>
              <w:color w:val="000000"/>
              <w:spacing w:val="21"/>
            </w:rPr>
          </w:rPrChange>
        </w:rPr>
        <w:t xml:space="preserve"> </w:t>
      </w:r>
      <w:r w:rsidR="00A96A35" w:rsidRPr="0027638C">
        <w:rPr>
          <w:sz w:val="24"/>
          <w:rPrChange w16du:dateUtc="2026-07-07T18:18:00Z" w:author="Author" w:date="2026-07-07T20:18:00Z" w:id="3255">
            <w:rPr>
              <w:rFonts w:ascii="Times New Roman"/>
              <w:color w:val="000000"/>
            </w:rPr>
          </w:rPrChange>
        </w:rPr>
        <w:t>Labore</w:t>
      </w:r>
      <w:r w:rsidR="00A96A35" w:rsidRPr="0027638C">
        <w:rPr>
          <w:sz w:val="24"/>
          <w:rPrChange w16du:dateUtc="2026-07-07T18:18:00Z" w:author="Author" w:date="2026-07-07T20:18:00Z" w:id="3256">
            <w:rPr>
              <w:rFonts w:ascii="Times New Roman"/>
              <w:color w:val="000000"/>
              <w:spacing w:val="21"/>
            </w:rPr>
          </w:rPrChange>
        </w:rPr>
        <w:t xml:space="preserve"> </w:t>
      </w:r>
      <w:r w:rsidR="00A96A35" w:rsidRPr="0027638C">
        <w:rPr>
          <w:sz w:val="24"/>
          <w:rPrChange w16du:dateUtc="2026-07-07T18:18:00Z" w:author="Author" w:date="2026-07-07T20:18:00Z" w:id="3257">
            <w:rPr>
              <w:rFonts w:ascii="Times New Roman"/>
              <w:color w:val="000000"/>
            </w:rPr>
          </w:rPrChange>
        </w:rPr>
        <w:t>et</w:t>
      </w:r>
      <w:r w:rsidR="00A96A35" w:rsidRPr="0027638C">
        <w:rPr>
          <w:sz w:val="24"/>
          <w:rPrChange w16du:dateUtc="2026-07-07T18:18:00Z" w:author="Author" w:date="2026-07-07T20:18:00Z" w:id="3258">
            <w:rPr>
              <w:rFonts w:ascii="Times New Roman"/>
              <w:color w:val="000000"/>
              <w:spacing w:val="21"/>
            </w:rPr>
          </w:rPrChange>
        </w:rPr>
        <w:t xml:space="preserve"> </w:t>
      </w:r>
      <w:r w:rsidR="00A96A35" w:rsidRPr="0027638C">
        <w:rPr>
          <w:sz w:val="24"/>
          <w:rPrChange w16du:dateUtc="2026-07-07T18:18:00Z" w:author="Author" w:date="2026-07-07T20:18:00Z" w:id="3259">
            <w:rPr>
              <w:rFonts w:ascii="Times New Roman"/>
              <w:color w:val="000000"/>
            </w:rPr>
          </w:rPrChange>
        </w:rPr>
        <w:t>dolore</w:t>
      </w:r>
      <w:r w:rsidR="00A96A35" w:rsidRPr="0027638C">
        <w:rPr>
          <w:sz w:val="24"/>
          <w:rPrChange w16du:dateUtc="2026-07-07T18:18:00Z" w:author="Author" w:date="2026-07-07T20:18:00Z" w:id="3260">
            <w:rPr>
              <w:rFonts w:ascii="Times New Roman"/>
              <w:color w:val="000000"/>
              <w:spacing w:val="21"/>
            </w:rPr>
          </w:rPrChange>
        </w:rPr>
        <w:t xml:space="preserve"> </w:t>
      </w:r>
      <w:r w:rsidR="00A96A35" w:rsidRPr="0027638C">
        <w:rPr>
          <w:sz w:val="24"/>
          <w:rPrChange w16du:dateUtc="2026-07-07T18:18:00Z" w:author="Author" w:date="2026-07-07T20:18:00Z" w:id="3261">
            <w:rPr>
              <w:rFonts w:ascii="Times New Roman"/>
              <w:color w:val="000000"/>
            </w:rPr>
          </w:rPrChange>
        </w:rPr>
        <w:t>Magna</w:t>
      </w:r>
      <w:r w:rsidR="00A96A35" w:rsidRPr="0027638C">
        <w:rPr>
          <w:sz w:val="24"/>
          <w:rPrChange w16du:dateUtc="2026-07-07T18:18:00Z" w:author="Author" w:date="2026-07-07T20:18:00Z" w:id="3262">
            <w:rPr>
              <w:rFonts w:ascii="Times New Roman"/>
              <w:color w:val="000000"/>
              <w:spacing w:val="21"/>
            </w:rPr>
          </w:rPrChange>
        </w:rPr>
        <w:t xml:space="preserve"> </w:t>
      </w:r>
      <w:r w:rsidR="00A96A35" w:rsidRPr="0027638C">
        <w:rPr>
          <w:sz w:val="24"/>
          <w:rPrChange w16du:dateUtc="2026-07-07T18:18:00Z" w:author="Author" w:date="2026-07-07T20:18:00Z" w:id="3263">
            <w:rPr>
              <w:rFonts w:ascii="Times New Roman" w:hAnsi="Times New Roman"/>
              <w:color w:val="000000"/>
            </w:rPr>
          </w:rPrChange>
        </w:rPr>
        <w:t>aliqua</w:t>
      </w:r>
      <w:del w16du:dateUtc="2026-07-07T18:18:00Z" w:author="Author" w:date="2026-07-07T20:18:00Z" w:id="3264">
        <w:r>
          <w:rPr>
            <w:color w:val="000000"/>
          </w:rPr>
          <w:cr/>
        </w:r>
      </w:del>
      <w:r w:rsidR="00A96A35" w:rsidRPr="0027638C">
        <w:rPr>
          <w:sz w:val="24"/>
          <w:rPrChange w16du:dateUtc="2026-07-07T18:18:00Z" w:author="Author" w:date="2026-07-07T20:18:00Z" w:id="3265">
            <w:rPr>
              <w:rFonts w:ascii="Times New Roman"/>
              <w:color w:val="000000"/>
              <w:spacing w:val="665"/>
            </w:rPr>
          </w:rPrChange>
        </w:rPr>
        <w:t xml:space="preserve"> </w:t>
      </w:r>
      <w:r w:rsidR="00A96A35" w:rsidRPr="0027638C">
        <w:rPr>
          <w:sz w:val="24"/>
          <w:rPrChange w16du:dateUtc="2026-07-07T18:18:00Z" w:author="Author" w:date="2026-07-07T20:18:00Z" w:id="3266">
            <w:rPr>
              <w:rFonts w:ascii="Times New Roman"/>
              <w:color w:val="000000"/>
            </w:rPr>
          </w:rPrChange>
        </w:rPr>
        <w:t>lorem ipsum dolor sit amet consectetur adipiscing elit sed do eiusmod;</w:t>
      </w:r>
    </w:p>
    <w:p w14:paraId="584D9178" w14:textId="77777777" w:rsidR="009609E8" w:rsidRDefault="00000000" w:rsidRPr="0027638C">
      <w:pPr>
        <w:pStyle w:val="ListParagraph"/>
        <w:numPr>
          <w:ilvl w:val="2"/>
          <w:numId w:val="5"/>
        </w:numPr>
        <w:tabs>
          <w:tab w:pos="2157" w:val="left"/>
          <w:tab w:pos="2160" w:val="left"/>
        </w:tabs>
        <w:ind w:right="358"/>
        <w:rPr>
          <w:sz w:val="24"/>
          <w:rPrChange w16du:dateUtc="2026-07-07T18:18:00Z" w:author="Author" w:date="2026-07-07T20:18:00Z" w:id="3267">
            <w:rPr>
              <w:rFonts w:ascii="Times New Roman"/>
              <w:color w:val="000000"/>
            </w:rPr>
          </w:rPrChange>
        </w:rPr>
        <w:pPrChange w16du:dateUtc="2026-07-07T18:18:00Z" w:author="Author" w:date="2026-07-07T20:18:00Z" w:id="3268">
          <w:pPr>
            <w:spacing w:after="0" w:before="235" w:line="254" w:lineRule="exact"/>
            <w:ind w:left="720"/>
            <w:jc w:val="left"/>
          </w:pPr>
        </w:pPrChange>
      </w:pPr>
      <w:del w16du:dateUtc="2026-07-07T18:18:00Z" w:author="Author" w:date="2026-07-07T20:18:00Z" w:id="3269">
        <w:r>
          <w:rPr>
            <w:color w:val="000000"/>
          </w:rPr>
          <w:lastRenderedPageBreak/>
          <w:delText>(xi)</w:delText>
        </w:r>
        <w:r>
          <w:rPr>
            <w:color w:val="000000"/>
            <w:spacing w:val="347"/>
          </w:rPr>
          <w:delText xml:space="preserve"> </w:delText>
        </w:r>
      </w:del>
      <w:r w:rsidR="00A96A35" w:rsidRPr="0027638C">
        <w:rPr>
          <w:sz w:val="24"/>
          <w:rPrChange w16du:dateUtc="2026-07-07T18:18:00Z" w:author="Author" w:date="2026-07-07T20:18:00Z" w:id="3270">
            <w:rPr>
              <w:rFonts w:ascii="Times New Roman"/>
              <w:color w:val="000000"/>
            </w:rPr>
          </w:rPrChange>
        </w:rPr>
        <w:t>tempor</w:t>
      </w:r>
      <w:r w:rsidR="00A96A35" w:rsidRPr="0027638C">
        <w:rPr>
          <w:sz w:val="24"/>
          <w:rPrChange w16du:dateUtc="2026-07-07T18:18:00Z" w:author="Author" w:date="2026-07-07T20:18:00Z" w:id="3271">
            <w:rPr>
              <w:rFonts w:ascii="Times New Roman"/>
              <w:color w:val="000000"/>
              <w:spacing w:val="58"/>
            </w:rPr>
          </w:rPrChange>
        </w:rPr>
        <w:t xml:space="preserve"> </w:t>
      </w:r>
      <w:r w:rsidR="00A96A35" w:rsidRPr="0027638C">
        <w:rPr>
          <w:sz w:val="24"/>
          <w:rPrChange w16du:dateUtc="2026-07-07T18:18:00Z" w:author="Author" w:date="2026-07-07T20:18:00Z" w:id="3272">
            <w:rPr>
              <w:rFonts w:ascii="Times New Roman"/>
              <w:color w:val="000000"/>
            </w:rPr>
          </w:rPrChange>
        </w:rPr>
        <w:t>incididunt</w:t>
      </w:r>
      <w:r w:rsidR="00A96A35" w:rsidRPr="0027638C">
        <w:rPr>
          <w:sz w:val="24"/>
          <w:rPrChange w16du:dateUtc="2026-07-07T18:18:00Z" w:author="Author" w:date="2026-07-07T20:18:00Z" w:id="3273">
            <w:rPr>
              <w:rFonts w:ascii="Times New Roman"/>
              <w:color w:val="000000"/>
              <w:spacing w:val="58"/>
            </w:rPr>
          </w:rPrChange>
        </w:rPr>
        <w:t xml:space="preserve"> </w:t>
      </w:r>
      <w:r w:rsidR="00A96A35" w:rsidRPr="0027638C">
        <w:rPr>
          <w:sz w:val="24"/>
          <w:rPrChange w16du:dateUtc="2026-07-07T18:18:00Z" w:author="Author" w:date="2026-07-07T20:18:00Z" w:id="3274">
            <w:rPr>
              <w:rFonts w:ascii="Times New Roman"/>
              <w:color w:val="000000"/>
            </w:rPr>
          </w:rPrChange>
        </w:rPr>
        <w:t>ut,</w:t>
      </w:r>
      <w:r w:rsidR="00A96A35" w:rsidRPr="0027638C">
        <w:rPr>
          <w:sz w:val="24"/>
          <w:rPrChange w16du:dateUtc="2026-07-07T18:18:00Z" w:author="Author" w:date="2026-07-07T20:18:00Z" w:id="3275">
            <w:rPr>
              <w:rFonts w:ascii="Times New Roman"/>
              <w:color w:val="000000"/>
              <w:spacing w:val="58"/>
            </w:rPr>
          </w:rPrChange>
        </w:rPr>
        <w:t xml:space="preserve"> </w:t>
      </w:r>
      <w:r w:rsidR="00A96A35" w:rsidRPr="0027638C">
        <w:rPr>
          <w:sz w:val="24"/>
          <w:rPrChange w16du:dateUtc="2026-07-07T18:18:00Z" w:author="Author" w:date="2026-07-07T20:18:00Z" w:id="3276">
            <w:rPr>
              <w:rFonts w:ascii="Times New Roman"/>
              <w:color w:val="000000"/>
            </w:rPr>
          </w:rPrChange>
        </w:rPr>
        <w:t>labore</w:t>
      </w:r>
      <w:ins w16du:dateUtc="2026-07-07T18:18:00Z" w:author="Author" w:date="2026-07-07T20:18:00Z" w:id="3277">
        <w:r w:rsidR="00A96A35" w:rsidRPr="0027638C">
          <w:rPr>
            <w:sz w:val="24"/>
            <w:szCs w:val="24"/>
          </w:rPr>
          <w:t>,</w:t>
        </w:r>
      </w:ins>
      <w:r w:rsidR="00A96A35" w:rsidRPr="0027638C">
        <w:rPr>
          <w:sz w:val="24"/>
          <w:rPrChange w16du:dateUtc="2026-07-07T18:18:00Z" w:author="Author" w:date="2026-07-07T20:18:00Z" w:id="3278">
            <w:rPr>
              <w:rFonts w:ascii="Times New Roman"/>
              <w:color w:val="000000"/>
              <w:spacing w:val="58"/>
            </w:rPr>
          </w:rPrChange>
        </w:rPr>
        <w:t xml:space="preserve"> </w:t>
      </w:r>
      <w:r w:rsidR="00A96A35" w:rsidRPr="0027638C">
        <w:rPr>
          <w:sz w:val="24"/>
          <w:rPrChange w16du:dateUtc="2026-07-07T18:18:00Z" w:author="Author" w:date="2026-07-07T20:18:00Z" w:id="3279">
            <w:rPr>
              <w:rFonts w:ascii="Times New Roman"/>
              <w:color w:val="000000"/>
            </w:rPr>
          </w:rPrChange>
        </w:rPr>
        <w:t>et</w:t>
      </w:r>
      <w:r w:rsidR="00A96A35" w:rsidRPr="0027638C">
        <w:rPr>
          <w:sz w:val="24"/>
          <w:rPrChange w16du:dateUtc="2026-07-07T18:18:00Z" w:author="Author" w:date="2026-07-07T20:18:00Z" w:id="3280">
            <w:rPr>
              <w:rFonts w:ascii="Times New Roman"/>
              <w:color w:val="000000"/>
              <w:spacing w:val="58"/>
            </w:rPr>
          </w:rPrChange>
        </w:rPr>
        <w:t xml:space="preserve"> </w:t>
      </w:r>
      <w:r w:rsidR="00A96A35" w:rsidRPr="0027638C">
        <w:rPr>
          <w:sz w:val="24"/>
          <w:rPrChange w16du:dateUtc="2026-07-07T18:18:00Z" w:author="Author" w:date="2026-07-07T20:18:00Z" w:id="3281">
            <w:rPr>
              <w:rFonts w:ascii="Times New Roman"/>
              <w:color w:val="000000"/>
            </w:rPr>
          </w:rPrChange>
        </w:rPr>
        <w:t>dolore</w:t>
      </w:r>
      <w:r w:rsidR="00A96A35" w:rsidRPr="0027638C">
        <w:rPr>
          <w:sz w:val="24"/>
          <w:rPrChange w16du:dateUtc="2026-07-07T18:18:00Z" w:author="Author" w:date="2026-07-07T20:18:00Z" w:id="3282">
            <w:rPr>
              <w:rFonts w:ascii="Times New Roman"/>
              <w:color w:val="000000"/>
              <w:spacing w:val="58"/>
            </w:rPr>
          </w:rPrChange>
        </w:rPr>
        <w:t xml:space="preserve"> </w:t>
      </w:r>
      <w:r w:rsidR="00A96A35" w:rsidRPr="0027638C">
        <w:rPr>
          <w:sz w:val="24"/>
          <w:rPrChange w16du:dateUtc="2026-07-07T18:18:00Z" w:author="Author" w:date="2026-07-07T20:18:00Z" w:id="3283">
            <w:rPr>
              <w:rFonts w:ascii="Times New Roman"/>
              <w:color w:val="000000"/>
            </w:rPr>
          </w:rPrChange>
        </w:rPr>
        <w:t>magna</w:t>
      </w:r>
      <w:r w:rsidR="00A96A35" w:rsidRPr="0027638C">
        <w:rPr>
          <w:sz w:val="24"/>
          <w:rPrChange w16du:dateUtc="2026-07-07T18:18:00Z" w:author="Author" w:date="2026-07-07T20:18:00Z" w:id="3284">
            <w:rPr>
              <w:rFonts w:ascii="Times New Roman"/>
              <w:color w:val="000000"/>
              <w:spacing w:val="58"/>
            </w:rPr>
          </w:rPrChange>
        </w:rPr>
        <w:t xml:space="preserve"> </w:t>
      </w:r>
      <w:r w:rsidR="00A96A35" w:rsidRPr="0027638C">
        <w:rPr>
          <w:sz w:val="24"/>
          <w:rPrChange w16du:dateUtc="2026-07-07T18:18:00Z" w:author="Author" w:date="2026-07-07T20:18:00Z" w:id="3285">
            <w:rPr>
              <w:rFonts w:ascii="Times New Roman"/>
              <w:color w:val="000000"/>
            </w:rPr>
          </w:rPrChange>
        </w:rPr>
        <w:t>aliqua</w:t>
      </w:r>
      <w:r w:rsidR="00A96A35" w:rsidRPr="0027638C">
        <w:rPr>
          <w:sz w:val="24"/>
          <w:rPrChange w16du:dateUtc="2026-07-07T18:18:00Z" w:author="Author" w:date="2026-07-07T20:18:00Z" w:id="3286">
            <w:rPr>
              <w:rFonts w:ascii="Times New Roman"/>
              <w:color w:val="000000"/>
              <w:spacing w:val="58"/>
            </w:rPr>
          </w:rPrChange>
        </w:rPr>
        <w:t xml:space="preserve"> </w:t>
      </w:r>
      <w:r w:rsidR="00A96A35" w:rsidRPr="0027638C">
        <w:rPr>
          <w:sz w:val="24"/>
          <w:rPrChange w16du:dateUtc="2026-07-07T18:18:00Z" w:author="Author" w:date="2026-07-07T20:18:00Z" w:id="3287">
            <w:rPr>
              <w:rFonts w:ascii="Times New Roman"/>
              <w:color w:val="000000"/>
            </w:rPr>
          </w:rPrChange>
        </w:rPr>
        <w:t>lorem</w:t>
      </w:r>
      <w:r w:rsidR="00A96A35" w:rsidRPr="0027638C">
        <w:rPr>
          <w:sz w:val="24"/>
          <w:rPrChange w16du:dateUtc="2026-07-07T18:18:00Z" w:author="Author" w:date="2026-07-07T20:18:00Z" w:id="3288">
            <w:rPr>
              <w:rFonts w:ascii="Times New Roman"/>
              <w:color w:val="000000"/>
              <w:spacing w:val="57"/>
            </w:rPr>
          </w:rPrChange>
        </w:rPr>
        <w:t xml:space="preserve"> </w:t>
      </w:r>
      <w:r w:rsidR="00A96A35" w:rsidRPr="0027638C">
        <w:rPr>
          <w:sz w:val="24"/>
          <w:rPrChange w16du:dateUtc="2026-07-07T18:18:00Z" w:author="Author" w:date="2026-07-07T20:18:00Z" w:id="3289">
            <w:rPr>
              <w:rFonts w:ascii="Times New Roman"/>
              <w:color w:val="000000"/>
            </w:rPr>
          </w:rPrChange>
        </w:rPr>
        <w:t>Ipsum</w:t>
      </w:r>
      <w:r w:rsidR="00A96A35" w:rsidRPr="0027638C">
        <w:rPr>
          <w:sz w:val="24"/>
          <w:rPrChange w16du:dateUtc="2026-07-07T18:18:00Z" w:author="Author" w:date="2026-07-07T20:18:00Z" w:id="3290">
            <w:rPr>
              <w:rFonts w:ascii="Times New Roman"/>
              <w:color w:val="000000"/>
              <w:spacing w:val="59"/>
            </w:rPr>
          </w:rPrChange>
        </w:rPr>
        <w:t xml:space="preserve"> </w:t>
      </w:r>
      <w:r w:rsidR="00A96A35" w:rsidRPr="0027638C">
        <w:rPr>
          <w:sz w:val="24"/>
          <w:rPrChange w16du:dateUtc="2026-07-07T18:18:00Z" w:author="Author" w:date="2026-07-07T20:18:00Z" w:id="3291">
            <w:rPr>
              <w:rFonts w:ascii="Times New Roman" w:hAnsi="Times New Roman"/>
              <w:color w:val="000000"/>
            </w:rPr>
          </w:rPrChange>
        </w:rPr>
        <w:t>Dolor</w:t>
      </w:r>
      <w:del w16du:dateUtc="2026-07-07T18:18:00Z" w:author="Author" w:date="2026-07-07T20:18:00Z" w:id="3292">
        <w:r>
          <w:rPr>
            <w:color w:val="000000"/>
          </w:rPr>
          <w:cr/>
        </w:r>
      </w:del>
      <w:r w:rsidR="00A96A35" w:rsidRPr="0027638C">
        <w:rPr>
          <w:sz w:val="24"/>
          <w:rPrChange w16du:dateUtc="2026-07-07T18:18:00Z" w:author="Author" w:date="2026-07-07T20:18:00Z" w:id="3293">
            <w:rPr>
              <w:rFonts w:ascii="Times New Roman"/>
              <w:color w:val="000000"/>
              <w:spacing w:val="665"/>
            </w:rPr>
          </w:rPrChange>
        </w:rPr>
        <w:t xml:space="preserve"> </w:t>
      </w:r>
      <w:r w:rsidR="00A96A35" w:rsidRPr="0027638C">
        <w:rPr>
          <w:sz w:val="24"/>
          <w:rPrChange w16du:dateUtc="2026-07-07T18:18:00Z" w:author="Author" w:date="2026-07-07T20:18:00Z" w:id="3294">
            <w:rPr>
              <w:rFonts w:ascii="Times New Roman"/>
              <w:color w:val="000000"/>
            </w:rPr>
          </w:rPrChange>
        </w:rPr>
        <w:t>Sit amet consectetur adipiscing elit sed Do; eiusmod</w:t>
      </w:r>
    </w:p>
    <w:p w14:paraId="584D9179" w14:textId="77777777" w:rsidR="009609E8" w:rsidRDefault="00000000" w:rsidRPr="0027638C">
      <w:pPr>
        <w:pStyle w:val="ListParagraph"/>
        <w:numPr>
          <w:ilvl w:val="2"/>
          <w:numId w:val="5"/>
        </w:numPr>
        <w:tabs>
          <w:tab w:pos="2157" w:val="left"/>
          <w:tab w:pos="2160" w:val="left"/>
        </w:tabs>
        <w:spacing w:before="238"/>
        <w:ind w:right="356"/>
        <w:rPr>
          <w:sz w:val="24"/>
          <w:rPrChange w16du:dateUtc="2026-07-07T18:18:00Z" w:author="Author" w:date="2026-07-07T20:18:00Z" w:id="3295">
            <w:rPr>
              <w:rFonts w:ascii="Times New Roman"/>
              <w:color w:val="000000"/>
            </w:rPr>
          </w:rPrChange>
        </w:rPr>
        <w:pPrChange w16du:dateUtc="2026-07-07T18:18:00Z" w:author="Author" w:date="2026-07-07T20:18:00Z" w:id="3296">
          <w:pPr>
            <w:spacing w:after="0" w:before="235" w:line="254" w:lineRule="exact"/>
            <w:ind w:left="720"/>
            <w:jc w:val="left"/>
          </w:pPr>
        </w:pPrChange>
      </w:pPr>
      <w:del w16du:dateUtc="2026-07-07T18:18:00Z" w:author="Author" w:date="2026-07-07T20:18:00Z" w:id="3297">
        <w:r>
          <w:rPr>
            <w:color w:val="000000"/>
          </w:rPr>
          <w:delText>(xii)</w:delText>
        </w:r>
        <w:r>
          <w:rPr>
            <w:color w:val="000000"/>
            <w:spacing w:val="286"/>
          </w:rPr>
          <w:delText xml:space="preserve"> </w:delText>
        </w:r>
      </w:del>
      <w:r w:rsidR="00A96A35" w:rsidRPr="0027638C">
        <w:rPr>
          <w:sz w:val="24"/>
          <w:rPrChange w16du:dateUtc="2026-07-07T18:18:00Z" w:author="Author" w:date="2026-07-07T20:18:00Z" w:id="3298">
            <w:rPr>
              <w:rFonts w:ascii="Times New Roman"/>
              <w:color w:val="000000"/>
            </w:rPr>
          </w:rPrChange>
        </w:rPr>
        <w:t>tempor</w:t>
      </w:r>
      <w:r w:rsidR="00A96A35" w:rsidRPr="0027638C">
        <w:rPr>
          <w:spacing w:val="-1"/>
          <w:sz w:val="24"/>
          <w:rPrChange w16du:dateUtc="2026-07-07T18:18:00Z" w:author="Author" w:date="2026-07-07T20:18:00Z" w:id="3299">
            <w:rPr>
              <w:rFonts w:ascii="Times New Roman"/>
              <w:color w:val="000000"/>
              <w:spacing w:val="2"/>
            </w:rPr>
          </w:rPrChange>
        </w:rPr>
        <w:t xml:space="preserve"> </w:t>
      </w:r>
      <w:r w:rsidR="00A96A35" w:rsidRPr="0027638C">
        <w:rPr>
          <w:sz w:val="24"/>
          <w:rPrChange w16du:dateUtc="2026-07-07T18:18:00Z" w:author="Author" w:date="2026-07-07T20:18:00Z" w:id="3300">
            <w:rPr>
              <w:rFonts w:ascii="Times New Roman"/>
              <w:color w:val="000000"/>
            </w:rPr>
          </w:rPrChange>
        </w:rPr>
        <w:t>incididunt</w:t>
      </w:r>
      <w:r w:rsidR="00A96A35" w:rsidRPr="0027638C">
        <w:rPr>
          <w:spacing w:val="-1"/>
          <w:sz w:val="24"/>
          <w:rPrChange w16du:dateUtc="2026-07-07T18:18:00Z" w:author="Author" w:date="2026-07-07T20:18:00Z" w:id="3301">
            <w:rPr>
              <w:rFonts w:ascii="Times New Roman"/>
              <w:color w:val="000000"/>
              <w:spacing w:val="1"/>
            </w:rPr>
          </w:rPrChange>
        </w:rPr>
        <w:t xml:space="preserve"> </w:t>
      </w:r>
      <w:r w:rsidR="00A96A35" w:rsidRPr="0027638C">
        <w:rPr>
          <w:sz w:val="24"/>
          <w:rPrChange w16du:dateUtc="2026-07-07T18:18:00Z" w:author="Author" w:date="2026-07-07T20:18:00Z" w:id="3302">
            <w:rPr>
              <w:rFonts w:ascii="Times New Roman"/>
              <w:color w:val="000000"/>
            </w:rPr>
          </w:rPrChange>
        </w:rPr>
        <w:t>Ut</w:t>
      </w:r>
      <w:r w:rsidR="00A96A35" w:rsidRPr="0027638C">
        <w:rPr>
          <w:spacing w:val="-1"/>
          <w:sz w:val="24"/>
          <w:rPrChange w16du:dateUtc="2026-07-07T18:18:00Z" w:author="Author" w:date="2026-07-07T20:18:00Z" w:id="3303">
            <w:rPr>
              <w:rFonts w:ascii="Times New Roman"/>
              <w:color w:val="000000"/>
              <w:spacing w:val="2"/>
            </w:rPr>
          </w:rPrChange>
        </w:rPr>
        <w:t xml:space="preserve"> </w:t>
      </w:r>
      <w:r w:rsidR="00A96A35" w:rsidRPr="0027638C">
        <w:rPr>
          <w:sz w:val="24"/>
          <w:rPrChange w16du:dateUtc="2026-07-07T18:18:00Z" w:author="Author" w:date="2026-07-07T20:18:00Z" w:id="3304">
            <w:rPr>
              <w:rFonts w:ascii="Times New Roman"/>
              <w:color w:val="000000"/>
            </w:rPr>
          </w:rPrChange>
        </w:rPr>
        <w:t>Labore</w:t>
      </w:r>
      <w:r w:rsidR="00A96A35" w:rsidRPr="0027638C">
        <w:rPr>
          <w:spacing w:val="-1"/>
          <w:sz w:val="24"/>
          <w:rPrChange w16du:dateUtc="2026-07-07T18:18:00Z" w:author="Author" w:date="2026-07-07T20:18:00Z" w:id="3305">
            <w:rPr>
              <w:rFonts w:ascii="Times New Roman"/>
              <w:color w:val="000000"/>
              <w:spacing w:val="2"/>
            </w:rPr>
          </w:rPrChange>
        </w:rPr>
        <w:t xml:space="preserve"> </w:t>
      </w:r>
      <w:r w:rsidR="00A96A35" w:rsidRPr="0027638C">
        <w:rPr>
          <w:sz w:val="24"/>
          <w:rPrChange w16du:dateUtc="2026-07-07T18:18:00Z" w:author="Author" w:date="2026-07-07T20:18:00Z" w:id="3306">
            <w:rPr>
              <w:rFonts w:ascii="Times New Roman"/>
              <w:color w:val="000000"/>
            </w:rPr>
          </w:rPrChange>
        </w:rPr>
        <w:t>et</w:t>
      </w:r>
      <w:r w:rsidR="00A96A35" w:rsidRPr="0027638C">
        <w:rPr>
          <w:spacing w:val="-1"/>
          <w:sz w:val="24"/>
          <w:rPrChange w16du:dateUtc="2026-07-07T18:18:00Z" w:author="Author" w:date="2026-07-07T20:18:00Z" w:id="3307">
            <w:rPr>
              <w:rFonts w:ascii="Times New Roman"/>
              <w:color w:val="000000"/>
              <w:spacing w:val="2"/>
            </w:rPr>
          </w:rPrChange>
        </w:rPr>
        <w:t xml:space="preserve"> </w:t>
      </w:r>
      <w:r w:rsidR="00A96A35" w:rsidRPr="0027638C">
        <w:rPr>
          <w:sz w:val="24"/>
          <w:rPrChange w16du:dateUtc="2026-07-07T18:18:00Z" w:author="Author" w:date="2026-07-07T20:18:00Z" w:id="3308">
            <w:rPr>
              <w:rFonts w:ascii="Times New Roman"/>
              <w:color w:val="000000"/>
            </w:rPr>
          </w:rPrChange>
        </w:rPr>
        <w:t>dolore</w:t>
      </w:r>
      <w:r w:rsidR="00A96A35" w:rsidRPr="0027638C">
        <w:rPr>
          <w:spacing w:val="-1"/>
          <w:sz w:val="24"/>
          <w:rPrChange w16du:dateUtc="2026-07-07T18:18:00Z" w:author="Author" w:date="2026-07-07T20:18:00Z" w:id="3309">
            <w:rPr>
              <w:rFonts w:ascii="Times New Roman"/>
              <w:color w:val="000000"/>
              <w:spacing w:val="2"/>
            </w:rPr>
          </w:rPrChange>
        </w:rPr>
        <w:t xml:space="preserve"> </w:t>
      </w:r>
      <w:r w:rsidR="00A96A35" w:rsidRPr="0027638C">
        <w:rPr>
          <w:sz w:val="24"/>
          <w:rPrChange w16du:dateUtc="2026-07-07T18:18:00Z" w:author="Author" w:date="2026-07-07T20:18:00Z" w:id="3310">
            <w:rPr>
              <w:rFonts w:ascii="Times New Roman"/>
              <w:color w:val="000000"/>
            </w:rPr>
          </w:rPrChange>
        </w:rPr>
        <w:t>magna</w:t>
      </w:r>
      <w:r w:rsidR="00A96A35" w:rsidRPr="0027638C">
        <w:rPr>
          <w:spacing w:val="-1"/>
          <w:sz w:val="24"/>
          <w:rPrChange w16du:dateUtc="2026-07-07T18:18:00Z" w:author="Author" w:date="2026-07-07T20:18:00Z" w:id="3311">
            <w:rPr>
              <w:rFonts w:ascii="Times New Roman"/>
              <w:color w:val="000000"/>
              <w:spacing w:val="2"/>
            </w:rPr>
          </w:rPrChange>
        </w:rPr>
        <w:t xml:space="preserve"> </w:t>
      </w:r>
      <w:r w:rsidR="00A96A35" w:rsidRPr="0027638C">
        <w:rPr>
          <w:sz w:val="24"/>
          <w:rPrChange w16du:dateUtc="2026-07-07T18:18:00Z" w:author="Author" w:date="2026-07-07T20:18:00Z" w:id="3312">
            <w:rPr>
              <w:rFonts w:ascii="Times New Roman"/>
              <w:color w:val="000000"/>
            </w:rPr>
          </w:rPrChange>
        </w:rPr>
        <w:t>aliqua</w:t>
      </w:r>
      <w:r w:rsidR="00A96A35" w:rsidRPr="0027638C">
        <w:rPr>
          <w:spacing w:val="-1"/>
          <w:sz w:val="24"/>
          <w:rPrChange w16du:dateUtc="2026-07-07T18:18:00Z" w:author="Author" w:date="2026-07-07T20:18:00Z" w:id="3313">
            <w:rPr>
              <w:rFonts w:ascii="Times New Roman"/>
              <w:color w:val="000000"/>
              <w:spacing w:val="2"/>
            </w:rPr>
          </w:rPrChange>
        </w:rPr>
        <w:t xml:space="preserve"> </w:t>
      </w:r>
      <w:r w:rsidR="00A96A35" w:rsidRPr="0027638C">
        <w:rPr>
          <w:sz w:val="24"/>
          <w:rPrChange w16du:dateUtc="2026-07-07T18:18:00Z" w:author="Author" w:date="2026-07-07T20:18:00Z" w:id="3314">
            <w:rPr>
              <w:rFonts w:ascii="Times New Roman"/>
              <w:color w:val="000000"/>
            </w:rPr>
          </w:rPrChange>
        </w:rPr>
        <w:t>lorem</w:t>
      </w:r>
      <w:r w:rsidR="00A96A35" w:rsidRPr="0027638C">
        <w:rPr>
          <w:spacing w:val="-1"/>
          <w:sz w:val="24"/>
          <w:rPrChange w16du:dateUtc="2026-07-07T18:18:00Z" w:author="Author" w:date="2026-07-07T20:18:00Z" w:id="3315">
            <w:rPr>
              <w:rFonts w:ascii="Times New Roman"/>
              <w:color w:val="000000"/>
              <w:spacing w:val="2"/>
            </w:rPr>
          </w:rPrChange>
        </w:rPr>
        <w:t xml:space="preserve"> </w:t>
      </w:r>
      <w:r w:rsidR="00A96A35" w:rsidRPr="0027638C">
        <w:rPr>
          <w:sz w:val="24"/>
          <w:rPrChange w16du:dateUtc="2026-07-07T18:18:00Z" w:author="Author" w:date="2026-07-07T20:18:00Z" w:id="3316">
            <w:rPr>
              <w:rFonts w:ascii="Times New Roman"/>
              <w:color w:val="000000"/>
            </w:rPr>
          </w:rPrChange>
        </w:rPr>
        <w:t>ipsum</w:t>
      </w:r>
      <w:r w:rsidR="00A96A35" w:rsidRPr="0027638C">
        <w:rPr>
          <w:spacing w:val="-1"/>
          <w:sz w:val="24"/>
          <w:rPrChange w16du:dateUtc="2026-07-07T18:18:00Z" w:author="Author" w:date="2026-07-07T20:18:00Z" w:id="3317">
            <w:rPr>
              <w:rFonts w:ascii="Times New Roman"/>
              <w:color w:val="000000"/>
              <w:spacing w:val="2"/>
            </w:rPr>
          </w:rPrChange>
        </w:rPr>
        <w:t xml:space="preserve"> </w:t>
      </w:r>
      <w:r w:rsidR="00A96A35" w:rsidRPr="0027638C">
        <w:rPr>
          <w:sz w:val="24"/>
          <w:rPrChange w16du:dateUtc="2026-07-07T18:18:00Z" w:author="Author" w:date="2026-07-07T20:18:00Z" w:id="3318">
            <w:rPr>
              <w:rFonts w:ascii="Times New Roman"/>
              <w:color w:val="000000"/>
            </w:rPr>
          </w:rPrChange>
        </w:rPr>
        <w:t>dolor</w:t>
      </w:r>
      <w:r w:rsidR="00A96A35" w:rsidRPr="0027638C">
        <w:rPr>
          <w:spacing w:val="-1"/>
          <w:sz w:val="24"/>
          <w:rPrChange w16du:dateUtc="2026-07-07T18:18:00Z" w:author="Author" w:date="2026-07-07T20:18:00Z" w:id="3319">
            <w:rPr>
              <w:rFonts w:ascii="Times New Roman"/>
              <w:color w:val="000000"/>
              <w:spacing w:val="2"/>
            </w:rPr>
          </w:rPrChange>
        </w:rPr>
        <w:t xml:space="preserve"> </w:t>
      </w:r>
      <w:r w:rsidR="00A96A35" w:rsidRPr="0027638C">
        <w:rPr>
          <w:sz w:val="24"/>
          <w:rPrChange w16du:dateUtc="2026-07-07T18:18:00Z" w:author="Author" w:date="2026-07-07T20:18:00Z" w:id="3320">
            <w:rPr>
              <w:rFonts w:ascii="Times New Roman"/>
              <w:color w:val="000000"/>
            </w:rPr>
          </w:rPrChange>
        </w:rPr>
        <w:t>sit</w:t>
      </w:r>
      <w:r w:rsidR="00A96A35" w:rsidRPr="0027638C">
        <w:rPr>
          <w:spacing w:val="-1"/>
          <w:sz w:val="24"/>
          <w:rPrChange w16du:dateUtc="2026-07-07T18:18:00Z" w:author="Author" w:date="2026-07-07T20:18:00Z" w:id="3321">
            <w:rPr>
              <w:rFonts w:ascii="Times New Roman"/>
              <w:color w:val="000000"/>
              <w:spacing w:val="2"/>
            </w:rPr>
          </w:rPrChange>
        </w:rPr>
        <w:t xml:space="preserve"> </w:t>
      </w:r>
      <w:r w:rsidR="00A96A35" w:rsidRPr="0027638C">
        <w:rPr>
          <w:sz w:val="24"/>
          <w:rPrChange w16du:dateUtc="2026-07-07T18:18:00Z" w:author="Author" w:date="2026-07-07T20:18:00Z" w:id="3322">
            <w:rPr>
              <w:rFonts w:ascii="Times New Roman"/>
              <w:color w:val="000000"/>
            </w:rPr>
          </w:rPrChange>
        </w:rPr>
        <w:t>amet</w:t>
      </w:r>
      <w:r w:rsidR="00A96A35" w:rsidRPr="0027638C">
        <w:rPr>
          <w:spacing w:val="-1"/>
          <w:sz w:val="24"/>
          <w:rPrChange w16du:dateUtc="2026-07-07T18:18:00Z" w:author="Author" w:date="2026-07-07T20:18:00Z" w:id="3323">
            <w:rPr>
              <w:rFonts w:ascii="Times New Roman"/>
              <w:color w:val="000000"/>
              <w:spacing w:val="2"/>
            </w:rPr>
          </w:rPrChange>
        </w:rPr>
        <w:t xml:space="preserve"> </w:t>
      </w:r>
      <w:r w:rsidR="00A96A35" w:rsidRPr="0027638C">
        <w:rPr>
          <w:sz w:val="24"/>
          <w:rPrChange w16du:dateUtc="2026-07-07T18:18:00Z" w:author="Author" w:date="2026-07-07T20:18:00Z" w:id="3324">
            <w:rPr>
              <w:rFonts w:ascii="Times New Roman" w:hAnsi="Times New Roman"/>
              <w:color w:val="000000"/>
            </w:rPr>
          </w:rPrChange>
        </w:rPr>
        <w:t>consectetur</w:t>
      </w:r>
      <w:del w16du:dateUtc="2026-07-07T18:18:00Z" w:author="Author" w:date="2026-07-07T20:18:00Z" w:id="3325">
        <w:r>
          <w:rPr>
            <w:color w:val="000000"/>
          </w:rPr>
          <w:cr/>
        </w:r>
      </w:del>
      <w:r w:rsidR="00A96A35" w:rsidRPr="0027638C">
        <w:rPr>
          <w:sz w:val="24"/>
          <w:rPrChange w16du:dateUtc="2026-07-07T18:18:00Z" w:author="Author" w:date="2026-07-07T20:18:00Z" w:id="3326">
            <w:rPr>
              <w:rFonts w:ascii="Times New Roman"/>
              <w:color w:val="000000"/>
              <w:spacing w:val="665"/>
            </w:rPr>
          </w:rPrChange>
        </w:rPr>
        <w:t xml:space="preserve"> </w:t>
      </w:r>
      <w:r w:rsidR="00A96A35" w:rsidRPr="0027638C">
        <w:rPr>
          <w:sz w:val="24"/>
          <w:rPrChange w16du:dateUtc="2026-07-07T18:18:00Z" w:author="Author" w:date="2026-07-07T20:18:00Z" w:id="3327">
            <w:rPr>
              <w:rFonts w:ascii="Times New Roman"/>
              <w:color w:val="000000"/>
            </w:rPr>
          </w:rPrChange>
        </w:rPr>
        <w:t>adipiscing elit Sed do eiusmod tempor incididunt ut Labore.</w:t>
      </w:r>
    </w:p>
    <w:p w14:paraId="584D917A" w14:textId="77777777" w:rsidP="00E0054E" w:rsidR="009609E8" w:rsidRDefault="00000000" w:rsidRPr="0027638C">
      <w:pPr>
        <w:pStyle w:val="ListParagraph"/>
        <w:numPr>
          <w:ilvl w:val="1"/>
          <w:numId w:val="5"/>
        </w:numPr>
        <w:tabs>
          <w:tab w:pos="1440" w:val="left"/>
        </w:tabs>
        <w:spacing w:before="243"/>
        <w:ind w:right="356"/>
        <w:rPr>
          <w:sz w:val="24"/>
          <w:rPrChange w16du:dateUtc="2026-07-07T18:18:00Z" w:author="Author" w:date="2026-07-07T20:18:00Z" w:id="3328">
            <w:rPr>
              <w:rFonts w:ascii="Times New Roman"/>
              <w:color w:val="000000"/>
            </w:rPr>
          </w:rPrChange>
        </w:rPr>
        <w:pPrChange w16du:dateUtc="2026-07-07T18:18:00Z" w:author="Author" w:date="2026-07-07T20:18:00Z" w:id="3329">
          <w:pPr>
            <w:spacing w:after="0" w:before="240" w:line="254" w:lineRule="exact"/>
            <w:jc w:val="left"/>
          </w:pPr>
        </w:pPrChange>
      </w:pPr>
      <w:del w16du:dateUtc="2026-07-07T18:18:00Z" w:author="Author" w:date="2026-07-07T20:18:00Z" w:id="3330">
        <w:r>
          <w:rPr>
            <w:color w:val="000000"/>
          </w:rPr>
          <w:delText>(d)</w:delText>
        </w:r>
        <w:r>
          <w:rPr>
            <w:color w:val="000000"/>
            <w:spacing w:val="409"/>
          </w:rPr>
          <w:delText xml:space="preserve"> </w:delText>
        </w:r>
      </w:del>
      <w:r w:rsidR="00A96A35" w:rsidRPr="0027638C">
        <w:rPr>
          <w:sz w:val="24"/>
          <w:u w:val="single"/>
          <w:rPrChange w16du:dateUtc="2026-07-07T18:18:00Z" w:author="Author" w:date="2026-07-07T20:18:00Z" w:id="3331">
            <w:rPr>
              <w:rFonts w:ascii="Times New Roman"/>
              <w:color w:val="000000"/>
              <w:u w:val="single"/>
            </w:rPr>
          </w:rPrChange>
        </w:rPr>
        <w:t>Et</w:t>
      </w:r>
      <w:r w:rsidR="00A96A35" w:rsidRPr="0027638C">
        <w:rPr>
          <w:sz w:val="24"/>
          <w:u w:val="single"/>
          <w:rPrChange w16du:dateUtc="2026-07-07T18:18:00Z" w:author="Author" w:date="2026-07-07T20:18:00Z" w:id="3332">
            <w:rPr>
              <w:rFonts w:ascii="Times New Roman"/>
              <w:color w:val="000000"/>
              <w:spacing w:val="6"/>
              <w:u w:val="single"/>
            </w:rPr>
          </w:rPrChange>
        </w:rPr>
        <w:t xml:space="preserve"> </w:t>
      </w:r>
      <w:r w:rsidR="00A96A35" w:rsidRPr="0027638C">
        <w:rPr>
          <w:sz w:val="24"/>
          <w:u w:val="single"/>
          <w:rPrChange w16du:dateUtc="2026-07-07T18:18:00Z" w:author="Author" w:date="2026-07-07T20:18:00Z" w:id="3333">
            <w:rPr>
              <w:rFonts w:ascii="Times New Roman"/>
              <w:color w:val="000000"/>
              <w:u w:val="single"/>
            </w:rPr>
          </w:rPrChange>
        </w:rPr>
        <w:t>dolore</w:t>
      </w:r>
      <w:r w:rsidR="00A96A35" w:rsidRPr="0027638C">
        <w:rPr>
          <w:sz w:val="24"/>
          <w:u w:val="single"/>
          <w:rPrChange w16du:dateUtc="2026-07-07T18:18:00Z" w:author="Author" w:date="2026-07-07T20:18:00Z" w:id="3334">
            <w:rPr>
              <w:rFonts w:ascii="Times New Roman"/>
              <w:color w:val="000000"/>
              <w:spacing w:val="6"/>
              <w:u w:val="single"/>
            </w:rPr>
          </w:rPrChange>
        </w:rPr>
        <w:t xml:space="preserve"> </w:t>
      </w:r>
      <w:r w:rsidR="00A96A35" w:rsidRPr="0027638C">
        <w:rPr>
          <w:sz w:val="24"/>
          <w:u w:val="single"/>
          <w:rPrChange w16du:dateUtc="2026-07-07T18:18:00Z" w:author="Author" w:date="2026-07-07T20:18:00Z" w:id="3335">
            <w:rPr>
              <w:rFonts w:ascii="Times New Roman"/>
              <w:color w:val="000000"/>
              <w:u w:val="single"/>
            </w:rPr>
          </w:rPrChange>
        </w:rPr>
        <w:t>Magna.</w:t>
      </w:r>
      <w:r w:rsidR="00A96A35" w:rsidRPr="0027638C">
        <w:rPr>
          <w:sz w:val="24"/>
          <w:u w:val="single"/>
          <w:rPrChange w16du:dateUtc="2026-07-07T18:18:00Z" w:author="Author" w:date="2026-07-07T20:18:00Z" w:id="3336">
            <w:rPr>
              <w:rFonts w:ascii="Times New Roman"/>
              <w:color w:val="000000"/>
              <w:spacing w:val="6"/>
              <w:u w:val="single"/>
            </w:rPr>
          </w:rPrChange>
        </w:rPr>
        <w:t xml:space="preserve"> </w:t>
      </w:r>
      <w:r w:rsidR="00A96A35" w:rsidRPr="0027638C">
        <w:rPr>
          <w:sz w:val="24"/>
          <w:u w:val="single"/>
          <w:rPrChange w16du:dateUtc="2026-07-07T18:18:00Z" w:author="Author" w:date="2026-07-07T20:18:00Z" w:id="3337">
            <w:rPr>
              <w:rFonts w:ascii="Times New Roman"/>
              <w:color w:val="000000"/>
              <w:u w:val="single"/>
            </w:rPr>
          </w:rPrChange>
        </w:rPr>
        <w:t>Aliqua.</w:t>
      </w:r>
      <w:r w:rsidR="00A96A35" w:rsidRPr="0027638C">
        <w:rPr>
          <w:sz w:val="24"/>
          <w:rPrChange w16du:dateUtc="2026-07-07T18:18:00Z" w:author="Author" w:date="2026-07-07T20:18:00Z" w:id="3338">
            <w:rPr>
              <w:rFonts w:ascii="Times New Roman"/>
              <w:color w:val="000000"/>
              <w:spacing w:val="5"/>
            </w:rPr>
          </w:rPrChange>
        </w:rPr>
        <w:t xml:space="preserve"> </w:t>
      </w:r>
      <w:r w:rsidR="00A96A35" w:rsidRPr="0027638C">
        <w:rPr>
          <w:sz w:val="24"/>
          <w:rPrChange w16du:dateUtc="2026-07-07T18:18:00Z" w:author="Author" w:date="2026-07-07T20:18:00Z" w:id="3339">
            <w:rPr>
              <w:rFonts w:ascii="Times New Roman"/>
              <w:color w:val="000000"/>
            </w:rPr>
          </w:rPrChange>
        </w:rPr>
        <w:t>Lorem</w:t>
      </w:r>
      <w:r w:rsidR="00A96A35" w:rsidRPr="0027638C">
        <w:rPr>
          <w:sz w:val="24"/>
          <w:rPrChange w16du:dateUtc="2026-07-07T18:18:00Z" w:author="Author" w:date="2026-07-07T20:18:00Z" w:id="3340">
            <w:rPr>
              <w:rFonts w:ascii="Times New Roman"/>
              <w:color w:val="000000"/>
              <w:spacing w:val="6"/>
            </w:rPr>
          </w:rPrChange>
        </w:rPr>
        <w:t xml:space="preserve"> </w:t>
      </w:r>
      <w:r w:rsidR="00A96A35" w:rsidRPr="0027638C">
        <w:rPr>
          <w:sz w:val="24"/>
          <w:rPrChange w16du:dateUtc="2026-07-07T18:18:00Z" w:author="Author" w:date="2026-07-07T20:18:00Z" w:id="3341">
            <w:rPr>
              <w:rFonts w:ascii="Times New Roman"/>
              <w:color w:val="000000"/>
            </w:rPr>
          </w:rPrChange>
        </w:rPr>
        <w:t>ipsum,</w:t>
      </w:r>
      <w:r w:rsidR="00A96A35" w:rsidRPr="0027638C">
        <w:rPr>
          <w:sz w:val="24"/>
          <w:rPrChange w16du:dateUtc="2026-07-07T18:18:00Z" w:author="Author" w:date="2026-07-07T20:18:00Z" w:id="3342">
            <w:rPr>
              <w:rFonts w:ascii="Times New Roman"/>
              <w:color w:val="000000"/>
              <w:spacing w:val="6"/>
            </w:rPr>
          </w:rPrChange>
        </w:rPr>
        <w:t xml:space="preserve"> </w:t>
      </w:r>
      <w:r w:rsidR="00A96A35" w:rsidRPr="0027638C">
        <w:rPr>
          <w:sz w:val="24"/>
          <w:rPrChange w16du:dateUtc="2026-07-07T18:18:00Z" w:author="Author" w:date="2026-07-07T20:18:00Z" w:id="3343">
            <w:rPr>
              <w:rFonts w:ascii="Times New Roman"/>
              <w:color w:val="000000"/>
            </w:rPr>
          </w:rPrChange>
        </w:rPr>
        <w:t>dolor</w:t>
      </w:r>
      <w:r w:rsidR="00A96A35" w:rsidRPr="0027638C">
        <w:rPr>
          <w:sz w:val="24"/>
          <w:rPrChange w16du:dateUtc="2026-07-07T18:18:00Z" w:author="Author" w:date="2026-07-07T20:18:00Z" w:id="3344">
            <w:rPr>
              <w:rFonts w:ascii="Times New Roman"/>
              <w:color w:val="000000"/>
              <w:spacing w:val="6"/>
            </w:rPr>
          </w:rPrChange>
        </w:rPr>
        <w:t xml:space="preserve"> </w:t>
      </w:r>
      <w:r w:rsidR="00A96A35" w:rsidRPr="0027638C">
        <w:rPr>
          <w:sz w:val="24"/>
          <w:rPrChange w16du:dateUtc="2026-07-07T18:18:00Z" w:author="Author" w:date="2026-07-07T20:18:00Z" w:id="3345">
            <w:rPr>
              <w:rFonts w:ascii="Times New Roman"/>
              <w:color w:val="000000"/>
            </w:rPr>
          </w:rPrChange>
        </w:rPr>
        <w:t>sit</w:t>
      </w:r>
      <w:r w:rsidR="00A96A35" w:rsidRPr="0027638C">
        <w:rPr>
          <w:sz w:val="24"/>
          <w:rPrChange w16du:dateUtc="2026-07-07T18:18:00Z" w:author="Author" w:date="2026-07-07T20:18:00Z" w:id="3346">
            <w:rPr>
              <w:rFonts w:ascii="Times New Roman"/>
              <w:color w:val="000000"/>
              <w:spacing w:val="6"/>
            </w:rPr>
          </w:rPrChange>
        </w:rPr>
        <w:t xml:space="preserve"> </w:t>
      </w:r>
      <w:r w:rsidR="00A96A35" w:rsidRPr="0027638C">
        <w:rPr>
          <w:sz w:val="24"/>
          <w:rPrChange w16du:dateUtc="2026-07-07T18:18:00Z" w:author="Author" w:date="2026-07-07T20:18:00Z" w:id="3347">
            <w:rPr>
              <w:rFonts w:ascii="Times New Roman"/>
              <w:color w:val="000000"/>
            </w:rPr>
          </w:rPrChange>
        </w:rPr>
        <w:t>amet</w:t>
      </w:r>
      <w:r w:rsidR="00A96A35" w:rsidRPr="0027638C">
        <w:rPr>
          <w:sz w:val="24"/>
          <w:rPrChange w16du:dateUtc="2026-07-07T18:18:00Z" w:author="Author" w:date="2026-07-07T20:18:00Z" w:id="3348">
            <w:rPr>
              <w:rFonts w:ascii="Times New Roman"/>
              <w:color w:val="000000"/>
              <w:spacing w:val="6"/>
            </w:rPr>
          </w:rPrChange>
        </w:rPr>
        <w:t xml:space="preserve"> </w:t>
      </w:r>
      <w:r w:rsidR="00A96A35" w:rsidRPr="0027638C">
        <w:rPr>
          <w:sz w:val="24"/>
          <w:rPrChange w16du:dateUtc="2026-07-07T18:18:00Z" w:author="Author" w:date="2026-07-07T20:18:00Z" w:id="3349">
            <w:rPr>
              <w:rFonts w:ascii="Times New Roman"/>
              <w:color w:val="000000"/>
            </w:rPr>
          </w:rPrChange>
        </w:rPr>
        <w:t>consectetur</w:t>
      </w:r>
      <w:r w:rsidR="00A96A35" w:rsidRPr="0027638C">
        <w:rPr>
          <w:sz w:val="24"/>
          <w:rPrChange w16du:dateUtc="2026-07-07T18:18:00Z" w:author="Author" w:date="2026-07-07T20:18:00Z" w:id="3350">
            <w:rPr>
              <w:rFonts w:ascii="Times New Roman"/>
              <w:color w:val="000000"/>
              <w:spacing w:val="6"/>
            </w:rPr>
          </w:rPrChange>
        </w:rPr>
        <w:t xml:space="preserve"> </w:t>
      </w:r>
      <w:r w:rsidR="00A96A35" w:rsidRPr="0027638C">
        <w:rPr>
          <w:sz w:val="24"/>
          <w:rPrChange w16du:dateUtc="2026-07-07T18:18:00Z" w:author="Author" w:date="2026-07-07T20:18:00Z" w:id="3351">
            <w:rPr>
              <w:rFonts w:ascii="Times New Roman"/>
              <w:color w:val="000000"/>
            </w:rPr>
          </w:rPrChange>
        </w:rPr>
        <w:t>adipiscing</w:t>
      </w:r>
      <w:r w:rsidR="00A96A35" w:rsidRPr="0027638C">
        <w:rPr>
          <w:sz w:val="24"/>
          <w:rPrChange w16du:dateUtc="2026-07-07T18:18:00Z" w:author="Author" w:date="2026-07-07T20:18:00Z" w:id="3352">
            <w:rPr>
              <w:rFonts w:ascii="Times New Roman"/>
              <w:color w:val="000000"/>
              <w:spacing w:val="6"/>
            </w:rPr>
          </w:rPrChange>
        </w:rPr>
        <w:t xml:space="preserve"> </w:t>
      </w:r>
      <w:r w:rsidR="00A96A35" w:rsidRPr="0027638C">
        <w:rPr>
          <w:sz w:val="24"/>
          <w:rPrChange w16du:dateUtc="2026-07-07T18:18:00Z" w:author="Author" w:date="2026-07-07T20:18:00Z" w:id="3353">
            <w:rPr>
              <w:rFonts w:ascii="Times New Roman"/>
              <w:color w:val="000000"/>
            </w:rPr>
          </w:rPrChange>
        </w:rPr>
        <w:t>elit</w:t>
      </w:r>
      <w:r w:rsidR="00A96A35" w:rsidRPr="0027638C">
        <w:rPr>
          <w:sz w:val="24"/>
          <w:rPrChange w16du:dateUtc="2026-07-07T18:18:00Z" w:author="Author" w:date="2026-07-07T20:18:00Z" w:id="3354">
            <w:rPr>
              <w:rFonts w:ascii="Times New Roman"/>
              <w:color w:val="000000"/>
              <w:spacing w:val="6"/>
            </w:rPr>
          </w:rPrChange>
        </w:rPr>
        <w:t xml:space="preserve"> </w:t>
      </w:r>
      <w:r w:rsidR="00A96A35" w:rsidRPr="0027638C">
        <w:rPr>
          <w:sz w:val="24"/>
          <w:rPrChange w16du:dateUtc="2026-07-07T18:18:00Z" w:author="Author" w:date="2026-07-07T20:18:00Z" w:id="3355">
            <w:rPr>
              <w:rFonts w:ascii="Times New Roman"/>
              <w:color w:val="000000"/>
            </w:rPr>
          </w:rPrChange>
        </w:rPr>
        <w:t>sed</w:t>
      </w:r>
      <w:r w:rsidR="00A96A35" w:rsidRPr="0027638C">
        <w:rPr>
          <w:sz w:val="24"/>
          <w:rPrChange w16du:dateUtc="2026-07-07T18:18:00Z" w:author="Author" w:date="2026-07-07T20:18:00Z" w:id="3356">
            <w:rPr>
              <w:rFonts w:ascii="Times New Roman"/>
              <w:color w:val="000000"/>
              <w:spacing w:val="6"/>
            </w:rPr>
          </w:rPrChange>
        </w:rPr>
        <w:t xml:space="preserve"> </w:t>
      </w:r>
      <w:r w:rsidR="00A96A35" w:rsidRPr="0027638C">
        <w:rPr>
          <w:sz w:val="24"/>
          <w:rPrChange w16du:dateUtc="2026-07-07T18:18:00Z" w:author="Author" w:date="2026-07-07T20:18:00Z" w:id="3357">
            <w:rPr>
              <w:rFonts w:ascii="Times New Roman" w:hAnsi="Times New Roman"/>
              <w:color w:val="000000"/>
            </w:rPr>
          </w:rPrChange>
        </w:rPr>
        <w:t>do</w:t>
      </w:r>
      <w:del w16du:dateUtc="2026-07-07T18:18:00Z" w:author="Author" w:date="2026-07-07T20:18:00Z" w:id="3358">
        <w:r>
          <w:rPr>
            <w:color w:val="000000"/>
          </w:rPr>
          <w:cr/>
        </w:r>
      </w:del>
      <w:r w:rsidR="00A96A35" w:rsidRPr="0027638C">
        <w:rPr>
          <w:sz w:val="24"/>
          <w:rPrChange w16du:dateUtc="2026-07-07T18:18:00Z" w:author="Author" w:date="2026-07-07T20:18:00Z" w:id="3359">
            <w:rPr>
              <w:rFonts w:ascii="Times New Roman"/>
              <w:color w:val="000000"/>
              <w:spacing w:val="665"/>
            </w:rPr>
          </w:rPrChange>
        </w:rPr>
        <w:t xml:space="preserve"> </w:t>
      </w:r>
      <w:r w:rsidR="00A96A35" w:rsidRPr="0027638C">
        <w:rPr>
          <w:spacing w:val="-2"/>
          <w:sz w:val="24"/>
          <w:rPrChange w16du:dateUtc="2026-07-07T18:18:00Z" w:author="Author" w:date="2026-07-07T20:18:00Z" w:id="3360">
            <w:rPr>
              <w:rFonts w:ascii="Times New Roman"/>
              <w:color w:val="000000"/>
            </w:rPr>
          </w:rPrChange>
        </w:rPr>
        <w:t>eiusmod</w:t>
      </w:r>
      <w:r w:rsidR="00A96A35" w:rsidRPr="0027638C">
        <w:rPr>
          <w:spacing w:val="-11"/>
          <w:sz w:val="24"/>
          <w:rPrChange w16du:dateUtc="2026-07-07T18:18:00Z" w:author="Author" w:date="2026-07-07T20:18:00Z" w:id="3361">
            <w:rPr>
              <w:rFonts w:ascii="Times New Roman"/>
              <w:color w:val="000000"/>
              <w:spacing w:val="-13"/>
            </w:rPr>
          </w:rPrChange>
        </w:rPr>
        <w:t xml:space="preserve"> </w:t>
      </w:r>
      <w:r w:rsidR="00A96A35" w:rsidRPr="0027638C">
        <w:rPr>
          <w:spacing w:val="-2"/>
          <w:sz w:val="24"/>
          <w:rPrChange w16du:dateUtc="2026-07-07T18:18:00Z" w:author="Author" w:date="2026-07-07T20:18:00Z" w:id="3362">
            <w:rPr>
              <w:rFonts w:ascii="Times New Roman"/>
              <w:color w:val="000000"/>
            </w:rPr>
          </w:rPrChange>
        </w:rPr>
        <w:t>tempor</w:t>
      </w:r>
      <w:r w:rsidR="00A96A35" w:rsidRPr="0027638C">
        <w:rPr>
          <w:spacing w:val="-9"/>
          <w:sz w:val="24"/>
          <w:rPrChange w16du:dateUtc="2026-07-07T18:18:00Z" w:author="Author" w:date="2026-07-07T20:18:00Z" w:id="3363">
            <w:rPr>
              <w:rFonts w:ascii="Times New Roman"/>
              <w:color w:val="000000"/>
              <w:spacing w:val="-13"/>
            </w:rPr>
          </w:rPrChange>
        </w:rPr>
        <w:t xml:space="preserve"> </w:t>
      </w:r>
      <w:r w:rsidR="00A96A35" w:rsidRPr="0027638C">
        <w:rPr>
          <w:spacing w:val="-2"/>
          <w:sz w:val="24"/>
          <w:rPrChange w16du:dateUtc="2026-07-07T18:18:00Z" w:author="Author" w:date="2026-07-07T20:18:00Z" w:id="3364">
            <w:rPr>
              <w:rFonts w:ascii="Times New Roman"/>
              <w:color w:val="000000"/>
            </w:rPr>
          </w:rPrChange>
        </w:rPr>
        <w:t>incididunt</w:t>
      </w:r>
      <w:r w:rsidR="00A96A35" w:rsidRPr="0027638C">
        <w:rPr>
          <w:spacing w:val="-9"/>
          <w:sz w:val="24"/>
          <w:rPrChange w16du:dateUtc="2026-07-07T18:18:00Z" w:author="Author" w:date="2026-07-07T20:18:00Z" w:id="3365">
            <w:rPr>
              <w:rFonts w:ascii="Times New Roman"/>
              <w:color w:val="000000"/>
              <w:spacing w:val="-13"/>
            </w:rPr>
          </w:rPrChange>
        </w:rPr>
        <w:t xml:space="preserve"> </w:t>
      </w:r>
      <w:r w:rsidR="00A96A35" w:rsidRPr="0027638C">
        <w:rPr>
          <w:spacing w:val="-2"/>
          <w:sz w:val="24"/>
          <w:rPrChange w16du:dateUtc="2026-07-07T18:18:00Z" w:author="Author" w:date="2026-07-07T20:18:00Z" w:id="3366">
            <w:rPr>
              <w:rFonts w:ascii="Times New Roman"/>
              <w:color w:val="000000"/>
            </w:rPr>
          </w:rPrChange>
        </w:rPr>
        <w:t>ut</w:t>
      </w:r>
      <w:r w:rsidR="00A96A35" w:rsidRPr="0027638C">
        <w:rPr>
          <w:spacing w:val="-8"/>
          <w:sz w:val="24"/>
          <w:rPrChange w16du:dateUtc="2026-07-07T18:18:00Z" w:author="Author" w:date="2026-07-07T20:18:00Z" w:id="3367">
            <w:rPr>
              <w:rFonts w:ascii="Times New Roman"/>
              <w:color w:val="000000"/>
              <w:spacing w:val="-13"/>
            </w:rPr>
          </w:rPrChange>
        </w:rPr>
        <w:t xml:space="preserve"> </w:t>
      </w:r>
      <w:r w:rsidR="00A96A35" w:rsidRPr="0027638C">
        <w:rPr>
          <w:spacing w:val="-2"/>
          <w:sz w:val="24"/>
          <w:rPrChange w16du:dateUtc="2026-07-07T18:18:00Z" w:author="Author" w:date="2026-07-07T20:18:00Z" w:id="3368">
            <w:rPr>
              <w:rFonts w:ascii="Times New Roman"/>
              <w:color w:val="000000"/>
            </w:rPr>
          </w:rPrChange>
        </w:rPr>
        <w:t>labore</w:t>
      </w:r>
      <w:r w:rsidR="00A96A35" w:rsidRPr="0027638C">
        <w:rPr>
          <w:spacing w:val="-9"/>
          <w:sz w:val="24"/>
          <w:rPrChange w16du:dateUtc="2026-07-07T18:18:00Z" w:author="Author" w:date="2026-07-07T20:18:00Z" w:id="3369">
            <w:rPr>
              <w:rFonts w:ascii="Times New Roman"/>
              <w:color w:val="000000"/>
              <w:spacing w:val="-13"/>
            </w:rPr>
          </w:rPrChange>
        </w:rPr>
        <w:t xml:space="preserve"> </w:t>
      </w:r>
      <w:r w:rsidR="00A96A35" w:rsidRPr="0027638C">
        <w:rPr>
          <w:spacing w:val="-2"/>
          <w:sz w:val="24"/>
          <w:rPrChange w16du:dateUtc="2026-07-07T18:18:00Z" w:author="Author" w:date="2026-07-07T20:18:00Z" w:id="3370">
            <w:rPr>
              <w:rFonts w:ascii="Times New Roman"/>
              <w:color w:val="000000"/>
            </w:rPr>
          </w:rPrChange>
        </w:rPr>
        <w:t>et</w:t>
      </w:r>
      <w:r w:rsidR="00A96A35" w:rsidRPr="0027638C">
        <w:rPr>
          <w:spacing w:val="-9"/>
          <w:sz w:val="24"/>
          <w:rPrChange w16du:dateUtc="2026-07-07T18:18:00Z" w:author="Author" w:date="2026-07-07T20:18:00Z" w:id="3371">
            <w:rPr>
              <w:rFonts w:ascii="Times New Roman"/>
              <w:color w:val="000000"/>
              <w:spacing w:val="-13"/>
            </w:rPr>
          </w:rPrChange>
        </w:rPr>
        <w:t xml:space="preserve"> </w:t>
      </w:r>
      <w:r w:rsidR="00A96A35" w:rsidRPr="0027638C">
        <w:rPr>
          <w:spacing w:val="-2"/>
          <w:sz w:val="24"/>
          <w:rPrChange w16du:dateUtc="2026-07-07T18:18:00Z" w:author="Author" w:date="2026-07-07T20:18:00Z" w:id="3372">
            <w:rPr>
              <w:rFonts w:ascii="Times New Roman"/>
              <w:color w:val="000000"/>
            </w:rPr>
          </w:rPrChange>
        </w:rPr>
        <w:t>dolore</w:t>
      </w:r>
      <w:r w:rsidR="00A96A35" w:rsidRPr="0027638C">
        <w:rPr>
          <w:spacing w:val="-9"/>
          <w:sz w:val="24"/>
          <w:rPrChange w16du:dateUtc="2026-07-07T18:18:00Z" w:author="Author" w:date="2026-07-07T20:18:00Z" w:id="3373">
            <w:rPr>
              <w:rFonts w:ascii="Times New Roman"/>
              <w:color w:val="000000"/>
              <w:spacing w:val="-13"/>
            </w:rPr>
          </w:rPrChange>
        </w:rPr>
        <w:t xml:space="preserve"> </w:t>
      </w:r>
      <w:r w:rsidR="00A96A35" w:rsidRPr="0027638C">
        <w:rPr>
          <w:spacing w:val="-2"/>
          <w:sz w:val="24"/>
          <w:rPrChange w16du:dateUtc="2026-07-07T18:18:00Z" w:author="Author" w:date="2026-07-07T20:18:00Z" w:id="3374">
            <w:rPr>
              <w:rFonts w:ascii="Times New Roman"/>
              <w:color w:val="000000"/>
            </w:rPr>
          </w:rPrChange>
        </w:rPr>
        <w:t>magna</w:t>
      </w:r>
      <w:r w:rsidR="00A96A35" w:rsidRPr="0027638C">
        <w:rPr>
          <w:spacing w:val="-8"/>
          <w:sz w:val="24"/>
          <w:rPrChange w16du:dateUtc="2026-07-07T18:18:00Z" w:author="Author" w:date="2026-07-07T20:18:00Z" w:id="3375">
            <w:rPr>
              <w:rFonts w:ascii="Times New Roman"/>
              <w:color w:val="000000"/>
              <w:spacing w:val="-13"/>
            </w:rPr>
          </w:rPrChange>
        </w:rPr>
        <w:t xml:space="preserve"> </w:t>
      </w:r>
      <w:r w:rsidR="00A96A35" w:rsidRPr="0027638C">
        <w:rPr>
          <w:spacing w:val="-2"/>
          <w:sz w:val="24"/>
          <w:rPrChange w16du:dateUtc="2026-07-07T18:18:00Z" w:author="Author" w:date="2026-07-07T20:18:00Z" w:id="3376">
            <w:rPr>
              <w:rFonts w:ascii="Times New Roman"/>
              <w:color w:val="000000"/>
            </w:rPr>
          </w:rPrChange>
        </w:rPr>
        <w:t>aliqua</w:t>
      </w:r>
      <w:r w:rsidR="00A96A35" w:rsidRPr="0027638C">
        <w:rPr>
          <w:spacing w:val="-9"/>
          <w:sz w:val="24"/>
          <w:rPrChange w16du:dateUtc="2026-07-07T18:18:00Z" w:author="Author" w:date="2026-07-07T20:18:00Z" w:id="3377">
            <w:rPr>
              <w:rFonts w:ascii="Times New Roman"/>
              <w:color w:val="000000"/>
              <w:spacing w:val="-13"/>
            </w:rPr>
          </w:rPrChange>
        </w:rPr>
        <w:t xml:space="preserve"> </w:t>
      </w:r>
      <w:r w:rsidR="00A96A35" w:rsidRPr="0027638C">
        <w:rPr>
          <w:spacing w:val="-2"/>
          <w:sz w:val="24"/>
          <w:rPrChange w16du:dateUtc="2026-07-07T18:18:00Z" w:author="Author" w:date="2026-07-07T20:18:00Z" w:id="3378">
            <w:rPr>
              <w:rFonts w:ascii="Times New Roman"/>
              <w:color w:val="000000"/>
            </w:rPr>
          </w:rPrChange>
        </w:rPr>
        <w:t>lorem</w:t>
      </w:r>
      <w:r w:rsidR="00A96A35" w:rsidRPr="0027638C">
        <w:rPr>
          <w:spacing w:val="-9"/>
          <w:sz w:val="24"/>
          <w:rPrChange w16du:dateUtc="2026-07-07T18:18:00Z" w:author="Author" w:date="2026-07-07T20:18:00Z" w:id="3379">
            <w:rPr>
              <w:rFonts w:ascii="Times New Roman"/>
              <w:color w:val="000000"/>
              <w:spacing w:val="-13"/>
            </w:rPr>
          </w:rPrChange>
        </w:rPr>
        <w:t xml:space="preserve"> </w:t>
      </w:r>
      <w:r w:rsidR="00A96A35" w:rsidRPr="0027638C">
        <w:rPr>
          <w:spacing w:val="-2"/>
          <w:sz w:val="24"/>
          <w:rPrChange w16du:dateUtc="2026-07-07T18:18:00Z" w:author="Author" w:date="2026-07-07T20:18:00Z" w:id="3380">
            <w:rPr>
              <w:rFonts w:ascii="Times New Roman"/>
              <w:color w:val="000000"/>
            </w:rPr>
          </w:rPrChange>
        </w:rPr>
        <w:t>ipsum</w:t>
      </w:r>
      <w:r w:rsidR="00A96A35" w:rsidRPr="0027638C">
        <w:rPr>
          <w:spacing w:val="-9"/>
          <w:sz w:val="24"/>
          <w:rPrChange w16du:dateUtc="2026-07-07T18:18:00Z" w:author="Author" w:date="2026-07-07T20:18:00Z" w:id="3381">
            <w:rPr>
              <w:rFonts w:ascii="Times New Roman"/>
              <w:color w:val="000000"/>
              <w:spacing w:val="-13"/>
            </w:rPr>
          </w:rPrChange>
        </w:rPr>
        <w:t xml:space="preserve"> </w:t>
      </w:r>
      <w:r w:rsidR="00A96A35" w:rsidRPr="0027638C">
        <w:rPr>
          <w:spacing w:val="-2"/>
          <w:sz w:val="24"/>
          <w:rPrChange w16du:dateUtc="2026-07-07T18:18:00Z" w:author="Author" w:date="2026-07-07T20:18:00Z" w:id="3382">
            <w:rPr>
              <w:rFonts w:ascii="Times New Roman"/>
              <w:color w:val="000000"/>
            </w:rPr>
          </w:rPrChange>
        </w:rPr>
        <w:t>dolor</w:t>
      </w:r>
      <w:r w:rsidR="00A96A35" w:rsidRPr="0027638C">
        <w:rPr>
          <w:spacing w:val="-8"/>
          <w:sz w:val="24"/>
          <w:rPrChange w16du:dateUtc="2026-07-07T18:18:00Z" w:author="Author" w:date="2026-07-07T20:18:00Z" w:id="3383">
            <w:rPr>
              <w:rFonts w:ascii="Times New Roman"/>
              <w:color w:val="000000"/>
              <w:spacing w:val="-13"/>
            </w:rPr>
          </w:rPrChange>
        </w:rPr>
        <w:t xml:space="preserve"> </w:t>
      </w:r>
      <w:r w:rsidR="00A96A35" w:rsidRPr="0027638C">
        <w:rPr>
          <w:spacing w:val="-2"/>
          <w:sz w:val="24"/>
          <w:rPrChange w16du:dateUtc="2026-07-07T18:18:00Z" w:author="Author" w:date="2026-07-07T20:18:00Z" w:id="3384">
            <w:rPr>
              <w:rFonts w:ascii="Times New Roman"/>
              <w:color w:val="000000"/>
            </w:rPr>
          </w:rPrChange>
        </w:rPr>
        <w:t>sit</w:t>
      </w:r>
      <w:r w:rsidR="00A96A35" w:rsidRPr="0027638C">
        <w:rPr>
          <w:spacing w:val="-9"/>
          <w:sz w:val="24"/>
          <w:rPrChange w16du:dateUtc="2026-07-07T18:18:00Z" w:author="Author" w:date="2026-07-07T20:18:00Z" w:id="3385">
            <w:rPr>
              <w:rFonts w:ascii="Times New Roman"/>
              <w:color w:val="000000"/>
              <w:spacing w:val="-13"/>
            </w:rPr>
          </w:rPrChange>
        </w:rPr>
        <w:t xml:space="preserve"> </w:t>
      </w:r>
      <w:r w:rsidR="00A96A35" w:rsidRPr="0027638C">
        <w:rPr>
          <w:spacing w:val="-2"/>
          <w:sz w:val="24"/>
          <w:rPrChange w16du:dateUtc="2026-07-07T18:18:00Z" w:author="Author" w:date="2026-07-07T20:18:00Z" w:id="3386">
            <w:rPr>
              <w:rFonts w:ascii="Times New Roman"/>
              <w:color w:val="000000"/>
            </w:rPr>
          </w:rPrChange>
        </w:rPr>
        <w:t>amet</w:t>
      </w:r>
      <w:r w:rsidR="00A96A35" w:rsidRPr="0027638C">
        <w:rPr>
          <w:spacing w:val="-9"/>
          <w:sz w:val="24"/>
          <w:rPrChange w16du:dateUtc="2026-07-07T18:18:00Z" w:author="Author" w:date="2026-07-07T20:18:00Z" w:id="3387">
            <w:rPr>
              <w:rFonts w:ascii="Times New Roman"/>
              <w:color w:val="000000"/>
              <w:spacing w:val="-13"/>
            </w:rPr>
          </w:rPrChange>
        </w:rPr>
        <w:t xml:space="preserve"> </w:t>
      </w:r>
      <w:r w:rsidR="00A96A35" w:rsidRPr="0027638C">
        <w:rPr>
          <w:spacing w:val="-2"/>
          <w:sz w:val="24"/>
          <w:rPrChange w16du:dateUtc="2026-07-07T18:18:00Z" w:author="Author" w:date="2026-07-07T20:18:00Z" w:id="3388">
            <w:rPr>
              <w:rFonts w:ascii="Times New Roman"/>
              <w:color w:val="000000"/>
            </w:rPr>
          </w:rPrChange>
        </w:rPr>
        <w:t>consectetur</w:t>
      </w:r>
      <w:r w:rsidR="00A96A35" w:rsidRPr="0027638C">
        <w:rPr>
          <w:spacing w:val="-9"/>
          <w:sz w:val="24"/>
          <w:rPrChange w16du:dateUtc="2026-07-07T18:18:00Z" w:author="Author" w:date="2026-07-07T20:18:00Z" w:id="3389">
            <w:rPr>
              <w:rFonts w:ascii="Times New Roman"/>
              <w:color w:val="000000"/>
              <w:spacing w:val="-13"/>
            </w:rPr>
          </w:rPrChange>
        </w:rPr>
        <w:t xml:space="preserve"> </w:t>
      </w:r>
      <w:r w:rsidR="00A96A35" w:rsidRPr="0027638C">
        <w:rPr>
          <w:spacing w:val="-2"/>
          <w:sz w:val="24"/>
          <w:rPrChange w16du:dateUtc="2026-07-07T18:18:00Z" w:author="Author" w:date="2026-07-07T20:18:00Z" w:id="3390">
            <w:rPr>
              <w:rFonts w:ascii="Times New Roman"/>
              <w:color w:val="000000"/>
            </w:rPr>
          </w:rPrChange>
        </w:rPr>
        <w:t>adipiscing</w:t>
      </w:r>
      <w:r w:rsidR="00A96A35" w:rsidRPr="0027638C">
        <w:rPr>
          <w:spacing w:val="-8"/>
          <w:sz w:val="24"/>
          <w:rPrChange w16du:dateUtc="2026-07-07T18:18:00Z" w:author="Author" w:date="2026-07-07T20:18:00Z" w:id="3391">
            <w:rPr>
              <w:rFonts w:ascii="Times New Roman"/>
              <w:color w:val="000000"/>
              <w:spacing w:val="-13"/>
            </w:rPr>
          </w:rPrChange>
        </w:rPr>
        <w:t xml:space="preserve"> </w:t>
      </w:r>
      <w:r w:rsidR="00A96A35" w:rsidRPr="0027638C">
        <w:rPr>
          <w:spacing w:val="-2"/>
          <w:sz w:val="24"/>
          <w:rPrChange w16du:dateUtc="2026-07-07T18:18:00Z" w:author="Author" w:date="2026-07-07T20:18:00Z" w:id="3392">
            <w:rPr>
              <w:rFonts w:ascii="Times New Roman"/>
              <w:color w:val="000000"/>
            </w:rPr>
          </w:rPrChange>
        </w:rPr>
        <w:t>Elit:</w:t>
      </w:r>
    </w:p>
    <w:p w14:paraId="584D917B" w14:textId="77777777" w:rsidR="009609E8" w:rsidRDefault="00000000" w:rsidRPr="0027638C">
      <w:pPr>
        <w:pStyle w:val="ListParagraph"/>
        <w:numPr>
          <w:ilvl w:val="2"/>
          <w:numId w:val="5"/>
        </w:numPr>
        <w:tabs>
          <w:tab w:pos="2158" w:val="left"/>
          <w:tab w:pos="2160" w:val="left"/>
        </w:tabs>
        <w:spacing w:before="238"/>
        <w:ind w:right="358"/>
        <w:rPr>
          <w:sz w:val="24"/>
          <w:rPrChange w16du:dateUtc="2026-07-07T18:18:00Z" w:author="Author" w:date="2026-07-07T20:18:00Z" w:id="3393">
            <w:rPr>
              <w:rFonts w:ascii="Times New Roman"/>
              <w:color w:val="000000"/>
            </w:rPr>
          </w:rPrChange>
        </w:rPr>
        <w:pPrChange w16du:dateUtc="2026-07-07T18:18:00Z" w:author="Author" w:date="2026-07-07T20:18:00Z" w:id="3394">
          <w:pPr>
            <w:spacing w:after="0" w:before="235" w:line="254" w:lineRule="exact"/>
            <w:ind w:left="720"/>
            <w:jc w:val="left"/>
          </w:pPr>
        </w:pPrChange>
      </w:pPr>
      <w:del w16du:dateUtc="2026-07-07T18:18:00Z" w:author="Author" w:date="2026-07-07T20:18:00Z" w:id="3395">
        <w:r>
          <w:rPr>
            <w:color w:val="000000"/>
          </w:rPr>
          <w:delText>(i)</w:delText>
        </w:r>
        <w:r>
          <w:rPr>
            <w:color w:val="000000"/>
            <w:spacing w:val="457"/>
          </w:rPr>
          <w:delText xml:space="preserve"> </w:delText>
        </w:r>
      </w:del>
      <w:r w:rsidR="00A96A35" w:rsidRPr="0027638C">
        <w:rPr>
          <w:sz w:val="24"/>
          <w:rPrChange w16du:dateUtc="2026-07-07T18:18:00Z" w:author="Author" w:date="2026-07-07T20:18:00Z" w:id="3396">
            <w:rPr>
              <w:rFonts w:ascii="Times New Roman"/>
              <w:color w:val="000000"/>
            </w:rPr>
          </w:rPrChange>
        </w:rPr>
        <w:t>sed</w:t>
      </w:r>
      <w:r w:rsidR="00A96A35" w:rsidRPr="0027638C">
        <w:rPr>
          <w:spacing w:val="-3"/>
          <w:sz w:val="24"/>
          <w:rPrChange w16du:dateUtc="2026-07-07T18:18:00Z" w:author="Author" w:date="2026-07-07T20:18:00Z" w:id="3397">
            <w:rPr>
              <w:rFonts w:ascii="Times New Roman"/>
              <w:color w:val="000000"/>
              <w:spacing w:val="1"/>
            </w:rPr>
          </w:rPrChange>
        </w:rPr>
        <w:t xml:space="preserve"> </w:t>
      </w:r>
      <w:r w:rsidR="00A96A35" w:rsidRPr="0027638C">
        <w:rPr>
          <w:sz w:val="24"/>
          <w:rPrChange w16du:dateUtc="2026-07-07T18:18:00Z" w:author="Author" w:date="2026-07-07T20:18:00Z" w:id="3398">
            <w:rPr>
              <w:rFonts w:ascii="Times New Roman"/>
              <w:color w:val="000000"/>
            </w:rPr>
          </w:rPrChange>
        </w:rPr>
        <w:t>do</w:t>
      </w:r>
      <w:r w:rsidR="00A96A35" w:rsidRPr="0027638C">
        <w:rPr>
          <w:spacing w:val="-3"/>
          <w:sz w:val="24"/>
          <w:rPrChange w16du:dateUtc="2026-07-07T18:18:00Z" w:author="Author" w:date="2026-07-07T20:18:00Z" w:id="3399">
            <w:rPr>
              <w:rFonts w:ascii="Times New Roman"/>
              <w:color w:val="000000"/>
              <w:spacing w:val="1"/>
            </w:rPr>
          </w:rPrChange>
        </w:rPr>
        <w:t xml:space="preserve"> </w:t>
      </w:r>
      <w:r w:rsidR="00A96A35" w:rsidRPr="0027638C">
        <w:rPr>
          <w:sz w:val="24"/>
          <w:rPrChange w16du:dateUtc="2026-07-07T18:18:00Z" w:author="Author" w:date="2026-07-07T20:18:00Z" w:id="3400">
            <w:rPr>
              <w:rFonts w:ascii="Times New Roman" w:hAnsi="Times New Roman"/>
              <w:color w:val="000000"/>
            </w:rPr>
          </w:rPrChange>
        </w:rPr>
        <w:t>Eiusmod’tempor</w:t>
      </w:r>
      <w:r w:rsidR="00A96A35" w:rsidRPr="0027638C">
        <w:rPr>
          <w:spacing w:val="-3"/>
          <w:sz w:val="24"/>
          <w:rPrChange w16du:dateUtc="2026-07-07T18:18:00Z" w:author="Author" w:date="2026-07-07T20:18:00Z" w:id="3401">
            <w:rPr>
              <w:rFonts w:ascii="Times New Roman"/>
              <w:color w:val="000000"/>
              <w:spacing w:val="1"/>
            </w:rPr>
          </w:rPrChange>
        </w:rPr>
        <w:t xml:space="preserve"> </w:t>
      </w:r>
      <w:r w:rsidR="00A96A35" w:rsidRPr="0027638C">
        <w:rPr>
          <w:sz w:val="24"/>
          <w:rPrChange w16du:dateUtc="2026-07-07T18:18:00Z" w:author="Author" w:date="2026-07-07T20:18:00Z" w:id="3402">
            <w:rPr>
              <w:rFonts w:ascii="Times New Roman"/>
              <w:color w:val="000000"/>
            </w:rPr>
          </w:rPrChange>
        </w:rPr>
        <w:t>incididunt</w:t>
      </w:r>
      <w:r w:rsidR="00A96A35" w:rsidRPr="0027638C">
        <w:rPr>
          <w:spacing w:val="-3"/>
          <w:sz w:val="24"/>
          <w:rPrChange w16du:dateUtc="2026-07-07T18:18:00Z" w:author="Author" w:date="2026-07-07T20:18:00Z" w:id="3403">
            <w:rPr>
              <w:rFonts w:ascii="Times New Roman"/>
              <w:color w:val="000000"/>
              <w:spacing w:val="1"/>
            </w:rPr>
          </w:rPrChange>
        </w:rPr>
        <w:t xml:space="preserve"> </w:t>
      </w:r>
      <w:r w:rsidR="00A96A35" w:rsidRPr="0027638C">
        <w:rPr>
          <w:sz w:val="24"/>
          <w:rPrChange w16du:dateUtc="2026-07-07T18:18:00Z" w:author="Author" w:date="2026-07-07T20:18:00Z" w:id="3404">
            <w:rPr>
              <w:rFonts w:ascii="Times New Roman"/>
              <w:color w:val="000000"/>
            </w:rPr>
          </w:rPrChange>
        </w:rPr>
        <w:t>ut</w:t>
      </w:r>
      <w:r w:rsidR="00A96A35" w:rsidRPr="0027638C">
        <w:rPr>
          <w:spacing w:val="-3"/>
          <w:sz w:val="24"/>
          <w:rPrChange w16du:dateUtc="2026-07-07T18:18:00Z" w:author="Author" w:date="2026-07-07T20:18:00Z" w:id="3405">
            <w:rPr>
              <w:rFonts w:ascii="Times New Roman"/>
              <w:color w:val="000000"/>
              <w:spacing w:val="1"/>
            </w:rPr>
          </w:rPrChange>
        </w:rPr>
        <w:t xml:space="preserve"> </w:t>
      </w:r>
      <w:r w:rsidR="00A96A35" w:rsidRPr="0027638C">
        <w:rPr>
          <w:sz w:val="24"/>
          <w:rPrChange w16du:dateUtc="2026-07-07T18:18:00Z" w:author="Author" w:date="2026-07-07T20:18:00Z" w:id="3406">
            <w:rPr>
              <w:rFonts w:ascii="Times New Roman"/>
              <w:color w:val="000000"/>
            </w:rPr>
          </w:rPrChange>
        </w:rPr>
        <w:t>labore</w:t>
      </w:r>
      <w:r w:rsidR="00A96A35" w:rsidRPr="0027638C">
        <w:rPr>
          <w:spacing w:val="-3"/>
          <w:sz w:val="24"/>
          <w:rPrChange w16du:dateUtc="2026-07-07T18:18:00Z" w:author="Author" w:date="2026-07-07T20:18:00Z" w:id="3407">
            <w:rPr>
              <w:rFonts w:ascii="Times New Roman"/>
              <w:color w:val="000000"/>
              <w:spacing w:val="1"/>
            </w:rPr>
          </w:rPrChange>
        </w:rPr>
        <w:t xml:space="preserve"> </w:t>
      </w:r>
      <w:r w:rsidR="00A96A35" w:rsidRPr="0027638C">
        <w:rPr>
          <w:sz w:val="24"/>
          <w:rPrChange w16du:dateUtc="2026-07-07T18:18:00Z" w:author="Author" w:date="2026-07-07T20:18:00Z" w:id="3408">
            <w:rPr>
              <w:rFonts w:ascii="Times New Roman"/>
              <w:color w:val="000000"/>
            </w:rPr>
          </w:rPrChange>
        </w:rPr>
        <w:t>et</w:t>
      </w:r>
      <w:r w:rsidR="00A96A35" w:rsidRPr="0027638C">
        <w:rPr>
          <w:spacing w:val="-3"/>
          <w:sz w:val="24"/>
          <w:rPrChange w16du:dateUtc="2026-07-07T18:18:00Z" w:author="Author" w:date="2026-07-07T20:18:00Z" w:id="3409">
            <w:rPr>
              <w:rFonts w:ascii="Times New Roman"/>
              <w:color w:val="000000"/>
              <w:spacing w:val="1"/>
            </w:rPr>
          </w:rPrChange>
        </w:rPr>
        <w:t xml:space="preserve"> </w:t>
      </w:r>
      <w:r w:rsidR="00A96A35" w:rsidRPr="0027638C">
        <w:rPr>
          <w:sz w:val="24"/>
          <w:rPrChange w16du:dateUtc="2026-07-07T18:18:00Z" w:author="Author" w:date="2026-07-07T20:18:00Z" w:id="3410">
            <w:rPr>
              <w:rFonts w:ascii="Times New Roman"/>
              <w:color w:val="000000"/>
            </w:rPr>
          </w:rPrChange>
        </w:rPr>
        <w:t>dolore</w:t>
      </w:r>
      <w:r w:rsidR="00A96A35" w:rsidRPr="0027638C">
        <w:rPr>
          <w:spacing w:val="-3"/>
          <w:sz w:val="24"/>
          <w:rPrChange w16du:dateUtc="2026-07-07T18:18:00Z" w:author="Author" w:date="2026-07-07T20:18:00Z" w:id="3411">
            <w:rPr>
              <w:rFonts w:ascii="Times New Roman"/>
              <w:color w:val="000000"/>
              <w:spacing w:val="1"/>
            </w:rPr>
          </w:rPrChange>
        </w:rPr>
        <w:t xml:space="preserve"> </w:t>
      </w:r>
      <w:r w:rsidR="00A96A35" w:rsidRPr="0027638C">
        <w:rPr>
          <w:sz w:val="24"/>
          <w:rPrChange w16du:dateUtc="2026-07-07T18:18:00Z" w:author="Author" w:date="2026-07-07T20:18:00Z" w:id="3412">
            <w:rPr>
              <w:rFonts w:ascii="Times New Roman"/>
              <w:color w:val="000000"/>
            </w:rPr>
          </w:rPrChange>
        </w:rPr>
        <w:t>magna</w:t>
      </w:r>
      <w:r w:rsidR="00A96A35" w:rsidRPr="0027638C">
        <w:rPr>
          <w:spacing w:val="-1"/>
          <w:sz w:val="24"/>
          <w:rPrChange w16du:dateUtc="2026-07-07T18:18:00Z" w:author="Author" w:date="2026-07-07T20:18:00Z" w:id="3413">
            <w:rPr>
              <w:rFonts w:ascii="Times New Roman"/>
              <w:color w:val="000000"/>
              <w:spacing w:val="3"/>
            </w:rPr>
          </w:rPrChange>
        </w:rPr>
        <w:t xml:space="preserve"> </w:t>
      </w:r>
      <w:r w:rsidR="00A96A35" w:rsidRPr="0027638C">
        <w:rPr>
          <w:sz w:val="24"/>
          <w:rPrChange w16du:dateUtc="2026-07-07T18:18:00Z" w:author="Author" w:date="2026-07-07T20:18:00Z" w:id="3414">
            <w:rPr>
              <w:rFonts w:ascii="Times New Roman"/>
              <w:color w:val="000000"/>
            </w:rPr>
          </w:rPrChange>
        </w:rPr>
        <w:t>Aliqua</w:t>
      </w:r>
      <w:r w:rsidR="00A96A35" w:rsidRPr="0027638C">
        <w:rPr>
          <w:spacing w:val="-3"/>
          <w:sz w:val="24"/>
          <w:rPrChange w16du:dateUtc="2026-07-07T18:18:00Z" w:author="Author" w:date="2026-07-07T20:18:00Z" w:id="3415">
            <w:rPr>
              <w:rFonts w:ascii="Times New Roman"/>
              <w:color w:val="000000"/>
              <w:spacing w:val="1"/>
            </w:rPr>
          </w:rPrChange>
        </w:rPr>
        <w:t xml:space="preserve"> </w:t>
      </w:r>
      <w:r w:rsidR="00A96A35" w:rsidRPr="0027638C">
        <w:rPr>
          <w:sz w:val="24"/>
          <w:rPrChange w16du:dateUtc="2026-07-07T18:18:00Z" w:author="Author" w:date="2026-07-07T20:18:00Z" w:id="3416">
            <w:rPr>
              <w:rFonts w:ascii="Times New Roman"/>
              <w:color w:val="000000"/>
            </w:rPr>
          </w:rPrChange>
        </w:rPr>
        <w:t>Lorem</w:t>
      </w:r>
      <w:r w:rsidR="00A96A35" w:rsidRPr="0027638C">
        <w:rPr>
          <w:spacing w:val="-3"/>
          <w:sz w:val="24"/>
          <w:rPrChange w16du:dateUtc="2026-07-07T18:18:00Z" w:author="Author" w:date="2026-07-07T20:18:00Z" w:id="3417">
            <w:rPr>
              <w:rFonts w:ascii="Times New Roman"/>
              <w:color w:val="000000"/>
              <w:spacing w:val="1"/>
            </w:rPr>
          </w:rPrChange>
        </w:rPr>
        <w:t xml:space="preserve"> </w:t>
      </w:r>
      <w:r w:rsidR="00A96A35" w:rsidRPr="0027638C">
        <w:rPr>
          <w:sz w:val="24"/>
          <w:rPrChange w16du:dateUtc="2026-07-07T18:18:00Z" w:author="Author" w:date="2026-07-07T20:18:00Z" w:id="3418">
            <w:rPr>
              <w:rFonts w:ascii="Times New Roman"/>
              <w:color w:val="000000"/>
            </w:rPr>
          </w:rPrChange>
        </w:rPr>
        <w:t>ipsum</w:t>
      </w:r>
      <w:r w:rsidR="00A96A35" w:rsidRPr="0027638C">
        <w:rPr>
          <w:spacing w:val="-3"/>
          <w:sz w:val="24"/>
          <w:rPrChange w16du:dateUtc="2026-07-07T18:18:00Z" w:author="Author" w:date="2026-07-07T20:18:00Z" w:id="3419">
            <w:rPr>
              <w:rFonts w:ascii="Times New Roman"/>
              <w:color w:val="000000"/>
              <w:spacing w:val="1"/>
            </w:rPr>
          </w:rPrChange>
        </w:rPr>
        <w:t xml:space="preserve"> </w:t>
      </w:r>
      <w:r w:rsidR="00A96A35" w:rsidRPr="0027638C">
        <w:rPr>
          <w:sz w:val="24"/>
          <w:rPrChange w16du:dateUtc="2026-07-07T18:18:00Z" w:author="Author" w:date="2026-07-07T20:18:00Z" w:id="3420">
            <w:rPr>
              <w:rFonts w:ascii="Times New Roman"/>
              <w:color w:val="000000"/>
            </w:rPr>
          </w:rPrChange>
        </w:rPr>
        <w:t>dolor</w:t>
      </w:r>
      <w:r w:rsidR="00A96A35" w:rsidRPr="0027638C">
        <w:rPr>
          <w:spacing w:val="-3"/>
          <w:sz w:val="24"/>
          <w:rPrChange w16du:dateUtc="2026-07-07T18:18:00Z" w:author="Author" w:date="2026-07-07T20:18:00Z" w:id="3421">
            <w:rPr>
              <w:rFonts w:ascii="Times New Roman"/>
              <w:color w:val="000000"/>
              <w:spacing w:val="1"/>
            </w:rPr>
          </w:rPrChange>
        </w:rPr>
        <w:t xml:space="preserve"> </w:t>
      </w:r>
      <w:r w:rsidR="00A96A35" w:rsidRPr="0027638C">
        <w:rPr>
          <w:sz w:val="24"/>
          <w:rPrChange w16du:dateUtc="2026-07-07T18:18:00Z" w:author="Author" w:date="2026-07-07T20:18:00Z" w:id="3422">
            <w:rPr>
              <w:rFonts w:ascii="Times New Roman" w:hAnsi="Times New Roman"/>
              <w:color w:val="000000"/>
            </w:rPr>
          </w:rPrChange>
        </w:rPr>
        <w:t>sit</w:t>
      </w:r>
      <w:del w16du:dateUtc="2026-07-07T18:18:00Z" w:author="Author" w:date="2026-07-07T20:18:00Z" w:id="3423">
        <w:r>
          <w:rPr>
            <w:color w:val="000000"/>
          </w:rPr>
          <w:cr/>
        </w:r>
      </w:del>
      <w:r w:rsidR="00A96A35" w:rsidRPr="0027638C">
        <w:rPr>
          <w:sz w:val="24"/>
          <w:rPrChange w16du:dateUtc="2026-07-07T18:18:00Z" w:author="Author" w:date="2026-07-07T20:18:00Z" w:id="3424">
            <w:rPr>
              <w:rFonts w:ascii="Times New Roman"/>
              <w:color w:val="000000"/>
              <w:spacing w:val="665"/>
            </w:rPr>
          </w:rPrChange>
        </w:rPr>
        <w:t xml:space="preserve"> </w:t>
      </w:r>
      <w:r w:rsidR="00A96A35" w:rsidRPr="0027638C">
        <w:rPr>
          <w:spacing w:val="-2"/>
          <w:sz w:val="24"/>
          <w:rPrChange w16du:dateUtc="2026-07-07T18:18:00Z" w:author="Author" w:date="2026-07-07T20:18:00Z" w:id="3425">
            <w:rPr>
              <w:rFonts w:ascii="Times New Roman"/>
              <w:color w:val="000000"/>
            </w:rPr>
          </w:rPrChange>
        </w:rPr>
        <w:t>amet:</w:t>
      </w:r>
    </w:p>
    <w:p w14:paraId="584D917C" w14:textId="77777777" w:rsidR="009609E8" w:rsidRDefault="00000000" w:rsidRPr="0027638C">
      <w:pPr>
        <w:pStyle w:val="ListParagraph"/>
        <w:numPr>
          <w:ilvl w:val="3"/>
          <w:numId w:val="5"/>
        </w:numPr>
        <w:tabs>
          <w:tab w:pos="2878" w:val="left"/>
          <w:tab w:pos="2880" w:val="left"/>
        </w:tabs>
        <w:spacing w:before="243"/>
        <w:ind w:right="360"/>
        <w:rPr>
          <w:sz w:val="24"/>
          <w:rPrChange w16du:dateUtc="2026-07-07T18:18:00Z" w:author="Author" w:date="2026-07-07T20:18:00Z" w:id="3426">
            <w:rPr>
              <w:rFonts w:ascii="Times New Roman"/>
              <w:color w:val="000000"/>
            </w:rPr>
          </w:rPrChange>
        </w:rPr>
        <w:pPrChange w16du:dateUtc="2026-07-07T18:18:00Z" w:author="Author" w:date="2026-07-07T20:18:00Z" w:id="3427">
          <w:pPr>
            <w:spacing w:after="0" w:before="240" w:line="254" w:lineRule="exact"/>
            <w:ind w:left="1440"/>
            <w:jc w:val="left"/>
          </w:pPr>
        </w:pPrChange>
      </w:pPr>
      <w:del w16du:dateUtc="2026-07-07T18:18:00Z" w:author="Author" w:date="2026-07-07T20:18:00Z" w:id="3428">
        <w:r>
          <w:rPr>
            <w:color w:val="000000"/>
          </w:rPr>
          <w:delText>(A)</w:delText>
        </w:r>
        <w:r>
          <w:rPr>
            <w:color w:val="000000"/>
            <w:spacing w:val="360"/>
          </w:rPr>
          <w:delText xml:space="preserve"> </w:delText>
        </w:r>
      </w:del>
      <w:r w:rsidR="00A96A35" w:rsidRPr="0027638C">
        <w:rPr>
          <w:sz w:val="24"/>
          <w:rPrChange w16du:dateUtc="2026-07-07T18:18:00Z" w:author="Author" w:date="2026-07-07T20:18:00Z" w:id="3429">
            <w:rPr>
              <w:rFonts w:ascii="Times New Roman"/>
              <w:color w:val="000000"/>
            </w:rPr>
          </w:rPrChange>
        </w:rPr>
        <w:t>consectetur</w:t>
      </w:r>
      <w:r w:rsidR="00A96A35" w:rsidRPr="0027638C">
        <w:rPr>
          <w:sz w:val="24"/>
          <w:rPrChange w16du:dateUtc="2026-07-07T18:18:00Z" w:author="Author" w:date="2026-07-07T20:18:00Z" w:id="3430">
            <w:rPr>
              <w:rFonts w:ascii="Times New Roman"/>
              <w:color w:val="000000"/>
              <w:spacing w:val="83"/>
            </w:rPr>
          </w:rPrChange>
        </w:rPr>
        <w:t xml:space="preserve"> </w:t>
      </w:r>
      <w:r w:rsidR="00A96A35" w:rsidRPr="0027638C">
        <w:rPr>
          <w:sz w:val="24"/>
          <w:rPrChange w16du:dateUtc="2026-07-07T18:18:00Z" w:author="Author" w:date="2026-07-07T20:18:00Z" w:id="3431">
            <w:rPr>
              <w:rFonts w:ascii="Times New Roman"/>
              <w:color w:val="000000"/>
            </w:rPr>
          </w:rPrChange>
        </w:rPr>
        <w:t>Adipiscing</w:t>
      </w:r>
      <w:r w:rsidR="00A96A35" w:rsidRPr="0027638C">
        <w:rPr>
          <w:sz w:val="24"/>
          <w:rPrChange w16du:dateUtc="2026-07-07T18:18:00Z" w:author="Author" w:date="2026-07-07T20:18:00Z" w:id="3432">
            <w:rPr>
              <w:rFonts w:ascii="Times New Roman"/>
              <w:color w:val="000000"/>
              <w:spacing w:val="83"/>
            </w:rPr>
          </w:rPrChange>
        </w:rPr>
        <w:t xml:space="preserve"> </w:t>
      </w:r>
      <w:r w:rsidR="00A96A35" w:rsidRPr="0027638C">
        <w:rPr>
          <w:sz w:val="24"/>
          <w:rPrChange w16du:dateUtc="2026-07-07T18:18:00Z" w:author="Author" w:date="2026-07-07T20:18:00Z" w:id="3433">
            <w:rPr>
              <w:rFonts w:ascii="Times New Roman"/>
              <w:color w:val="000000"/>
            </w:rPr>
          </w:rPrChange>
        </w:rPr>
        <w:t>elit</w:t>
      </w:r>
      <w:r w:rsidR="00A96A35" w:rsidRPr="0027638C">
        <w:rPr>
          <w:sz w:val="24"/>
          <w:rPrChange w16du:dateUtc="2026-07-07T18:18:00Z" w:author="Author" w:date="2026-07-07T20:18:00Z" w:id="3434">
            <w:rPr>
              <w:rFonts w:ascii="Times New Roman"/>
              <w:color w:val="000000"/>
              <w:spacing w:val="83"/>
            </w:rPr>
          </w:rPrChange>
        </w:rPr>
        <w:t xml:space="preserve"> </w:t>
      </w:r>
      <w:r w:rsidR="00A96A35" w:rsidRPr="0027638C">
        <w:rPr>
          <w:sz w:val="24"/>
          <w:rPrChange w16du:dateUtc="2026-07-07T18:18:00Z" w:author="Author" w:date="2026-07-07T20:18:00Z" w:id="3435">
            <w:rPr>
              <w:rFonts w:ascii="Times New Roman"/>
              <w:color w:val="000000"/>
            </w:rPr>
          </w:rPrChange>
        </w:rPr>
        <w:t>sed</w:t>
      </w:r>
      <w:r w:rsidR="00A96A35" w:rsidRPr="0027638C">
        <w:rPr>
          <w:sz w:val="24"/>
          <w:rPrChange w16du:dateUtc="2026-07-07T18:18:00Z" w:author="Author" w:date="2026-07-07T20:18:00Z" w:id="3436">
            <w:rPr>
              <w:rFonts w:ascii="Times New Roman"/>
              <w:color w:val="000000"/>
              <w:spacing w:val="83"/>
            </w:rPr>
          </w:rPrChange>
        </w:rPr>
        <w:t xml:space="preserve"> </w:t>
      </w:r>
      <w:r w:rsidR="00A96A35" w:rsidRPr="0027638C">
        <w:rPr>
          <w:sz w:val="24"/>
          <w:rPrChange w16du:dateUtc="2026-07-07T18:18:00Z" w:author="Author" w:date="2026-07-07T20:18:00Z" w:id="3437">
            <w:rPr>
              <w:rFonts w:ascii="Times New Roman"/>
              <w:color w:val="000000"/>
            </w:rPr>
          </w:rPrChange>
        </w:rPr>
        <w:t>Do</w:t>
      </w:r>
      <w:r w:rsidR="00A96A35" w:rsidRPr="0027638C">
        <w:rPr>
          <w:sz w:val="24"/>
          <w:rPrChange w16du:dateUtc="2026-07-07T18:18:00Z" w:author="Author" w:date="2026-07-07T20:18:00Z" w:id="3438">
            <w:rPr>
              <w:rFonts w:ascii="Times New Roman"/>
              <w:color w:val="000000"/>
              <w:spacing w:val="83"/>
            </w:rPr>
          </w:rPrChange>
        </w:rPr>
        <w:t xml:space="preserve"> </w:t>
      </w:r>
      <w:r w:rsidR="00A96A35" w:rsidRPr="0027638C">
        <w:rPr>
          <w:sz w:val="24"/>
          <w:rPrChange w16du:dateUtc="2026-07-07T18:18:00Z" w:author="Author" w:date="2026-07-07T20:18:00Z" w:id="3439">
            <w:rPr>
              <w:rFonts w:ascii="Times New Roman"/>
              <w:color w:val="000000"/>
            </w:rPr>
          </w:rPrChange>
        </w:rPr>
        <w:t>Eiusmod</w:t>
      </w:r>
      <w:r w:rsidR="00A96A35" w:rsidRPr="0027638C">
        <w:rPr>
          <w:sz w:val="24"/>
          <w:rPrChange w16du:dateUtc="2026-07-07T18:18:00Z" w:author="Author" w:date="2026-07-07T20:18:00Z" w:id="3440">
            <w:rPr>
              <w:rFonts w:ascii="Times New Roman"/>
              <w:color w:val="000000"/>
              <w:spacing w:val="83"/>
            </w:rPr>
          </w:rPrChange>
        </w:rPr>
        <w:t xml:space="preserve"> </w:t>
      </w:r>
      <w:r w:rsidR="00A96A35" w:rsidRPr="0027638C">
        <w:rPr>
          <w:sz w:val="24"/>
          <w:rPrChange w16du:dateUtc="2026-07-07T18:18:00Z" w:author="Author" w:date="2026-07-07T20:18:00Z" w:id="3441">
            <w:rPr>
              <w:rFonts w:ascii="Times New Roman"/>
              <w:color w:val="000000"/>
            </w:rPr>
          </w:rPrChange>
        </w:rPr>
        <w:t>tempor</w:t>
      </w:r>
      <w:r w:rsidR="00A96A35" w:rsidRPr="0027638C">
        <w:rPr>
          <w:sz w:val="24"/>
          <w:rPrChange w16du:dateUtc="2026-07-07T18:18:00Z" w:author="Author" w:date="2026-07-07T20:18:00Z" w:id="3442">
            <w:rPr>
              <w:rFonts w:ascii="Times New Roman"/>
              <w:color w:val="000000"/>
              <w:spacing w:val="83"/>
            </w:rPr>
          </w:rPrChange>
        </w:rPr>
        <w:t xml:space="preserve"> </w:t>
      </w:r>
      <w:r w:rsidR="00A96A35" w:rsidRPr="0027638C">
        <w:rPr>
          <w:sz w:val="24"/>
          <w:rPrChange w16du:dateUtc="2026-07-07T18:18:00Z" w:author="Author" w:date="2026-07-07T20:18:00Z" w:id="3443">
            <w:rPr>
              <w:rFonts w:ascii="Times New Roman"/>
              <w:color w:val="000000"/>
            </w:rPr>
          </w:rPrChange>
        </w:rPr>
        <w:t>incididunt</w:t>
      </w:r>
      <w:r w:rsidR="00A96A35" w:rsidRPr="0027638C">
        <w:rPr>
          <w:sz w:val="24"/>
          <w:rPrChange w16du:dateUtc="2026-07-07T18:18:00Z" w:author="Author" w:date="2026-07-07T20:18:00Z" w:id="3444">
            <w:rPr>
              <w:rFonts w:ascii="Times New Roman"/>
              <w:color w:val="000000"/>
              <w:spacing w:val="83"/>
            </w:rPr>
          </w:rPrChange>
        </w:rPr>
        <w:t xml:space="preserve"> </w:t>
      </w:r>
      <w:r w:rsidR="00A96A35" w:rsidRPr="0027638C">
        <w:rPr>
          <w:sz w:val="24"/>
          <w:rPrChange w16du:dateUtc="2026-07-07T18:18:00Z" w:author="Author" w:date="2026-07-07T20:18:00Z" w:id="3445">
            <w:rPr>
              <w:rFonts w:ascii="Times New Roman"/>
              <w:color w:val="000000"/>
            </w:rPr>
          </w:rPrChange>
        </w:rPr>
        <w:t>ut</w:t>
      </w:r>
      <w:r w:rsidR="00A96A35" w:rsidRPr="0027638C">
        <w:rPr>
          <w:sz w:val="24"/>
          <w:rPrChange w16du:dateUtc="2026-07-07T18:18:00Z" w:author="Author" w:date="2026-07-07T20:18:00Z" w:id="3446">
            <w:rPr>
              <w:rFonts w:ascii="Times New Roman"/>
              <w:color w:val="000000"/>
              <w:spacing w:val="83"/>
            </w:rPr>
          </w:rPrChange>
        </w:rPr>
        <w:t xml:space="preserve"> </w:t>
      </w:r>
      <w:r w:rsidR="00A96A35" w:rsidRPr="0027638C">
        <w:rPr>
          <w:sz w:val="24"/>
          <w:rPrChange w16du:dateUtc="2026-07-07T18:18:00Z" w:author="Author" w:date="2026-07-07T20:18:00Z" w:id="3447">
            <w:rPr>
              <w:rFonts w:ascii="Times New Roman"/>
              <w:color w:val="000000"/>
            </w:rPr>
          </w:rPrChange>
        </w:rPr>
        <w:t>labore</w:t>
      </w:r>
      <w:r w:rsidR="00A96A35" w:rsidRPr="0027638C">
        <w:rPr>
          <w:sz w:val="24"/>
          <w:rPrChange w16du:dateUtc="2026-07-07T18:18:00Z" w:author="Author" w:date="2026-07-07T20:18:00Z" w:id="3448">
            <w:rPr>
              <w:rFonts w:ascii="Times New Roman"/>
              <w:color w:val="000000"/>
              <w:spacing w:val="83"/>
            </w:rPr>
          </w:rPrChange>
        </w:rPr>
        <w:t xml:space="preserve"> </w:t>
      </w:r>
      <w:r w:rsidR="00A96A35" w:rsidRPr="0027638C">
        <w:rPr>
          <w:sz w:val="24"/>
          <w:rPrChange w16du:dateUtc="2026-07-07T18:18:00Z" w:author="Author" w:date="2026-07-07T20:18:00Z" w:id="3449">
            <w:rPr>
              <w:rFonts w:ascii="Times New Roman" w:hAnsi="Times New Roman"/>
              <w:color w:val="000000"/>
            </w:rPr>
          </w:rPrChange>
        </w:rPr>
        <w:t>et</w:t>
      </w:r>
      <w:del w16du:dateUtc="2026-07-07T18:18:00Z" w:author="Author" w:date="2026-07-07T20:18:00Z" w:id="3450">
        <w:r>
          <w:rPr>
            <w:color w:val="000000"/>
          </w:rPr>
          <w:cr/>
        </w:r>
      </w:del>
      <w:r w:rsidR="00A96A35" w:rsidRPr="0027638C">
        <w:rPr>
          <w:sz w:val="24"/>
          <w:rPrChange w16du:dateUtc="2026-07-07T18:18:00Z" w:author="Author" w:date="2026-07-07T20:18:00Z" w:id="3451">
            <w:rPr>
              <w:rFonts w:ascii="Times New Roman"/>
              <w:color w:val="000000"/>
              <w:spacing w:val="665"/>
            </w:rPr>
          </w:rPrChange>
        </w:rPr>
        <w:t xml:space="preserve"> </w:t>
      </w:r>
      <w:r w:rsidR="00A96A35" w:rsidRPr="0027638C">
        <w:rPr>
          <w:spacing w:val="-2"/>
          <w:sz w:val="24"/>
          <w:rPrChange w16du:dateUtc="2026-07-07T18:18:00Z" w:author="Author" w:date="2026-07-07T20:18:00Z" w:id="3452">
            <w:rPr>
              <w:rFonts w:ascii="Times New Roman"/>
              <w:color w:val="000000"/>
            </w:rPr>
          </w:rPrChange>
        </w:rPr>
        <w:t>Dolore;</w:t>
      </w:r>
    </w:p>
    <w:p w14:paraId="584D917D" w14:textId="77777777" w:rsidR="009609E8" w:rsidRDefault="00000000" w:rsidRPr="0027638C">
      <w:pPr>
        <w:pStyle w:val="ListParagraph"/>
        <w:numPr>
          <w:ilvl w:val="3"/>
          <w:numId w:val="5"/>
        </w:numPr>
        <w:tabs>
          <w:tab w:pos="2879" w:val="left"/>
        </w:tabs>
        <w:spacing w:before="238"/>
        <w:ind w:hanging="719" w:left="2879"/>
        <w:rPr>
          <w:sz w:val="24"/>
          <w:rPrChange w16du:dateUtc="2026-07-07T18:18:00Z" w:author="Author" w:date="2026-07-07T20:18:00Z" w:id="3453">
            <w:rPr>
              <w:color w:val="000000"/>
            </w:rPr>
          </w:rPrChange>
        </w:rPr>
      </w:pPr>
      <w:del w16du:dateUtc="2026-07-07T18:18:00Z" w:author="Author" w:date="2026-07-07T20:18:00Z" w:id="3454">
        <w:r>
          <w:rPr>
            <w:color w:val="000000"/>
          </w:rPr>
          <w:delText>(B)</w:delText>
        </w:r>
        <w:r>
          <w:rPr>
            <w:color w:val="000000"/>
            <w:spacing w:val="372"/>
          </w:rPr>
          <w:delText xml:space="preserve"> </w:delText>
        </w:r>
      </w:del>
      <w:r w:rsidR="00A96A35" w:rsidRPr="0027638C">
        <w:rPr>
          <w:sz w:val="24"/>
          <w:rPrChange w16du:dateUtc="2026-07-07T18:18:00Z" w:author="Author" w:date="2026-07-07T20:18:00Z" w:id="3455">
            <w:rPr>
              <w:color w:val="000000"/>
            </w:rPr>
          </w:rPrChange>
        </w:rPr>
        <w:t>magna</w:t>
      </w:r>
      <w:r w:rsidR="00A96A35" w:rsidRPr="0027638C">
        <w:rPr>
          <w:spacing w:val="-8"/>
          <w:sz w:val="24"/>
          <w:rPrChange w16du:dateUtc="2026-07-07T18:18:00Z" w:author="Author" w:date="2026-07-07T20:18:00Z" w:id="3456">
            <w:rPr>
              <w:color w:val="000000"/>
            </w:rPr>
          </w:rPrChange>
        </w:rPr>
        <w:t xml:space="preserve"> </w:t>
      </w:r>
      <w:r w:rsidR="00A96A35" w:rsidRPr="0027638C">
        <w:rPr>
          <w:sz w:val="24"/>
          <w:rPrChange w16du:dateUtc="2026-07-07T18:18:00Z" w:author="Author" w:date="2026-07-07T20:18:00Z" w:id="3457">
            <w:rPr>
              <w:color w:val="000000"/>
            </w:rPr>
          </w:rPrChange>
        </w:rPr>
        <w:t>Aliqua</w:t>
      </w:r>
      <w:r w:rsidR="00A96A35" w:rsidRPr="0027638C">
        <w:rPr>
          <w:spacing w:val="-6"/>
          <w:sz w:val="24"/>
          <w:rPrChange w16du:dateUtc="2026-07-07T18:18:00Z" w:author="Author" w:date="2026-07-07T20:18:00Z" w:id="3458">
            <w:rPr>
              <w:color w:val="000000"/>
            </w:rPr>
          </w:rPrChange>
        </w:rPr>
        <w:t xml:space="preserve"> </w:t>
      </w:r>
      <w:r w:rsidR="00A96A35" w:rsidRPr="0027638C">
        <w:rPr>
          <w:sz w:val="24"/>
          <w:rPrChange w16du:dateUtc="2026-07-07T18:18:00Z" w:author="Author" w:date="2026-07-07T20:18:00Z" w:id="3459">
            <w:rPr>
              <w:color w:val="000000"/>
            </w:rPr>
          </w:rPrChange>
        </w:rPr>
        <w:t>Lorem</w:t>
      </w:r>
      <w:r w:rsidR="00A96A35" w:rsidRPr="0027638C">
        <w:rPr>
          <w:spacing w:val="-6"/>
          <w:sz w:val="24"/>
          <w:rPrChange w16du:dateUtc="2026-07-07T18:18:00Z" w:author="Author" w:date="2026-07-07T20:18:00Z" w:id="3460">
            <w:rPr>
              <w:color w:val="000000"/>
            </w:rPr>
          </w:rPrChange>
        </w:rPr>
        <w:t xml:space="preserve"> </w:t>
      </w:r>
      <w:r w:rsidR="00A96A35" w:rsidRPr="0027638C">
        <w:rPr>
          <w:sz w:val="24"/>
          <w:rPrChange w16du:dateUtc="2026-07-07T18:18:00Z" w:author="Author" w:date="2026-07-07T20:18:00Z" w:id="3461">
            <w:rPr>
              <w:color w:val="000000"/>
            </w:rPr>
          </w:rPrChange>
        </w:rPr>
        <w:t>(ipsum</w:t>
      </w:r>
      <w:r w:rsidR="00A96A35" w:rsidRPr="0027638C">
        <w:rPr>
          <w:spacing w:val="-6"/>
          <w:sz w:val="24"/>
          <w:rPrChange w16du:dateUtc="2026-07-07T18:18:00Z" w:author="Author" w:date="2026-07-07T20:18:00Z" w:id="3462">
            <w:rPr>
              <w:color w:val="000000"/>
            </w:rPr>
          </w:rPrChange>
        </w:rPr>
        <w:t xml:space="preserve"> </w:t>
      </w:r>
      <w:r w:rsidR="00A96A35" w:rsidRPr="0027638C">
        <w:rPr>
          <w:sz w:val="24"/>
          <w:rPrChange w16du:dateUtc="2026-07-07T18:18:00Z" w:author="Author" w:date="2026-07-07T20:18:00Z" w:id="3463">
            <w:rPr>
              <w:color w:val="000000"/>
            </w:rPr>
          </w:rPrChange>
        </w:rPr>
        <w:t>dolor</w:t>
      </w:r>
      <w:r w:rsidR="00A96A35" w:rsidRPr="0027638C">
        <w:rPr>
          <w:spacing w:val="-6"/>
          <w:sz w:val="24"/>
          <w:rPrChange w16du:dateUtc="2026-07-07T18:18:00Z" w:author="Author" w:date="2026-07-07T20:18:00Z" w:id="3464">
            <w:rPr>
              <w:color w:val="000000"/>
            </w:rPr>
          </w:rPrChange>
        </w:rPr>
        <w:t xml:space="preserve"> </w:t>
      </w:r>
      <w:r w:rsidR="00A96A35" w:rsidRPr="0027638C">
        <w:rPr>
          <w:sz w:val="24"/>
          <w:rPrChange w16du:dateUtc="2026-07-07T18:18:00Z" w:author="Author" w:date="2026-07-07T20:18:00Z" w:id="3465">
            <w:rPr>
              <w:color w:val="000000"/>
            </w:rPr>
          </w:rPrChange>
        </w:rPr>
        <w:t>sit</w:t>
      </w:r>
      <w:r w:rsidR="00A96A35" w:rsidRPr="0027638C">
        <w:rPr>
          <w:spacing w:val="-6"/>
          <w:sz w:val="24"/>
          <w:rPrChange w16du:dateUtc="2026-07-07T18:18:00Z" w:author="Author" w:date="2026-07-07T20:18:00Z" w:id="3466">
            <w:rPr>
              <w:color w:val="000000"/>
            </w:rPr>
          </w:rPrChange>
        </w:rPr>
        <w:t xml:space="preserve"> </w:t>
      </w:r>
      <w:r w:rsidR="00A96A35" w:rsidRPr="0027638C">
        <w:rPr>
          <w:sz w:val="24"/>
          <w:rPrChange w16du:dateUtc="2026-07-07T18:18:00Z" w:author="Author" w:date="2026-07-07T20:18:00Z" w:id="3467">
            <w:rPr>
              <w:color w:val="000000"/>
            </w:rPr>
          </w:rPrChange>
        </w:rPr>
        <w:t>Amet</w:t>
      </w:r>
      <w:r w:rsidR="00A96A35" w:rsidRPr="0027638C">
        <w:rPr>
          <w:spacing w:val="-6"/>
          <w:sz w:val="24"/>
          <w:rPrChange w16du:dateUtc="2026-07-07T18:18:00Z" w:author="Author" w:date="2026-07-07T20:18:00Z" w:id="3468">
            <w:rPr>
              <w:color w:val="000000"/>
            </w:rPr>
          </w:rPrChange>
        </w:rPr>
        <w:t xml:space="preserve"> </w:t>
      </w:r>
      <w:r w:rsidR="00A96A35" w:rsidRPr="0027638C">
        <w:rPr>
          <w:spacing w:val="-5"/>
          <w:sz w:val="24"/>
          <w:rPrChange w16du:dateUtc="2026-07-07T18:18:00Z" w:author="Author" w:date="2026-07-07T20:18:00Z" w:id="3469">
            <w:rPr>
              <w:color w:val="000000"/>
            </w:rPr>
          </w:rPrChange>
        </w:rPr>
        <w:t>CONSECTETUR);</w:t>
      </w:r>
    </w:p>
    <w:p w14:paraId="584D917E" w14:textId="77777777" w:rsidR="009609E8" w:rsidRDefault="00000000" w:rsidRPr="0027638C">
      <w:pPr>
        <w:pStyle w:val="ListParagraph"/>
        <w:numPr>
          <w:ilvl w:val="3"/>
          <w:numId w:val="5"/>
        </w:numPr>
        <w:tabs>
          <w:tab w:pos="2879" w:val="left"/>
        </w:tabs>
        <w:ind w:hanging="719" w:left="2879"/>
        <w:rPr>
          <w:sz w:val="24"/>
          <w:rPrChange w16du:dateUtc="2026-07-07T18:18:00Z" w:author="Author" w:date="2026-07-07T20:18:00Z" w:id="3470">
            <w:rPr>
              <w:rFonts w:ascii="Times New Roman"/>
              <w:color w:val="000000"/>
            </w:rPr>
          </w:rPrChange>
        </w:rPr>
        <w:pPrChange w16du:dateUtc="2026-07-07T18:18:00Z" w:author="Author" w:date="2026-07-07T20:18:00Z" w:id="3471">
          <w:pPr>
            <w:spacing w:after="0" w:before="0" w:line="494" w:lineRule="exact"/>
            <w:ind w:left="1440"/>
            <w:jc w:val="left"/>
          </w:pPr>
        </w:pPrChange>
      </w:pPr>
      <w:del w16du:dateUtc="2026-07-07T18:18:00Z" w:author="Author" w:date="2026-07-07T20:18:00Z" w:id="3472">
        <w:r>
          <w:rPr>
            <w:color w:val="000000"/>
          </w:rPr>
          <w:delText>(C)</w:delText>
        </w:r>
        <w:r>
          <w:rPr>
            <w:color w:val="000000"/>
            <w:spacing w:val="372"/>
          </w:rPr>
          <w:delText xml:space="preserve"> </w:delText>
        </w:r>
      </w:del>
      <w:r w:rsidR="00A96A35" w:rsidRPr="0027638C">
        <w:rPr>
          <w:sz w:val="24"/>
          <w:rPrChange w16du:dateUtc="2026-07-07T18:18:00Z" w:author="Author" w:date="2026-07-07T20:18:00Z" w:id="3473">
            <w:rPr>
              <w:rFonts w:ascii="Times New Roman"/>
              <w:color w:val="000000"/>
            </w:rPr>
          </w:rPrChange>
        </w:rPr>
        <w:t>adipiscing</w:t>
      </w:r>
      <w:r w:rsidR="00A96A35" w:rsidRPr="0027638C">
        <w:rPr>
          <w:spacing w:val="-4"/>
          <w:sz w:val="24"/>
          <w:rPrChange w16du:dateUtc="2026-07-07T18:18:00Z" w:author="Author" w:date="2026-07-07T20:18:00Z" w:id="3474">
            <w:rPr>
              <w:rFonts w:ascii="Times New Roman"/>
              <w:color w:val="000000"/>
            </w:rPr>
          </w:rPrChange>
        </w:rPr>
        <w:t xml:space="preserve"> </w:t>
      </w:r>
      <w:r w:rsidR="00A96A35" w:rsidRPr="0027638C">
        <w:rPr>
          <w:sz w:val="24"/>
          <w:rPrChange w16du:dateUtc="2026-07-07T18:18:00Z" w:author="Author" w:date="2026-07-07T20:18:00Z" w:id="3475">
            <w:rPr>
              <w:rFonts w:ascii="Times New Roman"/>
              <w:color w:val="000000"/>
            </w:rPr>
          </w:rPrChange>
        </w:rPr>
        <w:t>elit</w:t>
      </w:r>
      <w:r w:rsidR="00A96A35" w:rsidRPr="0027638C">
        <w:rPr>
          <w:spacing w:val="-4"/>
          <w:sz w:val="24"/>
          <w:rPrChange w16du:dateUtc="2026-07-07T18:18:00Z" w:author="Author" w:date="2026-07-07T20:18:00Z" w:id="3476">
            <w:rPr>
              <w:rFonts w:ascii="Times New Roman"/>
              <w:color w:val="000000"/>
            </w:rPr>
          </w:rPrChange>
        </w:rPr>
        <w:t xml:space="preserve"> </w:t>
      </w:r>
      <w:r w:rsidR="00A96A35" w:rsidRPr="0027638C">
        <w:rPr>
          <w:sz w:val="24"/>
          <w:rPrChange w16du:dateUtc="2026-07-07T18:18:00Z" w:author="Author" w:date="2026-07-07T20:18:00Z" w:id="3477">
            <w:rPr>
              <w:rFonts w:ascii="Times New Roman"/>
              <w:color w:val="000000"/>
            </w:rPr>
          </w:rPrChange>
        </w:rPr>
        <w:t>sed</w:t>
      </w:r>
      <w:r w:rsidR="00A96A35" w:rsidRPr="0027638C">
        <w:rPr>
          <w:spacing w:val="-3"/>
          <w:sz w:val="24"/>
          <w:rPrChange w16du:dateUtc="2026-07-07T18:18:00Z" w:author="Author" w:date="2026-07-07T20:18:00Z" w:id="3478">
            <w:rPr>
              <w:rFonts w:ascii="Times New Roman"/>
              <w:color w:val="000000"/>
            </w:rPr>
          </w:rPrChange>
        </w:rPr>
        <w:t xml:space="preserve"> </w:t>
      </w:r>
      <w:r w:rsidR="00A96A35" w:rsidRPr="0027638C">
        <w:rPr>
          <w:sz w:val="24"/>
          <w:rPrChange w16du:dateUtc="2026-07-07T18:18:00Z" w:author="Author" w:date="2026-07-07T20:18:00Z" w:id="3479">
            <w:rPr>
              <w:rFonts w:ascii="Times New Roman"/>
              <w:color w:val="000000"/>
            </w:rPr>
          </w:rPrChange>
        </w:rPr>
        <w:t>Do</w:t>
      </w:r>
      <w:r w:rsidR="00A96A35" w:rsidRPr="0027638C">
        <w:rPr>
          <w:spacing w:val="-4"/>
          <w:sz w:val="24"/>
          <w:rPrChange w16du:dateUtc="2026-07-07T18:18:00Z" w:author="Author" w:date="2026-07-07T20:18:00Z" w:id="3480">
            <w:rPr>
              <w:rFonts w:ascii="Times New Roman"/>
              <w:color w:val="000000"/>
            </w:rPr>
          </w:rPrChange>
        </w:rPr>
        <w:t xml:space="preserve"> </w:t>
      </w:r>
      <w:r w:rsidR="00A96A35" w:rsidRPr="0027638C">
        <w:rPr>
          <w:sz w:val="24"/>
          <w:rPrChange w16du:dateUtc="2026-07-07T18:18:00Z" w:author="Author" w:date="2026-07-07T20:18:00Z" w:id="3481">
            <w:rPr>
              <w:rFonts w:ascii="Times New Roman"/>
              <w:color w:val="000000"/>
            </w:rPr>
          </w:rPrChange>
        </w:rPr>
        <w:t>Eiusmod</w:t>
      </w:r>
      <w:r w:rsidR="00A96A35" w:rsidRPr="0027638C">
        <w:rPr>
          <w:spacing w:val="-3"/>
          <w:sz w:val="24"/>
          <w:rPrChange w16du:dateUtc="2026-07-07T18:18:00Z" w:author="Author" w:date="2026-07-07T20:18:00Z" w:id="3482">
            <w:rPr>
              <w:rFonts w:ascii="Times New Roman"/>
              <w:color w:val="000000"/>
            </w:rPr>
          </w:rPrChange>
        </w:rPr>
        <w:t xml:space="preserve"> </w:t>
      </w:r>
      <w:r w:rsidR="00A96A35" w:rsidRPr="0027638C">
        <w:rPr>
          <w:spacing w:val="-2"/>
          <w:sz w:val="24"/>
          <w:rPrChange w16du:dateUtc="2026-07-07T18:18:00Z" w:author="Author" w:date="2026-07-07T20:18:00Z" w:id="3483">
            <w:rPr>
              <w:rFonts w:ascii="Times New Roman"/>
              <w:color w:val="000000"/>
            </w:rPr>
          </w:rPrChange>
        </w:rPr>
        <w:t>Tempor;</w:t>
      </w:r>
    </w:p>
    <w:p w14:paraId="584D917F" w14:textId="77777777" w:rsidR="009609E8" w:rsidRDefault="00000000" w:rsidRPr="0027638C">
      <w:pPr>
        <w:pStyle w:val="ListParagraph"/>
        <w:numPr>
          <w:ilvl w:val="3"/>
          <w:numId w:val="5"/>
        </w:numPr>
        <w:tabs>
          <w:tab w:pos="2879" w:val="left"/>
        </w:tabs>
        <w:spacing w:before="242"/>
        <w:ind w:hanging="719" w:left="2879"/>
        <w:rPr>
          <w:sz w:val="24"/>
          <w:rPrChange w16du:dateUtc="2026-07-07T18:18:00Z" w:author="Author" w:date="2026-07-07T20:18:00Z" w:id="3484">
            <w:rPr>
              <w:color w:val="000000"/>
            </w:rPr>
          </w:rPrChange>
        </w:rPr>
      </w:pPr>
      <w:del w16du:dateUtc="2026-07-07T18:18:00Z" w:author="Author" w:date="2026-07-07T20:18:00Z" w:id="3485">
        <w:r>
          <w:rPr>
            <w:color w:val="000000"/>
          </w:rPr>
          <w:delText>(D)</w:delText>
        </w:r>
        <w:r>
          <w:rPr>
            <w:color w:val="000000"/>
            <w:spacing w:val="360"/>
          </w:rPr>
          <w:delText xml:space="preserve"> </w:delText>
        </w:r>
      </w:del>
      <w:r w:rsidR="00A96A35" w:rsidRPr="0027638C">
        <w:rPr>
          <w:sz w:val="24"/>
          <w:rPrChange w16du:dateUtc="2026-07-07T18:18:00Z" w:author="Author" w:date="2026-07-07T20:18:00Z" w:id="3486">
            <w:rPr>
              <w:color w:val="000000"/>
            </w:rPr>
          </w:rPrChange>
        </w:rPr>
        <w:t>incididunt</w:t>
      </w:r>
      <w:r w:rsidR="00A96A35" w:rsidRPr="0027638C">
        <w:rPr>
          <w:spacing w:val="-8"/>
          <w:sz w:val="24"/>
          <w:rPrChange w16du:dateUtc="2026-07-07T18:18:00Z" w:author="Author" w:date="2026-07-07T20:18:00Z" w:id="3487">
            <w:rPr>
              <w:color w:val="000000"/>
            </w:rPr>
          </w:rPrChange>
        </w:rPr>
        <w:t xml:space="preserve"> </w:t>
      </w:r>
      <w:r w:rsidR="00A96A35" w:rsidRPr="0027638C">
        <w:rPr>
          <w:sz w:val="24"/>
          <w:rPrChange w16du:dateUtc="2026-07-07T18:18:00Z" w:author="Author" w:date="2026-07-07T20:18:00Z" w:id="3488">
            <w:rPr>
              <w:color w:val="000000"/>
            </w:rPr>
          </w:rPrChange>
        </w:rPr>
        <w:t>ut</w:t>
      </w:r>
      <w:r w:rsidR="00A96A35" w:rsidRPr="0027638C">
        <w:rPr>
          <w:spacing w:val="-6"/>
          <w:sz w:val="24"/>
          <w:rPrChange w16du:dateUtc="2026-07-07T18:18:00Z" w:author="Author" w:date="2026-07-07T20:18:00Z" w:id="3489">
            <w:rPr>
              <w:color w:val="000000"/>
            </w:rPr>
          </w:rPrChange>
        </w:rPr>
        <w:t xml:space="preserve"> </w:t>
      </w:r>
      <w:r w:rsidR="00A96A35" w:rsidRPr="0027638C">
        <w:rPr>
          <w:sz w:val="24"/>
          <w:rPrChange w16du:dateUtc="2026-07-07T18:18:00Z" w:author="Author" w:date="2026-07-07T20:18:00Z" w:id="3490">
            <w:rPr>
              <w:color w:val="000000"/>
            </w:rPr>
          </w:rPrChange>
        </w:rPr>
        <w:t>labore</w:t>
      </w:r>
      <w:r w:rsidR="00A96A35" w:rsidRPr="0027638C">
        <w:rPr>
          <w:spacing w:val="-6"/>
          <w:sz w:val="24"/>
          <w:rPrChange w16du:dateUtc="2026-07-07T18:18:00Z" w:author="Author" w:date="2026-07-07T20:18:00Z" w:id="3491">
            <w:rPr>
              <w:color w:val="000000"/>
            </w:rPr>
          </w:rPrChange>
        </w:rPr>
        <w:t xml:space="preserve"> </w:t>
      </w:r>
      <w:r w:rsidR="00A96A35" w:rsidRPr="0027638C">
        <w:rPr>
          <w:sz w:val="24"/>
          <w:rPrChange w16du:dateUtc="2026-07-07T18:18:00Z" w:author="Author" w:date="2026-07-07T20:18:00Z" w:id="3492">
            <w:rPr>
              <w:color w:val="000000"/>
            </w:rPr>
          </w:rPrChange>
        </w:rPr>
        <w:t>et</w:t>
      </w:r>
      <w:r w:rsidR="00A96A35" w:rsidRPr="0027638C">
        <w:rPr>
          <w:spacing w:val="-6"/>
          <w:sz w:val="24"/>
          <w:rPrChange w16du:dateUtc="2026-07-07T18:18:00Z" w:author="Author" w:date="2026-07-07T20:18:00Z" w:id="3493">
            <w:rPr>
              <w:color w:val="000000"/>
            </w:rPr>
          </w:rPrChange>
        </w:rPr>
        <w:t xml:space="preserve"> </w:t>
      </w:r>
      <w:r w:rsidR="00A96A35" w:rsidRPr="0027638C">
        <w:rPr>
          <w:sz w:val="24"/>
          <w:rPrChange w16du:dateUtc="2026-07-07T18:18:00Z" w:author="Author" w:date="2026-07-07T20:18:00Z" w:id="3494">
            <w:rPr>
              <w:color w:val="000000"/>
            </w:rPr>
          </w:rPrChange>
        </w:rPr>
        <w:t>dolore</w:t>
      </w:r>
      <w:r w:rsidR="00A96A35" w:rsidRPr="0027638C">
        <w:rPr>
          <w:spacing w:val="-5"/>
          <w:sz w:val="24"/>
          <w:rPrChange w16du:dateUtc="2026-07-07T18:18:00Z" w:author="Author" w:date="2026-07-07T20:18:00Z" w:id="3495">
            <w:rPr>
              <w:color w:val="000000"/>
            </w:rPr>
          </w:rPrChange>
        </w:rPr>
        <w:t xml:space="preserve"> </w:t>
      </w:r>
      <w:r w:rsidR="00A96A35" w:rsidRPr="0027638C">
        <w:rPr>
          <w:spacing w:val="-2"/>
          <w:sz w:val="24"/>
          <w:rPrChange w16du:dateUtc="2026-07-07T18:18:00Z" w:author="Author" w:date="2026-07-07T20:18:00Z" w:id="3496">
            <w:rPr>
              <w:color w:val="000000"/>
            </w:rPr>
          </w:rPrChange>
        </w:rPr>
        <w:t>magna;</w:t>
      </w:r>
    </w:p>
    <w:p w14:paraId="584D9180" w14:textId="77777777" w:rsidR="009609E8" w:rsidRDefault="00000000" w:rsidRPr="0027638C">
      <w:pPr>
        <w:pStyle w:val="ListParagraph"/>
        <w:numPr>
          <w:ilvl w:val="3"/>
          <w:numId w:val="5"/>
        </w:numPr>
        <w:tabs>
          <w:tab w:pos="2879" w:val="left"/>
        </w:tabs>
        <w:spacing w:before="236"/>
        <w:ind w:hanging="719" w:left="2879"/>
        <w:rPr>
          <w:sz w:val="24"/>
          <w:rPrChange w16du:dateUtc="2026-07-07T18:18:00Z" w:author="Author" w:date="2026-07-07T20:18:00Z" w:id="3497">
            <w:rPr>
              <w:color w:val="000000"/>
            </w:rPr>
          </w:rPrChange>
        </w:rPr>
      </w:pPr>
      <w:del w16du:dateUtc="2026-07-07T18:18:00Z" w:author="Author" w:date="2026-07-07T20:18:00Z" w:id="3498">
        <w:r>
          <w:rPr>
            <w:color w:val="000000"/>
          </w:rPr>
          <w:delText>(E)</w:delText>
        </w:r>
        <w:r>
          <w:rPr>
            <w:color w:val="000000"/>
            <w:spacing w:val="384"/>
          </w:rPr>
          <w:delText xml:space="preserve"> </w:delText>
        </w:r>
      </w:del>
      <w:r w:rsidR="00A96A35" w:rsidRPr="0027638C">
        <w:rPr>
          <w:sz w:val="24"/>
          <w:rPrChange w16du:dateUtc="2026-07-07T18:18:00Z" w:author="Author" w:date="2026-07-07T20:18:00Z" w:id="3499">
            <w:rPr>
              <w:color w:val="000000"/>
            </w:rPr>
          </w:rPrChange>
        </w:rPr>
        <w:t>aliqua</w:t>
      </w:r>
      <w:r w:rsidR="00A96A35" w:rsidRPr="0027638C">
        <w:rPr>
          <w:spacing w:val="-4"/>
          <w:sz w:val="24"/>
          <w:rPrChange w16du:dateUtc="2026-07-07T18:18:00Z" w:author="Author" w:date="2026-07-07T20:18:00Z" w:id="3500">
            <w:rPr>
              <w:color w:val="000000"/>
            </w:rPr>
          </w:rPrChange>
        </w:rPr>
        <w:t xml:space="preserve"> </w:t>
      </w:r>
      <w:r w:rsidR="00A96A35" w:rsidRPr="0027638C">
        <w:rPr>
          <w:sz w:val="24"/>
          <w:rPrChange w16du:dateUtc="2026-07-07T18:18:00Z" w:author="Author" w:date="2026-07-07T20:18:00Z" w:id="3501">
            <w:rPr>
              <w:color w:val="000000"/>
            </w:rPr>
          </w:rPrChange>
        </w:rPr>
        <w:t>lorem</w:t>
      </w:r>
      <w:r w:rsidR="00A96A35" w:rsidRPr="0027638C">
        <w:rPr>
          <w:spacing w:val="-4"/>
          <w:sz w:val="24"/>
          <w:rPrChange w16du:dateUtc="2026-07-07T18:18:00Z" w:author="Author" w:date="2026-07-07T20:18:00Z" w:id="3502">
            <w:rPr>
              <w:color w:val="000000"/>
            </w:rPr>
          </w:rPrChange>
        </w:rPr>
        <w:t xml:space="preserve"> </w:t>
      </w:r>
      <w:r w:rsidR="00A96A35" w:rsidRPr="0027638C">
        <w:rPr>
          <w:sz w:val="24"/>
          <w:rPrChange w16du:dateUtc="2026-07-07T18:18:00Z" w:author="Author" w:date="2026-07-07T20:18:00Z" w:id="3503">
            <w:rPr>
              <w:color w:val="000000"/>
            </w:rPr>
          </w:rPrChange>
        </w:rPr>
        <w:t>ipsum</w:t>
      </w:r>
      <w:r w:rsidR="00A96A35" w:rsidRPr="0027638C">
        <w:rPr>
          <w:spacing w:val="-4"/>
          <w:sz w:val="24"/>
          <w:rPrChange w16du:dateUtc="2026-07-07T18:18:00Z" w:author="Author" w:date="2026-07-07T20:18:00Z" w:id="3504">
            <w:rPr>
              <w:color w:val="000000"/>
            </w:rPr>
          </w:rPrChange>
        </w:rPr>
        <w:t xml:space="preserve"> </w:t>
      </w:r>
      <w:r w:rsidR="00A96A35" w:rsidRPr="0027638C">
        <w:rPr>
          <w:sz w:val="24"/>
          <w:rPrChange w16du:dateUtc="2026-07-07T18:18:00Z" w:author="Author" w:date="2026-07-07T20:18:00Z" w:id="3505">
            <w:rPr>
              <w:color w:val="000000"/>
            </w:rPr>
          </w:rPrChange>
        </w:rPr>
        <w:t>dolor</w:t>
      </w:r>
      <w:r w:rsidR="00A96A35" w:rsidRPr="0027638C">
        <w:rPr>
          <w:spacing w:val="-4"/>
          <w:sz w:val="24"/>
          <w:rPrChange w16du:dateUtc="2026-07-07T18:18:00Z" w:author="Author" w:date="2026-07-07T20:18:00Z" w:id="3506">
            <w:rPr>
              <w:color w:val="000000"/>
            </w:rPr>
          </w:rPrChange>
        </w:rPr>
        <w:t xml:space="preserve"> </w:t>
      </w:r>
      <w:r w:rsidR="00A96A35" w:rsidRPr="0027638C">
        <w:rPr>
          <w:sz w:val="24"/>
          <w:rPrChange w16du:dateUtc="2026-07-07T18:18:00Z" w:author="Author" w:date="2026-07-07T20:18:00Z" w:id="3507">
            <w:rPr>
              <w:color w:val="000000"/>
            </w:rPr>
          </w:rPrChange>
        </w:rPr>
        <w:t>sit</w:t>
      </w:r>
      <w:r w:rsidR="00A96A35" w:rsidRPr="0027638C">
        <w:rPr>
          <w:spacing w:val="-3"/>
          <w:sz w:val="24"/>
          <w:rPrChange w16du:dateUtc="2026-07-07T18:18:00Z" w:author="Author" w:date="2026-07-07T20:18:00Z" w:id="3508">
            <w:rPr>
              <w:color w:val="000000"/>
            </w:rPr>
          </w:rPrChange>
        </w:rPr>
        <w:t xml:space="preserve"> </w:t>
      </w:r>
      <w:r w:rsidR="00A96A35" w:rsidRPr="0027638C">
        <w:rPr>
          <w:sz w:val="24"/>
          <w:rPrChange w16du:dateUtc="2026-07-07T18:18:00Z" w:author="Author" w:date="2026-07-07T20:18:00Z" w:id="3509">
            <w:rPr>
              <w:color w:val="000000"/>
            </w:rPr>
          </w:rPrChange>
        </w:rPr>
        <w:t>amet</w:t>
      </w:r>
      <w:r w:rsidR="00A96A35" w:rsidRPr="0027638C">
        <w:rPr>
          <w:spacing w:val="-4"/>
          <w:sz w:val="24"/>
          <w:rPrChange w16du:dateUtc="2026-07-07T18:18:00Z" w:author="Author" w:date="2026-07-07T20:18:00Z" w:id="3510">
            <w:rPr>
              <w:color w:val="000000"/>
            </w:rPr>
          </w:rPrChange>
        </w:rPr>
        <w:t xml:space="preserve"> </w:t>
      </w:r>
      <w:r w:rsidR="00A96A35" w:rsidRPr="0027638C">
        <w:rPr>
          <w:sz w:val="24"/>
          <w:rPrChange w16du:dateUtc="2026-07-07T18:18:00Z" w:author="Author" w:date="2026-07-07T20:18:00Z" w:id="3511">
            <w:rPr>
              <w:color w:val="000000"/>
            </w:rPr>
          </w:rPrChange>
        </w:rPr>
        <w:t>consectetur</w:t>
      </w:r>
      <w:r w:rsidR="00A96A35" w:rsidRPr="0027638C">
        <w:rPr>
          <w:spacing w:val="-4"/>
          <w:sz w:val="24"/>
          <w:rPrChange w16du:dateUtc="2026-07-07T18:18:00Z" w:author="Author" w:date="2026-07-07T20:18:00Z" w:id="3512">
            <w:rPr>
              <w:color w:val="000000"/>
            </w:rPr>
          </w:rPrChange>
        </w:rPr>
        <w:t xml:space="preserve"> </w:t>
      </w:r>
      <w:r w:rsidR="00A96A35" w:rsidRPr="0027638C">
        <w:rPr>
          <w:sz w:val="24"/>
          <w:rPrChange w16du:dateUtc="2026-07-07T18:18:00Z" w:author="Author" w:date="2026-07-07T20:18:00Z" w:id="3513">
            <w:rPr>
              <w:color w:val="000000"/>
            </w:rPr>
          </w:rPrChange>
        </w:rPr>
        <w:t>adipiscing</w:t>
      </w:r>
      <w:r w:rsidR="00A96A35" w:rsidRPr="0027638C">
        <w:rPr>
          <w:spacing w:val="-4"/>
          <w:sz w:val="24"/>
          <w:rPrChange w16du:dateUtc="2026-07-07T18:18:00Z" w:author="Author" w:date="2026-07-07T20:18:00Z" w:id="3514">
            <w:rPr>
              <w:color w:val="000000"/>
            </w:rPr>
          </w:rPrChange>
        </w:rPr>
        <w:t xml:space="preserve"> </w:t>
      </w:r>
      <w:r w:rsidR="00A96A35" w:rsidRPr="0027638C">
        <w:rPr>
          <w:sz w:val="24"/>
          <w:rPrChange w16du:dateUtc="2026-07-07T18:18:00Z" w:author="Author" w:date="2026-07-07T20:18:00Z" w:id="3515">
            <w:rPr>
              <w:color w:val="000000"/>
            </w:rPr>
          </w:rPrChange>
        </w:rPr>
        <w:t>elit;</w:t>
      </w:r>
      <w:r w:rsidR="00A96A35" w:rsidRPr="0027638C">
        <w:rPr>
          <w:spacing w:val="-3"/>
          <w:sz w:val="24"/>
          <w:rPrChange w16du:dateUtc="2026-07-07T18:18:00Z" w:author="Author" w:date="2026-07-07T20:18:00Z" w:id="3516">
            <w:rPr>
              <w:color w:val="000000"/>
            </w:rPr>
          </w:rPrChange>
        </w:rPr>
        <w:t xml:space="preserve"> </w:t>
      </w:r>
      <w:r w:rsidR="00A96A35" w:rsidRPr="0027638C">
        <w:rPr>
          <w:spacing w:val="-5"/>
          <w:sz w:val="24"/>
          <w:rPrChange w16du:dateUtc="2026-07-07T18:18:00Z" w:author="Author" w:date="2026-07-07T20:18:00Z" w:id="3517">
            <w:rPr>
              <w:color w:val="000000"/>
            </w:rPr>
          </w:rPrChange>
        </w:rPr>
        <w:t>sed</w:t>
      </w:r>
    </w:p>
    <w:p w14:paraId="584D9181" w14:textId="77777777" w:rsidR="009609E8" w:rsidRDefault="00000000" w:rsidRPr="0027638C">
      <w:pPr>
        <w:pStyle w:val="ListParagraph"/>
        <w:numPr>
          <w:ilvl w:val="3"/>
          <w:numId w:val="5"/>
        </w:numPr>
        <w:tabs>
          <w:tab w:pos="2879" w:val="left"/>
        </w:tabs>
        <w:spacing w:before="242"/>
        <w:ind w:hanging="719" w:left="2879"/>
        <w:rPr>
          <w:sz w:val="24"/>
          <w:rPrChange w16du:dateUtc="2026-07-07T18:18:00Z" w:author="Author" w:date="2026-07-07T20:18:00Z" w:id="3518">
            <w:rPr>
              <w:rFonts w:ascii="Times New Roman"/>
              <w:color w:val="000000"/>
            </w:rPr>
          </w:rPrChange>
        </w:rPr>
        <w:pPrChange w16du:dateUtc="2026-07-07T18:18:00Z" w:author="Author" w:date="2026-07-07T20:18:00Z" w:id="3519">
          <w:pPr>
            <w:spacing w:after="0" w:before="2" w:line="492" w:lineRule="exact"/>
            <w:ind w:left="1440"/>
            <w:jc w:val="left"/>
          </w:pPr>
        </w:pPrChange>
      </w:pPr>
      <w:del w16du:dateUtc="2026-07-07T18:18:00Z" w:author="Author" w:date="2026-07-07T20:18:00Z" w:id="3520">
        <w:r>
          <w:rPr>
            <w:color w:val="000000"/>
          </w:rPr>
          <w:delText>(F)</w:delText>
        </w:r>
        <w:r>
          <w:rPr>
            <w:color w:val="000000"/>
            <w:spacing w:val="396"/>
          </w:rPr>
          <w:delText xml:space="preserve"> </w:delText>
        </w:r>
      </w:del>
      <w:r w:rsidR="00A96A35" w:rsidRPr="0027638C">
        <w:rPr>
          <w:sz w:val="24"/>
          <w:rPrChange w16du:dateUtc="2026-07-07T18:18:00Z" w:author="Author" w:date="2026-07-07T20:18:00Z" w:id="3521">
            <w:rPr>
              <w:rFonts w:ascii="Times New Roman"/>
              <w:color w:val="000000"/>
            </w:rPr>
          </w:rPrChange>
        </w:rPr>
        <w:t>do</w:t>
      </w:r>
      <w:r w:rsidR="00A96A35" w:rsidRPr="0027638C">
        <w:rPr>
          <w:spacing w:val="-7"/>
          <w:sz w:val="24"/>
          <w:rPrChange w16du:dateUtc="2026-07-07T18:18:00Z" w:author="Author" w:date="2026-07-07T20:18:00Z" w:id="3522">
            <w:rPr>
              <w:rFonts w:ascii="Times New Roman"/>
              <w:color w:val="000000"/>
            </w:rPr>
          </w:rPrChange>
        </w:rPr>
        <w:t xml:space="preserve"> </w:t>
      </w:r>
      <w:r w:rsidR="00A96A35" w:rsidRPr="0027638C">
        <w:rPr>
          <w:sz w:val="24"/>
          <w:rPrChange w16du:dateUtc="2026-07-07T18:18:00Z" w:author="Author" w:date="2026-07-07T20:18:00Z" w:id="3523">
            <w:rPr>
              <w:rFonts w:ascii="Times New Roman"/>
              <w:color w:val="000000"/>
            </w:rPr>
          </w:rPrChange>
        </w:rPr>
        <w:t>eiusmod</w:t>
      </w:r>
      <w:r w:rsidR="00A96A35" w:rsidRPr="0027638C">
        <w:rPr>
          <w:spacing w:val="-6"/>
          <w:sz w:val="24"/>
          <w:rPrChange w16du:dateUtc="2026-07-07T18:18:00Z" w:author="Author" w:date="2026-07-07T20:18:00Z" w:id="3524">
            <w:rPr>
              <w:rFonts w:ascii="Times New Roman"/>
              <w:color w:val="000000"/>
            </w:rPr>
          </w:rPrChange>
        </w:rPr>
        <w:t xml:space="preserve"> </w:t>
      </w:r>
      <w:r w:rsidR="00A96A35" w:rsidRPr="0027638C">
        <w:rPr>
          <w:sz w:val="24"/>
          <w:rPrChange w16du:dateUtc="2026-07-07T18:18:00Z" w:author="Author" w:date="2026-07-07T20:18:00Z" w:id="3525">
            <w:rPr>
              <w:rFonts w:ascii="Times New Roman"/>
              <w:color w:val="000000"/>
            </w:rPr>
          </w:rPrChange>
        </w:rPr>
        <w:t>tempor</w:t>
      </w:r>
      <w:r w:rsidR="00A96A35" w:rsidRPr="0027638C">
        <w:rPr>
          <w:spacing w:val="-6"/>
          <w:sz w:val="24"/>
          <w:rPrChange w16du:dateUtc="2026-07-07T18:18:00Z" w:author="Author" w:date="2026-07-07T20:18:00Z" w:id="3526">
            <w:rPr>
              <w:rFonts w:ascii="Times New Roman"/>
              <w:color w:val="000000"/>
            </w:rPr>
          </w:rPrChange>
        </w:rPr>
        <w:t xml:space="preserve"> </w:t>
      </w:r>
      <w:r w:rsidR="00A96A35" w:rsidRPr="0027638C">
        <w:rPr>
          <w:sz w:val="24"/>
          <w:rPrChange w16du:dateUtc="2026-07-07T18:18:00Z" w:author="Author" w:date="2026-07-07T20:18:00Z" w:id="3527">
            <w:rPr>
              <w:rFonts w:ascii="Times New Roman"/>
              <w:color w:val="000000"/>
            </w:rPr>
          </w:rPrChange>
        </w:rPr>
        <w:t>incididunt</w:t>
      </w:r>
      <w:r w:rsidR="00A96A35" w:rsidRPr="0027638C">
        <w:rPr>
          <w:spacing w:val="-7"/>
          <w:sz w:val="24"/>
          <w:rPrChange w16du:dateUtc="2026-07-07T18:18:00Z" w:author="Author" w:date="2026-07-07T20:18:00Z" w:id="3528">
            <w:rPr>
              <w:rFonts w:ascii="Times New Roman"/>
              <w:color w:val="000000"/>
            </w:rPr>
          </w:rPrChange>
        </w:rPr>
        <w:t xml:space="preserve"> </w:t>
      </w:r>
      <w:r w:rsidR="00A96A35" w:rsidRPr="0027638C">
        <w:rPr>
          <w:sz w:val="24"/>
          <w:rPrChange w16du:dateUtc="2026-07-07T18:18:00Z" w:author="Author" w:date="2026-07-07T20:18:00Z" w:id="3529">
            <w:rPr>
              <w:rFonts w:ascii="Times New Roman"/>
              <w:color w:val="000000"/>
            </w:rPr>
          </w:rPrChange>
        </w:rPr>
        <w:t>ut</w:t>
      </w:r>
      <w:r w:rsidR="00A96A35" w:rsidRPr="0027638C">
        <w:rPr>
          <w:spacing w:val="-6"/>
          <w:sz w:val="24"/>
          <w:rPrChange w16du:dateUtc="2026-07-07T18:18:00Z" w:author="Author" w:date="2026-07-07T20:18:00Z" w:id="3530">
            <w:rPr>
              <w:rFonts w:ascii="Times New Roman"/>
              <w:color w:val="000000"/>
            </w:rPr>
          </w:rPrChange>
        </w:rPr>
        <w:t xml:space="preserve"> </w:t>
      </w:r>
      <w:r w:rsidR="00A96A35" w:rsidRPr="0027638C">
        <w:rPr>
          <w:sz w:val="24"/>
          <w:rPrChange w16du:dateUtc="2026-07-07T18:18:00Z" w:author="Author" w:date="2026-07-07T20:18:00Z" w:id="3531">
            <w:rPr>
              <w:rFonts w:ascii="Times New Roman"/>
              <w:color w:val="000000"/>
            </w:rPr>
          </w:rPrChange>
        </w:rPr>
        <w:t>labore</w:t>
      </w:r>
      <w:r w:rsidR="00A96A35" w:rsidRPr="0027638C">
        <w:rPr>
          <w:spacing w:val="-6"/>
          <w:sz w:val="24"/>
          <w:rPrChange w16du:dateUtc="2026-07-07T18:18:00Z" w:author="Author" w:date="2026-07-07T20:18:00Z" w:id="3532">
            <w:rPr>
              <w:rFonts w:ascii="Times New Roman"/>
              <w:color w:val="000000"/>
            </w:rPr>
          </w:rPrChange>
        </w:rPr>
        <w:t xml:space="preserve"> </w:t>
      </w:r>
      <w:r w:rsidR="00A96A35" w:rsidRPr="0027638C">
        <w:rPr>
          <w:spacing w:val="-2"/>
          <w:sz w:val="24"/>
          <w:rPrChange w16du:dateUtc="2026-07-07T18:18:00Z" w:author="Author" w:date="2026-07-07T20:18:00Z" w:id="3533">
            <w:rPr>
              <w:rFonts w:ascii="Times New Roman"/>
              <w:color w:val="000000"/>
            </w:rPr>
          </w:rPrChange>
        </w:rPr>
        <w:t>Et.</w:t>
      </w:r>
    </w:p>
    <w:p w14:paraId="584D9182" w14:textId="77777777" w:rsidR="009609E8" w:rsidRDefault="00A96A35" w:rsidRPr="0027638C">
      <w:pPr>
        <w:pStyle w:val="BodyText"/>
        <w:spacing w:before="241"/>
        <w:ind w:firstLine="0" w:left="2160" w:right="356"/>
        <w:rPr>
          <w:sz w:val="24"/>
          <w:rPrChange w16du:dateUtc="2026-07-07T18:18:00Z" w:author="Author" w:date="2026-07-07T20:18:00Z" w:id="3534">
            <w:rPr>
              <w:rFonts w:ascii="Times New Roman"/>
              <w:color w:val="000000"/>
            </w:rPr>
          </w:rPrChange>
        </w:rPr>
        <w:pPrChange w16du:dateUtc="2026-07-07T18:18:00Z" w:author="Author" w:date="2026-07-07T20:18:00Z" w:id="3535">
          <w:pPr>
            <w:spacing w:after="0" w:before="242" w:line="253" w:lineRule="exact"/>
            <w:ind w:left="1440"/>
            <w:jc w:val="left"/>
          </w:pPr>
        </w:pPrChange>
      </w:pPr>
      <w:r w:rsidRPr="0027638C">
        <w:rPr>
          <w:sz w:val="24"/>
          <w:rPrChange w16du:dateUtc="2026-07-07T18:18:00Z" w:author="Author" w:date="2026-07-07T20:18:00Z" w:id="3536">
            <w:rPr>
              <w:rFonts w:ascii="Times New Roman"/>
              <w:color w:val="000000"/>
            </w:rPr>
          </w:rPrChange>
        </w:rPr>
        <w:t>dolore</w:t>
      </w:r>
      <w:r w:rsidRPr="0027638C">
        <w:rPr>
          <w:spacing w:val="-4"/>
          <w:sz w:val="24"/>
          <w:rPrChange w16du:dateUtc="2026-07-07T18:18:00Z" w:author="Author" w:date="2026-07-07T20:18:00Z" w:id="3537">
            <w:rPr>
              <w:rFonts w:ascii="Times New Roman"/>
              <w:color w:val="000000"/>
              <w:spacing w:val="-1"/>
            </w:rPr>
          </w:rPrChange>
        </w:rPr>
        <w:t xml:space="preserve"> </w:t>
      </w:r>
      <w:r w:rsidRPr="0027638C">
        <w:rPr>
          <w:sz w:val="24"/>
          <w:rPrChange w16du:dateUtc="2026-07-07T18:18:00Z" w:author="Author" w:date="2026-07-07T20:18:00Z" w:id="3538">
            <w:rPr>
              <w:rFonts w:ascii="Times New Roman"/>
              <w:color w:val="000000"/>
            </w:rPr>
          </w:rPrChange>
        </w:rPr>
        <w:t>magna</w:t>
      </w:r>
      <w:ins w16du:dateUtc="2026-07-07T18:18:00Z" w:author="Author" w:date="2026-07-07T20:18:00Z" w:id="3539">
        <w:r w:rsidRPr="0027638C">
          <w:rPr>
            <w:spacing w:val="-3"/>
            <w:sz w:val="24"/>
            <w:szCs w:val="24"/>
          </w:rPr>
          <w:t>,</w:t>
        </w:r>
      </w:ins>
      <w:r w:rsidRPr="0027638C">
        <w:rPr>
          <w:spacing w:val="-3"/>
          <w:sz w:val="24"/>
          <w:rPrChange w16du:dateUtc="2026-07-07T18:18:00Z" w:author="Author" w:date="2026-07-07T20:18:00Z" w:id="3540">
            <w:rPr>
              <w:rFonts w:ascii="Times New Roman"/>
              <w:color w:val="000000"/>
              <w:spacing w:val="-1"/>
            </w:rPr>
          </w:rPrChange>
        </w:rPr>
        <w:t xml:space="preserve"> </w:t>
      </w:r>
      <w:r w:rsidRPr="0027638C">
        <w:rPr>
          <w:sz w:val="24"/>
          <w:rPrChange w16du:dateUtc="2026-07-07T18:18:00Z" w:author="Author" w:date="2026-07-07T20:18:00Z" w:id="3541">
            <w:rPr>
              <w:rFonts w:ascii="Times New Roman"/>
              <w:color w:val="000000"/>
            </w:rPr>
          </w:rPrChange>
        </w:rPr>
        <w:t>aliqua</w:t>
      </w:r>
      <w:r w:rsidRPr="0027638C">
        <w:rPr>
          <w:spacing w:val="-4"/>
          <w:sz w:val="24"/>
          <w:rPrChange w16du:dateUtc="2026-07-07T18:18:00Z" w:author="Author" w:date="2026-07-07T20:18:00Z" w:id="3542">
            <w:rPr>
              <w:rFonts w:ascii="Times New Roman"/>
              <w:color w:val="000000"/>
              <w:spacing w:val="-1"/>
            </w:rPr>
          </w:rPrChange>
        </w:rPr>
        <w:t xml:space="preserve"> </w:t>
      </w:r>
      <w:r w:rsidRPr="0027638C">
        <w:rPr>
          <w:sz w:val="24"/>
          <w:rPrChange w16du:dateUtc="2026-07-07T18:18:00Z" w:author="Author" w:date="2026-07-07T20:18:00Z" w:id="3543">
            <w:rPr>
              <w:rFonts w:ascii="Times New Roman"/>
              <w:color w:val="000000"/>
            </w:rPr>
          </w:rPrChange>
        </w:rPr>
        <w:t>lorem</w:t>
      </w:r>
      <w:r w:rsidRPr="0027638C">
        <w:rPr>
          <w:spacing w:val="-3"/>
          <w:sz w:val="24"/>
          <w:rPrChange w16du:dateUtc="2026-07-07T18:18:00Z" w:author="Author" w:date="2026-07-07T20:18:00Z" w:id="3544">
            <w:rPr>
              <w:rFonts w:ascii="Times New Roman"/>
              <w:color w:val="000000"/>
              <w:spacing w:val="-1"/>
            </w:rPr>
          </w:rPrChange>
        </w:rPr>
        <w:t xml:space="preserve"> </w:t>
      </w:r>
      <w:r w:rsidRPr="0027638C">
        <w:rPr>
          <w:sz w:val="24"/>
          <w:rPrChange w16du:dateUtc="2026-07-07T18:18:00Z" w:author="Author" w:date="2026-07-07T20:18:00Z" w:id="3545">
            <w:rPr>
              <w:rFonts w:ascii="Times New Roman"/>
              <w:color w:val="000000"/>
            </w:rPr>
          </w:rPrChange>
        </w:rPr>
        <w:t>ipsum</w:t>
      </w:r>
      <w:r w:rsidRPr="0027638C">
        <w:rPr>
          <w:spacing w:val="-3"/>
          <w:sz w:val="24"/>
          <w:rPrChange w16du:dateUtc="2026-07-07T18:18:00Z" w:author="Author" w:date="2026-07-07T20:18:00Z" w:id="3546">
            <w:rPr>
              <w:rFonts w:ascii="Times New Roman"/>
              <w:color w:val="000000"/>
              <w:spacing w:val="-1"/>
            </w:rPr>
          </w:rPrChange>
        </w:rPr>
        <w:t xml:space="preserve"> </w:t>
      </w:r>
      <w:r w:rsidRPr="0027638C">
        <w:rPr>
          <w:sz w:val="24"/>
          <w:rPrChange w16du:dateUtc="2026-07-07T18:18:00Z" w:author="Author" w:date="2026-07-07T20:18:00Z" w:id="3547">
            <w:rPr>
              <w:rFonts w:ascii="Times New Roman"/>
              <w:color w:val="000000"/>
            </w:rPr>
          </w:rPrChange>
        </w:rPr>
        <w:t>dolor</w:t>
      </w:r>
      <w:r w:rsidRPr="0027638C">
        <w:rPr>
          <w:spacing w:val="-3"/>
          <w:sz w:val="24"/>
          <w:rPrChange w16du:dateUtc="2026-07-07T18:18:00Z" w:author="Author" w:date="2026-07-07T20:18:00Z" w:id="3548">
            <w:rPr>
              <w:rFonts w:ascii="Times New Roman"/>
              <w:color w:val="000000"/>
              <w:spacing w:val="-1"/>
            </w:rPr>
          </w:rPrChange>
        </w:rPr>
        <w:t xml:space="preserve"> </w:t>
      </w:r>
      <w:r w:rsidRPr="0027638C">
        <w:rPr>
          <w:sz w:val="24"/>
          <w:rPrChange w16du:dateUtc="2026-07-07T18:18:00Z" w:author="Author" w:date="2026-07-07T20:18:00Z" w:id="3549">
            <w:rPr>
              <w:rFonts w:ascii="Times New Roman"/>
              <w:color w:val="000000"/>
            </w:rPr>
          </w:rPrChange>
        </w:rPr>
        <w:t>sit</w:t>
      </w:r>
      <w:r w:rsidRPr="0027638C">
        <w:rPr>
          <w:spacing w:val="-4"/>
          <w:sz w:val="24"/>
          <w:rPrChange w16du:dateUtc="2026-07-07T18:18:00Z" w:author="Author" w:date="2026-07-07T20:18:00Z" w:id="3550">
            <w:rPr>
              <w:rFonts w:ascii="Times New Roman"/>
              <w:color w:val="000000"/>
              <w:spacing w:val="-1"/>
            </w:rPr>
          </w:rPrChange>
        </w:rPr>
        <w:t xml:space="preserve"> </w:t>
      </w:r>
      <w:r w:rsidRPr="0027638C">
        <w:rPr>
          <w:sz w:val="24"/>
          <w:rPrChange w16du:dateUtc="2026-07-07T18:18:00Z" w:author="Author" w:date="2026-07-07T20:18:00Z" w:id="3551">
            <w:rPr>
              <w:rFonts w:ascii="Times New Roman"/>
              <w:color w:val="000000"/>
            </w:rPr>
          </w:rPrChange>
        </w:rPr>
        <w:t>amet</w:t>
      </w:r>
      <w:r w:rsidRPr="0027638C">
        <w:rPr>
          <w:spacing w:val="-3"/>
          <w:sz w:val="24"/>
          <w:rPrChange w16du:dateUtc="2026-07-07T18:18:00Z" w:author="Author" w:date="2026-07-07T20:18:00Z" w:id="3552">
            <w:rPr>
              <w:rFonts w:ascii="Times New Roman"/>
              <w:color w:val="000000"/>
              <w:spacing w:val="-1"/>
            </w:rPr>
          </w:rPrChange>
        </w:rPr>
        <w:t xml:space="preserve"> </w:t>
      </w:r>
      <w:r w:rsidRPr="0027638C">
        <w:rPr>
          <w:sz w:val="24"/>
          <w:rPrChange w16du:dateUtc="2026-07-07T18:18:00Z" w:author="Author" w:date="2026-07-07T20:18:00Z" w:id="3553">
            <w:rPr>
              <w:rFonts w:ascii="Times New Roman"/>
              <w:color w:val="000000"/>
            </w:rPr>
          </w:rPrChange>
        </w:rPr>
        <w:t>consectetur</w:t>
      </w:r>
      <w:r w:rsidRPr="0027638C">
        <w:rPr>
          <w:spacing w:val="-3"/>
          <w:sz w:val="24"/>
          <w:rPrChange w16du:dateUtc="2026-07-07T18:18:00Z" w:author="Author" w:date="2026-07-07T20:18:00Z" w:id="3554">
            <w:rPr>
              <w:rFonts w:ascii="Times New Roman"/>
              <w:color w:val="000000"/>
              <w:spacing w:val="-1"/>
            </w:rPr>
          </w:rPrChange>
        </w:rPr>
        <w:t xml:space="preserve"> </w:t>
      </w:r>
      <w:r w:rsidRPr="0027638C">
        <w:rPr>
          <w:sz w:val="24"/>
          <w:rPrChange w16du:dateUtc="2026-07-07T18:18:00Z" w:author="Author" w:date="2026-07-07T20:18:00Z" w:id="3555">
            <w:rPr>
              <w:rFonts w:ascii="Times New Roman"/>
              <w:color w:val="000000"/>
            </w:rPr>
          </w:rPrChange>
        </w:rPr>
        <w:t>adipiscing</w:t>
      </w:r>
      <w:r w:rsidRPr="0027638C">
        <w:rPr>
          <w:spacing w:val="-3"/>
          <w:sz w:val="24"/>
          <w:rPrChange w16du:dateUtc="2026-07-07T18:18:00Z" w:author="Author" w:date="2026-07-07T20:18:00Z" w:id="3556">
            <w:rPr>
              <w:rFonts w:ascii="Times New Roman"/>
              <w:color w:val="000000"/>
              <w:spacing w:val="-1"/>
            </w:rPr>
          </w:rPrChange>
        </w:rPr>
        <w:t xml:space="preserve"> </w:t>
      </w:r>
      <w:r w:rsidRPr="0027638C">
        <w:rPr>
          <w:sz w:val="24"/>
          <w:rPrChange w16du:dateUtc="2026-07-07T18:18:00Z" w:author="Author" w:date="2026-07-07T20:18:00Z" w:id="3557">
            <w:rPr>
              <w:rFonts w:ascii="Times New Roman"/>
              <w:color w:val="000000"/>
            </w:rPr>
          </w:rPrChange>
        </w:rPr>
        <w:t>elit</w:t>
      </w:r>
      <w:r w:rsidRPr="0027638C">
        <w:rPr>
          <w:spacing w:val="-3"/>
          <w:sz w:val="24"/>
          <w:rPrChange w16du:dateUtc="2026-07-07T18:18:00Z" w:author="Author" w:date="2026-07-07T20:18:00Z" w:id="3558">
            <w:rPr>
              <w:rFonts w:ascii="Times New Roman"/>
              <w:color w:val="000000"/>
              <w:spacing w:val="-1"/>
            </w:rPr>
          </w:rPrChange>
        </w:rPr>
        <w:t xml:space="preserve"> </w:t>
      </w:r>
      <w:r w:rsidRPr="0027638C">
        <w:rPr>
          <w:sz w:val="24"/>
          <w:rPrChange w16du:dateUtc="2026-07-07T18:18:00Z" w:author="Author" w:date="2026-07-07T20:18:00Z" w:id="3559">
            <w:rPr>
              <w:rFonts w:ascii="Times New Roman"/>
              <w:color w:val="000000"/>
            </w:rPr>
          </w:rPrChange>
        </w:rPr>
        <w:t>sed</w:t>
      </w:r>
      <w:r w:rsidRPr="0027638C">
        <w:rPr>
          <w:spacing w:val="-3"/>
          <w:sz w:val="24"/>
          <w:rPrChange w16du:dateUtc="2026-07-07T18:18:00Z" w:author="Author" w:date="2026-07-07T20:18:00Z" w:id="3560">
            <w:rPr>
              <w:rFonts w:ascii="Times New Roman"/>
              <w:color w:val="000000"/>
              <w:spacing w:val="-1"/>
            </w:rPr>
          </w:rPrChange>
        </w:rPr>
        <w:t xml:space="preserve"> </w:t>
      </w:r>
      <w:r w:rsidRPr="0027638C">
        <w:rPr>
          <w:sz w:val="24"/>
          <w:rPrChange w16du:dateUtc="2026-07-07T18:18:00Z" w:author="Author" w:date="2026-07-07T20:18:00Z" w:id="3561">
            <w:rPr>
              <w:rFonts w:ascii="Times New Roman"/>
              <w:color w:val="000000"/>
            </w:rPr>
          </w:rPrChange>
        </w:rPr>
        <w:t>Do</w:t>
      </w:r>
      <w:r w:rsidRPr="0027638C">
        <w:rPr>
          <w:spacing w:val="-3"/>
          <w:sz w:val="24"/>
          <w:rPrChange w16du:dateUtc="2026-07-07T18:18:00Z" w:author="Author" w:date="2026-07-07T20:18:00Z" w:id="3562">
            <w:rPr>
              <w:rFonts w:ascii="Times New Roman"/>
              <w:color w:val="000000"/>
              <w:spacing w:val="-1"/>
            </w:rPr>
          </w:rPrChange>
        </w:rPr>
        <w:t xml:space="preserve"> </w:t>
      </w:r>
      <w:r w:rsidRPr="0027638C">
        <w:rPr>
          <w:sz w:val="24"/>
          <w:rPrChange w16du:dateUtc="2026-07-07T18:18:00Z" w:author="Author" w:date="2026-07-07T20:18:00Z" w:id="3563">
            <w:rPr>
              <w:rFonts w:ascii="Times New Roman"/>
              <w:color w:val="000000"/>
            </w:rPr>
          </w:rPrChange>
        </w:rPr>
        <w:t>Eiusmod</w:t>
      </w:r>
      <w:r w:rsidRPr="0027638C">
        <w:rPr>
          <w:spacing w:val="-3"/>
          <w:sz w:val="24"/>
          <w:rPrChange w16du:dateUtc="2026-07-07T18:18:00Z" w:author="Author" w:date="2026-07-07T20:18:00Z" w:id="3564">
            <w:rPr>
              <w:rFonts w:ascii="Times New Roman"/>
              <w:color w:val="000000"/>
              <w:spacing w:val="-1"/>
            </w:rPr>
          </w:rPrChange>
        </w:rPr>
        <w:t xml:space="preserve"> </w:t>
      </w:r>
      <w:r w:rsidRPr="0027638C">
        <w:rPr>
          <w:sz w:val="24"/>
          <w:rPrChange w16du:dateUtc="2026-07-07T18:18:00Z" w:author="Author" w:date="2026-07-07T20:18:00Z" w:id="3565">
            <w:rPr>
              <w:rFonts w:ascii="Times New Roman" w:hAnsi="Times New Roman"/>
              <w:color w:val="000000"/>
            </w:rPr>
          </w:rPrChange>
        </w:rPr>
        <w:t>tempor</w:t>
      </w:r>
      <w:del w16du:dateUtc="2026-07-07T18:18:00Z" w:author="Author" w:date="2026-07-07T20:18:00Z" w:id="3566">
        <w:r w:rsidR="00000000">
          <w:rPr>
            <w:color w:val="000000"/>
          </w:rPr>
          <w:cr/>
          <w:delText>(</w:delText>
        </w:r>
      </w:del>
      <w:ins w16du:dateUtc="2026-07-07T18:18:00Z" w:author="Author" w:date="2026-07-07T20:18:00Z" w:id="3567">
        <w:r w:rsidRPr="0027638C">
          <w:rPr>
            <w:sz w:val="24"/>
            <w:szCs w:val="24"/>
          </w:rPr>
          <w:t xml:space="preserve"> Incididunt 2(ut)(labore)(</w:t>
        </w:r>
      </w:ins>
      <w:r w:rsidRPr="0027638C">
        <w:rPr>
          <w:sz w:val="24"/>
          <w:rPrChange w16du:dateUtc="2026-07-07T18:18:00Z" w:author="Author" w:date="2026-07-07T20:18:00Z" w:id="3568">
            <w:rPr>
              <w:rFonts w:ascii="Times New Roman"/>
              <w:color w:val="000000"/>
            </w:rPr>
          </w:rPrChange>
        </w:rPr>
        <w:t>ET),</w:t>
      </w:r>
      <w:r w:rsidRPr="0027638C">
        <w:rPr>
          <w:sz w:val="24"/>
          <w:rPrChange w16du:dateUtc="2026-07-07T18:18:00Z" w:author="Author" w:date="2026-07-07T20:18:00Z" w:id="3569">
            <w:rPr>
              <w:rFonts w:ascii="Times New Roman"/>
              <w:color w:val="000000"/>
              <w:spacing w:val="26"/>
            </w:rPr>
          </w:rPrChange>
        </w:rPr>
        <w:t xml:space="preserve"> </w:t>
      </w:r>
      <w:r w:rsidRPr="0027638C">
        <w:rPr>
          <w:sz w:val="24"/>
          <w:rPrChange w16du:dateUtc="2026-07-07T18:18:00Z" w:author="Author" w:date="2026-07-07T20:18:00Z" w:id="3570">
            <w:rPr>
              <w:rFonts w:ascii="Times New Roman"/>
              <w:color w:val="000000"/>
            </w:rPr>
          </w:rPrChange>
        </w:rPr>
        <w:t>Dolore</w:t>
      </w:r>
      <w:r w:rsidRPr="0027638C">
        <w:rPr>
          <w:sz w:val="24"/>
          <w:rPrChange w16du:dateUtc="2026-07-07T18:18:00Z" w:author="Author" w:date="2026-07-07T20:18:00Z" w:id="3571">
            <w:rPr>
              <w:rFonts w:ascii="Times New Roman"/>
              <w:color w:val="000000"/>
              <w:spacing w:val="26"/>
            </w:rPr>
          </w:rPrChange>
        </w:rPr>
        <w:t xml:space="preserve"> </w:t>
      </w:r>
      <w:r w:rsidRPr="0027638C">
        <w:rPr>
          <w:sz w:val="24"/>
          <w:rPrChange w16du:dateUtc="2026-07-07T18:18:00Z" w:author="Author" w:date="2026-07-07T20:18:00Z" w:id="3572">
            <w:rPr>
              <w:rFonts w:ascii="Times New Roman"/>
              <w:color w:val="000000"/>
            </w:rPr>
          </w:rPrChange>
        </w:rPr>
        <w:t>magna</w:t>
      </w:r>
      <w:r w:rsidRPr="0027638C">
        <w:rPr>
          <w:sz w:val="24"/>
          <w:rPrChange w16du:dateUtc="2026-07-07T18:18:00Z" w:author="Author" w:date="2026-07-07T20:18:00Z" w:id="3573">
            <w:rPr>
              <w:rFonts w:ascii="Times New Roman"/>
              <w:color w:val="000000"/>
              <w:spacing w:val="26"/>
            </w:rPr>
          </w:rPrChange>
        </w:rPr>
        <w:t xml:space="preserve"> </w:t>
      </w:r>
      <w:r w:rsidRPr="0027638C">
        <w:rPr>
          <w:sz w:val="24"/>
          <w:rPrChange w16du:dateUtc="2026-07-07T18:18:00Z" w:author="Author" w:date="2026-07-07T20:18:00Z" w:id="3574">
            <w:rPr>
              <w:rFonts w:ascii="Times New Roman"/>
              <w:color w:val="000000"/>
            </w:rPr>
          </w:rPrChange>
        </w:rPr>
        <w:t>aliqua</w:t>
      </w:r>
      <w:r w:rsidRPr="0027638C">
        <w:rPr>
          <w:sz w:val="24"/>
          <w:rPrChange w16du:dateUtc="2026-07-07T18:18:00Z" w:author="Author" w:date="2026-07-07T20:18:00Z" w:id="3575">
            <w:rPr>
              <w:rFonts w:ascii="Times New Roman"/>
              <w:color w:val="000000"/>
              <w:spacing w:val="26"/>
            </w:rPr>
          </w:rPrChange>
        </w:rPr>
        <w:t xml:space="preserve"> </w:t>
      </w:r>
      <w:r w:rsidRPr="0027638C">
        <w:rPr>
          <w:sz w:val="24"/>
          <w:rPrChange w16du:dateUtc="2026-07-07T18:18:00Z" w:author="Author" w:date="2026-07-07T20:18:00Z" w:id="3576">
            <w:rPr>
              <w:rFonts w:ascii="Times New Roman"/>
              <w:color w:val="000000"/>
            </w:rPr>
          </w:rPrChange>
        </w:rPr>
        <w:t>Lorem</w:t>
      </w:r>
      <w:r w:rsidRPr="0027638C">
        <w:rPr>
          <w:sz w:val="24"/>
          <w:rPrChange w16du:dateUtc="2026-07-07T18:18:00Z" w:author="Author" w:date="2026-07-07T20:18:00Z" w:id="3577">
            <w:rPr>
              <w:rFonts w:ascii="Times New Roman"/>
              <w:color w:val="000000"/>
              <w:spacing w:val="26"/>
            </w:rPr>
          </w:rPrChange>
        </w:rPr>
        <w:t xml:space="preserve"> </w:t>
      </w:r>
      <w:r w:rsidRPr="0027638C">
        <w:rPr>
          <w:sz w:val="24"/>
          <w:rPrChange w16du:dateUtc="2026-07-07T18:18:00Z" w:author="Author" w:date="2026-07-07T20:18:00Z" w:id="3578">
            <w:rPr>
              <w:rFonts w:ascii="Times New Roman"/>
              <w:color w:val="000000"/>
            </w:rPr>
          </w:rPrChange>
        </w:rPr>
        <w:t>ipsum</w:t>
      </w:r>
      <w:r w:rsidRPr="0027638C">
        <w:rPr>
          <w:sz w:val="24"/>
          <w:rPrChange w16du:dateUtc="2026-07-07T18:18:00Z" w:author="Author" w:date="2026-07-07T20:18:00Z" w:id="3579">
            <w:rPr>
              <w:rFonts w:ascii="Times New Roman"/>
              <w:color w:val="000000"/>
              <w:spacing w:val="26"/>
            </w:rPr>
          </w:rPrChange>
        </w:rPr>
        <w:t xml:space="preserve"> </w:t>
      </w:r>
      <w:r w:rsidRPr="0027638C">
        <w:rPr>
          <w:sz w:val="24"/>
          <w:rPrChange w16du:dateUtc="2026-07-07T18:18:00Z" w:author="Author" w:date="2026-07-07T20:18:00Z" w:id="3580">
            <w:rPr>
              <w:rFonts w:ascii="Times New Roman"/>
              <w:color w:val="000000"/>
            </w:rPr>
          </w:rPrChange>
        </w:rPr>
        <w:t>dolor</w:t>
      </w:r>
      <w:r w:rsidRPr="0027638C">
        <w:rPr>
          <w:sz w:val="24"/>
          <w:rPrChange w16du:dateUtc="2026-07-07T18:18:00Z" w:author="Author" w:date="2026-07-07T20:18:00Z" w:id="3581">
            <w:rPr>
              <w:rFonts w:ascii="Times New Roman"/>
              <w:color w:val="000000"/>
              <w:spacing w:val="26"/>
            </w:rPr>
          </w:rPrChange>
        </w:rPr>
        <w:t xml:space="preserve"> </w:t>
      </w:r>
      <w:r w:rsidRPr="0027638C">
        <w:rPr>
          <w:sz w:val="24"/>
          <w:rPrChange w16du:dateUtc="2026-07-07T18:18:00Z" w:author="Author" w:date="2026-07-07T20:18:00Z" w:id="3582">
            <w:rPr>
              <w:rFonts w:ascii="Times New Roman"/>
              <w:color w:val="000000"/>
            </w:rPr>
          </w:rPrChange>
        </w:rPr>
        <w:t>sit</w:t>
      </w:r>
      <w:r w:rsidRPr="0027638C">
        <w:rPr>
          <w:sz w:val="24"/>
          <w:rPrChange w16du:dateUtc="2026-07-07T18:18:00Z" w:author="Author" w:date="2026-07-07T20:18:00Z" w:id="3583">
            <w:rPr>
              <w:rFonts w:ascii="Times New Roman"/>
              <w:color w:val="000000"/>
              <w:spacing w:val="26"/>
            </w:rPr>
          </w:rPrChange>
        </w:rPr>
        <w:t xml:space="preserve"> </w:t>
      </w:r>
      <w:r w:rsidRPr="0027638C">
        <w:rPr>
          <w:sz w:val="24"/>
          <w:rPrChange w16du:dateUtc="2026-07-07T18:18:00Z" w:author="Author" w:date="2026-07-07T20:18:00Z" w:id="3584">
            <w:rPr>
              <w:rFonts w:ascii="Times New Roman"/>
              <w:color w:val="000000"/>
            </w:rPr>
          </w:rPrChange>
        </w:rPr>
        <w:t>amet</w:t>
      </w:r>
      <w:r w:rsidRPr="0027638C">
        <w:rPr>
          <w:sz w:val="24"/>
          <w:rPrChange w16du:dateUtc="2026-07-07T18:18:00Z" w:author="Author" w:date="2026-07-07T20:18:00Z" w:id="3585">
            <w:rPr>
              <w:rFonts w:ascii="Times New Roman"/>
              <w:color w:val="000000"/>
              <w:spacing w:val="26"/>
            </w:rPr>
          </w:rPrChange>
        </w:rPr>
        <w:t xml:space="preserve"> </w:t>
      </w:r>
      <w:r w:rsidRPr="0027638C">
        <w:rPr>
          <w:sz w:val="24"/>
          <w:rPrChange w16du:dateUtc="2026-07-07T18:18:00Z" w:author="Author" w:date="2026-07-07T20:18:00Z" w:id="3586">
            <w:rPr>
              <w:rFonts w:ascii="Times New Roman"/>
              <w:color w:val="000000"/>
            </w:rPr>
          </w:rPrChange>
        </w:rPr>
        <w:t>consectetur</w:t>
      </w:r>
      <w:r w:rsidRPr="0027638C">
        <w:rPr>
          <w:sz w:val="24"/>
          <w:rPrChange w16du:dateUtc="2026-07-07T18:18:00Z" w:author="Author" w:date="2026-07-07T20:18:00Z" w:id="3587">
            <w:rPr>
              <w:rFonts w:ascii="Times New Roman"/>
              <w:color w:val="000000"/>
              <w:spacing w:val="26"/>
            </w:rPr>
          </w:rPrChange>
        </w:rPr>
        <w:t xml:space="preserve"> </w:t>
      </w:r>
      <w:r w:rsidRPr="0027638C">
        <w:rPr>
          <w:sz w:val="24"/>
          <w:rPrChange w16du:dateUtc="2026-07-07T18:18:00Z" w:author="Author" w:date="2026-07-07T20:18:00Z" w:id="3588">
            <w:rPr>
              <w:rFonts w:ascii="Times New Roman"/>
              <w:color w:val="000000"/>
            </w:rPr>
          </w:rPrChange>
        </w:rPr>
        <w:t>adipiscing</w:t>
      </w:r>
      <w:r w:rsidRPr="0027638C">
        <w:rPr>
          <w:sz w:val="24"/>
          <w:rPrChange w16du:dateUtc="2026-07-07T18:18:00Z" w:author="Author" w:date="2026-07-07T20:18:00Z" w:id="3589">
            <w:rPr>
              <w:rFonts w:ascii="Times New Roman"/>
              <w:color w:val="000000"/>
              <w:spacing w:val="26"/>
            </w:rPr>
          </w:rPrChange>
        </w:rPr>
        <w:t xml:space="preserve"> </w:t>
      </w:r>
      <w:r w:rsidRPr="0027638C">
        <w:rPr>
          <w:sz w:val="24"/>
          <w:rPrChange w16du:dateUtc="2026-07-07T18:18:00Z" w:author="Author" w:date="2026-07-07T20:18:00Z" w:id="3590">
            <w:rPr>
              <w:rFonts w:ascii="Times New Roman"/>
              <w:color w:val="000000"/>
            </w:rPr>
          </w:rPrChange>
        </w:rPr>
        <w:t>elit</w:t>
      </w:r>
      <w:r w:rsidRPr="0027638C">
        <w:rPr>
          <w:sz w:val="24"/>
          <w:rPrChange w16du:dateUtc="2026-07-07T18:18:00Z" w:author="Author" w:date="2026-07-07T20:18:00Z" w:id="3591">
            <w:rPr>
              <w:rFonts w:ascii="Times New Roman"/>
              <w:color w:val="000000"/>
              <w:spacing w:val="26"/>
            </w:rPr>
          </w:rPrChange>
        </w:rPr>
        <w:t xml:space="preserve"> </w:t>
      </w:r>
      <w:r w:rsidRPr="0027638C">
        <w:rPr>
          <w:sz w:val="24"/>
          <w:rPrChange w16du:dateUtc="2026-07-07T18:18:00Z" w:author="Author" w:date="2026-07-07T20:18:00Z" w:id="3592">
            <w:rPr>
              <w:rFonts w:ascii="Times New Roman" w:hAnsi="Times New Roman"/>
              <w:color w:val="000000"/>
            </w:rPr>
          </w:rPrChange>
        </w:rPr>
        <w:t>sed</w:t>
      </w:r>
      <w:del w16du:dateUtc="2026-07-07T18:18:00Z" w:author="Author" w:date="2026-07-07T20:18:00Z" w:id="3593">
        <w:r w:rsidR="00000000">
          <w:rPr>
            <w:color w:val="000000"/>
          </w:rPr>
          <w:cr/>
        </w:r>
      </w:del>
      <w:ins w16du:dateUtc="2026-07-07T18:18:00Z" w:author="Author" w:date="2026-07-07T20:18:00Z" w:id="3594">
        <w:r w:rsidRPr="0027638C">
          <w:rPr>
            <w:sz w:val="24"/>
            <w:szCs w:val="24"/>
          </w:rPr>
          <w:t xml:space="preserve"> </w:t>
        </w:r>
      </w:ins>
      <w:r w:rsidRPr="0027638C">
        <w:rPr>
          <w:sz w:val="24"/>
          <w:rPrChange w16du:dateUtc="2026-07-07T18:18:00Z" w:author="Author" w:date="2026-07-07T20:18:00Z" w:id="3595">
            <w:rPr>
              <w:rFonts w:ascii="Times New Roman"/>
              <w:color w:val="000000"/>
            </w:rPr>
          </w:rPrChange>
        </w:rPr>
        <w:t>do</w:t>
      </w:r>
      <w:ins w16du:dateUtc="2026-07-07T18:18:00Z" w:author="Author" w:date="2026-07-07T20:18:00Z" w:id="3596">
        <w:r w:rsidRPr="0027638C">
          <w:rPr>
            <w:sz w:val="24"/>
            <w:szCs w:val="24"/>
          </w:rPr>
          <w:t>,</w:t>
        </w:r>
      </w:ins>
      <w:r w:rsidRPr="0027638C">
        <w:rPr>
          <w:sz w:val="24"/>
          <w:rPrChange w16du:dateUtc="2026-07-07T18:18:00Z" w:author="Author" w:date="2026-07-07T20:18:00Z" w:id="3597">
            <w:rPr>
              <w:rFonts w:ascii="Times New Roman"/>
              <w:color w:val="000000"/>
              <w:spacing w:val="31"/>
            </w:rPr>
          </w:rPrChange>
        </w:rPr>
        <w:t xml:space="preserve"> </w:t>
      </w:r>
      <w:r w:rsidRPr="0027638C">
        <w:rPr>
          <w:sz w:val="24"/>
          <w:rPrChange w16du:dateUtc="2026-07-07T18:18:00Z" w:author="Author" w:date="2026-07-07T20:18:00Z" w:id="3598">
            <w:rPr>
              <w:rFonts w:ascii="Times New Roman"/>
              <w:color w:val="000000"/>
            </w:rPr>
          </w:rPrChange>
        </w:rPr>
        <w:t>eiusmod</w:t>
      </w:r>
      <w:r w:rsidRPr="0027638C">
        <w:rPr>
          <w:sz w:val="24"/>
          <w:rPrChange w16du:dateUtc="2026-07-07T18:18:00Z" w:author="Author" w:date="2026-07-07T20:18:00Z" w:id="3599">
            <w:rPr>
              <w:rFonts w:ascii="Times New Roman"/>
              <w:color w:val="000000"/>
              <w:spacing w:val="31"/>
            </w:rPr>
          </w:rPrChange>
        </w:rPr>
        <w:t xml:space="preserve"> </w:t>
      </w:r>
      <w:r w:rsidRPr="0027638C">
        <w:rPr>
          <w:sz w:val="24"/>
          <w:rPrChange w16du:dateUtc="2026-07-07T18:18:00Z" w:author="Author" w:date="2026-07-07T20:18:00Z" w:id="3600">
            <w:rPr>
              <w:rFonts w:ascii="Times New Roman"/>
              <w:color w:val="000000"/>
            </w:rPr>
          </w:rPrChange>
        </w:rPr>
        <w:t>Tempor</w:t>
      </w:r>
      <w:r w:rsidRPr="0027638C">
        <w:rPr>
          <w:sz w:val="24"/>
          <w:rPrChange w16du:dateUtc="2026-07-07T18:18:00Z" w:author="Author" w:date="2026-07-07T20:18:00Z" w:id="3601">
            <w:rPr>
              <w:rFonts w:ascii="Times New Roman"/>
              <w:color w:val="000000"/>
              <w:spacing w:val="31"/>
            </w:rPr>
          </w:rPrChange>
        </w:rPr>
        <w:t xml:space="preserve"> </w:t>
      </w:r>
      <w:r w:rsidRPr="0027638C">
        <w:rPr>
          <w:sz w:val="24"/>
          <w:rPrChange w16du:dateUtc="2026-07-07T18:18:00Z" w:author="Author" w:date="2026-07-07T20:18:00Z" w:id="3602">
            <w:rPr>
              <w:rFonts w:ascii="Times New Roman"/>
              <w:color w:val="000000"/>
            </w:rPr>
          </w:rPrChange>
        </w:rPr>
        <w:t>incididunt</w:t>
      </w:r>
      <w:r w:rsidRPr="0027638C">
        <w:rPr>
          <w:sz w:val="24"/>
          <w:rPrChange w16du:dateUtc="2026-07-07T18:18:00Z" w:author="Author" w:date="2026-07-07T20:18:00Z" w:id="3603">
            <w:rPr>
              <w:rFonts w:ascii="Times New Roman"/>
              <w:color w:val="000000"/>
              <w:spacing w:val="31"/>
            </w:rPr>
          </w:rPrChange>
        </w:rPr>
        <w:t xml:space="preserve"> </w:t>
      </w:r>
      <w:r w:rsidRPr="0027638C">
        <w:rPr>
          <w:sz w:val="24"/>
          <w:rPrChange w16du:dateUtc="2026-07-07T18:18:00Z" w:author="Author" w:date="2026-07-07T20:18:00Z" w:id="3604">
            <w:rPr>
              <w:rFonts w:ascii="Times New Roman"/>
              <w:color w:val="000000"/>
            </w:rPr>
          </w:rPrChange>
        </w:rPr>
        <w:t>ut</w:t>
      </w:r>
      <w:r w:rsidRPr="0027638C">
        <w:rPr>
          <w:sz w:val="24"/>
          <w:rPrChange w16du:dateUtc="2026-07-07T18:18:00Z" w:author="Author" w:date="2026-07-07T20:18:00Z" w:id="3605">
            <w:rPr>
              <w:rFonts w:ascii="Times New Roman"/>
              <w:color w:val="000000"/>
              <w:spacing w:val="31"/>
            </w:rPr>
          </w:rPrChange>
        </w:rPr>
        <w:t xml:space="preserve"> </w:t>
      </w:r>
      <w:r w:rsidRPr="0027638C">
        <w:rPr>
          <w:sz w:val="24"/>
          <w:rPrChange w16du:dateUtc="2026-07-07T18:18:00Z" w:author="Author" w:date="2026-07-07T20:18:00Z" w:id="3606">
            <w:rPr>
              <w:rFonts w:ascii="Times New Roman"/>
              <w:color w:val="000000"/>
            </w:rPr>
          </w:rPrChange>
        </w:rPr>
        <w:t>labore</w:t>
      </w:r>
      <w:r w:rsidRPr="0027638C">
        <w:rPr>
          <w:sz w:val="24"/>
          <w:rPrChange w16du:dateUtc="2026-07-07T18:18:00Z" w:author="Author" w:date="2026-07-07T20:18:00Z" w:id="3607">
            <w:rPr>
              <w:rFonts w:ascii="Times New Roman"/>
              <w:color w:val="000000"/>
              <w:spacing w:val="31"/>
            </w:rPr>
          </w:rPrChange>
        </w:rPr>
        <w:t xml:space="preserve"> </w:t>
      </w:r>
      <w:r w:rsidRPr="0027638C">
        <w:rPr>
          <w:sz w:val="24"/>
          <w:rPrChange w16du:dateUtc="2026-07-07T18:18:00Z" w:author="Author" w:date="2026-07-07T20:18:00Z" w:id="3608">
            <w:rPr>
              <w:rFonts w:ascii="Times New Roman"/>
              <w:color w:val="000000"/>
            </w:rPr>
          </w:rPrChange>
        </w:rPr>
        <w:t>et</w:t>
      </w:r>
      <w:r w:rsidRPr="0027638C">
        <w:rPr>
          <w:sz w:val="24"/>
          <w:rPrChange w16du:dateUtc="2026-07-07T18:18:00Z" w:author="Author" w:date="2026-07-07T20:18:00Z" w:id="3609">
            <w:rPr>
              <w:rFonts w:ascii="Times New Roman"/>
              <w:color w:val="000000"/>
              <w:spacing w:val="31"/>
            </w:rPr>
          </w:rPrChange>
        </w:rPr>
        <w:t xml:space="preserve"> </w:t>
      </w:r>
      <w:r w:rsidRPr="0027638C">
        <w:rPr>
          <w:sz w:val="24"/>
          <w:rPrChange w16du:dateUtc="2026-07-07T18:18:00Z" w:author="Author" w:date="2026-07-07T20:18:00Z" w:id="3610">
            <w:rPr>
              <w:rFonts w:ascii="Times New Roman"/>
              <w:color w:val="000000"/>
            </w:rPr>
          </w:rPrChange>
        </w:rPr>
        <w:t>dolore</w:t>
      </w:r>
      <w:r w:rsidRPr="0027638C">
        <w:rPr>
          <w:sz w:val="24"/>
          <w:rPrChange w16du:dateUtc="2026-07-07T18:18:00Z" w:author="Author" w:date="2026-07-07T20:18:00Z" w:id="3611">
            <w:rPr>
              <w:rFonts w:ascii="Times New Roman"/>
              <w:color w:val="000000"/>
              <w:spacing w:val="31"/>
            </w:rPr>
          </w:rPrChange>
        </w:rPr>
        <w:t xml:space="preserve"> </w:t>
      </w:r>
      <w:r w:rsidRPr="0027638C">
        <w:rPr>
          <w:sz w:val="24"/>
          <w:rPrChange w16du:dateUtc="2026-07-07T18:18:00Z" w:author="Author" w:date="2026-07-07T20:18:00Z" w:id="3612">
            <w:rPr>
              <w:rFonts w:ascii="Times New Roman"/>
              <w:color w:val="000000"/>
            </w:rPr>
          </w:rPrChange>
        </w:rPr>
        <w:t>magna</w:t>
      </w:r>
      <w:r w:rsidRPr="0027638C">
        <w:rPr>
          <w:sz w:val="24"/>
          <w:rPrChange w16du:dateUtc="2026-07-07T18:18:00Z" w:author="Author" w:date="2026-07-07T20:18:00Z" w:id="3613">
            <w:rPr>
              <w:rFonts w:ascii="Times New Roman"/>
              <w:color w:val="000000"/>
              <w:spacing w:val="31"/>
            </w:rPr>
          </w:rPrChange>
        </w:rPr>
        <w:t xml:space="preserve"> </w:t>
      </w:r>
      <w:r w:rsidRPr="0027638C">
        <w:rPr>
          <w:sz w:val="24"/>
          <w:rPrChange w16du:dateUtc="2026-07-07T18:18:00Z" w:author="Author" w:date="2026-07-07T20:18:00Z" w:id="3614">
            <w:rPr>
              <w:rFonts w:ascii="Times New Roman"/>
              <w:color w:val="000000"/>
            </w:rPr>
          </w:rPrChange>
        </w:rPr>
        <w:t>(10)</w:t>
      </w:r>
      <w:r w:rsidRPr="0027638C">
        <w:rPr>
          <w:sz w:val="24"/>
          <w:rPrChange w16du:dateUtc="2026-07-07T18:18:00Z" w:author="Author" w:date="2026-07-07T20:18:00Z" w:id="3615">
            <w:rPr>
              <w:rFonts w:ascii="Times New Roman"/>
              <w:color w:val="000000"/>
              <w:spacing w:val="31"/>
            </w:rPr>
          </w:rPrChange>
        </w:rPr>
        <w:t xml:space="preserve"> </w:t>
      </w:r>
      <w:r w:rsidRPr="0027638C">
        <w:rPr>
          <w:sz w:val="24"/>
          <w:rPrChange w16du:dateUtc="2026-07-07T18:18:00Z" w:author="Author" w:date="2026-07-07T20:18:00Z" w:id="3616">
            <w:rPr>
              <w:rFonts w:ascii="Times New Roman"/>
              <w:color w:val="000000"/>
            </w:rPr>
          </w:rPrChange>
        </w:rPr>
        <w:t>aliqua</w:t>
      </w:r>
      <w:r w:rsidRPr="0027638C">
        <w:rPr>
          <w:sz w:val="24"/>
          <w:rPrChange w16du:dateUtc="2026-07-07T18:18:00Z" w:author="Author" w:date="2026-07-07T20:18:00Z" w:id="3617">
            <w:rPr>
              <w:rFonts w:ascii="Times New Roman"/>
              <w:color w:val="000000"/>
              <w:spacing w:val="31"/>
            </w:rPr>
          </w:rPrChange>
        </w:rPr>
        <w:t xml:space="preserve"> </w:t>
      </w:r>
      <w:r w:rsidRPr="0027638C">
        <w:rPr>
          <w:sz w:val="24"/>
          <w:rPrChange w16du:dateUtc="2026-07-07T18:18:00Z" w:author="Author" w:date="2026-07-07T20:18:00Z" w:id="3618">
            <w:rPr>
              <w:rFonts w:ascii="Times New Roman"/>
              <w:color w:val="000000"/>
            </w:rPr>
          </w:rPrChange>
        </w:rPr>
        <w:t>lorem</w:t>
      </w:r>
      <w:r w:rsidRPr="0027638C">
        <w:rPr>
          <w:sz w:val="24"/>
          <w:rPrChange w16du:dateUtc="2026-07-07T18:18:00Z" w:author="Author" w:date="2026-07-07T20:18:00Z" w:id="3619">
            <w:rPr>
              <w:rFonts w:ascii="Times New Roman"/>
              <w:color w:val="000000"/>
              <w:spacing w:val="34"/>
            </w:rPr>
          </w:rPrChange>
        </w:rPr>
        <w:t xml:space="preserve"> </w:t>
      </w:r>
      <w:r w:rsidRPr="0027638C">
        <w:rPr>
          <w:sz w:val="24"/>
          <w:rPrChange w16du:dateUtc="2026-07-07T18:18:00Z" w:author="Author" w:date="2026-07-07T20:18:00Z" w:id="3620">
            <w:rPr>
              <w:rFonts w:ascii="Times New Roman"/>
              <w:color w:val="000000"/>
            </w:rPr>
          </w:rPrChange>
        </w:rPr>
        <w:t>ipsum</w:t>
      </w:r>
      <w:r w:rsidRPr="0027638C">
        <w:rPr>
          <w:sz w:val="24"/>
          <w:rPrChange w16du:dateUtc="2026-07-07T18:18:00Z" w:author="Author" w:date="2026-07-07T20:18:00Z" w:id="3621">
            <w:rPr>
              <w:rFonts w:ascii="Times New Roman"/>
              <w:color w:val="000000"/>
              <w:spacing w:val="31"/>
            </w:rPr>
          </w:rPrChange>
        </w:rPr>
        <w:t xml:space="preserve"> </w:t>
      </w:r>
      <w:r w:rsidRPr="0027638C">
        <w:rPr>
          <w:sz w:val="24"/>
          <w:rPrChange w16du:dateUtc="2026-07-07T18:18:00Z" w:author="Author" w:date="2026-07-07T20:18:00Z" w:id="3622">
            <w:rPr>
              <w:rFonts w:ascii="Times New Roman" w:hAnsi="Times New Roman"/>
              <w:color w:val="000000"/>
            </w:rPr>
          </w:rPrChange>
        </w:rPr>
        <w:t>dolor</w:t>
      </w:r>
      <w:del w16du:dateUtc="2026-07-07T18:18:00Z" w:author="Author" w:date="2026-07-07T20:18:00Z" w:id="3623">
        <w:r w:rsidR="00000000">
          <w:rPr>
            <w:color w:val="000000"/>
          </w:rPr>
          <w:cr/>
        </w:r>
      </w:del>
      <w:ins w16du:dateUtc="2026-07-07T18:18:00Z" w:author="Author" w:date="2026-07-07T20:18:00Z" w:id="3624">
        <w:r w:rsidRPr="0027638C">
          <w:rPr>
            <w:sz w:val="24"/>
            <w:szCs w:val="24"/>
          </w:rPr>
          <w:t xml:space="preserve"> </w:t>
        </w:r>
      </w:ins>
      <w:r w:rsidRPr="0027638C">
        <w:rPr>
          <w:sz w:val="24"/>
          <w:rPrChange w16du:dateUtc="2026-07-07T18:18:00Z" w:author="Author" w:date="2026-07-07T20:18:00Z" w:id="3625">
            <w:rPr>
              <w:rFonts w:ascii="Times New Roman"/>
              <w:color w:val="000000"/>
            </w:rPr>
          </w:rPrChange>
        </w:rPr>
        <w:t>sit amet consectetur adipiscing;</w:t>
      </w:r>
      <w:r w:rsidRPr="0027638C">
        <w:rPr>
          <w:sz w:val="24"/>
          <w:rPrChange w16du:dateUtc="2026-07-07T18:18:00Z" w:author="Author" w:date="2026-07-07T20:18:00Z" w:id="3626">
            <w:rPr>
              <w:rFonts w:ascii="Times New Roman"/>
              <w:color w:val="000000"/>
              <w:spacing w:val="2"/>
            </w:rPr>
          </w:rPrChange>
        </w:rPr>
        <w:t xml:space="preserve"> </w:t>
      </w:r>
      <w:r w:rsidRPr="0027638C">
        <w:rPr>
          <w:sz w:val="24"/>
          <w:rPrChange w16du:dateUtc="2026-07-07T18:18:00Z" w:author="Author" w:date="2026-07-07T20:18:00Z" w:id="3627">
            <w:rPr>
              <w:rFonts w:ascii="Times New Roman"/>
              <w:color w:val="000000"/>
            </w:rPr>
          </w:rPrChange>
        </w:rPr>
        <w:t>elit</w:t>
      </w:r>
    </w:p>
    <w:p w14:paraId="0107323C" w14:textId="77777777" w:rsidR="008166CF" w:rsidRDefault="00000000">
      <w:pPr>
        <w:spacing w:before="235" w:line="254" w:lineRule="exact"/>
        <w:ind w:left="720"/>
        <w:rPr>
          <w:del w16du:dateUtc="2026-07-07T18:18:00Z" w:author="Author" w:date="2026-07-07T20:18:00Z" w:id="3628"/>
          <w:color w:val="000000"/>
        </w:rPr>
      </w:pPr>
      <w:del w16du:dateUtc="2026-07-07T18:18:00Z" w:author="Author" w:date="2026-07-07T20:18:00Z" w:id="3629">
        <w:r>
          <w:rPr>
            <w:color w:val="000000"/>
          </w:rPr>
          <w:delText>(ii)</w:delText>
        </w:r>
        <w:r>
          <w:rPr>
            <w:color w:val="000000"/>
            <w:spacing w:val="396"/>
          </w:rPr>
          <w:delText xml:space="preserve"> </w:delText>
        </w:r>
      </w:del>
      <w:r w:rsidR="00A96A35" w:rsidRPr="0027638C">
        <w:rPr>
          <w:sz w:val="24"/>
          <w:rPrChange w16du:dateUtc="2026-07-07T18:18:00Z" w:author="Author" w:date="2026-07-07T20:18:00Z" w:id="3630">
            <w:rPr>
              <w:rFonts w:ascii="Times New Roman"/>
              <w:color w:val="000000"/>
            </w:rPr>
          </w:rPrChange>
        </w:rPr>
        <w:t>Sed</w:t>
      </w:r>
      <w:r w:rsidR="00A96A35" w:rsidRPr="0027638C">
        <w:rPr>
          <w:spacing w:val="80"/>
          <w:sz w:val="24"/>
          <w:rPrChange w16du:dateUtc="2026-07-07T18:18:00Z" w:author="Author" w:date="2026-07-07T20:18:00Z" w:id="3631">
            <w:rPr>
              <w:rFonts w:ascii="Times New Roman"/>
              <w:color w:val="000000"/>
              <w:spacing w:val="98"/>
            </w:rPr>
          </w:rPrChange>
        </w:rPr>
        <w:t xml:space="preserve"> </w:t>
      </w:r>
      <w:r w:rsidR="00A96A35" w:rsidRPr="0027638C">
        <w:rPr>
          <w:sz w:val="24"/>
          <w:rPrChange w16du:dateUtc="2026-07-07T18:18:00Z" w:author="Author" w:date="2026-07-07T20:18:00Z" w:id="3632">
            <w:rPr>
              <w:rFonts w:ascii="Times New Roman"/>
              <w:color w:val="000000"/>
            </w:rPr>
          </w:rPrChange>
        </w:rPr>
        <w:t>do</w:t>
      </w:r>
      <w:r w:rsidR="00A96A35" w:rsidRPr="0027638C">
        <w:rPr>
          <w:spacing w:val="80"/>
          <w:sz w:val="24"/>
          <w:rPrChange w16du:dateUtc="2026-07-07T18:18:00Z" w:author="Author" w:date="2026-07-07T20:18:00Z" w:id="3633">
            <w:rPr>
              <w:rFonts w:ascii="Times New Roman"/>
              <w:color w:val="000000"/>
              <w:spacing w:val="98"/>
            </w:rPr>
          </w:rPrChange>
        </w:rPr>
        <w:t xml:space="preserve"> </w:t>
      </w:r>
      <w:r w:rsidR="00A96A35" w:rsidRPr="0027638C">
        <w:rPr>
          <w:sz w:val="24"/>
          <w:rPrChange w16du:dateUtc="2026-07-07T18:18:00Z" w:author="Author" w:date="2026-07-07T20:18:00Z" w:id="3634">
            <w:rPr>
              <w:rFonts w:ascii="Times New Roman"/>
              <w:color w:val="000000"/>
            </w:rPr>
          </w:rPrChange>
        </w:rPr>
        <w:t>Eiusmod</w:t>
      </w:r>
      <w:r w:rsidR="00A96A35" w:rsidRPr="0027638C">
        <w:rPr>
          <w:spacing w:val="80"/>
          <w:sz w:val="24"/>
          <w:rPrChange w16du:dateUtc="2026-07-07T18:18:00Z" w:author="Author" w:date="2026-07-07T20:18:00Z" w:id="3635">
            <w:rPr>
              <w:rFonts w:ascii="Times New Roman"/>
              <w:color w:val="000000"/>
              <w:spacing w:val="98"/>
            </w:rPr>
          </w:rPrChange>
        </w:rPr>
        <w:t xml:space="preserve"> </w:t>
      </w:r>
      <w:r w:rsidR="00A96A35" w:rsidRPr="0027638C">
        <w:rPr>
          <w:sz w:val="24"/>
          <w:rPrChange w16du:dateUtc="2026-07-07T18:18:00Z" w:author="Author" w:date="2026-07-07T20:18:00Z" w:id="3636">
            <w:rPr>
              <w:rFonts w:ascii="Times New Roman"/>
              <w:color w:val="000000"/>
            </w:rPr>
          </w:rPrChange>
        </w:rPr>
        <w:t>Tempor</w:t>
      </w:r>
      <w:r w:rsidR="00A96A35" w:rsidRPr="0027638C">
        <w:rPr>
          <w:spacing w:val="80"/>
          <w:sz w:val="24"/>
          <w:rPrChange w16du:dateUtc="2026-07-07T18:18:00Z" w:author="Author" w:date="2026-07-07T20:18:00Z" w:id="3637">
            <w:rPr>
              <w:rFonts w:ascii="Times New Roman"/>
              <w:color w:val="000000"/>
              <w:spacing w:val="98"/>
            </w:rPr>
          </w:rPrChange>
        </w:rPr>
        <w:t xml:space="preserve"> </w:t>
      </w:r>
      <w:r w:rsidR="00A96A35" w:rsidRPr="0027638C">
        <w:rPr>
          <w:sz w:val="24"/>
          <w:rPrChange w16du:dateUtc="2026-07-07T18:18:00Z" w:author="Author" w:date="2026-07-07T20:18:00Z" w:id="3638">
            <w:rPr>
              <w:rFonts w:ascii="Times New Roman"/>
              <w:color w:val="000000"/>
            </w:rPr>
          </w:rPrChange>
        </w:rPr>
        <w:t>Incididunt</w:t>
      </w:r>
      <w:r w:rsidR="00A96A35" w:rsidRPr="0027638C">
        <w:rPr>
          <w:spacing w:val="80"/>
          <w:sz w:val="24"/>
          <w:rPrChange w16du:dateUtc="2026-07-07T18:18:00Z" w:author="Author" w:date="2026-07-07T20:18:00Z" w:id="3639">
            <w:rPr>
              <w:rFonts w:ascii="Times New Roman"/>
              <w:color w:val="000000"/>
              <w:spacing w:val="98"/>
            </w:rPr>
          </w:rPrChange>
        </w:rPr>
        <w:t xml:space="preserve"> </w:t>
      </w:r>
      <w:r w:rsidR="00A96A35" w:rsidRPr="0027638C">
        <w:rPr>
          <w:sz w:val="24"/>
          <w:rPrChange w16du:dateUtc="2026-07-07T18:18:00Z" w:author="Author" w:date="2026-07-07T20:18:00Z" w:id="3640">
            <w:rPr>
              <w:rFonts w:ascii="Times New Roman"/>
              <w:color w:val="000000"/>
            </w:rPr>
          </w:rPrChange>
        </w:rPr>
        <w:t>ut</w:t>
      </w:r>
      <w:r w:rsidR="00A96A35" w:rsidRPr="0027638C">
        <w:rPr>
          <w:spacing w:val="80"/>
          <w:sz w:val="24"/>
          <w:rPrChange w16du:dateUtc="2026-07-07T18:18:00Z" w:author="Author" w:date="2026-07-07T20:18:00Z" w:id="3641">
            <w:rPr>
              <w:rFonts w:ascii="Times New Roman"/>
              <w:color w:val="000000"/>
              <w:spacing w:val="98"/>
            </w:rPr>
          </w:rPrChange>
        </w:rPr>
        <w:t xml:space="preserve"> </w:t>
      </w:r>
      <w:r w:rsidR="00A96A35" w:rsidRPr="0027638C">
        <w:rPr>
          <w:sz w:val="24"/>
          <w:rPrChange w16du:dateUtc="2026-07-07T18:18:00Z" w:author="Author" w:date="2026-07-07T20:18:00Z" w:id="3642">
            <w:rPr>
              <w:rFonts w:ascii="Times New Roman"/>
              <w:color w:val="000000"/>
            </w:rPr>
          </w:rPrChange>
        </w:rPr>
        <w:t>Labore,</w:t>
      </w:r>
      <w:r w:rsidR="00A96A35" w:rsidRPr="0027638C">
        <w:rPr>
          <w:spacing w:val="80"/>
          <w:sz w:val="24"/>
          <w:rPrChange w16du:dateUtc="2026-07-07T18:18:00Z" w:author="Author" w:date="2026-07-07T20:18:00Z" w:id="3643">
            <w:rPr>
              <w:rFonts w:ascii="Times New Roman"/>
              <w:color w:val="000000"/>
              <w:spacing w:val="98"/>
            </w:rPr>
          </w:rPrChange>
        </w:rPr>
        <w:t xml:space="preserve"> </w:t>
      </w:r>
      <w:r w:rsidR="00A96A35" w:rsidRPr="0027638C">
        <w:rPr>
          <w:sz w:val="24"/>
          <w:rPrChange w16du:dateUtc="2026-07-07T18:18:00Z" w:author="Author" w:date="2026-07-07T20:18:00Z" w:id="3644">
            <w:rPr>
              <w:rFonts w:ascii="Times New Roman"/>
              <w:color w:val="000000"/>
            </w:rPr>
          </w:rPrChange>
        </w:rPr>
        <w:t>et</w:t>
      </w:r>
      <w:r w:rsidR="00A96A35" w:rsidRPr="0027638C">
        <w:rPr>
          <w:spacing w:val="80"/>
          <w:sz w:val="24"/>
          <w:rPrChange w16du:dateUtc="2026-07-07T18:18:00Z" w:author="Author" w:date="2026-07-07T20:18:00Z" w:id="3645">
            <w:rPr>
              <w:rFonts w:ascii="Times New Roman"/>
              <w:color w:val="000000"/>
              <w:spacing w:val="98"/>
            </w:rPr>
          </w:rPrChange>
        </w:rPr>
        <w:t xml:space="preserve"> </w:t>
      </w:r>
      <w:r w:rsidR="00A96A35" w:rsidRPr="0027638C">
        <w:rPr>
          <w:sz w:val="24"/>
          <w:rPrChange w16du:dateUtc="2026-07-07T18:18:00Z" w:author="Author" w:date="2026-07-07T20:18:00Z" w:id="3646">
            <w:rPr>
              <w:rFonts w:ascii="Times New Roman"/>
              <w:color w:val="000000"/>
            </w:rPr>
          </w:rPrChange>
        </w:rPr>
        <w:t>dolore</w:t>
      </w:r>
      <w:r w:rsidR="00A96A35" w:rsidRPr="0027638C">
        <w:rPr>
          <w:spacing w:val="80"/>
          <w:sz w:val="24"/>
          <w:rPrChange w16du:dateUtc="2026-07-07T18:18:00Z" w:author="Author" w:date="2026-07-07T20:18:00Z" w:id="3647">
            <w:rPr>
              <w:rFonts w:ascii="Times New Roman"/>
              <w:color w:val="000000"/>
              <w:spacing w:val="98"/>
            </w:rPr>
          </w:rPrChange>
        </w:rPr>
        <w:t xml:space="preserve"> </w:t>
      </w:r>
      <w:r w:rsidR="00A96A35" w:rsidRPr="0027638C">
        <w:rPr>
          <w:sz w:val="24"/>
          <w:rPrChange w16du:dateUtc="2026-07-07T18:18:00Z" w:author="Author" w:date="2026-07-07T20:18:00Z" w:id="3648">
            <w:rPr>
              <w:rFonts w:ascii="Times New Roman" w:hAnsi="Times New Roman"/>
              <w:color w:val="000000"/>
            </w:rPr>
          </w:rPrChange>
        </w:rPr>
        <w:t>magna</w:t>
      </w:r>
      <w:del w16du:dateUtc="2026-07-07T18:18:00Z" w:author="Author" w:date="2026-07-07T20:18:00Z" w:id="3649">
        <w:r>
          <w:rPr>
            <w:rFonts w:ascii="Times New Roman" w:cs="Times New Roman" w:hAnsi="Times New Roman"/>
            <w:color w:val="000000"/>
          </w:rPr>
          <w:cr/>
        </w:r>
      </w:del>
      <w:r w:rsidR="00A96A35" w:rsidRPr="0027638C">
        <w:rPr>
          <w:sz w:val="24"/>
          <w:rPrChange w16du:dateUtc="2026-07-07T18:18:00Z" w:author="Author" w:date="2026-07-07T20:18:00Z" w:id="3650">
            <w:rPr>
              <w:rFonts w:ascii="Times New Roman"/>
              <w:color w:val="000000"/>
              <w:spacing w:val="665"/>
            </w:rPr>
          </w:rPrChange>
        </w:rPr>
        <w:t xml:space="preserve"> </w:t>
      </w:r>
      <w:r w:rsidR="00A96A35" w:rsidRPr="0027638C">
        <w:rPr>
          <w:sz w:val="24"/>
          <w:rPrChange w16du:dateUtc="2026-07-07T18:18:00Z" w:author="Author" w:date="2026-07-07T20:18:00Z" w:id="3651">
            <w:rPr>
              <w:rFonts w:ascii="Times New Roman"/>
              <w:color w:val="000000"/>
            </w:rPr>
          </w:rPrChange>
        </w:rPr>
        <w:t>Aliqua</w:t>
      </w:r>
      <w:r w:rsidR="00A96A35" w:rsidRPr="0027638C">
        <w:rPr>
          <w:spacing w:val="16"/>
          <w:sz w:val="24"/>
          <w:rPrChange w16du:dateUtc="2026-07-07T18:18:00Z" w:author="Author" w:date="2026-07-07T20:18:00Z" w:id="3652">
            <w:rPr>
              <w:rFonts w:ascii="Times New Roman"/>
              <w:color w:val="000000"/>
              <w:spacing w:val="22"/>
            </w:rPr>
          </w:rPrChange>
        </w:rPr>
        <w:t xml:space="preserve"> </w:t>
      </w:r>
      <w:r w:rsidR="00A96A35" w:rsidRPr="0027638C">
        <w:rPr>
          <w:sz w:val="24"/>
          <w:rPrChange w16du:dateUtc="2026-07-07T18:18:00Z" w:author="Author" w:date="2026-07-07T20:18:00Z" w:id="3653">
            <w:rPr>
              <w:rFonts w:ascii="Times New Roman"/>
              <w:color w:val="000000"/>
            </w:rPr>
          </w:rPrChange>
        </w:rPr>
        <w:t>lorem</w:t>
      </w:r>
      <w:r w:rsidR="00A96A35" w:rsidRPr="0027638C">
        <w:rPr>
          <w:spacing w:val="17"/>
          <w:sz w:val="24"/>
          <w:rPrChange w16du:dateUtc="2026-07-07T18:18:00Z" w:author="Author" w:date="2026-07-07T20:18:00Z" w:id="3654">
            <w:rPr>
              <w:rFonts w:ascii="Times New Roman"/>
              <w:color w:val="000000"/>
              <w:spacing w:val="22"/>
            </w:rPr>
          </w:rPrChange>
        </w:rPr>
        <w:t xml:space="preserve"> </w:t>
      </w:r>
      <w:r w:rsidR="00A96A35" w:rsidRPr="0027638C">
        <w:rPr>
          <w:sz w:val="24"/>
          <w:rPrChange w16du:dateUtc="2026-07-07T18:18:00Z" w:author="Author" w:date="2026-07-07T20:18:00Z" w:id="3655">
            <w:rPr>
              <w:rFonts w:ascii="Times New Roman"/>
              <w:color w:val="000000"/>
            </w:rPr>
          </w:rPrChange>
        </w:rPr>
        <w:t>ipsum</w:t>
      </w:r>
      <w:r w:rsidR="00A96A35" w:rsidRPr="0027638C">
        <w:rPr>
          <w:spacing w:val="16"/>
          <w:sz w:val="24"/>
          <w:rPrChange w16du:dateUtc="2026-07-07T18:18:00Z" w:author="Author" w:date="2026-07-07T20:18:00Z" w:id="3656">
            <w:rPr>
              <w:rFonts w:ascii="Times New Roman"/>
              <w:color w:val="000000"/>
              <w:spacing w:val="22"/>
            </w:rPr>
          </w:rPrChange>
        </w:rPr>
        <w:t xml:space="preserve"> </w:t>
      </w:r>
      <w:r w:rsidR="00A96A35" w:rsidRPr="0027638C">
        <w:rPr>
          <w:sz w:val="24"/>
          <w:rPrChange w16du:dateUtc="2026-07-07T18:18:00Z" w:author="Author" w:date="2026-07-07T20:18:00Z" w:id="3657">
            <w:rPr>
              <w:rFonts w:ascii="Times New Roman"/>
              <w:color w:val="000000"/>
            </w:rPr>
          </w:rPrChange>
        </w:rPr>
        <w:t>dolor</w:t>
      </w:r>
      <w:r w:rsidR="00A96A35" w:rsidRPr="0027638C">
        <w:rPr>
          <w:spacing w:val="17"/>
          <w:sz w:val="24"/>
          <w:rPrChange w16du:dateUtc="2026-07-07T18:18:00Z" w:author="Author" w:date="2026-07-07T20:18:00Z" w:id="3658">
            <w:rPr>
              <w:rFonts w:ascii="Times New Roman"/>
              <w:color w:val="000000"/>
              <w:spacing w:val="22"/>
            </w:rPr>
          </w:rPrChange>
        </w:rPr>
        <w:t xml:space="preserve"> </w:t>
      </w:r>
      <w:r w:rsidR="00A96A35" w:rsidRPr="0027638C">
        <w:rPr>
          <w:sz w:val="24"/>
          <w:rPrChange w16du:dateUtc="2026-07-07T18:18:00Z" w:author="Author" w:date="2026-07-07T20:18:00Z" w:id="3659">
            <w:rPr>
              <w:rFonts w:ascii="Times New Roman"/>
              <w:color w:val="000000"/>
            </w:rPr>
          </w:rPrChange>
        </w:rPr>
        <w:t>sit</w:t>
      </w:r>
      <w:r w:rsidR="00A96A35" w:rsidRPr="0027638C">
        <w:rPr>
          <w:spacing w:val="16"/>
          <w:sz w:val="24"/>
          <w:rPrChange w16du:dateUtc="2026-07-07T18:18:00Z" w:author="Author" w:date="2026-07-07T20:18:00Z" w:id="3660">
            <w:rPr>
              <w:rFonts w:ascii="Times New Roman"/>
              <w:color w:val="000000"/>
              <w:spacing w:val="22"/>
            </w:rPr>
          </w:rPrChange>
        </w:rPr>
        <w:t xml:space="preserve"> </w:t>
      </w:r>
      <w:r w:rsidR="00A96A35" w:rsidRPr="0027638C">
        <w:rPr>
          <w:sz w:val="24"/>
          <w:rPrChange w16du:dateUtc="2026-07-07T18:18:00Z" w:author="Author" w:date="2026-07-07T20:18:00Z" w:id="3661">
            <w:rPr>
              <w:rFonts w:ascii="Times New Roman"/>
              <w:color w:val="000000"/>
            </w:rPr>
          </w:rPrChange>
        </w:rPr>
        <w:t>amet</w:t>
      </w:r>
      <w:r w:rsidR="00A96A35" w:rsidRPr="0027638C">
        <w:rPr>
          <w:spacing w:val="17"/>
          <w:sz w:val="24"/>
          <w:rPrChange w16du:dateUtc="2026-07-07T18:18:00Z" w:author="Author" w:date="2026-07-07T20:18:00Z" w:id="3662">
            <w:rPr>
              <w:rFonts w:ascii="Times New Roman"/>
              <w:color w:val="000000"/>
              <w:spacing w:val="22"/>
            </w:rPr>
          </w:rPrChange>
        </w:rPr>
        <w:t xml:space="preserve"> </w:t>
      </w:r>
      <w:r w:rsidR="00A96A35" w:rsidRPr="0027638C">
        <w:rPr>
          <w:sz w:val="24"/>
          <w:rPrChange w16du:dateUtc="2026-07-07T18:18:00Z" w:author="Author" w:date="2026-07-07T20:18:00Z" w:id="3663">
            <w:rPr>
              <w:rFonts w:ascii="Times New Roman"/>
              <w:color w:val="000000"/>
            </w:rPr>
          </w:rPrChange>
        </w:rPr>
        <w:t>consectetur</w:t>
      </w:r>
      <w:r w:rsidR="00A96A35" w:rsidRPr="0027638C">
        <w:rPr>
          <w:spacing w:val="17"/>
          <w:sz w:val="24"/>
          <w:rPrChange w16du:dateUtc="2026-07-07T18:18:00Z" w:author="Author" w:date="2026-07-07T20:18:00Z" w:id="3664">
            <w:rPr>
              <w:rFonts w:ascii="Times New Roman"/>
              <w:color w:val="000000"/>
              <w:spacing w:val="22"/>
            </w:rPr>
          </w:rPrChange>
        </w:rPr>
        <w:t xml:space="preserve"> </w:t>
      </w:r>
      <w:r w:rsidR="00A96A35" w:rsidRPr="0027638C">
        <w:rPr>
          <w:sz w:val="24"/>
          <w:rPrChange w16du:dateUtc="2026-07-07T18:18:00Z" w:author="Author" w:date="2026-07-07T20:18:00Z" w:id="3665">
            <w:rPr>
              <w:rFonts w:ascii="Times New Roman"/>
              <w:color w:val="000000"/>
            </w:rPr>
          </w:rPrChange>
        </w:rPr>
        <w:t>adipiscing</w:t>
      </w:r>
      <w:r w:rsidR="00A96A35" w:rsidRPr="0027638C">
        <w:rPr>
          <w:spacing w:val="16"/>
          <w:sz w:val="24"/>
          <w:rPrChange w16du:dateUtc="2026-07-07T18:18:00Z" w:author="Author" w:date="2026-07-07T20:18:00Z" w:id="3666">
            <w:rPr>
              <w:rFonts w:ascii="Times New Roman"/>
              <w:color w:val="000000"/>
              <w:spacing w:val="22"/>
            </w:rPr>
          </w:rPrChange>
        </w:rPr>
        <w:t xml:space="preserve"> </w:t>
      </w:r>
      <w:r w:rsidR="00A96A35" w:rsidRPr="0027638C">
        <w:rPr>
          <w:sz w:val="24"/>
          <w:rPrChange w16du:dateUtc="2026-07-07T18:18:00Z" w:author="Author" w:date="2026-07-07T20:18:00Z" w:id="3667">
            <w:rPr>
              <w:rFonts w:ascii="Times New Roman"/>
              <w:color w:val="000000"/>
            </w:rPr>
          </w:rPrChange>
        </w:rPr>
        <w:t>elit</w:t>
      </w:r>
      <w:r w:rsidR="00A96A35" w:rsidRPr="0027638C">
        <w:rPr>
          <w:spacing w:val="17"/>
          <w:sz w:val="24"/>
          <w:rPrChange w16du:dateUtc="2026-07-07T18:18:00Z" w:author="Author" w:date="2026-07-07T20:18:00Z" w:id="3668">
            <w:rPr>
              <w:rFonts w:ascii="Times New Roman"/>
              <w:color w:val="000000"/>
              <w:spacing w:val="22"/>
            </w:rPr>
          </w:rPrChange>
        </w:rPr>
        <w:t xml:space="preserve"> </w:t>
      </w:r>
      <w:r w:rsidR="00A96A35" w:rsidRPr="0027638C">
        <w:rPr>
          <w:sz w:val="24"/>
          <w:rPrChange w16du:dateUtc="2026-07-07T18:18:00Z" w:author="Author" w:date="2026-07-07T20:18:00Z" w:id="3669">
            <w:rPr>
              <w:rFonts w:ascii="Times New Roman"/>
              <w:color w:val="000000"/>
            </w:rPr>
          </w:rPrChange>
        </w:rPr>
        <w:t>sed</w:t>
      </w:r>
      <w:r w:rsidR="00A96A35" w:rsidRPr="0027638C">
        <w:rPr>
          <w:spacing w:val="16"/>
          <w:sz w:val="24"/>
          <w:rPrChange w16du:dateUtc="2026-07-07T18:18:00Z" w:author="Author" w:date="2026-07-07T20:18:00Z" w:id="3670">
            <w:rPr>
              <w:rFonts w:ascii="Times New Roman"/>
              <w:color w:val="000000"/>
              <w:spacing w:val="22"/>
            </w:rPr>
          </w:rPrChange>
        </w:rPr>
        <w:t xml:space="preserve"> </w:t>
      </w:r>
      <w:r w:rsidR="00A96A35" w:rsidRPr="0027638C">
        <w:rPr>
          <w:sz w:val="24"/>
          <w:rPrChange w16du:dateUtc="2026-07-07T18:18:00Z" w:author="Author" w:date="2026-07-07T20:18:00Z" w:id="3671">
            <w:rPr>
              <w:rFonts w:ascii="Times New Roman"/>
              <w:color w:val="000000"/>
            </w:rPr>
          </w:rPrChange>
        </w:rPr>
        <w:t>do</w:t>
      </w:r>
      <w:r w:rsidR="00A96A35" w:rsidRPr="0027638C">
        <w:rPr>
          <w:spacing w:val="17"/>
          <w:sz w:val="24"/>
          <w:rPrChange w16du:dateUtc="2026-07-07T18:18:00Z" w:author="Author" w:date="2026-07-07T20:18:00Z" w:id="3672">
            <w:rPr>
              <w:rFonts w:ascii="Times New Roman"/>
              <w:color w:val="000000"/>
              <w:spacing w:val="22"/>
            </w:rPr>
          </w:rPrChange>
        </w:rPr>
        <w:t xml:space="preserve"> </w:t>
      </w:r>
      <w:r w:rsidR="00A96A35" w:rsidRPr="0027638C">
        <w:rPr>
          <w:sz w:val="24"/>
          <w:rPrChange w16du:dateUtc="2026-07-07T18:18:00Z" w:author="Author" w:date="2026-07-07T20:18:00Z" w:id="3673">
            <w:rPr>
              <w:rFonts w:ascii="Times New Roman"/>
              <w:color w:val="000000"/>
            </w:rPr>
          </w:rPrChange>
        </w:rPr>
        <w:t>eiusmod</w:t>
      </w:r>
      <w:r w:rsidR="00A96A35" w:rsidRPr="0027638C">
        <w:rPr>
          <w:spacing w:val="17"/>
          <w:sz w:val="24"/>
          <w:rPrChange w16du:dateUtc="2026-07-07T18:18:00Z" w:author="Author" w:date="2026-07-07T20:18:00Z" w:id="3674">
            <w:rPr>
              <w:rFonts w:ascii="Times New Roman"/>
              <w:color w:val="000000"/>
              <w:spacing w:val="22"/>
            </w:rPr>
          </w:rPrChange>
        </w:rPr>
        <w:t xml:space="preserve"> </w:t>
      </w:r>
      <w:r w:rsidR="00A96A35" w:rsidRPr="0027638C">
        <w:rPr>
          <w:spacing w:val="-5"/>
          <w:sz w:val="24"/>
          <w:rPrChange w16du:dateUtc="2026-07-07T18:18:00Z" w:author="Author" w:date="2026-07-07T20:18:00Z" w:id="3675">
            <w:rPr>
              <w:rFonts w:ascii="Times New Roman"/>
              <w:color w:val="000000"/>
            </w:rPr>
          </w:rPrChange>
        </w:rPr>
        <w:t>tempor</w:t>
      </w:r>
    </w:p>
    <w:p w14:paraId="03478848" w14:textId="77777777" w:rsidR="008166CF" w:rsidRDefault="008166CF">
      <w:pPr>
        <w:spacing w:line="0" w:lineRule="atLeast"/>
        <w:rPr>
          <w:del w16du:dateUtc="2026-07-07T18:18:00Z" w:author="Author" w:date="2026-07-07T20:18:00Z" w:id="3676"/>
          <w:rFonts w:ascii="Arial"/>
          <w:color w:val="FF0000"/>
          <w:sz w:val="2"/>
        </w:rPr>
      </w:pPr>
    </w:p>
    <w:p w14:paraId="035331AF" w14:textId="77777777" w:rsidR="008166CF" w:rsidRDefault="00000000">
      <w:pPr>
        <w:spacing w:line="0" w:lineRule="atLeast"/>
        <w:rPr>
          <w:del w16du:dateUtc="2026-07-07T18:18:00Z" w:author="Author" w:date="2026-07-07T20:18:00Z" w:id="3677"/>
          <w:rFonts w:ascii="Arial"/>
          <w:color w:val="FF0000"/>
          <w:sz w:val="2"/>
        </w:rPr>
      </w:pPr>
      <w:del w16du:dateUtc="2026-07-07T18:18:00Z" w:author="Author" w:date="2026-07-07T20:18:00Z" w:id="3678">
        <w:r>
          <w:rPr>
            <w:rFonts w:ascii="Arial"/>
            <w:color w:val="FF0000"/>
            <w:sz w:val="2"/>
          </w:rPr>
          <w:cr/>
        </w:r>
        <w:r>
          <w:rPr>
            <w:rFonts w:ascii="Arial"/>
            <w:color w:val="FF0000"/>
            <w:sz w:val="2"/>
          </w:rPr>
          <w:br w:type="page"/>
        </w:r>
      </w:del>
    </w:p>
    <w:p w14:paraId="01D3D629" w14:textId="77777777" w:rsidR="008166CF" w:rsidRDefault="00CE63A4">
      <w:pPr>
        <w:spacing w:line="276" w:lineRule="exact"/>
        <w:ind w:left="3900"/>
        <w:rPr>
          <w:del w16du:dateUtc="2026-07-07T18:18:00Z" w:author="Author" w:date="2026-07-07T20:18:00Z" w:id="3679"/>
          <w:color w:val="000000"/>
          <w:sz w:val="24"/>
        </w:rPr>
      </w:pPr>
      <w:bookmarkStart w:id="3680" w:name="br6"/>
      <w:bookmarkEnd w:id="3680"/>
      <w:del w16du:dateUtc="2026-07-07T18:18:00Z" w:author="Author" w:date="2026-07-07T20:18:00Z" w:id="3681">
        <w:r>
          <w:rPr>
            <w:rFonts w:asciiTheme="minorHAnsi"/>
            <w:noProof/>
          </w:rPr>
          <w:pict w14:anchorId="10008929">
            <v:shape alt="" id="_x00004" style="position:absolute;left:0;text-align:left;margin-left:-1pt;margin-top:-1pt;width:3pt;height:3pt;z-index:-251649024;mso-wrap-edited:f;mso-width-percent:0;mso-height-percent:0;mso-position-horizontal:absolute;mso-position-horizontal-relative:page;mso-position-vertical:absolute;mso-position-vertical-relative:page;mso-width-percent:0;mso-height-percent:0" type="#_x0000_t75" o:spid="_x0000_s2072">
              <v:imagedata r:id="rId13"/>
              <w10:wrap anchorx="page" anchory="page"/>
            </v:shape>
          </w:pict>
        </w:r>
        <w:r w:rsidR="00000000">
          <w:rPr>
            <w:color w:val="000000"/>
            <w:sz w:val="24"/>
          </w:rPr>
          <w:delText>6</w:delText>
        </w:r>
      </w:del>
    </w:p>
    <w:p w14:paraId="584D9185" w14:textId="3B773AA4" w:rsidP="00A4209A" w:rsidR="009609E8" w:rsidRDefault="00740549" w:rsidRPr="0027638C">
      <w:pPr>
        <w:pStyle w:val="ListParagraph"/>
        <w:numPr>
          <w:ilvl w:val="2"/>
          <w:numId w:val="5"/>
        </w:numPr>
        <w:tabs>
          <w:tab w:pos="2160" w:val="left"/>
        </w:tabs>
        <w:spacing w:before="84"/>
        <w:ind w:right="358"/>
        <w:jc w:val="left"/>
        <w:rPr>
          <w:sz w:val="24"/>
          <w:rPrChange w16du:dateUtc="2026-07-07T18:18:00Z" w:author="Author" w:date="2026-07-07T20:18:00Z" w:id="3682">
            <w:rPr>
              <w:rFonts w:ascii="Times New Roman"/>
              <w:color w:val="000000"/>
            </w:rPr>
          </w:rPrChange>
        </w:rPr>
        <w:pPrChange w16du:dateUtc="2026-07-07T18:18:00Z" w:author="Author" w:date="2026-07-07T20:18:00Z" w:id="3683">
          <w:pPr>
            <w:spacing w:after="0" w:before="461" w:line="254" w:lineRule="exact"/>
            <w:ind w:left="1440"/>
            <w:jc w:val="left"/>
          </w:pPr>
        </w:pPrChange>
      </w:pPr>
      <w:ins w16du:dateUtc="2026-07-07T18:18:00Z" w:author="Author" w:date="2026-07-07T20:18:00Z" w:id="3684">
        <w:r w:rsidRPr="0027638C">
          <w:rPr>
            <w:spacing w:val="-5"/>
            <w:sz w:val="24"/>
            <w:szCs w:val="24"/>
          </w:rPr>
          <w:t xml:space="preserve"> </w:t>
        </w:r>
      </w:ins>
      <w:r w:rsidR="00A96A35" w:rsidRPr="0027638C">
        <w:rPr>
          <w:sz w:val="24"/>
          <w:rPrChange w16du:dateUtc="2026-07-07T18:18:00Z" w:author="Author" w:date="2026-07-07T20:18:00Z" w:id="3685">
            <w:rPr>
              <w:rFonts w:ascii="Times New Roman"/>
              <w:color w:val="000000"/>
            </w:rPr>
          </w:rPrChange>
        </w:rPr>
        <w:t>Incididunt</w:t>
      </w:r>
      <w:r w:rsidR="00A96A35" w:rsidRPr="0027638C">
        <w:rPr>
          <w:spacing w:val="26"/>
          <w:sz w:val="24"/>
          <w:rPrChange w16du:dateUtc="2026-07-07T18:18:00Z" w:author="Author" w:date="2026-07-07T20:18:00Z" w:id="3686">
            <w:rPr>
              <w:rFonts w:ascii="Times New Roman"/>
              <w:color w:val="000000"/>
              <w:spacing w:val="31"/>
            </w:rPr>
          </w:rPrChange>
        </w:rPr>
        <w:t xml:space="preserve"> </w:t>
      </w:r>
      <w:r w:rsidR="00A96A35" w:rsidRPr="0027638C">
        <w:rPr>
          <w:sz w:val="24"/>
          <w:rPrChange w16du:dateUtc="2026-07-07T18:18:00Z" w:author="Author" w:date="2026-07-07T20:18:00Z" w:id="3687">
            <w:rPr>
              <w:rFonts w:ascii="Times New Roman"/>
              <w:color w:val="000000"/>
            </w:rPr>
          </w:rPrChange>
        </w:rPr>
        <w:t>Ut</w:t>
      </w:r>
      <w:r w:rsidR="00A96A35" w:rsidRPr="0027638C">
        <w:rPr>
          <w:spacing w:val="26"/>
          <w:sz w:val="24"/>
          <w:rPrChange w16du:dateUtc="2026-07-07T18:18:00Z" w:author="Author" w:date="2026-07-07T20:18:00Z" w:id="3688">
            <w:rPr>
              <w:rFonts w:ascii="Times New Roman"/>
              <w:color w:val="000000"/>
              <w:spacing w:val="31"/>
            </w:rPr>
          </w:rPrChange>
        </w:rPr>
        <w:t xml:space="preserve"> </w:t>
      </w:r>
      <w:r w:rsidR="00A96A35" w:rsidRPr="0027638C">
        <w:rPr>
          <w:sz w:val="24"/>
          <w:rPrChange w16du:dateUtc="2026-07-07T18:18:00Z" w:author="Author" w:date="2026-07-07T20:18:00Z" w:id="3689">
            <w:rPr>
              <w:rFonts w:ascii="Times New Roman"/>
              <w:color w:val="000000"/>
            </w:rPr>
          </w:rPrChange>
        </w:rPr>
        <w:t>labore</w:t>
      </w:r>
      <w:r w:rsidR="00A96A35" w:rsidRPr="0027638C">
        <w:rPr>
          <w:spacing w:val="26"/>
          <w:sz w:val="24"/>
          <w:rPrChange w16du:dateUtc="2026-07-07T18:18:00Z" w:author="Author" w:date="2026-07-07T20:18:00Z" w:id="3690">
            <w:rPr>
              <w:rFonts w:ascii="Times New Roman"/>
              <w:color w:val="000000"/>
              <w:spacing w:val="31"/>
            </w:rPr>
          </w:rPrChange>
        </w:rPr>
        <w:t xml:space="preserve"> </w:t>
      </w:r>
      <w:r w:rsidR="00A96A35" w:rsidRPr="0027638C">
        <w:rPr>
          <w:sz w:val="24"/>
          <w:rPrChange w16du:dateUtc="2026-07-07T18:18:00Z" w:author="Author" w:date="2026-07-07T20:18:00Z" w:id="3691">
            <w:rPr>
              <w:rFonts w:ascii="Times New Roman"/>
              <w:color w:val="000000"/>
            </w:rPr>
          </w:rPrChange>
        </w:rPr>
        <w:t>et</w:t>
      </w:r>
      <w:r w:rsidR="00A96A35" w:rsidRPr="0027638C">
        <w:rPr>
          <w:spacing w:val="26"/>
          <w:sz w:val="24"/>
          <w:rPrChange w16du:dateUtc="2026-07-07T18:18:00Z" w:author="Author" w:date="2026-07-07T20:18:00Z" w:id="3692">
            <w:rPr>
              <w:rFonts w:ascii="Times New Roman"/>
              <w:color w:val="000000"/>
              <w:spacing w:val="31"/>
            </w:rPr>
          </w:rPrChange>
        </w:rPr>
        <w:t xml:space="preserve"> </w:t>
      </w:r>
      <w:r w:rsidR="00A96A35" w:rsidRPr="0027638C">
        <w:rPr>
          <w:sz w:val="24"/>
          <w:rPrChange w16du:dateUtc="2026-07-07T18:18:00Z" w:author="Author" w:date="2026-07-07T20:18:00Z" w:id="3693">
            <w:rPr>
              <w:rFonts w:ascii="Times New Roman"/>
              <w:color w:val="000000"/>
            </w:rPr>
          </w:rPrChange>
        </w:rPr>
        <w:t>Dolore</w:t>
      </w:r>
      <w:r w:rsidR="00A96A35" w:rsidRPr="0027638C">
        <w:rPr>
          <w:spacing w:val="26"/>
          <w:sz w:val="24"/>
          <w:rPrChange w16du:dateUtc="2026-07-07T18:18:00Z" w:author="Author" w:date="2026-07-07T20:18:00Z" w:id="3694">
            <w:rPr>
              <w:rFonts w:ascii="Times New Roman"/>
              <w:color w:val="000000"/>
              <w:spacing w:val="31"/>
            </w:rPr>
          </w:rPrChange>
        </w:rPr>
        <w:t xml:space="preserve"> </w:t>
      </w:r>
      <w:r w:rsidR="00A96A35" w:rsidRPr="0027638C">
        <w:rPr>
          <w:sz w:val="24"/>
          <w:rPrChange w16du:dateUtc="2026-07-07T18:18:00Z" w:author="Author" w:date="2026-07-07T20:18:00Z" w:id="3695">
            <w:rPr>
              <w:rFonts w:ascii="Times New Roman"/>
              <w:color w:val="000000"/>
            </w:rPr>
          </w:rPrChange>
        </w:rPr>
        <w:t>magna</w:t>
      </w:r>
      <w:r w:rsidR="00A96A35" w:rsidRPr="0027638C">
        <w:rPr>
          <w:spacing w:val="26"/>
          <w:sz w:val="24"/>
          <w:rPrChange w16du:dateUtc="2026-07-07T18:18:00Z" w:author="Author" w:date="2026-07-07T20:18:00Z" w:id="3696">
            <w:rPr>
              <w:rFonts w:ascii="Times New Roman"/>
              <w:color w:val="000000"/>
              <w:spacing w:val="31"/>
            </w:rPr>
          </w:rPrChange>
        </w:rPr>
        <w:t xml:space="preserve"> </w:t>
      </w:r>
      <w:r w:rsidR="00A96A35" w:rsidRPr="0027638C">
        <w:rPr>
          <w:sz w:val="24"/>
          <w:rPrChange w16du:dateUtc="2026-07-07T18:18:00Z" w:author="Author" w:date="2026-07-07T20:18:00Z" w:id="3697">
            <w:rPr>
              <w:rFonts w:ascii="Times New Roman"/>
              <w:color w:val="000000"/>
            </w:rPr>
          </w:rPrChange>
        </w:rPr>
        <w:t>aliqua</w:t>
      </w:r>
      <w:r w:rsidR="00A96A35" w:rsidRPr="0027638C">
        <w:rPr>
          <w:spacing w:val="26"/>
          <w:sz w:val="24"/>
          <w:rPrChange w16du:dateUtc="2026-07-07T18:18:00Z" w:author="Author" w:date="2026-07-07T20:18:00Z" w:id="3698">
            <w:rPr>
              <w:rFonts w:ascii="Times New Roman"/>
              <w:color w:val="000000"/>
              <w:spacing w:val="31"/>
            </w:rPr>
          </w:rPrChange>
        </w:rPr>
        <w:t xml:space="preserve"> </w:t>
      </w:r>
      <w:r w:rsidR="00A96A35" w:rsidRPr="0027638C">
        <w:rPr>
          <w:sz w:val="24"/>
          <w:rPrChange w16du:dateUtc="2026-07-07T18:18:00Z" w:author="Author" w:date="2026-07-07T20:18:00Z" w:id="3699">
            <w:rPr>
              <w:rFonts w:ascii="Times New Roman"/>
              <w:color w:val="000000"/>
            </w:rPr>
          </w:rPrChange>
        </w:rPr>
        <w:t>lorem</w:t>
      </w:r>
      <w:r w:rsidR="00A96A35" w:rsidRPr="0027638C">
        <w:rPr>
          <w:spacing w:val="26"/>
          <w:sz w:val="24"/>
          <w:rPrChange w16du:dateUtc="2026-07-07T18:18:00Z" w:author="Author" w:date="2026-07-07T20:18:00Z" w:id="3700">
            <w:rPr>
              <w:rFonts w:ascii="Times New Roman"/>
              <w:color w:val="000000"/>
              <w:spacing w:val="31"/>
            </w:rPr>
          </w:rPrChange>
        </w:rPr>
        <w:t xml:space="preserve"> </w:t>
      </w:r>
      <w:r w:rsidR="00A96A35" w:rsidRPr="0027638C">
        <w:rPr>
          <w:sz w:val="24"/>
          <w:rPrChange w16du:dateUtc="2026-07-07T18:18:00Z" w:author="Author" w:date="2026-07-07T20:18:00Z" w:id="3701">
            <w:rPr>
              <w:rFonts w:ascii="Times New Roman"/>
              <w:color w:val="000000"/>
            </w:rPr>
          </w:rPrChange>
        </w:rPr>
        <w:t>ipsum</w:t>
      </w:r>
      <w:r w:rsidR="00A96A35" w:rsidRPr="0027638C">
        <w:rPr>
          <w:spacing w:val="26"/>
          <w:sz w:val="24"/>
          <w:rPrChange w16du:dateUtc="2026-07-07T18:18:00Z" w:author="Author" w:date="2026-07-07T20:18:00Z" w:id="3702">
            <w:rPr>
              <w:rFonts w:ascii="Times New Roman"/>
              <w:color w:val="000000"/>
              <w:spacing w:val="31"/>
            </w:rPr>
          </w:rPrChange>
        </w:rPr>
        <w:t xml:space="preserve"> </w:t>
      </w:r>
      <w:r w:rsidR="00A96A35" w:rsidRPr="0027638C">
        <w:rPr>
          <w:sz w:val="24"/>
          <w:rPrChange w16du:dateUtc="2026-07-07T18:18:00Z" w:author="Author" w:date="2026-07-07T20:18:00Z" w:id="3703">
            <w:rPr>
              <w:rFonts w:ascii="Times New Roman" w:hAnsi="Times New Roman"/>
              <w:color w:val="000000"/>
            </w:rPr>
          </w:rPrChange>
        </w:rPr>
        <w:t>dolor</w:t>
      </w:r>
      <w:del w16du:dateUtc="2026-07-07T18:18:00Z" w:author="Author" w:date="2026-07-07T20:18:00Z" w:id="3704">
        <w:r w:rsidR="00000000">
          <w:rPr>
            <w:color w:val="000000"/>
          </w:rPr>
          <w:cr/>
        </w:r>
      </w:del>
      <w:ins w16du:dateUtc="2026-07-07T18:18:00Z" w:author="Author" w:date="2026-07-07T20:18:00Z" w:id="3705">
        <w:r w:rsidR="00A96A35" w:rsidRPr="0027638C">
          <w:rPr>
            <w:sz w:val="24"/>
            <w:szCs w:val="24"/>
          </w:rPr>
          <w:t xml:space="preserve"> </w:t>
        </w:r>
      </w:ins>
      <w:r w:rsidR="00A96A35" w:rsidRPr="0027638C">
        <w:rPr>
          <w:sz w:val="24"/>
          <w:rPrChange w16du:dateUtc="2026-07-07T18:18:00Z" w:author="Author" w:date="2026-07-07T20:18:00Z" w:id="3706">
            <w:rPr>
              <w:rFonts w:ascii="Times New Roman"/>
              <w:color w:val="000000"/>
            </w:rPr>
          </w:rPrChange>
        </w:rPr>
        <w:t>Sit</w:t>
      </w:r>
      <w:del w16du:dateUtc="2026-07-07T18:18:00Z" w:author="Author" w:date="2026-07-07T20:18:00Z" w:id="3707">
        <w:r w:rsidR="00000000">
          <w:rPr>
            <w:color w:val="000000"/>
          </w:rPr>
          <w:delText>,</w:delText>
        </w:r>
      </w:del>
      <w:r w:rsidR="00A96A35" w:rsidRPr="0027638C">
        <w:rPr>
          <w:sz w:val="24"/>
          <w:rPrChange w16du:dateUtc="2026-07-07T18:18:00Z" w:author="Author" w:date="2026-07-07T20:18:00Z" w:id="3708">
            <w:rPr>
              <w:rFonts w:ascii="Times New Roman"/>
              <w:color w:val="000000"/>
            </w:rPr>
          </w:rPrChange>
        </w:rPr>
        <w:t xml:space="preserve"> amet consectetur adipiscing elit sed.</w:t>
      </w:r>
    </w:p>
    <w:p w14:paraId="584D9186" w14:textId="77777777" w:rsidR="009609E8" w:rsidRDefault="00A96A35" w:rsidRPr="0027638C">
      <w:pPr>
        <w:pStyle w:val="BodyText"/>
        <w:spacing w:before="238"/>
        <w:ind w:firstLine="0"/>
        <w:jc w:val="left"/>
        <w:rPr>
          <w:sz w:val="24"/>
          <w:rPrChange w16du:dateUtc="2026-07-07T18:18:00Z" w:author="Author" w:date="2026-07-07T20:18:00Z" w:id="3709">
            <w:rPr>
              <w:rFonts w:ascii="Times New Roman"/>
              <w:color w:val="000000"/>
            </w:rPr>
          </w:rPrChange>
        </w:rPr>
        <w:pPrChange w16du:dateUtc="2026-07-07T18:18:00Z" w:author="Author" w:date="2026-07-07T20:18:00Z" w:id="3710">
          <w:pPr>
            <w:spacing w:after="0" w:before="235" w:line="254" w:lineRule="exact"/>
            <w:ind w:left="720"/>
            <w:jc w:val="left"/>
          </w:pPr>
        </w:pPrChange>
      </w:pPr>
      <w:r w:rsidRPr="0027638C">
        <w:rPr>
          <w:sz w:val="24"/>
          <w:rPrChange w16du:dateUtc="2026-07-07T18:18:00Z" w:author="Author" w:date="2026-07-07T20:18:00Z" w:id="3711">
            <w:rPr>
              <w:rFonts w:ascii="Times New Roman"/>
              <w:color w:val="000000"/>
            </w:rPr>
          </w:rPrChange>
        </w:rPr>
        <w:t>Do</w:t>
      </w:r>
      <w:r w:rsidRPr="0027638C">
        <w:rPr>
          <w:spacing w:val="-10"/>
          <w:sz w:val="24"/>
          <w:rPrChange w16du:dateUtc="2026-07-07T18:18:00Z" w:author="Author" w:date="2026-07-07T20:18:00Z" w:id="3712">
            <w:rPr>
              <w:rFonts w:ascii="Times New Roman"/>
              <w:color w:val="000000"/>
              <w:spacing w:val="-8"/>
            </w:rPr>
          </w:rPrChange>
        </w:rPr>
        <w:t xml:space="preserve"> </w:t>
      </w:r>
      <w:r w:rsidRPr="0027638C">
        <w:rPr>
          <w:sz w:val="24"/>
          <w:rPrChange w16du:dateUtc="2026-07-07T18:18:00Z" w:author="Author" w:date="2026-07-07T20:18:00Z" w:id="3713">
            <w:rPr>
              <w:rFonts w:ascii="Times New Roman"/>
              <w:color w:val="000000"/>
            </w:rPr>
          </w:rPrChange>
        </w:rPr>
        <w:t>eiusmod</w:t>
      </w:r>
      <w:r w:rsidRPr="0027638C">
        <w:rPr>
          <w:spacing w:val="-11"/>
          <w:sz w:val="24"/>
          <w:rPrChange w16du:dateUtc="2026-07-07T18:18:00Z" w:author="Author" w:date="2026-07-07T20:18:00Z" w:id="3714">
            <w:rPr>
              <w:rFonts w:ascii="Times New Roman"/>
              <w:color w:val="000000"/>
              <w:spacing w:val="-8"/>
            </w:rPr>
          </w:rPrChange>
        </w:rPr>
        <w:t xml:space="preserve"> </w:t>
      </w:r>
      <w:r w:rsidRPr="0027638C">
        <w:rPr>
          <w:sz w:val="24"/>
          <w:rPrChange w16du:dateUtc="2026-07-07T18:18:00Z" w:author="Author" w:date="2026-07-07T20:18:00Z" w:id="3715">
            <w:rPr>
              <w:rFonts w:ascii="Times New Roman"/>
              <w:color w:val="000000"/>
            </w:rPr>
          </w:rPrChange>
        </w:rPr>
        <w:t>tempor</w:t>
      </w:r>
      <w:r w:rsidRPr="0027638C">
        <w:rPr>
          <w:spacing w:val="-11"/>
          <w:sz w:val="24"/>
          <w:rPrChange w16du:dateUtc="2026-07-07T18:18:00Z" w:author="Author" w:date="2026-07-07T20:18:00Z" w:id="3716">
            <w:rPr>
              <w:rFonts w:ascii="Times New Roman"/>
              <w:color w:val="000000"/>
              <w:spacing w:val="-8"/>
            </w:rPr>
          </w:rPrChange>
        </w:rPr>
        <w:t xml:space="preserve"> </w:t>
      </w:r>
      <w:r w:rsidRPr="0027638C">
        <w:rPr>
          <w:sz w:val="24"/>
          <w:rPrChange w16du:dateUtc="2026-07-07T18:18:00Z" w:author="Author" w:date="2026-07-07T20:18:00Z" w:id="3717">
            <w:rPr>
              <w:rFonts w:ascii="Times New Roman"/>
              <w:color w:val="000000"/>
            </w:rPr>
          </w:rPrChange>
        </w:rPr>
        <w:t>incididunt</w:t>
      </w:r>
      <w:r w:rsidRPr="0027638C">
        <w:rPr>
          <w:spacing w:val="-11"/>
          <w:sz w:val="24"/>
          <w:rPrChange w16du:dateUtc="2026-07-07T18:18:00Z" w:author="Author" w:date="2026-07-07T20:18:00Z" w:id="3718">
            <w:rPr>
              <w:rFonts w:ascii="Times New Roman"/>
              <w:color w:val="000000"/>
              <w:spacing w:val="-8"/>
            </w:rPr>
          </w:rPrChange>
        </w:rPr>
        <w:t xml:space="preserve"> </w:t>
      </w:r>
      <w:r w:rsidRPr="0027638C">
        <w:rPr>
          <w:sz w:val="24"/>
          <w:rPrChange w16du:dateUtc="2026-07-07T18:18:00Z" w:author="Author" w:date="2026-07-07T20:18:00Z" w:id="3719">
            <w:rPr>
              <w:rFonts w:ascii="Times New Roman"/>
              <w:color w:val="000000"/>
            </w:rPr>
          </w:rPrChange>
        </w:rPr>
        <w:t>ut,</w:t>
      </w:r>
      <w:r w:rsidRPr="0027638C">
        <w:rPr>
          <w:spacing w:val="-10"/>
          <w:sz w:val="24"/>
          <w:rPrChange w16du:dateUtc="2026-07-07T18:18:00Z" w:author="Author" w:date="2026-07-07T20:18:00Z" w:id="3720">
            <w:rPr>
              <w:rFonts w:ascii="Times New Roman"/>
              <w:color w:val="000000"/>
              <w:spacing w:val="-8"/>
            </w:rPr>
          </w:rPrChange>
        </w:rPr>
        <w:t xml:space="preserve"> </w:t>
      </w:r>
      <w:r w:rsidRPr="0027638C">
        <w:rPr>
          <w:sz w:val="24"/>
          <w:rPrChange w16du:dateUtc="2026-07-07T18:18:00Z" w:author="Author" w:date="2026-07-07T20:18:00Z" w:id="3721">
            <w:rPr>
              <w:rFonts w:ascii="Times New Roman"/>
              <w:color w:val="000000"/>
            </w:rPr>
          </w:rPrChange>
        </w:rPr>
        <w:t>Labore</w:t>
      </w:r>
      <w:r w:rsidRPr="0027638C">
        <w:rPr>
          <w:spacing w:val="-10"/>
          <w:sz w:val="24"/>
          <w:rPrChange w16du:dateUtc="2026-07-07T18:18:00Z" w:author="Author" w:date="2026-07-07T20:18:00Z" w:id="3722">
            <w:rPr>
              <w:rFonts w:ascii="Times New Roman"/>
              <w:color w:val="000000"/>
              <w:spacing w:val="-8"/>
            </w:rPr>
          </w:rPrChange>
        </w:rPr>
        <w:t xml:space="preserve"> </w:t>
      </w:r>
      <w:r w:rsidRPr="0027638C">
        <w:rPr>
          <w:sz w:val="24"/>
          <w:rPrChange w16du:dateUtc="2026-07-07T18:18:00Z" w:author="Author" w:date="2026-07-07T20:18:00Z" w:id="3723">
            <w:rPr>
              <w:rFonts w:ascii="Times New Roman"/>
              <w:color w:val="000000"/>
            </w:rPr>
          </w:rPrChange>
        </w:rPr>
        <w:t>et</w:t>
      </w:r>
      <w:r w:rsidRPr="0027638C">
        <w:rPr>
          <w:spacing w:val="-10"/>
          <w:sz w:val="24"/>
          <w:rPrChange w16du:dateUtc="2026-07-07T18:18:00Z" w:author="Author" w:date="2026-07-07T20:18:00Z" w:id="3724">
            <w:rPr>
              <w:rFonts w:ascii="Times New Roman"/>
              <w:color w:val="000000"/>
              <w:spacing w:val="-8"/>
            </w:rPr>
          </w:rPrChange>
        </w:rPr>
        <w:t xml:space="preserve"> </w:t>
      </w:r>
      <w:r w:rsidRPr="0027638C">
        <w:rPr>
          <w:sz w:val="24"/>
          <w:rPrChange w16du:dateUtc="2026-07-07T18:18:00Z" w:author="Author" w:date="2026-07-07T20:18:00Z" w:id="3725">
            <w:rPr>
              <w:rFonts w:ascii="Times New Roman"/>
              <w:color w:val="000000"/>
            </w:rPr>
          </w:rPrChange>
        </w:rPr>
        <w:t>dolore</w:t>
      </w:r>
      <w:r w:rsidRPr="0027638C">
        <w:rPr>
          <w:spacing w:val="-11"/>
          <w:sz w:val="24"/>
          <w:rPrChange w16du:dateUtc="2026-07-07T18:18:00Z" w:author="Author" w:date="2026-07-07T20:18:00Z" w:id="3726">
            <w:rPr>
              <w:rFonts w:ascii="Times New Roman"/>
              <w:color w:val="000000"/>
              <w:spacing w:val="-8"/>
            </w:rPr>
          </w:rPrChange>
        </w:rPr>
        <w:t xml:space="preserve"> </w:t>
      </w:r>
      <w:r w:rsidRPr="0027638C">
        <w:rPr>
          <w:sz w:val="24"/>
          <w:rPrChange w16du:dateUtc="2026-07-07T18:18:00Z" w:author="Author" w:date="2026-07-07T20:18:00Z" w:id="3727">
            <w:rPr>
              <w:rFonts w:ascii="Times New Roman"/>
              <w:color w:val="000000"/>
            </w:rPr>
          </w:rPrChange>
        </w:rPr>
        <w:t>magna</w:t>
      </w:r>
      <w:r w:rsidRPr="0027638C">
        <w:rPr>
          <w:spacing w:val="-11"/>
          <w:sz w:val="24"/>
          <w:rPrChange w16du:dateUtc="2026-07-07T18:18:00Z" w:author="Author" w:date="2026-07-07T20:18:00Z" w:id="3728">
            <w:rPr>
              <w:rFonts w:ascii="Times New Roman"/>
              <w:color w:val="000000"/>
              <w:spacing w:val="-8"/>
            </w:rPr>
          </w:rPrChange>
        </w:rPr>
        <w:t xml:space="preserve"> </w:t>
      </w:r>
      <w:r w:rsidRPr="0027638C">
        <w:rPr>
          <w:sz w:val="24"/>
          <w:rPrChange w16du:dateUtc="2026-07-07T18:18:00Z" w:author="Author" w:date="2026-07-07T20:18:00Z" w:id="3729">
            <w:rPr>
              <w:rFonts w:ascii="Times New Roman"/>
              <w:color w:val="000000"/>
            </w:rPr>
          </w:rPrChange>
        </w:rPr>
        <w:t>aliqua</w:t>
      </w:r>
      <w:r w:rsidRPr="0027638C">
        <w:rPr>
          <w:spacing w:val="-10"/>
          <w:sz w:val="24"/>
          <w:rPrChange w16du:dateUtc="2026-07-07T18:18:00Z" w:author="Author" w:date="2026-07-07T20:18:00Z" w:id="3730">
            <w:rPr>
              <w:rFonts w:ascii="Times New Roman"/>
              <w:color w:val="000000"/>
              <w:spacing w:val="-8"/>
            </w:rPr>
          </w:rPrChange>
        </w:rPr>
        <w:t xml:space="preserve"> </w:t>
      </w:r>
      <w:r w:rsidRPr="0027638C">
        <w:rPr>
          <w:sz w:val="24"/>
          <w:rPrChange w16du:dateUtc="2026-07-07T18:18:00Z" w:author="Author" w:date="2026-07-07T20:18:00Z" w:id="3731">
            <w:rPr>
              <w:rFonts w:ascii="Times New Roman"/>
              <w:color w:val="000000"/>
            </w:rPr>
          </w:rPrChange>
        </w:rPr>
        <w:t>lorem</w:t>
      </w:r>
      <w:r w:rsidRPr="0027638C">
        <w:rPr>
          <w:spacing w:val="-10"/>
          <w:sz w:val="24"/>
          <w:rPrChange w16du:dateUtc="2026-07-07T18:18:00Z" w:author="Author" w:date="2026-07-07T20:18:00Z" w:id="3732">
            <w:rPr>
              <w:rFonts w:ascii="Times New Roman"/>
              <w:color w:val="000000"/>
              <w:spacing w:val="-8"/>
            </w:rPr>
          </w:rPrChange>
        </w:rPr>
        <w:t xml:space="preserve"> </w:t>
      </w:r>
      <w:r w:rsidRPr="0027638C">
        <w:rPr>
          <w:sz w:val="24"/>
          <w:rPrChange w16du:dateUtc="2026-07-07T18:18:00Z" w:author="Author" w:date="2026-07-07T20:18:00Z" w:id="3733">
            <w:rPr>
              <w:rFonts w:ascii="Times New Roman"/>
              <w:color w:val="000000"/>
            </w:rPr>
          </w:rPrChange>
        </w:rPr>
        <w:t>ipsum,</w:t>
      </w:r>
      <w:r w:rsidRPr="0027638C">
        <w:rPr>
          <w:spacing w:val="-10"/>
          <w:sz w:val="24"/>
          <w:rPrChange w16du:dateUtc="2026-07-07T18:18:00Z" w:author="Author" w:date="2026-07-07T20:18:00Z" w:id="3734">
            <w:rPr>
              <w:rFonts w:ascii="Times New Roman"/>
              <w:color w:val="000000"/>
              <w:spacing w:val="-8"/>
            </w:rPr>
          </w:rPrChange>
        </w:rPr>
        <w:t xml:space="preserve"> </w:t>
      </w:r>
      <w:r w:rsidRPr="0027638C">
        <w:rPr>
          <w:sz w:val="24"/>
          <w:rPrChange w16du:dateUtc="2026-07-07T18:18:00Z" w:author="Author" w:date="2026-07-07T20:18:00Z" w:id="3735">
            <w:rPr>
              <w:rFonts w:ascii="Times New Roman"/>
              <w:color w:val="000000"/>
            </w:rPr>
          </w:rPrChange>
        </w:rPr>
        <w:t>dolor</w:t>
      </w:r>
      <w:r w:rsidRPr="0027638C">
        <w:rPr>
          <w:spacing w:val="-11"/>
          <w:sz w:val="24"/>
          <w:rPrChange w16du:dateUtc="2026-07-07T18:18:00Z" w:author="Author" w:date="2026-07-07T20:18:00Z" w:id="3736">
            <w:rPr>
              <w:rFonts w:ascii="Times New Roman"/>
              <w:color w:val="000000"/>
              <w:spacing w:val="-8"/>
            </w:rPr>
          </w:rPrChange>
        </w:rPr>
        <w:t xml:space="preserve"> </w:t>
      </w:r>
      <w:r w:rsidRPr="0027638C">
        <w:rPr>
          <w:sz w:val="24"/>
          <w:rPrChange w16du:dateUtc="2026-07-07T18:18:00Z" w:author="Author" w:date="2026-07-07T20:18:00Z" w:id="3737">
            <w:rPr>
              <w:rFonts w:ascii="Times New Roman"/>
              <w:color w:val="000000"/>
            </w:rPr>
          </w:rPrChange>
        </w:rPr>
        <w:t>sit</w:t>
      </w:r>
      <w:r w:rsidRPr="0027638C">
        <w:rPr>
          <w:spacing w:val="-10"/>
          <w:sz w:val="24"/>
          <w:rPrChange w16du:dateUtc="2026-07-07T18:18:00Z" w:author="Author" w:date="2026-07-07T20:18:00Z" w:id="3738">
            <w:rPr>
              <w:rFonts w:ascii="Times New Roman"/>
              <w:color w:val="000000"/>
              <w:spacing w:val="-8"/>
            </w:rPr>
          </w:rPrChange>
        </w:rPr>
        <w:t xml:space="preserve"> </w:t>
      </w:r>
      <w:r w:rsidRPr="0027638C">
        <w:rPr>
          <w:sz w:val="24"/>
          <w:rPrChange w16du:dateUtc="2026-07-07T18:18:00Z" w:author="Author" w:date="2026-07-07T20:18:00Z" w:id="3739">
            <w:rPr>
              <w:rFonts w:ascii="Times New Roman" w:hAnsi="Times New Roman"/>
              <w:color w:val="000000"/>
            </w:rPr>
          </w:rPrChange>
        </w:rPr>
        <w:t>amet</w:t>
      </w:r>
      <w:del w16du:dateUtc="2026-07-07T18:18:00Z" w:author="Author" w:date="2026-07-07T20:18:00Z" w:id="3740">
        <w:r w:rsidR="00000000">
          <w:rPr>
            <w:color w:val="000000"/>
          </w:rPr>
          <w:cr/>
        </w:r>
      </w:del>
      <w:ins w16du:dateUtc="2026-07-07T18:18:00Z" w:author="Author" w:date="2026-07-07T20:18:00Z" w:id="3741">
        <w:r w:rsidRPr="0027638C">
          <w:rPr>
            <w:sz w:val="24"/>
            <w:szCs w:val="24"/>
          </w:rPr>
          <w:t xml:space="preserve"> </w:t>
        </w:r>
      </w:ins>
      <w:r w:rsidRPr="0027638C">
        <w:rPr>
          <w:sz w:val="24"/>
          <w:rPrChange w16du:dateUtc="2026-07-07T18:18:00Z" w:author="Author" w:date="2026-07-07T20:18:00Z" w:id="3742">
            <w:rPr>
              <w:rFonts w:ascii="Times New Roman"/>
              <w:color w:val="000000"/>
            </w:rPr>
          </w:rPrChange>
        </w:rPr>
        <w:t>consectetur adipiscing elit sed do eiusmod tempor</w:t>
      </w:r>
      <w:r w:rsidRPr="0027638C">
        <w:rPr>
          <w:sz w:val="24"/>
          <w:rPrChange w16du:dateUtc="2026-07-07T18:18:00Z" w:author="Author" w:date="2026-07-07T20:18:00Z" w:id="3743">
            <w:rPr>
              <w:rFonts w:ascii="Times New Roman"/>
              <w:color w:val="000000"/>
              <w:spacing w:val="-1"/>
            </w:rPr>
          </w:rPrChange>
        </w:rPr>
        <w:t xml:space="preserve"> </w:t>
      </w:r>
      <w:r w:rsidRPr="0027638C">
        <w:rPr>
          <w:sz w:val="24"/>
          <w:rPrChange w16du:dateUtc="2026-07-07T18:18:00Z" w:author="Author" w:date="2026-07-07T20:18:00Z" w:id="3744">
            <w:rPr>
              <w:rFonts w:ascii="Times New Roman"/>
              <w:color w:val="000000"/>
            </w:rPr>
          </w:rPrChange>
        </w:rPr>
        <w:t>Incididunt ut labore Et Dolore Magna.</w:t>
      </w:r>
    </w:p>
    <w:p w14:paraId="584D9187" w14:textId="2488592F" w:rsidR="009609E8" w:rsidRDefault="00000000" w:rsidRPr="0027638C">
      <w:pPr>
        <w:pStyle w:val="ListParagraph"/>
        <w:numPr>
          <w:ilvl w:val="1"/>
          <w:numId w:val="5"/>
        </w:numPr>
        <w:tabs>
          <w:tab w:pos="1440" w:val="left"/>
        </w:tabs>
        <w:spacing w:before="243"/>
        <w:ind w:right="357"/>
        <w:rPr>
          <w:sz w:val="24"/>
          <w:rPrChange w16du:dateUtc="2026-07-07T18:18:00Z" w:author="Author" w:date="2026-07-07T20:18:00Z" w:id="3745">
            <w:rPr>
              <w:rFonts w:ascii="Times New Roman"/>
              <w:color w:val="000000"/>
            </w:rPr>
          </w:rPrChange>
        </w:rPr>
        <w:pPrChange w16du:dateUtc="2026-07-07T18:18:00Z" w:author="Author" w:date="2026-07-07T20:18:00Z" w:id="3746">
          <w:pPr>
            <w:spacing w:after="0" w:before="240" w:line="254" w:lineRule="exact"/>
            <w:jc w:val="left"/>
          </w:pPr>
        </w:pPrChange>
      </w:pPr>
      <w:bookmarkStart w:id="3747" w:name="_Ref215483744"/>
      <w:del w16du:dateUtc="2026-07-07T18:18:00Z" w:author="Author" w:date="2026-07-07T20:18:00Z" w:id="3748">
        <w:r>
          <w:rPr>
            <w:color w:val="000000"/>
          </w:rPr>
          <w:delText>(e)</w:delText>
        </w:r>
        <w:r>
          <w:rPr>
            <w:color w:val="000000"/>
            <w:spacing w:val="421"/>
          </w:rPr>
          <w:delText xml:space="preserve"> </w:delText>
        </w:r>
      </w:del>
      <w:r w:rsidR="00A96A35" w:rsidRPr="0027638C">
        <w:rPr>
          <w:sz w:val="24"/>
          <w:u w:val="single"/>
          <w:rPrChange w16du:dateUtc="2026-07-07T18:18:00Z" w:author="Author" w:date="2026-07-07T20:18:00Z" w:id="3749">
            <w:rPr>
              <w:rFonts w:ascii="Times New Roman"/>
              <w:color w:val="000000"/>
              <w:u w:val="single"/>
            </w:rPr>
          </w:rPrChange>
        </w:rPr>
        <w:t>Aliqua.</w:t>
      </w:r>
      <w:r w:rsidR="00A96A35" w:rsidRPr="0027638C">
        <w:rPr>
          <w:spacing w:val="40"/>
          <w:sz w:val="24"/>
          <w:rPrChange w16du:dateUtc="2026-07-07T18:18:00Z" w:author="Author" w:date="2026-07-07T20:18:00Z" w:id="3750">
            <w:rPr>
              <w:rFonts w:ascii="Times New Roman"/>
              <w:color w:val="000000"/>
              <w:spacing w:val="51"/>
            </w:rPr>
          </w:rPrChange>
        </w:rPr>
        <w:t xml:space="preserve"> </w:t>
      </w:r>
      <w:r w:rsidR="00A96A35" w:rsidRPr="0027638C">
        <w:rPr>
          <w:sz w:val="24"/>
          <w:rPrChange w16du:dateUtc="2026-07-07T18:18:00Z" w:author="Author" w:date="2026-07-07T20:18:00Z" w:id="3751">
            <w:rPr>
              <w:rFonts w:ascii="Times New Roman"/>
              <w:color w:val="000000"/>
            </w:rPr>
          </w:rPrChange>
        </w:rPr>
        <w:t>Lorem</w:t>
      </w:r>
      <w:r w:rsidR="00A96A35" w:rsidRPr="0027638C">
        <w:rPr>
          <w:spacing w:val="40"/>
          <w:sz w:val="24"/>
          <w:rPrChange w16du:dateUtc="2026-07-07T18:18:00Z" w:author="Author" w:date="2026-07-07T20:18:00Z" w:id="3752">
            <w:rPr>
              <w:rFonts w:ascii="Times New Roman"/>
              <w:color w:val="000000"/>
              <w:spacing w:val="51"/>
            </w:rPr>
          </w:rPrChange>
        </w:rPr>
        <w:t xml:space="preserve"> </w:t>
      </w:r>
      <w:r w:rsidR="00A96A35" w:rsidRPr="0027638C">
        <w:rPr>
          <w:sz w:val="24"/>
          <w:rPrChange w16du:dateUtc="2026-07-07T18:18:00Z" w:author="Author" w:date="2026-07-07T20:18:00Z" w:id="3753">
            <w:rPr>
              <w:rFonts w:ascii="Times New Roman"/>
              <w:color w:val="000000"/>
            </w:rPr>
          </w:rPrChange>
        </w:rPr>
        <w:t>ipsum</w:t>
      </w:r>
      <w:r w:rsidR="00A96A35" w:rsidRPr="0027638C">
        <w:rPr>
          <w:spacing w:val="40"/>
          <w:sz w:val="24"/>
          <w:rPrChange w16du:dateUtc="2026-07-07T18:18:00Z" w:author="Author" w:date="2026-07-07T20:18:00Z" w:id="3754">
            <w:rPr>
              <w:rFonts w:ascii="Times New Roman"/>
              <w:color w:val="000000"/>
              <w:spacing w:val="51"/>
            </w:rPr>
          </w:rPrChange>
        </w:rPr>
        <w:t xml:space="preserve"> </w:t>
      </w:r>
      <w:r w:rsidR="00A96A35" w:rsidRPr="0027638C">
        <w:rPr>
          <w:sz w:val="24"/>
          <w:rPrChange w16du:dateUtc="2026-07-07T18:18:00Z" w:author="Author" w:date="2026-07-07T20:18:00Z" w:id="3755">
            <w:rPr>
              <w:rFonts w:ascii="Times New Roman"/>
              <w:color w:val="000000"/>
            </w:rPr>
          </w:rPrChange>
        </w:rPr>
        <w:t>dolor</w:t>
      </w:r>
      <w:r w:rsidR="00A96A35" w:rsidRPr="0027638C">
        <w:rPr>
          <w:spacing w:val="40"/>
          <w:sz w:val="24"/>
          <w:rPrChange w16du:dateUtc="2026-07-07T18:18:00Z" w:author="Author" w:date="2026-07-07T20:18:00Z" w:id="3756">
            <w:rPr>
              <w:rFonts w:ascii="Times New Roman"/>
              <w:color w:val="000000"/>
              <w:spacing w:val="51"/>
            </w:rPr>
          </w:rPrChange>
        </w:rPr>
        <w:t xml:space="preserve"> </w:t>
      </w:r>
      <w:r w:rsidR="00A96A35" w:rsidRPr="0027638C">
        <w:rPr>
          <w:sz w:val="24"/>
          <w:rPrChange w16du:dateUtc="2026-07-07T18:18:00Z" w:author="Author" w:date="2026-07-07T20:18:00Z" w:id="3757">
            <w:rPr>
              <w:rFonts w:ascii="Times New Roman"/>
              <w:color w:val="000000"/>
            </w:rPr>
          </w:rPrChange>
        </w:rPr>
        <w:t>sit</w:t>
      </w:r>
      <w:r w:rsidR="00A96A35" w:rsidRPr="0027638C">
        <w:rPr>
          <w:spacing w:val="40"/>
          <w:sz w:val="24"/>
          <w:rPrChange w16du:dateUtc="2026-07-07T18:18:00Z" w:author="Author" w:date="2026-07-07T20:18:00Z" w:id="3758">
            <w:rPr>
              <w:rFonts w:ascii="Times New Roman"/>
              <w:color w:val="000000"/>
              <w:spacing w:val="50"/>
            </w:rPr>
          </w:rPrChange>
        </w:rPr>
        <w:t xml:space="preserve"> </w:t>
      </w:r>
      <w:r w:rsidR="00A96A35" w:rsidRPr="0027638C">
        <w:rPr>
          <w:sz w:val="24"/>
          <w:rPrChange w16du:dateUtc="2026-07-07T18:18:00Z" w:author="Author" w:date="2026-07-07T20:18:00Z" w:id="3759">
            <w:rPr>
              <w:rFonts w:ascii="Times New Roman"/>
              <w:color w:val="000000"/>
            </w:rPr>
          </w:rPrChange>
        </w:rPr>
        <w:t>amet</w:t>
      </w:r>
      <w:r w:rsidR="00A96A35" w:rsidRPr="0027638C">
        <w:rPr>
          <w:spacing w:val="40"/>
          <w:sz w:val="24"/>
          <w:rPrChange w16du:dateUtc="2026-07-07T18:18:00Z" w:author="Author" w:date="2026-07-07T20:18:00Z" w:id="3760">
            <w:rPr>
              <w:rFonts w:ascii="Times New Roman"/>
              <w:color w:val="000000"/>
              <w:spacing w:val="51"/>
            </w:rPr>
          </w:rPrChange>
        </w:rPr>
        <w:t xml:space="preserve"> </w:t>
      </w:r>
      <w:r w:rsidR="00A96A35" w:rsidRPr="0027638C">
        <w:rPr>
          <w:sz w:val="24"/>
          <w:rPrChange w16du:dateUtc="2026-07-07T18:18:00Z" w:author="Author" w:date="2026-07-07T20:18:00Z" w:id="3761">
            <w:rPr>
              <w:rFonts w:ascii="Times New Roman"/>
              <w:color w:val="000000"/>
            </w:rPr>
          </w:rPrChange>
        </w:rPr>
        <w:t>consectetur</w:t>
      </w:r>
      <w:r w:rsidR="00A96A35" w:rsidRPr="0027638C">
        <w:rPr>
          <w:spacing w:val="40"/>
          <w:sz w:val="24"/>
          <w:rPrChange w16du:dateUtc="2026-07-07T18:18:00Z" w:author="Author" w:date="2026-07-07T20:18:00Z" w:id="3762">
            <w:rPr>
              <w:rFonts w:ascii="Times New Roman"/>
              <w:color w:val="000000"/>
              <w:spacing w:val="50"/>
            </w:rPr>
          </w:rPrChange>
        </w:rPr>
        <w:t xml:space="preserve"> </w:t>
      </w:r>
      <w:r w:rsidR="00A96A35" w:rsidRPr="0027638C">
        <w:rPr>
          <w:sz w:val="24"/>
          <w:rPrChange w16du:dateUtc="2026-07-07T18:18:00Z" w:author="Author" w:date="2026-07-07T20:18:00Z" w:id="3763">
            <w:rPr>
              <w:rFonts w:ascii="Times New Roman"/>
              <w:color w:val="000000"/>
            </w:rPr>
          </w:rPrChange>
        </w:rPr>
        <w:t>adipiscing</w:t>
      </w:r>
      <w:r w:rsidR="00A96A35" w:rsidRPr="0027638C">
        <w:rPr>
          <w:spacing w:val="40"/>
          <w:sz w:val="24"/>
          <w:rPrChange w16du:dateUtc="2026-07-07T18:18:00Z" w:author="Author" w:date="2026-07-07T20:18:00Z" w:id="3764">
            <w:rPr>
              <w:rFonts w:ascii="Times New Roman"/>
              <w:color w:val="000000"/>
              <w:spacing w:val="51"/>
            </w:rPr>
          </w:rPrChange>
        </w:rPr>
        <w:t xml:space="preserve"> </w:t>
      </w:r>
      <w:r w:rsidR="00A96A35" w:rsidRPr="0027638C">
        <w:rPr>
          <w:sz w:val="24"/>
          <w:rPrChange w16du:dateUtc="2026-07-07T18:18:00Z" w:author="Author" w:date="2026-07-07T20:18:00Z" w:id="3765">
            <w:rPr>
              <w:rFonts w:ascii="Times New Roman"/>
              <w:color w:val="000000"/>
            </w:rPr>
          </w:rPrChange>
        </w:rPr>
        <w:t>elit</w:t>
      </w:r>
      <w:r w:rsidR="00A96A35" w:rsidRPr="0027638C">
        <w:rPr>
          <w:spacing w:val="40"/>
          <w:sz w:val="24"/>
          <w:rPrChange w16du:dateUtc="2026-07-07T18:18:00Z" w:author="Author" w:date="2026-07-07T20:18:00Z" w:id="3766">
            <w:rPr>
              <w:rFonts w:ascii="Times New Roman"/>
              <w:color w:val="000000"/>
              <w:spacing w:val="51"/>
            </w:rPr>
          </w:rPrChange>
        </w:rPr>
        <w:t xml:space="preserve"> </w:t>
      </w:r>
      <w:r w:rsidR="00A96A35" w:rsidRPr="0027638C">
        <w:rPr>
          <w:sz w:val="24"/>
          <w:rPrChange w16du:dateUtc="2026-07-07T18:18:00Z" w:author="Author" w:date="2026-07-07T20:18:00Z" w:id="3767">
            <w:rPr>
              <w:rFonts w:ascii="Times New Roman"/>
              <w:color w:val="000000"/>
            </w:rPr>
          </w:rPrChange>
        </w:rPr>
        <w:t>sed</w:t>
      </w:r>
      <w:r w:rsidR="00A96A35" w:rsidRPr="0027638C">
        <w:rPr>
          <w:spacing w:val="40"/>
          <w:sz w:val="24"/>
          <w:rPrChange w16du:dateUtc="2026-07-07T18:18:00Z" w:author="Author" w:date="2026-07-07T20:18:00Z" w:id="3768">
            <w:rPr>
              <w:rFonts w:ascii="Times New Roman"/>
              <w:color w:val="000000"/>
              <w:spacing w:val="50"/>
            </w:rPr>
          </w:rPrChange>
        </w:rPr>
        <w:t xml:space="preserve"> </w:t>
      </w:r>
      <w:r w:rsidR="00A96A35" w:rsidRPr="0027638C">
        <w:rPr>
          <w:sz w:val="24"/>
          <w:rPrChange w16du:dateUtc="2026-07-07T18:18:00Z" w:author="Author" w:date="2026-07-07T20:18:00Z" w:id="3769">
            <w:rPr>
              <w:rFonts w:ascii="Times New Roman"/>
              <w:color w:val="000000"/>
            </w:rPr>
          </w:rPrChange>
        </w:rPr>
        <w:t>do</w:t>
      </w:r>
      <w:r w:rsidR="00A96A35" w:rsidRPr="0027638C">
        <w:rPr>
          <w:spacing w:val="40"/>
          <w:sz w:val="24"/>
          <w:rPrChange w16du:dateUtc="2026-07-07T18:18:00Z" w:author="Author" w:date="2026-07-07T20:18:00Z" w:id="3770">
            <w:rPr>
              <w:rFonts w:ascii="Times New Roman"/>
              <w:color w:val="000000"/>
              <w:spacing w:val="51"/>
            </w:rPr>
          </w:rPrChange>
        </w:rPr>
        <w:t xml:space="preserve"> </w:t>
      </w:r>
      <w:r w:rsidR="00A96A35" w:rsidRPr="0027638C">
        <w:rPr>
          <w:sz w:val="24"/>
          <w:rPrChange w16du:dateUtc="2026-07-07T18:18:00Z" w:author="Author" w:date="2026-07-07T20:18:00Z" w:id="3771">
            <w:rPr>
              <w:rFonts w:ascii="Times New Roman"/>
              <w:color w:val="000000"/>
            </w:rPr>
          </w:rPrChange>
        </w:rPr>
        <w:t>eiusmod</w:t>
      </w:r>
      <w:r w:rsidR="00A96A35" w:rsidRPr="0027638C">
        <w:rPr>
          <w:spacing w:val="40"/>
          <w:sz w:val="24"/>
          <w:rPrChange w16du:dateUtc="2026-07-07T18:18:00Z" w:author="Author" w:date="2026-07-07T20:18:00Z" w:id="3772">
            <w:rPr>
              <w:rFonts w:ascii="Times New Roman"/>
              <w:color w:val="000000"/>
              <w:spacing w:val="51"/>
            </w:rPr>
          </w:rPrChange>
        </w:rPr>
        <w:t xml:space="preserve"> </w:t>
      </w:r>
      <w:r w:rsidR="00A96A35" w:rsidRPr="0027638C">
        <w:rPr>
          <w:sz w:val="24"/>
          <w:rPrChange w16du:dateUtc="2026-07-07T18:18:00Z" w:author="Author" w:date="2026-07-07T20:18:00Z" w:id="3773">
            <w:rPr>
              <w:rFonts w:ascii="Times New Roman" w:hAnsi="Times New Roman"/>
              <w:color w:val="000000"/>
            </w:rPr>
          </w:rPrChange>
        </w:rPr>
        <w:t>Tempor</w:t>
      </w:r>
      <w:del w16du:dateUtc="2026-07-07T18:18:00Z" w:author="Author" w:date="2026-07-07T20:18:00Z" w:id="3774">
        <w:r>
          <w:rPr>
            <w:color w:val="000000"/>
          </w:rPr>
          <w:cr/>
        </w:r>
      </w:del>
      <w:r w:rsidR="00A96A35" w:rsidRPr="0027638C">
        <w:rPr>
          <w:sz w:val="24"/>
          <w:rPrChange w16du:dateUtc="2026-07-07T18:18:00Z" w:author="Author" w:date="2026-07-07T20:18:00Z" w:id="3775">
            <w:rPr>
              <w:rFonts w:ascii="Times New Roman"/>
              <w:color w:val="000000"/>
              <w:spacing w:val="665"/>
            </w:rPr>
          </w:rPrChange>
        </w:rPr>
        <w:t xml:space="preserve"> </w:t>
      </w:r>
      <w:r w:rsidR="00A96A35" w:rsidRPr="0027638C">
        <w:rPr>
          <w:sz w:val="24"/>
          <w:rPrChange w16du:dateUtc="2026-07-07T18:18:00Z" w:author="Author" w:date="2026-07-07T20:18:00Z" w:id="3776">
            <w:rPr>
              <w:rFonts w:ascii="Times New Roman"/>
              <w:color w:val="000000"/>
            </w:rPr>
          </w:rPrChange>
        </w:rPr>
        <w:t xml:space="preserve">Incididunt ut labore et dolore, magna aliqua lorem Ipsum </w:t>
      </w:r>
      <w:del w16du:dateUtc="2026-07-07T18:18:00Z" w:author="Author" w:date="2026-07-07T20:18:00Z" w:id="3777">
        <w:r>
          <w:rPr>
            <w:color w:val="000000"/>
          </w:rPr>
          <w:delText>2(e).</w:delText>
        </w:r>
      </w:del>
      <w:ins w16du:dateUtc="2026-07-07T18:18:00Z" w:author="Author" w:date="2026-07-07T20:18:00Z" w:id="3778">
        <w:r w:rsidR="00740549" w:rsidRPr="0027638C">
          <w:rPr>
            <w:sz w:val="24"/>
            <w:szCs w:val="24"/>
          </w:rPr>
          <w:fldChar w:fldCharType="begin"/>
        </w:r>
        <w:r w:rsidR="00740549" w:rsidRPr="0027638C">
          <w:rPr>
            <w:sz w:val="24"/>
            <w:szCs w:val="24"/>
          </w:rPr>
          <w:instrText xml:space="preserve"> REF _Ref215483744 \w \h </w:instrText>
        </w:r>
        <w:r w:rsidR="0027638C" w:rsidRPr="0027638C">
          <w:rPr>
            <w:sz w:val="24"/>
            <w:szCs w:val="24"/>
          </w:rPr>
          <w:instrText xml:space="preserve"> \* MERGEFORMAT </w:instrText>
        </w:r>
        <w:r w:rsidR="00740549" w:rsidRPr="0027638C">
          <w:rPr>
            <w:sz w:val="24"/>
            <w:szCs w:val="24"/>
          </w:rPr>
        </w:r>
        <w:r w:rsidR="00740549" w:rsidRPr="0027638C">
          <w:rPr>
            <w:sz w:val="24"/>
            <w:szCs w:val="24"/>
          </w:rPr>
          <w:fldChar w:fldCharType="separate"/>
        </w:r>
        <w:r w:rsidR="00740549" w:rsidRPr="0027638C">
          <w:rPr>
            <w:sz w:val="24"/>
            <w:szCs w:val="24"/>
          </w:rPr>
          <w:t>2(dolor)</w:t>
        </w:r>
        <w:r w:rsidR="00740549" w:rsidRPr="0027638C">
          <w:rPr>
            <w:sz w:val="24"/>
            <w:szCs w:val="24"/>
          </w:rPr>
          <w:fldChar w:fldCharType="end"/>
        </w:r>
        <w:r w:rsidR="00A96A35" w:rsidRPr="0027638C">
          <w:rPr>
            <w:sz w:val="24"/>
            <w:szCs w:val="24"/>
          </w:rPr>
          <w:t>.</w:t>
        </w:r>
      </w:ins>
      <w:bookmarkEnd w:id="3747"/>
    </w:p>
    <w:p w14:paraId="584D9188" w14:textId="77777777" w:rsidR="009609E8" w:rsidRDefault="00000000" w:rsidRPr="0027638C">
      <w:pPr>
        <w:pStyle w:val="ListParagraph"/>
        <w:numPr>
          <w:ilvl w:val="2"/>
          <w:numId w:val="5"/>
        </w:numPr>
        <w:tabs>
          <w:tab w:pos="2158" w:val="left"/>
          <w:tab w:pos="2160" w:val="left"/>
        </w:tabs>
        <w:spacing w:before="238"/>
        <w:ind w:right="356"/>
        <w:rPr>
          <w:sz w:val="24"/>
          <w:rPrChange w16du:dateUtc="2026-07-07T18:18:00Z" w:author="Author" w:date="2026-07-07T20:18:00Z" w:id="3779">
            <w:rPr>
              <w:rFonts w:ascii="Times New Roman"/>
              <w:color w:val="000000"/>
            </w:rPr>
          </w:rPrChange>
        </w:rPr>
        <w:pPrChange w16du:dateUtc="2026-07-07T18:18:00Z" w:author="Author" w:date="2026-07-07T20:18:00Z" w:id="3780">
          <w:pPr>
            <w:spacing w:after="0" w:before="235" w:line="254" w:lineRule="exact"/>
            <w:ind w:left="720"/>
            <w:jc w:val="left"/>
          </w:pPr>
        </w:pPrChange>
      </w:pPr>
      <w:del w16du:dateUtc="2026-07-07T18:18:00Z" w:author="Author" w:date="2026-07-07T20:18:00Z" w:id="3781">
        <w:r>
          <w:rPr>
            <w:color w:val="000000"/>
          </w:rPr>
          <w:delText>(i)</w:delText>
        </w:r>
        <w:r>
          <w:rPr>
            <w:color w:val="000000"/>
            <w:spacing w:val="457"/>
          </w:rPr>
          <w:delText xml:space="preserve"> </w:delText>
        </w:r>
      </w:del>
      <w:r w:rsidR="00A96A35" w:rsidRPr="0027638C">
        <w:rPr>
          <w:sz w:val="24"/>
          <w:rPrChange w16du:dateUtc="2026-07-07T18:18:00Z" w:author="Author" w:date="2026-07-07T20:18:00Z" w:id="3782">
            <w:rPr>
              <w:rFonts w:ascii="Times New Roman"/>
              <w:color w:val="000000"/>
            </w:rPr>
          </w:rPrChange>
        </w:rPr>
        <w:t>Sit</w:t>
      </w:r>
      <w:r w:rsidR="00A96A35" w:rsidRPr="0027638C">
        <w:rPr>
          <w:spacing w:val="-3"/>
          <w:sz w:val="24"/>
          <w:rPrChange w16du:dateUtc="2026-07-07T18:18:00Z" w:author="Author" w:date="2026-07-07T20:18:00Z" w:id="3783">
            <w:rPr>
              <w:rFonts w:ascii="Times New Roman"/>
              <w:color w:val="000000"/>
            </w:rPr>
          </w:rPrChange>
        </w:rPr>
        <w:t xml:space="preserve"> </w:t>
      </w:r>
      <w:r w:rsidR="00A96A35" w:rsidRPr="0027638C">
        <w:rPr>
          <w:sz w:val="24"/>
          <w:rPrChange w16du:dateUtc="2026-07-07T18:18:00Z" w:author="Author" w:date="2026-07-07T20:18:00Z" w:id="3784">
            <w:rPr>
              <w:rFonts w:ascii="Times New Roman"/>
              <w:color w:val="000000"/>
            </w:rPr>
          </w:rPrChange>
        </w:rPr>
        <w:t>amet</w:t>
      </w:r>
      <w:r w:rsidR="00A96A35" w:rsidRPr="0027638C">
        <w:rPr>
          <w:spacing w:val="-3"/>
          <w:sz w:val="24"/>
          <w:rPrChange w16du:dateUtc="2026-07-07T18:18:00Z" w:author="Author" w:date="2026-07-07T20:18:00Z" w:id="3785">
            <w:rPr>
              <w:rFonts w:ascii="Times New Roman"/>
              <w:color w:val="000000"/>
            </w:rPr>
          </w:rPrChange>
        </w:rPr>
        <w:t xml:space="preserve"> </w:t>
      </w:r>
      <w:r w:rsidR="00A96A35" w:rsidRPr="0027638C">
        <w:rPr>
          <w:sz w:val="24"/>
          <w:rPrChange w16du:dateUtc="2026-07-07T18:18:00Z" w:author="Author" w:date="2026-07-07T20:18:00Z" w:id="3786">
            <w:rPr>
              <w:rFonts w:ascii="Times New Roman"/>
              <w:color w:val="000000"/>
            </w:rPr>
          </w:rPrChange>
        </w:rPr>
        <w:t>consectetur</w:t>
      </w:r>
      <w:r w:rsidR="00A96A35" w:rsidRPr="0027638C">
        <w:rPr>
          <w:spacing w:val="-3"/>
          <w:sz w:val="24"/>
          <w:rPrChange w16du:dateUtc="2026-07-07T18:18:00Z" w:author="Author" w:date="2026-07-07T20:18:00Z" w:id="3787">
            <w:rPr>
              <w:rFonts w:ascii="Times New Roman"/>
              <w:color w:val="000000"/>
            </w:rPr>
          </w:rPrChange>
        </w:rPr>
        <w:t xml:space="preserve"> </w:t>
      </w:r>
      <w:r w:rsidR="00A96A35" w:rsidRPr="0027638C">
        <w:rPr>
          <w:sz w:val="24"/>
          <w:rPrChange w16du:dateUtc="2026-07-07T18:18:00Z" w:author="Author" w:date="2026-07-07T20:18:00Z" w:id="3788">
            <w:rPr>
              <w:rFonts w:ascii="Times New Roman"/>
              <w:color w:val="000000"/>
            </w:rPr>
          </w:rPrChange>
        </w:rPr>
        <w:t>adipiscing</w:t>
      </w:r>
      <w:r w:rsidR="00A96A35" w:rsidRPr="0027638C">
        <w:rPr>
          <w:spacing w:val="-3"/>
          <w:sz w:val="24"/>
          <w:rPrChange w16du:dateUtc="2026-07-07T18:18:00Z" w:author="Author" w:date="2026-07-07T20:18:00Z" w:id="3789">
            <w:rPr>
              <w:rFonts w:ascii="Times New Roman"/>
              <w:color w:val="000000"/>
            </w:rPr>
          </w:rPrChange>
        </w:rPr>
        <w:t xml:space="preserve"> </w:t>
      </w:r>
      <w:r w:rsidR="00A96A35" w:rsidRPr="0027638C">
        <w:rPr>
          <w:sz w:val="24"/>
          <w:rPrChange w16du:dateUtc="2026-07-07T18:18:00Z" w:author="Author" w:date="2026-07-07T20:18:00Z" w:id="3790">
            <w:rPr>
              <w:rFonts w:ascii="Times New Roman"/>
              <w:color w:val="000000"/>
            </w:rPr>
          </w:rPrChange>
        </w:rPr>
        <w:t>Elit</w:t>
      </w:r>
      <w:r w:rsidR="00A96A35" w:rsidRPr="0027638C">
        <w:rPr>
          <w:spacing w:val="-3"/>
          <w:sz w:val="24"/>
          <w:rPrChange w16du:dateUtc="2026-07-07T18:18:00Z" w:author="Author" w:date="2026-07-07T20:18:00Z" w:id="3791">
            <w:rPr>
              <w:rFonts w:ascii="Times New Roman"/>
              <w:color w:val="000000"/>
            </w:rPr>
          </w:rPrChange>
        </w:rPr>
        <w:t xml:space="preserve"> </w:t>
      </w:r>
      <w:r w:rsidR="00A96A35" w:rsidRPr="0027638C">
        <w:rPr>
          <w:sz w:val="24"/>
          <w:rPrChange w16du:dateUtc="2026-07-07T18:18:00Z" w:author="Author" w:date="2026-07-07T20:18:00Z" w:id="3792">
            <w:rPr>
              <w:rFonts w:ascii="Times New Roman"/>
              <w:color w:val="000000"/>
            </w:rPr>
          </w:rPrChange>
        </w:rPr>
        <w:t>Sed</w:t>
      </w:r>
      <w:r w:rsidR="00A96A35" w:rsidRPr="0027638C">
        <w:rPr>
          <w:spacing w:val="-3"/>
          <w:sz w:val="24"/>
          <w:rPrChange w16du:dateUtc="2026-07-07T18:18:00Z" w:author="Author" w:date="2026-07-07T20:18:00Z" w:id="3793">
            <w:rPr>
              <w:rFonts w:ascii="Times New Roman"/>
              <w:color w:val="000000"/>
            </w:rPr>
          </w:rPrChange>
        </w:rPr>
        <w:t xml:space="preserve"> </w:t>
      </w:r>
      <w:r w:rsidR="00A96A35" w:rsidRPr="0027638C">
        <w:rPr>
          <w:sz w:val="24"/>
          <w:rPrChange w16du:dateUtc="2026-07-07T18:18:00Z" w:author="Author" w:date="2026-07-07T20:18:00Z" w:id="3794">
            <w:rPr>
              <w:rFonts w:ascii="Times New Roman"/>
              <w:color w:val="000000"/>
            </w:rPr>
          </w:rPrChange>
        </w:rPr>
        <w:t>do</w:t>
      </w:r>
      <w:r w:rsidR="00A96A35" w:rsidRPr="0027638C">
        <w:rPr>
          <w:spacing w:val="-3"/>
          <w:sz w:val="24"/>
          <w:rPrChange w16du:dateUtc="2026-07-07T18:18:00Z" w:author="Author" w:date="2026-07-07T20:18:00Z" w:id="3795">
            <w:rPr>
              <w:rFonts w:ascii="Times New Roman"/>
              <w:color w:val="000000"/>
            </w:rPr>
          </w:rPrChange>
        </w:rPr>
        <w:t xml:space="preserve"> </w:t>
      </w:r>
      <w:r w:rsidR="00A96A35" w:rsidRPr="0027638C">
        <w:rPr>
          <w:sz w:val="24"/>
          <w:rPrChange w16du:dateUtc="2026-07-07T18:18:00Z" w:author="Author" w:date="2026-07-07T20:18:00Z" w:id="3796">
            <w:rPr>
              <w:rFonts w:ascii="Times New Roman"/>
              <w:color w:val="000000"/>
            </w:rPr>
          </w:rPrChange>
        </w:rPr>
        <w:t>eiusmod</w:t>
      </w:r>
      <w:r w:rsidR="00A96A35" w:rsidRPr="0027638C">
        <w:rPr>
          <w:spacing w:val="-3"/>
          <w:sz w:val="24"/>
          <w:rPrChange w16du:dateUtc="2026-07-07T18:18:00Z" w:author="Author" w:date="2026-07-07T20:18:00Z" w:id="3797">
            <w:rPr>
              <w:rFonts w:ascii="Times New Roman"/>
              <w:color w:val="000000"/>
            </w:rPr>
          </w:rPrChange>
        </w:rPr>
        <w:t xml:space="preserve"> </w:t>
      </w:r>
      <w:r w:rsidR="00A96A35" w:rsidRPr="0027638C">
        <w:rPr>
          <w:sz w:val="24"/>
          <w:rPrChange w16du:dateUtc="2026-07-07T18:18:00Z" w:author="Author" w:date="2026-07-07T20:18:00Z" w:id="3798">
            <w:rPr>
              <w:rFonts w:ascii="Times New Roman"/>
              <w:color w:val="000000"/>
            </w:rPr>
          </w:rPrChange>
        </w:rPr>
        <w:t>tempor</w:t>
      </w:r>
      <w:del w16du:dateUtc="2026-07-07T18:18:00Z" w:author="Author" w:date="2026-07-07T20:18:00Z" w:id="3799">
        <w:r>
          <w:rPr>
            <w:color w:val="000000"/>
          </w:rPr>
          <w:delText>-</w:delText>
        </w:r>
      </w:del>
      <w:ins w16du:dateUtc="2026-07-07T18:18:00Z" w:author="Author" w:date="2026-07-07T20:18:00Z" w:id="3800">
        <w:r w:rsidR="00A96A35" w:rsidRPr="0027638C">
          <w:rPr>
            <w:sz w:val="24"/>
            <w:szCs w:val="24"/>
          </w:rPr>
          <w:t xml:space="preserve"> </w:t>
        </w:r>
      </w:ins>
      <w:r w:rsidR="00A96A35" w:rsidRPr="0027638C">
        <w:rPr>
          <w:sz w:val="24"/>
          <w:rPrChange w16du:dateUtc="2026-07-07T18:18:00Z" w:author="Author" w:date="2026-07-07T20:18:00Z" w:id="3801">
            <w:rPr>
              <w:rFonts w:ascii="Times New Roman"/>
              <w:color w:val="000000"/>
            </w:rPr>
          </w:rPrChange>
        </w:rPr>
        <w:t>incididunt</w:t>
      </w:r>
      <w:r w:rsidR="00A96A35" w:rsidRPr="0027638C">
        <w:rPr>
          <w:spacing w:val="-3"/>
          <w:sz w:val="24"/>
          <w:rPrChange w16du:dateUtc="2026-07-07T18:18:00Z" w:author="Author" w:date="2026-07-07T20:18:00Z" w:id="3802">
            <w:rPr>
              <w:rFonts w:ascii="Times New Roman"/>
              <w:color w:val="000000"/>
            </w:rPr>
          </w:rPrChange>
        </w:rPr>
        <w:t xml:space="preserve"> </w:t>
      </w:r>
      <w:r w:rsidR="00A96A35" w:rsidRPr="0027638C">
        <w:rPr>
          <w:sz w:val="24"/>
          <w:rPrChange w16du:dateUtc="2026-07-07T18:18:00Z" w:author="Author" w:date="2026-07-07T20:18:00Z" w:id="3803">
            <w:rPr>
              <w:rFonts w:ascii="Times New Roman"/>
              <w:color w:val="000000"/>
            </w:rPr>
          </w:rPrChange>
        </w:rPr>
        <w:t>ut</w:t>
      </w:r>
      <w:r w:rsidR="00A96A35" w:rsidRPr="0027638C">
        <w:rPr>
          <w:spacing w:val="-3"/>
          <w:sz w:val="24"/>
          <w:rPrChange w16du:dateUtc="2026-07-07T18:18:00Z" w:author="Author" w:date="2026-07-07T20:18:00Z" w:id="3804">
            <w:rPr>
              <w:rFonts w:ascii="Times New Roman"/>
              <w:color w:val="000000"/>
            </w:rPr>
          </w:rPrChange>
        </w:rPr>
        <w:t xml:space="preserve"> </w:t>
      </w:r>
      <w:r w:rsidR="00A96A35" w:rsidRPr="0027638C">
        <w:rPr>
          <w:sz w:val="24"/>
          <w:rPrChange w16du:dateUtc="2026-07-07T18:18:00Z" w:author="Author" w:date="2026-07-07T20:18:00Z" w:id="3805">
            <w:rPr>
              <w:rFonts w:ascii="Times New Roman"/>
              <w:color w:val="000000"/>
            </w:rPr>
          </w:rPrChange>
        </w:rPr>
        <w:t>labore</w:t>
      </w:r>
      <w:r w:rsidR="00A96A35" w:rsidRPr="0027638C">
        <w:rPr>
          <w:spacing w:val="-2"/>
          <w:sz w:val="24"/>
          <w:rPrChange w16du:dateUtc="2026-07-07T18:18:00Z" w:author="Author" w:date="2026-07-07T20:18:00Z" w:id="3806">
            <w:rPr>
              <w:rFonts w:ascii="Times New Roman"/>
              <w:color w:val="000000"/>
            </w:rPr>
          </w:rPrChange>
        </w:rPr>
        <w:t xml:space="preserve"> </w:t>
      </w:r>
      <w:r w:rsidR="00A96A35" w:rsidRPr="0027638C">
        <w:rPr>
          <w:sz w:val="24"/>
          <w:rPrChange w16du:dateUtc="2026-07-07T18:18:00Z" w:author="Author" w:date="2026-07-07T20:18:00Z" w:id="3807">
            <w:rPr>
              <w:rFonts w:ascii="Times New Roman"/>
              <w:color w:val="000000"/>
            </w:rPr>
          </w:rPrChange>
        </w:rPr>
        <w:t>Et</w:t>
      </w:r>
      <w:r w:rsidR="00A96A35" w:rsidRPr="0027638C">
        <w:rPr>
          <w:spacing w:val="-3"/>
          <w:sz w:val="24"/>
          <w:rPrChange w16du:dateUtc="2026-07-07T18:18:00Z" w:author="Author" w:date="2026-07-07T20:18:00Z" w:id="3808">
            <w:rPr>
              <w:rFonts w:ascii="Times New Roman"/>
              <w:color w:val="000000"/>
            </w:rPr>
          </w:rPrChange>
        </w:rPr>
        <w:t xml:space="preserve"> </w:t>
      </w:r>
      <w:r w:rsidR="00A96A35" w:rsidRPr="0027638C">
        <w:rPr>
          <w:sz w:val="24"/>
          <w:rPrChange w16du:dateUtc="2026-07-07T18:18:00Z" w:author="Author" w:date="2026-07-07T20:18:00Z" w:id="3809">
            <w:rPr>
              <w:rFonts w:ascii="Times New Roman" w:hAnsi="Times New Roman"/>
              <w:color w:val="000000"/>
            </w:rPr>
          </w:rPrChange>
        </w:rPr>
        <w:t>dolore</w:t>
      </w:r>
      <w:del w16du:dateUtc="2026-07-07T18:18:00Z" w:author="Author" w:date="2026-07-07T20:18:00Z" w:id="3810">
        <w:r>
          <w:rPr>
            <w:color w:val="000000"/>
          </w:rPr>
          <w:cr/>
        </w:r>
      </w:del>
      <w:r w:rsidR="00A96A35" w:rsidRPr="0027638C">
        <w:rPr>
          <w:sz w:val="24"/>
          <w:rPrChange w16du:dateUtc="2026-07-07T18:18:00Z" w:author="Author" w:date="2026-07-07T20:18:00Z" w:id="3811">
            <w:rPr>
              <w:rFonts w:ascii="Times New Roman"/>
              <w:color w:val="000000"/>
              <w:spacing w:val="665"/>
            </w:rPr>
          </w:rPrChange>
        </w:rPr>
        <w:t xml:space="preserve"> </w:t>
      </w:r>
      <w:r w:rsidR="00A96A35" w:rsidRPr="0027638C">
        <w:rPr>
          <w:sz w:val="24"/>
          <w:rPrChange w16du:dateUtc="2026-07-07T18:18:00Z" w:author="Author" w:date="2026-07-07T20:18:00Z" w:id="3812">
            <w:rPr>
              <w:rFonts w:ascii="Times New Roman"/>
              <w:color w:val="000000"/>
            </w:rPr>
          </w:rPrChange>
        </w:rPr>
        <w:t>magna aliqua lorem ipsum dolor sit Amet.</w:t>
      </w:r>
    </w:p>
    <w:p w14:paraId="584D9189" w14:textId="0A6AF242" w:rsidR="009609E8" w:rsidRDefault="00000000" w:rsidRPr="0027638C">
      <w:pPr>
        <w:pStyle w:val="ListParagraph"/>
        <w:numPr>
          <w:ilvl w:val="2"/>
          <w:numId w:val="5"/>
        </w:numPr>
        <w:tabs>
          <w:tab w:pos="2157" w:val="left"/>
          <w:tab w:pos="2160" w:val="left"/>
        </w:tabs>
        <w:spacing w:before="238"/>
        <w:ind w:right="354"/>
        <w:rPr>
          <w:sz w:val="24"/>
          <w:rPrChange w16du:dateUtc="2026-07-07T18:18:00Z" w:author="Author" w:date="2026-07-07T20:18:00Z" w:id="3813">
            <w:rPr>
              <w:rFonts w:ascii="Times New Roman"/>
              <w:color w:val="000000"/>
            </w:rPr>
          </w:rPrChange>
        </w:rPr>
        <w:pPrChange w16du:dateUtc="2026-07-07T18:18:00Z" w:author="Author" w:date="2026-07-07T20:18:00Z" w:id="3814">
          <w:pPr>
            <w:spacing w:after="0" w:before="236" w:line="253" w:lineRule="exact"/>
            <w:ind w:left="720"/>
            <w:jc w:val="left"/>
          </w:pPr>
        </w:pPrChange>
      </w:pPr>
      <w:del w16du:dateUtc="2026-07-07T18:18:00Z" w:author="Author" w:date="2026-07-07T20:18:00Z" w:id="3815">
        <w:r>
          <w:rPr>
            <w:color w:val="000000"/>
          </w:rPr>
          <w:delText>(ii)</w:delText>
        </w:r>
        <w:r>
          <w:rPr>
            <w:color w:val="000000"/>
            <w:spacing w:val="396"/>
          </w:rPr>
          <w:delText xml:space="preserve"> </w:delText>
        </w:r>
      </w:del>
      <w:r w:rsidR="00A96A35" w:rsidRPr="0027638C">
        <w:rPr>
          <w:sz w:val="24"/>
          <w:rPrChange w16du:dateUtc="2026-07-07T18:18:00Z" w:author="Author" w:date="2026-07-07T20:18:00Z" w:id="3816">
            <w:rPr>
              <w:rFonts w:ascii="Times New Roman"/>
              <w:color w:val="000000"/>
            </w:rPr>
          </w:rPrChange>
        </w:rPr>
        <w:t>Consectetur</w:t>
      </w:r>
      <w:r w:rsidR="00A96A35" w:rsidRPr="0027638C">
        <w:rPr>
          <w:sz w:val="24"/>
          <w:rPrChange w16du:dateUtc="2026-07-07T18:18:00Z" w:author="Author" w:date="2026-07-07T20:18:00Z" w:id="3817">
            <w:rPr>
              <w:rFonts w:ascii="Times New Roman"/>
              <w:color w:val="000000"/>
              <w:spacing w:val="12"/>
            </w:rPr>
          </w:rPrChange>
        </w:rPr>
        <w:t xml:space="preserve"> </w:t>
      </w:r>
      <w:r w:rsidR="00A96A35" w:rsidRPr="0027638C">
        <w:rPr>
          <w:sz w:val="24"/>
          <w:rPrChange w16du:dateUtc="2026-07-07T18:18:00Z" w:author="Author" w:date="2026-07-07T20:18:00Z" w:id="3818">
            <w:rPr>
              <w:rFonts w:ascii="Times New Roman"/>
              <w:color w:val="000000"/>
            </w:rPr>
          </w:rPrChange>
        </w:rPr>
        <w:t>adipiscing</w:t>
      </w:r>
      <w:r w:rsidR="00A96A35" w:rsidRPr="0027638C">
        <w:rPr>
          <w:sz w:val="24"/>
          <w:rPrChange w16du:dateUtc="2026-07-07T18:18:00Z" w:author="Author" w:date="2026-07-07T20:18:00Z" w:id="3819">
            <w:rPr>
              <w:rFonts w:ascii="Times New Roman"/>
              <w:color w:val="000000"/>
              <w:spacing w:val="12"/>
            </w:rPr>
          </w:rPrChange>
        </w:rPr>
        <w:t xml:space="preserve"> </w:t>
      </w:r>
      <w:r w:rsidR="00A96A35" w:rsidRPr="0027638C">
        <w:rPr>
          <w:sz w:val="24"/>
          <w:rPrChange w16du:dateUtc="2026-07-07T18:18:00Z" w:author="Author" w:date="2026-07-07T20:18:00Z" w:id="3820">
            <w:rPr>
              <w:rFonts w:ascii="Times New Roman"/>
              <w:color w:val="000000"/>
            </w:rPr>
          </w:rPrChange>
        </w:rPr>
        <w:t>elit</w:t>
      </w:r>
      <w:r w:rsidR="00A96A35" w:rsidRPr="0027638C">
        <w:rPr>
          <w:sz w:val="24"/>
          <w:rPrChange w16du:dateUtc="2026-07-07T18:18:00Z" w:author="Author" w:date="2026-07-07T20:18:00Z" w:id="3821">
            <w:rPr>
              <w:rFonts w:ascii="Times New Roman"/>
              <w:color w:val="000000"/>
              <w:spacing w:val="11"/>
            </w:rPr>
          </w:rPrChange>
        </w:rPr>
        <w:t xml:space="preserve"> </w:t>
      </w:r>
      <w:r w:rsidR="00A96A35" w:rsidRPr="0027638C">
        <w:rPr>
          <w:sz w:val="24"/>
          <w:rPrChange w16du:dateUtc="2026-07-07T18:18:00Z" w:author="Author" w:date="2026-07-07T20:18:00Z" w:id="3822">
            <w:rPr>
              <w:rFonts w:ascii="Times New Roman"/>
              <w:color w:val="000000"/>
            </w:rPr>
          </w:rPrChange>
        </w:rPr>
        <w:t>sed</w:t>
      </w:r>
      <w:r w:rsidR="00A96A35" w:rsidRPr="0027638C">
        <w:rPr>
          <w:sz w:val="24"/>
          <w:rPrChange w16du:dateUtc="2026-07-07T18:18:00Z" w:author="Author" w:date="2026-07-07T20:18:00Z" w:id="3823">
            <w:rPr>
              <w:rFonts w:ascii="Times New Roman"/>
              <w:color w:val="000000"/>
              <w:spacing w:val="12"/>
            </w:rPr>
          </w:rPrChange>
        </w:rPr>
        <w:t xml:space="preserve"> </w:t>
      </w:r>
      <w:r w:rsidR="00A96A35" w:rsidRPr="0027638C">
        <w:rPr>
          <w:sz w:val="24"/>
          <w:rPrChange w16du:dateUtc="2026-07-07T18:18:00Z" w:author="Author" w:date="2026-07-07T20:18:00Z" w:id="3824">
            <w:rPr>
              <w:rFonts w:ascii="Times New Roman"/>
              <w:color w:val="000000"/>
            </w:rPr>
          </w:rPrChange>
        </w:rPr>
        <w:t>do</w:t>
      </w:r>
      <w:r w:rsidR="00A96A35" w:rsidRPr="0027638C">
        <w:rPr>
          <w:sz w:val="24"/>
          <w:rPrChange w16du:dateUtc="2026-07-07T18:18:00Z" w:author="Author" w:date="2026-07-07T20:18:00Z" w:id="3825">
            <w:rPr>
              <w:rFonts w:ascii="Times New Roman"/>
              <w:color w:val="000000"/>
              <w:spacing w:val="11"/>
            </w:rPr>
          </w:rPrChange>
        </w:rPr>
        <w:t xml:space="preserve"> </w:t>
      </w:r>
      <w:r w:rsidR="00A96A35" w:rsidRPr="0027638C">
        <w:rPr>
          <w:sz w:val="24"/>
          <w:rPrChange w16du:dateUtc="2026-07-07T18:18:00Z" w:author="Author" w:date="2026-07-07T20:18:00Z" w:id="3826">
            <w:rPr>
              <w:rFonts w:ascii="Times New Roman"/>
              <w:color w:val="000000"/>
            </w:rPr>
          </w:rPrChange>
        </w:rPr>
        <w:t>eiusmod</w:t>
      </w:r>
      <w:r w:rsidR="00A96A35" w:rsidRPr="0027638C">
        <w:rPr>
          <w:sz w:val="24"/>
          <w:rPrChange w16du:dateUtc="2026-07-07T18:18:00Z" w:author="Author" w:date="2026-07-07T20:18:00Z" w:id="3827">
            <w:rPr>
              <w:rFonts w:ascii="Times New Roman"/>
              <w:color w:val="000000"/>
              <w:spacing w:val="12"/>
            </w:rPr>
          </w:rPrChange>
        </w:rPr>
        <w:t xml:space="preserve"> </w:t>
      </w:r>
      <w:r w:rsidR="00A96A35" w:rsidRPr="0027638C">
        <w:rPr>
          <w:sz w:val="24"/>
          <w:rPrChange w16du:dateUtc="2026-07-07T18:18:00Z" w:author="Author" w:date="2026-07-07T20:18:00Z" w:id="3828">
            <w:rPr>
              <w:rFonts w:ascii="Times New Roman"/>
              <w:color w:val="000000"/>
            </w:rPr>
          </w:rPrChange>
        </w:rPr>
        <w:t>tempor</w:t>
      </w:r>
      <w:r w:rsidR="00A96A35" w:rsidRPr="0027638C">
        <w:rPr>
          <w:sz w:val="24"/>
          <w:rPrChange w16du:dateUtc="2026-07-07T18:18:00Z" w:author="Author" w:date="2026-07-07T20:18:00Z" w:id="3829">
            <w:rPr>
              <w:rFonts w:ascii="Times New Roman"/>
              <w:color w:val="000000"/>
              <w:spacing w:val="11"/>
            </w:rPr>
          </w:rPrChange>
        </w:rPr>
        <w:t xml:space="preserve"> </w:t>
      </w:r>
      <w:r w:rsidR="00A96A35" w:rsidRPr="0027638C">
        <w:rPr>
          <w:sz w:val="24"/>
          <w:rPrChange w16du:dateUtc="2026-07-07T18:18:00Z" w:author="Author" w:date="2026-07-07T20:18:00Z" w:id="3830">
            <w:rPr>
              <w:rFonts w:ascii="Times New Roman"/>
              <w:color w:val="000000"/>
            </w:rPr>
          </w:rPrChange>
        </w:rPr>
        <w:t>incididunt</w:t>
      </w:r>
      <w:r w:rsidR="00A96A35" w:rsidRPr="0027638C">
        <w:rPr>
          <w:sz w:val="24"/>
          <w:rPrChange w16du:dateUtc="2026-07-07T18:18:00Z" w:author="Author" w:date="2026-07-07T20:18:00Z" w:id="3831">
            <w:rPr>
              <w:rFonts w:ascii="Times New Roman"/>
              <w:color w:val="000000"/>
              <w:spacing w:val="12"/>
            </w:rPr>
          </w:rPrChange>
        </w:rPr>
        <w:t xml:space="preserve"> </w:t>
      </w:r>
      <w:r w:rsidR="00A96A35" w:rsidRPr="0027638C">
        <w:rPr>
          <w:sz w:val="24"/>
          <w:rPrChange w16du:dateUtc="2026-07-07T18:18:00Z" w:author="Author" w:date="2026-07-07T20:18:00Z" w:id="3832">
            <w:rPr>
              <w:rFonts w:ascii="Times New Roman"/>
              <w:color w:val="000000"/>
            </w:rPr>
          </w:rPrChange>
        </w:rPr>
        <w:t>ut</w:t>
      </w:r>
      <w:r w:rsidR="00A96A35" w:rsidRPr="0027638C">
        <w:rPr>
          <w:sz w:val="24"/>
          <w:rPrChange w16du:dateUtc="2026-07-07T18:18:00Z" w:author="Author" w:date="2026-07-07T20:18:00Z" w:id="3833">
            <w:rPr>
              <w:rFonts w:ascii="Times New Roman"/>
              <w:color w:val="000000"/>
              <w:spacing w:val="12"/>
            </w:rPr>
          </w:rPrChange>
        </w:rPr>
        <w:t xml:space="preserve"> </w:t>
      </w:r>
      <w:r w:rsidR="00A96A35" w:rsidRPr="0027638C">
        <w:rPr>
          <w:sz w:val="24"/>
          <w:rPrChange w16du:dateUtc="2026-07-07T18:18:00Z" w:author="Author" w:date="2026-07-07T20:18:00Z" w:id="3834">
            <w:rPr>
              <w:rFonts w:ascii="Times New Roman"/>
              <w:color w:val="000000"/>
            </w:rPr>
          </w:rPrChange>
        </w:rPr>
        <w:t>labore</w:t>
      </w:r>
      <w:r w:rsidR="00A96A35" w:rsidRPr="0027638C">
        <w:rPr>
          <w:sz w:val="24"/>
          <w:rPrChange w16du:dateUtc="2026-07-07T18:18:00Z" w:author="Author" w:date="2026-07-07T20:18:00Z" w:id="3835">
            <w:rPr>
              <w:rFonts w:ascii="Times New Roman"/>
              <w:color w:val="000000"/>
              <w:spacing w:val="11"/>
            </w:rPr>
          </w:rPrChange>
        </w:rPr>
        <w:t xml:space="preserve"> </w:t>
      </w:r>
      <w:r w:rsidR="00A96A35" w:rsidRPr="0027638C">
        <w:rPr>
          <w:sz w:val="24"/>
          <w:rPrChange w16du:dateUtc="2026-07-07T18:18:00Z" w:author="Author" w:date="2026-07-07T20:18:00Z" w:id="3836">
            <w:rPr>
              <w:rFonts w:ascii="Times New Roman" w:hAnsi="Times New Roman"/>
              <w:color w:val="000000"/>
            </w:rPr>
          </w:rPrChange>
        </w:rPr>
        <w:t>Et’dolore</w:t>
      </w:r>
      <w:r w:rsidR="00A96A35" w:rsidRPr="0027638C">
        <w:rPr>
          <w:sz w:val="24"/>
          <w:rPrChange w16du:dateUtc="2026-07-07T18:18:00Z" w:author="Author" w:date="2026-07-07T20:18:00Z" w:id="3837">
            <w:rPr>
              <w:rFonts w:ascii="Times New Roman"/>
              <w:color w:val="000000"/>
              <w:spacing w:val="12"/>
            </w:rPr>
          </w:rPrChange>
        </w:rPr>
        <w:t xml:space="preserve"> </w:t>
      </w:r>
      <w:r w:rsidR="00A96A35" w:rsidRPr="0027638C">
        <w:rPr>
          <w:sz w:val="24"/>
          <w:rPrChange w16du:dateUtc="2026-07-07T18:18:00Z" w:author="Author" w:date="2026-07-07T20:18:00Z" w:id="3838">
            <w:rPr>
              <w:rFonts w:ascii="Times New Roman"/>
              <w:color w:val="000000"/>
            </w:rPr>
          </w:rPrChange>
        </w:rPr>
        <w:t>magna</w:t>
      </w:r>
      <w:r w:rsidR="00A96A35" w:rsidRPr="0027638C">
        <w:rPr>
          <w:sz w:val="24"/>
          <w:rPrChange w16du:dateUtc="2026-07-07T18:18:00Z" w:author="Author" w:date="2026-07-07T20:18:00Z" w:id="3839">
            <w:rPr>
              <w:rFonts w:ascii="Times New Roman"/>
              <w:color w:val="000000"/>
              <w:spacing w:val="12"/>
            </w:rPr>
          </w:rPrChange>
        </w:rPr>
        <w:t xml:space="preserve"> </w:t>
      </w:r>
      <w:r w:rsidR="00A96A35" w:rsidRPr="0027638C">
        <w:rPr>
          <w:sz w:val="24"/>
          <w:rPrChange w16du:dateUtc="2026-07-07T18:18:00Z" w:author="Author" w:date="2026-07-07T20:18:00Z" w:id="3840">
            <w:rPr>
              <w:rFonts w:ascii="Times New Roman" w:hAnsi="Times New Roman"/>
              <w:color w:val="000000"/>
            </w:rPr>
          </w:rPrChange>
        </w:rPr>
        <w:t>aliqua</w:t>
      </w:r>
      <w:del w16du:dateUtc="2026-07-07T18:18:00Z" w:author="Author" w:date="2026-07-07T20:18:00Z" w:id="3841">
        <w:r>
          <w:rPr>
            <w:color w:val="000000"/>
          </w:rPr>
          <w:cr/>
        </w:r>
      </w:del>
      <w:r w:rsidR="00A96A35" w:rsidRPr="0027638C">
        <w:rPr>
          <w:sz w:val="24"/>
          <w:rPrChange w16du:dateUtc="2026-07-07T18:18:00Z" w:author="Author" w:date="2026-07-07T20:18:00Z" w:id="3842">
            <w:rPr>
              <w:rFonts w:ascii="Times New Roman"/>
              <w:color w:val="000000"/>
              <w:spacing w:val="665"/>
            </w:rPr>
          </w:rPrChange>
        </w:rPr>
        <w:t xml:space="preserve"> </w:t>
      </w:r>
      <w:r w:rsidR="00A96A35" w:rsidRPr="0027638C">
        <w:rPr>
          <w:sz w:val="24"/>
          <w:rPrChange w16du:dateUtc="2026-07-07T18:18:00Z" w:author="Author" w:date="2026-07-07T20:18:00Z" w:id="3843">
            <w:rPr>
              <w:rFonts w:ascii="Times New Roman"/>
              <w:color w:val="000000"/>
            </w:rPr>
          </w:rPrChange>
        </w:rPr>
        <w:t>lorem</w:t>
      </w:r>
      <w:r w:rsidR="00A96A35" w:rsidRPr="0027638C">
        <w:rPr>
          <w:sz w:val="24"/>
          <w:rPrChange w16du:dateUtc="2026-07-07T18:18:00Z" w:author="Author" w:date="2026-07-07T20:18:00Z" w:id="3844">
            <w:rPr>
              <w:rFonts w:ascii="Times New Roman"/>
              <w:color w:val="000000"/>
              <w:spacing w:val="7"/>
            </w:rPr>
          </w:rPrChange>
        </w:rPr>
        <w:t xml:space="preserve"> </w:t>
      </w:r>
      <w:r w:rsidR="00A96A35" w:rsidRPr="0027638C">
        <w:rPr>
          <w:sz w:val="24"/>
          <w:rPrChange w16du:dateUtc="2026-07-07T18:18:00Z" w:author="Author" w:date="2026-07-07T20:18:00Z" w:id="3845">
            <w:rPr>
              <w:rFonts w:ascii="Times New Roman"/>
              <w:color w:val="000000"/>
            </w:rPr>
          </w:rPrChange>
        </w:rPr>
        <w:t>Ipsum</w:t>
      </w:r>
      <w:r w:rsidR="00A96A35" w:rsidRPr="0027638C">
        <w:rPr>
          <w:sz w:val="24"/>
          <w:rPrChange w16du:dateUtc="2026-07-07T18:18:00Z" w:author="Author" w:date="2026-07-07T20:18:00Z" w:id="3846">
            <w:rPr>
              <w:rFonts w:ascii="Times New Roman"/>
              <w:color w:val="000000"/>
              <w:spacing w:val="7"/>
            </w:rPr>
          </w:rPrChange>
        </w:rPr>
        <w:t xml:space="preserve"> </w:t>
      </w:r>
      <w:r w:rsidR="00A96A35" w:rsidRPr="0027638C">
        <w:rPr>
          <w:sz w:val="24"/>
          <w:rPrChange w16du:dateUtc="2026-07-07T18:18:00Z" w:author="Author" w:date="2026-07-07T20:18:00Z" w:id="3847">
            <w:rPr>
              <w:rFonts w:ascii="Times New Roman"/>
              <w:color w:val="000000"/>
            </w:rPr>
          </w:rPrChange>
        </w:rPr>
        <w:t>dolor</w:t>
      </w:r>
      <w:r w:rsidR="00A96A35" w:rsidRPr="0027638C">
        <w:rPr>
          <w:sz w:val="24"/>
          <w:rPrChange w16du:dateUtc="2026-07-07T18:18:00Z" w:author="Author" w:date="2026-07-07T20:18:00Z" w:id="3848">
            <w:rPr>
              <w:rFonts w:ascii="Times New Roman"/>
              <w:color w:val="000000"/>
              <w:spacing w:val="7"/>
            </w:rPr>
          </w:rPrChange>
        </w:rPr>
        <w:t xml:space="preserve"> </w:t>
      </w:r>
      <w:r w:rsidR="00A96A35" w:rsidRPr="0027638C">
        <w:rPr>
          <w:sz w:val="24"/>
          <w:rPrChange w16du:dateUtc="2026-07-07T18:18:00Z" w:author="Author" w:date="2026-07-07T20:18:00Z" w:id="3849">
            <w:rPr>
              <w:rFonts w:ascii="Times New Roman"/>
              <w:color w:val="000000"/>
            </w:rPr>
          </w:rPrChange>
        </w:rPr>
        <w:t>sit</w:t>
      </w:r>
      <w:r w:rsidR="00A96A35" w:rsidRPr="0027638C">
        <w:rPr>
          <w:sz w:val="24"/>
          <w:rPrChange w16du:dateUtc="2026-07-07T18:18:00Z" w:author="Author" w:date="2026-07-07T20:18:00Z" w:id="3850">
            <w:rPr>
              <w:rFonts w:ascii="Times New Roman"/>
              <w:color w:val="000000"/>
              <w:spacing w:val="7"/>
            </w:rPr>
          </w:rPrChange>
        </w:rPr>
        <w:t xml:space="preserve"> </w:t>
      </w:r>
      <w:r w:rsidR="00A96A35" w:rsidRPr="0027638C">
        <w:rPr>
          <w:sz w:val="24"/>
          <w:rPrChange w16du:dateUtc="2026-07-07T18:18:00Z" w:author="Author" w:date="2026-07-07T20:18:00Z" w:id="3851">
            <w:rPr>
              <w:rFonts w:ascii="Times New Roman"/>
              <w:color w:val="000000"/>
            </w:rPr>
          </w:rPrChange>
        </w:rPr>
        <w:t>amet</w:t>
      </w:r>
      <w:r w:rsidR="00A96A35" w:rsidRPr="0027638C">
        <w:rPr>
          <w:sz w:val="24"/>
          <w:rPrChange w16du:dateUtc="2026-07-07T18:18:00Z" w:author="Author" w:date="2026-07-07T20:18:00Z" w:id="3852">
            <w:rPr>
              <w:rFonts w:ascii="Times New Roman"/>
              <w:color w:val="000000"/>
              <w:spacing w:val="7"/>
            </w:rPr>
          </w:rPrChange>
        </w:rPr>
        <w:t xml:space="preserve"> </w:t>
      </w:r>
      <w:r w:rsidR="00A96A35" w:rsidRPr="0027638C">
        <w:rPr>
          <w:sz w:val="24"/>
          <w:rPrChange w16du:dateUtc="2026-07-07T18:18:00Z" w:author="Author" w:date="2026-07-07T20:18:00Z" w:id="3853">
            <w:rPr>
              <w:rFonts w:ascii="Times New Roman"/>
              <w:color w:val="000000"/>
            </w:rPr>
          </w:rPrChange>
        </w:rPr>
        <w:t>(consectetur,</w:t>
      </w:r>
      <w:r w:rsidR="00A96A35" w:rsidRPr="0027638C">
        <w:rPr>
          <w:sz w:val="24"/>
          <w:rPrChange w16du:dateUtc="2026-07-07T18:18:00Z" w:author="Author" w:date="2026-07-07T20:18:00Z" w:id="3854">
            <w:rPr>
              <w:rFonts w:ascii="Times New Roman"/>
              <w:color w:val="000000"/>
              <w:spacing w:val="7"/>
            </w:rPr>
          </w:rPrChange>
        </w:rPr>
        <w:t xml:space="preserve"> </w:t>
      </w:r>
      <w:r w:rsidR="00A96A35" w:rsidRPr="0027638C">
        <w:rPr>
          <w:sz w:val="24"/>
          <w:rPrChange w16du:dateUtc="2026-07-07T18:18:00Z" w:author="Author" w:date="2026-07-07T20:18:00Z" w:id="3855">
            <w:rPr>
              <w:rFonts w:ascii="Times New Roman"/>
              <w:color w:val="000000"/>
            </w:rPr>
          </w:rPrChange>
        </w:rPr>
        <w:t>adipiscing</w:t>
      </w:r>
      <w:r w:rsidR="00A96A35" w:rsidRPr="0027638C">
        <w:rPr>
          <w:sz w:val="24"/>
          <w:rPrChange w16du:dateUtc="2026-07-07T18:18:00Z" w:author="Author" w:date="2026-07-07T20:18:00Z" w:id="3856">
            <w:rPr>
              <w:rFonts w:ascii="Times New Roman"/>
              <w:color w:val="000000"/>
              <w:spacing w:val="7"/>
            </w:rPr>
          </w:rPrChange>
        </w:rPr>
        <w:t xml:space="preserve"> </w:t>
      </w:r>
      <w:r w:rsidR="00A96A35" w:rsidRPr="0027638C">
        <w:rPr>
          <w:sz w:val="24"/>
          <w:rPrChange w16du:dateUtc="2026-07-07T18:18:00Z" w:author="Author" w:date="2026-07-07T20:18:00Z" w:id="3857">
            <w:rPr>
              <w:rFonts w:ascii="Times New Roman" w:hAnsi="Times New Roman"/>
              <w:color w:val="000000"/>
              <w:spacing w:val="8"/>
            </w:rPr>
          </w:rPrChange>
        </w:rPr>
        <w:t>“</w:t>
      </w:r>
      <w:r w:rsidR="00A96A35" w:rsidRPr="0027638C">
        <w:rPr>
          <w:b/>
          <w:sz w:val="24"/>
          <w:rPrChange w16du:dateUtc="2026-07-07T18:18:00Z" w:author="Author" w:date="2026-07-07T20:18:00Z" w:id="3858">
            <w:rPr>
              <w:rFonts w:ascii="Times New Roman" w:hAnsi="Times New Roman"/>
              <w:color w:val="000000"/>
              <w:spacing w:val="8"/>
            </w:rPr>
          </w:rPrChange>
        </w:rPr>
        <w:t>Elit</w:t>
      </w:r>
      <w:r w:rsidR="00A96A35" w:rsidRPr="0027638C">
        <w:rPr>
          <w:sz w:val="24"/>
          <w:rPrChange w16du:dateUtc="2026-07-07T18:18:00Z" w:author="Author" w:date="2026-07-07T20:18:00Z" w:id="3859">
            <w:rPr>
              <w:rFonts w:ascii="Times New Roman" w:hAnsi="Times New Roman"/>
              <w:color w:val="000000"/>
              <w:spacing w:val="8"/>
            </w:rPr>
          </w:rPrChange>
        </w:rPr>
        <w:t>”)</w:t>
      </w:r>
      <w:r w:rsidR="00A96A35" w:rsidRPr="0027638C">
        <w:rPr>
          <w:sz w:val="24"/>
          <w:rPrChange w16du:dateUtc="2026-07-07T18:18:00Z" w:author="Author" w:date="2026-07-07T20:18:00Z" w:id="3860">
            <w:rPr>
              <w:rFonts w:ascii="Times New Roman"/>
              <w:color w:val="000000"/>
              <w:spacing w:val="-1"/>
            </w:rPr>
          </w:rPrChange>
        </w:rPr>
        <w:t xml:space="preserve"> </w:t>
      </w:r>
      <w:r w:rsidR="00A96A35" w:rsidRPr="0027638C">
        <w:rPr>
          <w:sz w:val="24"/>
          <w:rPrChange w16du:dateUtc="2026-07-07T18:18:00Z" w:author="Author" w:date="2026-07-07T20:18:00Z" w:id="3861">
            <w:rPr>
              <w:rFonts w:ascii="Times New Roman"/>
              <w:color w:val="000000"/>
            </w:rPr>
          </w:rPrChange>
        </w:rPr>
        <w:t>sed</w:t>
      </w:r>
      <w:r w:rsidR="00A96A35" w:rsidRPr="0027638C">
        <w:rPr>
          <w:sz w:val="24"/>
          <w:rPrChange w16du:dateUtc="2026-07-07T18:18:00Z" w:author="Author" w:date="2026-07-07T20:18:00Z" w:id="3862">
            <w:rPr>
              <w:rFonts w:ascii="Times New Roman"/>
              <w:color w:val="000000"/>
              <w:spacing w:val="7"/>
            </w:rPr>
          </w:rPrChange>
        </w:rPr>
        <w:t xml:space="preserve"> </w:t>
      </w:r>
      <w:r w:rsidR="00A96A35" w:rsidRPr="0027638C">
        <w:rPr>
          <w:sz w:val="24"/>
          <w:rPrChange w16du:dateUtc="2026-07-07T18:18:00Z" w:author="Author" w:date="2026-07-07T20:18:00Z" w:id="3863">
            <w:rPr>
              <w:rFonts w:ascii="Times New Roman" w:hAnsi="Times New Roman"/>
              <w:color w:val="000000"/>
            </w:rPr>
          </w:rPrChange>
        </w:rPr>
        <w:t>do-eiusmod</w:t>
      </w:r>
      <w:del w16du:dateUtc="2026-07-07T18:18:00Z" w:author="Author" w:date="2026-07-07T20:18:00Z" w:id="3864">
        <w:r>
          <w:rPr>
            <w:color w:val="000000"/>
          </w:rPr>
          <w:cr/>
        </w:r>
      </w:del>
      <w:r w:rsidR="00A96A35" w:rsidRPr="0027638C">
        <w:rPr>
          <w:sz w:val="24"/>
          <w:rPrChange w16du:dateUtc="2026-07-07T18:18:00Z" w:author="Author" w:date="2026-07-07T20:18:00Z" w:id="3865">
            <w:rPr>
              <w:rFonts w:ascii="Times New Roman"/>
              <w:color w:val="000000"/>
              <w:spacing w:val="665"/>
            </w:rPr>
          </w:rPrChange>
        </w:rPr>
        <w:t xml:space="preserve"> </w:t>
      </w:r>
      <w:r w:rsidR="00A96A35" w:rsidRPr="0027638C">
        <w:rPr>
          <w:sz w:val="24"/>
          <w:rPrChange w16du:dateUtc="2026-07-07T18:18:00Z" w:author="Author" w:date="2026-07-07T20:18:00Z" w:id="3866">
            <w:rPr>
              <w:rFonts w:ascii="Times New Roman"/>
              <w:color w:val="000000"/>
            </w:rPr>
          </w:rPrChange>
        </w:rPr>
        <w:t>(tempor,</w:t>
      </w:r>
      <w:r w:rsidR="00A96A35" w:rsidRPr="0027638C">
        <w:rPr>
          <w:spacing w:val="-6"/>
          <w:sz w:val="24"/>
          <w:rPrChange w16du:dateUtc="2026-07-07T18:18:00Z" w:author="Author" w:date="2026-07-07T20:18:00Z" w:id="3867">
            <w:rPr>
              <w:rFonts w:ascii="Times New Roman"/>
              <w:color w:val="000000"/>
              <w:spacing w:val="-2"/>
            </w:rPr>
          </w:rPrChange>
        </w:rPr>
        <w:t xml:space="preserve"> </w:t>
      </w:r>
      <w:r w:rsidR="00A96A35" w:rsidRPr="0027638C">
        <w:rPr>
          <w:sz w:val="24"/>
          <w:rPrChange w16du:dateUtc="2026-07-07T18:18:00Z" w:author="Author" w:date="2026-07-07T20:18:00Z" w:id="3868">
            <w:rPr>
              <w:rFonts w:ascii="Times New Roman"/>
              <w:color w:val="000000"/>
            </w:rPr>
          </w:rPrChange>
        </w:rPr>
        <w:t>incididunt</w:t>
      </w:r>
      <w:r w:rsidR="00A96A35" w:rsidRPr="0027638C">
        <w:rPr>
          <w:spacing w:val="-6"/>
          <w:sz w:val="24"/>
          <w:rPrChange w16du:dateUtc="2026-07-07T18:18:00Z" w:author="Author" w:date="2026-07-07T20:18:00Z" w:id="3869">
            <w:rPr>
              <w:rFonts w:ascii="Times New Roman"/>
              <w:color w:val="000000"/>
              <w:spacing w:val="-2"/>
            </w:rPr>
          </w:rPrChange>
        </w:rPr>
        <w:t xml:space="preserve"> </w:t>
      </w:r>
      <w:r w:rsidR="00A96A35" w:rsidRPr="0027638C">
        <w:rPr>
          <w:sz w:val="24"/>
          <w:rPrChange w16du:dateUtc="2026-07-07T18:18:00Z" w:author="Author" w:date="2026-07-07T20:18:00Z" w:id="3870">
            <w:rPr>
              <w:rFonts w:ascii="Times New Roman" w:hAnsi="Times New Roman"/>
              <w:color w:val="000000"/>
              <w:spacing w:val="6"/>
            </w:rPr>
          </w:rPrChange>
        </w:rPr>
        <w:t>“</w:t>
      </w:r>
      <w:r w:rsidR="00C91267" w:rsidRPr="0027638C">
        <w:rPr>
          <w:b/>
          <w:sz w:val="24"/>
          <w:rPrChange w16du:dateUtc="2026-07-07T18:18:00Z" w:author="Author" w:date="2026-07-07T20:18:00Z" w:id="3871">
            <w:rPr>
              <w:rFonts w:ascii="Times New Roman" w:hAnsi="Times New Roman"/>
              <w:color w:val="000000"/>
              <w:spacing w:val="6"/>
            </w:rPr>
          </w:rPrChange>
        </w:rPr>
        <w:t>Ut-</w:t>
      </w:r>
      <w:del w16du:dateUtc="2026-07-07T18:18:00Z" w:author="Author" w:date="2026-07-07T20:18:00Z" w:id="3872">
        <w:r>
          <w:rPr>
            <w:color w:val="000000"/>
            <w:spacing w:val="6"/>
          </w:rPr>
          <w:delText>processor</w:delText>
        </w:r>
      </w:del>
      <w:ins w16du:dateUtc="2026-07-07T18:18:00Z" w:author="Author" w:date="2026-07-07T20:18:00Z" w:id="3873">
        <w:r w:rsidR="00C91267" w:rsidRPr="0027638C">
          <w:rPr>
            <w:b/>
            <w:sz w:val="24"/>
            <w:szCs w:val="24"/>
          </w:rPr>
          <w:t>Labore</w:t>
        </w:r>
      </w:ins>
      <w:r w:rsidR="00A96A35" w:rsidRPr="0027638C">
        <w:rPr>
          <w:sz w:val="24"/>
          <w:rPrChange w16du:dateUtc="2026-07-07T18:18:00Z" w:author="Author" w:date="2026-07-07T20:18:00Z" w:id="3874">
            <w:rPr>
              <w:rFonts w:ascii="Times New Roman" w:hAnsi="Times New Roman"/>
              <w:color w:val="000000"/>
              <w:spacing w:val="6"/>
            </w:rPr>
          </w:rPrChange>
        </w:rPr>
        <w:t>”)</w:t>
      </w:r>
      <w:r w:rsidR="00A96A35" w:rsidRPr="0027638C">
        <w:rPr>
          <w:spacing w:val="40"/>
          <w:sz w:val="24"/>
          <w:rPrChange w16du:dateUtc="2026-07-07T18:18:00Z" w:author="Author" w:date="2026-07-07T20:18:00Z" w:id="3875">
            <w:rPr>
              <w:rFonts w:ascii="Times New Roman"/>
              <w:color w:val="000000"/>
              <w:spacing w:val="45"/>
            </w:rPr>
          </w:rPrChange>
        </w:rPr>
        <w:t xml:space="preserve"> </w:t>
      </w:r>
      <w:r w:rsidR="00A96A35" w:rsidRPr="0027638C">
        <w:rPr>
          <w:sz w:val="24"/>
          <w:rPrChange w16du:dateUtc="2026-07-07T18:18:00Z" w:author="Author" w:date="2026-07-07T20:18:00Z" w:id="3876">
            <w:rPr>
              <w:rFonts w:ascii="Times New Roman"/>
              <w:color w:val="000000"/>
            </w:rPr>
          </w:rPrChange>
        </w:rPr>
        <w:t>et</w:t>
      </w:r>
      <w:r w:rsidR="00A96A35" w:rsidRPr="0027638C">
        <w:rPr>
          <w:spacing w:val="-6"/>
          <w:sz w:val="24"/>
          <w:rPrChange w16du:dateUtc="2026-07-07T18:18:00Z" w:author="Author" w:date="2026-07-07T20:18:00Z" w:id="3877">
            <w:rPr>
              <w:rFonts w:ascii="Times New Roman"/>
              <w:color w:val="000000"/>
              <w:spacing w:val="-2"/>
            </w:rPr>
          </w:rPrChange>
        </w:rPr>
        <w:t xml:space="preserve"> </w:t>
      </w:r>
      <w:r w:rsidR="00A96A35" w:rsidRPr="0027638C">
        <w:rPr>
          <w:sz w:val="24"/>
          <w:rPrChange w16du:dateUtc="2026-07-07T18:18:00Z" w:author="Author" w:date="2026-07-07T20:18:00Z" w:id="3878">
            <w:rPr>
              <w:rFonts w:ascii="Times New Roman"/>
              <w:color w:val="000000"/>
            </w:rPr>
          </w:rPrChange>
        </w:rPr>
        <w:t>dolore</w:t>
      </w:r>
      <w:r w:rsidR="00A96A35" w:rsidRPr="0027638C">
        <w:rPr>
          <w:spacing w:val="-6"/>
          <w:sz w:val="24"/>
          <w:rPrChange w16du:dateUtc="2026-07-07T18:18:00Z" w:author="Author" w:date="2026-07-07T20:18:00Z" w:id="3879">
            <w:rPr>
              <w:rFonts w:ascii="Times New Roman"/>
              <w:color w:val="000000"/>
              <w:spacing w:val="-2"/>
            </w:rPr>
          </w:rPrChange>
        </w:rPr>
        <w:t xml:space="preserve"> </w:t>
      </w:r>
      <w:r w:rsidR="00A96A35" w:rsidRPr="0027638C">
        <w:rPr>
          <w:sz w:val="24"/>
          <w:rPrChange w16du:dateUtc="2026-07-07T18:18:00Z" w:author="Author" w:date="2026-07-07T20:18:00Z" w:id="3880">
            <w:rPr>
              <w:rFonts w:ascii="Times New Roman"/>
              <w:color w:val="000000"/>
            </w:rPr>
          </w:rPrChange>
        </w:rPr>
        <w:t>magna</w:t>
      </w:r>
      <w:r w:rsidR="00A96A35" w:rsidRPr="0027638C">
        <w:rPr>
          <w:spacing w:val="-6"/>
          <w:sz w:val="24"/>
          <w:rPrChange w16du:dateUtc="2026-07-07T18:18:00Z" w:author="Author" w:date="2026-07-07T20:18:00Z" w:id="3881">
            <w:rPr>
              <w:rFonts w:ascii="Times New Roman"/>
              <w:color w:val="000000"/>
              <w:spacing w:val="-2"/>
            </w:rPr>
          </w:rPrChange>
        </w:rPr>
        <w:t xml:space="preserve"> </w:t>
      </w:r>
      <w:r w:rsidR="00A96A35" w:rsidRPr="0027638C">
        <w:rPr>
          <w:sz w:val="24"/>
          <w:rPrChange w16du:dateUtc="2026-07-07T18:18:00Z" w:author="Author" w:date="2026-07-07T20:18:00Z" w:id="3882">
            <w:rPr>
              <w:rFonts w:ascii="Times New Roman"/>
              <w:color w:val="000000"/>
            </w:rPr>
          </w:rPrChange>
        </w:rPr>
        <w:t>Aliqua</w:t>
      </w:r>
      <w:r w:rsidR="00A96A35" w:rsidRPr="0027638C">
        <w:rPr>
          <w:spacing w:val="-6"/>
          <w:sz w:val="24"/>
          <w:rPrChange w16du:dateUtc="2026-07-07T18:18:00Z" w:author="Author" w:date="2026-07-07T20:18:00Z" w:id="3883">
            <w:rPr>
              <w:rFonts w:ascii="Times New Roman"/>
              <w:color w:val="000000"/>
              <w:spacing w:val="-2"/>
            </w:rPr>
          </w:rPrChange>
        </w:rPr>
        <w:t xml:space="preserve"> </w:t>
      </w:r>
      <w:r w:rsidR="00A96A35" w:rsidRPr="0027638C">
        <w:rPr>
          <w:sz w:val="24"/>
          <w:rPrChange w16du:dateUtc="2026-07-07T18:18:00Z" w:author="Author" w:date="2026-07-07T20:18:00Z" w:id="3884">
            <w:rPr>
              <w:rFonts w:ascii="Times New Roman"/>
              <w:color w:val="000000"/>
            </w:rPr>
          </w:rPrChange>
        </w:rPr>
        <w:t>lorem</w:t>
      </w:r>
      <w:r w:rsidR="00A96A35" w:rsidRPr="0027638C">
        <w:rPr>
          <w:spacing w:val="-6"/>
          <w:sz w:val="24"/>
          <w:rPrChange w16du:dateUtc="2026-07-07T18:18:00Z" w:author="Author" w:date="2026-07-07T20:18:00Z" w:id="3885">
            <w:rPr>
              <w:rFonts w:ascii="Times New Roman"/>
              <w:color w:val="000000"/>
              <w:spacing w:val="-2"/>
            </w:rPr>
          </w:rPrChange>
        </w:rPr>
        <w:t xml:space="preserve"> </w:t>
      </w:r>
      <w:r w:rsidR="00A96A35" w:rsidRPr="0027638C">
        <w:rPr>
          <w:sz w:val="24"/>
          <w:rPrChange w16du:dateUtc="2026-07-07T18:18:00Z" w:author="Author" w:date="2026-07-07T20:18:00Z" w:id="3886">
            <w:rPr>
              <w:rFonts w:ascii="Times New Roman"/>
              <w:color w:val="000000"/>
            </w:rPr>
          </w:rPrChange>
        </w:rPr>
        <w:t>ipsum</w:t>
      </w:r>
      <w:r w:rsidR="00A96A35" w:rsidRPr="0027638C">
        <w:rPr>
          <w:spacing w:val="-6"/>
          <w:sz w:val="24"/>
          <w:rPrChange w16du:dateUtc="2026-07-07T18:18:00Z" w:author="Author" w:date="2026-07-07T20:18:00Z" w:id="3887">
            <w:rPr>
              <w:rFonts w:ascii="Times New Roman"/>
              <w:color w:val="000000"/>
              <w:spacing w:val="-2"/>
            </w:rPr>
          </w:rPrChange>
        </w:rPr>
        <w:t xml:space="preserve"> </w:t>
      </w:r>
      <w:r w:rsidR="00A96A35" w:rsidRPr="0027638C">
        <w:rPr>
          <w:sz w:val="24"/>
          <w:rPrChange w16du:dateUtc="2026-07-07T18:18:00Z" w:author="Author" w:date="2026-07-07T20:18:00Z" w:id="3888">
            <w:rPr>
              <w:rFonts w:ascii="Times New Roman"/>
              <w:color w:val="000000"/>
            </w:rPr>
          </w:rPrChange>
        </w:rPr>
        <w:t>dolor</w:t>
      </w:r>
      <w:r w:rsidR="00A96A35" w:rsidRPr="0027638C">
        <w:rPr>
          <w:spacing w:val="-6"/>
          <w:sz w:val="24"/>
          <w:rPrChange w16du:dateUtc="2026-07-07T18:18:00Z" w:author="Author" w:date="2026-07-07T20:18:00Z" w:id="3889">
            <w:rPr>
              <w:rFonts w:ascii="Times New Roman"/>
              <w:color w:val="000000"/>
              <w:spacing w:val="-2"/>
            </w:rPr>
          </w:rPrChange>
        </w:rPr>
        <w:t xml:space="preserve"> </w:t>
      </w:r>
      <w:r w:rsidR="00A96A35" w:rsidRPr="0027638C">
        <w:rPr>
          <w:sz w:val="24"/>
          <w:rPrChange w16du:dateUtc="2026-07-07T18:18:00Z" w:author="Author" w:date="2026-07-07T20:18:00Z" w:id="3890">
            <w:rPr>
              <w:rFonts w:ascii="Times New Roman"/>
              <w:color w:val="000000"/>
            </w:rPr>
          </w:rPrChange>
        </w:rPr>
        <w:t>sit</w:t>
      </w:r>
      <w:r w:rsidR="00A96A35" w:rsidRPr="0027638C">
        <w:rPr>
          <w:spacing w:val="-6"/>
          <w:sz w:val="24"/>
          <w:rPrChange w16du:dateUtc="2026-07-07T18:18:00Z" w:author="Author" w:date="2026-07-07T20:18:00Z" w:id="3891">
            <w:rPr>
              <w:rFonts w:ascii="Times New Roman"/>
              <w:color w:val="000000"/>
              <w:spacing w:val="-2"/>
            </w:rPr>
          </w:rPrChange>
        </w:rPr>
        <w:t xml:space="preserve"> </w:t>
      </w:r>
      <w:r w:rsidR="00A96A35" w:rsidRPr="0027638C">
        <w:rPr>
          <w:sz w:val="24"/>
          <w:rPrChange w16du:dateUtc="2026-07-07T18:18:00Z" w:author="Author" w:date="2026-07-07T20:18:00Z" w:id="3892">
            <w:rPr>
              <w:rFonts w:ascii="Times New Roman" w:hAnsi="Times New Roman"/>
              <w:color w:val="000000"/>
            </w:rPr>
          </w:rPrChange>
        </w:rPr>
        <w:t>amet</w:t>
      </w:r>
      <w:del w16du:dateUtc="2026-07-07T18:18:00Z" w:author="Author" w:date="2026-07-07T20:18:00Z" w:id="3893">
        <w:r>
          <w:rPr>
            <w:color w:val="000000"/>
          </w:rPr>
          <w:cr/>
        </w:r>
      </w:del>
      <w:r w:rsidR="00A96A35" w:rsidRPr="0027638C">
        <w:rPr>
          <w:sz w:val="24"/>
          <w:rPrChange w16du:dateUtc="2026-07-07T18:18:00Z" w:author="Author" w:date="2026-07-07T20:18:00Z" w:id="3894">
            <w:rPr>
              <w:rFonts w:ascii="Times New Roman"/>
              <w:color w:val="000000"/>
              <w:spacing w:val="665"/>
            </w:rPr>
          </w:rPrChange>
        </w:rPr>
        <w:t xml:space="preserve"> </w:t>
      </w:r>
      <w:r w:rsidR="00A96A35" w:rsidRPr="0027638C">
        <w:rPr>
          <w:sz w:val="24"/>
          <w:rPrChange w16du:dateUtc="2026-07-07T18:18:00Z" w:author="Author" w:date="2026-07-07T20:18:00Z" w:id="3895">
            <w:rPr>
              <w:rFonts w:ascii="Times New Roman"/>
              <w:color w:val="000000"/>
            </w:rPr>
          </w:rPrChange>
        </w:rPr>
        <w:t>consectetur</w:t>
      </w:r>
      <w:r w:rsidR="00A96A35" w:rsidRPr="0027638C">
        <w:rPr>
          <w:spacing w:val="-2"/>
          <w:sz w:val="24"/>
          <w:rPrChange w16du:dateUtc="2026-07-07T18:18:00Z" w:author="Author" w:date="2026-07-07T20:18:00Z" w:id="3896">
            <w:rPr>
              <w:rFonts w:ascii="Times New Roman"/>
              <w:color w:val="000000"/>
              <w:spacing w:val="2"/>
            </w:rPr>
          </w:rPrChange>
        </w:rPr>
        <w:t xml:space="preserve"> </w:t>
      </w:r>
      <w:r w:rsidR="00A96A35" w:rsidRPr="0027638C">
        <w:rPr>
          <w:sz w:val="24"/>
          <w:rPrChange w16du:dateUtc="2026-07-07T18:18:00Z" w:author="Author" w:date="2026-07-07T20:18:00Z" w:id="3897">
            <w:rPr>
              <w:rFonts w:ascii="Times New Roman"/>
              <w:color w:val="000000"/>
            </w:rPr>
          </w:rPrChange>
        </w:rPr>
        <w:t>adipiscing</w:t>
      </w:r>
      <w:r w:rsidR="00A96A35" w:rsidRPr="0027638C">
        <w:rPr>
          <w:spacing w:val="-2"/>
          <w:sz w:val="24"/>
          <w:rPrChange w16du:dateUtc="2026-07-07T18:18:00Z" w:author="Author" w:date="2026-07-07T20:18:00Z" w:id="3898">
            <w:rPr>
              <w:rFonts w:ascii="Times New Roman"/>
              <w:color w:val="000000"/>
              <w:spacing w:val="2"/>
            </w:rPr>
          </w:rPrChange>
        </w:rPr>
        <w:t xml:space="preserve"> </w:t>
      </w:r>
      <w:r w:rsidR="00A96A35" w:rsidRPr="0027638C">
        <w:rPr>
          <w:sz w:val="24"/>
          <w:rPrChange w16du:dateUtc="2026-07-07T18:18:00Z" w:author="Author" w:date="2026-07-07T20:18:00Z" w:id="3899">
            <w:rPr>
              <w:rFonts w:ascii="Times New Roman"/>
              <w:color w:val="000000"/>
            </w:rPr>
          </w:rPrChange>
        </w:rPr>
        <w:t>Elit</w:t>
      </w:r>
      <w:ins w16du:dateUtc="2026-07-07T18:18:00Z" w:author="Author" w:date="2026-07-07T20:18:00Z" w:id="3900">
        <w:r w:rsidR="00A96A35" w:rsidRPr="0027638C">
          <w:rPr>
            <w:spacing w:val="-2"/>
            <w:sz w:val="24"/>
            <w:szCs w:val="24"/>
          </w:rPr>
          <w:t>,</w:t>
        </w:r>
      </w:ins>
      <w:r w:rsidR="00A96A35" w:rsidRPr="0027638C">
        <w:rPr>
          <w:spacing w:val="-2"/>
          <w:sz w:val="24"/>
          <w:rPrChange w16du:dateUtc="2026-07-07T18:18:00Z" w:author="Author" w:date="2026-07-07T20:18:00Z" w:id="3901">
            <w:rPr>
              <w:rFonts w:ascii="Times New Roman"/>
              <w:color w:val="000000"/>
              <w:spacing w:val="2"/>
            </w:rPr>
          </w:rPrChange>
        </w:rPr>
        <w:t xml:space="preserve"> </w:t>
      </w:r>
      <w:r w:rsidR="00A96A35" w:rsidRPr="0027638C">
        <w:rPr>
          <w:sz w:val="24"/>
          <w:rPrChange w16du:dateUtc="2026-07-07T18:18:00Z" w:author="Author" w:date="2026-07-07T20:18:00Z" w:id="3902">
            <w:rPr>
              <w:rFonts w:ascii="Times New Roman"/>
              <w:color w:val="000000"/>
            </w:rPr>
          </w:rPrChange>
        </w:rPr>
        <w:t>sed</w:t>
      </w:r>
      <w:r w:rsidR="00A96A35" w:rsidRPr="0027638C">
        <w:rPr>
          <w:spacing w:val="-2"/>
          <w:sz w:val="24"/>
          <w:rPrChange w16du:dateUtc="2026-07-07T18:18:00Z" w:author="Author" w:date="2026-07-07T20:18:00Z" w:id="3903">
            <w:rPr>
              <w:rFonts w:ascii="Times New Roman"/>
              <w:color w:val="000000"/>
              <w:spacing w:val="2"/>
            </w:rPr>
          </w:rPrChange>
        </w:rPr>
        <w:t xml:space="preserve"> </w:t>
      </w:r>
      <w:r w:rsidR="00A96A35" w:rsidRPr="0027638C">
        <w:rPr>
          <w:sz w:val="24"/>
          <w:rPrChange w16du:dateUtc="2026-07-07T18:18:00Z" w:author="Author" w:date="2026-07-07T20:18:00Z" w:id="3904">
            <w:rPr>
              <w:rFonts w:ascii="Times New Roman"/>
              <w:color w:val="000000"/>
            </w:rPr>
          </w:rPrChange>
        </w:rPr>
        <w:t>do</w:t>
      </w:r>
      <w:r w:rsidR="00A96A35" w:rsidRPr="0027638C">
        <w:rPr>
          <w:spacing w:val="-2"/>
          <w:sz w:val="24"/>
          <w:rPrChange w16du:dateUtc="2026-07-07T18:18:00Z" w:author="Author" w:date="2026-07-07T20:18:00Z" w:id="3905">
            <w:rPr>
              <w:rFonts w:ascii="Times New Roman"/>
              <w:color w:val="000000"/>
              <w:spacing w:val="2"/>
            </w:rPr>
          </w:rPrChange>
        </w:rPr>
        <w:t xml:space="preserve"> </w:t>
      </w:r>
      <w:r w:rsidR="00A96A35" w:rsidRPr="0027638C">
        <w:rPr>
          <w:sz w:val="24"/>
          <w:rPrChange w16du:dateUtc="2026-07-07T18:18:00Z" w:author="Author" w:date="2026-07-07T20:18:00Z" w:id="3906">
            <w:rPr>
              <w:rFonts w:ascii="Times New Roman"/>
              <w:color w:val="000000"/>
            </w:rPr>
          </w:rPrChange>
        </w:rPr>
        <w:t>eiusmod</w:t>
      </w:r>
      <w:r w:rsidR="00A96A35" w:rsidRPr="0027638C">
        <w:rPr>
          <w:spacing w:val="-2"/>
          <w:sz w:val="24"/>
          <w:rPrChange w16du:dateUtc="2026-07-07T18:18:00Z" w:author="Author" w:date="2026-07-07T20:18:00Z" w:id="3907">
            <w:rPr>
              <w:rFonts w:ascii="Times New Roman"/>
              <w:color w:val="000000"/>
              <w:spacing w:val="2"/>
            </w:rPr>
          </w:rPrChange>
        </w:rPr>
        <w:t xml:space="preserve"> </w:t>
      </w:r>
      <w:r w:rsidR="00A96A35" w:rsidRPr="0027638C">
        <w:rPr>
          <w:sz w:val="24"/>
          <w:rPrChange w16du:dateUtc="2026-07-07T18:18:00Z" w:author="Author" w:date="2026-07-07T20:18:00Z" w:id="3908">
            <w:rPr>
              <w:rFonts w:ascii="Times New Roman"/>
              <w:color w:val="000000"/>
            </w:rPr>
          </w:rPrChange>
        </w:rPr>
        <w:t>tempor</w:t>
      </w:r>
      <w:r w:rsidR="00A96A35" w:rsidRPr="0027638C">
        <w:rPr>
          <w:spacing w:val="-2"/>
          <w:sz w:val="24"/>
          <w:rPrChange w16du:dateUtc="2026-07-07T18:18:00Z" w:author="Author" w:date="2026-07-07T20:18:00Z" w:id="3909">
            <w:rPr>
              <w:rFonts w:ascii="Times New Roman"/>
              <w:color w:val="000000"/>
              <w:spacing w:val="2"/>
            </w:rPr>
          </w:rPrChange>
        </w:rPr>
        <w:t xml:space="preserve"> </w:t>
      </w:r>
      <w:r w:rsidR="00A96A35" w:rsidRPr="0027638C">
        <w:rPr>
          <w:sz w:val="24"/>
          <w:rPrChange w16du:dateUtc="2026-07-07T18:18:00Z" w:author="Author" w:date="2026-07-07T20:18:00Z" w:id="3910">
            <w:rPr>
              <w:rFonts w:ascii="Times New Roman"/>
              <w:color w:val="000000"/>
            </w:rPr>
          </w:rPrChange>
        </w:rPr>
        <w:t>incididunt</w:t>
      </w:r>
      <w:r w:rsidR="00A96A35" w:rsidRPr="0027638C">
        <w:rPr>
          <w:spacing w:val="-2"/>
          <w:sz w:val="24"/>
          <w:rPrChange w16du:dateUtc="2026-07-07T18:18:00Z" w:author="Author" w:date="2026-07-07T20:18:00Z" w:id="3911">
            <w:rPr>
              <w:rFonts w:ascii="Times New Roman"/>
              <w:color w:val="000000"/>
              <w:spacing w:val="2"/>
            </w:rPr>
          </w:rPrChange>
        </w:rPr>
        <w:t xml:space="preserve"> </w:t>
      </w:r>
      <w:r w:rsidR="00A96A35" w:rsidRPr="0027638C">
        <w:rPr>
          <w:sz w:val="24"/>
          <w:rPrChange w16du:dateUtc="2026-07-07T18:18:00Z" w:author="Author" w:date="2026-07-07T20:18:00Z" w:id="3912">
            <w:rPr>
              <w:rFonts w:ascii="Times New Roman"/>
              <w:color w:val="000000"/>
            </w:rPr>
          </w:rPrChange>
        </w:rPr>
        <w:t>Ut</w:t>
      </w:r>
      <w:r w:rsidR="00A96A35" w:rsidRPr="0027638C">
        <w:rPr>
          <w:spacing w:val="-2"/>
          <w:sz w:val="24"/>
          <w:rPrChange w16du:dateUtc="2026-07-07T18:18:00Z" w:author="Author" w:date="2026-07-07T20:18:00Z" w:id="3913">
            <w:rPr>
              <w:rFonts w:ascii="Times New Roman"/>
              <w:color w:val="000000"/>
              <w:spacing w:val="2"/>
            </w:rPr>
          </w:rPrChange>
        </w:rPr>
        <w:t xml:space="preserve"> </w:t>
      </w:r>
      <w:r w:rsidR="00A96A35" w:rsidRPr="0027638C">
        <w:rPr>
          <w:sz w:val="24"/>
          <w:rPrChange w16du:dateUtc="2026-07-07T18:18:00Z" w:author="Author" w:date="2026-07-07T20:18:00Z" w:id="3914">
            <w:rPr>
              <w:rFonts w:ascii="Times New Roman"/>
              <w:color w:val="000000"/>
            </w:rPr>
          </w:rPrChange>
        </w:rPr>
        <w:t>labore</w:t>
      </w:r>
      <w:r w:rsidR="00A96A35" w:rsidRPr="0027638C">
        <w:rPr>
          <w:spacing w:val="-2"/>
          <w:sz w:val="24"/>
          <w:rPrChange w16du:dateUtc="2026-07-07T18:18:00Z" w:author="Author" w:date="2026-07-07T20:18:00Z" w:id="3915">
            <w:rPr>
              <w:rFonts w:ascii="Times New Roman"/>
              <w:color w:val="000000"/>
              <w:spacing w:val="2"/>
            </w:rPr>
          </w:rPrChange>
        </w:rPr>
        <w:t xml:space="preserve"> </w:t>
      </w:r>
      <w:r w:rsidR="00C91267" w:rsidRPr="0027638C">
        <w:rPr>
          <w:sz w:val="24"/>
          <w:rPrChange w16du:dateUtc="2026-07-07T18:18:00Z" w:author="Author" w:date="2026-07-07T20:18:00Z" w:id="3916">
            <w:rPr>
              <w:rFonts w:ascii="Times New Roman"/>
              <w:color w:val="000000"/>
            </w:rPr>
          </w:rPrChange>
        </w:rPr>
        <w:t>Et-</w:t>
      </w:r>
      <w:del w16du:dateUtc="2026-07-07T18:18:00Z" w:author="Author" w:date="2026-07-07T20:18:00Z" w:id="3917">
        <w:r>
          <w:rPr>
            <w:color w:val="000000"/>
          </w:rPr>
          <w:delText>processor</w:delText>
        </w:r>
      </w:del>
      <w:ins w16du:dateUtc="2026-07-07T18:18:00Z" w:author="Author" w:date="2026-07-07T20:18:00Z" w:id="3918">
        <w:r w:rsidR="00C91267" w:rsidRPr="0027638C">
          <w:rPr>
            <w:sz w:val="24"/>
            <w:szCs w:val="24"/>
          </w:rPr>
          <w:t>Dolore</w:t>
        </w:r>
      </w:ins>
      <w:r w:rsidR="00A96A35" w:rsidRPr="0027638C">
        <w:rPr>
          <w:spacing w:val="-2"/>
          <w:sz w:val="24"/>
          <w:rPrChange w16du:dateUtc="2026-07-07T18:18:00Z" w:author="Author" w:date="2026-07-07T20:18:00Z" w:id="3919">
            <w:rPr>
              <w:rFonts w:ascii="Times New Roman"/>
              <w:color w:val="000000"/>
              <w:spacing w:val="2"/>
            </w:rPr>
          </w:rPrChange>
        </w:rPr>
        <w:t xml:space="preserve"> </w:t>
      </w:r>
      <w:r w:rsidR="00A96A35" w:rsidRPr="0027638C">
        <w:rPr>
          <w:sz w:val="24"/>
          <w:rPrChange w16du:dateUtc="2026-07-07T18:18:00Z" w:author="Author" w:date="2026-07-07T20:18:00Z" w:id="3920">
            <w:rPr>
              <w:rFonts w:ascii="Times New Roman" w:hAnsi="Times New Roman"/>
              <w:color w:val="000000"/>
            </w:rPr>
          </w:rPrChange>
        </w:rPr>
        <w:t>magna</w:t>
      </w:r>
      <w:del w16du:dateUtc="2026-07-07T18:18:00Z" w:author="Author" w:date="2026-07-07T20:18:00Z" w:id="3921">
        <w:r>
          <w:rPr>
            <w:color w:val="000000"/>
          </w:rPr>
          <w:cr/>
        </w:r>
      </w:del>
      <w:r w:rsidR="00A96A35" w:rsidRPr="0027638C">
        <w:rPr>
          <w:sz w:val="24"/>
          <w:rPrChange w16du:dateUtc="2026-07-07T18:18:00Z" w:author="Author" w:date="2026-07-07T20:18:00Z" w:id="3922">
            <w:rPr>
              <w:rFonts w:ascii="Times New Roman"/>
              <w:color w:val="000000"/>
              <w:spacing w:val="665"/>
            </w:rPr>
          </w:rPrChange>
        </w:rPr>
        <w:t xml:space="preserve"> </w:t>
      </w:r>
      <w:r w:rsidR="00A96A35" w:rsidRPr="0027638C">
        <w:rPr>
          <w:sz w:val="24"/>
          <w:rPrChange w16du:dateUtc="2026-07-07T18:18:00Z" w:author="Author" w:date="2026-07-07T20:18:00Z" w:id="3923">
            <w:rPr>
              <w:rFonts w:ascii="Times New Roman"/>
              <w:color w:val="000000"/>
            </w:rPr>
          </w:rPrChange>
        </w:rPr>
        <w:t>aliqua lorem ipsum dolor Sit.</w:t>
      </w:r>
      <w:ins w16du:dateUtc="2026-07-07T18:18:00Z" w:author="Author" w:date="2026-07-07T20:18:00Z" w:id="3924">
        <w:r w:rsidR="00740549" w:rsidRPr="0027638C">
          <w:rPr>
            <w:sz w:val="24"/>
            <w:szCs w:val="24"/>
          </w:rPr>
          <w:t xml:space="preserve"> Amet consectetur, adipiscing elit sed do eiusmod Tempor, Incididunt Ut Labore et dolore MAGNA Aliqua lorem ipsum dolor Sit-Amet.</w:t>
        </w:r>
      </w:ins>
    </w:p>
    <w:p w14:paraId="584D918A" w14:textId="36F98EE3" w:rsidR="009609E8" w:rsidRDefault="00000000" w:rsidRPr="0027638C">
      <w:pPr>
        <w:pStyle w:val="ListParagraph"/>
        <w:numPr>
          <w:ilvl w:val="2"/>
          <w:numId w:val="5"/>
        </w:numPr>
        <w:tabs>
          <w:tab w:pos="2156" w:val="left"/>
          <w:tab w:pos="2160" w:val="left"/>
        </w:tabs>
        <w:spacing w:before="242"/>
        <w:ind w:right="355"/>
        <w:rPr>
          <w:sz w:val="24"/>
          <w:rPrChange w16du:dateUtc="2026-07-07T18:18:00Z" w:author="Author" w:date="2026-07-07T20:18:00Z" w:id="3925">
            <w:rPr>
              <w:rFonts w:ascii="Times New Roman"/>
              <w:color w:val="000000"/>
            </w:rPr>
          </w:rPrChange>
        </w:rPr>
        <w:pPrChange w16du:dateUtc="2026-07-07T18:18:00Z" w:author="Author" w:date="2026-07-07T20:18:00Z" w:id="3926">
          <w:pPr>
            <w:spacing w:after="0" w:before="242" w:line="253" w:lineRule="exact"/>
            <w:ind w:left="720"/>
            <w:jc w:val="left"/>
          </w:pPr>
        </w:pPrChange>
      </w:pPr>
      <w:del w16du:dateUtc="2026-07-07T18:18:00Z" w:author="Author" w:date="2026-07-07T20:18:00Z" w:id="3927">
        <w:r>
          <w:rPr>
            <w:color w:val="000000"/>
          </w:rPr>
          <w:lastRenderedPageBreak/>
          <w:delText>(iii)</w:delText>
        </w:r>
        <w:r>
          <w:rPr>
            <w:color w:val="000000"/>
            <w:spacing w:val="335"/>
          </w:rPr>
          <w:delText xml:space="preserve"> </w:delText>
        </w:r>
      </w:del>
      <w:r w:rsidR="00A96A35" w:rsidRPr="0027638C">
        <w:rPr>
          <w:sz w:val="24"/>
          <w:rPrChange w16du:dateUtc="2026-07-07T18:18:00Z" w:author="Author" w:date="2026-07-07T20:18:00Z" w:id="3928">
            <w:rPr>
              <w:rFonts w:ascii="Times New Roman"/>
              <w:color w:val="000000"/>
            </w:rPr>
          </w:rPrChange>
        </w:rPr>
        <w:t>Consectetur</w:t>
      </w:r>
      <w:r w:rsidR="00A96A35" w:rsidRPr="0027638C">
        <w:rPr>
          <w:sz w:val="24"/>
          <w:rPrChange w16du:dateUtc="2026-07-07T18:18:00Z" w:author="Author" w:date="2026-07-07T20:18:00Z" w:id="3929">
            <w:rPr>
              <w:rFonts w:ascii="Times New Roman"/>
              <w:color w:val="000000"/>
              <w:spacing w:val="39"/>
            </w:rPr>
          </w:rPrChange>
        </w:rPr>
        <w:t xml:space="preserve"> </w:t>
      </w:r>
      <w:r w:rsidR="00A96A35" w:rsidRPr="0027638C">
        <w:rPr>
          <w:sz w:val="24"/>
          <w:rPrChange w16du:dateUtc="2026-07-07T18:18:00Z" w:author="Author" w:date="2026-07-07T20:18:00Z" w:id="3930">
            <w:rPr>
              <w:rFonts w:ascii="Times New Roman"/>
              <w:color w:val="000000"/>
            </w:rPr>
          </w:rPrChange>
        </w:rPr>
        <w:t>adipiscing</w:t>
      </w:r>
      <w:r w:rsidR="00A96A35" w:rsidRPr="0027638C">
        <w:rPr>
          <w:sz w:val="24"/>
          <w:rPrChange w16du:dateUtc="2026-07-07T18:18:00Z" w:author="Author" w:date="2026-07-07T20:18:00Z" w:id="3931">
            <w:rPr>
              <w:rFonts w:ascii="Times New Roman"/>
              <w:color w:val="000000"/>
              <w:spacing w:val="39"/>
            </w:rPr>
          </w:rPrChange>
        </w:rPr>
        <w:t xml:space="preserve"> </w:t>
      </w:r>
      <w:r w:rsidR="00A96A35" w:rsidRPr="0027638C">
        <w:rPr>
          <w:sz w:val="24"/>
          <w:rPrChange w16du:dateUtc="2026-07-07T18:18:00Z" w:author="Author" w:date="2026-07-07T20:18:00Z" w:id="3932">
            <w:rPr>
              <w:rFonts w:ascii="Times New Roman"/>
              <w:color w:val="000000"/>
            </w:rPr>
          </w:rPrChange>
        </w:rPr>
        <w:t>elit</w:t>
      </w:r>
      <w:r w:rsidR="00A96A35" w:rsidRPr="0027638C">
        <w:rPr>
          <w:sz w:val="24"/>
          <w:rPrChange w16du:dateUtc="2026-07-07T18:18:00Z" w:author="Author" w:date="2026-07-07T20:18:00Z" w:id="3933">
            <w:rPr>
              <w:rFonts w:ascii="Times New Roman"/>
              <w:color w:val="000000"/>
              <w:spacing w:val="39"/>
            </w:rPr>
          </w:rPrChange>
        </w:rPr>
        <w:t xml:space="preserve"> </w:t>
      </w:r>
      <w:r w:rsidR="00A96A35" w:rsidRPr="0027638C">
        <w:rPr>
          <w:sz w:val="24"/>
          <w:rPrChange w16du:dateUtc="2026-07-07T18:18:00Z" w:author="Author" w:date="2026-07-07T20:18:00Z" w:id="3934">
            <w:rPr>
              <w:rFonts w:ascii="Times New Roman"/>
              <w:color w:val="000000"/>
            </w:rPr>
          </w:rPrChange>
        </w:rPr>
        <w:t>sed</w:t>
      </w:r>
      <w:r w:rsidR="00A96A35" w:rsidRPr="0027638C">
        <w:rPr>
          <w:sz w:val="24"/>
          <w:rPrChange w16du:dateUtc="2026-07-07T18:18:00Z" w:author="Author" w:date="2026-07-07T20:18:00Z" w:id="3935">
            <w:rPr>
              <w:rFonts w:ascii="Times New Roman"/>
              <w:color w:val="000000"/>
              <w:spacing w:val="39"/>
            </w:rPr>
          </w:rPrChange>
        </w:rPr>
        <w:t xml:space="preserve"> </w:t>
      </w:r>
      <w:r w:rsidR="00A96A35" w:rsidRPr="0027638C">
        <w:rPr>
          <w:sz w:val="24"/>
          <w:rPrChange w16du:dateUtc="2026-07-07T18:18:00Z" w:author="Author" w:date="2026-07-07T20:18:00Z" w:id="3936">
            <w:rPr>
              <w:rFonts w:ascii="Times New Roman"/>
              <w:color w:val="000000"/>
            </w:rPr>
          </w:rPrChange>
        </w:rPr>
        <w:t>do</w:t>
      </w:r>
      <w:r w:rsidR="00A96A35" w:rsidRPr="0027638C">
        <w:rPr>
          <w:sz w:val="24"/>
          <w:rPrChange w16du:dateUtc="2026-07-07T18:18:00Z" w:author="Author" w:date="2026-07-07T20:18:00Z" w:id="3937">
            <w:rPr>
              <w:rFonts w:ascii="Times New Roman"/>
              <w:color w:val="000000"/>
              <w:spacing w:val="38"/>
            </w:rPr>
          </w:rPrChange>
        </w:rPr>
        <w:t xml:space="preserve"> </w:t>
      </w:r>
      <w:r w:rsidR="00A96A35" w:rsidRPr="0027638C">
        <w:rPr>
          <w:sz w:val="24"/>
          <w:rPrChange w16du:dateUtc="2026-07-07T18:18:00Z" w:author="Author" w:date="2026-07-07T20:18:00Z" w:id="3938">
            <w:rPr>
              <w:rFonts w:ascii="Times New Roman"/>
              <w:color w:val="000000"/>
            </w:rPr>
          </w:rPrChange>
        </w:rPr>
        <w:t>Eiusmod</w:t>
      </w:r>
      <w:r w:rsidR="00A96A35" w:rsidRPr="0027638C">
        <w:rPr>
          <w:sz w:val="24"/>
          <w:rPrChange w16du:dateUtc="2026-07-07T18:18:00Z" w:author="Author" w:date="2026-07-07T20:18:00Z" w:id="3939">
            <w:rPr>
              <w:rFonts w:ascii="Times New Roman"/>
              <w:color w:val="000000"/>
              <w:spacing w:val="39"/>
            </w:rPr>
          </w:rPrChange>
        </w:rPr>
        <w:t xml:space="preserve"> </w:t>
      </w:r>
      <w:r w:rsidR="00A96A35" w:rsidRPr="0027638C">
        <w:rPr>
          <w:sz w:val="24"/>
          <w:rPrChange w16du:dateUtc="2026-07-07T18:18:00Z" w:author="Author" w:date="2026-07-07T20:18:00Z" w:id="3940">
            <w:rPr>
              <w:rFonts w:ascii="Times New Roman"/>
              <w:color w:val="000000"/>
            </w:rPr>
          </w:rPrChange>
        </w:rPr>
        <w:t>tempor</w:t>
      </w:r>
      <w:r w:rsidR="00A96A35" w:rsidRPr="0027638C">
        <w:rPr>
          <w:sz w:val="24"/>
          <w:rPrChange w16du:dateUtc="2026-07-07T18:18:00Z" w:author="Author" w:date="2026-07-07T20:18:00Z" w:id="3941">
            <w:rPr>
              <w:rFonts w:ascii="Times New Roman"/>
              <w:color w:val="000000"/>
              <w:spacing w:val="38"/>
            </w:rPr>
          </w:rPrChange>
        </w:rPr>
        <w:t xml:space="preserve"> </w:t>
      </w:r>
      <w:r w:rsidR="00A96A35" w:rsidRPr="0027638C">
        <w:rPr>
          <w:sz w:val="24"/>
          <w:rPrChange w16du:dateUtc="2026-07-07T18:18:00Z" w:author="Author" w:date="2026-07-07T20:18:00Z" w:id="3942">
            <w:rPr>
              <w:rFonts w:ascii="Times New Roman"/>
              <w:color w:val="000000"/>
            </w:rPr>
          </w:rPrChange>
        </w:rPr>
        <w:t>incididunt</w:t>
      </w:r>
      <w:r w:rsidR="00A96A35" w:rsidRPr="0027638C">
        <w:rPr>
          <w:sz w:val="24"/>
          <w:rPrChange w16du:dateUtc="2026-07-07T18:18:00Z" w:author="Author" w:date="2026-07-07T20:18:00Z" w:id="3943">
            <w:rPr>
              <w:rFonts w:ascii="Times New Roman"/>
              <w:color w:val="000000"/>
              <w:spacing w:val="39"/>
            </w:rPr>
          </w:rPrChange>
        </w:rPr>
        <w:t xml:space="preserve"> </w:t>
      </w:r>
      <w:r w:rsidR="00A96A35" w:rsidRPr="0027638C">
        <w:rPr>
          <w:sz w:val="24"/>
          <w:rPrChange w16du:dateUtc="2026-07-07T18:18:00Z" w:author="Author" w:date="2026-07-07T20:18:00Z" w:id="3944">
            <w:rPr>
              <w:rFonts w:ascii="Times New Roman"/>
              <w:color w:val="000000"/>
            </w:rPr>
          </w:rPrChange>
        </w:rPr>
        <w:t>ut</w:t>
      </w:r>
      <w:r w:rsidR="00A96A35" w:rsidRPr="0027638C">
        <w:rPr>
          <w:sz w:val="24"/>
          <w:rPrChange w16du:dateUtc="2026-07-07T18:18:00Z" w:author="Author" w:date="2026-07-07T20:18:00Z" w:id="3945">
            <w:rPr>
              <w:rFonts w:ascii="Times New Roman"/>
              <w:color w:val="000000"/>
              <w:spacing w:val="39"/>
            </w:rPr>
          </w:rPrChange>
        </w:rPr>
        <w:t xml:space="preserve"> </w:t>
      </w:r>
      <w:r w:rsidR="00A96A35" w:rsidRPr="0027638C">
        <w:rPr>
          <w:sz w:val="24"/>
          <w:rPrChange w16du:dateUtc="2026-07-07T18:18:00Z" w:author="Author" w:date="2026-07-07T20:18:00Z" w:id="3946">
            <w:rPr>
              <w:rFonts w:ascii="Times New Roman" w:hAnsi="Times New Roman"/>
              <w:color w:val="000000"/>
            </w:rPr>
          </w:rPrChange>
        </w:rPr>
        <w:t>Labore’et</w:t>
      </w:r>
      <w:r w:rsidR="00A96A35" w:rsidRPr="0027638C">
        <w:rPr>
          <w:sz w:val="24"/>
          <w:rPrChange w16du:dateUtc="2026-07-07T18:18:00Z" w:author="Author" w:date="2026-07-07T20:18:00Z" w:id="3947">
            <w:rPr>
              <w:rFonts w:ascii="Times New Roman"/>
              <w:color w:val="000000"/>
              <w:spacing w:val="39"/>
            </w:rPr>
          </w:rPrChange>
        </w:rPr>
        <w:t xml:space="preserve"> </w:t>
      </w:r>
      <w:r w:rsidR="00A96A35" w:rsidRPr="0027638C">
        <w:rPr>
          <w:sz w:val="24"/>
          <w:rPrChange w16du:dateUtc="2026-07-07T18:18:00Z" w:author="Author" w:date="2026-07-07T20:18:00Z" w:id="3948">
            <w:rPr>
              <w:rFonts w:ascii="Times New Roman"/>
              <w:color w:val="000000"/>
            </w:rPr>
          </w:rPrChange>
        </w:rPr>
        <w:t>dolore-magna</w:t>
      </w:r>
      <w:r w:rsidR="00A96A35" w:rsidRPr="0027638C">
        <w:rPr>
          <w:sz w:val="24"/>
          <w:rPrChange w16du:dateUtc="2026-07-07T18:18:00Z" w:author="Author" w:date="2026-07-07T20:18:00Z" w:id="3949">
            <w:rPr>
              <w:rFonts w:ascii="Times New Roman"/>
              <w:color w:val="000000"/>
              <w:spacing w:val="39"/>
            </w:rPr>
          </w:rPrChange>
        </w:rPr>
        <w:t xml:space="preserve"> </w:t>
      </w:r>
      <w:r w:rsidR="00A96A35" w:rsidRPr="0027638C">
        <w:rPr>
          <w:sz w:val="24"/>
          <w:rPrChange w16du:dateUtc="2026-07-07T18:18:00Z" w:author="Author" w:date="2026-07-07T20:18:00Z" w:id="3950">
            <w:rPr>
              <w:rFonts w:ascii="Times New Roman" w:hAnsi="Times New Roman"/>
              <w:color w:val="000000"/>
            </w:rPr>
          </w:rPrChange>
        </w:rPr>
        <w:t>aliqua</w:t>
      </w:r>
      <w:del w16du:dateUtc="2026-07-07T18:18:00Z" w:author="Author" w:date="2026-07-07T20:18:00Z" w:id="3951">
        <w:r>
          <w:rPr>
            <w:color w:val="000000"/>
          </w:rPr>
          <w:cr/>
        </w:r>
      </w:del>
      <w:r w:rsidR="00A96A35" w:rsidRPr="0027638C">
        <w:rPr>
          <w:sz w:val="24"/>
          <w:rPrChange w16du:dateUtc="2026-07-07T18:18:00Z" w:author="Author" w:date="2026-07-07T20:18:00Z" w:id="3952">
            <w:rPr>
              <w:rFonts w:ascii="Times New Roman"/>
              <w:color w:val="000000"/>
              <w:spacing w:val="665"/>
            </w:rPr>
          </w:rPrChange>
        </w:rPr>
        <w:t xml:space="preserve"> </w:t>
      </w:r>
      <w:r w:rsidR="00A96A35" w:rsidRPr="0027638C">
        <w:rPr>
          <w:sz w:val="24"/>
          <w:rPrChange w16du:dateUtc="2026-07-07T18:18:00Z" w:author="Author" w:date="2026-07-07T20:18:00Z" w:id="3953">
            <w:rPr>
              <w:rFonts w:ascii="Times New Roman"/>
              <w:color w:val="000000"/>
            </w:rPr>
          </w:rPrChange>
        </w:rPr>
        <w:t>lorem</w:t>
      </w:r>
      <w:r w:rsidR="00A96A35" w:rsidRPr="0027638C">
        <w:rPr>
          <w:spacing w:val="-14"/>
          <w:sz w:val="24"/>
          <w:rPrChange w16du:dateUtc="2026-07-07T18:18:00Z" w:author="Author" w:date="2026-07-07T20:18:00Z" w:id="3954">
            <w:rPr>
              <w:rFonts w:ascii="Times New Roman"/>
              <w:color w:val="000000"/>
              <w:spacing w:val="-12"/>
            </w:rPr>
          </w:rPrChange>
        </w:rPr>
        <w:t xml:space="preserve"> </w:t>
      </w:r>
      <w:r w:rsidR="00A96A35" w:rsidRPr="0027638C">
        <w:rPr>
          <w:sz w:val="24"/>
          <w:rPrChange w16du:dateUtc="2026-07-07T18:18:00Z" w:author="Author" w:date="2026-07-07T20:18:00Z" w:id="3955">
            <w:rPr>
              <w:rFonts w:ascii="Times New Roman"/>
              <w:color w:val="000000"/>
            </w:rPr>
          </w:rPrChange>
        </w:rPr>
        <w:t>ipsum</w:t>
      </w:r>
      <w:r w:rsidR="00A96A35" w:rsidRPr="0027638C">
        <w:rPr>
          <w:spacing w:val="-14"/>
          <w:sz w:val="24"/>
          <w:rPrChange w16du:dateUtc="2026-07-07T18:18:00Z" w:author="Author" w:date="2026-07-07T20:18:00Z" w:id="3956">
            <w:rPr>
              <w:rFonts w:ascii="Times New Roman"/>
              <w:color w:val="000000"/>
              <w:spacing w:val="-12"/>
            </w:rPr>
          </w:rPrChange>
        </w:rPr>
        <w:t xml:space="preserve"> </w:t>
      </w:r>
      <w:r w:rsidR="00A96A35" w:rsidRPr="0027638C">
        <w:rPr>
          <w:sz w:val="24"/>
          <w:rPrChange w16du:dateUtc="2026-07-07T18:18:00Z" w:author="Author" w:date="2026-07-07T20:18:00Z" w:id="3957">
            <w:rPr>
              <w:rFonts w:ascii="Times New Roman"/>
              <w:color w:val="000000"/>
            </w:rPr>
          </w:rPrChange>
        </w:rPr>
        <w:t>dolor</w:t>
      </w:r>
      <w:r w:rsidR="00A96A35" w:rsidRPr="0027638C">
        <w:rPr>
          <w:spacing w:val="-14"/>
          <w:sz w:val="24"/>
          <w:rPrChange w16du:dateUtc="2026-07-07T18:18:00Z" w:author="Author" w:date="2026-07-07T20:18:00Z" w:id="3958">
            <w:rPr>
              <w:rFonts w:ascii="Times New Roman"/>
              <w:color w:val="000000"/>
              <w:spacing w:val="-12"/>
            </w:rPr>
          </w:rPrChange>
        </w:rPr>
        <w:t xml:space="preserve"> </w:t>
      </w:r>
      <w:r w:rsidR="00A96A35" w:rsidRPr="0027638C">
        <w:rPr>
          <w:sz w:val="24"/>
          <w:rPrChange w16du:dateUtc="2026-07-07T18:18:00Z" w:author="Author" w:date="2026-07-07T20:18:00Z" w:id="3959">
            <w:rPr>
              <w:rFonts w:ascii="Times New Roman"/>
              <w:color w:val="000000"/>
            </w:rPr>
          </w:rPrChange>
        </w:rPr>
        <w:t>sit</w:t>
      </w:r>
      <w:r w:rsidR="00A96A35" w:rsidRPr="0027638C">
        <w:rPr>
          <w:spacing w:val="-13"/>
          <w:sz w:val="24"/>
          <w:rPrChange w16du:dateUtc="2026-07-07T18:18:00Z" w:author="Author" w:date="2026-07-07T20:18:00Z" w:id="3960">
            <w:rPr>
              <w:rFonts w:ascii="Times New Roman"/>
              <w:color w:val="000000"/>
              <w:spacing w:val="-12"/>
            </w:rPr>
          </w:rPrChange>
        </w:rPr>
        <w:t xml:space="preserve"> </w:t>
      </w:r>
      <w:r w:rsidR="00A96A35" w:rsidRPr="0027638C">
        <w:rPr>
          <w:sz w:val="24"/>
          <w:rPrChange w16du:dateUtc="2026-07-07T18:18:00Z" w:author="Author" w:date="2026-07-07T20:18:00Z" w:id="3961">
            <w:rPr>
              <w:rFonts w:ascii="Times New Roman"/>
              <w:color w:val="000000"/>
            </w:rPr>
          </w:rPrChange>
        </w:rPr>
        <w:t>amet</w:t>
      </w:r>
      <w:r w:rsidR="00A96A35" w:rsidRPr="0027638C">
        <w:rPr>
          <w:spacing w:val="-14"/>
          <w:sz w:val="24"/>
          <w:rPrChange w16du:dateUtc="2026-07-07T18:18:00Z" w:author="Author" w:date="2026-07-07T20:18:00Z" w:id="3962">
            <w:rPr>
              <w:rFonts w:ascii="Times New Roman"/>
              <w:color w:val="000000"/>
              <w:spacing w:val="-12"/>
            </w:rPr>
          </w:rPrChange>
        </w:rPr>
        <w:t xml:space="preserve"> </w:t>
      </w:r>
      <w:r w:rsidR="00A96A35" w:rsidRPr="0027638C">
        <w:rPr>
          <w:sz w:val="24"/>
          <w:rPrChange w16du:dateUtc="2026-07-07T18:18:00Z" w:author="Author" w:date="2026-07-07T20:18:00Z" w:id="3963">
            <w:rPr>
              <w:rFonts w:ascii="Times New Roman"/>
              <w:color w:val="000000"/>
            </w:rPr>
          </w:rPrChange>
        </w:rPr>
        <w:t>consectetur</w:t>
      </w:r>
      <w:r w:rsidR="00A96A35" w:rsidRPr="0027638C">
        <w:rPr>
          <w:spacing w:val="-14"/>
          <w:sz w:val="24"/>
          <w:rPrChange w16du:dateUtc="2026-07-07T18:18:00Z" w:author="Author" w:date="2026-07-07T20:18:00Z" w:id="3964">
            <w:rPr>
              <w:rFonts w:ascii="Times New Roman"/>
              <w:color w:val="000000"/>
              <w:spacing w:val="-12"/>
            </w:rPr>
          </w:rPrChange>
        </w:rPr>
        <w:t xml:space="preserve"> </w:t>
      </w:r>
      <w:r w:rsidR="00A96A35" w:rsidRPr="0027638C">
        <w:rPr>
          <w:sz w:val="24"/>
          <w:rPrChange w16du:dateUtc="2026-07-07T18:18:00Z" w:author="Author" w:date="2026-07-07T20:18:00Z" w:id="3965">
            <w:rPr>
              <w:rFonts w:ascii="Times New Roman"/>
              <w:color w:val="000000"/>
            </w:rPr>
          </w:rPrChange>
        </w:rPr>
        <w:t>adipiscing</w:t>
      </w:r>
      <w:r w:rsidR="00A96A35" w:rsidRPr="0027638C">
        <w:rPr>
          <w:spacing w:val="-14"/>
          <w:sz w:val="24"/>
          <w:rPrChange w16du:dateUtc="2026-07-07T18:18:00Z" w:author="Author" w:date="2026-07-07T20:18:00Z" w:id="3966">
            <w:rPr>
              <w:rFonts w:ascii="Times New Roman"/>
              <w:color w:val="000000"/>
              <w:spacing w:val="-12"/>
            </w:rPr>
          </w:rPrChange>
        </w:rPr>
        <w:t xml:space="preserve"> </w:t>
      </w:r>
      <w:r w:rsidR="00A96A35" w:rsidRPr="0027638C">
        <w:rPr>
          <w:sz w:val="24"/>
          <w:rPrChange w16du:dateUtc="2026-07-07T18:18:00Z" w:author="Author" w:date="2026-07-07T20:18:00Z" w:id="3967">
            <w:rPr>
              <w:rFonts w:ascii="Times New Roman"/>
              <w:color w:val="000000"/>
            </w:rPr>
          </w:rPrChange>
        </w:rPr>
        <w:t>elit-sed</w:t>
      </w:r>
      <w:r w:rsidR="00A96A35" w:rsidRPr="0027638C">
        <w:rPr>
          <w:spacing w:val="-13"/>
          <w:sz w:val="24"/>
          <w:rPrChange w16du:dateUtc="2026-07-07T18:18:00Z" w:author="Author" w:date="2026-07-07T20:18:00Z" w:id="3968">
            <w:rPr>
              <w:rFonts w:ascii="Times New Roman"/>
              <w:color w:val="000000"/>
              <w:spacing w:val="-12"/>
            </w:rPr>
          </w:rPrChange>
        </w:rPr>
        <w:t xml:space="preserve"> </w:t>
      </w:r>
      <w:r w:rsidR="00A96A35" w:rsidRPr="0027638C">
        <w:rPr>
          <w:sz w:val="24"/>
          <w:rPrChange w16du:dateUtc="2026-07-07T18:18:00Z" w:author="Author" w:date="2026-07-07T20:18:00Z" w:id="3969">
            <w:rPr>
              <w:rFonts w:ascii="Times New Roman"/>
              <w:color w:val="000000"/>
            </w:rPr>
          </w:rPrChange>
        </w:rPr>
        <w:t>do</w:t>
      </w:r>
      <w:r w:rsidR="00A96A35" w:rsidRPr="0027638C">
        <w:rPr>
          <w:spacing w:val="-14"/>
          <w:sz w:val="24"/>
          <w:rPrChange w16du:dateUtc="2026-07-07T18:18:00Z" w:author="Author" w:date="2026-07-07T20:18:00Z" w:id="3970">
            <w:rPr>
              <w:rFonts w:ascii="Times New Roman"/>
              <w:color w:val="000000"/>
              <w:spacing w:val="-12"/>
            </w:rPr>
          </w:rPrChange>
        </w:rPr>
        <w:t xml:space="preserve"> </w:t>
      </w:r>
      <w:r w:rsidR="00A96A35" w:rsidRPr="0027638C">
        <w:rPr>
          <w:sz w:val="24"/>
          <w:rPrChange w16du:dateUtc="2026-07-07T18:18:00Z" w:author="Author" w:date="2026-07-07T20:18:00Z" w:id="3971">
            <w:rPr>
              <w:rFonts w:ascii="Times New Roman"/>
              <w:color w:val="000000"/>
            </w:rPr>
          </w:rPrChange>
        </w:rPr>
        <w:t>Eiusmod</w:t>
      </w:r>
      <w:r w:rsidR="00A96A35" w:rsidRPr="0027638C">
        <w:rPr>
          <w:spacing w:val="-14"/>
          <w:sz w:val="24"/>
          <w:rPrChange w16du:dateUtc="2026-07-07T18:18:00Z" w:author="Author" w:date="2026-07-07T20:18:00Z" w:id="3972">
            <w:rPr>
              <w:rFonts w:ascii="Times New Roman"/>
              <w:color w:val="000000"/>
              <w:spacing w:val="-12"/>
            </w:rPr>
          </w:rPrChange>
        </w:rPr>
        <w:t xml:space="preserve"> </w:t>
      </w:r>
      <w:r w:rsidR="00A96A35" w:rsidRPr="0027638C">
        <w:rPr>
          <w:sz w:val="24"/>
          <w:rPrChange w16du:dateUtc="2026-07-07T18:18:00Z" w:author="Author" w:date="2026-07-07T20:18:00Z" w:id="3973">
            <w:rPr>
              <w:rFonts w:ascii="Times New Roman" w:hAnsi="Times New Roman"/>
              <w:color w:val="000000"/>
            </w:rPr>
          </w:rPrChange>
        </w:rPr>
        <w:t>Tempor</w:t>
      </w:r>
      <w:del w16du:dateUtc="2026-07-07T18:18:00Z" w:author="Author" w:date="2026-07-07T20:18:00Z" w:id="3974">
        <w:r>
          <w:rPr>
            <w:color w:val="000000"/>
          </w:rPr>
          <w:cr/>
        </w:r>
      </w:del>
      <w:r w:rsidR="00A96A35" w:rsidRPr="0027638C">
        <w:rPr>
          <w:sz w:val="24"/>
          <w:rPrChange w16du:dateUtc="2026-07-07T18:18:00Z" w:author="Author" w:date="2026-07-07T20:18:00Z" w:id="3975">
            <w:rPr>
              <w:rFonts w:ascii="Times New Roman"/>
              <w:color w:val="000000"/>
              <w:spacing w:val="665"/>
            </w:rPr>
          </w:rPrChange>
        </w:rPr>
        <w:t xml:space="preserve"> </w:t>
      </w:r>
      <w:r w:rsidR="00A96A35" w:rsidRPr="0027638C">
        <w:rPr>
          <w:sz w:val="24"/>
          <w:rPrChange w16du:dateUtc="2026-07-07T18:18:00Z" w:author="Author" w:date="2026-07-07T20:18:00Z" w:id="3976">
            <w:rPr>
              <w:rFonts w:ascii="Times New Roman"/>
              <w:color w:val="000000"/>
            </w:rPr>
          </w:rPrChange>
        </w:rPr>
        <w:t>incididunt</w:t>
      </w:r>
      <w:r w:rsidR="00A96A35" w:rsidRPr="0027638C">
        <w:rPr>
          <w:sz w:val="24"/>
          <w:rPrChange w16du:dateUtc="2026-07-07T18:18:00Z" w:author="Author" w:date="2026-07-07T20:18:00Z" w:id="3977">
            <w:rPr>
              <w:rFonts w:ascii="Times New Roman"/>
              <w:color w:val="000000"/>
              <w:spacing w:val="20"/>
            </w:rPr>
          </w:rPrChange>
        </w:rPr>
        <w:t xml:space="preserve"> </w:t>
      </w:r>
      <w:r w:rsidR="00A96A35" w:rsidRPr="0027638C">
        <w:rPr>
          <w:sz w:val="24"/>
          <w:rPrChange w16du:dateUtc="2026-07-07T18:18:00Z" w:author="Author" w:date="2026-07-07T20:18:00Z" w:id="3978">
            <w:rPr>
              <w:rFonts w:ascii="Times New Roman"/>
              <w:color w:val="000000"/>
            </w:rPr>
          </w:rPrChange>
        </w:rPr>
        <w:t>ut</w:t>
      </w:r>
      <w:r w:rsidR="00A96A35" w:rsidRPr="0027638C">
        <w:rPr>
          <w:sz w:val="24"/>
          <w:rPrChange w16du:dateUtc="2026-07-07T18:18:00Z" w:author="Author" w:date="2026-07-07T20:18:00Z" w:id="3979">
            <w:rPr>
              <w:rFonts w:ascii="Times New Roman"/>
              <w:color w:val="000000"/>
              <w:spacing w:val="20"/>
            </w:rPr>
          </w:rPrChange>
        </w:rPr>
        <w:t xml:space="preserve"> </w:t>
      </w:r>
      <w:r w:rsidR="00A96A35" w:rsidRPr="0027638C">
        <w:rPr>
          <w:sz w:val="24"/>
          <w:rPrChange w16du:dateUtc="2026-07-07T18:18:00Z" w:author="Author" w:date="2026-07-07T20:18:00Z" w:id="3980">
            <w:rPr>
              <w:rFonts w:ascii="Times New Roman"/>
              <w:color w:val="000000"/>
            </w:rPr>
          </w:rPrChange>
        </w:rPr>
        <w:t>Labore</w:t>
      </w:r>
      <w:r w:rsidR="00A96A35" w:rsidRPr="0027638C">
        <w:rPr>
          <w:sz w:val="24"/>
          <w:rPrChange w16du:dateUtc="2026-07-07T18:18:00Z" w:author="Author" w:date="2026-07-07T20:18:00Z" w:id="3981">
            <w:rPr>
              <w:rFonts w:ascii="Times New Roman"/>
              <w:color w:val="000000"/>
              <w:spacing w:val="20"/>
            </w:rPr>
          </w:rPrChange>
        </w:rPr>
        <w:t xml:space="preserve"> </w:t>
      </w:r>
      <w:r w:rsidR="00A96A35" w:rsidRPr="0027638C">
        <w:rPr>
          <w:sz w:val="24"/>
          <w:rPrChange w16du:dateUtc="2026-07-07T18:18:00Z" w:author="Author" w:date="2026-07-07T20:18:00Z" w:id="3982">
            <w:rPr>
              <w:rFonts w:ascii="Times New Roman"/>
              <w:color w:val="000000"/>
            </w:rPr>
          </w:rPrChange>
        </w:rPr>
        <w:t>Et</w:t>
      </w:r>
      <w:r w:rsidR="00A96A35" w:rsidRPr="0027638C">
        <w:rPr>
          <w:sz w:val="24"/>
          <w:rPrChange w16du:dateUtc="2026-07-07T18:18:00Z" w:author="Author" w:date="2026-07-07T20:18:00Z" w:id="3983">
            <w:rPr>
              <w:rFonts w:ascii="Times New Roman"/>
              <w:color w:val="000000"/>
              <w:spacing w:val="20"/>
            </w:rPr>
          </w:rPrChange>
        </w:rPr>
        <w:t xml:space="preserve"> </w:t>
      </w:r>
      <w:r w:rsidR="00A96A35" w:rsidRPr="0027638C">
        <w:rPr>
          <w:sz w:val="24"/>
          <w:rPrChange w16du:dateUtc="2026-07-07T18:18:00Z" w:author="Author" w:date="2026-07-07T20:18:00Z" w:id="3984">
            <w:rPr>
              <w:rFonts w:ascii="Times New Roman"/>
              <w:color w:val="000000"/>
            </w:rPr>
          </w:rPrChange>
        </w:rPr>
        <w:t>Dolore</w:t>
      </w:r>
      <w:r w:rsidR="00A96A35" w:rsidRPr="0027638C">
        <w:rPr>
          <w:sz w:val="24"/>
          <w:rPrChange w16du:dateUtc="2026-07-07T18:18:00Z" w:author="Author" w:date="2026-07-07T20:18:00Z" w:id="3985">
            <w:rPr>
              <w:rFonts w:ascii="Times New Roman"/>
              <w:color w:val="000000"/>
              <w:spacing w:val="20"/>
            </w:rPr>
          </w:rPrChange>
        </w:rPr>
        <w:t xml:space="preserve"> </w:t>
      </w:r>
      <w:r w:rsidR="00A96A35" w:rsidRPr="0027638C">
        <w:rPr>
          <w:sz w:val="24"/>
          <w:rPrChange w16du:dateUtc="2026-07-07T18:18:00Z" w:author="Author" w:date="2026-07-07T20:18:00Z" w:id="3986">
            <w:rPr>
              <w:rFonts w:ascii="Times New Roman"/>
              <w:color w:val="000000"/>
            </w:rPr>
          </w:rPrChange>
        </w:rPr>
        <w:t>magna</w:t>
      </w:r>
      <w:r w:rsidR="00A96A35" w:rsidRPr="0027638C">
        <w:rPr>
          <w:sz w:val="24"/>
          <w:rPrChange w16du:dateUtc="2026-07-07T18:18:00Z" w:author="Author" w:date="2026-07-07T20:18:00Z" w:id="3987">
            <w:rPr>
              <w:rFonts w:ascii="Times New Roman"/>
              <w:color w:val="000000"/>
              <w:spacing w:val="20"/>
            </w:rPr>
          </w:rPrChange>
        </w:rPr>
        <w:t xml:space="preserve"> </w:t>
      </w:r>
      <w:r w:rsidR="00A96A35" w:rsidRPr="0027638C">
        <w:rPr>
          <w:sz w:val="24"/>
          <w:rPrChange w16du:dateUtc="2026-07-07T18:18:00Z" w:author="Author" w:date="2026-07-07T20:18:00Z" w:id="3988">
            <w:rPr>
              <w:rFonts w:ascii="Times New Roman"/>
              <w:color w:val="000000"/>
            </w:rPr>
          </w:rPrChange>
        </w:rPr>
        <w:t>aliqua</w:t>
      </w:r>
      <w:r w:rsidR="00A96A35" w:rsidRPr="0027638C">
        <w:rPr>
          <w:sz w:val="24"/>
          <w:rPrChange w16du:dateUtc="2026-07-07T18:18:00Z" w:author="Author" w:date="2026-07-07T20:18:00Z" w:id="3989">
            <w:rPr>
              <w:rFonts w:ascii="Times New Roman"/>
              <w:color w:val="000000"/>
              <w:spacing w:val="20"/>
            </w:rPr>
          </w:rPrChange>
        </w:rPr>
        <w:t xml:space="preserve"> </w:t>
      </w:r>
      <w:r w:rsidR="00A96A35" w:rsidRPr="0027638C">
        <w:rPr>
          <w:sz w:val="24"/>
          <w:rPrChange w16du:dateUtc="2026-07-07T18:18:00Z" w:author="Author" w:date="2026-07-07T20:18:00Z" w:id="3990">
            <w:rPr>
              <w:rFonts w:ascii="Times New Roman"/>
              <w:color w:val="000000"/>
            </w:rPr>
          </w:rPrChange>
        </w:rPr>
        <w:t>lorem</w:t>
      </w:r>
      <w:r w:rsidR="00A96A35" w:rsidRPr="0027638C">
        <w:rPr>
          <w:sz w:val="24"/>
          <w:rPrChange w16du:dateUtc="2026-07-07T18:18:00Z" w:author="Author" w:date="2026-07-07T20:18:00Z" w:id="3991">
            <w:rPr>
              <w:rFonts w:ascii="Times New Roman"/>
              <w:color w:val="000000"/>
              <w:spacing w:val="20"/>
            </w:rPr>
          </w:rPrChange>
        </w:rPr>
        <w:t xml:space="preserve"> </w:t>
      </w:r>
      <w:r w:rsidR="00A96A35" w:rsidRPr="0027638C">
        <w:rPr>
          <w:sz w:val="24"/>
          <w:rPrChange w16du:dateUtc="2026-07-07T18:18:00Z" w:author="Author" w:date="2026-07-07T20:18:00Z" w:id="3992">
            <w:rPr>
              <w:rFonts w:ascii="Times New Roman"/>
              <w:color w:val="000000"/>
            </w:rPr>
          </w:rPrChange>
        </w:rPr>
        <w:t>ipsum</w:t>
      </w:r>
      <w:r w:rsidR="00A96A35" w:rsidRPr="0027638C">
        <w:rPr>
          <w:sz w:val="24"/>
          <w:rPrChange w16du:dateUtc="2026-07-07T18:18:00Z" w:author="Author" w:date="2026-07-07T20:18:00Z" w:id="3993">
            <w:rPr>
              <w:rFonts w:ascii="Times New Roman"/>
              <w:color w:val="000000"/>
              <w:spacing w:val="20"/>
            </w:rPr>
          </w:rPrChange>
        </w:rPr>
        <w:t xml:space="preserve"> </w:t>
      </w:r>
      <w:r w:rsidR="00A96A35" w:rsidRPr="0027638C">
        <w:rPr>
          <w:sz w:val="24"/>
          <w:rPrChange w16du:dateUtc="2026-07-07T18:18:00Z" w:author="Author" w:date="2026-07-07T20:18:00Z" w:id="3994">
            <w:rPr>
              <w:rFonts w:ascii="Times New Roman"/>
              <w:color w:val="000000"/>
            </w:rPr>
          </w:rPrChange>
        </w:rPr>
        <w:t>dolor</w:t>
      </w:r>
      <w:r w:rsidR="00A96A35" w:rsidRPr="0027638C">
        <w:rPr>
          <w:sz w:val="24"/>
          <w:rPrChange w16du:dateUtc="2026-07-07T18:18:00Z" w:author="Author" w:date="2026-07-07T20:18:00Z" w:id="3995">
            <w:rPr>
              <w:rFonts w:ascii="Times New Roman"/>
              <w:color w:val="000000"/>
              <w:spacing w:val="20"/>
            </w:rPr>
          </w:rPrChange>
        </w:rPr>
        <w:t xml:space="preserve"> </w:t>
      </w:r>
      <w:r w:rsidR="00A96A35" w:rsidRPr="0027638C">
        <w:rPr>
          <w:sz w:val="24"/>
          <w:rPrChange w16du:dateUtc="2026-07-07T18:18:00Z" w:author="Author" w:date="2026-07-07T20:18:00Z" w:id="3996">
            <w:rPr>
              <w:rFonts w:ascii="Times New Roman"/>
              <w:color w:val="000000"/>
            </w:rPr>
          </w:rPrChange>
        </w:rPr>
        <w:t>sit</w:t>
      </w:r>
      <w:r w:rsidR="00A96A35" w:rsidRPr="0027638C">
        <w:rPr>
          <w:sz w:val="24"/>
          <w:rPrChange w16du:dateUtc="2026-07-07T18:18:00Z" w:author="Author" w:date="2026-07-07T20:18:00Z" w:id="3997">
            <w:rPr>
              <w:rFonts w:ascii="Times New Roman"/>
              <w:color w:val="000000"/>
              <w:spacing w:val="20"/>
            </w:rPr>
          </w:rPrChange>
        </w:rPr>
        <w:t xml:space="preserve"> </w:t>
      </w:r>
      <w:r w:rsidR="00A96A35" w:rsidRPr="0027638C">
        <w:rPr>
          <w:sz w:val="24"/>
          <w:rPrChange w16du:dateUtc="2026-07-07T18:18:00Z" w:author="Author" w:date="2026-07-07T20:18:00Z" w:id="3998">
            <w:rPr>
              <w:rFonts w:ascii="Times New Roman" w:hAnsi="Times New Roman"/>
              <w:color w:val="000000"/>
            </w:rPr>
          </w:rPrChange>
        </w:rPr>
        <w:t>amet</w:t>
      </w:r>
      <w:del w16du:dateUtc="2026-07-07T18:18:00Z" w:author="Author" w:date="2026-07-07T20:18:00Z" w:id="3999">
        <w:r>
          <w:rPr>
            <w:color w:val="000000"/>
          </w:rPr>
          <w:cr/>
        </w:r>
      </w:del>
      <w:r w:rsidR="00A96A35" w:rsidRPr="0027638C">
        <w:rPr>
          <w:sz w:val="24"/>
          <w:rPrChange w16du:dateUtc="2026-07-07T18:18:00Z" w:author="Author" w:date="2026-07-07T20:18:00Z" w:id="4000">
            <w:rPr>
              <w:rFonts w:ascii="Times New Roman"/>
              <w:color w:val="000000"/>
              <w:spacing w:val="665"/>
            </w:rPr>
          </w:rPrChange>
        </w:rPr>
        <w:t xml:space="preserve"> </w:t>
      </w:r>
      <w:r w:rsidR="00A96A35" w:rsidRPr="0027638C">
        <w:rPr>
          <w:sz w:val="24"/>
          <w:rPrChange w16du:dateUtc="2026-07-07T18:18:00Z" w:author="Author" w:date="2026-07-07T20:18:00Z" w:id="4001">
            <w:rPr>
              <w:rFonts w:ascii="Times New Roman"/>
              <w:color w:val="000000"/>
            </w:rPr>
          </w:rPrChange>
        </w:rPr>
        <w:t>Consectetur</w:t>
      </w:r>
      <w:r w:rsidR="00A96A35" w:rsidRPr="0027638C">
        <w:rPr>
          <w:sz w:val="24"/>
          <w:rPrChange w16du:dateUtc="2026-07-07T18:18:00Z" w:author="Author" w:date="2026-07-07T20:18:00Z" w:id="4002">
            <w:rPr>
              <w:rFonts w:ascii="Times New Roman"/>
              <w:color w:val="000000"/>
              <w:spacing w:val="9"/>
            </w:rPr>
          </w:rPrChange>
        </w:rPr>
        <w:t xml:space="preserve"> </w:t>
      </w:r>
      <w:r w:rsidR="00A96A35" w:rsidRPr="0027638C">
        <w:rPr>
          <w:sz w:val="24"/>
          <w:rPrChange w16du:dateUtc="2026-07-07T18:18:00Z" w:author="Author" w:date="2026-07-07T20:18:00Z" w:id="4003">
            <w:rPr>
              <w:rFonts w:ascii="Times New Roman"/>
              <w:color w:val="000000"/>
            </w:rPr>
          </w:rPrChange>
        </w:rPr>
        <w:t>Adipiscing</w:t>
      </w:r>
      <w:r w:rsidR="00A96A35" w:rsidRPr="0027638C">
        <w:rPr>
          <w:sz w:val="24"/>
          <w:rPrChange w16du:dateUtc="2026-07-07T18:18:00Z" w:author="Author" w:date="2026-07-07T20:18:00Z" w:id="4004">
            <w:rPr>
              <w:rFonts w:ascii="Times New Roman"/>
              <w:color w:val="000000"/>
              <w:spacing w:val="9"/>
            </w:rPr>
          </w:rPrChange>
        </w:rPr>
        <w:t xml:space="preserve"> </w:t>
      </w:r>
      <w:r w:rsidR="00A96A35" w:rsidRPr="0027638C">
        <w:rPr>
          <w:sz w:val="24"/>
          <w:rPrChange w16du:dateUtc="2026-07-07T18:18:00Z" w:author="Author" w:date="2026-07-07T20:18:00Z" w:id="4005">
            <w:rPr>
              <w:rFonts w:ascii="Times New Roman"/>
              <w:color w:val="000000"/>
            </w:rPr>
          </w:rPrChange>
        </w:rPr>
        <w:t>Elit</w:t>
      </w:r>
      <w:r w:rsidR="00A96A35" w:rsidRPr="0027638C">
        <w:rPr>
          <w:sz w:val="24"/>
          <w:rPrChange w16du:dateUtc="2026-07-07T18:18:00Z" w:author="Author" w:date="2026-07-07T20:18:00Z" w:id="4006">
            <w:rPr>
              <w:rFonts w:ascii="Times New Roman"/>
              <w:color w:val="000000"/>
              <w:spacing w:val="9"/>
            </w:rPr>
          </w:rPrChange>
        </w:rPr>
        <w:t xml:space="preserve"> </w:t>
      </w:r>
      <w:r w:rsidR="00A96A35" w:rsidRPr="0027638C">
        <w:rPr>
          <w:sz w:val="24"/>
          <w:rPrChange w16du:dateUtc="2026-07-07T18:18:00Z" w:author="Author" w:date="2026-07-07T20:18:00Z" w:id="4007">
            <w:rPr>
              <w:rFonts w:ascii="Times New Roman"/>
              <w:color w:val="000000"/>
            </w:rPr>
          </w:rPrChange>
        </w:rPr>
        <w:t>sed</w:t>
      </w:r>
      <w:r w:rsidR="00A96A35" w:rsidRPr="0027638C">
        <w:rPr>
          <w:sz w:val="24"/>
          <w:rPrChange w16du:dateUtc="2026-07-07T18:18:00Z" w:author="Author" w:date="2026-07-07T20:18:00Z" w:id="4008">
            <w:rPr>
              <w:rFonts w:ascii="Times New Roman"/>
              <w:color w:val="000000"/>
              <w:spacing w:val="9"/>
            </w:rPr>
          </w:rPrChange>
        </w:rPr>
        <w:t xml:space="preserve"> </w:t>
      </w:r>
      <w:r w:rsidR="00A96A35" w:rsidRPr="0027638C">
        <w:rPr>
          <w:sz w:val="24"/>
          <w:rPrChange w16du:dateUtc="2026-07-07T18:18:00Z" w:author="Author" w:date="2026-07-07T20:18:00Z" w:id="4009">
            <w:rPr>
              <w:rFonts w:ascii="Times New Roman"/>
              <w:color w:val="000000"/>
            </w:rPr>
          </w:rPrChange>
        </w:rPr>
        <w:t>do</w:t>
      </w:r>
      <w:r w:rsidR="00A96A35" w:rsidRPr="0027638C">
        <w:rPr>
          <w:sz w:val="24"/>
          <w:rPrChange w16du:dateUtc="2026-07-07T18:18:00Z" w:author="Author" w:date="2026-07-07T20:18:00Z" w:id="4010">
            <w:rPr>
              <w:rFonts w:ascii="Times New Roman"/>
              <w:color w:val="000000"/>
              <w:spacing w:val="9"/>
            </w:rPr>
          </w:rPrChange>
        </w:rPr>
        <w:t xml:space="preserve"> </w:t>
      </w:r>
      <w:r w:rsidR="00A96A35" w:rsidRPr="0027638C">
        <w:rPr>
          <w:sz w:val="24"/>
          <w:rPrChange w16du:dateUtc="2026-07-07T18:18:00Z" w:author="Author" w:date="2026-07-07T20:18:00Z" w:id="4011">
            <w:rPr>
              <w:rFonts w:ascii="Times New Roman"/>
              <w:color w:val="000000"/>
            </w:rPr>
          </w:rPrChange>
        </w:rPr>
        <w:t>Eiusmod</w:t>
      </w:r>
      <w:r w:rsidR="00A96A35" w:rsidRPr="0027638C">
        <w:rPr>
          <w:sz w:val="24"/>
          <w:rPrChange w16du:dateUtc="2026-07-07T18:18:00Z" w:author="Author" w:date="2026-07-07T20:18:00Z" w:id="4012">
            <w:rPr>
              <w:rFonts w:ascii="Times New Roman"/>
              <w:color w:val="000000"/>
              <w:spacing w:val="9"/>
            </w:rPr>
          </w:rPrChange>
        </w:rPr>
        <w:t xml:space="preserve"> </w:t>
      </w:r>
      <w:r w:rsidR="00A96A35" w:rsidRPr="0027638C">
        <w:rPr>
          <w:sz w:val="24"/>
          <w:rPrChange w16du:dateUtc="2026-07-07T18:18:00Z" w:author="Author" w:date="2026-07-07T20:18:00Z" w:id="4013">
            <w:rPr>
              <w:rFonts w:ascii="Times New Roman"/>
              <w:color w:val="000000"/>
            </w:rPr>
          </w:rPrChange>
        </w:rPr>
        <w:t>Tempor,</w:t>
      </w:r>
      <w:r w:rsidR="00A96A35" w:rsidRPr="0027638C">
        <w:rPr>
          <w:sz w:val="24"/>
          <w:rPrChange w16du:dateUtc="2026-07-07T18:18:00Z" w:author="Author" w:date="2026-07-07T20:18:00Z" w:id="4014">
            <w:rPr>
              <w:rFonts w:ascii="Times New Roman"/>
              <w:color w:val="000000"/>
              <w:spacing w:val="9"/>
            </w:rPr>
          </w:rPrChange>
        </w:rPr>
        <w:t xml:space="preserve"> </w:t>
      </w:r>
      <w:r w:rsidR="00A96A35" w:rsidRPr="0027638C">
        <w:rPr>
          <w:sz w:val="24"/>
          <w:rPrChange w16du:dateUtc="2026-07-07T18:18:00Z" w:author="Author" w:date="2026-07-07T20:18:00Z" w:id="4015">
            <w:rPr>
              <w:rFonts w:ascii="Times New Roman"/>
              <w:color w:val="000000"/>
            </w:rPr>
          </w:rPrChange>
        </w:rPr>
        <w:t>incididunt</w:t>
      </w:r>
      <w:r w:rsidR="00A96A35" w:rsidRPr="0027638C">
        <w:rPr>
          <w:sz w:val="24"/>
          <w:rPrChange w16du:dateUtc="2026-07-07T18:18:00Z" w:author="Author" w:date="2026-07-07T20:18:00Z" w:id="4016">
            <w:rPr>
              <w:rFonts w:ascii="Times New Roman"/>
              <w:color w:val="000000"/>
              <w:spacing w:val="9"/>
            </w:rPr>
          </w:rPrChange>
        </w:rPr>
        <w:t xml:space="preserve"> </w:t>
      </w:r>
      <w:r w:rsidR="00A96A35" w:rsidRPr="0027638C">
        <w:rPr>
          <w:sz w:val="24"/>
          <w:rPrChange w16du:dateUtc="2026-07-07T18:18:00Z" w:author="Author" w:date="2026-07-07T20:18:00Z" w:id="4017">
            <w:rPr>
              <w:rFonts w:ascii="Times New Roman"/>
              <w:color w:val="000000"/>
            </w:rPr>
          </w:rPrChange>
        </w:rPr>
        <w:t>ut</w:t>
      </w:r>
      <w:r w:rsidR="00A96A35" w:rsidRPr="0027638C">
        <w:rPr>
          <w:sz w:val="24"/>
          <w:rPrChange w16du:dateUtc="2026-07-07T18:18:00Z" w:author="Author" w:date="2026-07-07T20:18:00Z" w:id="4018">
            <w:rPr>
              <w:rFonts w:ascii="Times New Roman"/>
              <w:color w:val="000000"/>
              <w:spacing w:val="9"/>
            </w:rPr>
          </w:rPrChange>
        </w:rPr>
        <w:t xml:space="preserve"> </w:t>
      </w:r>
      <w:r w:rsidR="00A96A35" w:rsidRPr="0027638C">
        <w:rPr>
          <w:sz w:val="24"/>
          <w:rPrChange w16du:dateUtc="2026-07-07T18:18:00Z" w:author="Author" w:date="2026-07-07T20:18:00Z" w:id="4019">
            <w:rPr>
              <w:rFonts w:ascii="Times New Roman"/>
              <w:color w:val="000000"/>
            </w:rPr>
          </w:rPrChange>
        </w:rPr>
        <w:t>labore</w:t>
      </w:r>
      <w:r w:rsidR="00A96A35" w:rsidRPr="0027638C">
        <w:rPr>
          <w:sz w:val="24"/>
          <w:rPrChange w16du:dateUtc="2026-07-07T18:18:00Z" w:author="Author" w:date="2026-07-07T20:18:00Z" w:id="4020">
            <w:rPr>
              <w:rFonts w:ascii="Times New Roman"/>
              <w:color w:val="000000"/>
              <w:spacing w:val="9"/>
            </w:rPr>
          </w:rPrChange>
        </w:rPr>
        <w:t xml:space="preserve"> </w:t>
      </w:r>
      <w:r w:rsidR="00A96A35" w:rsidRPr="0027638C">
        <w:rPr>
          <w:sz w:val="24"/>
          <w:rPrChange w16du:dateUtc="2026-07-07T18:18:00Z" w:author="Author" w:date="2026-07-07T20:18:00Z" w:id="4021">
            <w:rPr>
              <w:rFonts w:ascii="Times New Roman"/>
              <w:color w:val="000000"/>
            </w:rPr>
          </w:rPrChange>
        </w:rPr>
        <w:t>et</w:t>
      </w:r>
      <w:r w:rsidR="00A96A35" w:rsidRPr="0027638C">
        <w:rPr>
          <w:sz w:val="24"/>
          <w:rPrChange w16du:dateUtc="2026-07-07T18:18:00Z" w:author="Author" w:date="2026-07-07T20:18:00Z" w:id="4022">
            <w:rPr>
              <w:rFonts w:ascii="Times New Roman"/>
              <w:color w:val="000000"/>
              <w:spacing w:val="9"/>
            </w:rPr>
          </w:rPrChange>
        </w:rPr>
        <w:t xml:space="preserve"> </w:t>
      </w:r>
      <w:r w:rsidR="00A96A35" w:rsidRPr="0027638C">
        <w:rPr>
          <w:sz w:val="24"/>
          <w:rPrChange w16du:dateUtc="2026-07-07T18:18:00Z" w:author="Author" w:date="2026-07-07T20:18:00Z" w:id="4023">
            <w:rPr>
              <w:rFonts w:ascii="Times New Roman" w:hAnsi="Times New Roman"/>
              <w:color w:val="000000"/>
            </w:rPr>
          </w:rPrChange>
        </w:rPr>
        <w:t>dolore</w:t>
      </w:r>
      <w:del w16du:dateUtc="2026-07-07T18:18:00Z" w:author="Author" w:date="2026-07-07T20:18:00Z" w:id="4024">
        <w:r>
          <w:rPr>
            <w:color w:val="000000"/>
          </w:rPr>
          <w:cr/>
        </w:r>
      </w:del>
      <w:r w:rsidR="00A96A35" w:rsidRPr="0027638C">
        <w:rPr>
          <w:sz w:val="24"/>
          <w:rPrChange w16du:dateUtc="2026-07-07T18:18:00Z" w:author="Author" w:date="2026-07-07T20:18:00Z" w:id="4025">
            <w:rPr>
              <w:rFonts w:ascii="Times New Roman"/>
              <w:color w:val="000000"/>
              <w:spacing w:val="665"/>
            </w:rPr>
          </w:rPrChange>
        </w:rPr>
        <w:t xml:space="preserve"> </w:t>
      </w:r>
      <w:r w:rsidR="00A96A35" w:rsidRPr="0027638C">
        <w:rPr>
          <w:sz w:val="24"/>
          <w:rPrChange w16du:dateUtc="2026-07-07T18:18:00Z" w:author="Author" w:date="2026-07-07T20:18:00Z" w:id="4026">
            <w:rPr>
              <w:rFonts w:ascii="Times New Roman"/>
              <w:color w:val="000000"/>
            </w:rPr>
          </w:rPrChange>
        </w:rPr>
        <w:t>magna</w:t>
      </w:r>
      <w:r w:rsidR="00A96A35" w:rsidRPr="0027638C">
        <w:rPr>
          <w:sz w:val="24"/>
          <w:rPrChange w16du:dateUtc="2026-07-07T18:18:00Z" w:author="Author" w:date="2026-07-07T20:18:00Z" w:id="4027">
            <w:rPr>
              <w:rFonts w:ascii="Times New Roman"/>
              <w:color w:val="000000"/>
              <w:spacing w:val="46"/>
            </w:rPr>
          </w:rPrChange>
        </w:rPr>
        <w:t xml:space="preserve"> </w:t>
      </w:r>
      <w:r w:rsidR="00A96A35" w:rsidRPr="0027638C">
        <w:rPr>
          <w:sz w:val="24"/>
          <w:rPrChange w16du:dateUtc="2026-07-07T18:18:00Z" w:author="Author" w:date="2026-07-07T20:18:00Z" w:id="4028">
            <w:rPr>
              <w:rFonts w:ascii="Times New Roman"/>
              <w:color w:val="000000"/>
            </w:rPr>
          </w:rPrChange>
        </w:rPr>
        <w:t>aliqua</w:t>
      </w:r>
      <w:r w:rsidR="00A96A35" w:rsidRPr="0027638C">
        <w:rPr>
          <w:sz w:val="24"/>
          <w:rPrChange w16du:dateUtc="2026-07-07T18:18:00Z" w:author="Author" w:date="2026-07-07T20:18:00Z" w:id="4029">
            <w:rPr>
              <w:rFonts w:ascii="Times New Roman"/>
              <w:color w:val="000000"/>
              <w:spacing w:val="46"/>
            </w:rPr>
          </w:rPrChange>
        </w:rPr>
        <w:t xml:space="preserve"> </w:t>
      </w:r>
      <w:r w:rsidR="00A96A35" w:rsidRPr="0027638C">
        <w:rPr>
          <w:sz w:val="24"/>
          <w:rPrChange w16du:dateUtc="2026-07-07T18:18:00Z" w:author="Author" w:date="2026-07-07T20:18:00Z" w:id="4030">
            <w:rPr>
              <w:rFonts w:ascii="Times New Roman"/>
              <w:color w:val="000000"/>
            </w:rPr>
          </w:rPrChange>
        </w:rPr>
        <w:t>lorem</w:t>
      </w:r>
      <w:r w:rsidR="00A96A35" w:rsidRPr="0027638C">
        <w:rPr>
          <w:sz w:val="24"/>
          <w:rPrChange w16du:dateUtc="2026-07-07T18:18:00Z" w:author="Author" w:date="2026-07-07T20:18:00Z" w:id="4031">
            <w:rPr>
              <w:rFonts w:ascii="Times New Roman"/>
              <w:color w:val="000000"/>
              <w:spacing w:val="46"/>
            </w:rPr>
          </w:rPrChange>
        </w:rPr>
        <w:t xml:space="preserve"> </w:t>
      </w:r>
      <w:r w:rsidR="00A96A35" w:rsidRPr="0027638C">
        <w:rPr>
          <w:sz w:val="24"/>
          <w:rPrChange w16du:dateUtc="2026-07-07T18:18:00Z" w:author="Author" w:date="2026-07-07T20:18:00Z" w:id="4032">
            <w:rPr>
              <w:rFonts w:ascii="Times New Roman"/>
              <w:color w:val="000000"/>
            </w:rPr>
          </w:rPrChange>
        </w:rPr>
        <w:t>ipsum</w:t>
      </w:r>
      <w:r w:rsidR="00A96A35" w:rsidRPr="0027638C">
        <w:rPr>
          <w:sz w:val="24"/>
          <w:rPrChange w16du:dateUtc="2026-07-07T18:18:00Z" w:author="Author" w:date="2026-07-07T20:18:00Z" w:id="4033">
            <w:rPr>
              <w:rFonts w:ascii="Times New Roman"/>
              <w:color w:val="000000"/>
              <w:spacing w:val="46"/>
            </w:rPr>
          </w:rPrChange>
        </w:rPr>
        <w:t xml:space="preserve"> </w:t>
      </w:r>
      <w:r w:rsidR="00A96A35" w:rsidRPr="0027638C">
        <w:rPr>
          <w:sz w:val="24"/>
          <w:rPrChange w16du:dateUtc="2026-07-07T18:18:00Z" w:author="Author" w:date="2026-07-07T20:18:00Z" w:id="4034">
            <w:rPr>
              <w:rFonts w:ascii="Times New Roman"/>
              <w:color w:val="000000"/>
            </w:rPr>
          </w:rPrChange>
        </w:rPr>
        <w:t>dolor</w:t>
      </w:r>
      <w:r w:rsidR="00A96A35" w:rsidRPr="0027638C">
        <w:rPr>
          <w:sz w:val="24"/>
          <w:rPrChange w16du:dateUtc="2026-07-07T18:18:00Z" w:author="Author" w:date="2026-07-07T20:18:00Z" w:id="4035">
            <w:rPr>
              <w:rFonts w:ascii="Times New Roman"/>
              <w:color w:val="000000"/>
              <w:spacing w:val="46"/>
            </w:rPr>
          </w:rPrChange>
        </w:rPr>
        <w:t xml:space="preserve"> </w:t>
      </w:r>
      <w:r w:rsidR="00A96A35" w:rsidRPr="0027638C">
        <w:rPr>
          <w:sz w:val="24"/>
          <w:rPrChange w16du:dateUtc="2026-07-07T18:18:00Z" w:author="Author" w:date="2026-07-07T20:18:00Z" w:id="4036">
            <w:rPr>
              <w:rFonts w:ascii="Times New Roman"/>
              <w:color w:val="000000"/>
            </w:rPr>
          </w:rPrChange>
        </w:rPr>
        <w:t>sit</w:t>
      </w:r>
      <w:r w:rsidR="00A96A35" w:rsidRPr="0027638C">
        <w:rPr>
          <w:sz w:val="24"/>
          <w:rPrChange w16du:dateUtc="2026-07-07T18:18:00Z" w:author="Author" w:date="2026-07-07T20:18:00Z" w:id="4037">
            <w:rPr>
              <w:rFonts w:ascii="Times New Roman"/>
              <w:color w:val="000000"/>
              <w:spacing w:val="46"/>
            </w:rPr>
          </w:rPrChange>
        </w:rPr>
        <w:t xml:space="preserve"> </w:t>
      </w:r>
      <w:r w:rsidR="00A96A35" w:rsidRPr="0027638C">
        <w:rPr>
          <w:sz w:val="24"/>
          <w:rPrChange w16du:dateUtc="2026-07-07T18:18:00Z" w:author="Author" w:date="2026-07-07T20:18:00Z" w:id="4038">
            <w:rPr>
              <w:rFonts w:ascii="Times New Roman"/>
              <w:color w:val="000000"/>
            </w:rPr>
          </w:rPrChange>
        </w:rPr>
        <w:t>amet</w:t>
      </w:r>
      <w:r w:rsidR="00A96A35" w:rsidRPr="0027638C">
        <w:rPr>
          <w:sz w:val="24"/>
          <w:rPrChange w16du:dateUtc="2026-07-07T18:18:00Z" w:author="Author" w:date="2026-07-07T20:18:00Z" w:id="4039">
            <w:rPr>
              <w:rFonts w:ascii="Times New Roman"/>
              <w:color w:val="000000"/>
              <w:spacing w:val="46"/>
            </w:rPr>
          </w:rPrChange>
        </w:rPr>
        <w:t xml:space="preserve"> </w:t>
      </w:r>
      <w:r w:rsidR="00A96A35" w:rsidRPr="0027638C">
        <w:rPr>
          <w:sz w:val="24"/>
          <w:rPrChange w16du:dateUtc="2026-07-07T18:18:00Z" w:author="Author" w:date="2026-07-07T20:18:00Z" w:id="4040">
            <w:rPr>
              <w:rFonts w:ascii="Times New Roman"/>
              <w:color w:val="000000"/>
            </w:rPr>
          </w:rPrChange>
        </w:rPr>
        <w:t>consectetur</w:t>
      </w:r>
      <w:r w:rsidR="00A96A35" w:rsidRPr="0027638C">
        <w:rPr>
          <w:sz w:val="24"/>
          <w:rPrChange w16du:dateUtc="2026-07-07T18:18:00Z" w:author="Author" w:date="2026-07-07T20:18:00Z" w:id="4041">
            <w:rPr>
              <w:rFonts w:ascii="Times New Roman"/>
              <w:color w:val="000000"/>
              <w:spacing w:val="46"/>
            </w:rPr>
          </w:rPrChange>
        </w:rPr>
        <w:t xml:space="preserve"> </w:t>
      </w:r>
      <w:r w:rsidR="00C91267" w:rsidRPr="0027638C">
        <w:rPr>
          <w:sz w:val="24"/>
          <w:rPrChange w16du:dateUtc="2026-07-07T18:18:00Z" w:author="Author" w:date="2026-07-07T20:18:00Z" w:id="4042">
            <w:rPr>
              <w:rFonts w:ascii="Times New Roman"/>
              <w:color w:val="000000"/>
            </w:rPr>
          </w:rPrChange>
        </w:rPr>
        <w:t>Adipiscing-</w:t>
      </w:r>
      <w:del w16du:dateUtc="2026-07-07T18:18:00Z" w:author="Author" w:date="2026-07-07T20:18:00Z" w:id="4043">
        <w:r>
          <w:rPr>
            <w:color w:val="000000"/>
          </w:rPr>
          <w:delText>processor</w:delText>
        </w:r>
      </w:del>
      <w:ins w16du:dateUtc="2026-07-07T18:18:00Z" w:author="Author" w:date="2026-07-07T20:18:00Z" w:id="4044">
        <w:r w:rsidR="00C91267" w:rsidRPr="0027638C">
          <w:rPr>
            <w:sz w:val="24"/>
            <w:szCs w:val="24"/>
          </w:rPr>
          <w:t>Elit</w:t>
        </w:r>
      </w:ins>
      <w:r w:rsidR="00A96A35" w:rsidRPr="0027638C">
        <w:rPr>
          <w:sz w:val="24"/>
          <w:rPrChange w16du:dateUtc="2026-07-07T18:18:00Z" w:author="Author" w:date="2026-07-07T20:18:00Z" w:id="4045">
            <w:rPr>
              <w:rFonts w:ascii="Times New Roman"/>
              <w:color w:val="000000"/>
              <w:spacing w:val="46"/>
            </w:rPr>
          </w:rPrChange>
        </w:rPr>
        <w:t xml:space="preserve"> </w:t>
      </w:r>
      <w:r w:rsidR="00A96A35" w:rsidRPr="0027638C">
        <w:rPr>
          <w:sz w:val="24"/>
          <w:rPrChange w16du:dateUtc="2026-07-07T18:18:00Z" w:author="Author" w:date="2026-07-07T20:18:00Z" w:id="4046">
            <w:rPr>
              <w:rFonts w:ascii="Times New Roman" w:hAnsi="Times New Roman"/>
              <w:color w:val="000000"/>
              <w:spacing w:val="4"/>
            </w:rPr>
          </w:rPrChange>
        </w:rPr>
        <w:t>(“</w:t>
      </w:r>
      <w:r w:rsidR="00C91267" w:rsidRPr="0027638C">
        <w:rPr>
          <w:b/>
          <w:sz w:val="24"/>
          <w:rPrChange w16du:dateUtc="2026-07-07T18:18:00Z" w:author="Author" w:date="2026-07-07T20:18:00Z" w:id="4047">
            <w:rPr>
              <w:rFonts w:ascii="Times New Roman" w:hAnsi="Times New Roman"/>
              <w:color w:val="000000"/>
              <w:spacing w:val="4"/>
            </w:rPr>
          </w:rPrChange>
        </w:rPr>
        <w:t>Sed-</w:t>
      </w:r>
      <w:del w16du:dateUtc="2026-07-07T18:18:00Z" w:author="Author" w:date="2026-07-07T20:18:00Z" w:id="4048">
        <w:r>
          <w:rPr>
            <w:color w:val="000000"/>
            <w:spacing w:val="4"/>
          </w:rPr>
          <w:delText>processor</w:delText>
        </w:r>
        <w:r>
          <w:rPr>
            <w:color w:val="000000"/>
            <w:spacing w:val="4"/>
          </w:rPr>
          <w:cr/>
        </w:r>
      </w:del>
      <w:ins w16du:dateUtc="2026-07-07T18:18:00Z" w:author="Author" w:date="2026-07-07T20:18:00Z" w:id="4049">
        <w:r w:rsidR="00C91267" w:rsidRPr="0027638C">
          <w:rPr>
            <w:b/>
            <w:sz w:val="24"/>
            <w:szCs w:val="24"/>
          </w:rPr>
          <w:t>Do</w:t>
        </w:r>
      </w:ins>
      <w:r w:rsidR="00A96A35" w:rsidRPr="0027638C">
        <w:rPr>
          <w:b/>
          <w:sz w:val="24"/>
          <w:rPrChange w16du:dateUtc="2026-07-07T18:18:00Z" w:author="Author" w:date="2026-07-07T20:18:00Z" w:id="4050">
            <w:rPr>
              <w:rFonts w:ascii="Times New Roman"/>
              <w:color w:val="000000"/>
              <w:spacing w:val="665"/>
            </w:rPr>
          </w:rPrChange>
        </w:rPr>
        <w:t xml:space="preserve"> </w:t>
      </w:r>
      <w:r w:rsidR="00A96A35" w:rsidRPr="0027638C">
        <w:rPr>
          <w:b/>
          <w:sz w:val="24"/>
          <w:rPrChange w16du:dateUtc="2026-07-07T18:18:00Z" w:author="Author" w:date="2026-07-07T20:18:00Z" w:id="4051">
            <w:rPr>
              <w:rFonts w:ascii="Times New Roman" w:hAnsi="Times New Roman"/>
              <w:color w:val="000000"/>
              <w:spacing w:val="5"/>
            </w:rPr>
          </w:rPrChange>
        </w:rPr>
        <w:t>Eiusmod</w:t>
      </w:r>
      <w:r w:rsidR="00A96A35" w:rsidRPr="0027638C">
        <w:rPr>
          <w:sz w:val="24"/>
          <w:rPrChange w16du:dateUtc="2026-07-07T18:18:00Z" w:author="Author" w:date="2026-07-07T20:18:00Z" w:id="4052">
            <w:rPr>
              <w:rFonts w:ascii="Times New Roman" w:hAnsi="Times New Roman"/>
              <w:color w:val="000000"/>
              <w:spacing w:val="5"/>
            </w:rPr>
          </w:rPrChange>
        </w:rPr>
        <w:t>”)</w:t>
      </w:r>
      <w:r w:rsidR="00A96A35" w:rsidRPr="0027638C">
        <w:rPr>
          <w:spacing w:val="-13"/>
          <w:sz w:val="24"/>
          <w:rPrChange w16du:dateUtc="2026-07-07T18:18:00Z" w:author="Author" w:date="2026-07-07T20:18:00Z" w:id="4053">
            <w:rPr>
              <w:rFonts w:ascii="Times New Roman"/>
              <w:color w:val="000000"/>
              <w:spacing w:val="-13"/>
            </w:rPr>
          </w:rPrChange>
        </w:rPr>
        <w:t xml:space="preserve"> </w:t>
      </w:r>
      <w:r w:rsidR="00A96A35" w:rsidRPr="0027638C">
        <w:rPr>
          <w:sz w:val="24"/>
          <w:rPrChange w16du:dateUtc="2026-07-07T18:18:00Z" w:author="Author" w:date="2026-07-07T20:18:00Z" w:id="4054">
            <w:rPr>
              <w:rFonts w:ascii="Times New Roman"/>
              <w:color w:val="000000"/>
            </w:rPr>
          </w:rPrChange>
        </w:rPr>
        <w:t>tempor</w:t>
      </w:r>
      <w:r w:rsidR="00A96A35" w:rsidRPr="0027638C">
        <w:rPr>
          <w:spacing w:val="-13"/>
          <w:sz w:val="24"/>
          <w:rPrChange w16du:dateUtc="2026-07-07T18:18:00Z" w:author="Author" w:date="2026-07-07T20:18:00Z" w:id="4055">
            <w:rPr>
              <w:rFonts w:ascii="Times New Roman"/>
              <w:color w:val="000000"/>
              <w:spacing w:val="-9"/>
            </w:rPr>
          </w:rPrChange>
        </w:rPr>
        <w:t xml:space="preserve"> </w:t>
      </w:r>
      <w:r w:rsidR="00A96A35" w:rsidRPr="0027638C">
        <w:rPr>
          <w:sz w:val="24"/>
          <w:rPrChange w16du:dateUtc="2026-07-07T18:18:00Z" w:author="Author" w:date="2026-07-07T20:18:00Z" w:id="4056">
            <w:rPr>
              <w:rFonts w:ascii="Times New Roman"/>
              <w:color w:val="000000"/>
            </w:rPr>
          </w:rPrChange>
        </w:rPr>
        <w:t>Incididunt</w:t>
      </w:r>
      <w:r w:rsidR="00A96A35" w:rsidRPr="0027638C">
        <w:rPr>
          <w:spacing w:val="-13"/>
          <w:sz w:val="24"/>
          <w:rPrChange w16du:dateUtc="2026-07-07T18:18:00Z" w:author="Author" w:date="2026-07-07T20:18:00Z" w:id="4057">
            <w:rPr>
              <w:rFonts w:ascii="Times New Roman"/>
              <w:color w:val="000000"/>
              <w:spacing w:val="-9"/>
            </w:rPr>
          </w:rPrChange>
        </w:rPr>
        <w:t xml:space="preserve"> </w:t>
      </w:r>
      <w:r w:rsidR="00A96A35" w:rsidRPr="0027638C">
        <w:rPr>
          <w:sz w:val="24"/>
          <w:rPrChange w16du:dateUtc="2026-07-07T18:18:00Z" w:author="Author" w:date="2026-07-07T20:18:00Z" w:id="4058">
            <w:rPr>
              <w:rFonts w:ascii="Times New Roman" w:hAnsi="Times New Roman"/>
              <w:color w:val="000000"/>
              <w:spacing w:val="7"/>
            </w:rPr>
          </w:rPrChange>
        </w:rPr>
        <w:t>(“</w:t>
      </w:r>
      <w:r w:rsidR="00A96A35" w:rsidRPr="0027638C">
        <w:rPr>
          <w:b/>
          <w:sz w:val="24"/>
          <w:rPrChange w16du:dateUtc="2026-07-07T18:18:00Z" w:author="Author" w:date="2026-07-07T20:18:00Z" w:id="4059">
            <w:rPr>
              <w:rFonts w:ascii="Times New Roman" w:hAnsi="Times New Roman"/>
              <w:color w:val="000000"/>
              <w:spacing w:val="7"/>
            </w:rPr>
          </w:rPrChange>
        </w:rPr>
        <w:t>Ut</w:t>
      </w:r>
      <w:r w:rsidR="00A96A35" w:rsidRPr="0027638C">
        <w:rPr>
          <w:b/>
          <w:spacing w:val="-13"/>
          <w:sz w:val="24"/>
          <w:rPrChange w16du:dateUtc="2026-07-07T18:18:00Z" w:author="Author" w:date="2026-07-07T20:18:00Z" w:id="4060">
            <w:rPr>
              <w:rFonts w:ascii="Times New Roman"/>
              <w:color w:val="000000"/>
              <w:spacing w:val="9"/>
            </w:rPr>
          </w:rPrChange>
        </w:rPr>
        <w:t xml:space="preserve"> </w:t>
      </w:r>
      <w:r w:rsidR="00A96A35" w:rsidRPr="0027638C">
        <w:rPr>
          <w:b/>
          <w:sz w:val="24"/>
          <w:rPrChange w16du:dateUtc="2026-07-07T18:18:00Z" w:author="Author" w:date="2026-07-07T20:18:00Z" w:id="4061">
            <w:rPr>
              <w:rFonts w:ascii="Times New Roman" w:hAnsi="Times New Roman"/>
              <w:color w:val="000000"/>
              <w:spacing w:val="5"/>
            </w:rPr>
          </w:rPrChange>
        </w:rPr>
        <w:t>Labore</w:t>
      </w:r>
      <w:r w:rsidR="00A96A35" w:rsidRPr="0027638C">
        <w:rPr>
          <w:sz w:val="24"/>
          <w:rPrChange w16du:dateUtc="2026-07-07T18:18:00Z" w:author="Author" w:date="2026-07-07T20:18:00Z" w:id="4062">
            <w:rPr>
              <w:rFonts w:ascii="Times New Roman" w:hAnsi="Times New Roman"/>
              <w:color w:val="000000"/>
              <w:spacing w:val="5"/>
            </w:rPr>
          </w:rPrChange>
        </w:rPr>
        <w:t>”)</w:t>
      </w:r>
      <w:r w:rsidR="00A96A35" w:rsidRPr="0027638C">
        <w:rPr>
          <w:spacing w:val="-13"/>
          <w:sz w:val="24"/>
          <w:rPrChange w16du:dateUtc="2026-07-07T18:18:00Z" w:author="Author" w:date="2026-07-07T20:18:00Z" w:id="4063">
            <w:rPr>
              <w:rFonts w:ascii="Times New Roman"/>
              <w:color w:val="000000"/>
              <w:spacing w:val="-13"/>
            </w:rPr>
          </w:rPrChange>
        </w:rPr>
        <w:t xml:space="preserve"> </w:t>
      </w:r>
      <w:r w:rsidR="00A96A35" w:rsidRPr="0027638C">
        <w:rPr>
          <w:sz w:val="24"/>
          <w:rPrChange w16du:dateUtc="2026-07-07T18:18:00Z" w:author="Author" w:date="2026-07-07T20:18:00Z" w:id="4064">
            <w:rPr>
              <w:rFonts w:ascii="Times New Roman"/>
              <w:color w:val="000000"/>
            </w:rPr>
          </w:rPrChange>
        </w:rPr>
        <w:t>et</w:t>
      </w:r>
      <w:r w:rsidR="00A96A35" w:rsidRPr="0027638C">
        <w:rPr>
          <w:spacing w:val="-13"/>
          <w:sz w:val="24"/>
          <w:rPrChange w16du:dateUtc="2026-07-07T18:18:00Z" w:author="Author" w:date="2026-07-07T20:18:00Z" w:id="4065">
            <w:rPr>
              <w:rFonts w:ascii="Times New Roman"/>
              <w:color w:val="000000"/>
              <w:spacing w:val="-9"/>
            </w:rPr>
          </w:rPrChange>
        </w:rPr>
        <w:t xml:space="preserve"> </w:t>
      </w:r>
      <w:r w:rsidR="00A96A35" w:rsidRPr="0027638C">
        <w:rPr>
          <w:sz w:val="24"/>
          <w:rPrChange w16du:dateUtc="2026-07-07T18:18:00Z" w:author="Author" w:date="2026-07-07T20:18:00Z" w:id="4066">
            <w:rPr>
              <w:rFonts w:ascii="Times New Roman"/>
              <w:color w:val="000000"/>
            </w:rPr>
          </w:rPrChange>
        </w:rPr>
        <w:t>dolore</w:t>
      </w:r>
      <w:r w:rsidR="00A96A35" w:rsidRPr="0027638C">
        <w:rPr>
          <w:spacing w:val="-13"/>
          <w:sz w:val="24"/>
          <w:rPrChange w16du:dateUtc="2026-07-07T18:18:00Z" w:author="Author" w:date="2026-07-07T20:18:00Z" w:id="4067">
            <w:rPr>
              <w:rFonts w:ascii="Times New Roman"/>
              <w:color w:val="000000"/>
              <w:spacing w:val="-9"/>
            </w:rPr>
          </w:rPrChange>
        </w:rPr>
        <w:t xml:space="preserve"> </w:t>
      </w:r>
      <w:r w:rsidR="00A96A35" w:rsidRPr="0027638C">
        <w:rPr>
          <w:sz w:val="24"/>
          <w:rPrChange w16du:dateUtc="2026-07-07T18:18:00Z" w:author="Author" w:date="2026-07-07T20:18:00Z" w:id="4068">
            <w:rPr>
              <w:rFonts w:ascii="Times New Roman"/>
              <w:color w:val="000000"/>
            </w:rPr>
          </w:rPrChange>
        </w:rPr>
        <w:t>magna</w:t>
      </w:r>
      <w:r w:rsidR="00A96A35" w:rsidRPr="0027638C">
        <w:rPr>
          <w:spacing w:val="-13"/>
          <w:sz w:val="24"/>
          <w:rPrChange w16du:dateUtc="2026-07-07T18:18:00Z" w:author="Author" w:date="2026-07-07T20:18:00Z" w:id="4069">
            <w:rPr>
              <w:rFonts w:ascii="Times New Roman"/>
              <w:color w:val="000000"/>
              <w:spacing w:val="-9"/>
            </w:rPr>
          </w:rPrChange>
        </w:rPr>
        <w:t xml:space="preserve"> </w:t>
      </w:r>
      <w:r w:rsidR="00A96A35" w:rsidRPr="0027638C">
        <w:rPr>
          <w:sz w:val="24"/>
          <w:rPrChange w16du:dateUtc="2026-07-07T18:18:00Z" w:author="Author" w:date="2026-07-07T20:18:00Z" w:id="4070">
            <w:rPr>
              <w:rFonts w:ascii="Times New Roman"/>
              <w:color w:val="000000"/>
            </w:rPr>
          </w:rPrChange>
        </w:rPr>
        <w:t>(aliqua</w:t>
      </w:r>
      <w:r w:rsidR="00A96A35" w:rsidRPr="0027638C">
        <w:rPr>
          <w:spacing w:val="-13"/>
          <w:sz w:val="24"/>
          <w:rPrChange w16du:dateUtc="2026-07-07T18:18:00Z" w:author="Author" w:date="2026-07-07T20:18:00Z" w:id="4071">
            <w:rPr>
              <w:rFonts w:ascii="Times New Roman"/>
              <w:color w:val="000000"/>
              <w:spacing w:val="-9"/>
            </w:rPr>
          </w:rPrChange>
        </w:rPr>
        <w:t xml:space="preserve"> </w:t>
      </w:r>
      <w:r w:rsidR="00A96A35" w:rsidRPr="0027638C">
        <w:rPr>
          <w:sz w:val="24"/>
          <w:rPrChange w16du:dateUtc="2026-07-07T18:18:00Z" w:author="Author" w:date="2026-07-07T20:18:00Z" w:id="4072">
            <w:rPr>
              <w:rFonts w:ascii="Times New Roman" w:hAnsi="Times New Roman"/>
              <w:color w:val="000000"/>
            </w:rPr>
          </w:rPrChange>
        </w:rPr>
        <w:t>lorem</w:t>
      </w:r>
      <w:del w16du:dateUtc="2026-07-07T18:18:00Z" w:author="Author" w:date="2026-07-07T20:18:00Z" w:id="4073">
        <w:r>
          <w:rPr>
            <w:color w:val="000000"/>
          </w:rPr>
          <w:cr/>
        </w:r>
      </w:del>
      <w:r w:rsidR="00A96A35" w:rsidRPr="0027638C">
        <w:rPr>
          <w:sz w:val="24"/>
          <w:rPrChange w16du:dateUtc="2026-07-07T18:18:00Z" w:author="Author" w:date="2026-07-07T20:18:00Z" w:id="4074">
            <w:rPr>
              <w:rFonts w:ascii="Times New Roman"/>
              <w:color w:val="000000"/>
              <w:spacing w:val="665"/>
            </w:rPr>
          </w:rPrChange>
        </w:rPr>
        <w:t xml:space="preserve"> </w:t>
      </w:r>
      <w:r w:rsidR="00A96A35" w:rsidRPr="0027638C">
        <w:rPr>
          <w:sz w:val="24"/>
          <w:rPrChange w16du:dateUtc="2026-07-07T18:18:00Z" w:author="Author" w:date="2026-07-07T20:18:00Z" w:id="4075">
            <w:rPr>
              <w:rFonts w:ascii="Times New Roman"/>
              <w:color w:val="000000"/>
            </w:rPr>
          </w:rPrChange>
        </w:rPr>
        <w:t>ipsum</w:t>
      </w:r>
      <w:r w:rsidR="00A96A35" w:rsidRPr="0027638C">
        <w:rPr>
          <w:sz w:val="24"/>
          <w:rPrChange w16du:dateUtc="2026-07-07T18:18:00Z" w:author="Author" w:date="2026-07-07T20:18:00Z" w:id="4076">
            <w:rPr>
              <w:rFonts w:ascii="Times New Roman"/>
              <w:color w:val="000000"/>
              <w:spacing w:val="10"/>
            </w:rPr>
          </w:rPrChange>
        </w:rPr>
        <w:t xml:space="preserve"> </w:t>
      </w:r>
      <w:r w:rsidR="00A96A35" w:rsidRPr="0027638C">
        <w:rPr>
          <w:sz w:val="24"/>
          <w:rPrChange w16du:dateUtc="2026-07-07T18:18:00Z" w:author="Author" w:date="2026-07-07T20:18:00Z" w:id="4077">
            <w:rPr>
              <w:rFonts w:ascii="Times New Roman"/>
              <w:color w:val="000000"/>
            </w:rPr>
          </w:rPrChange>
        </w:rPr>
        <w:t>dolor</w:t>
      </w:r>
      <w:r w:rsidR="00A96A35" w:rsidRPr="0027638C">
        <w:rPr>
          <w:sz w:val="24"/>
          <w:rPrChange w16du:dateUtc="2026-07-07T18:18:00Z" w:author="Author" w:date="2026-07-07T20:18:00Z" w:id="4078">
            <w:rPr>
              <w:rFonts w:ascii="Times New Roman"/>
              <w:color w:val="000000"/>
              <w:spacing w:val="10"/>
            </w:rPr>
          </w:rPrChange>
        </w:rPr>
        <w:t xml:space="preserve"> </w:t>
      </w:r>
      <w:r w:rsidR="00A96A35" w:rsidRPr="0027638C">
        <w:rPr>
          <w:sz w:val="24"/>
          <w:rPrChange w16du:dateUtc="2026-07-07T18:18:00Z" w:author="Author" w:date="2026-07-07T20:18:00Z" w:id="4079">
            <w:rPr>
              <w:rFonts w:ascii="Times New Roman"/>
              <w:color w:val="000000"/>
            </w:rPr>
          </w:rPrChange>
        </w:rPr>
        <w:t>sit,</w:t>
      </w:r>
      <w:r w:rsidR="00A96A35" w:rsidRPr="0027638C">
        <w:rPr>
          <w:sz w:val="24"/>
          <w:rPrChange w16du:dateUtc="2026-07-07T18:18:00Z" w:author="Author" w:date="2026-07-07T20:18:00Z" w:id="4080">
            <w:rPr>
              <w:rFonts w:ascii="Times New Roman"/>
              <w:color w:val="000000"/>
              <w:spacing w:val="10"/>
            </w:rPr>
          </w:rPrChange>
        </w:rPr>
        <w:t xml:space="preserve"> </w:t>
      </w:r>
      <w:r w:rsidR="00A96A35" w:rsidRPr="0027638C">
        <w:rPr>
          <w:sz w:val="24"/>
          <w:rPrChange w16du:dateUtc="2026-07-07T18:18:00Z" w:author="Author" w:date="2026-07-07T20:18:00Z" w:id="4081">
            <w:rPr>
              <w:rFonts w:ascii="Times New Roman"/>
              <w:color w:val="000000"/>
            </w:rPr>
          </w:rPrChange>
        </w:rPr>
        <w:t>amet</w:t>
      </w:r>
      <w:r w:rsidR="00A96A35" w:rsidRPr="0027638C">
        <w:rPr>
          <w:sz w:val="24"/>
          <w:rPrChange w16du:dateUtc="2026-07-07T18:18:00Z" w:author="Author" w:date="2026-07-07T20:18:00Z" w:id="4082">
            <w:rPr>
              <w:rFonts w:ascii="Times New Roman"/>
              <w:color w:val="000000"/>
              <w:spacing w:val="10"/>
            </w:rPr>
          </w:rPrChange>
        </w:rPr>
        <w:t xml:space="preserve"> </w:t>
      </w:r>
      <w:r w:rsidR="00A96A35" w:rsidRPr="0027638C">
        <w:rPr>
          <w:sz w:val="24"/>
          <w:rPrChange w16du:dateUtc="2026-07-07T18:18:00Z" w:author="Author" w:date="2026-07-07T20:18:00Z" w:id="4083">
            <w:rPr>
              <w:rFonts w:ascii="Times New Roman"/>
              <w:color w:val="000000"/>
            </w:rPr>
          </w:rPrChange>
        </w:rPr>
        <w:t>consectetur)</w:t>
      </w:r>
      <w:r w:rsidR="00A96A35" w:rsidRPr="0027638C">
        <w:rPr>
          <w:sz w:val="24"/>
          <w:rPrChange w16du:dateUtc="2026-07-07T18:18:00Z" w:author="Author" w:date="2026-07-07T20:18:00Z" w:id="4084">
            <w:rPr>
              <w:rFonts w:ascii="Times New Roman"/>
              <w:color w:val="000000"/>
              <w:spacing w:val="10"/>
            </w:rPr>
          </w:rPrChange>
        </w:rPr>
        <w:t xml:space="preserve"> </w:t>
      </w:r>
      <w:r w:rsidR="00A96A35" w:rsidRPr="0027638C">
        <w:rPr>
          <w:sz w:val="24"/>
          <w:rPrChange w16du:dateUtc="2026-07-07T18:18:00Z" w:author="Author" w:date="2026-07-07T20:18:00Z" w:id="4085">
            <w:rPr>
              <w:rFonts w:ascii="Times New Roman"/>
              <w:color w:val="000000"/>
            </w:rPr>
          </w:rPrChange>
        </w:rPr>
        <w:t>adipiscing</w:t>
      </w:r>
      <w:r w:rsidR="00A96A35" w:rsidRPr="0027638C">
        <w:rPr>
          <w:sz w:val="24"/>
          <w:rPrChange w16du:dateUtc="2026-07-07T18:18:00Z" w:author="Author" w:date="2026-07-07T20:18:00Z" w:id="4086">
            <w:rPr>
              <w:rFonts w:ascii="Times New Roman"/>
              <w:color w:val="000000"/>
              <w:spacing w:val="10"/>
            </w:rPr>
          </w:rPrChange>
        </w:rPr>
        <w:t xml:space="preserve"> </w:t>
      </w:r>
      <w:r w:rsidR="00A96A35" w:rsidRPr="0027638C">
        <w:rPr>
          <w:sz w:val="24"/>
          <w:rPrChange w16du:dateUtc="2026-07-07T18:18:00Z" w:author="Author" w:date="2026-07-07T20:18:00Z" w:id="4087">
            <w:rPr>
              <w:rFonts w:ascii="Times New Roman"/>
              <w:color w:val="000000"/>
            </w:rPr>
          </w:rPrChange>
        </w:rPr>
        <w:t>Elit</w:t>
      </w:r>
      <w:r w:rsidR="00A96A35" w:rsidRPr="0027638C">
        <w:rPr>
          <w:sz w:val="24"/>
          <w:rPrChange w16du:dateUtc="2026-07-07T18:18:00Z" w:author="Author" w:date="2026-07-07T20:18:00Z" w:id="4088">
            <w:rPr>
              <w:rFonts w:ascii="Times New Roman"/>
              <w:color w:val="000000"/>
              <w:spacing w:val="10"/>
            </w:rPr>
          </w:rPrChange>
        </w:rPr>
        <w:t xml:space="preserve"> </w:t>
      </w:r>
      <w:r w:rsidR="00A96A35" w:rsidRPr="0027638C">
        <w:rPr>
          <w:sz w:val="24"/>
          <w:rPrChange w16du:dateUtc="2026-07-07T18:18:00Z" w:author="Author" w:date="2026-07-07T20:18:00Z" w:id="4089">
            <w:rPr>
              <w:rFonts w:ascii="Times New Roman"/>
              <w:color w:val="000000"/>
            </w:rPr>
          </w:rPrChange>
        </w:rPr>
        <w:t>Sed</w:t>
      </w:r>
      <w:r w:rsidR="00A96A35" w:rsidRPr="0027638C">
        <w:rPr>
          <w:sz w:val="24"/>
          <w:rPrChange w16du:dateUtc="2026-07-07T18:18:00Z" w:author="Author" w:date="2026-07-07T20:18:00Z" w:id="4090">
            <w:rPr>
              <w:rFonts w:ascii="Times New Roman"/>
              <w:color w:val="000000"/>
              <w:spacing w:val="10"/>
            </w:rPr>
          </w:rPrChange>
        </w:rPr>
        <w:t xml:space="preserve"> </w:t>
      </w:r>
      <w:r w:rsidR="00A96A35" w:rsidRPr="0027638C">
        <w:rPr>
          <w:sz w:val="24"/>
          <w:rPrChange w16du:dateUtc="2026-07-07T18:18:00Z" w:author="Author" w:date="2026-07-07T20:18:00Z" w:id="4091">
            <w:rPr>
              <w:rFonts w:ascii="Times New Roman"/>
              <w:color w:val="000000"/>
            </w:rPr>
          </w:rPrChange>
        </w:rPr>
        <w:t>do</w:t>
      </w:r>
      <w:r w:rsidR="00A96A35" w:rsidRPr="0027638C">
        <w:rPr>
          <w:sz w:val="24"/>
          <w:rPrChange w16du:dateUtc="2026-07-07T18:18:00Z" w:author="Author" w:date="2026-07-07T20:18:00Z" w:id="4092">
            <w:rPr>
              <w:rFonts w:ascii="Times New Roman"/>
              <w:color w:val="000000"/>
              <w:spacing w:val="10"/>
            </w:rPr>
          </w:rPrChange>
        </w:rPr>
        <w:t xml:space="preserve"> </w:t>
      </w:r>
      <w:r w:rsidR="00A96A35" w:rsidRPr="0027638C">
        <w:rPr>
          <w:sz w:val="24"/>
          <w:rPrChange w16du:dateUtc="2026-07-07T18:18:00Z" w:author="Author" w:date="2026-07-07T20:18:00Z" w:id="4093">
            <w:rPr>
              <w:rFonts w:ascii="Times New Roman"/>
              <w:color w:val="000000"/>
            </w:rPr>
          </w:rPrChange>
        </w:rPr>
        <w:t>eiusmod,</w:t>
      </w:r>
      <w:r w:rsidR="00A96A35" w:rsidRPr="0027638C">
        <w:rPr>
          <w:sz w:val="24"/>
          <w:rPrChange w16du:dateUtc="2026-07-07T18:18:00Z" w:author="Author" w:date="2026-07-07T20:18:00Z" w:id="4094">
            <w:rPr>
              <w:rFonts w:ascii="Times New Roman"/>
              <w:color w:val="000000"/>
              <w:spacing w:val="10"/>
            </w:rPr>
          </w:rPrChange>
        </w:rPr>
        <w:t xml:space="preserve"> </w:t>
      </w:r>
      <w:r w:rsidR="00A96A35" w:rsidRPr="0027638C">
        <w:rPr>
          <w:sz w:val="24"/>
          <w:rPrChange w16du:dateUtc="2026-07-07T18:18:00Z" w:author="Author" w:date="2026-07-07T20:18:00Z" w:id="4095">
            <w:rPr>
              <w:rFonts w:ascii="Times New Roman"/>
              <w:color w:val="000000"/>
            </w:rPr>
          </w:rPrChange>
        </w:rPr>
        <w:t>tempor,</w:t>
      </w:r>
      <w:r w:rsidR="00A96A35" w:rsidRPr="0027638C">
        <w:rPr>
          <w:sz w:val="24"/>
          <w:rPrChange w16du:dateUtc="2026-07-07T18:18:00Z" w:author="Author" w:date="2026-07-07T20:18:00Z" w:id="4096">
            <w:rPr>
              <w:rFonts w:ascii="Times New Roman"/>
              <w:color w:val="000000"/>
              <w:spacing w:val="10"/>
            </w:rPr>
          </w:rPrChange>
        </w:rPr>
        <w:t xml:space="preserve"> </w:t>
      </w:r>
      <w:r w:rsidR="00A96A35" w:rsidRPr="0027638C">
        <w:rPr>
          <w:sz w:val="24"/>
          <w:rPrChange w16du:dateUtc="2026-07-07T18:18:00Z" w:author="Author" w:date="2026-07-07T20:18:00Z" w:id="4097">
            <w:rPr>
              <w:rFonts w:ascii="Times New Roman" w:hAnsi="Times New Roman"/>
              <w:color w:val="000000"/>
            </w:rPr>
          </w:rPrChange>
        </w:rPr>
        <w:t>incididunt,</w:t>
      </w:r>
      <w:del w16du:dateUtc="2026-07-07T18:18:00Z" w:author="Author" w:date="2026-07-07T20:18:00Z" w:id="4098">
        <w:r>
          <w:rPr>
            <w:color w:val="000000"/>
          </w:rPr>
          <w:cr/>
        </w:r>
      </w:del>
      <w:r w:rsidR="00A96A35" w:rsidRPr="0027638C">
        <w:rPr>
          <w:sz w:val="24"/>
          <w:rPrChange w16du:dateUtc="2026-07-07T18:18:00Z" w:author="Author" w:date="2026-07-07T20:18:00Z" w:id="4099">
            <w:rPr>
              <w:rFonts w:ascii="Times New Roman"/>
              <w:color w:val="000000"/>
              <w:spacing w:val="665"/>
            </w:rPr>
          </w:rPrChange>
        </w:rPr>
        <w:t xml:space="preserve"> </w:t>
      </w:r>
      <w:r w:rsidR="00A96A35" w:rsidRPr="0027638C">
        <w:rPr>
          <w:sz w:val="24"/>
          <w:rPrChange w16du:dateUtc="2026-07-07T18:18:00Z" w:author="Author" w:date="2026-07-07T20:18:00Z" w:id="4100">
            <w:rPr>
              <w:rFonts w:ascii="Times New Roman"/>
              <w:color w:val="000000"/>
            </w:rPr>
          </w:rPrChange>
        </w:rPr>
        <w:t>ut</w:t>
      </w:r>
      <w:r w:rsidR="00A96A35" w:rsidRPr="0027638C">
        <w:rPr>
          <w:sz w:val="24"/>
          <w:rPrChange w16du:dateUtc="2026-07-07T18:18:00Z" w:author="Author" w:date="2026-07-07T20:18:00Z" w:id="4101">
            <w:rPr>
              <w:rFonts w:ascii="Times New Roman"/>
              <w:color w:val="000000"/>
              <w:spacing w:val="15"/>
            </w:rPr>
          </w:rPrChange>
        </w:rPr>
        <w:t xml:space="preserve"> </w:t>
      </w:r>
      <w:r w:rsidR="00A96A35" w:rsidRPr="0027638C">
        <w:rPr>
          <w:sz w:val="24"/>
          <w:rPrChange w16du:dateUtc="2026-07-07T18:18:00Z" w:author="Author" w:date="2026-07-07T20:18:00Z" w:id="4102">
            <w:rPr>
              <w:rFonts w:ascii="Times New Roman"/>
              <w:color w:val="000000"/>
            </w:rPr>
          </w:rPrChange>
        </w:rPr>
        <w:t>labore</w:t>
      </w:r>
      <w:r w:rsidR="00A96A35" w:rsidRPr="0027638C">
        <w:rPr>
          <w:sz w:val="24"/>
          <w:rPrChange w16du:dateUtc="2026-07-07T18:18:00Z" w:author="Author" w:date="2026-07-07T20:18:00Z" w:id="4103">
            <w:rPr>
              <w:rFonts w:ascii="Times New Roman"/>
              <w:color w:val="000000"/>
              <w:spacing w:val="15"/>
            </w:rPr>
          </w:rPrChange>
        </w:rPr>
        <w:t xml:space="preserve"> </w:t>
      </w:r>
      <w:r w:rsidR="00A96A35" w:rsidRPr="0027638C">
        <w:rPr>
          <w:sz w:val="24"/>
          <w:rPrChange w16du:dateUtc="2026-07-07T18:18:00Z" w:author="Author" w:date="2026-07-07T20:18:00Z" w:id="4104">
            <w:rPr>
              <w:rFonts w:ascii="Times New Roman"/>
              <w:color w:val="000000"/>
            </w:rPr>
          </w:rPrChange>
        </w:rPr>
        <w:t>Et</w:t>
      </w:r>
      <w:r w:rsidR="00A96A35" w:rsidRPr="0027638C">
        <w:rPr>
          <w:sz w:val="24"/>
          <w:rPrChange w16du:dateUtc="2026-07-07T18:18:00Z" w:author="Author" w:date="2026-07-07T20:18:00Z" w:id="4105">
            <w:rPr>
              <w:rFonts w:ascii="Times New Roman"/>
              <w:color w:val="000000"/>
              <w:spacing w:val="15"/>
            </w:rPr>
          </w:rPrChange>
        </w:rPr>
        <w:t xml:space="preserve"> </w:t>
      </w:r>
      <w:r w:rsidR="00A96A35" w:rsidRPr="0027638C">
        <w:rPr>
          <w:sz w:val="24"/>
          <w:rPrChange w16du:dateUtc="2026-07-07T18:18:00Z" w:author="Author" w:date="2026-07-07T20:18:00Z" w:id="4106">
            <w:rPr>
              <w:rFonts w:ascii="Times New Roman"/>
              <w:color w:val="000000"/>
            </w:rPr>
          </w:rPrChange>
        </w:rPr>
        <w:t>dolore</w:t>
      </w:r>
      <w:r w:rsidR="00A96A35" w:rsidRPr="0027638C">
        <w:rPr>
          <w:sz w:val="24"/>
          <w:rPrChange w16du:dateUtc="2026-07-07T18:18:00Z" w:author="Author" w:date="2026-07-07T20:18:00Z" w:id="4107">
            <w:rPr>
              <w:rFonts w:ascii="Times New Roman"/>
              <w:color w:val="000000"/>
              <w:spacing w:val="15"/>
            </w:rPr>
          </w:rPrChange>
        </w:rPr>
        <w:t xml:space="preserve"> </w:t>
      </w:r>
      <w:r w:rsidR="00A96A35" w:rsidRPr="0027638C">
        <w:rPr>
          <w:sz w:val="24"/>
          <w:rPrChange w16du:dateUtc="2026-07-07T18:18:00Z" w:author="Author" w:date="2026-07-07T20:18:00Z" w:id="4108">
            <w:rPr>
              <w:rFonts w:ascii="Times New Roman"/>
              <w:color w:val="000000"/>
            </w:rPr>
          </w:rPrChange>
        </w:rPr>
        <w:t>magna</w:t>
      </w:r>
      <w:r w:rsidR="00A96A35" w:rsidRPr="0027638C">
        <w:rPr>
          <w:sz w:val="24"/>
          <w:rPrChange w16du:dateUtc="2026-07-07T18:18:00Z" w:author="Author" w:date="2026-07-07T20:18:00Z" w:id="4109">
            <w:rPr>
              <w:rFonts w:ascii="Times New Roman"/>
              <w:color w:val="000000"/>
              <w:spacing w:val="15"/>
            </w:rPr>
          </w:rPrChange>
        </w:rPr>
        <w:t xml:space="preserve"> </w:t>
      </w:r>
      <w:del w16du:dateUtc="2026-07-07T18:18:00Z" w:author="Author" w:date="2026-07-07T20:18:00Z" w:id="4110">
        <w:r>
          <w:rPr>
            <w:color w:val="000000"/>
          </w:rPr>
          <w:delText>sub-processor</w:delText>
        </w:r>
      </w:del>
      <w:ins w16du:dateUtc="2026-07-07T18:18:00Z" w:author="Author" w:date="2026-07-07T20:18:00Z" w:id="4111">
        <w:r w:rsidR="00A96A35" w:rsidRPr="0027638C">
          <w:rPr>
            <w:sz w:val="24"/>
            <w:szCs w:val="24"/>
          </w:rPr>
          <w:t>Aliqua-Lorem</w:t>
        </w:r>
      </w:ins>
      <w:r w:rsidR="00A96A35" w:rsidRPr="0027638C">
        <w:rPr>
          <w:sz w:val="24"/>
          <w:rPrChange w16du:dateUtc="2026-07-07T18:18:00Z" w:author="Author" w:date="2026-07-07T20:18:00Z" w:id="4112">
            <w:rPr>
              <w:rFonts w:ascii="Times New Roman"/>
              <w:color w:val="000000"/>
              <w:spacing w:val="15"/>
            </w:rPr>
          </w:rPrChange>
        </w:rPr>
        <w:t xml:space="preserve"> </w:t>
      </w:r>
      <w:r w:rsidR="00A96A35" w:rsidRPr="0027638C">
        <w:rPr>
          <w:sz w:val="24"/>
          <w:rPrChange w16du:dateUtc="2026-07-07T18:18:00Z" w:author="Author" w:date="2026-07-07T20:18:00Z" w:id="4113">
            <w:rPr>
              <w:rFonts w:ascii="Times New Roman"/>
              <w:color w:val="000000"/>
            </w:rPr>
          </w:rPrChange>
        </w:rPr>
        <w:t>ipsum</w:t>
      </w:r>
      <w:r w:rsidR="00A96A35" w:rsidRPr="0027638C">
        <w:rPr>
          <w:sz w:val="24"/>
          <w:rPrChange w16du:dateUtc="2026-07-07T18:18:00Z" w:author="Author" w:date="2026-07-07T20:18:00Z" w:id="4114">
            <w:rPr>
              <w:rFonts w:ascii="Times New Roman"/>
              <w:color w:val="000000"/>
              <w:spacing w:val="15"/>
            </w:rPr>
          </w:rPrChange>
        </w:rPr>
        <w:t xml:space="preserve"> </w:t>
      </w:r>
      <w:del w16du:dateUtc="2026-07-07T18:18:00Z" w:author="Author" w:date="2026-07-07T20:18:00Z" w:id="4115">
        <w:r>
          <w:rPr>
            <w:color w:val="000000"/>
          </w:rPr>
          <w:delText>subcontractor.</w:delText>
        </w:r>
      </w:del>
      <w:ins w16du:dateUtc="2026-07-07T18:18:00Z" w:author="Author" w:date="2026-07-07T20:18:00Z" w:id="4116">
        <w:r w:rsidR="00A96A35" w:rsidRPr="0027638C">
          <w:rPr>
            <w:sz w:val="24"/>
            <w:szCs w:val="24"/>
          </w:rPr>
          <w:t>Dolor.</w:t>
        </w:r>
      </w:ins>
      <w:r w:rsidR="00A96A35" w:rsidRPr="0027638C">
        <w:rPr>
          <w:spacing w:val="40"/>
          <w:sz w:val="24"/>
          <w:rPrChange w16du:dateUtc="2026-07-07T18:18:00Z" w:author="Author" w:date="2026-07-07T20:18:00Z" w:id="4117">
            <w:rPr>
              <w:rFonts w:ascii="Times New Roman"/>
              <w:color w:val="000000"/>
              <w:spacing w:val="85"/>
            </w:rPr>
          </w:rPrChange>
        </w:rPr>
        <w:t xml:space="preserve"> </w:t>
      </w:r>
      <w:r w:rsidR="00A96A35" w:rsidRPr="0027638C">
        <w:rPr>
          <w:sz w:val="24"/>
          <w:rPrChange w16du:dateUtc="2026-07-07T18:18:00Z" w:author="Author" w:date="2026-07-07T20:18:00Z" w:id="4118">
            <w:rPr>
              <w:rFonts w:ascii="Times New Roman"/>
              <w:color w:val="000000"/>
            </w:rPr>
          </w:rPrChange>
        </w:rPr>
        <w:t>Sit</w:t>
      </w:r>
      <w:r w:rsidR="00A96A35" w:rsidRPr="0027638C">
        <w:rPr>
          <w:sz w:val="24"/>
          <w:rPrChange w16du:dateUtc="2026-07-07T18:18:00Z" w:author="Author" w:date="2026-07-07T20:18:00Z" w:id="4119">
            <w:rPr>
              <w:rFonts w:ascii="Times New Roman"/>
              <w:color w:val="000000"/>
              <w:spacing w:val="15"/>
            </w:rPr>
          </w:rPrChange>
        </w:rPr>
        <w:t xml:space="preserve"> </w:t>
      </w:r>
      <w:r w:rsidR="00A96A35" w:rsidRPr="0027638C">
        <w:rPr>
          <w:sz w:val="24"/>
          <w:rPrChange w16du:dateUtc="2026-07-07T18:18:00Z" w:author="Author" w:date="2026-07-07T20:18:00Z" w:id="4120">
            <w:rPr>
              <w:rFonts w:ascii="Times New Roman"/>
              <w:color w:val="000000"/>
            </w:rPr>
          </w:rPrChange>
        </w:rPr>
        <w:t>amet</w:t>
      </w:r>
      <w:r w:rsidR="00A96A35" w:rsidRPr="0027638C">
        <w:rPr>
          <w:sz w:val="24"/>
          <w:rPrChange w16du:dateUtc="2026-07-07T18:18:00Z" w:author="Author" w:date="2026-07-07T20:18:00Z" w:id="4121">
            <w:rPr>
              <w:rFonts w:ascii="Times New Roman"/>
              <w:color w:val="000000"/>
              <w:spacing w:val="15"/>
            </w:rPr>
          </w:rPrChange>
        </w:rPr>
        <w:t xml:space="preserve"> </w:t>
      </w:r>
      <w:r w:rsidR="00A96A35" w:rsidRPr="0027638C">
        <w:rPr>
          <w:sz w:val="24"/>
          <w:rPrChange w16du:dateUtc="2026-07-07T18:18:00Z" w:author="Author" w:date="2026-07-07T20:18:00Z" w:id="4122">
            <w:rPr>
              <w:rFonts w:ascii="Times New Roman" w:hAnsi="Times New Roman"/>
              <w:color w:val="000000"/>
            </w:rPr>
          </w:rPrChange>
        </w:rPr>
        <w:t>consectetur</w:t>
      </w:r>
      <w:del w16du:dateUtc="2026-07-07T18:18:00Z" w:author="Author" w:date="2026-07-07T20:18:00Z" w:id="4123">
        <w:r>
          <w:rPr>
            <w:color w:val="000000"/>
          </w:rPr>
          <w:cr/>
        </w:r>
      </w:del>
      <w:r w:rsidR="00A96A35" w:rsidRPr="0027638C">
        <w:rPr>
          <w:sz w:val="24"/>
          <w:rPrChange w16du:dateUtc="2026-07-07T18:18:00Z" w:author="Author" w:date="2026-07-07T20:18:00Z" w:id="4124">
            <w:rPr>
              <w:rFonts w:ascii="Times New Roman"/>
              <w:color w:val="000000"/>
              <w:spacing w:val="665"/>
            </w:rPr>
          </w:rPrChange>
        </w:rPr>
        <w:t xml:space="preserve"> </w:t>
      </w:r>
      <w:r w:rsidR="00A96A35" w:rsidRPr="0027638C">
        <w:rPr>
          <w:sz w:val="24"/>
          <w:rPrChange w16du:dateUtc="2026-07-07T18:18:00Z" w:author="Author" w:date="2026-07-07T20:18:00Z" w:id="4125">
            <w:rPr>
              <w:rFonts w:ascii="Times New Roman"/>
              <w:color w:val="000000"/>
            </w:rPr>
          </w:rPrChange>
        </w:rPr>
        <w:t>adipiscing</w:t>
      </w:r>
      <w:r w:rsidR="00A96A35" w:rsidRPr="0027638C">
        <w:rPr>
          <w:sz w:val="24"/>
          <w:rPrChange w16du:dateUtc="2026-07-07T18:18:00Z" w:author="Author" w:date="2026-07-07T20:18:00Z" w:id="4126">
            <w:rPr>
              <w:rFonts w:ascii="Times New Roman"/>
              <w:color w:val="000000"/>
              <w:spacing w:val="5"/>
            </w:rPr>
          </w:rPrChange>
        </w:rPr>
        <w:t xml:space="preserve"> </w:t>
      </w:r>
      <w:r w:rsidR="00A96A35" w:rsidRPr="0027638C">
        <w:rPr>
          <w:sz w:val="24"/>
          <w:rPrChange w16du:dateUtc="2026-07-07T18:18:00Z" w:author="Author" w:date="2026-07-07T20:18:00Z" w:id="4127">
            <w:rPr>
              <w:rFonts w:ascii="Times New Roman"/>
              <w:color w:val="000000"/>
            </w:rPr>
          </w:rPrChange>
        </w:rPr>
        <w:t>elit</w:t>
      </w:r>
      <w:r w:rsidR="00A96A35" w:rsidRPr="0027638C">
        <w:rPr>
          <w:sz w:val="24"/>
          <w:rPrChange w16du:dateUtc="2026-07-07T18:18:00Z" w:author="Author" w:date="2026-07-07T20:18:00Z" w:id="4128">
            <w:rPr>
              <w:rFonts w:ascii="Times New Roman"/>
              <w:color w:val="000000"/>
              <w:spacing w:val="5"/>
            </w:rPr>
          </w:rPrChange>
        </w:rPr>
        <w:t xml:space="preserve"> </w:t>
      </w:r>
      <w:r w:rsidR="00A96A35" w:rsidRPr="0027638C">
        <w:rPr>
          <w:sz w:val="24"/>
          <w:rPrChange w16du:dateUtc="2026-07-07T18:18:00Z" w:author="Author" w:date="2026-07-07T20:18:00Z" w:id="4129">
            <w:rPr>
              <w:rFonts w:ascii="Times New Roman"/>
              <w:color w:val="000000"/>
            </w:rPr>
          </w:rPrChange>
        </w:rPr>
        <w:t>sed,</w:t>
      </w:r>
      <w:r w:rsidR="00A96A35" w:rsidRPr="0027638C">
        <w:rPr>
          <w:sz w:val="24"/>
          <w:rPrChange w16du:dateUtc="2026-07-07T18:18:00Z" w:author="Author" w:date="2026-07-07T20:18:00Z" w:id="4130">
            <w:rPr>
              <w:rFonts w:ascii="Times New Roman"/>
              <w:color w:val="000000"/>
              <w:spacing w:val="5"/>
            </w:rPr>
          </w:rPrChange>
        </w:rPr>
        <w:t xml:space="preserve"> </w:t>
      </w:r>
      <w:r w:rsidR="00A96A35" w:rsidRPr="0027638C">
        <w:rPr>
          <w:sz w:val="24"/>
          <w:rPrChange w16du:dateUtc="2026-07-07T18:18:00Z" w:author="Author" w:date="2026-07-07T20:18:00Z" w:id="4131">
            <w:rPr>
              <w:rFonts w:ascii="Times New Roman"/>
              <w:color w:val="000000"/>
            </w:rPr>
          </w:rPrChange>
        </w:rPr>
        <w:t>do</w:t>
      </w:r>
      <w:r w:rsidR="00A96A35" w:rsidRPr="0027638C">
        <w:rPr>
          <w:sz w:val="24"/>
          <w:rPrChange w16du:dateUtc="2026-07-07T18:18:00Z" w:author="Author" w:date="2026-07-07T20:18:00Z" w:id="4132">
            <w:rPr>
              <w:rFonts w:ascii="Times New Roman"/>
              <w:color w:val="000000"/>
              <w:spacing w:val="5"/>
            </w:rPr>
          </w:rPrChange>
        </w:rPr>
        <w:t xml:space="preserve"> </w:t>
      </w:r>
      <w:r w:rsidR="00A96A35" w:rsidRPr="0027638C">
        <w:rPr>
          <w:sz w:val="24"/>
          <w:rPrChange w16du:dateUtc="2026-07-07T18:18:00Z" w:author="Author" w:date="2026-07-07T20:18:00Z" w:id="4133">
            <w:rPr>
              <w:rFonts w:ascii="Times New Roman"/>
              <w:color w:val="000000"/>
            </w:rPr>
          </w:rPrChange>
        </w:rPr>
        <w:t>eiusmod,</w:t>
      </w:r>
      <w:r w:rsidR="00A96A35" w:rsidRPr="0027638C">
        <w:rPr>
          <w:sz w:val="24"/>
          <w:rPrChange w16du:dateUtc="2026-07-07T18:18:00Z" w:author="Author" w:date="2026-07-07T20:18:00Z" w:id="4134">
            <w:rPr>
              <w:rFonts w:ascii="Times New Roman"/>
              <w:color w:val="000000"/>
              <w:spacing w:val="5"/>
            </w:rPr>
          </w:rPrChange>
        </w:rPr>
        <w:t xml:space="preserve"> </w:t>
      </w:r>
      <w:r w:rsidR="00A96A35" w:rsidRPr="0027638C">
        <w:rPr>
          <w:sz w:val="24"/>
          <w:rPrChange w16du:dateUtc="2026-07-07T18:18:00Z" w:author="Author" w:date="2026-07-07T20:18:00Z" w:id="4135">
            <w:rPr>
              <w:rFonts w:ascii="Times New Roman"/>
              <w:color w:val="000000"/>
            </w:rPr>
          </w:rPrChange>
        </w:rPr>
        <w:t>tempor</w:t>
      </w:r>
      <w:r w:rsidR="00A96A35" w:rsidRPr="0027638C">
        <w:rPr>
          <w:sz w:val="24"/>
          <w:rPrChange w16du:dateUtc="2026-07-07T18:18:00Z" w:author="Author" w:date="2026-07-07T20:18:00Z" w:id="4136">
            <w:rPr>
              <w:rFonts w:ascii="Times New Roman"/>
              <w:color w:val="000000"/>
              <w:spacing w:val="5"/>
            </w:rPr>
          </w:rPrChange>
        </w:rPr>
        <w:t xml:space="preserve"> </w:t>
      </w:r>
      <w:r w:rsidR="00A96A35" w:rsidRPr="0027638C">
        <w:rPr>
          <w:sz w:val="24"/>
          <w:rPrChange w16du:dateUtc="2026-07-07T18:18:00Z" w:author="Author" w:date="2026-07-07T20:18:00Z" w:id="4137">
            <w:rPr>
              <w:rFonts w:ascii="Times New Roman"/>
              <w:color w:val="000000"/>
            </w:rPr>
          </w:rPrChange>
        </w:rPr>
        <w:t>incididunt</w:t>
      </w:r>
      <w:r w:rsidR="00A96A35" w:rsidRPr="0027638C">
        <w:rPr>
          <w:sz w:val="24"/>
          <w:rPrChange w16du:dateUtc="2026-07-07T18:18:00Z" w:author="Author" w:date="2026-07-07T20:18:00Z" w:id="4138">
            <w:rPr>
              <w:rFonts w:ascii="Times New Roman"/>
              <w:color w:val="000000"/>
              <w:spacing w:val="5"/>
            </w:rPr>
          </w:rPrChange>
        </w:rPr>
        <w:t xml:space="preserve"> </w:t>
      </w:r>
      <w:r w:rsidR="00A96A35" w:rsidRPr="0027638C">
        <w:rPr>
          <w:sz w:val="24"/>
          <w:rPrChange w16du:dateUtc="2026-07-07T18:18:00Z" w:author="Author" w:date="2026-07-07T20:18:00Z" w:id="4139">
            <w:rPr>
              <w:rFonts w:ascii="Times New Roman"/>
              <w:color w:val="000000"/>
            </w:rPr>
          </w:rPrChange>
        </w:rPr>
        <w:t>ut</w:t>
      </w:r>
      <w:r w:rsidR="00A96A35" w:rsidRPr="0027638C">
        <w:rPr>
          <w:sz w:val="24"/>
          <w:rPrChange w16du:dateUtc="2026-07-07T18:18:00Z" w:author="Author" w:date="2026-07-07T20:18:00Z" w:id="4140">
            <w:rPr>
              <w:rFonts w:ascii="Times New Roman"/>
              <w:color w:val="000000"/>
              <w:spacing w:val="5"/>
            </w:rPr>
          </w:rPrChange>
        </w:rPr>
        <w:t xml:space="preserve"> </w:t>
      </w:r>
      <w:r w:rsidR="00A96A35" w:rsidRPr="0027638C">
        <w:rPr>
          <w:sz w:val="24"/>
          <w:rPrChange w16du:dateUtc="2026-07-07T18:18:00Z" w:author="Author" w:date="2026-07-07T20:18:00Z" w:id="4141">
            <w:rPr>
              <w:rFonts w:ascii="Times New Roman"/>
              <w:color w:val="000000"/>
            </w:rPr>
          </w:rPrChange>
        </w:rPr>
        <w:t>labore</w:t>
      </w:r>
      <w:r w:rsidR="00A96A35" w:rsidRPr="0027638C">
        <w:rPr>
          <w:sz w:val="24"/>
          <w:rPrChange w16du:dateUtc="2026-07-07T18:18:00Z" w:author="Author" w:date="2026-07-07T20:18:00Z" w:id="4142">
            <w:rPr>
              <w:rFonts w:ascii="Times New Roman"/>
              <w:color w:val="000000"/>
              <w:spacing w:val="5"/>
            </w:rPr>
          </w:rPrChange>
        </w:rPr>
        <w:t xml:space="preserve"> </w:t>
      </w:r>
      <w:r w:rsidR="00A96A35" w:rsidRPr="0027638C">
        <w:rPr>
          <w:sz w:val="24"/>
          <w:rPrChange w16du:dateUtc="2026-07-07T18:18:00Z" w:author="Author" w:date="2026-07-07T20:18:00Z" w:id="4143">
            <w:rPr>
              <w:rFonts w:ascii="Times New Roman"/>
              <w:color w:val="000000"/>
            </w:rPr>
          </w:rPrChange>
        </w:rPr>
        <w:t>et</w:t>
      </w:r>
      <w:r w:rsidR="00A96A35" w:rsidRPr="0027638C">
        <w:rPr>
          <w:sz w:val="24"/>
          <w:rPrChange w16du:dateUtc="2026-07-07T18:18:00Z" w:author="Author" w:date="2026-07-07T20:18:00Z" w:id="4144">
            <w:rPr>
              <w:rFonts w:ascii="Times New Roman"/>
              <w:color w:val="000000"/>
              <w:spacing w:val="5"/>
            </w:rPr>
          </w:rPrChange>
        </w:rPr>
        <w:t xml:space="preserve"> </w:t>
      </w:r>
      <w:r w:rsidR="00A96A35" w:rsidRPr="0027638C">
        <w:rPr>
          <w:sz w:val="24"/>
          <w:rPrChange w16du:dateUtc="2026-07-07T18:18:00Z" w:author="Author" w:date="2026-07-07T20:18:00Z" w:id="4145">
            <w:rPr>
              <w:rFonts w:ascii="Times New Roman"/>
              <w:color w:val="000000"/>
            </w:rPr>
          </w:rPrChange>
        </w:rPr>
        <w:t>dolore</w:t>
      </w:r>
      <w:r w:rsidR="00A96A35" w:rsidRPr="0027638C">
        <w:rPr>
          <w:sz w:val="24"/>
          <w:rPrChange w16du:dateUtc="2026-07-07T18:18:00Z" w:author="Author" w:date="2026-07-07T20:18:00Z" w:id="4146">
            <w:rPr>
              <w:rFonts w:ascii="Times New Roman"/>
              <w:color w:val="000000"/>
              <w:spacing w:val="5"/>
            </w:rPr>
          </w:rPrChange>
        </w:rPr>
        <w:t xml:space="preserve"> </w:t>
      </w:r>
      <w:r w:rsidR="00A96A35" w:rsidRPr="0027638C">
        <w:rPr>
          <w:sz w:val="24"/>
          <w:rPrChange w16du:dateUtc="2026-07-07T18:18:00Z" w:author="Author" w:date="2026-07-07T20:18:00Z" w:id="4147">
            <w:rPr>
              <w:rFonts w:ascii="Times New Roman"/>
              <w:color w:val="000000"/>
            </w:rPr>
          </w:rPrChange>
        </w:rPr>
        <w:t>magna</w:t>
      </w:r>
      <w:r w:rsidR="00A96A35" w:rsidRPr="0027638C">
        <w:rPr>
          <w:sz w:val="24"/>
          <w:rPrChange w16du:dateUtc="2026-07-07T18:18:00Z" w:author="Author" w:date="2026-07-07T20:18:00Z" w:id="4148">
            <w:rPr>
              <w:rFonts w:ascii="Times New Roman"/>
              <w:color w:val="000000"/>
              <w:spacing w:val="5"/>
            </w:rPr>
          </w:rPrChange>
        </w:rPr>
        <w:t xml:space="preserve"> </w:t>
      </w:r>
      <w:r w:rsidR="00A96A35" w:rsidRPr="0027638C">
        <w:rPr>
          <w:sz w:val="24"/>
          <w:rPrChange w16du:dateUtc="2026-07-07T18:18:00Z" w:author="Author" w:date="2026-07-07T20:18:00Z" w:id="4149">
            <w:rPr>
              <w:rFonts w:ascii="Times New Roman"/>
              <w:color w:val="000000"/>
            </w:rPr>
          </w:rPrChange>
        </w:rPr>
        <w:t>Aliqua</w:t>
      </w:r>
      <w:r w:rsidR="00A96A35" w:rsidRPr="0027638C">
        <w:rPr>
          <w:sz w:val="24"/>
          <w:rPrChange w16du:dateUtc="2026-07-07T18:18:00Z" w:author="Author" w:date="2026-07-07T20:18:00Z" w:id="4150">
            <w:rPr>
              <w:rFonts w:ascii="Times New Roman"/>
              <w:color w:val="000000"/>
              <w:spacing w:val="5"/>
            </w:rPr>
          </w:rPrChange>
        </w:rPr>
        <w:t xml:space="preserve"> </w:t>
      </w:r>
      <w:r w:rsidR="00A96A35" w:rsidRPr="0027638C">
        <w:rPr>
          <w:sz w:val="24"/>
          <w:rPrChange w16du:dateUtc="2026-07-07T18:18:00Z" w:author="Author" w:date="2026-07-07T20:18:00Z" w:id="4151">
            <w:rPr>
              <w:rFonts w:ascii="Times New Roman"/>
              <w:color w:val="000000"/>
            </w:rPr>
          </w:rPrChange>
        </w:rPr>
        <w:t>Lorem</w:t>
      </w:r>
      <w:r w:rsidR="00A96A35" w:rsidRPr="0027638C">
        <w:rPr>
          <w:sz w:val="24"/>
          <w:rPrChange w16du:dateUtc="2026-07-07T18:18:00Z" w:author="Author" w:date="2026-07-07T20:18:00Z" w:id="4152">
            <w:rPr>
              <w:rFonts w:ascii="Times New Roman"/>
              <w:color w:val="000000"/>
              <w:spacing w:val="5"/>
            </w:rPr>
          </w:rPrChange>
        </w:rPr>
        <w:t xml:space="preserve"> </w:t>
      </w:r>
      <w:r w:rsidR="00A96A35" w:rsidRPr="0027638C">
        <w:rPr>
          <w:sz w:val="24"/>
          <w:rPrChange w16du:dateUtc="2026-07-07T18:18:00Z" w:author="Author" w:date="2026-07-07T20:18:00Z" w:id="4153">
            <w:rPr>
              <w:rFonts w:ascii="Times New Roman"/>
              <w:color w:val="000000"/>
            </w:rPr>
          </w:rPrChange>
        </w:rPr>
        <w:t>ipsum</w:t>
      </w:r>
      <w:r w:rsidR="00A96A35" w:rsidRPr="0027638C">
        <w:rPr>
          <w:sz w:val="24"/>
          <w:rPrChange w16du:dateUtc="2026-07-07T18:18:00Z" w:author="Author" w:date="2026-07-07T20:18:00Z" w:id="4154">
            <w:rPr>
              <w:rFonts w:ascii="Times New Roman"/>
              <w:color w:val="000000"/>
              <w:spacing w:val="5"/>
            </w:rPr>
          </w:rPrChange>
        </w:rPr>
        <w:t xml:space="preserve"> </w:t>
      </w:r>
      <w:r w:rsidR="00A96A35" w:rsidRPr="0027638C">
        <w:rPr>
          <w:sz w:val="24"/>
          <w:rPrChange w16du:dateUtc="2026-07-07T18:18:00Z" w:author="Author" w:date="2026-07-07T20:18:00Z" w:id="4155">
            <w:rPr>
              <w:rFonts w:ascii="Times New Roman" w:hAnsi="Times New Roman"/>
              <w:color w:val="000000"/>
            </w:rPr>
          </w:rPrChange>
        </w:rPr>
        <w:t>dolor</w:t>
      </w:r>
      <w:del w16du:dateUtc="2026-07-07T18:18:00Z" w:author="Author" w:date="2026-07-07T20:18:00Z" w:id="4156">
        <w:r>
          <w:rPr>
            <w:color w:val="000000"/>
          </w:rPr>
          <w:cr/>
        </w:r>
      </w:del>
      <w:r w:rsidR="00A96A35" w:rsidRPr="0027638C">
        <w:rPr>
          <w:sz w:val="24"/>
          <w:rPrChange w16du:dateUtc="2026-07-07T18:18:00Z" w:author="Author" w:date="2026-07-07T20:18:00Z" w:id="4157">
            <w:rPr>
              <w:rFonts w:ascii="Times New Roman"/>
              <w:color w:val="000000"/>
              <w:spacing w:val="665"/>
            </w:rPr>
          </w:rPrChange>
        </w:rPr>
        <w:t xml:space="preserve"> </w:t>
      </w:r>
      <w:r w:rsidR="00A96A35" w:rsidRPr="0027638C">
        <w:rPr>
          <w:sz w:val="24"/>
          <w:rPrChange w16du:dateUtc="2026-07-07T18:18:00Z" w:author="Author" w:date="2026-07-07T20:18:00Z" w:id="4158">
            <w:rPr>
              <w:rFonts w:ascii="Times New Roman"/>
              <w:color w:val="000000"/>
            </w:rPr>
          </w:rPrChange>
        </w:rPr>
        <w:t>sit Amet.</w:t>
      </w:r>
      <w:ins w16du:dateUtc="2026-07-07T18:18:00Z" w:author="Author" w:date="2026-07-07T20:18:00Z" w:id="4159">
        <w:r w:rsidR="00A52E3B" w:rsidRPr="0027638C">
          <w:rPr>
            <w:sz w:val="24"/>
            <w:szCs w:val="24"/>
          </w:rPr>
          <w:t xml:space="preserve"> Consectetur adipiscing elit sed (do) eiusmod-tempor incididunt ut labore et dolore magna aliqua lorem ipsum dolor sit amet consectetur adipiscing elit Sed-Do; eiusmod (tempor) Incididunt Ut labore et dolore magna aliqua lorem ipsum dolor Sit amet consectetur Adipiscing elit Sed-Do eiusmod tempor incididunt ut Labore.</w:t>
        </w:r>
      </w:ins>
    </w:p>
    <w:p w14:paraId="584D918B" w14:textId="465E9761" w:rsidR="009609E8" w:rsidRDefault="00000000" w:rsidRPr="0027638C">
      <w:pPr>
        <w:pStyle w:val="ListParagraph"/>
        <w:numPr>
          <w:ilvl w:val="2"/>
          <w:numId w:val="5"/>
        </w:numPr>
        <w:tabs>
          <w:tab w:pos="2157" w:val="left"/>
          <w:tab w:pos="2160" w:val="left"/>
        </w:tabs>
        <w:spacing w:before="240"/>
        <w:ind w:right="355"/>
        <w:rPr>
          <w:sz w:val="24"/>
          <w:rPrChange w16du:dateUtc="2026-07-07T18:18:00Z" w:author="Author" w:date="2026-07-07T20:18:00Z" w:id="4160">
            <w:rPr>
              <w:rFonts w:ascii="Times New Roman"/>
              <w:color w:val="000000"/>
            </w:rPr>
          </w:rPrChange>
        </w:rPr>
        <w:pPrChange w16du:dateUtc="2026-07-07T18:18:00Z" w:author="Author" w:date="2026-07-07T20:18:00Z" w:id="4161">
          <w:pPr>
            <w:spacing w:after="0" w:before="241" w:line="253" w:lineRule="exact"/>
            <w:ind w:left="720"/>
            <w:jc w:val="left"/>
          </w:pPr>
        </w:pPrChange>
      </w:pPr>
      <w:del w16du:dateUtc="2026-07-07T18:18:00Z" w:author="Author" w:date="2026-07-07T20:18:00Z" w:id="4162">
        <w:r>
          <w:rPr>
            <w:color w:val="000000"/>
          </w:rPr>
          <w:delText>(iv)</w:delText>
        </w:r>
        <w:r>
          <w:rPr>
            <w:color w:val="000000"/>
            <w:spacing w:val="347"/>
          </w:rPr>
          <w:delText xml:space="preserve"> </w:delText>
        </w:r>
      </w:del>
      <w:r w:rsidR="00A96A35" w:rsidRPr="0027638C">
        <w:rPr>
          <w:sz w:val="24"/>
          <w:rPrChange w16du:dateUtc="2026-07-07T18:18:00Z" w:author="Author" w:date="2026-07-07T20:18:00Z" w:id="4163">
            <w:rPr>
              <w:rFonts w:ascii="Times New Roman"/>
              <w:color w:val="000000"/>
            </w:rPr>
          </w:rPrChange>
        </w:rPr>
        <w:t>Et</w:t>
      </w:r>
      <w:r w:rsidR="00A96A35" w:rsidRPr="0027638C">
        <w:rPr>
          <w:sz w:val="24"/>
          <w:rPrChange w16du:dateUtc="2026-07-07T18:18:00Z" w:author="Author" w:date="2026-07-07T20:18:00Z" w:id="4164">
            <w:rPr>
              <w:rFonts w:ascii="Times New Roman"/>
              <w:color w:val="000000"/>
              <w:spacing w:val="45"/>
            </w:rPr>
          </w:rPrChange>
        </w:rPr>
        <w:t xml:space="preserve"> </w:t>
      </w:r>
      <w:r w:rsidR="00A96A35" w:rsidRPr="0027638C">
        <w:rPr>
          <w:sz w:val="24"/>
          <w:rPrChange w16du:dateUtc="2026-07-07T18:18:00Z" w:author="Author" w:date="2026-07-07T20:18:00Z" w:id="4165">
            <w:rPr>
              <w:rFonts w:ascii="Times New Roman"/>
              <w:color w:val="000000"/>
            </w:rPr>
          </w:rPrChange>
        </w:rPr>
        <w:t>dolore</w:t>
      </w:r>
      <w:r w:rsidR="00A96A35" w:rsidRPr="0027638C">
        <w:rPr>
          <w:sz w:val="24"/>
          <w:rPrChange w16du:dateUtc="2026-07-07T18:18:00Z" w:author="Author" w:date="2026-07-07T20:18:00Z" w:id="4166">
            <w:rPr>
              <w:rFonts w:ascii="Times New Roman"/>
              <w:color w:val="000000"/>
              <w:spacing w:val="45"/>
            </w:rPr>
          </w:rPrChange>
        </w:rPr>
        <w:t xml:space="preserve"> </w:t>
      </w:r>
      <w:r w:rsidR="00A96A35" w:rsidRPr="0027638C">
        <w:rPr>
          <w:sz w:val="24"/>
          <w:rPrChange w16du:dateUtc="2026-07-07T18:18:00Z" w:author="Author" w:date="2026-07-07T20:18:00Z" w:id="4167">
            <w:rPr>
              <w:rFonts w:ascii="Times New Roman"/>
              <w:color w:val="000000"/>
            </w:rPr>
          </w:rPrChange>
        </w:rPr>
        <w:t>magna</w:t>
      </w:r>
      <w:r w:rsidR="00A96A35" w:rsidRPr="0027638C">
        <w:rPr>
          <w:sz w:val="24"/>
          <w:rPrChange w16du:dateUtc="2026-07-07T18:18:00Z" w:author="Author" w:date="2026-07-07T20:18:00Z" w:id="4168">
            <w:rPr>
              <w:rFonts w:ascii="Times New Roman"/>
              <w:color w:val="000000"/>
              <w:spacing w:val="45"/>
            </w:rPr>
          </w:rPrChange>
        </w:rPr>
        <w:t xml:space="preserve"> </w:t>
      </w:r>
      <w:r w:rsidR="00A96A35" w:rsidRPr="0027638C">
        <w:rPr>
          <w:sz w:val="24"/>
          <w:rPrChange w16du:dateUtc="2026-07-07T18:18:00Z" w:author="Author" w:date="2026-07-07T20:18:00Z" w:id="4169">
            <w:rPr>
              <w:rFonts w:ascii="Times New Roman"/>
              <w:color w:val="000000"/>
            </w:rPr>
          </w:rPrChange>
        </w:rPr>
        <w:t>aliqua</w:t>
      </w:r>
      <w:r w:rsidR="00A96A35" w:rsidRPr="0027638C">
        <w:rPr>
          <w:sz w:val="24"/>
          <w:rPrChange w16du:dateUtc="2026-07-07T18:18:00Z" w:author="Author" w:date="2026-07-07T20:18:00Z" w:id="4170">
            <w:rPr>
              <w:rFonts w:ascii="Times New Roman"/>
              <w:color w:val="000000"/>
              <w:spacing w:val="45"/>
            </w:rPr>
          </w:rPrChange>
        </w:rPr>
        <w:t xml:space="preserve"> </w:t>
      </w:r>
      <w:r w:rsidR="00C91267" w:rsidRPr="0027638C">
        <w:rPr>
          <w:sz w:val="24"/>
          <w:rPrChange w16du:dateUtc="2026-07-07T18:18:00Z" w:author="Author" w:date="2026-07-07T20:18:00Z" w:id="4171">
            <w:rPr>
              <w:rFonts w:ascii="Times New Roman"/>
              <w:color w:val="000000"/>
            </w:rPr>
          </w:rPrChange>
        </w:rPr>
        <w:t>Lorem-</w:t>
      </w:r>
      <w:del w16du:dateUtc="2026-07-07T18:18:00Z" w:author="Author" w:date="2026-07-07T20:18:00Z" w:id="4172">
        <w:r>
          <w:rPr>
            <w:color w:val="000000"/>
          </w:rPr>
          <w:delText>processor</w:delText>
        </w:r>
      </w:del>
      <w:ins w16du:dateUtc="2026-07-07T18:18:00Z" w:author="Author" w:date="2026-07-07T20:18:00Z" w:id="4173">
        <w:r w:rsidR="00C91267" w:rsidRPr="0027638C">
          <w:rPr>
            <w:sz w:val="24"/>
            <w:szCs w:val="24"/>
          </w:rPr>
          <w:t>Ipsum</w:t>
        </w:r>
      </w:ins>
      <w:r w:rsidR="00A96A35" w:rsidRPr="0027638C">
        <w:rPr>
          <w:sz w:val="24"/>
          <w:rPrChange w16du:dateUtc="2026-07-07T18:18:00Z" w:author="Author" w:date="2026-07-07T20:18:00Z" w:id="4174">
            <w:rPr>
              <w:rFonts w:ascii="Times New Roman"/>
              <w:color w:val="000000"/>
              <w:spacing w:val="45"/>
            </w:rPr>
          </w:rPrChange>
        </w:rPr>
        <w:t xml:space="preserve"> </w:t>
      </w:r>
      <w:r w:rsidR="00A96A35" w:rsidRPr="0027638C">
        <w:rPr>
          <w:sz w:val="24"/>
          <w:rPrChange w16du:dateUtc="2026-07-07T18:18:00Z" w:author="Author" w:date="2026-07-07T20:18:00Z" w:id="4175">
            <w:rPr>
              <w:rFonts w:ascii="Times New Roman"/>
              <w:color w:val="000000"/>
            </w:rPr>
          </w:rPrChange>
        </w:rPr>
        <w:t>Dolor</w:t>
      </w:r>
      <w:r w:rsidR="00A96A35" w:rsidRPr="0027638C">
        <w:rPr>
          <w:sz w:val="24"/>
          <w:rPrChange w16du:dateUtc="2026-07-07T18:18:00Z" w:author="Author" w:date="2026-07-07T20:18:00Z" w:id="4176">
            <w:rPr>
              <w:rFonts w:ascii="Times New Roman"/>
              <w:color w:val="000000"/>
              <w:spacing w:val="45"/>
            </w:rPr>
          </w:rPrChange>
        </w:rPr>
        <w:t xml:space="preserve"> </w:t>
      </w:r>
      <w:r w:rsidR="00A96A35" w:rsidRPr="0027638C">
        <w:rPr>
          <w:sz w:val="24"/>
          <w:rPrChange w16du:dateUtc="2026-07-07T18:18:00Z" w:author="Author" w:date="2026-07-07T20:18:00Z" w:id="4177">
            <w:rPr>
              <w:rFonts w:ascii="Times New Roman"/>
              <w:color w:val="000000"/>
            </w:rPr>
          </w:rPrChange>
        </w:rPr>
        <w:t>sit</w:t>
      </w:r>
      <w:r w:rsidR="00A96A35" w:rsidRPr="0027638C">
        <w:rPr>
          <w:sz w:val="24"/>
          <w:rPrChange w16du:dateUtc="2026-07-07T18:18:00Z" w:author="Author" w:date="2026-07-07T20:18:00Z" w:id="4178">
            <w:rPr>
              <w:rFonts w:ascii="Times New Roman"/>
              <w:color w:val="000000"/>
              <w:spacing w:val="45"/>
            </w:rPr>
          </w:rPrChange>
        </w:rPr>
        <w:t xml:space="preserve"> </w:t>
      </w:r>
      <w:r w:rsidR="00A96A35" w:rsidRPr="0027638C">
        <w:rPr>
          <w:sz w:val="24"/>
          <w:rPrChange w16du:dateUtc="2026-07-07T18:18:00Z" w:author="Author" w:date="2026-07-07T20:18:00Z" w:id="4179">
            <w:rPr>
              <w:rFonts w:ascii="Times New Roman"/>
              <w:color w:val="000000"/>
            </w:rPr>
          </w:rPrChange>
        </w:rPr>
        <w:t>amet</w:t>
      </w:r>
      <w:r w:rsidR="00A96A35" w:rsidRPr="0027638C">
        <w:rPr>
          <w:sz w:val="24"/>
          <w:rPrChange w16du:dateUtc="2026-07-07T18:18:00Z" w:author="Author" w:date="2026-07-07T20:18:00Z" w:id="4180">
            <w:rPr>
              <w:rFonts w:ascii="Times New Roman"/>
              <w:color w:val="000000"/>
              <w:spacing w:val="45"/>
            </w:rPr>
          </w:rPrChange>
        </w:rPr>
        <w:t xml:space="preserve"> </w:t>
      </w:r>
      <w:r w:rsidR="00A96A35" w:rsidRPr="0027638C">
        <w:rPr>
          <w:sz w:val="24"/>
          <w:rPrChange w16du:dateUtc="2026-07-07T18:18:00Z" w:author="Author" w:date="2026-07-07T20:18:00Z" w:id="4181">
            <w:rPr>
              <w:rFonts w:ascii="Times New Roman"/>
              <w:color w:val="000000"/>
            </w:rPr>
          </w:rPrChange>
        </w:rPr>
        <w:t>Consectetur</w:t>
      </w:r>
      <w:r w:rsidR="00A96A35" w:rsidRPr="0027638C">
        <w:rPr>
          <w:sz w:val="24"/>
          <w:rPrChange w16du:dateUtc="2026-07-07T18:18:00Z" w:author="Author" w:date="2026-07-07T20:18:00Z" w:id="4182">
            <w:rPr>
              <w:rFonts w:ascii="Times New Roman"/>
              <w:color w:val="000000"/>
              <w:spacing w:val="45"/>
            </w:rPr>
          </w:rPrChange>
        </w:rPr>
        <w:t xml:space="preserve"> </w:t>
      </w:r>
      <w:r w:rsidR="00A96A35" w:rsidRPr="0027638C">
        <w:rPr>
          <w:sz w:val="24"/>
          <w:rPrChange w16du:dateUtc="2026-07-07T18:18:00Z" w:author="Author" w:date="2026-07-07T20:18:00Z" w:id="4183">
            <w:rPr>
              <w:rFonts w:ascii="Times New Roman"/>
              <w:color w:val="000000"/>
            </w:rPr>
          </w:rPrChange>
        </w:rPr>
        <w:t>Adipiscing</w:t>
      </w:r>
      <w:r w:rsidR="00A96A35" w:rsidRPr="0027638C">
        <w:rPr>
          <w:sz w:val="24"/>
          <w:rPrChange w16du:dateUtc="2026-07-07T18:18:00Z" w:author="Author" w:date="2026-07-07T20:18:00Z" w:id="4184">
            <w:rPr>
              <w:rFonts w:ascii="Times New Roman"/>
              <w:color w:val="000000"/>
              <w:spacing w:val="45"/>
            </w:rPr>
          </w:rPrChange>
        </w:rPr>
        <w:t xml:space="preserve"> </w:t>
      </w:r>
      <w:r w:rsidR="00A96A35" w:rsidRPr="0027638C">
        <w:rPr>
          <w:sz w:val="24"/>
          <w:rPrChange w16du:dateUtc="2026-07-07T18:18:00Z" w:author="Author" w:date="2026-07-07T20:18:00Z" w:id="4185">
            <w:rPr>
              <w:rFonts w:ascii="Times New Roman"/>
              <w:color w:val="000000"/>
            </w:rPr>
          </w:rPrChange>
        </w:rPr>
        <w:t>elit</w:t>
      </w:r>
      <w:r w:rsidR="00A96A35" w:rsidRPr="0027638C">
        <w:rPr>
          <w:sz w:val="24"/>
          <w:rPrChange w16du:dateUtc="2026-07-07T18:18:00Z" w:author="Author" w:date="2026-07-07T20:18:00Z" w:id="4186">
            <w:rPr>
              <w:rFonts w:ascii="Times New Roman"/>
              <w:color w:val="000000"/>
              <w:spacing w:val="45"/>
            </w:rPr>
          </w:rPrChange>
        </w:rPr>
        <w:t xml:space="preserve"> </w:t>
      </w:r>
      <w:r w:rsidR="00A96A35" w:rsidRPr="0027638C">
        <w:rPr>
          <w:sz w:val="24"/>
          <w:rPrChange w16du:dateUtc="2026-07-07T18:18:00Z" w:author="Author" w:date="2026-07-07T20:18:00Z" w:id="4187">
            <w:rPr>
              <w:rFonts w:ascii="Times New Roman" w:hAnsi="Times New Roman"/>
              <w:color w:val="000000"/>
            </w:rPr>
          </w:rPrChange>
        </w:rPr>
        <w:t>sed</w:t>
      </w:r>
      <w:del w16du:dateUtc="2026-07-07T18:18:00Z" w:author="Author" w:date="2026-07-07T20:18:00Z" w:id="4188">
        <w:r>
          <w:rPr>
            <w:color w:val="000000"/>
          </w:rPr>
          <w:cr/>
        </w:r>
      </w:del>
      <w:r w:rsidR="00A96A35" w:rsidRPr="0027638C">
        <w:rPr>
          <w:sz w:val="24"/>
          <w:rPrChange w16du:dateUtc="2026-07-07T18:18:00Z" w:author="Author" w:date="2026-07-07T20:18:00Z" w:id="4189">
            <w:rPr>
              <w:rFonts w:ascii="Times New Roman"/>
              <w:color w:val="000000"/>
              <w:spacing w:val="665"/>
            </w:rPr>
          </w:rPrChange>
        </w:rPr>
        <w:t xml:space="preserve"> </w:t>
      </w:r>
      <w:r w:rsidR="00A96A35" w:rsidRPr="0027638C">
        <w:rPr>
          <w:sz w:val="24"/>
          <w:rPrChange w16du:dateUtc="2026-07-07T18:18:00Z" w:author="Author" w:date="2026-07-07T20:18:00Z" w:id="4190">
            <w:rPr>
              <w:rFonts w:ascii="Times New Roman"/>
              <w:color w:val="000000"/>
            </w:rPr>
          </w:rPrChange>
        </w:rPr>
        <w:t>do</w:t>
      </w:r>
      <w:r w:rsidR="00A96A35" w:rsidRPr="0027638C">
        <w:rPr>
          <w:sz w:val="24"/>
          <w:rPrChange w16du:dateUtc="2026-07-07T18:18:00Z" w:author="Author" w:date="2026-07-07T20:18:00Z" w:id="4191">
            <w:rPr>
              <w:rFonts w:ascii="Times New Roman"/>
              <w:color w:val="000000"/>
              <w:spacing w:val="6"/>
            </w:rPr>
          </w:rPrChange>
        </w:rPr>
        <w:t xml:space="preserve"> </w:t>
      </w:r>
      <w:r w:rsidR="00A96A35" w:rsidRPr="0027638C">
        <w:rPr>
          <w:sz w:val="24"/>
          <w:rPrChange w16du:dateUtc="2026-07-07T18:18:00Z" w:author="Author" w:date="2026-07-07T20:18:00Z" w:id="4192">
            <w:rPr>
              <w:rFonts w:ascii="Times New Roman"/>
              <w:color w:val="000000"/>
            </w:rPr>
          </w:rPrChange>
        </w:rPr>
        <w:t>eiusmod</w:t>
      </w:r>
      <w:r w:rsidR="00A96A35" w:rsidRPr="0027638C">
        <w:rPr>
          <w:sz w:val="24"/>
          <w:rPrChange w16du:dateUtc="2026-07-07T18:18:00Z" w:author="Author" w:date="2026-07-07T20:18:00Z" w:id="4193">
            <w:rPr>
              <w:rFonts w:ascii="Times New Roman"/>
              <w:color w:val="000000"/>
              <w:spacing w:val="6"/>
            </w:rPr>
          </w:rPrChange>
        </w:rPr>
        <w:t xml:space="preserve"> </w:t>
      </w:r>
      <w:r w:rsidR="00A96A35" w:rsidRPr="0027638C">
        <w:rPr>
          <w:sz w:val="24"/>
          <w:rPrChange w16du:dateUtc="2026-07-07T18:18:00Z" w:author="Author" w:date="2026-07-07T20:18:00Z" w:id="4194">
            <w:rPr>
              <w:rFonts w:ascii="Times New Roman"/>
              <w:color w:val="000000"/>
            </w:rPr>
          </w:rPrChange>
        </w:rPr>
        <w:t>tempor</w:t>
      </w:r>
      <w:r w:rsidR="00A96A35" w:rsidRPr="0027638C">
        <w:rPr>
          <w:sz w:val="24"/>
          <w:rPrChange w16du:dateUtc="2026-07-07T18:18:00Z" w:author="Author" w:date="2026-07-07T20:18:00Z" w:id="4195">
            <w:rPr>
              <w:rFonts w:ascii="Times New Roman"/>
              <w:color w:val="000000"/>
              <w:spacing w:val="6"/>
            </w:rPr>
          </w:rPrChange>
        </w:rPr>
        <w:t xml:space="preserve"> </w:t>
      </w:r>
      <w:r w:rsidR="00A96A35" w:rsidRPr="0027638C">
        <w:rPr>
          <w:sz w:val="24"/>
          <w:rPrChange w16du:dateUtc="2026-07-07T18:18:00Z" w:author="Author" w:date="2026-07-07T20:18:00Z" w:id="4196">
            <w:rPr>
              <w:rFonts w:ascii="Times New Roman"/>
              <w:color w:val="000000"/>
            </w:rPr>
          </w:rPrChange>
        </w:rPr>
        <w:t>incididunt</w:t>
      </w:r>
      <w:r w:rsidR="00A96A35" w:rsidRPr="0027638C">
        <w:rPr>
          <w:sz w:val="24"/>
          <w:rPrChange w16du:dateUtc="2026-07-07T18:18:00Z" w:author="Author" w:date="2026-07-07T20:18:00Z" w:id="4197">
            <w:rPr>
              <w:rFonts w:ascii="Times New Roman"/>
              <w:color w:val="000000"/>
              <w:spacing w:val="6"/>
            </w:rPr>
          </w:rPrChange>
        </w:rPr>
        <w:t xml:space="preserve"> </w:t>
      </w:r>
      <w:r w:rsidR="00A96A35" w:rsidRPr="0027638C">
        <w:rPr>
          <w:sz w:val="24"/>
          <w:rPrChange w16du:dateUtc="2026-07-07T18:18:00Z" w:author="Author" w:date="2026-07-07T20:18:00Z" w:id="4198">
            <w:rPr>
              <w:rFonts w:ascii="Times New Roman"/>
              <w:color w:val="000000"/>
            </w:rPr>
          </w:rPrChange>
        </w:rPr>
        <w:t>Ut.</w:t>
      </w:r>
      <w:r w:rsidR="00A96A35" w:rsidRPr="0027638C">
        <w:rPr>
          <w:sz w:val="24"/>
          <w:rPrChange w16du:dateUtc="2026-07-07T18:18:00Z" w:author="Author" w:date="2026-07-07T20:18:00Z" w:id="4199">
            <w:rPr>
              <w:rFonts w:ascii="Times New Roman"/>
              <w:color w:val="000000"/>
              <w:spacing w:val="6"/>
            </w:rPr>
          </w:rPrChange>
        </w:rPr>
        <w:t xml:space="preserve"> </w:t>
      </w:r>
      <w:r w:rsidR="00A96A35" w:rsidRPr="0027638C">
        <w:rPr>
          <w:sz w:val="24"/>
          <w:rPrChange w16du:dateUtc="2026-07-07T18:18:00Z" w:author="Author" w:date="2026-07-07T20:18:00Z" w:id="4200">
            <w:rPr>
              <w:rFonts w:ascii="Times New Roman"/>
              <w:color w:val="000000"/>
            </w:rPr>
          </w:rPrChange>
        </w:rPr>
        <w:t>Labore</w:t>
      </w:r>
      <w:r w:rsidR="00A96A35" w:rsidRPr="0027638C">
        <w:rPr>
          <w:sz w:val="24"/>
          <w:rPrChange w16du:dateUtc="2026-07-07T18:18:00Z" w:author="Author" w:date="2026-07-07T20:18:00Z" w:id="4201">
            <w:rPr>
              <w:rFonts w:ascii="Times New Roman"/>
              <w:color w:val="000000"/>
              <w:spacing w:val="6"/>
            </w:rPr>
          </w:rPrChange>
        </w:rPr>
        <w:t xml:space="preserve"> </w:t>
      </w:r>
      <w:r w:rsidR="00A96A35" w:rsidRPr="0027638C">
        <w:rPr>
          <w:sz w:val="24"/>
          <w:rPrChange w16du:dateUtc="2026-07-07T18:18:00Z" w:author="Author" w:date="2026-07-07T20:18:00Z" w:id="4202">
            <w:rPr>
              <w:rFonts w:ascii="Times New Roman"/>
              <w:color w:val="000000"/>
            </w:rPr>
          </w:rPrChange>
        </w:rPr>
        <w:t>et</w:t>
      </w:r>
      <w:r w:rsidR="00A96A35" w:rsidRPr="0027638C">
        <w:rPr>
          <w:sz w:val="24"/>
          <w:rPrChange w16du:dateUtc="2026-07-07T18:18:00Z" w:author="Author" w:date="2026-07-07T20:18:00Z" w:id="4203">
            <w:rPr>
              <w:rFonts w:ascii="Times New Roman"/>
              <w:color w:val="000000"/>
              <w:spacing w:val="6"/>
            </w:rPr>
          </w:rPrChange>
        </w:rPr>
        <w:t xml:space="preserve"> </w:t>
      </w:r>
      <w:r w:rsidR="00A96A35" w:rsidRPr="0027638C">
        <w:rPr>
          <w:sz w:val="24"/>
          <w:rPrChange w16du:dateUtc="2026-07-07T18:18:00Z" w:author="Author" w:date="2026-07-07T20:18:00Z" w:id="4204">
            <w:rPr>
              <w:rFonts w:ascii="Times New Roman"/>
              <w:color w:val="000000"/>
            </w:rPr>
          </w:rPrChange>
        </w:rPr>
        <w:t>dolore</w:t>
      </w:r>
      <w:r w:rsidR="00A96A35" w:rsidRPr="0027638C">
        <w:rPr>
          <w:sz w:val="24"/>
          <w:rPrChange w16du:dateUtc="2026-07-07T18:18:00Z" w:author="Author" w:date="2026-07-07T20:18:00Z" w:id="4205">
            <w:rPr>
              <w:rFonts w:ascii="Times New Roman"/>
              <w:color w:val="000000"/>
              <w:spacing w:val="6"/>
            </w:rPr>
          </w:rPrChange>
        </w:rPr>
        <w:t xml:space="preserve"> </w:t>
      </w:r>
      <w:r w:rsidR="00A96A35" w:rsidRPr="0027638C">
        <w:rPr>
          <w:sz w:val="24"/>
          <w:rPrChange w16du:dateUtc="2026-07-07T18:18:00Z" w:author="Author" w:date="2026-07-07T20:18:00Z" w:id="4206">
            <w:rPr>
              <w:rFonts w:ascii="Times New Roman"/>
              <w:color w:val="000000"/>
            </w:rPr>
          </w:rPrChange>
        </w:rPr>
        <w:t>Magna</w:t>
      </w:r>
      <w:r w:rsidR="00A96A35" w:rsidRPr="0027638C">
        <w:rPr>
          <w:sz w:val="24"/>
          <w:rPrChange w16du:dateUtc="2026-07-07T18:18:00Z" w:author="Author" w:date="2026-07-07T20:18:00Z" w:id="4207">
            <w:rPr>
              <w:rFonts w:ascii="Times New Roman"/>
              <w:color w:val="000000"/>
              <w:spacing w:val="6"/>
            </w:rPr>
          </w:rPrChange>
        </w:rPr>
        <w:t xml:space="preserve"> </w:t>
      </w:r>
      <w:r w:rsidR="00A96A35" w:rsidRPr="0027638C">
        <w:rPr>
          <w:sz w:val="24"/>
          <w:rPrChange w16du:dateUtc="2026-07-07T18:18:00Z" w:author="Author" w:date="2026-07-07T20:18:00Z" w:id="4208">
            <w:rPr>
              <w:rFonts w:ascii="Times New Roman"/>
              <w:color w:val="000000"/>
            </w:rPr>
          </w:rPrChange>
        </w:rPr>
        <w:t>aliqua</w:t>
      </w:r>
      <w:r w:rsidR="00A96A35" w:rsidRPr="0027638C">
        <w:rPr>
          <w:sz w:val="24"/>
          <w:rPrChange w16du:dateUtc="2026-07-07T18:18:00Z" w:author="Author" w:date="2026-07-07T20:18:00Z" w:id="4209">
            <w:rPr>
              <w:rFonts w:ascii="Times New Roman"/>
              <w:color w:val="000000"/>
              <w:spacing w:val="6"/>
            </w:rPr>
          </w:rPrChange>
        </w:rPr>
        <w:t xml:space="preserve"> </w:t>
      </w:r>
      <w:r w:rsidR="00A96A35" w:rsidRPr="0027638C">
        <w:rPr>
          <w:sz w:val="24"/>
          <w:rPrChange w16du:dateUtc="2026-07-07T18:18:00Z" w:author="Author" w:date="2026-07-07T20:18:00Z" w:id="4210">
            <w:rPr>
              <w:rFonts w:ascii="Times New Roman"/>
              <w:color w:val="000000"/>
            </w:rPr>
          </w:rPrChange>
        </w:rPr>
        <w:t>lorem</w:t>
      </w:r>
      <w:r w:rsidR="00A96A35" w:rsidRPr="0027638C">
        <w:rPr>
          <w:sz w:val="24"/>
          <w:rPrChange w16du:dateUtc="2026-07-07T18:18:00Z" w:author="Author" w:date="2026-07-07T20:18:00Z" w:id="4211">
            <w:rPr>
              <w:rFonts w:ascii="Times New Roman"/>
              <w:color w:val="000000"/>
              <w:spacing w:val="6"/>
            </w:rPr>
          </w:rPrChange>
        </w:rPr>
        <w:t xml:space="preserve"> </w:t>
      </w:r>
      <w:r w:rsidR="00A96A35" w:rsidRPr="0027638C">
        <w:rPr>
          <w:sz w:val="24"/>
          <w:rPrChange w16du:dateUtc="2026-07-07T18:18:00Z" w:author="Author" w:date="2026-07-07T20:18:00Z" w:id="4212">
            <w:rPr>
              <w:rFonts w:ascii="Times New Roman"/>
              <w:color w:val="000000"/>
            </w:rPr>
          </w:rPrChange>
        </w:rPr>
        <w:t>ipsum</w:t>
      </w:r>
      <w:r w:rsidR="00A96A35" w:rsidRPr="0027638C">
        <w:rPr>
          <w:sz w:val="24"/>
          <w:rPrChange w16du:dateUtc="2026-07-07T18:18:00Z" w:author="Author" w:date="2026-07-07T20:18:00Z" w:id="4213">
            <w:rPr>
              <w:rFonts w:ascii="Times New Roman"/>
              <w:color w:val="000000"/>
              <w:spacing w:val="6"/>
            </w:rPr>
          </w:rPrChange>
        </w:rPr>
        <w:t xml:space="preserve"> </w:t>
      </w:r>
      <w:del w16du:dateUtc="2026-07-07T18:18:00Z" w:author="Author" w:date="2026-07-07T20:18:00Z" w:id="4214">
        <w:r>
          <w:rPr>
            <w:color w:val="000000"/>
          </w:rPr>
          <w:delText>sub-processor</w:delText>
        </w:r>
        <w:r>
          <w:rPr>
            <w:color w:val="000000"/>
          </w:rPr>
          <w:cr/>
        </w:r>
      </w:del>
      <w:ins w16du:dateUtc="2026-07-07T18:18:00Z" w:author="Author" w:date="2026-07-07T20:18:00Z" w:id="4215">
        <w:r w:rsidR="00A96A35" w:rsidRPr="0027638C">
          <w:rPr>
            <w:sz w:val="24"/>
            <w:szCs w:val="24"/>
          </w:rPr>
          <w:t>Dolor-Sit</w:t>
        </w:r>
      </w:ins>
      <w:r w:rsidR="00A96A35" w:rsidRPr="0027638C">
        <w:rPr>
          <w:sz w:val="24"/>
          <w:rPrChange w16du:dateUtc="2026-07-07T18:18:00Z" w:author="Author" w:date="2026-07-07T20:18:00Z" w:id="4216">
            <w:rPr>
              <w:rFonts w:ascii="Times New Roman"/>
              <w:color w:val="000000"/>
              <w:spacing w:val="665"/>
            </w:rPr>
          </w:rPrChange>
        </w:rPr>
        <w:t xml:space="preserve"> </w:t>
      </w:r>
      <w:r w:rsidR="00A96A35" w:rsidRPr="0027638C">
        <w:rPr>
          <w:sz w:val="24"/>
          <w:rPrChange w16du:dateUtc="2026-07-07T18:18:00Z" w:author="Author" w:date="2026-07-07T20:18:00Z" w:id="4217">
            <w:rPr>
              <w:rFonts w:ascii="Times New Roman"/>
              <w:color w:val="000000"/>
            </w:rPr>
          </w:rPrChange>
        </w:rPr>
        <w:t>amet</w:t>
      </w:r>
      <w:r w:rsidR="00A96A35" w:rsidRPr="0027638C">
        <w:rPr>
          <w:spacing w:val="-1"/>
          <w:sz w:val="24"/>
          <w:rPrChange w16du:dateUtc="2026-07-07T18:18:00Z" w:author="Author" w:date="2026-07-07T20:18:00Z" w:id="4218">
            <w:rPr>
              <w:rFonts w:ascii="Times New Roman"/>
              <w:color w:val="000000"/>
              <w:spacing w:val="3"/>
            </w:rPr>
          </w:rPrChange>
        </w:rPr>
        <w:t xml:space="preserve"> </w:t>
      </w:r>
      <w:del w16du:dateUtc="2026-07-07T18:18:00Z" w:author="Author" w:date="2026-07-07T20:18:00Z" w:id="4219">
        <w:r>
          <w:rPr>
            <w:color w:val="000000"/>
          </w:rPr>
          <w:delText>subcontractor</w:delText>
        </w:r>
      </w:del>
      <w:ins w16du:dateUtc="2026-07-07T18:18:00Z" w:author="Author" w:date="2026-07-07T20:18:00Z" w:id="4220">
        <w:r w:rsidR="00A96A35" w:rsidRPr="0027638C">
          <w:rPr>
            <w:sz w:val="24"/>
            <w:szCs w:val="24"/>
          </w:rPr>
          <w:t>Consectetur</w:t>
        </w:r>
      </w:ins>
      <w:r w:rsidR="00A96A35" w:rsidRPr="0027638C">
        <w:rPr>
          <w:sz w:val="24"/>
          <w:rPrChange w16du:dateUtc="2026-07-07T18:18:00Z" w:author="Author" w:date="2026-07-07T20:18:00Z" w:id="4221">
            <w:rPr>
              <w:rFonts w:ascii="Times New Roman"/>
              <w:color w:val="000000"/>
            </w:rPr>
          </w:rPrChange>
        </w:rPr>
        <w:t>,</w:t>
      </w:r>
      <w:r w:rsidR="00A96A35" w:rsidRPr="0027638C">
        <w:rPr>
          <w:spacing w:val="-1"/>
          <w:sz w:val="24"/>
          <w:rPrChange w16du:dateUtc="2026-07-07T18:18:00Z" w:author="Author" w:date="2026-07-07T20:18:00Z" w:id="4222">
            <w:rPr>
              <w:rFonts w:ascii="Times New Roman"/>
              <w:color w:val="000000"/>
              <w:spacing w:val="3"/>
            </w:rPr>
          </w:rPrChange>
        </w:rPr>
        <w:t xml:space="preserve"> </w:t>
      </w:r>
      <w:r w:rsidR="00A96A35" w:rsidRPr="0027638C">
        <w:rPr>
          <w:sz w:val="24"/>
          <w:rPrChange w16du:dateUtc="2026-07-07T18:18:00Z" w:author="Author" w:date="2026-07-07T20:18:00Z" w:id="4223">
            <w:rPr>
              <w:rFonts w:ascii="Times New Roman"/>
              <w:color w:val="000000"/>
            </w:rPr>
          </w:rPrChange>
        </w:rPr>
        <w:t>Adipiscing</w:t>
      </w:r>
      <w:r w:rsidR="00A96A35" w:rsidRPr="0027638C">
        <w:rPr>
          <w:spacing w:val="-1"/>
          <w:sz w:val="24"/>
          <w:rPrChange w16du:dateUtc="2026-07-07T18:18:00Z" w:author="Author" w:date="2026-07-07T20:18:00Z" w:id="4224">
            <w:rPr>
              <w:rFonts w:ascii="Times New Roman"/>
              <w:color w:val="000000"/>
              <w:spacing w:val="3"/>
            </w:rPr>
          </w:rPrChange>
        </w:rPr>
        <w:t xml:space="preserve"> </w:t>
      </w:r>
      <w:r w:rsidR="00A96A35" w:rsidRPr="0027638C">
        <w:rPr>
          <w:sz w:val="24"/>
          <w:rPrChange w16du:dateUtc="2026-07-07T18:18:00Z" w:author="Author" w:date="2026-07-07T20:18:00Z" w:id="4225">
            <w:rPr>
              <w:rFonts w:ascii="Times New Roman"/>
              <w:color w:val="000000"/>
            </w:rPr>
          </w:rPrChange>
        </w:rPr>
        <w:t>elit</w:t>
      </w:r>
      <w:r w:rsidR="00A96A35" w:rsidRPr="0027638C">
        <w:rPr>
          <w:spacing w:val="-1"/>
          <w:sz w:val="24"/>
          <w:rPrChange w16du:dateUtc="2026-07-07T18:18:00Z" w:author="Author" w:date="2026-07-07T20:18:00Z" w:id="4226">
            <w:rPr>
              <w:rFonts w:ascii="Times New Roman"/>
              <w:color w:val="000000"/>
              <w:spacing w:val="3"/>
            </w:rPr>
          </w:rPrChange>
        </w:rPr>
        <w:t xml:space="preserve"> </w:t>
      </w:r>
      <w:r w:rsidR="00A96A35" w:rsidRPr="0027638C">
        <w:rPr>
          <w:sz w:val="24"/>
          <w:rPrChange w16du:dateUtc="2026-07-07T18:18:00Z" w:author="Author" w:date="2026-07-07T20:18:00Z" w:id="4227">
            <w:rPr>
              <w:rFonts w:ascii="Times New Roman"/>
              <w:color w:val="000000"/>
            </w:rPr>
          </w:rPrChange>
        </w:rPr>
        <w:t>sed</w:t>
      </w:r>
      <w:r w:rsidR="00A96A35" w:rsidRPr="0027638C">
        <w:rPr>
          <w:spacing w:val="-1"/>
          <w:sz w:val="24"/>
          <w:rPrChange w16du:dateUtc="2026-07-07T18:18:00Z" w:author="Author" w:date="2026-07-07T20:18:00Z" w:id="4228">
            <w:rPr>
              <w:rFonts w:ascii="Times New Roman"/>
              <w:color w:val="000000"/>
              <w:spacing w:val="3"/>
            </w:rPr>
          </w:rPrChange>
        </w:rPr>
        <w:t xml:space="preserve"> </w:t>
      </w:r>
      <w:r w:rsidR="00A96A35" w:rsidRPr="0027638C">
        <w:rPr>
          <w:sz w:val="24"/>
          <w:rPrChange w16du:dateUtc="2026-07-07T18:18:00Z" w:author="Author" w:date="2026-07-07T20:18:00Z" w:id="4229">
            <w:rPr>
              <w:rFonts w:ascii="Times New Roman"/>
              <w:color w:val="000000"/>
            </w:rPr>
          </w:rPrChange>
        </w:rPr>
        <w:t>do</w:t>
      </w:r>
      <w:r w:rsidR="00A96A35" w:rsidRPr="0027638C">
        <w:rPr>
          <w:spacing w:val="-1"/>
          <w:sz w:val="24"/>
          <w:rPrChange w16du:dateUtc="2026-07-07T18:18:00Z" w:author="Author" w:date="2026-07-07T20:18:00Z" w:id="4230">
            <w:rPr>
              <w:rFonts w:ascii="Times New Roman"/>
              <w:color w:val="000000"/>
              <w:spacing w:val="3"/>
            </w:rPr>
          </w:rPrChange>
        </w:rPr>
        <w:t xml:space="preserve"> </w:t>
      </w:r>
      <w:r w:rsidR="00A96A35" w:rsidRPr="0027638C">
        <w:rPr>
          <w:sz w:val="24"/>
          <w:rPrChange w16du:dateUtc="2026-07-07T18:18:00Z" w:author="Author" w:date="2026-07-07T20:18:00Z" w:id="4231">
            <w:rPr>
              <w:rFonts w:ascii="Times New Roman"/>
              <w:color w:val="000000"/>
            </w:rPr>
          </w:rPrChange>
        </w:rPr>
        <w:t>eiusmod</w:t>
      </w:r>
      <w:r w:rsidR="00A96A35" w:rsidRPr="0027638C">
        <w:rPr>
          <w:spacing w:val="-1"/>
          <w:sz w:val="24"/>
          <w:rPrChange w16du:dateUtc="2026-07-07T18:18:00Z" w:author="Author" w:date="2026-07-07T20:18:00Z" w:id="4232">
            <w:rPr>
              <w:rFonts w:ascii="Times New Roman"/>
              <w:color w:val="000000"/>
              <w:spacing w:val="3"/>
            </w:rPr>
          </w:rPrChange>
        </w:rPr>
        <w:t xml:space="preserve"> </w:t>
      </w:r>
      <w:r w:rsidR="00A96A35" w:rsidRPr="0027638C">
        <w:rPr>
          <w:sz w:val="24"/>
          <w:rPrChange w16du:dateUtc="2026-07-07T18:18:00Z" w:author="Author" w:date="2026-07-07T20:18:00Z" w:id="4233">
            <w:rPr>
              <w:rFonts w:ascii="Times New Roman"/>
              <w:color w:val="000000"/>
            </w:rPr>
          </w:rPrChange>
        </w:rPr>
        <w:t>tempor</w:t>
      </w:r>
      <w:r w:rsidR="00A96A35" w:rsidRPr="0027638C">
        <w:rPr>
          <w:spacing w:val="-1"/>
          <w:sz w:val="24"/>
          <w:rPrChange w16du:dateUtc="2026-07-07T18:18:00Z" w:author="Author" w:date="2026-07-07T20:18:00Z" w:id="4234">
            <w:rPr>
              <w:rFonts w:ascii="Times New Roman"/>
              <w:color w:val="000000"/>
              <w:spacing w:val="3"/>
            </w:rPr>
          </w:rPrChange>
        </w:rPr>
        <w:t xml:space="preserve"> </w:t>
      </w:r>
      <w:r w:rsidR="00A96A35" w:rsidRPr="0027638C">
        <w:rPr>
          <w:sz w:val="24"/>
          <w:rPrChange w16du:dateUtc="2026-07-07T18:18:00Z" w:author="Author" w:date="2026-07-07T20:18:00Z" w:id="4235">
            <w:rPr>
              <w:rFonts w:ascii="Times New Roman"/>
              <w:color w:val="000000"/>
            </w:rPr>
          </w:rPrChange>
        </w:rPr>
        <w:t>incididunt</w:t>
      </w:r>
      <w:r w:rsidR="00A96A35" w:rsidRPr="0027638C">
        <w:rPr>
          <w:spacing w:val="-1"/>
          <w:sz w:val="24"/>
          <w:rPrChange w16du:dateUtc="2026-07-07T18:18:00Z" w:author="Author" w:date="2026-07-07T20:18:00Z" w:id="4236">
            <w:rPr>
              <w:rFonts w:ascii="Times New Roman"/>
              <w:color w:val="000000"/>
              <w:spacing w:val="3"/>
            </w:rPr>
          </w:rPrChange>
        </w:rPr>
        <w:t xml:space="preserve"> </w:t>
      </w:r>
      <w:r w:rsidR="00A96A35" w:rsidRPr="0027638C">
        <w:rPr>
          <w:sz w:val="24"/>
          <w:rPrChange w16du:dateUtc="2026-07-07T18:18:00Z" w:author="Author" w:date="2026-07-07T20:18:00Z" w:id="4237">
            <w:rPr>
              <w:rFonts w:ascii="Times New Roman"/>
              <w:color w:val="000000"/>
            </w:rPr>
          </w:rPrChange>
        </w:rPr>
        <w:t>ut,</w:t>
      </w:r>
      <w:r w:rsidR="00A96A35" w:rsidRPr="0027638C">
        <w:rPr>
          <w:spacing w:val="-1"/>
          <w:sz w:val="24"/>
          <w:rPrChange w16du:dateUtc="2026-07-07T18:18:00Z" w:author="Author" w:date="2026-07-07T20:18:00Z" w:id="4238">
            <w:rPr>
              <w:rFonts w:ascii="Times New Roman"/>
              <w:color w:val="000000"/>
              <w:spacing w:val="3"/>
            </w:rPr>
          </w:rPrChange>
        </w:rPr>
        <w:t xml:space="preserve"> </w:t>
      </w:r>
      <w:r w:rsidR="00A96A35" w:rsidRPr="0027638C">
        <w:rPr>
          <w:sz w:val="24"/>
          <w:rPrChange w16du:dateUtc="2026-07-07T18:18:00Z" w:author="Author" w:date="2026-07-07T20:18:00Z" w:id="4239">
            <w:rPr>
              <w:rFonts w:ascii="Times New Roman"/>
              <w:color w:val="000000"/>
            </w:rPr>
          </w:rPrChange>
        </w:rPr>
        <w:t>labore</w:t>
      </w:r>
      <w:ins w16du:dateUtc="2026-07-07T18:18:00Z" w:author="Author" w:date="2026-07-07T20:18:00Z" w:id="4240">
        <w:r w:rsidR="00A96A35" w:rsidRPr="0027638C">
          <w:rPr>
            <w:spacing w:val="-1"/>
            <w:sz w:val="24"/>
            <w:szCs w:val="24"/>
          </w:rPr>
          <w:t>,</w:t>
        </w:r>
      </w:ins>
      <w:r w:rsidR="00A96A35" w:rsidRPr="0027638C">
        <w:rPr>
          <w:spacing w:val="-1"/>
          <w:sz w:val="24"/>
          <w:rPrChange w16du:dateUtc="2026-07-07T18:18:00Z" w:author="Author" w:date="2026-07-07T20:18:00Z" w:id="4241">
            <w:rPr>
              <w:rFonts w:ascii="Times New Roman"/>
              <w:color w:val="000000"/>
              <w:spacing w:val="3"/>
            </w:rPr>
          </w:rPrChange>
        </w:rPr>
        <w:t xml:space="preserve"> </w:t>
      </w:r>
      <w:r w:rsidR="00A96A35" w:rsidRPr="0027638C">
        <w:rPr>
          <w:sz w:val="24"/>
          <w:rPrChange w16du:dateUtc="2026-07-07T18:18:00Z" w:author="Author" w:date="2026-07-07T20:18:00Z" w:id="4242">
            <w:rPr>
              <w:rFonts w:ascii="Times New Roman" w:hAnsi="Times New Roman"/>
              <w:color w:val="000000"/>
            </w:rPr>
          </w:rPrChange>
        </w:rPr>
        <w:t>et</w:t>
      </w:r>
      <w:del w16du:dateUtc="2026-07-07T18:18:00Z" w:author="Author" w:date="2026-07-07T20:18:00Z" w:id="4243">
        <w:r>
          <w:rPr>
            <w:color w:val="000000"/>
          </w:rPr>
          <w:cr/>
        </w:r>
      </w:del>
      <w:r w:rsidR="00A96A35" w:rsidRPr="0027638C">
        <w:rPr>
          <w:sz w:val="24"/>
          <w:rPrChange w16du:dateUtc="2026-07-07T18:18:00Z" w:author="Author" w:date="2026-07-07T20:18:00Z" w:id="4244">
            <w:rPr>
              <w:rFonts w:ascii="Times New Roman"/>
              <w:color w:val="000000"/>
              <w:spacing w:val="665"/>
            </w:rPr>
          </w:rPrChange>
        </w:rPr>
        <w:t xml:space="preserve"> </w:t>
      </w:r>
      <w:r w:rsidR="00A96A35" w:rsidRPr="0027638C">
        <w:rPr>
          <w:sz w:val="24"/>
          <w:rPrChange w16du:dateUtc="2026-07-07T18:18:00Z" w:author="Author" w:date="2026-07-07T20:18:00Z" w:id="4245">
            <w:rPr>
              <w:rFonts w:ascii="Times New Roman"/>
              <w:color w:val="000000"/>
            </w:rPr>
          </w:rPrChange>
        </w:rPr>
        <w:t>dolore</w:t>
      </w:r>
      <w:r w:rsidR="00A96A35" w:rsidRPr="0027638C">
        <w:rPr>
          <w:sz w:val="24"/>
          <w:rPrChange w16du:dateUtc="2026-07-07T18:18:00Z" w:author="Author" w:date="2026-07-07T20:18:00Z" w:id="4246">
            <w:rPr>
              <w:rFonts w:ascii="Times New Roman"/>
              <w:color w:val="000000"/>
              <w:spacing w:val="67"/>
            </w:rPr>
          </w:rPrChange>
        </w:rPr>
        <w:t xml:space="preserve"> </w:t>
      </w:r>
      <w:r w:rsidR="00A96A35" w:rsidRPr="0027638C">
        <w:rPr>
          <w:sz w:val="24"/>
          <w:rPrChange w16du:dateUtc="2026-07-07T18:18:00Z" w:author="Author" w:date="2026-07-07T20:18:00Z" w:id="4247">
            <w:rPr>
              <w:rFonts w:ascii="Times New Roman" w:hAnsi="Times New Roman"/>
              <w:color w:val="000000"/>
            </w:rPr>
          </w:rPrChange>
        </w:rPr>
        <w:t>Magna’aliqua</w:t>
      </w:r>
      <w:r w:rsidR="00A96A35" w:rsidRPr="0027638C">
        <w:rPr>
          <w:sz w:val="24"/>
          <w:rPrChange w16du:dateUtc="2026-07-07T18:18:00Z" w:author="Author" w:date="2026-07-07T20:18:00Z" w:id="4248">
            <w:rPr>
              <w:rFonts w:ascii="Times New Roman"/>
              <w:color w:val="000000"/>
              <w:spacing w:val="67"/>
            </w:rPr>
          </w:rPrChange>
        </w:rPr>
        <w:t xml:space="preserve"> </w:t>
      </w:r>
      <w:r w:rsidR="00A96A35" w:rsidRPr="0027638C">
        <w:rPr>
          <w:sz w:val="24"/>
          <w:rPrChange w16du:dateUtc="2026-07-07T18:18:00Z" w:author="Author" w:date="2026-07-07T20:18:00Z" w:id="4249">
            <w:rPr>
              <w:rFonts w:ascii="Times New Roman"/>
              <w:color w:val="000000"/>
            </w:rPr>
          </w:rPrChange>
        </w:rPr>
        <w:t>lorem,</w:t>
      </w:r>
      <w:r w:rsidR="00A96A35" w:rsidRPr="0027638C">
        <w:rPr>
          <w:sz w:val="24"/>
          <w:rPrChange w16du:dateUtc="2026-07-07T18:18:00Z" w:author="Author" w:date="2026-07-07T20:18:00Z" w:id="4250">
            <w:rPr>
              <w:rFonts w:ascii="Times New Roman"/>
              <w:color w:val="000000"/>
              <w:spacing w:val="67"/>
            </w:rPr>
          </w:rPrChange>
        </w:rPr>
        <w:t xml:space="preserve"> </w:t>
      </w:r>
      <w:r w:rsidR="00A96A35" w:rsidRPr="0027638C">
        <w:rPr>
          <w:sz w:val="24"/>
          <w:rPrChange w16du:dateUtc="2026-07-07T18:18:00Z" w:author="Author" w:date="2026-07-07T20:18:00Z" w:id="4251">
            <w:rPr>
              <w:rFonts w:ascii="Times New Roman"/>
              <w:color w:val="000000"/>
            </w:rPr>
          </w:rPrChange>
        </w:rPr>
        <w:t>ipsum</w:t>
      </w:r>
      <w:r w:rsidR="00A96A35" w:rsidRPr="0027638C">
        <w:rPr>
          <w:sz w:val="24"/>
          <w:rPrChange w16du:dateUtc="2026-07-07T18:18:00Z" w:author="Author" w:date="2026-07-07T20:18:00Z" w:id="4252">
            <w:rPr>
              <w:rFonts w:ascii="Times New Roman"/>
              <w:color w:val="000000"/>
              <w:spacing w:val="67"/>
            </w:rPr>
          </w:rPrChange>
        </w:rPr>
        <w:t xml:space="preserve"> </w:t>
      </w:r>
      <w:r w:rsidR="00A96A35" w:rsidRPr="0027638C">
        <w:rPr>
          <w:sz w:val="24"/>
          <w:rPrChange w16du:dateUtc="2026-07-07T18:18:00Z" w:author="Author" w:date="2026-07-07T20:18:00Z" w:id="4253">
            <w:rPr>
              <w:rFonts w:ascii="Times New Roman"/>
              <w:color w:val="000000"/>
            </w:rPr>
          </w:rPrChange>
        </w:rPr>
        <w:t>dolor</w:t>
      </w:r>
      <w:r w:rsidR="00A96A35" w:rsidRPr="0027638C">
        <w:rPr>
          <w:sz w:val="24"/>
          <w:rPrChange w16du:dateUtc="2026-07-07T18:18:00Z" w:author="Author" w:date="2026-07-07T20:18:00Z" w:id="4254">
            <w:rPr>
              <w:rFonts w:ascii="Times New Roman"/>
              <w:color w:val="000000"/>
              <w:spacing w:val="67"/>
            </w:rPr>
          </w:rPrChange>
        </w:rPr>
        <w:t xml:space="preserve"> </w:t>
      </w:r>
      <w:r w:rsidR="00A96A35" w:rsidRPr="0027638C">
        <w:rPr>
          <w:sz w:val="24"/>
          <w:rPrChange w16du:dateUtc="2026-07-07T18:18:00Z" w:author="Author" w:date="2026-07-07T20:18:00Z" w:id="4255">
            <w:rPr>
              <w:rFonts w:ascii="Times New Roman"/>
              <w:color w:val="000000"/>
            </w:rPr>
          </w:rPrChange>
        </w:rPr>
        <w:t>sit</w:t>
      </w:r>
      <w:r w:rsidR="00A96A35" w:rsidRPr="0027638C">
        <w:rPr>
          <w:sz w:val="24"/>
          <w:rPrChange w16du:dateUtc="2026-07-07T18:18:00Z" w:author="Author" w:date="2026-07-07T20:18:00Z" w:id="4256">
            <w:rPr>
              <w:rFonts w:ascii="Times New Roman"/>
              <w:color w:val="000000"/>
              <w:spacing w:val="67"/>
            </w:rPr>
          </w:rPrChange>
        </w:rPr>
        <w:t xml:space="preserve"> </w:t>
      </w:r>
      <w:r w:rsidR="00A96A35" w:rsidRPr="0027638C">
        <w:rPr>
          <w:sz w:val="24"/>
          <w:rPrChange w16du:dateUtc="2026-07-07T18:18:00Z" w:author="Author" w:date="2026-07-07T20:18:00Z" w:id="4257">
            <w:rPr>
              <w:rFonts w:ascii="Times New Roman"/>
              <w:color w:val="000000"/>
            </w:rPr>
          </w:rPrChange>
        </w:rPr>
        <w:t>amet</w:t>
      </w:r>
      <w:r w:rsidR="00A96A35" w:rsidRPr="0027638C">
        <w:rPr>
          <w:sz w:val="24"/>
          <w:rPrChange w16du:dateUtc="2026-07-07T18:18:00Z" w:author="Author" w:date="2026-07-07T20:18:00Z" w:id="4258">
            <w:rPr>
              <w:rFonts w:ascii="Times New Roman"/>
              <w:color w:val="000000"/>
              <w:spacing w:val="67"/>
            </w:rPr>
          </w:rPrChange>
        </w:rPr>
        <w:t xml:space="preserve"> </w:t>
      </w:r>
      <w:r w:rsidR="00A96A35" w:rsidRPr="0027638C">
        <w:rPr>
          <w:sz w:val="24"/>
          <w:rPrChange w16du:dateUtc="2026-07-07T18:18:00Z" w:author="Author" w:date="2026-07-07T20:18:00Z" w:id="4259">
            <w:rPr>
              <w:rFonts w:ascii="Times New Roman"/>
              <w:color w:val="000000"/>
            </w:rPr>
          </w:rPrChange>
        </w:rPr>
        <w:t>consectetur</w:t>
      </w:r>
      <w:r w:rsidR="00A96A35" w:rsidRPr="0027638C">
        <w:rPr>
          <w:sz w:val="24"/>
          <w:rPrChange w16du:dateUtc="2026-07-07T18:18:00Z" w:author="Author" w:date="2026-07-07T20:18:00Z" w:id="4260">
            <w:rPr>
              <w:rFonts w:ascii="Times New Roman"/>
              <w:color w:val="000000"/>
              <w:spacing w:val="67"/>
            </w:rPr>
          </w:rPrChange>
        </w:rPr>
        <w:t xml:space="preserve"> </w:t>
      </w:r>
      <w:r w:rsidR="00A96A35" w:rsidRPr="0027638C">
        <w:rPr>
          <w:sz w:val="24"/>
          <w:rPrChange w16du:dateUtc="2026-07-07T18:18:00Z" w:author="Author" w:date="2026-07-07T20:18:00Z" w:id="4261">
            <w:rPr>
              <w:rFonts w:ascii="Times New Roman" w:hAnsi="Times New Roman"/>
              <w:color w:val="000000"/>
            </w:rPr>
          </w:rPrChange>
        </w:rPr>
        <w:t>adipiscing</w:t>
      </w:r>
      <w:del w16du:dateUtc="2026-07-07T18:18:00Z" w:author="Author" w:date="2026-07-07T20:18:00Z" w:id="4262">
        <w:r>
          <w:rPr>
            <w:color w:val="000000"/>
          </w:rPr>
          <w:cr/>
        </w:r>
      </w:del>
      <w:r w:rsidR="00A96A35" w:rsidRPr="0027638C">
        <w:rPr>
          <w:sz w:val="24"/>
          <w:rPrChange w16du:dateUtc="2026-07-07T18:18:00Z" w:author="Author" w:date="2026-07-07T20:18:00Z" w:id="4263">
            <w:rPr>
              <w:rFonts w:ascii="Times New Roman"/>
              <w:color w:val="000000"/>
              <w:spacing w:val="665"/>
            </w:rPr>
          </w:rPrChange>
        </w:rPr>
        <w:t xml:space="preserve"> </w:t>
      </w:r>
      <w:r w:rsidR="00A96A35" w:rsidRPr="0027638C">
        <w:rPr>
          <w:sz w:val="24"/>
          <w:rPrChange w16du:dateUtc="2026-07-07T18:18:00Z" w:author="Author" w:date="2026-07-07T20:18:00Z" w:id="4264">
            <w:rPr>
              <w:rFonts w:ascii="Times New Roman"/>
              <w:color w:val="000000"/>
            </w:rPr>
          </w:rPrChange>
        </w:rPr>
        <w:t>elit</w:t>
      </w:r>
      <w:r w:rsidR="00A96A35" w:rsidRPr="0027638C">
        <w:rPr>
          <w:spacing w:val="-7"/>
          <w:sz w:val="24"/>
          <w:rPrChange w16du:dateUtc="2026-07-07T18:18:00Z" w:author="Author" w:date="2026-07-07T20:18:00Z" w:id="4265">
            <w:rPr>
              <w:rFonts w:ascii="Times New Roman"/>
              <w:color w:val="000000"/>
              <w:spacing w:val="-2"/>
            </w:rPr>
          </w:rPrChange>
        </w:rPr>
        <w:t xml:space="preserve"> </w:t>
      </w:r>
      <w:r w:rsidR="00A96A35" w:rsidRPr="0027638C">
        <w:rPr>
          <w:sz w:val="24"/>
          <w:rPrChange w16du:dateUtc="2026-07-07T18:18:00Z" w:author="Author" w:date="2026-07-07T20:18:00Z" w:id="4266">
            <w:rPr>
              <w:rFonts w:ascii="Times New Roman"/>
              <w:color w:val="000000"/>
            </w:rPr>
          </w:rPrChange>
        </w:rPr>
        <w:t>sed</w:t>
      </w:r>
      <w:r w:rsidR="00A96A35" w:rsidRPr="0027638C">
        <w:rPr>
          <w:spacing w:val="-6"/>
          <w:sz w:val="24"/>
          <w:rPrChange w16du:dateUtc="2026-07-07T18:18:00Z" w:author="Author" w:date="2026-07-07T20:18:00Z" w:id="4267">
            <w:rPr>
              <w:rFonts w:ascii="Times New Roman"/>
              <w:color w:val="000000"/>
              <w:spacing w:val="-2"/>
            </w:rPr>
          </w:rPrChange>
        </w:rPr>
        <w:t xml:space="preserve"> </w:t>
      </w:r>
      <w:del w16du:dateUtc="2026-07-07T18:18:00Z" w:author="Author" w:date="2026-07-07T20:18:00Z" w:id="4268">
        <w:r>
          <w:rPr>
            <w:color w:val="000000"/>
          </w:rPr>
          <w:delText>sub-processor</w:delText>
        </w:r>
      </w:del>
      <w:ins w16du:dateUtc="2026-07-07T18:18:00Z" w:author="Author" w:date="2026-07-07T20:18:00Z" w:id="4269">
        <w:r w:rsidR="00A96A35" w:rsidRPr="0027638C">
          <w:rPr>
            <w:sz w:val="24"/>
            <w:szCs w:val="24"/>
          </w:rPr>
          <w:t>Do-Eiusmod</w:t>
        </w:r>
      </w:ins>
      <w:r w:rsidR="00A96A35" w:rsidRPr="0027638C">
        <w:rPr>
          <w:spacing w:val="-6"/>
          <w:sz w:val="24"/>
          <w:rPrChange w16du:dateUtc="2026-07-07T18:18:00Z" w:author="Author" w:date="2026-07-07T20:18:00Z" w:id="4270">
            <w:rPr>
              <w:rFonts w:ascii="Times New Roman"/>
              <w:color w:val="000000"/>
              <w:spacing w:val="-2"/>
            </w:rPr>
          </w:rPrChange>
        </w:rPr>
        <w:t xml:space="preserve"> </w:t>
      </w:r>
      <w:r w:rsidR="00A96A35" w:rsidRPr="0027638C">
        <w:rPr>
          <w:sz w:val="24"/>
          <w:rPrChange w16du:dateUtc="2026-07-07T18:18:00Z" w:author="Author" w:date="2026-07-07T20:18:00Z" w:id="4271">
            <w:rPr>
              <w:rFonts w:ascii="Times New Roman"/>
              <w:color w:val="000000"/>
            </w:rPr>
          </w:rPrChange>
        </w:rPr>
        <w:t>tempor</w:t>
      </w:r>
      <w:r w:rsidR="00A96A35" w:rsidRPr="0027638C">
        <w:rPr>
          <w:spacing w:val="-6"/>
          <w:sz w:val="24"/>
          <w:rPrChange w16du:dateUtc="2026-07-07T18:18:00Z" w:author="Author" w:date="2026-07-07T20:18:00Z" w:id="4272">
            <w:rPr>
              <w:rFonts w:ascii="Times New Roman"/>
              <w:color w:val="000000"/>
              <w:spacing w:val="-2"/>
            </w:rPr>
          </w:rPrChange>
        </w:rPr>
        <w:t xml:space="preserve"> </w:t>
      </w:r>
      <w:del w16du:dateUtc="2026-07-07T18:18:00Z" w:author="Author" w:date="2026-07-07T20:18:00Z" w:id="4273">
        <w:r>
          <w:rPr>
            <w:color w:val="000000"/>
          </w:rPr>
          <w:delText>subcontractor</w:delText>
        </w:r>
      </w:del>
      <w:ins w16du:dateUtc="2026-07-07T18:18:00Z" w:author="Author" w:date="2026-07-07T20:18:00Z" w:id="4274">
        <w:r w:rsidR="00A96A35" w:rsidRPr="0027638C">
          <w:rPr>
            <w:sz w:val="24"/>
            <w:szCs w:val="24"/>
          </w:rPr>
          <w:t>Incididunt</w:t>
        </w:r>
      </w:ins>
      <w:r w:rsidR="00A96A35" w:rsidRPr="0027638C">
        <w:rPr>
          <w:sz w:val="24"/>
          <w:rPrChange w16du:dateUtc="2026-07-07T18:18:00Z" w:author="Author" w:date="2026-07-07T20:18:00Z" w:id="4275">
            <w:rPr>
              <w:rFonts w:ascii="Times New Roman"/>
              <w:color w:val="000000"/>
            </w:rPr>
          </w:rPrChange>
        </w:rPr>
        <w:t>,</w:t>
      </w:r>
      <w:r w:rsidR="00A96A35" w:rsidRPr="0027638C">
        <w:rPr>
          <w:spacing w:val="-6"/>
          <w:sz w:val="24"/>
          <w:rPrChange w16du:dateUtc="2026-07-07T18:18:00Z" w:author="Author" w:date="2026-07-07T20:18:00Z" w:id="4276">
            <w:rPr>
              <w:rFonts w:ascii="Times New Roman"/>
              <w:color w:val="000000"/>
              <w:spacing w:val="-2"/>
            </w:rPr>
          </w:rPrChange>
        </w:rPr>
        <w:t xml:space="preserve"> </w:t>
      </w:r>
      <w:r w:rsidR="00A96A35" w:rsidRPr="0027638C">
        <w:rPr>
          <w:sz w:val="24"/>
          <w:rPrChange w16du:dateUtc="2026-07-07T18:18:00Z" w:author="Author" w:date="2026-07-07T20:18:00Z" w:id="4277">
            <w:rPr>
              <w:rFonts w:ascii="Times New Roman"/>
              <w:color w:val="000000"/>
            </w:rPr>
          </w:rPrChange>
        </w:rPr>
        <w:t>ut</w:t>
      </w:r>
      <w:r w:rsidR="00A96A35" w:rsidRPr="0027638C">
        <w:rPr>
          <w:spacing w:val="-7"/>
          <w:sz w:val="24"/>
          <w:rPrChange w16du:dateUtc="2026-07-07T18:18:00Z" w:author="Author" w:date="2026-07-07T20:18:00Z" w:id="4278">
            <w:rPr>
              <w:rFonts w:ascii="Times New Roman"/>
              <w:color w:val="000000"/>
              <w:spacing w:val="-2"/>
            </w:rPr>
          </w:rPrChange>
        </w:rPr>
        <w:t xml:space="preserve"> </w:t>
      </w:r>
      <w:r w:rsidR="00A96A35" w:rsidRPr="0027638C">
        <w:rPr>
          <w:sz w:val="24"/>
          <w:rPrChange w16du:dateUtc="2026-07-07T18:18:00Z" w:author="Author" w:date="2026-07-07T20:18:00Z" w:id="4279">
            <w:rPr>
              <w:rFonts w:ascii="Times New Roman"/>
              <w:color w:val="000000"/>
            </w:rPr>
          </w:rPrChange>
        </w:rPr>
        <w:t>labore.</w:t>
      </w:r>
      <w:r w:rsidR="00A96A35" w:rsidRPr="0027638C">
        <w:rPr>
          <w:spacing w:val="-6"/>
          <w:sz w:val="24"/>
          <w:rPrChange w16du:dateUtc="2026-07-07T18:18:00Z" w:author="Author" w:date="2026-07-07T20:18:00Z" w:id="4280">
            <w:rPr>
              <w:rFonts w:ascii="Times New Roman"/>
              <w:color w:val="000000"/>
              <w:spacing w:val="-2"/>
            </w:rPr>
          </w:rPrChange>
        </w:rPr>
        <w:t xml:space="preserve"> </w:t>
      </w:r>
      <w:r w:rsidR="00A96A35" w:rsidRPr="0027638C">
        <w:rPr>
          <w:sz w:val="24"/>
          <w:rPrChange w16du:dateUtc="2026-07-07T18:18:00Z" w:author="Author" w:date="2026-07-07T20:18:00Z" w:id="4281">
            <w:rPr>
              <w:rFonts w:ascii="Times New Roman"/>
              <w:color w:val="000000"/>
            </w:rPr>
          </w:rPrChange>
        </w:rPr>
        <w:t>Et</w:t>
      </w:r>
      <w:r w:rsidR="00A96A35" w:rsidRPr="0027638C">
        <w:rPr>
          <w:spacing w:val="-6"/>
          <w:sz w:val="24"/>
          <w:rPrChange w16du:dateUtc="2026-07-07T18:18:00Z" w:author="Author" w:date="2026-07-07T20:18:00Z" w:id="4282">
            <w:rPr>
              <w:rFonts w:ascii="Times New Roman"/>
              <w:color w:val="000000"/>
              <w:spacing w:val="-2"/>
            </w:rPr>
          </w:rPrChange>
        </w:rPr>
        <w:t xml:space="preserve"> </w:t>
      </w:r>
      <w:r w:rsidR="00A96A35" w:rsidRPr="0027638C">
        <w:rPr>
          <w:sz w:val="24"/>
          <w:rPrChange w16du:dateUtc="2026-07-07T18:18:00Z" w:author="Author" w:date="2026-07-07T20:18:00Z" w:id="4283">
            <w:rPr>
              <w:rFonts w:ascii="Times New Roman"/>
              <w:color w:val="000000"/>
            </w:rPr>
          </w:rPrChange>
        </w:rPr>
        <w:t>dolore</w:t>
      </w:r>
      <w:r w:rsidR="00A96A35" w:rsidRPr="0027638C">
        <w:rPr>
          <w:spacing w:val="-7"/>
          <w:sz w:val="24"/>
          <w:rPrChange w16du:dateUtc="2026-07-07T18:18:00Z" w:author="Author" w:date="2026-07-07T20:18:00Z" w:id="4284">
            <w:rPr>
              <w:rFonts w:ascii="Times New Roman"/>
              <w:color w:val="000000"/>
              <w:spacing w:val="-2"/>
            </w:rPr>
          </w:rPrChange>
        </w:rPr>
        <w:t xml:space="preserve"> </w:t>
      </w:r>
      <w:r w:rsidR="00A96A35" w:rsidRPr="0027638C">
        <w:rPr>
          <w:sz w:val="24"/>
          <w:rPrChange w16du:dateUtc="2026-07-07T18:18:00Z" w:author="Author" w:date="2026-07-07T20:18:00Z" w:id="4285">
            <w:rPr>
              <w:rFonts w:ascii="Times New Roman" w:hAnsi="Times New Roman"/>
              <w:color w:val="000000"/>
            </w:rPr>
          </w:rPrChange>
        </w:rPr>
        <w:t>Magna</w:t>
      </w:r>
      <w:del w16du:dateUtc="2026-07-07T18:18:00Z" w:author="Author" w:date="2026-07-07T20:18:00Z" w:id="4286">
        <w:r>
          <w:rPr>
            <w:color w:val="000000"/>
          </w:rPr>
          <w:cr/>
        </w:r>
      </w:del>
      <w:r w:rsidR="00A96A35" w:rsidRPr="0027638C">
        <w:rPr>
          <w:sz w:val="24"/>
          <w:rPrChange w16du:dateUtc="2026-07-07T18:18:00Z" w:author="Author" w:date="2026-07-07T20:18:00Z" w:id="4287">
            <w:rPr>
              <w:rFonts w:ascii="Times New Roman"/>
              <w:color w:val="000000"/>
              <w:spacing w:val="665"/>
            </w:rPr>
          </w:rPrChange>
        </w:rPr>
        <w:t xml:space="preserve"> </w:t>
      </w:r>
      <w:r w:rsidR="00A96A35" w:rsidRPr="0027638C">
        <w:rPr>
          <w:sz w:val="24"/>
          <w:rPrChange w16du:dateUtc="2026-07-07T18:18:00Z" w:author="Author" w:date="2026-07-07T20:18:00Z" w:id="4288">
            <w:rPr>
              <w:rFonts w:ascii="Times New Roman"/>
              <w:color w:val="000000"/>
            </w:rPr>
          </w:rPrChange>
        </w:rPr>
        <w:t>aliqua</w:t>
      </w:r>
      <w:r w:rsidR="00A96A35" w:rsidRPr="0027638C">
        <w:rPr>
          <w:sz w:val="24"/>
          <w:rPrChange w16du:dateUtc="2026-07-07T18:18:00Z" w:author="Author" w:date="2026-07-07T20:18:00Z" w:id="4289">
            <w:rPr>
              <w:rFonts w:ascii="Times New Roman"/>
              <w:color w:val="000000"/>
              <w:spacing w:val="11"/>
            </w:rPr>
          </w:rPrChange>
        </w:rPr>
        <w:t xml:space="preserve"> </w:t>
      </w:r>
      <w:r w:rsidR="00A96A35" w:rsidRPr="0027638C">
        <w:rPr>
          <w:sz w:val="24"/>
          <w:rPrChange w16du:dateUtc="2026-07-07T18:18:00Z" w:author="Author" w:date="2026-07-07T20:18:00Z" w:id="4290">
            <w:rPr>
              <w:rFonts w:ascii="Times New Roman"/>
              <w:color w:val="000000"/>
            </w:rPr>
          </w:rPrChange>
        </w:rPr>
        <w:t>lorem</w:t>
      </w:r>
      <w:r w:rsidR="00A96A35" w:rsidRPr="0027638C">
        <w:rPr>
          <w:sz w:val="24"/>
          <w:rPrChange w16du:dateUtc="2026-07-07T18:18:00Z" w:author="Author" w:date="2026-07-07T20:18:00Z" w:id="4291">
            <w:rPr>
              <w:rFonts w:ascii="Times New Roman"/>
              <w:color w:val="000000"/>
              <w:spacing w:val="11"/>
            </w:rPr>
          </w:rPrChange>
        </w:rPr>
        <w:t xml:space="preserve"> </w:t>
      </w:r>
      <w:r w:rsidR="00A96A35" w:rsidRPr="0027638C">
        <w:rPr>
          <w:sz w:val="24"/>
          <w:rPrChange w16du:dateUtc="2026-07-07T18:18:00Z" w:author="Author" w:date="2026-07-07T20:18:00Z" w:id="4292">
            <w:rPr>
              <w:rFonts w:ascii="Times New Roman"/>
              <w:color w:val="000000"/>
            </w:rPr>
          </w:rPrChange>
        </w:rPr>
        <w:t>ipsum</w:t>
      </w:r>
      <w:r w:rsidR="00A96A35" w:rsidRPr="0027638C">
        <w:rPr>
          <w:sz w:val="24"/>
          <w:rPrChange w16du:dateUtc="2026-07-07T18:18:00Z" w:author="Author" w:date="2026-07-07T20:18:00Z" w:id="4293">
            <w:rPr>
              <w:rFonts w:ascii="Times New Roman"/>
              <w:color w:val="000000"/>
              <w:spacing w:val="11"/>
            </w:rPr>
          </w:rPrChange>
        </w:rPr>
        <w:t xml:space="preserve"> </w:t>
      </w:r>
      <w:r w:rsidR="00A96A35" w:rsidRPr="0027638C">
        <w:rPr>
          <w:sz w:val="24"/>
          <w:rPrChange w16du:dateUtc="2026-07-07T18:18:00Z" w:author="Author" w:date="2026-07-07T20:18:00Z" w:id="4294">
            <w:rPr>
              <w:rFonts w:ascii="Times New Roman"/>
              <w:color w:val="000000"/>
            </w:rPr>
          </w:rPrChange>
        </w:rPr>
        <w:t>dolor</w:t>
      </w:r>
      <w:r w:rsidR="00A96A35" w:rsidRPr="0027638C">
        <w:rPr>
          <w:sz w:val="24"/>
          <w:rPrChange w16du:dateUtc="2026-07-07T18:18:00Z" w:author="Author" w:date="2026-07-07T20:18:00Z" w:id="4295">
            <w:rPr>
              <w:rFonts w:ascii="Times New Roman"/>
              <w:color w:val="000000"/>
              <w:spacing w:val="11"/>
            </w:rPr>
          </w:rPrChange>
        </w:rPr>
        <w:t xml:space="preserve"> </w:t>
      </w:r>
      <w:r w:rsidR="00A96A35" w:rsidRPr="0027638C">
        <w:rPr>
          <w:sz w:val="24"/>
          <w:rPrChange w16du:dateUtc="2026-07-07T18:18:00Z" w:author="Author" w:date="2026-07-07T20:18:00Z" w:id="4296">
            <w:rPr>
              <w:rFonts w:ascii="Times New Roman"/>
              <w:color w:val="000000"/>
            </w:rPr>
          </w:rPrChange>
        </w:rPr>
        <w:t>sit</w:t>
      </w:r>
      <w:r w:rsidR="00A96A35" w:rsidRPr="0027638C">
        <w:rPr>
          <w:sz w:val="24"/>
          <w:rPrChange w16du:dateUtc="2026-07-07T18:18:00Z" w:author="Author" w:date="2026-07-07T20:18:00Z" w:id="4297">
            <w:rPr>
              <w:rFonts w:ascii="Times New Roman"/>
              <w:color w:val="000000"/>
              <w:spacing w:val="11"/>
            </w:rPr>
          </w:rPrChange>
        </w:rPr>
        <w:t xml:space="preserve"> </w:t>
      </w:r>
      <w:r w:rsidR="00A96A35" w:rsidRPr="0027638C">
        <w:rPr>
          <w:sz w:val="24"/>
          <w:rPrChange w16du:dateUtc="2026-07-07T18:18:00Z" w:author="Author" w:date="2026-07-07T20:18:00Z" w:id="4298">
            <w:rPr>
              <w:rFonts w:ascii="Times New Roman"/>
              <w:color w:val="000000"/>
            </w:rPr>
          </w:rPrChange>
        </w:rPr>
        <w:t>amet,</w:t>
      </w:r>
      <w:r w:rsidR="00A96A35" w:rsidRPr="0027638C">
        <w:rPr>
          <w:sz w:val="24"/>
          <w:rPrChange w16du:dateUtc="2026-07-07T18:18:00Z" w:author="Author" w:date="2026-07-07T20:18:00Z" w:id="4299">
            <w:rPr>
              <w:rFonts w:ascii="Times New Roman"/>
              <w:color w:val="000000"/>
              <w:spacing w:val="11"/>
            </w:rPr>
          </w:rPrChange>
        </w:rPr>
        <w:t xml:space="preserve"> </w:t>
      </w:r>
      <w:r w:rsidR="00A96A35" w:rsidRPr="0027638C">
        <w:rPr>
          <w:sz w:val="24"/>
          <w:rPrChange w16du:dateUtc="2026-07-07T18:18:00Z" w:author="Author" w:date="2026-07-07T20:18:00Z" w:id="4300">
            <w:rPr>
              <w:rFonts w:ascii="Times New Roman"/>
              <w:color w:val="000000"/>
            </w:rPr>
          </w:rPrChange>
        </w:rPr>
        <w:t>Consectetur</w:t>
      </w:r>
      <w:r w:rsidR="00A96A35" w:rsidRPr="0027638C">
        <w:rPr>
          <w:sz w:val="24"/>
          <w:rPrChange w16du:dateUtc="2026-07-07T18:18:00Z" w:author="Author" w:date="2026-07-07T20:18:00Z" w:id="4301">
            <w:rPr>
              <w:rFonts w:ascii="Times New Roman"/>
              <w:color w:val="000000"/>
              <w:spacing w:val="11"/>
            </w:rPr>
          </w:rPrChange>
        </w:rPr>
        <w:t xml:space="preserve"> </w:t>
      </w:r>
      <w:r w:rsidR="00A96A35" w:rsidRPr="0027638C">
        <w:rPr>
          <w:sz w:val="24"/>
          <w:rPrChange w16du:dateUtc="2026-07-07T18:18:00Z" w:author="Author" w:date="2026-07-07T20:18:00Z" w:id="4302">
            <w:rPr>
              <w:rFonts w:ascii="Times New Roman"/>
              <w:color w:val="000000"/>
            </w:rPr>
          </w:rPrChange>
        </w:rPr>
        <w:t>adipiscing</w:t>
      </w:r>
      <w:r w:rsidR="00A96A35" w:rsidRPr="0027638C">
        <w:rPr>
          <w:sz w:val="24"/>
          <w:rPrChange w16du:dateUtc="2026-07-07T18:18:00Z" w:author="Author" w:date="2026-07-07T20:18:00Z" w:id="4303">
            <w:rPr>
              <w:rFonts w:ascii="Times New Roman"/>
              <w:color w:val="000000"/>
              <w:spacing w:val="11"/>
            </w:rPr>
          </w:rPrChange>
        </w:rPr>
        <w:t xml:space="preserve"> </w:t>
      </w:r>
      <w:r w:rsidR="00A96A35" w:rsidRPr="0027638C">
        <w:rPr>
          <w:sz w:val="24"/>
          <w:rPrChange w16du:dateUtc="2026-07-07T18:18:00Z" w:author="Author" w:date="2026-07-07T20:18:00Z" w:id="4304">
            <w:rPr>
              <w:rFonts w:ascii="Times New Roman"/>
              <w:color w:val="000000"/>
            </w:rPr>
          </w:rPrChange>
        </w:rPr>
        <w:t>elit</w:t>
      </w:r>
      <w:r w:rsidR="00A96A35" w:rsidRPr="0027638C">
        <w:rPr>
          <w:sz w:val="24"/>
          <w:rPrChange w16du:dateUtc="2026-07-07T18:18:00Z" w:author="Author" w:date="2026-07-07T20:18:00Z" w:id="4305">
            <w:rPr>
              <w:rFonts w:ascii="Times New Roman"/>
              <w:color w:val="000000"/>
              <w:spacing w:val="11"/>
            </w:rPr>
          </w:rPrChange>
        </w:rPr>
        <w:t xml:space="preserve"> </w:t>
      </w:r>
      <w:r w:rsidR="00A96A35" w:rsidRPr="0027638C">
        <w:rPr>
          <w:sz w:val="24"/>
          <w:rPrChange w16du:dateUtc="2026-07-07T18:18:00Z" w:author="Author" w:date="2026-07-07T20:18:00Z" w:id="4306">
            <w:rPr>
              <w:rFonts w:ascii="Times New Roman"/>
              <w:color w:val="000000"/>
            </w:rPr>
          </w:rPrChange>
        </w:rPr>
        <w:t>sed</w:t>
      </w:r>
      <w:r w:rsidR="00A96A35" w:rsidRPr="0027638C">
        <w:rPr>
          <w:sz w:val="24"/>
          <w:rPrChange w16du:dateUtc="2026-07-07T18:18:00Z" w:author="Author" w:date="2026-07-07T20:18:00Z" w:id="4307">
            <w:rPr>
              <w:rFonts w:ascii="Times New Roman"/>
              <w:color w:val="000000"/>
              <w:spacing w:val="11"/>
            </w:rPr>
          </w:rPrChange>
        </w:rPr>
        <w:t xml:space="preserve"> </w:t>
      </w:r>
      <w:r w:rsidR="00A96A35" w:rsidRPr="0027638C">
        <w:rPr>
          <w:sz w:val="24"/>
          <w:rPrChange w16du:dateUtc="2026-07-07T18:18:00Z" w:author="Author" w:date="2026-07-07T20:18:00Z" w:id="4308">
            <w:rPr>
              <w:rFonts w:ascii="Times New Roman"/>
              <w:color w:val="000000"/>
            </w:rPr>
          </w:rPrChange>
        </w:rPr>
        <w:t>do</w:t>
      </w:r>
      <w:r w:rsidR="00A96A35" w:rsidRPr="0027638C">
        <w:rPr>
          <w:sz w:val="24"/>
          <w:rPrChange w16du:dateUtc="2026-07-07T18:18:00Z" w:author="Author" w:date="2026-07-07T20:18:00Z" w:id="4309">
            <w:rPr>
              <w:rFonts w:ascii="Times New Roman"/>
              <w:color w:val="000000"/>
              <w:spacing w:val="11"/>
            </w:rPr>
          </w:rPrChange>
        </w:rPr>
        <w:t xml:space="preserve"> </w:t>
      </w:r>
      <w:r w:rsidR="00A96A35" w:rsidRPr="0027638C">
        <w:rPr>
          <w:sz w:val="24"/>
          <w:rPrChange w16du:dateUtc="2026-07-07T18:18:00Z" w:author="Author" w:date="2026-07-07T20:18:00Z" w:id="4310">
            <w:rPr>
              <w:rFonts w:ascii="Times New Roman"/>
              <w:color w:val="000000"/>
            </w:rPr>
          </w:rPrChange>
        </w:rPr>
        <w:t>eiusmod</w:t>
      </w:r>
      <w:r w:rsidR="00A96A35" w:rsidRPr="0027638C">
        <w:rPr>
          <w:sz w:val="24"/>
          <w:rPrChange w16du:dateUtc="2026-07-07T18:18:00Z" w:author="Author" w:date="2026-07-07T20:18:00Z" w:id="4311">
            <w:rPr>
              <w:rFonts w:ascii="Times New Roman"/>
              <w:color w:val="000000"/>
              <w:spacing w:val="11"/>
            </w:rPr>
          </w:rPrChange>
        </w:rPr>
        <w:t xml:space="preserve"> </w:t>
      </w:r>
      <w:r w:rsidR="00A96A35" w:rsidRPr="0027638C">
        <w:rPr>
          <w:sz w:val="24"/>
          <w:rPrChange w16du:dateUtc="2026-07-07T18:18:00Z" w:author="Author" w:date="2026-07-07T20:18:00Z" w:id="4312">
            <w:rPr>
              <w:rFonts w:ascii="Times New Roman"/>
              <w:color w:val="000000"/>
            </w:rPr>
          </w:rPrChange>
        </w:rPr>
        <w:t>tempor</w:t>
      </w:r>
      <w:r w:rsidR="00A96A35" w:rsidRPr="0027638C">
        <w:rPr>
          <w:sz w:val="24"/>
          <w:rPrChange w16du:dateUtc="2026-07-07T18:18:00Z" w:author="Author" w:date="2026-07-07T20:18:00Z" w:id="4313">
            <w:rPr>
              <w:rFonts w:ascii="Times New Roman"/>
              <w:color w:val="000000"/>
              <w:spacing w:val="11"/>
            </w:rPr>
          </w:rPrChange>
        </w:rPr>
        <w:t xml:space="preserve"> </w:t>
      </w:r>
      <w:r w:rsidR="00A96A35" w:rsidRPr="0027638C">
        <w:rPr>
          <w:sz w:val="24"/>
          <w:rPrChange w16du:dateUtc="2026-07-07T18:18:00Z" w:author="Author" w:date="2026-07-07T20:18:00Z" w:id="4314">
            <w:rPr>
              <w:rFonts w:ascii="Times New Roman" w:hAnsi="Times New Roman"/>
              <w:color w:val="000000"/>
            </w:rPr>
          </w:rPrChange>
        </w:rPr>
        <w:t>incididunt</w:t>
      </w:r>
      <w:del w16du:dateUtc="2026-07-07T18:18:00Z" w:author="Author" w:date="2026-07-07T20:18:00Z" w:id="4315">
        <w:r>
          <w:rPr>
            <w:color w:val="000000"/>
          </w:rPr>
          <w:cr/>
        </w:r>
      </w:del>
      <w:r w:rsidR="00A96A35" w:rsidRPr="0027638C">
        <w:rPr>
          <w:sz w:val="24"/>
          <w:rPrChange w16du:dateUtc="2026-07-07T18:18:00Z" w:author="Author" w:date="2026-07-07T20:18:00Z" w:id="4316">
            <w:rPr>
              <w:rFonts w:ascii="Times New Roman"/>
              <w:color w:val="000000"/>
              <w:spacing w:val="665"/>
            </w:rPr>
          </w:rPrChange>
        </w:rPr>
        <w:t xml:space="preserve"> </w:t>
      </w:r>
      <w:r w:rsidR="00A96A35" w:rsidRPr="0027638C">
        <w:rPr>
          <w:sz w:val="24"/>
          <w:rPrChange w16du:dateUtc="2026-07-07T18:18:00Z" w:author="Author" w:date="2026-07-07T20:18:00Z" w:id="4317">
            <w:rPr>
              <w:rFonts w:ascii="Times New Roman"/>
              <w:color w:val="000000"/>
            </w:rPr>
          </w:rPrChange>
        </w:rPr>
        <w:t>Ut</w:t>
      </w:r>
      <w:r w:rsidR="00A96A35" w:rsidRPr="0027638C">
        <w:rPr>
          <w:spacing w:val="-2"/>
          <w:sz w:val="24"/>
          <w:rPrChange w16du:dateUtc="2026-07-07T18:18:00Z" w:author="Author" w:date="2026-07-07T20:18:00Z" w:id="4318">
            <w:rPr>
              <w:rFonts w:ascii="Times New Roman"/>
              <w:color w:val="000000"/>
              <w:spacing w:val="2"/>
            </w:rPr>
          </w:rPrChange>
        </w:rPr>
        <w:t xml:space="preserve"> </w:t>
      </w:r>
      <w:r w:rsidR="00A96A35" w:rsidRPr="0027638C">
        <w:rPr>
          <w:sz w:val="24"/>
          <w:rPrChange w16du:dateUtc="2026-07-07T18:18:00Z" w:author="Author" w:date="2026-07-07T20:18:00Z" w:id="4319">
            <w:rPr>
              <w:rFonts w:ascii="Times New Roman"/>
              <w:color w:val="000000"/>
            </w:rPr>
          </w:rPrChange>
        </w:rPr>
        <w:t>labore</w:t>
      </w:r>
      <w:r w:rsidR="00A96A35" w:rsidRPr="0027638C">
        <w:rPr>
          <w:spacing w:val="-2"/>
          <w:sz w:val="24"/>
          <w:rPrChange w16du:dateUtc="2026-07-07T18:18:00Z" w:author="Author" w:date="2026-07-07T20:18:00Z" w:id="4320">
            <w:rPr>
              <w:rFonts w:ascii="Times New Roman"/>
              <w:color w:val="000000"/>
              <w:spacing w:val="2"/>
            </w:rPr>
          </w:rPrChange>
        </w:rPr>
        <w:t xml:space="preserve"> </w:t>
      </w:r>
      <w:r w:rsidR="00A96A35" w:rsidRPr="0027638C">
        <w:rPr>
          <w:sz w:val="24"/>
          <w:rPrChange w16du:dateUtc="2026-07-07T18:18:00Z" w:author="Author" w:date="2026-07-07T20:18:00Z" w:id="4321">
            <w:rPr>
              <w:rFonts w:ascii="Times New Roman"/>
              <w:color w:val="000000"/>
            </w:rPr>
          </w:rPrChange>
        </w:rPr>
        <w:t>et</w:t>
      </w:r>
      <w:r w:rsidR="00A96A35" w:rsidRPr="0027638C">
        <w:rPr>
          <w:spacing w:val="-2"/>
          <w:sz w:val="24"/>
          <w:rPrChange w16du:dateUtc="2026-07-07T18:18:00Z" w:author="Author" w:date="2026-07-07T20:18:00Z" w:id="4322">
            <w:rPr>
              <w:rFonts w:ascii="Times New Roman"/>
              <w:color w:val="000000"/>
              <w:spacing w:val="2"/>
            </w:rPr>
          </w:rPrChange>
        </w:rPr>
        <w:t xml:space="preserve"> </w:t>
      </w:r>
      <w:r w:rsidR="00A96A35" w:rsidRPr="0027638C">
        <w:rPr>
          <w:sz w:val="24"/>
          <w:rPrChange w16du:dateUtc="2026-07-07T18:18:00Z" w:author="Author" w:date="2026-07-07T20:18:00Z" w:id="4323">
            <w:rPr>
              <w:rFonts w:ascii="Times New Roman"/>
              <w:color w:val="000000"/>
            </w:rPr>
          </w:rPrChange>
        </w:rPr>
        <w:t>Dolore</w:t>
      </w:r>
      <w:r w:rsidR="00A96A35" w:rsidRPr="0027638C">
        <w:rPr>
          <w:spacing w:val="-2"/>
          <w:sz w:val="24"/>
          <w:rPrChange w16du:dateUtc="2026-07-07T18:18:00Z" w:author="Author" w:date="2026-07-07T20:18:00Z" w:id="4324">
            <w:rPr>
              <w:rFonts w:ascii="Times New Roman"/>
              <w:color w:val="000000"/>
              <w:spacing w:val="2"/>
            </w:rPr>
          </w:rPrChange>
        </w:rPr>
        <w:t xml:space="preserve"> </w:t>
      </w:r>
      <w:r w:rsidR="00A96A35" w:rsidRPr="0027638C">
        <w:rPr>
          <w:sz w:val="24"/>
          <w:rPrChange w16du:dateUtc="2026-07-07T18:18:00Z" w:author="Author" w:date="2026-07-07T20:18:00Z" w:id="4325">
            <w:rPr>
              <w:rFonts w:ascii="Times New Roman"/>
              <w:color w:val="000000"/>
            </w:rPr>
          </w:rPrChange>
        </w:rPr>
        <w:t>magna</w:t>
      </w:r>
      <w:r w:rsidR="00A96A35" w:rsidRPr="0027638C">
        <w:rPr>
          <w:spacing w:val="-2"/>
          <w:sz w:val="24"/>
          <w:rPrChange w16du:dateUtc="2026-07-07T18:18:00Z" w:author="Author" w:date="2026-07-07T20:18:00Z" w:id="4326">
            <w:rPr>
              <w:rFonts w:ascii="Times New Roman"/>
              <w:color w:val="000000"/>
              <w:spacing w:val="1"/>
            </w:rPr>
          </w:rPrChange>
        </w:rPr>
        <w:t xml:space="preserve"> </w:t>
      </w:r>
      <w:r w:rsidR="00A96A35" w:rsidRPr="0027638C">
        <w:rPr>
          <w:sz w:val="24"/>
          <w:rPrChange w16du:dateUtc="2026-07-07T18:18:00Z" w:author="Author" w:date="2026-07-07T20:18:00Z" w:id="4327">
            <w:rPr>
              <w:rFonts w:ascii="Times New Roman"/>
              <w:color w:val="000000"/>
            </w:rPr>
          </w:rPrChange>
        </w:rPr>
        <w:t>aliqua</w:t>
      </w:r>
      <w:r w:rsidR="00A96A35" w:rsidRPr="0027638C">
        <w:rPr>
          <w:spacing w:val="-2"/>
          <w:sz w:val="24"/>
          <w:rPrChange w16du:dateUtc="2026-07-07T18:18:00Z" w:author="Author" w:date="2026-07-07T20:18:00Z" w:id="4328">
            <w:rPr>
              <w:rFonts w:ascii="Times New Roman"/>
              <w:color w:val="000000"/>
              <w:spacing w:val="2"/>
            </w:rPr>
          </w:rPrChange>
        </w:rPr>
        <w:t xml:space="preserve"> </w:t>
      </w:r>
      <w:r w:rsidR="00A96A35" w:rsidRPr="0027638C">
        <w:rPr>
          <w:sz w:val="24"/>
          <w:rPrChange w16du:dateUtc="2026-07-07T18:18:00Z" w:author="Author" w:date="2026-07-07T20:18:00Z" w:id="4329">
            <w:rPr>
              <w:rFonts w:ascii="Times New Roman"/>
              <w:color w:val="000000"/>
            </w:rPr>
          </w:rPrChange>
        </w:rPr>
        <w:t>lorem</w:t>
      </w:r>
      <w:r w:rsidR="00A96A35" w:rsidRPr="0027638C">
        <w:rPr>
          <w:spacing w:val="-2"/>
          <w:sz w:val="24"/>
          <w:rPrChange w16du:dateUtc="2026-07-07T18:18:00Z" w:author="Author" w:date="2026-07-07T20:18:00Z" w:id="4330">
            <w:rPr>
              <w:rFonts w:ascii="Times New Roman"/>
              <w:color w:val="000000"/>
              <w:spacing w:val="1"/>
            </w:rPr>
          </w:rPrChange>
        </w:rPr>
        <w:t xml:space="preserve"> </w:t>
      </w:r>
      <w:r w:rsidR="00A96A35" w:rsidRPr="0027638C">
        <w:rPr>
          <w:sz w:val="24"/>
          <w:rPrChange w16du:dateUtc="2026-07-07T18:18:00Z" w:author="Author" w:date="2026-07-07T20:18:00Z" w:id="4331">
            <w:rPr>
              <w:rFonts w:ascii="Times New Roman"/>
              <w:color w:val="000000"/>
            </w:rPr>
          </w:rPrChange>
        </w:rPr>
        <w:t>ipsum</w:t>
      </w:r>
      <w:r w:rsidR="00A96A35" w:rsidRPr="0027638C">
        <w:rPr>
          <w:spacing w:val="-2"/>
          <w:sz w:val="24"/>
          <w:rPrChange w16du:dateUtc="2026-07-07T18:18:00Z" w:author="Author" w:date="2026-07-07T20:18:00Z" w:id="4332">
            <w:rPr>
              <w:rFonts w:ascii="Times New Roman"/>
              <w:color w:val="000000"/>
              <w:spacing w:val="1"/>
            </w:rPr>
          </w:rPrChange>
        </w:rPr>
        <w:t xml:space="preserve"> </w:t>
      </w:r>
      <w:r w:rsidR="00A96A35" w:rsidRPr="0027638C">
        <w:rPr>
          <w:sz w:val="24"/>
          <w:rPrChange w16du:dateUtc="2026-07-07T18:18:00Z" w:author="Author" w:date="2026-07-07T20:18:00Z" w:id="4333">
            <w:rPr>
              <w:rFonts w:ascii="Times New Roman"/>
              <w:color w:val="000000"/>
            </w:rPr>
          </w:rPrChange>
        </w:rPr>
        <w:t>dolor</w:t>
      </w:r>
      <w:r w:rsidR="00A96A35" w:rsidRPr="0027638C">
        <w:rPr>
          <w:spacing w:val="-2"/>
          <w:sz w:val="24"/>
          <w:rPrChange w16du:dateUtc="2026-07-07T18:18:00Z" w:author="Author" w:date="2026-07-07T20:18:00Z" w:id="4334">
            <w:rPr>
              <w:rFonts w:ascii="Times New Roman"/>
              <w:color w:val="000000"/>
              <w:spacing w:val="1"/>
            </w:rPr>
          </w:rPrChange>
        </w:rPr>
        <w:t xml:space="preserve"> </w:t>
      </w:r>
      <w:r w:rsidR="00A96A35" w:rsidRPr="0027638C">
        <w:rPr>
          <w:sz w:val="24"/>
          <w:rPrChange w16du:dateUtc="2026-07-07T18:18:00Z" w:author="Author" w:date="2026-07-07T20:18:00Z" w:id="4335">
            <w:rPr>
              <w:rFonts w:ascii="Times New Roman"/>
              <w:color w:val="000000"/>
            </w:rPr>
          </w:rPrChange>
        </w:rPr>
        <w:t>Sit</w:t>
      </w:r>
      <w:r w:rsidR="00A96A35" w:rsidRPr="0027638C">
        <w:rPr>
          <w:spacing w:val="-2"/>
          <w:sz w:val="24"/>
          <w:rPrChange w16du:dateUtc="2026-07-07T18:18:00Z" w:author="Author" w:date="2026-07-07T20:18:00Z" w:id="4336">
            <w:rPr>
              <w:rFonts w:ascii="Times New Roman"/>
              <w:color w:val="000000"/>
              <w:spacing w:val="2"/>
            </w:rPr>
          </w:rPrChange>
        </w:rPr>
        <w:t xml:space="preserve"> </w:t>
      </w:r>
      <w:r w:rsidR="00A96A35" w:rsidRPr="0027638C">
        <w:rPr>
          <w:sz w:val="24"/>
          <w:rPrChange w16du:dateUtc="2026-07-07T18:18:00Z" w:author="Author" w:date="2026-07-07T20:18:00Z" w:id="4337">
            <w:rPr>
              <w:rFonts w:ascii="Times New Roman" w:hAnsi="Times New Roman"/>
              <w:color w:val="000000"/>
            </w:rPr>
          </w:rPrChange>
        </w:rPr>
        <w:t>amet</w:t>
      </w:r>
      <w:del w16du:dateUtc="2026-07-07T18:18:00Z" w:author="Author" w:date="2026-07-07T20:18:00Z" w:id="4338">
        <w:r>
          <w:rPr>
            <w:color w:val="000000"/>
          </w:rPr>
          <w:cr/>
        </w:r>
      </w:del>
      <w:r w:rsidR="00A96A35" w:rsidRPr="0027638C">
        <w:rPr>
          <w:sz w:val="24"/>
          <w:rPrChange w16du:dateUtc="2026-07-07T18:18:00Z" w:author="Author" w:date="2026-07-07T20:18:00Z" w:id="4339">
            <w:rPr>
              <w:rFonts w:ascii="Times New Roman"/>
              <w:color w:val="000000"/>
              <w:spacing w:val="665"/>
            </w:rPr>
          </w:rPrChange>
        </w:rPr>
        <w:t xml:space="preserve"> </w:t>
      </w:r>
      <w:r w:rsidR="00A96A35" w:rsidRPr="0027638C">
        <w:rPr>
          <w:sz w:val="24"/>
          <w:rPrChange w16du:dateUtc="2026-07-07T18:18:00Z" w:author="Author" w:date="2026-07-07T20:18:00Z" w:id="4340">
            <w:rPr>
              <w:rFonts w:ascii="Times New Roman"/>
              <w:color w:val="000000"/>
            </w:rPr>
          </w:rPrChange>
        </w:rPr>
        <w:t>consectetur</w:t>
      </w:r>
      <w:r w:rsidR="00A96A35" w:rsidRPr="0027638C">
        <w:rPr>
          <w:sz w:val="24"/>
          <w:rPrChange w16du:dateUtc="2026-07-07T18:18:00Z" w:author="Author" w:date="2026-07-07T20:18:00Z" w:id="4341">
            <w:rPr>
              <w:rFonts w:ascii="Times New Roman"/>
              <w:color w:val="000000"/>
              <w:spacing w:val="16"/>
            </w:rPr>
          </w:rPrChange>
        </w:rPr>
        <w:t xml:space="preserve"> </w:t>
      </w:r>
      <w:r w:rsidR="00A96A35" w:rsidRPr="0027638C">
        <w:rPr>
          <w:sz w:val="24"/>
          <w:rPrChange w16du:dateUtc="2026-07-07T18:18:00Z" w:author="Author" w:date="2026-07-07T20:18:00Z" w:id="4342">
            <w:rPr>
              <w:rFonts w:ascii="Times New Roman"/>
              <w:color w:val="000000"/>
            </w:rPr>
          </w:rPrChange>
        </w:rPr>
        <w:t>adipiscing</w:t>
      </w:r>
      <w:r w:rsidR="00A96A35" w:rsidRPr="0027638C">
        <w:rPr>
          <w:sz w:val="24"/>
          <w:rPrChange w16du:dateUtc="2026-07-07T18:18:00Z" w:author="Author" w:date="2026-07-07T20:18:00Z" w:id="4343">
            <w:rPr>
              <w:rFonts w:ascii="Times New Roman"/>
              <w:color w:val="000000"/>
              <w:spacing w:val="16"/>
            </w:rPr>
          </w:rPrChange>
        </w:rPr>
        <w:t xml:space="preserve"> </w:t>
      </w:r>
      <w:r w:rsidR="00A96A35" w:rsidRPr="0027638C">
        <w:rPr>
          <w:sz w:val="24"/>
          <w:rPrChange w16du:dateUtc="2026-07-07T18:18:00Z" w:author="Author" w:date="2026-07-07T20:18:00Z" w:id="4344">
            <w:rPr>
              <w:rFonts w:ascii="Times New Roman"/>
              <w:color w:val="000000"/>
            </w:rPr>
          </w:rPrChange>
        </w:rPr>
        <w:t>elit</w:t>
      </w:r>
      <w:r w:rsidR="00A96A35" w:rsidRPr="0027638C">
        <w:rPr>
          <w:sz w:val="24"/>
          <w:rPrChange w16du:dateUtc="2026-07-07T18:18:00Z" w:author="Author" w:date="2026-07-07T20:18:00Z" w:id="4345">
            <w:rPr>
              <w:rFonts w:ascii="Times New Roman"/>
              <w:color w:val="000000"/>
              <w:spacing w:val="16"/>
            </w:rPr>
          </w:rPrChange>
        </w:rPr>
        <w:t xml:space="preserve"> </w:t>
      </w:r>
      <w:r w:rsidR="00A96A35" w:rsidRPr="0027638C">
        <w:rPr>
          <w:sz w:val="24"/>
          <w:rPrChange w16du:dateUtc="2026-07-07T18:18:00Z" w:author="Author" w:date="2026-07-07T20:18:00Z" w:id="4346">
            <w:rPr>
              <w:rFonts w:ascii="Times New Roman"/>
              <w:color w:val="000000"/>
            </w:rPr>
          </w:rPrChange>
        </w:rPr>
        <w:t>sed</w:t>
      </w:r>
      <w:r w:rsidR="00A96A35" w:rsidRPr="0027638C">
        <w:rPr>
          <w:sz w:val="24"/>
          <w:rPrChange w16du:dateUtc="2026-07-07T18:18:00Z" w:author="Author" w:date="2026-07-07T20:18:00Z" w:id="4347">
            <w:rPr>
              <w:rFonts w:ascii="Times New Roman"/>
              <w:color w:val="000000"/>
              <w:spacing w:val="16"/>
            </w:rPr>
          </w:rPrChange>
        </w:rPr>
        <w:t xml:space="preserve"> </w:t>
      </w:r>
      <w:del w16du:dateUtc="2026-07-07T18:18:00Z" w:author="Author" w:date="2026-07-07T20:18:00Z" w:id="4348">
        <w:r>
          <w:rPr>
            <w:color w:val="000000"/>
          </w:rPr>
          <w:delText>sub-processor</w:delText>
        </w:r>
      </w:del>
      <w:ins w16du:dateUtc="2026-07-07T18:18:00Z" w:author="Author" w:date="2026-07-07T20:18:00Z" w:id="4349">
        <w:r w:rsidR="00A96A35" w:rsidRPr="0027638C">
          <w:rPr>
            <w:sz w:val="24"/>
            <w:szCs w:val="24"/>
          </w:rPr>
          <w:t>Do-Eiusmod</w:t>
        </w:r>
      </w:ins>
      <w:r w:rsidR="00A96A35" w:rsidRPr="0027638C">
        <w:rPr>
          <w:sz w:val="24"/>
          <w:rPrChange w16du:dateUtc="2026-07-07T18:18:00Z" w:author="Author" w:date="2026-07-07T20:18:00Z" w:id="4350">
            <w:rPr>
              <w:rFonts w:ascii="Times New Roman"/>
              <w:color w:val="000000"/>
              <w:spacing w:val="16"/>
            </w:rPr>
          </w:rPrChange>
        </w:rPr>
        <w:t xml:space="preserve"> </w:t>
      </w:r>
      <w:r w:rsidR="00A96A35" w:rsidRPr="0027638C">
        <w:rPr>
          <w:sz w:val="24"/>
          <w:rPrChange w16du:dateUtc="2026-07-07T18:18:00Z" w:author="Author" w:date="2026-07-07T20:18:00Z" w:id="4351">
            <w:rPr>
              <w:rFonts w:ascii="Times New Roman"/>
              <w:color w:val="000000"/>
            </w:rPr>
          </w:rPrChange>
        </w:rPr>
        <w:t>tempor</w:t>
      </w:r>
      <w:r w:rsidR="00A96A35" w:rsidRPr="0027638C">
        <w:rPr>
          <w:sz w:val="24"/>
          <w:rPrChange w16du:dateUtc="2026-07-07T18:18:00Z" w:author="Author" w:date="2026-07-07T20:18:00Z" w:id="4352">
            <w:rPr>
              <w:rFonts w:ascii="Times New Roman"/>
              <w:color w:val="000000"/>
              <w:spacing w:val="16"/>
            </w:rPr>
          </w:rPrChange>
        </w:rPr>
        <w:t xml:space="preserve"> </w:t>
      </w:r>
      <w:del w16du:dateUtc="2026-07-07T18:18:00Z" w:author="Author" w:date="2026-07-07T20:18:00Z" w:id="4353">
        <w:r>
          <w:rPr>
            <w:color w:val="000000"/>
          </w:rPr>
          <w:delText>subcontractor</w:delText>
        </w:r>
      </w:del>
      <w:ins w16du:dateUtc="2026-07-07T18:18:00Z" w:author="Author" w:date="2026-07-07T20:18:00Z" w:id="4354">
        <w:r w:rsidR="00A96A35" w:rsidRPr="0027638C">
          <w:rPr>
            <w:sz w:val="24"/>
            <w:szCs w:val="24"/>
          </w:rPr>
          <w:t>Incididunt</w:t>
        </w:r>
      </w:ins>
      <w:r w:rsidR="00A96A35" w:rsidRPr="0027638C">
        <w:rPr>
          <w:sz w:val="24"/>
          <w:rPrChange w16du:dateUtc="2026-07-07T18:18:00Z" w:author="Author" w:date="2026-07-07T20:18:00Z" w:id="4355">
            <w:rPr>
              <w:rFonts w:ascii="Times New Roman"/>
              <w:color w:val="000000"/>
              <w:spacing w:val="16"/>
            </w:rPr>
          </w:rPrChange>
        </w:rPr>
        <w:t xml:space="preserve"> </w:t>
      </w:r>
      <w:r w:rsidR="00A96A35" w:rsidRPr="0027638C">
        <w:rPr>
          <w:sz w:val="24"/>
          <w:rPrChange w16du:dateUtc="2026-07-07T18:18:00Z" w:author="Author" w:date="2026-07-07T20:18:00Z" w:id="4356">
            <w:rPr>
              <w:rFonts w:ascii="Times New Roman"/>
              <w:color w:val="000000"/>
            </w:rPr>
          </w:rPrChange>
        </w:rPr>
        <w:t>ut,</w:t>
      </w:r>
      <w:r w:rsidR="00A96A35" w:rsidRPr="0027638C">
        <w:rPr>
          <w:sz w:val="24"/>
          <w:rPrChange w16du:dateUtc="2026-07-07T18:18:00Z" w:author="Author" w:date="2026-07-07T20:18:00Z" w:id="4357">
            <w:rPr>
              <w:rFonts w:ascii="Times New Roman"/>
              <w:color w:val="000000"/>
              <w:spacing w:val="16"/>
            </w:rPr>
          </w:rPrChange>
        </w:rPr>
        <w:t xml:space="preserve"> </w:t>
      </w:r>
      <w:r w:rsidR="00A96A35" w:rsidRPr="0027638C">
        <w:rPr>
          <w:sz w:val="24"/>
          <w:rPrChange w16du:dateUtc="2026-07-07T18:18:00Z" w:author="Author" w:date="2026-07-07T20:18:00Z" w:id="4358">
            <w:rPr>
              <w:rFonts w:ascii="Times New Roman"/>
              <w:color w:val="000000"/>
            </w:rPr>
          </w:rPrChange>
        </w:rPr>
        <w:t>labore</w:t>
      </w:r>
      <w:r w:rsidR="00A96A35" w:rsidRPr="0027638C">
        <w:rPr>
          <w:sz w:val="24"/>
          <w:rPrChange w16du:dateUtc="2026-07-07T18:18:00Z" w:author="Author" w:date="2026-07-07T20:18:00Z" w:id="4359">
            <w:rPr>
              <w:rFonts w:ascii="Times New Roman"/>
              <w:color w:val="000000"/>
              <w:spacing w:val="16"/>
            </w:rPr>
          </w:rPrChange>
        </w:rPr>
        <w:t xml:space="preserve"> </w:t>
      </w:r>
      <w:r w:rsidR="00A96A35" w:rsidRPr="0027638C">
        <w:rPr>
          <w:sz w:val="24"/>
          <w:rPrChange w16du:dateUtc="2026-07-07T18:18:00Z" w:author="Author" w:date="2026-07-07T20:18:00Z" w:id="4360">
            <w:rPr>
              <w:rFonts w:ascii="Times New Roman"/>
              <w:color w:val="000000"/>
            </w:rPr>
          </w:rPrChange>
        </w:rPr>
        <w:t>et</w:t>
      </w:r>
      <w:r w:rsidR="00A96A35" w:rsidRPr="0027638C">
        <w:rPr>
          <w:sz w:val="24"/>
          <w:rPrChange w16du:dateUtc="2026-07-07T18:18:00Z" w:author="Author" w:date="2026-07-07T20:18:00Z" w:id="4361">
            <w:rPr>
              <w:rFonts w:ascii="Times New Roman"/>
              <w:color w:val="000000"/>
              <w:spacing w:val="16"/>
            </w:rPr>
          </w:rPrChange>
        </w:rPr>
        <w:t xml:space="preserve"> </w:t>
      </w:r>
      <w:r w:rsidR="00A96A35" w:rsidRPr="0027638C">
        <w:rPr>
          <w:sz w:val="24"/>
          <w:rPrChange w16du:dateUtc="2026-07-07T18:18:00Z" w:author="Author" w:date="2026-07-07T20:18:00Z" w:id="4362">
            <w:rPr>
              <w:rFonts w:ascii="Times New Roman"/>
              <w:color w:val="000000"/>
            </w:rPr>
          </w:rPrChange>
        </w:rPr>
        <w:t>dolore</w:t>
      </w:r>
      <w:r w:rsidR="00A96A35" w:rsidRPr="0027638C">
        <w:rPr>
          <w:sz w:val="24"/>
          <w:rPrChange w16du:dateUtc="2026-07-07T18:18:00Z" w:author="Author" w:date="2026-07-07T20:18:00Z" w:id="4363">
            <w:rPr>
              <w:rFonts w:ascii="Times New Roman"/>
              <w:color w:val="000000"/>
              <w:spacing w:val="16"/>
            </w:rPr>
          </w:rPrChange>
        </w:rPr>
        <w:t xml:space="preserve"> </w:t>
      </w:r>
      <w:r w:rsidR="00A96A35" w:rsidRPr="0027638C">
        <w:rPr>
          <w:sz w:val="24"/>
          <w:rPrChange w16du:dateUtc="2026-07-07T18:18:00Z" w:author="Author" w:date="2026-07-07T20:18:00Z" w:id="4364">
            <w:rPr>
              <w:rFonts w:ascii="Times New Roman"/>
              <w:color w:val="000000"/>
            </w:rPr>
          </w:rPrChange>
        </w:rPr>
        <w:t>magna</w:t>
      </w:r>
      <w:r w:rsidR="00A96A35" w:rsidRPr="0027638C">
        <w:rPr>
          <w:sz w:val="24"/>
          <w:rPrChange w16du:dateUtc="2026-07-07T18:18:00Z" w:author="Author" w:date="2026-07-07T20:18:00Z" w:id="4365">
            <w:rPr>
              <w:rFonts w:ascii="Times New Roman"/>
              <w:color w:val="000000"/>
              <w:spacing w:val="16"/>
            </w:rPr>
          </w:rPrChange>
        </w:rPr>
        <w:t xml:space="preserve"> </w:t>
      </w:r>
      <w:r w:rsidR="00A96A35" w:rsidRPr="0027638C">
        <w:rPr>
          <w:sz w:val="24"/>
          <w:rPrChange w16du:dateUtc="2026-07-07T18:18:00Z" w:author="Author" w:date="2026-07-07T20:18:00Z" w:id="4366">
            <w:rPr>
              <w:rFonts w:ascii="Times New Roman" w:hAnsi="Times New Roman"/>
              <w:color w:val="000000"/>
            </w:rPr>
          </w:rPrChange>
        </w:rPr>
        <w:t>aliqua</w:t>
      </w:r>
      <w:del w16du:dateUtc="2026-07-07T18:18:00Z" w:author="Author" w:date="2026-07-07T20:18:00Z" w:id="4367">
        <w:r>
          <w:rPr>
            <w:color w:val="000000"/>
          </w:rPr>
          <w:cr/>
        </w:r>
      </w:del>
      <w:r w:rsidR="00A96A35" w:rsidRPr="0027638C">
        <w:rPr>
          <w:sz w:val="24"/>
          <w:rPrChange w16du:dateUtc="2026-07-07T18:18:00Z" w:author="Author" w:date="2026-07-07T20:18:00Z" w:id="4368">
            <w:rPr>
              <w:rFonts w:ascii="Times New Roman"/>
              <w:color w:val="000000"/>
              <w:spacing w:val="665"/>
            </w:rPr>
          </w:rPrChange>
        </w:rPr>
        <w:t xml:space="preserve"> </w:t>
      </w:r>
      <w:r w:rsidR="00A96A35" w:rsidRPr="0027638C">
        <w:rPr>
          <w:spacing w:val="-2"/>
          <w:sz w:val="24"/>
          <w:rPrChange w16du:dateUtc="2026-07-07T18:18:00Z" w:author="Author" w:date="2026-07-07T20:18:00Z" w:id="4369">
            <w:rPr>
              <w:rFonts w:ascii="Times New Roman"/>
              <w:color w:val="000000"/>
            </w:rPr>
          </w:rPrChange>
        </w:rPr>
        <w:t>lorem.</w:t>
      </w:r>
    </w:p>
    <w:p w14:paraId="14E8F59A" w14:textId="3746B237" w:rsidP="00740549" w:rsidR="00740549" w:rsidRDefault="00740549" w:rsidRPr="0027638C">
      <w:pPr>
        <w:pStyle w:val="ListParagraph"/>
        <w:numPr>
          <w:ilvl w:val="2"/>
          <w:numId w:val="5"/>
        </w:numPr>
        <w:tabs>
          <w:tab w:pos="2157" w:val="left"/>
          <w:tab w:pos="2160" w:val="left"/>
        </w:tabs>
        <w:spacing w:before="240"/>
        <w:ind w:right="355"/>
        <w:rPr>
          <w:ins w16du:dateUtc="2026-07-07T18:18:00Z" w:author="Author" w:date="2026-07-07T20:18:00Z" w:id="4370"/>
          <w:sz w:val="24"/>
          <w:szCs w:val="24"/>
        </w:rPr>
      </w:pPr>
      <w:ins w16du:dateUtc="2026-07-07T18:18:00Z" w:author="Author" w:date="2026-07-07T20:18:00Z" w:id="4371">
        <w:r w:rsidRPr="0027638C">
          <w:rPr>
            <w:spacing w:val="-2"/>
            <w:sz w:val="24"/>
            <w:szCs w:val="24"/>
          </w:rPr>
          <w:t xml:space="preserve">Ipsum dolor sit, Amet consectetur adipiscing elit sed do eiusmod Tempor-Incididunt ut labore et Dolore Magna ALIQUA lorem Ipsum’dolor sit amet consectetur, adipiscing elit Sed do eiusmod tempor incididunt ut labore Et Dolore MAGNA’aliqua lorem ipsum dolor sit Amet consectetur 30 adipiscing’ elit sed do Eiusmod. </w:t>
        </w:r>
        <w:r w:rsidRPr="0027638C">
          <w:rPr>
            <w:sz w:val="24"/>
            <w:szCs w:val="24"/>
          </w:rPr>
          <w:t xml:space="preserve">Tempor incididunt ut labore et dolore </w:t>
        </w:r>
        <w:r w:rsidRPr="0027638C">
          <w:rPr>
            <w:spacing w:val="-2"/>
            <w:sz w:val="24"/>
            <w:szCs w:val="24"/>
          </w:rPr>
          <w:t>30 magna’ aliqua lorem ipsum dolor Sit</w:t>
        </w:r>
        <w:r w:rsidRPr="0027638C">
          <w:rPr>
            <w:sz w:val="24"/>
            <w:szCs w:val="24"/>
          </w:rPr>
          <w:t xml:space="preserve"> amet consectetur Adipiscing Elit‑Sed Do (eiusmod tempor incididunt ut labore </w:t>
        </w:r>
        <w:r w:rsidRPr="0027638C">
          <w:rPr>
            <w:spacing w:val="-2"/>
            <w:sz w:val="24"/>
            <w:szCs w:val="24"/>
          </w:rPr>
          <w:t xml:space="preserve">Et Dolore MAGNA </w:t>
        </w:r>
        <w:r w:rsidRPr="0027638C">
          <w:rPr>
            <w:sz w:val="24"/>
            <w:szCs w:val="24"/>
          </w:rPr>
          <w:t>aliqua, lorem, ipsum dolor, sit amet, consectetur adipiscing elit) sed do eiusmod tempor Incididunt Ut labore et 90 dolore magna aliqua lorem. Ipsum dolor sit:</w:t>
        </w:r>
      </w:ins>
    </w:p>
    <w:p w14:paraId="7C0A8AE6" w14:textId="77777777" w:rsidP="00740549" w:rsidR="00740549" w:rsidRDefault="00740549" w:rsidRPr="0027638C">
      <w:pPr>
        <w:pStyle w:val="ListParagraph"/>
        <w:numPr>
          <w:ilvl w:val="3"/>
          <w:numId w:val="5"/>
        </w:numPr>
        <w:tabs>
          <w:tab w:pos="2157" w:val="left"/>
          <w:tab w:pos="2160" w:val="left"/>
        </w:tabs>
        <w:spacing w:before="240"/>
        <w:ind w:right="355"/>
        <w:rPr>
          <w:ins w16du:dateUtc="2026-07-07T18:18:00Z" w:author="Author" w:date="2026-07-07T20:18:00Z" w:id="4372"/>
          <w:sz w:val="24"/>
          <w:szCs w:val="24"/>
        </w:rPr>
      </w:pPr>
      <w:ins w16du:dateUtc="2026-07-07T18:18:00Z" w:author="Author" w:date="2026-07-07T20:18:00Z" w:id="4373">
        <w:r w:rsidRPr="0027638C">
          <w:rPr>
            <w:i/>
            <w:iCs/>
            <w:sz w:val="24"/>
            <w:szCs w:val="24"/>
          </w:rPr>
          <w:t>Amet Consectetur</w:t>
        </w:r>
        <w:r w:rsidRPr="0027638C">
          <w:rPr>
            <w:sz w:val="24"/>
            <w:szCs w:val="24"/>
          </w:rPr>
          <w:t xml:space="preserve">. Adipiscing Elit’sed do, Eiusmod tempor incididunt Ut Labore et 5 Dolore Magna aliqua lorem ipsum dolor sit amet consectetur, adipiscing elit, (sed) do/eiusmod tempor, (incididunt) ut labore et95 dolore, (magna) aliqua/lorem ipsum, (dolor) sit amet consectetur adipiscing elit‑sed do eiusmod tempor incididunt ut labore, et </w:t>
        </w:r>
      </w:ins>
      <w:r w:rsidRPr="0027638C">
        <w:rPr>
          <w:sz w:val="24"/>
          <w:rPrChange w16du:dateUtc="2026-07-07T18:18:00Z" w:author="Author" w:date="2026-07-07T20:18:00Z" w:id="4374">
            <w:rPr>
              <w:color w:val="000000"/>
            </w:rPr>
          </w:rPrChange>
        </w:rPr>
        <w:t>(dolore)</w:t>
      </w:r>
      <w:r w:rsidRPr="0027638C">
        <w:rPr>
          <w:sz w:val="24"/>
          <w:rPrChange w16du:dateUtc="2026-07-07T18:18:00Z" w:author="Author" w:date="2026-07-07T20:18:00Z" w:id="4375">
            <w:rPr>
              <w:color w:val="000000"/>
              <w:spacing w:val="409"/>
            </w:rPr>
          </w:rPrChange>
        </w:rPr>
        <w:t xml:space="preserve"> </w:t>
      </w:r>
      <w:ins w16du:dateUtc="2026-07-07T18:18:00Z" w:author="Author" w:date="2026-07-07T20:18:00Z" w:id="4376">
        <w:r w:rsidRPr="0027638C">
          <w:rPr>
            <w:sz w:val="24"/>
            <w:szCs w:val="24"/>
          </w:rPr>
          <w:t>magna aliqua‑lorem ipsum dolor sit amet.</w:t>
        </w:r>
      </w:ins>
    </w:p>
    <w:p w14:paraId="3B7F9C4E" w14:textId="77777777" w:rsidP="00740549" w:rsidR="00740549" w:rsidRDefault="00740549" w:rsidRPr="0027638C">
      <w:pPr>
        <w:pStyle w:val="ListParagraph"/>
        <w:numPr>
          <w:ilvl w:val="3"/>
          <w:numId w:val="5"/>
        </w:numPr>
        <w:tabs>
          <w:tab w:pos="2157" w:val="left"/>
          <w:tab w:pos="2160" w:val="left"/>
        </w:tabs>
        <w:spacing w:before="240"/>
        <w:ind w:right="355"/>
        <w:rPr>
          <w:ins w16du:dateUtc="2026-07-07T18:18:00Z" w:author="Author" w:date="2026-07-07T20:18:00Z" w:id="4377"/>
          <w:sz w:val="24"/>
          <w:szCs w:val="24"/>
        </w:rPr>
      </w:pPr>
      <w:ins w16du:dateUtc="2026-07-07T18:18:00Z" w:author="Author" w:date="2026-07-07T20:18:00Z" w:id="4378">
        <w:r w:rsidRPr="0027638C">
          <w:rPr>
            <w:i/>
            <w:iCs/>
            <w:sz w:val="24"/>
            <w:szCs w:val="24"/>
          </w:rPr>
          <w:t>Consectetur Adipiscing</w:t>
        </w:r>
        <w:r w:rsidRPr="0027638C">
          <w:rPr>
            <w:sz w:val="24"/>
            <w:szCs w:val="24"/>
          </w:rPr>
          <w:t>. Elit Sed do eiusmod tempor incididunt ut labore et dolore magna aliqua Lorem, ipsum, dolor/sit amet, consectetur adipiscing elit, Sed do eiusmod Tempor’incididunt ut labore et dolore magna aliqua lorem 2 Ipsum Dolor sit amet consectetur adipiscing elit sed do eiusmod tempor incididunt Ut.</w:t>
        </w:r>
      </w:ins>
    </w:p>
    <w:p w14:paraId="299C34D4" w14:textId="77777777" w:rsidP="00740549" w:rsidR="00740549" w:rsidRDefault="00740549" w:rsidRPr="0027638C">
      <w:pPr>
        <w:pStyle w:val="ListParagraph"/>
        <w:numPr>
          <w:ilvl w:val="3"/>
          <w:numId w:val="5"/>
        </w:numPr>
        <w:tabs>
          <w:tab w:pos="2157" w:val="left"/>
          <w:tab w:pos="2160" w:val="left"/>
        </w:tabs>
        <w:spacing w:before="240"/>
        <w:ind w:right="355"/>
        <w:rPr>
          <w:ins w16du:dateUtc="2026-07-07T18:18:00Z" w:author="Author" w:date="2026-07-07T20:18:00Z" w:id="4379"/>
          <w:sz w:val="24"/>
          <w:szCs w:val="24"/>
        </w:rPr>
      </w:pPr>
      <w:ins w16du:dateUtc="2026-07-07T18:18:00Z" w:author="Author" w:date="2026-07-07T20:18:00Z" w:id="4380">
        <w:r w:rsidRPr="0027638C">
          <w:rPr>
            <w:i/>
            <w:iCs/>
            <w:sz w:val="24"/>
            <w:szCs w:val="24"/>
          </w:rPr>
          <w:t>Labore/Et</w:t>
        </w:r>
        <w:r w:rsidRPr="0027638C">
          <w:rPr>
            <w:sz w:val="24"/>
            <w:szCs w:val="24"/>
          </w:rPr>
          <w:t xml:space="preserve">. Dolore magna aliqua lorem ipsum dolor Sit‑Amet consectetur adipiscing elit/sed do, Eiusmod tempor </w:t>
        </w:r>
        <w:r w:rsidRPr="0027638C">
          <w:rPr>
            <w:sz w:val="24"/>
            <w:szCs w:val="24"/>
          </w:rPr>
          <w:lastRenderedPageBreak/>
          <w:t>(incididunt) ut labore et dolore magna, (aliqua) lorem ipsum dolor sit (amet.consectetur., adipiscing elit, sed do, eiusmod), tempor (incididunt) ut labore et dolore magna aliqua lorem ipsum/dolor sit. Amet consectetur adipiscing elit sed do eiusmod 30 tempor incididunt Ut’labore et dolore, Magna aliqua lorem ipsum dolor Sit amet consectetur adipiscing elit sed do eiusmod‑tempor incididunt ut labore Et dolore magna aliqua lorem.</w:t>
        </w:r>
      </w:ins>
    </w:p>
    <w:p w14:paraId="68A37058" w14:textId="77777777" w:rsidP="00740549" w:rsidR="00740549" w:rsidRDefault="00740549" w:rsidRPr="0027638C">
      <w:pPr>
        <w:pStyle w:val="ListParagraph"/>
        <w:numPr>
          <w:ilvl w:val="3"/>
          <w:numId w:val="5"/>
        </w:numPr>
        <w:tabs>
          <w:tab w:pos="2157" w:val="left"/>
          <w:tab w:pos="2160" w:val="left"/>
        </w:tabs>
        <w:spacing w:before="240"/>
        <w:ind w:right="355"/>
        <w:rPr>
          <w:ins w16du:dateUtc="2026-07-07T18:18:00Z" w:author="Author" w:date="2026-07-07T20:18:00Z" w:id="4381"/>
          <w:sz w:val="24"/>
          <w:szCs w:val="24"/>
        </w:rPr>
      </w:pPr>
      <w:ins w16du:dateUtc="2026-07-07T18:18:00Z" w:author="Author" w:date="2026-07-07T20:18:00Z" w:id="4382">
        <w:r w:rsidRPr="0027638C">
          <w:rPr>
            <w:i/>
            <w:iCs/>
            <w:sz w:val="24"/>
            <w:szCs w:val="24"/>
          </w:rPr>
          <w:t>Ipsum; Dolor</w:t>
        </w:r>
        <w:r w:rsidRPr="0027638C">
          <w:rPr>
            <w:sz w:val="24"/>
            <w:szCs w:val="24"/>
          </w:rPr>
          <w:t>. Sit, Amet Consectetur, adipiscing elit sed do eiusmod tempor incididunt Ut; Labore et dolore magna aliqua lorem ipsum‑dolor sit amet consectetur.</w:t>
        </w:r>
      </w:ins>
    </w:p>
    <w:p w14:paraId="4B219535" w14:textId="4FC83328" w:rsidP="00740549" w:rsidR="00740549" w:rsidRDefault="00740549" w:rsidRPr="0027638C">
      <w:pPr>
        <w:pStyle w:val="ListParagraph"/>
        <w:numPr>
          <w:ilvl w:val="3"/>
          <w:numId w:val="5"/>
        </w:numPr>
        <w:tabs>
          <w:tab w:pos="2157" w:val="left"/>
          <w:tab w:pos="2160" w:val="left"/>
        </w:tabs>
        <w:spacing w:before="240"/>
        <w:ind w:right="355"/>
        <w:rPr>
          <w:ins w16du:dateUtc="2026-07-07T18:18:00Z" w:author="Author" w:date="2026-07-07T20:18:00Z" w:id="4383"/>
          <w:sz w:val="24"/>
          <w:szCs w:val="24"/>
        </w:rPr>
      </w:pPr>
      <w:ins w16du:dateUtc="2026-07-07T18:18:00Z" w:author="Author" w:date="2026-07-07T20:18:00Z" w:id="4384">
        <w:r w:rsidRPr="0027638C">
          <w:rPr>
            <w:i/>
            <w:iCs/>
            <w:sz w:val="24"/>
            <w:szCs w:val="24"/>
          </w:rPr>
          <w:t>Adipiscing Elit sed Do</w:t>
        </w:r>
        <w:r w:rsidRPr="0027638C">
          <w:rPr>
            <w:sz w:val="24"/>
            <w:szCs w:val="24"/>
          </w:rPr>
          <w:t>. Eiusmod tempor, Incididunt ut labore et dolore magna aliqua, lorem, ipsum dolor sit amet consectetur adipiscing elit sed do Eiusmod’tempor incididunt ut labore et dolore magna aliqua lorem</w:t>
        </w:r>
        <w:r w:rsidR="00C91267" w:rsidRPr="0027638C">
          <w:rPr>
            <w:sz w:val="24"/>
            <w:szCs w:val="24"/>
          </w:rPr>
          <w:t xml:space="preserve"> ipsum Dolor’sit amet</w:t>
        </w:r>
        <w:r w:rsidRPr="0027638C">
          <w:rPr>
            <w:sz w:val="24"/>
            <w:szCs w:val="24"/>
          </w:rPr>
          <w:t>, consectetur adipiscing elit sed 10 Do Eiusmod.</w:t>
        </w:r>
      </w:ins>
    </w:p>
    <w:p w14:paraId="584D918C" w14:textId="1DD22BFB" w:rsidR="009609E8" w:rsidRDefault="00A96A35" w:rsidRPr="0027638C">
      <w:pPr>
        <w:pStyle w:val="ListParagraph"/>
        <w:numPr>
          <w:ilvl w:val="2"/>
          <w:numId w:val="5"/>
        </w:numPr>
        <w:tabs>
          <w:tab w:pos="2159" w:val="left"/>
        </w:tabs>
        <w:spacing w:before="243"/>
        <w:ind w:hanging="719" w:left="2159"/>
        <w:rPr>
          <w:sz w:val="24"/>
          <w:rPrChange w16du:dateUtc="2026-07-07T18:18:00Z" w:author="Author" w:date="2026-07-07T20:18:00Z" w:id="4385">
            <w:rPr>
              <w:rFonts w:ascii="Times New Roman"/>
              <w:color w:val="000000"/>
            </w:rPr>
          </w:rPrChange>
        </w:rPr>
        <w:pPrChange w16du:dateUtc="2026-07-07T18:18:00Z" w:author="Author" w:date="2026-07-07T20:18:00Z" w:id="4386">
          <w:pPr>
            <w:spacing w:after="0" w:before="240" w:line="255" w:lineRule="exact"/>
            <w:ind w:left="720"/>
            <w:jc w:val="left"/>
          </w:pPr>
        </w:pPrChange>
      </w:pPr>
      <w:r w:rsidRPr="0027638C">
        <w:rPr>
          <w:sz w:val="24"/>
          <w:rPrChange w16du:dateUtc="2026-07-07T18:18:00Z" w:author="Author" w:date="2026-07-07T20:18:00Z" w:id="4387">
            <w:rPr>
              <w:rFonts w:ascii="Times New Roman"/>
              <w:color w:val="000000"/>
            </w:rPr>
          </w:rPrChange>
        </w:rPr>
        <w:t>Tempor</w:t>
      </w:r>
      <w:r w:rsidRPr="0027638C">
        <w:rPr>
          <w:spacing w:val="-8"/>
          <w:sz w:val="24"/>
          <w:rPrChange w16du:dateUtc="2026-07-07T18:18:00Z" w:author="Author" w:date="2026-07-07T20:18:00Z" w:id="4388">
            <w:rPr>
              <w:rFonts w:ascii="Times New Roman"/>
              <w:color w:val="000000"/>
            </w:rPr>
          </w:rPrChange>
        </w:rPr>
        <w:t xml:space="preserve"> </w:t>
      </w:r>
      <w:r w:rsidRPr="0027638C">
        <w:rPr>
          <w:sz w:val="24"/>
          <w:rPrChange w16du:dateUtc="2026-07-07T18:18:00Z" w:author="Author" w:date="2026-07-07T20:18:00Z" w:id="4389">
            <w:rPr>
              <w:rFonts w:ascii="Times New Roman"/>
              <w:color w:val="000000"/>
            </w:rPr>
          </w:rPrChange>
        </w:rPr>
        <w:t>incididunt</w:t>
      </w:r>
      <w:r w:rsidRPr="0027638C">
        <w:rPr>
          <w:spacing w:val="-7"/>
          <w:sz w:val="24"/>
          <w:rPrChange w16du:dateUtc="2026-07-07T18:18:00Z" w:author="Author" w:date="2026-07-07T20:18:00Z" w:id="4390">
            <w:rPr>
              <w:rFonts w:ascii="Times New Roman"/>
              <w:color w:val="000000"/>
            </w:rPr>
          </w:rPrChange>
        </w:rPr>
        <w:t xml:space="preserve"> </w:t>
      </w:r>
      <w:r w:rsidRPr="0027638C">
        <w:rPr>
          <w:sz w:val="24"/>
          <w:rPrChange w16du:dateUtc="2026-07-07T18:18:00Z" w:author="Author" w:date="2026-07-07T20:18:00Z" w:id="4391">
            <w:rPr>
              <w:rFonts w:ascii="Times New Roman" w:hAnsi="Times New Roman"/>
              <w:color w:val="000000"/>
            </w:rPr>
          </w:rPrChange>
        </w:rPr>
        <w:t>Ut’labore</w:t>
      </w:r>
      <w:r w:rsidRPr="0027638C">
        <w:rPr>
          <w:spacing w:val="-7"/>
          <w:sz w:val="24"/>
          <w:rPrChange w16du:dateUtc="2026-07-07T18:18:00Z" w:author="Author" w:date="2026-07-07T20:18:00Z" w:id="4392">
            <w:rPr>
              <w:rFonts w:ascii="Times New Roman"/>
              <w:color w:val="000000"/>
            </w:rPr>
          </w:rPrChange>
        </w:rPr>
        <w:t xml:space="preserve"> </w:t>
      </w:r>
      <w:r w:rsidRPr="0027638C">
        <w:rPr>
          <w:sz w:val="24"/>
          <w:rPrChange w16du:dateUtc="2026-07-07T18:18:00Z" w:author="Author" w:date="2026-07-07T20:18:00Z" w:id="4393">
            <w:rPr>
              <w:rFonts w:ascii="Times New Roman"/>
              <w:color w:val="000000"/>
            </w:rPr>
          </w:rPrChange>
        </w:rPr>
        <w:t>et</w:t>
      </w:r>
      <w:r w:rsidRPr="0027638C">
        <w:rPr>
          <w:spacing w:val="-7"/>
          <w:sz w:val="24"/>
          <w:rPrChange w16du:dateUtc="2026-07-07T18:18:00Z" w:author="Author" w:date="2026-07-07T20:18:00Z" w:id="4394">
            <w:rPr>
              <w:rFonts w:ascii="Times New Roman"/>
              <w:color w:val="000000"/>
            </w:rPr>
          </w:rPrChange>
        </w:rPr>
        <w:t xml:space="preserve"> </w:t>
      </w:r>
      <w:r w:rsidRPr="0027638C">
        <w:rPr>
          <w:sz w:val="24"/>
          <w:rPrChange w16du:dateUtc="2026-07-07T18:18:00Z" w:author="Author" w:date="2026-07-07T20:18:00Z" w:id="4395">
            <w:rPr>
              <w:rFonts w:ascii="Times New Roman"/>
              <w:color w:val="000000"/>
            </w:rPr>
          </w:rPrChange>
        </w:rPr>
        <w:t>dolore</w:t>
      </w:r>
      <w:r w:rsidRPr="0027638C">
        <w:rPr>
          <w:spacing w:val="-7"/>
          <w:sz w:val="24"/>
          <w:rPrChange w16du:dateUtc="2026-07-07T18:18:00Z" w:author="Author" w:date="2026-07-07T20:18:00Z" w:id="4396">
            <w:rPr>
              <w:rFonts w:ascii="Times New Roman"/>
              <w:color w:val="000000"/>
            </w:rPr>
          </w:rPrChange>
        </w:rPr>
        <w:t xml:space="preserve"> </w:t>
      </w:r>
      <w:r w:rsidRPr="0027638C">
        <w:rPr>
          <w:sz w:val="24"/>
          <w:rPrChange w16du:dateUtc="2026-07-07T18:18:00Z" w:author="Author" w:date="2026-07-07T20:18:00Z" w:id="4397">
            <w:rPr>
              <w:rFonts w:ascii="Times New Roman"/>
              <w:color w:val="000000"/>
            </w:rPr>
          </w:rPrChange>
        </w:rPr>
        <w:t>magna</w:t>
      </w:r>
      <w:r w:rsidRPr="0027638C">
        <w:rPr>
          <w:spacing w:val="-7"/>
          <w:sz w:val="24"/>
          <w:rPrChange w16du:dateUtc="2026-07-07T18:18:00Z" w:author="Author" w:date="2026-07-07T20:18:00Z" w:id="4398">
            <w:rPr>
              <w:rFonts w:ascii="Times New Roman"/>
              <w:color w:val="000000"/>
            </w:rPr>
          </w:rPrChange>
        </w:rPr>
        <w:t xml:space="preserve"> </w:t>
      </w:r>
      <w:r w:rsidRPr="0027638C">
        <w:rPr>
          <w:sz w:val="24"/>
          <w:rPrChange w16du:dateUtc="2026-07-07T18:18:00Z" w:author="Author" w:date="2026-07-07T20:18:00Z" w:id="4399">
            <w:rPr>
              <w:rFonts w:ascii="Times New Roman"/>
              <w:color w:val="000000"/>
            </w:rPr>
          </w:rPrChange>
        </w:rPr>
        <w:t>Aliqua</w:t>
      </w:r>
      <w:r w:rsidRPr="0027638C">
        <w:rPr>
          <w:spacing w:val="-7"/>
          <w:sz w:val="24"/>
          <w:rPrChange w16du:dateUtc="2026-07-07T18:18:00Z" w:author="Author" w:date="2026-07-07T20:18:00Z" w:id="4400">
            <w:rPr>
              <w:rFonts w:ascii="Times New Roman"/>
              <w:color w:val="000000"/>
            </w:rPr>
          </w:rPrChange>
        </w:rPr>
        <w:t xml:space="preserve"> </w:t>
      </w:r>
      <w:del w16du:dateUtc="2026-07-07T18:18:00Z" w:author="Author" w:date="2026-07-07T20:18:00Z" w:id="4401">
        <w:r w:rsidR="00000000">
          <w:rPr>
            <w:color w:val="000000"/>
          </w:rPr>
          <w:delText>2(e),</w:delText>
        </w:r>
      </w:del>
      <w:ins w16du:dateUtc="2026-07-07T18:18:00Z" w:author="Author" w:date="2026-07-07T20:18:00Z" w:id="4402">
        <w:r w:rsidR="00F8133A" w:rsidRPr="0027638C">
          <w:rPr>
            <w:spacing w:val="-2"/>
            <w:sz w:val="24"/>
            <w:szCs w:val="24"/>
          </w:rPr>
          <w:fldChar w:fldCharType="begin"/>
        </w:r>
        <w:r w:rsidR="00F8133A" w:rsidRPr="0027638C">
          <w:rPr>
            <w:spacing w:val="-7"/>
            <w:sz w:val="24"/>
            <w:szCs w:val="24"/>
          </w:rPr>
          <w:instrText xml:space="preserve"> REF _Ref215483744 \w \h </w:instrText>
        </w:r>
        <w:r w:rsidR="0027638C" w:rsidRPr="0027638C">
          <w:rPr>
            <w:spacing w:val="-2"/>
            <w:sz w:val="24"/>
            <w:szCs w:val="24"/>
          </w:rPr>
          <w:instrText xml:space="preserve"> \* MERGEFORMAT </w:instrText>
        </w:r>
        <w:r w:rsidR="00F8133A" w:rsidRPr="0027638C">
          <w:rPr>
            <w:spacing w:val="-2"/>
            <w:sz w:val="24"/>
            <w:szCs w:val="24"/>
          </w:rPr>
        </w:r>
        <w:r w:rsidR="00F8133A" w:rsidRPr="0027638C">
          <w:rPr>
            <w:spacing w:val="-2"/>
            <w:sz w:val="24"/>
            <w:szCs w:val="24"/>
          </w:rPr>
          <w:fldChar w:fldCharType="separate"/>
        </w:r>
        <w:r w:rsidR="00F8133A" w:rsidRPr="0027638C">
          <w:rPr>
            <w:spacing w:val="-7"/>
            <w:sz w:val="24"/>
            <w:szCs w:val="24"/>
          </w:rPr>
          <w:t>2(lorem)</w:t>
        </w:r>
        <w:r w:rsidR="00F8133A" w:rsidRPr="0027638C">
          <w:rPr>
            <w:spacing w:val="-2"/>
            <w:sz w:val="24"/>
            <w:szCs w:val="24"/>
          </w:rPr>
          <w:fldChar w:fldCharType="end"/>
        </w:r>
        <w:r w:rsidRPr="0027638C">
          <w:rPr>
            <w:spacing w:val="-2"/>
            <w:sz w:val="24"/>
            <w:szCs w:val="24"/>
          </w:rPr>
          <w:t>,</w:t>
        </w:r>
      </w:ins>
    </w:p>
    <w:p w14:paraId="584D918D" w14:textId="42942106" w:rsidR="009609E8" w:rsidRDefault="00000000" w:rsidRPr="0027638C">
      <w:pPr>
        <w:pStyle w:val="ListParagraph"/>
        <w:numPr>
          <w:ilvl w:val="3"/>
          <w:numId w:val="5"/>
        </w:numPr>
        <w:tabs>
          <w:tab w:pos="2878" w:val="left"/>
          <w:tab w:pos="2880" w:val="left"/>
        </w:tabs>
        <w:spacing w:before="237"/>
        <w:ind w:right="355"/>
        <w:rPr>
          <w:sz w:val="24"/>
          <w:rPrChange w16du:dateUtc="2026-07-07T18:18:00Z" w:author="Author" w:date="2026-07-07T20:18:00Z" w:id="4403">
            <w:rPr>
              <w:rFonts w:ascii="Times New Roman"/>
              <w:color w:val="000000"/>
            </w:rPr>
          </w:rPrChange>
        </w:rPr>
        <w:pPrChange w16du:dateUtc="2026-07-07T18:18:00Z" w:author="Author" w:date="2026-07-07T20:18:00Z" w:id="4404">
          <w:pPr>
            <w:spacing w:after="0" w:before="237" w:line="253" w:lineRule="exact"/>
            <w:ind w:left="1440"/>
            <w:jc w:val="left"/>
          </w:pPr>
        </w:pPrChange>
      </w:pPr>
      <w:del w16du:dateUtc="2026-07-07T18:18:00Z" w:author="Author" w:date="2026-07-07T20:18:00Z" w:id="4405">
        <w:r>
          <w:rPr>
            <w:color w:val="000000"/>
          </w:rPr>
          <w:delText>(A)</w:delText>
        </w:r>
        <w:r>
          <w:rPr>
            <w:color w:val="000000"/>
            <w:spacing w:val="360"/>
          </w:rPr>
          <w:delText xml:space="preserve"> </w:delText>
        </w:r>
      </w:del>
      <w:r w:rsidR="00A96A35" w:rsidRPr="0027638C">
        <w:rPr>
          <w:sz w:val="24"/>
          <w:rPrChange w16du:dateUtc="2026-07-07T18:18:00Z" w:author="Author" w:date="2026-07-07T20:18:00Z" w:id="4406">
            <w:rPr>
              <w:rFonts w:ascii="Times New Roman"/>
              <w:color w:val="000000"/>
            </w:rPr>
          </w:rPrChange>
        </w:rPr>
        <w:t>Ipsum</w:t>
      </w:r>
      <w:r w:rsidR="00A96A35" w:rsidRPr="0027638C">
        <w:rPr>
          <w:sz w:val="24"/>
          <w:rPrChange w16du:dateUtc="2026-07-07T18:18:00Z" w:author="Author" w:date="2026-07-07T20:18:00Z" w:id="4407">
            <w:rPr>
              <w:rFonts w:ascii="Times New Roman"/>
              <w:color w:val="000000"/>
              <w:spacing w:val="5"/>
            </w:rPr>
          </w:rPrChange>
        </w:rPr>
        <w:t xml:space="preserve"> </w:t>
      </w:r>
      <w:r w:rsidR="00A96A35" w:rsidRPr="0027638C">
        <w:rPr>
          <w:sz w:val="24"/>
          <w:rPrChange w16du:dateUtc="2026-07-07T18:18:00Z" w:author="Author" w:date="2026-07-07T20:18:00Z" w:id="4408">
            <w:rPr>
              <w:rFonts w:ascii="Times New Roman"/>
              <w:color w:val="000000"/>
            </w:rPr>
          </w:rPrChange>
        </w:rPr>
        <w:t>dolor</w:t>
      </w:r>
      <w:r w:rsidR="00A96A35" w:rsidRPr="0027638C">
        <w:rPr>
          <w:sz w:val="24"/>
          <w:rPrChange w16du:dateUtc="2026-07-07T18:18:00Z" w:author="Author" w:date="2026-07-07T20:18:00Z" w:id="4409">
            <w:rPr>
              <w:rFonts w:ascii="Times New Roman"/>
              <w:color w:val="000000"/>
              <w:spacing w:val="5"/>
            </w:rPr>
          </w:rPrChange>
        </w:rPr>
        <w:t xml:space="preserve"> </w:t>
      </w:r>
      <w:r w:rsidR="00A96A35" w:rsidRPr="0027638C">
        <w:rPr>
          <w:sz w:val="24"/>
          <w:rPrChange w16du:dateUtc="2026-07-07T18:18:00Z" w:author="Author" w:date="2026-07-07T20:18:00Z" w:id="4410">
            <w:rPr>
              <w:rFonts w:ascii="Times New Roman"/>
              <w:color w:val="000000"/>
            </w:rPr>
          </w:rPrChange>
        </w:rPr>
        <w:t>sit</w:t>
      </w:r>
      <w:r w:rsidR="00A96A35" w:rsidRPr="0027638C">
        <w:rPr>
          <w:sz w:val="24"/>
          <w:rPrChange w16du:dateUtc="2026-07-07T18:18:00Z" w:author="Author" w:date="2026-07-07T20:18:00Z" w:id="4411">
            <w:rPr>
              <w:rFonts w:ascii="Times New Roman"/>
              <w:color w:val="000000"/>
              <w:spacing w:val="5"/>
            </w:rPr>
          </w:rPrChange>
        </w:rPr>
        <w:t xml:space="preserve"> </w:t>
      </w:r>
      <w:r w:rsidR="00A96A35" w:rsidRPr="0027638C">
        <w:rPr>
          <w:sz w:val="24"/>
          <w:rPrChange w16du:dateUtc="2026-07-07T18:18:00Z" w:author="Author" w:date="2026-07-07T20:18:00Z" w:id="4412">
            <w:rPr>
              <w:rFonts w:ascii="Times New Roman"/>
              <w:color w:val="000000"/>
            </w:rPr>
          </w:rPrChange>
        </w:rPr>
        <w:t>amet</w:t>
      </w:r>
      <w:r w:rsidR="00A96A35" w:rsidRPr="0027638C">
        <w:rPr>
          <w:sz w:val="24"/>
          <w:rPrChange w16du:dateUtc="2026-07-07T18:18:00Z" w:author="Author" w:date="2026-07-07T20:18:00Z" w:id="4413">
            <w:rPr>
              <w:rFonts w:ascii="Times New Roman"/>
              <w:color w:val="000000"/>
              <w:spacing w:val="5"/>
            </w:rPr>
          </w:rPrChange>
        </w:rPr>
        <w:t xml:space="preserve"> </w:t>
      </w:r>
      <w:r w:rsidR="00A96A35" w:rsidRPr="0027638C">
        <w:rPr>
          <w:sz w:val="24"/>
          <w:rPrChange w16du:dateUtc="2026-07-07T18:18:00Z" w:author="Author" w:date="2026-07-07T20:18:00Z" w:id="4414">
            <w:rPr>
              <w:rFonts w:ascii="Times New Roman"/>
              <w:color w:val="000000"/>
            </w:rPr>
          </w:rPrChange>
        </w:rPr>
        <w:t>consectetur</w:t>
      </w:r>
      <w:r w:rsidR="00A96A35" w:rsidRPr="0027638C">
        <w:rPr>
          <w:sz w:val="24"/>
          <w:rPrChange w16du:dateUtc="2026-07-07T18:18:00Z" w:author="Author" w:date="2026-07-07T20:18:00Z" w:id="4415">
            <w:rPr>
              <w:rFonts w:ascii="Times New Roman"/>
              <w:color w:val="000000"/>
              <w:spacing w:val="5"/>
            </w:rPr>
          </w:rPrChange>
        </w:rPr>
        <w:t xml:space="preserve"> </w:t>
      </w:r>
      <w:r w:rsidR="00C91267" w:rsidRPr="0027638C">
        <w:rPr>
          <w:sz w:val="24"/>
          <w:rPrChange w16du:dateUtc="2026-07-07T18:18:00Z" w:author="Author" w:date="2026-07-07T20:18:00Z" w:id="4416">
            <w:rPr>
              <w:rFonts w:ascii="Times New Roman"/>
              <w:color w:val="000000"/>
            </w:rPr>
          </w:rPrChange>
        </w:rPr>
        <w:t>Adipiscing-</w:t>
      </w:r>
      <w:del w16du:dateUtc="2026-07-07T18:18:00Z" w:author="Author" w:date="2026-07-07T20:18:00Z" w:id="4417">
        <w:r>
          <w:rPr>
            <w:color w:val="000000"/>
          </w:rPr>
          <w:delText>processors</w:delText>
        </w:r>
      </w:del>
      <w:ins w16du:dateUtc="2026-07-07T18:18:00Z" w:author="Author" w:date="2026-07-07T20:18:00Z" w:id="4418">
        <w:r w:rsidR="00C91267" w:rsidRPr="0027638C">
          <w:rPr>
            <w:sz w:val="24"/>
            <w:szCs w:val="24"/>
          </w:rPr>
          <w:t>Elit</w:t>
        </w:r>
        <w:r w:rsidR="00A96A35" w:rsidRPr="0027638C">
          <w:rPr>
            <w:sz w:val="24"/>
            <w:szCs w:val="24"/>
          </w:rPr>
          <w:t>sed</w:t>
        </w:r>
      </w:ins>
      <w:r w:rsidR="00A96A35" w:rsidRPr="0027638C">
        <w:rPr>
          <w:sz w:val="24"/>
          <w:rPrChange w16du:dateUtc="2026-07-07T18:18:00Z" w:author="Author" w:date="2026-07-07T20:18:00Z" w:id="4419">
            <w:rPr>
              <w:rFonts w:ascii="Times New Roman"/>
              <w:color w:val="000000"/>
              <w:spacing w:val="5"/>
            </w:rPr>
          </w:rPrChange>
        </w:rPr>
        <w:t xml:space="preserve"> </w:t>
      </w:r>
      <w:r w:rsidR="00A96A35" w:rsidRPr="0027638C">
        <w:rPr>
          <w:sz w:val="24"/>
          <w:rPrChange w16du:dateUtc="2026-07-07T18:18:00Z" w:author="Author" w:date="2026-07-07T20:18:00Z" w:id="4420">
            <w:rPr>
              <w:rFonts w:ascii="Times New Roman"/>
              <w:color w:val="000000"/>
            </w:rPr>
          </w:rPrChange>
        </w:rPr>
        <w:t>do</w:t>
      </w:r>
      <w:r w:rsidR="00A96A35" w:rsidRPr="0027638C">
        <w:rPr>
          <w:sz w:val="24"/>
          <w:rPrChange w16du:dateUtc="2026-07-07T18:18:00Z" w:author="Author" w:date="2026-07-07T20:18:00Z" w:id="4421">
            <w:rPr>
              <w:rFonts w:ascii="Times New Roman"/>
              <w:color w:val="000000"/>
              <w:spacing w:val="5"/>
            </w:rPr>
          </w:rPrChange>
        </w:rPr>
        <w:t xml:space="preserve"> </w:t>
      </w:r>
      <w:r w:rsidR="00A96A35" w:rsidRPr="0027638C">
        <w:rPr>
          <w:sz w:val="24"/>
          <w:rPrChange w16du:dateUtc="2026-07-07T18:18:00Z" w:author="Author" w:date="2026-07-07T20:18:00Z" w:id="4422">
            <w:rPr>
              <w:rFonts w:ascii="Times New Roman"/>
              <w:color w:val="000000"/>
            </w:rPr>
          </w:rPrChange>
        </w:rPr>
        <w:t>Eiusmod</w:t>
      </w:r>
      <w:r w:rsidR="00A96A35" w:rsidRPr="0027638C">
        <w:rPr>
          <w:sz w:val="24"/>
          <w:rPrChange w16du:dateUtc="2026-07-07T18:18:00Z" w:author="Author" w:date="2026-07-07T20:18:00Z" w:id="4423">
            <w:rPr>
              <w:rFonts w:ascii="Times New Roman"/>
              <w:color w:val="000000"/>
              <w:spacing w:val="5"/>
            </w:rPr>
          </w:rPrChange>
        </w:rPr>
        <w:t xml:space="preserve"> </w:t>
      </w:r>
      <w:r w:rsidR="00A96A35" w:rsidRPr="0027638C">
        <w:rPr>
          <w:sz w:val="24"/>
          <w:rPrChange w16du:dateUtc="2026-07-07T18:18:00Z" w:author="Author" w:date="2026-07-07T20:18:00Z" w:id="4424">
            <w:rPr>
              <w:rFonts w:ascii="Times New Roman"/>
              <w:color w:val="000000"/>
            </w:rPr>
          </w:rPrChange>
        </w:rPr>
        <w:t>tempor</w:t>
      </w:r>
      <w:r w:rsidR="00A96A35" w:rsidRPr="0027638C">
        <w:rPr>
          <w:sz w:val="24"/>
          <w:rPrChange w16du:dateUtc="2026-07-07T18:18:00Z" w:author="Author" w:date="2026-07-07T20:18:00Z" w:id="4425">
            <w:rPr>
              <w:rFonts w:ascii="Times New Roman"/>
              <w:color w:val="000000"/>
              <w:spacing w:val="5"/>
            </w:rPr>
          </w:rPrChange>
        </w:rPr>
        <w:t xml:space="preserve"> </w:t>
      </w:r>
      <w:r w:rsidR="00A96A35" w:rsidRPr="0027638C">
        <w:rPr>
          <w:sz w:val="24"/>
          <w:rPrChange w16du:dateUtc="2026-07-07T18:18:00Z" w:author="Author" w:date="2026-07-07T20:18:00Z" w:id="4426">
            <w:rPr>
              <w:rFonts w:ascii="Times New Roman" w:hAnsi="Times New Roman"/>
              <w:color w:val="000000"/>
            </w:rPr>
          </w:rPrChange>
        </w:rPr>
        <w:t>incididunt</w:t>
      </w:r>
      <w:del w16du:dateUtc="2026-07-07T18:18:00Z" w:author="Author" w:date="2026-07-07T20:18:00Z" w:id="4427">
        <w:r>
          <w:rPr>
            <w:color w:val="000000"/>
          </w:rPr>
          <w:cr/>
        </w:r>
      </w:del>
      <w:r w:rsidR="00A96A35" w:rsidRPr="0027638C">
        <w:rPr>
          <w:sz w:val="24"/>
          <w:rPrChange w16du:dateUtc="2026-07-07T18:18:00Z" w:author="Author" w:date="2026-07-07T20:18:00Z" w:id="4428">
            <w:rPr>
              <w:rFonts w:ascii="Times New Roman"/>
              <w:color w:val="000000"/>
              <w:spacing w:val="665"/>
            </w:rPr>
          </w:rPrChange>
        </w:rPr>
        <w:t xml:space="preserve"> </w:t>
      </w:r>
      <w:r w:rsidR="00A96A35" w:rsidRPr="0027638C">
        <w:rPr>
          <w:sz w:val="24"/>
          <w:rPrChange w16du:dateUtc="2026-07-07T18:18:00Z" w:author="Author" w:date="2026-07-07T20:18:00Z" w:id="4429">
            <w:rPr>
              <w:rFonts w:ascii="Times New Roman"/>
              <w:color w:val="000000"/>
            </w:rPr>
          </w:rPrChange>
        </w:rPr>
        <w:t>ut</w:t>
      </w:r>
      <w:r w:rsidR="00A96A35" w:rsidRPr="0027638C">
        <w:rPr>
          <w:sz w:val="24"/>
          <w:rPrChange w16du:dateUtc="2026-07-07T18:18:00Z" w:author="Author" w:date="2026-07-07T20:18:00Z" w:id="4430">
            <w:rPr>
              <w:rFonts w:ascii="Times New Roman"/>
              <w:color w:val="000000"/>
              <w:spacing w:val="8"/>
            </w:rPr>
          </w:rPrChange>
        </w:rPr>
        <w:t xml:space="preserve"> </w:t>
      </w:r>
      <w:r w:rsidR="00A96A35" w:rsidRPr="0027638C">
        <w:rPr>
          <w:sz w:val="24"/>
          <w:rPrChange w16du:dateUtc="2026-07-07T18:18:00Z" w:author="Author" w:date="2026-07-07T20:18:00Z" w:id="4431">
            <w:rPr>
              <w:rFonts w:ascii="Times New Roman"/>
              <w:color w:val="000000"/>
            </w:rPr>
          </w:rPrChange>
        </w:rPr>
        <w:t>labore</w:t>
      </w:r>
      <w:r w:rsidR="00A96A35" w:rsidRPr="0027638C">
        <w:rPr>
          <w:sz w:val="24"/>
          <w:rPrChange w16du:dateUtc="2026-07-07T18:18:00Z" w:author="Author" w:date="2026-07-07T20:18:00Z" w:id="4432">
            <w:rPr>
              <w:rFonts w:ascii="Times New Roman"/>
              <w:color w:val="000000"/>
              <w:spacing w:val="8"/>
            </w:rPr>
          </w:rPrChange>
        </w:rPr>
        <w:t xml:space="preserve"> </w:t>
      </w:r>
      <w:r w:rsidR="00A96A35" w:rsidRPr="0027638C">
        <w:rPr>
          <w:sz w:val="24"/>
          <w:rPrChange w16du:dateUtc="2026-07-07T18:18:00Z" w:author="Author" w:date="2026-07-07T20:18:00Z" w:id="4433">
            <w:rPr>
              <w:rFonts w:ascii="Times New Roman"/>
              <w:color w:val="000000"/>
            </w:rPr>
          </w:rPrChange>
        </w:rPr>
        <w:t>et</w:t>
      </w:r>
      <w:r w:rsidR="00A96A35" w:rsidRPr="0027638C">
        <w:rPr>
          <w:sz w:val="24"/>
          <w:rPrChange w16du:dateUtc="2026-07-07T18:18:00Z" w:author="Author" w:date="2026-07-07T20:18:00Z" w:id="4434">
            <w:rPr>
              <w:rFonts w:ascii="Times New Roman"/>
              <w:color w:val="000000"/>
              <w:spacing w:val="8"/>
            </w:rPr>
          </w:rPrChange>
        </w:rPr>
        <w:t xml:space="preserve"> </w:t>
      </w:r>
      <w:r w:rsidR="00A96A35" w:rsidRPr="0027638C">
        <w:rPr>
          <w:sz w:val="24"/>
          <w:rPrChange w16du:dateUtc="2026-07-07T18:18:00Z" w:author="Author" w:date="2026-07-07T20:18:00Z" w:id="4435">
            <w:rPr>
              <w:rFonts w:ascii="Times New Roman"/>
              <w:color w:val="000000"/>
            </w:rPr>
          </w:rPrChange>
        </w:rPr>
        <w:t>dolore</w:t>
      </w:r>
      <w:r w:rsidR="00A96A35" w:rsidRPr="0027638C">
        <w:rPr>
          <w:sz w:val="24"/>
          <w:rPrChange w16du:dateUtc="2026-07-07T18:18:00Z" w:author="Author" w:date="2026-07-07T20:18:00Z" w:id="4436">
            <w:rPr>
              <w:rFonts w:ascii="Times New Roman"/>
              <w:color w:val="000000"/>
              <w:spacing w:val="8"/>
            </w:rPr>
          </w:rPrChange>
        </w:rPr>
        <w:t xml:space="preserve"> </w:t>
      </w:r>
      <w:r w:rsidR="00A96A35" w:rsidRPr="0027638C">
        <w:rPr>
          <w:sz w:val="24"/>
          <w:rPrChange w16du:dateUtc="2026-07-07T18:18:00Z" w:author="Author" w:date="2026-07-07T20:18:00Z" w:id="4437">
            <w:rPr>
              <w:rFonts w:ascii="Times New Roman"/>
              <w:color w:val="000000"/>
            </w:rPr>
          </w:rPrChange>
        </w:rPr>
        <w:t>magna</w:t>
      </w:r>
      <w:r w:rsidR="00A96A35" w:rsidRPr="0027638C">
        <w:rPr>
          <w:sz w:val="24"/>
          <w:rPrChange w16du:dateUtc="2026-07-07T18:18:00Z" w:author="Author" w:date="2026-07-07T20:18:00Z" w:id="4438">
            <w:rPr>
              <w:rFonts w:ascii="Times New Roman"/>
              <w:color w:val="000000"/>
              <w:spacing w:val="7"/>
            </w:rPr>
          </w:rPrChange>
        </w:rPr>
        <w:t xml:space="preserve"> </w:t>
      </w:r>
      <w:r w:rsidR="00A96A35" w:rsidRPr="0027638C">
        <w:rPr>
          <w:sz w:val="24"/>
          <w:rPrChange w16du:dateUtc="2026-07-07T18:18:00Z" w:author="Author" w:date="2026-07-07T20:18:00Z" w:id="4439">
            <w:rPr>
              <w:rFonts w:ascii="Times New Roman"/>
              <w:color w:val="000000"/>
            </w:rPr>
          </w:rPrChange>
        </w:rPr>
        <w:t>aliqua</w:t>
      </w:r>
      <w:r w:rsidR="00A96A35" w:rsidRPr="0027638C">
        <w:rPr>
          <w:sz w:val="24"/>
          <w:rPrChange w16du:dateUtc="2026-07-07T18:18:00Z" w:author="Author" w:date="2026-07-07T20:18:00Z" w:id="4440">
            <w:rPr>
              <w:rFonts w:ascii="Times New Roman"/>
              <w:color w:val="000000"/>
              <w:spacing w:val="7"/>
            </w:rPr>
          </w:rPrChange>
        </w:rPr>
        <w:t xml:space="preserve"> </w:t>
      </w:r>
      <w:r w:rsidR="00A96A35" w:rsidRPr="0027638C">
        <w:rPr>
          <w:sz w:val="24"/>
          <w:rPrChange w16du:dateUtc="2026-07-07T18:18:00Z" w:author="Author" w:date="2026-07-07T20:18:00Z" w:id="4441">
            <w:rPr>
              <w:rFonts w:ascii="Times New Roman"/>
              <w:color w:val="000000"/>
            </w:rPr>
          </w:rPrChange>
        </w:rPr>
        <w:t>lorem</w:t>
      </w:r>
      <w:r w:rsidR="00A96A35" w:rsidRPr="0027638C">
        <w:rPr>
          <w:sz w:val="24"/>
          <w:rPrChange w16du:dateUtc="2026-07-07T18:18:00Z" w:author="Author" w:date="2026-07-07T20:18:00Z" w:id="4442">
            <w:rPr>
              <w:rFonts w:ascii="Times New Roman"/>
              <w:color w:val="000000"/>
              <w:spacing w:val="8"/>
            </w:rPr>
          </w:rPrChange>
        </w:rPr>
        <w:t xml:space="preserve"> </w:t>
      </w:r>
      <w:r w:rsidR="00A96A35" w:rsidRPr="0027638C">
        <w:rPr>
          <w:sz w:val="24"/>
          <w:rPrChange w16du:dateUtc="2026-07-07T18:18:00Z" w:author="Author" w:date="2026-07-07T20:18:00Z" w:id="4443">
            <w:rPr>
              <w:rFonts w:ascii="Times New Roman"/>
              <w:color w:val="000000"/>
            </w:rPr>
          </w:rPrChange>
        </w:rPr>
        <w:t>ipsum</w:t>
      </w:r>
      <w:r w:rsidR="00A96A35" w:rsidRPr="0027638C">
        <w:rPr>
          <w:sz w:val="24"/>
          <w:rPrChange w16du:dateUtc="2026-07-07T18:18:00Z" w:author="Author" w:date="2026-07-07T20:18:00Z" w:id="4444">
            <w:rPr>
              <w:rFonts w:ascii="Times New Roman"/>
              <w:color w:val="000000"/>
              <w:spacing w:val="8"/>
            </w:rPr>
          </w:rPrChange>
        </w:rPr>
        <w:t xml:space="preserve"> </w:t>
      </w:r>
      <w:r w:rsidR="00A96A35" w:rsidRPr="0027638C">
        <w:rPr>
          <w:sz w:val="24"/>
          <w:rPrChange w16du:dateUtc="2026-07-07T18:18:00Z" w:author="Author" w:date="2026-07-07T20:18:00Z" w:id="4445">
            <w:rPr>
              <w:rFonts w:ascii="Times New Roman"/>
              <w:color w:val="000000"/>
            </w:rPr>
          </w:rPrChange>
        </w:rPr>
        <w:t>dolor</w:t>
      </w:r>
      <w:r w:rsidR="00A96A35" w:rsidRPr="0027638C">
        <w:rPr>
          <w:sz w:val="24"/>
          <w:rPrChange w16du:dateUtc="2026-07-07T18:18:00Z" w:author="Author" w:date="2026-07-07T20:18:00Z" w:id="4446">
            <w:rPr>
              <w:rFonts w:ascii="Times New Roman"/>
              <w:color w:val="000000"/>
              <w:spacing w:val="8"/>
            </w:rPr>
          </w:rPrChange>
        </w:rPr>
        <w:t xml:space="preserve"> </w:t>
      </w:r>
      <w:r w:rsidR="00A96A35" w:rsidRPr="0027638C">
        <w:rPr>
          <w:sz w:val="24"/>
          <w:rPrChange w16du:dateUtc="2026-07-07T18:18:00Z" w:author="Author" w:date="2026-07-07T20:18:00Z" w:id="4447">
            <w:rPr>
              <w:rFonts w:ascii="Times New Roman"/>
              <w:color w:val="000000"/>
            </w:rPr>
          </w:rPrChange>
        </w:rPr>
        <w:t>sit</w:t>
      </w:r>
      <w:r w:rsidR="00A96A35" w:rsidRPr="0027638C">
        <w:rPr>
          <w:sz w:val="24"/>
          <w:rPrChange w16du:dateUtc="2026-07-07T18:18:00Z" w:author="Author" w:date="2026-07-07T20:18:00Z" w:id="4448">
            <w:rPr>
              <w:rFonts w:ascii="Times New Roman"/>
              <w:color w:val="000000"/>
              <w:spacing w:val="8"/>
            </w:rPr>
          </w:rPrChange>
        </w:rPr>
        <w:t xml:space="preserve"> </w:t>
      </w:r>
      <w:r w:rsidR="00A96A35" w:rsidRPr="0027638C">
        <w:rPr>
          <w:sz w:val="24"/>
          <w:rPrChange w16du:dateUtc="2026-07-07T18:18:00Z" w:author="Author" w:date="2026-07-07T20:18:00Z" w:id="4449">
            <w:rPr>
              <w:rFonts w:ascii="Times New Roman"/>
              <w:color w:val="000000"/>
            </w:rPr>
          </w:rPrChange>
        </w:rPr>
        <w:t>amet</w:t>
      </w:r>
      <w:r w:rsidR="00A96A35" w:rsidRPr="0027638C">
        <w:rPr>
          <w:sz w:val="24"/>
          <w:rPrChange w16du:dateUtc="2026-07-07T18:18:00Z" w:author="Author" w:date="2026-07-07T20:18:00Z" w:id="4450">
            <w:rPr>
              <w:rFonts w:ascii="Times New Roman"/>
              <w:color w:val="000000"/>
              <w:spacing w:val="8"/>
            </w:rPr>
          </w:rPrChange>
        </w:rPr>
        <w:t xml:space="preserve"> </w:t>
      </w:r>
      <w:r w:rsidR="00A96A35" w:rsidRPr="0027638C">
        <w:rPr>
          <w:sz w:val="24"/>
          <w:rPrChange w16du:dateUtc="2026-07-07T18:18:00Z" w:author="Author" w:date="2026-07-07T20:18:00Z" w:id="4451">
            <w:rPr>
              <w:rFonts w:ascii="Times New Roman"/>
              <w:color w:val="000000"/>
            </w:rPr>
          </w:rPrChange>
        </w:rPr>
        <w:t>consectetur</w:t>
      </w:r>
      <w:r w:rsidR="00A96A35" w:rsidRPr="0027638C">
        <w:rPr>
          <w:sz w:val="24"/>
          <w:rPrChange w16du:dateUtc="2026-07-07T18:18:00Z" w:author="Author" w:date="2026-07-07T20:18:00Z" w:id="4452">
            <w:rPr>
              <w:rFonts w:ascii="Times New Roman"/>
              <w:color w:val="000000"/>
              <w:spacing w:val="8"/>
            </w:rPr>
          </w:rPrChange>
        </w:rPr>
        <w:t xml:space="preserve"> </w:t>
      </w:r>
      <w:r w:rsidR="00A96A35" w:rsidRPr="0027638C">
        <w:rPr>
          <w:sz w:val="24"/>
          <w:rPrChange w16du:dateUtc="2026-07-07T18:18:00Z" w:author="Author" w:date="2026-07-07T20:18:00Z" w:id="4453">
            <w:rPr>
              <w:rFonts w:ascii="Times New Roman" w:hAnsi="Times New Roman"/>
              <w:color w:val="000000"/>
            </w:rPr>
          </w:rPrChange>
        </w:rPr>
        <w:t>adipiscing</w:t>
      </w:r>
      <w:del w16du:dateUtc="2026-07-07T18:18:00Z" w:author="Author" w:date="2026-07-07T20:18:00Z" w:id="4454">
        <w:r>
          <w:rPr>
            <w:color w:val="000000"/>
          </w:rPr>
          <w:cr/>
        </w:r>
      </w:del>
      <w:r w:rsidR="00A96A35" w:rsidRPr="0027638C">
        <w:rPr>
          <w:sz w:val="24"/>
          <w:rPrChange w16du:dateUtc="2026-07-07T18:18:00Z" w:author="Author" w:date="2026-07-07T20:18:00Z" w:id="4455">
            <w:rPr>
              <w:rFonts w:ascii="Times New Roman"/>
              <w:color w:val="000000"/>
              <w:spacing w:val="665"/>
            </w:rPr>
          </w:rPrChange>
        </w:rPr>
        <w:t xml:space="preserve"> </w:t>
      </w:r>
      <w:r w:rsidR="00A96A35" w:rsidRPr="0027638C">
        <w:rPr>
          <w:sz w:val="24"/>
          <w:rPrChange w16du:dateUtc="2026-07-07T18:18:00Z" w:author="Author" w:date="2026-07-07T20:18:00Z" w:id="4456">
            <w:rPr>
              <w:rFonts w:ascii="Times New Roman"/>
              <w:color w:val="000000"/>
            </w:rPr>
          </w:rPrChange>
        </w:rPr>
        <w:t>elit</w:t>
      </w:r>
      <w:r w:rsidR="00A96A35" w:rsidRPr="0027638C">
        <w:rPr>
          <w:sz w:val="24"/>
          <w:rPrChange w16du:dateUtc="2026-07-07T18:18:00Z" w:author="Author" w:date="2026-07-07T20:18:00Z" w:id="4457">
            <w:rPr>
              <w:rFonts w:ascii="Times New Roman"/>
              <w:color w:val="000000"/>
              <w:spacing w:val="25"/>
            </w:rPr>
          </w:rPrChange>
        </w:rPr>
        <w:t xml:space="preserve"> </w:t>
      </w:r>
      <w:r w:rsidR="00A96A35" w:rsidRPr="0027638C">
        <w:rPr>
          <w:sz w:val="24"/>
          <w:rPrChange w16du:dateUtc="2026-07-07T18:18:00Z" w:author="Author" w:date="2026-07-07T20:18:00Z" w:id="4458">
            <w:rPr>
              <w:rFonts w:ascii="Times New Roman"/>
              <w:color w:val="000000"/>
            </w:rPr>
          </w:rPrChange>
        </w:rPr>
        <w:t>sed</w:t>
      </w:r>
      <w:r w:rsidR="00A96A35" w:rsidRPr="0027638C">
        <w:rPr>
          <w:sz w:val="24"/>
          <w:rPrChange w16du:dateUtc="2026-07-07T18:18:00Z" w:author="Author" w:date="2026-07-07T20:18:00Z" w:id="4459">
            <w:rPr>
              <w:rFonts w:ascii="Times New Roman"/>
              <w:color w:val="000000"/>
              <w:spacing w:val="25"/>
            </w:rPr>
          </w:rPrChange>
        </w:rPr>
        <w:t xml:space="preserve"> </w:t>
      </w:r>
      <w:r w:rsidR="00A96A35" w:rsidRPr="0027638C">
        <w:rPr>
          <w:sz w:val="24"/>
          <w:rPrChange w16du:dateUtc="2026-07-07T18:18:00Z" w:author="Author" w:date="2026-07-07T20:18:00Z" w:id="4460">
            <w:rPr>
              <w:rFonts w:ascii="Times New Roman"/>
              <w:color w:val="000000"/>
            </w:rPr>
          </w:rPrChange>
        </w:rPr>
        <w:t>do</w:t>
      </w:r>
      <w:r w:rsidR="00A96A35" w:rsidRPr="0027638C">
        <w:rPr>
          <w:sz w:val="24"/>
          <w:rPrChange w16du:dateUtc="2026-07-07T18:18:00Z" w:author="Author" w:date="2026-07-07T20:18:00Z" w:id="4461">
            <w:rPr>
              <w:rFonts w:ascii="Times New Roman"/>
              <w:color w:val="000000"/>
              <w:spacing w:val="25"/>
            </w:rPr>
          </w:rPrChange>
        </w:rPr>
        <w:t xml:space="preserve"> </w:t>
      </w:r>
      <w:r w:rsidR="00A96A35" w:rsidRPr="0027638C">
        <w:rPr>
          <w:sz w:val="24"/>
          <w:rPrChange w16du:dateUtc="2026-07-07T18:18:00Z" w:author="Author" w:date="2026-07-07T20:18:00Z" w:id="4462">
            <w:rPr>
              <w:rFonts w:ascii="Times New Roman"/>
              <w:color w:val="000000"/>
            </w:rPr>
          </w:rPrChange>
        </w:rPr>
        <w:t>eiusmod</w:t>
      </w:r>
      <w:r w:rsidR="00A96A35" w:rsidRPr="0027638C">
        <w:rPr>
          <w:sz w:val="24"/>
          <w:rPrChange w16du:dateUtc="2026-07-07T18:18:00Z" w:author="Author" w:date="2026-07-07T20:18:00Z" w:id="4463">
            <w:rPr>
              <w:rFonts w:ascii="Times New Roman"/>
              <w:color w:val="000000"/>
              <w:spacing w:val="25"/>
            </w:rPr>
          </w:rPrChange>
        </w:rPr>
        <w:t xml:space="preserve"> </w:t>
      </w:r>
      <w:r w:rsidR="00A96A35" w:rsidRPr="0027638C">
        <w:rPr>
          <w:sz w:val="24"/>
          <w:rPrChange w16du:dateUtc="2026-07-07T18:18:00Z" w:author="Author" w:date="2026-07-07T20:18:00Z" w:id="4464">
            <w:rPr>
              <w:rFonts w:ascii="Times New Roman"/>
              <w:color w:val="000000"/>
            </w:rPr>
          </w:rPrChange>
        </w:rPr>
        <w:t>Tempor,</w:t>
      </w:r>
      <w:r w:rsidR="00A96A35" w:rsidRPr="0027638C">
        <w:rPr>
          <w:sz w:val="24"/>
          <w:rPrChange w16du:dateUtc="2026-07-07T18:18:00Z" w:author="Author" w:date="2026-07-07T20:18:00Z" w:id="4465">
            <w:rPr>
              <w:rFonts w:ascii="Times New Roman"/>
              <w:color w:val="000000"/>
              <w:spacing w:val="25"/>
            </w:rPr>
          </w:rPrChange>
        </w:rPr>
        <w:t xml:space="preserve"> </w:t>
      </w:r>
      <w:r w:rsidR="00A96A35" w:rsidRPr="0027638C">
        <w:rPr>
          <w:sz w:val="24"/>
          <w:rPrChange w16du:dateUtc="2026-07-07T18:18:00Z" w:author="Author" w:date="2026-07-07T20:18:00Z" w:id="4466">
            <w:rPr>
              <w:rFonts w:ascii="Times New Roman"/>
              <w:color w:val="000000"/>
            </w:rPr>
          </w:rPrChange>
        </w:rPr>
        <w:t>incididunt</w:t>
      </w:r>
      <w:r w:rsidR="00A96A35" w:rsidRPr="0027638C">
        <w:rPr>
          <w:sz w:val="24"/>
          <w:rPrChange w16du:dateUtc="2026-07-07T18:18:00Z" w:author="Author" w:date="2026-07-07T20:18:00Z" w:id="4467">
            <w:rPr>
              <w:rFonts w:ascii="Times New Roman"/>
              <w:color w:val="000000"/>
              <w:spacing w:val="25"/>
            </w:rPr>
          </w:rPrChange>
        </w:rPr>
        <w:t xml:space="preserve"> </w:t>
      </w:r>
      <w:r w:rsidR="00A96A35" w:rsidRPr="0027638C">
        <w:rPr>
          <w:sz w:val="24"/>
          <w:rPrChange w16du:dateUtc="2026-07-07T18:18:00Z" w:author="Author" w:date="2026-07-07T20:18:00Z" w:id="4468">
            <w:rPr>
              <w:rFonts w:ascii="Times New Roman"/>
              <w:color w:val="000000"/>
            </w:rPr>
          </w:rPrChange>
        </w:rPr>
        <w:t>ut</w:t>
      </w:r>
      <w:r w:rsidR="00A96A35" w:rsidRPr="0027638C">
        <w:rPr>
          <w:sz w:val="24"/>
          <w:rPrChange w16du:dateUtc="2026-07-07T18:18:00Z" w:author="Author" w:date="2026-07-07T20:18:00Z" w:id="4469">
            <w:rPr>
              <w:rFonts w:ascii="Times New Roman"/>
              <w:color w:val="000000"/>
              <w:spacing w:val="25"/>
            </w:rPr>
          </w:rPrChange>
        </w:rPr>
        <w:t xml:space="preserve"> </w:t>
      </w:r>
      <w:r w:rsidR="00A96A35" w:rsidRPr="0027638C">
        <w:rPr>
          <w:sz w:val="24"/>
          <w:rPrChange w16du:dateUtc="2026-07-07T18:18:00Z" w:author="Author" w:date="2026-07-07T20:18:00Z" w:id="4470">
            <w:rPr>
              <w:rFonts w:ascii="Times New Roman"/>
              <w:color w:val="000000"/>
            </w:rPr>
          </w:rPrChange>
        </w:rPr>
        <w:t>labore</w:t>
      </w:r>
      <w:r w:rsidR="00A96A35" w:rsidRPr="0027638C">
        <w:rPr>
          <w:sz w:val="24"/>
          <w:rPrChange w16du:dateUtc="2026-07-07T18:18:00Z" w:author="Author" w:date="2026-07-07T20:18:00Z" w:id="4471">
            <w:rPr>
              <w:rFonts w:ascii="Times New Roman"/>
              <w:color w:val="000000"/>
              <w:spacing w:val="25"/>
            </w:rPr>
          </w:rPrChange>
        </w:rPr>
        <w:t xml:space="preserve"> </w:t>
      </w:r>
      <w:r w:rsidR="00A96A35" w:rsidRPr="0027638C">
        <w:rPr>
          <w:sz w:val="24"/>
          <w:rPrChange w16du:dateUtc="2026-07-07T18:18:00Z" w:author="Author" w:date="2026-07-07T20:18:00Z" w:id="4472">
            <w:rPr>
              <w:rFonts w:ascii="Times New Roman"/>
              <w:color w:val="000000"/>
            </w:rPr>
          </w:rPrChange>
        </w:rPr>
        <w:t>et</w:t>
      </w:r>
      <w:r w:rsidR="00A96A35" w:rsidRPr="0027638C">
        <w:rPr>
          <w:sz w:val="24"/>
          <w:rPrChange w16du:dateUtc="2026-07-07T18:18:00Z" w:author="Author" w:date="2026-07-07T20:18:00Z" w:id="4473">
            <w:rPr>
              <w:rFonts w:ascii="Times New Roman"/>
              <w:color w:val="000000"/>
              <w:spacing w:val="25"/>
            </w:rPr>
          </w:rPrChange>
        </w:rPr>
        <w:t xml:space="preserve"> </w:t>
      </w:r>
      <w:r w:rsidR="00A96A35" w:rsidRPr="0027638C">
        <w:rPr>
          <w:sz w:val="24"/>
          <w:rPrChange w16du:dateUtc="2026-07-07T18:18:00Z" w:author="Author" w:date="2026-07-07T20:18:00Z" w:id="4474">
            <w:rPr>
              <w:rFonts w:ascii="Times New Roman" w:hAnsi="Times New Roman"/>
              <w:color w:val="000000"/>
            </w:rPr>
          </w:rPrChange>
        </w:rPr>
        <w:t>Dolore</w:t>
      </w:r>
      <w:del w16du:dateUtc="2026-07-07T18:18:00Z" w:author="Author" w:date="2026-07-07T20:18:00Z" w:id="4475">
        <w:r>
          <w:rPr>
            <w:color w:val="000000"/>
          </w:rPr>
          <w:cr/>
        </w:r>
      </w:del>
      <w:r w:rsidR="00A96A35" w:rsidRPr="0027638C">
        <w:rPr>
          <w:sz w:val="24"/>
          <w:rPrChange w16du:dateUtc="2026-07-07T18:18:00Z" w:author="Author" w:date="2026-07-07T20:18:00Z" w:id="4476">
            <w:rPr>
              <w:rFonts w:ascii="Times New Roman"/>
              <w:color w:val="000000"/>
              <w:spacing w:val="665"/>
            </w:rPr>
          </w:rPrChange>
        </w:rPr>
        <w:t xml:space="preserve"> </w:t>
      </w:r>
      <w:r w:rsidR="00A96A35" w:rsidRPr="0027638C">
        <w:rPr>
          <w:sz w:val="24"/>
          <w:rPrChange w16du:dateUtc="2026-07-07T18:18:00Z" w:author="Author" w:date="2026-07-07T20:18:00Z" w:id="4477">
            <w:rPr>
              <w:rFonts w:ascii="Times New Roman"/>
              <w:color w:val="000000"/>
            </w:rPr>
          </w:rPrChange>
        </w:rPr>
        <w:t>Magna, Aliqua Lorem ipsum Dolor Sit;</w:t>
      </w:r>
    </w:p>
    <w:p w14:paraId="584D918E" w14:textId="3D53A22D" w:rsidR="009609E8" w:rsidRDefault="00000000" w:rsidRPr="0027638C">
      <w:pPr>
        <w:pStyle w:val="ListParagraph"/>
        <w:numPr>
          <w:ilvl w:val="3"/>
          <w:numId w:val="5"/>
        </w:numPr>
        <w:tabs>
          <w:tab w:pos="2878" w:val="left"/>
          <w:tab w:pos="2880" w:val="left"/>
        </w:tabs>
        <w:ind w:right="355"/>
        <w:rPr>
          <w:sz w:val="24"/>
          <w:rPrChange w16du:dateUtc="2026-07-07T18:18:00Z" w:author="Author" w:date="2026-07-07T20:18:00Z" w:id="4478">
            <w:rPr>
              <w:rFonts w:ascii="Times New Roman"/>
              <w:color w:val="000000"/>
            </w:rPr>
          </w:rPrChange>
        </w:rPr>
        <w:pPrChange w16du:dateUtc="2026-07-07T18:18:00Z" w:author="Author" w:date="2026-07-07T20:18:00Z" w:id="4479">
          <w:pPr>
            <w:spacing w:after="0" w:before="242" w:line="253" w:lineRule="exact"/>
            <w:ind w:left="1440"/>
            <w:jc w:val="left"/>
          </w:pPr>
        </w:pPrChange>
      </w:pPr>
      <w:del w16du:dateUtc="2026-07-07T18:18:00Z" w:author="Author" w:date="2026-07-07T20:18:00Z" w:id="4480">
        <w:r>
          <w:rPr>
            <w:color w:val="000000"/>
          </w:rPr>
          <w:delText>(B)</w:delText>
        </w:r>
        <w:r>
          <w:rPr>
            <w:color w:val="000000"/>
            <w:spacing w:val="372"/>
          </w:rPr>
          <w:delText xml:space="preserve"> </w:delText>
        </w:r>
      </w:del>
      <w:r w:rsidR="00A96A35" w:rsidRPr="0027638C">
        <w:rPr>
          <w:sz w:val="24"/>
          <w:rPrChange w16du:dateUtc="2026-07-07T18:18:00Z" w:author="Author" w:date="2026-07-07T20:18:00Z" w:id="4481">
            <w:rPr>
              <w:rFonts w:ascii="Times New Roman"/>
              <w:color w:val="000000"/>
            </w:rPr>
          </w:rPrChange>
        </w:rPr>
        <w:t>Amet</w:t>
      </w:r>
      <w:r w:rsidR="00A96A35" w:rsidRPr="0027638C">
        <w:rPr>
          <w:spacing w:val="-11"/>
          <w:sz w:val="24"/>
          <w:rPrChange w16du:dateUtc="2026-07-07T18:18:00Z" w:author="Author" w:date="2026-07-07T20:18:00Z" w:id="4482">
            <w:rPr>
              <w:rFonts w:ascii="Times New Roman"/>
              <w:color w:val="000000"/>
              <w:spacing w:val="-8"/>
            </w:rPr>
          </w:rPrChange>
        </w:rPr>
        <w:t xml:space="preserve"> </w:t>
      </w:r>
      <w:r w:rsidR="00A96A35" w:rsidRPr="0027638C">
        <w:rPr>
          <w:sz w:val="24"/>
          <w:rPrChange w16du:dateUtc="2026-07-07T18:18:00Z" w:author="Author" w:date="2026-07-07T20:18:00Z" w:id="4483">
            <w:rPr>
              <w:rFonts w:ascii="Times New Roman"/>
              <w:color w:val="000000"/>
            </w:rPr>
          </w:rPrChange>
        </w:rPr>
        <w:t>consectetur</w:t>
      </w:r>
      <w:r w:rsidR="00A96A35" w:rsidRPr="0027638C">
        <w:rPr>
          <w:spacing w:val="-11"/>
          <w:sz w:val="24"/>
          <w:rPrChange w16du:dateUtc="2026-07-07T18:18:00Z" w:author="Author" w:date="2026-07-07T20:18:00Z" w:id="4484">
            <w:rPr>
              <w:rFonts w:ascii="Times New Roman"/>
              <w:color w:val="000000"/>
              <w:spacing w:val="-8"/>
            </w:rPr>
          </w:rPrChange>
        </w:rPr>
        <w:t xml:space="preserve"> </w:t>
      </w:r>
      <w:r w:rsidR="00A96A35" w:rsidRPr="0027638C">
        <w:rPr>
          <w:sz w:val="24"/>
          <w:rPrChange w16du:dateUtc="2026-07-07T18:18:00Z" w:author="Author" w:date="2026-07-07T20:18:00Z" w:id="4485">
            <w:rPr>
              <w:rFonts w:ascii="Times New Roman"/>
              <w:color w:val="000000"/>
            </w:rPr>
          </w:rPrChange>
        </w:rPr>
        <w:t>adipiscing</w:t>
      </w:r>
      <w:r w:rsidR="00A96A35" w:rsidRPr="0027638C">
        <w:rPr>
          <w:spacing w:val="-11"/>
          <w:sz w:val="24"/>
          <w:rPrChange w16du:dateUtc="2026-07-07T18:18:00Z" w:author="Author" w:date="2026-07-07T20:18:00Z" w:id="4486">
            <w:rPr>
              <w:rFonts w:ascii="Times New Roman"/>
              <w:color w:val="000000"/>
              <w:spacing w:val="-8"/>
            </w:rPr>
          </w:rPrChange>
        </w:rPr>
        <w:t xml:space="preserve"> </w:t>
      </w:r>
      <w:r w:rsidR="00A96A35" w:rsidRPr="0027638C">
        <w:rPr>
          <w:sz w:val="24"/>
          <w:rPrChange w16du:dateUtc="2026-07-07T18:18:00Z" w:author="Author" w:date="2026-07-07T20:18:00Z" w:id="4487">
            <w:rPr>
              <w:rFonts w:ascii="Times New Roman"/>
              <w:color w:val="000000"/>
            </w:rPr>
          </w:rPrChange>
        </w:rPr>
        <w:t>elit</w:t>
      </w:r>
      <w:r w:rsidR="00A96A35" w:rsidRPr="0027638C">
        <w:rPr>
          <w:spacing w:val="-11"/>
          <w:sz w:val="24"/>
          <w:rPrChange w16du:dateUtc="2026-07-07T18:18:00Z" w:author="Author" w:date="2026-07-07T20:18:00Z" w:id="4488">
            <w:rPr>
              <w:rFonts w:ascii="Times New Roman"/>
              <w:color w:val="000000"/>
              <w:spacing w:val="-8"/>
            </w:rPr>
          </w:rPrChange>
        </w:rPr>
        <w:t xml:space="preserve"> </w:t>
      </w:r>
      <w:r w:rsidR="00A96A35" w:rsidRPr="0027638C">
        <w:rPr>
          <w:sz w:val="24"/>
          <w:rPrChange w16du:dateUtc="2026-07-07T18:18:00Z" w:author="Author" w:date="2026-07-07T20:18:00Z" w:id="4489">
            <w:rPr>
              <w:rFonts w:ascii="Times New Roman"/>
              <w:color w:val="000000"/>
            </w:rPr>
          </w:rPrChange>
        </w:rPr>
        <w:t>sed</w:t>
      </w:r>
      <w:r w:rsidR="00A96A35" w:rsidRPr="0027638C">
        <w:rPr>
          <w:spacing w:val="-11"/>
          <w:sz w:val="24"/>
          <w:rPrChange w16du:dateUtc="2026-07-07T18:18:00Z" w:author="Author" w:date="2026-07-07T20:18:00Z" w:id="4490">
            <w:rPr>
              <w:rFonts w:ascii="Times New Roman"/>
              <w:color w:val="000000"/>
              <w:spacing w:val="-8"/>
            </w:rPr>
          </w:rPrChange>
        </w:rPr>
        <w:t xml:space="preserve"> </w:t>
      </w:r>
      <w:r w:rsidR="00A96A35" w:rsidRPr="0027638C">
        <w:rPr>
          <w:sz w:val="24"/>
          <w:rPrChange w16du:dateUtc="2026-07-07T18:18:00Z" w:author="Author" w:date="2026-07-07T20:18:00Z" w:id="4491">
            <w:rPr>
              <w:rFonts w:ascii="Times New Roman"/>
              <w:color w:val="000000"/>
            </w:rPr>
          </w:rPrChange>
        </w:rPr>
        <w:t>do</w:t>
      </w:r>
      <w:r w:rsidR="00A96A35" w:rsidRPr="0027638C">
        <w:rPr>
          <w:spacing w:val="-11"/>
          <w:sz w:val="24"/>
          <w:rPrChange w16du:dateUtc="2026-07-07T18:18:00Z" w:author="Author" w:date="2026-07-07T20:18:00Z" w:id="4492">
            <w:rPr>
              <w:rFonts w:ascii="Times New Roman"/>
              <w:color w:val="000000"/>
              <w:spacing w:val="-8"/>
            </w:rPr>
          </w:rPrChange>
        </w:rPr>
        <w:t xml:space="preserve"> </w:t>
      </w:r>
      <w:r w:rsidR="00A96A35" w:rsidRPr="0027638C">
        <w:rPr>
          <w:sz w:val="24"/>
          <w:rPrChange w16du:dateUtc="2026-07-07T18:18:00Z" w:author="Author" w:date="2026-07-07T20:18:00Z" w:id="4493">
            <w:rPr>
              <w:rFonts w:ascii="Times New Roman"/>
              <w:color w:val="000000"/>
            </w:rPr>
          </w:rPrChange>
        </w:rPr>
        <w:t>eiusmod</w:t>
      </w:r>
      <w:r w:rsidR="00A96A35" w:rsidRPr="0027638C">
        <w:rPr>
          <w:spacing w:val="-11"/>
          <w:sz w:val="24"/>
          <w:rPrChange w16du:dateUtc="2026-07-07T18:18:00Z" w:author="Author" w:date="2026-07-07T20:18:00Z" w:id="4494">
            <w:rPr>
              <w:rFonts w:ascii="Times New Roman"/>
              <w:color w:val="000000"/>
              <w:spacing w:val="-8"/>
            </w:rPr>
          </w:rPrChange>
        </w:rPr>
        <w:t xml:space="preserve"> </w:t>
      </w:r>
      <w:r w:rsidR="00A96A35" w:rsidRPr="0027638C">
        <w:rPr>
          <w:sz w:val="24"/>
          <w:rPrChange w16du:dateUtc="2026-07-07T18:18:00Z" w:author="Author" w:date="2026-07-07T20:18:00Z" w:id="4495">
            <w:rPr>
              <w:rFonts w:ascii="Times New Roman"/>
              <w:color w:val="000000"/>
            </w:rPr>
          </w:rPrChange>
        </w:rPr>
        <w:t>tempor</w:t>
      </w:r>
      <w:r w:rsidR="00A96A35" w:rsidRPr="0027638C">
        <w:rPr>
          <w:spacing w:val="-11"/>
          <w:sz w:val="24"/>
          <w:rPrChange w16du:dateUtc="2026-07-07T18:18:00Z" w:author="Author" w:date="2026-07-07T20:18:00Z" w:id="4496">
            <w:rPr>
              <w:rFonts w:ascii="Times New Roman"/>
              <w:color w:val="000000"/>
              <w:spacing w:val="-8"/>
            </w:rPr>
          </w:rPrChange>
        </w:rPr>
        <w:t xml:space="preserve"> </w:t>
      </w:r>
      <w:r w:rsidR="00A96A35" w:rsidRPr="0027638C">
        <w:rPr>
          <w:sz w:val="24"/>
          <w:rPrChange w16du:dateUtc="2026-07-07T18:18:00Z" w:author="Author" w:date="2026-07-07T20:18:00Z" w:id="4497">
            <w:rPr>
              <w:rFonts w:ascii="Times New Roman"/>
              <w:color w:val="000000"/>
            </w:rPr>
          </w:rPrChange>
        </w:rPr>
        <w:t>incididunt</w:t>
      </w:r>
      <w:r w:rsidR="00A96A35" w:rsidRPr="0027638C">
        <w:rPr>
          <w:spacing w:val="-11"/>
          <w:sz w:val="24"/>
          <w:rPrChange w16du:dateUtc="2026-07-07T18:18:00Z" w:author="Author" w:date="2026-07-07T20:18:00Z" w:id="4498">
            <w:rPr>
              <w:rFonts w:ascii="Times New Roman"/>
              <w:color w:val="000000"/>
              <w:spacing w:val="-8"/>
            </w:rPr>
          </w:rPrChange>
        </w:rPr>
        <w:t xml:space="preserve"> </w:t>
      </w:r>
      <w:r w:rsidR="00A96A35" w:rsidRPr="0027638C">
        <w:rPr>
          <w:sz w:val="24"/>
          <w:rPrChange w16du:dateUtc="2026-07-07T18:18:00Z" w:author="Author" w:date="2026-07-07T20:18:00Z" w:id="4499">
            <w:rPr>
              <w:rFonts w:ascii="Times New Roman"/>
              <w:color w:val="000000"/>
            </w:rPr>
          </w:rPrChange>
        </w:rPr>
        <w:t>ut:</w:t>
      </w:r>
      <w:r w:rsidR="00A96A35" w:rsidRPr="0027638C">
        <w:rPr>
          <w:spacing w:val="-11"/>
          <w:sz w:val="24"/>
          <w:rPrChange w16du:dateUtc="2026-07-07T18:18:00Z" w:author="Author" w:date="2026-07-07T20:18:00Z" w:id="4500">
            <w:rPr>
              <w:rFonts w:ascii="Times New Roman"/>
              <w:color w:val="000000"/>
              <w:spacing w:val="-8"/>
            </w:rPr>
          </w:rPrChange>
        </w:rPr>
        <w:t xml:space="preserve"> </w:t>
      </w:r>
      <w:r w:rsidR="00A96A35" w:rsidRPr="0027638C">
        <w:rPr>
          <w:sz w:val="24"/>
          <w:rPrChange w16du:dateUtc="2026-07-07T18:18:00Z" w:author="Author" w:date="2026-07-07T20:18:00Z" w:id="4501">
            <w:rPr>
              <w:rFonts w:ascii="Times New Roman"/>
              <w:color w:val="000000"/>
            </w:rPr>
          </w:rPrChange>
        </w:rPr>
        <w:t>(labore)</w:t>
      </w:r>
      <w:r w:rsidR="00A96A35" w:rsidRPr="0027638C">
        <w:rPr>
          <w:spacing w:val="-11"/>
          <w:sz w:val="24"/>
          <w:rPrChange w16du:dateUtc="2026-07-07T18:18:00Z" w:author="Author" w:date="2026-07-07T20:18:00Z" w:id="4502">
            <w:rPr>
              <w:rFonts w:ascii="Times New Roman"/>
              <w:color w:val="000000"/>
              <w:spacing w:val="-8"/>
            </w:rPr>
          </w:rPrChange>
        </w:rPr>
        <w:t xml:space="preserve"> </w:t>
      </w:r>
      <w:r w:rsidR="00A96A35" w:rsidRPr="0027638C">
        <w:rPr>
          <w:sz w:val="24"/>
          <w:rPrChange w16du:dateUtc="2026-07-07T18:18:00Z" w:author="Author" w:date="2026-07-07T20:18:00Z" w:id="4503">
            <w:rPr>
              <w:rFonts w:ascii="Times New Roman" w:hAnsi="Times New Roman"/>
              <w:color w:val="000000"/>
            </w:rPr>
          </w:rPrChange>
        </w:rPr>
        <w:t>et</w:t>
      </w:r>
      <w:del w16du:dateUtc="2026-07-07T18:18:00Z" w:author="Author" w:date="2026-07-07T20:18:00Z" w:id="4504">
        <w:r>
          <w:rPr>
            <w:color w:val="000000"/>
          </w:rPr>
          <w:cr/>
        </w:r>
      </w:del>
      <w:r w:rsidR="00A96A35" w:rsidRPr="0027638C">
        <w:rPr>
          <w:sz w:val="24"/>
          <w:rPrChange w16du:dateUtc="2026-07-07T18:18:00Z" w:author="Author" w:date="2026-07-07T20:18:00Z" w:id="4505">
            <w:rPr>
              <w:rFonts w:ascii="Times New Roman"/>
              <w:color w:val="000000"/>
              <w:spacing w:val="665"/>
            </w:rPr>
          </w:rPrChange>
        </w:rPr>
        <w:t xml:space="preserve"> </w:t>
      </w:r>
      <w:r w:rsidR="00A96A35" w:rsidRPr="0027638C">
        <w:rPr>
          <w:sz w:val="24"/>
          <w:rPrChange w16du:dateUtc="2026-07-07T18:18:00Z" w:author="Author" w:date="2026-07-07T20:18:00Z" w:id="4506">
            <w:rPr>
              <w:rFonts w:ascii="Times New Roman"/>
              <w:color w:val="000000"/>
            </w:rPr>
          </w:rPrChange>
        </w:rPr>
        <w:t>dolore</w:t>
      </w:r>
      <w:r w:rsidR="00A96A35" w:rsidRPr="0027638C">
        <w:rPr>
          <w:sz w:val="24"/>
          <w:rPrChange w16du:dateUtc="2026-07-07T18:18:00Z" w:author="Author" w:date="2026-07-07T20:18:00Z" w:id="4507">
            <w:rPr>
              <w:rFonts w:ascii="Times New Roman"/>
              <w:color w:val="000000"/>
              <w:spacing w:val="110"/>
            </w:rPr>
          </w:rPrChange>
        </w:rPr>
        <w:t xml:space="preserve"> </w:t>
      </w:r>
      <w:r w:rsidR="00A96A35" w:rsidRPr="0027638C">
        <w:rPr>
          <w:sz w:val="24"/>
          <w:rPrChange w16du:dateUtc="2026-07-07T18:18:00Z" w:author="Author" w:date="2026-07-07T20:18:00Z" w:id="4508">
            <w:rPr>
              <w:rFonts w:ascii="Times New Roman"/>
              <w:color w:val="000000"/>
            </w:rPr>
          </w:rPrChange>
        </w:rPr>
        <w:t>magna</w:t>
      </w:r>
      <w:r w:rsidR="00A96A35" w:rsidRPr="0027638C">
        <w:rPr>
          <w:sz w:val="24"/>
          <w:rPrChange w16du:dateUtc="2026-07-07T18:18:00Z" w:author="Author" w:date="2026-07-07T20:18:00Z" w:id="4509">
            <w:rPr>
              <w:rFonts w:ascii="Times New Roman"/>
              <w:color w:val="000000"/>
              <w:spacing w:val="110"/>
            </w:rPr>
          </w:rPrChange>
        </w:rPr>
        <w:t xml:space="preserve"> </w:t>
      </w:r>
      <w:r w:rsidR="00A96A35" w:rsidRPr="0027638C">
        <w:rPr>
          <w:sz w:val="24"/>
          <w:rPrChange w16du:dateUtc="2026-07-07T18:18:00Z" w:author="Author" w:date="2026-07-07T20:18:00Z" w:id="4510">
            <w:rPr>
              <w:rFonts w:ascii="Times New Roman"/>
              <w:color w:val="000000"/>
            </w:rPr>
          </w:rPrChange>
        </w:rPr>
        <w:t>aliqua</w:t>
      </w:r>
      <w:r w:rsidR="00A96A35" w:rsidRPr="0027638C">
        <w:rPr>
          <w:sz w:val="24"/>
          <w:rPrChange w16du:dateUtc="2026-07-07T18:18:00Z" w:author="Author" w:date="2026-07-07T20:18:00Z" w:id="4511">
            <w:rPr>
              <w:rFonts w:ascii="Times New Roman"/>
              <w:color w:val="000000"/>
              <w:spacing w:val="110"/>
            </w:rPr>
          </w:rPrChange>
        </w:rPr>
        <w:t xml:space="preserve"> </w:t>
      </w:r>
      <w:r w:rsidR="00A96A35" w:rsidRPr="0027638C">
        <w:rPr>
          <w:sz w:val="24"/>
          <w:rPrChange w16du:dateUtc="2026-07-07T18:18:00Z" w:author="Author" w:date="2026-07-07T20:18:00Z" w:id="4512">
            <w:rPr>
              <w:rFonts w:ascii="Times New Roman"/>
              <w:color w:val="000000"/>
            </w:rPr>
          </w:rPrChange>
        </w:rPr>
        <w:t>Lorem,</w:t>
      </w:r>
      <w:r w:rsidR="00A96A35" w:rsidRPr="0027638C">
        <w:rPr>
          <w:sz w:val="24"/>
          <w:rPrChange w16du:dateUtc="2026-07-07T18:18:00Z" w:author="Author" w:date="2026-07-07T20:18:00Z" w:id="4513">
            <w:rPr>
              <w:rFonts w:ascii="Times New Roman"/>
              <w:color w:val="000000"/>
              <w:spacing w:val="110"/>
            </w:rPr>
          </w:rPrChange>
        </w:rPr>
        <w:t xml:space="preserve"> </w:t>
      </w:r>
      <w:r w:rsidR="00A96A35" w:rsidRPr="0027638C">
        <w:rPr>
          <w:sz w:val="24"/>
          <w:rPrChange w16du:dateUtc="2026-07-07T18:18:00Z" w:author="Author" w:date="2026-07-07T20:18:00Z" w:id="4514">
            <w:rPr>
              <w:rFonts w:ascii="Times New Roman"/>
              <w:color w:val="000000"/>
            </w:rPr>
          </w:rPrChange>
        </w:rPr>
        <w:t>ipsum</w:t>
      </w:r>
      <w:r w:rsidR="00A96A35" w:rsidRPr="0027638C">
        <w:rPr>
          <w:sz w:val="24"/>
          <w:rPrChange w16du:dateUtc="2026-07-07T18:18:00Z" w:author="Author" w:date="2026-07-07T20:18:00Z" w:id="4515">
            <w:rPr>
              <w:rFonts w:ascii="Times New Roman"/>
              <w:color w:val="000000"/>
              <w:spacing w:val="110"/>
            </w:rPr>
          </w:rPrChange>
        </w:rPr>
        <w:t xml:space="preserve"> </w:t>
      </w:r>
      <w:r w:rsidR="00A96A35" w:rsidRPr="0027638C">
        <w:rPr>
          <w:sz w:val="24"/>
          <w:rPrChange w16du:dateUtc="2026-07-07T18:18:00Z" w:author="Author" w:date="2026-07-07T20:18:00Z" w:id="4516">
            <w:rPr>
              <w:rFonts w:ascii="Times New Roman"/>
              <w:color w:val="000000"/>
            </w:rPr>
          </w:rPrChange>
        </w:rPr>
        <w:t>dolor</w:t>
      </w:r>
      <w:r w:rsidR="00A96A35" w:rsidRPr="0027638C">
        <w:rPr>
          <w:sz w:val="24"/>
          <w:rPrChange w16du:dateUtc="2026-07-07T18:18:00Z" w:author="Author" w:date="2026-07-07T20:18:00Z" w:id="4517">
            <w:rPr>
              <w:rFonts w:ascii="Times New Roman"/>
              <w:color w:val="000000"/>
              <w:spacing w:val="110"/>
            </w:rPr>
          </w:rPrChange>
        </w:rPr>
        <w:t xml:space="preserve"> </w:t>
      </w:r>
      <w:r w:rsidR="00A96A35" w:rsidRPr="0027638C">
        <w:rPr>
          <w:sz w:val="24"/>
          <w:rPrChange w16du:dateUtc="2026-07-07T18:18:00Z" w:author="Author" w:date="2026-07-07T20:18:00Z" w:id="4518">
            <w:rPr>
              <w:rFonts w:ascii="Times New Roman"/>
              <w:color w:val="000000"/>
            </w:rPr>
          </w:rPrChange>
        </w:rPr>
        <w:t>sit</w:t>
      </w:r>
      <w:r w:rsidR="00A96A35" w:rsidRPr="0027638C">
        <w:rPr>
          <w:sz w:val="24"/>
          <w:rPrChange w16du:dateUtc="2026-07-07T18:18:00Z" w:author="Author" w:date="2026-07-07T20:18:00Z" w:id="4519">
            <w:rPr>
              <w:rFonts w:ascii="Times New Roman"/>
              <w:color w:val="000000"/>
              <w:spacing w:val="110"/>
            </w:rPr>
          </w:rPrChange>
        </w:rPr>
        <w:t xml:space="preserve"> </w:t>
      </w:r>
      <w:r w:rsidR="00A96A35" w:rsidRPr="0027638C">
        <w:rPr>
          <w:sz w:val="24"/>
          <w:rPrChange w16du:dateUtc="2026-07-07T18:18:00Z" w:author="Author" w:date="2026-07-07T20:18:00Z" w:id="4520">
            <w:rPr>
              <w:rFonts w:ascii="Times New Roman" w:hAnsi="Times New Roman"/>
              <w:color w:val="000000"/>
            </w:rPr>
          </w:rPrChange>
        </w:rPr>
        <w:t>amet,</w:t>
      </w:r>
      <w:del w16du:dateUtc="2026-07-07T18:18:00Z" w:author="Author" w:date="2026-07-07T20:18:00Z" w:id="4521">
        <w:r>
          <w:rPr>
            <w:color w:val="000000"/>
          </w:rPr>
          <w:cr/>
        </w:r>
      </w:del>
      <w:r w:rsidR="00A96A35" w:rsidRPr="0027638C">
        <w:rPr>
          <w:sz w:val="24"/>
          <w:rPrChange w16du:dateUtc="2026-07-07T18:18:00Z" w:author="Author" w:date="2026-07-07T20:18:00Z" w:id="4522">
            <w:rPr>
              <w:rFonts w:ascii="Times New Roman"/>
              <w:color w:val="000000"/>
              <w:spacing w:val="665"/>
            </w:rPr>
          </w:rPrChange>
        </w:rPr>
        <w:t xml:space="preserve"> </w:t>
      </w:r>
      <w:r w:rsidR="00A96A35" w:rsidRPr="0027638C">
        <w:rPr>
          <w:sz w:val="24"/>
          <w:rPrChange w16du:dateUtc="2026-07-07T18:18:00Z" w:author="Author" w:date="2026-07-07T20:18:00Z" w:id="4523">
            <w:rPr>
              <w:rFonts w:ascii="Times New Roman"/>
              <w:color w:val="000000"/>
            </w:rPr>
          </w:rPrChange>
        </w:rPr>
        <w:t>consectetur,</w:t>
      </w:r>
      <w:r w:rsidR="00A96A35" w:rsidRPr="0027638C">
        <w:rPr>
          <w:sz w:val="24"/>
          <w:rPrChange w16du:dateUtc="2026-07-07T18:18:00Z" w:author="Author" w:date="2026-07-07T20:18:00Z" w:id="4524">
            <w:rPr>
              <w:rFonts w:ascii="Times New Roman"/>
              <w:color w:val="000000"/>
              <w:spacing w:val="111"/>
            </w:rPr>
          </w:rPrChange>
        </w:rPr>
        <w:t xml:space="preserve"> </w:t>
      </w:r>
      <w:r w:rsidR="00A96A35" w:rsidRPr="0027638C">
        <w:rPr>
          <w:sz w:val="24"/>
          <w:rPrChange w16du:dateUtc="2026-07-07T18:18:00Z" w:author="Author" w:date="2026-07-07T20:18:00Z" w:id="4525">
            <w:rPr>
              <w:rFonts w:ascii="Times New Roman"/>
              <w:color w:val="000000"/>
            </w:rPr>
          </w:rPrChange>
        </w:rPr>
        <w:t>adipiscing</w:t>
      </w:r>
      <w:r w:rsidR="00A96A35" w:rsidRPr="0027638C">
        <w:rPr>
          <w:sz w:val="24"/>
          <w:rPrChange w16du:dateUtc="2026-07-07T18:18:00Z" w:author="Author" w:date="2026-07-07T20:18:00Z" w:id="4526">
            <w:rPr>
              <w:rFonts w:ascii="Times New Roman"/>
              <w:color w:val="000000"/>
              <w:spacing w:val="111"/>
            </w:rPr>
          </w:rPrChange>
        </w:rPr>
        <w:t xml:space="preserve"> </w:t>
      </w:r>
      <w:r w:rsidR="00A96A35" w:rsidRPr="0027638C">
        <w:rPr>
          <w:sz w:val="24"/>
          <w:rPrChange w16du:dateUtc="2026-07-07T18:18:00Z" w:author="Author" w:date="2026-07-07T20:18:00Z" w:id="4527">
            <w:rPr>
              <w:rFonts w:ascii="Times New Roman"/>
              <w:color w:val="000000"/>
            </w:rPr>
          </w:rPrChange>
        </w:rPr>
        <w:t>elit</w:t>
      </w:r>
      <w:r w:rsidR="00A96A35" w:rsidRPr="0027638C">
        <w:rPr>
          <w:sz w:val="24"/>
          <w:rPrChange w16du:dateUtc="2026-07-07T18:18:00Z" w:author="Author" w:date="2026-07-07T20:18:00Z" w:id="4528">
            <w:rPr>
              <w:rFonts w:ascii="Times New Roman"/>
              <w:color w:val="000000"/>
              <w:spacing w:val="111"/>
            </w:rPr>
          </w:rPrChange>
        </w:rPr>
        <w:t xml:space="preserve"> </w:t>
      </w:r>
      <w:r w:rsidR="00A96A35" w:rsidRPr="0027638C">
        <w:rPr>
          <w:sz w:val="24"/>
          <w:rPrChange w16du:dateUtc="2026-07-07T18:18:00Z" w:author="Author" w:date="2026-07-07T20:18:00Z" w:id="4529">
            <w:rPr>
              <w:rFonts w:ascii="Times New Roman"/>
              <w:color w:val="000000"/>
            </w:rPr>
          </w:rPrChange>
        </w:rPr>
        <w:t>sed</w:t>
      </w:r>
      <w:r w:rsidR="00A96A35" w:rsidRPr="0027638C">
        <w:rPr>
          <w:sz w:val="24"/>
          <w:rPrChange w16du:dateUtc="2026-07-07T18:18:00Z" w:author="Author" w:date="2026-07-07T20:18:00Z" w:id="4530">
            <w:rPr>
              <w:rFonts w:ascii="Times New Roman"/>
              <w:color w:val="000000"/>
              <w:spacing w:val="111"/>
            </w:rPr>
          </w:rPrChange>
        </w:rPr>
        <w:t xml:space="preserve"> </w:t>
      </w:r>
      <w:r w:rsidR="00A96A35" w:rsidRPr="0027638C">
        <w:rPr>
          <w:sz w:val="24"/>
          <w:rPrChange w16du:dateUtc="2026-07-07T18:18:00Z" w:author="Author" w:date="2026-07-07T20:18:00Z" w:id="4531">
            <w:rPr>
              <w:rFonts w:ascii="Times New Roman"/>
              <w:color w:val="000000"/>
            </w:rPr>
          </w:rPrChange>
        </w:rPr>
        <w:t>do</w:t>
      </w:r>
      <w:r w:rsidR="00A96A35" w:rsidRPr="0027638C">
        <w:rPr>
          <w:sz w:val="24"/>
          <w:rPrChange w16du:dateUtc="2026-07-07T18:18:00Z" w:author="Author" w:date="2026-07-07T20:18:00Z" w:id="4532">
            <w:rPr>
              <w:rFonts w:ascii="Times New Roman"/>
              <w:color w:val="000000"/>
              <w:spacing w:val="111"/>
            </w:rPr>
          </w:rPrChange>
        </w:rPr>
        <w:t xml:space="preserve"> </w:t>
      </w:r>
      <w:r w:rsidR="00A96A35" w:rsidRPr="0027638C">
        <w:rPr>
          <w:sz w:val="24"/>
          <w:rPrChange w16du:dateUtc="2026-07-07T18:18:00Z" w:author="Author" w:date="2026-07-07T20:18:00Z" w:id="4533">
            <w:rPr>
              <w:rFonts w:ascii="Times New Roman"/>
              <w:color w:val="000000"/>
            </w:rPr>
          </w:rPrChange>
        </w:rPr>
        <w:t>Eiusmod</w:t>
      </w:r>
      <w:r w:rsidR="00A96A35" w:rsidRPr="0027638C">
        <w:rPr>
          <w:sz w:val="24"/>
          <w:rPrChange w16du:dateUtc="2026-07-07T18:18:00Z" w:author="Author" w:date="2026-07-07T20:18:00Z" w:id="4534">
            <w:rPr>
              <w:rFonts w:ascii="Times New Roman"/>
              <w:color w:val="000000"/>
              <w:spacing w:val="111"/>
            </w:rPr>
          </w:rPrChange>
        </w:rPr>
        <w:t xml:space="preserve"> </w:t>
      </w:r>
      <w:r w:rsidR="00A96A35" w:rsidRPr="0027638C">
        <w:rPr>
          <w:sz w:val="24"/>
          <w:rPrChange w16du:dateUtc="2026-07-07T18:18:00Z" w:author="Author" w:date="2026-07-07T20:18:00Z" w:id="4535">
            <w:rPr>
              <w:rFonts w:ascii="Times New Roman"/>
              <w:color w:val="000000"/>
            </w:rPr>
          </w:rPrChange>
        </w:rPr>
        <w:t>Tempor</w:t>
      </w:r>
      <w:r w:rsidR="00A96A35" w:rsidRPr="0027638C">
        <w:rPr>
          <w:sz w:val="24"/>
          <w:rPrChange w16du:dateUtc="2026-07-07T18:18:00Z" w:author="Author" w:date="2026-07-07T20:18:00Z" w:id="4536">
            <w:rPr>
              <w:rFonts w:ascii="Times New Roman"/>
              <w:color w:val="000000"/>
              <w:spacing w:val="111"/>
            </w:rPr>
          </w:rPrChange>
        </w:rPr>
        <w:t xml:space="preserve"> </w:t>
      </w:r>
      <w:r w:rsidR="00A96A35" w:rsidRPr="0027638C">
        <w:rPr>
          <w:sz w:val="24"/>
          <w:rPrChange w16du:dateUtc="2026-07-07T18:18:00Z" w:author="Author" w:date="2026-07-07T20:18:00Z" w:id="4537">
            <w:rPr>
              <w:rFonts w:ascii="Times New Roman"/>
              <w:color w:val="000000"/>
            </w:rPr>
          </w:rPrChange>
        </w:rPr>
        <w:t>Incididunt</w:t>
      </w:r>
      <w:r w:rsidR="00A96A35" w:rsidRPr="0027638C">
        <w:rPr>
          <w:sz w:val="24"/>
          <w:rPrChange w16du:dateUtc="2026-07-07T18:18:00Z" w:author="Author" w:date="2026-07-07T20:18:00Z" w:id="4538">
            <w:rPr>
              <w:rFonts w:ascii="Times New Roman"/>
              <w:color w:val="000000"/>
              <w:spacing w:val="111"/>
            </w:rPr>
          </w:rPrChange>
        </w:rPr>
        <w:t xml:space="preserve"> </w:t>
      </w:r>
      <w:r w:rsidR="00A96A35" w:rsidRPr="0027638C">
        <w:rPr>
          <w:sz w:val="24"/>
          <w:rPrChange w16du:dateUtc="2026-07-07T18:18:00Z" w:author="Author" w:date="2026-07-07T20:18:00Z" w:id="4539">
            <w:rPr>
              <w:rFonts w:ascii="Times New Roman" w:hAnsi="Times New Roman"/>
              <w:color w:val="000000"/>
            </w:rPr>
          </w:rPrChange>
        </w:rPr>
        <w:t>ut</w:t>
      </w:r>
      <w:del w16du:dateUtc="2026-07-07T18:18:00Z" w:author="Author" w:date="2026-07-07T20:18:00Z" w:id="4540">
        <w:r>
          <w:rPr>
            <w:color w:val="000000"/>
          </w:rPr>
          <w:cr/>
        </w:r>
      </w:del>
      <w:r w:rsidR="00A96A35" w:rsidRPr="0027638C">
        <w:rPr>
          <w:sz w:val="24"/>
          <w:rPrChange w16du:dateUtc="2026-07-07T18:18:00Z" w:author="Author" w:date="2026-07-07T20:18:00Z" w:id="4541">
            <w:rPr>
              <w:rFonts w:ascii="Times New Roman"/>
              <w:color w:val="000000"/>
              <w:spacing w:val="665"/>
            </w:rPr>
          </w:rPrChange>
        </w:rPr>
        <w:t xml:space="preserve"> </w:t>
      </w:r>
      <w:r w:rsidR="00A96A35" w:rsidRPr="0027638C">
        <w:rPr>
          <w:sz w:val="24"/>
          <w:rPrChange w16du:dateUtc="2026-07-07T18:18:00Z" w:author="Author" w:date="2026-07-07T20:18:00Z" w:id="4542">
            <w:rPr>
              <w:rFonts w:ascii="Times New Roman"/>
              <w:color w:val="000000"/>
            </w:rPr>
          </w:rPrChange>
        </w:rPr>
        <w:t>Labore</w:t>
      </w:r>
      <w:r w:rsidR="00A96A35" w:rsidRPr="0027638C">
        <w:rPr>
          <w:sz w:val="24"/>
          <w:rPrChange w16du:dateUtc="2026-07-07T18:18:00Z" w:author="Author" w:date="2026-07-07T20:18:00Z" w:id="4543">
            <w:rPr>
              <w:rFonts w:ascii="Times New Roman"/>
              <w:color w:val="000000"/>
              <w:spacing w:val="97"/>
            </w:rPr>
          </w:rPrChange>
        </w:rPr>
        <w:t xml:space="preserve"> </w:t>
      </w:r>
      <w:r w:rsidR="00A96A35" w:rsidRPr="0027638C">
        <w:rPr>
          <w:sz w:val="24"/>
          <w:rPrChange w16du:dateUtc="2026-07-07T18:18:00Z" w:author="Author" w:date="2026-07-07T20:18:00Z" w:id="4544">
            <w:rPr>
              <w:rFonts w:ascii="Times New Roman"/>
              <w:color w:val="000000"/>
            </w:rPr>
          </w:rPrChange>
        </w:rPr>
        <w:t>Et</w:t>
      </w:r>
      <w:r w:rsidR="00A96A35" w:rsidRPr="0027638C">
        <w:rPr>
          <w:sz w:val="24"/>
          <w:rPrChange w16du:dateUtc="2026-07-07T18:18:00Z" w:author="Author" w:date="2026-07-07T20:18:00Z" w:id="4545">
            <w:rPr>
              <w:rFonts w:ascii="Times New Roman"/>
              <w:color w:val="000000"/>
              <w:spacing w:val="97"/>
            </w:rPr>
          </w:rPrChange>
        </w:rPr>
        <w:t xml:space="preserve"> </w:t>
      </w:r>
      <w:r w:rsidR="00A96A35" w:rsidRPr="0027638C">
        <w:rPr>
          <w:sz w:val="24"/>
          <w:rPrChange w16du:dateUtc="2026-07-07T18:18:00Z" w:author="Author" w:date="2026-07-07T20:18:00Z" w:id="4546">
            <w:rPr>
              <w:rFonts w:ascii="Times New Roman"/>
              <w:color w:val="000000"/>
            </w:rPr>
          </w:rPrChange>
        </w:rPr>
        <w:t>dolore</w:t>
      </w:r>
      <w:r w:rsidR="00A96A35" w:rsidRPr="0027638C">
        <w:rPr>
          <w:sz w:val="24"/>
          <w:rPrChange w16du:dateUtc="2026-07-07T18:18:00Z" w:author="Author" w:date="2026-07-07T20:18:00Z" w:id="4547">
            <w:rPr>
              <w:rFonts w:ascii="Times New Roman"/>
              <w:color w:val="000000"/>
              <w:spacing w:val="97"/>
            </w:rPr>
          </w:rPrChange>
        </w:rPr>
        <w:t xml:space="preserve"> </w:t>
      </w:r>
      <w:r w:rsidR="00A96A35" w:rsidRPr="0027638C">
        <w:rPr>
          <w:sz w:val="24"/>
          <w:rPrChange w16du:dateUtc="2026-07-07T18:18:00Z" w:author="Author" w:date="2026-07-07T20:18:00Z" w:id="4548">
            <w:rPr>
              <w:rFonts w:ascii="Times New Roman"/>
              <w:color w:val="000000"/>
            </w:rPr>
          </w:rPrChange>
        </w:rPr>
        <w:t>magna</w:t>
      </w:r>
      <w:r w:rsidR="00A96A35" w:rsidRPr="0027638C">
        <w:rPr>
          <w:sz w:val="24"/>
          <w:rPrChange w16du:dateUtc="2026-07-07T18:18:00Z" w:author="Author" w:date="2026-07-07T20:18:00Z" w:id="4549">
            <w:rPr>
              <w:rFonts w:ascii="Times New Roman"/>
              <w:color w:val="000000"/>
              <w:spacing w:val="97"/>
            </w:rPr>
          </w:rPrChange>
        </w:rPr>
        <w:t xml:space="preserve"> </w:t>
      </w:r>
      <w:r w:rsidR="00A96A35" w:rsidRPr="0027638C">
        <w:rPr>
          <w:sz w:val="24"/>
          <w:rPrChange w16du:dateUtc="2026-07-07T18:18:00Z" w:author="Author" w:date="2026-07-07T20:18:00Z" w:id="4550">
            <w:rPr>
              <w:rFonts w:ascii="Times New Roman"/>
              <w:color w:val="000000"/>
            </w:rPr>
          </w:rPrChange>
        </w:rPr>
        <w:t>aliqua</w:t>
      </w:r>
      <w:r w:rsidR="00A96A35" w:rsidRPr="0027638C">
        <w:rPr>
          <w:sz w:val="24"/>
          <w:rPrChange w16du:dateUtc="2026-07-07T18:18:00Z" w:author="Author" w:date="2026-07-07T20:18:00Z" w:id="4551">
            <w:rPr>
              <w:rFonts w:ascii="Times New Roman"/>
              <w:color w:val="000000"/>
              <w:spacing w:val="97"/>
            </w:rPr>
          </w:rPrChange>
        </w:rPr>
        <w:t xml:space="preserve"> </w:t>
      </w:r>
      <w:r w:rsidR="00A96A35" w:rsidRPr="0027638C">
        <w:rPr>
          <w:sz w:val="24"/>
          <w:rPrChange w16du:dateUtc="2026-07-07T18:18:00Z" w:author="Author" w:date="2026-07-07T20:18:00Z" w:id="4552">
            <w:rPr>
              <w:rFonts w:ascii="Times New Roman"/>
              <w:color w:val="000000"/>
            </w:rPr>
          </w:rPrChange>
        </w:rPr>
        <w:t>Lorem</w:t>
      </w:r>
      <w:r w:rsidR="00A96A35" w:rsidRPr="0027638C">
        <w:rPr>
          <w:sz w:val="24"/>
          <w:rPrChange w16du:dateUtc="2026-07-07T18:18:00Z" w:author="Author" w:date="2026-07-07T20:18:00Z" w:id="4553">
            <w:rPr>
              <w:rFonts w:ascii="Times New Roman"/>
              <w:color w:val="000000"/>
              <w:spacing w:val="97"/>
            </w:rPr>
          </w:rPrChange>
        </w:rPr>
        <w:t xml:space="preserve"> </w:t>
      </w:r>
      <w:r w:rsidR="00A96A35" w:rsidRPr="0027638C">
        <w:rPr>
          <w:sz w:val="24"/>
          <w:rPrChange w16du:dateUtc="2026-07-07T18:18:00Z" w:author="Author" w:date="2026-07-07T20:18:00Z" w:id="4554">
            <w:rPr>
              <w:rFonts w:ascii="Times New Roman"/>
              <w:color w:val="000000"/>
            </w:rPr>
          </w:rPrChange>
        </w:rPr>
        <w:t>ipsum</w:t>
      </w:r>
      <w:r w:rsidR="00A96A35" w:rsidRPr="0027638C">
        <w:rPr>
          <w:sz w:val="24"/>
          <w:rPrChange w16du:dateUtc="2026-07-07T18:18:00Z" w:author="Author" w:date="2026-07-07T20:18:00Z" w:id="4555">
            <w:rPr>
              <w:rFonts w:ascii="Times New Roman"/>
              <w:color w:val="000000"/>
              <w:spacing w:val="97"/>
            </w:rPr>
          </w:rPrChange>
        </w:rPr>
        <w:t xml:space="preserve"> </w:t>
      </w:r>
      <w:r w:rsidR="00A96A35" w:rsidRPr="0027638C">
        <w:rPr>
          <w:sz w:val="24"/>
          <w:rPrChange w16du:dateUtc="2026-07-07T18:18:00Z" w:author="Author" w:date="2026-07-07T20:18:00Z" w:id="4556">
            <w:rPr>
              <w:rFonts w:ascii="Times New Roman"/>
              <w:color w:val="000000"/>
            </w:rPr>
          </w:rPrChange>
        </w:rPr>
        <w:t>dolor</w:t>
      </w:r>
      <w:r w:rsidR="00A96A35" w:rsidRPr="0027638C">
        <w:rPr>
          <w:sz w:val="24"/>
          <w:rPrChange w16du:dateUtc="2026-07-07T18:18:00Z" w:author="Author" w:date="2026-07-07T20:18:00Z" w:id="4557">
            <w:rPr>
              <w:rFonts w:ascii="Times New Roman"/>
              <w:color w:val="000000"/>
              <w:spacing w:val="97"/>
            </w:rPr>
          </w:rPrChange>
        </w:rPr>
        <w:t xml:space="preserve"> </w:t>
      </w:r>
      <w:r w:rsidR="00A96A35" w:rsidRPr="0027638C">
        <w:rPr>
          <w:sz w:val="24"/>
          <w:rPrChange w16du:dateUtc="2026-07-07T18:18:00Z" w:author="Author" w:date="2026-07-07T20:18:00Z" w:id="4558">
            <w:rPr>
              <w:rFonts w:ascii="Times New Roman" w:hAnsi="Times New Roman"/>
              <w:color w:val="000000"/>
            </w:rPr>
          </w:rPrChange>
        </w:rPr>
        <w:t>sit</w:t>
      </w:r>
      <w:del w16du:dateUtc="2026-07-07T18:18:00Z" w:author="Author" w:date="2026-07-07T20:18:00Z" w:id="4559">
        <w:r>
          <w:rPr>
            <w:color w:val="000000"/>
          </w:rPr>
          <w:cr/>
        </w:r>
      </w:del>
      <w:r w:rsidR="00A96A35" w:rsidRPr="0027638C">
        <w:rPr>
          <w:sz w:val="24"/>
          <w:rPrChange w16du:dateUtc="2026-07-07T18:18:00Z" w:author="Author" w:date="2026-07-07T20:18:00Z" w:id="4560">
            <w:rPr>
              <w:rFonts w:ascii="Times New Roman"/>
              <w:color w:val="000000"/>
              <w:spacing w:val="665"/>
            </w:rPr>
          </w:rPrChange>
        </w:rPr>
        <w:t xml:space="preserve"> </w:t>
      </w:r>
      <w:r w:rsidR="00A96A35" w:rsidRPr="0027638C">
        <w:rPr>
          <w:sz w:val="24"/>
          <w:rPrChange w16du:dateUtc="2026-07-07T18:18:00Z" w:author="Author" w:date="2026-07-07T20:18:00Z" w:id="4561">
            <w:rPr>
              <w:rFonts w:ascii="Times New Roman"/>
              <w:color w:val="000000"/>
            </w:rPr>
          </w:rPrChange>
        </w:rPr>
        <w:t>Amet;</w:t>
      </w:r>
      <w:r w:rsidR="00A96A35" w:rsidRPr="0027638C">
        <w:rPr>
          <w:sz w:val="24"/>
          <w:rPrChange w16du:dateUtc="2026-07-07T18:18:00Z" w:author="Author" w:date="2026-07-07T20:18:00Z" w:id="4562">
            <w:rPr>
              <w:rFonts w:ascii="Times New Roman"/>
              <w:color w:val="000000"/>
              <w:spacing w:val="74"/>
            </w:rPr>
          </w:rPrChange>
        </w:rPr>
        <w:t xml:space="preserve"> </w:t>
      </w:r>
      <w:r w:rsidR="00A96A35" w:rsidRPr="0027638C">
        <w:rPr>
          <w:sz w:val="24"/>
          <w:rPrChange w16du:dateUtc="2026-07-07T18:18:00Z" w:author="Author" w:date="2026-07-07T20:18:00Z" w:id="4563">
            <w:rPr>
              <w:rFonts w:ascii="Times New Roman"/>
              <w:color w:val="000000"/>
            </w:rPr>
          </w:rPrChange>
        </w:rPr>
        <w:t>consectetur</w:t>
      </w:r>
      <w:r w:rsidR="00A96A35" w:rsidRPr="0027638C">
        <w:rPr>
          <w:sz w:val="24"/>
          <w:rPrChange w16du:dateUtc="2026-07-07T18:18:00Z" w:author="Author" w:date="2026-07-07T20:18:00Z" w:id="4564">
            <w:rPr>
              <w:rFonts w:ascii="Times New Roman"/>
              <w:color w:val="000000"/>
              <w:spacing w:val="75"/>
            </w:rPr>
          </w:rPrChange>
        </w:rPr>
        <w:t xml:space="preserve"> </w:t>
      </w:r>
      <w:r w:rsidR="00A96A35" w:rsidRPr="0027638C">
        <w:rPr>
          <w:sz w:val="24"/>
          <w:rPrChange w16du:dateUtc="2026-07-07T18:18:00Z" w:author="Author" w:date="2026-07-07T20:18:00Z" w:id="4565">
            <w:rPr>
              <w:rFonts w:ascii="Times New Roman"/>
              <w:color w:val="000000"/>
            </w:rPr>
          </w:rPrChange>
        </w:rPr>
        <w:t>(adipiscing)</w:t>
      </w:r>
      <w:r w:rsidR="00A96A35" w:rsidRPr="0027638C">
        <w:rPr>
          <w:sz w:val="24"/>
          <w:rPrChange w16du:dateUtc="2026-07-07T18:18:00Z" w:author="Author" w:date="2026-07-07T20:18:00Z" w:id="4566">
            <w:rPr>
              <w:rFonts w:ascii="Times New Roman"/>
              <w:color w:val="000000"/>
              <w:spacing w:val="74"/>
            </w:rPr>
          </w:rPrChange>
        </w:rPr>
        <w:t xml:space="preserve"> </w:t>
      </w:r>
      <w:r w:rsidR="00A96A35" w:rsidRPr="0027638C">
        <w:rPr>
          <w:sz w:val="24"/>
          <w:rPrChange w16du:dateUtc="2026-07-07T18:18:00Z" w:author="Author" w:date="2026-07-07T20:18:00Z" w:id="4567">
            <w:rPr>
              <w:rFonts w:ascii="Times New Roman"/>
              <w:color w:val="000000"/>
            </w:rPr>
          </w:rPrChange>
        </w:rPr>
        <w:t>elit</w:t>
      </w:r>
      <w:r w:rsidR="00A96A35" w:rsidRPr="0027638C">
        <w:rPr>
          <w:sz w:val="24"/>
          <w:rPrChange w16du:dateUtc="2026-07-07T18:18:00Z" w:author="Author" w:date="2026-07-07T20:18:00Z" w:id="4568">
            <w:rPr>
              <w:rFonts w:ascii="Times New Roman"/>
              <w:color w:val="000000"/>
              <w:spacing w:val="74"/>
            </w:rPr>
          </w:rPrChange>
        </w:rPr>
        <w:t xml:space="preserve"> </w:t>
      </w:r>
      <w:r w:rsidR="00A96A35" w:rsidRPr="0027638C">
        <w:rPr>
          <w:sz w:val="24"/>
          <w:rPrChange w16du:dateUtc="2026-07-07T18:18:00Z" w:author="Author" w:date="2026-07-07T20:18:00Z" w:id="4569">
            <w:rPr>
              <w:rFonts w:ascii="Times New Roman"/>
              <w:color w:val="000000"/>
            </w:rPr>
          </w:rPrChange>
        </w:rPr>
        <w:t>sed</w:t>
      </w:r>
      <w:r w:rsidR="00A96A35" w:rsidRPr="0027638C">
        <w:rPr>
          <w:sz w:val="24"/>
          <w:rPrChange w16du:dateUtc="2026-07-07T18:18:00Z" w:author="Author" w:date="2026-07-07T20:18:00Z" w:id="4570">
            <w:rPr>
              <w:rFonts w:ascii="Times New Roman"/>
              <w:color w:val="000000"/>
              <w:spacing w:val="75"/>
            </w:rPr>
          </w:rPrChange>
        </w:rPr>
        <w:t xml:space="preserve"> </w:t>
      </w:r>
      <w:r w:rsidR="00A96A35" w:rsidRPr="0027638C">
        <w:rPr>
          <w:sz w:val="24"/>
          <w:rPrChange w16du:dateUtc="2026-07-07T18:18:00Z" w:author="Author" w:date="2026-07-07T20:18:00Z" w:id="4571">
            <w:rPr>
              <w:rFonts w:ascii="Times New Roman"/>
              <w:color w:val="000000"/>
            </w:rPr>
          </w:rPrChange>
        </w:rPr>
        <w:t>do</w:t>
      </w:r>
      <w:r w:rsidR="00A96A35" w:rsidRPr="0027638C">
        <w:rPr>
          <w:sz w:val="24"/>
          <w:rPrChange w16du:dateUtc="2026-07-07T18:18:00Z" w:author="Author" w:date="2026-07-07T20:18:00Z" w:id="4572">
            <w:rPr>
              <w:rFonts w:ascii="Times New Roman"/>
              <w:color w:val="000000"/>
              <w:spacing w:val="74"/>
            </w:rPr>
          </w:rPrChange>
        </w:rPr>
        <w:t xml:space="preserve"> </w:t>
      </w:r>
      <w:r w:rsidR="00A96A35" w:rsidRPr="0027638C">
        <w:rPr>
          <w:sz w:val="24"/>
          <w:rPrChange w16du:dateUtc="2026-07-07T18:18:00Z" w:author="Author" w:date="2026-07-07T20:18:00Z" w:id="4573">
            <w:rPr>
              <w:rFonts w:ascii="Times New Roman"/>
              <w:color w:val="000000"/>
            </w:rPr>
          </w:rPrChange>
        </w:rPr>
        <w:t>eiusmod</w:t>
      </w:r>
      <w:r w:rsidR="00A96A35" w:rsidRPr="0027638C">
        <w:rPr>
          <w:sz w:val="24"/>
          <w:rPrChange w16du:dateUtc="2026-07-07T18:18:00Z" w:author="Author" w:date="2026-07-07T20:18:00Z" w:id="4574">
            <w:rPr>
              <w:rFonts w:ascii="Times New Roman"/>
              <w:color w:val="000000"/>
              <w:spacing w:val="74"/>
            </w:rPr>
          </w:rPrChange>
        </w:rPr>
        <w:t xml:space="preserve"> </w:t>
      </w:r>
      <w:r w:rsidR="00A96A35" w:rsidRPr="0027638C">
        <w:rPr>
          <w:sz w:val="24"/>
          <w:rPrChange w16du:dateUtc="2026-07-07T18:18:00Z" w:author="Author" w:date="2026-07-07T20:18:00Z" w:id="4575">
            <w:rPr>
              <w:rFonts w:ascii="Times New Roman"/>
              <w:color w:val="000000"/>
            </w:rPr>
          </w:rPrChange>
        </w:rPr>
        <w:t>tempor</w:t>
      </w:r>
      <w:r w:rsidR="00A96A35" w:rsidRPr="0027638C">
        <w:rPr>
          <w:sz w:val="24"/>
          <w:rPrChange w16du:dateUtc="2026-07-07T18:18:00Z" w:author="Author" w:date="2026-07-07T20:18:00Z" w:id="4576">
            <w:rPr>
              <w:rFonts w:ascii="Times New Roman"/>
              <w:color w:val="000000"/>
              <w:spacing w:val="75"/>
            </w:rPr>
          </w:rPrChange>
        </w:rPr>
        <w:t xml:space="preserve"> </w:t>
      </w:r>
      <w:r w:rsidR="00C91267" w:rsidRPr="0027638C">
        <w:rPr>
          <w:sz w:val="24"/>
          <w:rPrChange w16du:dateUtc="2026-07-07T18:18:00Z" w:author="Author" w:date="2026-07-07T20:18:00Z" w:id="4577">
            <w:rPr>
              <w:rFonts w:ascii="Times New Roman"/>
              <w:color w:val="000000"/>
            </w:rPr>
          </w:rPrChange>
        </w:rPr>
        <w:t>Incididunt-</w:t>
      </w:r>
      <w:del w16du:dateUtc="2026-07-07T18:18:00Z" w:author="Author" w:date="2026-07-07T20:18:00Z" w:id="4578">
        <w:r>
          <w:rPr>
            <w:color w:val="000000"/>
          </w:rPr>
          <w:delText>processor</w:delText>
        </w:r>
      </w:del>
      <w:ins w16du:dateUtc="2026-07-07T18:18:00Z" w:author="Author" w:date="2026-07-07T20:18:00Z" w:id="4579">
        <w:r w:rsidR="00C91267" w:rsidRPr="0027638C">
          <w:rPr>
            <w:sz w:val="24"/>
            <w:szCs w:val="24"/>
          </w:rPr>
          <w:t>Ut</w:t>
        </w:r>
      </w:ins>
      <w:r w:rsidR="00A96A35" w:rsidRPr="0027638C">
        <w:rPr>
          <w:sz w:val="24"/>
          <w:rPrChange w16du:dateUtc="2026-07-07T18:18:00Z" w:author="Author" w:date="2026-07-07T20:18:00Z" w:id="4580">
            <w:rPr>
              <w:rFonts w:ascii="Times New Roman"/>
              <w:color w:val="000000"/>
              <w:spacing w:val="75"/>
            </w:rPr>
          </w:rPrChange>
        </w:rPr>
        <w:t xml:space="preserve"> </w:t>
      </w:r>
      <w:r w:rsidR="00A96A35" w:rsidRPr="0027638C">
        <w:rPr>
          <w:sz w:val="24"/>
          <w:rPrChange w16du:dateUtc="2026-07-07T18:18:00Z" w:author="Author" w:date="2026-07-07T20:18:00Z" w:id="4581">
            <w:rPr>
              <w:rFonts w:ascii="Times New Roman" w:hAnsi="Times New Roman"/>
              <w:color w:val="000000"/>
            </w:rPr>
          </w:rPrChange>
        </w:rPr>
        <w:t>labore</w:t>
      </w:r>
      <w:del w16du:dateUtc="2026-07-07T18:18:00Z" w:author="Author" w:date="2026-07-07T20:18:00Z" w:id="4582">
        <w:r>
          <w:rPr>
            <w:color w:val="000000"/>
          </w:rPr>
          <w:cr/>
        </w:r>
      </w:del>
      <w:r w:rsidR="00A96A35" w:rsidRPr="0027638C">
        <w:rPr>
          <w:sz w:val="24"/>
          <w:rPrChange w16du:dateUtc="2026-07-07T18:18:00Z" w:author="Author" w:date="2026-07-07T20:18:00Z" w:id="4583">
            <w:rPr>
              <w:rFonts w:ascii="Times New Roman"/>
              <w:color w:val="000000"/>
              <w:spacing w:val="665"/>
            </w:rPr>
          </w:rPrChange>
        </w:rPr>
        <w:t xml:space="preserve"> </w:t>
      </w:r>
      <w:r w:rsidR="00A96A35" w:rsidRPr="0027638C">
        <w:rPr>
          <w:sz w:val="24"/>
          <w:rPrChange w16du:dateUtc="2026-07-07T18:18:00Z" w:author="Author" w:date="2026-07-07T20:18:00Z" w:id="4584">
            <w:rPr>
              <w:rFonts w:ascii="Times New Roman"/>
              <w:color w:val="000000"/>
            </w:rPr>
          </w:rPrChange>
        </w:rPr>
        <w:t>Et</w:t>
      </w:r>
      <w:r w:rsidR="00A96A35" w:rsidRPr="0027638C">
        <w:rPr>
          <w:sz w:val="24"/>
          <w:rPrChange w16du:dateUtc="2026-07-07T18:18:00Z" w:author="Author" w:date="2026-07-07T20:18:00Z" w:id="4585">
            <w:rPr>
              <w:rFonts w:ascii="Times New Roman"/>
              <w:color w:val="000000"/>
              <w:spacing w:val="34"/>
            </w:rPr>
          </w:rPrChange>
        </w:rPr>
        <w:t xml:space="preserve"> </w:t>
      </w:r>
      <w:r w:rsidR="00A96A35" w:rsidRPr="0027638C">
        <w:rPr>
          <w:sz w:val="24"/>
          <w:rPrChange w16du:dateUtc="2026-07-07T18:18:00Z" w:author="Author" w:date="2026-07-07T20:18:00Z" w:id="4586">
            <w:rPr>
              <w:rFonts w:ascii="Times New Roman"/>
              <w:color w:val="000000"/>
            </w:rPr>
          </w:rPrChange>
        </w:rPr>
        <w:t>(dolore</w:t>
      </w:r>
      <w:r w:rsidR="00A96A35" w:rsidRPr="0027638C">
        <w:rPr>
          <w:sz w:val="24"/>
          <w:rPrChange w16du:dateUtc="2026-07-07T18:18:00Z" w:author="Author" w:date="2026-07-07T20:18:00Z" w:id="4587">
            <w:rPr>
              <w:rFonts w:ascii="Times New Roman"/>
              <w:color w:val="000000"/>
              <w:spacing w:val="34"/>
            </w:rPr>
          </w:rPrChange>
        </w:rPr>
        <w:t xml:space="preserve"> </w:t>
      </w:r>
      <w:r w:rsidR="00A96A35" w:rsidRPr="0027638C">
        <w:rPr>
          <w:sz w:val="24"/>
          <w:rPrChange w16du:dateUtc="2026-07-07T18:18:00Z" w:author="Author" w:date="2026-07-07T20:18:00Z" w:id="4588">
            <w:rPr>
              <w:rFonts w:ascii="Times New Roman"/>
              <w:color w:val="000000"/>
            </w:rPr>
          </w:rPrChange>
        </w:rPr>
        <w:t>magna</w:t>
      </w:r>
      <w:r w:rsidR="00A96A35" w:rsidRPr="0027638C">
        <w:rPr>
          <w:sz w:val="24"/>
          <w:rPrChange w16du:dateUtc="2026-07-07T18:18:00Z" w:author="Author" w:date="2026-07-07T20:18:00Z" w:id="4589">
            <w:rPr>
              <w:rFonts w:ascii="Times New Roman"/>
              <w:color w:val="000000"/>
              <w:spacing w:val="34"/>
            </w:rPr>
          </w:rPrChange>
        </w:rPr>
        <w:t xml:space="preserve"> </w:t>
      </w:r>
      <w:r w:rsidR="00A96A35" w:rsidRPr="0027638C">
        <w:rPr>
          <w:sz w:val="24"/>
          <w:rPrChange w16du:dateUtc="2026-07-07T18:18:00Z" w:author="Author" w:date="2026-07-07T20:18:00Z" w:id="4590">
            <w:rPr>
              <w:rFonts w:ascii="Times New Roman"/>
              <w:color w:val="000000"/>
            </w:rPr>
          </w:rPrChange>
        </w:rPr>
        <w:t>aliqua</w:t>
      </w:r>
      <w:r w:rsidR="00A96A35" w:rsidRPr="0027638C">
        <w:rPr>
          <w:sz w:val="24"/>
          <w:rPrChange w16du:dateUtc="2026-07-07T18:18:00Z" w:author="Author" w:date="2026-07-07T20:18:00Z" w:id="4591">
            <w:rPr>
              <w:rFonts w:ascii="Times New Roman"/>
              <w:color w:val="000000"/>
              <w:spacing w:val="34"/>
            </w:rPr>
          </w:rPrChange>
        </w:rPr>
        <w:t xml:space="preserve"> </w:t>
      </w:r>
      <w:r w:rsidR="00A96A35" w:rsidRPr="0027638C">
        <w:rPr>
          <w:sz w:val="24"/>
          <w:rPrChange w16du:dateUtc="2026-07-07T18:18:00Z" w:author="Author" w:date="2026-07-07T20:18:00Z" w:id="4592">
            <w:rPr>
              <w:rFonts w:ascii="Times New Roman"/>
              <w:color w:val="000000"/>
            </w:rPr>
          </w:rPrChange>
        </w:rPr>
        <w:t>lorem</w:t>
      </w:r>
      <w:r w:rsidR="00A96A35" w:rsidRPr="0027638C">
        <w:rPr>
          <w:sz w:val="24"/>
          <w:rPrChange w16du:dateUtc="2026-07-07T18:18:00Z" w:author="Author" w:date="2026-07-07T20:18:00Z" w:id="4593">
            <w:rPr>
              <w:rFonts w:ascii="Times New Roman"/>
              <w:color w:val="000000"/>
              <w:spacing w:val="34"/>
            </w:rPr>
          </w:rPrChange>
        </w:rPr>
        <w:t xml:space="preserve"> </w:t>
      </w:r>
      <w:r w:rsidR="00A96A35" w:rsidRPr="0027638C">
        <w:rPr>
          <w:sz w:val="24"/>
          <w:rPrChange w16du:dateUtc="2026-07-07T18:18:00Z" w:author="Author" w:date="2026-07-07T20:18:00Z" w:id="4594">
            <w:rPr>
              <w:rFonts w:ascii="Times New Roman"/>
              <w:color w:val="000000"/>
            </w:rPr>
          </w:rPrChange>
        </w:rPr>
        <w:t>ipsum</w:t>
      </w:r>
      <w:r w:rsidR="00A96A35" w:rsidRPr="0027638C">
        <w:rPr>
          <w:sz w:val="24"/>
          <w:rPrChange w16du:dateUtc="2026-07-07T18:18:00Z" w:author="Author" w:date="2026-07-07T20:18:00Z" w:id="4595">
            <w:rPr>
              <w:rFonts w:ascii="Times New Roman"/>
              <w:color w:val="000000"/>
              <w:spacing w:val="34"/>
            </w:rPr>
          </w:rPrChange>
        </w:rPr>
        <w:t xml:space="preserve"> </w:t>
      </w:r>
      <w:r w:rsidR="00A96A35" w:rsidRPr="0027638C">
        <w:rPr>
          <w:sz w:val="24"/>
          <w:rPrChange w16du:dateUtc="2026-07-07T18:18:00Z" w:author="Author" w:date="2026-07-07T20:18:00Z" w:id="4596">
            <w:rPr>
              <w:rFonts w:ascii="Times New Roman"/>
              <w:color w:val="000000"/>
            </w:rPr>
          </w:rPrChange>
        </w:rPr>
        <w:t>dolor)</w:t>
      </w:r>
      <w:r w:rsidR="00A96A35" w:rsidRPr="0027638C">
        <w:rPr>
          <w:sz w:val="24"/>
          <w:rPrChange w16du:dateUtc="2026-07-07T18:18:00Z" w:author="Author" w:date="2026-07-07T20:18:00Z" w:id="4597">
            <w:rPr>
              <w:rFonts w:ascii="Times New Roman"/>
              <w:color w:val="000000"/>
              <w:spacing w:val="34"/>
            </w:rPr>
          </w:rPrChange>
        </w:rPr>
        <w:t xml:space="preserve"> </w:t>
      </w:r>
      <w:r w:rsidR="00A96A35" w:rsidRPr="0027638C">
        <w:rPr>
          <w:sz w:val="24"/>
          <w:rPrChange w16du:dateUtc="2026-07-07T18:18:00Z" w:author="Author" w:date="2026-07-07T20:18:00Z" w:id="4598">
            <w:rPr>
              <w:rFonts w:ascii="Times New Roman"/>
              <w:color w:val="000000"/>
            </w:rPr>
          </w:rPrChange>
        </w:rPr>
        <w:t>sit</w:t>
      </w:r>
      <w:r w:rsidR="00A96A35" w:rsidRPr="0027638C">
        <w:rPr>
          <w:sz w:val="24"/>
          <w:rPrChange w16du:dateUtc="2026-07-07T18:18:00Z" w:author="Author" w:date="2026-07-07T20:18:00Z" w:id="4599">
            <w:rPr>
              <w:rFonts w:ascii="Times New Roman"/>
              <w:color w:val="000000"/>
              <w:spacing w:val="34"/>
            </w:rPr>
          </w:rPrChange>
        </w:rPr>
        <w:t xml:space="preserve"> </w:t>
      </w:r>
      <w:r w:rsidR="00A96A35" w:rsidRPr="0027638C">
        <w:rPr>
          <w:sz w:val="24"/>
          <w:rPrChange w16du:dateUtc="2026-07-07T18:18:00Z" w:author="Author" w:date="2026-07-07T20:18:00Z" w:id="4600">
            <w:rPr>
              <w:rFonts w:ascii="Times New Roman" w:hAnsi="Times New Roman"/>
              <w:color w:val="000000"/>
            </w:rPr>
          </w:rPrChange>
        </w:rPr>
        <w:t>amet</w:t>
      </w:r>
      <w:del w16du:dateUtc="2026-07-07T18:18:00Z" w:author="Author" w:date="2026-07-07T20:18:00Z" w:id="4601">
        <w:r>
          <w:rPr>
            <w:color w:val="000000"/>
          </w:rPr>
          <w:cr/>
        </w:r>
      </w:del>
      <w:r w:rsidR="00A96A35" w:rsidRPr="0027638C">
        <w:rPr>
          <w:sz w:val="24"/>
          <w:rPrChange w16du:dateUtc="2026-07-07T18:18:00Z" w:author="Author" w:date="2026-07-07T20:18:00Z" w:id="4602">
            <w:rPr>
              <w:rFonts w:ascii="Times New Roman"/>
              <w:color w:val="000000"/>
              <w:spacing w:val="665"/>
            </w:rPr>
          </w:rPrChange>
        </w:rPr>
        <w:t xml:space="preserve"> </w:t>
      </w:r>
      <w:r w:rsidR="00A96A35" w:rsidRPr="0027638C">
        <w:rPr>
          <w:sz w:val="24"/>
          <w:rPrChange w16du:dateUtc="2026-07-07T18:18:00Z" w:author="Author" w:date="2026-07-07T20:18:00Z" w:id="4603">
            <w:rPr>
              <w:rFonts w:ascii="Times New Roman"/>
              <w:color w:val="000000"/>
            </w:rPr>
          </w:rPrChange>
        </w:rPr>
        <w:t>consectetur adipiscing elit sed do eiusmod tempor incididunt ut labore Et; dolore</w:t>
      </w:r>
    </w:p>
    <w:p w14:paraId="00966629" w14:textId="77777777" w:rsidR="008166CF" w:rsidRDefault="008166CF">
      <w:pPr>
        <w:spacing w:line="0" w:lineRule="atLeast"/>
        <w:rPr>
          <w:del w16du:dateUtc="2026-07-07T18:18:00Z" w:author="Author" w:date="2026-07-07T20:18:00Z" w:id="4604"/>
          <w:rFonts w:ascii="Arial"/>
          <w:color w:val="FF0000"/>
          <w:sz w:val="2"/>
        </w:rPr>
      </w:pPr>
    </w:p>
    <w:p w14:paraId="02A02560" w14:textId="77777777" w:rsidR="008166CF" w:rsidRDefault="00000000">
      <w:pPr>
        <w:spacing w:line="0" w:lineRule="atLeast"/>
        <w:rPr>
          <w:del w16du:dateUtc="2026-07-07T18:18:00Z" w:author="Author" w:date="2026-07-07T20:18:00Z" w:id="4605"/>
          <w:rFonts w:ascii="Arial"/>
          <w:color w:val="FF0000"/>
          <w:sz w:val="2"/>
        </w:rPr>
      </w:pPr>
      <w:del w16du:dateUtc="2026-07-07T18:18:00Z" w:author="Author" w:date="2026-07-07T20:18:00Z" w:id="4606">
        <w:r>
          <w:rPr>
            <w:rFonts w:ascii="Arial"/>
            <w:color w:val="FF0000"/>
            <w:sz w:val="2"/>
          </w:rPr>
          <w:cr/>
        </w:r>
        <w:r>
          <w:rPr>
            <w:rFonts w:ascii="Arial"/>
            <w:color w:val="FF0000"/>
            <w:sz w:val="2"/>
          </w:rPr>
          <w:br w:type="page"/>
        </w:r>
      </w:del>
    </w:p>
    <w:p w14:paraId="01F5B810" w14:textId="77777777" w:rsidR="008166CF" w:rsidRDefault="008166CF">
      <w:pPr>
        <w:pStyle w:val="NoList1"/>
        <w:rPr>
          <w:del w16du:dateUtc="2026-07-07T18:18:00Z" w:author="Author" w:date="2026-07-07T20:18:00Z" w:id="4607"/>
        </w:rPr>
        <w:sectPr w:rsidR="008166CF">
          <w:pgSz w:h="15840" w:w="12240"/>
          <w:pgMar w:bottom="0" w:footer="720" w:gutter="0" w:header="720" w:left="2160" w:right="100" w:top="713"/>
          <w:pgNumType w:start="1"/>
          <w:cols w:space="720"/>
          <w:docGrid w:linePitch="1"/>
        </w:sectPr>
      </w:pPr>
    </w:p>
    <w:p w14:paraId="02E19F10" w14:textId="77777777" w:rsidR="008166CF" w:rsidRDefault="008166CF">
      <w:pPr>
        <w:spacing w:line="0" w:lineRule="atLeast"/>
        <w:rPr>
          <w:del w16du:dateUtc="2026-07-07T18:18:00Z" w:author="Author" w:date="2026-07-07T20:18:00Z" w:id="4608"/>
          <w:rFonts w:ascii="Arial"/>
          <w:color w:val="FF0000"/>
          <w:sz w:val="2"/>
        </w:rPr>
      </w:pPr>
    </w:p>
    <w:p w14:paraId="00CC96FD" w14:textId="77777777" w:rsidR="008166CF" w:rsidRDefault="00CE63A4">
      <w:pPr>
        <w:spacing w:line="276" w:lineRule="exact"/>
        <w:ind w:left="4620"/>
        <w:rPr>
          <w:del w16du:dateUtc="2026-07-07T18:18:00Z" w:author="Author" w:date="2026-07-07T20:18:00Z" w:id="4609"/>
          <w:color w:val="000000"/>
          <w:sz w:val="24"/>
        </w:rPr>
      </w:pPr>
      <w:bookmarkStart w:id="4610" w:name="br7"/>
      <w:bookmarkEnd w:id="4610"/>
      <w:del w16du:dateUtc="2026-07-07T18:18:00Z" w:author="Author" w:date="2026-07-07T20:18:00Z" w:id="4611">
        <w:r>
          <w:rPr>
            <w:rFonts w:asciiTheme="minorHAnsi"/>
            <w:noProof/>
          </w:rPr>
          <w:pict w14:anchorId="7B9C0A05">
            <v:shape alt="" id="_x00005" style="position:absolute;left:0;text-align:left;margin-left:-1pt;margin-top:-1pt;width:3pt;height:3pt;z-index:-251646976;mso-wrap-edited:f;mso-width-percent:0;mso-height-percent:0;mso-position-horizontal:absolute;mso-position-horizontal-relative:page;mso-position-vertical:absolute;mso-position-vertical-relative:page;mso-width-percent:0;mso-height-percent:0" type="#_x0000_t75" o:spid="_x0000_s2071">
              <v:imagedata r:id="rId14"/>
              <w10:wrap anchorx="page" anchory="page"/>
            </v:shape>
          </w:pict>
        </w:r>
        <w:r w:rsidR="00000000">
          <w:rPr>
            <w:color w:val="000000"/>
            <w:sz w:val="24"/>
          </w:rPr>
          <w:delText>7</w:delText>
        </w:r>
      </w:del>
    </w:p>
    <w:p w14:paraId="584D9190" w14:textId="1BD5BAD2" w:rsidR="009609E8" w:rsidRDefault="00000000" w:rsidRPr="0027638C">
      <w:pPr>
        <w:pStyle w:val="ListParagraph"/>
        <w:numPr>
          <w:ilvl w:val="3"/>
          <w:numId w:val="5"/>
        </w:numPr>
        <w:tabs>
          <w:tab w:pos="2878" w:val="left"/>
          <w:tab w:pos="2880" w:val="left"/>
        </w:tabs>
        <w:spacing w:before="84"/>
        <w:ind w:right="357"/>
        <w:rPr>
          <w:sz w:val="24"/>
          <w:rPrChange w16du:dateUtc="2026-07-07T18:18:00Z" w:author="Author" w:date="2026-07-07T20:18:00Z" w:id="4612">
            <w:rPr>
              <w:rFonts w:ascii="Times New Roman"/>
              <w:color w:val="000000"/>
            </w:rPr>
          </w:rPrChange>
        </w:rPr>
        <w:pPrChange w16du:dateUtc="2026-07-07T18:18:00Z" w:author="Author" w:date="2026-07-07T20:18:00Z" w:id="4613">
          <w:pPr>
            <w:spacing w:after="0" w:before="464" w:line="252" w:lineRule="exact"/>
            <w:ind w:left="2160"/>
            <w:jc w:val="left"/>
          </w:pPr>
        </w:pPrChange>
      </w:pPr>
      <w:del w16du:dateUtc="2026-07-07T18:18:00Z" w:author="Author" w:date="2026-07-07T20:18:00Z" w:id="4614">
        <w:r>
          <w:rPr>
            <w:color w:val="000000"/>
          </w:rPr>
          <w:delText>(C)</w:delText>
        </w:r>
        <w:r>
          <w:rPr>
            <w:color w:val="000000"/>
            <w:spacing w:val="372"/>
          </w:rPr>
          <w:delText xml:space="preserve"> </w:delText>
        </w:r>
      </w:del>
      <w:r w:rsidR="00A96A35" w:rsidRPr="0027638C">
        <w:rPr>
          <w:sz w:val="24"/>
          <w:rPrChange w16du:dateUtc="2026-07-07T18:18:00Z" w:author="Author" w:date="2026-07-07T20:18:00Z" w:id="4615">
            <w:rPr>
              <w:rFonts w:ascii="Times New Roman"/>
              <w:color w:val="000000"/>
            </w:rPr>
          </w:rPrChange>
        </w:rPr>
        <w:t>magna</w:t>
      </w:r>
      <w:r w:rsidR="00A96A35" w:rsidRPr="0027638C">
        <w:rPr>
          <w:sz w:val="24"/>
          <w:rPrChange w16du:dateUtc="2026-07-07T18:18:00Z" w:author="Author" w:date="2026-07-07T20:18:00Z" w:id="4616">
            <w:rPr>
              <w:rFonts w:ascii="Times New Roman"/>
              <w:color w:val="000000"/>
              <w:spacing w:val="87"/>
            </w:rPr>
          </w:rPrChange>
        </w:rPr>
        <w:t xml:space="preserve"> </w:t>
      </w:r>
      <w:r w:rsidR="00A96A35" w:rsidRPr="0027638C">
        <w:rPr>
          <w:sz w:val="24"/>
          <w:rPrChange w16du:dateUtc="2026-07-07T18:18:00Z" w:author="Author" w:date="2026-07-07T20:18:00Z" w:id="4617">
            <w:rPr>
              <w:rFonts w:ascii="Times New Roman"/>
              <w:color w:val="000000"/>
            </w:rPr>
          </w:rPrChange>
        </w:rPr>
        <w:t>aliqua-lorem</w:t>
      </w:r>
      <w:r w:rsidR="00A96A35" w:rsidRPr="0027638C">
        <w:rPr>
          <w:sz w:val="24"/>
          <w:rPrChange w16du:dateUtc="2026-07-07T18:18:00Z" w:author="Author" w:date="2026-07-07T20:18:00Z" w:id="4618">
            <w:rPr>
              <w:rFonts w:ascii="Times New Roman"/>
              <w:color w:val="000000"/>
              <w:spacing w:val="87"/>
            </w:rPr>
          </w:rPrChange>
        </w:rPr>
        <w:t xml:space="preserve"> </w:t>
      </w:r>
      <w:r w:rsidR="00A96A35" w:rsidRPr="0027638C">
        <w:rPr>
          <w:sz w:val="24"/>
          <w:rPrChange w16du:dateUtc="2026-07-07T18:18:00Z" w:author="Author" w:date="2026-07-07T20:18:00Z" w:id="4619">
            <w:rPr>
              <w:rFonts w:ascii="Times New Roman"/>
              <w:color w:val="000000"/>
            </w:rPr>
          </w:rPrChange>
        </w:rPr>
        <w:t>ipsum</w:t>
      </w:r>
      <w:r w:rsidR="00A96A35" w:rsidRPr="0027638C">
        <w:rPr>
          <w:sz w:val="24"/>
          <w:rPrChange w16du:dateUtc="2026-07-07T18:18:00Z" w:author="Author" w:date="2026-07-07T20:18:00Z" w:id="4620">
            <w:rPr>
              <w:rFonts w:ascii="Times New Roman"/>
              <w:color w:val="000000"/>
              <w:spacing w:val="87"/>
            </w:rPr>
          </w:rPrChange>
        </w:rPr>
        <w:t xml:space="preserve"> </w:t>
      </w:r>
      <w:r w:rsidR="00A96A35" w:rsidRPr="0027638C">
        <w:rPr>
          <w:sz w:val="24"/>
          <w:rPrChange w16du:dateUtc="2026-07-07T18:18:00Z" w:author="Author" w:date="2026-07-07T20:18:00Z" w:id="4621">
            <w:rPr>
              <w:rFonts w:ascii="Times New Roman"/>
              <w:color w:val="000000"/>
            </w:rPr>
          </w:rPrChange>
        </w:rPr>
        <w:t>dolor</w:t>
      </w:r>
      <w:r w:rsidR="00A96A35" w:rsidRPr="0027638C">
        <w:rPr>
          <w:sz w:val="24"/>
          <w:rPrChange w16du:dateUtc="2026-07-07T18:18:00Z" w:author="Author" w:date="2026-07-07T20:18:00Z" w:id="4622">
            <w:rPr>
              <w:rFonts w:ascii="Times New Roman"/>
              <w:color w:val="000000"/>
              <w:spacing w:val="87"/>
            </w:rPr>
          </w:rPrChange>
        </w:rPr>
        <w:t xml:space="preserve"> </w:t>
      </w:r>
      <w:r w:rsidR="00A96A35" w:rsidRPr="0027638C">
        <w:rPr>
          <w:sz w:val="24"/>
          <w:rPrChange w16du:dateUtc="2026-07-07T18:18:00Z" w:author="Author" w:date="2026-07-07T20:18:00Z" w:id="4623">
            <w:rPr>
              <w:rFonts w:ascii="Times New Roman"/>
              <w:color w:val="000000"/>
            </w:rPr>
          </w:rPrChange>
        </w:rPr>
        <w:t>Sit</w:t>
      </w:r>
      <w:r w:rsidR="00A96A35" w:rsidRPr="0027638C">
        <w:rPr>
          <w:sz w:val="24"/>
          <w:rPrChange w16du:dateUtc="2026-07-07T18:18:00Z" w:author="Author" w:date="2026-07-07T20:18:00Z" w:id="4624">
            <w:rPr>
              <w:rFonts w:ascii="Times New Roman"/>
              <w:color w:val="000000"/>
              <w:spacing w:val="88"/>
            </w:rPr>
          </w:rPrChange>
        </w:rPr>
        <w:t xml:space="preserve"> </w:t>
      </w:r>
      <w:r w:rsidR="00A96A35" w:rsidRPr="0027638C">
        <w:rPr>
          <w:sz w:val="24"/>
          <w:rPrChange w16du:dateUtc="2026-07-07T18:18:00Z" w:author="Author" w:date="2026-07-07T20:18:00Z" w:id="4625">
            <w:rPr>
              <w:rFonts w:ascii="Times New Roman"/>
              <w:color w:val="000000"/>
            </w:rPr>
          </w:rPrChange>
        </w:rPr>
        <w:t>amet</w:t>
      </w:r>
      <w:r w:rsidR="00A96A35" w:rsidRPr="0027638C">
        <w:rPr>
          <w:sz w:val="24"/>
          <w:rPrChange w16du:dateUtc="2026-07-07T18:18:00Z" w:author="Author" w:date="2026-07-07T20:18:00Z" w:id="4626">
            <w:rPr>
              <w:rFonts w:ascii="Times New Roman"/>
              <w:color w:val="000000"/>
              <w:spacing w:val="88"/>
            </w:rPr>
          </w:rPrChange>
        </w:rPr>
        <w:t xml:space="preserve"> </w:t>
      </w:r>
      <w:r w:rsidR="00C91267" w:rsidRPr="0027638C">
        <w:rPr>
          <w:sz w:val="24"/>
          <w:rPrChange w16du:dateUtc="2026-07-07T18:18:00Z" w:author="Author" w:date="2026-07-07T20:18:00Z" w:id="4627">
            <w:rPr>
              <w:rFonts w:ascii="Times New Roman"/>
              <w:color w:val="000000"/>
            </w:rPr>
          </w:rPrChange>
        </w:rPr>
        <w:t>Consectetur-</w:t>
      </w:r>
      <w:del w16du:dateUtc="2026-07-07T18:18:00Z" w:author="Author" w:date="2026-07-07T20:18:00Z" w:id="4628">
        <w:r>
          <w:rPr>
            <w:color w:val="000000"/>
          </w:rPr>
          <w:delText>processor</w:delText>
        </w:r>
      </w:del>
      <w:ins w16du:dateUtc="2026-07-07T18:18:00Z" w:author="Author" w:date="2026-07-07T20:18:00Z" w:id="4629">
        <w:r w:rsidR="00C91267" w:rsidRPr="0027638C">
          <w:rPr>
            <w:sz w:val="24"/>
            <w:szCs w:val="24"/>
          </w:rPr>
          <w:t>Adipiscing</w:t>
        </w:r>
      </w:ins>
      <w:r w:rsidR="00A96A35" w:rsidRPr="0027638C">
        <w:rPr>
          <w:sz w:val="24"/>
          <w:rPrChange w16du:dateUtc="2026-07-07T18:18:00Z" w:author="Author" w:date="2026-07-07T20:18:00Z" w:id="4630">
            <w:rPr>
              <w:rFonts w:ascii="Times New Roman"/>
              <w:color w:val="000000"/>
              <w:spacing w:val="88"/>
            </w:rPr>
          </w:rPrChange>
        </w:rPr>
        <w:t xml:space="preserve"> </w:t>
      </w:r>
      <w:r w:rsidR="00A96A35" w:rsidRPr="0027638C">
        <w:rPr>
          <w:sz w:val="24"/>
          <w:rPrChange w16du:dateUtc="2026-07-07T18:18:00Z" w:author="Author" w:date="2026-07-07T20:18:00Z" w:id="4631">
            <w:rPr>
              <w:rFonts w:ascii="Times New Roman"/>
              <w:color w:val="000000"/>
            </w:rPr>
          </w:rPrChange>
        </w:rPr>
        <w:t>elit</w:t>
      </w:r>
      <w:r w:rsidR="00A96A35" w:rsidRPr="0027638C">
        <w:rPr>
          <w:sz w:val="24"/>
          <w:rPrChange w16du:dateUtc="2026-07-07T18:18:00Z" w:author="Author" w:date="2026-07-07T20:18:00Z" w:id="4632">
            <w:rPr>
              <w:rFonts w:ascii="Times New Roman"/>
              <w:color w:val="000000"/>
              <w:spacing w:val="88"/>
            </w:rPr>
          </w:rPrChange>
        </w:rPr>
        <w:t xml:space="preserve"> </w:t>
      </w:r>
      <w:r w:rsidR="00A96A35" w:rsidRPr="0027638C">
        <w:rPr>
          <w:sz w:val="24"/>
          <w:rPrChange w16du:dateUtc="2026-07-07T18:18:00Z" w:author="Author" w:date="2026-07-07T20:18:00Z" w:id="4633">
            <w:rPr>
              <w:rFonts w:ascii="Times New Roman" w:hAnsi="Times New Roman"/>
              <w:color w:val="000000"/>
            </w:rPr>
          </w:rPrChange>
        </w:rPr>
        <w:t>sed</w:t>
      </w:r>
      <w:del w16du:dateUtc="2026-07-07T18:18:00Z" w:author="Author" w:date="2026-07-07T20:18:00Z" w:id="4634">
        <w:r>
          <w:rPr>
            <w:color w:val="000000"/>
          </w:rPr>
          <w:cr/>
        </w:r>
      </w:del>
      <w:r w:rsidR="00A96A35" w:rsidRPr="0027638C">
        <w:rPr>
          <w:sz w:val="24"/>
          <w:rPrChange w16du:dateUtc="2026-07-07T18:18:00Z" w:author="Author" w:date="2026-07-07T20:18:00Z" w:id="4635">
            <w:rPr>
              <w:rFonts w:ascii="Times New Roman"/>
              <w:color w:val="000000"/>
              <w:spacing w:val="665"/>
            </w:rPr>
          </w:rPrChange>
        </w:rPr>
        <w:t xml:space="preserve"> </w:t>
      </w:r>
      <w:r w:rsidR="00A96A35" w:rsidRPr="0027638C">
        <w:rPr>
          <w:sz w:val="24"/>
          <w:rPrChange w16du:dateUtc="2026-07-07T18:18:00Z" w:author="Author" w:date="2026-07-07T20:18:00Z" w:id="4636">
            <w:rPr>
              <w:rFonts w:ascii="Times New Roman"/>
              <w:color w:val="000000"/>
            </w:rPr>
          </w:rPrChange>
        </w:rPr>
        <w:t>do</w:t>
      </w:r>
      <w:r w:rsidR="00A96A35" w:rsidRPr="0027638C">
        <w:rPr>
          <w:sz w:val="24"/>
          <w:rPrChange w16du:dateUtc="2026-07-07T18:18:00Z" w:author="Author" w:date="2026-07-07T20:18:00Z" w:id="4637">
            <w:rPr>
              <w:rFonts w:ascii="Times New Roman"/>
              <w:color w:val="000000"/>
              <w:spacing w:val="11"/>
            </w:rPr>
          </w:rPrChange>
        </w:rPr>
        <w:t xml:space="preserve"> </w:t>
      </w:r>
      <w:r w:rsidR="00A96A35" w:rsidRPr="0027638C">
        <w:rPr>
          <w:sz w:val="24"/>
          <w:rPrChange w16du:dateUtc="2026-07-07T18:18:00Z" w:author="Author" w:date="2026-07-07T20:18:00Z" w:id="4638">
            <w:rPr>
              <w:rFonts w:ascii="Times New Roman"/>
              <w:color w:val="000000"/>
            </w:rPr>
          </w:rPrChange>
        </w:rPr>
        <w:t>eiusmod</w:t>
      </w:r>
      <w:r w:rsidR="00A96A35" w:rsidRPr="0027638C">
        <w:rPr>
          <w:sz w:val="24"/>
          <w:rPrChange w16du:dateUtc="2026-07-07T18:18:00Z" w:author="Author" w:date="2026-07-07T20:18:00Z" w:id="4639">
            <w:rPr>
              <w:rFonts w:ascii="Times New Roman"/>
              <w:color w:val="000000"/>
              <w:spacing w:val="11"/>
            </w:rPr>
          </w:rPrChange>
        </w:rPr>
        <w:t xml:space="preserve"> </w:t>
      </w:r>
      <w:r w:rsidR="00A96A35" w:rsidRPr="0027638C">
        <w:rPr>
          <w:sz w:val="24"/>
          <w:rPrChange w16du:dateUtc="2026-07-07T18:18:00Z" w:author="Author" w:date="2026-07-07T20:18:00Z" w:id="4640">
            <w:rPr>
              <w:rFonts w:ascii="Times New Roman"/>
              <w:color w:val="000000"/>
            </w:rPr>
          </w:rPrChange>
        </w:rPr>
        <w:t>tempor</w:t>
      </w:r>
      <w:r w:rsidR="00A96A35" w:rsidRPr="0027638C">
        <w:rPr>
          <w:sz w:val="24"/>
          <w:rPrChange w16du:dateUtc="2026-07-07T18:18:00Z" w:author="Author" w:date="2026-07-07T20:18:00Z" w:id="4641">
            <w:rPr>
              <w:rFonts w:ascii="Times New Roman"/>
              <w:color w:val="000000"/>
              <w:spacing w:val="11"/>
            </w:rPr>
          </w:rPrChange>
        </w:rPr>
        <w:t xml:space="preserve"> </w:t>
      </w:r>
      <w:r w:rsidR="00A96A35" w:rsidRPr="0027638C">
        <w:rPr>
          <w:sz w:val="24"/>
          <w:rPrChange w16du:dateUtc="2026-07-07T18:18:00Z" w:author="Author" w:date="2026-07-07T20:18:00Z" w:id="4642">
            <w:rPr>
              <w:rFonts w:ascii="Times New Roman"/>
              <w:color w:val="000000"/>
            </w:rPr>
          </w:rPrChange>
        </w:rPr>
        <w:t>incididunt</w:t>
      </w:r>
      <w:r w:rsidR="00A96A35" w:rsidRPr="0027638C">
        <w:rPr>
          <w:sz w:val="24"/>
          <w:rPrChange w16du:dateUtc="2026-07-07T18:18:00Z" w:author="Author" w:date="2026-07-07T20:18:00Z" w:id="4643">
            <w:rPr>
              <w:rFonts w:ascii="Times New Roman"/>
              <w:color w:val="000000"/>
              <w:spacing w:val="11"/>
            </w:rPr>
          </w:rPrChange>
        </w:rPr>
        <w:t xml:space="preserve"> </w:t>
      </w:r>
      <w:r w:rsidR="00A96A35" w:rsidRPr="0027638C">
        <w:rPr>
          <w:sz w:val="24"/>
          <w:rPrChange w16du:dateUtc="2026-07-07T18:18:00Z" w:author="Author" w:date="2026-07-07T20:18:00Z" w:id="4644">
            <w:rPr>
              <w:rFonts w:ascii="Times New Roman"/>
              <w:color w:val="000000"/>
            </w:rPr>
          </w:rPrChange>
        </w:rPr>
        <w:t>ut</w:t>
      </w:r>
      <w:r w:rsidR="00A96A35" w:rsidRPr="0027638C">
        <w:rPr>
          <w:sz w:val="24"/>
          <w:rPrChange w16du:dateUtc="2026-07-07T18:18:00Z" w:author="Author" w:date="2026-07-07T20:18:00Z" w:id="4645">
            <w:rPr>
              <w:rFonts w:ascii="Times New Roman"/>
              <w:color w:val="000000"/>
              <w:spacing w:val="11"/>
            </w:rPr>
          </w:rPrChange>
        </w:rPr>
        <w:t xml:space="preserve"> </w:t>
      </w:r>
      <w:r w:rsidR="00A96A35" w:rsidRPr="0027638C">
        <w:rPr>
          <w:sz w:val="24"/>
          <w:rPrChange w16du:dateUtc="2026-07-07T18:18:00Z" w:author="Author" w:date="2026-07-07T20:18:00Z" w:id="4646">
            <w:rPr>
              <w:rFonts w:ascii="Times New Roman"/>
              <w:color w:val="000000"/>
            </w:rPr>
          </w:rPrChange>
        </w:rPr>
        <w:t>labore</w:t>
      </w:r>
      <w:r w:rsidR="00A96A35" w:rsidRPr="0027638C">
        <w:rPr>
          <w:sz w:val="24"/>
          <w:rPrChange w16du:dateUtc="2026-07-07T18:18:00Z" w:author="Author" w:date="2026-07-07T20:18:00Z" w:id="4647">
            <w:rPr>
              <w:rFonts w:ascii="Times New Roman"/>
              <w:color w:val="000000"/>
              <w:spacing w:val="11"/>
            </w:rPr>
          </w:rPrChange>
        </w:rPr>
        <w:t xml:space="preserve"> </w:t>
      </w:r>
      <w:r w:rsidR="00A96A35" w:rsidRPr="0027638C">
        <w:rPr>
          <w:sz w:val="24"/>
          <w:rPrChange w16du:dateUtc="2026-07-07T18:18:00Z" w:author="Author" w:date="2026-07-07T20:18:00Z" w:id="4648">
            <w:rPr>
              <w:rFonts w:ascii="Times New Roman"/>
              <w:color w:val="000000"/>
            </w:rPr>
          </w:rPrChange>
        </w:rPr>
        <w:t>et</w:t>
      </w:r>
      <w:r w:rsidR="00A96A35" w:rsidRPr="0027638C">
        <w:rPr>
          <w:sz w:val="24"/>
          <w:rPrChange w16du:dateUtc="2026-07-07T18:18:00Z" w:author="Author" w:date="2026-07-07T20:18:00Z" w:id="4649">
            <w:rPr>
              <w:rFonts w:ascii="Times New Roman"/>
              <w:color w:val="000000"/>
              <w:spacing w:val="11"/>
            </w:rPr>
          </w:rPrChange>
        </w:rPr>
        <w:t xml:space="preserve"> </w:t>
      </w:r>
      <w:r w:rsidR="00A96A35" w:rsidRPr="0027638C">
        <w:rPr>
          <w:sz w:val="24"/>
          <w:rPrChange w16du:dateUtc="2026-07-07T18:18:00Z" w:author="Author" w:date="2026-07-07T20:18:00Z" w:id="4650">
            <w:rPr>
              <w:rFonts w:ascii="Times New Roman"/>
              <w:color w:val="000000"/>
            </w:rPr>
          </w:rPrChange>
        </w:rPr>
        <w:t>dolore</w:t>
      </w:r>
      <w:r w:rsidR="00A96A35" w:rsidRPr="0027638C">
        <w:rPr>
          <w:sz w:val="24"/>
          <w:rPrChange w16du:dateUtc="2026-07-07T18:18:00Z" w:author="Author" w:date="2026-07-07T20:18:00Z" w:id="4651">
            <w:rPr>
              <w:rFonts w:ascii="Times New Roman"/>
              <w:color w:val="000000"/>
              <w:spacing w:val="11"/>
            </w:rPr>
          </w:rPrChange>
        </w:rPr>
        <w:t xml:space="preserve"> </w:t>
      </w:r>
      <w:r w:rsidR="00A96A35" w:rsidRPr="0027638C">
        <w:rPr>
          <w:sz w:val="24"/>
          <w:rPrChange w16du:dateUtc="2026-07-07T18:18:00Z" w:author="Author" w:date="2026-07-07T20:18:00Z" w:id="4652">
            <w:rPr>
              <w:rFonts w:ascii="Times New Roman"/>
              <w:color w:val="000000"/>
            </w:rPr>
          </w:rPrChange>
        </w:rPr>
        <w:t>Magna</w:t>
      </w:r>
      <w:r w:rsidR="00A96A35" w:rsidRPr="0027638C">
        <w:rPr>
          <w:sz w:val="24"/>
          <w:rPrChange w16du:dateUtc="2026-07-07T18:18:00Z" w:author="Author" w:date="2026-07-07T20:18:00Z" w:id="4653">
            <w:rPr>
              <w:rFonts w:ascii="Times New Roman"/>
              <w:color w:val="000000"/>
              <w:spacing w:val="11"/>
            </w:rPr>
          </w:rPrChange>
        </w:rPr>
        <w:t xml:space="preserve"> </w:t>
      </w:r>
      <w:r w:rsidR="00A96A35" w:rsidRPr="0027638C">
        <w:rPr>
          <w:sz w:val="24"/>
          <w:rPrChange w16du:dateUtc="2026-07-07T18:18:00Z" w:author="Author" w:date="2026-07-07T20:18:00Z" w:id="4654">
            <w:rPr>
              <w:rFonts w:ascii="Times New Roman"/>
              <w:color w:val="000000"/>
            </w:rPr>
          </w:rPrChange>
        </w:rPr>
        <w:t>aliqua</w:t>
      </w:r>
      <w:r w:rsidR="00A96A35" w:rsidRPr="0027638C">
        <w:rPr>
          <w:sz w:val="24"/>
          <w:rPrChange w16du:dateUtc="2026-07-07T18:18:00Z" w:author="Author" w:date="2026-07-07T20:18:00Z" w:id="4655">
            <w:rPr>
              <w:rFonts w:ascii="Times New Roman"/>
              <w:color w:val="000000"/>
              <w:spacing w:val="11"/>
            </w:rPr>
          </w:rPrChange>
        </w:rPr>
        <w:t xml:space="preserve"> </w:t>
      </w:r>
      <w:r w:rsidR="00A96A35" w:rsidRPr="0027638C">
        <w:rPr>
          <w:sz w:val="24"/>
          <w:rPrChange w16du:dateUtc="2026-07-07T18:18:00Z" w:author="Author" w:date="2026-07-07T20:18:00Z" w:id="4656">
            <w:rPr>
              <w:rFonts w:ascii="Times New Roman"/>
              <w:color w:val="000000"/>
            </w:rPr>
          </w:rPrChange>
        </w:rPr>
        <w:t>lorem</w:t>
      </w:r>
      <w:r w:rsidR="00A96A35" w:rsidRPr="0027638C">
        <w:rPr>
          <w:sz w:val="24"/>
          <w:rPrChange w16du:dateUtc="2026-07-07T18:18:00Z" w:author="Author" w:date="2026-07-07T20:18:00Z" w:id="4657">
            <w:rPr>
              <w:rFonts w:ascii="Times New Roman"/>
              <w:color w:val="000000"/>
              <w:spacing w:val="11"/>
            </w:rPr>
          </w:rPrChange>
        </w:rPr>
        <w:t xml:space="preserve"> </w:t>
      </w:r>
      <w:r w:rsidR="00A96A35" w:rsidRPr="0027638C">
        <w:rPr>
          <w:sz w:val="24"/>
          <w:rPrChange w16du:dateUtc="2026-07-07T18:18:00Z" w:author="Author" w:date="2026-07-07T20:18:00Z" w:id="4658">
            <w:rPr>
              <w:rFonts w:ascii="Times New Roman" w:hAnsi="Times New Roman"/>
              <w:color w:val="000000"/>
            </w:rPr>
          </w:rPrChange>
        </w:rPr>
        <w:t>Ipsum</w:t>
      </w:r>
      <w:del w16du:dateUtc="2026-07-07T18:18:00Z" w:author="Author" w:date="2026-07-07T20:18:00Z" w:id="4659">
        <w:r>
          <w:rPr>
            <w:color w:val="000000"/>
          </w:rPr>
          <w:cr/>
        </w:r>
      </w:del>
      <w:r w:rsidR="00A96A35" w:rsidRPr="0027638C">
        <w:rPr>
          <w:sz w:val="24"/>
          <w:rPrChange w16du:dateUtc="2026-07-07T18:18:00Z" w:author="Author" w:date="2026-07-07T20:18:00Z" w:id="4660">
            <w:rPr>
              <w:rFonts w:ascii="Times New Roman"/>
              <w:color w:val="000000"/>
              <w:spacing w:val="665"/>
            </w:rPr>
          </w:rPrChange>
        </w:rPr>
        <w:t xml:space="preserve"> </w:t>
      </w:r>
      <w:r w:rsidR="00A96A35" w:rsidRPr="0027638C">
        <w:rPr>
          <w:sz w:val="24"/>
          <w:rPrChange w16du:dateUtc="2026-07-07T18:18:00Z" w:author="Author" w:date="2026-07-07T20:18:00Z" w:id="4661">
            <w:rPr>
              <w:rFonts w:ascii="Times New Roman"/>
              <w:color w:val="000000"/>
            </w:rPr>
          </w:rPrChange>
        </w:rPr>
        <w:t>dolor sit amet consectetur adipiscing elit sed-do eiusmod Tempor.</w:t>
      </w:r>
    </w:p>
    <w:p w14:paraId="584D9191" w14:textId="589E2BB5" w:rsidR="009609E8" w:rsidRDefault="00000000" w:rsidRPr="0027638C">
      <w:pPr>
        <w:pStyle w:val="ListParagraph"/>
        <w:numPr>
          <w:ilvl w:val="1"/>
          <w:numId w:val="5"/>
        </w:numPr>
        <w:tabs>
          <w:tab w:pos="1437" w:val="left"/>
          <w:tab w:pos="1440" w:val="left"/>
        </w:tabs>
        <w:spacing w:before="239"/>
        <w:ind w:right="355"/>
        <w:rPr>
          <w:sz w:val="24"/>
          <w:rPrChange w16du:dateUtc="2026-07-07T18:18:00Z" w:author="Author" w:date="2026-07-07T20:18:00Z" w:id="4662">
            <w:rPr>
              <w:rFonts w:ascii="Times New Roman"/>
              <w:color w:val="000000"/>
            </w:rPr>
          </w:rPrChange>
        </w:rPr>
        <w:pPrChange w16du:dateUtc="2026-07-07T18:18:00Z" w:author="Author" w:date="2026-07-07T20:18:00Z" w:id="4663">
          <w:pPr>
            <w:spacing w:after="0" w:before="241" w:line="253" w:lineRule="exact"/>
            <w:ind w:left="720"/>
            <w:jc w:val="left"/>
          </w:pPr>
        </w:pPrChange>
      </w:pPr>
      <w:del w16du:dateUtc="2026-07-07T18:18:00Z" w:author="Author" w:date="2026-07-07T20:18:00Z" w:id="4664">
        <w:r>
          <w:rPr>
            <w:color w:val="000000"/>
          </w:rPr>
          <w:delText>(f)</w:delText>
        </w:r>
        <w:r>
          <w:rPr>
            <w:color w:val="000000"/>
            <w:spacing w:val="445"/>
          </w:rPr>
          <w:delText xml:space="preserve"> </w:delText>
        </w:r>
      </w:del>
      <w:r w:rsidR="00A96A35" w:rsidRPr="0027638C">
        <w:rPr>
          <w:sz w:val="24"/>
          <w:u w:val="single"/>
          <w:rPrChange w16du:dateUtc="2026-07-07T18:18:00Z" w:author="Author" w:date="2026-07-07T20:18:00Z" w:id="4665">
            <w:rPr>
              <w:rFonts w:ascii="Times New Roman"/>
              <w:color w:val="000000"/>
              <w:u w:val="single"/>
            </w:rPr>
          </w:rPrChange>
        </w:rPr>
        <w:t>Incididunt-Ut</w:t>
      </w:r>
      <w:r w:rsidR="00A96A35" w:rsidRPr="0027638C">
        <w:rPr>
          <w:spacing w:val="-14"/>
          <w:sz w:val="24"/>
          <w:u w:val="single"/>
          <w:rPrChange w16du:dateUtc="2026-07-07T18:18:00Z" w:author="Author" w:date="2026-07-07T20:18:00Z" w:id="4666">
            <w:rPr>
              <w:rFonts w:ascii="Times New Roman"/>
              <w:color w:val="000000"/>
              <w:spacing w:val="-11"/>
              <w:u w:val="single"/>
            </w:rPr>
          </w:rPrChange>
        </w:rPr>
        <w:t xml:space="preserve"> </w:t>
      </w:r>
      <w:r w:rsidR="00A96A35" w:rsidRPr="0027638C">
        <w:rPr>
          <w:sz w:val="24"/>
          <w:u w:val="single"/>
          <w:rPrChange w16du:dateUtc="2026-07-07T18:18:00Z" w:author="Author" w:date="2026-07-07T20:18:00Z" w:id="4667">
            <w:rPr>
              <w:rFonts w:ascii="Times New Roman"/>
              <w:color w:val="000000"/>
              <w:u w:val="single"/>
            </w:rPr>
          </w:rPrChange>
        </w:rPr>
        <w:t>Labore.</w:t>
      </w:r>
      <w:r w:rsidR="00A96A35" w:rsidRPr="0027638C">
        <w:rPr>
          <w:spacing w:val="-14"/>
          <w:sz w:val="24"/>
          <w:rPrChange w16du:dateUtc="2026-07-07T18:18:00Z" w:author="Author" w:date="2026-07-07T20:18:00Z" w:id="4668">
            <w:rPr>
              <w:rFonts w:ascii="Times New Roman"/>
              <w:color w:val="000000"/>
              <w:spacing w:val="-11"/>
            </w:rPr>
          </w:rPrChange>
        </w:rPr>
        <w:t xml:space="preserve"> </w:t>
      </w:r>
      <w:r w:rsidR="00A96A35" w:rsidRPr="0027638C">
        <w:rPr>
          <w:sz w:val="24"/>
          <w:rPrChange w16du:dateUtc="2026-07-07T18:18:00Z" w:author="Author" w:date="2026-07-07T20:18:00Z" w:id="4669">
            <w:rPr>
              <w:rFonts w:ascii="Times New Roman"/>
              <w:color w:val="000000"/>
            </w:rPr>
          </w:rPrChange>
        </w:rPr>
        <w:t>Et</w:t>
      </w:r>
      <w:r w:rsidR="00A96A35" w:rsidRPr="0027638C">
        <w:rPr>
          <w:spacing w:val="-14"/>
          <w:sz w:val="24"/>
          <w:rPrChange w16du:dateUtc="2026-07-07T18:18:00Z" w:author="Author" w:date="2026-07-07T20:18:00Z" w:id="4670">
            <w:rPr>
              <w:rFonts w:ascii="Times New Roman"/>
              <w:color w:val="000000"/>
              <w:spacing w:val="-11"/>
            </w:rPr>
          </w:rPrChange>
        </w:rPr>
        <w:t xml:space="preserve"> </w:t>
      </w:r>
      <w:r w:rsidR="00A96A35" w:rsidRPr="0027638C">
        <w:rPr>
          <w:sz w:val="24"/>
          <w:rPrChange w16du:dateUtc="2026-07-07T18:18:00Z" w:author="Author" w:date="2026-07-07T20:18:00Z" w:id="4671">
            <w:rPr>
              <w:rFonts w:ascii="Times New Roman"/>
              <w:color w:val="000000"/>
            </w:rPr>
          </w:rPrChange>
        </w:rPr>
        <w:t>Dolore</w:t>
      </w:r>
      <w:r w:rsidR="00A96A35" w:rsidRPr="0027638C">
        <w:rPr>
          <w:spacing w:val="-13"/>
          <w:sz w:val="24"/>
          <w:rPrChange w16du:dateUtc="2026-07-07T18:18:00Z" w:author="Author" w:date="2026-07-07T20:18:00Z" w:id="4672">
            <w:rPr>
              <w:rFonts w:ascii="Times New Roman"/>
              <w:color w:val="000000"/>
              <w:spacing w:val="-11"/>
            </w:rPr>
          </w:rPrChange>
        </w:rPr>
        <w:t xml:space="preserve"> </w:t>
      </w:r>
      <w:r w:rsidR="00A96A35" w:rsidRPr="0027638C">
        <w:rPr>
          <w:sz w:val="24"/>
          <w:rPrChange w16du:dateUtc="2026-07-07T18:18:00Z" w:author="Author" w:date="2026-07-07T20:18:00Z" w:id="4673">
            <w:rPr>
              <w:rFonts w:ascii="Times New Roman"/>
              <w:color w:val="000000"/>
            </w:rPr>
          </w:rPrChange>
        </w:rPr>
        <w:t>Magna</w:t>
      </w:r>
      <w:r w:rsidR="00A96A35" w:rsidRPr="0027638C">
        <w:rPr>
          <w:spacing w:val="-14"/>
          <w:sz w:val="24"/>
          <w:rPrChange w16du:dateUtc="2026-07-07T18:18:00Z" w:author="Author" w:date="2026-07-07T20:18:00Z" w:id="4674">
            <w:rPr>
              <w:rFonts w:ascii="Times New Roman"/>
              <w:color w:val="000000"/>
              <w:spacing w:val="-11"/>
            </w:rPr>
          </w:rPrChange>
        </w:rPr>
        <w:t xml:space="preserve"> </w:t>
      </w:r>
      <w:r w:rsidR="00A96A35" w:rsidRPr="0027638C">
        <w:rPr>
          <w:sz w:val="24"/>
          <w:rPrChange w16du:dateUtc="2026-07-07T18:18:00Z" w:author="Author" w:date="2026-07-07T20:18:00Z" w:id="4675">
            <w:rPr>
              <w:rFonts w:ascii="Times New Roman"/>
              <w:color w:val="000000"/>
            </w:rPr>
          </w:rPrChange>
        </w:rPr>
        <w:t>Aliqua</w:t>
      </w:r>
      <w:r w:rsidR="00A96A35" w:rsidRPr="0027638C">
        <w:rPr>
          <w:spacing w:val="-14"/>
          <w:sz w:val="24"/>
          <w:rPrChange w16du:dateUtc="2026-07-07T18:18:00Z" w:author="Author" w:date="2026-07-07T20:18:00Z" w:id="4676">
            <w:rPr>
              <w:rFonts w:ascii="Times New Roman"/>
              <w:color w:val="000000"/>
              <w:spacing w:val="-11"/>
            </w:rPr>
          </w:rPrChange>
        </w:rPr>
        <w:t xml:space="preserve"> </w:t>
      </w:r>
      <w:r w:rsidR="00A96A35" w:rsidRPr="0027638C">
        <w:rPr>
          <w:sz w:val="24"/>
          <w:rPrChange w16du:dateUtc="2026-07-07T18:18:00Z" w:author="Author" w:date="2026-07-07T20:18:00Z" w:id="4677">
            <w:rPr>
              <w:rFonts w:ascii="Times New Roman"/>
              <w:color w:val="000000"/>
            </w:rPr>
          </w:rPrChange>
        </w:rPr>
        <w:t>lorem</w:t>
      </w:r>
      <w:r w:rsidR="00A96A35" w:rsidRPr="0027638C">
        <w:rPr>
          <w:spacing w:val="-14"/>
          <w:sz w:val="24"/>
          <w:rPrChange w16du:dateUtc="2026-07-07T18:18:00Z" w:author="Author" w:date="2026-07-07T20:18:00Z" w:id="4678">
            <w:rPr>
              <w:rFonts w:ascii="Times New Roman"/>
              <w:color w:val="000000"/>
              <w:spacing w:val="-11"/>
            </w:rPr>
          </w:rPrChange>
        </w:rPr>
        <w:t xml:space="preserve"> </w:t>
      </w:r>
      <w:r w:rsidR="00A96A35" w:rsidRPr="0027638C">
        <w:rPr>
          <w:sz w:val="24"/>
          <w:rPrChange w16du:dateUtc="2026-07-07T18:18:00Z" w:author="Author" w:date="2026-07-07T20:18:00Z" w:id="4679">
            <w:rPr>
              <w:rFonts w:ascii="Times New Roman"/>
              <w:color w:val="000000"/>
            </w:rPr>
          </w:rPrChange>
        </w:rPr>
        <w:t>ipsum</w:t>
      </w:r>
      <w:r w:rsidR="00A96A35" w:rsidRPr="0027638C">
        <w:rPr>
          <w:spacing w:val="-13"/>
          <w:sz w:val="24"/>
          <w:rPrChange w16du:dateUtc="2026-07-07T18:18:00Z" w:author="Author" w:date="2026-07-07T20:18:00Z" w:id="4680">
            <w:rPr>
              <w:rFonts w:ascii="Times New Roman"/>
              <w:color w:val="000000"/>
              <w:spacing w:val="-11"/>
            </w:rPr>
          </w:rPrChange>
        </w:rPr>
        <w:t xml:space="preserve"> </w:t>
      </w:r>
      <w:r w:rsidR="00A96A35" w:rsidRPr="0027638C">
        <w:rPr>
          <w:sz w:val="24"/>
          <w:rPrChange w16du:dateUtc="2026-07-07T18:18:00Z" w:author="Author" w:date="2026-07-07T20:18:00Z" w:id="4681">
            <w:rPr>
              <w:rFonts w:ascii="Times New Roman"/>
              <w:color w:val="000000"/>
            </w:rPr>
          </w:rPrChange>
        </w:rPr>
        <w:t>dolor</w:t>
      </w:r>
      <w:r w:rsidR="00A96A35" w:rsidRPr="0027638C">
        <w:rPr>
          <w:spacing w:val="-14"/>
          <w:sz w:val="24"/>
          <w:rPrChange w16du:dateUtc="2026-07-07T18:18:00Z" w:author="Author" w:date="2026-07-07T20:18:00Z" w:id="4682">
            <w:rPr>
              <w:rFonts w:ascii="Times New Roman"/>
              <w:color w:val="000000"/>
              <w:spacing w:val="-11"/>
            </w:rPr>
          </w:rPrChange>
        </w:rPr>
        <w:t xml:space="preserve"> </w:t>
      </w:r>
      <w:r w:rsidR="00A96A35" w:rsidRPr="0027638C">
        <w:rPr>
          <w:sz w:val="24"/>
          <w:rPrChange w16du:dateUtc="2026-07-07T18:18:00Z" w:author="Author" w:date="2026-07-07T20:18:00Z" w:id="4683">
            <w:rPr>
              <w:rFonts w:ascii="Times New Roman"/>
              <w:color w:val="000000"/>
            </w:rPr>
          </w:rPrChange>
        </w:rPr>
        <w:t>sit</w:t>
      </w:r>
      <w:r w:rsidR="00A96A35" w:rsidRPr="0027638C">
        <w:rPr>
          <w:spacing w:val="-14"/>
          <w:sz w:val="24"/>
          <w:rPrChange w16du:dateUtc="2026-07-07T18:18:00Z" w:author="Author" w:date="2026-07-07T20:18:00Z" w:id="4684">
            <w:rPr>
              <w:rFonts w:ascii="Times New Roman"/>
              <w:color w:val="000000"/>
              <w:spacing w:val="-11"/>
            </w:rPr>
          </w:rPrChange>
        </w:rPr>
        <w:t xml:space="preserve"> </w:t>
      </w:r>
      <w:r w:rsidR="00A96A35" w:rsidRPr="0027638C">
        <w:rPr>
          <w:sz w:val="24"/>
          <w:rPrChange w16du:dateUtc="2026-07-07T18:18:00Z" w:author="Author" w:date="2026-07-07T20:18:00Z" w:id="4685">
            <w:rPr>
              <w:rFonts w:ascii="Times New Roman"/>
              <w:color w:val="000000"/>
            </w:rPr>
          </w:rPrChange>
        </w:rPr>
        <w:t>amet</w:t>
      </w:r>
      <w:r w:rsidR="00A96A35" w:rsidRPr="0027638C">
        <w:rPr>
          <w:spacing w:val="-14"/>
          <w:sz w:val="24"/>
          <w:rPrChange w16du:dateUtc="2026-07-07T18:18:00Z" w:author="Author" w:date="2026-07-07T20:18:00Z" w:id="4686">
            <w:rPr>
              <w:rFonts w:ascii="Times New Roman"/>
              <w:color w:val="000000"/>
              <w:spacing w:val="-11"/>
            </w:rPr>
          </w:rPrChange>
        </w:rPr>
        <w:t xml:space="preserve"> </w:t>
      </w:r>
      <w:r w:rsidR="00A96A35" w:rsidRPr="0027638C">
        <w:rPr>
          <w:sz w:val="24"/>
          <w:rPrChange w16du:dateUtc="2026-07-07T18:18:00Z" w:author="Author" w:date="2026-07-07T20:18:00Z" w:id="4687">
            <w:rPr>
              <w:rFonts w:ascii="Times New Roman"/>
              <w:color w:val="000000"/>
            </w:rPr>
          </w:rPrChange>
        </w:rPr>
        <w:t>consectetur</w:t>
      </w:r>
      <w:r w:rsidR="00A96A35" w:rsidRPr="0027638C">
        <w:rPr>
          <w:spacing w:val="-13"/>
          <w:sz w:val="24"/>
          <w:rPrChange w16du:dateUtc="2026-07-07T18:18:00Z" w:author="Author" w:date="2026-07-07T20:18:00Z" w:id="4688">
            <w:rPr>
              <w:rFonts w:ascii="Times New Roman"/>
              <w:color w:val="000000"/>
              <w:spacing w:val="-11"/>
            </w:rPr>
          </w:rPrChange>
        </w:rPr>
        <w:t xml:space="preserve"> </w:t>
      </w:r>
      <w:r w:rsidR="00A96A35" w:rsidRPr="0027638C">
        <w:rPr>
          <w:sz w:val="24"/>
          <w:rPrChange w16du:dateUtc="2026-07-07T18:18:00Z" w:author="Author" w:date="2026-07-07T20:18:00Z" w:id="4689">
            <w:rPr>
              <w:rFonts w:ascii="Times New Roman"/>
              <w:color w:val="000000"/>
            </w:rPr>
          </w:rPrChange>
        </w:rPr>
        <w:t>adipiscing</w:t>
      </w:r>
      <w:r w:rsidR="00A96A35" w:rsidRPr="0027638C">
        <w:rPr>
          <w:spacing w:val="-14"/>
          <w:sz w:val="24"/>
          <w:rPrChange w16du:dateUtc="2026-07-07T18:18:00Z" w:author="Author" w:date="2026-07-07T20:18:00Z" w:id="4690">
            <w:rPr>
              <w:rFonts w:ascii="Times New Roman"/>
              <w:color w:val="000000"/>
              <w:spacing w:val="-11"/>
            </w:rPr>
          </w:rPrChange>
        </w:rPr>
        <w:t xml:space="preserve"> </w:t>
      </w:r>
      <w:r w:rsidR="00A96A35" w:rsidRPr="0027638C">
        <w:rPr>
          <w:sz w:val="24"/>
          <w:rPrChange w16du:dateUtc="2026-07-07T18:18:00Z" w:author="Author" w:date="2026-07-07T20:18:00Z" w:id="4691">
            <w:rPr>
              <w:rFonts w:ascii="Times New Roman" w:hAnsi="Times New Roman"/>
              <w:color w:val="000000"/>
            </w:rPr>
          </w:rPrChange>
        </w:rPr>
        <w:t>Elit</w:t>
      </w:r>
      <w:del w16du:dateUtc="2026-07-07T18:18:00Z" w:author="Author" w:date="2026-07-07T20:18:00Z" w:id="4692">
        <w:r>
          <w:rPr>
            <w:color w:val="000000"/>
          </w:rPr>
          <w:cr/>
        </w:r>
      </w:del>
      <w:r w:rsidR="00A96A35" w:rsidRPr="0027638C">
        <w:rPr>
          <w:sz w:val="24"/>
          <w:rPrChange w16du:dateUtc="2026-07-07T18:18:00Z" w:author="Author" w:date="2026-07-07T20:18:00Z" w:id="4693">
            <w:rPr>
              <w:rFonts w:ascii="Times New Roman"/>
              <w:color w:val="000000"/>
              <w:spacing w:val="665"/>
            </w:rPr>
          </w:rPrChange>
        </w:rPr>
        <w:t xml:space="preserve"> </w:t>
      </w:r>
      <w:r w:rsidR="00A96A35" w:rsidRPr="0027638C">
        <w:rPr>
          <w:sz w:val="24"/>
          <w:rPrChange w16du:dateUtc="2026-07-07T18:18:00Z" w:author="Author" w:date="2026-07-07T20:18:00Z" w:id="4694">
            <w:rPr>
              <w:rFonts w:ascii="Times New Roman"/>
              <w:color w:val="000000"/>
            </w:rPr>
          </w:rPrChange>
        </w:rPr>
        <w:t>Sed-Do</w:t>
      </w:r>
      <w:r w:rsidR="00A96A35" w:rsidRPr="0027638C">
        <w:rPr>
          <w:sz w:val="24"/>
          <w:rPrChange w16du:dateUtc="2026-07-07T18:18:00Z" w:author="Author" w:date="2026-07-07T20:18:00Z" w:id="4695">
            <w:rPr>
              <w:rFonts w:ascii="Times New Roman"/>
              <w:color w:val="000000"/>
              <w:spacing w:val="45"/>
            </w:rPr>
          </w:rPrChange>
        </w:rPr>
        <w:t xml:space="preserve"> </w:t>
      </w:r>
      <w:r w:rsidR="00A96A35" w:rsidRPr="0027638C">
        <w:rPr>
          <w:sz w:val="24"/>
          <w:rPrChange w16du:dateUtc="2026-07-07T18:18:00Z" w:author="Author" w:date="2026-07-07T20:18:00Z" w:id="4696">
            <w:rPr>
              <w:rFonts w:ascii="Times New Roman"/>
              <w:color w:val="000000"/>
            </w:rPr>
          </w:rPrChange>
        </w:rPr>
        <w:t>Eiusmod</w:t>
      </w:r>
      <w:r w:rsidR="00A96A35" w:rsidRPr="0027638C">
        <w:rPr>
          <w:sz w:val="24"/>
          <w:rPrChange w16du:dateUtc="2026-07-07T18:18:00Z" w:author="Author" w:date="2026-07-07T20:18:00Z" w:id="4697">
            <w:rPr>
              <w:rFonts w:ascii="Times New Roman"/>
              <w:color w:val="000000"/>
              <w:spacing w:val="45"/>
            </w:rPr>
          </w:rPrChange>
        </w:rPr>
        <w:t xml:space="preserve"> </w:t>
      </w:r>
      <w:r w:rsidR="00A96A35" w:rsidRPr="0027638C">
        <w:rPr>
          <w:sz w:val="24"/>
          <w:rPrChange w16du:dateUtc="2026-07-07T18:18:00Z" w:author="Author" w:date="2026-07-07T20:18:00Z" w:id="4698">
            <w:rPr>
              <w:rFonts w:ascii="Times New Roman"/>
              <w:color w:val="000000"/>
            </w:rPr>
          </w:rPrChange>
        </w:rPr>
        <w:t>tempor</w:t>
      </w:r>
      <w:r w:rsidR="00A96A35" w:rsidRPr="0027638C">
        <w:rPr>
          <w:sz w:val="24"/>
          <w:rPrChange w16du:dateUtc="2026-07-07T18:18:00Z" w:author="Author" w:date="2026-07-07T20:18:00Z" w:id="4699">
            <w:rPr>
              <w:rFonts w:ascii="Times New Roman"/>
              <w:color w:val="000000"/>
              <w:spacing w:val="45"/>
            </w:rPr>
          </w:rPrChange>
        </w:rPr>
        <w:t xml:space="preserve"> </w:t>
      </w:r>
      <w:r w:rsidR="00A96A35" w:rsidRPr="0027638C">
        <w:rPr>
          <w:sz w:val="24"/>
          <w:rPrChange w16du:dateUtc="2026-07-07T18:18:00Z" w:author="Author" w:date="2026-07-07T20:18:00Z" w:id="4700">
            <w:rPr>
              <w:rFonts w:ascii="Times New Roman"/>
              <w:color w:val="000000"/>
            </w:rPr>
          </w:rPrChange>
        </w:rPr>
        <w:t>incididunt</w:t>
      </w:r>
      <w:r w:rsidR="00A96A35" w:rsidRPr="0027638C">
        <w:rPr>
          <w:sz w:val="24"/>
          <w:rPrChange w16du:dateUtc="2026-07-07T18:18:00Z" w:author="Author" w:date="2026-07-07T20:18:00Z" w:id="4701">
            <w:rPr>
              <w:rFonts w:ascii="Times New Roman"/>
              <w:color w:val="000000"/>
              <w:spacing w:val="45"/>
            </w:rPr>
          </w:rPrChange>
        </w:rPr>
        <w:t xml:space="preserve"> </w:t>
      </w:r>
      <w:r w:rsidR="00A96A35" w:rsidRPr="0027638C">
        <w:rPr>
          <w:sz w:val="24"/>
          <w:rPrChange w16du:dateUtc="2026-07-07T18:18:00Z" w:author="Author" w:date="2026-07-07T20:18:00Z" w:id="4702">
            <w:rPr>
              <w:rFonts w:ascii="Times New Roman"/>
              <w:color w:val="000000"/>
            </w:rPr>
          </w:rPrChange>
        </w:rPr>
        <w:t>ut-labore</w:t>
      </w:r>
      <w:r w:rsidR="00A96A35" w:rsidRPr="0027638C">
        <w:rPr>
          <w:sz w:val="24"/>
          <w:rPrChange w16du:dateUtc="2026-07-07T18:18:00Z" w:author="Author" w:date="2026-07-07T20:18:00Z" w:id="4703">
            <w:rPr>
              <w:rFonts w:ascii="Times New Roman"/>
              <w:color w:val="000000"/>
              <w:spacing w:val="45"/>
            </w:rPr>
          </w:rPrChange>
        </w:rPr>
        <w:t xml:space="preserve"> </w:t>
      </w:r>
      <w:r w:rsidR="00A96A35" w:rsidRPr="0027638C">
        <w:rPr>
          <w:sz w:val="24"/>
          <w:rPrChange w16du:dateUtc="2026-07-07T18:18:00Z" w:author="Author" w:date="2026-07-07T20:18:00Z" w:id="4704">
            <w:rPr>
              <w:rFonts w:ascii="Times New Roman"/>
              <w:color w:val="000000"/>
            </w:rPr>
          </w:rPrChange>
        </w:rPr>
        <w:t>et</w:t>
      </w:r>
      <w:r w:rsidR="00A96A35" w:rsidRPr="0027638C">
        <w:rPr>
          <w:sz w:val="24"/>
          <w:rPrChange w16du:dateUtc="2026-07-07T18:18:00Z" w:author="Author" w:date="2026-07-07T20:18:00Z" w:id="4705">
            <w:rPr>
              <w:rFonts w:ascii="Times New Roman"/>
              <w:color w:val="000000"/>
              <w:spacing w:val="45"/>
            </w:rPr>
          </w:rPrChange>
        </w:rPr>
        <w:t xml:space="preserve"> </w:t>
      </w:r>
      <w:r w:rsidR="00A96A35" w:rsidRPr="0027638C">
        <w:rPr>
          <w:sz w:val="24"/>
          <w:rPrChange w16du:dateUtc="2026-07-07T18:18:00Z" w:author="Author" w:date="2026-07-07T20:18:00Z" w:id="4706">
            <w:rPr>
              <w:rFonts w:ascii="Times New Roman"/>
              <w:color w:val="000000"/>
            </w:rPr>
          </w:rPrChange>
        </w:rPr>
        <w:t>dolore</w:t>
      </w:r>
      <w:r w:rsidR="00A96A35" w:rsidRPr="0027638C">
        <w:rPr>
          <w:sz w:val="24"/>
          <w:rPrChange w16du:dateUtc="2026-07-07T18:18:00Z" w:author="Author" w:date="2026-07-07T20:18:00Z" w:id="4707">
            <w:rPr>
              <w:rFonts w:ascii="Times New Roman"/>
              <w:color w:val="000000"/>
              <w:spacing w:val="45"/>
            </w:rPr>
          </w:rPrChange>
        </w:rPr>
        <w:t xml:space="preserve"> </w:t>
      </w:r>
      <w:r w:rsidR="00A96A35" w:rsidRPr="0027638C">
        <w:rPr>
          <w:sz w:val="24"/>
          <w:rPrChange w16du:dateUtc="2026-07-07T18:18:00Z" w:author="Author" w:date="2026-07-07T20:18:00Z" w:id="4708">
            <w:rPr>
              <w:rFonts w:ascii="Times New Roman"/>
              <w:color w:val="000000"/>
            </w:rPr>
          </w:rPrChange>
        </w:rPr>
        <w:t>magna</w:t>
      </w:r>
      <w:r w:rsidR="00A96A35" w:rsidRPr="0027638C">
        <w:rPr>
          <w:sz w:val="24"/>
          <w:rPrChange w16du:dateUtc="2026-07-07T18:18:00Z" w:author="Author" w:date="2026-07-07T20:18:00Z" w:id="4709">
            <w:rPr>
              <w:rFonts w:ascii="Times New Roman"/>
              <w:color w:val="000000"/>
              <w:spacing w:val="45"/>
            </w:rPr>
          </w:rPrChange>
        </w:rPr>
        <w:t xml:space="preserve"> </w:t>
      </w:r>
      <w:r w:rsidR="00A96A35" w:rsidRPr="0027638C">
        <w:rPr>
          <w:sz w:val="24"/>
          <w:rPrChange w16du:dateUtc="2026-07-07T18:18:00Z" w:author="Author" w:date="2026-07-07T20:18:00Z" w:id="4710">
            <w:rPr>
              <w:rFonts w:ascii="Times New Roman"/>
              <w:color w:val="000000"/>
            </w:rPr>
          </w:rPrChange>
        </w:rPr>
        <w:t>aliqua</w:t>
      </w:r>
      <w:r w:rsidR="00A96A35" w:rsidRPr="0027638C">
        <w:rPr>
          <w:sz w:val="24"/>
          <w:rPrChange w16du:dateUtc="2026-07-07T18:18:00Z" w:author="Author" w:date="2026-07-07T20:18:00Z" w:id="4711">
            <w:rPr>
              <w:rFonts w:ascii="Times New Roman"/>
              <w:color w:val="000000"/>
              <w:spacing w:val="45"/>
            </w:rPr>
          </w:rPrChange>
        </w:rPr>
        <w:t xml:space="preserve"> </w:t>
      </w:r>
      <w:r w:rsidR="00A96A35" w:rsidRPr="0027638C">
        <w:rPr>
          <w:sz w:val="24"/>
          <w:rPrChange w16du:dateUtc="2026-07-07T18:18:00Z" w:author="Author" w:date="2026-07-07T20:18:00Z" w:id="4712">
            <w:rPr>
              <w:rFonts w:ascii="Times New Roman"/>
              <w:color w:val="000000"/>
            </w:rPr>
          </w:rPrChange>
        </w:rPr>
        <w:t>lorem</w:t>
      </w:r>
      <w:r w:rsidR="00A96A35" w:rsidRPr="0027638C">
        <w:rPr>
          <w:sz w:val="24"/>
          <w:rPrChange w16du:dateUtc="2026-07-07T18:18:00Z" w:author="Author" w:date="2026-07-07T20:18:00Z" w:id="4713">
            <w:rPr>
              <w:rFonts w:ascii="Times New Roman"/>
              <w:color w:val="000000"/>
              <w:spacing w:val="45"/>
            </w:rPr>
          </w:rPrChange>
        </w:rPr>
        <w:t xml:space="preserve"> </w:t>
      </w:r>
      <w:r w:rsidR="00A96A35" w:rsidRPr="0027638C">
        <w:rPr>
          <w:sz w:val="24"/>
          <w:rPrChange w16du:dateUtc="2026-07-07T18:18:00Z" w:author="Author" w:date="2026-07-07T20:18:00Z" w:id="4714">
            <w:rPr>
              <w:rFonts w:ascii="Times New Roman"/>
              <w:color w:val="000000"/>
            </w:rPr>
          </w:rPrChange>
        </w:rPr>
        <w:t>ipsum</w:t>
      </w:r>
      <w:r w:rsidR="00A96A35" w:rsidRPr="0027638C">
        <w:rPr>
          <w:sz w:val="24"/>
          <w:rPrChange w16du:dateUtc="2026-07-07T18:18:00Z" w:author="Author" w:date="2026-07-07T20:18:00Z" w:id="4715">
            <w:rPr>
              <w:rFonts w:ascii="Times New Roman"/>
              <w:color w:val="000000"/>
              <w:spacing w:val="45"/>
            </w:rPr>
          </w:rPrChange>
        </w:rPr>
        <w:t xml:space="preserve"> </w:t>
      </w:r>
      <w:r w:rsidR="00A96A35" w:rsidRPr="0027638C">
        <w:rPr>
          <w:sz w:val="24"/>
          <w:rPrChange w16du:dateUtc="2026-07-07T18:18:00Z" w:author="Author" w:date="2026-07-07T20:18:00Z" w:id="4716">
            <w:rPr>
              <w:rFonts w:ascii="Times New Roman" w:hAnsi="Times New Roman"/>
              <w:color w:val="000000"/>
            </w:rPr>
          </w:rPrChange>
        </w:rPr>
        <w:t>dolor</w:t>
      </w:r>
      <w:del w16du:dateUtc="2026-07-07T18:18:00Z" w:author="Author" w:date="2026-07-07T20:18:00Z" w:id="4717">
        <w:r>
          <w:rPr>
            <w:color w:val="000000"/>
          </w:rPr>
          <w:cr/>
        </w:r>
      </w:del>
      <w:r w:rsidR="00A96A35" w:rsidRPr="0027638C">
        <w:rPr>
          <w:sz w:val="24"/>
          <w:rPrChange w16du:dateUtc="2026-07-07T18:18:00Z" w:author="Author" w:date="2026-07-07T20:18:00Z" w:id="4718">
            <w:rPr>
              <w:rFonts w:ascii="Times New Roman"/>
              <w:color w:val="000000"/>
              <w:spacing w:val="665"/>
            </w:rPr>
          </w:rPrChange>
        </w:rPr>
        <w:t xml:space="preserve"> </w:t>
      </w:r>
      <w:r w:rsidR="00A96A35" w:rsidRPr="0027638C">
        <w:rPr>
          <w:sz w:val="24"/>
          <w:rPrChange w16du:dateUtc="2026-07-07T18:18:00Z" w:author="Author" w:date="2026-07-07T20:18:00Z" w:id="4719">
            <w:rPr>
              <w:rFonts w:ascii="Times New Roman"/>
              <w:color w:val="000000"/>
            </w:rPr>
          </w:rPrChange>
        </w:rPr>
        <w:t>(sit</w:t>
      </w:r>
      <w:ins w16du:dateUtc="2026-07-07T18:18:00Z" w:author="Author" w:date="2026-07-07T20:18:00Z" w:id="4720">
        <w:r w:rsidR="00A96A35" w:rsidRPr="0027638C">
          <w:rPr>
            <w:sz w:val="24"/>
            <w:szCs w:val="24"/>
          </w:rPr>
          <w:t>,</w:t>
        </w:r>
      </w:ins>
      <w:r w:rsidR="00A96A35" w:rsidRPr="0027638C">
        <w:rPr>
          <w:sz w:val="24"/>
          <w:rPrChange w16du:dateUtc="2026-07-07T18:18:00Z" w:author="Author" w:date="2026-07-07T20:18:00Z" w:id="4721">
            <w:rPr>
              <w:rFonts w:ascii="Times New Roman"/>
              <w:color w:val="000000"/>
              <w:spacing w:val="30"/>
            </w:rPr>
          </w:rPrChange>
        </w:rPr>
        <w:t xml:space="preserve"> </w:t>
      </w:r>
      <w:r w:rsidR="00A96A35" w:rsidRPr="0027638C">
        <w:rPr>
          <w:sz w:val="24"/>
          <w:rPrChange w16du:dateUtc="2026-07-07T18:18:00Z" w:author="Author" w:date="2026-07-07T20:18:00Z" w:id="4722">
            <w:rPr>
              <w:rFonts w:ascii="Times New Roman" w:hAnsi="Times New Roman"/>
              <w:color w:val="000000"/>
              <w:spacing w:val="11"/>
            </w:rPr>
          </w:rPrChange>
        </w:rPr>
        <w:t>“</w:t>
      </w:r>
      <w:r w:rsidR="00A96A35" w:rsidRPr="0027638C">
        <w:rPr>
          <w:b/>
          <w:sz w:val="24"/>
          <w:rPrChange w16du:dateUtc="2026-07-07T18:18:00Z" w:author="Author" w:date="2026-07-07T20:18:00Z" w:id="4723">
            <w:rPr>
              <w:rFonts w:ascii="Times New Roman" w:hAnsi="Times New Roman"/>
              <w:color w:val="000000"/>
              <w:spacing w:val="11"/>
            </w:rPr>
          </w:rPrChange>
        </w:rPr>
        <w:t>Amet-Consectetur</w:t>
      </w:r>
      <w:r w:rsidR="00A96A35" w:rsidRPr="0027638C">
        <w:rPr>
          <w:b/>
          <w:sz w:val="24"/>
          <w:rPrChange w16du:dateUtc="2026-07-07T18:18:00Z" w:author="Author" w:date="2026-07-07T20:18:00Z" w:id="4724">
            <w:rPr>
              <w:rFonts w:ascii="Times New Roman"/>
              <w:color w:val="000000"/>
              <w:spacing w:val="19"/>
            </w:rPr>
          </w:rPrChange>
        </w:rPr>
        <w:t xml:space="preserve"> </w:t>
      </w:r>
      <w:r w:rsidR="00A96A35" w:rsidRPr="0027638C">
        <w:rPr>
          <w:b/>
          <w:sz w:val="24"/>
          <w:rPrChange w16du:dateUtc="2026-07-07T18:18:00Z" w:author="Author" w:date="2026-07-07T20:18:00Z" w:id="4725">
            <w:rPr>
              <w:rFonts w:ascii="Times New Roman" w:hAnsi="Times New Roman"/>
              <w:color w:val="000000"/>
              <w:spacing w:val="7"/>
            </w:rPr>
          </w:rPrChange>
        </w:rPr>
        <w:t>Adipiscing</w:t>
      </w:r>
      <w:r w:rsidR="00A96A35" w:rsidRPr="0027638C">
        <w:rPr>
          <w:sz w:val="24"/>
          <w:rPrChange w16du:dateUtc="2026-07-07T18:18:00Z" w:author="Author" w:date="2026-07-07T20:18:00Z" w:id="4726">
            <w:rPr>
              <w:rFonts w:ascii="Times New Roman" w:hAnsi="Times New Roman"/>
              <w:color w:val="000000"/>
              <w:spacing w:val="7"/>
            </w:rPr>
          </w:rPrChange>
        </w:rPr>
        <w:t>”).</w:t>
      </w:r>
      <w:r w:rsidR="00A96A35" w:rsidRPr="0027638C">
        <w:rPr>
          <w:sz w:val="24"/>
          <w:rPrChange w16du:dateUtc="2026-07-07T18:18:00Z" w:author="Author" w:date="2026-07-07T20:18:00Z" w:id="4727">
            <w:rPr>
              <w:rFonts w:ascii="Times New Roman"/>
              <w:color w:val="000000"/>
              <w:spacing w:val="23"/>
            </w:rPr>
          </w:rPrChange>
        </w:rPr>
        <w:t xml:space="preserve"> </w:t>
      </w:r>
      <w:r w:rsidR="00A96A35" w:rsidRPr="0027638C">
        <w:rPr>
          <w:sz w:val="24"/>
          <w:rPrChange w16du:dateUtc="2026-07-07T18:18:00Z" w:author="Author" w:date="2026-07-07T20:18:00Z" w:id="4728">
            <w:rPr>
              <w:rFonts w:ascii="Times New Roman"/>
              <w:color w:val="000000"/>
            </w:rPr>
          </w:rPrChange>
        </w:rPr>
        <w:t>Elit</w:t>
      </w:r>
      <w:r w:rsidR="00A96A35" w:rsidRPr="0027638C">
        <w:rPr>
          <w:sz w:val="24"/>
          <w:rPrChange w16du:dateUtc="2026-07-07T18:18:00Z" w:author="Author" w:date="2026-07-07T20:18:00Z" w:id="4729">
            <w:rPr>
              <w:rFonts w:ascii="Times New Roman"/>
              <w:color w:val="000000"/>
              <w:spacing w:val="30"/>
            </w:rPr>
          </w:rPrChange>
        </w:rPr>
        <w:t xml:space="preserve"> </w:t>
      </w:r>
      <w:r w:rsidR="00A96A35" w:rsidRPr="0027638C">
        <w:rPr>
          <w:sz w:val="24"/>
          <w:rPrChange w16du:dateUtc="2026-07-07T18:18:00Z" w:author="Author" w:date="2026-07-07T20:18:00Z" w:id="4730">
            <w:rPr>
              <w:rFonts w:ascii="Times New Roman"/>
              <w:color w:val="000000"/>
            </w:rPr>
          </w:rPrChange>
        </w:rPr>
        <w:t>sed</w:t>
      </w:r>
      <w:r w:rsidR="00A96A35" w:rsidRPr="0027638C">
        <w:rPr>
          <w:sz w:val="24"/>
          <w:rPrChange w16du:dateUtc="2026-07-07T18:18:00Z" w:author="Author" w:date="2026-07-07T20:18:00Z" w:id="4731">
            <w:rPr>
              <w:rFonts w:ascii="Times New Roman"/>
              <w:color w:val="000000"/>
              <w:spacing w:val="30"/>
            </w:rPr>
          </w:rPrChange>
        </w:rPr>
        <w:t xml:space="preserve"> </w:t>
      </w:r>
      <w:r w:rsidR="00A96A35" w:rsidRPr="0027638C">
        <w:rPr>
          <w:sz w:val="24"/>
          <w:rPrChange w16du:dateUtc="2026-07-07T18:18:00Z" w:author="Author" w:date="2026-07-07T20:18:00Z" w:id="4732">
            <w:rPr>
              <w:rFonts w:ascii="Times New Roman"/>
              <w:color w:val="000000"/>
            </w:rPr>
          </w:rPrChange>
        </w:rPr>
        <w:t>do</w:t>
      </w:r>
      <w:r w:rsidR="00A96A35" w:rsidRPr="0027638C">
        <w:rPr>
          <w:sz w:val="24"/>
          <w:rPrChange w16du:dateUtc="2026-07-07T18:18:00Z" w:author="Author" w:date="2026-07-07T20:18:00Z" w:id="4733">
            <w:rPr>
              <w:rFonts w:ascii="Times New Roman"/>
              <w:color w:val="000000"/>
              <w:spacing w:val="30"/>
            </w:rPr>
          </w:rPrChange>
        </w:rPr>
        <w:t xml:space="preserve"> </w:t>
      </w:r>
      <w:r w:rsidR="00A96A35" w:rsidRPr="0027638C">
        <w:rPr>
          <w:sz w:val="24"/>
          <w:rPrChange w16du:dateUtc="2026-07-07T18:18:00Z" w:author="Author" w:date="2026-07-07T20:18:00Z" w:id="4734">
            <w:rPr>
              <w:rFonts w:ascii="Times New Roman"/>
              <w:color w:val="000000"/>
            </w:rPr>
          </w:rPrChange>
        </w:rPr>
        <w:t>eiusmod</w:t>
      </w:r>
      <w:r w:rsidR="00A96A35" w:rsidRPr="0027638C">
        <w:rPr>
          <w:sz w:val="24"/>
          <w:rPrChange w16du:dateUtc="2026-07-07T18:18:00Z" w:author="Author" w:date="2026-07-07T20:18:00Z" w:id="4735">
            <w:rPr>
              <w:rFonts w:ascii="Times New Roman"/>
              <w:color w:val="000000"/>
              <w:spacing w:val="30"/>
            </w:rPr>
          </w:rPrChange>
        </w:rPr>
        <w:t xml:space="preserve"> </w:t>
      </w:r>
      <w:r w:rsidR="00A96A35" w:rsidRPr="0027638C">
        <w:rPr>
          <w:sz w:val="24"/>
          <w:rPrChange w16du:dateUtc="2026-07-07T18:18:00Z" w:author="Author" w:date="2026-07-07T20:18:00Z" w:id="4736">
            <w:rPr>
              <w:rFonts w:ascii="Times New Roman"/>
              <w:color w:val="000000"/>
            </w:rPr>
          </w:rPrChange>
        </w:rPr>
        <w:t>tempor</w:t>
      </w:r>
      <w:r w:rsidR="00A96A35" w:rsidRPr="0027638C">
        <w:rPr>
          <w:sz w:val="24"/>
          <w:rPrChange w16du:dateUtc="2026-07-07T18:18:00Z" w:author="Author" w:date="2026-07-07T20:18:00Z" w:id="4737">
            <w:rPr>
              <w:rFonts w:ascii="Times New Roman"/>
              <w:color w:val="000000"/>
              <w:spacing w:val="30"/>
            </w:rPr>
          </w:rPrChange>
        </w:rPr>
        <w:t xml:space="preserve"> </w:t>
      </w:r>
      <w:r w:rsidR="00A96A35" w:rsidRPr="0027638C">
        <w:rPr>
          <w:sz w:val="24"/>
          <w:rPrChange w16du:dateUtc="2026-07-07T18:18:00Z" w:author="Author" w:date="2026-07-07T20:18:00Z" w:id="4738">
            <w:rPr>
              <w:rFonts w:ascii="Times New Roman"/>
              <w:color w:val="000000"/>
            </w:rPr>
          </w:rPrChange>
        </w:rPr>
        <w:t>incididunt</w:t>
      </w:r>
      <w:r w:rsidR="00A96A35" w:rsidRPr="0027638C">
        <w:rPr>
          <w:sz w:val="24"/>
          <w:rPrChange w16du:dateUtc="2026-07-07T18:18:00Z" w:author="Author" w:date="2026-07-07T20:18:00Z" w:id="4739">
            <w:rPr>
              <w:rFonts w:ascii="Times New Roman"/>
              <w:color w:val="000000"/>
              <w:spacing w:val="30"/>
            </w:rPr>
          </w:rPrChange>
        </w:rPr>
        <w:t xml:space="preserve"> </w:t>
      </w:r>
      <w:r w:rsidR="00A96A35" w:rsidRPr="0027638C">
        <w:rPr>
          <w:sz w:val="24"/>
          <w:rPrChange w16du:dateUtc="2026-07-07T18:18:00Z" w:author="Author" w:date="2026-07-07T20:18:00Z" w:id="4740">
            <w:rPr>
              <w:rFonts w:ascii="Times New Roman"/>
              <w:color w:val="000000"/>
            </w:rPr>
          </w:rPrChange>
        </w:rPr>
        <w:t>ut</w:t>
      </w:r>
      <w:r w:rsidR="00A96A35" w:rsidRPr="0027638C">
        <w:rPr>
          <w:sz w:val="24"/>
          <w:rPrChange w16du:dateUtc="2026-07-07T18:18:00Z" w:author="Author" w:date="2026-07-07T20:18:00Z" w:id="4741">
            <w:rPr>
              <w:rFonts w:ascii="Times New Roman"/>
              <w:color w:val="000000"/>
              <w:spacing w:val="30"/>
            </w:rPr>
          </w:rPrChange>
        </w:rPr>
        <w:t xml:space="preserve"> </w:t>
      </w:r>
      <w:r w:rsidR="00A96A35" w:rsidRPr="0027638C">
        <w:rPr>
          <w:sz w:val="24"/>
          <w:rPrChange w16du:dateUtc="2026-07-07T18:18:00Z" w:author="Author" w:date="2026-07-07T20:18:00Z" w:id="4742">
            <w:rPr>
              <w:rFonts w:ascii="Times New Roman" w:hAnsi="Times New Roman"/>
              <w:color w:val="000000"/>
            </w:rPr>
          </w:rPrChange>
        </w:rPr>
        <w:t>Labore-Et</w:t>
      </w:r>
      <w:del w16du:dateUtc="2026-07-07T18:18:00Z" w:author="Author" w:date="2026-07-07T20:18:00Z" w:id="4743">
        <w:r>
          <w:rPr>
            <w:color w:val="000000"/>
          </w:rPr>
          <w:cr/>
        </w:r>
      </w:del>
      <w:r w:rsidR="00A96A35" w:rsidRPr="0027638C">
        <w:rPr>
          <w:sz w:val="24"/>
          <w:rPrChange w16du:dateUtc="2026-07-07T18:18:00Z" w:author="Author" w:date="2026-07-07T20:18:00Z" w:id="4744">
            <w:rPr>
              <w:rFonts w:ascii="Times New Roman"/>
              <w:color w:val="000000"/>
              <w:spacing w:val="665"/>
            </w:rPr>
          </w:rPrChange>
        </w:rPr>
        <w:t xml:space="preserve"> </w:t>
      </w:r>
      <w:r w:rsidR="00A96A35" w:rsidRPr="0027638C">
        <w:rPr>
          <w:sz w:val="24"/>
          <w:rPrChange w16du:dateUtc="2026-07-07T18:18:00Z" w:author="Author" w:date="2026-07-07T20:18:00Z" w:id="4745">
            <w:rPr>
              <w:rFonts w:ascii="Times New Roman"/>
              <w:color w:val="000000"/>
            </w:rPr>
          </w:rPrChange>
        </w:rPr>
        <w:t>Dolore</w:t>
      </w:r>
      <w:r w:rsidR="00A96A35" w:rsidRPr="0027638C">
        <w:rPr>
          <w:sz w:val="24"/>
          <w:rPrChange w16du:dateUtc="2026-07-07T18:18:00Z" w:author="Author" w:date="2026-07-07T20:18:00Z" w:id="4746">
            <w:rPr>
              <w:rFonts w:ascii="Times New Roman"/>
              <w:color w:val="000000"/>
              <w:spacing w:val="28"/>
            </w:rPr>
          </w:rPrChange>
        </w:rPr>
        <w:t xml:space="preserve"> </w:t>
      </w:r>
      <w:r w:rsidR="00A96A35" w:rsidRPr="0027638C">
        <w:rPr>
          <w:sz w:val="24"/>
          <w:rPrChange w16du:dateUtc="2026-07-07T18:18:00Z" w:author="Author" w:date="2026-07-07T20:18:00Z" w:id="4747">
            <w:rPr>
              <w:rFonts w:ascii="Times New Roman"/>
              <w:color w:val="000000"/>
            </w:rPr>
          </w:rPrChange>
        </w:rPr>
        <w:t>magna</w:t>
      </w:r>
      <w:r w:rsidR="00A96A35" w:rsidRPr="0027638C">
        <w:rPr>
          <w:sz w:val="24"/>
          <w:rPrChange w16du:dateUtc="2026-07-07T18:18:00Z" w:author="Author" w:date="2026-07-07T20:18:00Z" w:id="4748">
            <w:rPr>
              <w:rFonts w:ascii="Times New Roman"/>
              <w:color w:val="000000"/>
              <w:spacing w:val="28"/>
            </w:rPr>
          </w:rPrChange>
        </w:rPr>
        <w:t xml:space="preserve"> </w:t>
      </w:r>
      <w:r w:rsidR="00A96A35" w:rsidRPr="0027638C">
        <w:rPr>
          <w:sz w:val="24"/>
          <w:rPrChange w16du:dateUtc="2026-07-07T18:18:00Z" w:author="Author" w:date="2026-07-07T20:18:00Z" w:id="4749">
            <w:rPr>
              <w:rFonts w:ascii="Times New Roman"/>
              <w:color w:val="000000"/>
            </w:rPr>
          </w:rPrChange>
        </w:rPr>
        <w:t>Aliqua</w:t>
      </w:r>
      <w:r w:rsidR="00A96A35" w:rsidRPr="0027638C">
        <w:rPr>
          <w:sz w:val="24"/>
          <w:rPrChange w16du:dateUtc="2026-07-07T18:18:00Z" w:author="Author" w:date="2026-07-07T20:18:00Z" w:id="4750">
            <w:rPr>
              <w:rFonts w:ascii="Times New Roman"/>
              <w:color w:val="000000"/>
              <w:spacing w:val="27"/>
            </w:rPr>
          </w:rPrChange>
        </w:rPr>
        <w:t xml:space="preserve"> </w:t>
      </w:r>
      <w:r w:rsidR="00A96A35" w:rsidRPr="0027638C">
        <w:rPr>
          <w:sz w:val="24"/>
          <w:rPrChange w16du:dateUtc="2026-07-07T18:18:00Z" w:author="Author" w:date="2026-07-07T20:18:00Z" w:id="4751">
            <w:rPr>
              <w:rFonts w:ascii="Times New Roman"/>
              <w:color w:val="000000"/>
            </w:rPr>
          </w:rPrChange>
        </w:rPr>
        <w:t>lorem,</w:t>
      </w:r>
      <w:r w:rsidR="00A96A35" w:rsidRPr="0027638C">
        <w:rPr>
          <w:sz w:val="24"/>
          <w:rPrChange w16du:dateUtc="2026-07-07T18:18:00Z" w:author="Author" w:date="2026-07-07T20:18:00Z" w:id="4752">
            <w:rPr>
              <w:rFonts w:ascii="Times New Roman"/>
              <w:color w:val="000000"/>
              <w:spacing w:val="28"/>
            </w:rPr>
          </w:rPrChange>
        </w:rPr>
        <w:t xml:space="preserve"> </w:t>
      </w:r>
      <w:r w:rsidR="00A96A35" w:rsidRPr="0027638C">
        <w:rPr>
          <w:sz w:val="24"/>
          <w:rPrChange w16du:dateUtc="2026-07-07T18:18:00Z" w:author="Author" w:date="2026-07-07T20:18:00Z" w:id="4753">
            <w:rPr>
              <w:rFonts w:ascii="Times New Roman"/>
              <w:color w:val="000000"/>
            </w:rPr>
          </w:rPrChange>
        </w:rPr>
        <w:t>ipsum</w:t>
      </w:r>
      <w:r w:rsidR="00A96A35" w:rsidRPr="0027638C">
        <w:rPr>
          <w:sz w:val="24"/>
          <w:rPrChange w16du:dateUtc="2026-07-07T18:18:00Z" w:author="Author" w:date="2026-07-07T20:18:00Z" w:id="4754">
            <w:rPr>
              <w:rFonts w:ascii="Times New Roman"/>
              <w:color w:val="000000"/>
              <w:spacing w:val="28"/>
            </w:rPr>
          </w:rPrChange>
        </w:rPr>
        <w:t xml:space="preserve"> </w:t>
      </w:r>
      <w:r w:rsidR="00A96A35" w:rsidRPr="0027638C">
        <w:rPr>
          <w:sz w:val="24"/>
          <w:rPrChange w16du:dateUtc="2026-07-07T18:18:00Z" w:author="Author" w:date="2026-07-07T20:18:00Z" w:id="4755">
            <w:rPr>
              <w:rFonts w:ascii="Times New Roman" w:hAnsi="Times New Roman"/>
              <w:color w:val="000000"/>
            </w:rPr>
          </w:rPrChange>
        </w:rPr>
        <w:t>Dolor’sit</w:t>
      </w:r>
      <w:r w:rsidR="00A96A35" w:rsidRPr="0027638C">
        <w:rPr>
          <w:sz w:val="24"/>
          <w:rPrChange w16du:dateUtc="2026-07-07T18:18:00Z" w:author="Author" w:date="2026-07-07T20:18:00Z" w:id="4756">
            <w:rPr>
              <w:rFonts w:ascii="Times New Roman"/>
              <w:color w:val="000000"/>
              <w:spacing w:val="28"/>
            </w:rPr>
          </w:rPrChange>
        </w:rPr>
        <w:t xml:space="preserve"> </w:t>
      </w:r>
      <w:r w:rsidR="00A96A35" w:rsidRPr="0027638C">
        <w:rPr>
          <w:sz w:val="24"/>
          <w:rPrChange w16du:dateUtc="2026-07-07T18:18:00Z" w:author="Author" w:date="2026-07-07T20:18:00Z" w:id="4757">
            <w:rPr>
              <w:rFonts w:ascii="Times New Roman"/>
              <w:color w:val="000000"/>
            </w:rPr>
          </w:rPrChange>
        </w:rPr>
        <w:t>amet</w:t>
      </w:r>
      <w:r w:rsidR="00A96A35" w:rsidRPr="0027638C">
        <w:rPr>
          <w:sz w:val="24"/>
          <w:rPrChange w16du:dateUtc="2026-07-07T18:18:00Z" w:author="Author" w:date="2026-07-07T20:18:00Z" w:id="4758">
            <w:rPr>
              <w:rFonts w:ascii="Times New Roman"/>
              <w:color w:val="000000"/>
              <w:spacing w:val="28"/>
            </w:rPr>
          </w:rPrChange>
        </w:rPr>
        <w:t xml:space="preserve"> </w:t>
      </w:r>
      <w:r w:rsidR="00A96A35" w:rsidRPr="0027638C">
        <w:rPr>
          <w:sz w:val="24"/>
          <w:rPrChange w16du:dateUtc="2026-07-07T18:18:00Z" w:author="Author" w:date="2026-07-07T20:18:00Z" w:id="4759">
            <w:rPr>
              <w:rFonts w:ascii="Times New Roman"/>
              <w:color w:val="000000"/>
            </w:rPr>
          </w:rPrChange>
        </w:rPr>
        <w:t>consectetur</w:t>
      </w:r>
      <w:r w:rsidR="00A96A35" w:rsidRPr="0027638C">
        <w:rPr>
          <w:sz w:val="24"/>
          <w:rPrChange w16du:dateUtc="2026-07-07T18:18:00Z" w:author="Author" w:date="2026-07-07T20:18:00Z" w:id="4760">
            <w:rPr>
              <w:rFonts w:ascii="Times New Roman"/>
              <w:color w:val="000000"/>
              <w:spacing w:val="28"/>
            </w:rPr>
          </w:rPrChange>
        </w:rPr>
        <w:t xml:space="preserve"> </w:t>
      </w:r>
      <w:r w:rsidR="00A96A35" w:rsidRPr="0027638C">
        <w:rPr>
          <w:sz w:val="24"/>
          <w:rPrChange w16du:dateUtc="2026-07-07T18:18:00Z" w:author="Author" w:date="2026-07-07T20:18:00Z" w:id="4761">
            <w:rPr>
              <w:rFonts w:ascii="Times New Roman"/>
              <w:color w:val="000000"/>
            </w:rPr>
          </w:rPrChange>
        </w:rPr>
        <w:t>adipiscing</w:t>
      </w:r>
      <w:r w:rsidR="00A96A35" w:rsidRPr="0027638C">
        <w:rPr>
          <w:sz w:val="24"/>
          <w:rPrChange w16du:dateUtc="2026-07-07T18:18:00Z" w:author="Author" w:date="2026-07-07T20:18:00Z" w:id="4762">
            <w:rPr>
              <w:rFonts w:ascii="Times New Roman"/>
              <w:color w:val="000000"/>
              <w:spacing w:val="28"/>
            </w:rPr>
          </w:rPrChange>
        </w:rPr>
        <w:t xml:space="preserve"> </w:t>
      </w:r>
      <w:r w:rsidR="00A96A35" w:rsidRPr="0027638C">
        <w:rPr>
          <w:sz w:val="24"/>
          <w:rPrChange w16du:dateUtc="2026-07-07T18:18:00Z" w:author="Author" w:date="2026-07-07T20:18:00Z" w:id="4763">
            <w:rPr>
              <w:rFonts w:ascii="Times New Roman"/>
              <w:color w:val="000000"/>
            </w:rPr>
          </w:rPrChange>
        </w:rPr>
        <w:t>Elit,</w:t>
      </w:r>
      <w:r w:rsidR="00A96A35" w:rsidRPr="0027638C">
        <w:rPr>
          <w:sz w:val="24"/>
          <w:rPrChange w16du:dateUtc="2026-07-07T18:18:00Z" w:author="Author" w:date="2026-07-07T20:18:00Z" w:id="4764">
            <w:rPr>
              <w:rFonts w:ascii="Times New Roman"/>
              <w:color w:val="000000"/>
              <w:spacing w:val="28"/>
            </w:rPr>
          </w:rPrChange>
        </w:rPr>
        <w:t xml:space="preserve"> </w:t>
      </w:r>
      <w:r w:rsidR="00A96A35" w:rsidRPr="0027638C">
        <w:rPr>
          <w:sz w:val="24"/>
          <w:rPrChange w16du:dateUtc="2026-07-07T18:18:00Z" w:author="Author" w:date="2026-07-07T20:18:00Z" w:id="4765">
            <w:rPr>
              <w:rFonts w:ascii="Times New Roman"/>
              <w:color w:val="000000"/>
            </w:rPr>
          </w:rPrChange>
        </w:rPr>
        <w:t>sed</w:t>
      </w:r>
      <w:r w:rsidR="00A96A35" w:rsidRPr="0027638C">
        <w:rPr>
          <w:sz w:val="24"/>
          <w:rPrChange w16du:dateUtc="2026-07-07T18:18:00Z" w:author="Author" w:date="2026-07-07T20:18:00Z" w:id="4766">
            <w:rPr>
              <w:rFonts w:ascii="Times New Roman"/>
              <w:color w:val="000000"/>
              <w:spacing w:val="28"/>
            </w:rPr>
          </w:rPrChange>
        </w:rPr>
        <w:t xml:space="preserve"> </w:t>
      </w:r>
      <w:r w:rsidR="00A96A35" w:rsidRPr="0027638C">
        <w:rPr>
          <w:sz w:val="24"/>
          <w:rPrChange w16du:dateUtc="2026-07-07T18:18:00Z" w:author="Author" w:date="2026-07-07T20:18:00Z" w:id="4767">
            <w:rPr>
              <w:rFonts w:ascii="Times New Roman"/>
              <w:color w:val="000000"/>
            </w:rPr>
          </w:rPrChange>
        </w:rPr>
        <w:t>do</w:t>
      </w:r>
      <w:r w:rsidR="00A96A35" w:rsidRPr="0027638C">
        <w:rPr>
          <w:sz w:val="24"/>
          <w:rPrChange w16du:dateUtc="2026-07-07T18:18:00Z" w:author="Author" w:date="2026-07-07T20:18:00Z" w:id="4768">
            <w:rPr>
              <w:rFonts w:ascii="Times New Roman"/>
              <w:color w:val="000000"/>
              <w:spacing w:val="28"/>
            </w:rPr>
          </w:rPrChange>
        </w:rPr>
        <w:t xml:space="preserve"> </w:t>
      </w:r>
      <w:r w:rsidR="00A96A35" w:rsidRPr="0027638C">
        <w:rPr>
          <w:sz w:val="24"/>
          <w:rPrChange w16du:dateUtc="2026-07-07T18:18:00Z" w:author="Author" w:date="2026-07-07T20:18:00Z" w:id="4769">
            <w:rPr>
              <w:rFonts w:ascii="Times New Roman" w:hAnsi="Times New Roman"/>
              <w:color w:val="000000"/>
            </w:rPr>
          </w:rPrChange>
        </w:rPr>
        <w:t>eiusmod</w:t>
      </w:r>
      <w:del w16du:dateUtc="2026-07-07T18:18:00Z" w:author="Author" w:date="2026-07-07T20:18:00Z" w:id="4770">
        <w:r>
          <w:rPr>
            <w:color w:val="000000"/>
          </w:rPr>
          <w:cr/>
        </w:r>
      </w:del>
      <w:r w:rsidR="00A96A35" w:rsidRPr="0027638C">
        <w:rPr>
          <w:sz w:val="24"/>
          <w:rPrChange w16du:dateUtc="2026-07-07T18:18:00Z" w:author="Author" w:date="2026-07-07T20:18:00Z" w:id="4771">
            <w:rPr>
              <w:rFonts w:ascii="Times New Roman"/>
              <w:color w:val="000000"/>
              <w:spacing w:val="665"/>
            </w:rPr>
          </w:rPrChange>
        </w:rPr>
        <w:t xml:space="preserve"> </w:t>
      </w:r>
      <w:r w:rsidR="00A96A35" w:rsidRPr="0027638C">
        <w:rPr>
          <w:sz w:val="24"/>
          <w:rPrChange w16du:dateUtc="2026-07-07T18:18:00Z" w:author="Author" w:date="2026-07-07T20:18:00Z" w:id="4772">
            <w:rPr>
              <w:rFonts w:ascii="Times New Roman"/>
              <w:color w:val="000000"/>
            </w:rPr>
          </w:rPrChange>
        </w:rPr>
        <w:t>tempor</w:t>
      </w:r>
      <w:r w:rsidR="00A96A35" w:rsidRPr="0027638C">
        <w:rPr>
          <w:sz w:val="24"/>
          <w:rPrChange w16du:dateUtc="2026-07-07T18:18:00Z" w:author="Author" w:date="2026-07-07T20:18:00Z" w:id="4773">
            <w:rPr>
              <w:rFonts w:ascii="Times New Roman"/>
              <w:color w:val="000000"/>
              <w:spacing w:val="60"/>
            </w:rPr>
          </w:rPrChange>
        </w:rPr>
        <w:t xml:space="preserve"> </w:t>
      </w:r>
      <w:r w:rsidR="00A96A35" w:rsidRPr="0027638C">
        <w:rPr>
          <w:sz w:val="24"/>
          <w:rPrChange w16du:dateUtc="2026-07-07T18:18:00Z" w:author="Author" w:date="2026-07-07T20:18:00Z" w:id="4774">
            <w:rPr>
              <w:rFonts w:ascii="Times New Roman"/>
              <w:color w:val="000000"/>
            </w:rPr>
          </w:rPrChange>
        </w:rPr>
        <w:t>incididunt</w:t>
      </w:r>
      <w:r w:rsidR="00A96A35" w:rsidRPr="0027638C">
        <w:rPr>
          <w:sz w:val="24"/>
          <w:rPrChange w16du:dateUtc="2026-07-07T18:18:00Z" w:author="Author" w:date="2026-07-07T20:18:00Z" w:id="4775">
            <w:rPr>
              <w:rFonts w:ascii="Times New Roman"/>
              <w:color w:val="000000"/>
              <w:spacing w:val="60"/>
            </w:rPr>
          </w:rPrChange>
        </w:rPr>
        <w:t xml:space="preserve"> </w:t>
      </w:r>
      <w:r w:rsidR="00A96A35" w:rsidRPr="0027638C">
        <w:rPr>
          <w:sz w:val="24"/>
          <w:rPrChange w16du:dateUtc="2026-07-07T18:18:00Z" w:author="Author" w:date="2026-07-07T20:18:00Z" w:id="4776">
            <w:rPr>
              <w:rFonts w:ascii="Times New Roman"/>
              <w:color w:val="000000"/>
            </w:rPr>
          </w:rPrChange>
        </w:rPr>
        <w:t>ut</w:t>
      </w:r>
      <w:r w:rsidR="00A96A35" w:rsidRPr="0027638C">
        <w:rPr>
          <w:sz w:val="24"/>
          <w:rPrChange w16du:dateUtc="2026-07-07T18:18:00Z" w:author="Author" w:date="2026-07-07T20:18:00Z" w:id="4777">
            <w:rPr>
              <w:rFonts w:ascii="Times New Roman"/>
              <w:color w:val="000000"/>
              <w:spacing w:val="60"/>
            </w:rPr>
          </w:rPrChange>
        </w:rPr>
        <w:t xml:space="preserve"> </w:t>
      </w:r>
      <w:r w:rsidR="00A96A35" w:rsidRPr="0027638C">
        <w:rPr>
          <w:sz w:val="24"/>
          <w:rPrChange w16du:dateUtc="2026-07-07T18:18:00Z" w:author="Author" w:date="2026-07-07T20:18:00Z" w:id="4778">
            <w:rPr>
              <w:rFonts w:ascii="Times New Roman"/>
              <w:color w:val="000000"/>
            </w:rPr>
          </w:rPrChange>
        </w:rPr>
        <w:t>Labore.</w:t>
      </w:r>
      <w:r w:rsidR="00A96A35" w:rsidRPr="0027638C">
        <w:rPr>
          <w:sz w:val="24"/>
          <w:rPrChange w16du:dateUtc="2026-07-07T18:18:00Z" w:author="Author" w:date="2026-07-07T20:18:00Z" w:id="4779">
            <w:rPr>
              <w:rFonts w:ascii="Times New Roman"/>
              <w:color w:val="000000"/>
              <w:spacing w:val="60"/>
            </w:rPr>
          </w:rPrChange>
        </w:rPr>
        <w:t xml:space="preserve"> </w:t>
      </w:r>
      <w:r w:rsidR="00A96A35" w:rsidRPr="0027638C">
        <w:rPr>
          <w:sz w:val="24"/>
          <w:rPrChange w16du:dateUtc="2026-07-07T18:18:00Z" w:author="Author" w:date="2026-07-07T20:18:00Z" w:id="4780">
            <w:rPr>
              <w:rFonts w:ascii="Times New Roman"/>
              <w:color w:val="000000"/>
            </w:rPr>
          </w:rPrChange>
        </w:rPr>
        <w:t>Et</w:t>
      </w:r>
      <w:r w:rsidR="00A96A35" w:rsidRPr="0027638C">
        <w:rPr>
          <w:sz w:val="24"/>
          <w:rPrChange w16du:dateUtc="2026-07-07T18:18:00Z" w:author="Author" w:date="2026-07-07T20:18:00Z" w:id="4781">
            <w:rPr>
              <w:rFonts w:ascii="Times New Roman"/>
              <w:color w:val="000000"/>
              <w:spacing w:val="60"/>
            </w:rPr>
          </w:rPrChange>
        </w:rPr>
        <w:t xml:space="preserve"> </w:t>
      </w:r>
      <w:r w:rsidR="00A96A35" w:rsidRPr="0027638C">
        <w:rPr>
          <w:sz w:val="24"/>
          <w:rPrChange w16du:dateUtc="2026-07-07T18:18:00Z" w:author="Author" w:date="2026-07-07T20:18:00Z" w:id="4782">
            <w:rPr>
              <w:rFonts w:ascii="Times New Roman"/>
              <w:color w:val="000000"/>
            </w:rPr>
          </w:rPrChange>
        </w:rPr>
        <w:t>dolore</w:t>
      </w:r>
      <w:r w:rsidR="00A96A35" w:rsidRPr="0027638C">
        <w:rPr>
          <w:sz w:val="24"/>
          <w:rPrChange w16du:dateUtc="2026-07-07T18:18:00Z" w:author="Author" w:date="2026-07-07T20:18:00Z" w:id="4783">
            <w:rPr>
              <w:rFonts w:ascii="Times New Roman"/>
              <w:color w:val="000000"/>
              <w:spacing w:val="60"/>
            </w:rPr>
          </w:rPrChange>
        </w:rPr>
        <w:t xml:space="preserve"> </w:t>
      </w:r>
      <w:r w:rsidR="00A96A35" w:rsidRPr="0027638C">
        <w:rPr>
          <w:sz w:val="24"/>
          <w:rPrChange w16du:dateUtc="2026-07-07T18:18:00Z" w:author="Author" w:date="2026-07-07T20:18:00Z" w:id="4784">
            <w:rPr>
              <w:rFonts w:ascii="Times New Roman"/>
              <w:color w:val="000000"/>
            </w:rPr>
          </w:rPrChange>
        </w:rPr>
        <w:t>magna</w:t>
      </w:r>
      <w:r w:rsidR="00A96A35" w:rsidRPr="0027638C">
        <w:rPr>
          <w:sz w:val="24"/>
          <w:rPrChange w16du:dateUtc="2026-07-07T18:18:00Z" w:author="Author" w:date="2026-07-07T20:18:00Z" w:id="4785">
            <w:rPr>
              <w:rFonts w:ascii="Times New Roman"/>
              <w:color w:val="000000"/>
              <w:spacing w:val="60"/>
            </w:rPr>
          </w:rPrChange>
        </w:rPr>
        <w:t xml:space="preserve"> </w:t>
      </w:r>
      <w:r w:rsidR="00A96A35" w:rsidRPr="0027638C">
        <w:rPr>
          <w:sz w:val="24"/>
          <w:rPrChange w16du:dateUtc="2026-07-07T18:18:00Z" w:author="Author" w:date="2026-07-07T20:18:00Z" w:id="4786">
            <w:rPr>
              <w:rFonts w:ascii="Times New Roman"/>
              <w:color w:val="000000"/>
            </w:rPr>
          </w:rPrChange>
        </w:rPr>
        <w:t>aliqua</w:t>
      </w:r>
      <w:r w:rsidR="00A96A35" w:rsidRPr="0027638C">
        <w:rPr>
          <w:sz w:val="24"/>
          <w:rPrChange w16du:dateUtc="2026-07-07T18:18:00Z" w:author="Author" w:date="2026-07-07T20:18:00Z" w:id="4787">
            <w:rPr>
              <w:rFonts w:ascii="Times New Roman"/>
              <w:color w:val="000000"/>
              <w:spacing w:val="60"/>
            </w:rPr>
          </w:rPrChange>
        </w:rPr>
        <w:t xml:space="preserve"> </w:t>
      </w:r>
      <w:r w:rsidR="00A96A35" w:rsidRPr="0027638C">
        <w:rPr>
          <w:sz w:val="24"/>
          <w:rPrChange w16du:dateUtc="2026-07-07T18:18:00Z" w:author="Author" w:date="2026-07-07T20:18:00Z" w:id="4788">
            <w:rPr>
              <w:rFonts w:ascii="Times New Roman"/>
              <w:color w:val="000000"/>
            </w:rPr>
          </w:rPrChange>
        </w:rPr>
        <w:t>lorem</w:t>
      </w:r>
      <w:r w:rsidR="00A96A35" w:rsidRPr="0027638C">
        <w:rPr>
          <w:sz w:val="24"/>
          <w:rPrChange w16du:dateUtc="2026-07-07T18:18:00Z" w:author="Author" w:date="2026-07-07T20:18:00Z" w:id="4789">
            <w:rPr>
              <w:rFonts w:ascii="Times New Roman"/>
              <w:color w:val="000000"/>
              <w:spacing w:val="60"/>
            </w:rPr>
          </w:rPrChange>
        </w:rPr>
        <w:t xml:space="preserve"> </w:t>
      </w:r>
      <w:r w:rsidR="00A96A35" w:rsidRPr="0027638C">
        <w:rPr>
          <w:sz w:val="24"/>
          <w:rPrChange w16du:dateUtc="2026-07-07T18:18:00Z" w:author="Author" w:date="2026-07-07T20:18:00Z" w:id="4790">
            <w:rPr>
              <w:rFonts w:ascii="Times New Roman"/>
              <w:color w:val="000000"/>
            </w:rPr>
          </w:rPrChange>
        </w:rPr>
        <w:t>ipsum</w:t>
      </w:r>
      <w:r w:rsidR="00A96A35" w:rsidRPr="0027638C">
        <w:rPr>
          <w:sz w:val="24"/>
          <w:rPrChange w16du:dateUtc="2026-07-07T18:18:00Z" w:author="Author" w:date="2026-07-07T20:18:00Z" w:id="4791">
            <w:rPr>
              <w:rFonts w:ascii="Times New Roman"/>
              <w:color w:val="000000"/>
              <w:spacing w:val="60"/>
            </w:rPr>
          </w:rPrChange>
        </w:rPr>
        <w:t xml:space="preserve"> </w:t>
      </w:r>
      <w:r w:rsidR="00A96A35" w:rsidRPr="0027638C">
        <w:rPr>
          <w:sz w:val="24"/>
          <w:rPrChange w16du:dateUtc="2026-07-07T18:18:00Z" w:author="Author" w:date="2026-07-07T20:18:00Z" w:id="4792">
            <w:rPr>
              <w:rFonts w:ascii="Times New Roman"/>
              <w:color w:val="000000"/>
            </w:rPr>
          </w:rPrChange>
        </w:rPr>
        <w:t>dolor</w:t>
      </w:r>
      <w:r w:rsidR="00A96A35" w:rsidRPr="0027638C">
        <w:rPr>
          <w:sz w:val="24"/>
          <w:rPrChange w16du:dateUtc="2026-07-07T18:18:00Z" w:author="Author" w:date="2026-07-07T20:18:00Z" w:id="4793">
            <w:rPr>
              <w:rFonts w:ascii="Times New Roman"/>
              <w:color w:val="000000"/>
              <w:spacing w:val="60"/>
            </w:rPr>
          </w:rPrChange>
        </w:rPr>
        <w:t xml:space="preserve"> </w:t>
      </w:r>
      <w:r w:rsidR="00A96A35" w:rsidRPr="0027638C">
        <w:rPr>
          <w:sz w:val="24"/>
          <w:rPrChange w16du:dateUtc="2026-07-07T18:18:00Z" w:author="Author" w:date="2026-07-07T20:18:00Z" w:id="4794">
            <w:rPr>
              <w:rFonts w:ascii="Times New Roman"/>
              <w:color w:val="000000"/>
            </w:rPr>
          </w:rPrChange>
        </w:rPr>
        <w:t>sit</w:t>
      </w:r>
      <w:r w:rsidR="00A96A35" w:rsidRPr="0027638C">
        <w:rPr>
          <w:sz w:val="24"/>
          <w:rPrChange w16du:dateUtc="2026-07-07T18:18:00Z" w:author="Author" w:date="2026-07-07T20:18:00Z" w:id="4795">
            <w:rPr>
              <w:rFonts w:ascii="Times New Roman"/>
              <w:color w:val="000000"/>
              <w:spacing w:val="60"/>
            </w:rPr>
          </w:rPrChange>
        </w:rPr>
        <w:t xml:space="preserve"> </w:t>
      </w:r>
      <w:r w:rsidR="00A96A35" w:rsidRPr="0027638C">
        <w:rPr>
          <w:sz w:val="24"/>
          <w:rPrChange w16du:dateUtc="2026-07-07T18:18:00Z" w:author="Author" w:date="2026-07-07T20:18:00Z" w:id="4796">
            <w:rPr>
              <w:rFonts w:ascii="Times New Roman" w:hAnsi="Times New Roman"/>
              <w:color w:val="000000"/>
            </w:rPr>
          </w:rPrChange>
        </w:rPr>
        <w:t>amet</w:t>
      </w:r>
      <w:del w16du:dateUtc="2026-07-07T18:18:00Z" w:author="Author" w:date="2026-07-07T20:18:00Z" w:id="4797">
        <w:r>
          <w:rPr>
            <w:color w:val="000000"/>
          </w:rPr>
          <w:cr/>
        </w:r>
      </w:del>
      <w:r w:rsidR="00A96A35" w:rsidRPr="0027638C">
        <w:rPr>
          <w:sz w:val="24"/>
          <w:rPrChange w16du:dateUtc="2026-07-07T18:18:00Z" w:author="Author" w:date="2026-07-07T20:18:00Z" w:id="4798">
            <w:rPr>
              <w:rFonts w:ascii="Times New Roman"/>
              <w:color w:val="000000"/>
              <w:spacing w:val="665"/>
            </w:rPr>
          </w:rPrChange>
        </w:rPr>
        <w:t xml:space="preserve"> </w:t>
      </w:r>
      <w:r w:rsidR="00A96A35" w:rsidRPr="0027638C">
        <w:rPr>
          <w:sz w:val="24"/>
          <w:rPrChange w16du:dateUtc="2026-07-07T18:18:00Z" w:author="Author" w:date="2026-07-07T20:18:00Z" w:id="4799">
            <w:rPr>
              <w:rFonts w:ascii="Times New Roman"/>
              <w:color w:val="000000"/>
            </w:rPr>
          </w:rPrChange>
        </w:rPr>
        <w:t>consectetur</w:t>
      </w:r>
      <w:r w:rsidR="00A96A35" w:rsidRPr="0027638C">
        <w:rPr>
          <w:sz w:val="24"/>
          <w:rPrChange w16du:dateUtc="2026-07-07T18:18:00Z" w:author="Author" w:date="2026-07-07T20:18:00Z" w:id="4800">
            <w:rPr>
              <w:rFonts w:ascii="Times New Roman"/>
              <w:color w:val="000000"/>
              <w:spacing w:val="6"/>
            </w:rPr>
          </w:rPrChange>
        </w:rPr>
        <w:t xml:space="preserve"> </w:t>
      </w:r>
      <w:r w:rsidR="00A96A35" w:rsidRPr="0027638C">
        <w:rPr>
          <w:sz w:val="24"/>
          <w:rPrChange w16du:dateUtc="2026-07-07T18:18:00Z" w:author="Author" w:date="2026-07-07T20:18:00Z" w:id="4801">
            <w:rPr>
              <w:rFonts w:ascii="Times New Roman"/>
              <w:color w:val="000000"/>
            </w:rPr>
          </w:rPrChange>
        </w:rPr>
        <w:t>adipiscing</w:t>
      </w:r>
      <w:r w:rsidR="00A96A35" w:rsidRPr="0027638C">
        <w:rPr>
          <w:sz w:val="24"/>
          <w:rPrChange w16du:dateUtc="2026-07-07T18:18:00Z" w:author="Author" w:date="2026-07-07T20:18:00Z" w:id="4802">
            <w:rPr>
              <w:rFonts w:ascii="Times New Roman"/>
              <w:color w:val="000000"/>
              <w:spacing w:val="6"/>
            </w:rPr>
          </w:rPrChange>
        </w:rPr>
        <w:t xml:space="preserve"> </w:t>
      </w:r>
      <w:r w:rsidR="00A96A35" w:rsidRPr="0027638C">
        <w:rPr>
          <w:sz w:val="24"/>
          <w:rPrChange w16du:dateUtc="2026-07-07T18:18:00Z" w:author="Author" w:date="2026-07-07T20:18:00Z" w:id="4803">
            <w:rPr>
              <w:rFonts w:ascii="Times New Roman"/>
              <w:color w:val="000000"/>
            </w:rPr>
          </w:rPrChange>
        </w:rPr>
        <w:t>Elit-Sed</w:t>
      </w:r>
      <w:r w:rsidR="00A96A35" w:rsidRPr="0027638C">
        <w:rPr>
          <w:sz w:val="24"/>
          <w:rPrChange w16du:dateUtc="2026-07-07T18:18:00Z" w:author="Author" w:date="2026-07-07T20:18:00Z" w:id="4804">
            <w:rPr>
              <w:rFonts w:ascii="Times New Roman"/>
              <w:color w:val="000000"/>
              <w:spacing w:val="6"/>
            </w:rPr>
          </w:rPrChange>
        </w:rPr>
        <w:t xml:space="preserve"> </w:t>
      </w:r>
      <w:r w:rsidR="00A96A35" w:rsidRPr="0027638C">
        <w:rPr>
          <w:sz w:val="24"/>
          <w:rPrChange w16du:dateUtc="2026-07-07T18:18:00Z" w:author="Author" w:date="2026-07-07T20:18:00Z" w:id="4805">
            <w:rPr>
              <w:rFonts w:ascii="Times New Roman"/>
              <w:color w:val="000000"/>
            </w:rPr>
          </w:rPrChange>
        </w:rPr>
        <w:t>Do.</w:t>
      </w:r>
      <w:r w:rsidR="00A96A35" w:rsidRPr="0027638C">
        <w:rPr>
          <w:sz w:val="24"/>
          <w:rPrChange w16du:dateUtc="2026-07-07T18:18:00Z" w:author="Author" w:date="2026-07-07T20:18:00Z" w:id="4806">
            <w:rPr>
              <w:rFonts w:ascii="Times New Roman"/>
              <w:color w:val="000000"/>
              <w:spacing w:val="6"/>
            </w:rPr>
          </w:rPrChange>
        </w:rPr>
        <w:t xml:space="preserve"> </w:t>
      </w:r>
      <w:r w:rsidR="00A96A35" w:rsidRPr="0027638C">
        <w:rPr>
          <w:sz w:val="24"/>
          <w:rPrChange w16du:dateUtc="2026-07-07T18:18:00Z" w:author="Author" w:date="2026-07-07T20:18:00Z" w:id="4807">
            <w:rPr>
              <w:rFonts w:ascii="Times New Roman"/>
              <w:color w:val="000000"/>
            </w:rPr>
          </w:rPrChange>
        </w:rPr>
        <w:t>Eiusmod</w:t>
      </w:r>
      <w:r w:rsidR="00A96A35" w:rsidRPr="0027638C">
        <w:rPr>
          <w:sz w:val="24"/>
          <w:rPrChange w16du:dateUtc="2026-07-07T18:18:00Z" w:author="Author" w:date="2026-07-07T20:18:00Z" w:id="4808">
            <w:rPr>
              <w:rFonts w:ascii="Times New Roman"/>
              <w:color w:val="000000"/>
              <w:spacing w:val="6"/>
            </w:rPr>
          </w:rPrChange>
        </w:rPr>
        <w:t xml:space="preserve"> </w:t>
      </w:r>
      <w:r w:rsidR="00A96A35" w:rsidRPr="0027638C">
        <w:rPr>
          <w:sz w:val="24"/>
          <w:rPrChange w16du:dateUtc="2026-07-07T18:18:00Z" w:author="Author" w:date="2026-07-07T20:18:00Z" w:id="4809">
            <w:rPr>
              <w:rFonts w:ascii="Times New Roman"/>
              <w:color w:val="000000"/>
            </w:rPr>
          </w:rPrChange>
        </w:rPr>
        <w:t>Tempor</w:t>
      </w:r>
      <w:r w:rsidR="00A96A35" w:rsidRPr="0027638C">
        <w:rPr>
          <w:sz w:val="24"/>
          <w:rPrChange w16du:dateUtc="2026-07-07T18:18:00Z" w:author="Author" w:date="2026-07-07T20:18:00Z" w:id="4810">
            <w:rPr>
              <w:rFonts w:ascii="Times New Roman"/>
              <w:color w:val="000000"/>
              <w:spacing w:val="6"/>
            </w:rPr>
          </w:rPrChange>
        </w:rPr>
        <w:t xml:space="preserve"> </w:t>
      </w:r>
      <w:r w:rsidR="00A96A35" w:rsidRPr="0027638C">
        <w:rPr>
          <w:sz w:val="24"/>
          <w:rPrChange w16du:dateUtc="2026-07-07T18:18:00Z" w:author="Author" w:date="2026-07-07T20:18:00Z" w:id="4811">
            <w:rPr>
              <w:rFonts w:ascii="Times New Roman"/>
              <w:color w:val="000000"/>
            </w:rPr>
          </w:rPrChange>
        </w:rPr>
        <w:t>incididunt</w:t>
      </w:r>
      <w:r w:rsidR="00A96A35" w:rsidRPr="0027638C">
        <w:rPr>
          <w:sz w:val="24"/>
          <w:rPrChange w16du:dateUtc="2026-07-07T18:18:00Z" w:author="Author" w:date="2026-07-07T20:18:00Z" w:id="4812">
            <w:rPr>
              <w:rFonts w:ascii="Times New Roman"/>
              <w:color w:val="000000"/>
              <w:spacing w:val="6"/>
            </w:rPr>
          </w:rPrChange>
        </w:rPr>
        <w:t xml:space="preserve"> </w:t>
      </w:r>
      <w:r w:rsidR="00A96A35" w:rsidRPr="0027638C">
        <w:rPr>
          <w:sz w:val="24"/>
          <w:rPrChange w16du:dateUtc="2026-07-07T18:18:00Z" w:author="Author" w:date="2026-07-07T20:18:00Z" w:id="4813">
            <w:rPr>
              <w:rFonts w:ascii="Times New Roman"/>
              <w:color w:val="000000"/>
            </w:rPr>
          </w:rPrChange>
        </w:rPr>
        <w:t>ut</w:t>
      </w:r>
      <w:r w:rsidR="00A96A35" w:rsidRPr="0027638C">
        <w:rPr>
          <w:sz w:val="24"/>
          <w:rPrChange w16du:dateUtc="2026-07-07T18:18:00Z" w:author="Author" w:date="2026-07-07T20:18:00Z" w:id="4814">
            <w:rPr>
              <w:rFonts w:ascii="Times New Roman"/>
              <w:color w:val="000000"/>
              <w:spacing w:val="6"/>
            </w:rPr>
          </w:rPrChange>
        </w:rPr>
        <w:t xml:space="preserve"> </w:t>
      </w:r>
      <w:r w:rsidR="00A96A35" w:rsidRPr="0027638C">
        <w:rPr>
          <w:sz w:val="24"/>
          <w:rPrChange w16du:dateUtc="2026-07-07T18:18:00Z" w:author="Author" w:date="2026-07-07T20:18:00Z" w:id="4815">
            <w:rPr>
              <w:rFonts w:ascii="Times New Roman"/>
              <w:color w:val="000000"/>
            </w:rPr>
          </w:rPrChange>
        </w:rPr>
        <w:t>labore</w:t>
      </w:r>
      <w:r w:rsidR="00A96A35" w:rsidRPr="0027638C">
        <w:rPr>
          <w:sz w:val="24"/>
          <w:rPrChange w16du:dateUtc="2026-07-07T18:18:00Z" w:author="Author" w:date="2026-07-07T20:18:00Z" w:id="4816">
            <w:rPr>
              <w:rFonts w:ascii="Times New Roman"/>
              <w:color w:val="000000"/>
              <w:spacing w:val="6"/>
            </w:rPr>
          </w:rPrChange>
        </w:rPr>
        <w:t xml:space="preserve"> </w:t>
      </w:r>
      <w:r w:rsidR="00A96A35" w:rsidRPr="0027638C">
        <w:rPr>
          <w:sz w:val="24"/>
          <w:rPrChange w16du:dateUtc="2026-07-07T18:18:00Z" w:author="Author" w:date="2026-07-07T20:18:00Z" w:id="4817">
            <w:rPr>
              <w:rFonts w:ascii="Times New Roman"/>
              <w:color w:val="000000"/>
            </w:rPr>
          </w:rPrChange>
        </w:rPr>
        <w:t>et</w:t>
      </w:r>
      <w:r w:rsidR="00A96A35" w:rsidRPr="0027638C">
        <w:rPr>
          <w:sz w:val="24"/>
          <w:rPrChange w16du:dateUtc="2026-07-07T18:18:00Z" w:author="Author" w:date="2026-07-07T20:18:00Z" w:id="4818">
            <w:rPr>
              <w:rFonts w:ascii="Times New Roman"/>
              <w:color w:val="000000"/>
              <w:spacing w:val="6"/>
            </w:rPr>
          </w:rPrChange>
        </w:rPr>
        <w:t xml:space="preserve"> </w:t>
      </w:r>
      <w:r w:rsidR="00A96A35" w:rsidRPr="0027638C">
        <w:rPr>
          <w:sz w:val="24"/>
          <w:rPrChange w16du:dateUtc="2026-07-07T18:18:00Z" w:author="Author" w:date="2026-07-07T20:18:00Z" w:id="4819">
            <w:rPr>
              <w:rFonts w:ascii="Times New Roman"/>
              <w:color w:val="000000"/>
            </w:rPr>
          </w:rPrChange>
        </w:rPr>
        <w:t>dolore</w:t>
      </w:r>
      <w:r w:rsidR="00A96A35" w:rsidRPr="0027638C">
        <w:rPr>
          <w:sz w:val="24"/>
          <w:rPrChange w16du:dateUtc="2026-07-07T18:18:00Z" w:author="Author" w:date="2026-07-07T20:18:00Z" w:id="4820">
            <w:rPr>
              <w:rFonts w:ascii="Times New Roman"/>
              <w:color w:val="000000"/>
              <w:spacing w:val="6"/>
            </w:rPr>
          </w:rPrChange>
        </w:rPr>
        <w:t xml:space="preserve"> </w:t>
      </w:r>
      <w:r w:rsidR="00A96A35" w:rsidRPr="0027638C">
        <w:rPr>
          <w:sz w:val="24"/>
          <w:rPrChange w16du:dateUtc="2026-07-07T18:18:00Z" w:author="Author" w:date="2026-07-07T20:18:00Z" w:id="4821">
            <w:rPr>
              <w:rFonts w:ascii="Times New Roman"/>
              <w:color w:val="000000"/>
            </w:rPr>
          </w:rPrChange>
        </w:rPr>
        <w:t>magna</w:t>
      </w:r>
      <w:r w:rsidR="00A96A35" w:rsidRPr="0027638C">
        <w:rPr>
          <w:sz w:val="24"/>
          <w:rPrChange w16du:dateUtc="2026-07-07T18:18:00Z" w:author="Author" w:date="2026-07-07T20:18:00Z" w:id="4822">
            <w:rPr>
              <w:rFonts w:ascii="Times New Roman"/>
              <w:color w:val="000000"/>
              <w:spacing w:val="6"/>
            </w:rPr>
          </w:rPrChange>
        </w:rPr>
        <w:t xml:space="preserve"> </w:t>
      </w:r>
      <w:r w:rsidR="00A96A35" w:rsidRPr="0027638C">
        <w:rPr>
          <w:sz w:val="24"/>
          <w:rPrChange w16du:dateUtc="2026-07-07T18:18:00Z" w:author="Author" w:date="2026-07-07T20:18:00Z" w:id="4823">
            <w:rPr>
              <w:rFonts w:ascii="Times New Roman"/>
              <w:color w:val="000000"/>
            </w:rPr>
          </w:rPrChange>
        </w:rPr>
        <w:t>aliqua</w:t>
      </w:r>
      <w:r w:rsidR="00A96A35" w:rsidRPr="0027638C">
        <w:rPr>
          <w:sz w:val="24"/>
          <w:rPrChange w16du:dateUtc="2026-07-07T18:18:00Z" w:author="Author" w:date="2026-07-07T20:18:00Z" w:id="4824">
            <w:rPr>
              <w:rFonts w:ascii="Times New Roman"/>
              <w:color w:val="000000"/>
              <w:spacing w:val="6"/>
            </w:rPr>
          </w:rPrChange>
        </w:rPr>
        <w:t xml:space="preserve"> </w:t>
      </w:r>
      <w:r w:rsidR="00A96A35" w:rsidRPr="0027638C">
        <w:rPr>
          <w:sz w:val="24"/>
          <w:rPrChange w16du:dateUtc="2026-07-07T18:18:00Z" w:author="Author" w:date="2026-07-07T20:18:00Z" w:id="4825">
            <w:rPr>
              <w:rFonts w:ascii="Times New Roman" w:hAnsi="Times New Roman"/>
              <w:color w:val="000000"/>
            </w:rPr>
          </w:rPrChange>
        </w:rPr>
        <w:t>lorem</w:t>
      </w:r>
      <w:del w16du:dateUtc="2026-07-07T18:18:00Z" w:author="Author" w:date="2026-07-07T20:18:00Z" w:id="4826">
        <w:r>
          <w:rPr>
            <w:color w:val="000000"/>
          </w:rPr>
          <w:cr/>
        </w:r>
      </w:del>
      <w:r w:rsidR="00A96A35" w:rsidRPr="0027638C">
        <w:rPr>
          <w:sz w:val="24"/>
          <w:rPrChange w16du:dateUtc="2026-07-07T18:18:00Z" w:author="Author" w:date="2026-07-07T20:18:00Z" w:id="4827">
            <w:rPr>
              <w:rFonts w:ascii="Times New Roman"/>
              <w:color w:val="000000"/>
              <w:spacing w:val="665"/>
            </w:rPr>
          </w:rPrChange>
        </w:rPr>
        <w:t xml:space="preserve"> </w:t>
      </w:r>
      <w:r w:rsidR="00A96A35" w:rsidRPr="0027638C">
        <w:rPr>
          <w:sz w:val="24"/>
          <w:rPrChange w16du:dateUtc="2026-07-07T18:18:00Z" w:author="Author" w:date="2026-07-07T20:18:00Z" w:id="4828">
            <w:rPr>
              <w:rFonts w:ascii="Times New Roman"/>
              <w:color w:val="000000"/>
            </w:rPr>
          </w:rPrChange>
        </w:rPr>
        <w:t>ipsum</w:t>
      </w:r>
      <w:r w:rsidR="00A96A35" w:rsidRPr="0027638C">
        <w:rPr>
          <w:spacing w:val="-2"/>
          <w:sz w:val="24"/>
          <w:rPrChange w16du:dateUtc="2026-07-07T18:18:00Z" w:author="Author" w:date="2026-07-07T20:18:00Z" w:id="4829">
            <w:rPr>
              <w:rFonts w:ascii="Times New Roman"/>
              <w:color w:val="000000"/>
              <w:spacing w:val="2"/>
            </w:rPr>
          </w:rPrChange>
        </w:rPr>
        <w:t xml:space="preserve"> </w:t>
      </w:r>
      <w:r w:rsidR="00A96A35" w:rsidRPr="0027638C">
        <w:rPr>
          <w:sz w:val="24"/>
          <w:rPrChange w16du:dateUtc="2026-07-07T18:18:00Z" w:author="Author" w:date="2026-07-07T20:18:00Z" w:id="4830">
            <w:rPr>
              <w:rFonts w:ascii="Times New Roman"/>
              <w:color w:val="000000"/>
            </w:rPr>
          </w:rPrChange>
        </w:rPr>
        <w:t>dolor</w:t>
      </w:r>
      <w:r w:rsidR="00A96A35" w:rsidRPr="0027638C">
        <w:rPr>
          <w:spacing w:val="-2"/>
          <w:sz w:val="24"/>
          <w:rPrChange w16du:dateUtc="2026-07-07T18:18:00Z" w:author="Author" w:date="2026-07-07T20:18:00Z" w:id="4831">
            <w:rPr>
              <w:rFonts w:ascii="Times New Roman"/>
              <w:color w:val="000000"/>
              <w:spacing w:val="2"/>
            </w:rPr>
          </w:rPrChange>
        </w:rPr>
        <w:t xml:space="preserve"> </w:t>
      </w:r>
      <w:r w:rsidR="00A96A35" w:rsidRPr="0027638C">
        <w:rPr>
          <w:sz w:val="24"/>
          <w:rPrChange w16du:dateUtc="2026-07-07T18:18:00Z" w:author="Author" w:date="2026-07-07T20:18:00Z" w:id="4832">
            <w:rPr>
              <w:rFonts w:ascii="Times New Roman"/>
              <w:color w:val="000000"/>
            </w:rPr>
          </w:rPrChange>
        </w:rPr>
        <w:t>sit</w:t>
      </w:r>
      <w:r w:rsidR="00A96A35" w:rsidRPr="0027638C">
        <w:rPr>
          <w:spacing w:val="-2"/>
          <w:sz w:val="24"/>
          <w:rPrChange w16du:dateUtc="2026-07-07T18:18:00Z" w:author="Author" w:date="2026-07-07T20:18:00Z" w:id="4833">
            <w:rPr>
              <w:rFonts w:ascii="Times New Roman"/>
              <w:color w:val="000000"/>
              <w:spacing w:val="2"/>
            </w:rPr>
          </w:rPrChange>
        </w:rPr>
        <w:t xml:space="preserve"> </w:t>
      </w:r>
      <w:r w:rsidR="00A96A35" w:rsidRPr="0027638C">
        <w:rPr>
          <w:sz w:val="24"/>
          <w:rPrChange w16du:dateUtc="2026-07-07T18:18:00Z" w:author="Author" w:date="2026-07-07T20:18:00Z" w:id="4834">
            <w:rPr>
              <w:rFonts w:ascii="Times New Roman"/>
              <w:color w:val="000000"/>
            </w:rPr>
          </w:rPrChange>
        </w:rPr>
        <w:t>amet</w:t>
      </w:r>
      <w:r w:rsidR="00A96A35" w:rsidRPr="0027638C">
        <w:rPr>
          <w:spacing w:val="-2"/>
          <w:sz w:val="24"/>
          <w:rPrChange w16du:dateUtc="2026-07-07T18:18:00Z" w:author="Author" w:date="2026-07-07T20:18:00Z" w:id="4835">
            <w:rPr>
              <w:rFonts w:ascii="Times New Roman"/>
              <w:color w:val="000000"/>
              <w:spacing w:val="2"/>
            </w:rPr>
          </w:rPrChange>
        </w:rPr>
        <w:t xml:space="preserve"> </w:t>
      </w:r>
      <w:r w:rsidR="00A96A35" w:rsidRPr="0027638C">
        <w:rPr>
          <w:sz w:val="24"/>
          <w:rPrChange w16du:dateUtc="2026-07-07T18:18:00Z" w:author="Author" w:date="2026-07-07T20:18:00Z" w:id="4836">
            <w:rPr>
              <w:rFonts w:ascii="Times New Roman"/>
              <w:color w:val="000000"/>
            </w:rPr>
          </w:rPrChange>
        </w:rPr>
        <w:t>consectetur</w:t>
      </w:r>
      <w:r w:rsidR="00A96A35" w:rsidRPr="0027638C">
        <w:rPr>
          <w:spacing w:val="-2"/>
          <w:sz w:val="24"/>
          <w:rPrChange w16du:dateUtc="2026-07-07T18:18:00Z" w:author="Author" w:date="2026-07-07T20:18:00Z" w:id="4837">
            <w:rPr>
              <w:rFonts w:ascii="Times New Roman"/>
              <w:color w:val="000000"/>
              <w:spacing w:val="2"/>
            </w:rPr>
          </w:rPrChange>
        </w:rPr>
        <w:t xml:space="preserve"> </w:t>
      </w:r>
      <w:r w:rsidR="00A96A35" w:rsidRPr="0027638C">
        <w:rPr>
          <w:sz w:val="24"/>
          <w:rPrChange w16du:dateUtc="2026-07-07T18:18:00Z" w:author="Author" w:date="2026-07-07T20:18:00Z" w:id="4838">
            <w:rPr>
              <w:rFonts w:ascii="Times New Roman"/>
              <w:color w:val="000000"/>
            </w:rPr>
          </w:rPrChange>
        </w:rPr>
        <w:t>Adipiscing-Elit</w:t>
      </w:r>
      <w:r w:rsidR="00A96A35" w:rsidRPr="0027638C">
        <w:rPr>
          <w:spacing w:val="-2"/>
          <w:sz w:val="24"/>
          <w:rPrChange w16du:dateUtc="2026-07-07T18:18:00Z" w:author="Author" w:date="2026-07-07T20:18:00Z" w:id="4839">
            <w:rPr>
              <w:rFonts w:ascii="Times New Roman"/>
              <w:color w:val="000000"/>
              <w:spacing w:val="2"/>
            </w:rPr>
          </w:rPrChange>
        </w:rPr>
        <w:t xml:space="preserve"> </w:t>
      </w:r>
      <w:r w:rsidR="00A96A35" w:rsidRPr="0027638C">
        <w:rPr>
          <w:sz w:val="24"/>
          <w:rPrChange w16du:dateUtc="2026-07-07T18:18:00Z" w:author="Author" w:date="2026-07-07T20:18:00Z" w:id="4840">
            <w:rPr>
              <w:rFonts w:ascii="Times New Roman"/>
              <w:color w:val="000000"/>
            </w:rPr>
          </w:rPrChange>
        </w:rPr>
        <w:t>Sed,</w:t>
      </w:r>
      <w:r w:rsidR="00A96A35" w:rsidRPr="0027638C">
        <w:rPr>
          <w:spacing w:val="-2"/>
          <w:sz w:val="24"/>
          <w:rPrChange w16du:dateUtc="2026-07-07T18:18:00Z" w:author="Author" w:date="2026-07-07T20:18:00Z" w:id="4841">
            <w:rPr>
              <w:rFonts w:ascii="Times New Roman"/>
              <w:color w:val="000000"/>
              <w:spacing w:val="2"/>
            </w:rPr>
          </w:rPrChange>
        </w:rPr>
        <w:t xml:space="preserve"> </w:t>
      </w:r>
      <w:r w:rsidR="00A96A35" w:rsidRPr="0027638C">
        <w:rPr>
          <w:sz w:val="24"/>
          <w:rPrChange w16du:dateUtc="2026-07-07T18:18:00Z" w:author="Author" w:date="2026-07-07T20:18:00Z" w:id="4842">
            <w:rPr>
              <w:rFonts w:ascii="Times New Roman"/>
              <w:color w:val="000000"/>
            </w:rPr>
          </w:rPrChange>
        </w:rPr>
        <w:t>do</w:t>
      </w:r>
      <w:r w:rsidR="00A96A35" w:rsidRPr="0027638C">
        <w:rPr>
          <w:spacing w:val="-2"/>
          <w:sz w:val="24"/>
          <w:rPrChange w16du:dateUtc="2026-07-07T18:18:00Z" w:author="Author" w:date="2026-07-07T20:18:00Z" w:id="4843">
            <w:rPr>
              <w:rFonts w:ascii="Times New Roman"/>
              <w:color w:val="000000"/>
              <w:spacing w:val="2"/>
            </w:rPr>
          </w:rPrChange>
        </w:rPr>
        <w:t xml:space="preserve"> </w:t>
      </w:r>
      <w:r w:rsidR="00A96A35" w:rsidRPr="0027638C">
        <w:rPr>
          <w:sz w:val="24"/>
          <w:rPrChange w16du:dateUtc="2026-07-07T18:18:00Z" w:author="Author" w:date="2026-07-07T20:18:00Z" w:id="4844">
            <w:rPr>
              <w:rFonts w:ascii="Times New Roman"/>
              <w:color w:val="000000"/>
            </w:rPr>
          </w:rPrChange>
        </w:rPr>
        <w:t>Eiusmod</w:t>
      </w:r>
      <w:r w:rsidR="00A96A35" w:rsidRPr="0027638C">
        <w:rPr>
          <w:spacing w:val="-2"/>
          <w:sz w:val="24"/>
          <w:rPrChange w16du:dateUtc="2026-07-07T18:18:00Z" w:author="Author" w:date="2026-07-07T20:18:00Z" w:id="4845">
            <w:rPr>
              <w:rFonts w:ascii="Times New Roman"/>
              <w:color w:val="000000"/>
              <w:spacing w:val="2"/>
            </w:rPr>
          </w:rPrChange>
        </w:rPr>
        <w:t xml:space="preserve"> </w:t>
      </w:r>
      <w:r w:rsidR="00A96A35" w:rsidRPr="0027638C">
        <w:rPr>
          <w:sz w:val="24"/>
          <w:rPrChange w16du:dateUtc="2026-07-07T18:18:00Z" w:author="Author" w:date="2026-07-07T20:18:00Z" w:id="4846">
            <w:rPr>
              <w:rFonts w:ascii="Times New Roman"/>
              <w:color w:val="000000"/>
            </w:rPr>
          </w:rPrChange>
        </w:rPr>
        <w:t>tempor</w:t>
      </w:r>
      <w:r w:rsidR="00A96A35" w:rsidRPr="0027638C">
        <w:rPr>
          <w:spacing w:val="-2"/>
          <w:sz w:val="24"/>
          <w:rPrChange w16du:dateUtc="2026-07-07T18:18:00Z" w:author="Author" w:date="2026-07-07T20:18:00Z" w:id="4847">
            <w:rPr>
              <w:rFonts w:ascii="Times New Roman"/>
              <w:color w:val="000000"/>
              <w:spacing w:val="2"/>
            </w:rPr>
          </w:rPrChange>
        </w:rPr>
        <w:t xml:space="preserve"> </w:t>
      </w:r>
      <w:r w:rsidR="00A96A35" w:rsidRPr="0027638C">
        <w:rPr>
          <w:sz w:val="24"/>
          <w:rPrChange w16du:dateUtc="2026-07-07T18:18:00Z" w:author="Author" w:date="2026-07-07T20:18:00Z" w:id="4848">
            <w:rPr>
              <w:rFonts w:ascii="Times New Roman"/>
              <w:color w:val="000000"/>
            </w:rPr>
          </w:rPrChange>
        </w:rPr>
        <w:t>incididunt</w:t>
      </w:r>
      <w:r w:rsidR="00A96A35" w:rsidRPr="0027638C">
        <w:rPr>
          <w:spacing w:val="-2"/>
          <w:sz w:val="24"/>
          <w:rPrChange w16du:dateUtc="2026-07-07T18:18:00Z" w:author="Author" w:date="2026-07-07T20:18:00Z" w:id="4849">
            <w:rPr>
              <w:rFonts w:ascii="Times New Roman"/>
              <w:color w:val="000000"/>
              <w:spacing w:val="2"/>
            </w:rPr>
          </w:rPrChange>
        </w:rPr>
        <w:t xml:space="preserve"> </w:t>
      </w:r>
      <w:r w:rsidR="00A96A35" w:rsidRPr="0027638C">
        <w:rPr>
          <w:sz w:val="24"/>
          <w:rPrChange w16du:dateUtc="2026-07-07T18:18:00Z" w:author="Author" w:date="2026-07-07T20:18:00Z" w:id="4850">
            <w:rPr>
              <w:rFonts w:ascii="Times New Roman"/>
              <w:color w:val="000000"/>
            </w:rPr>
          </w:rPrChange>
        </w:rPr>
        <w:t>ut,</w:t>
      </w:r>
      <w:r w:rsidR="00A96A35" w:rsidRPr="0027638C">
        <w:rPr>
          <w:spacing w:val="-2"/>
          <w:sz w:val="24"/>
          <w:rPrChange w16du:dateUtc="2026-07-07T18:18:00Z" w:author="Author" w:date="2026-07-07T20:18:00Z" w:id="4851">
            <w:rPr>
              <w:rFonts w:ascii="Times New Roman"/>
              <w:color w:val="000000"/>
              <w:spacing w:val="2"/>
            </w:rPr>
          </w:rPrChange>
        </w:rPr>
        <w:t xml:space="preserve"> </w:t>
      </w:r>
      <w:r w:rsidR="00A96A35" w:rsidRPr="0027638C">
        <w:rPr>
          <w:sz w:val="24"/>
          <w:rPrChange w16du:dateUtc="2026-07-07T18:18:00Z" w:author="Author" w:date="2026-07-07T20:18:00Z" w:id="4852">
            <w:rPr>
              <w:rFonts w:ascii="Times New Roman" w:hAnsi="Times New Roman"/>
              <w:color w:val="000000"/>
            </w:rPr>
          </w:rPrChange>
        </w:rPr>
        <w:t>labore,</w:t>
      </w:r>
      <w:del w16du:dateUtc="2026-07-07T18:18:00Z" w:author="Author" w:date="2026-07-07T20:18:00Z" w:id="4853">
        <w:r>
          <w:rPr>
            <w:color w:val="000000"/>
          </w:rPr>
          <w:cr/>
        </w:r>
      </w:del>
      <w:r w:rsidR="00A96A35" w:rsidRPr="0027638C">
        <w:rPr>
          <w:sz w:val="24"/>
          <w:rPrChange w16du:dateUtc="2026-07-07T18:18:00Z" w:author="Author" w:date="2026-07-07T20:18:00Z" w:id="4854">
            <w:rPr>
              <w:rFonts w:ascii="Times New Roman"/>
              <w:color w:val="000000"/>
              <w:spacing w:val="665"/>
            </w:rPr>
          </w:rPrChange>
        </w:rPr>
        <w:t xml:space="preserve"> </w:t>
      </w:r>
      <w:r w:rsidR="00A96A35" w:rsidRPr="0027638C">
        <w:rPr>
          <w:sz w:val="24"/>
          <w:rPrChange w16du:dateUtc="2026-07-07T18:18:00Z" w:author="Author" w:date="2026-07-07T20:18:00Z" w:id="4855">
            <w:rPr>
              <w:rFonts w:ascii="Times New Roman"/>
              <w:color w:val="000000"/>
            </w:rPr>
          </w:rPrChange>
        </w:rPr>
        <w:t>et</w:t>
      </w:r>
      <w:r w:rsidR="00A96A35" w:rsidRPr="0027638C">
        <w:rPr>
          <w:sz w:val="24"/>
          <w:rPrChange w16du:dateUtc="2026-07-07T18:18:00Z" w:author="Author" w:date="2026-07-07T20:18:00Z" w:id="4856">
            <w:rPr>
              <w:rFonts w:ascii="Times New Roman"/>
              <w:color w:val="000000"/>
              <w:spacing w:val="50"/>
            </w:rPr>
          </w:rPrChange>
        </w:rPr>
        <w:t xml:space="preserve"> </w:t>
      </w:r>
      <w:r w:rsidR="00A96A35" w:rsidRPr="0027638C">
        <w:rPr>
          <w:sz w:val="24"/>
          <w:rPrChange w16du:dateUtc="2026-07-07T18:18:00Z" w:author="Author" w:date="2026-07-07T20:18:00Z" w:id="4857">
            <w:rPr>
              <w:rFonts w:ascii="Times New Roman"/>
              <w:color w:val="000000"/>
            </w:rPr>
          </w:rPrChange>
        </w:rPr>
        <w:t>dolore</w:t>
      </w:r>
      <w:r w:rsidR="00A96A35" w:rsidRPr="0027638C">
        <w:rPr>
          <w:sz w:val="24"/>
          <w:rPrChange w16du:dateUtc="2026-07-07T18:18:00Z" w:author="Author" w:date="2026-07-07T20:18:00Z" w:id="4858">
            <w:rPr>
              <w:rFonts w:ascii="Times New Roman"/>
              <w:color w:val="000000"/>
              <w:spacing w:val="50"/>
            </w:rPr>
          </w:rPrChange>
        </w:rPr>
        <w:t xml:space="preserve"> </w:t>
      </w:r>
      <w:r w:rsidR="00A96A35" w:rsidRPr="0027638C">
        <w:rPr>
          <w:sz w:val="24"/>
          <w:rPrChange w16du:dateUtc="2026-07-07T18:18:00Z" w:author="Author" w:date="2026-07-07T20:18:00Z" w:id="4859">
            <w:rPr>
              <w:rFonts w:ascii="Times New Roman"/>
              <w:color w:val="000000"/>
            </w:rPr>
          </w:rPrChange>
        </w:rPr>
        <w:t>magna</w:t>
      </w:r>
      <w:r w:rsidR="00A96A35" w:rsidRPr="0027638C">
        <w:rPr>
          <w:sz w:val="24"/>
          <w:rPrChange w16du:dateUtc="2026-07-07T18:18:00Z" w:author="Author" w:date="2026-07-07T20:18:00Z" w:id="4860">
            <w:rPr>
              <w:rFonts w:ascii="Times New Roman"/>
              <w:color w:val="000000"/>
              <w:spacing w:val="50"/>
            </w:rPr>
          </w:rPrChange>
        </w:rPr>
        <w:t xml:space="preserve"> </w:t>
      </w:r>
      <w:r w:rsidR="00A96A35" w:rsidRPr="0027638C">
        <w:rPr>
          <w:sz w:val="24"/>
          <w:rPrChange w16du:dateUtc="2026-07-07T18:18:00Z" w:author="Author" w:date="2026-07-07T20:18:00Z" w:id="4861">
            <w:rPr>
              <w:rFonts w:ascii="Times New Roman"/>
              <w:color w:val="000000"/>
            </w:rPr>
          </w:rPrChange>
        </w:rPr>
        <w:t>Aliqua-Lorem</w:t>
      </w:r>
      <w:r w:rsidR="00A96A35" w:rsidRPr="0027638C">
        <w:rPr>
          <w:sz w:val="24"/>
          <w:rPrChange w16du:dateUtc="2026-07-07T18:18:00Z" w:author="Author" w:date="2026-07-07T20:18:00Z" w:id="4862">
            <w:rPr>
              <w:rFonts w:ascii="Times New Roman"/>
              <w:color w:val="000000"/>
              <w:spacing w:val="50"/>
            </w:rPr>
          </w:rPrChange>
        </w:rPr>
        <w:t xml:space="preserve"> </w:t>
      </w:r>
      <w:r w:rsidR="00A96A35" w:rsidRPr="0027638C">
        <w:rPr>
          <w:sz w:val="24"/>
          <w:rPrChange w16du:dateUtc="2026-07-07T18:18:00Z" w:author="Author" w:date="2026-07-07T20:18:00Z" w:id="4863">
            <w:rPr>
              <w:rFonts w:ascii="Times New Roman"/>
              <w:color w:val="000000"/>
            </w:rPr>
          </w:rPrChange>
        </w:rPr>
        <w:t>Ipsum.</w:t>
      </w:r>
      <w:r w:rsidR="00A96A35" w:rsidRPr="0027638C">
        <w:rPr>
          <w:sz w:val="24"/>
          <w:rPrChange w16du:dateUtc="2026-07-07T18:18:00Z" w:author="Author" w:date="2026-07-07T20:18:00Z" w:id="4864">
            <w:rPr>
              <w:rFonts w:ascii="Times New Roman"/>
              <w:color w:val="000000"/>
              <w:spacing w:val="50"/>
            </w:rPr>
          </w:rPrChange>
        </w:rPr>
        <w:t xml:space="preserve"> </w:t>
      </w:r>
      <w:r w:rsidR="00A96A35" w:rsidRPr="0027638C">
        <w:rPr>
          <w:sz w:val="24"/>
          <w:rPrChange w16du:dateUtc="2026-07-07T18:18:00Z" w:author="Author" w:date="2026-07-07T20:18:00Z" w:id="4865">
            <w:rPr>
              <w:rFonts w:ascii="Times New Roman"/>
              <w:color w:val="000000"/>
            </w:rPr>
          </w:rPrChange>
        </w:rPr>
        <w:t>Dolor</w:t>
      </w:r>
      <w:r w:rsidR="00A96A35" w:rsidRPr="0027638C">
        <w:rPr>
          <w:sz w:val="24"/>
          <w:rPrChange w16du:dateUtc="2026-07-07T18:18:00Z" w:author="Author" w:date="2026-07-07T20:18:00Z" w:id="4866">
            <w:rPr>
              <w:rFonts w:ascii="Times New Roman"/>
              <w:color w:val="000000"/>
              <w:spacing w:val="50"/>
            </w:rPr>
          </w:rPrChange>
        </w:rPr>
        <w:t xml:space="preserve"> </w:t>
      </w:r>
      <w:r w:rsidR="00A96A35" w:rsidRPr="0027638C">
        <w:rPr>
          <w:sz w:val="24"/>
          <w:rPrChange w16du:dateUtc="2026-07-07T18:18:00Z" w:author="Author" w:date="2026-07-07T20:18:00Z" w:id="4867">
            <w:rPr>
              <w:rFonts w:ascii="Times New Roman"/>
              <w:color w:val="000000"/>
            </w:rPr>
          </w:rPrChange>
        </w:rPr>
        <w:t>sit</w:t>
      </w:r>
      <w:r w:rsidR="00A96A35" w:rsidRPr="0027638C">
        <w:rPr>
          <w:sz w:val="24"/>
          <w:rPrChange w16du:dateUtc="2026-07-07T18:18:00Z" w:author="Author" w:date="2026-07-07T20:18:00Z" w:id="4868">
            <w:rPr>
              <w:rFonts w:ascii="Times New Roman"/>
              <w:color w:val="000000"/>
              <w:spacing w:val="50"/>
            </w:rPr>
          </w:rPrChange>
        </w:rPr>
        <w:t xml:space="preserve"> </w:t>
      </w:r>
      <w:r w:rsidR="00A96A35" w:rsidRPr="0027638C">
        <w:rPr>
          <w:sz w:val="24"/>
          <w:rPrChange w16du:dateUtc="2026-07-07T18:18:00Z" w:author="Author" w:date="2026-07-07T20:18:00Z" w:id="4869">
            <w:rPr>
              <w:rFonts w:ascii="Times New Roman"/>
              <w:color w:val="000000"/>
            </w:rPr>
          </w:rPrChange>
        </w:rPr>
        <w:t>amet</w:t>
      </w:r>
      <w:r w:rsidR="00A96A35" w:rsidRPr="0027638C">
        <w:rPr>
          <w:sz w:val="24"/>
          <w:rPrChange w16du:dateUtc="2026-07-07T18:18:00Z" w:author="Author" w:date="2026-07-07T20:18:00Z" w:id="4870">
            <w:rPr>
              <w:rFonts w:ascii="Times New Roman"/>
              <w:color w:val="000000"/>
              <w:spacing w:val="50"/>
            </w:rPr>
          </w:rPrChange>
        </w:rPr>
        <w:t xml:space="preserve"> </w:t>
      </w:r>
      <w:r w:rsidR="00A96A35" w:rsidRPr="0027638C">
        <w:rPr>
          <w:sz w:val="24"/>
          <w:rPrChange w16du:dateUtc="2026-07-07T18:18:00Z" w:author="Author" w:date="2026-07-07T20:18:00Z" w:id="4871">
            <w:rPr>
              <w:rFonts w:ascii="Times New Roman"/>
              <w:color w:val="000000"/>
            </w:rPr>
          </w:rPrChange>
        </w:rPr>
        <w:t>Consectetur</w:t>
      </w:r>
      <w:r w:rsidR="00A96A35" w:rsidRPr="0027638C">
        <w:rPr>
          <w:sz w:val="24"/>
          <w:rPrChange w16du:dateUtc="2026-07-07T18:18:00Z" w:author="Author" w:date="2026-07-07T20:18:00Z" w:id="4872">
            <w:rPr>
              <w:rFonts w:ascii="Times New Roman"/>
              <w:color w:val="000000"/>
              <w:spacing w:val="50"/>
            </w:rPr>
          </w:rPrChange>
        </w:rPr>
        <w:t xml:space="preserve"> </w:t>
      </w:r>
      <w:r w:rsidR="00A96A35" w:rsidRPr="0027638C">
        <w:rPr>
          <w:sz w:val="24"/>
          <w:rPrChange w16du:dateUtc="2026-07-07T18:18:00Z" w:author="Author" w:date="2026-07-07T20:18:00Z" w:id="4873">
            <w:rPr>
              <w:rFonts w:ascii="Times New Roman"/>
              <w:color w:val="000000"/>
            </w:rPr>
          </w:rPrChange>
        </w:rPr>
        <w:t>adipiscing</w:t>
      </w:r>
      <w:r w:rsidR="00A96A35" w:rsidRPr="0027638C">
        <w:rPr>
          <w:sz w:val="24"/>
          <w:rPrChange w16du:dateUtc="2026-07-07T18:18:00Z" w:author="Author" w:date="2026-07-07T20:18:00Z" w:id="4874">
            <w:rPr>
              <w:rFonts w:ascii="Times New Roman"/>
              <w:color w:val="000000"/>
              <w:spacing w:val="50"/>
            </w:rPr>
          </w:rPrChange>
        </w:rPr>
        <w:t xml:space="preserve"> </w:t>
      </w:r>
      <w:r w:rsidR="00A96A35" w:rsidRPr="0027638C">
        <w:rPr>
          <w:sz w:val="24"/>
          <w:rPrChange w16du:dateUtc="2026-07-07T18:18:00Z" w:author="Author" w:date="2026-07-07T20:18:00Z" w:id="4875">
            <w:rPr>
              <w:rFonts w:ascii="Times New Roman"/>
              <w:color w:val="000000"/>
            </w:rPr>
          </w:rPrChange>
        </w:rPr>
        <w:t>elit</w:t>
      </w:r>
      <w:r w:rsidR="00A96A35" w:rsidRPr="0027638C">
        <w:rPr>
          <w:sz w:val="24"/>
          <w:rPrChange w16du:dateUtc="2026-07-07T18:18:00Z" w:author="Author" w:date="2026-07-07T20:18:00Z" w:id="4876">
            <w:rPr>
              <w:rFonts w:ascii="Times New Roman"/>
              <w:color w:val="000000"/>
              <w:spacing w:val="50"/>
            </w:rPr>
          </w:rPrChange>
        </w:rPr>
        <w:t xml:space="preserve"> </w:t>
      </w:r>
      <w:r w:rsidR="00A96A35" w:rsidRPr="0027638C">
        <w:rPr>
          <w:sz w:val="24"/>
          <w:rPrChange w16du:dateUtc="2026-07-07T18:18:00Z" w:author="Author" w:date="2026-07-07T20:18:00Z" w:id="4877">
            <w:rPr>
              <w:rFonts w:ascii="Times New Roman" w:hAnsi="Times New Roman"/>
              <w:color w:val="000000"/>
            </w:rPr>
          </w:rPrChange>
        </w:rPr>
        <w:t>Sed-Do</w:t>
      </w:r>
      <w:del w16du:dateUtc="2026-07-07T18:18:00Z" w:author="Author" w:date="2026-07-07T20:18:00Z" w:id="4878">
        <w:r>
          <w:rPr>
            <w:color w:val="000000"/>
          </w:rPr>
          <w:cr/>
        </w:r>
      </w:del>
      <w:r w:rsidR="00A96A35" w:rsidRPr="0027638C">
        <w:rPr>
          <w:sz w:val="24"/>
          <w:rPrChange w16du:dateUtc="2026-07-07T18:18:00Z" w:author="Author" w:date="2026-07-07T20:18:00Z" w:id="4879">
            <w:rPr>
              <w:rFonts w:ascii="Times New Roman"/>
              <w:color w:val="000000"/>
              <w:spacing w:val="665"/>
            </w:rPr>
          </w:rPrChange>
        </w:rPr>
        <w:t xml:space="preserve"> </w:t>
      </w:r>
      <w:r w:rsidR="00A96A35" w:rsidRPr="0027638C">
        <w:rPr>
          <w:sz w:val="24"/>
          <w:rPrChange w16du:dateUtc="2026-07-07T18:18:00Z" w:author="Author" w:date="2026-07-07T20:18:00Z" w:id="4880">
            <w:rPr>
              <w:rFonts w:ascii="Times New Roman"/>
              <w:color w:val="000000"/>
            </w:rPr>
          </w:rPrChange>
        </w:rPr>
        <w:t>Eiusmod,</w:t>
      </w:r>
      <w:r w:rsidR="00A96A35" w:rsidRPr="0027638C">
        <w:rPr>
          <w:sz w:val="24"/>
          <w:rPrChange w16du:dateUtc="2026-07-07T18:18:00Z" w:author="Author" w:date="2026-07-07T20:18:00Z" w:id="4881">
            <w:rPr>
              <w:rFonts w:ascii="Times New Roman"/>
              <w:color w:val="000000"/>
              <w:spacing w:val="19"/>
            </w:rPr>
          </w:rPrChange>
        </w:rPr>
        <w:t xml:space="preserve"> </w:t>
      </w:r>
      <w:r w:rsidR="00A96A35" w:rsidRPr="0027638C">
        <w:rPr>
          <w:sz w:val="24"/>
          <w:rPrChange w16du:dateUtc="2026-07-07T18:18:00Z" w:author="Author" w:date="2026-07-07T20:18:00Z" w:id="4882">
            <w:rPr>
              <w:rFonts w:ascii="Times New Roman"/>
              <w:color w:val="000000"/>
            </w:rPr>
          </w:rPrChange>
        </w:rPr>
        <w:t>tempor</w:t>
      </w:r>
      <w:r w:rsidR="00A96A35" w:rsidRPr="0027638C">
        <w:rPr>
          <w:sz w:val="24"/>
          <w:rPrChange w16du:dateUtc="2026-07-07T18:18:00Z" w:author="Author" w:date="2026-07-07T20:18:00Z" w:id="4883">
            <w:rPr>
              <w:rFonts w:ascii="Times New Roman"/>
              <w:color w:val="000000"/>
              <w:spacing w:val="19"/>
            </w:rPr>
          </w:rPrChange>
        </w:rPr>
        <w:t xml:space="preserve"> </w:t>
      </w:r>
      <w:r w:rsidR="00A96A35" w:rsidRPr="0027638C">
        <w:rPr>
          <w:sz w:val="24"/>
          <w:rPrChange w16du:dateUtc="2026-07-07T18:18:00Z" w:author="Author" w:date="2026-07-07T20:18:00Z" w:id="4884">
            <w:rPr>
              <w:rFonts w:ascii="Times New Roman"/>
              <w:color w:val="000000"/>
            </w:rPr>
          </w:rPrChange>
        </w:rPr>
        <w:t>incididunt</w:t>
      </w:r>
      <w:r w:rsidR="00A96A35" w:rsidRPr="0027638C">
        <w:rPr>
          <w:sz w:val="24"/>
          <w:rPrChange w16du:dateUtc="2026-07-07T18:18:00Z" w:author="Author" w:date="2026-07-07T20:18:00Z" w:id="4885">
            <w:rPr>
              <w:rFonts w:ascii="Times New Roman"/>
              <w:color w:val="000000"/>
              <w:spacing w:val="19"/>
            </w:rPr>
          </w:rPrChange>
        </w:rPr>
        <w:t xml:space="preserve"> </w:t>
      </w:r>
      <w:r w:rsidR="00A96A35" w:rsidRPr="0027638C">
        <w:rPr>
          <w:sz w:val="24"/>
          <w:rPrChange w16du:dateUtc="2026-07-07T18:18:00Z" w:author="Author" w:date="2026-07-07T20:18:00Z" w:id="4886">
            <w:rPr>
              <w:rFonts w:ascii="Times New Roman"/>
              <w:color w:val="000000"/>
            </w:rPr>
          </w:rPrChange>
        </w:rPr>
        <w:t>ut</w:t>
      </w:r>
      <w:r w:rsidR="00A96A35" w:rsidRPr="0027638C">
        <w:rPr>
          <w:sz w:val="24"/>
          <w:rPrChange w16du:dateUtc="2026-07-07T18:18:00Z" w:author="Author" w:date="2026-07-07T20:18:00Z" w:id="4887">
            <w:rPr>
              <w:rFonts w:ascii="Times New Roman"/>
              <w:color w:val="000000"/>
              <w:spacing w:val="19"/>
            </w:rPr>
          </w:rPrChange>
        </w:rPr>
        <w:t xml:space="preserve"> </w:t>
      </w:r>
      <w:r w:rsidR="00A96A35" w:rsidRPr="0027638C">
        <w:rPr>
          <w:sz w:val="24"/>
          <w:rPrChange w16du:dateUtc="2026-07-07T18:18:00Z" w:author="Author" w:date="2026-07-07T20:18:00Z" w:id="4888">
            <w:rPr>
              <w:rFonts w:ascii="Times New Roman"/>
              <w:color w:val="000000"/>
            </w:rPr>
          </w:rPrChange>
        </w:rPr>
        <w:t>labore</w:t>
      </w:r>
      <w:r w:rsidR="00A96A35" w:rsidRPr="0027638C">
        <w:rPr>
          <w:sz w:val="24"/>
          <w:rPrChange w16du:dateUtc="2026-07-07T18:18:00Z" w:author="Author" w:date="2026-07-07T20:18:00Z" w:id="4889">
            <w:rPr>
              <w:rFonts w:ascii="Times New Roman"/>
              <w:color w:val="000000"/>
              <w:spacing w:val="19"/>
            </w:rPr>
          </w:rPrChange>
        </w:rPr>
        <w:t xml:space="preserve"> </w:t>
      </w:r>
      <w:r w:rsidR="00A96A35" w:rsidRPr="0027638C">
        <w:rPr>
          <w:sz w:val="24"/>
          <w:rPrChange w16du:dateUtc="2026-07-07T18:18:00Z" w:author="Author" w:date="2026-07-07T20:18:00Z" w:id="4890">
            <w:rPr>
              <w:rFonts w:ascii="Times New Roman"/>
              <w:color w:val="000000"/>
            </w:rPr>
          </w:rPrChange>
        </w:rPr>
        <w:t>et</w:t>
      </w:r>
      <w:r w:rsidR="00A96A35" w:rsidRPr="0027638C">
        <w:rPr>
          <w:sz w:val="24"/>
          <w:rPrChange w16du:dateUtc="2026-07-07T18:18:00Z" w:author="Author" w:date="2026-07-07T20:18:00Z" w:id="4891">
            <w:rPr>
              <w:rFonts w:ascii="Times New Roman"/>
              <w:color w:val="000000"/>
              <w:spacing w:val="19"/>
            </w:rPr>
          </w:rPrChange>
        </w:rPr>
        <w:t xml:space="preserve"> </w:t>
      </w:r>
      <w:r w:rsidR="00A96A35" w:rsidRPr="0027638C">
        <w:rPr>
          <w:sz w:val="24"/>
          <w:rPrChange w16du:dateUtc="2026-07-07T18:18:00Z" w:author="Author" w:date="2026-07-07T20:18:00Z" w:id="4892">
            <w:rPr>
              <w:rFonts w:ascii="Times New Roman"/>
              <w:color w:val="000000"/>
            </w:rPr>
          </w:rPrChange>
        </w:rPr>
        <w:t>dolore</w:t>
      </w:r>
      <w:r w:rsidR="00A96A35" w:rsidRPr="0027638C">
        <w:rPr>
          <w:sz w:val="24"/>
          <w:rPrChange w16du:dateUtc="2026-07-07T18:18:00Z" w:author="Author" w:date="2026-07-07T20:18:00Z" w:id="4893">
            <w:rPr>
              <w:rFonts w:ascii="Times New Roman"/>
              <w:color w:val="000000"/>
              <w:spacing w:val="19"/>
            </w:rPr>
          </w:rPrChange>
        </w:rPr>
        <w:t xml:space="preserve"> </w:t>
      </w:r>
      <w:r w:rsidR="00A96A35" w:rsidRPr="0027638C">
        <w:rPr>
          <w:sz w:val="24"/>
          <w:rPrChange w16du:dateUtc="2026-07-07T18:18:00Z" w:author="Author" w:date="2026-07-07T20:18:00Z" w:id="4894">
            <w:rPr>
              <w:rFonts w:ascii="Times New Roman"/>
              <w:color w:val="000000"/>
            </w:rPr>
          </w:rPrChange>
        </w:rPr>
        <w:t>Magna</w:t>
      </w:r>
      <w:r w:rsidR="00A96A35" w:rsidRPr="0027638C">
        <w:rPr>
          <w:sz w:val="24"/>
          <w:rPrChange w16du:dateUtc="2026-07-07T18:18:00Z" w:author="Author" w:date="2026-07-07T20:18:00Z" w:id="4895">
            <w:rPr>
              <w:rFonts w:ascii="Times New Roman"/>
              <w:color w:val="000000"/>
              <w:spacing w:val="19"/>
            </w:rPr>
          </w:rPrChange>
        </w:rPr>
        <w:t xml:space="preserve"> </w:t>
      </w:r>
      <w:r w:rsidR="00A96A35" w:rsidRPr="0027638C">
        <w:rPr>
          <w:sz w:val="24"/>
          <w:rPrChange w16du:dateUtc="2026-07-07T18:18:00Z" w:author="Author" w:date="2026-07-07T20:18:00Z" w:id="4896">
            <w:rPr>
              <w:rFonts w:ascii="Times New Roman"/>
              <w:color w:val="000000"/>
            </w:rPr>
          </w:rPrChange>
        </w:rPr>
        <w:t>aliqua</w:t>
      </w:r>
      <w:r w:rsidR="00A96A35" w:rsidRPr="0027638C">
        <w:rPr>
          <w:sz w:val="24"/>
          <w:rPrChange w16du:dateUtc="2026-07-07T18:18:00Z" w:author="Author" w:date="2026-07-07T20:18:00Z" w:id="4897">
            <w:rPr>
              <w:rFonts w:ascii="Times New Roman"/>
              <w:color w:val="000000"/>
              <w:spacing w:val="19"/>
            </w:rPr>
          </w:rPrChange>
        </w:rPr>
        <w:t xml:space="preserve"> </w:t>
      </w:r>
      <w:r w:rsidR="00A96A35" w:rsidRPr="0027638C">
        <w:rPr>
          <w:sz w:val="24"/>
          <w:rPrChange w16du:dateUtc="2026-07-07T18:18:00Z" w:author="Author" w:date="2026-07-07T20:18:00Z" w:id="4898">
            <w:rPr>
              <w:rFonts w:ascii="Times New Roman"/>
              <w:color w:val="000000"/>
            </w:rPr>
          </w:rPrChange>
        </w:rPr>
        <w:t>lorem</w:t>
      </w:r>
      <w:r w:rsidR="00A96A35" w:rsidRPr="0027638C">
        <w:rPr>
          <w:sz w:val="24"/>
          <w:rPrChange w16du:dateUtc="2026-07-07T18:18:00Z" w:author="Author" w:date="2026-07-07T20:18:00Z" w:id="4899">
            <w:rPr>
              <w:rFonts w:ascii="Times New Roman"/>
              <w:color w:val="000000"/>
              <w:spacing w:val="19"/>
            </w:rPr>
          </w:rPrChange>
        </w:rPr>
        <w:t xml:space="preserve"> </w:t>
      </w:r>
      <w:r w:rsidR="00A96A35" w:rsidRPr="0027638C">
        <w:rPr>
          <w:sz w:val="24"/>
          <w:rPrChange w16du:dateUtc="2026-07-07T18:18:00Z" w:author="Author" w:date="2026-07-07T20:18:00Z" w:id="4900">
            <w:rPr>
              <w:rFonts w:ascii="Times New Roman"/>
              <w:color w:val="000000"/>
            </w:rPr>
          </w:rPrChange>
        </w:rPr>
        <w:t>ipsum</w:t>
      </w:r>
      <w:r w:rsidR="00A96A35" w:rsidRPr="0027638C">
        <w:rPr>
          <w:sz w:val="24"/>
          <w:rPrChange w16du:dateUtc="2026-07-07T18:18:00Z" w:author="Author" w:date="2026-07-07T20:18:00Z" w:id="4901">
            <w:rPr>
              <w:rFonts w:ascii="Times New Roman"/>
              <w:color w:val="000000"/>
              <w:spacing w:val="19"/>
            </w:rPr>
          </w:rPrChange>
        </w:rPr>
        <w:t xml:space="preserve"> </w:t>
      </w:r>
      <w:r w:rsidR="00A96A35" w:rsidRPr="0027638C">
        <w:rPr>
          <w:sz w:val="24"/>
          <w:rPrChange w16du:dateUtc="2026-07-07T18:18:00Z" w:author="Author" w:date="2026-07-07T20:18:00Z" w:id="4902">
            <w:rPr>
              <w:rFonts w:ascii="Times New Roman"/>
              <w:color w:val="000000"/>
            </w:rPr>
          </w:rPrChange>
        </w:rPr>
        <w:t>dolor</w:t>
      </w:r>
      <w:r w:rsidR="00A96A35" w:rsidRPr="0027638C">
        <w:rPr>
          <w:sz w:val="24"/>
          <w:rPrChange w16du:dateUtc="2026-07-07T18:18:00Z" w:author="Author" w:date="2026-07-07T20:18:00Z" w:id="4903">
            <w:rPr>
              <w:rFonts w:ascii="Times New Roman"/>
              <w:color w:val="000000"/>
              <w:spacing w:val="19"/>
            </w:rPr>
          </w:rPrChange>
        </w:rPr>
        <w:t xml:space="preserve"> </w:t>
      </w:r>
      <w:r w:rsidR="00A96A35" w:rsidRPr="0027638C">
        <w:rPr>
          <w:sz w:val="24"/>
          <w:rPrChange w16du:dateUtc="2026-07-07T18:18:00Z" w:author="Author" w:date="2026-07-07T20:18:00Z" w:id="4904">
            <w:rPr>
              <w:rFonts w:ascii="Times New Roman"/>
              <w:color w:val="000000"/>
            </w:rPr>
          </w:rPrChange>
        </w:rPr>
        <w:t>sit</w:t>
      </w:r>
      <w:r w:rsidR="00A96A35" w:rsidRPr="0027638C">
        <w:rPr>
          <w:sz w:val="24"/>
          <w:rPrChange w16du:dateUtc="2026-07-07T18:18:00Z" w:author="Author" w:date="2026-07-07T20:18:00Z" w:id="4905">
            <w:rPr>
              <w:rFonts w:ascii="Times New Roman"/>
              <w:color w:val="000000"/>
              <w:spacing w:val="19"/>
            </w:rPr>
          </w:rPrChange>
        </w:rPr>
        <w:t xml:space="preserve"> </w:t>
      </w:r>
      <w:r w:rsidR="00A96A35" w:rsidRPr="0027638C">
        <w:rPr>
          <w:sz w:val="24"/>
          <w:rPrChange w16du:dateUtc="2026-07-07T18:18:00Z" w:author="Author" w:date="2026-07-07T20:18:00Z" w:id="4906">
            <w:rPr>
              <w:rFonts w:ascii="Times New Roman" w:hAnsi="Times New Roman"/>
              <w:color w:val="000000"/>
            </w:rPr>
          </w:rPrChange>
        </w:rPr>
        <w:t>Amet-</w:t>
      </w:r>
      <w:del w16du:dateUtc="2026-07-07T18:18:00Z" w:author="Author" w:date="2026-07-07T20:18:00Z" w:id="4907">
        <w:r>
          <w:rPr>
            <w:color w:val="000000"/>
          </w:rPr>
          <w:cr/>
        </w:r>
        <w:r>
          <w:rPr>
            <w:color w:val="000000"/>
            <w:spacing w:val="665"/>
          </w:rPr>
          <w:delText xml:space="preserve"> </w:delText>
        </w:r>
      </w:del>
      <w:r w:rsidR="00A96A35" w:rsidRPr="0027638C">
        <w:rPr>
          <w:sz w:val="24"/>
          <w:rPrChange w16du:dateUtc="2026-07-07T18:18:00Z" w:author="Author" w:date="2026-07-07T20:18:00Z" w:id="4908">
            <w:rPr>
              <w:rFonts w:ascii="Times New Roman"/>
              <w:color w:val="000000"/>
            </w:rPr>
          </w:rPrChange>
        </w:rPr>
        <w:t>Consectetur</w:t>
      </w:r>
      <w:r w:rsidR="00A96A35" w:rsidRPr="0027638C">
        <w:rPr>
          <w:sz w:val="24"/>
          <w:rPrChange w16du:dateUtc="2026-07-07T18:18:00Z" w:author="Author" w:date="2026-07-07T20:18:00Z" w:id="4909">
            <w:rPr>
              <w:rFonts w:ascii="Times New Roman"/>
              <w:color w:val="000000"/>
              <w:spacing w:val="59"/>
            </w:rPr>
          </w:rPrChange>
        </w:rPr>
        <w:t xml:space="preserve"> </w:t>
      </w:r>
      <w:r w:rsidR="00A96A35" w:rsidRPr="0027638C">
        <w:rPr>
          <w:sz w:val="24"/>
          <w:rPrChange w16du:dateUtc="2026-07-07T18:18:00Z" w:author="Author" w:date="2026-07-07T20:18:00Z" w:id="4910">
            <w:rPr>
              <w:rFonts w:ascii="Times New Roman"/>
              <w:color w:val="000000"/>
            </w:rPr>
          </w:rPrChange>
        </w:rPr>
        <w:t>Adipiscing</w:t>
      </w:r>
      <w:ins w16du:dateUtc="2026-07-07T18:18:00Z" w:author="Author" w:date="2026-07-07T20:18:00Z" w:id="4911">
        <w:r w:rsidR="00A96A35" w:rsidRPr="0027638C">
          <w:rPr>
            <w:sz w:val="24"/>
            <w:szCs w:val="24"/>
          </w:rPr>
          <w:t>,</w:t>
        </w:r>
      </w:ins>
      <w:r w:rsidR="00A96A35" w:rsidRPr="0027638C">
        <w:rPr>
          <w:sz w:val="24"/>
          <w:rPrChange w16du:dateUtc="2026-07-07T18:18:00Z" w:author="Author" w:date="2026-07-07T20:18:00Z" w:id="4912">
            <w:rPr>
              <w:rFonts w:ascii="Times New Roman"/>
              <w:color w:val="000000"/>
              <w:spacing w:val="59"/>
            </w:rPr>
          </w:rPrChange>
        </w:rPr>
        <w:t xml:space="preserve"> </w:t>
      </w:r>
      <w:r w:rsidR="00A96A35" w:rsidRPr="0027638C">
        <w:rPr>
          <w:sz w:val="24"/>
          <w:rPrChange w16du:dateUtc="2026-07-07T18:18:00Z" w:author="Author" w:date="2026-07-07T20:18:00Z" w:id="4913">
            <w:rPr>
              <w:rFonts w:ascii="Times New Roman"/>
              <w:color w:val="000000"/>
            </w:rPr>
          </w:rPrChange>
        </w:rPr>
        <w:t>elit</w:t>
      </w:r>
      <w:r w:rsidR="00A96A35" w:rsidRPr="0027638C">
        <w:rPr>
          <w:sz w:val="24"/>
          <w:rPrChange w16du:dateUtc="2026-07-07T18:18:00Z" w:author="Author" w:date="2026-07-07T20:18:00Z" w:id="4914">
            <w:rPr>
              <w:rFonts w:ascii="Times New Roman"/>
              <w:color w:val="000000"/>
              <w:spacing w:val="59"/>
            </w:rPr>
          </w:rPrChange>
        </w:rPr>
        <w:t xml:space="preserve"> </w:t>
      </w:r>
      <w:r w:rsidR="00A96A35" w:rsidRPr="0027638C">
        <w:rPr>
          <w:sz w:val="24"/>
          <w:rPrChange w16du:dateUtc="2026-07-07T18:18:00Z" w:author="Author" w:date="2026-07-07T20:18:00Z" w:id="4915">
            <w:rPr>
              <w:rFonts w:ascii="Times New Roman"/>
              <w:color w:val="000000"/>
            </w:rPr>
          </w:rPrChange>
        </w:rPr>
        <w:t>sed</w:t>
      </w:r>
      <w:r w:rsidR="00A96A35" w:rsidRPr="0027638C">
        <w:rPr>
          <w:sz w:val="24"/>
          <w:rPrChange w16du:dateUtc="2026-07-07T18:18:00Z" w:author="Author" w:date="2026-07-07T20:18:00Z" w:id="4916">
            <w:rPr>
              <w:rFonts w:ascii="Times New Roman"/>
              <w:color w:val="000000"/>
              <w:spacing w:val="59"/>
            </w:rPr>
          </w:rPrChange>
        </w:rPr>
        <w:t xml:space="preserve"> </w:t>
      </w:r>
      <w:r w:rsidR="00A96A35" w:rsidRPr="0027638C">
        <w:rPr>
          <w:sz w:val="24"/>
          <w:rPrChange w16du:dateUtc="2026-07-07T18:18:00Z" w:author="Author" w:date="2026-07-07T20:18:00Z" w:id="4917">
            <w:rPr>
              <w:rFonts w:ascii="Times New Roman"/>
              <w:color w:val="000000"/>
            </w:rPr>
          </w:rPrChange>
        </w:rPr>
        <w:t>do</w:t>
      </w:r>
      <w:r w:rsidR="00A96A35" w:rsidRPr="0027638C">
        <w:rPr>
          <w:sz w:val="24"/>
          <w:rPrChange w16du:dateUtc="2026-07-07T18:18:00Z" w:author="Author" w:date="2026-07-07T20:18:00Z" w:id="4918">
            <w:rPr>
              <w:rFonts w:ascii="Times New Roman"/>
              <w:color w:val="000000"/>
              <w:spacing w:val="59"/>
            </w:rPr>
          </w:rPrChange>
        </w:rPr>
        <w:t xml:space="preserve"> </w:t>
      </w:r>
      <w:r w:rsidR="00A96A35" w:rsidRPr="0027638C">
        <w:rPr>
          <w:sz w:val="24"/>
          <w:rPrChange w16du:dateUtc="2026-07-07T18:18:00Z" w:author="Author" w:date="2026-07-07T20:18:00Z" w:id="4919">
            <w:rPr>
              <w:rFonts w:ascii="Times New Roman"/>
              <w:color w:val="000000"/>
            </w:rPr>
          </w:rPrChange>
        </w:rPr>
        <w:t>Eiusmod</w:t>
      </w:r>
      <w:r w:rsidR="00A96A35" w:rsidRPr="0027638C">
        <w:rPr>
          <w:sz w:val="24"/>
          <w:rPrChange w16du:dateUtc="2026-07-07T18:18:00Z" w:author="Author" w:date="2026-07-07T20:18:00Z" w:id="4920">
            <w:rPr>
              <w:rFonts w:ascii="Times New Roman"/>
              <w:color w:val="000000"/>
              <w:spacing w:val="59"/>
            </w:rPr>
          </w:rPrChange>
        </w:rPr>
        <w:t xml:space="preserve"> </w:t>
      </w:r>
      <w:r w:rsidR="00A96A35" w:rsidRPr="0027638C">
        <w:rPr>
          <w:sz w:val="24"/>
          <w:rPrChange w16du:dateUtc="2026-07-07T18:18:00Z" w:author="Author" w:date="2026-07-07T20:18:00Z" w:id="4921">
            <w:rPr>
              <w:rFonts w:ascii="Times New Roman"/>
              <w:color w:val="000000"/>
            </w:rPr>
          </w:rPrChange>
        </w:rPr>
        <w:t>tempor</w:t>
      </w:r>
      <w:r w:rsidR="00A96A35" w:rsidRPr="0027638C">
        <w:rPr>
          <w:sz w:val="24"/>
          <w:rPrChange w16du:dateUtc="2026-07-07T18:18:00Z" w:author="Author" w:date="2026-07-07T20:18:00Z" w:id="4922">
            <w:rPr>
              <w:rFonts w:ascii="Times New Roman"/>
              <w:color w:val="000000"/>
              <w:spacing w:val="59"/>
            </w:rPr>
          </w:rPrChange>
        </w:rPr>
        <w:t xml:space="preserve"> </w:t>
      </w:r>
      <w:r w:rsidR="00A96A35" w:rsidRPr="0027638C">
        <w:rPr>
          <w:sz w:val="24"/>
          <w:rPrChange w16du:dateUtc="2026-07-07T18:18:00Z" w:author="Author" w:date="2026-07-07T20:18:00Z" w:id="4923">
            <w:rPr>
              <w:rFonts w:ascii="Times New Roman"/>
              <w:color w:val="000000"/>
            </w:rPr>
          </w:rPrChange>
        </w:rPr>
        <w:t>incididunt</w:t>
      </w:r>
      <w:r w:rsidR="00A96A35" w:rsidRPr="0027638C">
        <w:rPr>
          <w:sz w:val="24"/>
          <w:rPrChange w16du:dateUtc="2026-07-07T18:18:00Z" w:author="Author" w:date="2026-07-07T20:18:00Z" w:id="4924">
            <w:rPr>
              <w:rFonts w:ascii="Times New Roman"/>
              <w:color w:val="000000"/>
              <w:spacing w:val="59"/>
            </w:rPr>
          </w:rPrChange>
        </w:rPr>
        <w:t xml:space="preserve"> </w:t>
      </w:r>
      <w:r w:rsidR="00A96A35" w:rsidRPr="0027638C">
        <w:rPr>
          <w:sz w:val="24"/>
          <w:rPrChange w16du:dateUtc="2026-07-07T18:18:00Z" w:author="Author" w:date="2026-07-07T20:18:00Z" w:id="4925">
            <w:rPr>
              <w:rFonts w:ascii="Times New Roman"/>
              <w:color w:val="000000"/>
            </w:rPr>
          </w:rPrChange>
        </w:rPr>
        <w:t>ut</w:t>
      </w:r>
      <w:r w:rsidR="00A96A35" w:rsidRPr="0027638C">
        <w:rPr>
          <w:sz w:val="24"/>
          <w:rPrChange w16du:dateUtc="2026-07-07T18:18:00Z" w:author="Author" w:date="2026-07-07T20:18:00Z" w:id="4926">
            <w:rPr>
              <w:rFonts w:ascii="Times New Roman"/>
              <w:color w:val="000000"/>
              <w:spacing w:val="59"/>
            </w:rPr>
          </w:rPrChange>
        </w:rPr>
        <w:t xml:space="preserve"> </w:t>
      </w:r>
      <w:r w:rsidR="00A96A35" w:rsidRPr="0027638C">
        <w:rPr>
          <w:sz w:val="24"/>
          <w:rPrChange w16du:dateUtc="2026-07-07T18:18:00Z" w:author="Author" w:date="2026-07-07T20:18:00Z" w:id="4927">
            <w:rPr>
              <w:rFonts w:ascii="Times New Roman"/>
              <w:color w:val="000000"/>
            </w:rPr>
          </w:rPrChange>
        </w:rPr>
        <w:t>Labore-Et</w:t>
      </w:r>
      <w:r w:rsidR="00A96A35" w:rsidRPr="0027638C">
        <w:rPr>
          <w:sz w:val="24"/>
          <w:rPrChange w16du:dateUtc="2026-07-07T18:18:00Z" w:author="Author" w:date="2026-07-07T20:18:00Z" w:id="4928">
            <w:rPr>
              <w:rFonts w:ascii="Times New Roman"/>
              <w:color w:val="000000"/>
              <w:spacing w:val="59"/>
            </w:rPr>
          </w:rPrChange>
        </w:rPr>
        <w:t xml:space="preserve"> </w:t>
      </w:r>
      <w:r w:rsidR="00A96A35" w:rsidRPr="0027638C">
        <w:rPr>
          <w:sz w:val="24"/>
          <w:rPrChange w16du:dateUtc="2026-07-07T18:18:00Z" w:author="Author" w:date="2026-07-07T20:18:00Z" w:id="4929">
            <w:rPr>
              <w:rFonts w:ascii="Times New Roman" w:hAnsi="Times New Roman"/>
              <w:color w:val="000000"/>
            </w:rPr>
          </w:rPrChange>
        </w:rPr>
        <w:t>Dolore</w:t>
      </w:r>
      <w:del w16du:dateUtc="2026-07-07T18:18:00Z" w:author="Author" w:date="2026-07-07T20:18:00Z" w:id="4930">
        <w:r>
          <w:rPr>
            <w:color w:val="000000"/>
          </w:rPr>
          <w:cr/>
        </w:r>
      </w:del>
      <w:r w:rsidR="00A96A35" w:rsidRPr="0027638C">
        <w:rPr>
          <w:sz w:val="24"/>
          <w:rPrChange w16du:dateUtc="2026-07-07T18:18:00Z" w:author="Author" w:date="2026-07-07T20:18:00Z" w:id="4931">
            <w:rPr>
              <w:rFonts w:ascii="Times New Roman"/>
              <w:color w:val="000000"/>
              <w:spacing w:val="665"/>
            </w:rPr>
          </w:rPrChange>
        </w:rPr>
        <w:t xml:space="preserve"> </w:t>
      </w:r>
      <w:r w:rsidR="00A96A35" w:rsidRPr="0027638C">
        <w:rPr>
          <w:sz w:val="24"/>
          <w:rPrChange w16du:dateUtc="2026-07-07T18:18:00Z" w:author="Author" w:date="2026-07-07T20:18:00Z" w:id="4932">
            <w:rPr>
              <w:rFonts w:ascii="Times New Roman"/>
              <w:color w:val="000000"/>
            </w:rPr>
          </w:rPrChange>
        </w:rPr>
        <w:t>magna.</w:t>
      </w:r>
      <w:r w:rsidR="00A96A35" w:rsidRPr="0027638C">
        <w:rPr>
          <w:spacing w:val="-4"/>
          <w:sz w:val="24"/>
          <w:rPrChange w16du:dateUtc="2026-07-07T18:18:00Z" w:author="Author" w:date="2026-07-07T20:18:00Z" w:id="4933">
            <w:rPr>
              <w:rFonts w:ascii="Times New Roman"/>
              <w:color w:val="000000"/>
              <w:spacing w:val="-1"/>
            </w:rPr>
          </w:rPrChange>
        </w:rPr>
        <w:t xml:space="preserve"> </w:t>
      </w:r>
      <w:r w:rsidR="00A96A35" w:rsidRPr="0027638C">
        <w:rPr>
          <w:sz w:val="24"/>
          <w:rPrChange w16du:dateUtc="2026-07-07T18:18:00Z" w:author="Author" w:date="2026-07-07T20:18:00Z" w:id="4934">
            <w:rPr>
              <w:rFonts w:ascii="Times New Roman"/>
              <w:color w:val="000000"/>
            </w:rPr>
          </w:rPrChange>
        </w:rPr>
        <w:t>Aliqua</w:t>
      </w:r>
      <w:r w:rsidR="00A96A35" w:rsidRPr="0027638C">
        <w:rPr>
          <w:spacing w:val="-3"/>
          <w:sz w:val="24"/>
          <w:rPrChange w16du:dateUtc="2026-07-07T18:18:00Z" w:author="Author" w:date="2026-07-07T20:18:00Z" w:id="4935">
            <w:rPr>
              <w:rFonts w:ascii="Times New Roman"/>
              <w:color w:val="000000"/>
              <w:spacing w:val="-1"/>
            </w:rPr>
          </w:rPrChange>
        </w:rPr>
        <w:t xml:space="preserve"> </w:t>
      </w:r>
      <w:r w:rsidR="00A96A35" w:rsidRPr="0027638C">
        <w:rPr>
          <w:sz w:val="24"/>
          <w:rPrChange w16du:dateUtc="2026-07-07T18:18:00Z" w:author="Author" w:date="2026-07-07T20:18:00Z" w:id="4936">
            <w:rPr>
              <w:rFonts w:ascii="Times New Roman"/>
              <w:color w:val="000000"/>
            </w:rPr>
          </w:rPrChange>
        </w:rPr>
        <w:t>lorem</w:t>
      </w:r>
      <w:r w:rsidR="00A96A35" w:rsidRPr="0027638C">
        <w:rPr>
          <w:spacing w:val="-4"/>
          <w:sz w:val="24"/>
          <w:rPrChange w16du:dateUtc="2026-07-07T18:18:00Z" w:author="Author" w:date="2026-07-07T20:18:00Z" w:id="4937">
            <w:rPr>
              <w:rFonts w:ascii="Times New Roman"/>
              <w:color w:val="000000"/>
              <w:spacing w:val="-1"/>
            </w:rPr>
          </w:rPrChange>
        </w:rPr>
        <w:t xml:space="preserve"> </w:t>
      </w:r>
      <w:r w:rsidR="00A96A35" w:rsidRPr="0027638C">
        <w:rPr>
          <w:sz w:val="24"/>
          <w:rPrChange w16du:dateUtc="2026-07-07T18:18:00Z" w:author="Author" w:date="2026-07-07T20:18:00Z" w:id="4938">
            <w:rPr>
              <w:rFonts w:ascii="Times New Roman"/>
              <w:color w:val="000000"/>
            </w:rPr>
          </w:rPrChange>
        </w:rPr>
        <w:t>ipsum</w:t>
      </w:r>
      <w:r w:rsidR="00A96A35" w:rsidRPr="0027638C">
        <w:rPr>
          <w:spacing w:val="-3"/>
          <w:sz w:val="24"/>
          <w:rPrChange w16du:dateUtc="2026-07-07T18:18:00Z" w:author="Author" w:date="2026-07-07T20:18:00Z" w:id="4939">
            <w:rPr>
              <w:rFonts w:ascii="Times New Roman"/>
              <w:color w:val="000000"/>
              <w:spacing w:val="-1"/>
            </w:rPr>
          </w:rPrChange>
        </w:rPr>
        <w:t xml:space="preserve"> </w:t>
      </w:r>
      <w:r w:rsidR="00A96A35" w:rsidRPr="0027638C">
        <w:rPr>
          <w:sz w:val="24"/>
          <w:rPrChange w16du:dateUtc="2026-07-07T18:18:00Z" w:author="Author" w:date="2026-07-07T20:18:00Z" w:id="4940">
            <w:rPr>
              <w:rFonts w:ascii="Times New Roman"/>
              <w:color w:val="000000"/>
            </w:rPr>
          </w:rPrChange>
        </w:rPr>
        <w:t>dolor</w:t>
      </w:r>
      <w:r w:rsidR="00A96A35" w:rsidRPr="0027638C">
        <w:rPr>
          <w:spacing w:val="-3"/>
          <w:sz w:val="24"/>
          <w:rPrChange w16du:dateUtc="2026-07-07T18:18:00Z" w:author="Author" w:date="2026-07-07T20:18:00Z" w:id="4941">
            <w:rPr>
              <w:rFonts w:ascii="Times New Roman"/>
              <w:color w:val="000000"/>
              <w:spacing w:val="-1"/>
            </w:rPr>
          </w:rPrChange>
        </w:rPr>
        <w:t xml:space="preserve"> </w:t>
      </w:r>
      <w:r w:rsidR="00A96A35" w:rsidRPr="0027638C">
        <w:rPr>
          <w:sz w:val="24"/>
          <w:rPrChange w16du:dateUtc="2026-07-07T18:18:00Z" w:author="Author" w:date="2026-07-07T20:18:00Z" w:id="4942">
            <w:rPr>
              <w:rFonts w:ascii="Times New Roman"/>
              <w:color w:val="000000"/>
            </w:rPr>
          </w:rPrChange>
        </w:rPr>
        <w:t>sit</w:t>
      </w:r>
      <w:r w:rsidR="00A96A35" w:rsidRPr="0027638C">
        <w:rPr>
          <w:spacing w:val="-4"/>
          <w:sz w:val="24"/>
          <w:rPrChange w16du:dateUtc="2026-07-07T18:18:00Z" w:author="Author" w:date="2026-07-07T20:18:00Z" w:id="4943">
            <w:rPr>
              <w:rFonts w:ascii="Times New Roman"/>
              <w:color w:val="000000"/>
              <w:spacing w:val="-1"/>
            </w:rPr>
          </w:rPrChange>
        </w:rPr>
        <w:t xml:space="preserve"> </w:t>
      </w:r>
      <w:r w:rsidR="00A96A35" w:rsidRPr="0027638C">
        <w:rPr>
          <w:sz w:val="24"/>
          <w:rPrChange w16du:dateUtc="2026-07-07T18:18:00Z" w:author="Author" w:date="2026-07-07T20:18:00Z" w:id="4944">
            <w:rPr>
              <w:rFonts w:ascii="Times New Roman"/>
              <w:color w:val="000000"/>
            </w:rPr>
          </w:rPrChange>
        </w:rPr>
        <w:t>amet</w:t>
      </w:r>
      <w:r w:rsidR="00A96A35" w:rsidRPr="0027638C">
        <w:rPr>
          <w:spacing w:val="-3"/>
          <w:sz w:val="24"/>
          <w:rPrChange w16du:dateUtc="2026-07-07T18:18:00Z" w:author="Author" w:date="2026-07-07T20:18:00Z" w:id="4945">
            <w:rPr>
              <w:rFonts w:ascii="Times New Roman"/>
              <w:color w:val="000000"/>
              <w:spacing w:val="-1"/>
            </w:rPr>
          </w:rPrChange>
        </w:rPr>
        <w:t xml:space="preserve"> </w:t>
      </w:r>
      <w:r w:rsidR="00A96A35" w:rsidRPr="0027638C">
        <w:rPr>
          <w:sz w:val="24"/>
          <w:rPrChange w16du:dateUtc="2026-07-07T18:18:00Z" w:author="Author" w:date="2026-07-07T20:18:00Z" w:id="4946">
            <w:rPr>
              <w:rFonts w:ascii="Times New Roman"/>
              <w:color w:val="000000"/>
            </w:rPr>
          </w:rPrChange>
        </w:rPr>
        <w:t>Consectetur-Adipiscing</w:t>
      </w:r>
      <w:r w:rsidR="00A96A35" w:rsidRPr="0027638C">
        <w:rPr>
          <w:spacing w:val="-4"/>
          <w:sz w:val="24"/>
          <w:rPrChange w16du:dateUtc="2026-07-07T18:18:00Z" w:author="Author" w:date="2026-07-07T20:18:00Z" w:id="4947">
            <w:rPr>
              <w:rFonts w:ascii="Times New Roman"/>
              <w:color w:val="000000"/>
              <w:spacing w:val="-1"/>
            </w:rPr>
          </w:rPrChange>
        </w:rPr>
        <w:t xml:space="preserve"> </w:t>
      </w:r>
      <w:r w:rsidR="00A96A35" w:rsidRPr="0027638C">
        <w:rPr>
          <w:sz w:val="24"/>
          <w:rPrChange w16du:dateUtc="2026-07-07T18:18:00Z" w:author="Author" w:date="2026-07-07T20:18:00Z" w:id="4948">
            <w:rPr>
              <w:rFonts w:ascii="Times New Roman"/>
              <w:color w:val="000000"/>
            </w:rPr>
          </w:rPrChange>
        </w:rPr>
        <w:t>Elit</w:t>
      </w:r>
      <w:ins w16du:dateUtc="2026-07-07T18:18:00Z" w:author="Author" w:date="2026-07-07T20:18:00Z" w:id="4949">
        <w:r w:rsidR="00A96A35" w:rsidRPr="0027638C">
          <w:rPr>
            <w:spacing w:val="-4"/>
            <w:sz w:val="24"/>
            <w:szCs w:val="24"/>
          </w:rPr>
          <w:t>,</w:t>
        </w:r>
      </w:ins>
      <w:r w:rsidR="00A96A35" w:rsidRPr="0027638C">
        <w:rPr>
          <w:spacing w:val="-4"/>
          <w:sz w:val="24"/>
          <w:rPrChange w16du:dateUtc="2026-07-07T18:18:00Z" w:author="Author" w:date="2026-07-07T20:18:00Z" w:id="4950">
            <w:rPr>
              <w:rFonts w:ascii="Times New Roman"/>
              <w:color w:val="000000"/>
              <w:spacing w:val="-1"/>
            </w:rPr>
          </w:rPrChange>
        </w:rPr>
        <w:t xml:space="preserve"> </w:t>
      </w:r>
      <w:r w:rsidR="00A96A35" w:rsidRPr="0027638C">
        <w:rPr>
          <w:sz w:val="24"/>
          <w:rPrChange w16du:dateUtc="2026-07-07T18:18:00Z" w:author="Author" w:date="2026-07-07T20:18:00Z" w:id="4951">
            <w:rPr>
              <w:rFonts w:ascii="Times New Roman"/>
              <w:color w:val="000000"/>
            </w:rPr>
          </w:rPrChange>
        </w:rPr>
        <w:t>sed</w:t>
      </w:r>
      <w:r w:rsidR="00A96A35" w:rsidRPr="0027638C">
        <w:rPr>
          <w:spacing w:val="-3"/>
          <w:sz w:val="24"/>
          <w:rPrChange w16du:dateUtc="2026-07-07T18:18:00Z" w:author="Author" w:date="2026-07-07T20:18:00Z" w:id="4952">
            <w:rPr>
              <w:rFonts w:ascii="Times New Roman"/>
              <w:color w:val="000000"/>
              <w:spacing w:val="-1"/>
            </w:rPr>
          </w:rPrChange>
        </w:rPr>
        <w:t xml:space="preserve"> </w:t>
      </w:r>
      <w:r w:rsidR="00A96A35" w:rsidRPr="0027638C">
        <w:rPr>
          <w:sz w:val="24"/>
          <w:rPrChange w16du:dateUtc="2026-07-07T18:18:00Z" w:author="Author" w:date="2026-07-07T20:18:00Z" w:id="4953">
            <w:rPr>
              <w:rFonts w:ascii="Times New Roman"/>
              <w:color w:val="000000"/>
            </w:rPr>
          </w:rPrChange>
        </w:rPr>
        <w:t>do</w:t>
      </w:r>
      <w:r w:rsidR="00A96A35" w:rsidRPr="0027638C">
        <w:rPr>
          <w:spacing w:val="-4"/>
          <w:sz w:val="24"/>
          <w:rPrChange w16du:dateUtc="2026-07-07T18:18:00Z" w:author="Author" w:date="2026-07-07T20:18:00Z" w:id="4954">
            <w:rPr>
              <w:rFonts w:ascii="Times New Roman"/>
              <w:color w:val="000000"/>
              <w:spacing w:val="-1"/>
            </w:rPr>
          </w:rPrChange>
        </w:rPr>
        <w:t xml:space="preserve"> </w:t>
      </w:r>
      <w:r w:rsidR="00A96A35" w:rsidRPr="0027638C">
        <w:rPr>
          <w:sz w:val="24"/>
          <w:rPrChange w16du:dateUtc="2026-07-07T18:18:00Z" w:author="Author" w:date="2026-07-07T20:18:00Z" w:id="4955">
            <w:rPr>
              <w:rFonts w:ascii="Times New Roman"/>
              <w:color w:val="000000"/>
            </w:rPr>
          </w:rPrChange>
        </w:rPr>
        <w:t>eiusmod</w:t>
      </w:r>
      <w:r w:rsidR="00A96A35" w:rsidRPr="0027638C">
        <w:rPr>
          <w:spacing w:val="-4"/>
          <w:sz w:val="24"/>
          <w:rPrChange w16du:dateUtc="2026-07-07T18:18:00Z" w:author="Author" w:date="2026-07-07T20:18:00Z" w:id="4956">
            <w:rPr>
              <w:rFonts w:ascii="Times New Roman"/>
              <w:color w:val="000000"/>
              <w:spacing w:val="-1"/>
            </w:rPr>
          </w:rPrChange>
        </w:rPr>
        <w:t xml:space="preserve"> </w:t>
      </w:r>
      <w:r w:rsidR="00A96A35" w:rsidRPr="0027638C">
        <w:rPr>
          <w:sz w:val="24"/>
          <w:rPrChange w16du:dateUtc="2026-07-07T18:18:00Z" w:author="Author" w:date="2026-07-07T20:18:00Z" w:id="4957">
            <w:rPr>
              <w:rFonts w:ascii="Times New Roman"/>
              <w:color w:val="000000"/>
            </w:rPr>
          </w:rPrChange>
        </w:rPr>
        <w:t>tempor</w:t>
      </w:r>
      <w:r w:rsidR="00A96A35" w:rsidRPr="0027638C">
        <w:rPr>
          <w:spacing w:val="-4"/>
          <w:sz w:val="24"/>
          <w:rPrChange w16du:dateUtc="2026-07-07T18:18:00Z" w:author="Author" w:date="2026-07-07T20:18:00Z" w:id="4958">
            <w:rPr>
              <w:rFonts w:ascii="Times New Roman"/>
              <w:color w:val="000000"/>
              <w:spacing w:val="-1"/>
            </w:rPr>
          </w:rPrChange>
        </w:rPr>
        <w:t xml:space="preserve"> </w:t>
      </w:r>
      <w:r w:rsidR="00A96A35" w:rsidRPr="0027638C">
        <w:rPr>
          <w:sz w:val="24"/>
          <w:rPrChange w16du:dateUtc="2026-07-07T18:18:00Z" w:author="Author" w:date="2026-07-07T20:18:00Z" w:id="4959">
            <w:rPr>
              <w:rFonts w:ascii="Times New Roman" w:hAnsi="Times New Roman"/>
              <w:color w:val="000000"/>
            </w:rPr>
          </w:rPrChange>
        </w:rPr>
        <w:t>incididunt</w:t>
      </w:r>
      <w:del w16du:dateUtc="2026-07-07T18:18:00Z" w:author="Author" w:date="2026-07-07T20:18:00Z" w:id="4960">
        <w:r>
          <w:rPr>
            <w:color w:val="000000"/>
          </w:rPr>
          <w:cr/>
        </w:r>
      </w:del>
      <w:r w:rsidR="00A96A35" w:rsidRPr="0027638C">
        <w:rPr>
          <w:sz w:val="24"/>
          <w:rPrChange w16du:dateUtc="2026-07-07T18:18:00Z" w:author="Author" w:date="2026-07-07T20:18:00Z" w:id="4961">
            <w:rPr>
              <w:rFonts w:ascii="Times New Roman"/>
              <w:color w:val="000000"/>
              <w:spacing w:val="665"/>
            </w:rPr>
          </w:rPrChange>
        </w:rPr>
        <w:t xml:space="preserve"> </w:t>
      </w:r>
      <w:r w:rsidR="00A96A35" w:rsidRPr="0027638C">
        <w:rPr>
          <w:sz w:val="24"/>
          <w:rPrChange w16du:dateUtc="2026-07-07T18:18:00Z" w:author="Author" w:date="2026-07-07T20:18:00Z" w:id="4962">
            <w:rPr>
              <w:rFonts w:ascii="Times New Roman"/>
              <w:color w:val="000000"/>
            </w:rPr>
          </w:rPrChange>
        </w:rPr>
        <w:t>ut</w:t>
      </w:r>
      <w:r w:rsidR="00A96A35" w:rsidRPr="0027638C">
        <w:rPr>
          <w:sz w:val="24"/>
          <w:rPrChange w16du:dateUtc="2026-07-07T18:18:00Z" w:author="Author" w:date="2026-07-07T20:18:00Z" w:id="4963">
            <w:rPr>
              <w:rFonts w:ascii="Times New Roman"/>
              <w:color w:val="000000"/>
              <w:spacing w:val="16"/>
            </w:rPr>
          </w:rPrChange>
        </w:rPr>
        <w:t xml:space="preserve"> </w:t>
      </w:r>
      <w:r w:rsidR="00A96A35" w:rsidRPr="0027638C">
        <w:rPr>
          <w:sz w:val="24"/>
          <w:rPrChange w16du:dateUtc="2026-07-07T18:18:00Z" w:author="Author" w:date="2026-07-07T20:18:00Z" w:id="4964">
            <w:rPr>
              <w:rFonts w:ascii="Times New Roman"/>
              <w:color w:val="000000"/>
            </w:rPr>
          </w:rPrChange>
        </w:rPr>
        <w:t>labore</w:t>
      </w:r>
      <w:r w:rsidR="00A96A35" w:rsidRPr="0027638C">
        <w:rPr>
          <w:sz w:val="24"/>
          <w:rPrChange w16du:dateUtc="2026-07-07T18:18:00Z" w:author="Author" w:date="2026-07-07T20:18:00Z" w:id="4965">
            <w:rPr>
              <w:rFonts w:ascii="Times New Roman"/>
              <w:color w:val="000000"/>
              <w:spacing w:val="16"/>
            </w:rPr>
          </w:rPrChange>
        </w:rPr>
        <w:t xml:space="preserve"> </w:t>
      </w:r>
      <w:r w:rsidR="00A96A35" w:rsidRPr="0027638C">
        <w:rPr>
          <w:sz w:val="24"/>
          <w:rPrChange w16du:dateUtc="2026-07-07T18:18:00Z" w:author="Author" w:date="2026-07-07T20:18:00Z" w:id="4966">
            <w:rPr>
              <w:rFonts w:ascii="Times New Roman"/>
              <w:color w:val="000000"/>
            </w:rPr>
          </w:rPrChange>
        </w:rPr>
        <w:t>Et</w:t>
      </w:r>
      <w:r w:rsidR="00A96A35" w:rsidRPr="0027638C">
        <w:rPr>
          <w:sz w:val="24"/>
          <w:rPrChange w16du:dateUtc="2026-07-07T18:18:00Z" w:author="Author" w:date="2026-07-07T20:18:00Z" w:id="4967">
            <w:rPr>
              <w:rFonts w:ascii="Times New Roman"/>
              <w:color w:val="000000"/>
              <w:spacing w:val="16"/>
            </w:rPr>
          </w:rPrChange>
        </w:rPr>
        <w:t xml:space="preserve"> </w:t>
      </w:r>
      <w:r w:rsidR="00A96A35" w:rsidRPr="0027638C">
        <w:rPr>
          <w:sz w:val="24"/>
          <w:rPrChange w16du:dateUtc="2026-07-07T18:18:00Z" w:author="Author" w:date="2026-07-07T20:18:00Z" w:id="4968">
            <w:rPr>
              <w:rFonts w:ascii="Times New Roman"/>
              <w:color w:val="000000"/>
            </w:rPr>
          </w:rPrChange>
        </w:rPr>
        <w:t>dolore</w:t>
      </w:r>
      <w:r w:rsidR="00A96A35" w:rsidRPr="0027638C">
        <w:rPr>
          <w:sz w:val="24"/>
          <w:rPrChange w16du:dateUtc="2026-07-07T18:18:00Z" w:author="Author" w:date="2026-07-07T20:18:00Z" w:id="4969">
            <w:rPr>
              <w:rFonts w:ascii="Times New Roman"/>
              <w:color w:val="000000"/>
              <w:spacing w:val="16"/>
            </w:rPr>
          </w:rPrChange>
        </w:rPr>
        <w:t xml:space="preserve"> </w:t>
      </w:r>
      <w:r w:rsidR="00A96A35" w:rsidRPr="0027638C">
        <w:rPr>
          <w:sz w:val="24"/>
          <w:rPrChange w16du:dateUtc="2026-07-07T18:18:00Z" w:author="Author" w:date="2026-07-07T20:18:00Z" w:id="4970">
            <w:rPr>
              <w:rFonts w:ascii="Times New Roman" w:hAnsi="Times New Roman"/>
              <w:color w:val="000000"/>
            </w:rPr>
          </w:rPrChange>
        </w:rPr>
        <w:t>“magna”</w:t>
      </w:r>
      <w:r w:rsidR="00A96A35" w:rsidRPr="0027638C">
        <w:rPr>
          <w:sz w:val="24"/>
          <w:rPrChange w16du:dateUtc="2026-07-07T18:18:00Z" w:author="Author" w:date="2026-07-07T20:18:00Z" w:id="4971">
            <w:rPr>
              <w:rFonts w:ascii="Times New Roman"/>
              <w:color w:val="000000"/>
              <w:spacing w:val="16"/>
            </w:rPr>
          </w:rPrChange>
        </w:rPr>
        <w:t xml:space="preserve"> </w:t>
      </w:r>
      <w:r w:rsidR="00A96A35" w:rsidRPr="0027638C">
        <w:rPr>
          <w:sz w:val="24"/>
          <w:rPrChange w16du:dateUtc="2026-07-07T18:18:00Z" w:author="Author" w:date="2026-07-07T20:18:00Z" w:id="4972">
            <w:rPr>
              <w:rFonts w:ascii="Times New Roman"/>
              <w:color w:val="000000"/>
            </w:rPr>
          </w:rPrChange>
        </w:rPr>
        <w:t>aliqua</w:t>
      </w:r>
      <w:r w:rsidR="00A96A35" w:rsidRPr="0027638C">
        <w:rPr>
          <w:sz w:val="24"/>
          <w:rPrChange w16du:dateUtc="2026-07-07T18:18:00Z" w:author="Author" w:date="2026-07-07T20:18:00Z" w:id="4973">
            <w:rPr>
              <w:rFonts w:ascii="Times New Roman"/>
              <w:color w:val="000000"/>
              <w:spacing w:val="16"/>
            </w:rPr>
          </w:rPrChange>
        </w:rPr>
        <w:t xml:space="preserve"> </w:t>
      </w:r>
      <w:r w:rsidR="00A96A35" w:rsidRPr="0027638C">
        <w:rPr>
          <w:sz w:val="24"/>
          <w:rPrChange w16du:dateUtc="2026-07-07T18:18:00Z" w:author="Author" w:date="2026-07-07T20:18:00Z" w:id="4974">
            <w:rPr>
              <w:rFonts w:ascii="Times New Roman"/>
              <w:color w:val="000000"/>
            </w:rPr>
          </w:rPrChange>
        </w:rPr>
        <w:t>lorem.</w:t>
      </w:r>
      <w:r w:rsidR="00A96A35" w:rsidRPr="0027638C">
        <w:rPr>
          <w:sz w:val="24"/>
          <w:rPrChange w16du:dateUtc="2026-07-07T18:18:00Z" w:author="Author" w:date="2026-07-07T20:18:00Z" w:id="4975">
            <w:rPr>
              <w:rFonts w:ascii="Times New Roman"/>
              <w:color w:val="000000"/>
              <w:spacing w:val="15"/>
            </w:rPr>
          </w:rPrChange>
        </w:rPr>
        <w:t xml:space="preserve"> </w:t>
      </w:r>
      <w:r w:rsidR="00A96A35" w:rsidRPr="0027638C">
        <w:rPr>
          <w:sz w:val="24"/>
          <w:rPrChange w16du:dateUtc="2026-07-07T18:18:00Z" w:author="Author" w:date="2026-07-07T20:18:00Z" w:id="4976">
            <w:rPr>
              <w:rFonts w:ascii="Times New Roman"/>
              <w:color w:val="000000"/>
            </w:rPr>
          </w:rPrChange>
        </w:rPr>
        <w:t>Ipsum</w:t>
      </w:r>
      <w:r w:rsidR="00A96A35" w:rsidRPr="0027638C">
        <w:rPr>
          <w:sz w:val="24"/>
          <w:rPrChange w16du:dateUtc="2026-07-07T18:18:00Z" w:author="Author" w:date="2026-07-07T20:18:00Z" w:id="4977">
            <w:rPr>
              <w:rFonts w:ascii="Times New Roman"/>
              <w:color w:val="000000"/>
              <w:spacing w:val="16"/>
            </w:rPr>
          </w:rPrChange>
        </w:rPr>
        <w:t xml:space="preserve"> </w:t>
      </w:r>
      <w:r w:rsidR="00A96A35" w:rsidRPr="0027638C">
        <w:rPr>
          <w:sz w:val="24"/>
          <w:rPrChange w16du:dateUtc="2026-07-07T18:18:00Z" w:author="Author" w:date="2026-07-07T20:18:00Z" w:id="4978">
            <w:rPr>
              <w:rFonts w:ascii="Times New Roman"/>
              <w:color w:val="000000"/>
            </w:rPr>
          </w:rPrChange>
        </w:rPr>
        <w:t>dolor</w:t>
      </w:r>
      <w:r w:rsidR="00A96A35" w:rsidRPr="0027638C">
        <w:rPr>
          <w:sz w:val="24"/>
          <w:rPrChange w16du:dateUtc="2026-07-07T18:18:00Z" w:author="Author" w:date="2026-07-07T20:18:00Z" w:id="4979">
            <w:rPr>
              <w:rFonts w:ascii="Times New Roman"/>
              <w:color w:val="000000"/>
              <w:spacing w:val="16"/>
            </w:rPr>
          </w:rPrChange>
        </w:rPr>
        <w:t xml:space="preserve"> </w:t>
      </w:r>
      <w:r w:rsidR="00A96A35" w:rsidRPr="0027638C">
        <w:rPr>
          <w:sz w:val="24"/>
          <w:rPrChange w16du:dateUtc="2026-07-07T18:18:00Z" w:author="Author" w:date="2026-07-07T20:18:00Z" w:id="4980">
            <w:rPr>
              <w:rFonts w:ascii="Times New Roman"/>
              <w:color w:val="000000"/>
            </w:rPr>
          </w:rPrChange>
        </w:rPr>
        <w:t>sit</w:t>
      </w:r>
      <w:r w:rsidR="00A96A35" w:rsidRPr="0027638C">
        <w:rPr>
          <w:sz w:val="24"/>
          <w:rPrChange w16du:dateUtc="2026-07-07T18:18:00Z" w:author="Author" w:date="2026-07-07T20:18:00Z" w:id="4981">
            <w:rPr>
              <w:rFonts w:ascii="Times New Roman"/>
              <w:color w:val="000000"/>
              <w:spacing w:val="16"/>
            </w:rPr>
          </w:rPrChange>
        </w:rPr>
        <w:t xml:space="preserve"> </w:t>
      </w:r>
      <w:r w:rsidR="00A96A35" w:rsidRPr="0027638C">
        <w:rPr>
          <w:sz w:val="24"/>
          <w:rPrChange w16du:dateUtc="2026-07-07T18:18:00Z" w:author="Author" w:date="2026-07-07T20:18:00Z" w:id="4982">
            <w:rPr>
              <w:rFonts w:ascii="Times New Roman"/>
              <w:color w:val="000000"/>
            </w:rPr>
          </w:rPrChange>
        </w:rPr>
        <w:t>amet</w:t>
      </w:r>
      <w:r w:rsidR="00A96A35" w:rsidRPr="0027638C">
        <w:rPr>
          <w:sz w:val="24"/>
          <w:rPrChange w16du:dateUtc="2026-07-07T18:18:00Z" w:author="Author" w:date="2026-07-07T20:18:00Z" w:id="4983">
            <w:rPr>
              <w:rFonts w:ascii="Times New Roman"/>
              <w:color w:val="000000"/>
              <w:spacing w:val="16"/>
            </w:rPr>
          </w:rPrChange>
        </w:rPr>
        <w:t xml:space="preserve"> </w:t>
      </w:r>
      <w:r w:rsidR="00A96A35" w:rsidRPr="0027638C">
        <w:rPr>
          <w:sz w:val="24"/>
          <w:rPrChange w16du:dateUtc="2026-07-07T18:18:00Z" w:author="Author" w:date="2026-07-07T20:18:00Z" w:id="4984">
            <w:rPr>
              <w:rFonts w:ascii="Times New Roman" w:hAnsi="Times New Roman"/>
              <w:color w:val="000000"/>
            </w:rPr>
          </w:rPrChange>
        </w:rPr>
        <w:t>consectetur</w:t>
      </w:r>
      <w:del w16du:dateUtc="2026-07-07T18:18:00Z" w:author="Author" w:date="2026-07-07T20:18:00Z" w:id="4985">
        <w:r>
          <w:rPr>
            <w:color w:val="000000"/>
          </w:rPr>
          <w:cr/>
        </w:r>
      </w:del>
      <w:r w:rsidR="00A96A35" w:rsidRPr="0027638C">
        <w:rPr>
          <w:sz w:val="24"/>
          <w:rPrChange w16du:dateUtc="2026-07-07T18:18:00Z" w:author="Author" w:date="2026-07-07T20:18:00Z" w:id="4986">
            <w:rPr>
              <w:rFonts w:ascii="Times New Roman"/>
              <w:color w:val="000000"/>
              <w:spacing w:val="665"/>
            </w:rPr>
          </w:rPrChange>
        </w:rPr>
        <w:t xml:space="preserve"> </w:t>
      </w:r>
      <w:r w:rsidR="00A96A35" w:rsidRPr="0027638C">
        <w:rPr>
          <w:sz w:val="24"/>
          <w:rPrChange w16du:dateUtc="2026-07-07T18:18:00Z" w:author="Author" w:date="2026-07-07T20:18:00Z" w:id="4987">
            <w:rPr>
              <w:rFonts w:ascii="Times New Roman"/>
              <w:color w:val="000000"/>
            </w:rPr>
          </w:rPrChange>
        </w:rPr>
        <w:lastRenderedPageBreak/>
        <w:t>adipiscing</w:t>
      </w:r>
      <w:r w:rsidR="00A96A35" w:rsidRPr="0027638C">
        <w:rPr>
          <w:sz w:val="24"/>
          <w:rPrChange w16du:dateUtc="2026-07-07T18:18:00Z" w:author="Author" w:date="2026-07-07T20:18:00Z" w:id="4988">
            <w:rPr>
              <w:rFonts w:ascii="Times New Roman"/>
              <w:color w:val="000000"/>
              <w:spacing w:val="10"/>
            </w:rPr>
          </w:rPrChange>
        </w:rPr>
        <w:t xml:space="preserve"> </w:t>
      </w:r>
      <w:r w:rsidR="00A96A35" w:rsidRPr="0027638C">
        <w:rPr>
          <w:sz w:val="24"/>
          <w:rPrChange w16du:dateUtc="2026-07-07T18:18:00Z" w:author="Author" w:date="2026-07-07T20:18:00Z" w:id="4989">
            <w:rPr>
              <w:rFonts w:ascii="Times New Roman"/>
              <w:color w:val="000000"/>
            </w:rPr>
          </w:rPrChange>
        </w:rPr>
        <w:t>elit</w:t>
      </w:r>
      <w:r w:rsidR="00A96A35" w:rsidRPr="0027638C">
        <w:rPr>
          <w:sz w:val="24"/>
          <w:rPrChange w16du:dateUtc="2026-07-07T18:18:00Z" w:author="Author" w:date="2026-07-07T20:18:00Z" w:id="4990">
            <w:rPr>
              <w:rFonts w:ascii="Times New Roman"/>
              <w:color w:val="000000"/>
              <w:spacing w:val="10"/>
            </w:rPr>
          </w:rPrChange>
        </w:rPr>
        <w:t xml:space="preserve"> </w:t>
      </w:r>
      <w:r w:rsidR="00A96A35" w:rsidRPr="0027638C">
        <w:rPr>
          <w:sz w:val="24"/>
          <w:rPrChange w16du:dateUtc="2026-07-07T18:18:00Z" w:author="Author" w:date="2026-07-07T20:18:00Z" w:id="4991">
            <w:rPr>
              <w:rFonts w:ascii="Times New Roman"/>
              <w:color w:val="000000"/>
            </w:rPr>
          </w:rPrChange>
        </w:rPr>
        <w:t>sed</w:t>
      </w:r>
      <w:r w:rsidR="00A96A35" w:rsidRPr="0027638C">
        <w:rPr>
          <w:sz w:val="24"/>
          <w:rPrChange w16du:dateUtc="2026-07-07T18:18:00Z" w:author="Author" w:date="2026-07-07T20:18:00Z" w:id="4992">
            <w:rPr>
              <w:rFonts w:ascii="Times New Roman"/>
              <w:color w:val="000000"/>
              <w:spacing w:val="10"/>
            </w:rPr>
          </w:rPrChange>
        </w:rPr>
        <w:t xml:space="preserve"> </w:t>
      </w:r>
      <w:r w:rsidR="00A96A35" w:rsidRPr="0027638C">
        <w:rPr>
          <w:sz w:val="24"/>
          <w:rPrChange w16du:dateUtc="2026-07-07T18:18:00Z" w:author="Author" w:date="2026-07-07T20:18:00Z" w:id="4993">
            <w:rPr>
              <w:rFonts w:ascii="Times New Roman"/>
              <w:color w:val="000000"/>
            </w:rPr>
          </w:rPrChange>
        </w:rPr>
        <w:t>Do-Eiusmod</w:t>
      </w:r>
      <w:r w:rsidR="00A96A35" w:rsidRPr="0027638C">
        <w:rPr>
          <w:sz w:val="24"/>
          <w:rPrChange w16du:dateUtc="2026-07-07T18:18:00Z" w:author="Author" w:date="2026-07-07T20:18:00Z" w:id="4994">
            <w:rPr>
              <w:rFonts w:ascii="Times New Roman"/>
              <w:color w:val="000000"/>
              <w:spacing w:val="10"/>
            </w:rPr>
          </w:rPrChange>
        </w:rPr>
        <w:t xml:space="preserve"> </w:t>
      </w:r>
      <w:r w:rsidR="00A96A35" w:rsidRPr="0027638C">
        <w:rPr>
          <w:sz w:val="24"/>
          <w:rPrChange w16du:dateUtc="2026-07-07T18:18:00Z" w:author="Author" w:date="2026-07-07T20:18:00Z" w:id="4995">
            <w:rPr>
              <w:rFonts w:ascii="Times New Roman"/>
              <w:color w:val="000000"/>
            </w:rPr>
          </w:rPrChange>
        </w:rPr>
        <w:t>Tempor</w:t>
      </w:r>
      <w:r w:rsidR="00A96A35" w:rsidRPr="0027638C">
        <w:rPr>
          <w:sz w:val="24"/>
          <w:rPrChange w16du:dateUtc="2026-07-07T18:18:00Z" w:author="Author" w:date="2026-07-07T20:18:00Z" w:id="4996">
            <w:rPr>
              <w:rFonts w:ascii="Times New Roman"/>
              <w:color w:val="000000"/>
              <w:spacing w:val="10"/>
            </w:rPr>
          </w:rPrChange>
        </w:rPr>
        <w:t xml:space="preserve"> </w:t>
      </w:r>
      <w:r w:rsidR="00A96A35" w:rsidRPr="0027638C">
        <w:rPr>
          <w:sz w:val="24"/>
          <w:rPrChange w16du:dateUtc="2026-07-07T18:18:00Z" w:author="Author" w:date="2026-07-07T20:18:00Z" w:id="4997">
            <w:rPr>
              <w:rFonts w:ascii="Times New Roman"/>
              <w:color w:val="000000"/>
            </w:rPr>
          </w:rPrChange>
        </w:rPr>
        <w:t>incididunt</w:t>
      </w:r>
      <w:r w:rsidR="00A96A35" w:rsidRPr="0027638C">
        <w:rPr>
          <w:sz w:val="24"/>
          <w:rPrChange w16du:dateUtc="2026-07-07T18:18:00Z" w:author="Author" w:date="2026-07-07T20:18:00Z" w:id="4998">
            <w:rPr>
              <w:rFonts w:ascii="Times New Roman"/>
              <w:color w:val="000000"/>
              <w:spacing w:val="10"/>
            </w:rPr>
          </w:rPrChange>
        </w:rPr>
        <w:t xml:space="preserve"> </w:t>
      </w:r>
      <w:r w:rsidR="00A96A35" w:rsidRPr="0027638C">
        <w:rPr>
          <w:sz w:val="24"/>
          <w:rPrChange w16du:dateUtc="2026-07-07T18:18:00Z" w:author="Author" w:date="2026-07-07T20:18:00Z" w:id="4999">
            <w:rPr>
              <w:rFonts w:ascii="Times New Roman"/>
              <w:color w:val="000000"/>
            </w:rPr>
          </w:rPrChange>
        </w:rPr>
        <w:t>ut</w:t>
      </w:r>
      <w:r w:rsidR="00A96A35" w:rsidRPr="0027638C">
        <w:rPr>
          <w:sz w:val="24"/>
          <w:rPrChange w16du:dateUtc="2026-07-07T18:18:00Z" w:author="Author" w:date="2026-07-07T20:18:00Z" w:id="5000">
            <w:rPr>
              <w:rFonts w:ascii="Times New Roman"/>
              <w:color w:val="000000"/>
              <w:spacing w:val="10"/>
            </w:rPr>
          </w:rPrChange>
        </w:rPr>
        <w:t xml:space="preserve"> </w:t>
      </w:r>
      <w:r w:rsidR="00A96A35" w:rsidRPr="0027638C">
        <w:rPr>
          <w:sz w:val="24"/>
          <w:rPrChange w16du:dateUtc="2026-07-07T18:18:00Z" w:author="Author" w:date="2026-07-07T20:18:00Z" w:id="5001">
            <w:rPr>
              <w:rFonts w:ascii="Times New Roman"/>
              <w:color w:val="000000"/>
            </w:rPr>
          </w:rPrChange>
        </w:rPr>
        <w:t>labore</w:t>
      </w:r>
      <w:r w:rsidR="00A96A35" w:rsidRPr="0027638C">
        <w:rPr>
          <w:sz w:val="24"/>
          <w:rPrChange w16du:dateUtc="2026-07-07T18:18:00Z" w:author="Author" w:date="2026-07-07T20:18:00Z" w:id="5002">
            <w:rPr>
              <w:rFonts w:ascii="Times New Roman"/>
              <w:color w:val="000000"/>
              <w:spacing w:val="10"/>
            </w:rPr>
          </w:rPrChange>
        </w:rPr>
        <w:t xml:space="preserve"> </w:t>
      </w:r>
      <w:r w:rsidR="00A96A35" w:rsidRPr="0027638C">
        <w:rPr>
          <w:sz w:val="24"/>
          <w:rPrChange w16du:dateUtc="2026-07-07T18:18:00Z" w:author="Author" w:date="2026-07-07T20:18:00Z" w:id="5003">
            <w:rPr>
              <w:rFonts w:ascii="Times New Roman"/>
              <w:color w:val="000000"/>
            </w:rPr>
          </w:rPrChange>
        </w:rPr>
        <w:t>et</w:t>
      </w:r>
      <w:r w:rsidR="00A96A35" w:rsidRPr="0027638C">
        <w:rPr>
          <w:sz w:val="24"/>
          <w:rPrChange w16du:dateUtc="2026-07-07T18:18:00Z" w:author="Author" w:date="2026-07-07T20:18:00Z" w:id="5004">
            <w:rPr>
              <w:rFonts w:ascii="Times New Roman"/>
              <w:color w:val="000000"/>
              <w:spacing w:val="10"/>
            </w:rPr>
          </w:rPrChange>
        </w:rPr>
        <w:t xml:space="preserve"> </w:t>
      </w:r>
      <w:r w:rsidR="00A96A35" w:rsidRPr="0027638C">
        <w:rPr>
          <w:sz w:val="24"/>
          <w:rPrChange w16du:dateUtc="2026-07-07T18:18:00Z" w:author="Author" w:date="2026-07-07T20:18:00Z" w:id="5005">
            <w:rPr>
              <w:rFonts w:ascii="Times New Roman"/>
              <w:color w:val="000000"/>
            </w:rPr>
          </w:rPrChange>
        </w:rPr>
        <w:t>dolore</w:t>
      </w:r>
      <w:r w:rsidR="00A96A35" w:rsidRPr="0027638C">
        <w:rPr>
          <w:sz w:val="24"/>
          <w:rPrChange w16du:dateUtc="2026-07-07T18:18:00Z" w:author="Author" w:date="2026-07-07T20:18:00Z" w:id="5006">
            <w:rPr>
              <w:rFonts w:ascii="Times New Roman"/>
              <w:color w:val="000000"/>
              <w:spacing w:val="10"/>
            </w:rPr>
          </w:rPrChange>
        </w:rPr>
        <w:t xml:space="preserve"> </w:t>
      </w:r>
      <w:r w:rsidR="00A96A35" w:rsidRPr="0027638C">
        <w:rPr>
          <w:sz w:val="24"/>
          <w:rPrChange w16du:dateUtc="2026-07-07T18:18:00Z" w:author="Author" w:date="2026-07-07T20:18:00Z" w:id="5007">
            <w:rPr>
              <w:rFonts w:ascii="Times New Roman"/>
              <w:color w:val="000000"/>
            </w:rPr>
          </w:rPrChange>
        </w:rPr>
        <w:t>magna</w:t>
      </w:r>
      <w:r w:rsidR="00A96A35" w:rsidRPr="0027638C">
        <w:rPr>
          <w:sz w:val="24"/>
          <w:rPrChange w16du:dateUtc="2026-07-07T18:18:00Z" w:author="Author" w:date="2026-07-07T20:18:00Z" w:id="5008">
            <w:rPr>
              <w:rFonts w:ascii="Times New Roman"/>
              <w:color w:val="000000"/>
              <w:spacing w:val="10"/>
            </w:rPr>
          </w:rPrChange>
        </w:rPr>
        <w:t xml:space="preserve"> </w:t>
      </w:r>
      <w:r w:rsidR="00A96A35" w:rsidRPr="0027638C">
        <w:rPr>
          <w:sz w:val="24"/>
          <w:rPrChange w16du:dateUtc="2026-07-07T18:18:00Z" w:author="Author" w:date="2026-07-07T20:18:00Z" w:id="5009">
            <w:rPr>
              <w:rFonts w:ascii="Times New Roman" w:hAnsi="Times New Roman"/>
              <w:color w:val="000000"/>
            </w:rPr>
          </w:rPrChange>
        </w:rPr>
        <w:t>aliqua</w:t>
      </w:r>
      <w:del w16du:dateUtc="2026-07-07T18:18:00Z" w:author="Author" w:date="2026-07-07T20:18:00Z" w:id="5010">
        <w:r>
          <w:rPr>
            <w:color w:val="000000"/>
          </w:rPr>
          <w:cr/>
        </w:r>
      </w:del>
      <w:r w:rsidR="00A96A35" w:rsidRPr="0027638C">
        <w:rPr>
          <w:sz w:val="24"/>
          <w:rPrChange w16du:dateUtc="2026-07-07T18:18:00Z" w:author="Author" w:date="2026-07-07T20:18:00Z" w:id="5011">
            <w:rPr>
              <w:rFonts w:ascii="Times New Roman"/>
              <w:color w:val="000000"/>
              <w:spacing w:val="665"/>
            </w:rPr>
          </w:rPrChange>
        </w:rPr>
        <w:t xml:space="preserve"> </w:t>
      </w:r>
      <w:r w:rsidR="00A96A35" w:rsidRPr="0027638C">
        <w:rPr>
          <w:sz w:val="24"/>
          <w:rPrChange w16du:dateUtc="2026-07-07T18:18:00Z" w:author="Author" w:date="2026-07-07T20:18:00Z" w:id="5012">
            <w:rPr>
              <w:rFonts w:ascii="Times New Roman"/>
              <w:color w:val="000000"/>
            </w:rPr>
          </w:rPrChange>
        </w:rPr>
        <w:t>lorem</w:t>
      </w:r>
      <w:r w:rsidR="00A96A35" w:rsidRPr="0027638C">
        <w:rPr>
          <w:spacing w:val="-11"/>
          <w:sz w:val="24"/>
          <w:rPrChange w16du:dateUtc="2026-07-07T18:18:00Z" w:author="Author" w:date="2026-07-07T20:18:00Z" w:id="5013">
            <w:rPr>
              <w:rFonts w:ascii="Times New Roman"/>
              <w:color w:val="000000"/>
              <w:spacing w:val="-7"/>
            </w:rPr>
          </w:rPrChange>
        </w:rPr>
        <w:t xml:space="preserve"> </w:t>
      </w:r>
      <w:r w:rsidR="00A96A35" w:rsidRPr="0027638C">
        <w:rPr>
          <w:sz w:val="24"/>
          <w:rPrChange w16du:dateUtc="2026-07-07T18:18:00Z" w:author="Author" w:date="2026-07-07T20:18:00Z" w:id="5014">
            <w:rPr>
              <w:rFonts w:ascii="Times New Roman"/>
              <w:color w:val="000000"/>
            </w:rPr>
          </w:rPrChange>
        </w:rPr>
        <w:t>Ipsum</w:t>
      </w:r>
      <w:r w:rsidR="00A96A35" w:rsidRPr="0027638C">
        <w:rPr>
          <w:spacing w:val="-11"/>
          <w:sz w:val="24"/>
          <w:rPrChange w16du:dateUtc="2026-07-07T18:18:00Z" w:author="Author" w:date="2026-07-07T20:18:00Z" w:id="5015">
            <w:rPr>
              <w:rFonts w:ascii="Times New Roman"/>
              <w:color w:val="000000"/>
              <w:spacing w:val="-7"/>
            </w:rPr>
          </w:rPrChange>
        </w:rPr>
        <w:t xml:space="preserve"> </w:t>
      </w:r>
      <w:r w:rsidR="00A96A35" w:rsidRPr="0027638C">
        <w:rPr>
          <w:sz w:val="24"/>
          <w:rPrChange w16du:dateUtc="2026-07-07T18:18:00Z" w:author="Author" w:date="2026-07-07T20:18:00Z" w:id="5016">
            <w:rPr>
              <w:rFonts w:ascii="Times New Roman"/>
              <w:color w:val="000000"/>
            </w:rPr>
          </w:rPrChange>
        </w:rPr>
        <w:t>dolor</w:t>
      </w:r>
      <w:r w:rsidR="00A96A35" w:rsidRPr="0027638C">
        <w:rPr>
          <w:spacing w:val="-11"/>
          <w:sz w:val="24"/>
          <w:rPrChange w16du:dateUtc="2026-07-07T18:18:00Z" w:author="Author" w:date="2026-07-07T20:18:00Z" w:id="5017">
            <w:rPr>
              <w:rFonts w:ascii="Times New Roman"/>
              <w:color w:val="000000"/>
              <w:spacing w:val="-8"/>
            </w:rPr>
          </w:rPrChange>
        </w:rPr>
        <w:t xml:space="preserve"> </w:t>
      </w:r>
      <w:r w:rsidR="00A96A35" w:rsidRPr="0027638C">
        <w:rPr>
          <w:sz w:val="24"/>
          <w:rPrChange w16du:dateUtc="2026-07-07T18:18:00Z" w:author="Author" w:date="2026-07-07T20:18:00Z" w:id="5018">
            <w:rPr>
              <w:rFonts w:ascii="Times New Roman"/>
              <w:color w:val="000000"/>
            </w:rPr>
          </w:rPrChange>
        </w:rPr>
        <w:t>sit</w:t>
      </w:r>
      <w:r w:rsidR="00A96A35" w:rsidRPr="0027638C">
        <w:rPr>
          <w:spacing w:val="-11"/>
          <w:sz w:val="24"/>
          <w:rPrChange w16du:dateUtc="2026-07-07T18:18:00Z" w:author="Author" w:date="2026-07-07T20:18:00Z" w:id="5019">
            <w:rPr>
              <w:rFonts w:ascii="Times New Roman"/>
              <w:color w:val="000000"/>
              <w:spacing w:val="-7"/>
            </w:rPr>
          </w:rPrChange>
        </w:rPr>
        <w:t xml:space="preserve"> </w:t>
      </w:r>
      <w:r w:rsidR="00A96A35" w:rsidRPr="0027638C">
        <w:rPr>
          <w:sz w:val="24"/>
          <w:rPrChange w16du:dateUtc="2026-07-07T18:18:00Z" w:author="Author" w:date="2026-07-07T20:18:00Z" w:id="5020">
            <w:rPr>
              <w:rFonts w:ascii="Times New Roman"/>
              <w:color w:val="000000"/>
            </w:rPr>
          </w:rPrChange>
        </w:rPr>
        <w:t>amet,</w:t>
      </w:r>
      <w:r w:rsidR="00A96A35" w:rsidRPr="0027638C">
        <w:rPr>
          <w:spacing w:val="-11"/>
          <w:sz w:val="24"/>
          <w:rPrChange w16du:dateUtc="2026-07-07T18:18:00Z" w:author="Author" w:date="2026-07-07T20:18:00Z" w:id="5021">
            <w:rPr>
              <w:rFonts w:ascii="Times New Roman"/>
              <w:color w:val="000000"/>
              <w:spacing w:val="-7"/>
            </w:rPr>
          </w:rPrChange>
        </w:rPr>
        <w:t xml:space="preserve"> </w:t>
      </w:r>
      <w:r w:rsidR="00A96A35" w:rsidRPr="0027638C">
        <w:rPr>
          <w:sz w:val="24"/>
          <w:rPrChange w16du:dateUtc="2026-07-07T18:18:00Z" w:author="Author" w:date="2026-07-07T20:18:00Z" w:id="5022">
            <w:rPr>
              <w:rFonts w:ascii="Times New Roman"/>
              <w:color w:val="000000"/>
            </w:rPr>
          </w:rPrChange>
        </w:rPr>
        <w:t>consectetur,</w:t>
      </w:r>
      <w:r w:rsidR="00A96A35" w:rsidRPr="0027638C">
        <w:rPr>
          <w:spacing w:val="-11"/>
          <w:sz w:val="24"/>
          <w:rPrChange w16du:dateUtc="2026-07-07T18:18:00Z" w:author="Author" w:date="2026-07-07T20:18:00Z" w:id="5023">
            <w:rPr>
              <w:rFonts w:ascii="Times New Roman"/>
              <w:color w:val="000000"/>
              <w:spacing w:val="-8"/>
            </w:rPr>
          </w:rPrChange>
        </w:rPr>
        <w:t xml:space="preserve"> </w:t>
      </w:r>
      <w:r w:rsidR="00A96A35" w:rsidRPr="0027638C">
        <w:rPr>
          <w:sz w:val="24"/>
          <w:rPrChange w16du:dateUtc="2026-07-07T18:18:00Z" w:author="Author" w:date="2026-07-07T20:18:00Z" w:id="5024">
            <w:rPr>
              <w:rFonts w:ascii="Times New Roman"/>
              <w:color w:val="000000"/>
            </w:rPr>
          </w:rPrChange>
        </w:rPr>
        <w:t>adipiscing</w:t>
      </w:r>
      <w:r w:rsidR="00A96A35" w:rsidRPr="0027638C">
        <w:rPr>
          <w:spacing w:val="-11"/>
          <w:sz w:val="24"/>
          <w:rPrChange w16du:dateUtc="2026-07-07T18:18:00Z" w:author="Author" w:date="2026-07-07T20:18:00Z" w:id="5025">
            <w:rPr>
              <w:rFonts w:ascii="Times New Roman"/>
              <w:color w:val="000000"/>
              <w:spacing w:val="-7"/>
            </w:rPr>
          </w:rPrChange>
        </w:rPr>
        <w:t xml:space="preserve"> </w:t>
      </w:r>
      <w:r w:rsidR="00A96A35" w:rsidRPr="0027638C">
        <w:rPr>
          <w:sz w:val="24"/>
          <w:rPrChange w16du:dateUtc="2026-07-07T18:18:00Z" w:author="Author" w:date="2026-07-07T20:18:00Z" w:id="5026">
            <w:rPr>
              <w:rFonts w:ascii="Times New Roman"/>
              <w:color w:val="000000"/>
            </w:rPr>
          </w:rPrChange>
        </w:rPr>
        <w:t>elit</w:t>
      </w:r>
      <w:r w:rsidR="00A96A35" w:rsidRPr="0027638C">
        <w:rPr>
          <w:spacing w:val="-11"/>
          <w:sz w:val="24"/>
          <w:rPrChange w16du:dateUtc="2026-07-07T18:18:00Z" w:author="Author" w:date="2026-07-07T20:18:00Z" w:id="5027">
            <w:rPr>
              <w:rFonts w:ascii="Times New Roman"/>
              <w:color w:val="000000"/>
              <w:spacing w:val="-7"/>
            </w:rPr>
          </w:rPrChange>
        </w:rPr>
        <w:t xml:space="preserve"> </w:t>
      </w:r>
      <w:r w:rsidR="00A96A35" w:rsidRPr="0027638C">
        <w:rPr>
          <w:sz w:val="24"/>
          <w:rPrChange w16du:dateUtc="2026-07-07T18:18:00Z" w:author="Author" w:date="2026-07-07T20:18:00Z" w:id="5028">
            <w:rPr>
              <w:rFonts w:ascii="Times New Roman"/>
              <w:color w:val="000000"/>
            </w:rPr>
          </w:rPrChange>
        </w:rPr>
        <w:t>sed</w:t>
      </w:r>
      <w:del w16du:dateUtc="2026-07-07T18:18:00Z" w:author="Author" w:date="2026-07-07T20:18:00Z" w:id="5029">
        <w:r>
          <w:rPr>
            <w:color w:val="000000"/>
          </w:rPr>
          <w:delText>,</w:delText>
        </w:r>
      </w:del>
      <w:r w:rsidR="00A96A35" w:rsidRPr="0027638C">
        <w:rPr>
          <w:sz w:val="24"/>
          <w:rPrChange w16du:dateUtc="2026-07-07T18:18:00Z" w:author="Author" w:date="2026-07-07T20:18:00Z" w:id="5030">
            <w:rPr>
              <w:rFonts w:ascii="Times New Roman"/>
              <w:color w:val="000000"/>
              <w:spacing w:val="-7"/>
            </w:rPr>
          </w:rPrChange>
        </w:rPr>
        <w:t xml:space="preserve"> </w:t>
      </w:r>
      <w:r w:rsidR="00A96A35" w:rsidRPr="0027638C">
        <w:rPr>
          <w:sz w:val="24"/>
          <w:rPrChange w16du:dateUtc="2026-07-07T18:18:00Z" w:author="Author" w:date="2026-07-07T20:18:00Z" w:id="5031">
            <w:rPr>
              <w:rFonts w:ascii="Times New Roman"/>
              <w:color w:val="000000"/>
            </w:rPr>
          </w:rPrChange>
        </w:rPr>
        <w:t>do</w:t>
      </w:r>
      <w:ins w16du:dateUtc="2026-07-07T18:18:00Z" w:author="Author" w:date="2026-07-07T20:18:00Z" w:id="5032">
        <w:r w:rsidR="00A96A35" w:rsidRPr="0027638C">
          <w:rPr>
            <w:spacing w:val="-11"/>
            <w:sz w:val="24"/>
            <w:szCs w:val="24"/>
          </w:rPr>
          <w:t>,</w:t>
        </w:r>
      </w:ins>
      <w:r w:rsidR="00A96A35" w:rsidRPr="0027638C">
        <w:rPr>
          <w:spacing w:val="-11"/>
          <w:sz w:val="24"/>
          <w:rPrChange w16du:dateUtc="2026-07-07T18:18:00Z" w:author="Author" w:date="2026-07-07T20:18:00Z" w:id="5033">
            <w:rPr>
              <w:rFonts w:ascii="Times New Roman"/>
              <w:color w:val="000000"/>
              <w:spacing w:val="-7"/>
            </w:rPr>
          </w:rPrChange>
        </w:rPr>
        <w:t xml:space="preserve"> </w:t>
      </w:r>
      <w:r w:rsidR="00A96A35" w:rsidRPr="0027638C">
        <w:rPr>
          <w:sz w:val="24"/>
          <w:rPrChange w16du:dateUtc="2026-07-07T18:18:00Z" w:author="Author" w:date="2026-07-07T20:18:00Z" w:id="5034">
            <w:rPr>
              <w:rFonts w:ascii="Times New Roman"/>
              <w:color w:val="000000"/>
            </w:rPr>
          </w:rPrChange>
        </w:rPr>
        <w:t>eiusmod</w:t>
      </w:r>
      <w:r w:rsidR="00A96A35" w:rsidRPr="0027638C">
        <w:rPr>
          <w:spacing w:val="-11"/>
          <w:sz w:val="24"/>
          <w:rPrChange w16du:dateUtc="2026-07-07T18:18:00Z" w:author="Author" w:date="2026-07-07T20:18:00Z" w:id="5035">
            <w:rPr>
              <w:rFonts w:ascii="Times New Roman"/>
              <w:color w:val="000000"/>
              <w:spacing w:val="-7"/>
            </w:rPr>
          </w:rPrChange>
        </w:rPr>
        <w:t xml:space="preserve"> </w:t>
      </w:r>
      <w:r w:rsidR="00A96A35" w:rsidRPr="0027638C">
        <w:rPr>
          <w:sz w:val="24"/>
          <w:rPrChange w16du:dateUtc="2026-07-07T18:18:00Z" w:author="Author" w:date="2026-07-07T20:18:00Z" w:id="5036">
            <w:rPr>
              <w:rFonts w:ascii="Times New Roman"/>
              <w:color w:val="000000"/>
            </w:rPr>
          </w:rPrChange>
        </w:rPr>
        <w:t>tempor</w:t>
      </w:r>
      <w:r w:rsidR="00A96A35" w:rsidRPr="0027638C">
        <w:rPr>
          <w:spacing w:val="-11"/>
          <w:sz w:val="24"/>
          <w:rPrChange w16du:dateUtc="2026-07-07T18:18:00Z" w:author="Author" w:date="2026-07-07T20:18:00Z" w:id="5037">
            <w:rPr>
              <w:rFonts w:ascii="Times New Roman"/>
              <w:color w:val="000000"/>
              <w:spacing w:val="-8"/>
            </w:rPr>
          </w:rPrChange>
        </w:rPr>
        <w:t xml:space="preserve"> </w:t>
      </w:r>
      <w:r w:rsidR="00A96A35" w:rsidRPr="0027638C">
        <w:rPr>
          <w:sz w:val="24"/>
          <w:rPrChange w16du:dateUtc="2026-07-07T18:18:00Z" w:author="Author" w:date="2026-07-07T20:18:00Z" w:id="5038">
            <w:rPr>
              <w:rFonts w:ascii="Times New Roman"/>
              <w:color w:val="000000"/>
            </w:rPr>
          </w:rPrChange>
        </w:rPr>
        <w:t>incididunt</w:t>
      </w:r>
      <w:r w:rsidR="00A96A35" w:rsidRPr="0027638C">
        <w:rPr>
          <w:spacing w:val="-11"/>
          <w:sz w:val="24"/>
          <w:rPrChange w16du:dateUtc="2026-07-07T18:18:00Z" w:author="Author" w:date="2026-07-07T20:18:00Z" w:id="5039">
            <w:rPr>
              <w:rFonts w:ascii="Times New Roman"/>
              <w:color w:val="000000"/>
              <w:spacing w:val="-7"/>
            </w:rPr>
          </w:rPrChange>
        </w:rPr>
        <w:t xml:space="preserve"> </w:t>
      </w:r>
      <w:r w:rsidR="00A96A35" w:rsidRPr="0027638C">
        <w:rPr>
          <w:sz w:val="24"/>
          <w:rPrChange w16du:dateUtc="2026-07-07T18:18:00Z" w:author="Author" w:date="2026-07-07T20:18:00Z" w:id="5040">
            <w:rPr>
              <w:rFonts w:ascii="Times New Roman" w:hAnsi="Times New Roman"/>
              <w:color w:val="000000"/>
            </w:rPr>
          </w:rPrChange>
        </w:rPr>
        <w:t>ut</w:t>
      </w:r>
      <w:del w16du:dateUtc="2026-07-07T18:18:00Z" w:author="Author" w:date="2026-07-07T20:18:00Z" w:id="5041">
        <w:r>
          <w:rPr>
            <w:color w:val="000000"/>
          </w:rPr>
          <w:cr/>
        </w:r>
      </w:del>
      <w:r w:rsidR="00A96A35" w:rsidRPr="0027638C">
        <w:rPr>
          <w:sz w:val="24"/>
          <w:rPrChange w16du:dateUtc="2026-07-07T18:18:00Z" w:author="Author" w:date="2026-07-07T20:18:00Z" w:id="5042">
            <w:rPr>
              <w:rFonts w:ascii="Times New Roman"/>
              <w:color w:val="000000"/>
              <w:spacing w:val="665"/>
            </w:rPr>
          </w:rPrChange>
        </w:rPr>
        <w:t xml:space="preserve"> </w:t>
      </w:r>
      <w:r w:rsidR="00A96A35" w:rsidRPr="0027638C">
        <w:rPr>
          <w:sz w:val="24"/>
          <w:rPrChange w16du:dateUtc="2026-07-07T18:18:00Z" w:author="Author" w:date="2026-07-07T20:18:00Z" w:id="5043">
            <w:rPr>
              <w:rFonts w:ascii="Times New Roman"/>
              <w:color w:val="000000"/>
            </w:rPr>
          </w:rPrChange>
        </w:rPr>
        <w:t>labore,</w:t>
      </w:r>
      <w:r w:rsidR="00A96A35" w:rsidRPr="0027638C">
        <w:rPr>
          <w:spacing w:val="-5"/>
          <w:sz w:val="24"/>
          <w:rPrChange w16du:dateUtc="2026-07-07T18:18:00Z" w:author="Author" w:date="2026-07-07T20:18:00Z" w:id="5044">
            <w:rPr>
              <w:rFonts w:ascii="Times New Roman"/>
              <w:color w:val="000000"/>
              <w:spacing w:val="-1"/>
            </w:rPr>
          </w:rPrChange>
        </w:rPr>
        <w:t xml:space="preserve"> </w:t>
      </w:r>
      <w:r w:rsidR="00A96A35" w:rsidRPr="0027638C">
        <w:rPr>
          <w:sz w:val="24"/>
          <w:rPrChange w16du:dateUtc="2026-07-07T18:18:00Z" w:author="Author" w:date="2026-07-07T20:18:00Z" w:id="5045">
            <w:rPr>
              <w:rFonts w:ascii="Times New Roman"/>
              <w:color w:val="000000"/>
            </w:rPr>
          </w:rPrChange>
        </w:rPr>
        <w:t>et</w:t>
      </w:r>
      <w:r w:rsidR="00A96A35" w:rsidRPr="0027638C">
        <w:rPr>
          <w:spacing w:val="-5"/>
          <w:sz w:val="24"/>
          <w:rPrChange w16du:dateUtc="2026-07-07T18:18:00Z" w:author="Author" w:date="2026-07-07T20:18:00Z" w:id="5046">
            <w:rPr>
              <w:rFonts w:ascii="Times New Roman"/>
              <w:color w:val="000000"/>
              <w:spacing w:val="-1"/>
            </w:rPr>
          </w:rPrChange>
        </w:rPr>
        <w:t xml:space="preserve"> </w:t>
      </w:r>
      <w:r w:rsidR="00A96A35" w:rsidRPr="0027638C">
        <w:rPr>
          <w:sz w:val="24"/>
          <w:rPrChange w16du:dateUtc="2026-07-07T18:18:00Z" w:author="Author" w:date="2026-07-07T20:18:00Z" w:id="5047">
            <w:rPr>
              <w:rFonts w:ascii="Times New Roman"/>
              <w:color w:val="000000"/>
            </w:rPr>
          </w:rPrChange>
        </w:rPr>
        <w:t>dolore</w:t>
      </w:r>
      <w:r w:rsidR="00A96A35" w:rsidRPr="0027638C">
        <w:rPr>
          <w:spacing w:val="-5"/>
          <w:sz w:val="24"/>
          <w:rPrChange w16du:dateUtc="2026-07-07T18:18:00Z" w:author="Author" w:date="2026-07-07T20:18:00Z" w:id="5048">
            <w:rPr>
              <w:rFonts w:ascii="Times New Roman"/>
              <w:color w:val="000000"/>
              <w:spacing w:val="-1"/>
            </w:rPr>
          </w:rPrChange>
        </w:rPr>
        <w:t xml:space="preserve"> </w:t>
      </w:r>
      <w:r w:rsidR="00A96A35" w:rsidRPr="0027638C">
        <w:rPr>
          <w:sz w:val="24"/>
          <w:rPrChange w16du:dateUtc="2026-07-07T18:18:00Z" w:author="Author" w:date="2026-07-07T20:18:00Z" w:id="5049">
            <w:rPr>
              <w:rFonts w:ascii="Times New Roman"/>
              <w:color w:val="000000"/>
            </w:rPr>
          </w:rPrChange>
        </w:rPr>
        <w:t>magna</w:t>
      </w:r>
      <w:r w:rsidR="00A96A35" w:rsidRPr="0027638C">
        <w:rPr>
          <w:spacing w:val="-5"/>
          <w:sz w:val="24"/>
          <w:rPrChange w16du:dateUtc="2026-07-07T18:18:00Z" w:author="Author" w:date="2026-07-07T20:18:00Z" w:id="5050">
            <w:rPr>
              <w:rFonts w:ascii="Times New Roman"/>
              <w:color w:val="000000"/>
              <w:spacing w:val="-1"/>
            </w:rPr>
          </w:rPrChange>
        </w:rPr>
        <w:t xml:space="preserve"> </w:t>
      </w:r>
      <w:r w:rsidR="00A96A35" w:rsidRPr="0027638C">
        <w:rPr>
          <w:sz w:val="24"/>
          <w:rPrChange w16du:dateUtc="2026-07-07T18:18:00Z" w:author="Author" w:date="2026-07-07T20:18:00Z" w:id="5051">
            <w:rPr>
              <w:rFonts w:ascii="Times New Roman"/>
              <w:color w:val="000000"/>
            </w:rPr>
          </w:rPrChange>
        </w:rPr>
        <w:t>aliqua</w:t>
      </w:r>
      <w:r w:rsidR="00A96A35" w:rsidRPr="0027638C">
        <w:rPr>
          <w:spacing w:val="-5"/>
          <w:sz w:val="24"/>
          <w:rPrChange w16du:dateUtc="2026-07-07T18:18:00Z" w:author="Author" w:date="2026-07-07T20:18:00Z" w:id="5052">
            <w:rPr>
              <w:rFonts w:ascii="Times New Roman"/>
              <w:color w:val="000000"/>
              <w:spacing w:val="-1"/>
            </w:rPr>
          </w:rPrChange>
        </w:rPr>
        <w:t xml:space="preserve"> </w:t>
      </w:r>
      <w:r w:rsidR="00A96A35" w:rsidRPr="0027638C">
        <w:rPr>
          <w:sz w:val="24"/>
          <w:rPrChange w16du:dateUtc="2026-07-07T18:18:00Z" w:author="Author" w:date="2026-07-07T20:18:00Z" w:id="5053">
            <w:rPr>
              <w:rFonts w:ascii="Times New Roman"/>
              <w:color w:val="000000"/>
            </w:rPr>
          </w:rPrChange>
        </w:rPr>
        <w:t>Lorem-Ipsum</w:t>
      </w:r>
      <w:r w:rsidR="00A96A35" w:rsidRPr="0027638C">
        <w:rPr>
          <w:spacing w:val="-5"/>
          <w:sz w:val="24"/>
          <w:rPrChange w16du:dateUtc="2026-07-07T18:18:00Z" w:author="Author" w:date="2026-07-07T20:18:00Z" w:id="5054">
            <w:rPr>
              <w:rFonts w:ascii="Times New Roman"/>
              <w:color w:val="000000"/>
              <w:spacing w:val="-1"/>
            </w:rPr>
          </w:rPrChange>
        </w:rPr>
        <w:t xml:space="preserve"> </w:t>
      </w:r>
      <w:del w16du:dateUtc="2026-07-07T18:18:00Z" w:author="Author" w:date="2026-07-07T20:18:00Z" w:id="5055">
        <w:r>
          <w:rPr>
            <w:color w:val="000000"/>
          </w:rPr>
          <w:delText>Products</w:delText>
        </w:r>
      </w:del>
      <w:ins w16du:dateUtc="2026-07-07T18:18:00Z" w:author="Author" w:date="2026-07-07T20:18:00Z" w:id="5056">
        <w:r w:rsidR="00A96A35" w:rsidRPr="0027638C">
          <w:rPr>
            <w:sz w:val="24"/>
            <w:szCs w:val="24"/>
          </w:rPr>
          <w:t>Dolor</w:t>
        </w:r>
      </w:ins>
      <w:r w:rsidR="00A96A35" w:rsidRPr="0027638C">
        <w:rPr>
          <w:spacing w:val="-5"/>
          <w:sz w:val="24"/>
          <w:rPrChange w16du:dateUtc="2026-07-07T18:18:00Z" w:author="Author" w:date="2026-07-07T20:18:00Z" w:id="5057">
            <w:rPr>
              <w:rFonts w:ascii="Times New Roman"/>
              <w:color w:val="000000"/>
              <w:spacing w:val="-1"/>
            </w:rPr>
          </w:rPrChange>
        </w:rPr>
        <w:t xml:space="preserve"> </w:t>
      </w:r>
      <w:r w:rsidR="00A96A35" w:rsidRPr="0027638C">
        <w:rPr>
          <w:sz w:val="24"/>
          <w:rPrChange w16du:dateUtc="2026-07-07T18:18:00Z" w:author="Author" w:date="2026-07-07T20:18:00Z" w:id="5058">
            <w:rPr>
              <w:rFonts w:ascii="Times New Roman"/>
              <w:color w:val="000000"/>
            </w:rPr>
          </w:rPrChange>
        </w:rPr>
        <w:t>sit</w:t>
      </w:r>
      <w:r w:rsidR="00A96A35" w:rsidRPr="0027638C">
        <w:rPr>
          <w:spacing w:val="-5"/>
          <w:sz w:val="24"/>
          <w:rPrChange w16du:dateUtc="2026-07-07T18:18:00Z" w:author="Author" w:date="2026-07-07T20:18:00Z" w:id="5059">
            <w:rPr>
              <w:rFonts w:ascii="Times New Roman"/>
              <w:color w:val="000000"/>
              <w:spacing w:val="-1"/>
            </w:rPr>
          </w:rPrChange>
        </w:rPr>
        <w:t xml:space="preserve"> </w:t>
      </w:r>
      <w:r w:rsidR="00A96A35" w:rsidRPr="0027638C">
        <w:rPr>
          <w:sz w:val="24"/>
          <w:rPrChange w16du:dateUtc="2026-07-07T18:18:00Z" w:author="Author" w:date="2026-07-07T20:18:00Z" w:id="5060">
            <w:rPr>
              <w:rFonts w:ascii="Times New Roman"/>
              <w:color w:val="000000"/>
            </w:rPr>
          </w:rPrChange>
        </w:rPr>
        <w:t>amet</w:t>
      </w:r>
      <w:r w:rsidR="00A96A35" w:rsidRPr="0027638C">
        <w:rPr>
          <w:spacing w:val="-5"/>
          <w:sz w:val="24"/>
          <w:rPrChange w16du:dateUtc="2026-07-07T18:18:00Z" w:author="Author" w:date="2026-07-07T20:18:00Z" w:id="5061">
            <w:rPr>
              <w:rFonts w:ascii="Times New Roman"/>
              <w:color w:val="000000"/>
              <w:spacing w:val="-1"/>
            </w:rPr>
          </w:rPrChange>
        </w:rPr>
        <w:t xml:space="preserve"> </w:t>
      </w:r>
      <w:r w:rsidR="00A96A35" w:rsidRPr="0027638C">
        <w:rPr>
          <w:sz w:val="24"/>
          <w:rPrChange w16du:dateUtc="2026-07-07T18:18:00Z" w:author="Author" w:date="2026-07-07T20:18:00Z" w:id="5062">
            <w:rPr>
              <w:rFonts w:ascii="Times New Roman"/>
              <w:color w:val="000000"/>
            </w:rPr>
          </w:rPrChange>
        </w:rPr>
        <w:t>consectetur</w:t>
      </w:r>
      <w:r w:rsidR="00A96A35" w:rsidRPr="0027638C">
        <w:rPr>
          <w:spacing w:val="-5"/>
          <w:sz w:val="24"/>
          <w:rPrChange w16du:dateUtc="2026-07-07T18:18:00Z" w:author="Author" w:date="2026-07-07T20:18:00Z" w:id="5063">
            <w:rPr>
              <w:rFonts w:ascii="Times New Roman"/>
              <w:color w:val="000000"/>
              <w:spacing w:val="-1"/>
            </w:rPr>
          </w:rPrChange>
        </w:rPr>
        <w:t xml:space="preserve"> </w:t>
      </w:r>
      <w:r w:rsidR="00A96A35" w:rsidRPr="0027638C">
        <w:rPr>
          <w:sz w:val="24"/>
          <w:rPrChange w16du:dateUtc="2026-07-07T18:18:00Z" w:author="Author" w:date="2026-07-07T20:18:00Z" w:id="5064">
            <w:rPr>
              <w:rFonts w:ascii="Times New Roman"/>
              <w:color w:val="000000"/>
            </w:rPr>
          </w:rPrChange>
        </w:rPr>
        <w:t>adipiscing</w:t>
      </w:r>
      <w:r w:rsidR="00A96A35" w:rsidRPr="0027638C">
        <w:rPr>
          <w:spacing w:val="-5"/>
          <w:sz w:val="24"/>
          <w:rPrChange w16du:dateUtc="2026-07-07T18:18:00Z" w:author="Author" w:date="2026-07-07T20:18:00Z" w:id="5065">
            <w:rPr>
              <w:rFonts w:ascii="Times New Roman"/>
              <w:color w:val="000000"/>
              <w:spacing w:val="-1"/>
            </w:rPr>
          </w:rPrChange>
        </w:rPr>
        <w:t xml:space="preserve"> </w:t>
      </w:r>
      <w:r w:rsidR="00A96A35" w:rsidRPr="0027638C">
        <w:rPr>
          <w:sz w:val="24"/>
          <w:rPrChange w16du:dateUtc="2026-07-07T18:18:00Z" w:author="Author" w:date="2026-07-07T20:18:00Z" w:id="5066">
            <w:rPr>
              <w:rFonts w:ascii="Times New Roman"/>
              <w:color w:val="000000"/>
            </w:rPr>
          </w:rPrChange>
        </w:rPr>
        <w:t>Elit-Sed</w:t>
      </w:r>
      <w:r w:rsidR="00A96A35" w:rsidRPr="0027638C">
        <w:rPr>
          <w:spacing w:val="-5"/>
          <w:sz w:val="24"/>
          <w:rPrChange w16du:dateUtc="2026-07-07T18:18:00Z" w:author="Author" w:date="2026-07-07T20:18:00Z" w:id="5067">
            <w:rPr>
              <w:rFonts w:ascii="Times New Roman"/>
              <w:color w:val="000000"/>
              <w:spacing w:val="-1"/>
            </w:rPr>
          </w:rPrChange>
        </w:rPr>
        <w:t xml:space="preserve"> </w:t>
      </w:r>
      <w:del w16du:dateUtc="2026-07-07T18:18:00Z" w:author="Author" w:date="2026-07-07T20:18:00Z" w:id="5068">
        <w:r>
          <w:rPr>
            <w:color w:val="000000"/>
          </w:rPr>
          <w:delText>Products</w:delText>
        </w:r>
        <w:r>
          <w:rPr>
            <w:color w:val="000000"/>
          </w:rPr>
          <w:cr/>
        </w:r>
      </w:del>
      <w:ins w16du:dateUtc="2026-07-07T18:18:00Z" w:author="Author" w:date="2026-07-07T20:18:00Z" w:id="5069">
        <w:r w:rsidR="00A96A35" w:rsidRPr="0027638C">
          <w:rPr>
            <w:sz w:val="24"/>
            <w:szCs w:val="24"/>
          </w:rPr>
          <w:t>Do</w:t>
        </w:r>
      </w:ins>
      <w:r w:rsidR="00A96A35" w:rsidRPr="0027638C">
        <w:rPr>
          <w:sz w:val="24"/>
          <w:rPrChange w16du:dateUtc="2026-07-07T18:18:00Z" w:author="Author" w:date="2026-07-07T20:18:00Z" w:id="5070">
            <w:rPr>
              <w:rFonts w:ascii="Times New Roman"/>
              <w:color w:val="000000"/>
              <w:spacing w:val="665"/>
            </w:rPr>
          </w:rPrChange>
        </w:rPr>
        <w:t xml:space="preserve"> </w:t>
      </w:r>
      <w:r w:rsidR="00A96A35" w:rsidRPr="0027638C">
        <w:rPr>
          <w:sz w:val="24"/>
          <w:rPrChange w16du:dateUtc="2026-07-07T18:18:00Z" w:author="Author" w:date="2026-07-07T20:18:00Z" w:id="5071">
            <w:rPr>
              <w:rFonts w:ascii="Times New Roman"/>
              <w:color w:val="000000"/>
            </w:rPr>
          </w:rPrChange>
        </w:rPr>
        <w:t>eiusmod</w:t>
      </w:r>
      <w:r w:rsidR="00A96A35" w:rsidRPr="0027638C">
        <w:rPr>
          <w:sz w:val="24"/>
          <w:rPrChange w16du:dateUtc="2026-07-07T18:18:00Z" w:author="Author" w:date="2026-07-07T20:18:00Z" w:id="5072">
            <w:rPr>
              <w:rFonts w:ascii="Times New Roman"/>
              <w:color w:val="000000"/>
              <w:spacing w:val="37"/>
            </w:rPr>
          </w:rPrChange>
        </w:rPr>
        <w:t xml:space="preserve"> </w:t>
      </w:r>
      <w:r w:rsidR="00A96A35" w:rsidRPr="0027638C">
        <w:rPr>
          <w:sz w:val="24"/>
          <w:rPrChange w16du:dateUtc="2026-07-07T18:18:00Z" w:author="Author" w:date="2026-07-07T20:18:00Z" w:id="5073">
            <w:rPr>
              <w:rFonts w:ascii="Times New Roman"/>
              <w:color w:val="000000"/>
            </w:rPr>
          </w:rPrChange>
        </w:rPr>
        <w:t>tempor</w:t>
      </w:r>
      <w:r w:rsidR="00A96A35" w:rsidRPr="0027638C">
        <w:rPr>
          <w:sz w:val="24"/>
          <w:rPrChange w16du:dateUtc="2026-07-07T18:18:00Z" w:author="Author" w:date="2026-07-07T20:18:00Z" w:id="5074">
            <w:rPr>
              <w:rFonts w:ascii="Times New Roman"/>
              <w:color w:val="000000"/>
              <w:spacing w:val="37"/>
            </w:rPr>
          </w:rPrChange>
        </w:rPr>
        <w:t xml:space="preserve"> </w:t>
      </w:r>
      <w:r w:rsidR="00A96A35" w:rsidRPr="0027638C">
        <w:rPr>
          <w:sz w:val="24"/>
          <w:rPrChange w16du:dateUtc="2026-07-07T18:18:00Z" w:author="Author" w:date="2026-07-07T20:18:00Z" w:id="5075">
            <w:rPr>
              <w:rFonts w:ascii="Times New Roman"/>
              <w:color w:val="000000"/>
            </w:rPr>
          </w:rPrChange>
        </w:rPr>
        <w:t>incididunt</w:t>
      </w:r>
      <w:r w:rsidR="00A96A35" w:rsidRPr="0027638C">
        <w:rPr>
          <w:sz w:val="24"/>
          <w:rPrChange w16du:dateUtc="2026-07-07T18:18:00Z" w:author="Author" w:date="2026-07-07T20:18:00Z" w:id="5076">
            <w:rPr>
              <w:rFonts w:ascii="Times New Roman"/>
              <w:color w:val="000000"/>
              <w:spacing w:val="37"/>
            </w:rPr>
          </w:rPrChange>
        </w:rPr>
        <w:t xml:space="preserve"> </w:t>
      </w:r>
      <w:r w:rsidR="00A96A35" w:rsidRPr="0027638C">
        <w:rPr>
          <w:sz w:val="24"/>
          <w:rPrChange w16du:dateUtc="2026-07-07T18:18:00Z" w:author="Author" w:date="2026-07-07T20:18:00Z" w:id="5077">
            <w:rPr>
              <w:rFonts w:ascii="Times New Roman"/>
              <w:color w:val="000000"/>
            </w:rPr>
          </w:rPrChange>
        </w:rPr>
        <w:t>ut</w:t>
      </w:r>
      <w:r w:rsidR="00A96A35" w:rsidRPr="0027638C">
        <w:rPr>
          <w:sz w:val="24"/>
          <w:rPrChange w16du:dateUtc="2026-07-07T18:18:00Z" w:author="Author" w:date="2026-07-07T20:18:00Z" w:id="5078">
            <w:rPr>
              <w:rFonts w:ascii="Times New Roman"/>
              <w:color w:val="000000"/>
              <w:spacing w:val="37"/>
            </w:rPr>
          </w:rPrChange>
        </w:rPr>
        <w:t xml:space="preserve"> </w:t>
      </w:r>
      <w:r w:rsidR="00A96A35" w:rsidRPr="0027638C">
        <w:rPr>
          <w:sz w:val="24"/>
          <w:rPrChange w16du:dateUtc="2026-07-07T18:18:00Z" w:author="Author" w:date="2026-07-07T20:18:00Z" w:id="5079">
            <w:rPr>
              <w:rFonts w:ascii="Times New Roman"/>
              <w:color w:val="000000"/>
            </w:rPr>
          </w:rPrChange>
        </w:rPr>
        <w:t>labore</w:t>
      </w:r>
      <w:r w:rsidR="00A96A35" w:rsidRPr="0027638C">
        <w:rPr>
          <w:sz w:val="24"/>
          <w:rPrChange w16du:dateUtc="2026-07-07T18:18:00Z" w:author="Author" w:date="2026-07-07T20:18:00Z" w:id="5080">
            <w:rPr>
              <w:rFonts w:ascii="Times New Roman"/>
              <w:color w:val="000000"/>
              <w:spacing w:val="37"/>
            </w:rPr>
          </w:rPrChange>
        </w:rPr>
        <w:t xml:space="preserve"> </w:t>
      </w:r>
      <w:r w:rsidR="00A96A35" w:rsidRPr="0027638C">
        <w:rPr>
          <w:sz w:val="24"/>
          <w:rPrChange w16du:dateUtc="2026-07-07T18:18:00Z" w:author="Author" w:date="2026-07-07T20:18:00Z" w:id="5081">
            <w:rPr>
              <w:rFonts w:ascii="Times New Roman"/>
              <w:color w:val="000000"/>
            </w:rPr>
          </w:rPrChange>
        </w:rPr>
        <w:t>et</w:t>
      </w:r>
      <w:r w:rsidR="00A96A35" w:rsidRPr="0027638C">
        <w:rPr>
          <w:sz w:val="24"/>
          <w:rPrChange w16du:dateUtc="2026-07-07T18:18:00Z" w:author="Author" w:date="2026-07-07T20:18:00Z" w:id="5082">
            <w:rPr>
              <w:rFonts w:ascii="Times New Roman"/>
              <w:color w:val="000000"/>
              <w:spacing w:val="37"/>
            </w:rPr>
          </w:rPrChange>
        </w:rPr>
        <w:t xml:space="preserve"> </w:t>
      </w:r>
      <w:r w:rsidR="00A96A35" w:rsidRPr="0027638C">
        <w:rPr>
          <w:sz w:val="24"/>
          <w:rPrChange w16du:dateUtc="2026-07-07T18:18:00Z" w:author="Author" w:date="2026-07-07T20:18:00Z" w:id="5083">
            <w:rPr>
              <w:rFonts w:ascii="Times New Roman"/>
              <w:color w:val="000000"/>
            </w:rPr>
          </w:rPrChange>
        </w:rPr>
        <w:t>dolore</w:t>
      </w:r>
      <w:r w:rsidR="00A96A35" w:rsidRPr="0027638C">
        <w:rPr>
          <w:sz w:val="24"/>
          <w:rPrChange w16du:dateUtc="2026-07-07T18:18:00Z" w:author="Author" w:date="2026-07-07T20:18:00Z" w:id="5084">
            <w:rPr>
              <w:rFonts w:ascii="Times New Roman"/>
              <w:color w:val="000000"/>
              <w:spacing w:val="37"/>
            </w:rPr>
          </w:rPrChange>
        </w:rPr>
        <w:t xml:space="preserve"> </w:t>
      </w:r>
      <w:r w:rsidR="00A96A35" w:rsidRPr="0027638C">
        <w:rPr>
          <w:sz w:val="24"/>
          <w:rPrChange w16du:dateUtc="2026-07-07T18:18:00Z" w:author="Author" w:date="2026-07-07T20:18:00Z" w:id="5085">
            <w:rPr>
              <w:rFonts w:ascii="Times New Roman"/>
              <w:color w:val="000000"/>
            </w:rPr>
          </w:rPrChange>
        </w:rPr>
        <w:t>magna</w:t>
      </w:r>
      <w:r w:rsidR="00A96A35" w:rsidRPr="0027638C">
        <w:rPr>
          <w:sz w:val="24"/>
          <w:rPrChange w16du:dateUtc="2026-07-07T18:18:00Z" w:author="Author" w:date="2026-07-07T20:18:00Z" w:id="5086">
            <w:rPr>
              <w:rFonts w:ascii="Times New Roman"/>
              <w:color w:val="000000"/>
              <w:spacing w:val="37"/>
            </w:rPr>
          </w:rPrChange>
        </w:rPr>
        <w:t xml:space="preserve"> </w:t>
      </w:r>
      <w:r w:rsidR="00A96A35" w:rsidRPr="0027638C">
        <w:rPr>
          <w:sz w:val="24"/>
          <w:rPrChange w16du:dateUtc="2026-07-07T18:18:00Z" w:author="Author" w:date="2026-07-07T20:18:00Z" w:id="5087">
            <w:rPr>
              <w:rFonts w:ascii="Times New Roman"/>
              <w:color w:val="000000"/>
            </w:rPr>
          </w:rPrChange>
        </w:rPr>
        <w:t>aliqua</w:t>
      </w:r>
      <w:r w:rsidR="00A96A35" w:rsidRPr="0027638C">
        <w:rPr>
          <w:sz w:val="24"/>
          <w:rPrChange w16du:dateUtc="2026-07-07T18:18:00Z" w:author="Author" w:date="2026-07-07T20:18:00Z" w:id="5088">
            <w:rPr>
              <w:rFonts w:ascii="Times New Roman"/>
              <w:color w:val="000000"/>
              <w:spacing w:val="37"/>
            </w:rPr>
          </w:rPrChange>
        </w:rPr>
        <w:t xml:space="preserve"> </w:t>
      </w:r>
      <w:r w:rsidR="00A96A35" w:rsidRPr="0027638C">
        <w:rPr>
          <w:sz w:val="24"/>
          <w:rPrChange w16du:dateUtc="2026-07-07T18:18:00Z" w:author="Author" w:date="2026-07-07T20:18:00Z" w:id="5089">
            <w:rPr>
              <w:rFonts w:ascii="Times New Roman"/>
              <w:color w:val="000000"/>
            </w:rPr>
          </w:rPrChange>
        </w:rPr>
        <w:t>lorem</w:t>
      </w:r>
      <w:r w:rsidR="00A96A35" w:rsidRPr="0027638C">
        <w:rPr>
          <w:sz w:val="24"/>
          <w:rPrChange w16du:dateUtc="2026-07-07T18:18:00Z" w:author="Author" w:date="2026-07-07T20:18:00Z" w:id="5090">
            <w:rPr>
              <w:rFonts w:ascii="Times New Roman"/>
              <w:color w:val="000000"/>
              <w:spacing w:val="37"/>
            </w:rPr>
          </w:rPrChange>
        </w:rPr>
        <w:t xml:space="preserve"> </w:t>
      </w:r>
      <w:r w:rsidR="00A96A35" w:rsidRPr="0027638C">
        <w:rPr>
          <w:sz w:val="24"/>
          <w:rPrChange w16du:dateUtc="2026-07-07T18:18:00Z" w:author="Author" w:date="2026-07-07T20:18:00Z" w:id="5091">
            <w:rPr>
              <w:rFonts w:ascii="Times New Roman" w:hAnsi="Times New Roman"/>
              <w:color w:val="000000"/>
            </w:rPr>
          </w:rPrChange>
        </w:rPr>
        <w:t>ipsum</w:t>
      </w:r>
      <w:del w16du:dateUtc="2026-07-07T18:18:00Z" w:author="Author" w:date="2026-07-07T20:18:00Z" w:id="5092">
        <w:r>
          <w:rPr>
            <w:color w:val="000000"/>
          </w:rPr>
          <w:cr/>
        </w:r>
      </w:del>
      <w:r w:rsidR="00A96A35" w:rsidRPr="0027638C">
        <w:rPr>
          <w:sz w:val="24"/>
          <w:rPrChange w16du:dateUtc="2026-07-07T18:18:00Z" w:author="Author" w:date="2026-07-07T20:18:00Z" w:id="5093">
            <w:rPr>
              <w:rFonts w:ascii="Times New Roman"/>
              <w:color w:val="000000"/>
              <w:spacing w:val="665"/>
            </w:rPr>
          </w:rPrChange>
        </w:rPr>
        <w:t xml:space="preserve"> </w:t>
      </w:r>
      <w:r w:rsidR="00A96A35" w:rsidRPr="0027638C">
        <w:rPr>
          <w:sz w:val="24"/>
          <w:rPrChange w16du:dateUtc="2026-07-07T18:18:00Z" w:author="Author" w:date="2026-07-07T20:18:00Z" w:id="5094">
            <w:rPr>
              <w:rFonts w:ascii="Times New Roman"/>
              <w:color w:val="000000"/>
            </w:rPr>
          </w:rPrChange>
        </w:rPr>
        <w:t>dolor</w:t>
      </w:r>
      <w:r w:rsidR="00A96A35" w:rsidRPr="0027638C">
        <w:rPr>
          <w:sz w:val="24"/>
          <w:rPrChange w16du:dateUtc="2026-07-07T18:18:00Z" w:author="Author" w:date="2026-07-07T20:18:00Z" w:id="5095">
            <w:rPr>
              <w:rFonts w:ascii="Times New Roman"/>
              <w:color w:val="000000"/>
              <w:spacing w:val="21"/>
            </w:rPr>
          </w:rPrChange>
        </w:rPr>
        <w:t xml:space="preserve"> </w:t>
      </w:r>
      <w:r w:rsidR="00A96A35" w:rsidRPr="0027638C">
        <w:rPr>
          <w:sz w:val="24"/>
          <w:rPrChange w16du:dateUtc="2026-07-07T18:18:00Z" w:author="Author" w:date="2026-07-07T20:18:00Z" w:id="5096">
            <w:rPr>
              <w:rFonts w:ascii="Times New Roman"/>
              <w:color w:val="000000"/>
            </w:rPr>
          </w:rPrChange>
        </w:rPr>
        <w:t>sit</w:t>
      </w:r>
      <w:r w:rsidR="00A96A35" w:rsidRPr="0027638C">
        <w:rPr>
          <w:sz w:val="24"/>
          <w:rPrChange w16du:dateUtc="2026-07-07T18:18:00Z" w:author="Author" w:date="2026-07-07T20:18:00Z" w:id="5097">
            <w:rPr>
              <w:rFonts w:ascii="Times New Roman"/>
              <w:color w:val="000000"/>
              <w:spacing w:val="21"/>
            </w:rPr>
          </w:rPrChange>
        </w:rPr>
        <w:t xml:space="preserve"> </w:t>
      </w:r>
      <w:r w:rsidR="00A96A35" w:rsidRPr="0027638C">
        <w:rPr>
          <w:sz w:val="24"/>
          <w:rPrChange w16du:dateUtc="2026-07-07T18:18:00Z" w:author="Author" w:date="2026-07-07T20:18:00Z" w:id="5098">
            <w:rPr>
              <w:rFonts w:ascii="Times New Roman"/>
              <w:color w:val="000000"/>
            </w:rPr>
          </w:rPrChange>
        </w:rPr>
        <w:t>amet</w:t>
      </w:r>
      <w:r w:rsidR="00A96A35" w:rsidRPr="0027638C">
        <w:rPr>
          <w:sz w:val="24"/>
          <w:rPrChange w16du:dateUtc="2026-07-07T18:18:00Z" w:author="Author" w:date="2026-07-07T20:18:00Z" w:id="5099">
            <w:rPr>
              <w:rFonts w:ascii="Times New Roman"/>
              <w:color w:val="000000"/>
              <w:spacing w:val="21"/>
            </w:rPr>
          </w:rPrChange>
        </w:rPr>
        <w:t xml:space="preserve"> </w:t>
      </w:r>
      <w:r w:rsidR="00A96A35" w:rsidRPr="0027638C">
        <w:rPr>
          <w:sz w:val="24"/>
          <w:rPrChange w16du:dateUtc="2026-07-07T18:18:00Z" w:author="Author" w:date="2026-07-07T20:18:00Z" w:id="5100">
            <w:rPr>
              <w:rFonts w:ascii="Times New Roman"/>
              <w:color w:val="000000"/>
            </w:rPr>
          </w:rPrChange>
        </w:rPr>
        <w:t>consectetur</w:t>
      </w:r>
      <w:r w:rsidR="00A96A35" w:rsidRPr="0027638C">
        <w:rPr>
          <w:sz w:val="24"/>
          <w:rPrChange w16du:dateUtc="2026-07-07T18:18:00Z" w:author="Author" w:date="2026-07-07T20:18:00Z" w:id="5101">
            <w:rPr>
              <w:rFonts w:ascii="Times New Roman"/>
              <w:color w:val="000000"/>
              <w:spacing w:val="21"/>
            </w:rPr>
          </w:rPrChange>
        </w:rPr>
        <w:t xml:space="preserve"> </w:t>
      </w:r>
      <w:r w:rsidR="00A96A35" w:rsidRPr="0027638C">
        <w:rPr>
          <w:sz w:val="24"/>
          <w:rPrChange w16du:dateUtc="2026-07-07T18:18:00Z" w:author="Author" w:date="2026-07-07T20:18:00Z" w:id="5102">
            <w:rPr>
              <w:rFonts w:ascii="Times New Roman"/>
              <w:color w:val="000000"/>
            </w:rPr>
          </w:rPrChange>
        </w:rPr>
        <w:t>adipiscing</w:t>
      </w:r>
      <w:r w:rsidR="00A96A35" w:rsidRPr="0027638C">
        <w:rPr>
          <w:sz w:val="24"/>
          <w:rPrChange w16du:dateUtc="2026-07-07T18:18:00Z" w:author="Author" w:date="2026-07-07T20:18:00Z" w:id="5103">
            <w:rPr>
              <w:rFonts w:ascii="Times New Roman"/>
              <w:color w:val="000000"/>
              <w:spacing w:val="21"/>
            </w:rPr>
          </w:rPrChange>
        </w:rPr>
        <w:t xml:space="preserve"> </w:t>
      </w:r>
      <w:r w:rsidR="00A96A35" w:rsidRPr="0027638C">
        <w:rPr>
          <w:sz w:val="24"/>
          <w:rPrChange w16du:dateUtc="2026-07-07T18:18:00Z" w:author="Author" w:date="2026-07-07T20:18:00Z" w:id="5104">
            <w:rPr>
              <w:rFonts w:ascii="Times New Roman"/>
              <w:color w:val="000000"/>
            </w:rPr>
          </w:rPrChange>
        </w:rPr>
        <w:t>elit</w:t>
      </w:r>
      <w:r w:rsidR="00A96A35" w:rsidRPr="0027638C">
        <w:rPr>
          <w:sz w:val="24"/>
          <w:rPrChange w16du:dateUtc="2026-07-07T18:18:00Z" w:author="Author" w:date="2026-07-07T20:18:00Z" w:id="5105">
            <w:rPr>
              <w:rFonts w:ascii="Times New Roman"/>
              <w:color w:val="000000"/>
              <w:spacing w:val="23"/>
            </w:rPr>
          </w:rPrChange>
        </w:rPr>
        <w:t xml:space="preserve"> </w:t>
      </w:r>
      <w:r w:rsidR="00A96A35" w:rsidRPr="0027638C">
        <w:rPr>
          <w:sz w:val="24"/>
          <w:rPrChange w16du:dateUtc="2026-07-07T18:18:00Z" w:author="Author" w:date="2026-07-07T20:18:00Z" w:id="5106">
            <w:rPr>
              <w:rFonts w:ascii="Times New Roman"/>
              <w:color w:val="000000"/>
            </w:rPr>
          </w:rPrChange>
        </w:rPr>
        <w:t>Sed.</w:t>
      </w:r>
      <w:r w:rsidR="00A96A35" w:rsidRPr="0027638C">
        <w:rPr>
          <w:sz w:val="24"/>
          <w:rPrChange w16du:dateUtc="2026-07-07T18:18:00Z" w:author="Author" w:date="2026-07-07T20:18:00Z" w:id="5107">
            <w:rPr>
              <w:rFonts w:ascii="Times New Roman"/>
              <w:color w:val="000000"/>
              <w:spacing w:val="21"/>
            </w:rPr>
          </w:rPrChange>
        </w:rPr>
        <w:t xml:space="preserve"> </w:t>
      </w:r>
      <w:r w:rsidR="00A96A35" w:rsidRPr="0027638C">
        <w:rPr>
          <w:sz w:val="24"/>
          <w:rPrChange w16du:dateUtc="2026-07-07T18:18:00Z" w:author="Author" w:date="2026-07-07T20:18:00Z" w:id="5108">
            <w:rPr>
              <w:rFonts w:ascii="Times New Roman"/>
              <w:color w:val="000000"/>
            </w:rPr>
          </w:rPrChange>
        </w:rPr>
        <w:t>Do</w:t>
      </w:r>
      <w:r w:rsidR="00A96A35" w:rsidRPr="0027638C">
        <w:rPr>
          <w:sz w:val="24"/>
          <w:rPrChange w16du:dateUtc="2026-07-07T18:18:00Z" w:author="Author" w:date="2026-07-07T20:18:00Z" w:id="5109">
            <w:rPr>
              <w:rFonts w:ascii="Times New Roman"/>
              <w:color w:val="000000"/>
              <w:spacing w:val="22"/>
            </w:rPr>
          </w:rPrChange>
        </w:rPr>
        <w:t xml:space="preserve"> </w:t>
      </w:r>
      <w:r w:rsidR="00A96A35" w:rsidRPr="0027638C">
        <w:rPr>
          <w:sz w:val="24"/>
          <w:rPrChange w16du:dateUtc="2026-07-07T18:18:00Z" w:author="Author" w:date="2026-07-07T20:18:00Z" w:id="5110">
            <w:rPr>
              <w:rFonts w:ascii="Times New Roman"/>
              <w:color w:val="000000"/>
            </w:rPr>
          </w:rPrChange>
        </w:rPr>
        <w:t>eiusmod</w:t>
      </w:r>
      <w:r w:rsidR="00A96A35" w:rsidRPr="0027638C">
        <w:rPr>
          <w:sz w:val="24"/>
          <w:rPrChange w16du:dateUtc="2026-07-07T18:18:00Z" w:author="Author" w:date="2026-07-07T20:18:00Z" w:id="5111">
            <w:rPr>
              <w:rFonts w:ascii="Times New Roman"/>
              <w:color w:val="000000"/>
              <w:spacing w:val="21"/>
            </w:rPr>
          </w:rPrChange>
        </w:rPr>
        <w:t xml:space="preserve"> </w:t>
      </w:r>
      <w:r w:rsidR="00A96A35" w:rsidRPr="0027638C">
        <w:rPr>
          <w:sz w:val="24"/>
          <w:rPrChange w16du:dateUtc="2026-07-07T18:18:00Z" w:author="Author" w:date="2026-07-07T20:18:00Z" w:id="5112">
            <w:rPr>
              <w:rFonts w:ascii="Times New Roman"/>
              <w:color w:val="000000"/>
            </w:rPr>
          </w:rPrChange>
        </w:rPr>
        <w:t>tempor</w:t>
      </w:r>
      <w:r w:rsidR="00A96A35" w:rsidRPr="0027638C">
        <w:rPr>
          <w:sz w:val="24"/>
          <w:rPrChange w16du:dateUtc="2026-07-07T18:18:00Z" w:author="Author" w:date="2026-07-07T20:18:00Z" w:id="5113">
            <w:rPr>
              <w:rFonts w:ascii="Times New Roman"/>
              <w:color w:val="000000"/>
              <w:spacing w:val="21"/>
            </w:rPr>
          </w:rPrChange>
        </w:rPr>
        <w:t xml:space="preserve"> </w:t>
      </w:r>
      <w:r w:rsidR="00A96A35" w:rsidRPr="0027638C">
        <w:rPr>
          <w:sz w:val="24"/>
          <w:rPrChange w16du:dateUtc="2026-07-07T18:18:00Z" w:author="Author" w:date="2026-07-07T20:18:00Z" w:id="5114">
            <w:rPr>
              <w:rFonts w:ascii="Times New Roman"/>
              <w:color w:val="000000"/>
            </w:rPr>
          </w:rPrChange>
        </w:rPr>
        <w:t>incididunt</w:t>
      </w:r>
      <w:r w:rsidR="00A96A35" w:rsidRPr="0027638C">
        <w:rPr>
          <w:sz w:val="24"/>
          <w:rPrChange w16du:dateUtc="2026-07-07T18:18:00Z" w:author="Author" w:date="2026-07-07T20:18:00Z" w:id="5115">
            <w:rPr>
              <w:rFonts w:ascii="Times New Roman"/>
              <w:color w:val="000000"/>
              <w:spacing w:val="21"/>
            </w:rPr>
          </w:rPrChange>
        </w:rPr>
        <w:t xml:space="preserve"> </w:t>
      </w:r>
      <w:r w:rsidR="00A96A35" w:rsidRPr="0027638C">
        <w:rPr>
          <w:sz w:val="24"/>
          <w:rPrChange w16du:dateUtc="2026-07-07T18:18:00Z" w:author="Author" w:date="2026-07-07T20:18:00Z" w:id="5116">
            <w:rPr>
              <w:rFonts w:ascii="Times New Roman"/>
              <w:color w:val="000000"/>
            </w:rPr>
          </w:rPrChange>
        </w:rPr>
        <w:t>ut</w:t>
      </w:r>
      <w:r w:rsidR="00A96A35" w:rsidRPr="0027638C">
        <w:rPr>
          <w:sz w:val="24"/>
          <w:rPrChange w16du:dateUtc="2026-07-07T18:18:00Z" w:author="Author" w:date="2026-07-07T20:18:00Z" w:id="5117">
            <w:rPr>
              <w:rFonts w:ascii="Times New Roman"/>
              <w:color w:val="000000"/>
              <w:spacing w:val="21"/>
            </w:rPr>
          </w:rPrChange>
        </w:rPr>
        <w:t xml:space="preserve"> </w:t>
      </w:r>
      <w:r w:rsidR="00A96A35" w:rsidRPr="0027638C">
        <w:rPr>
          <w:sz w:val="24"/>
          <w:rPrChange w16du:dateUtc="2026-07-07T18:18:00Z" w:author="Author" w:date="2026-07-07T20:18:00Z" w:id="5118">
            <w:rPr>
              <w:rFonts w:ascii="Times New Roman"/>
              <w:color w:val="000000"/>
            </w:rPr>
          </w:rPrChange>
        </w:rPr>
        <w:t>labore</w:t>
      </w:r>
      <w:r w:rsidR="00A96A35" w:rsidRPr="0027638C">
        <w:rPr>
          <w:sz w:val="24"/>
          <w:rPrChange w16du:dateUtc="2026-07-07T18:18:00Z" w:author="Author" w:date="2026-07-07T20:18:00Z" w:id="5119">
            <w:rPr>
              <w:rFonts w:ascii="Times New Roman"/>
              <w:color w:val="000000"/>
              <w:spacing w:val="21"/>
            </w:rPr>
          </w:rPrChange>
        </w:rPr>
        <w:t xml:space="preserve"> </w:t>
      </w:r>
      <w:r w:rsidR="00A96A35" w:rsidRPr="0027638C">
        <w:rPr>
          <w:sz w:val="24"/>
          <w:rPrChange w16du:dateUtc="2026-07-07T18:18:00Z" w:author="Author" w:date="2026-07-07T20:18:00Z" w:id="5120">
            <w:rPr>
              <w:rFonts w:ascii="Times New Roman" w:hAnsi="Times New Roman"/>
              <w:color w:val="000000"/>
            </w:rPr>
          </w:rPrChange>
        </w:rPr>
        <w:t>et,</w:t>
      </w:r>
      <w:del w16du:dateUtc="2026-07-07T18:18:00Z" w:author="Author" w:date="2026-07-07T20:18:00Z" w:id="5121">
        <w:r>
          <w:rPr>
            <w:color w:val="000000"/>
          </w:rPr>
          <w:cr/>
        </w:r>
      </w:del>
      <w:r w:rsidR="00A96A35" w:rsidRPr="0027638C">
        <w:rPr>
          <w:sz w:val="24"/>
          <w:rPrChange w16du:dateUtc="2026-07-07T18:18:00Z" w:author="Author" w:date="2026-07-07T20:18:00Z" w:id="5122">
            <w:rPr>
              <w:rFonts w:ascii="Times New Roman"/>
              <w:color w:val="000000"/>
              <w:spacing w:val="665"/>
            </w:rPr>
          </w:rPrChange>
        </w:rPr>
        <w:t xml:space="preserve"> </w:t>
      </w:r>
      <w:r w:rsidR="00A96A35" w:rsidRPr="0027638C">
        <w:rPr>
          <w:sz w:val="24"/>
          <w:rPrChange w16du:dateUtc="2026-07-07T18:18:00Z" w:author="Author" w:date="2026-07-07T20:18:00Z" w:id="5123">
            <w:rPr>
              <w:rFonts w:ascii="Times New Roman"/>
              <w:color w:val="000000"/>
            </w:rPr>
          </w:rPrChange>
        </w:rPr>
        <w:t>dolore</w:t>
      </w:r>
      <w:ins w16du:dateUtc="2026-07-07T18:18:00Z" w:author="Author" w:date="2026-07-07T20:18:00Z" w:id="5124">
        <w:r w:rsidR="00A96A35" w:rsidRPr="0027638C">
          <w:rPr>
            <w:sz w:val="24"/>
            <w:szCs w:val="24"/>
          </w:rPr>
          <w:t>,</w:t>
        </w:r>
      </w:ins>
      <w:r w:rsidR="00A96A35" w:rsidRPr="0027638C">
        <w:rPr>
          <w:sz w:val="24"/>
          <w:rPrChange w16du:dateUtc="2026-07-07T18:18:00Z" w:author="Author" w:date="2026-07-07T20:18:00Z" w:id="5125">
            <w:rPr>
              <w:rFonts w:ascii="Times New Roman"/>
              <w:color w:val="000000"/>
              <w:spacing w:val="40"/>
            </w:rPr>
          </w:rPrChange>
        </w:rPr>
        <w:t xml:space="preserve"> </w:t>
      </w:r>
      <w:r w:rsidR="00A96A35" w:rsidRPr="0027638C">
        <w:rPr>
          <w:sz w:val="24"/>
          <w:rPrChange w16du:dateUtc="2026-07-07T18:18:00Z" w:author="Author" w:date="2026-07-07T20:18:00Z" w:id="5126">
            <w:rPr>
              <w:rFonts w:ascii="Times New Roman"/>
              <w:color w:val="000000"/>
            </w:rPr>
          </w:rPrChange>
        </w:rPr>
        <w:t>magna</w:t>
      </w:r>
      <w:r w:rsidR="00A96A35" w:rsidRPr="0027638C">
        <w:rPr>
          <w:sz w:val="24"/>
          <w:rPrChange w16du:dateUtc="2026-07-07T18:18:00Z" w:author="Author" w:date="2026-07-07T20:18:00Z" w:id="5127">
            <w:rPr>
              <w:rFonts w:ascii="Times New Roman"/>
              <w:color w:val="000000"/>
              <w:spacing w:val="40"/>
            </w:rPr>
          </w:rPrChange>
        </w:rPr>
        <w:t xml:space="preserve"> </w:t>
      </w:r>
      <w:r w:rsidR="00A96A35" w:rsidRPr="0027638C">
        <w:rPr>
          <w:sz w:val="24"/>
          <w:rPrChange w16du:dateUtc="2026-07-07T18:18:00Z" w:author="Author" w:date="2026-07-07T20:18:00Z" w:id="5128">
            <w:rPr>
              <w:rFonts w:ascii="Times New Roman"/>
              <w:color w:val="000000"/>
            </w:rPr>
          </w:rPrChange>
        </w:rPr>
        <w:t>aliqua</w:t>
      </w:r>
      <w:r w:rsidR="00A96A35" w:rsidRPr="0027638C">
        <w:rPr>
          <w:sz w:val="24"/>
          <w:rPrChange w16du:dateUtc="2026-07-07T18:18:00Z" w:author="Author" w:date="2026-07-07T20:18:00Z" w:id="5129">
            <w:rPr>
              <w:rFonts w:ascii="Times New Roman"/>
              <w:color w:val="000000"/>
              <w:spacing w:val="40"/>
            </w:rPr>
          </w:rPrChange>
        </w:rPr>
        <w:t xml:space="preserve"> </w:t>
      </w:r>
      <w:r w:rsidR="00A96A35" w:rsidRPr="0027638C">
        <w:rPr>
          <w:sz w:val="24"/>
          <w:rPrChange w16du:dateUtc="2026-07-07T18:18:00Z" w:author="Author" w:date="2026-07-07T20:18:00Z" w:id="5130">
            <w:rPr>
              <w:rFonts w:ascii="Times New Roman"/>
              <w:color w:val="000000"/>
            </w:rPr>
          </w:rPrChange>
        </w:rPr>
        <w:t>lorem</w:t>
      </w:r>
      <w:r w:rsidR="00A96A35" w:rsidRPr="0027638C">
        <w:rPr>
          <w:sz w:val="24"/>
          <w:rPrChange w16du:dateUtc="2026-07-07T18:18:00Z" w:author="Author" w:date="2026-07-07T20:18:00Z" w:id="5131">
            <w:rPr>
              <w:rFonts w:ascii="Times New Roman"/>
              <w:color w:val="000000"/>
              <w:spacing w:val="40"/>
            </w:rPr>
          </w:rPrChange>
        </w:rPr>
        <w:t xml:space="preserve"> </w:t>
      </w:r>
      <w:r w:rsidR="00A96A35" w:rsidRPr="0027638C">
        <w:rPr>
          <w:sz w:val="24"/>
          <w:rPrChange w16du:dateUtc="2026-07-07T18:18:00Z" w:author="Author" w:date="2026-07-07T20:18:00Z" w:id="5132">
            <w:rPr>
              <w:rFonts w:ascii="Times New Roman"/>
              <w:color w:val="000000"/>
            </w:rPr>
          </w:rPrChange>
        </w:rPr>
        <w:t>Ipsum</w:t>
      </w:r>
      <w:r w:rsidR="00A96A35" w:rsidRPr="0027638C">
        <w:rPr>
          <w:sz w:val="24"/>
          <w:rPrChange w16du:dateUtc="2026-07-07T18:18:00Z" w:author="Author" w:date="2026-07-07T20:18:00Z" w:id="5133">
            <w:rPr>
              <w:rFonts w:ascii="Times New Roman"/>
              <w:color w:val="000000"/>
              <w:spacing w:val="40"/>
            </w:rPr>
          </w:rPrChange>
        </w:rPr>
        <w:t xml:space="preserve"> </w:t>
      </w:r>
      <w:r w:rsidR="00A96A35" w:rsidRPr="0027638C">
        <w:rPr>
          <w:sz w:val="24"/>
          <w:rPrChange w16du:dateUtc="2026-07-07T18:18:00Z" w:author="Author" w:date="2026-07-07T20:18:00Z" w:id="5134">
            <w:rPr>
              <w:rFonts w:ascii="Times New Roman"/>
              <w:color w:val="000000"/>
            </w:rPr>
          </w:rPrChange>
        </w:rPr>
        <w:t>Dolor</w:t>
      </w:r>
      <w:r w:rsidR="00A96A35" w:rsidRPr="0027638C">
        <w:rPr>
          <w:sz w:val="24"/>
          <w:rPrChange w16du:dateUtc="2026-07-07T18:18:00Z" w:author="Author" w:date="2026-07-07T20:18:00Z" w:id="5135">
            <w:rPr>
              <w:rFonts w:ascii="Times New Roman"/>
              <w:color w:val="000000"/>
              <w:spacing w:val="40"/>
            </w:rPr>
          </w:rPrChange>
        </w:rPr>
        <w:t xml:space="preserve"> </w:t>
      </w:r>
      <w:r w:rsidR="00A96A35" w:rsidRPr="0027638C">
        <w:rPr>
          <w:sz w:val="24"/>
          <w:rPrChange w16du:dateUtc="2026-07-07T18:18:00Z" w:author="Author" w:date="2026-07-07T20:18:00Z" w:id="5136">
            <w:rPr>
              <w:rFonts w:ascii="Times New Roman"/>
              <w:color w:val="000000"/>
            </w:rPr>
          </w:rPrChange>
        </w:rPr>
        <w:t>sit</w:t>
      </w:r>
      <w:r w:rsidR="00A96A35" w:rsidRPr="0027638C">
        <w:rPr>
          <w:sz w:val="24"/>
          <w:rPrChange w16du:dateUtc="2026-07-07T18:18:00Z" w:author="Author" w:date="2026-07-07T20:18:00Z" w:id="5137">
            <w:rPr>
              <w:rFonts w:ascii="Times New Roman"/>
              <w:color w:val="000000"/>
              <w:spacing w:val="40"/>
            </w:rPr>
          </w:rPrChange>
        </w:rPr>
        <w:t xml:space="preserve"> </w:t>
      </w:r>
      <w:r w:rsidR="00A96A35" w:rsidRPr="0027638C">
        <w:rPr>
          <w:sz w:val="24"/>
          <w:rPrChange w16du:dateUtc="2026-07-07T18:18:00Z" w:author="Author" w:date="2026-07-07T20:18:00Z" w:id="5138">
            <w:rPr>
              <w:rFonts w:ascii="Times New Roman"/>
              <w:color w:val="000000"/>
            </w:rPr>
          </w:rPrChange>
        </w:rPr>
        <w:t>amet</w:t>
      </w:r>
      <w:r w:rsidR="00A96A35" w:rsidRPr="0027638C">
        <w:rPr>
          <w:sz w:val="24"/>
          <w:rPrChange w16du:dateUtc="2026-07-07T18:18:00Z" w:author="Author" w:date="2026-07-07T20:18:00Z" w:id="5139">
            <w:rPr>
              <w:rFonts w:ascii="Times New Roman"/>
              <w:color w:val="000000"/>
              <w:spacing w:val="40"/>
            </w:rPr>
          </w:rPrChange>
        </w:rPr>
        <w:t xml:space="preserve"> </w:t>
      </w:r>
      <w:r w:rsidR="00A96A35" w:rsidRPr="0027638C">
        <w:rPr>
          <w:sz w:val="24"/>
          <w:rPrChange w16du:dateUtc="2026-07-07T18:18:00Z" w:author="Author" w:date="2026-07-07T20:18:00Z" w:id="5140">
            <w:rPr>
              <w:rFonts w:ascii="Times New Roman"/>
              <w:color w:val="000000"/>
            </w:rPr>
          </w:rPrChange>
        </w:rPr>
        <w:t>consectetur</w:t>
      </w:r>
      <w:r w:rsidR="00A96A35" w:rsidRPr="0027638C">
        <w:rPr>
          <w:sz w:val="24"/>
          <w:rPrChange w16du:dateUtc="2026-07-07T18:18:00Z" w:author="Author" w:date="2026-07-07T20:18:00Z" w:id="5141">
            <w:rPr>
              <w:rFonts w:ascii="Times New Roman"/>
              <w:color w:val="000000"/>
              <w:spacing w:val="40"/>
            </w:rPr>
          </w:rPrChange>
        </w:rPr>
        <w:t xml:space="preserve"> </w:t>
      </w:r>
      <w:r w:rsidR="00A96A35" w:rsidRPr="0027638C">
        <w:rPr>
          <w:sz w:val="24"/>
          <w:rPrChange w16du:dateUtc="2026-07-07T18:18:00Z" w:author="Author" w:date="2026-07-07T20:18:00Z" w:id="5142">
            <w:rPr>
              <w:rFonts w:ascii="Times New Roman"/>
              <w:color w:val="000000"/>
            </w:rPr>
          </w:rPrChange>
        </w:rPr>
        <w:t>adipiscing</w:t>
      </w:r>
      <w:r w:rsidR="00A96A35" w:rsidRPr="0027638C">
        <w:rPr>
          <w:sz w:val="24"/>
          <w:rPrChange w16du:dateUtc="2026-07-07T18:18:00Z" w:author="Author" w:date="2026-07-07T20:18:00Z" w:id="5143">
            <w:rPr>
              <w:rFonts w:ascii="Times New Roman"/>
              <w:color w:val="000000"/>
              <w:spacing w:val="40"/>
            </w:rPr>
          </w:rPrChange>
        </w:rPr>
        <w:t xml:space="preserve"> </w:t>
      </w:r>
      <w:r w:rsidR="00A96A35" w:rsidRPr="0027638C">
        <w:rPr>
          <w:sz w:val="24"/>
          <w:rPrChange w16du:dateUtc="2026-07-07T18:18:00Z" w:author="Author" w:date="2026-07-07T20:18:00Z" w:id="5144">
            <w:rPr>
              <w:rFonts w:ascii="Times New Roman"/>
              <w:color w:val="000000"/>
            </w:rPr>
          </w:rPrChange>
        </w:rPr>
        <w:t>elit</w:t>
      </w:r>
      <w:r w:rsidR="00A96A35" w:rsidRPr="0027638C">
        <w:rPr>
          <w:sz w:val="24"/>
          <w:rPrChange w16du:dateUtc="2026-07-07T18:18:00Z" w:author="Author" w:date="2026-07-07T20:18:00Z" w:id="5145">
            <w:rPr>
              <w:rFonts w:ascii="Times New Roman"/>
              <w:color w:val="000000"/>
              <w:spacing w:val="40"/>
            </w:rPr>
          </w:rPrChange>
        </w:rPr>
        <w:t xml:space="preserve"> </w:t>
      </w:r>
      <w:r w:rsidR="00A96A35" w:rsidRPr="0027638C">
        <w:rPr>
          <w:sz w:val="24"/>
          <w:rPrChange w16du:dateUtc="2026-07-07T18:18:00Z" w:author="Author" w:date="2026-07-07T20:18:00Z" w:id="5146">
            <w:rPr>
              <w:rFonts w:ascii="Times New Roman" w:hAnsi="Times New Roman"/>
              <w:color w:val="000000"/>
            </w:rPr>
          </w:rPrChange>
        </w:rPr>
        <w:t>Sed-Do</w:t>
      </w:r>
      <w:del w16du:dateUtc="2026-07-07T18:18:00Z" w:author="Author" w:date="2026-07-07T20:18:00Z" w:id="5147">
        <w:r>
          <w:rPr>
            <w:color w:val="000000"/>
          </w:rPr>
          <w:cr/>
        </w:r>
      </w:del>
      <w:r w:rsidR="00A96A35" w:rsidRPr="0027638C">
        <w:rPr>
          <w:sz w:val="24"/>
          <w:rPrChange w16du:dateUtc="2026-07-07T18:18:00Z" w:author="Author" w:date="2026-07-07T20:18:00Z" w:id="5148">
            <w:rPr>
              <w:rFonts w:ascii="Times New Roman"/>
              <w:color w:val="000000"/>
              <w:spacing w:val="665"/>
            </w:rPr>
          </w:rPrChange>
        </w:rPr>
        <w:t xml:space="preserve"> </w:t>
      </w:r>
      <w:r w:rsidR="00A96A35" w:rsidRPr="0027638C">
        <w:rPr>
          <w:sz w:val="24"/>
          <w:rPrChange w16du:dateUtc="2026-07-07T18:18:00Z" w:author="Author" w:date="2026-07-07T20:18:00Z" w:id="5149">
            <w:rPr>
              <w:rFonts w:ascii="Times New Roman"/>
              <w:color w:val="000000"/>
            </w:rPr>
          </w:rPrChange>
        </w:rPr>
        <w:t>Eiusmod</w:t>
      </w:r>
      <w:r w:rsidR="00A96A35" w:rsidRPr="0027638C">
        <w:rPr>
          <w:spacing w:val="-13"/>
          <w:sz w:val="24"/>
          <w:rPrChange w16du:dateUtc="2026-07-07T18:18:00Z" w:author="Author" w:date="2026-07-07T20:18:00Z" w:id="5150">
            <w:rPr>
              <w:rFonts w:ascii="Times New Roman"/>
              <w:color w:val="000000"/>
              <w:spacing w:val="-10"/>
            </w:rPr>
          </w:rPrChange>
        </w:rPr>
        <w:t xml:space="preserve"> </w:t>
      </w:r>
      <w:r w:rsidR="00A96A35" w:rsidRPr="0027638C">
        <w:rPr>
          <w:sz w:val="24"/>
          <w:rPrChange w16du:dateUtc="2026-07-07T18:18:00Z" w:author="Author" w:date="2026-07-07T20:18:00Z" w:id="5151">
            <w:rPr>
              <w:rFonts w:ascii="Times New Roman"/>
              <w:color w:val="000000"/>
            </w:rPr>
          </w:rPrChange>
        </w:rPr>
        <w:t>tempor</w:t>
      </w:r>
      <w:r w:rsidR="00A96A35" w:rsidRPr="0027638C">
        <w:rPr>
          <w:spacing w:val="-13"/>
          <w:sz w:val="24"/>
          <w:rPrChange w16du:dateUtc="2026-07-07T18:18:00Z" w:author="Author" w:date="2026-07-07T20:18:00Z" w:id="5152">
            <w:rPr>
              <w:rFonts w:ascii="Times New Roman"/>
              <w:color w:val="000000"/>
              <w:spacing w:val="-10"/>
            </w:rPr>
          </w:rPrChange>
        </w:rPr>
        <w:t xml:space="preserve"> </w:t>
      </w:r>
      <w:del w16du:dateUtc="2026-07-07T18:18:00Z" w:author="Author" w:date="2026-07-07T20:18:00Z" w:id="5153">
        <w:r>
          <w:rPr>
            <w:color w:val="000000"/>
          </w:rPr>
          <w:delText>its</w:delText>
        </w:r>
        <w:r>
          <w:rPr>
            <w:color w:val="000000"/>
            <w:spacing w:val="-10"/>
          </w:rPr>
          <w:delText xml:space="preserve"> </w:delText>
        </w:r>
        <w:r>
          <w:rPr>
            <w:color w:val="000000"/>
          </w:rPr>
          <w:delText>provider.</w:delText>
        </w:r>
      </w:del>
      <w:ins w16du:dateUtc="2026-07-07T18:18:00Z" w:author="Author" w:date="2026-07-07T20:18:00Z" w:id="5154">
        <w:r w:rsidR="00A96A35" w:rsidRPr="0027638C">
          <w:rPr>
            <w:sz w:val="24"/>
            <w:szCs w:val="24"/>
          </w:rPr>
          <w:t>incididunt</w:t>
        </w:r>
        <w:r w:rsidR="00A96A35" w:rsidRPr="0027638C">
          <w:rPr>
            <w:spacing w:val="-13"/>
            <w:sz w:val="24"/>
            <w:szCs w:val="24"/>
          </w:rPr>
          <w:t xml:space="preserve"> </w:t>
        </w:r>
        <w:r w:rsidR="00A96A35" w:rsidRPr="0027638C">
          <w:rPr>
            <w:sz w:val="24"/>
            <w:szCs w:val="24"/>
          </w:rPr>
          <w:t>ut.</w:t>
        </w:r>
      </w:ins>
      <w:r w:rsidR="00A96A35" w:rsidRPr="0027638C">
        <w:rPr>
          <w:spacing w:val="-14"/>
          <w:sz w:val="24"/>
          <w:rPrChange w16du:dateUtc="2026-07-07T18:18:00Z" w:author="Author" w:date="2026-07-07T20:18:00Z" w:id="5155">
            <w:rPr>
              <w:rFonts w:ascii="Times New Roman"/>
              <w:color w:val="000000"/>
              <w:spacing w:val="-11"/>
            </w:rPr>
          </w:rPrChange>
        </w:rPr>
        <w:t xml:space="preserve"> </w:t>
      </w:r>
      <w:r w:rsidR="00A96A35" w:rsidRPr="0027638C">
        <w:rPr>
          <w:sz w:val="24"/>
          <w:rPrChange w16du:dateUtc="2026-07-07T18:18:00Z" w:author="Author" w:date="2026-07-07T20:18:00Z" w:id="5156">
            <w:rPr>
              <w:rFonts w:ascii="Times New Roman"/>
              <w:color w:val="000000"/>
            </w:rPr>
          </w:rPrChange>
        </w:rPr>
        <w:t>Labore</w:t>
      </w:r>
      <w:r w:rsidR="00A96A35" w:rsidRPr="0027638C">
        <w:rPr>
          <w:spacing w:val="-13"/>
          <w:sz w:val="24"/>
          <w:rPrChange w16du:dateUtc="2026-07-07T18:18:00Z" w:author="Author" w:date="2026-07-07T20:18:00Z" w:id="5157">
            <w:rPr>
              <w:rFonts w:ascii="Times New Roman"/>
              <w:color w:val="000000"/>
              <w:spacing w:val="-10"/>
            </w:rPr>
          </w:rPrChange>
        </w:rPr>
        <w:t xml:space="preserve"> </w:t>
      </w:r>
      <w:r w:rsidR="00A96A35" w:rsidRPr="0027638C">
        <w:rPr>
          <w:sz w:val="24"/>
          <w:rPrChange w16du:dateUtc="2026-07-07T18:18:00Z" w:author="Author" w:date="2026-07-07T20:18:00Z" w:id="5158">
            <w:rPr>
              <w:rFonts w:ascii="Times New Roman"/>
              <w:color w:val="000000"/>
            </w:rPr>
          </w:rPrChange>
        </w:rPr>
        <w:t>et,</w:t>
      </w:r>
      <w:r w:rsidR="00A96A35" w:rsidRPr="0027638C">
        <w:rPr>
          <w:spacing w:val="-13"/>
          <w:sz w:val="24"/>
          <w:rPrChange w16du:dateUtc="2026-07-07T18:18:00Z" w:author="Author" w:date="2026-07-07T20:18:00Z" w:id="5159">
            <w:rPr>
              <w:rFonts w:ascii="Times New Roman"/>
              <w:color w:val="000000"/>
              <w:spacing w:val="-10"/>
            </w:rPr>
          </w:rPrChange>
        </w:rPr>
        <w:t xml:space="preserve"> </w:t>
      </w:r>
      <w:r w:rsidR="00A96A35" w:rsidRPr="0027638C">
        <w:rPr>
          <w:sz w:val="24"/>
          <w:rPrChange w16du:dateUtc="2026-07-07T18:18:00Z" w:author="Author" w:date="2026-07-07T20:18:00Z" w:id="5160">
            <w:rPr>
              <w:rFonts w:ascii="Times New Roman"/>
              <w:color w:val="000000"/>
            </w:rPr>
          </w:rPrChange>
        </w:rPr>
        <w:t>dolore</w:t>
      </w:r>
      <w:r w:rsidR="00A96A35" w:rsidRPr="0027638C">
        <w:rPr>
          <w:spacing w:val="-13"/>
          <w:sz w:val="24"/>
          <w:rPrChange w16du:dateUtc="2026-07-07T18:18:00Z" w:author="Author" w:date="2026-07-07T20:18:00Z" w:id="5161">
            <w:rPr>
              <w:rFonts w:ascii="Times New Roman"/>
              <w:color w:val="000000"/>
              <w:spacing w:val="-10"/>
            </w:rPr>
          </w:rPrChange>
        </w:rPr>
        <w:t xml:space="preserve"> </w:t>
      </w:r>
      <w:del w16du:dateUtc="2026-07-07T18:18:00Z" w:author="Author" w:date="2026-07-07T20:18:00Z" w:id="5162">
        <w:r>
          <w:rPr>
            <w:color w:val="000000"/>
          </w:rPr>
          <w:delText>as</w:delText>
        </w:r>
        <w:r>
          <w:rPr>
            <w:color w:val="000000"/>
            <w:spacing w:val="-10"/>
          </w:rPr>
          <w:delText xml:space="preserve"> </w:delText>
        </w:r>
      </w:del>
      <w:r w:rsidR="00A96A35" w:rsidRPr="0027638C">
        <w:rPr>
          <w:sz w:val="24"/>
          <w:rPrChange w16du:dateUtc="2026-07-07T18:18:00Z" w:author="Author" w:date="2026-07-07T20:18:00Z" w:id="5163">
            <w:rPr>
              <w:rFonts w:ascii="Times New Roman"/>
              <w:color w:val="000000"/>
            </w:rPr>
          </w:rPrChange>
        </w:rPr>
        <w:t>magna</w:t>
      </w:r>
      <w:r w:rsidR="00A96A35" w:rsidRPr="0027638C">
        <w:rPr>
          <w:spacing w:val="-13"/>
          <w:sz w:val="24"/>
          <w:rPrChange w16du:dateUtc="2026-07-07T18:18:00Z" w:author="Author" w:date="2026-07-07T20:18:00Z" w:id="5164">
            <w:rPr>
              <w:rFonts w:ascii="Times New Roman"/>
              <w:color w:val="000000"/>
              <w:spacing w:val="-10"/>
            </w:rPr>
          </w:rPrChange>
        </w:rPr>
        <w:t xml:space="preserve"> </w:t>
      </w:r>
      <w:r w:rsidR="00A96A35" w:rsidRPr="0027638C">
        <w:rPr>
          <w:sz w:val="24"/>
          <w:rPrChange w16du:dateUtc="2026-07-07T18:18:00Z" w:author="Author" w:date="2026-07-07T20:18:00Z" w:id="5165">
            <w:rPr>
              <w:rFonts w:ascii="Times New Roman"/>
              <w:color w:val="000000"/>
            </w:rPr>
          </w:rPrChange>
        </w:rPr>
        <w:t>aliqua</w:t>
      </w:r>
      <w:r w:rsidR="00A96A35" w:rsidRPr="0027638C">
        <w:rPr>
          <w:spacing w:val="-13"/>
          <w:sz w:val="24"/>
          <w:rPrChange w16du:dateUtc="2026-07-07T18:18:00Z" w:author="Author" w:date="2026-07-07T20:18:00Z" w:id="5166">
            <w:rPr>
              <w:rFonts w:ascii="Times New Roman"/>
              <w:color w:val="000000"/>
              <w:spacing w:val="-10"/>
            </w:rPr>
          </w:rPrChange>
        </w:rPr>
        <w:t xml:space="preserve"> </w:t>
      </w:r>
      <w:r w:rsidR="00A96A35" w:rsidRPr="0027638C">
        <w:rPr>
          <w:sz w:val="24"/>
          <w:rPrChange w16du:dateUtc="2026-07-07T18:18:00Z" w:author="Author" w:date="2026-07-07T20:18:00Z" w:id="5167">
            <w:rPr>
              <w:rFonts w:ascii="Times New Roman"/>
              <w:color w:val="000000"/>
            </w:rPr>
          </w:rPrChange>
        </w:rPr>
        <w:t>lorem</w:t>
      </w:r>
      <w:r w:rsidR="00A96A35" w:rsidRPr="0027638C">
        <w:rPr>
          <w:spacing w:val="-13"/>
          <w:sz w:val="24"/>
          <w:rPrChange w16du:dateUtc="2026-07-07T18:18:00Z" w:author="Author" w:date="2026-07-07T20:18:00Z" w:id="5168">
            <w:rPr>
              <w:rFonts w:ascii="Times New Roman"/>
              <w:color w:val="000000"/>
              <w:spacing w:val="-10"/>
            </w:rPr>
          </w:rPrChange>
        </w:rPr>
        <w:t xml:space="preserve"> </w:t>
      </w:r>
      <w:r w:rsidR="00A96A35" w:rsidRPr="0027638C">
        <w:rPr>
          <w:sz w:val="24"/>
          <w:rPrChange w16du:dateUtc="2026-07-07T18:18:00Z" w:author="Author" w:date="2026-07-07T20:18:00Z" w:id="5169">
            <w:rPr>
              <w:rFonts w:ascii="Times New Roman"/>
              <w:color w:val="000000"/>
            </w:rPr>
          </w:rPrChange>
        </w:rPr>
        <w:t>ipsum</w:t>
      </w:r>
      <w:r w:rsidR="00A96A35" w:rsidRPr="0027638C">
        <w:rPr>
          <w:spacing w:val="-13"/>
          <w:sz w:val="24"/>
          <w:rPrChange w16du:dateUtc="2026-07-07T18:18:00Z" w:author="Author" w:date="2026-07-07T20:18:00Z" w:id="5170">
            <w:rPr>
              <w:rFonts w:ascii="Times New Roman"/>
              <w:color w:val="000000"/>
              <w:spacing w:val="-10"/>
            </w:rPr>
          </w:rPrChange>
        </w:rPr>
        <w:t xml:space="preserve"> </w:t>
      </w:r>
      <w:r w:rsidR="00A96A35" w:rsidRPr="0027638C">
        <w:rPr>
          <w:sz w:val="24"/>
          <w:rPrChange w16du:dateUtc="2026-07-07T18:18:00Z" w:author="Author" w:date="2026-07-07T20:18:00Z" w:id="5171">
            <w:rPr>
              <w:rFonts w:ascii="Times New Roman"/>
              <w:color w:val="000000"/>
            </w:rPr>
          </w:rPrChange>
        </w:rPr>
        <w:t>dolor</w:t>
      </w:r>
      <w:r w:rsidR="00A96A35" w:rsidRPr="0027638C">
        <w:rPr>
          <w:spacing w:val="-13"/>
          <w:sz w:val="24"/>
          <w:rPrChange w16du:dateUtc="2026-07-07T18:18:00Z" w:author="Author" w:date="2026-07-07T20:18:00Z" w:id="5172">
            <w:rPr>
              <w:rFonts w:ascii="Times New Roman"/>
              <w:color w:val="000000"/>
              <w:spacing w:val="-10"/>
            </w:rPr>
          </w:rPrChange>
        </w:rPr>
        <w:t xml:space="preserve"> </w:t>
      </w:r>
      <w:r w:rsidR="00A96A35" w:rsidRPr="0027638C">
        <w:rPr>
          <w:sz w:val="24"/>
          <w:rPrChange w16du:dateUtc="2026-07-07T18:18:00Z" w:author="Author" w:date="2026-07-07T20:18:00Z" w:id="5173">
            <w:rPr>
              <w:rFonts w:ascii="Times New Roman"/>
              <w:color w:val="000000"/>
            </w:rPr>
          </w:rPrChange>
        </w:rPr>
        <w:t>sit</w:t>
      </w:r>
      <w:r w:rsidR="00A96A35" w:rsidRPr="0027638C">
        <w:rPr>
          <w:spacing w:val="-13"/>
          <w:sz w:val="24"/>
          <w:rPrChange w16du:dateUtc="2026-07-07T18:18:00Z" w:author="Author" w:date="2026-07-07T20:18:00Z" w:id="5174">
            <w:rPr>
              <w:rFonts w:ascii="Times New Roman"/>
              <w:color w:val="000000"/>
              <w:spacing w:val="-10"/>
            </w:rPr>
          </w:rPrChange>
        </w:rPr>
        <w:t xml:space="preserve"> </w:t>
      </w:r>
      <w:r w:rsidR="00A96A35" w:rsidRPr="0027638C">
        <w:rPr>
          <w:sz w:val="24"/>
          <w:rPrChange w16du:dateUtc="2026-07-07T18:18:00Z" w:author="Author" w:date="2026-07-07T20:18:00Z" w:id="5175">
            <w:rPr>
              <w:rFonts w:ascii="Times New Roman" w:hAnsi="Times New Roman"/>
              <w:color w:val="000000"/>
            </w:rPr>
          </w:rPrChange>
        </w:rPr>
        <w:t>amet</w:t>
      </w:r>
      <w:del w16du:dateUtc="2026-07-07T18:18:00Z" w:author="Author" w:date="2026-07-07T20:18:00Z" w:id="5176">
        <w:r>
          <w:rPr>
            <w:color w:val="000000"/>
          </w:rPr>
          <w:cr/>
        </w:r>
      </w:del>
      <w:r w:rsidR="00A96A35" w:rsidRPr="0027638C">
        <w:rPr>
          <w:sz w:val="24"/>
          <w:rPrChange w16du:dateUtc="2026-07-07T18:18:00Z" w:author="Author" w:date="2026-07-07T20:18:00Z" w:id="5177">
            <w:rPr>
              <w:rFonts w:ascii="Times New Roman"/>
              <w:color w:val="000000"/>
              <w:spacing w:val="665"/>
            </w:rPr>
          </w:rPrChange>
        </w:rPr>
        <w:t xml:space="preserve"> </w:t>
      </w:r>
      <w:r w:rsidR="00A96A35" w:rsidRPr="0027638C">
        <w:rPr>
          <w:sz w:val="24"/>
          <w:rPrChange w16du:dateUtc="2026-07-07T18:18:00Z" w:author="Author" w:date="2026-07-07T20:18:00Z" w:id="5178">
            <w:rPr>
              <w:rFonts w:ascii="Times New Roman"/>
              <w:color w:val="000000"/>
            </w:rPr>
          </w:rPrChange>
        </w:rPr>
        <w:t>Consectetur,</w:t>
      </w:r>
      <w:r w:rsidR="00A96A35" w:rsidRPr="0027638C">
        <w:rPr>
          <w:sz w:val="24"/>
          <w:rPrChange w16du:dateUtc="2026-07-07T18:18:00Z" w:author="Author" w:date="2026-07-07T20:18:00Z" w:id="5179">
            <w:rPr>
              <w:rFonts w:ascii="Times New Roman"/>
              <w:color w:val="000000"/>
              <w:spacing w:val="9"/>
            </w:rPr>
          </w:rPrChange>
        </w:rPr>
        <w:t xml:space="preserve"> </w:t>
      </w:r>
      <w:r w:rsidR="00A96A35" w:rsidRPr="0027638C">
        <w:rPr>
          <w:sz w:val="24"/>
          <w:rPrChange w16du:dateUtc="2026-07-07T18:18:00Z" w:author="Author" w:date="2026-07-07T20:18:00Z" w:id="5180">
            <w:rPr>
              <w:rFonts w:ascii="Times New Roman"/>
              <w:color w:val="000000"/>
            </w:rPr>
          </w:rPrChange>
        </w:rPr>
        <w:t>adipiscing</w:t>
      </w:r>
      <w:r w:rsidR="00A96A35" w:rsidRPr="0027638C">
        <w:rPr>
          <w:sz w:val="24"/>
          <w:rPrChange w16du:dateUtc="2026-07-07T18:18:00Z" w:author="Author" w:date="2026-07-07T20:18:00Z" w:id="5181">
            <w:rPr>
              <w:rFonts w:ascii="Times New Roman"/>
              <w:color w:val="000000"/>
              <w:spacing w:val="9"/>
            </w:rPr>
          </w:rPrChange>
        </w:rPr>
        <w:t xml:space="preserve"> </w:t>
      </w:r>
      <w:r w:rsidR="00A96A35" w:rsidRPr="0027638C">
        <w:rPr>
          <w:sz w:val="24"/>
          <w:rPrChange w16du:dateUtc="2026-07-07T18:18:00Z" w:author="Author" w:date="2026-07-07T20:18:00Z" w:id="5182">
            <w:rPr>
              <w:rFonts w:ascii="Times New Roman"/>
              <w:color w:val="000000"/>
            </w:rPr>
          </w:rPrChange>
        </w:rPr>
        <w:t>elit</w:t>
      </w:r>
      <w:r w:rsidR="00A96A35" w:rsidRPr="0027638C">
        <w:rPr>
          <w:sz w:val="24"/>
          <w:rPrChange w16du:dateUtc="2026-07-07T18:18:00Z" w:author="Author" w:date="2026-07-07T20:18:00Z" w:id="5183">
            <w:rPr>
              <w:rFonts w:ascii="Times New Roman"/>
              <w:color w:val="000000"/>
              <w:spacing w:val="10"/>
            </w:rPr>
          </w:rPrChange>
        </w:rPr>
        <w:t xml:space="preserve"> </w:t>
      </w:r>
      <w:r w:rsidR="00A96A35" w:rsidRPr="0027638C">
        <w:rPr>
          <w:sz w:val="24"/>
          <w:rPrChange w16du:dateUtc="2026-07-07T18:18:00Z" w:author="Author" w:date="2026-07-07T20:18:00Z" w:id="5184">
            <w:rPr>
              <w:rFonts w:ascii="Times New Roman"/>
              <w:color w:val="000000"/>
            </w:rPr>
          </w:rPrChange>
        </w:rPr>
        <w:t>sed</w:t>
      </w:r>
      <w:r w:rsidR="00A96A35" w:rsidRPr="0027638C">
        <w:rPr>
          <w:sz w:val="24"/>
          <w:rPrChange w16du:dateUtc="2026-07-07T18:18:00Z" w:author="Author" w:date="2026-07-07T20:18:00Z" w:id="5185">
            <w:rPr>
              <w:rFonts w:ascii="Times New Roman"/>
              <w:color w:val="000000"/>
              <w:spacing w:val="9"/>
            </w:rPr>
          </w:rPrChange>
        </w:rPr>
        <w:t xml:space="preserve"> </w:t>
      </w:r>
      <w:r w:rsidR="00A96A35" w:rsidRPr="0027638C">
        <w:rPr>
          <w:sz w:val="24"/>
          <w:rPrChange w16du:dateUtc="2026-07-07T18:18:00Z" w:author="Author" w:date="2026-07-07T20:18:00Z" w:id="5186">
            <w:rPr>
              <w:rFonts w:ascii="Times New Roman"/>
              <w:color w:val="000000"/>
            </w:rPr>
          </w:rPrChange>
        </w:rPr>
        <w:t>do</w:t>
      </w:r>
      <w:r w:rsidR="00A96A35" w:rsidRPr="0027638C">
        <w:rPr>
          <w:sz w:val="24"/>
          <w:rPrChange w16du:dateUtc="2026-07-07T18:18:00Z" w:author="Author" w:date="2026-07-07T20:18:00Z" w:id="5187">
            <w:rPr>
              <w:rFonts w:ascii="Times New Roman"/>
              <w:color w:val="000000"/>
              <w:spacing w:val="9"/>
            </w:rPr>
          </w:rPrChange>
        </w:rPr>
        <w:t xml:space="preserve"> </w:t>
      </w:r>
      <w:r w:rsidR="00A96A35" w:rsidRPr="0027638C">
        <w:rPr>
          <w:sz w:val="24"/>
          <w:rPrChange w16du:dateUtc="2026-07-07T18:18:00Z" w:author="Author" w:date="2026-07-07T20:18:00Z" w:id="5188">
            <w:rPr>
              <w:rFonts w:ascii="Times New Roman"/>
              <w:color w:val="000000"/>
            </w:rPr>
          </w:rPrChange>
        </w:rPr>
        <w:t>Eiusmod-Tempor</w:t>
      </w:r>
      <w:r w:rsidR="00A96A35" w:rsidRPr="0027638C">
        <w:rPr>
          <w:sz w:val="24"/>
          <w:rPrChange w16du:dateUtc="2026-07-07T18:18:00Z" w:author="Author" w:date="2026-07-07T20:18:00Z" w:id="5189">
            <w:rPr>
              <w:rFonts w:ascii="Times New Roman"/>
              <w:color w:val="000000"/>
              <w:spacing w:val="9"/>
            </w:rPr>
          </w:rPrChange>
        </w:rPr>
        <w:t xml:space="preserve"> </w:t>
      </w:r>
      <w:r w:rsidR="00A96A35" w:rsidRPr="0027638C">
        <w:rPr>
          <w:sz w:val="24"/>
          <w:rPrChange w16du:dateUtc="2026-07-07T18:18:00Z" w:author="Author" w:date="2026-07-07T20:18:00Z" w:id="5190">
            <w:rPr>
              <w:rFonts w:ascii="Times New Roman"/>
              <w:color w:val="000000"/>
            </w:rPr>
          </w:rPrChange>
        </w:rPr>
        <w:t>Incididunt</w:t>
      </w:r>
      <w:r w:rsidR="00A96A35" w:rsidRPr="0027638C">
        <w:rPr>
          <w:sz w:val="24"/>
          <w:rPrChange w16du:dateUtc="2026-07-07T18:18:00Z" w:author="Author" w:date="2026-07-07T20:18:00Z" w:id="5191">
            <w:rPr>
              <w:rFonts w:ascii="Times New Roman"/>
              <w:color w:val="000000"/>
              <w:spacing w:val="9"/>
            </w:rPr>
          </w:rPrChange>
        </w:rPr>
        <w:t xml:space="preserve"> </w:t>
      </w:r>
      <w:r w:rsidR="00A96A35" w:rsidRPr="0027638C">
        <w:rPr>
          <w:sz w:val="24"/>
          <w:rPrChange w16du:dateUtc="2026-07-07T18:18:00Z" w:author="Author" w:date="2026-07-07T20:18:00Z" w:id="5192">
            <w:rPr>
              <w:rFonts w:ascii="Times New Roman"/>
              <w:color w:val="000000"/>
            </w:rPr>
          </w:rPrChange>
        </w:rPr>
        <w:t>ut</w:t>
      </w:r>
      <w:r w:rsidR="00A96A35" w:rsidRPr="0027638C">
        <w:rPr>
          <w:sz w:val="24"/>
          <w:rPrChange w16du:dateUtc="2026-07-07T18:18:00Z" w:author="Author" w:date="2026-07-07T20:18:00Z" w:id="5193">
            <w:rPr>
              <w:rFonts w:ascii="Times New Roman"/>
              <w:color w:val="000000"/>
              <w:spacing w:val="9"/>
            </w:rPr>
          </w:rPrChange>
        </w:rPr>
        <w:t xml:space="preserve"> </w:t>
      </w:r>
      <w:r w:rsidR="00A96A35" w:rsidRPr="0027638C">
        <w:rPr>
          <w:sz w:val="24"/>
          <w:rPrChange w16du:dateUtc="2026-07-07T18:18:00Z" w:author="Author" w:date="2026-07-07T20:18:00Z" w:id="5194">
            <w:rPr>
              <w:rFonts w:ascii="Times New Roman"/>
              <w:color w:val="000000"/>
            </w:rPr>
          </w:rPrChange>
        </w:rPr>
        <w:t>labore</w:t>
      </w:r>
      <w:r w:rsidR="00A96A35" w:rsidRPr="0027638C">
        <w:rPr>
          <w:sz w:val="24"/>
          <w:rPrChange w16du:dateUtc="2026-07-07T18:18:00Z" w:author="Author" w:date="2026-07-07T20:18:00Z" w:id="5195">
            <w:rPr>
              <w:rFonts w:ascii="Times New Roman"/>
              <w:color w:val="000000"/>
              <w:spacing w:val="9"/>
            </w:rPr>
          </w:rPrChange>
        </w:rPr>
        <w:t xml:space="preserve"> </w:t>
      </w:r>
      <w:r w:rsidR="00A96A35" w:rsidRPr="0027638C">
        <w:rPr>
          <w:sz w:val="24"/>
          <w:rPrChange w16du:dateUtc="2026-07-07T18:18:00Z" w:author="Author" w:date="2026-07-07T20:18:00Z" w:id="5196">
            <w:rPr>
              <w:rFonts w:ascii="Times New Roman"/>
              <w:color w:val="000000"/>
            </w:rPr>
          </w:rPrChange>
        </w:rPr>
        <w:t>et</w:t>
      </w:r>
      <w:r w:rsidR="00A96A35" w:rsidRPr="0027638C">
        <w:rPr>
          <w:sz w:val="24"/>
          <w:rPrChange w16du:dateUtc="2026-07-07T18:18:00Z" w:author="Author" w:date="2026-07-07T20:18:00Z" w:id="5197">
            <w:rPr>
              <w:rFonts w:ascii="Times New Roman"/>
              <w:color w:val="000000"/>
              <w:spacing w:val="9"/>
            </w:rPr>
          </w:rPrChange>
        </w:rPr>
        <w:t xml:space="preserve"> </w:t>
      </w:r>
      <w:r w:rsidR="00A96A35" w:rsidRPr="0027638C">
        <w:rPr>
          <w:sz w:val="24"/>
          <w:rPrChange w16du:dateUtc="2026-07-07T18:18:00Z" w:author="Author" w:date="2026-07-07T20:18:00Z" w:id="5198">
            <w:rPr>
              <w:rFonts w:ascii="Times New Roman"/>
              <w:color w:val="000000"/>
            </w:rPr>
          </w:rPrChange>
        </w:rPr>
        <w:t>dolore</w:t>
      </w:r>
      <w:r w:rsidR="00A96A35" w:rsidRPr="0027638C">
        <w:rPr>
          <w:sz w:val="24"/>
          <w:rPrChange w16du:dateUtc="2026-07-07T18:18:00Z" w:author="Author" w:date="2026-07-07T20:18:00Z" w:id="5199">
            <w:rPr>
              <w:rFonts w:ascii="Times New Roman"/>
              <w:color w:val="000000"/>
              <w:spacing w:val="9"/>
            </w:rPr>
          </w:rPrChange>
        </w:rPr>
        <w:t xml:space="preserve"> </w:t>
      </w:r>
      <w:r w:rsidR="00A96A35" w:rsidRPr="0027638C">
        <w:rPr>
          <w:sz w:val="24"/>
          <w:rPrChange w16du:dateUtc="2026-07-07T18:18:00Z" w:author="Author" w:date="2026-07-07T20:18:00Z" w:id="5200">
            <w:rPr>
              <w:rFonts w:ascii="Times New Roman"/>
              <w:color w:val="000000"/>
            </w:rPr>
          </w:rPrChange>
        </w:rPr>
        <w:t>Magna</w:t>
      </w:r>
      <w:ins w16du:dateUtc="2026-07-07T18:18:00Z" w:author="Author" w:date="2026-07-07T20:18:00Z" w:id="5201">
        <w:r w:rsidR="00A96A35" w:rsidRPr="0027638C">
          <w:rPr>
            <w:sz w:val="24"/>
            <w:szCs w:val="24"/>
          </w:rPr>
          <w:t>,</w:t>
        </w:r>
      </w:ins>
      <w:r w:rsidR="00A96A35" w:rsidRPr="0027638C">
        <w:rPr>
          <w:sz w:val="24"/>
          <w:rPrChange w16du:dateUtc="2026-07-07T18:18:00Z" w:author="Author" w:date="2026-07-07T20:18:00Z" w:id="5202">
            <w:rPr>
              <w:rFonts w:ascii="Times New Roman"/>
              <w:color w:val="000000"/>
              <w:spacing w:val="9"/>
            </w:rPr>
          </w:rPrChange>
        </w:rPr>
        <w:t xml:space="preserve"> </w:t>
      </w:r>
      <w:r w:rsidR="00A96A35" w:rsidRPr="0027638C">
        <w:rPr>
          <w:sz w:val="24"/>
          <w:rPrChange w16du:dateUtc="2026-07-07T18:18:00Z" w:author="Author" w:date="2026-07-07T20:18:00Z" w:id="5203">
            <w:rPr>
              <w:rFonts w:ascii="Times New Roman"/>
              <w:color w:val="000000"/>
            </w:rPr>
          </w:rPrChange>
        </w:rPr>
        <w:t>aliqua</w:t>
      </w:r>
      <w:r w:rsidR="00A96A35" w:rsidRPr="0027638C">
        <w:rPr>
          <w:sz w:val="24"/>
          <w:rPrChange w16du:dateUtc="2026-07-07T18:18:00Z" w:author="Author" w:date="2026-07-07T20:18:00Z" w:id="5204">
            <w:rPr>
              <w:rFonts w:ascii="Times New Roman"/>
              <w:color w:val="000000"/>
              <w:spacing w:val="9"/>
            </w:rPr>
          </w:rPrChange>
        </w:rPr>
        <w:t xml:space="preserve"> </w:t>
      </w:r>
      <w:del w16du:dateUtc="2026-07-07T18:18:00Z" w:author="Author" w:date="2026-07-07T20:18:00Z" w:id="5205">
        <w:r>
          <w:rPr>
            <w:color w:val="000000"/>
          </w:rPr>
          <w:delText>licences</w:delText>
        </w:r>
      </w:del>
      <w:ins w16du:dateUtc="2026-07-07T18:18:00Z" w:author="Author" w:date="2026-07-07T20:18:00Z" w:id="5206">
        <w:r w:rsidR="00F8133A" w:rsidRPr="0027638C">
          <w:rPr>
            <w:sz w:val="24"/>
            <w:szCs w:val="24"/>
          </w:rPr>
          <w:t>lorem</w:t>
        </w:r>
      </w:ins>
      <w:r w:rsidR="00A96A35" w:rsidRPr="0027638C">
        <w:rPr>
          <w:sz w:val="24"/>
          <w:rPrChange w16du:dateUtc="2026-07-07T18:18:00Z" w:author="Author" w:date="2026-07-07T20:18:00Z" w:id="5207">
            <w:rPr>
              <w:rFonts w:ascii="Times New Roman"/>
              <w:color w:val="000000"/>
              <w:spacing w:val="9"/>
            </w:rPr>
          </w:rPrChange>
        </w:rPr>
        <w:t xml:space="preserve"> </w:t>
      </w:r>
      <w:r w:rsidR="00A96A35" w:rsidRPr="0027638C">
        <w:rPr>
          <w:sz w:val="24"/>
          <w:rPrChange w16du:dateUtc="2026-07-07T18:18:00Z" w:author="Author" w:date="2026-07-07T20:18:00Z" w:id="5208">
            <w:rPr>
              <w:rFonts w:ascii="Times New Roman" w:hAnsi="Times New Roman"/>
              <w:color w:val="000000"/>
            </w:rPr>
          </w:rPrChange>
        </w:rPr>
        <w:t>ipsum</w:t>
      </w:r>
      <w:del w16du:dateUtc="2026-07-07T18:18:00Z" w:author="Author" w:date="2026-07-07T20:18:00Z" w:id="5209">
        <w:r>
          <w:rPr>
            <w:color w:val="000000"/>
          </w:rPr>
          <w:cr/>
        </w:r>
      </w:del>
      <w:r w:rsidR="00A96A35" w:rsidRPr="0027638C">
        <w:rPr>
          <w:sz w:val="24"/>
          <w:rPrChange w16du:dateUtc="2026-07-07T18:18:00Z" w:author="Author" w:date="2026-07-07T20:18:00Z" w:id="5210">
            <w:rPr>
              <w:rFonts w:ascii="Times New Roman"/>
              <w:color w:val="000000"/>
              <w:spacing w:val="665"/>
            </w:rPr>
          </w:rPrChange>
        </w:rPr>
        <w:t xml:space="preserve"> </w:t>
      </w:r>
      <w:r w:rsidR="00A96A35" w:rsidRPr="0027638C">
        <w:rPr>
          <w:sz w:val="24"/>
          <w:rPrChange w16du:dateUtc="2026-07-07T18:18:00Z" w:author="Author" w:date="2026-07-07T20:18:00Z" w:id="5211">
            <w:rPr>
              <w:rFonts w:ascii="Times New Roman"/>
              <w:color w:val="000000"/>
            </w:rPr>
          </w:rPrChange>
        </w:rPr>
        <w:t xml:space="preserve">dolor Sit-Amet Consectetur </w:t>
      </w:r>
      <w:del w16du:dateUtc="2026-07-07T18:18:00Z" w:author="Author" w:date="2026-07-07T20:18:00Z" w:id="5212">
        <w:r>
          <w:rPr>
            <w:color w:val="000000"/>
          </w:rPr>
          <w:delText>hall</w:delText>
        </w:r>
      </w:del>
      <w:ins w16du:dateUtc="2026-07-07T18:18:00Z" w:author="Author" w:date="2026-07-07T20:18:00Z" w:id="5213">
        <w:r w:rsidR="00F8133A" w:rsidRPr="0027638C">
          <w:rPr>
            <w:sz w:val="24"/>
            <w:szCs w:val="24"/>
          </w:rPr>
          <w:t>adipiscing</w:t>
        </w:r>
        <w:r w:rsidR="00A96A35" w:rsidRPr="0027638C">
          <w:rPr>
            <w:sz w:val="24"/>
            <w:szCs w:val="24"/>
          </w:rPr>
          <w:t>elit</w:t>
        </w:r>
      </w:ins>
      <w:r w:rsidR="00A96A35" w:rsidRPr="0027638C">
        <w:rPr>
          <w:sz w:val="24"/>
          <w:rPrChange w16du:dateUtc="2026-07-07T18:18:00Z" w:author="Author" w:date="2026-07-07T20:18:00Z" w:id="5214">
            <w:rPr>
              <w:rFonts w:ascii="Times New Roman"/>
              <w:color w:val="000000"/>
            </w:rPr>
          </w:rPrChange>
        </w:rPr>
        <w:t xml:space="preserve"> sed do eiusmod Tempor.</w:t>
      </w:r>
    </w:p>
    <w:p w14:paraId="584D9192" w14:textId="77777777" w:rsidR="009609E8" w:rsidRDefault="00000000" w:rsidRPr="0027638C">
      <w:pPr>
        <w:pStyle w:val="ListParagraph"/>
        <w:numPr>
          <w:ilvl w:val="1"/>
          <w:numId w:val="5"/>
        </w:numPr>
        <w:tabs>
          <w:tab w:pos="1438" w:val="left"/>
          <w:tab w:pos="1440" w:val="left"/>
        </w:tabs>
        <w:ind w:right="357"/>
        <w:rPr>
          <w:sz w:val="24"/>
          <w:rPrChange w16du:dateUtc="2026-07-07T18:18:00Z" w:author="Author" w:date="2026-07-07T20:18:00Z" w:id="5215">
            <w:rPr>
              <w:rFonts w:ascii="Times New Roman"/>
              <w:color w:val="000000"/>
            </w:rPr>
          </w:rPrChange>
        </w:rPr>
        <w:pPrChange w16du:dateUtc="2026-07-07T18:18:00Z" w:author="Author" w:date="2026-07-07T20:18:00Z" w:id="5216">
          <w:pPr>
            <w:spacing w:after="0" w:before="242" w:line="252" w:lineRule="exact"/>
            <w:ind w:left="720"/>
            <w:jc w:val="left"/>
          </w:pPr>
        </w:pPrChange>
      </w:pPr>
      <w:del w16du:dateUtc="2026-07-07T18:18:00Z" w:author="Author" w:date="2026-07-07T20:18:00Z" w:id="5217">
        <w:r>
          <w:rPr>
            <w:color w:val="000000"/>
          </w:rPr>
          <w:delText>(g)</w:delText>
        </w:r>
        <w:r>
          <w:rPr>
            <w:color w:val="000000"/>
            <w:spacing w:val="409"/>
          </w:rPr>
          <w:delText xml:space="preserve"> </w:delText>
        </w:r>
      </w:del>
      <w:r w:rsidR="00A96A35" w:rsidRPr="0027638C">
        <w:rPr>
          <w:sz w:val="24"/>
          <w:u w:val="single"/>
          <w:rPrChange w16du:dateUtc="2026-07-07T18:18:00Z" w:author="Author" w:date="2026-07-07T20:18:00Z" w:id="5218">
            <w:rPr>
              <w:rFonts w:ascii="Times New Roman"/>
              <w:color w:val="000000"/>
              <w:u w:val="single"/>
            </w:rPr>
          </w:rPrChange>
        </w:rPr>
        <w:t>Incididunt</w:t>
      </w:r>
      <w:r w:rsidR="00A96A35" w:rsidRPr="0027638C">
        <w:rPr>
          <w:sz w:val="24"/>
          <w:u w:val="single"/>
          <w:rPrChange w16du:dateUtc="2026-07-07T18:18:00Z" w:author="Author" w:date="2026-07-07T20:18:00Z" w:id="5219">
            <w:rPr>
              <w:rFonts w:ascii="Times New Roman"/>
              <w:color w:val="000000"/>
              <w:spacing w:val="70"/>
              <w:u w:val="single"/>
            </w:rPr>
          </w:rPrChange>
        </w:rPr>
        <w:t xml:space="preserve"> </w:t>
      </w:r>
      <w:r w:rsidR="00A96A35" w:rsidRPr="0027638C">
        <w:rPr>
          <w:sz w:val="24"/>
          <w:u w:val="single"/>
          <w:rPrChange w16du:dateUtc="2026-07-07T18:18:00Z" w:author="Author" w:date="2026-07-07T20:18:00Z" w:id="5220">
            <w:rPr>
              <w:rFonts w:ascii="Times New Roman"/>
              <w:color w:val="000000"/>
              <w:u w:val="single"/>
            </w:rPr>
          </w:rPrChange>
        </w:rPr>
        <w:t>Ut.</w:t>
      </w:r>
      <w:r w:rsidR="00A96A35" w:rsidRPr="0027638C">
        <w:rPr>
          <w:sz w:val="24"/>
          <w:rPrChange w16du:dateUtc="2026-07-07T18:18:00Z" w:author="Author" w:date="2026-07-07T20:18:00Z" w:id="5221">
            <w:rPr>
              <w:rFonts w:ascii="Times New Roman"/>
              <w:color w:val="000000"/>
              <w:spacing w:val="70"/>
            </w:rPr>
          </w:rPrChange>
        </w:rPr>
        <w:t xml:space="preserve"> </w:t>
      </w:r>
      <w:r w:rsidR="00A96A35" w:rsidRPr="0027638C">
        <w:rPr>
          <w:sz w:val="24"/>
          <w:rPrChange w16du:dateUtc="2026-07-07T18:18:00Z" w:author="Author" w:date="2026-07-07T20:18:00Z" w:id="5222">
            <w:rPr>
              <w:rFonts w:ascii="Times New Roman"/>
              <w:color w:val="000000"/>
            </w:rPr>
          </w:rPrChange>
        </w:rPr>
        <w:t>Labore</w:t>
      </w:r>
      <w:r w:rsidR="00A96A35" w:rsidRPr="0027638C">
        <w:rPr>
          <w:sz w:val="24"/>
          <w:rPrChange w16du:dateUtc="2026-07-07T18:18:00Z" w:author="Author" w:date="2026-07-07T20:18:00Z" w:id="5223">
            <w:rPr>
              <w:rFonts w:ascii="Times New Roman"/>
              <w:color w:val="000000"/>
              <w:spacing w:val="70"/>
            </w:rPr>
          </w:rPrChange>
        </w:rPr>
        <w:t xml:space="preserve"> </w:t>
      </w:r>
      <w:r w:rsidR="00A96A35" w:rsidRPr="0027638C">
        <w:rPr>
          <w:sz w:val="24"/>
          <w:rPrChange w16du:dateUtc="2026-07-07T18:18:00Z" w:author="Author" w:date="2026-07-07T20:18:00Z" w:id="5224">
            <w:rPr>
              <w:rFonts w:ascii="Times New Roman"/>
              <w:color w:val="000000"/>
            </w:rPr>
          </w:rPrChange>
        </w:rPr>
        <w:t>et</w:t>
      </w:r>
      <w:r w:rsidR="00A96A35" w:rsidRPr="0027638C">
        <w:rPr>
          <w:sz w:val="24"/>
          <w:rPrChange w16du:dateUtc="2026-07-07T18:18:00Z" w:author="Author" w:date="2026-07-07T20:18:00Z" w:id="5225">
            <w:rPr>
              <w:rFonts w:ascii="Times New Roman"/>
              <w:color w:val="000000"/>
              <w:spacing w:val="70"/>
            </w:rPr>
          </w:rPrChange>
        </w:rPr>
        <w:t xml:space="preserve"> </w:t>
      </w:r>
      <w:r w:rsidR="00A96A35" w:rsidRPr="0027638C">
        <w:rPr>
          <w:sz w:val="24"/>
          <w:rPrChange w16du:dateUtc="2026-07-07T18:18:00Z" w:author="Author" w:date="2026-07-07T20:18:00Z" w:id="5226">
            <w:rPr>
              <w:rFonts w:ascii="Times New Roman"/>
              <w:color w:val="000000"/>
            </w:rPr>
          </w:rPrChange>
        </w:rPr>
        <w:t>dolore</w:t>
      </w:r>
      <w:r w:rsidR="00A96A35" w:rsidRPr="0027638C">
        <w:rPr>
          <w:sz w:val="24"/>
          <w:rPrChange w16du:dateUtc="2026-07-07T18:18:00Z" w:author="Author" w:date="2026-07-07T20:18:00Z" w:id="5227">
            <w:rPr>
              <w:rFonts w:ascii="Times New Roman"/>
              <w:color w:val="000000"/>
              <w:spacing w:val="70"/>
            </w:rPr>
          </w:rPrChange>
        </w:rPr>
        <w:t xml:space="preserve"> </w:t>
      </w:r>
      <w:r w:rsidR="00A96A35" w:rsidRPr="0027638C">
        <w:rPr>
          <w:sz w:val="24"/>
          <w:rPrChange w16du:dateUtc="2026-07-07T18:18:00Z" w:author="Author" w:date="2026-07-07T20:18:00Z" w:id="5228">
            <w:rPr>
              <w:rFonts w:ascii="Times New Roman"/>
              <w:color w:val="000000"/>
            </w:rPr>
          </w:rPrChange>
        </w:rPr>
        <w:t>magna</w:t>
      </w:r>
      <w:r w:rsidR="00A96A35" w:rsidRPr="0027638C">
        <w:rPr>
          <w:sz w:val="24"/>
          <w:rPrChange w16du:dateUtc="2026-07-07T18:18:00Z" w:author="Author" w:date="2026-07-07T20:18:00Z" w:id="5229">
            <w:rPr>
              <w:rFonts w:ascii="Times New Roman"/>
              <w:color w:val="000000"/>
              <w:spacing w:val="70"/>
            </w:rPr>
          </w:rPrChange>
        </w:rPr>
        <w:t xml:space="preserve"> </w:t>
      </w:r>
      <w:r w:rsidR="00A96A35" w:rsidRPr="0027638C">
        <w:rPr>
          <w:sz w:val="24"/>
          <w:rPrChange w16du:dateUtc="2026-07-07T18:18:00Z" w:author="Author" w:date="2026-07-07T20:18:00Z" w:id="5230">
            <w:rPr>
              <w:rFonts w:ascii="Times New Roman"/>
              <w:color w:val="000000"/>
            </w:rPr>
          </w:rPrChange>
        </w:rPr>
        <w:t>Aliqua</w:t>
      </w:r>
      <w:r w:rsidR="00A96A35" w:rsidRPr="0027638C">
        <w:rPr>
          <w:sz w:val="24"/>
          <w:rPrChange w16du:dateUtc="2026-07-07T18:18:00Z" w:author="Author" w:date="2026-07-07T20:18:00Z" w:id="5231">
            <w:rPr>
              <w:rFonts w:ascii="Times New Roman"/>
              <w:color w:val="000000"/>
              <w:spacing w:val="70"/>
            </w:rPr>
          </w:rPrChange>
        </w:rPr>
        <w:t xml:space="preserve"> </w:t>
      </w:r>
      <w:r w:rsidR="00A96A35" w:rsidRPr="0027638C">
        <w:rPr>
          <w:sz w:val="24"/>
          <w:rPrChange w16du:dateUtc="2026-07-07T18:18:00Z" w:author="Author" w:date="2026-07-07T20:18:00Z" w:id="5232">
            <w:rPr>
              <w:rFonts w:ascii="Times New Roman"/>
              <w:color w:val="000000"/>
            </w:rPr>
          </w:rPrChange>
        </w:rPr>
        <w:t>Lorem</w:t>
      </w:r>
      <w:r w:rsidR="00A96A35" w:rsidRPr="0027638C">
        <w:rPr>
          <w:sz w:val="24"/>
          <w:rPrChange w16du:dateUtc="2026-07-07T18:18:00Z" w:author="Author" w:date="2026-07-07T20:18:00Z" w:id="5233">
            <w:rPr>
              <w:rFonts w:ascii="Times New Roman"/>
              <w:color w:val="000000"/>
              <w:spacing w:val="70"/>
            </w:rPr>
          </w:rPrChange>
        </w:rPr>
        <w:t xml:space="preserve"> </w:t>
      </w:r>
      <w:r w:rsidR="00A96A35" w:rsidRPr="0027638C">
        <w:rPr>
          <w:sz w:val="24"/>
          <w:rPrChange w16du:dateUtc="2026-07-07T18:18:00Z" w:author="Author" w:date="2026-07-07T20:18:00Z" w:id="5234">
            <w:rPr>
              <w:rFonts w:ascii="Times New Roman"/>
              <w:color w:val="000000"/>
            </w:rPr>
          </w:rPrChange>
        </w:rPr>
        <w:t>ipsum</w:t>
      </w:r>
      <w:r w:rsidR="00A96A35" w:rsidRPr="0027638C">
        <w:rPr>
          <w:sz w:val="24"/>
          <w:rPrChange w16du:dateUtc="2026-07-07T18:18:00Z" w:author="Author" w:date="2026-07-07T20:18:00Z" w:id="5235">
            <w:rPr>
              <w:rFonts w:ascii="Times New Roman"/>
              <w:color w:val="000000"/>
              <w:spacing w:val="70"/>
            </w:rPr>
          </w:rPrChange>
        </w:rPr>
        <w:t xml:space="preserve"> </w:t>
      </w:r>
      <w:r w:rsidR="00A96A35" w:rsidRPr="0027638C">
        <w:rPr>
          <w:sz w:val="24"/>
          <w:rPrChange w16du:dateUtc="2026-07-07T18:18:00Z" w:author="Author" w:date="2026-07-07T20:18:00Z" w:id="5236">
            <w:rPr>
              <w:rFonts w:ascii="Times New Roman"/>
              <w:color w:val="000000"/>
            </w:rPr>
          </w:rPrChange>
        </w:rPr>
        <w:t>dolor</w:t>
      </w:r>
      <w:r w:rsidR="00A96A35" w:rsidRPr="0027638C">
        <w:rPr>
          <w:sz w:val="24"/>
          <w:rPrChange w16du:dateUtc="2026-07-07T18:18:00Z" w:author="Author" w:date="2026-07-07T20:18:00Z" w:id="5237">
            <w:rPr>
              <w:rFonts w:ascii="Times New Roman"/>
              <w:color w:val="000000"/>
              <w:spacing w:val="70"/>
            </w:rPr>
          </w:rPrChange>
        </w:rPr>
        <w:t xml:space="preserve"> </w:t>
      </w:r>
      <w:r w:rsidR="00A96A35" w:rsidRPr="0027638C">
        <w:rPr>
          <w:sz w:val="24"/>
          <w:rPrChange w16du:dateUtc="2026-07-07T18:18:00Z" w:author="Author" w:date="2026-07-07T20:18:00Z" w:id="5238">
            <w:rPr>
              <w:rFonts w:ascii="Times New Roman"/>
              <w:color w:val="000000"/>
            </w:rPr>
          </w:rPrChange>
        </w:rPr>
        <w:t>sit</w:t>
      </w:r>
      <w:r w:rsidR="00A96A35" w:rsidRPr="0027638C">
        <w:rPr>
          <w:sz w:val="24"/>
          <w:rPrChange w16du:dateUtc="2026-07-07T18:18:00Z" w:author="Author" w:date="2026-07-07T20:18:00Z" w:id="5239">
            <w:rPr>
              <w:rFonts w:ascii="Times New Roman"/>
              <w:color w:val="000000"/>
              <w:spacing w:val="70"/>
            </w:rPr>
          </w:rPrChange>
        </w:rPr>
        <w:t xml:space="preserve"> </w:t>
      </w:r>
      <w:r w:rsidR="00A96A35" w:rsidRPr="0027638C">
        <w:rPr>
          <w:sz w:val="24"/>
          <w:rPrChange w16du:dateUtc="2026-07-07T18:18:00Z" w:author="Author" w:date="2026-07-07T20:18:00Z" w:id="5240">
            <w:rPr>
              <w:rFonts w:ascii="Times New Roman" w:hAnsi="Times New Roman"/>
              <w:color w:val="000000"/>
            </w:rPr>
          </w:rPrChange>
        </w:rPr>
        <w:t>amet</w:t>
      </w:r>
      <w:del w16du:dateUtc="2026-07-07T18:18:00Z" w:author="Author" w:date="2026-07-07T20:18:00Z" w:id="5241">
        <w:r>
          <w:rPr>
            <w:color w:val="000000"/>
          </w:rPr>
          <w:cr/>
        </w:r>
      </w:del>
      <w:r w:rsidR="00A96A35" w:rsidRPr="0027638C">
        <w:rPr>
          <w:sz w:val="24"/>
          <w:rPrChange w16du:dateUtc="2026-07-07T18:18:00Z" w:author="Author" w:date="2026-07-07T20:18:00Z" w:id="5242">
            <w:rPr>
              <w:rFonts w:ascii="Times New Roman"/>
              <w:color w:val="000000"/>
              <w:spacing w:val="665"/>
            </w:rPr>
          </w:rPrChange>
        </w:rPr>
        <w:t xml:space="preserve"> </w:t>
      </w:r>
      <w:r w:rsidR="00A96A35" w:rsidRPr="0027638C">
        <w:rPr>
          <w:sz w:val="24"/>
          <w:rPrChange w16du:dateUtc="2026-07-07T18:18:00Z" w:author="Author" w:date="2026-07-07T20:18:00Z" w:id="5243">
            <w:rPr>
              <w:rFonts w:ascii="Times New Roman"/>
              <w:color w:val="000000"/>
            </w:rPr>
          </w:rPrChange>
        </w:rPr>
        <w:t>consectetur</w:t>
      </w:r>
      <w:r w:rsidR="00A96A35" w:rsidRPr="0027638C">
        <w:rPr>
          <w:sz w:val="24"/>
          <w:rPrChange w16du:dateUtc="2026-07-07T18:18:00Z" w:author="Author" w:date="2026-07-07T20:18:00Z" w:id="5244">
            <w:rPr>
              <w:rFonts w:ascii="Times New Roman"/>
              <w:color w:val="000000"/>
              <w:spacing w:val="5"/>
            </w:rPr>
          </w:rPrChange>
        </w:rPr>
        <w:t xml:space="preserve"> </w:t>
      </w:r>
      <w:r w:rsidR="00A96A35" w:rsidRPr="0027638C">
        <w:rPr>
          <w:sz w:val="24"/>
          <w:rPrChange w16du:dateUtc="2026-07-07T18:18:00Z" w:author="Author" w:date="2026-07-07T20:18:00Z" w:id="5245">
            <w:rPr>
              <w:rFonts w:ascii="Times New Roman"/>
              <w:color w:val="000000"/>
            </w:rPr>
          </w:rPrChange>
        </w:rPr>
        <w:t>Adipiscing,</w:t>
      </w:r>
      <w:r w:rsidR="00A96A35" w:rsidRPr="0027638C">
        <w:rPr>
          <w:sz w:val="24"/>
          <w:rPrChange w16du:dateUtc="2026-07-07T18:18:00Z" w:author="Author" w:date="2026-07-07T20:18:00Z" w:id="5246">
            <w:rPr>
              <w:rFonts w:ascii="Times New Roman"/>
              <w:color w:val="000000"/>
              <w:spacing w:val="5"/>
            </w:rPr>
          </w:rPrChange>
        </w:rPr>
        <w:t xml:space="preserve"> </w:t>
      </w:r>
      <w:r w:rsidR="00A96A35" w:rsidRPr="0027638C">
        <w:rPr>
          <w:sz w:val="24"/>
          <w:rPrChange w16du:dateUtc="2026-07-07T18:18:00Z" w:author="Author" w:date="2026-07-07T20:18:00Z" w:id="5247">
            <w:rPr>
              <w:rFonts w:ascii="Times New Roman"/>
              <w:color w:val="000000"/>
            </w:rPr>
          </w:rPrChange>
        </w:rPr>
        <w:t>elit</w:t>
      </w:r>
      <w:r w:rsidR="00A96A35" w:rsidRPr="0027638C">
        <w:rPr>
          <w:sz w:val="24"/>
          <w:rPrChange w16du:dateUtc="2026-07-07T18:18:00Z" w:author="Author" w:date="2026-07-07T20:18:00Z" w:id="5248">
            <w:rPr>
              <w:rFonts w:ascii="Times New Roman"/>
              <w:color w:val="000000"/>
              <w:spacing w:val="5"/>
            </w:rPr>
          </w:rPrChange>
        </w:rPr>
        <w:t xml:space="preserve"> </w:t>
      </w:r>
      <w:r w:rsidR="00A96A35" w:rsidRPr="0027638C">
        <w:rPr>
          <w:sz w:val="24"/>
          <w:rPrChange w16du:dateUtc="2026-07-07T18:18:00Z" w:author="Author" w:date="2026-07-07T20:18:00Z" w:id="5249">
            <w:rPr>
              <w:rFonts w:ascii="Times New Roman"/>
              <w:color w:val="000000"/>
            </w:rPr>
          </w:rPrChange>
        </w:rPr>
        <w:t>sed</w:t>
      </w:r>
      <w:r w:rsidR="00A96A35" w:rsidRPr="0027638C">
        <w:rPr>
          <w:sz w:val="24"/>
          <w:rPrChange w16du:dateUtc="2026-07-07T18:18:00Z" w:author="Author" w:date="2026-07-07T20:18:00Z" w:id="5250">
            <w:rPr>
              <w:rFonts w:ascii="Times New Roman"/>
              <w:color w:val="000000"/>
              <w:spacing w:val="5"/>
            </w:rPr>
          </w:rPrChange>
        </w:rPr>
        <w:t xml:space="preserve"> </w:t>
      </w:r>
      <w:r w:rsidR="00A96A35" w:rsidRPr="0027638C">
        <w:rPr>
          <w:sz w:val="24"/>
          <w:rPrChange w16du:dateUtc="2026-07-07T18:18:00Z" w:author="Author" w:date="2026-07-07T20:18:00Z" w:id="5251">
            <w:rPr>
              <w:rFonts w:ascii="Times New Roman"/>
              <w:color w:val="000000"/>
            </w:rPr>
          </w:rPrChange>
        </w:rPr>
        <w:t>do</w:t>
      </w:r>
      <w:r w:rsidR="00A96A35" w:rsidRPr="0027638C">
        <w:rPr>
          <w:sz w:val="24"/>
          <w:rPrChange w16du:dateUtc="2026-07-07T18:18:00Z" w:author="Author" w:date="2026-07-07T20:18:00Z" w:id="5252">
            <w:rPr>
              <w:rFonts w:ascii="Times New Roman"/>
              <w:color w:val="000000"/>
              <w:spacing w:val="5"/>
            </w:rPr>
          </w:rPrChange>
        </w:rPr>
        <w:t xml:space="preserve"> </w:t>
      </w:r>
      <w:r w:rsidR="00A96A35" w:rsidRPr="0027638C">
        <w:rPr>
          <w:sz w:val="24"/>
          <w:rPrChange w16du:dateUtc="2026-07-07T18:18:00Z" w:author="Author" w:date="2026-07-07T20:18:00Z" w:id="5253">
            <w:rPr>
              <w:rFonts w:ascii="Times New Roman"/>
              <w:color w:val="000000"/>
            </w:rPr>
          </w:rPrChange>
        </w:rPr>
        <w:t>eiusmod</w:t>
      </w:r>
      <w:r w:rsidR="00A96A35" w:rsidRPr="0027638C">
        <w:rPr>
          <w:sz w:val="24"/>
          <w:rPrChange w16du:dateUtc="2026-07-07T18:18:00Z" w:author="Author" w:date="2026-07-07T20:18:00Z" w:id="5254">
            <w:rPr>
              <w:rFonts w:ascii="Times New Roman"/>
              <w:color w:val="000000"/>
              <w:spacing w:val="5"/>
            </w:rPr>
          </w:rPrChange>
        </w:rPr>
        <w:t xml:space="preserve"> </w:t>
      </w:r>
      <w:r w:rsidR="00A96A35" w:rsidRPr="0027638C">
        <w:rPr>
          <w:sz w:val="24"/>
          <w:rPrChange w16du:dateUtc="2026-07-07T18:18:00Z" w:author="Author" w:date="2026-07-07T20:18:00Z" w:id="5255">
            <w:rPr>
              <w:rFonts w:ascii="Times New Roman"/>
              <w:color w:val="000000"/>
            </w:rPr>
          </w:rPrChange>
        </w:rPr>
        <w:t>tempor</w:t>
      </w:r>
      <w:r w:rsidR="00A96A35" w:rsidRPr="0027638C">
        <w:rPr>
          <w:sz w:val="24"/>
          <w:rPrChange w16du:dateUtc="2026-07-07T18:18:00Z" w:author="Author" w:date="2026-07-07T20:18:00Z" w:id="5256">
            <w:rPr>
              <w:rFonts w:ascii="Times New Roman"/>
              <w:color w:val="000000"/>
              <w:spacing w:val="5"/>
            </w:rPr>
          </w:rPrChange>
        </w:rPr>
        <w:t xml:space="preserve"> </w:t>
      </w:r>
      <w:r w:rsidR="00A96A35" w:rsidRPr="0027638C">
        <w:rPr>
          <w:sz w:val="24"/>
          <w:rPrChange w16du:dateUtc="2026-07-07T18:18:00Z" w:author="Author" w:date="2026-07-07T20:18:00Z" w:id="5257">
            <w:rPr>
              <w:rFonts w:ascii="Times New Roman"/>
              <w:color w:val="000000"/>
            </w:rPr>
          </w:rPrChange>
        </w:rPr>
        <w:t>incididunt</w:t>
      </w:r>
      <w:r w:rsidR="00A96A35" w:rsidRPr="0027638C">
        <w:rPr>
          <w:sz w:val="24"/>
          <w:rPrChange w16du:dateUtc="2026-07-07T18:18:00Z" w:author="Author" w:date="2026-07-07T20:18:00Z" w:id="5258">
            <w:rPr>
              <w:rFonts w:ascii="Times New Roman"/>
              <w:color w:val="000000"/>
              <w:spacing w:val="5"/>
            </w:rPr>
          </w:rPrChange>
        </w:rPr>
        <w:t xml:space="preserve"> </w:t>
      </w:r>
      <w:r w:rsidR="00A96A35" w:rsidRPr="0027638C">
        <w:rPr>
          <w:sz w:val="24"/>
          <w:rPrChange w16du:dateUtc="2026-07-07T18:18:00Z" w:author="Author" w:date="2026-07-07T20:18:00Z" w:id="5259">
            <w:rPr>
              <w:rFonts w:ascii="Times New Roman"/>
              <w:color w:val="000000"/>
            </w:rPr>
          </w:rPrChange>
        </w:rPr>
        <w:t>ut</w:t>
      </w:r>
      <w:r w:rsidR="00A96A35" w:rsidRPr="0027638C">
        <w:rPr>
          <w:sz w:val="24"/>
          <w:rPrChange w16du:dateUtc="2026-07-07T18:18:00Z" w:author="Author" w:date="2026-07-07T20:18:00Z" w:id="5260">
            <w:rPr>
              <w:rFonts w:ascii="Times New Roman"/>
              <w:color w:val="000000"/>
              <w:spacing w:val="5"/>
            </w:rPr>
          </w:rPrChange>
        </w:rPr>
        <w:t xml:space="preserve"> </w:t>
      </w:r>
      <w:r w:rsidR="00A96A35" w:rsidRPr="0027638C">
        <w:rPr>
          <w:sz w:val="24"/>
          <w:rPrChange w16du:dateUtc="2026-07-07T18:18:00Z" w:author="Author" w:date="2026-07-07T20:18:00Z" w:id="5261">
            <w:rPr>
              <w:rFonts w:ascii="Times New Roman"/>
              <w:color w:val="000000"/>
            </w:rPr>
          </w:rPrChange>
        </w:rPr>
        <w:t>labore</w:t>
      </w:r>
      <w:r w:rsidR="00A96A35" w:rsidRPr="0027638C">
        <w:rPr>
          <w:sz w:val="24"/>
          <w:rPrChange w16du:dateUtc="2026-07-07T18:18:00Z" w:author="Author" w:date="2026-07-07T20:18:00Z" w:id="5262">
            <w:rPr>
              <w:rFonts w:ascii="Times New Roman"/>
              <w:color w:val="000000"/>
              <w:spacing w:val="5"/>
            </w:rPr>
          </w:rPrChange>
        </w:rPr>
        <w:t xml:space="preserve"> </w:t>
      </w:r>
      <w:r w:rsidR="00A96A35" w:rsidRPr="0027638C">
        <w:rPr>
          <w:sz w:val="24"/>
          <w:rPrChange w16du:dateUtc="2026-07-07T18:18:00Z" w:author="Author" w:date="2026-07-07T20:18:00Z" w:id="5263">
            <w:rPr>
              <w:rFonts w:ascii="Times New Roman"/>
              <w:color w:val="000000"/>
            </w:rPr>
          </w:rPrChange>
        </w:rPr>
        <w:t>et</w:t>
      </w:r>
      <w:r w:rsidR="00A96A35" w:rsidRPr="0027638C">
        <w:rPr>
          <w:sz w:val="24"/>
          <w:rPrChange w16du:dateUtc="2026-07-07T18:18:00Z" w:author="Author" w:date="2026-07-07T20:18:00Z" w:id="5264">
            <w:rPr>
              <w:rFonts w:ascii="Times New Roman"/>
              <w:color w:val="000000"/>
              <w:spacing w:val="5"/>
            </w:rPr>
          </w:rPrChange>
        </w:rPr>
        <w:t xml:space="preserve"> </w:t>
      </w:r>
      <w:r w:rsidR="00A96A35" w:rsidRPr="0027638C">
        <w:rPr>
          <w:sz w:val="24"/>
          <w:rPrChange w16du:dateUtc="2026-07-07T18:18:00Z" w:author="Author" w:date="2026-07-07T20:18:00Z" w:id="5265">
            <w:rPr>
              <w:rFonts w:ascii="Times New Roman"/>
              <w:color w:val="000000"/>
            </w:rPr>
          </w:rPrChange>
        </w:rPr>
        <w:t>dolore</w:t>
      </w:r>
      <w:r w:rsidR="00A96A35" w:rsidRPr="0027638C">
        <w:rPr>
          <w:sz w:val="24"/>
          <w:rPrChange w16du:dateUtc="2026-07-07T18:18:00Z" w:author="Author" w:date="2026-07-07T20:18:00Z" w:id="5266">
            <w:rPr>
              <w:rFonts w:ascii="Times New Roman"/>
              <w:color w:val="000000"/>
              <w:spacing w:val="5"/>
            </w:rPr>
          </w:rPrChange>
        </w:rPr>
        <w:t xml:space="preserve"> </w:t>
      </w:r>
      <w:r w:rsidR="00A96A35" w:rsidRPr="0027638C">
        <w:rPr>
          <w:sz w:val="24"/>
          <w:rPrChange w16du:dateUtc="2026-07-07T18:18:00Z" w:author="Author" w:date="2026-07-07T20:18:00Z" w:id="5267">
            <w:rPr>
              <w:rFonts w:ascii="Times New Roman"/>
              <w:color w:val="000000"/>
            </w:rPr>
          </w:rPrChange>
        </w:rPr>
        <w:t>magna</w:t>
      </w:r>
      <w:r w:rsidR="00A96A35" w:rsidRPr="0027638C">
        <w:rPr>
          <w:sz w:val="24"/>
          <w:rPrChange w16du:dateUtc="2026-07-07T18:18:00Z" w:author="Author" w:date="2026-07-07T20:18:00Z" w:id="5268">
            <w:rPr>
              <w:rFonts w:ascii="Times New Roman"/>
              <w:color w:val="000000"/>
              <w:spacing w:val="5"/>
            </w:rPr>
          </w:rPrChange>
        </w:rPr>
        <w:t xml:space="preserve"> </w:t>
      </w:r>
      <w:r w:rsidR="00A96A35" w:rsidRPr="0027638C">
        <w:rPr>
          <w:sz w:val="24"/>
          <w:rPrChange w16du:dateUtc="2026-07-07T18:18:00Z" w:author="Author" w:date="2026-07-07T20:18:00Z" w:id="5269">
            <w:rPr>
              <w:rFonts w:ascii="Times New Roman"/>
              <w:color w:val="000000"/>
            </w:rPr>
          </w:rPrChange>
        </w:rPr>
        <w:t>aliqua</w:t>
      </w:r>
      <w:r w:rsidR="00A96A35" w:rsidRPr="0027638C">
        <w:rPr>
          <w:sz w:val="24"/>
          <w:rPrChange w16du:dateUtc="2026-07-07T18:18:00Z" w:author="Author" w:date="2026-07-07T20:18:00Z" w:id="5270">
            <w:rPr>
              <w:rFonts w:ascii="Times New Roman"/>
              <w:color w:val="000000"/>
              <w:spacing w:val="5"/>
            </w:rPr>
          </w:rPrChange>
        </w:rPr>
        <w:t xml:space="preserve"> </w:t>
      </w:r>
      <w:r w:rsidR="00A96A35" w:rsidRPr="0027638C">
        <w:rPr>
          <w:sz w:val="24"/>
          <w:rPrChange w16du:dateUtc="2026-07-07T18:18:00Z" w:author="Author" w:date="2026-07-07T20:18:00Z" w:id="5271">
            <w:rPr>
              <w:rFonts w:ascii="Times New Roman" w:hAnsi="Times New Roman"/>
              <w:color w:val="000000"/>
            </w:rPr>
          </w:rPrChange>
        </w:rPr>
        <w:t>lorem</w:t>
      </w:r>
      <w:del w16du:dateUtc="2026-07-07T18:18:00Z" w:author="Author" w:date="2026-07-07T20:18:00Z" w:id="5272">
        <w:r>
          <w:rPr>
            <w:color w:val="000000"/>
          </w:rPr>
          <w:cr/>
        </w:r>
      </w:del>
      <w:r w:rsidR="00A96A35" w:rsidRPr="0027638C">
        <w:rPr>
          <w:sz w:val="24"/>
          <w:rPrChange w16du:dateUtc="2026-07-07T18:18:00Z" w:author="Author" w:date="2026-07-07T20:18:00Z" w:id="5273">
            <w:rPr>
              <w:rFonts w:ascii="Times New Roman"/>
              <w:color w:val="000000"/>
              <w:spacing w:val="665"/>
            </w:rPr>
          </w:rPrChange>
        </w:rPr>
        <w:t xml:space="preserve"> </w:t>
      </w:r>
      <w:r w:rsidR="00A96A35" w:rsidRPr="0027638C">
        <w:rPr>
          <w:sz w:val="24"/>
          <w:rPrChange w16du:dateUtc="2026-07-07T18:18:00Z" w:author="Author" w:date="2026-07-07T20:18:00Z" w:id="5274">
            <w:rPr>
              <w:rFonts w:ascii="Times New Roman"/>
              <w:color w:val="000000"/>
            </w:rPr>
          </w:rPrChange>
        </w:rPr>
        <w:t>ipsum Dolor sit amet consectetur adipiscing elit Sed.</w:t>
      </w:r>
    </w:p>
    <w:p w14:paraId="56142E27" w14:textId="7C9BFB63" w:rsidP="00081F9E" w:rsidR="00081F9E" w:rsidRDefault="00000000" w:rsidRPr="0027638C">
      <w:pPr>
        <w:pStyle w:val="ListParagraph"/>
        <w:numPr>
          <w:ilvl w:val="1"/>
          <w:numId w:val="5"/>
        </w:numPr>
        <w:tabs>
          <w:tab w:pos="1438" w:val="left"/>
          <w:tab w:pos="1440" w:val="left"/>
        </w:tabs>
        <w:ind w:right="357"/>
        <w:rPr>
          <w:ins w16du:dateUtc="2026-07-07T18:18:00Z" w:author="Author" w:date="2026-07-07T20:18:00Z" w:id="5275"/>
          <w:sz w:val="24"/>
          <w:szCs w:val="24"/>
        </w:rPr>
      </w:pPr>
      <w:del w16du:dateUtc="2026-07-07T18:18:00Z" w:author="Author" w:date="2026-07-07T20:18:00Z" w:id="5276">
        <w:r>
          <w:rPr>
            <w:color w:val="000000"/>
          </w:rPr>
          <w:delText>3.</w:delText>
        </w:r>
      </w:del>
      <w:ins w16du:dateUtc="2026-07-07T18:18:00Z" w:author="Author" w:date="2026-07-07T20:18:00Z" w:id="5277">
        <w:r w:rsidR="00081F9E" w:rsidRPr="0027638C">
          <w:rPr>
            <w:sz w:val="24"/>
            <w:szCs w:val="24"/>
            <w:u w:val="single"/>
          </w:rPr>
          <w:t>DO Eiusmod</w:t>
        </w:r>
        <w:r w:rsidR="00081F9E" w:rsidRPr="0027638C">
          <w:rPr>
            <w:sz w:val="24"/>
            <w:szCs w:val="24"/>
          </w:rPr>
          <w:t>.</w:t>
        </w:r>
      </w:ins>
    </w:p>
    <w:p w14:paraId="5881C28A" w14:textId="43BB44BC" w:rsidP="00081F9E" w:rsidR="00081F9E" w:rsidRDefault="00081F9E" w:rsidRPr="0027638C">
      <w:pPr>
        <w:pStyle w:val="ListParagraph"/>
        <w:numPr>
          <w:ilvl w:val="2"/>
          <w:numId w:val="5"/>
        </w:numPr>
        <w:tabs>
          <w:tab w:pos="1438" w:val="left"/>
          <w:tab w:pos="1440" w:val="left"/>
        </w:tabs>
        <w:ind w:right="357"/>
        <w:rPr>
          <w:ins w16du:dateUtc="2026-07-07T18:18:00Z" w:author="Author" w:date="2026-07-07T20:18:00Z" w:id="5278"/>
          <w:sz w:val="24"/>
          <w:szCs w:val="24"/>
        </w:rPr>
      </w:pPr>
      <w:ins w16du:dateUtc="2026-07-07T18:18:00Z" w:author="Author" w:date="2026-07-07T20:18:00Z" w:id="5279">
        <w:r w:rsidRPr="0027638C">
          <w:rPr>
            <w:i/>
            <w:iCs/>
            <w:sz w:val="24"/>
            <w:szCs w:val="24"/>
          </w:rPr>
          <w:t>Tempor incididunt Ut Labore</w:t>
        </w:r>
        <w:r w:rsidRPr="0027638C">
          <w:rPr>
            <w:sz w:val="24"/>
            <w:szCs w:val="24"/>
          </w:rPr>
          <w:t>. Et dolore magna aliqua lorem IPSUM Dolor sit amet, consectetur adipiscing, elit sed do Eiusmod’tempor incididunt, ut, labore et dolore magna Aliqua’lorem ipsum dolor sit. Amet consectetur Adipiscing elit sed do-eiusmod tempor incididunt ut labore et dolore magna aliqua lorem. Ipsum dolor sit amet Consectetur’adipiscing elit sed do eiusmod tempor incididunt ut Labore et dolore magna aliqua lorem.</w:t>
        </w:r>
      </w:ins>
    </w:p>
    <w:p w14:paraId="3987347E" w14:textId="5BE8BC15" w:rsidP="00081F9E" w:rsidR="00081F9E" w:rsidRDefault="00081F9E" w:rsidRPr="0027638C">
      <w:pPr>
        <w:pStyle w:val="ListParagraph"/>
        <w:numPr>
          <w:ilvl w:val="2"/>
          <w:numId w:val="5"/>
        </w:numPr>
        <w:tabs>
          <w:tab w:pos="1438" w:val="left"/>
          <w:tab w:pos="1440" w:val="left"/>
        </w:tabs>
        <w:ind w:right="357"/>
        <w:rPr>
          <w:ins w16du:dateUtc="2026-07-07T18:18:00Z" w:author="Author" w:date="2026-07-07T20:18:00Z" w:id="5280"/>
          <w:sz w:val="24"/>
          <w:szCs w:val="24"/>
        </w:rPr>
      </w:pPr>
      <w:ins w16du:dateUtc="2026-07-07T18:18:00Z" w:author="Author" w:date="2026-07-07T20:18:00Z" w:id="5281">
        <w:r w:rsidRPr="0027638C">
          <w:rPr>
            <w:i/>
            <w:iCs/>
            <w:sz w:val="24"/>
            <w:szCs w:val="24"/>
          </w:rPr>
          <w:t>Ipsum dolor Sit Amet</w:t>
        </w:r>
        <w:r w:rsidRPr="0027638C">
          <w:rPr>
            <w:sz w:val="24"/>
            <w:szCs w:val="24"/>
          </w:rPr>
          <w:t>. Consectetur adipiscing elit sed do eiusmod tempor incididunt UT Labore et, dolore: (magna) aliqua lorem ipsum dolor, sit, amet-consectetur adipiscing, elit sed, do eiusmod tempor incididunt; (ut) labore et dolore magna Aliqua; lorem (ipsum) dolor sit amet consectetur-adipiscing elit sed do eiusmod Tempor Incididunt, ut labore, et, dolore magna aliqua, lorem ipsum dolor sit amet consectetur Adipiscing. Elit sed do eiusmod Tempor incididunt ut labore et dolore magna aliqua lorem ipsum dolor sit amet consectetur.</w:t>
        </w:r>
      </w:ins>
    </w:p>
    <w:p w14:paraId="119A9D65" w14:textId="013129F3" w:rsidP="00081F9E" w:rsidR="00081F9E" w:rsidRDefault="00081F9E" w:rsidRPr="0027638C">
      <w:pPr>
        <w:pStyle w:val="ListParagraph"/>
        <w:numPr>
          <w:ilvl w:val="2"/>
          <w:numId w:val="5"/>
        </w:numPr>
        <w:tabs>
          <w:tab w:pos="1438" w:val="left"/>
          <w:tab w:pos="1440" w:val="left"/>
        </w:tabs>
        <w:ind w:right="357"/>
        <w:rPr>
          <w:ins w16du:dateUtc="2026-07-07T18:18:00Z" w:author="Author" w:date="2026-07-07T20:18:00Z" w:id="5282"/>
          <w:sz w:val="24"/>
          <w:szCs w:val="24"/>
        </w:rPr>
      </w:pPr>
      <w:ins w16du:dateUtc="2026-07-07T18:18:00Z" w:author="Author" w:date="2026-07-07T20:18:00Z" w:id="5283">
        <w:r w:rsidRPr="0027638C">
          <w:rPr>
            <w:i/>
            <w:iCs/>
            <w:sz w:val="24"/>
            <w:szCs w:val="24"/>
          </w:rPr>
          <w:t>Adipiscing elit Sed-Do Eiusmod</w:t>
        </w:r>
        <w:r w:rsidRPr="0027638C">
          <w:rPr>
            <w:sz w:val="24"/>
            <w:szCs w:val="24"/>
          </w:rPr>
          <w:t xml:space="preserve">. Tempor incididunt ut labore et dolore magna ALIQUA Lorem ipsum dolor sit amet consectetur adipiscing elit sed do </w:t>
        </w:r>
        <w:r w:rsidR="00C975B7">
          <w:rPr>
            <w:sz w:val="24"/>
            <w:szCs w:val="24"/>
          </w:rPr>
          <w:t xml:space="preserve">EIUSMOD </w:t>
        </w:r>
        <w:r w:rsidRPr="0027638C">
          <w:rPr>
            <w:sz w:val="24"/>
            <w:szCs w:val="24"/>
          </w:rPr>
          <w:t>Tempor incididunt ut labore et dolore magna Aliqua Lorem ipsum Dolor Sit. Amet consectetur adipiscing elit sed do eiusmod tempor incididunt ut labore-et dolore magna ALIQUA Lorem ipsum Dolor’sit amet consectetur adipiscing.</w:t>
        </w:r>
      </w:ins>
    </w:p>
    <w:p w14:paraId="17385EEC" w14:textId="2E5B8ADD" w:rsidP="00081F9E" w:rsidR="00081F9E" w:rsidRDefault="00081F9E" w:rsidRPr="0027638C">
      <w:pPr>
        <w:pStyle w:val="ListParagraph"/>
        <w:numPr>
          <w:ilvl w:val="2"/>
          <w:numId w:val="5"/>
        </w:numPr>
        <w:tabs>
          <w:tab w:pos="1438" w:val="left"/>
          <w:tab w:pos="1440" w:val="left"/>
        </w:tabs>
        <w:ind w:right="357"/>
        <w:rPr>
          <w:ins w16du:dateUtc="2026-07-07T18:18:00Z" w:author="Author" w:date="2026-07-07T20:18:00Z" w:id="5284"/>
          <w:sz w:val="24"/>
          <w:szCs w:val="24"/>
        </w:rPr>
      </w:pPr>
      <w:ins w16du:dateUtc="2026-07-07T18:18:00Z" w:author="Author" w:date="2026-07-07T20:18:00Z" w:id="5285">
        <w:r w:rsidRPr="0027638C">
          <w:rPr>
            <w:i/>
            <w:iCs/>
            <w:sz w:val="24"/>
            <w:szCs w:val="24"/>
          </w:rPr>
          <w:t>Elit sed Do Eiusmod</w:t>
        </w:r>
        <w:r w:rsidRPr="0027638C">
          <w:rPr>
            <w:sz w:val="24"/>
            <w:szCs w:val="24"/>
          </w:rPr>
          <w:t xml:space="preserve">. Tempor incididunt ut LABORE Et dolore magna aliqua Lorem Ipsum dolor sit amet consectetur adipiscing 30 elit’ </w:t>
        </w:r>
        <w:r w:rsidR="00C975B7">
          <w:rPr>
            <w:sz w:val="24"/>
            <w:szCs w:val="24"/>
          </w:rPr>
          <w:t xml:space="preserve">sed </w:t>
        </w:r>
        <w:r w:rsidRPr="0027638C">
          <w:rPr>
            <w:sz w:val="24"/>
            <w:szCs w:val="24"/>
          </w:rPr>
          <w:t>do eiusmod tempor incididunt ut labore</w:t>
        </w:r>
        <w:r w:rsidR="00C975B7">
          <w:rPr>
            <w:sz w:val="24"/>
            <w:szCs w:val="24"/>
          </w:rPr>
          <w:t xml:space="preserve"> et dolore MAGNA Aliqua</w:t>
        </w:r>
        <w:r w:rsidRPr="0027638C">
          <w:rPr>
            <w:sz w:val="24"/>
            <w:szCs w:val="24"/>
          </w:rPr>
          <w:t>, lorem: (ipsum) dolor sit amet consectetur adipiscing; (elit) sed do eiusmod tempor incididunt; (ut) labore et dolore magna aliqua; lorem (ipsum) dolor sit Amet Consectetur. Adipiscing elit sed do eiusmod tempor incididunt ut labore et dolore.</w:t>
        </w:r>
      </w:ins>
    </w:p>
    <w:p w14:paraId="1FBAF2D4" w14:textId="194414BF" w:rsidP="00081F9E" w:rsidR="00081F9E" w:rsidRDefault="00081F9E" w:rsidRPr="0027638C">
      <w:pPr>
        <w:pStyle w:val="ListParagraph"/>
        <w:numPr>
          <w:ilvl w:val="2"/>
          <w:numId w:val="5"/>
        </w:numPr>
        <w:tabs>
          <w:tab w:pos="1438" w:val="left"/>
          <w:tab w:pos="1440" w:val="left"/>
        </w:tabs>
        <w:ind w:right="357"/>
        <w:rPr>
          <w:ins w16du:dateUtc="2026-07-07T18:18:00Z" w:author="Author" w:date="2026-07-07T20:18:00Z" w:id="5286"/>
          <w:sz w:val="24"/>
          <w:szCs w:val="24"/>
        </w:rPr>
      </w:pPr>
      <w:ins w16du:dateUtc="2026-07-07T18:18:00Z" w:author="Author" w:date="2026-07-07T20:18:00Z" w:id="5287">
        <w:r w:rsidRPr="0027638C">
          <w:rPr>
            <w:i/>
            <w:iCs/>
            <w:sz w:val="24"/>
            <w:szCs w:val="24"/>
          </w:rPr>
          <w:t>Magna Aliqua lorem Ipsum</w:t>
        </w:r>
        <w:r w:rsidRPr="0027638C">
          <w:rPr>
            <w:sz w:val="24"/>
            <w:szCs w:val="24"/>
          </w:rPr>
          <w:t xml:space="preserve">. DOLOR Sit amet consectetur adipiscing elit sed do eiusmod tempor incididunt Ut. Labore et dolore magna aliqua lorem IPSUM Dolor’sit amet-consectetur adipiscing, elit </w:t>
        </w:r>
        <w:r w:rsidRPr="0027638C">
          <w:rPr>
            <w:sz w:val="24"/>
            <w:szCs w:val="24"/>
          </w:rPr>
          <w:lastRenderedPageBreak/>
          <w:t>sed do, eiusmod tempor incididunt. Ut labore, Et dolore magna aliqua lorem ipsum dolor sit amet consectetur adipiscing elit sed Do Eiusmod tempor incididunt ut.</w:t>
        </w:r>
      </w:ins>
    </w:p>
    <w:p w14:paraId="3AD2DB44" w14:textId="26A6D606" w:rsidP="00230E00" w:rsidR="00230E00" w:rsidRDefault="00230E00">
      <w:pPr>
        <w:pStyle w:val="ListParagraph"/>
        <w:numPr>
          <w:ilvl w:val="2"/>
          <w:numId w:val="5"/>
        </w:numPr>
        <w:tabs>
          <w:tab w:pos="1438" w:val="left"/>
          <w:tab w:pos="1440" w:val="left"/>
        </w:tabs>
        <w:ind w:right="357"/>
        <w:rPr>
          <w:ins w16du:dateUtc="2026-07-07T18:18:00Z" w:author="Author" w:date="2026-07-07T20:18:00Z" w:id="5288"/>
          <w:sz w:val="24"/>
          <w:szCs w:val="24"/>
        </w:rPr>
      </w:pPr>
      <w:ins w16du:dateUtc="2026-07-07T18:18:00Z" w:author="Author" w:date="2026-07-07T20:18:00Z" w:id="5289">
        <w:r w:rsidRPr="0027638C">
          <w:rPr>
            <w:i/>
            <w:iCs/>
            <w:sz w:val="24"/>
            <w:szCs w:val="24"/>
          </w:rPr>
          <w:t>Labore et Dolore Magna</w:t>
        </w:r>
        <w:r w:rsidRPr="0027638C">
          <w:rPr>
            <w:sz w:val="24"/>
            <w:szCs w:val="24"/>
          </w:rPr>
          <w:t>. Aliqua LOREM Ipsum dolor sit amet consectetur, adipiscing elit sed do eiusmod tempor incididunt ut labore. Et dolore magna aliqua lorem, ipsum dolor sit amet, consectetur adipiscing elit-sed do. Eiusmod tempor incididunt: (ut) labore-et dolore; (magna) aliqua-lorem ipsum dolor-sit-amet consectetur; adipiscing (elit) sed do eiusmod. Tempor incididunt ut LABORE Et dolore Magna aliqua lorem ipsum dolor, sit, amet consectetur, adipiscing elit, sed do, eiusmod tempor, incididunt ut labore. Et dolore magna Aliqua lorem ipsum dolor sit amet consectetur.</w:t>
        </w:r>
      </w:ins>
    </w:p>
    <w:p w14:paraId="7C3D1165" w14:textId="6BC327DD" w:rsidP="00E0054E" w:rsidR="00E0054E" w:rsidRDefault="00E0054E">
      <w:pPr>
        <w:pStyle w:val="ListParagraph"/>
        <w:numPr>
          <w:ilvl w:val="1"/>
          <w:numId w:val="5"/>
        </w:numPr>
        <w:tabs>
          <w:tab w:pos="1438" w:val="left"/>
          <w:tab w:pos="1440" w:val="left"/>
        </w:tabs>
        <w:ind w:right="357"/>
        <w:rPr>
          <w:ins w16du:dateUtc="2026-07-07T18:18:00Z" w:author="Author" w:date="2026-07-07T20:18:00Z" w:id="5290"/>
          <w:sz w:val="24"/>
          <w:szCs w:val="24"/>
        </w:rPr>
      </w:pPr>
      <w:ins w16du:dateUtc="2026-07-07T18:18:00Z" w:author="Author" w:date="2026-07-07T20:18:00Z" w:id="5291">
        <w:r w:rsidRPr="00E0054E">
          <w:rPr>
            <w:sz w:val="24"/>
            <w:szCs w:val="24"/>
            <w:u w:val="single"/>
          </w:rPr>
          <w:t>Adipiscing Elit Sed</w:t>
        </w:r>
        <w:r>
          <w:rPr>
            <w:sz w:val="24"/>
            <w:szCs w:val="24"/>
          </w:rPr>
          <w:t>.</w:t>
        </w:r>
      </w:ins>
    </w:p>
    <w:p w14:paraId="70A18924" w14:textId="77777777" w:rsidP="00E0054E" w:rsidR="00E0054E" w:rsidRDefault="00E0054E">
      <w:pPr>
        <w:pStyle w:val="ListParagraph"/>
        <w:numPr>
          <w:ilvl w:val="2"/>
          <w:numId w:val="5"/>
        </w:numPr>
        <w:tabs>
          <w:tab w:pos="1438" w:val="left"/>
          <w:tab w:pos="1440" w:val="left"/>
        </w:tabs>
        <w:ind w:right="357"/>
        <w:rPr>
          <w:ins w16du:dateUtc="2026-07-07T18:18:00Z" w:author="Author" w:date="2026-07-07T20:18:00Z" w:id="5292"/>
          <w:sz w:val="24"/>
          <w:szCs w:val="24"/>
        </w:rPr>
      </w:pPr>
      <w:ins w16du:dateUtc="2026-07-07T18:18:00Z" w:author="Author" w:date="2026-07-07T20:18:00Z" w:id="5293">
        <w:r w:rsidRPr="00E0054E">
          <w:rPr>
            <w:sz w:val="24"/>
            <w:szCs w:val="24"/>
          </w:rPr>
          <w:t xml:space="preserve">Do eiusmod tempor incididunt Ut Labore Et dolore magna aliqua-lorem ipsum dolor Sit. </w:t>
        </w:r>
      </w:ins>
    </w:p>
    <w:p w14:paraId="1339A3DB" w14:textId="77777777" w:rsidP="00E0054E" w:rsidR="00E0054E" w:rsidRDefault="00E0054E">
      <w:pPr>
        <w:pStyle w:val="ListParagraph"/>
        <w:numPr>
          <w:ilvl w:val="2"/>
          <w:numId w:val="5"/>
        </w:numPr>
        <w:tabs>
          <w:tab w:pos="1438" w:val="left"/>
          <w:tab w:pos="1440" w:val="left"/>
        </w:tabs>
        <w:ind w:right="357"/>
        <w:rPr>
          <w:ins w16du:dateUtc="2026-07-07T18:18:00Z" w:author="Author" w:date="2026-07-07T20:18:00Z" w:id="5294"/>
          <w:sz w:val="24"/>
          <w:szCs w:val="24"/>
        </w:rPr>
      </w:pPr>
      <w:ins w16du:dateUtc="2026-07-07T18:18:00Z" w:author="Author" w:date="2026-07-07T20:18:00Z" w:id="5295">
        <w:r w:rsidRPr="00E0054E">
          <w:rPr>
            <w:sz w:val="24"/>
            <w:szCs w:val="24"/>
          </w:rPr>
          <w:t xml:space="preserve">Amet consectetur adipiscing elit sed Do eiusmod tempor incididunt ut labore et dolore magna aliqua lorem ipsum Dolor sit amet consectetur adipiscing Elit. </w:t>
        </w:r>
      </w:ins>
    </w:p>
    <w:p w14:paraId="7F915D39" w14:textId="11CF4D55" w:rsidP="00E0054E" w:rsidR="00E0054E" w:rsidRDefault="00E0054E">
      <w:pPr>
        <w:pStyle w:val="ListParagraph"/>
        <w:numPr>
          <w:ilvl w:val="2"/>
          <w:numId w:val="5"/>
        </w:numPr>
        <w:tabs>
          <w:tab w:pos="1438" w:val="left"/>
          <w:tab w:pos="1440" w:val="left"/>
        </w:tabs>
        <w:ind w:right="357"/>
        <w:rPr>
          <w:ins w16du:dateUtc="2026-07-07T18:18:00Z" w:author="Author" w:date="2026-07-07T20:18:00Z" w:id="5296"/>
          <w:sz w:val="24"/>
          <w:szCs w:val="24"/>
        </w:rPr>
      </w:pPr>
      <w:ins w16du:dateUtc="2026-07-07T18:18:00Z" w:author="Author" w:date="2026-07-07T20:18:00Z" w:id="5297">
        <w:r w:rsidRPr="00E0054E">
          <w:rPr>
            <w:sz w:val="24"/>
            <w:szCs w:val="24"/>
          </w:rPr>
          <w:t>Sed do eiusmod tempor incididunt ut labore Et dolore magna Aliqua lorem ipsum dolor sit amet consectetur adipiscing elit sed do eiusmod tempor incididunt ut labore et dolore magna aliqua lorem ipsum dolor sit amet consectetur adipiscing elit sed do eiusmod tempor incididunt ut 20 labore et dolore magna aliqua Lorem.</w:t>
        </w:r>
        <w:r w:rsidR="00075D17">
          <w:rPr>
            <w:sz w:val="24"/>
            <w:szCs w:val="24"/>
          </w:rPr>
          <w:t xml:space="preserve"> </w:t>
        </w:r>
      </w:ins>
    </w:p>
    <w:p w14:paraId="00ABF605" w14:textId="77777777" w:rsidP="00E0054E" w:rsidR="00E0054E" w:rsidRDefault="00E0054E">
      <w:pPr>
        <w:pStyle w:val="ListParagraph"/>
        <w:numPr>
          <w:ilvl w:val="2"/>
          <w:numId w:val="5"/>
        </w:numPr>
        <w:tabs>
          <w:tab w:pos="1438" w:val="left"/>
          <w:tab w:pos="1440" w:val="left"/>
        </w:tabs>
        <w:ind w:right="357"/>
        <w:rPr>
          <w:ins w16du:dateUtc="2026-07-07T18:18:00Z" w:author="Author" w:date="2026-07-07T20:18:00Z" w:id="5298"/>
          <w:sz w:val="24"/>
          <w:szCs w:val="24"/>
        </w:rPr>
      </w:pPr>
      <w:ins w16du:dateUtc="2026-07-07T18:18:00Z" w:author="Author" w:date="2026-07-07T20:18:00Z" w:id="5299">
        <w:r w:rsidRPr="00E0054E">
          <w:rPr>
            <w:sz w:val="24"/>
            <w:szCs w:val="24"/>
          </w:rPr>
          <w:t xml:space="preserve">Ipsum dolor sit amet consectetur, adipiscing elit sed Do eiusmod Tempor incididunt ut labore et dolore magna aliqua lorem ipsum dolor sit. </w:t>
        </w:r>
      </w:ins>
    </w:p>
    <w:p w14:paraId="17514C19" w14:textId="6009C36E" w:rsidP="00E0054E" w:rsidR="00E0054E" w:rsidRDefault="00E0054E">
      <w:pPr>
        <w:pStyle w:val="ListParagraph"/>
        <w:numPr>
          <w:ilvl w:val="2"/>
          <w:numId w:val="5"/>
        </w:numPr>
        <w:tabs>
          <w:tab w:pos="1438" w:val="left"/>
          <w:tab w:pos="1440" w:val="left"/>
        </w:tabs>
        <w:ind w:right="357"/>
        <w:rPr>
          <w:ins w16du:dateUtc="2026-07-07T18:18:00Z" w:author="Author" w:date="2026-07-07T20:18:00Z" w:id="5300"/>
          <w:sz w:val="24"/>
          <w:szCs w:val="24"/>
        </w:rPr>
      </w:pPr>
      <w:ins w16du:dateUtc="2026-07-07T18:18:00Z" w:author="Author" w:date="2026-07-07T20:18:00Z" w:id="5301">
        <w:r w:rsidRPr="00E0054E">
          <w:rPr>
            <w:sz w:val="24"/>
            <w:szCs w:val="24"/>
          </w:rPr>
          <w:t>Amet consectetur adipiscing elit sed Do eiusmod tempor Incididunt Ut, Labore</w:t>
        </w:r>
      </w:ins>
      <w:r w:rsidRPr="00E0054E">
        <w:rPr>
          <w:sz w:val="24"/>
          <w:rPrChange w16du:dateUtc="2026-07-07T18:18:00Z" w:author="Author" w:date="2026-07-07T20:18:00Z" w:id="5302">
            <w:rPr>
              <w:color w:val="000000"/>
              <w:spacing w:val="500"/>
            </w:rPr>
          </w:rPrChange>
        </w:rPr>
        <w:t xml:space="preserve"> </w:t>
      </w:r>
      <w:r w:rsidRPr="00E0054E">
        <w:rPr>
          <w:sz w:val="24"/>
          <w:rPrChange w16du:dateUtc="2026-07-07T18:18:00Z" w:author="Author" w:date="2026-07-07T20:18:00Z" w:id="5303">
            <w:rPr>
              <w:color w:val="000000"/>
              <w:spacing w:val="8"/>
            </w:rPr>
          </w:rPrChange>
        </w:rPr>
        <w:t>Et</w:t>
      </w:r>
      <w:ins w16du:dateUtc="2026-07-07T18:18:00Z" w:author="Author" w:date="2026-07-07T20:18:00Z" w:id="5304">
        <w:r w:rsidRPr="00E0054E">
          <w:rPr>
            <w:sz w:val="24"/>
            <w:szCs w:val="24"/>
          </w:rPr>
          <w:t xml:space="preserve"> Dolore (magna aliqua lorem ipsum dolor sit amet consectetur Adipiscing elit sed) do Eiusmod’tempor INCIDIDUNT ut Labore et dolore. Magna aliqua lorem Ipsum dolor sit amet consectetur adipiscing elit sed do eiusmod tempor incididunt ut labore Et</w:t>
        </w:r>
        <w:r>
          <w:rPr>
            <w:sz w:val="24"/>
            <w:szCs w:val="24"/>
          </w:rPr>
          <w:t>.</w:t>
        </w:r>
      </w:ins>
    </w:p>
    <w:p w14:paraId="75348653" w14:textId="194E253E" w:rsidP="00E0054E" w:rsidR="00E0054E" w:rsidRDefault="00E0054E" w:rsidRPr="00E0054E">
      <w:pPr>
        <w:pStyle w:val="ListParagraph"/>
        <w:numPr>
          <w:ilvl w:val="2"/>
          <w:numId w:val="5"/>
        </w:numPr>
        <w:tabs>
          <w:tab w:pos="1438" w:val="left"/>
          <w:tab w:pos="1440" w:val="left"/>
        </w:tabs>
        <w:ind w:right="357"/>
        <w:rPr>
          <w:ins w16du:dateUtc="2026-07-07T18:18:00Z" w:author="Author" w:date="2026-07-07T20:18:00Z" w:id="5305"/>
          <w:sz w:val="24"/>
          <w:szCs w:val="24"/>
        </w:rPr>
      </w:pPr>
      <w:ins w16du:dateUtc="2026-07-07T18:18:00Z" w:author="Author" w:date="2026-07-07T20:18:00Z" w:id="5306">
        <w:r w:rsidRPr="00E0054E">
          <w:rPr>
            <w:sz w:val="24"/>
            <w:szCs w:val="24"/>
          </w:rPr>
          <w:t>Dolore magna aliqua Lorem ipsum dolor sit amet consectetur adipiscing elit sed do eiusmod tempor incididunt ut labore et dolore magna aliqua lorem ipsum dolor sit amet consectetur adipiscing Elit Sed Do eiusmod tempor Incididunt’ut labore Et’dolore magna. Aliqua lorem ipsum dolor sit Amet, Consectetur adipiscing elit: (sed) do eiusmod tempor incididunt, ut labore et dolore magna aliqua lorem ipsum, dolor Sit Amet Consectetur adipiscing elit sed do eiusmod Tempor incididunt Ut labore et dolore magna aliqua/lorem ipsum dolor sit amet Consectetur; adipiscing (elit) sed Do eiusmod tempor Incididunt ut Labore Et Dolore magna aliqua lorem ipsum Dolor sit amet Consectetur adipiscing elit Sed Do eiusmod tempor incididunt</w:t>
        </w:r>
        <w:r>
          <w:rPr>
            <w:sz w:val="24"/>
            <w:szCs w:val="24"/>
          </w:rPr>
          <w:t xml:space="preserve"> </w:t>
        </w:r>
        <w:r w:rsidRPr="00E0054E">
          <w:rPr>
            <w:sz w:val="24"/>
            <w:szCs w:val="24"/>
          </w:rPr>
          <w:t>ut labore et dolore magna aliqua lorem ipsum dolor sit amet Consectetur adipiscing elit sed Do eiusmod Tempor</w:t>
        </w:r>
        <w:r>
          <w:rPr>
            <w:sz w:val="24"/>
            <w:szCs w:val="24"/>
          </w:rPr>
          <w:t>.</w:t>
        </w:r>
      </w:ins>
    </w:p>
    <w:p w14:paraId="584D9193" w14:textId="77777777" w:rsidR="009609E8" w:rsidRDefault="00A96A35" w:rsidRPr="0027638C">
      <w:pPr>
        <w:pStyle w:val="Heading2"/>
        <w:numPr>
          <w:ilvl w:val="0"/>
          <w:numId w:val="5"/>
        </w:numPr>
        <w:tabs>
          <w:tab w:pos="719" w:val="left"/>
        </w:tabs>
        <w:spacing w:before="240"/>
        <w:ind w:hanging="719" w:left="719"/>
        <w:rPr>
          <w:b w:val="0"/>
          <w:sz w:val="24"/>
          <w:rPrChange w16du:dateUtc="2026-07-07T18:18:00Z" w:author="Author" w:date="2026-07-07T20:18:00Z" w:id="5307">
            <w:rPr>
              <w:rFonts w:ascii="Times New Roman"/>
              <w:color w:val="000000"/>
            </w:rPr>
          </w:rPrChange>
        </w:rPr>
        <w:pPrChange w16du:dateUtc="2026-07-07T18:18:00Z" w:author="Author" w:date="2026-07-07T20:18:00Z" w:id="5308">
          <w:pPr>
            <w:spacing w:after="0" w:before="240" w:line="255" w:lineRule="exact"/>
            <w:jc w:val="left"/>
          </w:pPr>
        </w:pPrChange>
      </w:pPr>
      <w:bookmarkStart w:id="5309" w:name="_Ref215486904"/>
      <w:ins w16du:dateUtc="2026-07-07T18:18:00Z" w:author="Author" w:date="2026-07-07T20:18:00Z" w:id="5310">
        <w:r w:rsidRPr="0027638C">
          <w:rPr>
            <w:sz w:val="24"/>
            <w:szCs w:val="24"/>
          </w:rPr>
          <w:t>Incididunt</w:t>
        </w:r>
      </w:ins>
      <w:r w:rsidRPr="0027638C">
        <w:rPr>
          <w:sz w:val="24"/>
          <w:rPrChange w16du:dateUtc="2026-07-07T18:18:00Z" w:author="Author" w:date="2026-07-07T20:18:00Z" w:id="5311">
            <w:rPr>
              <w:rFonts w:ascii="Times New Roman"/>
              <w:color w:val="000000"/>
              <w:spacing w:val="8"/>
            </w:rPr>
          </w:rPrChange>
        </w:rPr>
        <w:t>;</w:t>
      </w:r>
      <w:r w:rsidRPr="0027638C">
        <w:rPr>
          <w:spacing w:val="-7"/>
          <w:sz w:val="24"/>
          <w:rPrChange w16du:dateUtc="2026-07-07T18:18:00Z" w:author="Author" w:date="2026-07-07T20:18:00Z" w:id="5312">
            <w:rPr>
              <w:rFonts w:ascii="Times New Roman"/>
              <w:color w:val="000000"/>
              <w:spacing w:val="4"/>
            </w:rPr>
          </w:rPrChange>
        </w:rPr>
        <w:t xml:space="preserve"> </w:t>
      </w:r>
      <w:r w:rsidRPr="0027638C">
        <w:rPr>
          <w:sz w:val="24"/>
          <w:rPrChange w16du:dateUtc="2026-07-07T18:18:00Z" w:author="Author" w:date="2026-07-07T20:18:00Z" w:id="5313">
            <w:rPr>
              <w:rFonts w:ascii="Times New Roman"/>
              <w:color w:val="000000"/>
              <w:spacing w:val="6"/>
            </w:rPr>
          </w:rPrChange>
        </w:rPr>
        <w:t>Ut</w:t>
      </w:r>
      <w:r w:rsidRPr="0027638C">
        <w:rPr>
          <w:spacing w:val="-6"/>
          <w:sz w:val="24"/>
          <w:rPrChange w16du:dateUtc="2026-07-07T18:18:00Z" w:author="Author" w:date="2026-07-07T20:18:00Z" w:id="5314">
            <w:rPr>
              <w:rFonts w:ascii="Times New Roman"/>
              <w:color w:val="000000"/>
              <w:spacing w:val="6"/>
            </w:rPr>
          </w:rPrChange>
        </w:rPr>
        <w:t xml:space="preserve"> </w:t>
      </w:r>
      <w:r w:rsidRPr="0027638C">
        <w:rPr>
          <w:sz w:val="24"/>
          <w:rPrChange w16du:dateUtc="2026-07-07T18:18:00Z" w:author="Author" w:date="2026-07-07T20:18:00Z" w:id="5315">
            <w:rPr>
              <w:rFonts w:ascii="Times New Roman"/>
              <w:color w:val="000000"/>
            </w:rPr>
          </w:rPrChange>
        </w:rPr>
        <w:t>labore</w:t>
      </w:r>
      <w:r w:rsidRPr="0027638C">
        <w:rPr>
          <w:spacing w:val="-7"/>
          <w:sz w:val="24"/>
          <w:rPrChange w16du:dateUtc="2026-07-07T18:18:00Z" w:author="Author" w:date="2026-07-07T20:18:00Z" w:id="5316">
            <w:rPr>
              <w:rFonts w:ascii="Times New Roman"/>
              <w:color w:val="000000"/>
            </w:rPr>
          </w:rPrChange>
        </w:rPr>
        <w:t xml:space="preserve"> </w:t>
      </w:r>
      <w:r w:rsidRPr="0027638C">
        <w:rPr>
          <w:sz w:val="24"/>
          <w:rPrChange w16du:dateUtc="2026-07-07T18:18:00Z" w:author="Author" w:date="2026-07-07T20:18:00Z" w:id="5317">
            <w:rPr>
              <w:rFonts w:ascii="Times New Roman"/>
              <w:color w:val="000000"/>
              <w:spacing w:val="7"/>
            </w:rPr>
          </w:rPrChange>
        </w:rPr>
        <w:t>Et</w:t>
      </w:r>
      <w:r w:rsidRPr="0027638C">
        <w:rPr>
          <w:spacing w:val="-6"/>
          <w:sz w:val="24"/>
          <w:rPrChange w16du:dateUtc="2026-07-07T18:18:00Z" w:author="Author" w:date="2026-07-07T20:18:00Z" w:id="5318">
            <w:rPr>
              <w:rFonts w:ascii="Times New Roman"/>
              <w:color w:val="000000"/>
              <w:spacing w:val="-7"/>
            </w:rPr>
          </w:rPrChange>
        </w:rPr>
        <w:t xml:space="preserve"> </w:t>
      </w:r>
      <w:r w:rsidRPr="0027638C">
        <w:rPr>
          <w:sz w:val="24"/>
          <w:rPrChange w16du:dateUtc="2026-07-07T18:18:00Z" w:author="Author" w:date="2026-07-07T20:18:00Z" w:id="5319">
            <w:rPr>
              <w:rFonts w:ascii="Times New Roman"/>
              <w:color w:val="000000"/>
              <w:spacing w:val="12"/>
            </w:rPr>
          </w:rPrChange>
        </w:rPr>
        <w:t>dolore</w:t>
      </w:r>
      <w:r w:rsidRPr="0027638C">
        <w:rPr>
          <w:spacing w:val="-7"/>
          <w:sz w:val="24"/>
          <w:rPrChange w16du:dateUtc="2026-07-07T18:18:00Z" w:author="Author" w:date="2026-07-07T20:18:00Z" w:id="5320">
            <w:rPr>
              <w:rFonts w:ascii="Times New Roman"/>
              <w:color w:val="000000"/>
            </w:rPr>
          </w:rPrChange>
        </w:rPr>
        <w:t xml:space="preserve"> </w:t>
      </w:r>
      <w:r w:rsidRPr="0027638C">
        <w:rPr>
          <w:sz w:val="24"/>
          <w:rPrChange w16du:dateUtc="2026-07-07T18:18:00Z" w:author="Author" w:date="2026-07-07T20:18:00Z" w:id="5321">
            <w:rPr>
              <w:rFonts w:ascii="Times New Roman"/>
              <w:color w:val="000000"/>
              <w:spacing w:val="4"/>
            </w:rPr>
          </w:rPrChange>
        </w:rPr>
        <w:t>Magna</w:t>
      </w:r>
      <w:r w:rsidRPr="0027638C">
        <w:rPr>
          <w:spacing w:val="-6"/>
          <w:sz w:val="24"/>
          <w:rPrChange w16du:dateUtc="2026-07-07T18:18:00Z" w:author="Author" w:date="2026-07-07T20:18:00Z" w:id="5322">
            <w:rPr>
              <w:rFonts w:ascii="Times New Roman"/>
              <w:color w:val="000000"/>
              <w:spacing w:val="-4"/>
            </w:rPr>
          </w:rPrChange>
        </w:rPr>
        <w:t xml:space="preserve"> </w:t>
      </w:r>
      <w:r w:rsidRPr="0027638C">
        <w:rPr>
          <w:spacing w:val="-2"/>
          <w:sz w:val="24"/>
          <w:rPrChange w16du:dateUtc="2026-07-07T18:18:00Z" w:author="Author" w:date="2026-07-07T20:18:00Z" w:id="5323">
            <w:rPr>
              <w:rFonts w:ascii="Times New Roman"/>
              <w:color w:val="000000"/>
              <w:spacing w:val="15"/>
            </w:rPr>
          </w:rPrChange>
        </w:rPr>
        <w:t>Aliqua</w:t>
      </w:r>
      <w:bookmarkEnd w:id="5309"/>
    </w:p>
    <w:p w14:paraId="584D9194" w14:textId="1DCAFB9D" w:rsidR="009609E8" w:rsidRDefault="00000000" w:rsidRPr="0027638C">
      <w:pPr>
        <w:pStyle w:val="ListParagraph"/>
        <w:numPr>
          <w:ilvl w:val="1"/>
          <w:numId w:val="5"/>
        </w:numPr>
        <w:tabs>
          <w:tab w:pos="1438" w:val="left"/>
          <w:tab w:pos="1440" w:val="left"/>
        </w:tabs>
        <w:spacing w:before="237"/>
        <w:ind w:right="355"/>
        <w:rPr>
          <w:sz w:val="24"/>
          <w:rPrChange w16du:dateUtc="2026-07-07T18:18:00Z" w:author="Author" w:date="2026-07-07T20:18:00Z" w:id="5324">
            <w:rPr>
              <w:rFonts w:ascii="Times New Roman"/>
              <w:color w:val="000000"/>
            </w:rPr>
          </w:rPrChange>
        </w:rPr>
        <w:pPrChange w16du:dateUtc="2026-07-07T18:18:00Z" w:author="Author" w:date="2026-07-07T20:18:00Z" w:id="5325">
          <w:pPr>
            <w:spacing w:after="0" w:before="259" w:line="254" w:lineRule="exact"/>
            <w:ind w:left="720"/>
            <w:jc w:val="left"/>
          </w:pPr>
        </w:pPrChange>
      </w:pPr>
      <w:bookmarkStart w:id="5326" w:name="_Ref215485009"/>
      <w:del w16du:dateUtc="2026-07-07T18:18:00Z" w:author="Author" w:date="2026-07-07T20:18:00Z" w:id="5327">
        <w:r>
          <w:rPr>
            <w:color w:val="000000"/>
            <w:sz w:val="24"/>
          </w:rPr>
          <w:delText>(a)</w:delText>
        </w:r>
        <w:r>
          <w:rPr>
            <w:color w:val="000000"/>
            <w:spacing w:val="394"/>
            <w:sz w:val="24"/>
          </w:rPr>
          <w:delText xml:space="preserve"> </w:delText>
        </w:r>
      </w:del>
      <w:r w:rsidR="00F8133A" w:rsidRPr="0027638C">
        <w:rPr>
          <w:sz w:val="24"/>
          <w:rPrChange w16du:dateUtc="2026-07-07T18:18:00Z" w:author="Author" w:date="2026-07-07T20:18:00Z" w:id="5328">
            <w:rPr>
              <w:rFonts w:ascii="Times New Roman"/>
              <w:color w:val="000000"/>
            </w:rPr>
          </w:rPrChange>
        </w:rPr>
        <w:t>Lorem</w:t>
      </w:r>
      <w:r w:rsidR="00F8133A" w:rsidRPr="0027638C">
        <w:rPr>
          <w:sz w:val="24"/>
          <w:rPrChange w16du:dateUtc="2026-07-07T18:18:00Z" w:author="Author" w:date="2026-07-07T20:18:00Z" w:id="5329">
            <w:rPr>
              <w:rFonts w:ascii="Times New Roman"/>
              <w:color w:val="000000"/>
              <w:spacing w:val="15"/>
            </w:rPr>
          </w:rPrChange>
        </w:rPr>
        <w:t xml:space="preserve"> </w:t>
      </w:r>
      <w:r w:rsidR="00F8133A" w:rsidRPr="0027638C">
        <w:rPr>
          <w:sz w:val="24"/>
          <w:rPrChange w16du:dateUtc="2026-07-07T18:18:00Z" w:author="Author" w:date="2026-07-07T20:18:00Z" w:id="5330">
            <w:rPr>
              <w:rFonts w:ascii="Times New Roman"/>
              <w:color w:val="000000"/>
            </w:rPr>
          </w:rPrChange>
        </w:rPr>
        <w:t>Ipsum</w:t>
      </w:r>
      <w:r w:rsidR="00F8133A" w:rsidRPr="0027638C">
        <w:rPr>
          <w:sz w:val="24"/>
          <w:rPrChange w16du:dateUtc="2026-07-07T18:18:00Z" w:author="Author" w:date="2026-07-07T20:18:00Z" w:id="5331">
            <w:rPr>
              <w:rFonts w:ascii="Times New Roman"/>
              <w:color w:val="000000"/>
              <w:spacing w:val="15"/>
            </w:rPr>
          </w:rPrChange>
        </w:rPr>
        <w:t xml:space="preserve"> </w:t>
      </w:r>
      <w:r w:rsidR="00F8133A" w:rsidRPr="0027638C">
        <w:rPr>
          <w:sz w:val="24"/>
          <w:rPrChange w16du:dateUtc="2026-07-07T18:18:00Z" w:author="Author" w:date="2026-07-07T20:18:00Z" w:id="5332">
            <w:rPr>
              <w:rFonts w:ascii="Times New Roman"/>
              <w:color w:val="000000"/>
            </w:rPr>
          </w:rPrChange>
        </w:rPr>
        <w:t>dolor</w:t>
      </w:r>
      <w:r w:rsidR="00F8133A" w:rsidRPr="0027638C">
        <w:rPr>
          <w:sz w:val="24"/>
          <w:rPrChange w16du:dateUtc="2026-07-07T18:18:00Z" w:author="Author" w:date="2026-07-07T20:18:00Z" w:id="5333">
            <w:rPr>
              <w:rFonts w:ascii="Times New Roman"/>
              <w:color w:val="000000"/>
              <w:spacing w:val="15"/>
            </w:rPr>
          </w:rPrChange>
        </w:rPr>
        <w:t xml:space="preserve"> </w:t>
      </w:r>
      <w:r w:rsidR="00F8133A" w:rsidRPr="0027638C">
        <w:rPr>
          <w:sz w:val="24"/>
          <w:rPrChange w16du:dateUtc="2026-07-07T18:18:00Z" w:author="Author" w:date="2026-07-07T20:18:00Z" w:id="5334">
            <w:rPr>
              <w:rFonts w:ascii="Times New Roman"/>
              <w:color w:val="000000"/>
            </w:rPr>
          </w:rPrChange>
        </w:rPr>
        <w:t>sit</w:t>
      </w:r>
      <w:r w:rsidR="00F8133A" w:rsidRPr="0027638C">
        <w:rPr>
          <w:sz w:val="24"/>
          <w:rPrChange w16du:dateUtc="2026-07-07T18:18:00Z" w:author="Author" w:date="2026-07-07T20:18:00Z" w:id="5335">
            <w:rPr>
              <w:rFonts w:ascii="Times New Roman"/>
              <w:color w:val="000000"/>
              <w:spacing w:val="15"/>
            </w:rPr>
          </w:rPrChange>
        </w:rPr>
        <w:t xml:space="preserve"> </w:t>
      </w:r>
      <w:r w:rsidR="00F8133A" w:rsidRPr="0027638C">
        <w:rPr>
          <w:sz w:val="24"/>
          <w:rPrChange w16du:dateUtc="2026-07-07T18:18:00Z" w:author="Author" w:date="2026-07-07T20:18:00Z" w:id="5336">
            <w:rPr>
              <w:rFonts w:ascii="Times New Roman"/>
              <w:color w:val="000000"/>
            </w:rPr>
          </w:rPrChange>
        </w:rPr>
        <w:t>amet</w:t>
      </w:r>
      <w:r w:rsidR="00F8133A" w:rsidRPr="0027638C">
        <w:rPr>
          <w:sz w:val="24"/>
          <w:rPrChange w16du:dateUtc="2026-07-07T18:18:00Z" w:author="Author" w:date="2026-07-07T20:18:00Z" w:id="5337">
            <w:rPr>
              <w:rFonts w:ascii="Times New Roman"/>
              <w:color w:val="000000"/>
              <w:spacing w:val="15"/>
            </w:rPr>
          </w:rPrChange>
        </w:rPr>
        <w:t xml:space="preserve"> </w:t>
      </w:r>
      <w:r w:rsidR="00F8133A" w:rsidRPr="0027638C">
        <w:rPr>
          <w:sz w:val="24"/>
          <w:rPrChange w16du:dateUtc="2026-07-07T18:18:00Z" w:author="Author" w:date="2026-07-07T20:18:00Z" w:id="5338">
            <w:rPr>
              <w:rFonts w:ascii="Times New Roman"/>
              <w:color w:val="000000"/>
            </w:rPr>
          </w:rPrChange>
        </w:rPr>
        <w:t>consectetur</w:t>
      </w:r>
      <w:r w:rsidR="00F8133A" w:rsidRPr="0027638C">
        <w:rPr>
          <w:sz w:val="24"/>
          <w:rPrChange w16du:dateUtc="2026-07-07T18:18:00Z" w:author="Author" w:date="2026-07-07T20:18:00Z" w:id="5339">
            <w:rPr>
              <w:rFonts w:ascii="Times New Roman"/>
              <w:color w:val="000000"/>
              <w:spacing w:val="15"/>
            </w:rPr>
          </w:rPrChange>
        </w:rPr>
        <w:t xml:space="preserve"> </w:t>
      </w:r>
      <w:r w:rsidR="00F8133A" w:rsidRPr="0027638C">
        <w:rPr>
          <w:sz w:val="24"/>
          <w:rPrChange w16du:dateUtc="2026-07-07T18:18:00Z" w:author="Author" w:date="2026-07-07T20:18:00Z" w:id="5340">
            <w:rPr>
              <w:rFonts w:ascii="Times New Roman"/>
              <w:color w:val="000000"/>
            </w:rPr>
          </w:rPrChange>
        </w:rPr>
        <w:t>Adipiscing</w:t>
      </w:r>
      <w:r w:rsidR="00F8133A" w:rsidRPr="0027638C">
        <w:rPr>
          <w:sz w:val="24"/>
          <w:rPrChange w16du:dateUtc="2026-07-07T18:18:00Z" w:author="Author" w:date="2026-07-07T20:18:00Z" w:id="5341">
            <w:rPr>
              <w:rFonts w:ascii="Times New Roman"/>
              <w:color w:val="000000"/>
              <w:spacing w:val="15"/>
            </w:rPr>
          </w:rPrChange>
        </w:rPr>
        <w:t xml:space="preserve"> </w:t>
      </w:r>
      <w:r w:rsidR="00F8133A" w:rsidRPr="0027638C">
        <w:rPr>
          <w:sz w:val="24"/>
          <w:rPrChange w16du:dateUtc="2026-07-07T18:18:00Z" w:author="Author" w:date="2026-07-07T20:18:00Z" w:id="5342">
            <w:rPr>
              <w:rFonts w:ascii="Times New Roman"/>
              <w:color w:val="000000"/>
            </w:rPr>
          </w:rPrChange>
        </w:rPr>
        <w:t>Elit</w:t>
      </w:r>
      <w:r w:rsidR="00F8133A" w:rsidRPr="0027638C">
        <w:rPr>
          <w:sz w:val="24"/>
          <w:rPrChange w16du:dateUtc="2026-07-07T18:18:00Z" w:author="Author" w:date="2026-07-07T20:18:00Z" w:id="5343">
            <w:rPr>
              <w:rFonts w:ascii="Times New Roman"/>
              <w:color w:val="000000"/>
              <w:spacing w:val="15"/>
            </w:rPr>
          </w:rPrChange>
        </w:rPr>
        <w:t xml:space="preserve"> </w:t>
      </w:r>
      <w:r w:rsidR="00F8133A" w:rsidRPr="0027638C">
        <w:rPr>
          <w:sz w:val="24"/>
          <w:rPrChange w16du:dateUtc="2026-07-07T18:18:00Z" w:author="Author" w:date="2026-07-07T20:18:00Z" w:id="5344">
            <w:rPr>
              <w:rFonts w:ascii="Times New Roman"/>
              <w:color w:val="000000"/>
            </w:rPr>
          </w:rPrChange>
        </w:rPr>
        <w:t>Sed</w:t>
      </w:r>
      <w:r w:rsidR="00F8133A" w:rsidRPr="0027638C">
        <w:rPr>
          <w:sz w:val="24"/>
          <w:rPrChange w16du:dateUtc="2026-07-07T18:18:00Z" w:author="Author" w:date="2026-07-07T20:18:00Z" w:id="5345">
            <w:rPr>
              <w:rFonts w:ascii="Times New Roman"/>
              <w:color w:val="000000"/>
              <w:spacing w:val="15"/>
            </w:rPr>
          </w:rPrChange>
        </w:rPr>
        <w:t xml:space="preserve"> </w:t>
      </w:r>
      <w:r w:rsidR="00F8133A" w:rsidRPr="0027638C">
        <w:rPr>
          <w:sz w:val="24"/>
          <w:rPrChange w16du:dateUtc="2026-07-07T18:18:00Z" w:author="Author" w:date="2026-07-07T20:18:00Z" w:id="5346">
            <w:rPr>
              <w:rFonts w:ascii="Times New Roman"/>
              <w:color w:val="000000"/>
            </w:rPr>
          </w:rPrChange>
        </w:rPr>
        <w:t>do</w:t>
      </w:r>
      <w:r w:rsidR="00F8133A" w:rsidRPr="0027638C">
        <w:rPr>
          <w:sz w:val="24"/>
          <w:rPrChange w16du:dateUtc="2026-07-07T18:18:00Z" w:author="Author" w:date="2026-07-07T20:18:00Z" w:id="5347">
            <w:rPr>
              <w:rFonts w:ascii="Times New Roman"/>
              <w:color w:val="000000"/>
              <w:spacing w:val="15"/>
            </w:rPr>
          </w:rPrChange>
        </w:rPr>
        <w:t xml:space="preserve"> </w:t>
      </w:r>
      <w:r w:rsidR="00F8133A" w:rsidRPr="0027638C">
        <w:rPr>
          <w:sz w:val="24"/>
          <w:rPrChange w16du:dateUtc="2026-07-07T18:18:00Z" w:author="Author" w:date="2026-07-07T20:18:00Z" w:id="5348">
            <w:rPr>
              <w:rFonts w:ascii="Times New Roman"/>
              <w:color w:val="000000"/>
            </w:rPr>
          </w:rPrChange>
        </w:rPr>
        <w:t>eiusmod</w:t>
      </w:r>
      <w:r w:rsidR="00F8133A" w:rsidRPr="0027638C">
        <w:rPr>
          <w:sz w:val="24"/>
          <w:rPrChange w16du:dateUtc="2026-07-07T18:18:00Z" w:author="Author" w:date="2026-07-07T20:18:00Z" w:id="5349">
            <w:rPr>
              <w:rFonts w:ascii="Times New Roman"/>
              <w:color w:val="000000"/>
              <w:spacing w:val="15"/>
            </w:rPr>
          </w:rPrChange>
        </w:rPr>
        <w:t xml:space="preserve"> </w:t>
      </w:r>
      <w:r w:rsidR="00F8133A" w:rsidRPr="0027638C">
        <w:rPr>
          <w:sz w:val="24"/>
          <w:rPrChange w16du:dateUtc="2026-07-07T18:18:00Z" w:author="Author" w:date="2026-07-07T20:18:00Z" w:id="5350">
            <w:rPr>
              <w:rFonts w:ascii="Times New Roman"/>
              <w:color w:val="000000"/>
            </w:rPr>
          </w:rPrChange>
        </w:rPr>
        <w:t>tempor</w:t>
      </w:r>
      <w:r w:rsidR="00F8133A" w:rsidRPr="0027638C">
        <w:rPr>
          <w:sz w:val="24"/>
          <w:rPrChange w16du:dateUtc="2026-07-07T18:18:00Z" w:author="Author" w:date="2026-07-07T20:18:00Z" w:id="5351">
            <w:rPr>
              <w:rFonts w:ascii="Times New Roman"/>
              <w:color w:val="000000"/>
              <w:spacing w:val="15"/>
            </w:rPr>
          </w:rPrChange>
        </w:rPr>
        <w:t xml:space="preserve"> </w:t>
      </w:r>
      <w:r w:rsidR="00F8133A" w:rsidRPr="0027638C">
        <w:rPr>
          <w:sz w:val="24"/>
          <w:rPrChange w16du:dateUtc="2026-07-07T18:18:00Z" w:author="Author" w:date="2026-07-07T20:18:00Z" w:id="5352">
            <w:rPr>
              <w:rFonts w:ascii="Times New Roman" w:hAnsi="Times New Roman"/>
              <w:color w:val="000000"/>
            </w:rPr>
          </w:rPrChange>
        </w:rPr>
        <w:lastRenderedPageBreak/>
        <w:t>Incididunt</w:t>
      </w:r>
      <w:del w16du:dateUtc="2026-07-07T18:18:00Z" w:author="Author" w:date="2026-07-07T20:18:00Z" w:id="5353">
        <w:r>
          <w:rPr>
            <w:color w:val="000000"/>
          </w:rPr>
          <w:cr/>
        </w:r>
      </w:del>
      <w:r w:rsidR="00F8133A" w:rsidRPr="0027638C">
        <w:rPr>
          <w:sz w:val="24"/>
          <w:rPrChange w16du:dateUtc="2026-07-07T18:18:00Z" w:author="Author" w:date="2026-07-07T20:18:00Z" w:id="5354">
            <w:rPr>
              <w:rFonts w:ascii="Times New Roman"/>
              <w:color w:val="000000"/>
              <w:spacing w:val="665"/>
            </w:rPr>
          </w:rPrChange>
        </w:rPr>
        <w:t xml:space="preserve"> </w:t>
      </w:r>
      <w:r w:rsidR="00F8133A" w:rsidRPr="0027638C">
        <w:rPr>
          <w:sz w:val="24"/>
          <w:rPrChange w16du:dateUtc="2026-07-07T18:18:00Z" w:author="Author" w:date="2026-07-07T20:18:00Z" w:id="5355">
            <w:rPr>
              <w:rFonts w:ascii="Times New Roman"/>
              <w:color w:val="000000"/>
            </w:rPr>
          </w:rPrChange>
        </w:rPr>
        <w:t>Ut</w:t>
      </w:r>
      <w:del w16du:dateUtc="2026-07-07T18:18:00Z" w:author="Author" w:date="2026-07-07T20:18:00Z" w:id="5356">
        <w:r>
          <w:rPr>
            <w:color w:val="000000"/>
          </w:rPr>
          <w:delText>,</w:delText>
        </w:r>
      </w:del>
      <w:ins w16du:dateUtc="2026-07-07T18:18:00Z" w:author="Author" w:date="2026-07-07T20:18:00Z" w:id="5357">
        <w:r w:rsidR="00F8133A" w:rsidRPr="0027638C">
          <w:rPr>
            <w:sz w:val="24"/>
            <w:szCs w:val="24"/>
          </w:rPr>
          <w:t xml:space="preserve"> (labore Et),</w:t>
        </w:r>
      </w:ins>
      <w:r w:rsidR="00F8133A" w:rsidRPr="0027638C">
        <w:rPr>
          <w:sz w:val="24"/>
          <w:rPrChange w16du:dateUtc="2026-07-07T18:18:00Z" w:author="Author" w:date="2026-07-07T20:18:00Z" w:id="5358">
            <w:rPr>
              <w:rFonts w:ascii="Times New Roman"/>
              <w:color w:val="000000"/>
              <w:spacing w:val="12"/>
            </w:rPr>
          </w:rPrChange>
        </w:rPr>
        <w:t xml:space="preserve"> </w:t>
      </w:r>
      <w:r w:rsidR="00F8133A" w:rsidRPr="0027638C">
        <w:rPr>
          <w:sz w:val="24"/>
          <w:rPrChange w16du:dateUtc="2026-07-07T18:18:00Z" w:author="Author" w:date="2026-07-07T20:18:00Z" w:id="5359">
            <w:rPr>
              <w:rFonts w:ascii="Times New Roman" w:hAnsi="Times New Roman"/>
              <w:color w:val="000000"/>
            </w:rPr>
          </w:rPrChange>
        </w:rPr>
        <w:t>Dolore’magna</w:t>
      </w:r>
      <w:r w:rsidR="00F8133A" w:rsidRPr="0027638C">
        <w:rPr>
          <w:sz w:val="24"/>
          <w:rPrChange w16du:dateUtc="2026-07-07T18:18:00Z" w:author="Author" w:date="2026-07-07T20:18:00Z" w:id="5360">
            <w:rPr>
              <w:rFonts w:ascii="Times New Roman"/>
              <w:color w:val="000000"/>
              <w:spacing w:val="12"/>
            </w:rPr>
          </w:rPrChange>
        </w:rPr>
        <w:t xml:space="preserve"> </w:t>
      </w:r>
      <w:r w:rsidR="00F8133A" w:rsidRPr="0027638C">
        <w:rPr>
          <w:sz w:val="24"/>
          <w:rPrChange w16du:dateUtc="2026-07-07T18:18:00Z" w:author="Author" w:date="2026-07-07T20:18:00Z" w:id="5361">
            <w:rPr>
              <w:rFonts w:ascii="Times New Roman"/>
              <w:color w:val="000000"/>
            </w:rPr>
          </w:rPrChange>
        </w:rPr>
        <w:t>Aliqua</w:t>
      </w:r>
      <w:r w:rsidR="00F8133A" w:rsidRPr="0027638C">
        <w:rPr>
          <w:sz w:val="24"/>
          <w:rPrChange w16du:dateUtc="2026-07-07T18:18:00Z" w:author="Author" w:date="2026-07-07T20:18:00Z" w:id="5362">
            <w:rPr>
              <w:rFonts w:ascii="Times New Roman"/>
              <w:color w:val="000000"/>
              <w:spacing w:val="12"/>
            </w:rPr>
          </w:rPrChange>
        </w:rPr>
        <w:t xml:space="preserve"> </w:t>
      </w:r>
      <w:r w:rsidR="00F8133A" w:rsidRPr="0027638C">
        <w:rPr>
          <w:sz w:val="24"/>
          <w:rPrChange w16du:dateUtc="2026-07-07T18:18:00Z" w:author="Author" w:date="2026-07-07T20:18:00Z" w:id="5363">
            <w:rPr>
              <w:rFonts w:ascii="Times New Roman"/>
              <w:color w:val="000000"/>
            </w:rPr>
          </w:rPrChange>
        </w:rPr>
        <w:t>Lorem,</w:t>
      </w:r>
      <w:r w:rsidR="00F8133A" w:rsidRPr="0027638C">
        <w:rPr>
          <w:sz w:val="24"/>
          <w:rPrChange w16du:dateUtc="2026-07-07T18:18:00Z" w:author="Author" w:date="2026-07-07T20:18:00Z" w:id="5364">
            <w:rPr>
              <w:rFonts w:ascii="Times New Roman"/>
              <w:color w:val="000000"/>
              <w:spacing w:val="12"/>
            </w:rPr>
          </w:rPrChange>
        </w:rPr>
        <w:t xml:space="preserve"> </w:t>
      </w:r>
      <w:r w:rsidR="00F8133A" w:rsidRPr="0027638C">
        <w:rPr>
          <w:sz w:val="24"/>
          <w:rPrChange w16du:dateUtc="2026-07-07T18:18:00Z" w:author="Author" w:date="2026-07-07T20:18:00Z" w:id="5365">
            <w:rPr>
              <w:rFonts w:ascii="Times New Roman"/>
              <w:color w:val="000000"/>
            </w:rPr>
          </w:rPrChange>
        </w:rPr>
        <w:t>ipsum</w:t>
      </w:r>
      <w:r w:rsidR="00F8133A" w:rsidRPr="0027638C">
        <w:rPr>
          <w:sz w:val="24"/>
          <w:rPrChange w16du:dateUtc="2026-07-07T18:18:00Z" w:author="Author" w:date="2026-07-07T20:18:00Z" w:id="5366">
            <w:rPr>
              <w:rFonts w:ascii="Times New Roman"/>
              <w:color w:val="000000"/>
              <w:spacing w:val="12"/>
            </w:rPr>
          </w:rPrChange>
        </w:rPr>
        <w:t xml:space="preserve"> </w:t>
      </w:r>
      <w:r w:rsidR="00F8133A" w:rsidRPr="0027638C">
        <w:rPr>
          <w:sz w:val="24"/>
          <w:rPrChange w16du:dateUtc="2026-07-07T18:18:00Z" w:author="Author" w:date="2026-07-07T20:18:00Z" w:id="5367">
            <w:rPr>
              <w:rFonts w:ascii="Times New Roman"/>
              <w:color w:val="000000"/>
            </w:rPr>
          </w:rPrChange>
        </w:rPr>
        <w:t>dolor</w:t>
      </w:r>
      <w:r w:rsidR="00F8133A" w:rsidRPr="0027638C">
        <w:rPr>
          <w:sz w:val="24"/>
          <w:rPrChange w16du:dateUtc="2026-07-07T18:18:00Z" w:author="Author" w:date="2026-07-07T20:18:00Z" w:id="5368">
            <w:rPr>
              <w:rFonts w:ascii="Times New Roman"/>
              <w:color w:val="000000"/>
              <w:spacing w:val="12"/>
            </w:rPr>
          </w:rPrChange>
        </w:rPr>
        <w:t xml:space="preserve"> </w:t>
      </w:r>
      <w:r w:rsidR="00F8133A" w:rsidRPr="0027638C">
        <w:rPr>
          <w:sz w:val="24"/>
          <w:rPrChange w16du:dateUtc="2026-07-07T18:18:00Z" w:author="Author" w:date="2026-07-07T20:18:00Z" w:id="5369">
            <w:rPr>
              <w:rFonts w:ascii="Times New Roman"/>
              <w:color w:val="000000"/>
            </w:rPr>
          </w:rPrChange>
        </w:rPr>
        <w:t>Sit</w:t>
      </w:r>
      <w:r w:rsidR="00F8133A" w:rsidRPr="0027638C">
        <w:rPr>
          <w:sz w:val="24"/>
          <w:rPrChange w16du:dateUtc="2026-07-07T18:18:00Z" w:author="Author" w:date="2026-07-07T20:18:00Z" w:id="5370">
            <w:rPr>
              <w:rFonts w:ascii="Times New Roman"/>
              <w:color w:val="000000"/>
              <w:spacing w:val="12"/>
            </w:rPr>
          </w:rPrChange>
        </w:rPr>
        <w:t xml:space="preserve"> </w:t>
      </w:r>
      <w:r w:rsidR="00F8133A" w:rsidRPr="0027638C">
        <w:rPr>
          <w:sz w:val="24"/>
          <w:rPrChange w16du:dateUtc="2026-07-07T18:18:00Z" w:author="Author" w:date="2026-07-07T20:18:00Z" w:id="5371">
            <w:rPr>
              <w:rFonts w:ascii="Times New Roman"/>
              <w:color w:val="000000"/>
            </w:rPr>
          </w:rPrChange>
        </w:rPr>
        <w:t>amet</w:t>
      </w:r>
      <w:r w:rsidR="00F8133A" w:rsidRPr="0027638C">
        <w:rPr>
          <w:sz w:val="24"/>
          <w:rPrChange w16du:dateUtc="2026-07-07T18:18:00Z" w:author="Author" w:date="2026-07-07T20:18:00Z" w:id="5372">
            <w:rPr>
              <w:rFonts w:ascii="Times New Roman"/>
              <w:color w:val="000000"/>
              <w:spacing w:val="12"/>
            </w:rPr>
          </w:rPrChange>
        </w:rPr>
        <w:t xml:space="preserve"> </w:t>
      </w:r>
      <w:r w:rsidR="00F8133A" w:rsidRPr="0027638C">
        <w:rPr>
          <w:sz w:val="24"/>
          <w:rPrChange w16du:dateUtc="2026-07-07T18:18:00Z" w:author="Author" w:date="2026-07-07T20:18:00Z" w:id="5373">
            <w:rPr>
              <w:rFonts w:ascii="Times New Roman"/>
              <w:color w:val="000000"/>
            </w:rPr>
          </w:rPrChange>
        </w:rPr>
        <w:t>consectetur</w:t>
      </w:r>
      <w:r w:rsidR="00F8133A" w:rsidRPr="0027638C">
        <w:rPr>
          <w:sz w:val="24"/>
          <w:rPrChange w16du:dateUtc="2026-07-07T18:18:00Z" w:author="Author" w:date="2026-07-07T20:18:00Z" w:id="5374">
            <w:rPr>
              <w:rFonts w:ascii="Times New Roman"/>
              <w:color w:val="000000"/>
              <w:spacing w:val="12"/>
            </w:rPr>
          </w:rPrChange>
        </w:rPr>
        <w:t xml:space="preserve"> </w:t>
      </w:r>
      <w:r w:rsidR="00F8133A" w:rsidRPr="0027638C">
        <w:rPr>
          <w:sz w:val="24"/>
          <w:rPrChange w16du:dateUtc="2026-07-07T18:18:00Z" w:author="Author" w:date="2026-07-07T20:18:00Z" w:id="5375">
            <w:rPr>
              <w:rFonts w:ascii="Times New Roman"/>
              <w:color w:val="000000"/>
            </w:rPr>
          </w:rPrChange>
        </w:rPr>
        <w:t>adipiscing.</w:t>
      </w:r>
      <w:r w:rsidR="00F8133A" w:rsidRPr="0027638C">
        <w:rPr>
          <w:sz w:val="24"/>
          <w:rPrChange w16du:dateUtc="2026-07-07T18:18:00Z" w:author="Author" w:date="2026-07-07T20:18:00Z" w:id="5376">
            <w:rPr>
              <w:rFonts w:ascii="Times New Roman"/>
              <w:color w:val="000000"/>
              <w:spacing w:val="12"/>
            </w:rPr>
          </w:rPrChange>
        </w:rPr>
        <w:t xml:space="preserve"> </w:t>
      </w:r>
      <w:r w:rsidR="00F8133A" w:rsidRPr="0027638C">
        <w:rPr>
          <w:sz w:val="24"/>
          <w:rPrChange w16du:dateUtc="2026-07-07T18:18:00Z" w:author="Author" w:date="2026-07-07T20:18:00Z" w:id="5377">
            <w:rPr>
              <w:rFonts w:ascii="Times New Roman" w:hAnsi="Times New Roman"/>
              <w:color w:val="000000"/>
            </w:rPr>
          </w:rPrChange>
        </w:rPr>
        <w:t>Elit</w:t>
      </w:r>
      <w:del w16du:dateUtc="2026-07-07T18:18:00Z" w:author="Author" w:date="2026-07-07T20:18:00Z" w:id="5378">
        <w:r>
          <w:rPr>
            <w:color w:val="000000"/>
          </w:rPr>
          <w:cr/>
        </w:r>
      </w:del>
      <w:r w:rsidR="00F8133A" w:rsidRPr="0027638C">
        <w:rPr>
          <w:sz w:val="24"/>
          <w:rPrChange w16du:dateUtc="2026-07-07T18:18:00Z" w:author="Author" w:date="2026-07-07T20:18:00Z" w:id="5379">
            <w:rPr>
              <w:rFonts w:ascii="Times New Roman"/>
              <w:color w:val="000000"/>
              <w:spacing w:val="665"/>
            </w:rPr>
          </w:rPrChange>
        </w:rPr>
        <w:t xml:space="preserve"> </w:t>
      </w:r>
      <w:r w:rsidR="00F8133A" w:rsidRPr="0027638C">
        <w:rPr>
          <w:sz w:val="24"/>
          <w:rPrChange w16du:dateUtc="2026-07-07T18:18:00Z" w:author="Author" w:date="2026-07-07T20:18:00Z" w:id="5380">
            <w:rPr>
              <w:rFonts w:ascii="Times New Roman"/>
              <w:color w:val="000000"/>
            </w:rPr>
          </w:rPrChange>
        </w:rPr>
        <w:t>Sed</w:t>
      </w:r>
      <w:r w:rsidR="00F8133A" w:rsidRPr="0027638C">
        <w:rPr>
          <w:sz w:val="24"/>
          <w:rPrChange w16du:dateUtc="2026-07-07T18:18:00Z" w:author="Author" w:date="2026-07-07T20:18:00Z" w:id="5381">
            <w:rPr>
              <w:rFonts w:ascii="Times New Roman"/>
              <w:color w:val="000000"/>
              <w:spacing w:val="33"/>
            </w:rPr>
          </w:rPrChange>
        </w:rPr>
        <w:t xml:space="preserve"> </w:t>
      </w:r>
      <w:r w:rsidR="00F8133A" w:rsidRPr="0027638C">
        <w:rPr>
          <w:sz w:val="24"/>
          <w:rPrChange w16du:dateUtc="2026-07-07T18:18:00Z" w:author="Author" w:date="2026-07-07T20:18:00Z" w:id="5382">
            <w:rPr>
              <w:rFonts w:ascii="Times New Roman"/>
              <w:color w:val="000000"/>
            </w:rPr>
          </w:rPrChange>
        </w:rPr>
        <w:t>do</w:t>
      </w:r>
      <w:r w:rsidR="00F8133A" w:rsidRPr="0027638C">
        <w:rPr>
          <w:sz w:val="24"/>
          <w:rPrChange w16du:dateUtc="2026-07-07T18:18:00Z" w:author="Author" w:date="2026-07-07T20:18:00Z" w:id="5383">
            <w:rPr>
              <w:rFonts w:ascii="Times New Roman"/>
              <w:color w:val="000000"/>
              <w:spacing w:val="33"/>
            </w:rPr>
          </w:rPrChange>
        </w:rPr>
        <w:t xml:space="preserve"> </w:t>
      </w:r>
      <w:r w:rsidR="00F8133A" w:rsidRPr="0027638C">
        <w:rPr>
          <w:sz w:val="24"/>
          <w:rPrChange w16du:dateUtc="2026-07-07T18:18:00Z" w:author="Author" w:date="2026-07-07T20:18:00Z" w:id="5384">
            <w:rPr>
              <w:rFonts w:ascii="Times New Roman"/>
              <w:color w:val="000000"/>
            </w:rPr>
          </w:rPrChange>
        </w:rPr>
        <w:t>eiusmod</w:t>
      </w:r>
      <w:r w:rsidR="00F8133A" w:rsidRPr="0027638C">
        <w:rPr>
          <w:sz w:val="24"/>
          <w:rPrChange w16du:dateUtc="2026-07-07T18:18:00Z" w:author="Author" w:date="2026-07-07T20:18:00Z" w:id="5385">
            <w:rPr>
              <w:rFonts w:ascii="Times New Roman"/>
              <w:color w:val="000000"/>
              <w:spacing w:val="34"/>
            </w:rPr>
          </w:rPrChange>
        </w:rPr>
        <w:t xml:space="preserve"> </w:t>
      </w:r>
      <w:r w:rsidR="00F8133A" w:rsidRPr="0027638C">
        <w:rPr>
          <w:sz w:val="24"/>
          <w:rPrChange w16du:dateUtc="2026-07-07T18:18:00Z" w:author="Author" w:date="2026-07-07T20:18:00Z" w:id="5386">
            <w:rPr>
              <w:rFonts w:ascii="Times New Roman"/>
              <w:color w:val="000000"/>
            </w:rPr>
          </w:rPrChange>
        </w:rPr>
        <w:t>Tempor</w:t>
      </w:r>
      <w:r w:rsidR="00F8133A" w:rsidRPr="0027638C">
        <w:rPr>
          <w:sz w:val="24"/>
          <w:rPrChange w16du:dateUtc="2026-07-07T18:18:00Z" w:author="Author" w:date="2026-07-07T20:18:00Z" w:id="5387">
            <w:rPr>
              <w:rFonts w:ascii="Times New Roman"/>
              <w:color w:val="000000"/>
              <w:spacing w:val="34"/>
            </w:rPr>
          </w:rPrChange>
        </w:rPr>
        <w:t xml:space="preserve"> </w:t>
      </w:r>
      <w:r w:rsidR="00F8133A" w:rsidRPr="0027638C">
        <w:rPr>
          <w:sz w:val="24"/>
          <w:rPrChange w16du:dateUtc="2026-07-07T18:18:00Z" w:author="Author" w:date="2026-07-07T20:18:00Z" w:id="5388">
            <w:rPr>
              <w:rFonts w:ascii="Times New Roman"/>
              <w:color w:val="000000"/>
            </w:rPr>
          </w:rPrChange>
        </w:rPr>
        <w:t>incididunt</w:t>
      </w:r>
      <w:r w:rsidR="00F8133A" w:rsidRPr="0027638C">
        <w:rPr>
          <w:sz w:val="24"/>
          <w:rPrChange w16du:dateUtc="2026-07-07T18:18:00Z" w:author="Author" w:date="2026-07-07T20:18:00Z" w:id="5389">
            <w:rPr>
              <w:rFonts w:ascii="Times New Roman"/>
              <w:color w:val="000000"/>
              <w:spacing w:val="34"/>
            </w:rPr>
          </w:rPrChange>
        </w:rPr>
        <w:t xml:space="preserve"> </w:t>
      </w:r>
      <w:r w:rsidR="00F8133A" w:rsidRPr="0027638C">
        <w:rPr>
          <w:sz w:val="24"/>
          <w:rPrChange w16du:dateUtc="2026-07-07T18:18:00Z" w:author="Author" w:date="2026-07-07T20:18:00Z" w:id="5390">
            <w:rPr>
              <w:rFonts w:ascii="Times New Roman"/>
              <w:color w:val="000000"/>
            </w:rPr>
          </w:rPrChange>
        </w:rPr>
        <w:t>ut,</w:t>
      </w:r>
      <w:r w:rsidR="00F8133A" w:rsidRPr="0027638C">
        <w:rPr>
          <w:sz w:val="24"/>
          <w:rPrChange w16du:dateUtc="2026-07-07T18:18:00Z" w:author="Author" w:date="2026-07-07T20:18:00Z" w:id="5391">
            <w:rPr>
              <w:rFonts w:ascii="Times New Roman"/>
              <w:color w:val="000000"/>
              <w:spacing w:val="34"/>
            </w:rPr>
          </w:rPrChange>
        </w:rPr>
        <w:t xml:space="preserve"> </w:t>
      </w:r>
      <w:r w:rsidR="00F8133A" w:rsidRPr="0027638C">
        <w:rPr>
          <w:sz w:val="24"/>
          <w:rPrChange w16du:dateUtc="2026-07-07T18:18:00Z" w:author="Author" w:date="2026-07-07T20:18:00Z" w:id="5392">
            <w:rPr>
              <w:rFonts w:ascii="Times New Roman"/>
              <w:color w:val="000000"/>
            </w:rPr>
          </w:rPrChange>
        </w:rPr>
        <w:t>labore,</w:t>
      </w:r>
      <w:r w:rsidR="00F8133A" w:rsidRPr="0027638C">
        <w:rPr>
          <w:sz w:val="24"/>
          <w:rPrChange w16du:dateUtc="2026-07-07T18:18:00Z" w:author="Author" w:date="2026-07-07T20:18:00Z" w:id="5393">
            <w:rPr>
              <w:rFonts w:ascii="Times New Roman"/>
              <w:color w:val="000000"/>
              <w:spacing w:val="34"/>
            </w:rPr>
          </w:rPrChange>
        </w:rPr>
        <w:t xml:space="preserve"> </w:t>
      </w:r>
      <w:r w:rsidR="00F8133A" w:rsidRPr="0027638C">
        <w:rPr>
          <w:sz w:val="24"/>
          <w:rPrChange w16du:dateUtc="2026-07-07T18:18:00Z" w:author="Author" w:date="2026-07-07T20:18:00Z" w:id="5394">
            <w:rPr>
              <w:rFonts w:ascii="Times New Roman"/>
              <w:color w:val="000000"/>
            </w:rPr>
          </w:rPrChange>
        </w:rPr>
        <w:t>et-dolore,</w:t>
      </w:r>
      <w:r w:rsidR="00F8133A" w:rsidRPr="0027638C">
        <w:rPr>
          <w:sz w:val="24"/>
          <w:rPrChange w16du:dateUtc="2026-07-07T18:18:00Z" w:author="Author" w:date="2026-07-07T20:18:00Z" w:id="5395">
            <w:rPr>
              <w:rFonts w:ascii="Times New Roman"/>
              <w:color w:val="000000"/>
              <w:spacing w:val="33"/>
            </w:rPr>
          </w:rPrChange>
        </w:rPr>
        <w:t xml:space="preserve"> </w:t>
      </w:r>
      <w:r w:rsidR="00F8133A" w:rsidRPr="0027638C">
        <w:rPr>
          <w:sz w:val="24"/>
          <w:rPrChange w16du:dateUtc="2026-07-07T18:18:00Z" w:author="Author" w:date="2026-07-07T20:18:00Z" w:id="5396">
            <w:rPr>
              <w:rFonts w:ascii="Times New Roman"/>
              <w:color w:val="000000"/>
            </w:rPr>
          </w:rPrChange>
        </w:rPr>
        <w:t>magna,</w:t>
      </w:r>
      <w:r w:rsidR="00F8133A" w:rsidRPr="0027638C">
        <w:rPr>
          <w:sz w:val="24"/>
          <w:rPrChange w16du:dateUtc="2026-07-07T18:18:00Z" w:author="Author" w:date="2026-07-07T20:18:00Z" w:id="5397">
            <w:rPr>
              <w:rFonts w:ascii="Times New Roman"/>
              <w:color w:val="000000"/>
              <w:spacing w:val="33"/>
            </w:rPr>
          </w:rPrChange>
        </w:rPr>
        <w:t xml:space="preserve"> </w:t>
      </w:r>
      <w:r w:rsidR="00F8133A" w:rsidRPr="0027638C">
        <w:rPr>
          <w:sz w:val="24"/>
          <w:rPrChange w16du:dateUtc="2026-07-07T18:18:00Z" w:author="Author" w:date="2026-07-07T20:18:00Z" w:id="5398">
            <w:rPr>
              <w:rFonts w:ascii="Times New Roman" w:hAnsi="Times New Roman"/>
              <w:color w:val="000000"/>
            </w:rPr>
          </w:rPrChange>
        </w:rPr>
        <w:t>aliqua</w:t>
      </w:r>
      <w:del w16du:dateUtc="2026-07-07T18:18:00Z" w:author="Author" w:date="2026-07-07T20:18:00Z" w:id="5399">
        <w:r>
          <w:rPr>
            <w:color w:val="000000"/>
          </w:rPr>
          <w:cr/>
        </w:r>
      </w:del>
      <w:r w:rsidR="00F8133A" w:rsidRPr="0027638C">
        <w:rPr>
          <w:sz w:val="24"/>
          <w:rPrChange w16du:dateUtc="2026-07-07T18:18:00Z" w:author="Author" w:date="2026-07-07T20:18:00Z" w:id="5400">
            <w:rPr>
              <w:rFonts w:ascii="Times New Roman"/>
              <w:color w:val="000000"/>
              <w:spacing w:val="665"/>
            </w:rPr>
          </w:rPrChange>
        </w:rPr>
        <w:t xml:space="preserve"> </w:t>
      </w:r>
      <w:r w:rsidR="00F8133A" w:rsidRPr="0027638C">
        <w:rPr>
          <w:sz w:val="24"/>
          <w:rPrChange w16du:dateUtc="2026-07-07T18:18:00Z" w:author="Author" w:date="2026-07-07T20:18:00Z" w:id="5401">
            <w:rPr>
              <w:rFonts w:ascii="Times New Roman"/>
              <w:color w:val="000000"/>
            </w:rPr>
          </w:rPrChange>
        </w:rPr>
        <w:t>lorem ipsum-dolor sit amet consectetur Adipiscing elit Sed Do Eiusmod</w:t>
      </w:r>
      <w:r w:rsidR="00A96A35" w:rsidRPr="0027638C">
        <w:rPr>
          <w:sz w:val="24"/>
          <w:rPrChange w16du:dateUtc="2026-07-07T18:18:00Z" w:author="Author" w:date="2026-07-07T20:18:00Z" w:id="5402">
            <w:rPr>
              <w:rFonts w:ascii="Times New Roman"/>
              <w:color w:val="000000"/>
            </w:rPr>
          </w:rPrChange>
        </w:rPr>
        <w:t>:</w:t>
      </w:r>
      <w:bookmarkEnd w:id="5326"/>
    </w:p>
    <w:p w14:paraId="584D9195" w14:textId="77777777" w:rsidR="009609E8" w:rsidRDefault="00000000" w:rsidRPr="0027638C">
      <w:pPr>
        <w:pStyle w:val="ListParagraph"/>
        <w:numPr>
          <w:ilvl w:val="2"/>
          <w:numId w:val="5"/>
        </w:numPr>
        <w:tabs>
          <w:tab w:pos="2159" w:val="left"/>
        </w:tabs>
        <w:spacing w:before="237"/>
        <w:ind w:hanging="719" w:left="2159"/>
        <w:rPr>
          <w:sz w:val="24"/>
          <w:rPrChange w16du:dateUtc="2026-07-07T18:18:00Z" w:author="Author" w:date="2026-07-07T20:18:00Z" w:id="5403">
            <w:rPr>
              <w:rFonts w:ascii="Times New Roman"/>
              <w:color w:val="000000"/>
            </w:rPr>
          </w:rPrChange>
        </w:rPr>
        <w:pPrChange w16du:dateUtc="2026-07-07T18:18:00Z" w:author="Author" w:date="2026-07-07T20:18:00Z" w:id="5404">
          <w:pPr>
            <w:spacing w:after="0" w:before="237" w:line="276" w:lineRule="exact"/>
            <w:ind w:left="1440"/>
            <w:jc w:val="left"/>
          </w:pPr>
        </w:pPrChange>
      </w:pPr>
      <w:del w16du:dateUtc="2026-07-07T18:18:00Z" w:author="Author" w:date="2026-07-07T20:18:00Z" w:id="5405">
        <w:r>
          <w:rPr>
            <w:color w:val="000000"/>
            <w:sz w:val="24"/>
          </w:rPr>
          <w:delText>(i)</w:delText>
        </w:r>
        <w:r>
          <w:rPr>
            <w:color w:val="000000"/>
            <w:spacing w:val="433"/>
            <w:sz w:val="24"/>
          </w:rPr>
          <w:delText xml:space="preserve"> </w:delText>
        </w:r>
      </w:del>
      <w:r w:rsidR="00A96A35" w:rsidRPr="0027638C">
        <w:rPr>
          <w:sz w:val="24"/>
          <w:rPrChange w16du:dateUtc="2026-07-07T18:18:00Z" w:author="Author" w:date="2026-07-07T20:18:00Z" w:id="5406">
            <w:rPr>
              <w:rFonts w:ascii="Times New Roman"/>
              <w:color w:val="000000"/>
            </w:rPr>
          </w:rPrChange>
        </w:rPr>
        <w:t>tempor</w:t>
      </w:r>
      <w:r w:rsidR="00A96A35" w:rsidRPr="0027638C">
        <w:rPr>
          <w:spacing w:val="-8"/>
          <w:sz w:val="24"/>
          <w:rPrChange w16du:dateUtc="2026-07-07T18:18:00Z" w:author="Author" w:date="2026-07-07T20:18:00Z" w:id="5407">
            <w:rPr>
              <w:rFonts w:ascii="Times New Roman"/>
              <w:color w:val="000000"/>
            </w:rPr>
          </w:rPrChange>
        </w:rPr>
        <w:t xml:space="preserve"> </w:t>
      </w:r>
      <w:r w:rsidR="00A96A35" w:rsidRPr="0027638C">
        <w:rPr>
          <w:sz w:val="24"/>
          <w:rPrChange w16du:dateUtc="2026-07-07T18:18:00Z" w:author="Author" w:date="2026-07-07T20:18:00Z" w:id="5408">
            <w:rPr>
              <w:rFonts w:ascii="Times New Roman"/>
              <w:color w:val="000000"/>
            </w:rPr>
          </w:rPrChange>
        </w:rPr>
        <w:t>incididunt</w:t>
      </w:r>
      <w:r w:rsidR="00A96A35" w:rsidRPr="0027638C">
        <w:rPr>
          <w:spacing w:val="-5"/>
          <w:sz w:val="24"/>
          <w:rPrChange w16du:dateUtc="2026-07-07T18:18:00Z" w:author="Author" w:date="2026-07-07T20:18:00Z" w:id="5409">
            <w:rPr>
              <w:rFonts w:ascii="Times New Roman"/>
              <w:color w:val="000000"/>
            </w:rPr>
          </w:rPrChange>
        </w:rPr>
        <w:t xml:space="preserve"> </w:t>
      </w:r>
      <w:r w:rsidR="00A96A35" w:rsidRPr="0027638C">
        <w:rPr>
          <w:sz w:val="24"/>
          <w:rPrChange w16du:dateUtc="2026-07-07T18:18:00Z" w:author="Author" w:date="2026-07-07T20:18:00Z" w:id="5410">
            <w:rPr>
              <w:rFonts w:ascii="Times New Roman"/>
              <w:color w:val="000000"/>
            </w:rPr>
          </w:rPrChange>
        </w:rPr>
        <w:t>ut</w:t>
      </w:r>
      <w:r w:rsidR="00A96A35" w:rsidRPr="0027638C">
        <w:rPr>
          <w:spacing w:val="-5"/>
          <w:sz w:val="24"/>
          <w:rPrChange w16du:dateUtc="2026-07-07T18:18:00Z" w:author="Author" w:date="2026-07-07T20:18:00Z" w:id="5411">
            <w:rPr>
              <w:rFonts w:ascii="Times New Roman"/>
              <w:color w:val="000000"/>
            </w:rPr>
          </w:rPrChange>
        </w:rPr>
        <w:t xml:space="preserve"> </w:t>
      </w:r>
      <w:r w:rsidR="00A96A35" w:rsidRPr="0027638C">
        <w:rPr>
          <w:sz w:val="24"/>
          <w:rPrChange w16du:dateUtc="2026-07-07T18:18:00Z" w:author="Author" w:date="2026-07-07T20:18:00Z" w:id="5412">
            <w:rPr>
              <w:rFonts w:ascii="Times New Roman"/>
              <w:color w:val="000000"/>
            </w:rPr>
          </w:rPrChange>
        </w:rPr>
        <w:t>labore</w:t>
      </w:r>
      <w:r w:rsidR="00A96A35" w:rsidRPr="0027638C">
        <w:rPr>
          <w:spacing w:val="-6"/>
          <w:sz w:val="24"/>
          <w:rPrChange w16du:dateUtc="2026-07-07T18:18:00Z" w:author="Author" w:date="2026-07-07T20:18:00Z" w:id="5413">
            <w:rPr>
              <w:rFonts w:ascii="Times New Roman"/>
              <w:color w:val="000000"/>
            </w:rPr>
          </w:rPrChange>
        </w:rPr>
        <w:t xml:space="preserve"> </w:t>
      </w:r>
      <w:r w:rsidR="00A96A35" w:rsidRPr="0027638C">
        <w:rPr>
          <w:sz w:val="24"/>
          <w:rPrChange w16du:dateUtc="2026-07-07T18:18:00Z" w:author="Author" w:date="2026-07-07T20:18:00Z" w:id="5414">
            <w:rPr>
              <w:rFonts w:ascii="Times New Roman"/>
              <w:color w:val="000000"/>
            </w:rPr>
          </w:rPrChange>
        </w:rPr>
        <w:t>et</w:t>
      </w:r>
      <w:r w:rsidR="00A96A35" w:rsidRPr="0027638C">
        <w:rPr>
          <w:spacing w:val="-6"/>
          <w:sz w:val="24"/>
          <w:rPrChange w16du:dateUtc="2026-07-07T18:18:00Z" w:author="Author" w:date="2026-07-07T20:18:00Z" w:id="5415">
            <w:rPr>
              <w:rFonts w:ascii="Times New Roman"/>
              <w:color w:val="000000"/>
              <w:spacing w:val="-1"/>
            </w:rPr>
          </w:rPrChange>
        </w:rPr>
        <w:t xml:space="preserve"> </w:t>
      </w:r>
      <w:r w:rsidR="00A96A35" w:rsidRPr="0027638C">
        <w:rPr>
          <w:sz w:val="24"/>
          <w:rPrChange w16du:dateUtc="2026-07-07T18:18:00Z" w:author="Author" w:date="2026-07-07T20:18:00Z" w:id="5416">
            <w:rPr>
              <w:rFonts w:ascii="Times New Roman"/>
              <w:color w:val="000000"/>
            </w:rPr>
          </w:rPrChange>
        </w:rPr>
        <w:t>Dolore</w:t>
      </w:r>
      <w:r w:rsidR="00A96A35" w:rsidRPr="0027638C">
        <w:rPr>
          <w:spacing w:val="-5"/>
          <w:sz w:val="24"/>
          <w:rPrChange w16du:dateUtc="2026-07-07T18:18:00Z" w:author="Author" w:date="2026-07-07T20:18:00Z" w:id="5417">
            <w:rPr>
              <w:rFonts w:ascii="Times New Roman"/>
              <w:color w:val="000000"/>
            </w:rPr>
          </w:rPrChange>
        </w:rPr>
        <w:t xml:space="preserve"> </w:t>
      </w:r>
      <w:r w:rsidR="00A96A35" w:rsidRPr="0027638C">
        <w:rPr>
          <w:sz w:val="24"/>
          <w:rPrChange w16du:dateUtc="2026-07-07T18:18:00Z" w:author="Author" w:date="2026-07-07T20:18:00Z" w:id="5418">
            <w:rPr>
              <w:rFonts w:ascii="Times New Roman"/>
              <w:color w:val="000000"/>
            </w:rPr>
          </w:rPrChange>
        </w:rPr>
        <w:t>Magna;</w:t>
      </w:r>
      <w:r w:rsidR="00A96A35" w:rsidRPr="0027638C">
        <w:rPr>
          <w:spacing w:val="-5"/>
          <w:sz w:val="24"/>
          <w:rPrChange w16du:dateUtc="2026-07-07T18:18:00Z" w:author="Author" w:date="2026-07-07T20:18:00Z" w:id="5419">
            <w:rPr>
              <w:rFonts w:ascii="Times New Roman"/>
              <w:color w:val="000000"/>
            </w:rPr>
          </w:rPrChange>
        </w:rPr>
        <w:t xml:space="preserve"> aliqua</w:t>
      </w:r>
    </w:p>
    <w:p w14:paraId="584D9196" w14:textId="77777777" w:rsidR="009609E8" w:rsidRDefault="00000000" w:rsidRPr="0027638C">
      <w:pPr>
        <w:pStyle w:val="ListParagraph"/>
        <w:numPr>
          <w:ilvl w:val="2"/>
          <w:numId w:val="5"/>
        </w:numPr>
        <w:tabs>
          <w:tab w:pos="2157" w:val="left"/>
          <w:tab w:pos="2160" w:val="left"/>
        </w:tabs>
        <w:spacing w:before="237"/>
        <w:ind w:right="356"/>
        <w:rPr>
          <w:sz w:val="24"/>
          <w:rPrChange w16du:dateUtc="2026-07-07T18:18:00Z" w:author="Author" w:date="2026-07-07T20:18:00Z" w:id="5420">
            <w:rPr>
              <w:rFonts w:ascii="Times New Roman"/>
              <w:color w:val="000000"/>
            </w:rPr>
          </w:rPrChange>
        </w:rPr>
        <w:pPrChange w16du:dateUtc="2026-07-07T18:18:00Z" w:author="Author" w:date="2026-07-07T20:18:00Z" w:id="5421">
          <w:pPr>
            <w:spacing w:after="0" w:before="237" w:line="253" w:lineRule="exact"/>
            <w:ind w:left="1440"/>
            <w:jc w:val="left"/>
          </w:pPr>
        </w:pPrChange>
      </w:pPr>
      <w:del w16du:dateUtc="2026-07-07T18:18:00Z" w:author="Author" w:date="2026-07-07T20:18:00Z" w:id="5422">
        <w:r>
          <w:rPr>
            <w:color w:val="000000"/>
          </w:rPr>
          <w:delText>(ii)</w:delText>
        </w:r>
        <w:r>
          <w:rPr>
            <w:color w:val="000000"/>
            <w:spacing w:val="396"/>
          </w:rPr>
          <w:delText xml:space="preserve"> </w:delText>
        </w:r>
      </w:del>
      <w:r w:rsidR="00A96A35" w:rsidRPr="0027638C">
        <w:rPr>
          <w:sz w:val="24"/>
          <w:rPrChange w16du:dateUtc="2026-07-07T18:18:00Z" w:author="Author" w:date="2026-07-07T20:18:00Z" w:id="5423">
            <w:rPr>
              <w:rFonts w:ascii="Times New Roman"/>
              <w:color w:val="000000"/>
            </w:rPr>
          </w:rPrChange>
        </w:rPr>
        <w:t>lorem</w:t>
      </w:r>
      <w:r w:rsidR="00A96A35" w:rsidRPr="0027638C">
        <w:rPr>
          <w:sz w:val="24"/>
          <w:rPrChange w16du:dateUtc="2026-07-07T18:18:00Z" w:author="Author" w:date="2026-07-07T20:18:00Z" w:id="5424">
            <w:rPr>
              <w:rFonts w:ascii="Times New Roman"/>
              <w:color w:val="000000"/>
              <w:spacing w:val="4"/>
            </w:rPr>
          </w:rPrChange>
        </w:rPr>
        <w:t xml:space="preserve"> </w:t>
      </w:r>
      <w:r w:rsidR="00A96A35" w:rsidRPr="0027638C">
        <w:rPr>
          <w:sz w:val="24"/>
          <w:rPrChange w16du:dateUtc="2026-07-07T18:18:00Z" w:author="Author" w:date="2026-07-07T20:18:00Z" w:id="5425">
            <w:rPr>
              <w:rFonts w:ascii="Times New Roman"/>
              <w:color w:val="000000"/>
            </w:rPr>
          </w:rPrChange>
        </w:rPr>
        <w:t>ipsum</w:t>
      </w:r>
      <w:r w:rsidR="00A96A35" w:rsidRPr="0027638C">
        <w:rPr>
          <w:sz w:val="24"/>
          <w:rPrChange w16du:dateUtc="2026-07-07T18:18:00Z" w:author="Author" w:date="2026-07-07T20:18:00Z" w:id="5426">
            <w:rPr>
              <w:rFonts w:ascii="Times New Roman"/>
              <w:color w:val="000000"/>
              <w:spacing w:val="4"/>
            </w:rPr>
          </w:rPrChange>
        </w:rPr>
        <w:t xml:space="preserve"> </w:t>
      </w:r>
      <w:r w:rsidR="00A96A35" w:rsidRPr="0027638C">
        <w:rPr>
          <w:sz w:val="24"/>
          <w:rPrChange w16du:dateUtc="2026-07-07T18:18:00Z" w:author="Author" w:date="2026-07-07T20:18:00Z" w:id="5427">
            <w:rPr>
              <w:rFonts w:ascii="Times New Roman"/>
              <w:color w:val="000000"/>
            </w:rPr>
          </w:rPrChange>
        </w:rPr>
        <w:t>dolor</w:t>
      </w:r>
      <w:r w:rsidR="00A96A35" w:rsidRPr="0027638C">
        <w:rPr>
          <w:sz w:val="24"/>
          <w:rPrChange w16du:dateUtc="2026-07-07T18:18:00Z" w:author="Author" w:date="2026-07-07T20:18:00Z" w:id="5428">
            <w:rPr>
              <w:rFonts w:ascii="Times New Roman"/>
              <w:color w:val="000000"/>
              <w:spacing w:val="4"/>
            </w:rPr>
          </w:rPrChange>
        </w:rPr>
        <w:t xml:space="preserve"> </w:t>
      </w:r>
      <w:r w:rsidR="00A96A35" w:rsidRPr="0027638C">
        <w:rPr>
          <w:sz w:val="24"/>
          <w:rPrChange w16du:dateUtc="2026-07-07T18:18:00Z" w:author="Author" w:date="2026-07-07T20:18:00Z" w:id="5429">
            <w:rPr>
              <w:rFonts w:ascii="Times New Roman"/>
              <w:color w:val="000000"/>
            </w:rPr>
          </w:rPrChange>
        </w:rPr>
        <w:t>sit</w:t>
      </w:r>
      <w:r w:rsidR="00A96A35" w:rsidRPr="0027638C">
        <w:rPr>
          <w:sz w:val="24"/>
          <w:rPrChange w16du:dateUtc="2026-07-07T18:18:00Z" w:author="Author" w:date="2026-07-07T20:18:00Z" w:id="5430">
            <w:rPr>
              <w:rFonts w:ascii="Times New Roman"/>
              <w:color w:val="000000"/>
              <w:spacing w:val="4"/>
            </w:rPr>
          </w:rPrChange>
        </w:rPr>
        <w:t xml:space="preserve"> </w:t>
      </w:r>
      <w:r w:rsidR="00A96A35" w:rsidRPr="0027638C">
        <w:rPr>
          <w:sz w:val="24"/>
          <w:rPrChange w16du:dateUtc="2026-07-07T18:18:00Z" w:author="Author" w:date="2026-07-07T20:18:00Z" w:id="5431">
            <w:rPr>
              <w:rFonts w:ascii="Times New Roman"/>
              <w:color w:val="000000"/>
            </w:rPr>
          </w:rPrChange>
        </w:rPr>
        <w:t>amet</w:t>
      </w:r>
      <w:r w:rsidR="00A96A35" w:rsidRPr="0027638C">
        <w:rPr>
          <w:sz w:val="24"/>
          <w:rPrChange w16du:dateUtc="2026-07-07T18:18:00Z" w:author="Author" w:date="2026-07-07T20:18:00Z" w:id="5432">
            <w:rPr>
              <w:rFonts w:ascii="Times New Roman"/>
              <w:color w:val="000000"/>
              <w:spacing w:val="4"/>
            </w:rPr>
          </w:rPrChange>
        </w:rPr>
        <w:t xml:space="preserve"> </w:t>
      </w:r>
      <w:r w:rsidR="00A96A35" w:rsidRPr="0027638C">
        <w:rPr>
          <w:sz w:val="24"/>
          <w:rPrChange w16du:dateUtc="2026-07-07T18:18:00Z" w:author="Author" w:date="2026-07-07T20:18:00Z" w:id="5433">
            <w:rPr>
              <w:rFonts w:ascii="Times New Roman"/>
              <w:color w:val="000000"/>
            </w:rPr>
          </w:rPrChange>
        </w:rPr>
        <w:t>consectetur:</w:t>
      </w:r>
      <w:r w:rsidR="00A96A35" w:rsidRPr="0027638C">
        <w:rPr>
          <w:sz w:val="24"/>
          <w:rPrChange w16du:dateUtc="2026-07-07T18:18:00Z" w:author="Author" w:date="2026-07-07T20:18:00Z" w:id="5434">
            <w:rPr>
              <w:rFonts w:ascii="Times New Roman"/>
              <w:color w:val="000000"/>
              <w:spacing w:val="4"/>
            </w:rPr>
          </w:rPrChange>
        </w:rPr>
        <w:t xml:space="preserve"> </w:t>
      </w:r>
      <w:r w:rsidR="00A96A35" w:rsidRPr="0027638C">
        <w:rPr>
          <w:sz w:val="24"/>
          <w:rPrChange w16du:dateUtc="2026-07-07T18:18:00Z" w:author="Author" w:date="2026-07-07T20:18:00Z" w:id="5435">
            <w:rPr>
              <w:rFonts w:ascii="Times New Roman"/>
              <w:color w:val="000000"/>
            </w:rPr>
          </w:rPrChange>
        </w:rPr>
        <w:t>(ADIPISCING)</w:t>
      </w:r>
      <w:r w:rsidR="00A96A35" w:rsidRPr="0027638C">
        <w:rPr>
          <w:sz w:val="24"/>
          <w:rPrChange w16du:dateUtc="2026-07-07T18:18:00Z" w:author="Author" w:date="2026-07-07T20:18:00Z" w:id="5436">
            <w:rPr>
              <w:rFonts w:ascii="Times New Roman"/>
              <w:color w:val="000000"/>
              <w:spacing w:val="4"/>
            </w:rPr>
          </w:rPrChange>
        </w:rPr>
        <w:t xml:space="preserve"> </w:t>
      </w:r>
      <w:r w:rsidR="00A96A35" w:rsidRPr="0027638C">
        <w:rPr>
          <w:sz w:val="24"/>
          <w:rPrChange w16du:dateUtc="2026-07-07T18:18:00Z" w:author="Author" w:date="2026-07-07T20:18:00Z" w:id="5437">
            <w:rPr>
              <w:rFonts w:ascii="Times New Roman"/>
              <w:color w:val="000000"/>
            </w:rPr>
          </w:rPrChange>
        </w:rPr>
        <w:t>elit</w:t>
      </w:r>
      <w:r w:rsidR="00A96A35" w:rsidRPr="0027638C">
        <w:rPr>
          <w:sz w:val="24"/>
          <w:rPrChange w16du:dateUtc="2026-07-07T18:18:00Z" w:author="Author" w:date="2026-07-07T20:18:00Z" w:id="5438">
            <w:rPr>
              <w:rFonts w:ascii="Times New Roman"/>
              <w:color w:val="000000"/>
              <w:spacing w:val="4"/>
            </w:rPr>
          </w:rPrChange>
        </w:rPr>
        <w:t xml:space="preserve"> </w:t>
      </w:r>
      <w:r w:rsidR="00A96A35" w:rsidRPr="0027638C">
        <w:rPr>
          <w:sz w:val="24"/>
          <w:rPrChange w16du:dateUtc="2026-07-07T18:18:00Z" w:author="Author" w:date="2026-07-07T20:18:00Z" w:id="5439">
            <w:rPr>
              <w:rFonts w:ascii="Times New Roman"/>
              <w:color w:val="000000"/>
            </w:rPr>
          </w:rPrChange>
        </w:rPr>
        <w:t>sed;</w:t>
      </w:r>
      <w:r w:rsidR="00A96A35" w:rsidRPr="0027638C">
        <w:rPr>
          <w:sz w:val="24"/>
          <w:rPrChange w16du:dateUtc="2026-07-07T18:18:00Z" w:author="Author" w:date="2026-07-07T20:18:00Z" w:id="5440">
            <w:rPr>
              <w:rFonts w:ascii="Times New Roman"/>
              <w:color w:val="000000"/>
              <w:spacing w:val="4"/>
            </w:rPr>
          </w:rPrChange>
        </w:rPr>
        <w:t xml:space="preserve"> </w:t>
      </w:r>
      <w:r w:rsidR="00A96A35" w:rsidRPr="0027638C">
        <w:rPr>
          <w:sz w:val="24"/>
          <w:rPrChange w16du:dateUtc="2026-07-07T18:18:00Z" w:author="Author" w:date="2026-07-07T20:18:00Z" w:id="5441">
            <w:rPr>
              <w:rFonts w:ascii="Times New Roman"/>
              <w:color w:val="000000"/>
            </w:rPr>
          </w:rPrChange>
        </w:rPr>
        <w:t>(DO)</w:t>
      </w:r>
      <w:r w:rsidR="00A96A35" w:rsidRPr="0027638C">
        <w:rPr>
          <w:sz w:val="24"/>
          <w:rPrChange w16du:dateUtc="2026-07-07T18:18:00Z" w:author="Author" w:date="2026-07-07T20:18:00Z" w:id="5442">
            <w:rPr>
              <w:rFonts w:ascii="Times New Roman"/>
              <w:color w:val="000000"/>
              <w:spacing w:val="4"/>
            </w:rPr>
          </w:rPrChange>
        </w:rPr>
        <w:t xml:space="preserve"> </w:t>
      </w:r>
      <w:r w:rsidR="00A96A35" w:rsidRPr="0027638C">
        <w:rPr>
          <w:sz w:val="24"/>
          <w:rPrChange w16du:dateUtc="2026-07-07T18:18:00Z" w:author="Author" w:date="2026-07-07T20:18:00Z" w:id="5443">
            <w:rPr>
              <w:rFonts w:ascii="Times New Roman" w:hAnsi="Times New Roman"/>
              <w:color w:val="000000"/>
            </w:rPr>
          </w:rPrChange>
        </w:rPr>
        <w:t>eiusmod</w:t>
      </w:r>
      <w:del w16du:dateUtc="2026-07-07T18:18:00Z" w:author="Author" w:date="2026-07-07T20:18:00Z" w:id="5444">
        <w:r>
          <w:rPr>
            <w:color w:val="000000"/>
          </w:rPr>
          <w:cr/>
        </w:r>
      </w:del>
      <w:r w:rsidR="00A96A35" w:rsidRPr="0027638C">
        <w:rPr>
          <w:sz w:val="24"/>
          <w:rPrChange w16du:dateUtc="2026-07-07T18:18:00Z" w:author="Author" w:date="2026-07-07T20:18:00Z" w:id="5445">
            <w:rPr>
              <w:rFonts w:ascii="Times New Roman"/>
              <w:color w:val="000000"/>
              <w:spacing w:val="665"/>
            </w:rPr>
          </w:rPrChange>
        </w:rPr>
        <w:t xml:space="preserve"> </w:t>
      </w:r>
      <w:r w:rsidR="00A96A35" w:rsidRPr="0027638C">
        <w:rPr>
          <w:sz w:val="24"/>
          <w:rPrChange w16du:dateUtc="2026-07-07T18:18:00Z" w:author="Author" w:date="2026-07-07T20:18:00Z" w:id="5446">
            <w:rPr>
              <w:rFonts w:ascii="Times New Roman"/>
              <w:color w:val="000000"/>
            </w:rPr>
          </w:rPrChange>
        </w:rPr>
        <w:t>tempor</w:t>
      </w:r>
      <w:del w16du:dateUtc="2026-07-07T18:18:00Z" w:author="Author" w:date="2026-07-07T20:18:00Z" w:id="5447">
        <w:r>
          <w:rPr>
            <w:color w:val="000000"/>
          </w:rPr>
          <w:delText>,</w:delText>
        </w:r>
      </w:del>
      <w:r w:rsidR="00A96A35" w:rsidRPr="0027638C">
        <w:rPr>
          <w:sz w:val="24"/>
          <w:rPrChange w16du:dateUtc="2026-07-07T18:18:00Z" w:author="Author" w:date="2026-07-07T20:18:00Z" w:id="5448">
            <w:rPr>
              <w:rFonts w:ascii="Times New Roman"/>
              <w:color w:val="000000"/>
              <w:spacing w:val="33"/>
            </w:rPr>
          </w:rPrChange>
        </w:rPr>
        <w:t xml:space="preserve"> </w:t>
      </w:r>
      <w:r w:rsidR="00A96A35" w:rsidRPr="0027638C">
        <w:rPr>
          <w:sz w:val="24"/>
          <w:rPrChange w16du:dateUtc="2026-07-07T18:18:00Z" w:author="Author" w:date="2026-07-07T20:18:00Z" w:id="5449">
            <w:rPr>
              <w:rFonts w:ascii="Times New Roman"/>
              <w:color w:val="000000"/>
            </w:rPr>
          </w:rPrChange>
        </w:rPr>
        <w:t>incididunt</w:t>
      </w:r>
      <w:r w:rsidR="00A96A35" w:rsidRPr="0027638C">
        <w:rPr>
          <w:sz w:val="24"/>
          <w:rPrChange w16du:dateUtc="2026-07-07T18:18:00Z" w:author="Author" w:date="2026-07-07T20:18:00Z" w:id="5450">
            <w:rPr>
              <w:rFonts w:ascii="Times New Roman"/>
              <w:color w:val="000000"/>
              <w:spacing w:val="34"/>
            </w:rPr>
          </w:rPrChange>
        </w:rPr>
        <w:t xml:space="preserve"> </w:t>
      </w:r>
      <w:r w:rsidR="00A96A35" w:rsidRPr="0027638C">
        <w:rPr>
          <w:sz w:val="24"/>
          <w:rPrChange w16du:dateUtc="2026-07-07T18:18:00Z" w:author="Author" w:date="2026-07-07T20:18:00Z" w:id="5451">
            <w:rPr>
              <w:rFonts w:ascii="Times New Roman"/>
              <w:color w:val="000000"/>
            </w:rPr>
          </w:rPrChange>
        </w:rPr>
        <w:t>ut-labore,</w:t>
      </w:r>
      <w:r w:rsidR="00A96A35" w:rsidRPr="0027638C">
        <w:rPr>
          <w:sz w:val="24"/>
          <w:rPrChange w16du:dateUtc="2026-07-07T18:18:00Z" w:author="Author" w:date="2026-07-07T20:18:00Z" w:id="5452">
            <w:rPr>
              <w:rFonts w:ascii="Times New Roman"/>
              <w:color w:val="000000"/>
              <w:spacing w:val="34"/>
            </w:rPr>
          </w:rPrChange>
        </w:rPr>
        <w:t xml:space="preserve"> </w:t>
      </w:r>
      <w:r w:rsidR="00A96A35" w:rsidRPr="0027638C">
        <w:rPr>
          <w:sz w:val="24"/>
          <w:rPrChange w16du:dateUtc="2026-07-07T18:18:00Z" w:author="Author" w:date="2026-07-07T20:18:00Z" w:id="5453">
            <w:rPr>
              <w:rFonts w:ascii="Times New Roman"/>
              <w:color w:val="000000"/>
            </w:rPr>
          </w:rPrChange>
        </w:rPr>
        <w:t>et</w:t>
      </w:r>
      <w:r w:rsidR="00A96A35" w:rsidRPr="0027638C">
        <w:rPr>
          <w:sz w:val="24"/>
          <w:rPrChange w16du:dateUtc="2026-07-07T18:18:00Z" w:author="Author" w:date="2026-07-07T20:18:00Z" w:id="5454">
            <w:rPr>
              <w:rFonts w:ascii="Times New Roman"/>
              <w:color w:val="000000"/>
              <w:spacing w:val="34"/>
            </w:rPr>
          </w:rPrChange>
        </w:rPr>
        <w:t xml:space="preserve"> </w:t>
      </w:r>
      <w:r w:rsidR="00A96A35" w:rsidRPr="0027638C">
        <w:rPr>
          <w:sz w:val="24"/>
          <w:rPrChange w16du:dateUtc="2026-07-07T18:18:00Z" w:author="Author" w:date="2026-07-07T20:18:00Z" w:id="5455">
            <w:rPr>
              <w:rFonts w:ascii="Times New Roman"/>
              <w:color w:val="000000"/>
            </w:rPr>
          </w:rPrChange>
        </w:rPr>
        <w:t>dolore</w:t>
      </w:r>
      <w:r w:rsidR="00A96A35" w:rsidRPr="0027638C">
        <w:rPr>
          <w:sz w:val="24"/>
          <w:rPrChange w16du:dateUtc="2026-07-07T18:18:00Z" w:author="Author" w:date="2026-07-07T20:18:00Z" w:id="5456">
            <w:rPr>
              <w:rFonts w:ascii="Times New Roman"/>
              <w:color w:val="000000"/>
              <w:spacing w:val="34"/>
            </w:rPr>
          </w:rPrChange>
        </w:rPr>
        <w:t xml:space="preserve"> </w:t>
      </w:r>
      <w:r w:rsidR="00A96A35" w:rsidRPr="0027638C">
        <w:rPr>
          <w:sz w:val="24"/>
          <w:rPrChange w16du:dateUtc="2026-07-07T18:18:00Z" w:author="Author" w:date="2026-07-07T20:18:00Z" w:id="5457">
            <w:rPr>
              <w:rFonts w:ascii="Times New Roman"/>
              <w:color w:val="000000"/>
            </w:rPr>
          </w:rPrChange>
        </w:rPr>
        <w:t>magna,</w:t>
      </w:r>
      <w:r w:rsidR="00A96A35" w:rsidRPr="0027638C">
        <w:rPr>
          <w:sz w:val="24"/>
          <w:rPrChange w16du:dateUtc="2026-07-07T18:18:00Z" w:author="Author" w:date="2026-07-07T20:18:00Z" w:id="5458">
            <w:rPr>
              <w:rFonts w:ascii="Times New Roman"/>
              <w:color w:val="000000"/>
              <w:spacing w:val="34"/>
            </w:rPr>
          </w:rPrChange>
        </w:rPr>
        <w:t xml:space="preserve"> </w:t>
      </w:r>
      <w:r w:rsidR="00A96A35" w:rsidRPr="0027638C">
        <w:rPr>
          <w:sz w:val="24"/>
          <w:rPrChange w16du:dateUtc="2026-07-07T18:18:00Z" w:author="Author" w:date="2026-07-07T20:18:00Z" w:id="5459">
            <w:rPr>
              <w:rFonts w:ascii="Times New Roman"/>
              <w:color w:val="000000"/>
            </w:rPr>
          </w:rPrChange>
        </w:rPr>
        <w:t>aliqua</w:t>
      </w:r>
      <w:r w:rsidR="00A96A35" w:rsidRPr="0027638C">
        <w:rPr>
          <w:sz w:val="24"/>
          <w:rPrChange w16du:dateUtc="2026-07-07T18:18:00Z" w:author="Author" w:date="2026-07-07T20:18:00Z" w:id="5460">
            <w:rPr>
              <w:rFonts w:ascii="Times New Roman"/>
              <w:color w:val="000000"/>
              <w:spacing w:val="34"/>
            </w:rPr>
          </w:rPrChange>
        </w:rPr>
        <w:t xml:space="preserve"> </w:t>
      </w:r>
      <w:r w:rsidR="00A96A35" w:rsidRPr="0027638C">
        <w:rPr>
          <w:sz w:val="24"/>
          <w:rPrChange w16du:dateUtc="2026-07-07T18:18:00Z" w:author="Author" w:date="2026-07-07T20:18:00Z" w:id="5461">
            <w:rPr>
              <w:rFonts w:ascii="Times New Roman"/>
              <w:color w:val="000000"/>
            </w:rPr>
          </w:rPrChange>
        </w:rPr>
        <w:t>lorem;</w:t>
      </w:r>
      <w:r w:rsidR="00A96A35" w:rsidRPr="0027638C">
        <w:rPr>
          <w:sz w:val="24"/>
          <w:rPrChange w16du:dateUtc="2026-07-07T18:18:00Z" w:author="Author" w:date="2026-07-07T20:18:00Z" w:id="5462">
            <w:rPr>
              <w:rFonts w:ascii="Times New Roman"/>
              <w:color w:val="000000"/>
              <w:spacing w:val="34"/>
            </w:rPr>
          </w:rPrChange>
        </w:rPr>
        <w:t xml:space="preserve"> </w:t>
      </w:r>
      <w:r w:rsidR="00A96A35" w:rsidRPr="0027638C">
        <w:rPr>
          <w:sz w:val="24"/>
          <w:rPrChange w16du:dateUtc="2026-07-07T18:18:00Z" w:author="Author" w:date="2026-07-07T20:18:00Z" w:id="5463">
            <w:rPr>
              <w:rFonts w:ascii="Times New Roman"/>
              <w:color w:val="000000"/>
            </w:rPr>
          </w:rPrChange>
        </w:rPr>
        <w:t>ipsum</w:t>
      </w:r>
      <w:r w:rsidR="00A96A35" w:rsidRPr="0027638C">
        <w:rPr>
          <w:sz w:val="24"/>
          <w:rPrChange w16du:dateUtc="2026-07-07T18:18:00Z" w:author="Author" w:date="2026-07-07T20:18:00Z" w:id="5464">
            <w:rPr>
              <w:rFonts w:ascii="Times New Roman"/>
              <w:color w:val="000000"/>
              <w:spacing w:val="34"/>
            </w:rPr>
          </w:rPrChange>
        </w:rPr>
        <w:t xml:space="preserve"> </w:t>
      </w:r>
      <w:r w:rsidR="00A96A35" w:rsidRPr="0027638C">
        <w:rPr>
          <w:sz w:val="24"/>
          <w:rPrChange w16du:dateUtc="2026-07-07T18:18:00Z" w:author="Author" w:date="2026-07-07T20:18:00Z" w:id="5465">
            <w:rPr>
              <w:rFonts w:ascii="Times New Roman"/>
              <w:color w:val="000000"/>
            </w:rPr>
          </w:rPrChange>
        </w:rPr>
        <w:t>(DOLOR)</w:t>
      </w:r>
      <w:r w:rsidR="00A96A35" w:rsidRPr="0027638C">
        <w:rPr>
          <w:sz w:val="24"/>
          <w:rPrChange w16du:dateUtc="2026-07-07T18:18:00Z" w:author="Author" w:date="2026-07-07T20:18:00Z" w:id="5466">
            <w:rPr>
              <w:rFonts w:ascii="Times New Roman"/>
              <w:color w:val="000000"/>
              <w:spacing w:val="34"/>
            </w:rPr>
          </w:rPrChange>
        </w:rPr>
        <w:t xml:space="preserve"> </w:t>
      </w:r>
      <w:r w:rsidR="00A96A35" w:rsidRPr="0027638C">
        <w:rPr>
          <w:sz w:val="24"/>
          <w:rPrChange w16du:dateUtc="2026-07-07T18:18:00Z" w:author="Author" w:date="2026-07-07T20:18:00Z" w:id="5467">
            <w:rPr>
              <w:rFonts w:ascii="Times New Roman"/>
              <w:color w:val="000000"/>
            </w:rPr>
          </w:rPrChange>
        </w:rPr>
        <w:t>sit</w:t>
      </w:r>
      <w:r w:rsidR="00A96A35" w:rsidRPr="0027638C">
        <w:rPr>
          <w:sz w:val="24"/>
          <w:rPrChange w16du:dateUtc="2026-07-07T18:18:00Z" w:author="Author" w:date="2026-07-07T20:18:00Z" w:id="5468">
            <w:rPr>
              <w:rFonts w:ascii="Times New Roman"/>
              <w:color w:val="000000"/>
              <w:spacing w:val="34"/>
            </w:rPr>
          </w:rPrChange>
        </w:rPr>
        <w:t xml:space="preserve"> </w:t>
      </w:r>
      <w:r w:rsidR="00A96A35" w:rsidRPr="0027638C">
        <w:rPr>
          <w:sz w:val="24"/>
          <w:rPrChange w16du:dateUtc="2026-07-07T18:18:00Z" w:author="Author" w:date="2026-07-07T20:18:00Z" w:id="5469">
            <w:rPr>
              <w:rFonts w:ascii="Times New Roman" w:hAnsi="Times New Roman"/>
              <w:color w:val="000000"/>
            </w:rPr>
          </w:rPrChange>
        </w:rPr>
        <w:t>amet</w:t>
      </w:r>
      <w:del w16du:dateUtc="2026-07-07T18:18:00Z" w:author="Author" w:date="2026-07-07T20:18:00Z" w:id="5470">
        <w:r>
          <w:rPr>
            <w:color w:val="000000"/>
          </w:rPr>
          <w:cr/>
        </w:r>
      </w:del>
      <w:r w:rsidR="00A96A35" w:rsidRPr="0027638C">
        <w:rPr>
          <w:sz w:val="24"/>
          <w:rPrChange w16du:dateUtc="2026-07-07T18:18:00Z" w:author="Author" w:date="2026-07-07T20:18:00Z" w:id="5471">
            <w:rPr>
              <w:rFonts w:ascii="Times New Roman"/>
              <w:color w:val="000000"/>
              <w:spacing w:val="665"/>
            </w:rPr>
          </w:rPrChange>
        </w:rPr>
        <w:t xml:space="preserve"> </w:t>
      </w:r>
      <w:r w:rsidR="00A96A35" w:rsidRPr="0027638C">
        <w:rPr>
          <w:sz w:val="24"/>
          <w:rPrChange w16du:dateUtc="2026-07-07T18:18:00Z" w:author="Author" w:date="2026-07-07T20:18:00Z" w:id="5472">
            <w:rPr>
              <w:rFonts w:ascii="Times New Roman"/>
              <w:color w:val="000000"/>
            </w:rPr>
          </w:rPrChange>
        </w:rPr>
        <w:t>consectetur</w:t>
      </w:r>
      <w:r w:rsidR="00A96A35" w:rsidRPr="0027638C">
        <w:rPr>
          <w:spacing w:val="-9"/>
          <w:sz w:val="24"/>
          <w:rPrChange w16du:dateUtc="2026-07-07T18:18:00Z" w:author="Author" w:date="2026-07-07T20:18:00Z" w:id="5473">
            <w:rPr>
              <w:rFonts w:ascii="Times New Roman"/>
              <w:color w:val="000000"/>
              <w:spacing w:val="-5"/>
            </w:rPr>
          </w:rPrChange>
        </w:rPr>
        <w:t xml:space="preserve"> </w:t>
      </w:r>
      <w:r w:rsidR="00A96A35" w:rsidRPr="0027638C">
        <w:rPr>
          <w:sz w:val="24"/>
          <w:rPrChange w16du:dateUtc="2026-07-07T18:18:00Z" w:author="Author" w:date="2026-07-07T20:18:00Z" w:id="5474">
            <w:rPr>
              <w:rFonts w:ascii="Times New Roman"/>
              <w:color w:val="000000"/>
            </w:rPr>
          </w:rPrChange>
        </w:rPr>
        <w:t>adipiscing</w:t>
      </w:r>
      <w:r w:rsidR="00A96A35" w:rsidRPr="0027638C">
        <w:rPr>
          <w:spacing w:val="-9"/>
          <w:sz w:val="24"/>
          <w:rPrChange w16du:dateUtc="2026-07-07T18:18:00Z" w:author="Author" w:date="2026-07-07T20:18:00Z" w:id="5475">
            <w:rPr>
              <w:rFonts w:ascii="Times New Roman"/>
              <w:color w:val="000000"/>
              <w:spacing w:val="-5"/>
            </w:rPr>
          </w:rPrChange>
        </w:rPr>
        <w:t xml:space="preserve"> </w:t>
      </w:r>
      <w:r w:rsidR="00A96A35" w:rsidRPr="0027638C">
        <w:rPr>
          <w:sz w:val="24"/>
          <w:rPrChange w16du:dateUtc="2026-07-07T18:18:00Z" w:author="Author" w:date="2026-07-07T20:18:00Z" w:id="5476">
            <w:rPr>
              <w:rFonts w:ascii="Times New Roman"/>
              <w:color w:val="000000"/>
            </w:rPr>
          </w:rPrChange>
        </w:rPr>
        <w:t>Elit</w:t>
      </w:r>
      <w:r w:rsidR="00A96A35" w:rsidRPr="0027638C">
        <w:rPr>
          <w:spacing w:val="-8"/>
          <w:sz w:val="24"/>
          <w:rPrChange w16du:dateUtc="2026-07-07T18:18:00Z" w:author="Author" w:date="2026-07-07T20:18:00Z" w:id="5477">
            <w:rPr>
              <w:rFonts w:ascii="Times New Roman"/>
              <w:color w:val="000000"/>
              <w:spacing w:val="-5"/>
            </w:rPr>
          </w:rPrChange>
        </w:rPr>
        <w:t xml:space="preserve"> </w:t>
      </w:r>
      <w:r w:rsidR="00A96A35" w:rsidRPr="0027638C">
        <w:rPr>
          <w:sz w:val="24"/>
          <w:rPrChange w16du:dateUtc="2026-07-07T18:18:00Z" w:author="Author" w:date="2026-07-07T20:18:00Z" w:id="5478">
            <w:rPr>
              <w:rFonts w:ascii="Times New Roman"/>
              <w:color w:val="000000"/>
            </w:rPr>
          </w:rPrChange>
        </w:rPr>
        <w:t>Sed</w:t>
      </w:r>
      <w:r w:rsidR="00A96A35" w:rsidRPr="0027638C">
        <w:rPr>
          <w:spacing w:val="-9"/>
          <w:sz w:val="24"/>
          <w:rPrChange w16du:dateUtc="2026-07-07T18:18:00Z" w:author="Author" w:date="2026-07-07T20:18:00Z" w:id="5479">
            <w:rPr>
              <w:rFonts w:ascii="Times New Roman"/>
              <w:color w:val="000000"/>
              <w:spacing w:val="-5"/>
            </w:rPr>
          </w:rPrChange>
        </w:rPr>
        <w:t xml:space="preserve"> </w:t>
      </w:r>
      <w:r w:rsidR="00A96A35" w:rsidRPr="0027638C">
        <w:rPr>
          <w:sz w:val="24"/>
          <w:rPrChange w16du:dateUtc="2026-07-07T18:18:00Z" w:author="Author" w:date="2026-07-07T20:18:00Z" w:id="5480">
            <w:rPr>
              <w:rFonts w:ascii="Times New Roman"/>
              <w:color w:val="000000"/>
            </w:rPr>
          </w:rPrChange>
        </w:rPr>
        <w:t>do</w:t>
      </w:r>
      <w:r w:rsidR="00A96A35" w:rsidRPr="0027638C">
        <w:rPr>
          <w:spacing w:val="-9"/>
          <w:sz w:val="24"/>
          <w:rPrChange w16du:dateUtc="2026-07-07T18:18:00Z" w:author="Author" w:date="2026-07-07T20:18:00Z" w:id="5481">
            <w:rPr>
              <w:rFonts w:ascii="Times New Roman"/>
              <w:color w:val="000000"/>
              <w:spacing w:val="-5"/>
            </w:rPr>
          </w:rPrChange>
        </w:rPr>
        <w:t xml:space="preserve"> </w:t>
      </w:r>
      <w:r w:rsidR="00A96A35" w:rsidRPr="0027638C">
        <w:rPr>
          <w:sz w:val="24"/>
          <w:rPrChange w16du:dateUtc="2026-07-07T18:18:00Z" w:author="Author" w:date="2026-07-07T20:18:00Z" w:id="5482">
            <w:rPr>
              <w:rFonts w:ascii="Times New Roman"/>
              <w:color w:val="000000"/>
            </w:rPr>
          </w:rPrChange>
        </w:rPr>
        <w:t>eiusmod</w:t>
      </w:r>
      <w:r w:rsidR="00A96A35" w:rsidRPr="0027638C">
        <w:rPr>
          <w:spacing w:val="-9"/>
          <w:sz w:val="24"/>
          <w:rPrChange w16du:dateUtc="2026-07-07T18:18:00Z" w:author="Author" w:date="2026-07-07T20:18:00Z" w:id="5483">
            <w:rPr>
              <w:rFonts w:ascii="Times New Roman"/>
              <w:color w:val="000000"/>
              <w:spacing w:val="-5"/>
            </w:rPr>
          </w:rPrChange>
        </w:rPr>
        <w:t xml:space="preserve"> </w:t>
      </w:r>
      <w:r w:rsidR="00A96A35" w:rsidRPr="0027638C">
        <w:rPr>
          <w:sz w:val="24"/>
          <w:rPrChange w16du:dateUtc="2026-07-07T18:18:00Z" w:author="Author" w:date="2026-07-07T20:18:00Z" w:id="5484">
            <w:rPr>
              <w:rFonts w:ascii="Times New Roman"/>
              <w:color w:val="000000"/>
            </w:rPr>
          </w:rPrChange>
        </w:rPr>
        <w:t>tempor</w:t>
      </w:r>
      <w:r w:rsidR="00A96A35" w:rsidRPr="0027638C">
        <w:rPr>
          <w:spacing w:val="-9"/>
          <w:sz w:val="24"/>
          <w:rPrChange w16du:dateUtc="2026-07-07T18:18:00Z" w:author="Author" w:date="2026-07-07T20:18:00Z" w:id="5485">
            <w:rPr>
              <w:rFonts w:ascii="Times New Roman"/>
              <w:color w:val="000000"/>
              <w:spacing w:val="-5"/>
            </w:rPr>
          </w:rPrChange>
        </w:rPr>
        <w:t xml:space="preserve"> </w:t>
      </w:r>
      <w:r w:rsidR="00A96A35" w:rsidRPr="0027638C">
        <w:rPr>
          <w:sz w:val="24"/>
          <w:rPrChange w16du:dateUtc="2026-07-07T18:18:00Z" w:author="Author" w:date="2026-07-07T20:18:00Z" w:id="5486">
            <w:rPr>
              <w:rFonts w:ascii="Times New Roman"/>
              <w:color w:val="000000"/>
            </w:rPr>
          </w:rPrChange>
        </w:rPr>
        <w:t>incididunt</w:t>
      </w:r>
      <w:r w:rsidR="00A96A35" w:rsidRPr="0027638C">
        <w:rPr>
          <w:spacing w:val="-9"/>
          <w:sz w:val="24"/>
          <w:rPrChange w16du:dateUtc="2026-07-07T18:18:00Z" w:author="Author" w:date="2026-07-07T20:18:00Z" w:id="5487">
            <w:rPr>
              <w:rFonts w:ascii="Times New Roman"/>
              <w:color w:val="000000"/>
              <w:spacing w:val="-5"/>
            </w:rPr>
          </w:rPrChange>
        </w:rPr>
        <w:t xml:space="preserve"> </w:t>
      </w:r>
      <w:r w:rsidR="00A96A35" w:rsidRPr="0027638C">
        <w:rPr>
          <w:sz w:val="24"/>
          <w:rPrChange w16du:dateUtc="2026-07-07T18:18:00Z" w:author="Author" w:date="2026-07-07T20:18:00Z" w:id="5488">
            <w:rPr>
              <w:rFonts w:ascii="Times New Roman"/>
              <w:color w:val="000000"/>
            </w:rPr>
          </w:rPrChange>
        </w:rPr>
        <w:t>ut</w:t>
      </w:r>
      <w:r w:rsidR="00A96A35" w:rsidRPr="0027638C">
        <w:rPr>
          <w:spacing w:val="-9"/>
          <w:sz w:val="24"/>
          <w:rPrChange w16du:dateUtc="2026-07-07T18:18:00Z" w:author="Author" w:date="2026-07-07T20:18:00Z" w:id="5489">
            <w:rPr>
              <w:rFonts w:ascii="Times New Roman"/>
              <w:color w:val="000000"/>
              <w:spacing w:val="-5"/>
            </w:rPr>
          </w:rPrChange>
        </w:rPr>
        <w:t xml:space="preserve"> </w:t>
      </w:r>
      <w:r w:rsidR="00A96A35" w:rsidRPr="0027638C">
        <w:rPr>
          <w:sz w:val="24"/>
          <w:rPrChange w16du:dateUtc="2026-07-07T18:18:00Z" w:author="Author" w:date="2026-07-07T20:18:00Z" w:id="5490">
            <w:rPr>
              <w:rFonts w:ascii="Times New Roman"/>
              <w:color w:val="000000"/>
            </w:rPr>
          </w:rPrChange>
        </w:rPr>
        <w:t>labore</w:t>
      </w:r>
      <w:r w:rsidR="00A96A35" w:rsidRPr="0027638C">
        <w:rPr>
          <w:spacing w:val="-9"/>
          <w:sz w:val="24"/>
          <w:rPrChange w16du:dateUtc="2026-07-07T18:18:00Z" w:author="Author" w:date="2026-07-07T20:18:00Z" w:id="5491">
            <w:rPr>
              <w:rFonts w:ascii="Times New Roman"/>
              <w:color w:val="000000"/>
              <w:spacing w:val="-5"/>
            </w:rPr>
          </w:rPrChange>
        </w:rPr>
        <w:t xml:space="preserve"> </w:t>
      </w:r>
      <w:r w:rsidR="00A96A35" w:rsidRPr="0027638C">
        <w:rPr>
          <w:sz w:val="24"/>
          <w:rPrChange w16du:dateUtc="2026-07-07T18:18:00Z" w:author="Author" w:date="2026-07-07T20:18:00Z" w:id="5492">
            <w:rPr>
              <w:rFonts w:ascii="Times New Roman"/>
              <w:color w:val="000000"/>
            </w:rPr>
          </w:rPrChange>
        </w:rPr>
        <w:t>et</w:t>
      </w:r>
      <w:r w:rsidR="00A96A35" w:rsidRPr="0027638C">
        <w:rPr>
          <w:spacing w:val="-9"/>
          <w:sz w:val="24"/>
          <w:rPrChange w16du:dateUtc="2026-07-07T18:18:00Z" w:author="Author" w:date="2026-07-07T20:18:00Z" w:id="5493">
            <w:rPr>
              <w:rFonts w:ascii="Times New Roman"/>
              <w:color w:val="000000"/>
              <w:spacing w:val="-5"/>
            </w:rPr>
          </w:rPrChange>
        </w:rPr>
        <w:t xml:space="preserve"> </w:t>
      </w:r>
      <w:r w:rsidR="00A96A35" w:rsidRPr="0027638C">
        <w:rPr>
          <w:sz w:val="24"/>
          <w:rPrChange w16du:dateUtc="2026-07-07T18:18:00Z" w:author="Author" w:date="2026-07-07T20:18:00Z" w:id="5494">
            <w:rPr>
              <w:rFonts w:ascii="Times New Roman" w:hAnsi="Times New Roman"/>
              <w:color w:val="000000"/>
            </w:rPr>
          </w:rPrChange>
        </w:rPr>
        <w:t>Dolore</w:t>
      </w:r>
      <w:del w16du:dateUtc="2026-07-07T18:18:00Z" w:author="Author" w:date="2026-07-07T20:18:00Z" w:id="5495">
        <w:r>
          <w:rPr>
            <w:color w:val="000000"/>
          </w:rPr>
          <w:cr/>
        </w:r>
      </w:del>
      <w:r w:rsidR="00A96A35" w:rsidRPr="0027638C">
        <w:rPr>
          <w:sz w:val="24"/>
          <w:rPrChange w16du:dateUtc="2026-07-07T18:18:00Z" w:author="Author" w:date="2026-07-07T20:18:00Z" w:id="5496">
            <w:rPr>
              <w:rFonts w:ascii="Times New Roman"/>
              <w:color w:val="000000"/>
              <w:spacing w:val="665"/>
            </w:rPr>
          </w:rPrChange>
        </w:rPr>
        <w:t xml:space="preserve"> </w:t>
      </w:r>
      <w:r w:rsidR="00A96A35" w:rsidRPr="0027638C">
        <w:rPr>
          <w:sz w:val="24"/>
          <w:rPrChange w16du:dateUtc="2026-07-07T18:18:00Z" w:author="Author" w:date="2026-07-07T20:18:00Z" w:id="5497">
            <w:rPr>
              <w:rFonts w:ascii="Times New Roman"/>
              <w:color w:val="000000"/>
            </w:rPr>
          </w:rPrChange>
        </w:rPr>
        <w:t>magna</w:t>
      </w:r>
      <w:r w:rsidR="00A96A35" w:rsidRPr="0027638C">
        <w:rPr>
          <w:sz w:val="24"/>
          <w:rPrChange w16du:dateUtc="2026-07-07T18:18:00Z" w:author="Author" w:date="2026-07-07T20:18:00Z" w:id="5498">
            <w:rPr>
              <w:rFonts w:ascii="Times New Roman"/>
              <w:color w:val="000000"/>
              <w:spacing w:val="31"/>
            </w:rPr>
          </w:rPrChange>
        </w:rPr>
        <w:t xml:space="preserve"> </w:t>
      </w:r>
      <w:r w:rsidR="00A96A35" w:rsidRPr="0027638C">
        <w:rPr>
          <w:sz w:val="24"/>
          <w:rPrChange w16du:dateUtc="2026-07-07T18:18:00Z" w:author="Author" w:date="2026-07-07T20:18:00Z" w:id="5499">
            <w:rPr>
              <w:rFonts w:ascii="Times New Roman"/>
              <w:color w:val="000000"/>
            </w:rPr>
          </w:rPrChange>
        </w:rPr>
        <w:t>aliqua</w:t>
      </w:r>
      <w:r w:rsidR="00A96A35" w:rsidRPr="0027638C">
        <w:rPr>
          <w:sz w:val="24"/>
          <w:rPrChange w16du:dateUtc="2026-07-07T18:18:00Z" w:author="Author" w:date="2026-07-07T20:18:00Z" w:id="5500">
            <w:rPr>
              <w:rFonts w:ascii="Times New Roman"/>
              <w:color w:val="000000"/>
              <w:spacing w:val="31"/>
            </w:rPr>
          </w:rPrChange>
        </w:rPr>
        <w:t xml:space="preserve"> </w:t>
      </w:r>
      <w:r w:rsidR="00A96A35" w:rsidRPr="0027638C">
        <w:rPr>
          <w:sz w:val="24"/>
          <w:rPrChange w16du:dateUtc="2026-07-07T18:18:00Z" w:author="Author" w:date="2026-07-07T20:18:00Z" w:id="5501">
            <w:rPr>
              <w:rFonts w:ascii="Times New Roman"/>
              <w:color w:val="000000"/>
            </w:rPr>
          </w:rPrChange>
        </w:rPr>
        <w:t>Lorem,</w:t>
      </w:r>
      <w:r w:rsidR="00A96A35" w:rsidRPr="0027638C">
        <w:rPr>
          <w:sz w:val="24"/>
          <w:rPrChange w16du:dateUtc="2026-07-07T18:18:00Z" w:author="Author" w:date="2026-07-07T20:18:00Z" w:id="5502">
            <w:rPr>
              <w:rFonts w:ascii="Times New Roman"/>
              <w:color w:val="000000"/>
              <w:spacing w:val="31"/>
            </w:rPr>
          </w:rPrChange>
        </w:rPr>
        <w:t xml:space="preserve"> </w:t>
      </w:r>
      <w:r w:rsidR="00A96A35" w:rsidRPr="0027638C">
        <w:rPr>
          <w:sz w:val="24"/>
          <w:rPrChange w16du:dateUtc="2026-07-07T18:18:00Z" w:author="Author" w:date="2026-07-07T20:18:00Z" w:id="5503">
            <w:rPr>
              <w:rFonts w:ascii="Times New Roman"/>
              <w:color w:val="000000"/>
            </w:rPr>
          </w:rPrChange>
        </w:rPr>
        <w:t>ipsum</w:t>
      </w:r>
      <w:r w:rsidR="00A96A35" w:rsidRPr="0027638C">
        <w:rPr>
          <w:sz w:val="24"/>
          <w:rPrChange w16du:dateUtc="2026-07-07T18:18:00Z" w:author="Author" w:date="2026-07-07T20:18:00Z" w:id="5504">
            <w:rPr>
              <w:rFonts w:ascii="Times New Roman"/>
              <w:color w:val="000000"/>
              <w:spacing w:val="31"/>
            </w:rPr>
          </w:rPrChange>
        </w:rPr>
        <w:t xml:space="preserve"> </w:t>
      </w:r>
      <w:r w:rsidR="00A96A35" w:rsidRPr="0027638C">
        <w:rPr>
          <w:sz w:val="24"/>
          <w:rPrChange w16du:dateUtc="2026-07-07T18:18:00Z" w:author="Author" w:date="2026-07-07T20:18:00Z" w:id="5505">
            <w:rPr>
              <w:rFonts w:ascii="Times New Roman"/>
              <w:color w:val="000000"/>
            </w:rPr>
          </w:rPrChange>
        </w:rPr>
        <w:t>Dolor</w:t>
      </w:r>
      <w:r w:rsidR="00A96A35" w:rsidRPr="0027638C">
        <w:rPr>
          <w:sz w:val="24"/>
          <w:rPrChange w16du:dateUtc="2026-07-07T18:18:00Z" w:author="Author" w:date="2026-07-07T20:18:00Z" w:id="5506">
            <w:rPr>
              <w:rFonts w:ascii="Times New Roman"/>
              <w:color w:val="000000"/>
              <w:spacing w:val="31"/>
            </w:rPr>
          </w:rPrChange>
        </w:rPr>
        <w:t xml:space="preserve"> </w:t>
      </w:r>
      <w:r w:rsidR="00A96A35" w:rsidRPr="0027638C">
        <w:rPr>
          <w:sz w:val="24"/>
          <w:rPrChange w16du:dateUtc="2026-07-07T18:18:00Z" w:author="Author" w:date="2026-07-07T20:18:00Z" w:id="5507">
            <w:rPr>
              <w:rFonts w:ascii="Times New Roman"/>
              <w:color w:val="000000"/>
            </w:rPr>
          </w:rPrChange>
        </w:rPr>
        <w:t>sit</w:t>
      </w:r>
      <w:r w:rsidR="00A96A35" w:rsidRPr="0027638C">
        <w:rPr>
          <w:sz w:val="24"/>
          <w:rPrChange w16du:dateUtc="2026-07-07T18:18:00Z" w:author="Author" w:date="2026-07-07T20:18:00Z" w:id="5508">
            <w:rPr>
              <w:rFonts w:ascii="Times New Roman"/>
              <w:color w:val="000000"/>
              <w:spacing w:val="31"/>
            </w:rPr>
          </w:rPrChange>
        </w:rPr>
        <w:t xml:space="preserve"> </w:t>
      </w:r>
      <w:r w:rsidR="00A96A35" w:rsidRPr="0027638C">
        <w:rPr>
          <w:sz w:val="24"/>
          <w:rPrChange w16du:dateUtc="2026-07-07T18:18:00Z" w:author="Author" w:date="2026-07-07T20:18:00Z" w:id="5509">
            <w:rPr>
              <w:rFonts w:ascii="Times New Roman"/>
              <w:color w:val="000000"/>
            </w:rPr>
          </w:rPrChange>
        </w:rPr>
        <w:t>amet</w:t>
      </w:r>
      <w:r w:rsidR="00A96A35" w:rsidRPr="0027638C">
        <w:rPr>
          <w:sz w:val="24"/>
          <w:rPrChange w16du:dateUtc="2026-07-07T18:18:00Z" w:author="Author" w:date="2026-07-07T20:18:00Z" w:id="5510">
            <w:rPr>
              <w:rFonts w:ascii="Times New Roman"/>
              <w:color w:val="000000"/>
              <w:spacing w:val="31"/>
            </w:rPr>
          </w:rPrChange>
        </w:rPr>
        <w:t xml:space="preserve"> </w:t>
      </w:r>
      <w:r w:rsidR="00A96A35" w:rsidRPr="0027638C">
        <w:rPr>
          <w:sz w:val="24"/>
          <w:rPrChange w16du:dateUtc="2026-07-07T18:18:00Z" w:author="Author" w:date="2026-07-07T20:18:00Z" w:id="5511">
            <w:rPr>
              <w:rFonts w:ascii="Times New Roman"/>
              <w:color w:val="000000"/>
            </w:rPr>
          </w:rPrChange>
        </w:rPr>
        <w:t>Consectetur,</w:t>
      </w:r>
      <w:r w:rsidR="00A96A35" w:rsidRPr="0027638C">
        <w:rPr>
          <w:sz w:val="24"/>
          <w:rPrChange w16du:dateUtc="2026-07-07T18:18:00Z" w:author="Author" w:date="2026-07-07T20:18:00Z" w:id="5512">
            <w:rPr>
              <w:rFonts w:ascii="Times New Roman"/>
              <w:color w:val="000000"/>
              <w:spacing w:val="31"/>
            </w:rPr>
          </w:rPrChange>
        </w:rPr>
        <w:t xml:space="preserve"> </w:t>
      </w:r>
      <w:r w:rsidR="00A96A35" w:rsidRPr="0027638C">
        <w:rPr>
          <w:sz w:val="24"/>
          <w:rPrChange w16du:dateUtc="2026-07-07T18:18:00Z" w:author="Author" w:date="2026-07-07T20:18:00Z" w:id="5513">
            <w:rPr>
              <w:rFonts w:ascii="Times New Roman"/>
              <w:color w:val="000000"/>
            </w:rPr>
          </w:rPrChange>
        </w:rPr>
        <w:t>adipiscing</w:t>
      </w:r>
      <w:r w:rsidR="00A96A35" w:rsidRPr="0027638C">
        <w:rPr>
          <w:sz w:val="24"/>
          <w:rPrChange w16du:dateUtc="2026-07-07T18:18:00Z" w:author="Author" w:date="2026-07-07T20:18:00Z" w:id="5514">
            <w:rPr>
              <w:rFonts w:ascii="Times New Roman"/>
              <w:color w:val="000000"/>
              <w:spacing w:val="31"/>
            </w:rPr>
          </w:rPrChange>
        </w:rPr>
        <w:t xml:space="preserve"> </w:t>
      </w:r>
      <w:r w:rsidR="00A96A35" w:rsidRPr="0027638C">
        <w:rPr>
          <w:sz w:val="24"/>
          <w:rPrChange w16du:dateUtc="2026-07-07T18:18:00Z" w:author="Author" w:date="2026-07-07T20:18:00Z" w:id="5515">
            <w:rPr>
              <w:rFonts w:ascii="Times New Roman"/>
              <w:color w:val="000000"/>
            </w:rPr>
          </w:rPrChange>
        </w:rPr>
        <w:t>elit</w:t>
      </w:r>
      <w:r w:rsidR="00A96A35" w:rsidRPr="0027638C">
        <w:rPr>
          <w:sz w:val="24"/>
          <w:rPrChange w16du:dateUtc="2026-07-07T18:18:00Z" w:author="Author" w:date="2026-07-07T20:18:00Z" w:id="5516">
            <w:rPr>
              <w:rFonts w:ascii="Times New Roman"/>
              <w:color w:val="000000"/>
              <w:spacing w:val="31"/>
            </w:rPr>
          </w:rPrChange>
        </w:rPr>
        <w:t xml:space="preserve"> </w:t>
      </w:r>
      <w:r w:rsidR="00A96A35" w:rsidRPr="0027638C">
        <w:rPr>
          <w:sz w:val="24"/>
          <w:rPrChange w16du:dateUtc="2026-07-07T18:18:00Z" w:author="Author" w:date="2026-07-07T20:18:00Z" w:id="5517">
            <w:rPr>
              <w:rFonts w:ascii="Times New Roman"/>
              <w:color w:val="000000"/>
            </w:rPr>
          </w:rPrChange>
        </w:rPr>
        <w:t>sed</w:t>
      </w:r>
      <w:r w:rsidR="00A96A35" w:rsidRPr="0027638C">
        <w:rPr>
          <w:sz w:val="24"/>
          <w:rPrChange w16du:dateUtc="2026-07-07T18:18:00Z" w:author="Author" w:date="2026-07-07T20:18:00Z" w:id="5518">
            <w:rPr>
              <w:rFonts w:ascii="Times New Roman"/>
              <w:color w:val="000000"/>
              <w:spacing w:val="31"/>
            </w:rPr>
          </w:rPrChange>
        </w:rPr>
        <w:t xml:space="preserve"> </w:t>
      </w:r>
      <w:r w:rsidR="00A96A35" w:rsidRPr="0027638C">
        <w:rPr>
          <w:sz w:val="24"/>
          <w:rPrChange w16du:dateUtc="2026-07-07T18:18:00Z" w:author="Author" w:date="2026-07-07T20:18:00Z" w:id="5519">
            <w:rPr>
              <w:rFonts w:ascii="Times New Roman"/>
              <w:color w:val="000000"/>
            </w:rPr>
          </w:rPrChange>
        </w:rPr>
        <w:t>do</w:t>
      </w:r>
      <w:del w16du:dateUtc="2026-07-07T18:18:00Z" w:author="Author" w:date="2026-07-07T20:18:00Z" w:id="5520">
        <w:r>
          <w:rPr>
            <w:color w:val="000000"/>
          </w:rPr>
          <w:delText>,</w:delText>
        </w:r>
      </w:del>
      <w:r w:rsidR="00A96A35" w:rsidRPr="0027638C">
        <w:rPr>
          <w:sz w:val="24"/>
          <w:rPrChange w16du:dateUtc="2026-07-07T18:18:00Z" w:author="Author" w:date="2026-07-07T20:18:00Z" w:id="5521">
            <w:rPr>
              <w:rFonts w:ascii="Times New Roman"/>
              <w:color w:val="000000"/>
              <w:spacing w:val="31"/>
            </w:rPr>
          </w:rPrChange>
        </w:rPr>
        <w:t xml:space="preserve"> </w:t>
      </w:r>
      <w:r w:rsidR="00A96A35" w:rsidRPr="0027638C">
        <w:rPr>
          <w:sz w:val="24"/>
          <w:rPrChange w16du:dateUtc="2026-07-07T18:18:00Z" w:author="Author" w:date="2026-07-07T20:18:00Z" w:id="5522">
            <w:rPr>
              <w:rFonts w:ascii="Times New Roman"/>
              <w:color w:val="000000"/>
            </w:rPr>
          </w:rPrChange>
        </w:rPr>
        <w:t>(eiusmod</w:t>
      </w:r>
      <w:r w:rsidR="00A96A35" w:rsidRPr="0027638C">
        <w:rPr>
          <w:sz w:val="24"/>
          <w:rPrChange w16du:dateUtc="2026-07-07T18:18:00Z" w:author="Author" w:date="2026-07-07T20:18:00Z" w:id="5523">
            <w:rPr>
              <w:rFonts w:ascii="Times New Roman"/>
              <w:color w:val="000000"/>
              <w:spacing w:val="31"/>
            </w:rPr>
          </w:rPrChange>
        </w:rPr>
        <w:t xml:space="preserve"> </w:t>
      </w:r>
      <w:r w:rsidR="00A96A35" w:rsidRPr="0027638C">
        <w:rPr>
          <w:sz w:val="24"/>
          <w:rPrChange w16du:dateUtc="2026-07-07T18:18:00Z" w:author="Author" w:date="2026-07-07T20:18:00Z" w:id="5524">
            <w:rPr>
              <w:rFonts w:ascii="Times New Roman" w:hAnsi="Times New Roman"/>
              <w:color w:val="000000"/>
            </w:rPr>
          </w:rPrChange>
        </w:rPr>
        <w:t>tempor,</w:t>
      </w:r>
      <w:del w16du:dateUtc="2026-07-07T18:18:00Z" w:author="Author" w:date="2026-07-07T20:18:00Z" w:id="5525">
        <w:r>
          <w:rPr>
            <w:color w:val="000000"/>
          </w:rPr>
          <w:cr/>
        </w:r>
      </w:del>
      <w:r w:rsidR="00A96A35" w:rsidRPr="0027638C">
        <w:rPr>
          <w:sz w:val="24"/>
          <w:rPrChange w16du:dateUtc="2026-07-07T18:18:00Z" w:author="Author" w:date="2026-07-07T20:18:00Z" w:id="5526">
            <w:rPr>
              <w:rFonts w:ascii="Times New Roman"/>
              <w:color w:val="000000"/>
              <w:spacing w:val="665"/>
            </w:rPr>
          </w:rPrChange>
        </w:rPr>
        <w:t xml:space="preserve"> </w:t>
      </w:r>
      <w:r w:rsidR="00A96A35" w:rsidRPr="0027638C">
        <w:rPr>
          <w:sz w:val="24"/>
          <w:rPrChange w16du:dateUtc="2026-07-07T18:18:00Z" w:author="Author" w:date="2026-07-07T20:18:00Z" w:id="5527">
            <w:rPr>
              <w:rFonts w:ascii="Times New Roman"/>
              <w:color w:val="000000"/>
            </w:rPr>
          </w:rPrChange>
        </w:rPr>
        <w:t>incididunt</w:t>
      </w:r>
      <w:ins w16du:dateUtc="2026-07-07T18:18:00Z" w:author="Author" w:date="2026-07-07T20:18:00Z" w:id="5528">
        <w:r w:rsidR="00A96A35" w:rsidRPr="0027638C">
          <w:rPr>
            <w:sz w:val="24"/>
            <w:szCs w:val="24"/>
          </w:rPr>
          <w:t>,</w:t>
        </w:r>
      </w:ins>
      <w:r w:rsidR="00A96A35" w:rsidRPr="0027638C">
        <w:rPr>
          <w:sz w:val="24"/>
          <w:rPrChange w16du:dateUtc="2026-07-07T18:18:00Z" w:author="Author" w:date="2026-07-07T20:18:00Z" w:id="5529">
            <w:rPr>
              <w:rFonts w:ascii="Times New Roman"/>
              <w:color w:val="000000"/>
            </w:rPr>
          </w:rPrChange>
        </w:rPr>
        <w:t xml:space="preserve"> ut labore, et </w:t>
      </w:r>
      <w:r w:rsidR="00A96A35" w:rsidRPr="0027638C">
        <w:rPr>
          <w:sz w:val="24"/>
          <w:rPrChange w16du:dateUtc="2026-07-07T18:18:00Z" w:author="Author" w:date="2026-07-07T20:18:00Z" w:id="5530">
            <w:rPr>
              <w:rFonts w:ascii="Times New Roman" w:hAnsi="Times New Roman"/>
              <w:color w:val="000000"/>
              <w:spacing w:val="5"/>
            </w:rPr>
          </w:rPrChange>
        </w:rPr>
        <w:t>“</w:t>
      </w:r>
      <w:r w:rsidR="00A96A35" w:rsidRPr="0027638C">
        <w:rPr>
          <w:b/>
          <w:sz w:val="24"/>
          <w:rPrChange w16du:dateUtc="2026-07-07T18:18:00Z" w:author="Author" w:date="2026-07-07T20:18:00Z" w:id="5531">
            <w:rPr>
              <w:rFonts w:ascii="Times New Roman" w:hAnsi="Times New Roman"/>
              <w:color w:val="000000"/>
              <w:spacing w:val="5"/>
            </w:rPr>
          </w:rPrChange>
        </w:rPr>
        <w:t>Dolore</w:t>
      </w:r>
      <w:r w:rsidR="00A96A35" w:rsidRPr="0027638C">
        <w:rPr>
          <w:b/>
          <w:sz w:val="24"/>
          <w:rPrChange w16du:dateUtc="2026-07-07T18:18:00Z" w:author="Author" w:date="2026-07-07T20:18:00Z" w:id="5532">
            <w:rPr>
              <w:rFonts w:ascii="Times New Roman"/>
              <w:color w:val="000000"/>
              <w:spacing w:val="7"/>
            </w:rPr>
          </w:rPrChange>
        </w:rPr>
        <w:t xml:space="preserve"> </w:t>
      </w:r>
      <w:r w:rsidR="00A96A35" w:rsidRPr="0027638C">
        <w:rPr>
          <w:b/>
          <w:sz w:val="24"/>
          <w:rPrChange w16du:dateUtc="2026-07-07T18:18:00Z" w:author="Author" w:date="2026-07-07T20:18:00Z" w:id="5533">
            <w:rPr>
              <w:rFonts w:ascii="Times New Roman" w:hAnsi="Times New Roman"/>
              <w:color w:val="000000"/>
              <w:spacing w:val="6"/>
            </w:rPr>
          </w:rPrChange>
        </w:rPr>
        <w:t>Magna</w:t>
      </w:r>
      <w:r w:rsidR="00A96A35" w:rsidRPr="0027638C">
        <w:rPr>
          <w:sz w:val="24"/>
          <w:rPrChange w16du:dateUtc="2026-07-07T18:18:00Z" w:author="Author" w:date="2026-07-07T20:18:00Z" w:id="5534">
            <w:rPr>
              <w:rFonts w:ascii="Times New Roman" w:hAnsi="Times New Roman"/>
              <w:color w:val="000000"/>
              <w:spacing w:val="6"/>
            </w:rPr>
          </w:rPrChange>
        </w:rPr>
        <w:t>”).</w:t>
      </w:r>
    </w:p>
    <w:p w14:paraId="584D9198" w14:textId="4709189D" w:rsidP="00EF7CF8" w:rsidR="009609E8" w:rsidRDefault="00A96A35" w:rsidRPr="0027638C">
      <w:pPr>
        <w:pStyle w:val="BodyText"/>
        <w:spacing w:before="238"/>
        <w:ind w:firstLine="0" w:right="355"/>
        <w:rPr>
          <w:sz w:val="24"/>
          <w:rPrChange w16du:dateUtc="2026-07-07T18:18:00Z" w:author="Author" w:date="2026-07-07T20:18:00Z" w:id="5535">
            <w:rPr>
              <w:rFonts w:ascii="Times New Roman"/>
              <w:color w:val="000000"/>
            </w:rPr>
          </w:rPrChange>
        </w:rPr>
        <w:pPrChange w16du:dateUtc="2026-07-07T18:18:00Z" w:author="Author" w:date="2026-07-07T20:18:00Z" w:id="5536">
          <w:pPr>
            <w:spacing w:after="0" w:before="237" w:line="253" w:lineRule="exact"/>
            <w:ind w:left="1440"/>
            <w:jc w:val="left"/>
          </w:pPr>
        </w:pPrChange>
      </w:pPr>
      <w:r w:rsidRPr="0027638C">
        <w:rPr>
          <w:sz w:val="24"/>
          <w:rPrChange w16du:dateUtc="2026-07-07T18:18:00Z" w:author="Author" w:date="2026-07-07T20:18:00Z" w:id="5537">
            <w:rPr>
              <w:rFonts w:ascii="Times New Roman"/>
              <w:color w:val="000000"/>
            </w:rPr>
          </w:rPrChange>
        </w:rPr>
        <w:t>Aliqua</w:t>
      </w:r>
      <w:r w:rsidRPr="0027638C">
        <w:rPr>
          <w:sz w:val="24"/>
          <w:rPrChange w16du:dateUtc="2026-07-07T18:18:00Z" w:author="Author" w:date="2026-07-07T20:18:00Z" w:id="5538">
            <w:rPr>
              <w:rFonts w:ascii="Times New Roman"/>
              <w:color w:val="000000"/>
              <w:spacing w:val="13"/>
            </w:rPr>
          </w:rPrChange>
        </w:rPr>
        <w:t xml:space="preserve"> </w:t>
      </w:r>
      <w:r w:rsidRPr="0027638C">
        <w:rPr>
          <w:sz w:val="24"/>
          <w:rPrChange w16du:dateUtc="2026-07-07T18:18:00Z" w:author="Author" w:date="2026-07-07T20:18:00Z" w:id="5539">
            <w:rPr>
              <w:rFonts w:ascii="Times New Roman"/>
              <w:color w:val="000000"/>
            </w:rPr>
          </w:rPrChange>
        </w:rPr>
        <w:t>lorem</w:t>
      </w:r>
      <w:r w:rsidRPr="0027638C">
        <w:rPr>
          <w:sz w:val="24"/>
          <w:rPrChange w16du:dateUtc="2026-07-07T18:18:00Z" w:author="Author" w:date="2026-07-07T20:18:00Z" w:id="5540">
            <w:rPr>
              <w:rFonts w:ascii="Times New Roman"/>
              <w:color w:val="000000"/>
              <w:spacing w:val="13"/>
            </w:rPr>
          </w:rPrChange>
        </w:rPr>
        <w:t xml:space="preserve"> </w:t>
      </w:r>
      <w:r w:rsidRPr="0027638C">
        <w:rPr>
          <w:sz w:val="24"/>
          <w:rPrChange w16du:dateUtc="2026-07-07T18:18:00Z" w:author="Author" w:date="2026-07-07T20:18:00Z" w:id="5541">
            <w:rPr>
              <w:rFonts w:ascii="Times New Roman"/>
              <w:color w:val="000000"/>
            </w:rPr>
          </w:rPrChange>
        </w:rPr>
        <w:t>ipsum,</w:t>
      </w:r>
      <w:r w:rsidRPr="0027638C">
        <w:rPr>
          <w:sz w:val="24"/>
          <w:rPrChange w16du:dateUtc="2026-07-07T18:18:00Z" w:author="Author" w:date="2026-07-07T20:18:00Z" w:id="5542">
            <w:rPr>
              <w:rFonts w:ascii="Times New Roman"/>
              <w:color w:val="000000"/>
              <w:spacing w:val="13"/>
            </w:rPr>
          </w:rPrChange>
        </w:rPr>
        <w:t xml:space="preserve"> </w:t>
      </w:r>
      <w:r w:rsidRPr="0027638C">
        <w:rPr>
          <w:sz w:val="24"/>
          <w:rPrChange w16du:dateUtc="2026-07-07T18:18:00Z" w:author="Author" w:date="2026-07-07T20:18:00Z" w:id="5543">
            <w:rPr>
              <w:rFonts w:ascii="Times New Roman"/>
              <w:color w:val="000000"/>
            </w:rPr>
          </w:rPrChange>
        </w:rPr>
        <w:t>dolor,</w:t>
      </w:r>
      <w:r w:rsidRPr="0027638C">
        <w:rPr>
          <w:sz w:val="24"/>
          <w:rPrChange w16du:dateUtc="2026-07-07T18:18:00Z" w:author="Author" w:date="2026-07-07T20:18:00Z" w:id="5544">
            <w:rPr>
              <w:rFonts w:ascii="Times New Roman"/>
              <w:color w:val="000000"/>
              <w:spacing w:val="13"/>
            </w:rPr>
          </w:rPrChange>
        </w:rPr>
        <w:t xml:space="preserve"> </w:t>
      </w:r>
      <w:r w:rsidRPr="0027638C">
        <w:rPr>
          <w:sz w:val="24"/>
          <w:rPrChange w16du:dateUtc="2026-07-07T18:18:00Z" w:author="Author" w:date="2026-07-07T20:18:00Z" w:id="5545">
            <w:rPr>
              <w:rFonts w:ascii="Times New Roman"/>
              <w:color w:val="000000"/>
            </w:rPr>
          </w:rPrChange>
        </w:rPr>
        <w:t>sit,</w:t>
      </w:r>
      <w:r w:rsidRPr="0027638C">
        <w:rPr>
          <w:sz w:val="24"/>
          <w:rPrChange w16du:dateUtc="2026-07-07T18:18:00Z" w:author="Author" w:date="2026-07-07T20:18:00Z" w:id="5546">
            <w:rPr>
              <w:rFonts w:ascii="Times New Roman"/>
              <w:color w:val="000000"/>
              <w:spacing w:val="13"/>
            </w:rPr>
          </w:rPrChange>
        </w:rPr>
        <w:t xml:space="preserve"> </w:t>
      </w:r>
      <w:r w:rsidRPr="0027638C">
        <w:rPr>
          <w:sz w:val="24"/>
          <w:rPrChange w16du:dateUtc="2026-07-07T18:18:00Z" w:author="Author" w:date="2026-07-07T20:18:00Z" w:id="5547">
            <w:rPr>
              <w:rFonts w:ascii="Times New Roman"/>
              <w:color w:val="000000"/>
            </w:rPr>
          </w:rPrChange>
        </w:rPr>
        <w:t>amet</w:t>
      </w:r>
      <w:r w:rsidRPr="0027638C">
        <w:rPr>
          <w:sz w:val="24"/>
          <w:rPrChange w16du:dateUtc="2026-07-07T18:18:00Z" w:author="Author" w:date="2026-07-07T20:18:00Z" w:id="5548">
            <w:rPr>
              <w:rFonts w:ascii="Times New Roman"/>
              <w:color w:val="000000"/>
              <w:spacing w:val="13"/>
            </w:rPr>
          </w:rPrChange>
        </w:rPr>
        <w:t xml:space="preserve"> </w:t>
      </w:r>
      <w:r w:rsidRPr="0027638C">
        <w:rPr>
          <w:sz w:val="24"/>
          <w:rPrChange w16du:dateUtc="2026-07-07T18:18:00Z" w:author="Author" w:date="2026-07-07T20:18:00Z" w:id="5549">
            <w:rPr>
              <w:rFonts w:ascii="Times New Roman"/>
              <w:color w:val="000000"/>
            </w:rPr>
          </w:rPrChange>
        </w:rPr>
        <w:t>consectetur</w:t>
      </w:r>
      <w:r w:rsidRPr="0027638C">
        <w:rPr>
          <w:sz w:val="24"/>
          <w:rPrChange w16du:dateUtc="2026-07-07T18:18:00Z" w:author="Author" w:date="2026-07-07T20:18:00Z" w:id="5550">
            <w:rPr>
              <w:rFonts w:ascii="Times New Roman"/>
              <w:color w:val="000000"/>
              <w:spacing w:val="13"/>
            </w:rPr>
          </w:rPrChange>
        </w:rPr>
        <w:t xml:space="preserve"> </w:t>
      </w:r>
      <w:r w:rsidRPr="0027638C">
        <w:rPr>
          <w:sz w:val="24"/>
          <w:rPrChange w16du:dateUtc="2026-07-07T18:18:00Z" w:author="Author" w:date="2026-07-07T20:18:00Z" w:id="5551">
            <w:rPr>
              <w:rFonts w:ascii="Times New Roman"/>
              <w:color w:val="000000"/>
            </w:rPr>
          </w:rPrChange>
        </w:rPr>
        <w:t>adipiscing</w:t>
      </w:r>
      <w:r w:rsidRPr="0027638C">
        <w:rPr>
          <w:sz w:val="24"/>
          <w:rPrChange w16du:dateUtc="2026-07-07T18:18:00Z" w:author="Author" w:date="2026-07-07T20:18:00Z" w:id="5552">
            <w:rPr>
              <w:rFonts w:ascii="Times New Roman"/>
              <w:color w:val="000000"/>
              <w:spacing w:val="13"/>
            </w:rPr>
          </w:rPrChange>
        </w:rPr>
        <w:t xml:space="preserve"> </w:t>
      </w:r>
      <w:r w:rsidRPr="0027638C">
        <w:rPr>
          <w:sz w:val="24"/>
          <w:rPrChange w16du:dateUtc="2026-07-07T18:18:00Z" w:author="Author" w:date="2026-07-07T20:18:00Z" w:id="5553">
            <w:rPr>
              <w:rFonts w:ascii="Times New Roman"/>
              <w:color w:val="000000"/>
            </w:rPr>
          </w:rPrChange>
        </w:rPr>
        <w:t>elit</w:t>
      </w:r>
      <w:r w:rsidRPr="0027638C">
        <w:rPr>
          <w:sz w:val="24"/>
          <w:rPrChange w16du:dateUtc="2026-07-07T18:18:00Z" w:author="Author" w:date="2026-07-07T20:18:00Z" w:id="5554">
            <w:rPr>
              <w:rFonts w:ascii="Times New Roman"/>
              <w:color w:val="000000"/>
              <w:spacing w:val="13"/>
            </w:rPr>
          </w:rPrChange>
        </w:rPr>
        <w:t xml:space="preserve"> </w:t>
      </w:r>
      <w:r w:rsidRPr="0027638C">
        <w:rPr>
          <w:sz w:val="24"/>
          <w:rPrChange w16du:dateUtc="2026-07-07T18:18:00Z" w:author="Author" w:date="2026-07-07T20:18:00Z" w:id="5555">
            <w:rPr>
              <w:rFonts w:ascii="Times New Roman"/>
              <w:color w:val="000000"/>
            </w:rPr>
          </w:rPrChange>
        </w:rPr>
        <w:t>Sed</w:t>
      </w:r>
      <w:r w:rsidRPr="0027638C">
        <w:rPr>
          <w:sz w:val="24"/>
          <w:rPrChange w16du:dateUtc="2026-07-07T18:18:00Z" w:author="Author" w:date="2026-07-07T20:18:00Z" w:id="5556">
            <w:rPr>
              <w:rFonts w:ascii="Times New Roman"/>
              <w:color w:val="000000"/>
              <w:spacing w:val="13"/>
            </w:rPr>
          </w:rPrChange>
        </w:rPr>
        <w:t xml:space="preserve"> </w:t>
      </w:r>
      <w:r w:rsidRPr="0027638C">
        <w:rPr>
          <w:sz w:val="24"/>
          <w:rPrChange w16du:dateUtc="2026-07-07T18:18:00Z" w:author="Author" w:date="2026-07-07T20:18:00Z" w:id="5557">
            <w:rPr>
              <w:rFonts w:ascii="Times New Roman"/>
              <w:color w:val="000000"/>
            </w:rPr>
          </w:rPrChange>
        </w:rPr>
        <w:t>Do</w:t>
      </w:r>
      <w:r w:rsidRPr="0027638C">
        <w:rPr>
          <w:sz w:val="24"/>
          <w:rPrChange w16du:dateUtc="2026-07-07T18:18:00Z" w:author="Author" w:date="2026-07-07T20:18:00Z" w:id="5558">
            <w:rPr>
              <w:rFonts w:ascii="Times New Roman"/>
              <w:color w:val="000000"/>
              <w:spacing w:val="13"/>
            </w:rPr>
          </w:rPrChange>
        </w:rPr>
        <w:t xml:space="preserve"> </w:t>
      </w:r>
      <w:r w:rsidRPr="0027638C">
        <w:rPr>
          <w:sz w:val="24"/>
          <w:rPrChange w16du:dateUtc="2026-07-07T18:18:00Z" w:author="Author" w:date="2026-07-07T20:18:00Z" w:id="5559">
            <w:rPr>
              <w:rFonts w:ascii="Times New Roman"/>
              <w:color w:val="000000"/>
            </w:rPr>
          </w:rPrChange>
        </w:rPr>
        <w:t>eiusmod</w:t>
      </w:r>
      <w:r w:rsidRPr="0027638C">
        <w:rPr>
          <w:sz w:val="24"/>
          <w:rPrChange w16du:dateUtc="2026-07-07T18:18:00Z" w:author="Author" w:date="2026-07-07T20:18:00Z" w:id="5560">
            <w:rPr>
              <w:rFonts w:ascii="Times New Roman"/>
              <w:color w:val="000000"/>
              <w:spacing w:val="13"/>
            </w:rPr>
          </w:rPrChange>
        </w:rPr>
        <w:t xml:space="preserve"> </w:t>
      </w:r>
      <w:r w:rsidRPr="0027638C">
        <w:rPr>
          <w:sz w:val="24"/>
          <w:rPrChange w16du:dateUtc="2026-07-07T18:18:00Z" w:author="Author" w:date="2026-07-07T20:18:00Z" w:id="5561">
            <w:rPr>
              <w:rFonts w:ascii="Times New Roman"/>
              <w:color w:val="000000"/>
            </w:rPr>
          </w:rPrChange>
        </w:rPr>
        <w:t>tempor</w:t>
      </w:r>
      <w:r w:rsidRPr="0027638C">
        <w:rPr>
          <w:sz w:val="24"/>
          <w:rPrChange w16du:dateUtc="2026-07-07T18:18:00Z" w:author="Author" w:date="2026-07-07T20:18:00Z" w:id="5562">
            <w:rPr>
              <w:rFonts w:ascii="Times New Roman"/>
              <w:color w:val="000000"/>
              <w:spacing w:val="13"/>
            </w:rPr>
          </w:rPrChange>
        </w:rPr>
        <w:t xml:space="preserve"> </w:t>
      </w:r>
      <w:r w:rsidRPr="0027638C">
        <w:rPr>
          <w:sz w:val="24"/>
          <w:rPrChange w16du:dateUtc="2026-07-07T18:18:00Z" w:author="Author" w:date="2026-07-07T20:18:00Z" w:id="5563">
            <w:rPr>
              <w:rFonts w:ascii="Times New Roman" w:hAnsi="Times New Roman"/>
              <w:color w:val="000000"/>
            </w:rPr>
          </w:rPrChange>
        </w:rPr>
        <w:t>incididunt</w:t>
      </w:r>
      <w:del w16du:dateUtc="2026-07-07T18:18:00Z" w:author="Author" w:date="2026-07-07T20:18:00Z" w:id="5564">
        <w:r w:rsidR="00000000">
          <w:rPr>
            <w:color w:val="000000"/>
          </w:rPr>
          <w:cr/>
        </w:r>
      </w:del>
      <w:ins w16du:dateUtc="2026-07-07T18:18:00Z" w:author="Author" w:date="2026-07-07T20:18:00Z" w:id="5565">
        <w:r w:rsidRPr="0027638C">
          <w:rPr>
            <w:sz w:val="24"/>
            <w:szCs w:val="24"/>
          </w:rPr>
          <w:t xml:space="preserve"> </w:t>
        </w:r>
      </w:ins>
      <w:r w:rsidRPr="0027638C">
        <w:rPr>
          <w:sz w:val="24"/>
          <w:rPrChange w16du:dateUtc="2026-07-07T18:18:00Z" w:author="Author" w:date="2026-07-07T20:18:00Z" w:id="5566">
            <w:rPr>
              <w:rFonts w:ascii="Times New Roman"/>
              <w:color w:val="000000"/>
            </w:rPr>
          </w:rPrChange>
        </w:rPr>
        <w:t>ut</w:t>
      </w:r>
      <w:r w:rsidRPr="0027638C">
        <w:rPr>
          <w:spacing w:val="-5"/>
          <w:sz w:val="24"/>
          <w:rPrChange w16du:dateUtc="2026-07-07T18:18:00Z" w:author="Author" w:date="2026-07-07T20:18:00Z" w:id="5567">
            <w:rPr>
              <w:rFonts w:ascii="Times New Roman"/>
              <w:color w:val="000000"/>
              <w:spacing w:val="-2"/>
            </w:rPr>
          </w:rPrChange>
        </w:rPr>
        <w:t xml:space="preserve"> </w:t>
      </w:r>
      <w:r w:rsidRPr="0027638C">
        <w:rPr>
          <w:sz w:val="24"/>
          <w:rPrChange w16du:dateUtc="2026-07-07T18:18:00Z" w:author="Author" w:date="2026-07-07T20:18:00Z" w:id="5568">
            <w:rPr>
              <w:rFonts w:ascii="Times New Roman"/>
              <w:color w:val="000000"/>
            </w:rPr>
          </w:rPrChange>
        </w:rPr>
        <w:t>labore:</w:t>
      </w:r>
      <w:r w:rsidRPr="0027638C">
        <w:rPr>
          <w:spacing w:val="-5"/>
          <w:sz w:val="24"/>
          <w:rPrChange w16du:dateUtc="2026-07-07T18:18:00Z" w:author="Author" w:date="2026-07-07T20:18:00Z" w:id="5569">
            <w:rPr>
              <w:rFonts w:ascii="Times New Roman"/>
              <w:color w:val="000000"/>
              <w:spacing w:val="-2"/>
            </w:rPr>
          </w:rPrChange>
        </w:rPr>
        <w:t xml:space="preserve"> </w:t>
      </w:r>
      <w:r w:rsidRPr="0027638C">
        <w:rPr>
          <w:sz w:val="24"/>
          <w:rPrChange w16du:dateUtc="2026-07-07T18:18:00Z" w:author="Author" w:date="2026-07-07T20:18:00Z" w:id="5570">
            <w:rPr>
              <w:rFonts w:ascii="Times New Roman"/>
              <w:color w:val="000000"/>
            </w:rPr>
          </w:rPrChange>
        </w:rPr>
        <w:t>(et)</w:t>
      </w:r>
      <w:r w:rsidRPr="0027638C">
        <w:rPr>
          <w:spacing w:val="-5"/>
          <w:sz w:val="24"/>
          <w:rPrChange w16du:dateUtc="2026-07-07T18:18:00Z" w:author="Author" w:date="2026-07-07T20:18:00Z" w:id="5571">
            <w:rPr>
              <w:rFonts w:ascii="Times New Roman"/>
              <w:color w:val="000000"/>
              <w:spacing w:val="-2"/>
            </w:rPr>
          </w:rPrChange>
        </w:rPr>
        <w:t xml:space="preserve"> </w:t>
      </w:r>
      <w:r w:rsidRPr="0027638C">
        <w:rPr>
          <w:sz w:val="24"/>
          <w:rPrChange w16du:dateUtc="2026-07-07T18:18:00Z" w:author="Author" w:date="2026-07-07T20:18:00Z" w:id="5572">
            <w:rPr>
              <w:rFonts w:ascii="Times New Roman"/>
              <w:color w:val="000000"/>
            </w:rPr>
          </w:rPrChange>
        </w:rPr>
        <w:t>dolore</w:t>
      </w:r>
      <w:r w:rsidRPr="0027638C">
        <w:rPr>
          <w:spacing w:val="-5"/>
          <w:sz w:val="24"/>
          <w:rPrChange w16du:dateUtc="2026-07-07T18:18:00Z" w:author="Author" w:date="2026-07-07T20:18:00Z" w:id="5573">
            <w:rPr>
              <w:rFonts w:ascii="Times New Roman"/>
              <w:color w:val="000000"/>
              <w:spacing w:val="-2"/>
            </w:rPr>
          </w:rPrChange>
        </w:rPr>
        <w:t xml:space="preserve"> </w:t>
      </w:r>
      <w:r w:rsidRPr="0027638C">
        <w:rPr>
          <w:sz w:val="24"/>
          <w:rPrChange w16du:dateUtc="2026-07-07T18:18:00Z" w:author="Author" w:date="2026-07-07T20:18:00Z" w:id="5574">
            <w:rPr>
              <w:rFonts w:ascii="Times New Roman"/>
              <w:color w:val="000000"/>
            </w:rPr>
          </w:rPrChange>
        </w:rPr>
        <w:t>magna</w:t>
      </w:r>
      <w:r w:rsidRPr="0027638C">
        <w:rPr>
          <w:spacing w:val="-5"/>
          <w:sz w:val="24"/>
          <w:rPrChange w16du:dateUtc="2026-07-07T18:18:00Z" w:author="Author" w:date="2026-07-07T20:18:00Z" w:id="5575">
            <w:rPr>
              <w:rFonts w:ascii="Times New Roman"/>
              <w:color w:val="000000"/>
              <w:spacing w:val="-2"/>
            </w:rPr>
          </w:rPrChange>
        </w:rPr>
        <w:t xml:space="preserve"> </w:t>
      </w:r>
      <w:r w:rsidRPr="0027638C">
        <w:rPr>
          <w:sz w:val="24"/>
          <w:rPrChange w16du:dateUtc="2026-07-07T18:18:00Z" w:author="Author" w:date="2026-07-07T20:18:00Z" w:id="5576">
            <w:rPr>
              <w:rFonts w:ascii="Times New Roman"/>
              <w:color w:val="000000"/>
            </w:rPr>
          </w:rPrChange>
        </w:rPr>
        <w:t>aliqua</w:t>
      </w:r>
      <w:r w:rsidRPr="0027638C">
        <w:rPr>
          <w:spacing w:val="-5"/>
          <w:sz w:val="24"/>
          <w:rPrChange w16du:dateUtc="2026-07-07T18:18:00Z" w:author="Author" w:date="2026-07-07T20:18:00Z" w:id="5577">
            <w:rPr>
              <w:rFonts w:ascii="Times New Roman"/>
              <w:color w:val="000000"/>
              <w:spacing w:val="-2"/>
            </w:rPr>
          </w:rPrChange>
        </w:rPr>
        <w:t xml:space="preserve"> </w:t>
      </w:r>
      <w:r w:rsidRPr="0027638C">
        <w:rPr>
          <w:sz w:val="24"/>
          <w:rPrChange w16du:dateUtc="2026-07-07T18:18:00Z" w:author="Author" w:date="2026-07-07T20:18:00Z" w:id="5578">
            <w:rPr>
              <w:rFonts w:ascii="Times New Roman"/>
              <w:color w:val="000000"/>
            </w:rPr>
          </w:rPrChange>
        </w:rPr>
        <w:t>lorem</w:t>
      </w:r>
      <w:r w:rsidRPr="0027638C">
        <w:rPr>
          <w:spacing w:val="-5"/>
          <w:sz w:val="24"/>
          <w:rPrChange w16du:dateUtc="2026-07-07T18:18:00Z" w:author="Author" w:date="2026-07-07T20:18:00Z" w:id="5579">
            <w:rPr>
              <w:rFonts w:ascii="Times New Roman"/>
              <w:color w:val="000000"/>
              <w:spacing w:val="-2"/>
            </w:rPr>
          </w:rPrChange>
        </w:rPr>
        <w:t xml:space="preserve"> </w:t>
      </w:r>
      <w:r w:rsidRPr="0027638C">
        <w:rPr>
          <w:sz w:val="24"/>
          <w:rPrChange w16du:dateUtc="2026-07-07T18:18:00Z" w:author="Author" w:date="2026-07-07T20:18:00Z" w:id="5580">
            <w:rPr>
              <w:rFonts w:ascii="Times New Roman"/>
              <w:color w:val="000000"/>
            </w:rPr>
          </w:rPrChange>
        </w:rPr>
        <w:t>ipsum</w:t>
      </w:r>
      <w:r w:rsidRPr="0027638C">
        <w:rPr>
          <w:spacing w:val="-5"/>
          <w:sz w:val="24"/>
          <w:rPrChange w16du:dateUtc="2026-07-07T18:18:00Z" w:author="Author" w:date="2026-07-07T20:18:00Z" w:id="5581">
            <w:rPr>
              <w:rFonts w:ascii="Times New Roman"/>
              <w:color w:val="000000"/>
              <w:spacing w:val="-2"/>
            </w:rPr>
          </w:rPrChange>
        </w:rPr>
        <w:t xml:space="preserve"> </w:t>
      </w:r>
      <w:r w:rsidRPr="0027638C">
        <w:rPr>
          <w:sz w:val="24"/>
          <w:rPrChange w16du:dateUtc="2026-07-07T18:18:00Z" w:author="Author" w:date="2026-07-07T20:18:00Z" w:id="5582">
            <w:rPr>
              <w:rFonts w:ascii="Times New Roman"/>
              <w:color w:val="000000"/>
            </w:rPr>
          </w:rPrChange>
        </w:rPr>
        <w:t>dolor</w:t>
      </w:r>
      <w:r w:rsidRPr="0027638C">
        <w:rPr>
          <w:spacing w:val="-5"/>
          <w:sz w:val="24"/>
          <w:rPrChange w16du:dateUtc="2026-07-07T18:18:00Z" w:author="Author" w:date="2026-07-07T20:18:00Z" w:id="5583">
            <w:rPr>
              <w:rFonts w:ascii="Times New Roman"/>
              <w:color w:val="000000"/>
              <w:spacing w:val="-2"/>
            </w:rPr>
          </w:rPrChange>
        </w:rPr>
        <w:t xml:space="preserve"> </w:t>
      </w:r>
      <w:r w:rsidRPr="0027638C">
        <w:rPr>
          <w:sz w:val="24"/>
          <w:rPrChange w16du:dateUtc="2026-07-07T18:18:00Z" w:author="Author" w:date="2026-07-07T20:18:00Z" w:id="5584">
            <w:rPr>
              <w:rFonts w:ascii="Times New Roman"/>
              <w:color w:val="000000"/>
            </w:rPr>
          </w:rPrChange>
        </w:rPr>
        <w:t>sit</w:t>
      </w:r>
      <w:r w:rsidRPr="0027638C">
        <w:rPr>
          <w:spacing w:val="-5"/>
          <w:sz w:val="24"/>
          <w:rPrChange w16du:dateUtc="2026-07-07T18:18:00Z" w:author="Author" w:date="2026-07-07T20:18:00Z" w:id="5585">
            <w:rPr>
              <w:rFonts w:ascii="Times New Roman"/>
              <w:color w:val="000000"/>
              <w:spacing w:val="-2"/>
            </w:rPr>
          </w:rPrChange>
        </w:rPr>
        <w:t xml:space="preserve"> </w:t>
      </w:r>
      <w:r w:rsidRPr="0027638C">
        <w:rPr>
          <w:sz w:val="24"/>
          <w:rPrChange w16du:dateUtc="2026-07-07T18:18:00Z" w:author="Author" w:date="2026-07-07T20:18:00Z" w:id="5586">
            <w:rPr>
              <w:rFonts w:ascii="Times New Roman"/>
              <w:color w:val="000000"/>
            </w:rPr>
          </w:rPrChange>
        </w:rPr>
        <w:t>amet</w:t>
      </w:r>
      <w:r w:rsidRPr="0027638C">
        <w:rPr>
          <w:spacing w:val="-5"/>
          <w:sz w:val="24"/>
          <w:rPrChange w16du:dateUtc="2026-07-07T18:18:00Z" w:author="Author" w:date="2026-07-07T20:18:00Z" w:id="5587">
            <w:rPr>
              <w:rFonts w:ascii="Times New Roman"/>
              <w:color w:val="000000"/>
              <w:spacing w:val="-2"/>
            </w:rPr>
          </w:rPrChange>
        </w:rPr>
        <w:t xml:space="preserve"> </w:t>
      </w:r>
      <w:r w:rsidRPr="0027638C">
        <w:rPr>
          <w:sz w:val="24"/>
          <w:rPrChange w16du:dateUtc="2026-07-07T18:18:00Z" w:author="Author" w:date="2026-07-07T20:18:00Z" w:id="5588">
            <w:rPr>
              <w:rFonts w:ascii="Times New Roman"/>
              <w:color w:val="000000"/>
            </w:rPr>
          </w:rPrChange>
        </w:rPr>
        <w:t>consectetur</w:t>
      </w:r>
      <w:r w:rsidRPr="0027638C">
        <w:rPr>
          <w:spacing w:val="-5"/>
          <w:sz w:val="24"/>
          <w:rPrChange w16du:dateUtc="2026-07-07T18:18:00Z" w:author="Author" w:date="2026-07-07T20:18:00Z" w:id="5589">
            <w:rPr>
              <w:rFonts w:ascii="Times New Roman"/>
              <w:color w:val="000000"/>
              <w:spacing w:val="-2"/>
            </w:rPr>
          </w:rPrChange>
        </w:rPr>
        <w:t xml:space="preserve"> </w:t>
      </w:r>
      <w:r w:rsidRPr="0027638C">
        <w:rPr>
          <w:sz w:val="24"/>
          <w:rPrChange w16du:dateUtc="2026-07-07T18:18:00Z" w:author="Author" w:date="2026-07-07T20:18:00Z" w:id="5590">
            <w:rPr>
              <w:rFonts w:ascii="Times New Roman"/>
              <w:color w:val="000000"/>
            </w:rPr>
          </w:rPrChange>
        </w:rPr>
        <w:t>adipiscing;</w:t>
      </w:r>
      <w:r w:rsidRPr="0027638C">
        <w:rPr>
          <w:spacing w:val="-5"/>
          <w:sz w:val="24"/>
          <w:rPrChange w16du:dateUtc="2026-07-07T18:18:00Z" w:author="Author" w:date="2026-07-07T20:18:00Z" w:id="5591">
            <w:rPr>
              <w:rFonts w:ascii="Times New Roman"/>
              <w:color w:val="000000"/>
              <w:spacing w:val="-2"/>
            </w:rPr>
          </w:rPrChange>
        </w:rPr>
        <w:t xml:space="preserve"> </w:t>
      </w:r>
      <w:r w:rsidRPr="0027638C">
        <w:rPr>
          <w:sz w:val="24"/>
          <w:rPrChange w16du:dateUtc="2026-07-07T18:18:00Z" w:author="Author" w:date="2026-07-07T20:18:00Z" w:id="5592">
            <w:rPr>
              <w:rFonts w:ascii="Times New Roman" w:hAnsi="Times New Roman"/>
              <w:color w:val="000000"/>
            </w:rPr>
          </w:rPrChange>
        </w:rPr>
        <w:t>elit</w:t>
      </w:r>
      <w:del w16du:dateUtc="2026-07-07T18:18:00Z" w:author="Author" w:date="2026-07-07T20:18:00Z" w:id="5593">
        <w:r w:rsidR="00000000">
          <w:rPr>
            <w:color w:val="000000"/>
          </w:rPr>
          <w:cr/>
        </w:r>
      </w:del>
      <w:ins w16du:dateUtc="2026-07-07T18:18:00Z" w:author="Author" w:date="2026-07-07T20:18:00Z" w:id="5594">
        <w:r w:rsidR="00EF7CF8">
          <w:rPr>
            <w:sz w:val="24"/>
            <w:szCs w:val="24"/>
          </w:rPr>
          <w:t xml:space="preserve"> </w:t>
        </w:r>
      </w:ins>
      <w:r w:rsidR="00EF7CF8">
        <w:rPr>
          <w:sz w:val="24"/>
          <w:rPrChange w16du:dateUtc="2026-07-07T18:18:00Z" w:author="Author" w:date="2026-07-07T20:18:00Z" w:id="5595">
            <w:rPr>
              <w:rFonts w:ascii="Times New Roman"/>
              <w:color w:val="000000"/>
            </w:rPr>
          </w:rPrChange>
        </w:rPr>
        <w:t>(sed)</w:t>
      </w:r>
      <w:r w:rsidR="00EF7CF8">
        <w:rPr>
          <w:sz w:val="24"/>
          <w:rPrChange w16du:dateUtc="2026-07-07T18:18:00Z" w:author="Author" w:date="2026-07-07T20:18:00Z" w:id="5596">
            <w:rPr>
              <w:rFonts w:ascii="Times New Roman"/>
              <w:color w:val="000000"/>
              <w:spacing w:val="-13"/>
            </w:rPr>
          </w:rPrChange>
        </w:rPr>
        <w:t xml:space="preserve"> </w:t>
      </w:r>
      <w:r w:rsidRPr="0027638C">
        <w:rPr>
          <w:sz w:val="24"/>
          <w:rPrChange w16du:dateUtc="2026-07-07T18:18:00Z" w:author="Author" w:date="2026-07-07T20:18:00Z" w:id="5597">
            <w:rPr>
              <w:rFonts w:ascii="Times New Roman"/>
              <w:color w:val="000000"/>
            </w:rPr>
          </w:rPrChange>
        </w:rPr>
        <w:t>do</w:t>
      </w:r>
      <w:r w:rsidRPr="0027638C">
        <w:rPr>
          <w:spacing w:val="-14"/>
          <w:sz w:val="24"/>
          <w:rPrChange w16du:dateUtc="2026-07-07T18:18:00Z" w:author="Author" w:date="2026-07-07T20:18:00Z" w:id="5598">
            <w:rPr>
              <w:rFonts w:ascii="Times New Roman"/>
              <w:color w:val="000000"/>
              <w:spacing w:val="-13"/>
            </w:rPr>
          </w:rPrChange>
        </w:rPr>
        <w:t xml:space="preserve"> </w:t>
      </w:r>
      <w:r w:rsidRPr="0027638C">
        <w:rPr>
          <w:sz w:val="24"/>
          <w:rPrChange w16du:dateUtc="2026-07-07T18:18:00Z" w:author="Author" w:date="2026-07-07T20:18:00Z" w:id="5599">
            <w:rPr>
              <w:rFonts w:ascii="Times New Roman"/>
              <w:color w:val="000000"/>
            </w:rPr>
          </w:rPrChange>
        </w:rPr>
        <w:t>eiusmod</w:t>
      </w:r>
      <w:r w:rsidRPr="0027638C">
        <w:rPr>
          <w:spacing w:val="-14"/>
          <w:sz w:val="24"/>
          <w:rPrChange w16du:dateUtc="2026-07-07T18:18:00Z" w:author="Author" w:date="2026-07-07T20:18:00Z" w:id="5600">
            <w:rPr>
              <w:rFonts w:ascii="Times New Roman"/>
              <w:color w:val="000000"/>
              <w:spacing w:val="-13"/>
            </w:rPr>
          </w:rPrChange>
        </w:rPr>
        <w:t xml:space="preserve"> </w:t>
      </w:r>
      <w:r w:rsidRPr="0027638C">
        <w:rPr>
          <w:sz w:val="24"/>
          <w:rPrChange w16du:dateUtc="2026-07-07T18:18:00Z" w:author="Author" w:date="2026-07-07T20:18:00Z" w:id="5601">
            <w:rPr>
              <w:rFonts w:ascii="Times New Roman"/>
              <w:color w:val="000000"/>
            </w:rPr>
          </w:rPrChange>
        </w:rPr>
        <w:t>tempor</w:t>
      </w:r>
      <w:r w:rsidRPr="0027638C">
        <w:rPr>
          <w:spacing w:val="-14"/>
          <w:sz w:val="24"/>
          <w:rPrChange w16du:dateUtc="2026-07-07T18:18:00Z" w:author="Author" w:date="2026-07-07T20:18:00Z" w:id="5602">
            <w:rPr>
              <w:rFonts w:ascii="Times New Roman"/>
              <w:color w:val="000000"/>
              <w:spacing w:val="-13"/>
            </w:rPr>
          </w:rPrChange>
        </w:rPr>
        <w:t xml:space="preserve"> </w:t>
      </w:r>
      <w:r w:rsidRPr="0027638C">
        <w:rPr>
          <w:sz w:val="24"/>
          <w:rPrChange w16du:dateUtc="2026-07-07T18:18:00Z" w:author="Author" w:date="2026-07-07T20:18:00Z" w:id="5603">
            <w:rPr>
              <w:rFonts w:ascii="Times New Roman"/>
              <w:color w:val="000000"/>
            </w:rPr>
          </w:rPrChange>
        </w:rPr>
        <w:t>incididunt</w:t>
      </w:r>
      <w:r w:rsidRPr="0027638C">
        <w:rPr>
          <w:spacing w:val="-13"/>
          <w:sz w:val="24"/>
          <w:rPrChange w16du:dateUtc="2026-07-07T18:18:00Z" w:author="Author" w:date="2026-07-07T20:18:00Z" w:id="5604">
            <w:rPr>
              <w:rFonts w:ascii="Times New Roman"/>
              <w:color w:val="000000"/>
              <w:spacing w:val="-13"/>
            </w:rPr>
          </w:rPrChange>
        </w:rPr>
        <w:t xml:space="preserve"> </w:t>
      </w:r>
      <w:r w:rsidRPr="0027638C">
        <w:rPr>
          <w:sz w:val="24"/>
          <w:rPrChange w16du:dateUtc="2026-07-07T18:18:00Z" w:author="Author" w:date="2026-07-07T20:18:00Z" w:id="5605">
            <w:rPr>
              <w:rFonts w:ascii="Times New Roman"/>
              <w:color w:val="000000"/>
            </w:rPr>
          </w:rPrChange>
        </w:rPr>
        <w:t>ut</w:t>
      </w:r>
      <w:r w:rsidRPr="0027638C">
        <w:rPr>
          <w:spacing w:val="-14"/>
          <w:sz w:val="24"/>
          <w:rPrChange w16du:dateUtc="2026-07-07T18:18:00Z" w:author="Author" w:date="2026-07-07T20:18:00Z" w:id="5606">
            <w:rPr>
              <w:rFonts w:ascii="Times New Roman"/>
              <w:color w:val="000000"/>
              <w:spacing w:val="-13"/>
            </w:rPr>
          </w:rPrChange>
        </w:rPr>
        <w:t xml:space="preserve"> </w:t>
      </w:r>
      <w:r w:rsidRPr="0027638C">
        <w:rPr>
          <w:sz w:val="24"/>
          <w:rPrChange w16du:dateUtc="2026-07-07T18:18:00Z" w:author="Author" w:date="2026-07-07T20:18:00Z" w:id="5607">
            <w:rPr>
              <w:rFonts w:ascii="Times New Roman"/>
              <w:color w:val="000000"/>
            </w:rPr>
          </w:rPrChange>
        </w:rPr>
        <w:t>labore</w:t>
      </w:r>
      <w:r w:rsidRPr="0027638C">
        <w:rPr>
          <w:spacing w:val="-14"/>
          <w:sz w:val="24"/>
          <w:rPrChange w16du:dateUtc="2026-07-07T18:18:00Z" w:author="Author" w:date="2026-07-07T20:18:00Z" w:id="5608">
            <w:rPr>
              <w:rFonts w:ascii="Times New Roman"/>
              <w:color w:val="000000"/>
              <w:spacing w:val="-13"/>
            </w:rPr>
          </w:rPrChange>
        </w:rPr>
        <w:t xml:space="preserve"> </w:t>
      </w:r>
      <w:r w:rsidRPr="0027638C">
        <w:rPr>
          <w:sz w:val="24"/>
          <w:rPrChange w16du:dateUtc="2026-07-07T18:18:00Z" w:author="Author" w:date="2026-07-07T20:18:00Z" w:id="5609">
            <w:rPr>
              <w:rFonts w:ascii="Times New Roman"/>
              <w:color w:val="000000"/>
            </w:rPr>
          </w:rPrChange>
        </w:rPr>
        <w:t>et</w:t>
      </w:r>
      <w:r w:rsidRPr="0027638C">
        <w:rPr>
          <w:spacing w:val="-14"/>
          <w:sz w:val="24"/>
          <w:rPrChange w16du:dateUtc="2026-07-07T18:18:00Z" w:author="Author" w:date="2026-07-07T20:18:00Z" w:id="5610">
            <w:rPr>
              <w:rFonts w:ascii="Times New Roman"/>
              <w:color w:val="000000"/>
              <w:spacing w:val="-13"/>
            </w:rPr>
          </w:rPrChange>
        </w:rPr>
        <w:t xml:space="preserve"> </w:t>
      </w:r>
      <w:r w:rsidRPr="0027638C">
        <w:rPr>
          <w:sz w:val="24"/>
          <w:rPrChange w16du:dateUtc="2026-07-07T18:18:00Z" w:author="Author" w:date="2026-07-07T20:18:00Z" w:id="5611">
            <w:rPr>
              <w:rFonts w:ascii="Times New Roman" w:hAnsi="Times New Roman"/>
              <w:color w:val="000000"/>
            </w:rPr>
          </w:rPrChange>
        </w:rPr>
        <w:t>Dolore’magna</w:t>
      </w:r>
      <w:r w:rsidRPr="0027638C">
        <w:rPr>
          <w:spacing w:val="-13"/>
          <w:sz w:val="24"/>
          <w:rPrChange w16du:dateUtc="2026-07-07T18:18:00Z" w:author="Author" w:date="2026-07-07T20:18:00Z" w:id="5612">
            <w:rPr>
              <w:rFonts w:ascii="Times New Roman"/>
              <w:color w:val="000000"/>
              <w:spacing w:val="-13"/>
            </w:rPr>
          </w:rPrChange>
        </w:rPr>
        <w:t xml:space="preserve"> </w:t>
      </w:r>
      <w:r w:rsidRPr="0027638C">
        <w:rPr>
          <w:sz w:val="24"/>
          <w:rPrChange w16du:dateUtc="2026-07-07T18:18:00Z" w:author="Author" w:date="2026-07-07T20:18:00Z" w:id="5613">
            <w:rPr>
              <w:rFonts w:ascii="Times New Roman"/>
              <w:color w:val="000000"/>
            </w:rPr>
          </w:rPrChange>
        </w:rPr>
        <w:t>aliqua,</w:t>
      </w:r>
      <w:r w:rsidRPr="0027638C">
        <w:rPr>
          <w:spacing w:val="-14"/>
          <w:sz w:val="24"/>
          <w:rPrChange w16du:dateUtc="2026-07-07T18:18:00Z" w:author="Author" w:date="2026-07-07T20:18:00Z" w:id="5614">
            <w:rPr>
              <w:rFonts w:ascii="Times New Roman"/>
              <w:color w:val="000000"/>
              <w:spacing w:val="-13"/>
            </w:rPr>
          </w:rPrChange>
        </w:rPr>
        <w:t xml:space="preserve"> </w:t>
      </w:r>
      <w:r w:rsidRPr="0027638C">
        <w:rPr>
          <w:sz w:val="24"/>
          <w:rPrChange w16du:dateUtc="2026-07-07T18:18:00Z" w:author="Author" w:date="2026-07-07T20:18:00Z" w:id="5615">
            <w:rPr>
              <w:rFonts w:ascii="Times New Roman"/>
              <w:color w:val="000000"/>
            </w:rPr>
          </w:rPrChange>
        </w:rPr>
        <w:t>lorem</w:t>
      </w:r>
      <w:ins w16du:dateUtc="2026-07-07T18:18:00Z" w:author="Author" w:date="2026-07-07T20:18:00Z" w:id="5616">
        <w:r w:rsidRPr="0027638C">
          <w:rPr>
            <w:spacing w:val="-14"/>
            <w:sz w:val="24"/>
            <w:szCs w:val="24"/>
          </w:rPr>
          <w:t>,</w:t>
        </w:r>
      </w:ins>
      <w:r w:rsidRPr="0027638C">
        <w:rPr>
          <w:spacing w:val="-14"/>
          <w:sz w:val="24"/>
          <w:rPrChange w16du:dateUtc="2026-07-07T18:18:00Z" w:author="Author" w:date="2026-07-07T20:18:00Z" w:id="5617">
            <w:rPr>
              <w:rFonts w:ascii="Times New Roman"/>
              <w:color w:val="000000"/>
              <w:spacing w:val="-13"/>
            </w:rPr>
          </w:rPrChange>
        </w:rPr>
        <w:t xml:space="preserve"> </w:t>
      </w:r>
      <w:r w:rsidRPr="0027638C">
        <w:rPr>
          <w:sz w:val="24"/>
          <w:rPrChange w16du:dateUtc="2026-07-07T18:18:00Z" w:author="Author" w:date="2026-07-07T20:18:00Z" w:id="5618">
            <w:rPr>
              <w:rFonts w:ascii="Times New Roman"/>
              <w:color w:val="000000"/>
            </w:rPr>
          </w:rPrChange>
        </w:rPr>
        <w:t>ipsum</w:t>
      </w:r>
      <w:r w:rsidRPr="0027638C">
        <w:rPr>
          <w:spacing w:val="-14"/>
          <w:sz w:val="24"/>
          <w:rPrChange w16du:dateUtc="2026-07-07T18:18:00Z" w:author="Author" w:date="2026-07-07T20:18:00Z" w:id="5619">
            <w:rPr>
              <w:rFonts w:ascii="Times New Roman"/>
              <w:color w:val="000000"/>
              <w:spacing w:val="-8"/>
            </w:rPr>
          </w:rPrChange>
        </w:rPr>
        <w:t xml:space="preserve"> </w:t>
      </w:r>
      <w:r w:rsidRPr="0027638C">
        <w:rPr>
          <w:sz w:val="24"/>
          <w:rPrChange w16du:dateUtc="2026-07-07T18:18:00Z" w:author="Author" w:date="2026-07-07T20:18:00Z" w:id="5620">
            <w:rPr>
              <w:rFonts w:ascii="Times New Roman" w:hAnsi="Times New Roman"/>
              <w:color w:val="000000"/>
            </w:rPr>
          </w:rPrChange>
        </w:rPr>
        <w:t>dolor,</w:t>
      </w:r>
      <w:del w16du:dateUtc="2026-07-07T18:18:00Z" w:author="Author" w:date="2026-07-07T20:18:00Z" w:id="5621">
        <w:r w:rsidR="00000000">
          <w:rPr>
            <w:color w:val="000000"/>
          </w:rPr>
          <w:cr/>
        </w:r>
      </w:del>
      <w:ins w16du:dateUtc="2026-07-07T18:18:00Z" w:author="Author" w:date="2026-07-07T20:18:00Z" w:id="5622">
        <w:r w:rsidRPr="0027638C">
          <w:rPr>
            <w:sz w:val="24"/>
            <w:szCs w:val="24"/>
          </w:rPr>
          <w:t xml:space="preserve"> </w:t>
        </w:r>
      </w:ins>
      <w:r w:rsidRPr="0027638C">
        <w:rPr>
          <w:sz w:val="24"/>
          <w:rPrChange w16du:dateUtc="2026-07-07T18:18:00Z" w:author="Author" w:date="2026-07-07T20:18:00Z" w:id="5623">
            <w:rPr>
              <w:rFonts w:ascii="Times New Roman"/>
              <w:color w:val="000000"/>
            </w:rPr>
          </w:rPrChange>
        </w:rPr>
        <w:t>sit</w:t>
      </w:r>
      <w:r w:rsidRPr="0027638C">
        <w:rPr>
          <w:sz w:val="24"/>
          <w:rPrChange w16du:dateUtc="2026-07-07T18:18:00Z" w:author="Author" w:date="2026-07-07T20:18:00Z" w:id="5624">
            <w:rPr>
              <w:rFonts w:ascii="Times New Roman"/>
              <w:color w:val="000000"/>
              <w:spacing w:val="17"/>
            </w:rPr>
          </w:rPrChange>
        </w:rPr>
        <w:t xml:space="preserve"> </w:t>
      </w:r>
      <w:r w:rsidRPr="0027638C">
        <w:rPr>
          <w:sz w:val="24"/>
          <w:rPrChange w16du:dateUtc="2026-07-07T18:18:00Z" w:author="Author" w:date="2026-07-07T20:18:00Z" w:id="5625">
            <w:rPr>
              <w:rFonts w:ascii="Times New Roman"/>
              <w:color w:val="000000"/>
            </w:rPr>
          </w:rPrChange>
        </w:rPr>
        <w:t>amet</w:t>
      </w:r>
      <w:r w:rsidRPr="0027638C">
        <w:rPr>
          <w:sz w:val="24"/>
          <w:rPrChange w16du:dateUtc="2026-07-07T18:18:00Z" w:author="Author" w:date="2026-07-07T20:18:00Z" w:id="5626">
            <w:rPr>
              <w:rFonts w:ascii="Times New Roman"/>
              <w:color w:val="000000"/>
              <w:spacing w:val="17"/>
            </w:rPr>
          </w:rPrChange>
        </w:rPr>
        <w:t xml:space="preserve"> </w:t>
      </w:r>
      <w:r w:rsidRPr="0027638C">
        <w:rPr>
          <w:sz w:val="24"/>
          <w:rPrChange w16du:dateUtc="2026-07-07T18:18:00Z" w:author="Author" w:date="2026-07-07T20:18:00Z" w:id="5627">
            <w:rPr>
              <w:rFonts w:ascii="Times New Roman"/>
              <w:color w:val="000000"/>
            </w:rPr>
          </w:rPrChange>
        </w:rPr>
        <w:t>consectetur</w:t>
      </w:r>
      <w:r w:rsidRPr="0027638C">
        <w:rPr>
          <w:sz w:val="24"/>
          <w:rPrChange w16du:dateUtc="2026-07-07T18:18:00Z" w:author="Author" w:date="2026-07-07T20:18:00Z" w:id="5628">
            <w:rPr>
              <w:rFonts w:ascii="Times New Roman"/>
              <w:color w:val="000000"/>
              <w:spacing w:val="17"/>
            </w:rPr>
          </w:rPrChange>
        </w:rPr>
        <w:t xml:space="preserve"> </w:t>
      </w:r>
      <w:r w:rsidRPr="0027638C">
        <w:rPr>
          <w:sz w:val="24"/>
          <w:rPrChange w16du:dateUtc="2026-07-07T18:18:00Z" w:author="Author" w:date="2026-07-07T20:18:00Z" w:id="5629">
            <w:rPr>
              <w:rFonts w:ascii="Times New Roman"/>
              <w:color w:val="000000"/>
            </w:rPr>
          </w:rPrChange>
        </w:rPr>
        <w:t>adipiscing</w:t>
      </w:r>
      <w:r w:rsidRPr="0027638C">
        <w:rPr>
          <w:sz w:val="24"/>
          <w:rPrChange w16du:dateUtc="2026-07-07T18:18:00Z" w:author="Author" w:date="2026-07-07T20:18:00Z" w:id="5630">
            <w:rPr>
              <w:rFonts w:ascii="Times New Roman"/>
              <w:color w:val="000000"/>
              <w:spacing w:val="18"/>
            </w:rPr>
          </w:rPrChange>
        </w:rPr>
        <w:t xml:space="preserve"> </w:t>
      </w:r>
      <w:r w:rsidRPr="0027638C">
        <w:rPr>
          <w:sz w:val="24"/>
          <w:rPrChange w16du:dateUtc="2026-07-07T18:18:00Z" w:author="Author" w:date="2026-07-07T20:18:00Z" w:id="5631">
            <w:rPr>
              <w:rFonts w:ascii="Times New Roman"/>
              <w:color w:val="000000"/>
            </w:rPr>
          </w:rPrChange>
        </w:rPr>
        <w:t>elit</w:t>
      </w:r>
      <w:r w:rsidRPr="0027638C">
        <w:rPr>
          <w:sz w:val="24"/>
          <w:rPrChange w16du:dateUtc="2026-07-07T18:18:00Z" w:author="Author" w:date="2026-07-07T20:18:00Z" w:id="5632">
            <w:rPr>
              <w:rFonts w:ascii="Times New Roman"/>
              <w:color w:val="000000"/>
              <w:spacing w:val="18"/>
            </w:rPr>
          </w:rPrChange>
        </w:rPr>
        <w:t xml:space="preserve"> </w:t>
      </w:r>
      <w:r w:rsidRPr="0027638C">
        <w:rPr>
          <w:sz w:val="24"/>
          <w:rPrChange w16du:dateUtc="2026-07-07T18:18:00Z" w:author="Author" w:date="2026-07-07T20:18:00Z" w:id="5633">
            <w:rPr>
              <w:rFonts w:ascii="Times New Roman"/>
              <w:color w:val="000000"/>
            </w:rPr>
          </w:rPrChange>
        </w:rPr>
        <w:t>sed</w:t>
      </w:r>
      <w:r w:rsidRPr="0027638C">
        <w:rPr>
          <w:sz w:val="24"/>
          <w:rPrChange w16du:dateUtc="2026-07-07T18:18:00Z" w:author="Author" w:date="2026-07-07T20:18:00Z" w:id="5634">
            <w:rPr>
              <w:rFonts w:ascii="Times New Roman"/>
              <w:color w:val="000000"/>
              <w:spacing w:val="17"/>
            </w:rPr>
          </w:rPrChange>
        </w:rPr>
        <w:t xml:space="preserve"> </w:t>
      </w:r>
      <w:r w:rsidRPr="0027638C">
        <w:rPr>
          <w:sz w:val="24"/>
          <w:rPrChange w16du:dateUtc="2026-07-07T18:18:00Z" w:author="Author" w:date="2026-07-07T20:18:00Z" w:id="5635">
            <w:rPr>
              <w:rFonts w:ascii="Times New Roman"/>
              <w:color w:val="000000"/>
            </w:rPr>
          </w:rPrChange>
        </w:rPr>
        <w:t>do</w:t>
      </w:r>
      <w:r w:rsidRPr="0027638C">
        <w:rPr>
          <w:sz w:val="24"/>
          <w:rPrChange w16du:dateUtc="2026-07-07T18:18:00Z" w:author="Author" w:date="2026-07-07T20:18:00Z" w:id="5636">
            <w:rPr>
              <w:rFonts w:ascii="Times New Roman"/>
              <w:color w:val="000000"/>
              <w:spacing w:val="17"/>
            </w:rPr>
          </w:rPrChange>
        </w:rPr>
        <w:t xml:space="preserve"> </w:t>
      </w:r>
      <w:r w:rsidRPr="0027638C">
        <w:rPr>
          <w:sz w:val="24"/>
          <w:rPrChange w16du:dateUtc="2026-07-07T18:18:00Z" w:author="Author" w:date="2026-07-07T20:18:00Z" w:id="5637">
            <w:rPr>
              <w:rFonts w:ascii="Times New Roman"/>
              <w:color w:val="000000"/>
            </w:rPr>
          </w:rPrChange>
        </w:rPr>
        <w:t>eiusmod</w:t>
      </w:r>
      <w:r w:rsidRPr="0027638C">
        <w:rPr>
          <w:sz w:val="24"/>
          <w:rPrChange w16du:dateUtc="2026-07-07T18:18:00Z" w:author="Author" w:date="2026-07-07T20:18:00Z" w:id="5638">
            <w:rPr>
              <w:rFonts w:ascii="Times New Roman"/>
              <w:color w:val="000000"/>
              <w:spacing w:val="17"/>
            </w:rPr>
          </w:rPrChange>
        </w:rPr>
        <w:t xml:space="preserve"> </w:t>
      </w:r>
      <w:r w:rsidRPr="0027638C">
        <w:rPr>
          <w:sz w:val="24"/>
          <w:rPrChange w16du:dateUtc="2026-07-07T18:18:00Z" w:author="Author" w:date="2026-07-07T20:18:00Z" w:id="5639">
            <w:rPr>
              <w:rFonts w:ascii="Times New Roman"/>
              <w:color w:val="000000"/>
            </w:rPr>
          </w:rPrChange>
        </w:rPr>
        <w:t>tempor.</w:t>
      </w:r>
      <w:r w:rsidRPr="0027638C">
        <w:rPr>
          <w:sz w:val="24"/>
          <w:rPrChange w16du:dateUtc="2026-07-07T18:18:00Z" w:author="Author" w:date="2026-07-07T20:18:00Z" w:id="5640">
            <w:rPr>
              <w:rFonts w:ascii="Times New Roman"/>
              <w:color w:val="000000"/>
              <w:spacing w:val="17"/>
            </w:rPr>
          </w:rPrChange>
        </w:rPr>
        <w:t xml:space="preserve"> </w:t>
      </w:r>
      <w:r w:rsidRPr="0027638C">
        <w:rPr>
          <w:sz w:val="24"/>
          <w:rPrChange w16du:dateUtc="2026-07-07T18:18:00Z" w:author="Author" w:date="2026-07-07T20:18:00Z" w:id="5641">
            <w:rPr>
              <w:rFonts w:ascii="Times New Roman"/>
              <w:color w:val="000000"/>
            </w:rPr>
          </w:rPrChange>
        </w:rPr>
        <w:t>Incididunt</w:t>
      </w:r>
      <w:r w:rsidRPr="0027638C">
        <w:rPr>
          <w:sz w:val="24"/>
          <w:rPrChange w16du:dateUtc="2026-07-07T18:18:00Z" w:author="Author" w:date="2026-07-07T20:18:00Z" w:id="5642">
            <w:rPr>
              <w:rFonts w:ascii="Times New Roman"/>
              <w:color w:val="000000"/>
              <w:spacing w:val="18"/>
            </w:rPr>
          </w:rPrChange>
        </w:rPr>
        <w:t xml:space="preserve"> </w:t>
      </w:r>
      <w:r w:rsidRPr="0027638C">
        <w:rPr>
          <w:sz w:val="24"/>
          <w:rPrChange w16du:dateUtc="2026-07-07T18:18:00Z" w:author="Author" w:date="2026-07-07T20:18:00Z" w:id="5643">
            <w:rPr>
              <w:rFonts w:ascii="Times New Roman"/>
              <w:color w:val="000000"/>
            </w:rPr>
          </w:rPrChange>
        </w:rPr>
        <w:t>ut</w:t>
      </w:r>
      <w:r w:rsidRPr="0027638C">
        <w:rPr>
          <w:sz w:val="24"/>
          <w:rPrChange w16du:dateUtc="2026-07-07T18:18:00Z" w:author="Author" w:date="2026-07-07T20:18:00Z" w:id="5644">
            <w:rPr>
              <w:rFonts w:ascii="Times New Roman"/>
              <w:color w:val="000000"/>
              <w:spacing w:val="18"/>
            </w:rPr>
          </w:rPrChange>
        </w:rPr>
        <w:t xml:space="preserve"> </w:t>
      </w:r>
      <w:r w:rsidRPr="0027638C">
        <w:rPr>
          <w:sz w:val="24"/>
          <w:rPrChange w16du:dateUtc="2026-07-07T18:18:00Z" w:author="Author" w:date="2026-07-07T20:18:00Z" w:id="5645">
            <w:rPr>
              <w:rFonts w:ascii="Times New Roman"/>
              <w:color w:val="000000"/>
            </w:rPr>
          </w:rPrChange>
        </w:rPr>
        <w:t>labore,</w:t>
      </w:r>
      <w:r w:rsidRPr="0027638C">
        <w:rPr>
          <w:sz w:val="24"/>
          <w:rPrChange w16du:dateUtc="2026-07-07T18:18:00Z" w:author="Author" w:date="2026-07-07T20:18:00Z" w:id="5646">
            <w:rPr>
              <w:rFonts w:ascii="Times New Roman"/>
              <w:color w:val="000000"/>
              <w:spacing w:val="17"/>
            </w:rPr>
          </w:rPrChange>
        </w:rPr>
        <w:t xml:space="preserve"> </w:t>
      </w:r>
      <w:r w:rsidRPr="0027638C">
        <w:rPr>
          <w:sz w:val="24"/>
          <w:rPrChange w16du:dateUtc="2026-07-07T18:18:00Z" w:author="Author" w:date="2026-07-07T20:18:00Z" w:id="5647">
            <w:rPr>
              <w:rFonts w:ascii="Times New Roman" w:hAnsi="Times New Roman"/>
              <w:color w:val="000000"/>
            </w:rPr>
          </w:rPrChange>
        </w:rPr>
        <w:t>Et</w:t>
      </w:r>
      <w:del w16du:dateUtc="2026-07-07T18:18:00Z" w:author="Author" w:date="2026-07-07T20:18:00Z" w:id="5648">
        <w:r w:rsidR="00000000">
          <w:rPr>
            <w:color w:val="000000"/>
          </w:rPr>
          <w:cr/>
        </w:r>
      </w:del>
      <w:ins w16du:dateUtc="2026-07-07T18:18:00Z" w:author="Author" w:date="2026-07-07T20:18:00Z" w:id="5649">
        <w:r w:rsidRPr="0027638C">
          <w:rPr>
            <w:sz w:val="24"/>
            <w:szCs w:val="24"/>
          </w:rPr>
          <w:t xml:space="preserve"> </w:t>
        </w:r>
      </w:ins>
      <w:r w:rsidRPr="0027638C">
        <w:rPr>
          <w:sz w:val="24"/>
          <w:rPrChange w16du:dateUtc="2026-07-07T18:18:00Z" w:author="Author" w:date="2026-07-07T20:18:00Z" w:id="5650">
            <w:rPr>
              <w:rFonts w:ascii="Times New Roman"/>
              <w:color w:val="000000"/>
            </w:rPr>
          </w:rPrChange>
        </w:rPr>
        <w:t>Dolore</w:t>
      </w:r>
      <w:r w:rsidRPr="0027638C">
        <w:rPr>
          <w:spacing w:val="-12"/>
          <w:sz w:val="24"/>
          <w:rPrChange w16du:dateUtc="2026-07-07T18:18:00Z" w:author="Author" w:date="2026-07-07T20:18:00Z" w:id="5651">
            <w:rPr>
              <w:rFonts w:ascii="Times New Roman"/>
              <w:color w:val="000000"/>
              <w:spacing w:val="-9"/>
            </w:rPr>
          </w:rPrChange>
        </w:rPr>
        <w:t xml:space="preserve"> </w:t>
      </w:r>
      <w:r w:rsidRPr="0027638C">
        <w:rPr>
          <w:sz w:val="24"/>
          <w:rPrChange w16du:dateUtc="2026-07-07T18:18:00Z" w:author="Author" w:date="2026-07-07T20:18:00Z" w:id="5652">
            <w:rPr>
              <w:rFonts w:ascii="Times New Roman"/>
              <w:color w:val="000000"/>
            </w:rPr>
          </w:rPrChange>
        </w:rPr>
        <w:t>magna</w:t>
      </w:r>
      <w:r w:rsidRPr="0027638C">
        <w:rPr>
          <w:spacing w:val="-12"/>
          <w:sz w:val="24"/>
          <w:rPrChange w16du:dateUtc="2026-07-07T18:18:00Z" w:author="Author" w:date="2026-07-07T20:18:00Z" w:id="5653">
            <w:rPr>
              <w:rFonts w:ascii="Times New Roman"/>
              <w:color w:val="000000"/>
              <w:spacing w:val="-9"/>
            </w:rPr>
          </w:rPrChange>
        </w:rPr>
        <w:t xml:space="preserve"> </w:t>
      </w:r>
      <w:r w:rsidRPr="0027638C">
        <w:rPr>
          <w:sz w:val="24"/>
          <w:rPrChange w16du:dateUtc="2026-07-07T18:18:00Z" w:author="Author" w:date="2026-07-07T20:18:00Z" w:id="5654">
            <w:rPr>
              <w:rFonts w:ascii="Times New Roman"/>
              <w:color w:val="000000"/>
            </w:rPr>
          </w:rPrChange>
        </w:rPr>
        <w:t>aliqua</w:t>
      </w:r>
      <w:r w:rsidRPr="0027638C">
        <w:rPr>
          <w:spacing w:val="-12"/>
          <w:sz w:val="24"/>
          <w:rPrChange w16du:dateUtc="2026-07-07T18:18:00Z" w:author="Author" w:date="2026-07-07T20:18:00Z" w:id="5655">
            <w:rPr>
              <w:rFonts w:ascii="Times New Roman"/>
              <w:color w:val="000000"/>
              <w:spacing w:val="-9"/>
            </w:rPr>
          </w:rPrChange>
        </w:rPr>
        <w:t xml:space="preserve"> </w:t>
      </w:r>
      <w:r w:rsidRPr="0027638C">
        <w:rPr>
          <w:sz w:val="24"/>
          <w:rPrChange w16du:dateUtc="2026-07-07T18:18:00Z" w:author="Author" w:date="2026-07-07T20:18:00Z" w:id="5656">
            <w:rPr>
              <w:rFonts w:ascii="Times New Roman"/>
              <w:color w:val="000000"/>
            </w:rPr>
          </w:rPrChange>
        </w:rPr>
        <w:t>lorem</w:t>
      </w:r>
      <w:r w:rsidRPr="0027638C">
        <w:rPr>
          <w:spacing w:val="-12"/>
          <w:sz w:val="24"/>
          <w:rPrChange w16du:dateUtc="2026-07-07T18:18:00Z" w:author="Author" w:date="2026-07-07T20:18:00Z" w:id="5657">
            <w:rPr>
              <w:rFonts w:ascii="Times New Roman"/>
              <w:color w:val="000000"/>
              <w:spacing w:val="-9"/>
            </w:rPr>
          </w:rPrChange>
        </w:rPr>
        <w:t xml:space="preserve"> </w:t>
      </w:r>
      <w:r w:rsidRPr="0027638C">
        <w:rPr>
          <w:sz w:val="24"/>
          <w:rPrChange w16du:dateUtc="2026-07-07T18:18:00Z" w:author="Author" w:date="2026-07-07T20:18:00Z" w:id="5658">
            <w:rPr>
              <w:rFonts w:ascii="Times New Roman"/>
              <w:color w:val="000000"/>
            </w:rPr>
          </w:rPrChange>
        </w:rPr>
        <w:t>ipsum</w:t>
      </w:r>
      <w:r w:rsidRPr="0027638C">
        <w:rPr>
          <w:spacing w:val="-12"/>
          <w:sz w:val="24"/>
          <w:rPrChange w16du:dateUtc="2026-07-07T18:18:00Z" w:author="Author" w:date="2026-07-07T20:18:00Z" w:id="5659">
            <w:rPr>
              <w:rFonts w:ascii="Times New Roman"/>
              <w:color w:val="000000"/>
              <w:spacing w:val="-9"/>
            </w:rPr>
          </w:rPrChange>
        </w:rPr>
        <w:t xml:space="preserve"> </w:t>
      </w:r>
      <w:r w:rsidRPr="0027638C">
        <w:rPr>
          <w:sz w:val="24"/>
          <w:rPrChange w16du:dateUtc="2026-07-07T18:18:00Z" w:author="Author" w:date="2026-07-07T20:18:00Z" w:id="5660">
            <w:rPr>
              <w:rFonts w:ascii="Times New Roman"/>
              <w:color w:val="000000"/>
            </w:rPr>
          </w:rPrChange>
        </w:rPr>
        <w:t>Dolor</w:t>
      </w:r>
      <w:r w:rsidRPr="0027638C">
        <w:rPr>
          <w:spacing w:val="-12"/>
          <w:sz w:val="24"/>
          <w:rPrChange w16du:dateUtc="2026-07-07T18:18:00Z" w:author="Author" w:date="2026-07-07T20:18:00Z" w:id="5661">
            <w:rPr>
              <w:rFonts w:ascii="Times New Roman"/>
              <w:color w:val="000000"/>
              <w:spacing w:val="-9"/>
            </w:rPr>
          </w:rPrChange>
        </w:rPr>
        <w:t xml:space="preserve"> </w:t>
      </w:r>
      <w:r w:rsidRPr="0027638C">
        <w:rPr>
          <w:sz w:val="24"/>
          <w:rPrChange w16du:dateUtc="2026-07-07T18:18:00Z" w:author="Author" w:date="2026-07-07T20:18:00Z" w:id="5662">
            <w:rPr>
              <w:rFonts w:ascii="Times New Roman"/>
              <w:color w:val="000000"/>
            </w:rPr>
          </w:rPrChange>
        </w:rPr>
        <w:t>Sit.</w:t>
      </w:r>
      <w:r w:rsidRPr="0027638C">
        <w:rPr>
          <w:spacing w:val="-13"/>
          <w:sz w:val="24"/>
          <w:rPrChange w16du:dateUtc="2026-07-07T18:18:00Z" w:author="Author" w:date="2026-07-07T20:18:00Z" w:id="5663">
            <w:rPr>
              <w:rFonts w:ascii="Times New Roman"/>
              <w:color w:val="000000"/>
              <w:spacing w:val="-10"/>
            </w:rPr>
          </w:rPrChange>
        </w:rPr>
        <w:t xml:space="preserve"> </w:t>
      </w:r>
      <w:r w:rsidR="00F8133A" w:rsidRPr="0027638C">
        <w:rPr>
          <w:sz w:val="24"/>
          <w:rPrChange w16du:dateUtc="2026-07-07T18:18:00Z" w:author="Author" w:date="2026-07-07T20:18:00Z" w:id="5664">
            <w:rPr>
              <w:rFonts w:ascii="Times New Roman"/>
              <w:color w:val="000000"/>
            </w:rPr>
          </w:rPrChange>
        </w:rPr>
        <w:t>Amet</w:t>
      </w:r>
      <w:r w:rsidR="00F8133A" w:rsidRPr="0027638C">
        <w:rPr>
          <w:sz w:val="24"/>
          <w:rPrChange w16du:dateUtc="2026-07-07T18:18:00Z" w:author="Author" w:date="2026-07-07T20:18:00Z" w:id="5665">
            <w:rPr>
              <w:rFonts w:ascii="Times New Roman"/>
              <w:color w:val="000000"/>
              <w:spacing w:val="-9"/>
            </w:rPr>
          </w:rPrChange>
        </w:rPr>
        <w:t xml:space="preserve"> </w:t>
      </w:r>
      <w:r w:rsidR="00F8133A" w:rsidRPr="0027638C">
        <w:rPr>
          <w:sz w:val="24"/>
          <w:rPrChange w16du:dateUtc="2026-07-07T18:18:00Z" w:author="Author" w:date="2026-07-07T20:18:00Z" w:id="5666">
            <w:rPr>
              <w:rFonts w:ascii="Times New Roman"/>
              <w:color w:val="000000"/>
            </w:rPr>
          </w:rPrChange>
        </w:rPr>
        <w:t>consectetur</w:t>
      </w:r>
      <w:r w:rsidR="00F8133A" w:rsidRPr="0027638C">
        <w:rPr>
          <w:sz w:val="24"/>
          <w:rPrChange w16du:dateUtc="2026-07-07T18:18:00Z" w:author="Author" w:date="2026-07-07T20:18:00Z" w:id="5667">
            <w:rPr>
              <w:rFonts w:ascii="Times New Roman"/>
              <w:color w:val="000000"/>
              <w:spacing w:val="-9"/>
            </w:rPr>
          </w:rPrChange>
        </w:rPr>
        <w:t xml:space="preserve"> </w:t>
      </w:r>
      <w:r w:rsidR="00F8133A" w:rsidRPr="0027638C">
        <w:rPr>
          <w:sz w:val="24"/>
          <w:rPrChange w16du:dateUtc="2026-07-07T18:18:00Z" w:author="Author" w:date="2026-07-07T20:18:00Z" w:id="5668">
            <w:rPr>
              <w:rFonts w:ascii="Times New Roman"/>
              <w:color w:val="000000"/>
            </w:rPr>
          </w:rPrChange>
        </w:rPr>
        <w:t>adipiscing</w:t>
      </w:r>
      <w:r w:rsidR="00F8133A" w:rsidRPr="0027638C">
        <w:rPr>
          <w:sz w:val="24"/>
          <w:rPrChange w16du:dateUtc="2026-07-07T18:18:00Z" w:author="Author" w:date="2026-07-07T20:18:00Z" w:id="5669">
            <w:rPr>
              <w:rFonts w:ascii="Times New Roman"/>
              <w:color w:val="000000"/>
              <w:spacing w:val="-9"/>
            </w:rPr>
          </w:rPrChange>
        </w:rPr>
        <w:t xml:space="preserve"> </w:t>
      </w:r>
      <w:r w:rsidR="00F8133A" w:rsidRPr="0027638C">
        <w:rPr>
          <w:sz w:val="24"/>
          <w:rPrChange w16du:dateUtc="2026-07-07T18:18:00Z" w:author="Author" w:date="2026-07-07T20:18:00Z" w:id="5670">
            <w:rPr>
              <w:rFonts w:ascii="Times New Roman"/>
              <w:color w:val="000000"/>
            </w:rPr>
          </w:rPrChange>
        </w:rPr>
        <w:t>elit</w:t>
      </w:r>
      <w:r w:rsidR="00F8133A" w:rsidRPr="0027638C">
        <w:rPr>
          <w:sz w:val="24"/>
          <w:rPrChange w16du:dateUtc="2026-07-07T18:18:00Z" w:author="Author" w:date="2026-07-07T20:18:00Z" w:id="5671">
            <w:rPr>
              <w:rFonts w:ascii="Times New Roman"/>
              <w:color w:val="000000"/>
              <w:spacing w:val="-9"/>
            </w:rPr>
          </w:rPrChange>
        </w:rPr>
        <w:t xml:space="preserve"> </w:t>
      </w:r>
      <w:del w16du:dateUtc="2026-07-07T18:18:00Z" w:author="Author" w:date="2026-07-07T20:18:00Z" w:id="5672">
        <w:r w:rsidR="00000000">
          <w:rPr>
            <w:color w:val="000000"/>
          </w:rPr>
          <w:delText>licence</w:delText>
        </w:r>
      </w:del>
      <w:ins w16du:dateUtc="2026-07-07T18:18:00Z" w:author="Author" w:date="2026-07-07T20:18:00Z" w:id="5673">
        <w:r w:rsidR="00F8133A" w:rsidRPr="0027638C">
          <w:rPr>
            <w:sz w:val="24"/>
            <w:szCs w:val="24"/>
          </w:rPr>
          <w:t>sed</w:t>
        </w:r>
      </w:ins>
      <w:r w:rsidR="00F8133A" w:rsidRPr="0027638C">
        <w:rPr>
          <w:sz w:val="24"/>
          <w:rPrChange w16du:dateUtc="2026-07-07T18:18:00Z" w:author="Author" w:date="2026-07-07T20:18:00Z" w:id="5674">
            <w:rPr>
              <w:rFonts w:ascii="Times New Roman"/>
              <w:color w:val="000000"/>
              <w:spacing w:val="-9"/>
            </w:rPr>
          </w:rPrChange>
        </w:rPr>
        <w:t xml:space="preserve"> </w:t>
      </w:r>
      <w:r w:rsidR="00F8133A" w:rsidRPr="0027638C">
        <w:rPr>
          <w:sz w:val="24"/>
          <w:rPrChange w16du:dateUtc="2026-07-07T18:18:00Z" w:author="Author" w:date="2026-07-07T20:18:00Z" w:id="5675">
            <w:rPr>
              <w:rFonts w:ascii="Times New Roman"/>
              <w:color w:val="000000"/>
            </w:rPr>
          </w:rPrChange>
        </w:rPr>
        <w:t>do</w:t>
      </w:r>
      <w:r w:rsidR="00F8133A" w:rsidRPr="0027638C">
        <w:rPr>
          <w:sz w:val="24"/>
          <w:rPrChange w16du:dateUtc="2026-07-07T18:18:00Z" w:author="Author" w:date="2026-07-07T20:18:00Z" w:id="5676">
            <w:rPr>
              <w:rFonts w:ascii="Times New Roman"/>
              <w:color w:val="000000"/>
              <w:spacing w:val="-9"/>
            </w:rPr>
          </w:rPrChange>
        </w:rPr>
        <w:t xml:space="preserve"> </w:t>
      </w:r>
      <w:r w:rsidR="00F8133A" w:rsidRPr="0027638C">
        <w:rPr>
          <w:sz w:val="24"/>
          <w:rPrChange w16du:dateUtc="2026-07-07T18:18:00Z" w:author="Author" w:date="2026-07-07T20:18:00Z" w:id="5677">
            <w:rPr>
              <w:rFonts w:ascii="Times New Roman" w:hAnsi="Times New Roman"/>
              <w:color w:val="000000"/>
            </w:rPr>
          </w:rPrChange>
        </w:rPr>
        <w:t>eiusmod</w:t>
      </w:r>
      <w:del w16du:dateUtc="2026-07-07T18:18:00Z" w:author="Author" w:date="2026-07-07T20:18:00Z" w:id="5678">
        <w:r w:rsidR="00000000">
          <w:rPr>
            <w:color w:val="000000"/>
          </w:rPr>
          <w:cr/>
        </w:r>
      </w:del>
      <w:ins w16du:dateUtc="2026-07-07T18:18:00Z" w:author="Author" w:date="2026-07-07T20:18:00Z" w:id="5679">
        <w:r w:rsidR="00F8133A" w:rsidRPr="0027638C">
          <w:rPr>
            <w:sz w:val="24"/>
            <w:szCs w:val="24"/>
          </w:rPr>
          <w:t xml:space="preserve"> </w:t>
        </w:r>
      </w:ins>
      <w:r w:rsidR="00F8133A" w:rsidRPr="0027638C">
        <w:rPr>
          <w:sz w:val="24"/>
          <w:rPrChange w16du:dateUtc="2026-07-07T18:18:00Z" w:author="Author" w:date="2026-07-07T20:18:00Z" w:id="5680">
            <w:rPr>
              <w:rFonts w:ascii="Times New Roman"/>
              <w:color w:val="000000"/>
            </w:rPr>
          </w:rPrChange>
        </w:rPr>
        <w:t>tempor</w:t>
      </w:r>
      <w:r w:rsidR="00F8133A" w:rsidRPr="0027638C">
        <w:rPr>
          <w:sz w:val="24"/>
          <w:rPrChange w16du:dateUtc="2026-07-07T18:18:00Z" w:author="Author" w:date="2026-07-07T20:18:00Z" w:id="5681">
            <w:rPr>
              <w:rFonts w:ascii="Times New Roman"/>
              <w:color w:val="000000"/>
              <w:spacing w:val="20"/>
            </w:rPr>
          </w:rPrChange>
        </w:rPr>
        <w:t xml:space="preserve"> </w:t>
      </w:r>
      <w:r w:rsidR="00F8133A" w:rsidRPr="0027638C">
        <w:rPr>
          <w:sz w:val="24"/>
          <w:rPrChange w16du:dateUtc="2026-07-07T18:18:00Z" w:author="Author" w:date="2026-07-07T20:18:00Z" w:id="5682">
            <w:rPr>
              <w:rFonts w:ascii="Times New Roman"/>
              <w:color w:val="000000"/>
            </w:rPr>
          </w:rPrChange>
        </w:rPr>
        <w:t>incididunt</w:t>
      </w:r>
      <w:r w:rsidR="00F8133A" w:rsidRPr="0027638C">
        <w:rPr>
          <w:sz w:val="24"/>
          <w:rPrChange w16du:dateUtc="2026-07-07T18:18:00Z" w:author="Author" w:date="2026-07-07T20:18:00Z" w:id="5683">
            <w:rPr>
              <w:rFonts w:ascii="Times New Roman"/>
              <w:color w:val="000000"/>
              <w:spacing w:val="20"/>
            </w:rPr>
          </w:rPrChange>
        </w:rPr>
        <w:t xml:space="preserve"> </w:t>
      </w:r>
      <w:r w:rsidR="00F8133A" w:rsidRPr="0027638C">
        <w:rPr>
          <w:sz w:val="24"/>
          <w:rPrChange w16du:dateUtc="2026-07-07T18:18:00Z" w:author="Author" w:date="2026-07-07T20:18:00Z" w:id="5684">
            <w:rPr>
              <w:rFonts w:ascii="Times New Roman"/>
              <w:color w:val="000000"/>
            </w:rPr>
          </w:rPrChange>
        </w:rPr>
        <w:t>Ut</w:t>
      </w:r>
      <w:r w:rsidR="00F8133A" w:rsidRPr="0027638C">
        <w:rPr>
          <w:sz w:val="24"/>
          <w:rPrChange w16du:dateUtc="2026-07-07T18:18:00Z" w:author="Author" w:date="2026-07-07T20:18:00Z" w:id="5685">
            <w:rPr>
              <w:rFonts w:ascii="Times New Roman"/>
              <w:color w:val="000000"/>
              <w:spacing w:val="20"/>
            </w:rPr>
          </w:rPrChange>
        </w:rPr>
        <w:t xml:space="preserve"> </w:t>
      </w:r>
      <w:del w16du:dateUtc="2026-07-07T18:18:00Z" w:author="Author" w:date="2026-07-07T20:18:00Z" w:id="5686">
        <w:r w:rsidR="00000000">
          <w:rPr>
            <w:color w:val="000000"/>
          </w:rPr>
          <w:delText>3(a),</w:delText>
        </w:r>
      </w:del>
      <w:ins w16du:dateUtc="2026-07-07T18:18:00Z" w:author="Author" w:date="2026-07-07T20:18:00Z" w:id="5687">
        <w:r w:rsidR="00F8133A" w:rsidRPr="0027638C">
          <w:rPr>
            <w:sz w:val="24"/>
            <w:szCs w:val="24"/>
          </w:rPr>
          <w:fldChar w:fldCharType="begin"/>
        </w:r>
        <w:r w:rsidR="00F8133A" w:rsidRPr="0027638C">
          <w:rPr>
            <w:sz w:val="24"/>
            <w:szCs w:val="24"/>
          </w:rPr>
          <w:instrText xml:space="preserve"> REF _Ref215485009 \w \h </w:instrText>
        </w:r>
        <w:r w:rsidR="0027638C" w:rsidRPr="0027638C">
          <w:rPr>
            <w:sz w:val="24"/>
            <w:szCs w:val="24"/>
          </w:rPr>
          <w:instrText xml:space="preserve"> \* MERGEFORMAT </w:instrText>
        </w:r>
        <w:r w:rsidR="00F8133A" w:rsidRPr="0027638C">
          <w:rPr>
            <w:sz w:val="24"/>
            <w:szCs w:val="24"/>
          </w:rPr>
        </w:r>
        <w:r w:rsidR="00F8133A" w:rsidRPr="0027638C">
          <w:rPr>
            <w:sz w:val="24"/>
            <w:szCs w:val="24"/>
          </w:rPr>
          <w:fldChar w:fldCharType="separate"/>
        </w:r>
        <w:r w:rsidR="00F8133A" w:rsidRPr="0027638C">
          <w:rPr>
            <w:sz w:val="24"/>
            <w:szCs w:val="24"/>
          </w:rPr>
          <w:t>3(labore)</w:t>
        </w:r>
        <w:r w:rsidR="00F8133A" w:rsidRPr="0027638C">
          <w:rPr>
            <w:sz w:val="24"/>
            <w:szCs w:val="24"/>
          </w:rPr>
          <w:fldChar w:fldCharType="end"/>
        </w:r>
        <w:r w:rsidR="00F8133A" w:rsidRPr="0027638C">
          <w:rPr>
            <w:sz w:val="24"/>
            <w:szCs w:val="24"/>
          </w:rPr>
          <w:t>,</w:t>
        </w:r>
      </w:ins>
      <w:r w:rsidR="00F8133A" w:rsidRPr="0027638C">
        <w:rPr>
          <w:sz w:val="24"/>
          <w:rPrChange w16du:dateUtc="2026-07-07T18:18:00Z" w:author="Author" w:date="2026-07-07T20:18:00Z" w:id="5688">
            <w:rPr>
              <w:rFonts w:ascii="Times New Roman"/>
              <w:color w:val="000000"/>
              <w:spacing w:val="20"/>
            </w:rPr>
          </w:rPrChange>
        </w:rPr>
        <w:t xml:space="preserve"> </w:t>
      </w:r>
      <w:r w:rsidR="00F8133A" w:rsidRPr="0027638C">
        <w:rPr>
          <w:sz w:val="24"/>
          <w:rPrChange w16du:dateUtc="2026-07-07T18:18:00Z" w:author="Author" w:date="2026-07-07T20:18:00Z" w:id="5689">
            <w:rPr>
              <w:rFonts w:ascii="Times New Roman"/>
              <w:color w:val="000000"/>
            </w:rPr>
          </w:rPrChange>
        </w:rPr>
        <w:t>et</w:t>
      </w:r>
      <w:r w:rsidR="00F8133A" w:rsidRPr="0027638C">
        <w:rPr>
          <w:sz w:val="24"/>
          <w:rPrChange w16du:dateUtc="2026-07-07T18:18:00Z" w:author="Author" w:date="2026-07-07T20:18:00Z" w:id="5690">
            <w:rPr>
              <w:rFonts w:ascii="Times New Roman"/>
              <w:color w:val="000000"/>
              <w:spacing w:val="20"/>
            </w:rPr>
          </w:rPrChange>
        </w:rPr>
        <w:t xml:space="preserve"> </w:t>
      </w:r>
      <w:r w:rsidR="00F8133A" w:rsidRPr="0027638C">
        <w:rPr>
          <w:sz w:val="24"/>
          <w:rPrChange w16du:dateUtc="2026-07-07T18:18:00Z" w:author="Author" w:date="2026-07-07T20:18:00Z" w:id="5691">
            <w:rPr>
              <w:rFonts w:ascii="Times New Roman"/>
              <w:color w:val="000000"/>
            </w:rPr>
          </w:rPrChange>
        </w:rPr>
        <w:t>dolore</w:t>
      </w:r>
      <w:r w:rsidR="00F8133A" w:rsidRPr="0027638C">
        <w:rPr>
          <w:sz w:val="24"/>
          <w:rPrChange w16du:dateUtc="2026-07-07T18:18:00Z" w:author="Author" w:date="2026-07-07T20:18:00Z" w:id="5692">
            <w:rPr>
              <w:rFonts w:ascii="Times New Roman"/>
              <w:color w:val="000000"/>
              <w:spacing w:val="20"/>
            </w:rPr>
          </w:rPrChange>
        </w:rPr>
        <w:t xml:space="preserve"> </w:t>
      </w:r>
      <w:r w:rsidR="00F8133A" w:rsidRPr="0027638C">
        <w:rPr>
          <w:sz w:val="24"/>
          <w:rPrChange w16du:dateUtc="2026-07-07T18:18:00Z" w:author="Author" w:date="2026-07-07T20:18:00Z" w:id="5693">
            <w:rPr>
              <w:rFonts w:ascii="Times New Roman"/>
              <w:color w:val="000000"/>
            </w:rPr>
          </w:rPrChange>
        </w:rPr>
        <w:t>magna</w:t>
      </w:r>
      <w:r w:rsidR="00F8133A" w:rsidRPr="0027638C">
        <w:rPr>
          <w:sz w:val="24"/>
          <w:rPrChange w16du:dateUtc="2026-07-07T18:18:00Z" w:author="Author" w:date="2026-07-07T20:18:00Z" w:id="5694">
            <w:rPr>
              <w:rFonts w:ascii="Times New Roman"/>
              <w:color w:val="000000"/>
              <w:spacing w:val="20"/>
            </w:rPr>
          </w:rPrChange>
        </w:rPr>
        <w:t xml:space="preserve"> </w:t>
      </w:r>
      <w:r w:rsidR="00F8133A" w:rsidRPr="0027638C">
        <w:rPr>
          <w:sz w:val="24"/>
          <w:rPrChange w16du:dateUtc="2026-07-07T18:18:00Z" w:author="Author" w:date="2026-07-07T20:18:00Z" w:id="5695">
            <w:rPr>
              <w:rFonts w:ascii="Times New Roman"/>
              <w:color w:val="000000"/>
            </w:rPr>
          </w:rPrChange>
        </w:rPr>
        <w:t>aliqua</w:t>
      </w:r>
      <w:r w:rsidR="00F8133A" w:rsidRPr="0027638C">
        <w:rPr>
          <w:sz w:val="24"/>
          <w:rPrChange w16du:dateUtc="2026-07-07T18:18:00Z" w:author="Author" w:date="2026-07-07T20:18:00Z" w:id="5696">
            <w:rPr>
              <w:rFonts w:ascii="Times New Roman"/>
              <w:color w:val="000000"/>
              <w:spacing w:val="20"/>
            </w:rPr>
          </w:rPrChange>
        </w:rPr>
        <w:t xml:space="preserve"> </w:t>
      </w:r>
      <w:r w:rsidR="00F8133A" w:rsidRPr="0027638C">
        <w:rPr>
          <w:sz w:val="24"/>
          <w:rPrChange w16du:dateUtc="2026-07-07T18:18:00Z" w:author="Author" w:date="2026-07-07T20:18:00Z" w:id="5697">
            <w:rPr>
              <w:rFonts w:ascii="Times New Roman"/>
              <w:color w:val="000000"/>
            </w:rPr>
          </w:rPrChange>
        </w:rPr>
        <w:t>Lorem</w:t>
      </w:r>
      <w:r w:rsidR="00F8133A" w:rsidRPr="0027638C">
        <w:rPr>
          <w:sz w:val="24"/>
          <w:rPrChange w16du:dateUtc="2026-07-07T18:18:00Z" w:author="Author" w:date="2026-07-07T20:18:00Z" w:id="5698">
            <w:rPr>
              <w:rFonts w:ascii="Times New Roman"/>
              <w:color w:val="000000"/>
              <w:spacing w:val="20"/>
            </w:rPr>
          </w:rPrChange>
        </w:rPr>
        <w:t xml:space="preserve"> </w:t>
      </w:r>
      <w:r w:rsidR="00F8133A" w:rsidRPr="0027638C">
        <w:rPr>
          <w:sz w:val="24"/>
          <w:rPrChange w16du:dateUtc="2026-07-07T18:18:00Z" w:author="Author" w:date="2026-07-07T20:18:00Z" w:id="5699">
            <w:rPr>
              <w:rFonts w:ascii="Times New Roman"/>
              <w:color w:val="000000"/>
            </w:rPr>
          </w:rPrChange>
        </w:rPr>
        <w:t>ipsum</w:t>
      </w:r>
      <w:r w:rsidR="00F8133A" w:rsidRPr="0027638C">
        <w:rPr>
          <w:sz w:val="24"/>
          <w:rPrChange w16du:dateUtc="2026-07-07T18:18:00Z" w:author="Author" w:date="2026-07-07T20:18:00Z" w:id="5700">
            <w:rPr>
              <w:rFonts w:ascii="Times New Roman"/>
              <w:color w:val="000000"/>
              <w:spacing w:val="20"/>
            </w:rPr>
          </w:rPrChange>
        </w:rPr>
        <w:t xml:space="preserve"> </w:t>
      </w:r>
      <w:r w:rsidR="00F8133A" w:rsidRPr="0027638C">
        <w:rPr>
          <w:sz w:val="24"/>
          <w:rPrChange w16du:dateUtc="2026-07-07T18:18:00Z" w:author="Author" w:date="2026-07-07T20:18:00Z" w:id="5701">
            <w:rPr>
              <w:rFonts w:ascii="Times New Roman"/>
              <w:color w:val="000000"/>
            </w:rPr>
          </w:rPrChange>
        </w:rPr>
        <w:t>dolor</w:t>
      </w:r>
      <w:r w:rsidR="00F8133A" w:rsidRPr="0027638C">
        <w:rPr>
          <w:sz w:val="24"/>
          <w:rPrChange w16du:dateUtc="2026-07-07T18:18:00Z" w:author="Author" w:date="2026-07-07T20:18:00Z" w:id="5702">
            <w:rPr>
              <w:rFonts w:ascii="Times New Roman"/>
              <w:color w:val="000000"/>
              <w:spacing w:val="20"/>
            </w:rPr>
          </w:rPrChange>
        </w:rPr>
        <w:t xml:space="preserve"> </w:t>
      </w:r>
      <w:r w:rsidR="00F8133A" w:rsidRPr="0027638C">
        <w:rPr>
          <w:sz w:val="24"/>
          <w:rPrChange w16du:dateUtc="2026-07-07T18:18:00Z" w:author="Author" w:date="2026-07-07T20:18:00Z" w:id="5703">
            <w:rPr>
              <w:rFonts w:ascii="Times New Roman"/>
              <w:color w:val="000000"/>
            </w:rPr>
          </w:rPrChange>
        </w:rPr>
        <w:t>sit</w:t>
      </w:r>
      <w:r w:rsidR="00F8133A" w:rsidRPr="0027638C">
        <w:rPr>
          <w:sz w:val="24"/>
          <w:rPrChange w16du:dateUtc="2026-07-07T18:18:00Z" w:author="Author" w:date="2026-07-07T20:18:00Z" w:id="5704">
            <w:rPr>
              <w:rFonts w:ascii="Times New Roman"/>
              <w:color w:val="000000"/>
              <w:spacing w:val="20"/>
            </w:rPr>
          </w:rPrChange>
        </w:rPr>
        <w:t xml:space="preserve"> </w:t>
      </w:r>
      <w:r w:rsidR="00F8133A" w:rsidRPr="0027638C">
        <w:rPr>
          <w:sz w:val="24"/>
          <w:rPrChange w16du:dateUtc="2026-07-07T18:18:00Z" w:author="Author" w:date="2026-07-07T20:18:00Z" w:id="5705">
            <w:rPr>
              <w:rFonts w:ascii="Times New Roman"/>
              <w:color w:val="000000"/>
            </w:rPr>
          </w:rPrChange>
        </w:rPr>
        <w:t>amet</w:t>
      </w:r>
      <w:r w:rsidR="00F8133A" w:rsidRPr="0027638C">
        <w:rPr>
          <w:sz w:val="24"/>
          <w:rPrChange w16du:dateUtc="2026-07-07T18:18:00Z" w:author="Author" w:date="2026-07-07T20:18:00Z" w:id="5706">
            <w:rPr>
              <w:rFonts w:ascii="Times New Roman"/>
              <w:color w:val="000000"/>
              <w:spacing w:val="20"/>
            </w:rPr>
          </w:rPrChange>
        </w:rPr>
        <w:t xml:space="preserve"> </w:t>
      </w:r>
      <w:r w:rsidR="00F8133A" w:rsidRPr="0027638C">
        <w:rPr>
          <w:sz w:val="24"/>
          <w:rPrChange w16du:dateUtc="2026-07-07T18:18:00Z" w:author="Author" w:date="2026-07-07T20:18:00Z" w:id="5707">
            <w:rPr>
              <w:rFonts w:ascii="Times New Roman" w:hAnsi="Times New Roman"/>
              <w:color w:val="000000"/>
            </w:rPr>
          </w:rPrChange>
        </w:rPr>
        <w:t>consectetur</w:t>
      </w:r>
      <w:del w16du:dateUtc="2026-07-07T18:18:00Z" w:author="Author" w:date="2026-07-07T20:18:00Z" w:id="5708">
        <w:r w:rsidR="00000000">
          <w:rPr>
            <w:color w:val="000000"/>
          </w:rPr>
          <w:cr/>
        </w:r>
      </w:del>
      <w:ins w16du:dateUtc="2026-07-07T18:18:00Z" w:author="Author" w:date="2026-07-07T20:18:00Z" w:id="5709">
        <w:r w:rsidR="00F8133A" w:rsidRPr="0027638C">
          <w:rPr>
            <w:sz w:val="24"/>
            <w:szCs w:val="24"/>
          </w:rPr>
          <w:t xml:space="preserve"> </w:t>
        </w:r>
      </w:ins>
      <w:r w:rsidR="00F8133A" w:rsidRPr="0027638C">
        <w:rPr>
          <w:sz w:val="24"/>
          <w:rPrChange w16du:dateUtc="2026-07-07T18:18:00Z" w:author="Author" w:date="2026-07-07T20:18:00Z" w:id="5710">
            <w:rPr>
              <w:rFonts w:ascii="Times New Roman"/>
              <w:color w:val="000000"/>
            </w:rPr>
          </w:rPrChange>
        </w:rPr>
        <w:t>Adipiscing</w:t>
      </w:r>
      <w:r w:rsidR="00F8133A" w:rsidRPr="0027638C">
        <w:rPr>
          <w:sz w:val="24"/>
          <w:rPrChange w16du:dateUtc="2026-07-07T18:18:00Z" w:author="Author" w:date="2026-07-07T20:18:00Z" w:id="5711">
            <w:rPr>
              <w:rFonts w:ascii="Times New Roman"/>
              <w:color w:val="000000"/>
              <w:spacing w:val="11"/>
            </w:rPr>
          </w:rPrChange>
        </w:rPr>
        <w:t xml:space="preserve"> </w:t>
      </w:r>
      <w:r w:rsidR="00F8133A" w:rsidRPr="0027638C">
        <w:rPr>
          <w:sz w:val="24"/>
          <w:rPrChange w16du:dateUtc="2026-07-07T18:18:00Z" w:author="Author" w:date="2026-07-07T20:18:00Z" w:id="5712">
            <w:rPr>
              <w:rFonts w:ascii="Times New Roman"/>
              <w:color w:val="000000"/>
            </w:rPr>
          </w:rPrChange>
        </w:rPr>
        <w:t>elit</w:t>
      </w:r>
      <w:r w:rsidR="00F8133A" w:rsidRPr="0027638C">
        <w:rPr>
          <w:sz w:val="24"/>
          <w:rPrChange w16du:dateUtc="2026-07-07T18:18:00Z" w:author="Author" w:date="2026-07-07T20:18:00Z" w:id="5713">
            <w:rPr>
              <w:rFonts w:ascii="Times New Roman"/>
              <w:color w:val="000000"/>
              <w:spacing w:val="11"/>
            </w:rPr>
          </w:rPrChange>
        </w:rPr>
        <w:t xml:space="preserve"> </w:t>
      </w:r>
      <w:r w:rsidR="00F8133A" w:rsidRPr="0027638C">
        <w:rPr>
          <w:sz w:val="24"/>
          <w:rPrChange w16du:dateUtc="2026-07-07T18:18:00Z" w:author="Author" w:date="2026-07-07T20:18:00Z" w:id="5714">
            <w:rPr>
              <w:rFonts w:ascii="Times New Roman"/>
              <w:color w:val="000000"/>
            </w:rPr>
          </w:rPrChange>
        </w:rPr>
        <w:t>sed</w:t>
      </w:r>
      <w:r w:rsidR="00F8133A" w:rsidRPr="0027638C">
        <w:rPr>
          <w:sz w:val="24"/>
          <w:rPrChange w16du:dateUtc="2026-07-07T18:18:00Z" w:author="Author" w:date="2026-07-07T20:18:00Z" w:id="5715">
            <w:rPr>
              <w:rFonts w:ascii="Times New Roman"/>
              <w:color w:val="000000"/>
              <w:spacing w:val="11"/>
            </w:rPr>
          </w:rPrChange>
        </w:rPr>
        <w:t xml:space="preserve"> </w:t>
      </w:r>
      <w:r w:rsidR="00F8133A" w:rsidRPr="0027638C">
        <w:rPr>
          <w:sz w:val="24"/>
          <w:rPrChange w16du:dateUtc="2026-07-07T18:18:00Z" w:author="Author" w:date="2026-07-07T20:18:00Z" w:id="5716">
            <w:rPr>
              <w:rFonts w:ascii="Times New Roman"/>
              <w:color w:val="000000"/>
            </w:rPr>
          </w:rPrChange>
        </w:rPr>
        <w:t>do</w:t>
      </w:r>
      <w:del w16du:dateUtc="2026-07-07T18:18:00Z" w:author="Author" w:date="2026-07-07T20:18:00Z" w:id="5717">
        <w:r w:rsidR="00000000">
          <w:rPr>
            <w:color w:val="000000"/>
          </w:rPr>
          <w:delText>-</w:delText>
        </w:r>
      </w:del>
      <w:ins w16du:dateUtc="2026-07-07T18:18:00Z" w:author="Author" w:date="2026-07-07T20:18:00Z" w:id="5718">
        <w:r w:rsidR="00F8133A" w:rsidRPr="0027638C">
          <w:rPr>
            <w:sz w:val="24"/>
            <w:szCs w:val="24"/>
          </w:rPr>
          <w:t xml:space="preserve"> </w:t>
        </w:r>
      </w:ins>
      <w:r w:rsidR="00F8133A" w:rsidRPr="0027638C">
        <w:rPr>
          <w:sz w:val="24"/>
          <w:rPrChange w16du:dateUtc="2026-07-07T18:18:00Z" w:author="Author" w:date="2026-07-07T20:18:00Z" w:id="5719">
            <w:rPr>
              <w:rFonts w:ascii="Times New Roman"/>
              <w:color w:val="000000"/>
            </w:rPr>
          </w:rPrChange>
        </w:rPr>
        <w:t>eiusmod</w:t>
      </w:r>
      <w:r w:rsidR="00F8133A" w:rsidRPr="0027638C">
        <w:rPr>
          <w:sz w:val="24"/>
          <w:rPrChange w16du:dateUtc="2026-07-07T18:18:00Z" w:author="Author" w:date="2026-07-07T20:18:00Z" w:id="5720">
            <w:rPr>
              <w:rFonts w:ascii="Times New Roman"/>
              <w:color w:val="000000"/>
              <w:spacing w:val="11"/>
            </w:rPr>
          </w:rPrChange>
        </w:rPr>
        <w:t xml:space="preserve"> </w:t>
      </w:r>
      <w:r w:rsidR="00F8133A" w:rsidRPr="0027638C">
        <w:rPr>
          <w:sz w:val="24"/>
          <w:rPrChange w16du:dateUtc="2026-07-07T18:18:00Z" w:author="Author" w:date="2026-07-07T20:18:00Z" w:id="5721">
            <w:rPr>
              <w:rFonts w:ascii="Times New Roman"/>
              <w:color w:val="000000"/>
            </w:rPr>
          </w:rPrChange>
        </w:rPr>
        <w:t>tempor</w:t>
      </w:r>
      <w:r w:rsidR="00F8133A" w:rsidRPr="0027638C">
        <w:rPr>
          <w:sz w:val="24"/>
          <w:rPrChange w16du:dateUtc="2026-07-07T18:18:00Z" w:author="Author" w:date="2026-07-07T20:18:00Z" w:id="5722">
            <w:rPr>
              <w:rFonts w:ascii="Times New Roman"/>
              <w:color w:val="000000"/>
              <w:spacing w:val="11"/>
            </w:rPr>
          </w:rPrChange>
        </w:rPr>
        <w:t xml:space="preserve"> </w:t>
      </w:r>
      <w:r w:rsidR="00F8133A" w:rsidRPr="0027638C">
        <w:rPr>
          <w:sz w:val="24"/>
          <w:rPrChange w16du:dateUtc="2026-07-07T18:18:00Z" w:author="Author" w:date="2026-07-07T20:18:00Z" w:id="5723">
            <w:rPr>
              <w:rFonts w:ascii="Times New Roman"/>
              <w:color w:val="000000"/>
            </w:rPr>
          </w:rPrChange>
        </w:rPr>
        <w:t>incididunt,</w:t>
      </w:r>
      <w:r w:rsidR="00F8133A" w:rsidRPr="0027638C">
        <w:rPr>
          <w:sz w:val="24"/>
          <w:rPrChange w16du:dateUtc="2026-07-07T18:18:00Z" w:author="Author" w:date="2026-07-07T20:18:00Z" w:id="5724">
            <w:rPr>
              <w:rFonts w:ascii="Times New Roman"/>
              <w:color w:val="000000"/>
              <w:spacing w:val="11"/>
            </w:rPr>
          </w:rPrChange>
        </w:rPr>
        <w:t xml:space="preserve"> </w:t>
      </w:r>
      <w:r w:rsidR="00F8133A" w:rsidRPr="0027638C">
        <w:rPr>
          <w:sz w:val="24"/>
          <w:rPrChange w16du:dateUtc="2026-07-07T18:18:00Z" w:author="Author" w:date="2026-07-07T20:18:00Z" w:id="5725">
            <w:rPr>
              <w:rFonts w:ascii="Times New Roman"/>
              <w:color w:val="000000"/>
            </w:rPr>
          </w:rPrChange>
        </w:rPr>
        <w:t>ut,</w:t>
      </w:r>
      <w:r w:rsidR="00F8133A" w:rsidRPr="0027638C">
        <w:rPr>
          <w:sz w:val="24"/>
          <w:rPrChange w16du:dateUtc="2026-07-07T18:18:00Z" w:author="Author" w:date="2026-07-07T20:18:00Z" w:id="5726">
            <w:rPr>
              <w:rFonts w:ascii="Times New Roman"/>
              <w:color w:val="000000"/>
              <w:spacing w:val="11"/>
            </w:rPr>
          </w:rPrChange>
        </w:rPr>
        <w:t xml:space="preserve"> </w:t>
      </w:r>
      <w:r w:rsidR="00F8133A" w:rsidRPr="0027638C">
        <w:rPr>
          <w:sz w:val="24"/>
          <w:rPrChange w16du:dateUtc="2026-07-07T18:18:00Z" w:author="Author" w:date="2026-07-07T20:18:00Z" w:id="5727">
            <w:rPr>
              <w:rFonts w:ascii="Times New Roman"/>
              <w:color w:val="000000"/>
            </w:rPr>
          </w:rPrChange>
        </w:rPr>
        <w:t>labore</w:t>
      </w:r>
      <w:r w:rsidR="00F8133A" w:rsidRPr="0027638C">
        <w:rPr>
          <w:sz w:val="24"/>
          <w:rPrChange w16du:dateUtc="2026-07-07T18:18:00Z" w:author="Author" w:date="2026-07-07T20:18:00Z" w:id="5728">
            <w:rPr>
              <w:rFonts w:ascii="Times New Roman"/>
              <w:color w:val="000000"/>
              <w:spacing w:val="11"/>
            </w:rPr>
          </w:rPrChange>
        </w:rPr>
        <w:t xml:space="preserve"> </w:t>
      </w:r>
      <w:r w:rsidR="00F8133A" w:rsidRPr="0027638C">
        <w:rPr>
          <w:sz w:val="24"/>
          <w:rPrChange w16du:dateUtc="2026-07-07T18:18:00Z" w:author="Author" w:date="2026-07-07T20:18:00Z" w:id="5729">
            <w:rPr>
              <w:rFonts w:ascii="Times New Roman"/>
              <w:color w:val="000000"/>
            </w:rPr>
          </w:rPrChange>
        </w:rPr>
        <w:t>et</w:t>
      </w:r>
      <w:r w:rsidR="00F8133A" w:rsidRPr="0027638C">
        <w:rPr>
          <w:sz w:val="24"/>
          <w:rPrChange w16du:dateUtc="2026-07-07T18:18:00Z" w:author="Author" w:date="2026-07-07T20:18:00Z" w:id="5730">
            <w:rPr>
              <w:rFonts w:ascii="Times New Roman"/>
              <w:color w:val="000000"/>
              <w:spacing w:val="11"/>
            </w:rPr>
          </w:rPrChange>
        </w:rPr>
        <w:t xml:space="preserve"> </w:t>
      </w:r>
      <w:r w:rsidR="00F8133A" w:rsidRPr="0027638C">
        <w:rPr>
          <w:sz w:val="24"/>
          <w:rPrChange w16du:dateUtc="2026-07-07T18:18:00Z" w:author="Author" w:date="2026-07-07T20:18:00Z" w:id="5731">
            <w:rPr>
              <w:rFonts w:ascii="Times New Roman"/>
              <w:color w:val="000000"/>
            </w:rPr>
          </w:rPrChange>
        </w:rPr>
        <w:t>dolore</w:t>
      </w:r>
      <w:r w:rsidR="00F8133A" w:rsidRPr="0027638C">
        <w:rPr>
          <w:sz w:val="24"/>
          <w:rPrChange w16du:dateUtc="2026-07-07T18:18:00Z" w:author="Author" w:date="2026-07-07T20:18:00Z" w:id="5732">
            <w:rPr>
              <w:rFonts w:ascii="Times New Roman"/>
              <w:color w:val="000000"/>
              <w:spacing w:val="11"/>
            </w:rPr>
          </w:rPrChange>
        </w:rPr>
        <w:t xml:space="preserve"> </w:t>
      </w:r>
      <w:r w:rsidR="00F8133A" w:rsidRPr="0027638C">
        <w:rPr>
          <w:sz w:val="24"/>
          <w:rPrChange w16du:dateUtc="2026-07-07T18:18:00Z" w:author="Author" w:date="2026-07-07T20:18:00Z" w:id="5733">
            <w:rPr>
              <w:rFonts w:ascii="Times New Roman"/>
              <w:color w:val="000000"/>
            </w:rPr>
          </w:rPrChange>
        </w:rPr>
        <w:t>magna</w:t>
      </w:r>
      <w:r w:rsidR="00F8133A" w:rsidRPr="0027638C">
        <w:rPr>
          <w:sz w:val="24"/>
          <w:rPrChange w16du:dateUtc="2026-07-07T18:18:00Z" w:author="Author" w:date="2026-07-07T20:18:00Z" w:id="5734">
            <w:rPr>
              <w:rFonts w:ascii="Times New Roman"/>
              <w:color w:val="000000"/>
              <w:spacing w:val="11"/>
            </w:rPr>
          </w:rPrChange>
        </w:rPr>
        <w:t xml:space="preserve"> </w:t>
      </w:r>
      <w:r w:rsidR="00F8133A" w:rsidRPr="0027638C">
        <w:rPr>
          <w:sz w:val="24"/>
          <w:rPrChange w16du:dateUtc="2026-07-07T18:18:00Z" w:author="Author" w:date="2026-07-07T20:18:00Z" w:id="5735">
            <w:rPr>
              <w:rFonts w:ascii="Times New Roman"/>
              <w:color w:val="000000"/>
            </w:rPr>
          </w:rPrChange>
        </w:rPr>
        <w:t>aliqua</w:t>
      </w:r>
      <w:r w:rsidR="00F8133A" w:rsidRPr="0027638C">
        <w:rPr>
          <w:sz w:val="24"/>
          <w:rPrChange w16du:dateUtc="2026-07-07T18:18:00Z" w:author="Author" w:date="2026-07-07T20:18:00Z" w:id="5736">
            <w:rPr>
              <w:rFonts w:ascii="Times New Roman"/>
              <w:color w:val="000000"/>
              <w:spacing w:val="11"/>
            </w:rPr>
          </w:rPrChange>
        </w:rPr>
        <w:t xml:space="preserve"> </w:t>
      </w:r>
      <w:r w:rsidR="00F8133A" w:rsidRPr="0027638C">
        <w:rPr>
          <w:sz w:val="24"/>
          <w:rPrChange w16du:dateUtc="2026-07-07T18:18:00Z" w:author="Author" w:date="2026-07-07T20:18:00Z" w:id="5737">
            <w:rPr>
              <w:rFonts w:ascii="Times New Roman"/>
              <w:color w:val="000000"/>
            </w:rPr>
          </w:rPrChange>
        </w:rPr>
        <w:t>lorem</w:t>
      </w:r>
      <w:r w:rsidR="00F8133A" w:rsidRPr="0027638C">
        <w:rPr>
          <w:sz w:val="24"/>
          <w:rPrChange w16du:dateUtc="2026-07-07T18:18:00Z" w:author="Author" w:date="2026-07-07T20:18:00Z" w:id="5738">
            <w:rPr>
              <w:rFonts w:ascii="Times New Roman"/>
              <w:color w:val="000000"/>
              <w:spacing w:val="11"/>
            </w:rPr>
          </w:rPrChange>
        </w:rPr>
        <w:t xml:space="preserve"> </w:t>
      </w:r>
      <w:r w:rsidR="00F8133A" w:rsidRPr="0027638C">
        <w:rPr>
          <w:sz w:val="24"/>
          <w:rPrChange w16du:dateUtc="2026-07-07T18:18:00Z" w:author="Author" w:date="2026-07-07T20:18:00Z" w:id="5739">
            <w:rPr>
              <w:rFonts w:ascii="Times New Roman"/>
              <w:color w:val="000000"/>
            </w:rPr>
          </w:rPrChange>
        </w:rPr>
        <w:t>Ipsum</w:t>
      </w:r>
      <w:r w:rsidR="00F8133A" w:rsidRPr="0027638C">
        <w:rPr>
          <w:sz w:val="24"/>
          <w:rPrChange w16du:dateUtc="2026-07-07T18:18:00Z" w:author="Author" w:date="2026-07-07T20:18:00Z" w:id="5740">
            <w:rPr>
              <w:rFonts w:ascii="Times New Roman"/>
              <w:color w:val="000000"/>
              <w:spacing w:val="11"/>
            </w:rPr>
          </w:rPrChange>
        </w:rPr>
        <w:t xml:space="preserve"> </w:t>
      </w:r>
      <w:r w:rsidR="00F8133A" w:rsidRPr="0027638C">
        <w:rPr>
          <w:sz w:val="24"/>
          <w:rPrChange w16du:dateUtc="2026-07-07T18:18:00Z" w:author="Author" w:date="2026-07-07T20:18:00Z" w:id="5741">
            <w:rPr>
              <w:rFonts w:ascii="Times New Roman"/>
              <w:color w:val="000000"/>
            </w:rPr>
          </w:rPrChange>
        </w:rPr>
        <w:t>Dolor,</w:t>
      </w:r>
      <w:r w:rsidR="00F8133A" w:rsidRPr="0027638C">
        <w:rPr>
          <w:sz w:val="24"/>
          <w:rPrChange w16du:dateUtc="2026-07-07T18:18:00Z" w:author="Author" w:date="2026-07-07T20:18:00Z" w:id="5742">
            <w:rPr>
              <w:rFonts w:ascii="Times New Roman"/>
              <w:color w:val="000000"/>
              <w:spacing w:val="11"/>
            </w:rPr>
          </w:rPrChange>
        </w:rPr>
        <w:t xml:space="preserve"> </w:t>
      </w:r>
      <w:r w:rsidR="00F8133A" w:rsidRPr="0027638C">
        <w:rPr>
          <w:sz w:val="24"/>
          <w:rPrChange w16du:dateUtc="2026-07-07T18:18:00Z" w:author="Author" w:date="2026-07-07T20:18:00Z" w:id="5743">
            <w:rPr>
              <w:rFonts w:ascii="Times New Roman" w:hAnsi="Times New Roman"/>
              <w:color w:val="000000"/>
            </w:rPr>
          </w:rPrChange>
        </w:rPr>
        <w:t>sit</w:t>
      </w:r>
      <w:del w16du:dateUtc="2026-07-07T18:18:00Z" w:author="Author" w:date="2026-07-07T20:18:00Z" w:id="5744">
        <w:r w:rsidR="00000000">
          <w:rPr>
            <w:color w:val="000000"/>
          </w:rPr>
          <w:cr/>
        </w:r>
      </w:del>
      <w:ins w16du:dateUtc="2026-07-07T18:18:00Z" w:author="Author" w:date="2026-07-07T20:18:00Z" w:id="5745">
        <w:r w:rsidR="00F8133A" w:rsidRPr="0027638C">
          <w:rPr>
            <w:sz w:val="24"/>
            <w:szCs w:val="24"/>
          </w:rPr>
          <w:t xml:space="preserve"> </w:t>
        </w:r>
      </w:ins>
      <w:r w:rsidR="00F8133A" w:rsidRPr="0027638C">
        <w:rPr>
          <w:sz w:val="24"/>
          <w:rPrChange w16du:dateUtc="2026-07-07T18:18:00Z" w:author="Author" w:date="2026-07-07T20:18:00Z" w:id="5746">
            <w:rPr>
              <w:rFonts w:ascii="Times New Roman"/>
              <w:color w:val="000000"/>
            </w:rPr>
          </w:rPrChange>
        </w:rPr>
        <w:t>amet consectetur, adipiscing,</w:t>
      </w:r>
      <w:r w:rsidR="00F8133A" w:rsidRPr="0027638C">
        <w:rPr>
          <w:sz w:val="24"/>
          <w:rPrChange w16du:dateUtc="2026-07-07T18:18:00Z" w:author="Author" w:date="2026-07-07T20:18:00Z" w:id="5747">
            <w:rPr>
              <w:rFonts w:ascii="Times New Roman"/>
              <w:color w:val="000000"/>
              <w:spacing w:val="-1"/>
            </w:rPr>
          </w:rPrChange>
        </w:rPr>
        <w:t xml:space="preserve"> </w:t>
      </w:r>
      <w:r w:rsidR="00F8133A" w:rsidRPr="0027638C">
        <w:rPr>
          <w:sz w:val="24"/>
          <w:rPrChange w16du:dateUtc="2026-07-07T18:18:00Z" w:author="Author" w:date="2026-07-07T20:18:00Z" w:id="5748">
            <w:rPr>
              <w:rFonts w:ascii="Times New Roman"/>
              <w:color w:val="000000"/>
            </w:rPr>
          </w:rPrChange>
        </w:rPr>
        <w:t>elit sed.</w:t>
      </w:r>
      <w:ins w16du:dateUtc="2026-07-07T18:18:00Z" w:author="Author" w:date="2026-07-07T20:18:00Z" w:id="5749">
        <w:r w:rsidR="00F8133A" w:rsidRPr="0027638C">
          <w:rPr>
            <w:sz w:val="24"/>
            <w:szCs w:val="24"/>
          </w:rPr>
          <w:t xml:space="preserve"> </w:t>
        </w:r>
        <w:r w:rsidR="00DE0249">
          <w:rPr>
            <w:sz w:val="24"/>
            <w:szCs w:val="24"/>
          </w:rPr>
          <w:t>Do eiusmod tempor,</w:t>
        </w:r>
        <w:r w:rsidR="00F8133A" w:rsidRPr="0027638C">
          <w:rPr>
            <w:sz w:val="24"/>
            <w:szCs w:val="24"/>
          </w:rPr>
          <w:t xml:space="preserve"> Incididunt ut labore et</w:t>
        </w:r>
        <w:r w:rsidR="00C975B7">
          <w:rPr>
            <w:sz w:val="24"/>
            <w:szCs w:val="24"/>
          </w:rPr>
          <w:t xml:space="preserve"> dolore magna aliqua lorem ipsum dolor sit</w:t>
        </w:r>
        <w:r w:rsidR="00F8133A" w:rsidRPr="0027638C">
          <w:rPr>
            <w:sz w:val="24"/>
            <w:szCs w:val="24"/>
          </w:rPr>
          <w:t xml:space="preserve"> Amet Consectetur adipiscing elit sed Do Eiusmod TEMPOR, incididunt Ut Labore, et dolore magna aliqua Lorem Ipsum Dolor sit amet consectetur</w:t>
        </w:r>
        <w:r w:rsidR="00C975B7">
          <w:rPr>
            <w:sz w:val="24"/>
            <w:szCs w:val="24"/>
          </w:rPr>
          <w:t>, adipiscing Elit sed do eiusmod tempor incididunt ut labore et Dolore Magna aliqua lorem ipsum dolor sit amet consectetur Adipiscing Elit sed do eiusmod tempor incididunt ut Labore Et DOLORE magna aliqua lorem ipsum Dolor Sit</w:t>
        </w:r>
        <w:r w:rsidRPr="0027638C">
          <w:rPr>
            <w:sz w:val="24"/>
            <w:szCs w:val="24"/>
          </w:rPr>
          <w:t>.</w:t>
        </w:r>
      </w:ins>
    </w:p>
    <w:p w14:paraId="03F870BE" w14:textId="77777777" w:rsidR="008166CF" w:rsidRDefault="008166CF">
      <w:pPr>
        <w:spacing w:line="0" w:lineRule="atLeast"/>
        <w:rPr>
          <w:del w16du:dateUtc="2026-07-07T18:18:00Z" w:author="Author" w:date="2026-07-07T20:18:00Z" w:id="5750"/>
          <w:rFonts w:ascii="Arial"/>
          <w:color w:val="FF0000"/>
          <w:sz w:val="2"/>
        </w:rPr>
      </w:pPr>
    </w:p>
    <w:p w14:paraId="0447B810" w14:textId="77777777" w:rsidR="008166CF" w:rsidRDefault="00000000">
      <w:pPr>
        <w:spacing w:line="0" w:lineRule="atLeast"/>
        <w:rPr>
          <w:del w16du:dateUtc="2026-07-07T18:18:00Z" w:author="Author" w:date="2026-07-07T20:18:00Z" w:id="5751"/>
          <w:rFonts w:ascii="Arial"/>
          <w:color w:val="FF0000"/>
          <w:sz w:val="2"/>
        </w:rPr>
      </w:pPr>
      <w:del w16du:dateUtc="2026-07-07T18:18:00Z" w:author="Author" w:date="2026-07-07T20:18:00Z" w:id="5752">
        <w:r>
          <w:rPr>
            <w:rFonts w:ascii="Arial"/>
            <w:color w:val="FF0000"/>
            <w:sz w:val="2"/>
          </w:rPr>
          <w:cr/>
        </w:r>
        <w:r>
          <w:rPr>
            <w:rFonts w:ascii="Arial"/>
            <w:color w:val="FF0000"/>
            <w:sz w:val="2"/>
          </w:rPr>
          <w:br w:type="page"/>
        </w:r>
      </w:del>
    </w:p>
    <w:p w14:paraId="00BD4488" w14:textId="77777777" w:rsidR="008166CF" w:rsidRDefault="00000000">
      <w:pPr>
        <w:spacing w:line="276" w:lineRule="exact"/>
        <w:ind w:left="4620"/>
        <w:rPr>
          <w:del w16du:dateUtc="2026-07-07T18:18:00Z" w:author="Author" w:date="2026-07-07T20:18:00Z" w:id="5753"/>
          <w:color w:val="000000"/>
          <w:sz w:val="24"/>
        </w:rPr>
      </w:pPr>
      <w:bookmarkStart w:id="5754" w:name="br8"/>
      <w:bookmarkEnd w:id="5754"/>
      <w:del w16du:dateUtc="2026-07-07T18:18:00Z" w:author="Author" w:date="2026-07-07T20:18:00Z" w:id="5755">
        <w:r>
          <w:rPr>
            <w:color w:val="000000"/>
            <w:sz w:val="24"/>
          </w:rPr>
          <w:delText>8</w:delText>
        </w:r>
      </w:del>
    </w:p>
    <w:p w14:paraId="584D919A" w14:textId="77777777" w:rsidR="009609E8" w:rsidRDefault="00000000" w:rsidRPr="0027638C">
      <w:pPr>
        <w:pStyle w:val="ListParagraph"/>
        <w:numPr>
          <w:ilvl w:val="0"/>
          <w:numId w:val="4"/>
        </w:numPr>
        <w:tabs>
          <w:tab w:pos="1440" w:val="left"/>
        </w:tabs>
        <w:spacing w:before="87" w:line="237" w:lineRule="auto"/>
        <w:ind w:right="354"/>
        <w:rPr>
          <w:sz w:val="24"/>
          <w:rPrChange w16du:dateUtc="2026-07-07T18:18:00Z" w:author="Author" w:date="2026-07-07T20:18:00Z" w:id="5756">
            <w:rPr>
              <w:rFonts w:ascii="Times New Roman"/>
              <w:color w:val="000000"/>
            </w:rPr>
          </w:rPrChange>
        </w:rPr>
        <w:pPrChange w16du:dateUtc="2026-07-07T18:18:00Z" w:author="Author" w:date="2026-07-07T20:18:00Z" w:id="5757">
          <w:pPr>
            <w:spacing w:after="0" w:before="486" w:line="253" w:lineRule="exact"/>
            <w:ind w:left="720"/>
            <w:jc w:val="left"/>
          </w:pPr>
        </w:pPrChange>
      </w:pPr>
      <w:del w16du:dateUtc="2026-07-07T18:18:00Z" w:author="Author" w:date="2026-07-07T20:18:00Z" w:id="5758">
        <w:r>
          <w:rPr>
            <w:color w:val="000000"/>
            <w:sz w:val="24"/>
          </w:rPr>
          <w:delText>(b)</w:delText>
        </w:r>
        <w:r>
          <w:rPr>
            <w:color w:val="000000"/>
            <w:spacing w:val="380"/>
            <w:sz w:val="24"/>
          </w:rPr>
          <w:delText xml:space="preserve"> </w:delText>
        </w:r>
      </w:del>
      <w:r w:rsidR="00A96A35" w:rsidRPr="0027638C">
        <w:rPr>
          <w:sz w:val="24"/>
          <w:rPrChange w16du:dateUtc="2026-07-07T18:18:00Z" w:author="Author" w:date="2026-07-07T20:18:00Z" w:id="5759">
            <w:rPr>
              <w:rFonts w:ascii="Times New Roman"/>
              <w:color w:val="000000"/>
            </w:rPr>
          </w:rPrChange>
        </w:rPr>
        <w:t>Amet</w:t>
      </w:r>
      <w:r w:rsidR="00A96A35" w:rsidRPr="0027638C">
        <w:rPr>
          <w:sz w:val="24"/>
          <w:rPrChange w16du:dateUtc="2026-07-07T18:18:00Z" w:author="Author" w:date="2026-07-07T20:18:00Z" w:id="5760">
            <w:rPr>
              <w:rFonts w:ascii="Times New Roman"/>
              <w:color w:val="000000"/>
              <w:spacing w:val="8"/>
            </w:rPr>
          </w:rPrChange>
        </w:rPr>
        <w:t xml:space="preserve"> </w:t>
      </w:r>
      <w:r w:rsidR="00A96A35" w:rsidRPr="0027638C">
        <w:rPr>
          <w:sz w:val="24"/>
          <w:rPrChange w16du:dateUtc="2026-07-07T18:18:00Z" w:author="Author" w:date="2026-07-07T20:18:00Z" w:id="5761">
            <w:rPr>
              <w:rFonts w:ascii="Times New Roman"/>
              <w:color w:val="000000"/>
            </w:rPr>
          </w:rPrChange>
        </w:rPr>
        <w:t>consectetur</w:t>
      </w:r>
      <w:r w:rsidR="00A96A35" w:rsidRPr="0027638C">
        <w:rPr>
          <w:sz w:val="24"/>
          <w:rPrChange w16du:dateUtc="2026-07-07T18:18:00Z" w:author="Author" w:date="2026-07-07T20:18:00Z" w:id="5762">
            <w:rPr>
              <w:rFonts w:ascii="Times New Roman"/>
              <w:color w:val="000000"/>
              <w:spacing w:val="8"/>
            </w:rPr>
          </w:rPrChange>
        </w:rPr>
        <w:t xml:space="preserve"> </w:t>
      </w:r>
      <w:r w:rsidR="00A96A35" w:rsidRPr="0027638C">
        <w:rPr>
          <w:sz w:val="24"/>
          <w:rPrChange w16du:dateUtc="2026-07-07T18:18:00Z" w:author="Author" w:date="2026-07-07T20:18:00Z" w:id="5763">
            <w:rPr>
              <w:rFonts w:ascii="Times New Roman"/>
              <w:color w:val="000000"/>
            </w:rPr>
          </w:rPrChange>
        </w:rPr>
        <w:t>adipiscing</w:t>
      </w:r>
      <w:r w:rsidR="00A96A35" w:rsidRPr="0027638C">
        <w:rPr>
          <w:sz w:val="24"/>
          <w:rPrChange w16du:dateUtc="2026-07-07T18:18:00Z" w:author="Author" w:date="2026-07-07T20:18:00Z" w:id="5764">
            <w:rPr>
              <w:rFonts w:ascii="Times New Roman"/>
              <w:color w:val="000000"/>
              <w:spacing w:val="8"/>
            </w:rPr>
          </w:rPrChange>
        </w:rPr>
        <w:t xml:space="preserve"> </w:t>
      </w:r>
      <w:r w:rsidR="00A96A35" w:rsidRPr="0027638C">
        <w:rPr>
          <w:sz w:val="24"/>
          <w:rPrChange w16du:dateUtc="2026-07-07T18:18:00Z" w:author="Author" w:date="2026-07-07T20:18:00Z" w:id="5765">
            <w:rPr>
              <w:rFonts w:ascii="Times New Roman"/>
              <w:color w:val="000000"/>
            </w:rPr>
          </w:rPrChange>
        </w:rPr>
        <w:t>elit</w:t>
      </w:r>
      <w:r w:rsidR="00A96A35" w:rsidRPr="0027638C">
        <w:rPr>
          <w:sz w:val="24"/>
          <w:rPrChange w16du:dateUtc="2026-07-07T18:18:00Z" w:author="Author" w:date="2026-07-07T20:18:00Z" w:id="5766">
            <w:rPr>
              <w:rFonts w:ascii="Times New Roman"/>
              <w:color w:val="000000"/>
              <w:spacing w:val="8"/>
            </w:rPr>
          </w:rPrChange>
        </w:rPr>
        <w:t xml:space="preserve"> </w:t>
      </w:r>
      <w:r w:rsidR="00A96A35" w:rsidRPr="0027638C">
        <w:rPr>
          <w:sz w:val="24"/>
          <w:rPrChange w16du:dateUtc="2026-07-07T18:18:00Z" w:author="Author" w:date="2026-07-07T20:18:00Z" w:id="5767">
            <w:rPr>
              <w:rFonts w:ascii="Times New Roman"/>
              <w:color w:val="000000"/>
            </w:rPr>
          </w:rPrChange>
        </w:rPr>
        <w:t>sed</w:t>
      </w:r>
      <w:r w:rsidR="00A96A35" w:rsidRPr="0027638C">
        <w:rPr>
          <w:sz w:val="24"/>
          <w:rPrChange w16du:dateUtc="2026-07-07T18:18:00Z" w:author="Author" w:date="2026-07-07T20:18:00Z" w:id="5768">
            <w:rPr>
              <w:rFonts w:ascii="Times New Roman"/>
              <w:color w:val="000000"/>
              <w:spacing w:val="8"/>
            </w:rPr>
          </w:rPrChange>
        </w:rPr>
        <w:t xml:space="preserve"> </w:t>
      </w:r>
      <w:r w:rsidR="00A96A35" w:rsidRPr="0027638C">
        <w:rPr>
          <w:sz w:val="24"/>
          <w:rPrChange w16du:dateUtc="2026-07-07T18:18:00Z" w:author="Author" w:date="2026-07-07T20:18:00Z" w:id="5769">
            <w:rPr>
              <w:rFonts w:ascii="Times New Roman"/>
              <w:color w:val="000000"/>
            </w:rPr>
          </w:rPrChange>
        </w:rPr>
        <w:t>do</w:t>
      </w:r>
      <w:r w:rsidR="00A96A35" w:rsidRPr="0027638C">
        <w:rPr>
          <w:sz w:val="24"/>
          <w:rPrChange w16du:dateUtc="2026-07-07T18:18:00Z" w:author="Author" w:date="2026-07-07T20:18:00Z" w:id="5770">
            <w:rPr>
              <w:rFonts w:ascii="Times New Roman"/>
              <w:color w:val="000000"/>
              <w:spacing w:val="8"/>
            </w:rPr>
          </w:rPrChange>
        </w:rPr>
        <w:t xml:space="preserve"> </w:t>
      </w:r>
      <w:r w:rsidR="00A96A35" w:rsidRPr="0027638C">
        <w:rPr>
          <w:sz w:val="24"/>
          <w:rPrChange w16du:dateUtc="2026-07-07T18:18:00Z" w:author="Author" w:date="2026-07-07T20:18:00Z" w:id="5771">
            <w:rPr>
              <w:rFonts w:ascii="Times New Roman"/>
              <w:color w:val="000000"/>
            </w:rPr>
          </w:rPrChange>
        </w:rPr>
        <w:t>eiusmod</w:t>
      </w:r>
      <w:r w:rsidR="00A96A35" w:rsidRPr="0027638C">
        <w:rPr>
          <w:sz w:val="24"/>
          <w:rPrChange w16du:dateUtc="2026-07-07T18:18:00Z" w:author="Author" w:date="2026-07-07T20:18:00Z" w:id="5772">
            <w:rPr>
              <w:rFonts w:ascii="Times New Roman"/>
              <w:color w:val="000000"/>
              <w:spacing w:val="8"/>
            </w:rPr>
          </w:rPrChange>
        </w:rPr>
        <w:t xml:space="preserve"> </w:t>
      </w:r>
      <w:r w:rsidR="00A96A35" w:rsidRPr="0027638C">
        <w:rPr>
          <w:sz w:val="24"/>
          <w:rPrChange w16du:dateUtc="2026-07-07T18:18:00Z" w:author="Author" w:date="2026-07-07T20:18:00Z" w:id="5773">
            <w:rPr>
              <w:rFonts w:ascii="Times New Roman"/>
              <w:color w:val="000000"/>
            </w:rPr>
          </w:rPrChange>
        </w:rPr>
        <w:t>tempor</w:t>
      </w:r>
      <w:r w:rsidR="00A96A35" w:rsidRPr="0027638C">
        <w:rPr>
          <w:sz w:val="24"/>
          <w:rPrChange w16du:dateUtc="2026-07-07T18:18:00Z" w:author="Author" w:date="2026-07-07T20:18:00Z" w:id="5774">
            <w:rPr>
              <w:rFonts w:ascii="Times New Roman"/>
              <w:color w:val="000000"/>
              <w:spacing w:val="8"/>
            </w:rPr>
          </w:rPrChange>
        </w:rPr>
        <w:t xml:space="preserve"> </w:t>
      </w:r>
      <w:r w:rsidR="00A96A35" w:rsidRPr="0027638C">
        <w:rPr>
          <w:sz w:val="24"/>
          <w:rPrChange w16du:dateUtc="2026-07-07T18:18:00Z" w:author="Author" w:date="2026-07-07T20:18:00Z" w:id="5775">
            <w:rPr>
              <w:rFonts w:ascii="Times New Roman"/>
              <w:color w:val="000000"/>
            </w:rPr>
          </w:rPrChange>
        </w:rPr>
        <w:t>Incididunt</w:t>
      </w:r>
      <w:r w:rsidR="00A96A35" w:rsidRPr="0027638C">
        <w:rPr>
          <w:sz w:val="24"/>
          <w:rPrChange w16du:dateUtc="2026-07-07T18:18:00Z" w:author="Author" w:date="2026-07-07T20:18:00Z" w:id="5776">
            <w:rPr>
              <w:rFonts w:ascii="Times New Roman"/>
              <w:color w:val="000000"/>
              <w:spacing w:val="8"/>
            </w:rPr>
          </w:rPrChange>
        </w:rPr>
        <w:t xml:space="preserve"> </w:t>
      </w:r>
      <w:r w:rsidR="00A96A35" w:rsidRPr="0027638C">
        <w:rPr>
          <w:sz w:val="24"/>
          <w:rPrChange w16du:dateUtc="2026-07-07T18:18:00Z" w:author="Author" w:date="2026-07-07T20:18:00Z" w:id="5777">
            <w:rPr>
              <w:rFonts w:ascii="Times New Roman"/>
              <w:color w:val="000000"/>
            </w:rPr>
          </w:rPrChange>
        </w:rPr>
        <w:t>ut</w:t>
      </w:r>
      <w:r w:rsidR="00A96A35" w:rsidRPr="0027638C">
        <w:rPr>
          <w:sz w:val="24"/>
          <w:rPrChange w16du:dateUtc="2026-07-07T18:18:00Z" w:author="Author" w:date="2026-07-07T20:18:00Z" w:id="5778">
            <w:rPr>
              <w:rFonts w:ascii="Times New Roman"/>
              <w:color w:val="000000"/>
              <w:spacing w:val="8"/>
            </w:rPr>
          </w:rPrChange>
        </w:rPr>
        <w:t xml:space="preserve"> </w:t>
      </w:r>
      <w:r w:rsidR="00A96A35" w:rsidRPr="0027638C">
        <w:rPr>
          <w:sz w:val="24"/>
          <w:rPrChange w16du:dateUtc="2026-07-07T18:18:00Z" w:author="Author" w:date="2026-07-07T20:18:00Z" w:id="5779">
            <w:rPr>
              <w:rFonts w:ascii="Times New Roman"/>
              <w:color w:val="000000"/>
            </w:rPr>
          </w:rPrChange>
        </w:rPr>
        <w:t>labore</w:t>
      </w:r>
      <w:r w:rsidR="00A96A35" w:rsidRPr="0027638C">
        <w:rPr>
          <w:sz w:val="24"/>
          <w:rPrChange w16du:dateUtc="2026-07-07T18:18:00Z" w:author="Author" w:date="2026-07-07T20:18:00Z" w:id="5780">
            <w:rPr>
              <w:rFonts w:ascii="Times New Roman"/>
              <w:color w:val="000000"/>
              <w:spacing w:val="8"/>
            </w:rPr>
          </w:rPrChange>
        </w:rPr>
        <w:t xml:space="preserve"> </w:t>
      </w:r>
      <w:r w:rsidR="00A96A35" w:rsidRPr="0027638C">
        <w:rPr>
          <w:sz w:val="24"/>
          <w:rPrChange w16du:dateUtc="2026-07-07T18:18:00Z" w:author="Author" w:date="2026-07-07T20:18:00Z" w:id="5781">
            <w:rPr>
              <w:rFonts w:ascii="Times New Roman"/>
              <w:color w:val="000000"/>
            </w:rPr>
          </w:rPrChange>
        </w:rPr>
        <w:t>Et</w:t>
      </w:r>
      <w:r w:rsidR="00A96A35" w:rsidRPr="0027638C">
        <w:rPr>
          <w:sz w:val="24"/>
          <w:rPrChange w16du:dateUtc="2026-07-07T18:18:00Z" w:author="Author" w:date="2026-07-07T20:18:00Z" w:id="5782">
            <w:rPr>
              <w:rFonts w:ascii="Times New Roman"/>
              <w:color w:val="000000"/>
              <w:spacing w:val="8"/>
            </w:rPr>
          </w:rPrChange>
        </w:rPr>
        <w:t xml:space="preserve"> </w:t>
      </w:r>
      <w:r w:rsidR="00A96A35" w:rsidRPr="0027638C">
        <w:rPr>
          <w:sz w:val="24"/>
          <w:rPrChange w16du:dateUtc="2026-07-07T18:18:00Z" w:author="Author" w:date="2026-07-07T20:18:00Z" w:id="5783">
            <w:rPr>
              <w:rFonts w:ascii="Times New Roman"/>
              <w:color w:val="000000"/>
            </w:rPr>
          </w:rPrChange>
        </w:rPr>
        <w:t>Dolore</w:t>
      </w:r>
      <w:r w:rsidR="00A96A35" w:rsidRPr="0027638C">
        <w:rPr>
          <w:sz w:val="24"/>
          <w:rPrChange w16du:dateUtc="2026-07-07T18:18:00Z" w:author="Author" w:date="2026-07-07T20:18:00Z" w:id="5784">
            <w:rPr>
              <w:rFonts w:ascii="Times New Roman"/>
              <w:color w:val="000000"/>
              <w:spacing w:val="8"/>
            </w:rPr>
          </w:rPrChange>
        </w:rPr>
        <w:t xml:space="preserve"> </w:t>
      </w:r>
      <w:r w:rsidR="00A96A35" w:rsidRPr="0027638C">
        <w:rPr>
          <w:sz w:val="24"/>
          <w:rPrChange w16du:dateUtc="2026-07-07T18:18:00Z" w:author="Author" w:date="2026-07-07T20:18:00Z" w:id="5785">
            <w:rPr>
              <w:rFonts w:ascii="Times New Roman"/>
              <w:color w:val="000000"/>
            </w:rPr>
          </w:rPrChange>
        </w:rPr>
        <w:t>magna</w:t>
      </w:r>
      <w:r w:rsidR="00A96A35" w:rsidRPr="0027638C">
        <w:rPr>
          <w:sz w:val="24"/>
          <w:rPrChange w16du:dateUtc="2026-07-07T18:18:00Z" w:author="Author" w:date="2026-07-07T20:18:00Z" w:id="5786">
            <w:rPr>
              <w:rFonts w:ascii="Times New Roman"/>
              <w:color w:val="000000"/>
              <w:spacing w:val="8"/>
            </w:rPr>
          </w:rPrChange>
        </w:rPr>
        <w:t xml:space="preserve"> </w:t>
      </w:r>
      <w:r w:rsidR="00A96A35" w:rsidRPr="0027638C">
        <w:rPr>
          <w:sz w:val="24"/>
          <w:rPrChange w16du:dateUtc="2026-07-07T18:18:00Z" w:author="Author" w:date="2026-07-07T20:18:00Z" w:id="5787">
            <w:rPr>
              <w:rFonts w:ascii="Times New Roman" w:hAnsi="Times New Roman"/>
              <w:color w:val="000000"/>
            </w:rPr>
          </w:rPrChange>
        </w:rPr>
        <w:t>aliqua</w:t>
      </w:r>
      <w:del w16du:dateUtc="2026-07-07T18:18:00Z" w:author="Author" w:date="2026-07-07T20:18:00Z" w:id="5788">
        <w:r>
          <w:rPr>
            <w:color w:val="000000"/>
          </w:rPr>
          <w:cr/>
        </w:r>
      </w:del>
      <w:r w:rsidR="00A96A35" w:rsidRPr="0027638C">
        <w:rPr>
          <w:sz w:val="24"/>
          <w:rPrChange w16du:dateUtc="2026-07-07T18:18:00Z" w:author="Author" w:date="2026-07-07T20:18:00Z" w:id="5789">
            <w:rPr>
              <w:rFonts w:ascii="Times New Roman"/>
              <w:color w:val="000000"/>
              <w:spacing w:val="665"/>
            </w:rPr>
          </w:rPrChange>
        </w:rPr>
        <w:t xml:space="preserve"> </w:t>
      </w:r>
      <w:r w:rsidR="00A96A35" w:rsidRPr="0027638C">
        <w:rPr>
          <w:sz w:val="24"/>
          <w:rPrChange w16du:dateUtc="2026-07-07T18:18:00Z" w:author="Author" w:date="2026-07-07T20:18:00Z" w:id="5790">
            <w:rPr>
              <w:rFonts w:ascii="Times New Roman"/>
              <w:color w:val="000000"/>
            </w:rPr>
          </w:rPrChange>
        </w:rPr>
        <w:t>Lorem</w:t>
      </w:r>
      <w:r w:rsidR="00A96A35" w:rsidRPr="0027638C">
        <w:rPr>
          <w:sz w:val="24"/>
          <w:rPrChange w16du:dateUtc="2026-07-07T18:18:00Z" w:author="Author" w:date="2026-07-07T20:18:00Z" w:id="5791">
            <w:rPr>
              <w:rFonts w:ascii="Times New Roman"/>
              <w:color w:val="000000"/>
              <w:spacing w:val="38"/>
            </w:rPr>
          </w:rPrChange>
        </w:rPr>
        <w:t xml:space="preserve"> </w:t>
      </w:r>
      <w:r w:rsidR="00A96A35" w:rsidRPr="0027638C">
        <w:rPr>
          <w:sz w:val="24"/>
          <w:rPrChange w16du:dateUtc="2026-07-07T18:18:00Z" w:author="Author" w:date="2026-07-07T20:18:00Z" w:id="5792">
            <w:rPr>
              <w:rFonts w:ascii="Times New Roman"/>
              <w:color w:val="000000"/>
            </w:rPr>
          </w:rPrChange>
        </w:rPr>
        <w:t>ipsum</w:t>
      </w:r>
      <w:r w:rsidR="00A96A35" w:rsidRPr="0027638C">
        <w:rPr>
          <w:sz w:val="24"/>
          <w:rPrChange w16du:dateUtc="2026-07-07T18:18:00Z" w:author="Author" w:date="2026-07-07T20:18:00Z" w:id="5793">
            <w:rPr>
              <w:rFonts w:ascii="Times New Roman"/>
              <w:color w:val="000000"/>
              <w:spacing w:val="39"/>
            </w:rPr>
          </w:rPrChange>
        </w:rPr>
        <w:t xml:space="preserve"> </w:t>
      </w:r>
      <w:r w:rsidR="00A96A35" w:rsidRPr="0027638C">
        <w:rPr>
          <w:sz w:val="24"/>
          <w:rPrChange w16du:dateUtc="2026-07-07T18:18:00Z" w:author="Author" w:date="2026-07-07T20:18:00Z" w:id="5794">
            <w:rPr>
              <w:rFonts w:ascii="Times New Roman"/>
              <w:color w:val="000000"/>
            </w:rPr>
          </w:rPrChange>
        </w:rPr>
        <w:t>dolor</w:t>
      </w:r>
      <w:r w:rsidR="00A96A35" w:rsidRPr="0027638C">
        <w:rPr>
          <w:sz w:val="24"/>
          <w:rPrChange w16du:dateUtc="2026-07-07T18:18:00Z" w:author="Author" w:date="2026-07-07T20:18:00Z" w:id="5795">
            <w:rPr>
              <w:rFonts w:ascii="Times New Roman"/>
              <w:color w:val="000000"/>
              <w:spacing w:val="38"/>
            </w:rPr>
          </w:rPrChange>
        </w:rPr>
        <w:t xml:space="preserve"> </w:t>
      </w:r>
      <w:r w:rsidR="00A96A35" w:rsidRPr="0027638C">
        <w:rPr>
          <w:sz w:val="24"/>
          <w:rPrChange w16du:dateUtc="2026-07-07T18:18:00Z" w:author="Author" w:date="2026-07-07T20:18:00Z" w:id="5796">
            <w:rPr>
              <w:rFonts w:ascii="Times New Roman"/>
              <w:color w:val="000000"/>
            </w:rPr>
          </w:rPrChange>
        </w:rPr>
        <w:t>sit</w:t>
      </w:r>
      <w:r w:rsidR="00A96A35" w:rsidRPr="0027638C">
        <w:rPr>
          <w:sz w:val="24"/>
          <w:rPrChange w16du:dateUtc="2026-07-07T18:18:00Z" w:author="Author" w:date="2026-07-07T20:18:00Z" w:id="5797">
            <w:rPr>
              <w:rFonts w:ascii="Times New Roman"/>
              <w:color w:val="000000"/>
              <w:spacing w:val="38"/>
            </w:rPr>
          </w:rPrChange>
        </w:rPr>
        <w:t xml:space="preserve"> </w:t>
      </w:r>
      <w:r w:rsidR="00A96A35" w:rsidRPr="0027638C">
        <w:rPr>
          <w:sz w:val="24"/>
          <w:rPrChange w16du:dateUtc="2026-07-07T18:18:00Z" w:author="Author" w:date="2026-07-07T20:18:00Z" w:id="5798">
            <w:rPr>
              <w:rFonts w:ascii="Times New Roman"/>
              <w:color w:val="000000"/>
            </w:rPr>
          </w:rPrChange>
        </w:rPr>
        <w:t>amet</w:t>
      </w:r>
      <w:r w:rsidR="00A96A35" w:rsidRPr="0027638C">
        <w:rPr>
          <w:sz w:val="24"/>
          <w:rPrChange w16du:dateUtc="2026-07-07T18:18:00Z" w:author="Author" w:date="2026-07-07T20:18:00Z" w:id="5799">
            <w:rPr>
              <w:rFonts w:ascii="Times New Roman"/>
              <w:color w:val="000000"/>
              <w:spacing w:val="39"/>
            </w:rPr>
          </w:rPrChange>
        </w:rPr>
        <w:t xml:space="preserve"> </w:t>
      </w:r>
      <w:r w:rsidR="00A96A35" w:rsidRPr="0027638C">
        <w:rPr>
          <w:sz w:val="24"/>
          <w:rPrChange w16du:dateUtc="2026-07-07T18:18:00Z" w:author="Author" w:date="2026-07-07T20:18:00Z" w:id="5800">
            <w:rPr>
              <w:rFonts w:ascii="Times New Roman"/>
              <w:color w:val="000000"/>
            </w:rPr>
          </w:rPrChange>
        </w:rPr>
        <w:t>consectetur</w:t>
      </w:r>
      <w:r w:rsidR="00A96A35" w:rsidRPr="0027638C">
        <w:rPr>
          <w:sz w:val="24"/>
          <w:rPrChange w16du:dateUtc="2026-07-07T18:18:00Z" w:author="Author" w:date="2026-07-07T20:18:00Z" w:id="5801">
            <w:rPr>
              <w:rFonts w:ascii="Times New Roman"/>
              <w:color w:val="000000"/>
              <w:spacing w:val="39"/>
            </w:rPr>
          </w:rPrChange>
        </w:rPr>
        <w:t xml:space="preserve"> </w:t>
      </w:r>
      <w:r w:rsidR="00A96A35" w:rsidRPr="0027638C">
        <w:rPr>
          <w:sz w:val="24"/>
          <w:rPrChange w16du:dateUtc="2026-07-07T18:18:00Z" w:author="Author" w:date="2026-07-07T20:18:00Z" w:id="5802">
            <w:rPr>
              <w:rFonts w:ascii="Times New Roman"/>
              <w:color w:val="000000"/>
            </w:rPr>
          </w:rPrChange>
        </w:rPr>
        <w:t>adipiscing</w:t>
      </w:r>
      <w:r w:rsidR="00A96A35" w:rsidRPr="0027638C">
        <w:rPr>
          <w:sz w:val="24"/>
          <w:rPrChange w16du:dateUtc="2026-07-07T18:18:00Z" w:author="Author" w:date="2026-07-07T20:18:00Z" w:id="5803">
            <w:rPr>
              <w:rFonts w:ascii="Times New Roman"/>
              <w:color w:val="000000"/>
              <w:spacing w:val="39"/>
            </w:rPr>
          </w:rPrChange>
        </w:rPr>
        <w:t xml:space="preserve"> </w:t>
      </w:r>
      <w:r w:rsidR="00A96A35" w:rsidRPr="0027638C">
        <w:rPr>
          <w:sz w:val="24"/>
          <w:rPrChange w16du:dateUtc="2026-07-07T18:18:00Z" w:author="Author" w:date="2026-07-07T20:18:00Z" w:id="5804">
            <w:rPr>
              <w:rFonts w:ascii="Times New Roman"/>
              <w:color w:val="000000"/>
            </w:rPr>
          </w:rPrChange>
        </w:rPr>
        <w:t>elit</w:t>
      </w:r>
      <w:r w:rsidR="00A96A35" w:rsidRPr="0027638C">
        <w:rPr>
          <w:sz w:val="24"/>
          <w:rPrChange w16du:dateUtc="2026-07-07T18:18:00Z" w:author="Author" w:date="2026-07-07T20:18:00Z" w:id="5805">
            <w:rPr>
              <w:rFonts w:ascii="Times New Roman"/>
              <w:color w:val="000000"/>
              <w:spacing w:val="39"/>
            </w:rPr>
          </w:rPrChange>
        </w:rPr>
        <w:t xml:space="preserve"> </w:t>
      </w:r>
      <w:r w:rsidR="00A96A35" w:rsidRPr="0027638C">
        <w:rPr>
          <w:sz w:val="24"/>
          <w:rPrChange w16du:dateUtc="2026-07-07T18:18:00Z" w:author="Author" w:date="2026-07-07T20:18:00Z" w:id="5806">
            <w:rPr>
              <w:rFonts w:ascii="Times New Roman"/>
              <w:color w:val="000000"/>
            </w:rPr>
          </w:rPrChange>
        </w:rPr>
        <w:t>Sed</w:t>
      </w:r>
      <w:r w:rsidR="00A96A35" w:rsidRPr="0027638C">
        <w:rPr>
          <w:sz w:val="24"/>
          <w:rPrChange w16du:dateUtc="2026-07-07T18:18:00Z" w:author="Author" w:date="2026-07-07T20:18:00Z" w:id="5807">
            <w:rPr>
              <w:rFonts w:ascii="Times New Roman"/>
              <w:color w:val="000000"/>
              <w:spacing w:val="38"/>
            </w:rPr>
          </w:rPrChange>
        </w:rPr>
        <w:t xml:space="preserve"> </w:t>
      </w:r>
      <w:r w:rsidR="00A96A35" w:rsidRPr="0027638C">
        <w:rPr>
          <w:sz w:val="24"/>
          <w:rPrChange w16du:dateUtc="2026-07-07T18:18:00Z" w:author="Author" w:date="2026-07-07T20:18:00Z" w:id="5808">
            <w:rPr>
              <w:rFonts w:ascii="Times New Roman"/>
              <w:color w:val="000000"/>
            </w:rPr>
          </w:rPrChange>
        </w:rPr>
        <w:t>do</w:t>
      </w:r>
      <w:r w:rsidR="00A96A35" w:rsidRPr="0027638C">
        <w:rPr>
          <w:sz w:val="24"/>
          <w:rPrChange w16du:dateUtc="2026-07-07T18:18:00Z" w:author="Author" w:date="2026-07-07T20:18:00Z" w:id="5809">
            <w:rPr>
              <w:rFonts w:ascii="Times New Roman"/>
              <w:color w:val="000000"/>
              <w:spacing w:val="38"/>
            </w:rPr>
          </w:rPrChange>
        </w:rPr>
        <w:t xml:space="preserve"> </w:t>
      </w:r>
      <w:r w:rsidR="00A96A35" w:rsidRPr="0027638C">
        <w:rPr>
          <w:sz w:val="24"/>
          <w:rPrChange w16du:dateUtc="2026-07-07T18:18:00Z" w:author="Author" w:date="2026-07-07T20:18:00Z" w:id="5810">
            <w:rPr>
              <w:rFonts w:ascii="Times New Roman"/>
              <w:color w:val="000000"/>
            </w:rPr>
          </w:rPrChange>
        </w:rPr>
        <w:t>eiusmod</w:t>
      </w:r>
      <w:r w:rsidR="00A96A35" w:rsidRPr="0027638C">
        <w:rPr>
          <w:sz w:val="24"/>
          <w:rPrChange w16du:dateUtc="2026-07-07T18:18:00Z" w:author="Author" w:date="2026-07-07T20:18:00Z" w:id="5811">
            <w:rPr>
              <w:rFonts w:ascii="Times New Roman"/>
              <w:color w:val="000000"/>
              <w:spacing w:val="38"/>
            </w:rPr>
          </w:rPrChange>
        </w:rPr>
        <w:t xml:space="preserve"> </w:t>
      </w:r>
      <w:r w:rsidR="00A96A35" w:rsidRPr="0027638C">
        <w:rPr>
          <w:sz w:val="24"/>
          <w:rPrChange w16du:dateUtc="2026-07-07T18:18:00Z" w:author="Author" w:date="2026-07-07T20:18:00Z" w:id="5812">
            <w:rPr>
              <w:rFonts w:ascii="Times New Roman"/>
              <w:color w:val="000000"/>
            </w:rPr>
          </w:rPrChange>
        </w:rPr>
        <w:t>tempor</w:t>
      </w:r>
      <w:r w:rsidR="00A96A35" w:rsidRPr="0027638C">
        <w:rPr>
          <w:sz w:val="24"/>
          <w:rPrChange w16du:dateUtc="2026-07-07T18:18:00Z" w:author="Author" w:date="2026-07-07T20:18:00Z" w:id="5813">
            <w:rPr>
              <w:rFonts w:ascii="Times New Roman"/>
              <w:color w:val="000000"/>
              <w:spacing w:val="38"/>
            </w:rPr>
          </w:rPrChange>
        </w:rPr>
        <w:t xml:space="preserve"> </w:t>
      </w:r>
      <w:r w:rsidR="00A96A35" w:rsidRPr="0027638C">
        <w:rPr>
          <w:sz w:val="24"/>
          <w:rPrChange w16du:dateUtc="2026-07-07T18:18:00Z" w:author="Author" w:date="2026-07-07T20:18:00Z" w:id="5814">
            <w:rPr>
              <w:rFonts w:ascii="Times New Roman"/>
              <w:color w:val="000000"/>
            </w:rPr>
          </w:rPrChange>
        </w:rPr>
        <w:t>incididunt,</w:t>
      </w:r>
      <w:r w:rsidR="00A96A35" w:rsidRPr="0027638C">
        <w:rPr>
          <w:sz w:val="24"/>
          <w:rPrChange w16du:dateUtc="2026-07-07T18:18:00Z" w:author="Author" w:date="2026-07-07T20:18:00Z" w:id="5815">
            <w:rPr>
              <w:rFonts w:ascii="Times New Roman"/>
              <w:color w:val="000000"/>
              <w:spacing w:val="39"/>
            </w:rPr>
          </w:rPrChange>
        </w:rPr>
        <w:t xml:space="preserve"> </w:t>
      </w:r>
      <w:r w:rsidR="00A96A35" w:rsidRPr="0027638C">
        <w:rPr>
          <w:sz w:val="24"/>
          <w:rPrChange w16du:dateUtc="2026-07-07T18:18:00Z" w:author="Author" w:date="2026-07-07T20:18:00Z" w:id="5816">
            <w:rPr>
              <w:rFonts w:ascii="Times New Roman"/>
              <w:color w:val="000000"/>
            </w:rPr>
          </w:rPrChange>
        </w:rPr>
        <w:t>Ut</w:t>
      </w:r>
      <w:r w:rsidR="00A96A35" w:rsidRPr="0027638C">
        <w:rPr>
          <w:sz w:val="24"/>
          <w:rPrChange w16du:dateUtc="2026-07-07T18:18:00Z" w:author="Author" w:date="2026-07-07T20:18:00Z" w:id="5817">
            <w:rPr>
              <w:rFonts w:ascii="Times New Roman"/>
              <w:color w:val="000000"/>
              <w:spacing w:val="36"/>
            </w:rPr>
          </w:rPrChange>
        </w:rPr>
        <w:t xml:space="preserve"> </w:t>
      </w:r>
      <w:r w:rsidR="00A96A35" w:rsidRPr="0027638C">
        <w:rPr>
          <w:sz w:val="24"/>
          <w:rPrChange w16du:dateUtc="2026-07-07T18:18:00Z" w:author="Author" w:date="2026-07-07T20:18:00Z" w:id="5818">
            <w:rPr>
              <w:rFonts w:ascii="Times New Roman"/>
              <w:color w:val="000000"/>
            </w:rPr>
          </w:rPrChange>
        </w:rPr>
        <w:t>labore</w:t>
      </w:r>
      <w:r w:rsidR="00A96A35" w:rsidRPr="0027638C">
        <w:rPr>
          <w:sz w:val="24"/>
          <w:rPrChange w16du:dateUtc="2026-07-07T18:18:00Z" w:author="Author" w:date="2026-07-07T20:18:00Z" w:id="5819">
            <w:rPr>
              <w:rFonts w:ascii="Times New Roman"/>
              <w:color w:val="000000"/>
              <w:spacing w:val="39"/>
            </w:rPr>
          </w:rPrChange>
        </w:rPr>
        <w:t xml:space="preserve"> </w:t>
      </w:r>
      <w:r w:rsidR="00A96A35" w:rsidRPr="0027638C">
        <w:rPr>
          <w:sz w:val="24"/>
          <w:rPrChange w16du:dateUtc="2026-07-07T18:18:00Z" w:author="Author" w:date="2026-07-07T20:18:00Z" w:id="5820">
            <w:rPr>
              <w:rFonts w:ascii="Times New Roman" w:hAnsi="Times New Roman"/>
              <w:color w:val="000000"/>
            </w:rPr>
          </w:rPrChange>
        </w:rPr>
        <w:t>et</w:t>
      </w:r>
      <w:del w16du:dateUtc="2026-07-07T18:18:00Z" w:author="Author" w:date="2026-07-07T20:18:00Z" w:id="5821">
        <w:r>
          <w:rPr>
            <w:color w:val="000000"/>
          </w:rPr>
          <w:cr/>
        </w:r>
      </w:del>
      <w:r w:rsidR="00A96A35" w:rsidRPr="0027638C">
        <w:rPr>
          <w:sz w:val="24"/>
          <w:rPrChange w16du:dateUtc="2026-07-07T18:18:00Z" w:author="Author" w:date="2026-07-07T20:18:00Z" w:id="5822">
            <w:rPr>
              <w:rFonts w:ascii="Times New Roman"/>
              <w:color w:val="000000"/>
              <w:spacing w:val="665"/>
            </w:rPr>
          </w:rPrChange>
        </w:rPr>
        <w:t xml:space="preserve"> </w:t>
      </w:r>
      <w:r w:rsidR="00A96A35" w:rsidRPr="0027638C">
        <w:rPr>
          <w:sz w:val="24"/>
          <w:rPrChange w16du:dateUtc="2026-07-07T18:18:00Z" w:author="Author" w:date="2026-07-07T20:18:00Z" w:id="5823">
            <w:rPr>
              <w:rFonts w:ascii="Times New Roman"/>
              <w:color w:val="000000"/>
            </w:rPr>
          </w:rPrChange>
        </w:rPr>
        <w:t>dolore</w:t>
      </w:r>
      <w:r w:rsidR="00A96A35" w:rsidRPr="0027638C">
        <w:rPr>
          <w:sz w:val="24"/>
          <w:rPrChange w16du:dateUtc="2026-07-07T18:18:00Z" w:author="Author" w:date="2026-07-07T20:18:00Z" w:id="5824">
            <w:rPr>
              <w:rFonts w:ascii="Times New Roman"/>
              <w:color w:val="000000"/>
              <w:spacing w:val="5"/>
            </w:rPr>
          </w:rPrChange>
        </w:rPr>
        <w:t xml:space="preserve"> </w:t>
      </w:r>
      <w:r w:rsidR="00A96A35" w:rsidRPr="0027638C">
        <w:rPr>
          <w:sz w:val="24"/>
          <w:rPrChange w16du:dateUtc="2026-07-07T18:18:00Z" w:author="Author" w:date="2026-07-07T20:18:00Z" w:id="5825">
            <w:rPr>
              <w:rFonts w:ascii="Times New Roman"/>
              <w:color w:val="000000"/>
            </w:rPr>
          </w:rPrChange>
        </w:rPr>
        <w:t>magna</w:t>
      </w:r>
      <w:r w:rsidR="00A96A35" w:rsidRPr="0027638C">
        <w:rPr>
          <w:sz w:val="24"/>
          <w:rPrChange w16du:dateUtc="2026-07-07T18:18:00Z" w:author="Author" w:date="2026-07-07T20:18:00Z" w:id="5826">
            <w:rPr>
              <w:rFonts w:ascii="Times New Roman"/>
              <w:color w:val="000000"/>
              <w:spacing w:val="5"/>
            </w:rPr>
          </w:rPrChange>
        </w:rPr>
        <w:t xml:space="preserve"> </w:t>
      </w:r>
      <w:r w:rsidR="00A96A35" w:rsidRPr="0027638C">
        <w:rPr>
          <w:sz w:val="24"/>
          <w:rPrChange w16du:dateUtc="2026-07-07T18:18:00Z" w:author="Author" w:date="2026-07-07T20:18:00Z" w:id="5827">
            <w:rPr>
              <w:rFonts w:ascii="Times New Roman"/>
              <w:color w:val="000000"/>
            </w:rPr>
          </w:rPrChange>
        </w:rPr>
        <w:t>aliqua</w:t>
      </w:r>
      <w:r w:rsidR="00A96A35" w:rsidRPr="0027638C">
        <w:rPr>
          <w:sz w:val="24"/>
          <w:rPrChange w16du:dateUtc="2026-07-07T18:18:00Z" w:author="Author" w:date="2026-07-07T20:18:00Z" w:id="5828">
            <w:rPr>
              <w:rFonts w:ascii="Times New Roman"/>
              <w:color w:val="000000"/>
              <w:spacing w:val="5"/>
            </w:rPr>
          </w:rPrChange>
        </w:rPr>
        <w:t xml:space="preserve"> </w:t>
      </w:r>
      <w:r w:rsidR="00A96A35" w:rsidRPr="0027638C">
        <w:rPr>
          <w:sz w:val="24"/>
          <w:rPrChange w16du:dateUtc="2026-07-07T18:18:00Z" w:author="Author" w:date="2026-07-07T20:18:00Z" w:id="5829">
            <w:rPr>
              <w:rFonts w:ascii="Times New Roman"/>
              <w:color w:val="000000"/>
            </w:rPr>
          </w:rPrChange>
        </w:rPr>
        <w:t>lorem,</w:t>
      </w:r>
      <w:r w:rsidR="00A96A35" w:rsidRPr="0027638C">
        <w:rPr>
          <w:sz w:val="24"/>
          <w:rPrChange w16du:dateUtc="2026-07-07T18:18:00Z" w:author="Author" w:date="2026-07-07T20:18:00Z" w:id="5830">
            <w:rPr>
              <w:rFonts w:ascii="Times New Roman"/>
              <w:color w:val="000000"/>
              <w:spacing w:val="5"/>
            </w:rPr>
          </w:rPrChange>
        </w:rPr>
        <w:t xml:space="preserve"> </w:t>
      </w:r>
      <w:r w:rsidR="00A96A35" w:rsidRPr="0027638C">
        <w:rPr>
          <w:sz w:val="24"/>
          <w:rPrChange w16du:dateUtc="2026-07-07T18:18:00Z" w:author="Author" w:date="2026-07-07T20:18:00Z" w:id="5831">
            <w:rPr>
              <w:rFonts w:ascii="Times New Roman"/>
              <w:color w:val="000000"/>
            </w:rPr>
          </w:rPrChange>
        </w:rPr>
        <w:t>ipsum</w:t>
      </w:r>
      <w:r w:rsidR="00A96A35" w:rsidRPr="0027638C">
        <w:rPr>
          <w:sz w:val="24"/>
          <w:rPrChange w16du:dateUtc="2026-07-07T18:18:00Z" w:author="Author" w:date="2026-07-07T20:18:00Z" w:id="5832">
            <w:rPr>
              <w:rFonts w:ascii="Times New Roman"/>
              <w:color w:val="000000"/>
              <w:spacing w:val="5"/>
            </w:rPr>
          </w:rPrChange>
        </w:rPr>
        <w:t xml:space="preserve"> </w:t>
      </w:r>
      <w:r w:rsidR="00A96A35" w:rsidRPr="0027638C">
        <w:rPr>
          <w:sz w:val="24"/>
          <w:rPrChange w16du:dateUtc="2026-07-07T18:18:00Z" w:author="Author" w:date="2026-07-07T20:18:00Z" w:id="5833">
            <w:rPr>
              <w:rFonts w:ascii="Times New Roman"/>
              <w:color w:val="000000"/>
            </w:rPr>
          </w:rPrChange>
        </w:rPr>
        <w:t>dolor</w:t>
      </w:r>
      <w:r w:rsidR="00A96A35" w:rsidRPr="0027638C">
        <w:rPr>
          <w:sz w:val="24"/>
          <w:rPrChange w16du:dateUtc="2026-07-07T18:18:00Z" w:author="Author" w:date="2026-07-07T20:18:00Z" w:id="5834">
            <w:rPr>
              <w:rFonts w:ascii="Times New Roman"/>
              <w:color w:val="000000"/>
              <w:spacing w:val="5"/>
            </w:rPr>
          </w:rPrChange>
        </w:rPr>
        <w:t xml:space="preserve"> </w:t>
      </w:r>
      <w:r w:rsidR="00A96A35" w:rsidRPr="0027638C">
        <w:rPr>
          <w:sz w:val="24"/>
          <w:rPrChange w16du:dateUtc="2026-07-07T18:18:00Z" w:author="Author" w:date="2026-07-07T20:18:00Z" w:id="5835">
            <w:rPr>
              <w:rFonts w:ascii="Times New Roman"/>
              <w:color w:val="000000"/>
            </w:rPr>
          </w:rPrChange>
        </w:rPr>
        <w:t>sit</w:t>
      </w:r>
      <w:r w:rsidR="00A96A35" w:rsidRPr="0027638C">
        <w:rPr>
          <w:sz w:val="24"/>
          <w:rPrChange w16du:dateUtc="2026-07-07T18:18:00Z" w:author="Author" w:date="2026-07-07T20:18:00Z" w:id="5836">
            <w:rPr>
              <w:rFonts w:ascii="Times New Roman"/>
              <w:color w:val="000000"/>
              <w:spacing w:val="5"/>
            </w:rPr>
          </w:rPrChange>
        </w:rPr>
        <w:t xml:space="preserve"> </w:t>
      </w:r>
      <w:r w:rsidR="00A96A35" w:rsidRPr="0027638C">
        <w:rPr>
          <w:sz w:val="24"/>
          <w:rPrChange w16du:dateUtc="2026-07-07T18:18:00Z" w:author="Author" w:date="2026-07-07T20:18:00Z" w:id="5837">
            <w:rPr>
              <w:rFonts w:ascii="Times New Roman"/>
              <w:color w:val="000000"/>
            </w:rPr>
          </w:rPrChange>
        </w:rPr>
        <w:t>amet</w:t>
      </w:r>
      <w:r w:rsidR="00A96A35" w:rsidRPr="0027638C">
        <w:rPr>
          <w:sz w:val="24"/>
          <w:rPrChange w16du:dateUtc="2026-07-07T18:18:00Z" w:author="Author" w:date="2026-07-07T20:18:00Z" w:id="5838">
            <w:rPr>
              <w:rFonts w:ascii="Times New Roman"/>
              <w:color w:val="000000"/>
              <w:spacing w:val="5"/>
            </w:rPr>
          </w:rPrChange>
        </w:rPr>
        <w:t xml:space="preserve"> </w:t>
      </w:r>
      <w:r w:rsidR="00A96A35" w:rsidRPr="0027638C">
        <w:rPr>
          <w:sz w:val="24"/>
          <w:rPrChange w16du:dateUtc="2026-07-07T18:18:00Z" w:author="Author" w:date="2026-07-07T20:18:00Z" w:id="5839">
            <w:rPr>
              <w:rFonts w:ascii="Times New Roman"/>
              <w:color w:val="000000"/>
            </w:rPr>
          </w:rPrChange>
        </w:rPr>
        <w:t>consectetur</w:t>
      </w:r>
      <w:r w:rsidR="00A96A35" w:rsidRPr="0027638C">
        <w:rPr>
          <w:sz w:val="24"/>
          <w:rPrChange w16du:dateUtc="2026-07-07T18:18:00Z" w:author="Author" w:date="2026-07-07T20:18:00Z" w:id="5840">
            <w:rPr>
              <w:rFonts w:ascii="Times New Roman"/>
              <w:color w:val="000000"/>
              <w:spacing w:val="5"/>
            </w:rPr>
          </w:rPrChange>
        </w:rPr>
        <w:t xml:space="preserve"> </w:t>
      </w:r>
      <w:r w:rsidR="00A96A35" w:rsidRPr="0027638C">
        <w:rPr>
          <w:sz w:val="24"/>
          <w:rPrChange w16du:dateUtc="2026-07-07T18:18:00Z" w:author="Author" w:date="2026-07-07T20:18:00Z" w:id="5841">
            <w:rPr>
              <w:rFonts w:ascii="Times New Roman"/>
              <w:color w:val="000000"/>
            </w:rPr>
          </w:rPrChange>
        </w:rPr>
        <w:t>Adipiscing</w:t>
      </w:r>
      <w:r w:rsidR="00A96A35" w:rsidRPr="0027638C">
        <w:rPr>
          <w:sz w:val="24"/>
          <w:rPrChange w16du:dateUtc="2026-07-07T18:18:00Z" w:author="Author" w:date="2026-07-07T20:18:00Z" w:id="5842">
            <w:rPr>
              <w:rFonts w:ascii="Times New Roman"/>
              <w:color w:val="000000"/>
              <w:spacing w:val="5"/>
            </w:rPr>
          </w:rPrChange>
        </w:rPr>
        <w:t xml:space="preserve"> </w:t>
      </w:r>
      <w:r w:rsidR="00A96A35" w:rsidRPr="0027638C">
        <w:rPr>
          <w:sz w:val="24"/>
          <w:rPrChange w16du:dateUtc="2026-07-07T18:18:00Z" w:author="Author" w:date="2026-07-07T20:18:00Z" w:id="5843">
            <w:rPr>
              <w:rFonts w:ascii="Times New Roman"/>
              <w:color w:val="000000"/>
            </w:rPr>
          </w:rPrChange>
        </w:rPr>
        <w:t>Elit</w:t>
      </w:r>
      <w:r w:rsidR="00A96A35" w:rsidRPr="0027638C">
        <w:rPr>
          <w:sz w:val="24"/>
          <w:rPrChange w16du:dateUtc="2026-07-07T18:18:00Z" w:author="Author" w:date="2026-07-07T20:18:00Z" w:id="5844">
            <w:rPr>
              <w:rFonts w:ascii="Times New Roman"/>
              <w:color w:val="000000"/>
              <w:spacing w:val="5"/>
            </w:rPr>
          </w:rPrChange>
        </w:rPr>
        <w:t xml:space="preserve"> </w:t>
      </w:r>
      <w:r w:rsidR="00A96A35" w:rsidRPr="0027638C">
        <w:rPr>
          <w:sz w:val="24"/>
          <w:rPrChange w16du:dateUtc="2026-07-07T18:18:00Z" w:author="Author" w:date="2026-07-07T20:18:00Z" w:id="5845">
            <w:rPr>
              <w:rFonts w:ascii="Times New Roman"/>
              <w:color w:val="000000"/>
            </w:rPr>
          </w:rPrChange>
        </w:rPr>
        <w:t>Sed</w:t>
      </w:r>
      <w:r w:rsidR="00A96A35" w:rsidRPr="0027638C">
        <w:rPr>
          <w:sz w:val="24"/>
          <w:rPrChange w16du:dateUtc="2026-07-07T18:18:00Z" w:author="Author" w:date="2026-07-07T20:18:00Z" w:id="5846">
            <w:rPr>
              <w:rFonts w:ascii="Times New Roman"/>
              <w:color w:val="000000"/>
              <w:spacing w:val="5"/>
            </w:rPr>
          </w:rPrChange>
        </w:rPr>
        <w:t xml:space="preserve"> </w:t>
      </w:r>
      <w:r w:rsidR="00A96A35" w:rsidRPr="0027638C">
        <w:rPr>
          <w:sz w:val="24"/>
          <w:rPrChange w16du:dateUtc="2026-07-07T18:18:00Z" w:author="Author" w:date="2026-07-07T20:18:00Z" w:id="5847">
            <w:rPr>
              <w:rFonts w:ascii="Times New Roman"/>
              <w:color w:val="000000"/>
            </w:rPr>
          </w:rPrChange>
        </w:rPr>
        <w:t>do</w:t>
      </w:r>
      <w:r w:rsidR="00A96A35" w:rsidRPr="0027638C">
        <w:rPr>
          <w:sz w:val="24"/>
          <w:rPrChange w16du:dateUtc="2026-07-07T18:18:00Z" w:author="Author" w:date="2026-07-07T20:18:00Z" w:id="5848">
            <w:rPr>
              <w:rFonts w:ascii="Times New Roman"/>
              <w:color w:val="000000"/>
              <w:spacing w:val="5"/>
            </w:rPr>
          </w:rPrChange>
        </w:rPr>
        <w:t xml:space="preserve"> </w:t>
      </w:r>
      <w:r w:rsidR="00A96A35" w:rsidRPr="0027638C">
        <w:rPr>
          <w:sz w:val="24"/>
          <w:rPrChange w16du:dateUtc="2026-07-07T18:18:00Z" w:author="Author" w:date="2026-07-07T20:18:00Z" w:id="5849">
            <w:rPr>
              <w:rFonts w:ascii="Times New Roman" w:hAnsi="Times New Roman"/>
              <w:color w:val="000000"/>
            </w:rPr>
          </w:rPrChange>
        </w:rPr>
        <w:t>eiusmod</w:t>
      </w:r>
      <w:del w16du:dateUtc="2026-07-07T18:18:00Z" w:author="Author" w:date="2026-07-07T20:18:00Z" w:id="5850">
        <w:r>
          <w:rPr>
            <w:color w:val="000000"/>
          </w:rPr>
          <w:cr/>
        </w:r>
      </w:del>
      <w:r w:rsidR="00A96A35" w:rsidRPr="0027638C">
        <w:rPr>
          <w:sz w:val="24"/>
          <w:rPrChange w16du:dateUtc="2026-07-07T18:18:00Z" w:author="Author" w:date="2026-07-07T20:18:00Z" w:id="5851">
            <w:rPr>
              <w:rFonts w:ascii="Times New Roman"/>
              <w:color w:val="000000"/>
              <w:spacing w:val="665"/>
            </w:rPr>
          </w:rPrChange>
        </w:rPr>
        <w:t xml:space="preserve"> </w:t>
      </w:r>
      <w:r w:rsidR="00A96A35" w:rsidRPr="0027638C">
        <w:rPr>
          <w:spacing w:val="-4"/>
          <w:sz w:val="24"/>
          <w:rPrChange w16du:dateUtc="2026-07-07T18:18:00Z" w:author="Author" w:date="2026-07-07T20:18:00Z" w:id="5852">
            <w:rPr>
              <w:rFonts w:ascii="Times New Roman"/>
              <w:color w:val="000000"/>
            </w:rPr>
          </w:rPrChange>
        </w:rPr>
        <w:t>tempor:</w:t>
      </w:r>
    </w:p>
    <w:p w14:paraId="584D919B" w14:textId="77777777" w:rsidR="009609E8" w:rsidRDefault="00000000" w:rsidRPr="0027638C">
      <w:pPr>
        <w:pStyle w:val="ListParagraph"/>
        <w:numPr>
          <w:ilvl w:val="1"/>
          <w:numId w:val="4"/>
        </w:numPr>
        <w:tabs>
          <w:tab w:pos="2159" w:val="left"/>
        </w:tabs>
        <w:spacing w:before="245"/>
        <w:ind w:hanging="719" w:left="2159"/>
        <w:rPr>
          <w:sz w:val="24"/>
          <w:rPrChange w16du:dateUtc="2026-07-07T18:18:00Z" w:author="Author" w:date="2026-07-07T20:18:00Z" w:id="5853">
            <w:rPr>
              <w:rFonts w:ascii="Times New Roman"/>
              <w:color w:val="000000"/>
            </w:rPr>
          </w:rPrChange>
        </w:rPr>
        <w:pPrChange w16du:dateUtc="2026-07-07T18:18:00Z" w:author="Author" w:date="2026-07-07T20:18:00Z" w:id="5854">
          <w:pPr>
            <w:spacing w:after="0" w:before="242" w:line="276" w:lineRule="exact"/>
            <w:ind w:left="1440"/>
            <w:jc w:val="left"/>
          </w:pPr>
        </w:pPrChange>
      </w:pPr>
      <w:del w16du:dateUtc="2026-07-07T18:18:00Z" w:author="Author" w:date="2026-07-07T20:18:00Z" w:id="5855">
        <w:r>
          <w:rPr>
            <w:color w:val="000000"/>
            <w:sz w:val="24"/>
          </w:rPr>
          <w:delText>(i)</w:delText>
        </w:r>
        <w:r>
          <w:rPr>
            <w:color w:val="000000"/>
            <w:spacing w:val="433"/>
            <w:sz w:val="24"/>
          </w:rPr>
          <w:delText xml:space="preserve"> </w:delText>
        </w:r>
      </w:del>
      <w:r w:rsidR="00A96A35" w:rsidRPr="0027638C">
        <w:rPr>
          <w:sz w:val="24"/>
          <w:rPrChange w16du:dateUtc="2026-07-07T18:18:00Z" w:author="Author" w:date="2026-07-07T20:18:00Z" w:id="5856">
            <w:rPr>
              <w:rFonts w:ascii="Times New Roman"/>
              <w:color w:val="000000"/>
            </w:rPr>
          </w:rPrChange>
        </w:rPr>
        <w:t>incididunt</w:t>
      </w:r>
      <w:r w:rsidR="00A96A35" w:rsidRPr="0027638C">
        <w:rPr>
          <w:spacing w:val="-5"/>
          <w:sz w:val="24"/>
          <w:rPrChange w16du:dateUtc="2026-07-07T18:18:00Z" w:author="Author" w:date="2026-07-07T20:18:00Z" w:id="5857">
            <w:rPr>
              <w:rFonts w:ascii="Times New Roman"/>
              <w:color w:val="000000"/>
            </w:rPr>
          </w:rPrChange>
        </w:rPr>
        <w:t xml:space="preserve"> </w:t>
      </w:r>
      <w:r w:rsidR="00A96A35" w:rsidRPr="0027638C">
        <w:rPr>
          <w:sz w:val="24"/>
          <w:rPrChange w16du:dateUtc="2026-07-07T18:18:00Z" w:author="Author" w:date="2026-07-07T20:18:00Z" w:id="5858">
            <w:rPr>
              <w:rFonts w:ascii="Times New Roman"/>
              <w:color w:val="000000"/>
            </w:rPr>
          </w:rPrChange>
        </w:rPr>
        <w:t>Ut</w:t>
      </w:r>
      <w:r w:rsidR="00A96A35" w:rsidRPr="0027638C">
        <w:rPr>
          <w:spacing w:val="-4"/>
          <w:sz w:val="24"/>
          <w:rPrChange w16du:dateUtc="2026-07-07T18:18:00Z" w:author="Author" w:date="2026-07-07T20:18:00Z" w:id="5859">
            <w:rPr>
              <w:rFonts w:ascii="Times New Roman"/>
              <w:color w:val="000000"/>
            </w:rPr>
          </w:rPrChange>
        </w:rPr>
        <w:t xml:space="preserve"> </w:t>
      </w:r>
      <w:r w:rsidR="00A96A35" w:rsidRPr="0027638C">
        <w:rPr>
          <w:spacing w:val="-2"/>
          <w:sz w:val="24"/>
          <w:rPrChange w16du:dateUtc="2026-07-07T18:18:00Z" w:author="Author" w:date="2026-07-07T20:18:00Z" w:id="5860">
            <w:rPr>
              <w:rFonts w:ascii="Times New Roman"/>
              <w:color w:val="000000"/>
            </w:rPr>
          </w:rPrChange>
        </w:rPr>
        <w:t>Labore;</w:t>
      </w:r>
    </w:p>
    <w:p w14:paraId="584D919C" w14:textId="77777777" w:rsidR="009609E8" w:rsidRDefault="00000000" w:rsidRPr="0027638C">
      <w:pPr>
        <w:pStyle w:val="ListParagraph"/>
        <w:numPr>
          <w:ilvl w:val="1"/>
          <w:numId w:val="4"/>
        </w:numPr>
        <w:tabs>
          <w:tab w:pos="2159" w:val="left"/>
        </w:tabs>
        <w:spacing w:before="233"/>
        <w:ind w:hanging="719" w:left="2159"/>
        <w:rPr>
          <w:sz w:val="24"/>
          <w:rPrChange w16du:dateUtc="2026-07-07T18:18:00Z" w:author="Author" w:date="2026-07-07T20:18:00Z" w:id="5861">
            <w:rPr>
              <w:rFonts w:ascii="Times New Roman"/>
              <w:color w:val="000000"/>
            </w:rPr>
          </w:rPrChange>
        </w:rPr>
        <w:pPrChange w16du:dateUtc="2026-07-07T18:18:00Z" w:author="Author" w:date="2026-07-07T20:18:00Z" w:id="5862">
          <w:pPr>
            <w:spacing w:after="0" w:before="233" w:line="276" w:lineRule="exact"/>
            <w:ind w:left="1440"/>
            <w:jc w:val="left"/>
          </w:pPr>
        </w:pPrChange>
      </w:pPr>
      <w:del w16du:dateUtc="2026-07-07T18:18:00Z" w:author="Author" w:date="2026-07-07T20:18:00Z" w:id="5863">
        <w:r>
          <w:rPr>
            <w:color w:val="000000"/>
            <w:sz w:val="24"/>
          </w:rPr>
          <w:delText>(ii)</w:delText>
        </w:r>
        <w:r>
          <w:rPr>
            <w:color w:val="000000"/>
            <w:spacing w:val="367"/>
            <w:sz w:val="24"/>
          </w:rPr>
          <w:delText xml:space="preserve"> </w:delText>
        </w:r>
      </w:del>
      <w:r w:rsidR="00A96A35" w:rsidRPr="0027638C">
        <w:rPr>
          <w:sz w:val="24"/>
          <w:rPrChange w16du:dateUtc="2026-07-07T18:18:00Z" w:author="Author" w:date="2026-07-07T20:18:00Z" w:id="5864">
            <w:rPr>
              <w:rFonts w:ascii="Times New Roman" w:hAnsi="Times New Roman"/>
              <w:color w:val="000000"/>
            </w:rPr>
          </w:rPrChange>
        </w:rPr>
        <w:t>Et’dolore</w:t>
      </w:r>
      <w:r w:rsidR="00A96A35" w:rsidRPr="0027638C">
        <w:rPr>
          <w:spacing w:val="-11"/>
          <w:sz w:val="24"/>
          <w:rPrChange w16du:dateUtc="2026-07-07T18:18:00Z" w:author="Author" w:date="2026-07-07T20:18:00Z" w:id="5865">
            <w:rPr>
              <w:rFonts w:ascii="Times New Roman"/>
              <w:color w:val="000000"/>
            </w:rPr>
          </w:rPrChange>
        </w:rPr>
        <w:t xml:space="preserve"> </w:t>
      </w:r>
      <w:r w:rsidR="00A96A35" w:rsidRPr="0027638C">
        <w:rPr>
          <w:sz w:val="24"/>
          <w:rPrChange w16du:dateUtc="2026-07-07T18:18:00Z" w:author="Author" w:date="2026-07-07T20:18:00Z" w:id="5866">
            <w:rPr>
              <w:rFonts w:ascii="Times New Roman"/>
              <w:color w:val="000000"/>
            </w:rPr>
          </w:rPrChange>
        </w:rPr>
        <w:t>Magna</w:t>
      </w:r>
      <w:r w:rsidR="00A96A35" w:rsidRPr="0027638C">
        <w:rPr>
          <w:spacing w:val="-11"/>
          <w:sz w:val="24"/>
          <w:rPrChange w16du:dateUtc="2026-07-07T18:18:00Z" w:author="Author" w:date="2026-07-07T20:18:00Z" w:id="5867">
            <w:rPr>
              <w:rFonts w:ascii="Times New Roman"/>
              <w:color w:val="000000"/>
            </w:rPr>
          </w:rPrChange>
        </w:rPr>
        <w:t xml:space="preserve"> </w:t>
      </w:r>
      <w:r w:rsidR="00A96A35" w:rsidRPr="0027638C">
        <w:rPr>
          <w:sz w:val="24"/>
          <w:rPrChange w16du:dateUtc="2026-07-07T18:18:00Z" w:author="Author" w:date="2026-07-07T20:18:00Z" w:id="5868">
            <w:rPr>
              <w:rFonts w:ascii="Times New Roman"/>
              <w:color w:val="000000"/>
            </w:rPr>
          </w:rPrChange>
        </w:rPr>
        <w:t>Aliqua;</w:t>
      </w:r>
      <w:r w:rsidR="00A96A35" w:rsidRPr="0027638C">
        <w:rPr>
          <w:spacing w:val="-10"/>
          <w:sz w:val="24"/>
          <w:rPrChange w16du:dateUtc="2026-07-07T18:18:00Z" w:author="Author" w:date="2026-07-07T20:18:00Z" w:id="5869">
            <w:rPr>
              <w:rFonts w:ascii="Times New Roman"/>
              <w:color w:val="000000"/>
            </w:rPr>
          </w:rPrChange>
        </w:rPr>
        <w:t xml:space="preserve"> </w:t>
      </w:r>
      <w:r w:rsidR="00A96A35" w:rsidRPr="0027638C">
        <w:rPr>
          <w:spacing w:val="-5"/>
          <w:sz w:val="24"/>
          <w:rPrChange w16du:dateUtc="2026-07-07T18:18:00Z" w:author="Author" w:date="2026-07-07T20:18:00Z" w:id="5870">
            <w:rPr>
              <w:rFonts w:ascii="Times New Roman"/>
              <w:color w:val="000000"/>
            </w:rPr>
          </w:rPrChange>
        </w:rPr>
        <w:t>lorem</w:t>
      </w:r>
    </w:p>
    <w:p w14:paraId="03607CC5" w14:textId="77777777" w:rsidR="008166CF" w:rsidRDefault="00000000">
      <w:pPr>
        <w:spacing w:before="238" w:line="276" w:lineRule="exact"/>
        <w:ind w:left="1440"/>
        <w:rPr>
          <w:del w16du:dateUtc="2026-07-07T18:18:00Z" w:author="Author" w:date="2026-07-07T20:18:00Z" w:id="5871"/>
          <w:color w:val="000000"/>
        </w:rPr>
      </w:pPr>
      <w:del w16du:dateUtc="2026-07-07T18:18:00Z" w:author="Author" w:date="2026-07-07T20:18:00Z" w:id="5872">
        <w:r>
          <w:rPr>
            <w:color w:val="000000"/>
            <w:sz w:val="24"/>
          </w:rPr>
          <w:delText>(iii)</w:delText>
        </w:r>
        <w:r>
          <w:rPr>
            <w:color w:val="000000"/>
            <w:spacing w:val="300"/>
            <w:sz w:val="24"/>
          </w:rPr>
          <w:delText xml:space="preserve"> </w:delText>
        </w:r>
      </w:del>
      <w:r w:rsidR="00A96A35" w:rsidRPr="0027638C">
        <w:rPr>
          <w:sz w:val="24"/>
          <w:rPrChange w16du:dateUtc="2026-07-07T18:18:00Z" w:author="Author" w:date="2026-07-07T20:18:00Z" w:id="5873">
            <w:rPr>
              <w:rFonts w:ascii="Times New Roman"/>
              <w:color w:val="000000"/>
            </w:rPr>
          </w:rPrChange>
        </w:rPr>
        <w:t>ipsum</w:t>
      </w:r>
      <w:r w:rsidR="00A96A35" w:rsidRPr="0027638C">
        <w:rPr>
          <w:spacing w:val="-5"/>
          <w:sz w:val="24"/>
          <w:rPrChange w16du:dateUtc="2026-07-07T18:18:00Z" w:author="Author" w:date="2026-07-07T20:18:00Z" w:id="5874">
            <w:rPr>
              <w:rFonts w:ascii="Times New Roman"/>
              <w:color w:val="000000"/>
            </w:rPr>
          </w:rPrChange>
        </w:rPr>
        <w:t xml:space="preserve"> </w:t>
      </w:r>
      <w:r w:rsidR="00A96A35" w:rsidRPr="0027638C">
        <w:rPr>
          <w:sz w:val="24"/>
          <w:rPrChange w16du:dateUtc="2026-07-07T18:18:00Z" w:author="Author" w:date="2026-07-07T20:18:00Z" w:id="5875">
            <w:rPr>
              <w:rFonts w:ascii="Times New Roman"/>
              <w:color w:val="000000"/>
            </w:rPr>
          </w:rPrChange>
        </w:rPr>
        <w:t>Dolor</w:t>
      </w:r>
      <w:r w:rsidR="00A96A35" w:rsidRPr="0027638C">
        <w:rPr>
          <w:spacing w:val="-5"/>
          <w:sz w:val="24"/>
          <w:rPrChange w16du:dateUtc="2026-07-07T18:18:00Z" w:author="Author" w:date="2026-07-07T20:18:00Z" w:id="5876">
            <w:rPr>
              <w:rFonts w:ascii="Times New Roman"/>
              <w:color w:val="000000"/>
            </w:rPr>
          </w:rPrChange>
        </w:rPr>
        <w:t xml:space="preserve"> </w:t>
      </w:r>
      <w:r w:rsidR="00A96A35" w:rsidRPr="0027638C">
        <w:rPr>
          <w:sz w:val="24"/>
          <w:rPrChange w16du:dateUtc="2026-07-07T18:18:00Z" w:author="Author" w:date="2026-07-07T20:18:00Z" w:id="5877">
            <w:rPr>
              <w:rFonts w:ascii="Times New Roman"/>
              <w:color w:val="000000"/>
            </w:rPr>
          </w:rPrChange>
        </w:rPr>
        <w:t>sit</w:t>
      </w:r>
      <w:r w:rsidR="00A96A35" w:rsidRPr="0027638C">
        <w:rPr>
          <w:spacing w:val="-5"/>
          <w:sz w:val="24"/>
          <w:rPrChange w16du:dateUtc="2026-07-07T18:18:00Z" w:author="Author" w:date="2026-07-07T20:18:00Z" w:id="5878">
            <w:rPr>
              <w:rFonts w:ascii="Times New Roman"/>
              <w:color w:val="000000"/>
            </w:rPr>
          </w:rPrChange>
        </w:rPr>
        <w:t xml:space="preserve"> </w:t>
      </w:r>
      <w:r w:rsidR="00A96A35" w:rsidRPr="0027638C">
        <w:rPr>
          <w:sz w:val="24"/>
          <w:rPrChange w16du:dateUtc="2026-07-07T18:18:00Z" w:author="Author" w:date="2026-07-07T20:18:00Z" w:id="5879">
            <w:rPr>
              <w:rFonts w:ascii="Times New Roman"/>
              <w:color w:val="000000"/>
            </w:rPr>
          </w:rPrChange>
        </w:rPr>
        <w:t>amet</w:t>
      </w:r>
      <w:r w:rsidR="00A96A35" w:rsidRPr="0027638C">
        <w:rPr>
          <w:spacing w:val="-5"/>
          <w:sz w:val="24"/>
          <w:rPrChange w16du:dateUtc="2026-07-07T18:18:00Z" w:author="Author" w:date="2026-07-07T20:18:00Z" w:id="5880">
            <w:rPr>
              <w:rFonts w:ascii="Times New Roman"/>
              <w:color w:val="000000"/>
            </w:rPr>
          </w:rPrChange>
        </w:rPr>
        <w:t xml:space="preserve"> </w:t>
      </w:r>
      <w:r w:rsidR="00A96A35" w:rsidRPr="0027638C">
        <w:rPr>
          <w:sz w:val="24"/>
          <w:rPrChange w16du:dateUtc="2026-07-07T18:18:00Z" w:author="Author" w:date="2026-07-07T20:18:00Z" w:id="5881">
            <w:rPr>
              <w:rFonts w:ascii="Times New Roman"/>
              <w:color w:val="000000"/>
            </w:rPr>
          </w:rPrChange>
        </w:rPr>
        <w:t>consectetur</w:t>
      </w:r>
      <w:r w:rsidR="00A96A35" w:rsidRPr="0027638C">
        <w:rPr>
          <w:spacing w:val="-5"/>
          <w:sz w:val="24"/>
          <w:rPrChange w16du:dateUtc="2026-07-07T18:18:00Z" w:author="Author" w:date="2026-07-07T20:18:00Z" w:id="5882">
            <w:rPr>
              <w:rFonts w:ascii="Times New Roman"/>
              <w:color w:val="000000"/>
            </w:rPr>
          </w:rPrChange>
        </w:rPr>
        <w:t xml:space="preserve"> </w:t>
      </w:r>
      <w:r w:rsidR="00A96A35" w:rsidRPr="0027638C">
        <w:rPr>
          <w:sz w:val="24"/>
          <w:rPrChange w16du:dateUtc="2026-07-07T18:18:00Z" w:author="Author" w:date="2026-07-07T20:18:00Z" w:id="5883">
            <w:rPr>
              <w:rFonts w:ascii="Times New Roman"/>
              <w:color w:val="000000"/>
            </w:rPr>
          </w:rPrChange>
        </w:rPr>
        <w:t>(adipiscing)</w:t>
      </w:r>
      <w:r w:rsidR="00A96A35" w:rsidRPr="0027638C">
        <w:rPr>
          <w:spacing w:val="-5"/>
          <w:sz w:val="24"/>
          <w:rPrChange w16du:dateUtc="2026-07-07T18:18:00Z" w:author="Author" w:date="2026-07-07T20:18:00Z" w:id="5884">
            <w:rPr>
              <w:rFonts w:ascii="Times New Roman"/>
              <w:color w:val="000000"/>
            </w:rPr>
          </w:rPrChange>
        </w:rPr>
        <w:t xml:space="preserve"> </w:t>
      </w:r>
      <w:r w:rsidR="00A96A35" w:rsidRPr="0027638C">
        <w:rPr>
          <w:sz w:val="24"/>
          <w:rPrChange w16du:dateUtc="2026-07-07T18:18:00Z" w:author="Author" w:date="2026-07-07T20:18:00Z" w:id="5885">
            <w:rPr>
              <w:rFonts w:ascii="Times New Roman"/>
              <w:color w:val="000000"/>
            </w:rPr>
          </w:rPrChange>
        </w:rPr>
        <w:t>elit</w:t>
      </w:r>
      <w:r w:rsidR="00A96A35" w:rsidRPr="0027638C">
        <w:rPr>
          <w:spacing w:val="-5"/>
          <w:sz w:val="24"/>
          <w:rPrChange w16du:dateUtc="2026-07-07T18:18:00Z" w:author="Author" w:date="2026-07-07T20:18:00Z" w:id="5886">
            <w:rPr>
              <w:rFonts w:ascii="Times New Roman"/>
              <w:color w:val="000000"/>
            </w:rPr>
          </w:rPrChange>
        </w:rPr>
        <w:t xml:space="preserve"> </w:t>
      </w:r>
      <w:r w:rsidR="00A96A35" w:rsidRPr="0027638C">
        <w:rPr>
          <w:sz w:val="24"/>
          <w:rPrChange w16du:dateUtc="2026-07-07T18:18:00Z" w:author="Author" w:date="2026-07-07T20:18:00Z" w:id="5887">
            <w:rPr>
              <w:rFonts w:ascii="Times New Roman"/>
              <w:color w:val="000000"/>
            </w:rPr>
          </w:rPrChange>
        </w:rPr>
        <w:t>(sed)</w:t>
      </w:r>
    </w:p>
    <w:p w14:paraId="584D919D" w14:textId="77777777" w:rsidR="009609E8" w:rsidRDefault="00A96A35" w:rsidRPr="0027638C">
      <w:pPr>
        <w:pStyle w:val="ListParagraph"/>
        <w:numPr>
          <w:ilvl w:val="1"/>
          <w:numId w:val="4"/>
        </w:numPr>
        <w:tabs>
          <w:tab w:pos="2159" w:val="left"/>
        </w:tabs>
        <w:spacing w:before="237" w:line="441" w:lineRule="auto"/>
        <w:ind w:firstLine="0" w:left="1440" w:right="3529"/>
        <w:rPr>
          <w:sz w:val="24"/>
          <w:rPrChange w16du:dateUtc="2026-07-07T18:18:00Z" w:author="Author" w:date="2026-07-07T20:18:00Z" w:id="5888">
            <w:rPr>
              <w:rFonts w:ascii="Times New Roman"/>
              <w:color w:val="000000"/>
            </w:rPr>
          </w:rPrChange>
        </w:rPr>
        <w:pPrChange w16du:dateUtc="2026-07-07T18:18:00Z" w:author="Author" w:date="2026-07-07T20:18:00Z" w:id="5889">
          <w:pPr>
            <w:spacing w:after="0" w:before="231" w:line="255" w:lineRule="exact"/>
            <w:ind w:left="1440"/>
            <w:jc w:val="left"/>
          </w:pPr>
        </w:pPrChange>
      </w:pPr>
      <w:ins w16du:dateUtc="2026-07-07T18:18:00Z" w:author="Author" w:date="2026-07-07T20:18:00Z" w:id="5890">
        <w:r w:rsidRPr="0027638C">
          <w:rPr>
            <w:sz w:val="24"/>
            <w:szCs w:val="24"/>
          </w:rPr>
          <w:t xml:space="preserve"> </w:t>
        </w:r>
      </w:ins>
      <w:r w:rsidRPr="0027638C">
        <w:rPr>
          <w:sz w:val="24"/>
          <w:rPrChange w16du:dateUtc="2026-07-07T18:18:00Z" w:author="Author" w:date="2026-07-07T20:18:00Z" w:id="5891">
            <w:rPr>
              <w:rFonts w:ascii="Times New Roman"/>
              <w:color w:val="000000"/>
            </w:rPr>
          </w:rPrChange>
        </w:rPr>
        <w:t>(do</w:t>
      </w:r>
      <w:ins w16du:dateUtc="2026-07-07T18:18:00Z" w:author="Author" w:date="2026-07-07T20:18:00Z" w:id="5892">
        <w:r w:rsidRPr="0027638C">
          <w:rPr>
            <w:sz w:val="24"/>
            <w:szCs w:val="24"/>
          </w:rPr>
          <w:t>,</w:t>
        </w:r>
      </w:ins>
      <w:r w:rsidRPr="0027638C">
        <w:rPr>
          <w:sz w:val="24"/>
          <w:rPrChange w16du:dateUtc="2026-07-07T18:18:00Z" w:author="Author" w:date="2026-07-07T20:18:00Z" w:id="5893">
            <w:rPr>
              <w:rFonts w:ascii="Times New Roman"/>
              <w:color w:val="000000"/>
            </w:rPr>
          </w:rPrChange>
        </w:rPr>
        <w:t xml:space="preserve"> </w:t>
      </w:r>
      <w:r w:rsidRPr="0027638C">
        <w:rPr>
          <w:sz w:val="24"/>
          <w:rPrChange w16du:dateUtc="2026-07-07T18:18:00Z" w:author="Author" w:date="2026-07-07T20:18:00Z" w:id="5894">
            <w:rPr>
              <w:rFonts w:ascii="Times New Roman" w:hAnsi="Times New Roman"/>
              <w:color w:val="000000"/>
              <w:spacing w:val="6"/>
            </w:rPr>
          </w:rPrChange>
        </w:rPr>
        <w:t>“</w:t>
      </w:r>
      <w:r w:rsidRPr="0027638C">
        <w:rPr>
          <w:b/>
          <w:sz w:val="24"/>
          <w:rPrChange w16du:dateUtc="2026-07-07T18:18:00Z" w:author="Author" w:date="2026-07-07T20:18:00Z" w:id="5895">
            <w:rPr>
              <w:rFonts w:ascii="Times New Roman" w:hAnsi="Times New Roman"/>
              <w:color w:val="000000"/>
              <w:spacing w:val="6"/>
            </w:rPr>
          </w:rPrChange>
        </w:rPr>
        <w:t>Eiusmod</w:t>
      </w:r>
      <w:r w:rsidRPr="0027638C">
        <w:rPr>
          <w:b/>
          <w:sz w:val="24"/>
          <w:rPrChange w16du:dateUtc="2026-07-07T18:18:00Z" w:author="Author" w:date="2026-07-07T20:18:00Z" w:id="5896">
            <w:rPr>
              <w:rFonts w:ascii="Times New Roman"/>
              <w:color w:val="000000"/>
              <w:spacing w:val="18"/>
            </w:rPr>
          </w:rPrChange>
        </w:rPr>
        <w:t xml:space="preserve"> </w:t>
      </w:r>
      <w:r w:rsidRPr="0027638C">
        <w:rPr>
          <w:b/>
          <w:sz w:val="24"/>
          <w:rPrChange w16du:dateUtc="2026-07-07T18:18:00Z" w:author="Author" w:date="2026-07-07T20:18:00Z" w:id="5897">
            <w:rPr>
              <w:rFonts w:ascii="Times New Roman" w:hAnsi="Times New Roman"/>
              <w:color w:val="000000"/>
              <w:spacing w:val="9"/>
            </w:rPr>
          </w:rPrChange>
        </w:rPr>
        <w:t>Tempor</w:t>
      </w:r>
      <w:r w:rsidRPr="0027638C">
        <w:rPr>
          <w:sz w:val="24"/>
          <w:rPrChange w16du:dateUtc="2026-07-07T18:18:00Z" w:author="Author" w:date="2026-07-07T20:18:00Z" w:id="5898">
            <w:rPr>
              <w:rFonts w:ascii="Times New Roman" w:hAnsi="Times New Roman"/>
              <w:color w:val="000000"/>
              <w:spacing w:val="9"/>
            </w:rPr>
          </w:rPrChange>
        </w:rPr>
        <w:t>”).</w:t>
      </w:r>
    </w:p>
    <w:p w14:paraId="584D919E" w14:textId="77777777" w:rsidR="009609E8" w:rsidRDefault="00000000" w:rsidRPr="0027638C">
      <w:pPr>
        <w:pStyle w:val="ListParagraph"/>
        <w:numPr>
          <w:ilvl w:val="0"/>
          <w:numId w:val="4"/>
        </w:numPr>
        <w:tabs>
          <w:tab w:pos="1438" w:val="left"/>
          <w:tab w:pos="1440" w:val="left"/>
        </w:tabs>
        <w:spacing w:before="30"/>
        <w:ind w:right="355"/>
        <w:rPr>
          <w:sz w:val="24"/>
          <w:rPrChange w16du:dateUtc="2026-07-07T18:18:00Z" w:author="Author" w:date="2026-07-07T20:18:00Z" w:id="5899">
            <w:rPr>
              <w:rFonts w:ascii="Times New Roman"/>
              <w:color w:val="000000"/>
            </w:rPr>
          </w:rPrChange>
        </w:rPr>
        <w:pPrChange w16du:dateUtc="2026-07-07T18:18:00Z" w:author="Author" w:date="2026-07-07T20:18:00Z" w:id="5900">
          <w:pPr>
            <w:spacing w:after="0" w:before="265" w:line="253" w:lineRule="exact"/>
            <w:ind w:left="720"/>
            <w:jc w:val="left"/>
          </w:pPr>
        </w:pPrChange>
      </w:pPr>
      <w:bookmarkStart w:id="5901" w:name="_Ref215486300"/>
      <w:del w16du:dateUtc="2026-07-07T18:18:00Z" w:author="Author" w:date="2026-07-07T20:18:00Z" w:id="5902">
        <w:r>
          <w:rPr>
            <w:color w:val="000000"/>
            <w:sz w:val="24"/>
          </w:rPr>
          <w:delText>(c)</w:delText>
        </w:r>
        <w:r>
          <w:rPr>
            <w:color w:val="000000"/>
            <w:spacing w:val="394"/>
            <w:sz w:val="24"/>
          </w:rPr>
          <w:delText xml:space="preserve"> </w:delText>
        </w:r>
      </w:del>
      <w:r w:rsidR="00A96A35" w:rsidRPr="0027638C">
        <w:rPr>
          <w:sz w:val="24"/>
          <w:rPrChange w16du:dateUtc="2026-07-07T18:18:00Z" w:author="Author" w:date="2026-07-07T20:18:00Z" w:id="5903">
            <w:rPr>
              <w:rFonts w:ascii="Times New Roman"/>
              <w:color w:val="000000"/>
            </w:rPr>
          </w:rPrChange>
        </w:rPr>
        <w:t>Incididunt</w:t>
      </w:r>
      <w:r w:rsidR="00A96A35" w:rsidRPr="0027638C">
        <w:rPr>
          <w:sz w:val="24"/>
          <w:rPrChange w16du:dateUtc="2026-07-07T18:18:00Z" w:author="Author" w:date="2026-07-07T20:18:00Z" w:id="5904">
            <w:rPr>
              <w:rFonts w:ascii="Times New Roman"/>
              <w:color w:val="000000"/>
              <w:spacing w:val="8"/>
            </w:rPr>
          </w:rPrChange>
        </w:rPr>
        <w:t xml:space="preserve"> </w:t>
      </w:r>
      <w:r w:rsidR="00A96A35" w:rsidRPr="0027638C">
        <w:rPr>
          <w:sz w:val="24"/>
          <w:rPrChange w16du:dateUtc="2026-07-07T18:18:00Z" w:author="Author" w:date="2026-07-07T20:18:00Z" w:id="5905">
            <w:rPr>
              <w:rFonts w:ascii="Times New Roman"/>
              <w:color w:val="000000"/>
            </w:rPr>
          </w:rPrChange>
        </w:rPr>
        <w:t>ut</w:t>
      </w:r>
      <w:r w:rsidR="00A96A35" w:rsidRPr="0027638C">
        <w:rPr>
          <w:sz w:val="24"/>
          <w:rPrChange w16du:dateUtc="2026-07-07T18:18:00Z" w:author="Author" w:date="2026-07-07T20:18:00Z" w:id="5906">
            <w:rPr>
              <w:rFonts w:ascii="Times New Roman"/>
              <w:color w:val="000000"/>
              <w:spacing w:val="8"/>
            </w:rPr>
          </w:rPrChange>
        </w:rPr>
        <w:t xml:space="preserve"> </w:t>
      </w:r>
      <w:r w:rsidR="00A96A35" w:rsidRPr="0027638C">
        <w:rPr>
          <w:sz w:val="24"/>
          <w:rPrChange w16du:dateUtc="2026-07-07T18:18:00Z" w:author="Author" w:date="2026-07-07T20:18:00Z" w:id="5907">
            <w:rPr>
              <w:rFonts w:ascii="Times New Roman"/>
              <w:color w:val="000000"/>
            </w:rPr>
          </w:rPrChange>
        </w:rPr>
        <w:t>labore</w:t>
      </w:r>
      <w:r w:rsidR="00A96A35" w:rsidRPr="0027638C">
        <w:rPr>
          <w:sz w:val="24"/>
          <w:rPrChange w16du:dateUtc="2026-07-07T18:18:00Z" w:author="Author" w:date="2026-07-07T20:18:00Z" w:id="5908">
            <w:rPr>
              <w:rFonts w:ascii="Times New Roman"/>
              <w:color w:val="000000"/>
              <w:spacing w:val="8"/>
            </w:rPr>
          </w:rPrChange>
        </w:rPr>
        <w:t xml:space="preserve"> </w:t>
      </w:r>
      <w:r w:rsidR="00A96A35" w:rsidRPr="0027638C">
        <w:rPr>
          <w:sz w:val="24"/>
          <w:rPrChange w16du:dateUtc="2026-07-07T18:18:00Z" w:author="Author" w:date="2026-07-07T20:18:00Z" w:id="5909">
            <w:rPr>
              <w:rFonts w:ascii="Times New Roman"/>
              <w:color w:val="000000"/>
            </w:rPr>
          </w:rPrChange>
        </w:rPr>
        <w:t>Et</w:t>
      </w:r>
      <w:r w:rsidR="00A96A35" w:rsidRPr="0027638C">
        <w:rPr>
          <w:sz w:val="24"/>
          <w:rPrChange w16du:dateUtc="2026-07-07T18:18:00Z" w:author="Author" w:date="2026-07-07T20:18:00Z" w:id="5910">
            <w:rPr>
              <w:rFonts w:ascii="Times New Roman"/>
              <w:color w:val="000000"/>
              <w:spacing w:val="8"/>
            </w:rPr>
          </w:rPrChange>
        </w:rPr>
        <w:t xml:space="preserve"> </w:t>
      </w:r>
      <w:r w:rsidR="00A96A35" w:rsidRPr="0027638C">
        <w:rPr>
          <w:sz w:val="24"/>
          <w:rPrChange w16du:dateUtc="2026-07-07T18:18:00Z" w:author="Author" w:date="2026-07-07T20:18:00Z" w:id="5911">
            <w:rPr>
              <w:rFonts w:ascii="Times New Roman"/>
              <w:color w:val="000000"/>
            </w:rPr>
          </w:rPrChange>
        </w:rPr>
        <w:t>dolore</w:t>
      </w:r>
      <w:r w:rsidR="00A96A35" w:rsidRPr="0027638C">
        <w:rPr>
          <w:sz w:val="24"/>
          <w:rPrChange w16du:dateUtc="2026-07-07T18:18:00Z" w:author="Author" w:date="2026-07-07T20:18:00Z" w:id="5912">
            <w:rPr>
              <w:rFonts w:ascii="Times New Roman"/>
              <w:color w:val="000000"/>
              <w:spacing w:val="8"/>
            </w:rPr>
          </w:rPrChange>
        </w:rPr>
        <w:t xml:space="preserve"> </w:t>
      </w:r>
      <w:r w:rsidR="00A96A35" w:rsidRPr="0027638C">
        <w:rPr>
          <w:sz w:val="24"/>
          <w:rPrChange w16du:dateUtc="2026-07-07T18:18:00Z" w:author="Author" w:date="2026-07-07T20:18:00Z" w:id="5913">
            <w:rPr>
              <w:rFonts w:ascii="Times New Roman"/>
              <w:color w:val="000000"/>
            </w:rPr>
          </w:rPrChange>
        </w:rPr>
        <w:t>magna</w:t>
      </w:r>
      <w:r w:rsidR="00A96A35" w:rsidRPr="0027638C">
        <w:rPr>
          <w:sz w:val="24"/>
          <w:rPrChange w16du:dateUtc="2026-07-07T18:18:00Z" w:author="Author" w:date="2026-07-07T20:18:00Z" w:id="5914">
            <w:rPr>
              <w:rFonts w:ascii="Times New Roman"/>
              <w:color w:val="000000"/>
              <w:spacing w:val="8"/>
            </w:rPr>
          </w:rPrChange>
        </w:rPr>
        <w:t xml:space="preserve"> </w:t>
      </w:r>
      <w:r w:rsidR="00A96A35" w:rsidRPr="0027638C">
        <w:rPr>
          <w:sz w:val="24"/>
          <w:rPrChange w16du:dateUtc="2026-07-07T18:18:00Z" w:author="Author" w:date="2026-07-07T20:18:00Z" w:id="5915">
            <w:rPr>
              <w:rFonts w:ascii="Times New Roman"/>
              <w:color w:val="000000"/>
            </w:rPr>
          </w:rPrChange>
        </w:rPr>
        <w:t>Aliqua</w:t>
      </w:r>
      <w:r w:rsidR="00A96A35" w:rsidRPr="0027638C">
        <w:rPr>
          <w:sz w:val="24"/>
          <w:rPrChange w16du:dateUtc="2026-07-07T18:18:00Z" w:author="Author" w:date="2026-07-07T20:18:00Z" w:id="5916">
            <w:rPr>
              <w:rFonts w:ascii="Times New Roman"/>
              <w:color w:val="000000"/>
              <w:spacing w:val="8"/>
            </w:rPr>
          </w:rPrChange>
        </w:rPr>
        <w:t xml:space="preserve"> </w:t>
      </w:r>
      <w:r w:rsidR="00A96A35" w:rsidRPr="0027638C">
        <w:rPr>
          <w:sz w:val="24"/>
          <w:rPrChange w16du:dateUtc="2026-07-07T18:18:00Z" w:author="Author" w:date="2026-07-07T20:18:00Z" w:id="5917">
            <w:rPr>
              <w:rFonts w:ascii="Times New Roman"/>
              <w:color w:val="000000"/>
            </w:rPr>
          </w:rPrChange>
        </w:rPr>
        <w:t>lorem</w:t>
      </w:r>
      <w:r w:rsidR="00A96A35" w:rsidRPr="0027638C">
        <w:rPr>
          <w:sz w:val="24"/>
          <w:rPrChange w16du:dateUtc="2026-07-07T18:18:00Z" w:author="Author" w:date="2026-07-07T20:18:00Z" w:id="5918">
            <w:rPr>
              <w:rFonts w:ascii="Times New Roman"/>
              <w:color w:val="000000"/>
              <w:spacing w:val="8"/>
            </w:rPr>
          </w:rPrChange>
        </w:rPr>
        <w:t xml:space="preserve"> </w:t>
      </w:r>
      <w:r w:rsidR="00A96A35" w:rsidRPr="0027638C">
        <w:rPr>
          <w:sz w:val="24"/>
          <w:rPrChange w16du:dateUtc="2026-07-07T18:18:00Z" w:author="Author" w:date="2026-07-07T20:18:00Z" w:id="5919">
            <w:rPr>
              <w:rFonts w:ascii="Times New Roman"/>
              <w:color w:val="000000"/>
            </w:rPr>
          </w:rPrChange>
        </w:rPr>
        <w:t>ipsum,</w:t>
      </w:r>
      <w:r w:rsidR="00A96A35" w:rsidRPr="0027638C">
        <w:rPr>
          <w:sz w:val="24"/>
          <w:rPrChange w16du:dateUtc="2026-07-07T18:18:00Z" w:author="Author" w:date="2026-07-07T20:18:00Z" w:id="5920">
            <w:rPr>
              <w:rFonts w:ascii="Times New Roman"/>
              <w:color w:val="000000"/>
              <w:spacing w:val="8"/>
            </w:rPr>
          </w:rPrChange>
        </w:rPr>
        <w:t xml:space="preserve"> </w:t>
      </w:r>
      <w:r w:rsidR="00A96A35" w:rsidRPr="0027638C">
        <w:rPr>
          <w:sz w:val="24"/>
          <w:rPrChange w16du:dateUtc="2026-07-07T18:18:00Z" w:author="Author" w:date="2026-07-07T20:18:00Z" w:id="5921">
            <w:rPr>
              <w:rFonts w:ascii="Times New Roman"/>
              <w:color w:val="000000"/>
            </w:rPr>
          </w:rPrChange>
        </w:rPr>
        <w:t>dolor,</w:t>
      </w:r>
      <w:r w:rsidR="00A96A35" w:rsidRPr="0027638C">
        <w:rPr>
          <w:sz w:val="24"/>
          <w:rPrChange w16du:dateUtc="2026-07-07T18:18:00Z" w:author="Author" w:date="2026-07-07T20:18:00Z" w:id="5922">
            <w:rPr>
              <w:rFonts w:ascii="Times New Roman"/>
              <w:color w:val="000000"/>
              <w:spacing w:val="8"/>
            </w:rPr>
          </w:rPrChange>
        </w:rPr>
        <w:t xml:space="preserve"> </w:t>
      </w:r>
      <w:r w:rsidR="00A96A35" w:rsidRPr="0027638C">
        <w:rPr>
          <w:sz w:val="24"/>
          <w:rPrChange w16du:dateUtc="2026-07-07T18:18:00Z" w:author="Author" w:date="2026-07-07T20:18:00Z" w:id="5923">
            <w:rPr>
              <w:rFonts w:ascii="Times New Roman"/>
              <w:color w:val="000000"/>
            </w:rPr>
          </w:rPrChange>
        </w:rPr>
        <w:t>sit,</w:t>
      </w:r>
      <w:r w:rsidR="00A96A35" w:rsidRPr="0027638C">
        <w:rPr>
          <w:sz w:val="24"/>
          <w:rPrChange w16du:dateUtc="2026-07-07T18:18:00Z" w:author="Author" w:date="2026-07-07T20:18:00Z" w:id="5924">
            <w:rPr>
              <w:rFonts w:ascii="Times New Roman"/>
              <w:color w:val="000000"/>
              <w:spacing w:val="8"/>
            </w:rPr>
          </w:rPrChange>
        </w:rPr>
        <w:t xml:space="preserve"> </w:t>
      </w:r>
      <w:r w:rsidR="00A96A35" w:rsidRPr="0027638C">
        <w:rPr>
          <w:sz w:val="24"/>
          <w:rPrChange w16du:dateUtc="2026-07-07T18:18:00Z" w:author="Author" w:date="2026-07-07T20:18:00Z" w:id="5925">
            <w:rPr>
              <w:rFonts w:ascii="Times New Roman" w:hAnsi="Times New Roman"/>
              <w:color w:val="000000"/>
            </w:rPr>
          </w:rPrChange>
        </w:rPr>
        <w:t>amet-</w:t>
      </w:r>
      <w:del w16du:dateUtc="2026-07-07T18:18:00Z" w:author="Author" w:date="2026-07-07T20:18:00Z" w:id="5926">
        <w:r>
          <w:rPr>
            <w:color w:val="000000"/>
          </w:rPr>
          <w:cr/>
        </w:r>
        <w:r>
          <w:rPr>
            <w:color w:val="000000"/>
            <w:spacing w:val="665"/>
          </w:rPr>
          <w:delText xml:space="preserve"> </w:delText>
        </w:r>
      </w:del>
      <w:r w:rsidR="00A96A35" w:rsidRPr="0027638C">
        <w:rPr>
          <w:sz w:val="24"/>
          <w:rPrChange w16du:dateUtc="2026-07-07T18:18:00Z" w:author="Author" w:date="2026-07-07T20:18:00Z" w:id="5927">
            <w:rPr>
              <w:rFonts w:ascii="Times New Roman"/>
              <w:color w:val="000000"/>
            </w:rPr>
          </w:rPrChange>
        </w:rPr>
        <w:t>consectetur</w:t>
      </w:r>
      <w:r w:rsidR="00A96A35" w:rsidRPr="0027638C">
        <w:rPr>
          <w:spacing w:val="-1"/>
          <w:sz w:val="24"/>
          <w:rPrChange w16du:dateUtc="2026-07-07T18:18:00Z" w:author="Author" w:date="2026-07-07T20:18:00Z" w:id="5928">
            <w:rPr>
              <w:rFonts w:ascii="Times New Roman"/>
              <w:color w:val="000000"/>
              <w:spacing w:val="3"/>
            </w:rPr>
          </w:rPrChange>
        </w:rPr>
        <w:t xml:space="preserve"> </w:t>
      </w:r>
      <w:r w:rsidR="00A96A35" w:rsidRPr="0027638C">
        <w:rPr>
          <w:sz w:val="24"/>
          <w:rPrChange w16du:dateUtc="2026-07-07T18:18:00Z" w:author="Author" w:date="2026-07-07T20:18:00Z" w:id="5929">
            <w:rPr>
              <w:rFonts w:ascii="Times New Roman"/>
              <w:color w:val="000000"/>
            </w:rPr>
          </w:rPrChange>
        </w:rPr>
        <w:t>adipiscing</w:t>
      </w:r>
      <w:r w:rsidR="00A96A35" w:rsidRPr="0027638C">
        <w:rPr>
          <w:spacing w:val="-1"/>
          <w:sz w:val="24"/>
          <w:rPrChange w16du:dateUtc="2026-07-07T18:18:00Z" w:author="Author" w:date="2026-07-07T20:18:00Z" w:id="5930">
            <w:rPr>
              <w:rFonts w:ascii="Times New Roman"/>
              <w:color w:val="000000"/>
              <w:spacing w:val="3"/>
            </w:rPr>
          </w:rPrChange>
        </w:rPr>
        <w:t xml:space="preserve"> </w:t>
      </w:r>
      <w:r w:rsidR="00A96A35" w:rsidRPr="0027638C">
        <w:rPr>
          <w:sz w:val="24"/>
          <w:rPrChange w16du:dateUtc="2026-07-07T18:18:00Z" w:author="Author" w:date="2026-07-07T20:18:00Z" w:id="5931">
            <w:rPr>
              <w:rFonts w:ascii="Times New Roman"/>
              <w:color w:val="000000"/>
            </w:rPr>
          </w:rPrChange>
        </w:rPr>
        <w:t>elit</w:t>
      </w:r>
      <w:r w:rsidR="00A96A35" w:rsidRPr="0027638C">
        <w:rPr>
          <w:spacing w:val="-1"/>
          <w:sz w:val="24"/>
          <w:rPrChange w16du:dateUtc="2026-07-07T18:18:00Z" w:author="Author" w:date="2026-07-07T20:18:00Z" w:id="5932">
            <w:rPr>
              <w:rFonts w:ascii="Times New Roman"/>
              <w:color w:val="000000"/>
              <w:spacing w:val="3"/>
            </w:rPr>
          </w:rPrChange>
        </w:rPr>
        <w:t xml:space="preserve"> </w:t>
      </w:r>
      <w:r w:rsidR="00A96A35" w:rsidRPr="0027638C">
        <w:rPr>
          <w:sz w:val="24"/>
          <w:rPrChange w16du:dateUtc="2026-07-07T18:18:00Z" w:author="Author" w:date="2026-07-07T20:18:00Z" w:id="5933">
            <w:rPr>
              <w:rFonts w:ascii="Times New Roman"/>
              <w:color w:val="000000"/>
            </w:rPr>
          </w:rPrChange>
        </w:rPr>
        <w:t>sed</w:t>
      </w:r>
      <w:r w:rsidR="00A96A35" w:rsidRPr="0027638C">
        <w:rPr>
          <w:spacing w:val="-1"/>
          <w:sz w:val="24"/>
          <w:rPrChange w16du:dateUtc="2026-07-07T18:18:00Z" w:author="Author" w:date="2026-07-07T20:18:00Z" w:id="5934">
            <w:rPr>
              <w:rFonts w:ascii="Times New Roman"/>
              <w:color w:val="000000"/>
              <w:spacing w:val="3"/>
            </w:rPr>
          </w:rPrChange>
        </w:rPr>
        <w:t xml:space="preserve"> </w:t>
      </w:r>
      <w:r w:rsidR="00A96A35" w:rsidRPr="0027638C">
        <w:rPr>
          <w:sz w:val="24"/>
          <w:rPrChange w16du:dateUtc="2026-07-07T18:18:00Z" w:author="Author" w:date="2026-07-07T20:18:00Z" w:id="5935">
            <w:rPr>
              <w:rFonts w:ascii="Times New Roman"/>
              <w:color w:val="000000"/>
            </w:rPr>
          </w:rPrChange>
        </w:rPr>
        <w:t>do</w:t>
      </w:r>
      <w:r w:rsidR="00A96A35" w:rsidRPr="0027638C">
        <w:rPr>
          <w:spacing w:val="-1"/>
          <w:sz w:val="24"/>
          <w:rPrChange w16du:dateUtc="2026-07-07T18:18:00Z" w:author="Author" w:date="2026-07-07T20:18:00Z" w:id="5936">
            <w:rPr>
              <w:rFonts w:ascii="Times New Roman"/>
              <w:color w:val="000000"/>
              <w:spacing w:val="3"/>
            </w:rPr>
          </w:rPrChange>
        </w:rPr>
        <w:t xml:space="preserve"> </w:t>
      </w:r>
      <w:r w:rsidR="00A96A35" w:rsidRPr="0027638C">
        <w:rPr>
          <w:sz w:val="24"/>
          <w:rPrChange w16du:dateUtc="2026-07-07T18:18:00Z" w:author="Author" w:date="2026-07-07T20:18:00Z" w:id="5937">
            <w:rPr>
              <w:rFonts w:ascii="Times New Roman"/>
              <w:color w:val="000000"/>
            </w:rPr>
          </w:rPrChange>
        </w:rPr>
        <w:t>eiusmod</w:t>
      </w:r>
      <w:r w:rsidR="00A96A35" w:rsidRPr="0027638C">
        <w:rPr>
          <w:spacing w:val="-1"/>
          <w:sz w:val="24"/>
          <w:rPrChange w16du:dateUtc="2026-07-07T18:18:00Z" w:author="Author" w:date="2026-07-07T20:18:00Z" w:id="5938">
            <w:rPr>
              <w:rFonts w:ascii="Times New Roman"/>
              <w:color w:val="000000"/>
              <w:spacing w:val="3"/>
            </w:rPr>
          </w:rPrChange>
        </w:rPr>
        <w:t xml:space="preserve"> </w:t>
      </w:r>
      <w:r w:rsidR="00A96A35" w:rsidRPr="0027638C">
        <w:rPr>
          <w:sz w:val="24"/>
          <w:rPrChange w16du:dateUtc="2026-07-07T18:18:00Z" w:author="Author" w:date="2026-07-07T20:18:00Z" w:id="5939">
            <w:rPr>
              <w:rFonts w:ascii="Times New Roman"/>
              <w:color w:val="000000"/>
            </w:rPr>
          </w:rPrChange>
        </w:rPr>
        <w:t>tempor</w:t>
      </w:r>
      <w:r w:rsidR="00A96A35" w:rsidRPr="0027638C">
        <w:rPr>
          <w:spacing w:val="-1"/>
          <w:sz w:val="24"/>
          <w:rPrChange w16du:dateUtc="2026-07-07T18:18:00Z" w:author="Author" w:date="2026-07-07T20:18:00Z" w:id="5940">
            <w:rPr>
              <w:rFonts w:ascii="Times New Roman"/>
              <w:color w:val="000000"/>
              <w:spacing w:val="3"/>
            </w:rPr>
          </w:rPrChange>
        </w:rPr>
        <w:t xml:space="preserve"> </w:t>
      </w:r>
      <w:r w:rsidR="00A96A35" w:rsidRPr="0027638C">
        <w:rPr>
          <w:sz w:val="24"/>
          <w:rPrChange w16du:dateUtc="2026-07-07T18:18:00Z" w:author="Author" w:date="2026-07-07T20:18:00Z" w:id="5941">
            <w:rPr>
              <w:rFonts w:ascii="Times New Roman"/>
              <w:color w:val="000000"/>
            </w:rPr>
          </w:rPrChange>
        </w:rPr>
        <w:t>incididunt</w:t>
      </w:r>
      <w:r w:rsidR="00A96A35" w:rsidRPr="0027638C">
        <w:rPr>
          <w:sz w:val="24"/>
          <w:rPrChange w16du:dateUtc="2026-07-07T18:18:00Z" w:author="Author" w:date="2026-07-07T20:18:00Z" w:id="5942">
            <w:rPr>
              <w:rFonts w:ascii="Times New Roman"/>
              <w:color w:val="000000"/>
              <w:spacing w:val="6"/>
            </w:rPr>
          </w:rPrChange>
        </w:rPr>
        <w:t xml:space="preserve"> </w:t>
      </w:r>
      <w:r w:rsidR="00A96A35" w:rsidRPr="0027638C">
        <w:rPr>
          <w:sz w:val="24"/>
          <w:rPrChange w16du:dateUtc="2026-07-07T18:18:00Z" w:author="Author" w:date="2026-07-07T20:18:00Z" w:id="5943">
            <w:rPr>
              <w:rFonts w:ascii="Times New Roman"/>
              <w:color w:val="000000"/>
            </w:rPr>
          </w:rPrChange>
        </w:rPr>
        <w:t>Ut</w:t>
      </w:r>
      <w:r w:rsidR="00A96A35" w:rsidRPr="0027638C">
        <w:rPr>
          <w:sz w:val="24"/>
          <w:rPrChange w16du:dateUtc="2026-07-07T18:18:00Z" w:author="Author" w:date="2026-07-07T20:18:00Z" w:id="5944">
            <w:rPr>
              <w:rFonts w:ascii="Times New Roman"/>
              <w:color w:val="000000"/>
              <w:spacing w:val="3"/>
            </w:rPr>
          </w:rPrChange>
        </w:rPr>
        <w:t xml:space="preserve"> </w:t>
      </w:r>
      <w:r w:rsidR="00A96A35" w:rsidRPr="0027638C">
        <w:rPr>
          <w:sz w:val="24"/>
          <w:rPrChange w16du:dateUtc="2026-07-07T18:18:00Z" w:author="Author" w:date="2026-07-07T20:18:00Z" w:id="5945">
            <w:rPr>
              <w:rFonts w:ascii="Times New Roman"/>
              <w:color w:val="000000"/>
            </w:rPr>
          </w:rPrChange>
        </w:rPr>
        <w:t>Labore</w:t>
      </w:r>
      <w:del w16du:dateUtc="2026-07-07T18:18:00Z" w:author="Author" w:date="2026-07-07T20:18:00Z" w:id="5946">
        <w:r>
          <w:rPr>
            <w:color w:val="000000"/>
          </w:rPr>
          <w:delText>,</w:delText>
        </w:r>
      </w:del>
      <w:r w:rsidR="00A96A35" w:rsidRPr="0027638C">
        <w:rPr>
          <w:sz w:val="24"/>
          <w:rPrChange w16du:dateUtc="2026-07-07T18:18:00Z" w:author="Author" w:date="2026-07-07T20:18:00Z" w:id="5947">
            <w:rPr>
              <w:rFonts w:ascii="Times New Roman"/>
              <w:color w:val="000000"/>
              <w:spacing w:val="3"/>
            </w:rPr>
          </w:rPrChange>
        </w:rPr>
        <w:t xml:space="preserve"> </w:t>
      </w:r>
      <w:r w:rsidR="00A96A35" w:rsidRPr="0027638C">
        <w:rPr>
          <w:sz w:val="24"/>
          <w:rPrChange w16du:dateUtc="2026-07-07T18:18:00Z" w:author="Author" w:date="2026-07-07T20:18:00Z" w:id="5948">
            <w:rPr>
              <w:rFonts w:ascii="Times New Roman"/>
              <w:color w:val="000000"/>
            </w:rPr>
          </w:rPrChange>
        </w:rPr>
        <w:t>et</w:t>
      </w:r>
      <w:r w:rsidR="00A96A35" w:rsidRPr="0027638C">
        <w:rPr>
          <w:spacing w:val="-1"/>
          <w:sz w:val="24"/>
          <w:rPrChange w16du:dateUtc="2026-07-07T18:18:00Z" w:author="Author" w:date="2026-07-07T20:18:00Z" w:id="5949">
            <w:rPr>
              <w:rFonts w:ascii="Times New Roman"/>
              <w:color w:val="000000"/>
              <w:spacing w:val="3"/>
            </w:rPr>
          </w:rPrChange>
        </w:rPr>
        <w:t xml:space="preserve"> </w:t>
      </w:r>
      <w:r w:rsidR="00A96A35" w:rsidRPr="0027638C">
        <w:rPr>
          <w:sz w:val="24"/>
          <w:rPrChange w16du:dateUtc="2026-07-07T18:18:00Z" w:author="Author" w:date="2026-07-07T20:18:00Z" w:id="5950">
            <w:rPr>
              <w:rFonts w:ascii="Times New Roman"/>
              <w:color w:val="000000"/>
            </w:rPr>
          </w:rPrChange>
        </w:rPr>
        <w:t>dolore,</w:t>
      </w:r>
      <w:r w:rsidR="00A96A35" w:rsidRPr="0027638C">
        <w:rPr>
          <w:sz w:val="24"/>
          <w:rPrChange w16du:dateUtc="2026-07-07T18:18:00Z" w:author="Author" w:date="2026-07-07T20:18:00Z" w:id="5951">
            <w:rPr>
              <w:rFonts w:ascii="Times New Roman"/>
              <w:color w:val="000000"/>
              <w:spacing w:val="3"/>
            </w:rPr>
          </w:rPrChange>
        </w:rPr>
        <w:t xml:space="preserve"> </w:t>
      </w:r>
      <w:r w:rsidR="00A96A35" w:rsidRPr="0027638C">
        <w:rPr>
          <w:sz w:val="24"/>
          <w:rPrChange w16du:dateUtc="2026-07-07T18:18:00Z" w:author="Author" w:date="2026-07-07T20:18:00Z" w:id="5952">
            <w:rPr>
              <w:rFonts w:ascii="Times New Roman" w:hAnsi="Times New Roman"/>
              <w:color w:val="000000"/>
            </w:rPr>
          </w:rPrChange>
        </w:rPr>
        <w:t>magna</w:t>
      </w:r>
      <w:del w16du:dateUtc="2026-07-07T18:18:00Z" w:author="Author" w:date="2026-07-07T20:18:00Z" w:id="5953">
        <w:r>
          <w:rPr>
            <w:color w:val="000000"/>
          </w:rPr>
          <w:cr/>
        </w:r>
      </w:del>
      <w:r w:rsidR="00A96A35" w:rsidRPr="0027638C">
        <w:rPr>
          <w:sz w:val="24"/>
          <w:rPrChange w16du:dateUtc="2026-07-07T18:18:00Z" w:author="Author" w:date="2026-07-07T20:18:00Z" w:id="5954">
            <w:rPr>
              <w:rFonts w:ascii="Times New Roman"/>
              <w:color w:val="000000"/>
              <w:spacing w:val="665"/>
            </w:rPr>
          </w:rPrChange>
        </w:rPr>
        <w:t xml:space="preserve"> </w:t>
      </w:r>
      <w:r w:rsidR="00A96A35" w:rsidRPr="0027638C">
        <w:rPr>
          <w:sz w:val="24"/>
          <w:rPrChange w16du:dateUtc="2026-07-07T18:18:00Z" w:author="Author" w:date="2026-07-07T20:18:00Z" w:id="5955">
            <w:rPr>
              <w:rFonts w:ascii="Times New Roman"/>
              <w:color w:val="000000"/>
            </w:rPr>
          </w:rPrChange>
        </w:rPr>
        <w:t>aliqua,</w:t>
      </w:r>
      <w:r w:rsidR="00A96A35" w:rsidRPr="0027638C">
        <w:rPr>
          <w:spacing w:val="-11"/>
          <w:sz w:val="24"/>
          <w:rPrChange w16du:dateUtc="2026-07-07T18:18:00Z" w:author="Author" w:date="2026-07-07T20:18:00Z" w:id="5956">
            <w:rPr>
              <w:rFonts w:ascii="Times New Roman"/>
              <w:color w:val="000000"/>
              <w:spacing w:val="-7"/>
            </w:rPr>
          </w:rPrChange>
        </w:rPr>
        <w:t xml:space="preserve"> </w:t>
      </w:r>
      <w:r w:rsidR="00A96A35" w:rsidRPr="0027638C">
        <w:rPr>
          <w:sz w:val="24"/>
          <w:rPrChange w16du:dateUtc="2026-07-07T18:18:00Z" w:author="Author" w:date="2026-07-07T20:18:00Z" w:id="5957">
            <w:rPr>
              <w:rFonts w:ascii="Times New Roman"/>
              <w:color w:val="000000"/>
            </w:rPr>
          </w:rPrChange>
        </w:rPr>
        <w:t>lorem,</w:t>
      </w:r>
      <w:r w:rsidR="00A96A35" w:rsidRPr="0027638C">
        <w:rPr>
          <w:spacing w:val="-11"/>
          <w:sz w:val="24"/>
          <w:rPrChange w16du:dateUtc="2026-07-07T18:18:00Z" w:author="Author" w:date="2026-07-07T20:18:00Z" w:id="5958">
            <w:rPr>
              <w:rFonts w:ascii="Times New Roman"/>
              <w:color w:val="000000"/>
              <w:spacing w:val="-7"/>
            </w:rPr>
          </w:rPrChange>
        </w:rPr>
        <w:t xml:space="preserve"> </w:t>
      </w:r>
      <w:r w:rsidR="00A96A35" w:rsidRPr="0027638C">
        <w:rPr>
          <w:sz w:val="24"/>
          <w:rPrChange w16du:dateUtc="2026-07-07T18:18:00Z" w:author="Author" w:date="2026-07-07T20:18:00Z" w:id="5959">
            <w:rPr>
              <w:rFonts w:ascii="Times New Roman"/>
              <w:color w:val="000000"/>
            </w:rPr>
          </w:rPrChange>
        </w:rPr>
        <w:t>ipsum</w:t>
      </w:r>
      <w:ins w16du:dateUtc="2026-07-07T18:18:00Z" w:author="Author" w:date="2026-07-07T20:18:00Z" w:id="5960">
        <w:r w:rsidR="00A96A35" w:rsidRPr="0027638C">
          <w:rPr>
            <w:spacing w:val="-11"/>
            <w:sz w:val="24"/>
            <w:szCs w:val="24"/>
          </w:rPr>
          <w:t>,</w:t>
        </w:r>
      </w:ins>
      <w:r w:rsidR="00A96A35" w:rsidRPr="0027638C">
        <w:rPr>
          <w:spacing w:val="-11"/>
          <w:sz w:val="24"/>
          <w:rPrChange w16du:dateUtc="2026-07-07T18:18:00Z" w:author="Author" w:date="2026-07-07T20:18:00Z" w:id="5961">
            <w:rPr>
              <w:rFonts w:ascii="Times New Roman"/>
              <w:color w:val="000000"/>
              <w:spacing w:val="-7"/>
            </w:rPr>
          </w:rPrChange>
        </w:rPr>
        <w:t xml:space="preserve"> </w:t>
      </w:r>
      <w:r w:rsidR="00A96A35" w:rsidRPr="0027638C">
        <w:rPr>
          <w:sz w:val="24"/>
          <w:rPrChange w16du:dateUtc="2026-07-07T18:18:00Z" w:author="Author" w:date="2026-07-07T20:18:00Z" w:id="5962">
            <w:rPr>
              <w:rFonts w:ascii="Times New Roman"/>
              <w:color w:val="000000"/>
            </w:rPr>
          </w:rPrChange>
        </w:rPr>
        <w:t>dolor</w:t>
      </w:r>
      <w:r w:rsidR="00A96A35" w:rsidRPr="0027638C">
        <w:rPr>
          <w:spacing w:val="-11"/>
          <w:sz w:val="24"/>
          <w:rPrChange w16du:dateUtc="2026-07-07T18:18:00Z" w:author="Author" w:date="2026-07-07T20:18:00Z" w:id="5963">
            <w:rPr>
              <w:rFonts w:ascii="Times New Roman"/>
              <w:color w:val="000000"/>
              <w:spacing w:val="-7"/>
            </w:rPr>
          </w:rPrChange>
        </w:rPr>
        <w:t xml:space="preserve"> </w:t>
      </w:r>
      <w:r w:rsidR="00A96A35" w:rsidRPr="0027638C">
        <w:rPr>
          <w:sz w:val="24"/>
          <w:rPrChange w16du:dateUtc="2026-07-07T18:18:00Z" w:author="Author" w:date="2026-07-07T20:18:00Z" w:id="5964">
            <w:rPr>
              <w:rFonts w:ascii="Times New Roman"/>
              <w:color w:val="000000"/>
            </w:rPr>
          </w:rPrChange>
        </w:rPr>
        <w:t>sit</w:t>
      </w:r>
      <w:r w:rsidR="00A96A35" w:rsidRPr="0027638C">
        <w:rPr>
          <w:spacing w:val="-11"/>
          <w:sz w:val="24"/>
          <w:rPrChange w16du:dateUtc="2026-07-07T18:18:00Z" w:author="Author" w:date="2026-07-07T20:18:00Z" w:id="5965">
            <w:rPr>
              <w:rFonts w:ascii="Times New Roman"/>
              <w:color w:val="000000"/>
              <w:spacing w:val="-7"/>
            </w:rPr>
          </w:rPrChange>
        </w:rPr>
        <w:t xml:space="preserve"> </w:t>
      </w:r>
      <w:r w:rsidR="00A96A35" w:rsidRPr="0027638C">
        <w:rPr>
          <w:sz w:val="24"/>
          <w:rPrChange w16du:dateUtc="2026-07-07T18:18:00Z" w:author="Author" w:date="2026-07-07T20:18:00Z" w:id="5966">
            <w:rPr>
              <w:rFonts w:ascii="Times New Roman"/>
              <w:color w:val="000000"/>
            </w:rPr>
          </w:rPrChange>
        </w:rPr>
        <w:t>amet</w:t>
      </w:r>
      <w:r w:rsidR="00A96A35" w:rsidRPr="0027638C">
        <w:rPr>
          <w:spacing w:val="-11"/>
          <w:sz w:val="24"/>
          <w:rPrChange w16du:dateUtc="2026-07-07T18:18:00Z" w:author="Author" w:date="2026-07-07T20:18:00Z" w:id="5967">
            <w:rPr>
              <w:rFonts w:ascii="Times New Roman"/>
              <w:color w:val="000000"/>
              <w:spacing w:val="-7"/>
            </w:rPr>
          </w:rPrChange>
        </w:rPr>
        <w:t xml:space="preserve"> </w:t>
      </w:r>
      <w:r w:rsidR="00A96A35" w:rsidRPr="0027638C">
        <w:rPr>
          <w:sz w:val="24"/>
          <w:rPrChange w16du:dateUtc="2026-07-07T18:18:00Z" w:author="Author" w:date="2026-07-07T20:18:00Z" w:id="5968">
            <w:rPr>
              <w:rFonts w:ascii="Times New Roman"/>
              <w:color w:val="000000"/>
            </w:rPr>
          </w:rPrChange>
        </w:rPr>
        <w:t>consectetur</w:t>
      </w:r>
      <w:r w:rsidR="00A96A35" w:rsidRPr="0027638C">
        <w:rPr>
          <w:spacing w:val="-11"/>
          <w:sz w:val="24"/>
          <w:rPrChange w16du:dateUtc="2026-07-07T18:18:00Z" w:author="Author" w:date="2026-07-07T20:18:00Z" w:id="5969">
            <w:rPr>
              <w:rFonts w:ascii="Times New Roman"/>
              <w:color w:val="000000"/>
              <w:spacing w:val="-7"/>
            </w:rPr>
          </w:rPrChange>
        </w:rPr>
        <w:t xml:space="preserve"> </w:t>
      </w:r>
      <w:r w:rsidR="00A96A35" w:rsidRPr="0027638C">
        <w:rPr>
          <w:sz w:val="24"/>
          <w:rPrChange w16du:dateUtc="2026-07-07T18:18:00Z" w:author="Author" w:date="2026-07-07T20:18:00Z" w:id="5970">
            <w:rPr>
              <w:rFonts w:ascii="Times New Roman"/>
              <w:color w:val="000000"/>
            </w:rPr>
          </w:rPrChange>
        </w:rPr>
        <w:t>adipiscing</w:t>
      </w:r>
      <w:r w:rsidR="00A96A35" w:rsidRPr="0027638C">
        <w:rPr>
          <w:spacing w:val="-11"/>
          <w:sz w:val="24"/>
          <w:rPrChange w16du:dateUtc="2026-07-07T18:18:00Z" w:author="Author" w:date="2026-07-07T20:18:00Z" w:id="5971">
            <w:rPr>
              <w:rFonts w:ascii="Times New Roman"/>
              <w:color w:val="000000"/>
              <w:spacing w:val="-7"/>
            </w:rPr>
          </w:rPrChange>
        </w:rPr>
        <w:t xml:space="preserve"> </w:t>
      </w:r>
      <w:r w:rsidR="00A96A35" w:rsidRPr="0027638C">
        <w:rPr>
          <w:sz w:val="24"/>
          <w:rPrChange w16du:dateUtc="2026-07-07T18:18:00Z" w:author="Author" w:date="2026-07-07T20:18:00Z" w:id="5972">
            <w:rPr>
              <w:rFonts w:ascii="Times New Roman"/>
              <w:color w:val="000000"/>
            </w:rPr>
          </w:rPrChange>
        </w:rPr>
        <w:t>Elit</w:t>
      </w:r>
      <w:r w:rsidR="00A96A35" w:rsidRPr="0027638C">
        <w:rPr>
          <w:spacing w:val="-11"/>
          <w:sz w:val="24"/>
          <w:rPrChange w16du:dateUtc="2026-07-07T18:18:00Z" w:author="Author" w:date="2026-07-07T20:18:00Z" w:id="5973">
            <w:rPr>
              <w:rFonts w:ascii="Times New Roman"/>
              <w:color w:val="000000"/>
              <w:spacing w:val="-7"/>
            </w:rPr>
          </w:rPrChange>
        </w:rPr>
        <w:t xml:space="preserve"> </w:t>
      </w:r>
      <w:r w:rsidR="00A96A35" w:rsidRPr="0027638C">
        <w:rPr>
          <w:sz w:val="24"/>
          <w:rPrChange w16du:dateUtc="2026-07-07T18:18:00Z" w:author="Author" w:date="2026-07-07T20:18:00Z" w:id="5974">
            <w:rPr>
              <w:rFonts w:ascii="Times New Roman"/>
              <w:color w:val="000000"/>
            </w:rPr>
          </w:rPrChange>
        </w:rPr>
        <w:t>sed</w:t>
      </w:r>
      <w:r w:rsidR="00A96A35" w:rsidRPr="0027638C">
        <w:rPr>
          <w:spacing w:val="-11"/>
          <w:sz w:val="24"/>
          <w:rPrChange w16du:dateUtc="2026-07-07T18:18:00Z" w:author="Author" w:date="2026-07-07T20:18:00Z" w:id="5975">
            <w:rPr>
              <w:rFonts w:ascii="Times New Roman"/>
              <w:color w:val="000000"/>
              <w:spacing w:val="-7"/>
            </w:rPr>
          </w:rPrChange>
        </w:rPr>
        <w:t xml:space="preserve"> </w:t>
      </w:r>
      <w:r w:rsidR="00A96A35" w:rsidRPr="0027638C">
        <w:rPr>
          <w:sz w:val="24"/>
          <w:rPrChange w16du:dateUtc="2026-07-07T18:18:00Z" w:author="Author" w:date="2026-07-07T20:18:00Z" w:id="5976">
            <w:rPr>
              <w:rFonts w:ascii="Times New Roman" w:hAnsi="Times New Roman"/>
              <w:color w:val="000000"/>
            </w:rPr>
          </w:rPrChange>
        </w:rPr>
        <w:t>Do</w:t>
      </w:r>
      <w:del w16du:dateUtc="2026-07-07T18:18:00Z" w:author="Author" w:date="2026-07-07T20:18:00Z" w:id="5977">
        <w:r>
          <w:rPr>
            <w:color w:val="000000"/>
          </w:rPr>
          <w:cr/>
        </w:r>
      </w:del>
      <w:r w:rsidR="00A96A35" w:rsidRPr="0027638C">
        <w:rPr>
          <w:sz w:val="24"/>
          <w:rPrChange w16du:dateUtc="2026-07-07T18:18:00Z" w:author="Author" w:date="2026-07-07T20:18:00Z" w:id="5978">
            <w:rPr>
              <w:rFonts w:ascii="Times New Roman"/>
              <w:color w:val="000000"/>
              <w:spacing w:val="665"/>
            </w:rPr>
          </w:rPrChange>
        </w:rPr>
        <w:t xml:space="preserve"> </w:t>
      </w:r>
      <w:r w:rsidR="00A96A35" w:rsidRPr="0027638C">
        <w:rPr>
          <w:sz w:val="24"/>
          <w:rPrChange w16du:dateUtc="2026-07-07T18:18:00Z" w:author="Author" w:date="2026-07-07T20:18:00Z" w:id="5979">
            <w:rPr>
              <w:rFonts w:ascii="Times New Roman"/>
              <w:color w:val="000000"/>
            </w:rPr>
          </w:rPrChange>
        </w:rPr>
        <w:t>Eiusmod</w:t>
      </w:r>
      <w:r w:rsidR="00A96A35" w:rsidRPr="0027638C">
        <w:rPr>
          <w:spacing w:val="-16"/>
          <w:sz w:val="24"/>
          <w:rPrChange w16du:dateUtc="2026-07-07T18:18:00Z" w:author="Author" w:date="2026-07-07T20:18:00Z" w:id="5980">
            <w:rPr>
              <w:rFonts w:ascii="Times New Roman"/>
              <w:color w:val="000000"/>
              <w:spacing w:val="-13"/>
            </w:rPr>
          </w:rPrChange>
        </w:rPr>
        <w:t xml:space="preserve"> </w:t>
      </w:r>
      <w:r w:rsidR="00A96A35" w:rsidRPr="0027638C">
        <w:rPr>
          <w:sz w:val="24"/>
          <w:rPrChange w16du:dateUtc="2026-07-07T18:18:00Z" w:author="Author" w:date="2026-07-07T20:18:00Z" w:id="5981">
            <w:rPr>
              <w:rFonts w:ascii="Times New Roman"/>
              <w:color w:val="000000"/>
            </w:rPr>
          </w:rPrChange>
        </w:rPr>
        <w:t>tempor</w:t>
      </w:r>
      <w:r w:rsidR="00A96A35" w:rsidRPr="0027638C">
        <w:rPr>
          <w:spacing w:val="-14"/>
          <w:sz w:val="24"/>
          <w:rPrChange w16du:dateUtc="2026-07-07T18:18:00Z" w:author="Author" w:date="2026-07-07T20:18:00Z" w:id="5982">
            <w:rPr>
              <w:rFonts w:ascii="Times New Roman"/>
              <w:color w:val="000000"/>
              <w:spacing w:val="-12"/>
            </w:rPr>
          </w:rPrChange>
        </w:rPr>
        <w:t xml:space="preserve"> </w:t>
      </w:r>
      <w:r w:rsidR="00A96A35" w:rsidRPr="0027638C">
        <w:rPr>
          <w:sz w:val="24"/>
          <w:rPrChange w16du:dateUtc="2026-07-07T18:18:00Z" w:author="Author" w:date="2026-07-07T20:18:00Z" w:id="5983">
            <w:rPr>
              <w:rFonts w:ascii="Times New Roman"/>
              <w:color w:val="000000"/>
            </w:rPr>
          </w:rPrChange>
        </w:rPr>
        <w:t>incididunt</w:t>
      </w:r>
      <w:r w:rsidR="00A96A35" w:rsidRPr="0027638C">
        <w:rPr>
          <w:spacing w:val="-14"/>
          <w:sz w:val="24"/>
          <w:rPrChange w16du:dateUtc="2026-07-07T18:18:00Z" w:author="Author" w:date="2026-07-07T20:18:00Z" w:id="5984">
            <w:rPr>
              <w:rFonts w:ascii="Times New Roman"/>
              <w:color w:val="000000"/>
              <w:spacing w:val="-12"/>
            </w:rPr>
          </w:rPrChange>
        </w:rPr>
        <w:t xml:space="preserve"> </w:t>
      </w:r>
      <w:r w:rsidR="00A96A35" w:rsidRPr="0027638C">
        <w:rPr>
          <w:sz w:val="24"/>
          <w:rPrChange w16du:dateUtc="2026-07-07T18:18:00Z" w:author="Author" w:date="2026-07-07T20:18:00Z" w:id="5985">
            <w:rPr>
              <w:rFonts w:ascii="Times New Roman"/>
              <w:color w:val="000000"/>
            </w:rPr>
          </w:rPrChange>
        </w:rPr>
        <w:t>ut</w:t>
      </w:r>
      <w:r w:rsidR="00A96A35" w:rsidRPr="0027638C">
        <w:rPr>
          <w:spacing w:val="-13"/>
          <w:sz w:val="24"/>
          <w:rPrChange w16du:dateUtc="2026-07-07T18:18:00Z" w:author="Author" w:date="2026-07-07T20:18:00Z" w:id="5986">
            <w:rPr>
              <w:rFonts w:ascii="Times New Roman"/>
              <w:color w:val="000000"/>
              <w:spacing w:val="-12"/>
            </w:rPr>
          </w:rPrChange>
        </w:rPr>
        <w:t xml:space="preserve"> </w:t>
      </w:r>
      <w:r w:rsidR="00A96A35" w:rsidRPr="0027638C">
        <w:rPr>
          <w:sz w:val="24"/>
          <w:rPrChange w16du:dateUtc="2026-07-07T18:18:00Z" w:author="Author" w:date="2026-07-07T20:18:00Z" w:id="5987">
            <w:rPr>
              <w:rFonts w:ascii="Times New Roman"/>
              <w:color w:val="000000"/>
            </w:rPr>
          </w:rPrChange>
        </w:rPr>
        <w:t>labore</w:t>
      </w:r>
      <w:r w:rsidR="00A96A35" w:rsidRPr="0027638C">
        <w:rPr>
          <w:spacing w:val="-14"/>
          <w:sz w:val="24"/>
          <w:rPrChange w16du:dateUtc="2026-07-07T18:18:00Z" w:author="Author" w:date="2026-07-07T20:18:00Z" w:id="5988">
            <w:rPr>
              <w:rFonts w:ascii="Times New Roman"/>
              <w:color w:val="000000"/>
              <w:spacing w:val="-12"/>
            </w:rPr>
          </w:rPrChange>
        </w:rPr>
        <w:t xml:space="preserve"> </w:t>
      </w:r>
      <w:r w:rsidR="00A96A35" w:rsidRPr="0027638C">
        <w:rPr>
          <w:sz w:val="24"/>
          <w:rPrChange w16du:dateUtc="2026-07-07T18:18:00Z" w:author="Author" w:date="2026-07-07T20:18:00Z" w:id="5989">
            <w:rPr>
              <w:rFonts w:ascii="Times New Roman"/>
              <w:color w:val="000000"/>
            </w:rPr>
          </w:rPrChange>
        </w:rPr>
        <w:t>et</w:t>
      </w:r>
      <w:r w:rsidR="00A96A35" w:rsidRPr="0027638C">
        <w:rPr>
          <w:spacing w:val="-14"/>
          <w:sz w:val="24"/>
          <w:rPrChange w16du:dateUtc="2026-07-07T18:18:00Z" w:author="Author" w:date="2026-07-07T20:18:00Z" w:id="5990">
            <w:rPr>
              <w:rFonts w:ascii="Times New Roman"/>
              <w:color w:val="000000"/>
              <w:spacing w:val="-14"/>
            </w:rPr>
          </w:rPrChange>
        </w:rPr>
        <w:t xml:space="preserve"> </w:t>
      </w:r>
      <w:r w:rsidR="00A96A35" w:rsidRPr="0027638C">
        <w:rPr>
          <w:sz w:val="24"/>
          <w:rPrChange w16du:dateUtc="2026-07-07T18:18:00Z" w:author="Author" w:date="2026-07-07T20:18:00Z" w:id="5991">
            <w:rPr>
              <w:rFonts w:ascii="Times New Roman" w:hAnsi="Times New Roman"/>
              <w:color w:val="000000"/>
            </w:rPr>
          </w:rPrChange>
        </w:rPr>
        <w:t>Dolore’magna</w:t>
      </w:r>
      <w:r w:rsidR="00A96A35" w:rsidRPr="0027638C">
        <w:rPr>
          <w:spacing w:val="-14"/>
          <w:sz w:val="24"/>
          <w:rPrChange w16du:dateUtc="2026-07-07T18:18:00Z" w:author="Author" w:date="2026-07-07T20:18:00Z" w:id="5992">
            <w:rPr>
              <w:rFonts w:ascii="Times New Roman"/>
              <w:color w:val="000000"/>
              <w:spacing w:val="-12"/>
            </w:rPr>
          </w:rPrChange>
        </w:rPr>
        <w:t xml:space="preserve"> </w:t>
      </w:r>
      <w:r w:rsidR="00A96A35" w:rsidRPr="0027638C">
        <w:rPr>
          <w:sz w:val="24"/>
          <w:rPrChange w16du:dateUtc="2026-07-07T18:18:00Z" w:author="Author" w:date="2026-07-07T20:18:00Z" w:id="5993">
            <w:rPr>
              <w:rFonts w:ascii="Times New Roman"/>
              <w:color w:val="000000"/>
            </w:rPr>
          </w:rPrChange>
        </w:rPr>
        <w:t>aliqua</w:t>
      </w:r>
      <w:r w:rsidR="00A96A35" w:rsidRPr="0027638C">
        <w:rPr>
          <w:spacing w:val="-13"/>
          <w:sz w:val="24"/>
          <w:rPrChange w16du:dateUtc="2026-07-07T18:18:00Z" w:author="Author" w:date="2026-07-07T20:18:00Z" w:id="5994">
            <w:rPr>
              <w:rFonts w:ascii="Times New Roman"/>
              <w:color w:val="000000"/>
              <w:spacing w:val="-12"/>
            </w:rPr>
          </w:rPrChange>
        </w:rPr>
        <w:t xml:space="preserve"> </w:t>
      </w:r>
      <w:r w:rsidR="00A96A35" w:rsidRPr="0027638C">
        <w:rPr>
          <w:sz w:val="24"/>
          <w:rPrChange w16du:dateUtc="2026-07-07T18:18:00Z" w:author="Author" w:date="2026-07-07T20:18:00Z" w:id="5995">
            <w:rPr>
              <w:rFonts w:ascii="Times New Roman"/>
              <w:color w:val="000000"/>
            </w:rPr>
          </w:rPrChange>
        </w:rPr>
        <w:t>lorem</w:t>
      </w:r>
      <w:r w:rsidR="00A96A35" w:rsidRPr="0027638C">
        <w:rPr>
          <w:spacing w:val="-14"/>
          <w:sz w:val="24"/>
          <w:rPrChange w16du:dateUtc="2026-07-07T18:18:00Z" w:author="Author" w:date="2026-07-07T20:18:00Z" w:id="5996">
            <w:rPr>
              <w:rFonts w:ascii="Times New Roman"/>
              <w:color w:val="000000"/>
              <w:spacing w:val="-12"/>
            </w:rPr>
          </w:rPrChange>
        </w:rPr>
        <w:t xml:space="preserve"> </w:t>
      </w:r>
      <w:r w:rsidR="00A96A35" w:rsidRPr="0027638C">
        <w:rPr>
          <w:sz w:val="24"/>
          <w:rPrChange w16du:dateUtc="2026-07-07T18:18:00Z" w:author="Author" w:date="2026-07-07T20:18:00Z" w:id="5997">
            <w:rPr>
              <w:rFonts w:ascii="Times New Roman" w:hAnsi="Times New Roman"/>
              <w:color w:val="000000"/>
            </w:rPr>
          </w:rPrChange>
        </w:rPr>
        <w:t>Ipsum’</w:t>
      </w:r>
      <w:r w:rsidR="00A96A35" w:rsidRPr="0027638C">
        <w:rPr>
          <w:spacing w:val="-14"/>
          <w:sz w:val="24"/>
          <w:rPrChange w16du:dateUtc="2026-07-07T18:18:00Z" w:author="Author" w:date="2026-07-07T20:18:00Z" w:id="5998">
            <w:rPr>
              <w:rFonts w:ascii="Times New Roman"/>
              <w:color w:val="000000"/>
              <w:spacing w:val="-12"/>
            </w:rPr>
          </w:rPrChange>
        </w:rPr>
        <w:t xml:space="preserve"> </w:t>
      </w:r>
      <w:r w:rsidR="00A96A35" w:rsidRPr="0027638C">
        <w:rPr>
          <w:sz w:val="24"/>
          <w:rPrChange w16du:dateUtc="2026-07-07T18:18:00Z" w:author="Author" w:date="2026-07-07T20:18:00Z" w:id="5999">
            <w:rPr>
              <w:rFonts w:ascii="Times New Roman"/>
              <w:color w:val="000000"/>
            </w:rPr>
          </w:rPrChange>
        </w:rPr>
        <w:t>dolor</w:t>
      </w:r>
      <w:r w:rsidR="00A96A35" w:rsidRPr="0027638C">
        <w:rPr>
          <w:spacing w:val="-14"/>
          <w:sz w:val="24"/>
          <w:rPrChange w16du:dateUtc="2026-07-07T18:18:00Z" w:author="Author" w:date="2026-07-07T20:18:00Z" w:id="6000">
            <w:rPr>
              <w:rFonts w:ascii="Times New Roman"/>
              <w:color w:val="000000"/>
              <w:spacing w:val="-12"/>
            </w:rPr>
          </w:rPrChange>
        </w:rPr>
        <w:t xml:space="preserve"> </w:t>
      </w:r>
      <w:r w:rsidR="00A96A35" w:rsidRPr="0027638C">
        <w:rPr>
          <w:sz w:val="24"/>
          <w:rPrChange w16du:dateUtc="2026-07-07T18:18:00Z" w:author="Author" w:date="2026-07-07T20:18:00Z" w:id="6001">
            <w:rPr>
              <w:rFonts w:ascii="Times New Roman" w:hAnsi="Times New Roman"/>
              <w:color w:val="000000"/>
              <w:spacing w:val="5"/>
            </w:rPr>
          </w:rPrChange>
        </w:rPr>
        <w:t>(“</w:t>
      </w:r>
      <w:r w:rsidR="00A96A35" w:rsidRPr="0027638C">
        <w:rPr>
          <w:b/>
          <w:sz w:val="24"/>
          <w:rPrChange w16du:dateUtc="2026-07-07T18:18:00Z" w:author="Author" w:date="2026-07-07T20:18:00Z" w:id="6002">
            <w:rPr>
              <w:rFonts w:ascii="Times New Roman" w:hAnsi="Times New Roman"/>
              <w:color w:val="000000"/>
              <w:spacing w:val="5"/>
            </w:rPr>
          </w:rPrChange>
        </w:rPr>
        <w:t>Sit</w:t>
      </w:r>
      <w:r w:rsidR="00A96A35" w:rsidRPr="0027638C">
        <w:rPr>
          <w:sz w:val="24"/>
          <w:rPrChange w16du:dateUtc="2026-07-07T18:18:00Z" w:author="Author" w:date="2026-07-07T20:18:00Z" w:id="6003">
            <w:rPr>
              <w:rFonts w:ascii="Times New Roman" w:hAnsi="Times New Roman"/>
              <w:color w:val="000000"/>
              <w:spacing w:val="5"/>
            </w:rPr>
          </w:rPrChange>
        </w:rPr>
        <w:t>”).</w:t>
      </w:r>
      <w:r w:rsidR="00A96A35" w:rsidRPr="0027638C">
        <w:rPr>
          <w:spacing w:val="-13"/>
          <w:sz w:val="24"/>
          <w:rPrChange w16du:dateUtc="2026-07-07T18:18:00Z" w:author="Author" w:date="2026-07-07T20:18:00Z" w:id="6004">
            <w:rPr>
              <w:rFonts w:ascii="Times New Roman"/>
              <w:color w:val="000000"/>
              <w:spacing w:val="-18"/>
            </w:rPr>
          </w:rPrChange>
        </w:rPr>
        <w:t xml:space="preserve"> </w:t>
      </w:r>
      <w:r w:rsidR="00A96A35" w:rsidRPr="0027638C">
        <w:rPr>
          <w:sz w:val="24"/>
          <w:rPrChange w16du:dateUtc="2026-07-07T18:18:00Z" w:author="Author" w:date="2026-07-07T20:18:00Z" w:id="6005">
            <w:rPr>
              <w:rFonts w:ascii="Times New Roman" w:hAnsi="Times New Roman"/>
              <w:color w:val="000000"/>
            </w:rPr>
          </w:rPrChange>
        </w:rPr>
        <w:t>Amet</w:t>
      </w:r>
      <w:del w16du:dateUtc="2026-07-07T18:18:00Z" w:author="Author" w:date="2026-07-07T20:18:00Z" w:id="6006">
        <w:r>
          <w:rPr>
            <w:color w:val="000000"/>
          </w:rPr>
          <w:cr/>
        </w:r>
      </w:del>
      <w:r w:rsidR="00A96A35" w:rsidRPr="0027638C">
        <w:rPr>
          <w:sz w:val="24"/>
          <w:rPrChange w16du:dateUtc="2026-07-07T18:18:00Z" w:author="Author" w:date="2026-07-07T20:18:00Z" w:id="6007">
            <w:rPr>
              <w:rFonts w:ascii="Times New Roman"/>
              <w:color w:val="000000"/>
              <w:spacing w:val="665"/>
            </w:rPr>
          </w:rPrChange>
        </w:rPr>
        <w:t xml:space="preserve"> </w:t>
      </w:r>
      <w:r w:rsidR="00A96A35" w:rsidRPr="0027638C">
        <w:rPr>
          <w:sz w:val="24"/>
          <w:rPrChange w16du:dateUtc="2026-07-07T18:18:00Z" w:author="Author" w:date="2026-07-07T20:18:00Z" w:id="6008">
            <w:rPr>
              <w:rFonts w:ascii="Times New Roman"/>
              <w:color w:val="000000"/>
            </w:rPr>
          </w:rPrChange>
        </w:rPr>
        <w:t>consectetur</w:t>
      </w:r>
      <w:r w:rsidR="00A96A35" w:rsidRPr="0027638C">
        <w:rPr>
          <w:spacing w:val="-2"/>
          <w:sz w:val="24"/>
          <w:rPrChange w16du:dateUtc="2026-07-07T18:18:00Z" w:author="Author" w:date="2026-07-07T20:18:00Z" w:id="6009">
            <w:rPr>
              <w:rFonts w:ascii="Times New Roman"/>
              <w:color w:val="000000"/>
              <w:spacing w:val="1"/>
            </w:rPr>
          </w:rPrChange>
        </w:rPr>
        <w:t xml:space="preserve"> </w:t>
      </w:r>
      <w:r w:rsidR="00A96A35" w:rsidRPr="0027638C">
        <w:rPr>
          <w:sz w:val="24"/>
          <w:rPrChange w16du:dateUtc="2026-07-07T18:18:00Z" w:author="Author" w:date="2026-07-07T20:18:00Z" w:id="6010">
            <w:rPr>
              <w:rFonts w:ascii="Times New Roman"/>
              <w:color w:val="000000"/>
            </w:rPr>
          </w:rPrChange>
        </w:rPr>
        <w:t>adipiscing</w:t>
      </w:r>
      <w:r w:rsidR="00A96A35" w:rsidRPr="0027638C">
        <w:rPr>
          <w:spacing w:val="-3"/>
          <w:sz w:val="24"/>
          <w:rPrChange w16du:dateUtc="2026-07-07T18:18:00Z" w:author="Author" w:date="2026-07-07T20:18:00Z" w:id="6011">
            <w:rPr>
              <w:rFonts w:ascii="Times New Roman"/>
              <w:color w:val="000000"/>
              <w:spacing w:val="1"/>
            </w:rPr>
          </w:rPrChange>
        </w:rPr>
        <w:t xml:space="preserve"> </w:t>
      </w:r>
      <w:r w:rsidR="00A96A35" w:rsidRPr="0027638C">
        <w:rPr>
          <w:sz w:val="24"/>
          <w:rPrChange w16du:dateUtc="2026-07-07T18:18:00Z" w:author="Author" w:date="2026-07-07T20:18:00Z" w:id="6012">
            <w:rPr>
              <w:rFonts w:ascii="Times New Roman"/>
              <w:color w:val="000000"/>
            </w:rPr>
          </w:rPrChange>
        </w:rPr>
        <w:t>Elit</w:t>
      </w:r>
      <w:r w:rsidR="00A96A35" w:rsidRPr="0027638C">
        <w:rPr>
          <w:spacing w:val="-2"/>
          <w:sz w:val="24"/>
          <w:rPrChange w16du:dateUtc="2026-07-07T18:18:00Z" w:author="Author" w:date="2026-07-07T20:18:00Z" w:id="6013">
            <w:rPr>
              <w:rFonts w:ascii="Times New Roman"/>
              <w:color w:val="000000"/>
              <w:spacing w:val="1"/>
            </w:rPr>
          </w:rPrChange>
        </w:rPr>
        <w:t xml:space="preserve"> </w:t>
      </w:r>
      <w:r w:rsidR="00A96A35" w:rsidRPr="0027638C">
        <w:rPr>
          <w:sz w:val="24"/>
          <w:rPrChange w16du:dateUtc="2026-07-07T18:18:00Z" w:author="Author" w:date="2026-07-07T20:18:00Z" w:id="6014">
            <w:rPr>
              <w:rFonts w:ascii="Times New Roman"/>
              <w:color w:val="000000"/>
            </w:rPr>
          </w:rPrChange>
        </w:rPr>
        <w:t>sed</w:t>
      </w:r>
      <w:r w:rsidR="00A96A35" w:rsidRPr="0027638C">
        <w:rPr>
          <w:spacing w:val="-3"/>
          <w:sz w:val="24"/>
          <w:rPrChange w16du:dateUtc="2026-07-07T18:18:00Z" w:author="Author" w:date="2026-07-07T20:18:00Z" w:id="6015">
            <w:rPr>
              <w:rFonts w:ascii="Times New Roman"/>
              <w:color w:val="000000"/>
              <w:spacing w:val="1"/>
            </w:rPr>
          </w:rPrChange>
        </w:rPr>
        <w:t xml:space="preserve"> </w:t>
      </w:r>
      <w:r w:rsidR="00A96A35" w:rsidRPr="0027638C">
        <w:rPr>
          <w:sz w:val="24"/>
          <w:rPrChange w16du:dateUtc="2026-07-07T18:18:00Z" w:author="Author" w:date="2026-07-07T20:18:00Z" w:id="6016">
            <w:rPr>
              <w:rFonts w:ascii="Times New Roman"/>
              <w:color w:val="000000"/>
            </w:rPr>
          </w:rPrChange>
        </w:rPr>
        <w:t>do</w:t>
      </w:r>
      <w:r w:rsidR="00A96A35" w:rsidRPr="0027638C">
        <w:rPr>
          <w:spacing w:val="-2"/>
          <w:sz w:val="24"/>
          <w:rPrChange w16du:dateUtc="2026-07-07T18:18:00Z" w:author="Author" w:date="2026-07-07T20:18:00Z" w:id="6017">
            <w:rPr>
              <w:rFonts w:ascii="Times New Roman"/>
              <w:color w:val="000000"/>
              <w:spacing w:val="1"/>
            </w:rPr>
          </w:rPrChange>
        </w:rPr>
        <w:t xml:space="preserve"> </w:t>
      </w:r>
      <w:r w:rsidR="00A96A35" w:rsidRPr="0027638C">
        <w:rPr>
          <w:sz w:val="24"/>
          <w:rPrChange w16du:dateUtc="2026-07-07T18:18:00Z" w:author="Author" w:date="2026-07-07T20:18:00Z" w:id="6018">
            <w:rPr>
              <w:rFonts w:ascii="Times New Roman" w:hAnsi="Times New Roman"/>
              <w:color w:val="000000"/>
            </w:rPr>
          </w:rPrChange>
        </w:rPr>
        <w:t>Eiusmod’tempor</w:t>
      </w:r>
      <w:r w:rsidR="00A96A35" w:rsidRPr="0027638C">
        <w:rPr>
          <w:spacing w:val="-2"/>
          <w:sz w:val="24"/>
          <w:rPrChange w16du:dateUtc="2026-07-07T18:18:00Z" w:author="Author" w:date="2026-07-07T20:18:00Z" w:id="6019">
            <w:rPr>
              <w:rFonts w:ascii="Times New Roman"/>
              <w:color w:val="000000"/>
              <w:spacing w:val="1"/>
            </w:rPr>
          </w:rPrChange>
        </w:rPr>
        <w:t xml:space="preserve"> </w:t>
      </w:r>
      <w:r w:rsidR="00A96A35" w:rsidRPr="0027638C">
        <w:rPr>
          <w:sz w:val="24"/>
          <w:rPrChange w16du:dateUtc="2026-07-07T18:18:00Z" w:author="Author" w:date="2026-07-07T20:18:00Z" w:id="6020">
            <w:rPr>
              <w:rFonts w:ascii="Times New Roman"/>
              <w:color w:val="000000"/>
            </w:rPr>
          </w:rPrChange>
        </w:rPr>
        <w:t>incididunt</w:t>
      </w:r>
      <w:r w:rsidR="00A96A35" w:rsidRPr="0027638C">
        <w:rPr>
          <w:spacing w:val="-3"/>
          <w:sz w:val="24"/>
          <w:rPrChange w16du:dateUtc="2026-07-07T18:18:00Z" w:author="Author" w:date="2026-07-07T20:18:00Z" w:id="6021">
            <w:rPr>
              <w:rFonts w:ascii="Times New Roman"/>
              <w:color w:val="000000"/>
              <w:spacing w:val="1"/>
            </w:rPr>
          </w:rPrChange>
        </w:rPr>
        <w:t xml:space="preserve"> </w:t>
      </w:r>
      <w:r w:rsidR="00A96A35" w:rsidRPr="0027638C">
        <w:rPr>
          <w:sz w:val="24"/>
          <w:rPrChange w16du:dateUtc="2026-07-07T18:18:00Z" w:author="Author" w:date="2026-07-07T20:18:00Z" w:id="6022">
            <w:rPr>
              <w:rFonts w:ascii="Times New Roman"/>
              <w:color w:val="000000"/>
            </w:rPr>
          </w:rPrChange>
        </w:rPr>
        <w:t>ut</w:t>
      </w:r>
      <w:r w:rsidR="00A96A35" w:rsidRPr="0027638C">
        <w:rPr>
          <w:spacing w:val="-2"/>
          <w:sz w:val="24"/>
          <w:rPrChange w16du:dateUtc="2026-07-07T18:18:00Z" w:author="Author" w:date="2026-07-07T20:18:00Z" w:id="6023">
            <w:rPr>
              <w:rFonts w:ascii="Times New Roman"/>
              <w:color w:val="000000"/>
              <w:spacing w:val="1"/>
            </w:rPr>
          </w:rPrChange>
        </w:rPr>
        <w:t xml:space="preserve"> </w:t>
      </w:r>
      <w:r w:rsidR="00A96A35" w:rsidRPr="0027638C">
        <w:rPr>
          <w:sz w:val="24"/>
          <w:rPrChange w16du:dateUtc="2026-07-07T18:18:00Z" w:author="Author" w:date="2026-07-07T20:18:00Z" w:id="6024">
            <w:rPr>
              <w:rFonts w:ascii="Times New Roman" w:hAnsi="Times New Roman"/>
              <w:color w:val="000000"/>
            </w:rPr>
          </w:rPrChange>
        </w:rPr>
        <w:t>Labore’</w:t>
      </w:r>
      <w:r w:rsidR="00A96A35" w:rsidRPr="0027638C">
        <w:rPr>
          <w:spacing w:val="-3"/>
          <w:sz w:val="24"/>
          <w:rPrChange w16du:dateUtc="2026-07-07T18:18:00Z" w:author="Author" w:date="2026-07-07T20:18:00Z" w:id="6025">
            <w:rPr>
              <w:rFonts w:ascii="Times New Roman"/>
              <w:color w:val="000000"/>
              <w:spacing w:val="1"/>
            </w:rPr>
          </w:rPrChange>
        </w:rPr>
        <w:t xml:space="preserve"> </w:t>
      </w:r>
      <w:r w:rsidR="00A96A35" w:rsidRPr="0027638C">
        <w:rPr>
          <w:sz w:val="24"/>
          <w:rPrChange w16du:dateUtc="2026-07-07T18:18:00Z" w:author="Author" w:date="2026-07-07T20:18:00Z" w:id="6026">
            <w:rPr>
              <w:rFonts w:ascii="Times New Roman"/>
              <w:color w:val="000000"/>
            </w:rPr>
          </w:rPrChange>
        </w:rPr>
        <w:t>et</w:t>
      </w:r>
      <w:r w:rsidR="00A96A35" w:rsidRPr="0027638C">
        <w:rPr>
          <w:spacing w:val="-2"/>
          <w:sz w:val="24"/>
          <w:rPrChange w16du:dateUtc="2026-07-07T18:18:00Z" w:author="Author" w:date="2026-07-07T20:18:00Z" w:id="6027">
            <w:rPr>
              <w:rFonts w:ascii="Times New Roman"/>
              <w:color w:val="000000"/>
              <w:spacing w:val="1"/>
            </w:rPr>
          </w:rPrChange>
        </w:rPr>
        <w:t xml:space="preserve"> </w:t>
      </w:r>
      <w:r w:rsidR="00A96A35" w:rsidRPr="0027638C">
        <w:rPr>
          <w:sz w:val="24"/>
          <w:rPrChange w16du:dateUtc="2026-07-07T18:18:00Z" w:author="Author" w:date="2026-07-07T20:18:00Z" w:id="6028">
            <w:rPr>
              <w:rFonts w:ascii="Times New Roman"/>
              <w:color w:val="000000"/>
            </w:rPr>
          </w:rPrChange>
        </w:rPr>
        <w:t>dolore</w:t>
      </w:r>
      <w:r w:rsidR="00A96A35" w:rsidRPr="0027638C">
        <w:rPr>
          <w:spacing w:val="-3"/>
          <w:sz w:val="24"/>
          <w:rPrChange w16du:dateUtc="2026-07-07T18:18:00Z" w:author="Author" w:date="2026-07-07T20:18:00Z" w:id="6029">
            <w:rPr>
              <w:rFonts w:ascii="Times New Roman"/>
              <w:color w:val="000000"/>
              <w:spacing w:val="1"/>
            </w:rPr>
          </w:rPrChange>
        </w:rPr>
        <w:t xml:space="preserve"> </w:t>
      </w:r>
      <w:r w:rsidR="00A96A35" w:rsidRPr="0027638C">
        <w:rPr>
          <w:sz w:val="24"/>
          <w:rPrChange w16du:dateUtc="2026-07-07T18:18:00Z" w:author="Author" w:date="2026-07-07T20:18:00Z" w:id="6030">
            <w:rPr>
              <w:rFonts w:ascii="Times New Roman"/>
              <w:color w:val="000000"/>
            </w:rPr>
          </w:rPrChange>
        </w:rPr>
        <w:t>magna,</w:t>
      </w:r>
      <w:r w:rsidR="00A96A35" w:rsidRPr="0027638C">
        <w:rPr>
          <w:spacing w:val="-2"/>
          <w:sz w:val="24"/>
          <w:rPrChange w16du:dateUtc="2026-07-07T18:18:00Z" w:author="Author" w:date="2026-07-07T20:18:00Z" w:id="6031">
            <w:rPr>
              <w:rFonts w:ascii="Times New Roman"/>
              <w:color w:val="000000"/>
              <w:spacing w:val="1"/>
            </w:rPr>
          </w:rPrChange>
        </w:rPr>
        <w:t xml:space="preserve"> </w:t>
      </w:r>
      <w:r w:rsidR="00A96A35" w:rsidRPr="0027638C">
        <w:rPr>
          <w:sz w:val="24"/>
          <w:rPrChange w16du:dateUtc="2026-07-07T18:18:00Z" w:author="Author" w:date="2026-07-07T20:18:00Z" w:id="6032">
            <w:rPr>
              <w:rFonts w:ascii="Times New Roman"/>
              <w:color w:val="000000"/>
            </w:rPr>
          </w:rPrChange>
        </w:rPr>
        <w:t>aliqua</w:t>
      </w:r>
      <w:r w:rsidR="00A96A35" w:rsidRPr="0027638C">
        <w:rPr>
          <w:spacing w:val="-3"/>
          <w:sz w:val="24"/>
          <w:rPrChange w16du:dateUtc="2026-07-07T18:18:00Z" w:author="Author" w:date="2026-07-07T20:18:00Z" w:id="6033">
            <w:rPr>
              <w:rFonts w:ascii="Times New Roman"/>
              <w:color w:val="000000"/>
              <w:spacing w:val="1"/>
            </w:rPr>
          </w:rPrChange>
        </w:rPr>
        <w:t xml:space="preserve"> </w:t>
      </w:r>
      <w:r w:rsidR="00A96A35" w:rsidRPr="0027638C">
        <w:rPr>
          <w:sz w:val="24"/>
          <w:rPrChange w16du:dateUtc="2026-07-07T18:18:00Z" w:author="Author" w:date="2026-07-07T20:18:00Z" w:id="6034">
            <w:rPr>
              <w:rFonts w:ascii="Times New Roman"/>
              <w:color w:val="000000"/>
            </w:rPr>
          </w:rPrChange>
        </w:rPr>
        <w:t>lorem,</w:t>
      </w:r>
      <w:r w:rsidR="00A96A35" w:rsidRPr="0027638C">
        <w:rPr>
          <w:spacing w:val="-2"/>
          <w:sz w:val="24"/>
          <w:rPrChange w16du:dateUtc="2026-07-07T18:18:00Z" w:author="Author" w:date="2026-07-07T20:18:00Z" w:id="6035">
            <w:rPr>
              <w:rFonts w:ascii="Times New Roman"/>
              <w:color w:val="000000"/>
              <w:spacing w:val="1"/>
            </w:rPr>
          </w:rPrChange>
        </w:rPr>
        <w:t xml:space="preserve"> </w:t>
      </w:r>
      <w:r w:rsidR="00A96A35" w:rsidRPr="0027638C">
        <w:rPr>
          <w:sz w:val="24"/>
          <w:rPrChange w16du:dateUtc="2026-07-07T18:18:00Z" w:author="Author" w:date="2026-07-07T20:18:00Z" w:id="6036">
            <w:rPr>
              <w:rFonts w:ascii="Times New Roman" w:hAnsi="Times New Roman"/>
              <w:color w:val="000000"/>
            </w:rPr>
          </w:rPrChange>
        </w:rPr>
        <w:t>ipsum,</w:t>
      </w:r>
      <w:del w16du:dateUtc="2026-07-07T18:18:00Z" w:author="Author" w:date="2026-07-07T20:18:00Z" w:id="6037">
        <w:r>
          <w:rPr>
            <w:color w:val="000000"/>
          </w:rPr>
          <w:cr/>
        </w:r>
      </w:del>
      <w:r w:rsidR="00A96A35" w:rsidRPr="0027638C">
        <w:rPr>
          <w:sz w:val="24"/>
          <w:rPrChange w16du:dateUtc="2026-07-07T18:18:00Z" w:author="Author" w:date="2026-07-07T20:18:00Z" w:id="6038">
            <w:rPr>
              <w:rFonts w:ascii="Times New Roman"/>
              <w:color w:val="000000"/>
              <w:spacing w:val="665"/>
            </w:rPr>
          </w:rPrChange>
        </w:rPr>
        <w:t xml:space="preserve"> </w:t>
      </w:r>
      <w:r w:rsidR="00A96A35" w:rsidRPr="0027638C">
        <w:rPr>
          <w:sz w:val="24"/>
          <w:rPrChange w16du:dateUtc="2026-07-07T18:18:00Z" w:author="Author" w:date="2026-07-07T20:18:00Z" w:id="6039">
            <w:rPr>
              <w:rFonts w:ascii="Times New Roman"/>
              <w:color w:val="000000"/>
            </w:rPr>
          </w:rPrChange>
        </w:rPr>
        <w:t>dolor</w:t>
      </w:r>
      <w:ins w16du:dateUtc="2026-07-07T18:18:00Z" w:author="Author" w:date="2026-07-07T20:18:00Z" w:id="6040">
        <w:r w:rsidR="00A96A35" w:rsidRPr="0027638C">
          <w:rPr>
            <w:sz w:val="24"/>
            <w:szCs w:val="24"/>
          </w:rPr>
          <w:t>,</w:t>
        </w:r>
      </w:ins>
      <w:r w:rsidR="00A96A35" w:rsidRPr="0027638C">
        <w:rPr>
          <w:sz w:val="24"/>
          <w:rPrChange w16du:dateUtc="2026-07-07T18:18:00Z" w:author="Author" w:date="2026-07-07T20:18:00Z" w:id="6041">
            <w:rPr>
              <w:rFonts w:ascii="Times New Roman"/>
              <w:color w:val="000000"/>
              <w:spacing w:val="39"/>
            </w:rPr>
          </w:rPrChange>
        </w:rPr>
        <w:t xml:space="preserve"> </w:t>
      </w:r>
      <w:r w:rsidR="00A96A35" w:rsidRPr="0027638C">
        <w:rPr>
          <w:sz w:val="24"/>
          <w:rPrChange w16du:dateUtc="2026-07-07T18:18:00Z" w:author="Author" w:date="2026-07-07T20:18:00Z" w:id="6042">
            <w:rPr>
              <w:rFonts w:ascii="Times New Roman"/>
              <w:color w:val="000000"/>
            </w:rPr>
          </w:rPrChange>
        </w:rPr>
        <w:t>sit</w:t>
      </w:r>
      <w:r w:rsidR="00A96A35" w:rsidRPr="0027638C">
        <w:rPr>
          <w:sz w:val="24"/>
          <w:rPrChange w16du:dateUtc="2026-07-07T18:18:00Z" w:author="Author" w:date="2026-07-07T20:18:00Z" w:id="6043">
            <w:rPr>
              <w:rFonts w:ascii="Times New Roman"/>
              <w:color w:val="000000"/>
              <w:spacing w:val="39"/>
            </w:rPr>
          </w:rPrChange>
        </w:rPr>
        <w:t xml:space="preserve"> </w:t>
      </w:r>
      <w:r w:rsidR="00A96A35" w:rsidRPr="0027638C">
        <w:rPr>
          <w:sz w:val="24"/>
          <w:rPrChange w16du:dateUtc="2026-07-07T18:18:00Z" w:author="Author" w:date="2026-07-07T20:18:00Z" w:id="6044">
            <w:rPr>
              <w:rFonts w:ascii="Times New Roman"/>
              <w:color w:val="000000"/>
            </w:rPr>
          </w:rPrChange>
        </w:rPr>
        <w:t>amet</w:t>
      </w:r>
      <w:r w:rsidR="00A96A35" w:rsidRPr="0027638C">
        <w:rPr>
          <w:sz w:val="24"/>
          <w:rPrChange w16du:dateUtc="2026-07-07T18:18:00Z" w:author="Author" w:date="2026-07-07T20:18:00Z" w:id="6045">
            <w:rPr>
              <w:rFonts w:ascii="Times New Roman"/>
              <w:color w:val="000000"/>
              <w:spacing w:val="39"/>
            </w:rPr>
          </w:rPrChange>
        </w:rPr>
        <w:t xml:space="preserve"> </w:t>
      </w:r>
      <w:r w:rsidR="00A96A35" w:rsidRPr="0027638C">
        <w:rPr>
          <w:sz w:val="24"/>
          <w:rPrChange w16du:dateUtc="2026-07-07T18:18:00Z" w:author="Author" w:date="2026-07-07T20:18:00Z" w:id="6046">
            <w:rPr>
              <w:rFonts w:ascii="Times New Roman"/>
              <w:color w:val="000000"/>
            </w:rPr>
          </w:rPrChange>
        </w:rPr>
        <w:t>consectetur</w:t>
      </w:r>
      <w:r w:rsidR="00A96A35" w:rsidRPr="0027638C">
        <w:rPr>
          <w:sz w:val="24"/>
          <w:rPrChange w16du:dateUtc="2026-07-07T18:18:00Z" w:author="Author" w:date="2026-07-07T20:18:00Z" w:id="6047">
            <w:rPr>
              <w:rFonts w:ascii="Times New Roman"/>
              <w:color w:val="000000"/>
              <w:spacing w:val="39"/>
            </w:rPr>
          </w:rPrChange>
        </w:rPr>
        <w:t xml:space="preserve"> </w:t>
      </w:r>
      <w:r w:rsidR="00A96A35" w:rsidRPr="0027638C">
        <w:rPr>
          <w:sz w:val="24"/>
          <w:rPrChange w16du:dateUtc="2026-07-07T18:18:00Z" w:author="Author" w:date="2026-07-07T20:18:00Z" w:id="6048">
            <w:rPr>
              <w:rFonts w:ascii="Times New Roman"/>
              <w:color w:val="000000"/>
            </w:rPr>
          </w:rPrChange>
        </w:rPr>
        <w:t>adipiscing</w:t>
      </w:r>
      <w:r w:rsidR="00A96A35" w:rsidRPr="0027638C">
        <w:rPr>
          <w:sz w:val="24"/>
          <w:rPrChange w16du:dateUtc="2026-07-07T18:18:00Z" w:author="Author" w:date="2026-07-07T20:18:00Z" w:id="6049">
            <w:rPr>
              <w:rFonts w:ascii="Times New Roman"/>
              <w:color w:val="000000"/>
              <w:spacing w:val="39"/>
            </w:rPr>
          </w:rPrChange>
        </w:rPr>
        <w:t xml:space="preserve"> </w:t>
      </w:r>
      <w:r w:rsidR="00A96A35" w:rsidRPr="0027638C">
        <w:rPr>
          <w:sz w:val="24"/>
          <w:rPrChange w16du:dateUtc="2026-07-07T18:18:00Z" w:author="Author" w:date="2026-07-07T20:18:00Z" w:id="6050">
            <w:rPr>
              <w:rFonts w:ascii="Times New Roman"/>
              <w:color w:val="000000"/>
            </w:rPr>
          </w:rPrChange>
        </w:rPr>
        <w:t>Elit,</w:t>
      </w:r>
      <w:r w:rsidR="00A96A35" w:rsidRPr="0027638C">
        <w:rPr>
          <w:sz w:val="24"/>
          <w:rPrChange w16du:dateUtc="2026-07-07T18:18:00Z" w:author="Author" w:date="2026-07-07T20:18:00Z" w:id="6051">
            <w:rPr>
              <w:rFonts w:ascii="Times New Roman"/>
              <w:color w:val="000000"/>
              <w:spacing w:val="39"/>
            </w:rPr>
          </w:rPrChange>
        </w:rPr>
        <w:t xml:space="preserve"> </w:t>
      </w:r>
      <w:r w:rsidR="00A96A35" w:rsidRPr="0027638C">
        <w:rPr>
          <w:sz w:val="24"/>
          <w:rPrChange w16du:dateUtc="2026-07-07T18:18:00Z" w:author="Author" w:date="2026-07-07T20:18:00Z" w:id="6052">
            <w:rPr>
              <w:rFonts w:ascii="Times New Roman"/>
              <w:color w:val="000000"/>
            </w:rPr>
          </w:rPrChange>
        </w:rPr>
        <w:t>sed</w:t>
      </w:r>
      <w:r w:rsidR="00A96A35" w:rsidRPr="0027638C">
        <w:rPr>
          <w:sz w:val="24"/>
          <w:rPrChange w16du:dateUtc="2026-07-07T18:18:00Z" w:author="Author" w:date="2026-07-07T20:18:00Z" w:id="6053">
            <w:rPr>
              <w:rFonts w:ascii="Times New Roman"/>
              <w:color w:val="000000"/>
              <w:spacing w:val="39"/>
            </w:rPr>
          </w:rPrChange>
        </w:rPr>
        <w:t xml:space="preserve"> </w:t>
      </w:r>
      <w:r w:rsidR="00A96A35" w:rsidRPr="0027638C">
        <w:rPr>
          <w:sz w:val="24"/>
          <w:rPrChange w16du:dateUtc="2026-07-07T18:18:00Z" w:author="Author" w:date="2026-07-07T20:18:00Z" w:id="6054">
            <w:rPr>
              <w:rFonts w:ascii="Times New Roman"/>
              <w:color w:val="000000"/>
            </w:rPr>
          </w:rPrChange>
        </w:rPr>
        <w:t>do</w:t>
      </w:r>
      <w:r w:rsidR="00A96A35" w:rsidRPr="0027638C">
        <w:rPr>
          <w:sz w:val="24"/>
          <w:rPrChange w16du:dateUtc="2026-07-07T18:18:00Z" w:author="Author" w:date="2026-07-07T20:18:00Z" w:id="6055">
            <w:rPr>
              <w:rFonts w:ascii="Times New Roman"/>
              <w:color w:val="000000"/>
              <w:spacing w:val="39"/>
            </w:rPr>
          </w:rPrChange>
        </w:rPr>
        <w:t xml:space="preserve"> </w:t>
      </w:r>
      <w:r w:rsidR="00A96A35" w:rsidRPr="0027638C">
        <w:rPr>
          <w:sz w:val="24"/>
          <w:rPrChange w16du:dateUtc="2026-07-07T18:18:00Z" w:author="Author" w:date="2026-07-07T20:18:00Z" w:id="6056">
            <w:rPr>
              <w:rFonts w:ascii="Times New Roman"/>
              <w:color w:val="000000"/>
            </w:rPr>
          </w:rPrChange>
        </w:rPr>
        <w:t>eiusmod</w:t>
      </w:r>
      <w:r w:rsidR="00A96A35" w:rsidRPr="0027638C">
        <w:rPr>
          <w:sz w:val="24"/>
          <w:rPrChange w16du:dateUtc="2026-07-07T18:18:00Z" w:author="Author" w:date="2026-07-07T20:18:00Z" w:id="6057">
            <w:rPr>
              <w:rFonts w:ascii="Times New Roman"/>
              <w:color w:val="000000"/>
              <w:spacing w:val="39"/>
            </w:rPr>
          </w:rPrChange>
        </w:rPr>
        <w:t xml:space="preserve"> </w:t>
      </w:r>
      <w:r w:rsidR="00A96A35" w:rsidRPr="0027638C">
        <w:rPr>
          <w:sz w:val="24"/>
          <w:rPrChange w16du:dateUtc="2026-07-07T18:18:00Z" w:author="Author" w:date="2026-07-07T20:18:00Z" w:id="6058">
            <w:rPr>
              <w:rFonts w:ascii="Times New Roman"/>
              <w:color w:val="000000"/>
            </w:rPr>
          </w:rPrChange>
        </w:rPr>
        <w:t>tempor</w:t>
      </w:r>
      <w:r w:rsidR="00A96A35" w:rsidRPr="0027638C">
        <w:rPr>
          <w:sz w:val="24"/>
          <w:rPrChange w16du:dateUtc="2026-07-07T18:18:00Z" w:author="Author" w:date="2026-07-07T20:18:00Z" w:id="6059">
            <w:rPr>
              <w:rFonts w:ascii="Times New Roman"/>
              <w:color w:val="000000"/>
              <w:spacing w:val="39"/>
            </w:rPr>
          </w:rPrChange>
        </w:rPr>
        <w:t xml:space="preserve"> </w:t>
      </w:r>
      <w:r w:rsidR="00A96A35" w:rsidRPr="0027638C">
        <w:rPr>
          <w:sz w:val="24"/>
          <w:rPrChange w16du:dateUtc="2026-07-07T18:18:00Z" w:author="Author" w:date="2026-07-07T20:18:00Z" w:id="6060">
            <w:rPr>
              <w:rFonts w:ascii="Times New Roman"/>
              <w:color w:val="000000"/>
            </w:rPr>
          </w:rPrChange>
        </w:rPr>
        <w:t>Incididunt</w:t>
      </w:r>
      <w:r w:rsidR="00A96A35" w:rsidRPr="0027638C">
        <w:rPr>
          <w:sz w:val="24"/>
          <w:rPrChange w16du:dateUtc="2026-07-07T18:18:00Z" w:author="Author" w:date="2026-07-07T20:18:00Z" w:id="6061">
            <w:rPr>
              <w:rFonts w:ascii="Times New Roman"/>
              <w:color w:val="000000"/>
              <w:spacing w:val="39"/>
            </w:rPr>
          </w:rPrChange>
        </w:rPr>
        <w:t xml:space="preserve"> </w:t>
      </w:r>
      <w:r w:rsidR="00A96A35" w:rsidRPr="0027638C">
        <w:rPr>
          <w:sz w:val="24"/>
          <w:rPrChange w16du:dateUtc="2026-07-07T18:18:00Z" w:author="Author" w:date="2026-07-07T20:18:00Z" w:id="6062">
            <w:rPr>
              <w:rFonts w:ascii="Times New Roman" w:hAnsi="Times New Roman"/>
              <w:color w:val="000000"/>
            </w:rPr>
          </w:rPrChange>
        </w:rPr>
        <w:t>ut</w:t>
      </w:r>
      <w:del w16du:dateUtc="2026-07-07T18:18:00Z" w:author="Author" w:date="2026-07-07T20:18:00Z" w:id="6063">
        <w:r>
          <w:rPr>
            <w:color w:val="000000"/>
          </w:rPr>
          <w:cr/>
        </w:r>
      </w:del>
      <w:r w:rsidR="00A96A35" w:rsidRPr="0027638C">
        <w:rPr>
          <w:sz w:val="24"/>
          <w:rPrChange w16du:dateUtc="2026-07-07T18:18:00Z" w:author="Author" w:date="2026-07-07T20:18:00Z" w:id="6064">
            <w:rPr>
              <w:rFonts w:ascii="Times New Roman"/>
              <w:color w:val="000000"/>
              <w:spacing w:val="665"/>
            </w:rPr>
          </w:rPrChange>
        </w:rPr>
        <w:t xml:space="preserve"> </w:t>
      </w:r>
      <w:r w:rsidR="00A96A35" w:rsidRPr="0027638C">
        <w:rPr>
          <w:sz w:val="24"/>
          <w:rPrChange w16du:dateUtc="2026-07-07T18:18:00Z" w:author="Author" w:date="2026-07-07T20:18:00Z" w:id="6065">
            <w:rPr>
              <w:rFonts w:ascii="Times New Roman"/>
              <w:color w:val="000000"/>
            </w:rPr>
          </w:rPrChange>
        </w:rPr>
        <w:t>Labore</w:t>
      </w:r>
      <w:r w:rsidR="00A96A35" w:rsidRPr="0027638C">
        <w:rPr>
          <w:spacing w:val="-9"/>
          <w:sz w:val="24"/>
          <w:rPrChange w16du:dateUtc="2026-07-07T18:18:00Z" w:author="Author" w:date="2026-07-07T20:18:00Z" w:id="6066">
            <w:rPr>
              <w:rFonts w:ascii="Times New Roman"/>
              <w:color w:val="000000"/>
              <w:spacing w:val="-6"/>
            </w:rPr>
          </w:rPrChange>
        </w:rPr>
        <w:t xml:space="preserve"> </w:t>
      </w:r>
      <w:r w:rsidR="00A96A35" w:rsidRPr="0027638C">
        <w:rPr>
          <w:sz w:val="24"/>
          <w:rPrChange w16du:dateUtc="2026-07-07T18:18:00Z" w:author="Author" w:date="2026-07-07T20:18:00Z" w:id="6067">
            <w:rPr>
              <w:rFonts w:ascii="Times New Roman"/>
              <w:color w:val="000000"/>
            </w:rPr>
          </w:rPrChange>
        </w:rPr>
        <w:t>Et</w:t>
      </w:r>
      <w:r w:rsidR="00A96A35" w:rsidRPr="0027638C">
        <w:rPr>
          <w:spacing w:val="-9"/>
          <w:sz w:val="24"/>
          <w:rPrChange w16du:dateUtc="2026-07-07T18:18:00Z" w:author="Author" w:date="2026-07-07T20:18:00Z" w:id="6068">
            <w:rPr>
              <w:rFonts w:ascii="Times New Roman"/>
              <w:color w:val="000000"/>
              <w:spacing w:val="-6"/>
            </w:rPr>
          </w:rPrChange>
        </w:rPr>
        <w:t xml:space="preserve"> </w:t>
      </w:r>
      <w:r w:rsidR="00A96A35" w:rsidRPr="0027638C">
        <w:rPr>
          <w:sz w:val="24"/>
          <w:rPrChange w16du:dateUtc="2026-07-07T18:18:00Z" w:author="Author" w:date="2026-07-07T20:18:00Z" w:id="6069">
            <w:rPr>
              <w:rFonts w:ascii="Times New Roman"/>
              <w:color w:val="000000"/>
            </w:rPr>
          </w:rPrChange>
        </w:rPr>
        <w:t>dolore</w:t>
      </w:r>
      <w:r w:rsidR="00A96A35" w:rsidRPr="0027638C">
        <w:rPr>
          <w:spacing w:val="-9"/>
          <w:sz w:val="24"/>
          <w:rPrChange w16du:dateUtc="2026-07-07T18:18:00Z" w:author="Author" w:date="2026-07-07T20:18:00Z" w:id="6070">
            <w:rPr>
              <w:rFonts w:ascii="Times New Roman"/>
              <w:color w:val="000000"/>
              <w:spacing w:val="-6"/>
            </w:rPr>
          </w:rPrChange>
        </w:rPr>
        <w:t xml:space="preserve"> </w:t>
      </w:r>
      <w:r w:rsidR="00A96A35" w:rsidRPr="0027638C">
        <w:rPr>
          <w:sz w:val="24"/>
          <w:rPrChange w16du:dateUtc="2026-07-07T18:18:00Z" w:author="Author" w:date="2026-07-07T20:18:00Z" w:id="6071">
            <w:rPr>
              <w:rFonts w:ascii="Times New Roman"/>
              <w:color w:val="000000"/>
            </w:rPr>
          </w:rPrChange>
        </w:rPr>
        <w:t>magna</w:t>
      </w:r>
      <w:r w:rsidR="00A96A35" w:rsidRPr="0027638C">
        <w:rPr>
          <w:spacing w:val="-9"/>
          <w:sz w:val="24"/>
          <w:rPrChange w16du:dateUtc="2026-07-07T18:18:00Z" w:author="Author" w:date="2026-07-07T20:18:00Z" w:id="6072">
            <w:rPr>
              <w:rFonts w:ascii="Times New Roman"/>
              <w:color w:val="000000"/>
              <w:spacing w:val="-6"/>
            </w:rPr>
          </w:rPrChange>
        </w:rPr>
        <w:t xml:space="preserve"> </w:t>
      </w:r>
      <w:r w:rsidR="00A96A35" w:rsidRPr="0027638C">
        <w:rPr>
          <w:sz w:val="24"/>
          <w:rPrChange w16du:dateUtc="2026-07-07T18:18:00Z" w:author="Author" w:date="2026-07-07T20:18:00Z" w:id="6073">
            <w:rPr>
              <w:rFonts w:ascii="Times New Roman"/>
              <w:color w:val="000000"/>
            </w:rPr>
          </w:rPrChange>
        </w:rPr>
        <w:t>aliqua</w:t>
      </w:r>
      <w:r w:rsidR="00A96A35" w:rsidRPr="0027638C">
        <w:rPr>
          <w:spacing w:val="-9"/>
          <w:sz w:val="24"/>
          <w:rPrChange w16du:dateUtc="2026-07-07T18:18:00Z" w:author="Author" w:date="2026-07-07T20:18:00Z" w:id="6074">
            <w:rPr>
              <w:rFonts w:ascii="Times New Roman"/>
              <w:color w:val="000000"/>
              <w:spacing w:val="-6"/>
            </w:rPr>
          </w:rPrChange>
        </w:rPr>
        <w:t xml:space="preserve"> </w:t>
      </w:r>
      <w:r w:rsidR="00A96A35" w:rsidRPr="0027638C">
        <w:rPr>
          <w:sz w:val="24"/>
          <w:rPrChange w16du:dateUtc="2026-07-07T18:18:00Z" w:author="Author" w:date="2026-07-07T20:18:00Z" w:id="6075">
            <w:rPr>
              <w:rFonts w:ascii="Times New Roman"/>
              <w:color w:val="000000"/>
            </w:rPr>
          </w:rPrChange>
        </w:rPr>
        <w:t>lorem</w:t>
      </w:r>
      <w:r w:rsidR="00A96A35" w:rsidRPr="0027638C">
        <w:rPr>
          <w:spacing w:val="-9"/>
          <w:sz w:val="24"/>
          <w:rPrChange w16du:dateUtc="2026-07-07T18:18:00Z" w:author="Author" w:date="2026-07-07T20:18:00Z" w:id="6076">
            <w:rPr>
              <w:rFonts w:ascii="Times New Roman"/>
              <w:color w:val="000000"/>
              <w:spacing w:val="-6"/>
            </w:rPr>
          </w:rPrChange>
        </w:rPr>
        <w:t xml:space="preserve"> </w:t>
      </w:r>
      <w:r w:rsidR="00A96A35" w:rsidRPr="0027638C">
        <w:rPr>
          <w:sz w:val="24"/>
          <w:rPrChange w16du:dateUtc="2026-07-07T18:18:00Z" w:author="Author" w:date="2026-07-07T20:18:00Z" w:id="6077">
            <w:rPr>
              <w:rFonts w:ascii="Times New Roman"/>
              <w:color w:val="000000"/>
            </w:rPr>
          </w:rPrChange>
        </w:rPr>
        <w:t>ipsum</w:t>
      </w:r>
      <w:r w:rsidR="00A96A35" w:rsidRPr="0027638C">
        <w:rPr>
          <w:spacing w:val="-9"/>
          <w:sz w:val="24"/>
          <w:rPrChange w16du:dateUtc="2026-07-07T18:18:00Z" w:author="Author" w:date="2026-07-07T20:18:00Z" w:id="6078">
            <w:rPr>
              <w:rFonts w:ascii="Times New Roman"/>
              <w:color w:val="000000"/>
              <w:spacing w:val="-5"/>
            </w:rPr>
          </w:rPrChange>
        </w:rPr>
        <w:t xml:space="preserve"> </w:t>
      </w:r>
      <w:r w:rsidR="00A96A35" w:rsidRPr="0027638C">
        <w:rPr>
          <w:sz w:val="24"/>
          <w:rPrChange w16du:dateUtc="2026-07-07T18:18:00Z" w:author="Author" w:date="2026-07-07T20:18:00Z" w:id="6079">
            <w:rPr>
              <w:rFonts w:ascii="Times New Roman"/>
              <w:color w:val="000000"/>
            </w:rPr>
          </w:rPrChange>
        </w:rPr>
        <w:t>dolor</w:t>
      </w:r>
      <w:r w:rsidR="00A96A35" w:rsidRPr="0027638C">
        <w:rPr>
          <w:spacing w:val="-9"/>
          <w:sz w:val="24"/>
          <w:rPrChange w16du:dateUtc="2026-07-07T18:18:00Z" w:author="Author" w:date="2026-07-07T20:18:00Z" w:id="6080">
            <w:rPr>
              <w:rFonts w:ascii="Times New Roman"/>
              <w:color w:val="000000"/>
              <w:spacing w:val="-6"/>
            </w:rPr>
          </w:rPrChange>
        </w:rPr>
        <w:t xml:space="preserve"> </w:t>
      </w:r>
      <w:r w:rsidR="00A96A35" w:rsidRPr="0027638C">
        <w:rPr>
          <w:sz w:val="24"/>
          <w:rPrChange w16du:dateUtc="2026-07-07T18:18:00Z" w:author="Author" w:date="2026-07-07T20:18:00Z" w:id="6081">
            <w:rPr>
              <w:rFonts w:ascii="Times New Roman"/>
              <w:color w:val="000000"/>
            </w:rPr>
          </w:rPrChange>
        </w:rPr>
        <w:t>Sit</w:t>
      </w:r>
      <w:r w:rsidR="00A96A35" w:rsidRPr="0027638C">
        <w:rPr>
          <w:spacing w:val="-9"/>
          <w:sz w:val="24"/>
          <w:rPrChange w16du:dateUtc="2026-07-07T18:18:00Z" w:author="Author" w:date="2026-07-07T20:18:00Z" w:id="6082">
            <w:rPr>
              <w:rFonts w:ascii="Times New Roman"/>
              <w:color w:val="000000"/>
              <w:spacing w:val="-6"/>
            </w:rPr>
          </w:rPrChange>
        </w:rPr>
        <w:t xml:space="preserve"> </w:t>
      </w:r>
      <w:r w:rsidR="00A96A35" w:rsidRPr="0027638C">
        <w:rPr>
          <w:sz w:val="24"/>
          <w:rPrChange w16du:dateUtc="2026-07-07T18:18:00Z" w:author="Author" w:date="2026-07-07T20:18:00Z" w:id="6083">
            <w:rPr>
              <w:rFonts w:ascii="Times New Roman"/>
              <w:color w:val="000000"/>
            </w:rPr>
          </w:rPrChange>
        </w:rPr>
        <w:t>amet</w:t>
      </w:r>
      <w:r w:rsidR="00A96A35" w:rsidRPr="0027638C">
        <w:rPr>
          <w:spacing w:val="-9"/>
          <w:sz w:val="24"/>
          <w:rPrChange w16du:dateUtc="2026-07-07T18:18:00Z" w:author="Author" w:date="2026-07-07T20:18:00Z" w:id="6084">
            <w:rPr>
              <w:rFonts w:ascii="Times New Roman"/>
              <w:color w:val="000000"/>
              <w:spacing w:val="-6"/>
            </w:rPr>
          </w:rPrChange>
        </w:rPr>
        <w:t xml:space="preserve"> </w:t>
      </w:r>
      <w:r w:rsidR="00A96A35" w:rsidRPr="0027638C">
        <w:rPr>
          <w:sz w:val="24"/>
          <w:rPrChange w16du:dateUtc="2026-07-07T18:18:00Z" w:author="Author" w:date="2026-07-07T20:18:00Z" w:id="6085">
            <w:rPr>
              <w:rFonts w:ascii="Times New Roman"/>
              <w:color w:val="000000"/>
            </w:rPr>
          </w:rPrChange>
        </w:rPr>
        <w:t>consectetur</w:t>
      </w:r>
      <w:r w:rsidR="00A96A35" w:rsidRPr="0027638C">
        <w:rPr>
          <w:spacing w:val="-9"/>
          <w:sz w:val="24"/>
          <w:rPrChange w16du:dateUtc="2026-07-07T18:18:00Z" w:author="Author" w:date="2026-07-07T20:18:00Z" w:id="6086">
            <w:rPr>
              <w:rFonts w:ascii="Times New Roman"/>
              <w:color w:val="000000"/>
              <w:spacing w:val="-6"/>
            </w:rPr>
          </w:rPrChange>
        </w:rPr>
        <w:t xml:space="preserve"> </w:t>
      </w:r>
      <w:r w:rsidR="00A96A35" w:rsidRPr="0027638C">
        <w:rPr>
          <w:sz w:val="24"/>
          <w:rPrChange w16du:dateUtc="2026-07-07T18:18:00Z" w:author="Author" w:date="2026-07-07T20:18:00Z" w:id="6087">
            <w:rPr>
              <w:rFonts w:ascii="Times New Roman"/>
              <w:color w:val="000000"/>
            </w:rPr>
          </w:rPrChange>
        </w:rPr>
        <w:t>Adipiscing</w:t>
      </w:r>
      <w:r w:rsidR="00A96A35" w:rsidRPr="0027638C">
        <w:rPr>
          <w:spacing w:val="-9"/>
          <w:sz w:val="24"/>
          <w:rPrChange w16du:dateUtc="2026-07-07T18:18:00Z" w:author="Author" w:date="2026-07-07T20:18:00Z" w:id="6088">
            <w:rPr>
              <w:rFonts w:ascii="Times New Roman"/>
              <w:color w:val="000000"/>
              <w:spacing w:val="-6"/>
            </w:rPr>
          </w:rPrChange>
        </w:rPr>
        <w:t xml:space="preserve"> </w:t>
      </w:r>
      <w:r w:rsidR="00A96A35" w:rsidRPr="0027638C">
        <w:rPr>
          <w:sz w:val="24"/>
          <w:rPrChange w16du:dateUtc="2026-07-07T18:18:00Z" w:author="Author" w:date="2026-07-07T20:18:00Z" w:id="6089">
            <w:rPr>
              <w:rFonts w:ascii="Times New Roman"/>
              <w:color w:val="000000"/>
            </w:rPr>
          </w:rPrChange>
        </w:rPr>
        <w:t>Elit.</w:t>
      </w:r>
      <w:r w:rsidR="00A96A35" w:rsidRPr="0027638C">
        <w:rPr>
          <w:spacing w:val="-10"/>
          <w:sz w:val="24"/>
          <w:rPrChange w16du:dateUtc="2026-07-07T18:18:00Z" w:author="Author" w:date="2026-07-07T20:18:00Z" w:id="6090">
            <w:rPr>
              <w:rFonts w:ascii="Times New Roman"/>
              <w:color w:val="000000"/>
              <w:spacing w:val="-6"/>
            </w:rPr>
          </w:rPrChange>
        </w:rPr>
        <w:t xml:space="preserve"> </w:t>
      </w:r>
      <w:r w:rsidR="00A96A35" w:rsidRPr="0027638C">
        <w:rPr>
          <w:sz w:val="24"/>
          <w:rPrChange w16du:dateUtc="2026-07-07T18:18:00Z" w:author="Author" w:date="2026-07-07T20:18:00Z" w:id="6091">
            <w:rPr>
              <w:rFonts w:ascii="Times New Roman" w:hAnsi="Times New Roman"/>
              <w:color w:val="000000"/>
            </w:rPr>
          </w:rPrChange>
        </w:rPr>
        <w:t>Sed</w:t>
      </w:r>
      <w:del w16du:dateUtc="2026-07-07T18:18:00Z" w:author="Author" w:date="2026-07-07T20:18:00Z" w:id="6092">
        <w:r>
          <w:rPr>
            <w:color w:val="000000"/>
          </w:rPr>
          <w:cr/>
        </w:r>
      </w:del>
      <w:r w:rsidR="00A96A35" w:rsidRPr="0027638C">
        <w:rPr>
          <w:sz w:val="24"/>
          <w:rPrChange w16du:dateUtc="2026-07-07T18:18:00Z" w:author="Author" w:date="2026-07-07T20:18:00Z" w:id="6093">
            <w:rPr>
              <w:rFonts w:ascii="Times New Roman"/>
              <w:color w:val="000000"/>
              <w:spacing w:val="665"/>
            </w:rPr>
          </w:rPrChange>
        </w:rPr>
        <w:t xml:space="preserve"> </w:t>
      </w:r>
      <w:r w:rsidR="00A96A35" w:rsidRPr="0027638C">
        <w:rPr>
          <w:sz w:val="24"/>
          <w:rPrChange w16du:dateUtc="2026-07-07T18:18:00Z" w:author="Author" w:date="2026-07-07T20:18:00Z" w:id="6094">
            <w:rPr>
              <w:rFonts w:ascii="Times New Roman"/>
              <w:color w:val="000000"/>
            </w:rPr>
          </w:rPrChange>
        </w:rPr>
        <w:t>do eiusmod tempor incididunt ut labore Et.</w:t>
      </w:r>
      <w:bookmarkEnd w:id="5901"/>
    </w:p>
    <w:p w14:paraId="584D919F" w14:textId="77777777" w:rsidR="009609E8" w:rsidRDefault="00000000" w:rsidRPr="0027638C">
      <w:pPr>
        <w:pStyle w:val="ListParagraph"/>
        <w:numPr>
          <w:ilvl w:val="0"/>
          <w:numId w:val="4"/>
        </w:numPr>
        <w:tabs>
          <w:tab w:pos="1439" w:val="left"/>
        </w:tabs>
        <w:spacing w:before="238"/>
        <w:ind w:hanging="719" w:left="1439"/>
        <w:rPr>
          <w:sz w:val="24"/>
          <w:rPrChange w16du:dateUtc="2026-07-07T18:18:00Z" w:author="Author" w:date="2026-07-07T20:18:00Z" w:id="6095">
            <w:rPr>
              <w:rFonts w:ascii="Times New Roman"/>
              <w:color w:val="000000"/>
            </w:rPr>
          </w:rPrChange>
        </w:rPr>
        <w:pPrChange w16du:dateUtc="2026-07-07T18:18:00Z" w:author="Author" w:date="2026-07-07T20:18:00Z" w:id="6096">
          <w:pPr>
            <w:spacing w:after="0" w:before="242" w:line="276" w:lineRule="exact"/>
            <w:ind w:left="720"/>
            <w:jc w:val="left"/>
          </w:pPr>
        </w:pPrChange>
      </w:pPr>
      <w:del w16du:dateUtc="2026-07-07T18:18:00Z" w:author="Author" w:date="2026-07-07T20:18:00Z" w:id="6097">
        <w:r>
          <w:rPr>
            <w:color w:val="000000"/>
            <w:sz w:val="24"/>
          </w:rPr>
          <w:delText>(d)</w:delText>
        </w:r>
        <w:r>
          <w:rPr>
            <w:color w:val="000000"/>
            <w:spacing w:val="380"/>
            <w:sz w:val="24"/>
          </w:rPr>
          <w:delText xml:space="preserve"> </w:delText>
        </w:r>
      </w:del>
      <w:r w:rsidR="00A96A35" w:rsidRPr="0027638C">
        <w:rPr>
          <w:sz w:val="24"/>
          <w:rPrChange w16du:dateUtc="2026-07-07T18:18:00Z" w:author="Author" w:date="2026-07-07T20:18:00Z" w:id="6098">
            <w:rPr>
              <w:rFonts w:ascii="Times New Roman"/>
              <w:color w:val="000000"/>
            </w:rPr>
          </w:rPrChange>
        </w:rPr>
        <w:t>Dolore</w:t>
      </w:r>
      <w:r w:rsidR="00A96A35" w:rsidRPr="0027638C">
        <w:rPr>
          <w:spacing w:val="-12"/>
          <w:sz w:val="24"/>
          <w:rPrChange w16du:dateUtc="2026-07-07T18:18:00Z" w:author="Author" w:date="2026-07-07T20:18:00Z" w:id="6099">
            <w:rPr>
              <w:rFonts w:ascii="Times New Roman"/>
              <w:color w:val="000000"/>
              <w:spacing w:val="-5"/>
            </w:rPr>
          </w:rPrChange>
        </w:rPr>
        <w:t xml:space="preserve"> </w:t>
      </w:r>
      <w:r w:rsidR="00A96A35" w:rsidRPr="0027638C">
        <w:rPr>
          <w:sz w:val="24"/>
          <w:rPrChange w16du:dateUtc="2026-07-07T18:18:00Z" w:author="Author" w:date="2026-07-07T20:18:00Z" w:id="6100">
            <w:rPr>
              <w:rFonts w:ascii="Times New Roman"/>
              <w:color w:val="000000"/>
            </w:rPr>
          </w:rPrChange>
        </w:rPr>
        <w:t>magna</w:t>
      </w:r>
      <w:r w:rsidR="00A96A35" w:rsidRPr="0027638C">
        <w:rPr>
          <w:spacing w:val="-9"/>
          <w:sz w:val="24"/>
          <w:rPrChange w16du:dateUtc="2026-07-07T18:18:00Z" w:author="Author" w:date="2026-07-07T20:18:00Z" w:id="6101">
            <w:rPr>
              <w:rFonts w:ascii="Times New Roman"/>
              <w:color w:val="000000"/>
              <w:spacing w:val="-5"/>
            </w:rPr>
          </w:rPrChange>
        </w:rPr>
        <w:t xml:space="preserve"> </w:t>
      </w:r>
      <w:r w:rsidR="00A96A35" w:rsidRPr="0027638C">
        <w:rPr>
          <w:sz w:val="24"/>
          <w:rPrChange w16du:dateUtc="2026-07-07T18:18:00Z" w:author="Author" w:date="2026-07-07T20:18:00Z" w:id="6102">
            <w:rPr>
              <w:rFonts w:ascii="Times New Roman"/>
              <w:color w:val="000000"/>
            </w:rPr>
          </w:rPrChange>
        </w:rPr>
        <w:t>aliqua</w:t>
      </w:r>
      <w:r w:rsidR="00A96A35" w:rsidRPr="0027638C">
        <w:rPr>
          <w:spacing w:val="-9"/>
          <w:sz w:val="24"/>
          <w:rPrChange w16du:dateUtc="2026-07-07T18:18:00Z" w:author="Author" w:date="2026-07-07T20:18:00Z" w:id="6103">
            <w:rPr>
              <w:rFonts w:ascii="Times New Roman"/>
              <w:color w:val="000000"/>
              <w:spacing w:val="-5"/>
            </w:rPr>
          </w:rPrChange>
        </w:rPr>
        <w:t xml:space="preserve"> </w:t>
      </w:r>
      <w:r w:rsidR="00A96A35" w:rsidRPr="0027638C">
        <w:rPr>
          <w:sz w:val="24"/>
          <w:rPrChange w16du:dateUtc="2026-07-07T18:18:00Z" w:author="Author" w:date="2026-07-07T20:18:00Z" w:id="6104">
            <w:rPr>
              <w:rFonts w:ascii="Times New Roman"/>
              <w:color w:val="000000"/>
            </w:rPr>
          </w:rPrChange>
        </w:rPr>
        <w:t>lorem</w:t>
      </w:r>
      <w:r w:rsidR="00A96A35" w:rsidRPr="0027638C">
        <w:rPr>
          <w:spacing w:val="-9"/>
          <w:sz w:val="24"/>
          <w:rPrChange w16du:dateUtc="2026-07-07T18:18:00Z" w:author="Author" w:date="2026-07-07T20:18:00Z" w:id="6105">
            <w:rPr>
              <w:rFonts w:ascii="Times New Roman"/>
              <w:color w:val="000000"/>
              <w:spacing w:val="-4"/>
            </w:rPr>
          </w:rPrChange>
        </w:rPr>
        <w:t xml:space="preserve"> </w:t>
      </w:r>
      <w:r w:rsidR="00A96A35" w:rsidRPr="0027638C">
        <w:rPr>
          <w:sz w:val="24"/>
          <w:rPrChange w16du:dateUtc="2026-07-07T18:18:00Z" w:author="Author" w:date="2026-07-07T20:18:00Z" w:id="6106">
            <w:rPr>
              <w:rFonts w:ascii="Times New Roman"/>
              <w:color w:val="000000"/>
            </w:rPr>
          </w:rPrChange>
        </w:rPr>
        <w:t>ipsum</w:t>
      </w:r>
      <w:r w:rsidR="00A96A35" w:rsidRPr="0027638C">
        <w:rPr>
          <w:spacing w:val="-9"/>
          <w:sz w:val="24"/>
          <w:rPrChange w16du:dateUtc="2026-07-07T18:18:00Z" w:author="Author" w:date="2026-07-07T20:18:00Z" w:id="6107">
            <w:rPr>
              <w:rFonts w:ascii="Times New Roman"/>
              <w:color w:val="000000"/>
              <w:spacing w:val="-4"/>
            </w:rPr>
          </w:rPrChange>
        </w:rPr>
        <w:t xml:space="preserve"> </w:t>
      </w:r>
      <w:r w:rsidR="00A96A35" w:rsidRPr="0027638C">
        <w:rPr>
          <w:sz w:val="24"/>
          <w:rPrChange w16du:dateUtc="2026-07-07T18:18:00Z" w:author="Author" w:date="2026-07-07T20:18:00Z" w:id="6108">
            <w:rPr>
              <w:rFonts w:ascii="Times New Roman"/>
              <w:color w:val="000000"/>
            </w:rPr>
          </w:rPrChange>
        </w:rPr>
        <w:t>dolor</w:t>
      </w:r>
      <w:r w:rsidR="00A96A35" w:rsidRPr="0027638C">
        <w:rPr>
          <w:spacing w:val="-10"/>
          <w:sz w:val="24"/>
          <w:rPrChange w16du:dateUtc="2026-07-07T18:18:00Z" w:author="Author" w:date="2026-07-07T20:18:00Z" w:id="6109">
            <w:rPr>
              <w:rFonts w:ascii="Times New Roman"/>
              <w:color w:val="000000"/>
              <w:spacing w:val="-5"/>
            </w:rPr>
          </w:rPrChange>
        </w:rPr>
        <w:t xml:space="preserve"> </w:t>
      </w:r>
      <w:r w:rsidR="00A96A35" w:rsidRPr="0027638C">
        <w:rPr>
          <w:sz w:val="24"/>
          <w:rPrChange w16du:dateUtc="2026-07-07T18:18:00Z" w:author="Author" w:date="2026-07-07T20:18:00Z" w:id="6110">
            <w:rPr>
              <w:rFonts w:ascii="Times New Roman"/>
              <w:color w:val="000000"/>
            </w:rPr>
          </w:rPrChange>
        </w:rPr>
        <w:t>Sit</w:t>
      </w:r>
      <w:r w:rsidR="00A96A35" w:rsidRPr="0027638C">
        <w:rPr>
          <w:spacing w:val="-10"/>
          <w:sz w:val="24"/>
          <w:rPrChange w16du:dateUtc="2026-07-07T18:18:00Z" w:author="Author" w:date="2026-07-07T20:18:00Z" w:id="6111">
            <w:rPr>
              <w:rFonts w:ascii="Times New Roman"/>
              <w:color w:val="000000"/>
              <w:spacing w:val="-4"/>
            </w:rPr>
          </w:rPrChange>
        </w:rPr>
        <w:t xml:space="preserve"> </w:t>
      </w:r>
      <w:r w:rsidR="00A96A35" w:rsidRPr="0027638C">
        <w:rPr>
          <w:sz w:val="24"/>
          <w:rPrChange w16du:dateUtc="2026-07-07T18:18:00Z" w:author="Author" w:date="2026-07-07T20:18:00Z" w:id="6112">
            <w:rPr>
              <w:rFonts w:ascii="Times New Roman"/>
              <w:color w:val="000000"/>
            </w:rPr>
          </w:rPrChange>
        </w:rPr>
        <w:t>amet</w:t>
      </w:r>
      <w:r w:rsidR="00A96A35" w:rsidRPr="0027638C">
        <w:rPr>
          <w:spacing w:val="-9"/>
          <w:sz w:val="24"/>
          <w:rPrChange w16du:dateUtc="2026-07-07T18:18:00Z" w:author="Author" w:date="2026-07-07T20:18:00Z" w:id="6113">
            <w:rPr>
              <w:rFonts w:ascii="Times New Roman"/>
              <w:color w:val="000000"/>
              <w:spacing w:val="-5"/>
            </w:rPr>
          </w:rPrChange>
        </w:rPr>
        <w:t xml:space="preserve"> </w:t>
      </w:r>
      <w:r w:rsidR="00A96A35" w:rsidRPr="0027638C">
        <w:rPr>
          <w:sz w:val="24"/>
          <w:rPrChange w16du:dateUtc="2026-07-07T18:18:00Z" w:author="Author" w:date="2026-07-07T20:18:00Z" w:id="6114">
            <w:rPr>
              <w:rFonts w:ascii="Times New Roman"/>
              <w:color w:val="000000"/>
            </w:rPr>
          </w:rPrChange>
        </w:rPr>
        <w:t>Consectetur</w:t>
      </w:r>
      <w:r w:rsidR="00A96A35" w:rsidRPr="0027638C">
        <w:rPr>
          <w:spacing w:val="-9"/>
          <w:sz w:val="24"/>
          <w:rPrChange w16du:dateUtc="2026-07-07T18:18:00Z" w:author="Author" w:date="2026-07-07T20:18:00Z" w:id="6115">
            <w:rPr>
              <w:rFonts w:ascii="Times New Roman"/>
              <w:color w:val="000000"/>
              <w:spacing w:val="-4"/>
            </w:rPr>
          </w:rPrChange>
        </w:rPr>
        <w:t xml:space="preserve"> </w:t>
      </w:r>
      <w:r w:rsidR="00A96A35" w:rsidRPr="0027638C">
        <w:rPr>
          <w:sz w:val="24"/>
          <w:rPrChange w16du:dateUtc="2026-07-07T18:18:00Z" w:author="Author" w:date="2026-07-07T20:18:00Z" w:id="6116">
            <w:rPr>
              <w:rFonts w:ascii="Times New Roman"/>
              <w:color w:val="000000"/>
            </w:rPr>
          </w:rPrChange>
        </w:rPr>
        <w:t>adipiscing</w:t>
      </w:r>
      <w:r w:rsidR="00A96A35" w:rsidRPr="0027638C">
        <w:rPr>
          <w:spacing w:val="-9"/>
          <w:sz w:val="24"/>
          <w:rPrChange w16du:dateUtc="2026-07-07T18:18:00Z" w:author="Author" w:date="2026-07-07T20:18:00Z" w:id="6117">
            <w:rPr>
              <w:rFonts w:ascii="Times New Roman"/>
              <w:color w:val="000000"/>
              <w:spacing w:val="-4"/>
            </w:rPr>
          </w:rPrChange>
        </w:rPr>
        <w:t xml:space="preserve"> </w:t>
      </w:r>
      <w:r w:rsidR="00A96A35" w:rsidRPr="0027638C">
        <w:rPr>
          <w:sz w:val="24"/>
          <w:rPrChange w16du:dateUtc="2026-07-07T18:18:00Z" w:author="Author" w:date="2026-07-07T20:18:00Z" w:id="6118">
            <w:rPr>
              <w:rFonts w:ascii="Times New Roman"/>
              <w:color w:val="000000"/>
            </w:rPr>
          </w:rPrChange>
        </w:rPr>
        <w:t>elit</w:t>
      </w:r>
      <w:r w:rsidR="00A96A35" w:rsidRPr="0027638C">
        <w:rPr>
          <w:spacing w:val="-9"/>
          <w:sz w:val="24"/>
          <w:rPrChange w16du:dateUtc="2026-07-07T18:18:00Z" w:author="Author" w:date="2026-07-07T20:18:00Z" w:id="6119">
            <w:rPr>
              <w:rFonts w:ascii="Times New Roman"/>
              <w:color w:val="000000"/>
              <w:spacing w:val="-4"/>
            </w:rPr>
          </w:rPrChange>
        </w:rPr>
        <w:t xml:space="preserve"> </w:t>
      </w:r>
      <w:r w:rsidR="00A96A35" w:rsidRPr="0027638C">
        <w:rPr>
          <w:sz w:val="24"/>
          <w:rPrChange w16du:dateUtc="2026-07-07T18:18:00Z" w:author="Author" w:date="2026-07-07T20:18:00Z" w:id="6120">
            <w:rPr>
              <w:rFonts w:ascii="Times New Roman"/>
              <w:color w:val="000000"/>
            </w:rPr>
          </w:rPrChange>
        </w:rPr>
        <w:t>Sed</w:t>
      </w:r>
      <w:r w:rsidR="00A96A35" w:rsidRPr="0027638C">
        <w:rPr>
          <w:spacing w:val="-9"/>
          <w:sz w:val="24"/>
          <w:rPrChange w16du:dateUtc="2026-07-07T18:18:00Z" w:author="Author" w:date="2026-07-07T20:18:00Z" w:id="6121">
            <w:rPr>
              <w:rFonts w:ascii="Times New Roman"/>
              <w:color w:val="000000"/>
              <w:spacing w:val="-4"/>
            </w:rPr>
          </w:rPrChange>
        </w:rPr>
        <w:t xml:space="preserve"> </w:t>
      </w:r>
      <w:r w:rsidR="00A96A35" w:rsidRPr="0027638C">
        <w:rPr>
          <w:sz w:val="24"/>
          <w:rPrChange w16du:dateUtc="2026-07-07T18:18:00Z" w:author="Author" w:date="2026-07-07T20:18:00Z" w:id="6122">
            <w:rPr>
              <w:rFonts w:ascii="Times New Roman"/>
              <w:color w:val="000000"/>
            </w:rPr>
          </w:rPrChange>
        </w:rPr>
        <w:t>do</w:t>
      </w:r>
      <w:r w:rsidR="00A96A35" w:rsidRPr="0027638C">
        <w:rPr>
          <w:spacing w:val="-9"/>
          <w:sz w:val="24"/>
          <w:rPrChange w16du:dateUtc="2026-07-07T18:18:00Z" w:author="Author" w:date="2026-07-07T20:18:00Z" w:id="6123">
            <w:rPr>
              <w:rFonts w:ascii="Times New Roman"/>
              <w:color w:val="000000"/>
              <w:spacing w:val="-5"/>
            </w:rPr>
          </w:rPrChange>
        </w:rPr>
        <w:t xml:space="preserve"> </w:t>
      </w:r>
      <w:r w:rsidR="00A96A35" w:rsidRPr="0027638C">
        <w:rPr>
          <w:spacing w:val="-2"/>
          <w:sz w:val="24"/>
          <w:rPrChange w16du:dateUtc="2026-07-07T18:18:00Z" w:author="Author" w:date="2026-07-07T20:18:00Z" w:id="6124">
            <w:rPr>
              <w:rFonts w:ascii="Times New Roman"/>
              <w:color w:val="000000"/>
            </w:rPr>
          </w:rPrChange>
        </w:rPr>
        <w:lastRenderedPageBreak/>
        <w:t>eiusmod.</w:t>
      </w:r>
    </w:p>
    <w:p w14:paraId="584D91A0" w14:textId="77777777" w:rsidR="009609E8" w:rsidRDefault="00000000" w:rsidRPr="0027638C">
      <w:pPr>
        <w:pStyle w:val="ListParagraph"/>
        <w:numPr>
          <w:ilvl w:val="0"/>
          <w:numId w:val="4"/>
        </w:numPr>
        <w:tabs>
          <w:tab w:pos="1438" w:val="left"/>
          <w:tab w:pos="1440" w:val="left"/>
        </w:tabs>
        <w:spacing w:before="235" w:line="237" w:lineRule="auto"/>
        <w:ind w:right="355"/>
        <w:rPr>
          <w:sz w:val="24"/>
          <w:rPrChange w16du:dateUtc="2026-07-07T18:18:00Z" w:author="Author" w:date="2026-07-07T20:18:00Z" w:id="6125">
            <w:rPr>
              <w:rFonts w:ascii="Times New Roman"/>
              <w:color w:val="000000"/>
            </w:rPr>
          </w:rPrChange>
        </w:rPr>
        <w:pPrChange w16du:dateUtc="2026-07-07T18:18:00Z" w:author="Author" w:date="2026-07-07T20:18:00Z" w:id="6126">
          <w:pPr>
            <w:spacing w:after="0" w:before="256" w:line="253" w:lineRule="exact"/>
            <w:ind w:left="720"/>
            <w:jc w:val="left"/>
          </w:pPr>
        </w:pPrChange>
      </w:pPr>
      <w:del w16du:dateUtc="2026-07-07T18:18:00Z" w:author="Author" w:date="2026-07-07T20:18:00Z" w:id="6127">
        <w:r>
          <w:rPr>
            <w:color w:val="000000"/>
            <w:sz w:val="24"/>
          </w:rPr>
          <w:delText>(e)</w:delText>
        </w:r>
        <w:r>
          <w:rPr>
            <w:color w:val="000000"/>
            <w:spacing w:val="394"/>
            <w:sz w:val="24"/>
          </w:rPr>
          <w:delText xml:space="preserve"> </w:delText>
        </w:r>
      </w:del>
      <w:r w:rsidR="00A96A35" w:rsidRPr="0027638C">
        <w:rPr>
          <w:sz w:val="24"/>
          <w:rPrChange w16du:dateUtc="2026-07-07T18:18:00Z" w:author="Author" w:date="2026-07-07T20:18:00Z" w:id="6128">
            <w:rPr>
              <w:rFonts w:ascii="Times New Roman"/>
              <w:color w:val="000000"/>
            </w:rPr>
          </w:rPrChange>
        </w:rPr>
        <w:t>Tempor</w:t>
      </w:r>
      <w:r w:rsidR="00A96A35" w:rsidRPr="0027638C">
        <w:rPr>
          <w:sz w:val="24"/>
          <w:rPrChange w16du:dateUtc="2026-07-07T18:18:00Z" w:author="Author" w:date="2026-07-07T20:18:00Z" w:id="6129">
            <w:rPr>
              <w:rFonts w:ascii="Times New Roman"/>
              <w:color w:val="000000"/>
              <w:spacing w:val="7"/>
            </w:rPr>
          </w:rPrChange>
        </w:rPr>
        <w:t xml:space="preserve"> </w:t>
      </w:r>
      <w:r w:rsidR="00A96A35" w:rsidRPr="0027638C">
        <w:rPr>
          <w:sz w:val="24"/>
          <w:rPrChange w16du:dateUtc="2026-07-07T18:18:00Z" w:author="Author" w:date="2026-07-07T20:18:00Z" w:id="6130">
            <w:rPr>
              <w:rFonts w:ascii="Times New Roman"/>
              <w:color w:val="000000"/>
            </w:rPr>
          </w:rPrChange>
        </w:rPr>
        <w:t>incididunt</w:t>
      </w:r>
      <w:r w:rsidR="00A96A35" w:rsidRPr="0027638C">
        <w:rPr>
          <w:sz w:val="24"/>
          <w:rPrChange w16du:dateUtc="2026-07-07T18:18:00Z" w:author="Author" w:date="2026-07-07T20:18:00Z" w:id="6131">
            <w:rPr>
              <w:rFonts w:ascii="Times New Roman"/>
              <w:color w:val="000000"/>
              <w:spacing w:val="7"/>
            </w:rPr>
          </w:rPrChange>
        </w:rPr>
        <w:t xml:space="preserve"> </w:t>
      </w:r>
      <w:r w:rsidR="00A96A35" w:rsidRPr="0027638C">
        <w:rPr>
          <w:sz w:val="24"/>
          <w:rPrChange w16du:dateUtc="2026-07-07T18:18:00Z" w:author="Author" w:date="2026-07-07T20:18:00Z" w:id="6132">
            <w:rPr>
              <w:rFonts w:ascii="Times New Roman"/>
              <w:color w:val="000000"/>
            </w:rPr>
          </w:rPrChange>
        </w:rPr>
        <w:t>ut</w:t>
      </w:r>
      <w:r w:rsidR="00A96A35" w:rsidRPr="0027638C">
        <w:rPr>
          <w:sz w:val="24"/>
          <w:rPrChange w16du:dateUtc="2026-07-07T18:18:00Z" w:author="Author" w:date="2026-07-07T20:18:00Z" w:id="6133">
            <w:rPr>
              <w:rFonts w:ascii="Times New Roman"/>
              <w:color w:val="000000"/>
              <w:spacing w:val="7"/>
            </w:rPr>
          </w:rPrChange>
        </w:rPr>
        <w:t xml:space="preserve"> </w:t>
      </w:r>
      <w:r w:rsidR="00A96A35" w:rsidRPr="0027638C">
        <w:rPr>
          <w:sz w:val="24"/>
          <w:rPrChange w16du:dateUtc="2026-07-07T18:18:00Z" w:author="Author" w:date="2026-07-07T20:18:00Z" w:id="6134">
            <w:rPr>
              <w:rFonts w:ascii="Times New Roman"/>
              <w:color w:val="000000"/>
            </w:rPr>
          </w:rPrChange>
        </w:rPr>
        <w:t>labore</w:t>
      </w:r>
      <w:r w:rsidR="00A96A35" w:rsidRPr="0027638C">
        <w:rPr>
          <w:sz w:val="24"/>
          <w:rPrChange w16du:dateUtc="2026-07-07T18:18:00Z" w:author="Author" w:date="2026-07-07T20:18:00Z" w:id="6135">
            <w:rPr>
              <w:rFonts w:ascii="Times New Roman"/>
              <w:color w:val="000000"/>
              <w:spacing w:val="7"/>
            </w:rPr>
          </w:rPrChange>
        </w:rPr>
        <w:t xml:space="preserve"> </w:t>
      </w:r>
      <w:r w:rsidR="00A96A35" w:rsidRPr="0027638C">
        <w:rPr>
          <w:sz w:val="24"/>
          <w:rPrChange w16du:dateUtc="2026-07-07T18:18:00Z" w:author="Author" w:date="2026-07-07T20:18:00Z" w:id="6136">
            <w:rPr>
              <w:rFonts w:ascii="Times New Roman"/>
              <w:color w:val="000000"/>
            </w:rPr>
          </w:rPrChange>
        </w:rPr>
        <w:t>et</w:t>
      </w:r>
      <w:r w:rsidR="00A96A35" w:rsidRPr="0027638C">
        <w:rPr>
          <w:sz w:val="24"/>
          <w:rPrChange w16du:dateUtc="2026-07-07T18:18:00Z" w:author="Author" w:date="2026-07-07T20:18:00Z" w:id="6137">
            <w:rPr>
              <w:rFonts w:ascii="Times New Roman"/>
              <w:color w:val="000000"/>
              <w:spacing w:val="7"/>
            </w:rPr>
          </w:rPrChange>
        </w:rPr>
        <w:t xml:space="preserve"> </w:t>
      </w:r>
      <w:r w:rsidR="00A96A35" w:rsidRPr="0027638C">
        <w:rPr>
          <w:sz w:val="24"/>
          <w:rPrChange w16du:dateUtc="2026-07-07T18:18:00Z" w:author="Author" w:date="2026-07-07T20:18:00Z" w:id="6138">
            <w:rPr>
              <w:rFonts w:ascii="Times New Roman"/>
              <w:color w:val="000000"/>
            </w:rPr>
          </w:rPrChange>
        </w:rPr>
        <w:t>dolore</w:t>
      </w:r>
      <w:r w:rsidR="00A96A35" w:rsidRPr="0027638C">
        <w:rPr>
          <w:sz w:val="24"/>
          <w:rPrChange w16du:dateUtc="2026-07-07T18:18:00Z" w:author="Author" w:date="2026-07-07T20:18:00Z" w:id="6139">
            <w:rPr>
              <w:rFonts w:ascii="Times New Roman"/>
              <w:color w:val="000000"/>
              <w:spacing w:val="7"/>
            </w:rPr>
          </w:rPrChange>
        </w:rPr>
        <w:t xml:space="preserve"> </w:t>
      </w:r>
      <w:r w:rsidR="00A96A35" w:rsidRPr="0027638C">
        <w:rPr>
          <w:sz w:val="24"/>
          <w:rPrChange w16du:dateUtc="2026-07-07T18:18:00Z" w:author="Author" w:date="2026-07-07T20:18:00Z" w:id="6140">
            <w:rPr>
              <w:rFonts w:ascii="Times New Roman"/>
              <w:color w:val="000000"/>
            </w:rPr>
          </w:rPrChange>
        </w:rPr>
        <w:t>magna</w:t>
      </w:r>
      <w:r w:rsidR="00A96A35" w:rsidRPr="0027638C">
        <w:rPr>
          <w:sz w:val="24"/>
          <w:rPrChange w16du:dateUtc="2026-07-07T18:18:00Z" w:author="Author" w:date="2026-07-07T20:18:00Z" w:id="6141">
            <w:rPr>
              <w:rFonts w:ascii="Times New Roman"/>
              <w:color w:val="000000"/>
              <w:spacing w:val="7"/>
            </w:rPr>
          </w:rPrChange>
        </w:rPr>
        <w:t xml:space="preserve"> </w:t>
      </w:r>
      <w:r w:rsidR="00A96A35" w:rsidRPr="0027638C">
        <w:rPr>
          <w:sz w:val="24"/>
          <w:rPrChange w16du:dateUtc="2026-07-07T18:18:00Z" w:author="Author" w:date="2026-07-07T20:18:00Z" w:id="6142">
            <w:rPr>
              <w:rFonts w:ascii="Times New Roman"/>
              <w:color w:val="000000"/>
            </w:rPr>
          </w:rPrChange>
        </w:rPr>
        <w:t>aliqua</w:t>
      </w:r>
      <w:r w:rsidR="00A96A35" w:rsidRPr="0027638C">
        <w:rPr>
          <w:sz w:val="24"/>
          <w:rPrChange w16du:dateUtc="2026-07-07T18:18:00Z" w:author="Author" w:date="2026-07-07T20:18:00Z" w:id="6143">
            <w:rPr>
              <w:rFonts w:ascii="Times New Roman"/>
              <w:color w:val="000000"/>
              <w:spacing w:val="7"/>
            </w:rPr>
          </w:rPrChange>
        </w:rPr>
        <w:t xml:space="preserve"> </w:t>
      </w:r>
      <w:r w:rsidR="00A96A35" w:rsidRPr="0027638C">
        <w:rPr>
          <w:sz w:val="24"/>
          <w:rPrChange w16du:dateUtc="2026-07-07T18:18:00Z" w:author="Author" w:date="2026-07-07T20:18:00Z" w:id="6144">
            <w:rPr>
              <w:rFonts w:ascii="Times New Roman"/>
              <w:color w:val="000000"/>
            </w:rPr>
          </w:rPrChange>
        </w:rPr>
        <w:t>Lorem,</w:t>
      </w:r>
      <w:r w:rsidR="00A96A35" w:rsidRPr="0027638C">
        <w:rPr>
          <w:sz w:val="24"/>
          <w:rPrChange w16du:dateUtc="2026-07-07T18:18:00Z" w:author="Author" w:date="2026-07-07T20:18:00Z" w:id="6145">
            <w:rPr>
              <w:rFonts w:ascii="Times New Roman"/>
              <w:color w:val="000000"/>
              <w:spacing w:val="6"/>
            </w:rPr>
          </w:rPrChange>
        </w:rPr>
        <w:t xml:space="preserve"> </w:t>
      </w:r>
      <w:r w:rsidR="00A96A35" w:rsidRPr="0027638C">
        <w:rPr>
          <w:sz w:val="24"/>
          <w:rPrChange w16du:dateUtc="2026-07-07T18:18:00Z" w:author="Author" w:date="2026-07-07T20:18:00Z" w:id="6146">
            <w:rPr>
              <w:rFonts w:ascii="Times New Roman"/>
              <w:color w:val="000000"/>
            </w:rPr>
          </w:rPrChange>
        </w:rPr>
        <w:t>Ipsum</w:t>
      </w:r>
      <w:r w:rsidR="00A96A35" w:rsidRPr="0027638C">
        <w:rPr>
          <w:sz w:val="24"/>
          <w:rPrChange w16du:dateUtc="2026-07-07T18:18:00Z" w:author="Author" w:date="2026-07-07T20:18:00Z" w:id="6147">
            <w:rPr>
              <w:rFonts w:ascii="Times New Roman"/>
              <w:color w:val="000000"/>
              <w:spacing w:val="7"/>
            </w:rPr>
          </w:rPrChange>
        </w:rPr>
        <w:t xml:space="preserve"> </w:t>
      </w:r>
      <w:r w:rsidR="00A96A35" w:rsidRPr="0027638C">
        <w:rPr>
          <w:sz w:val="24"/>
          <w:rPrChange w16du:dateUtc="2026-07-07T18:18:00Z" w:author="Author" w:date="2026-07-07T20:18:00Z" w:id="6148">
            <w:rPr>
              <w:rFonts w:ascii="Times New Roman"/>
              <w:color w:val="000000"/>
            </w:rPr>
          </w:rPrChange>
        </w:rPr>
        <w:t>dolor</w:t>
      </w:r>
      <w:r w:rsidR="00A96A35" w:rsidRPr="0027638C">
        <w:rPr>
          <w:sz w:val="24"/>
          <w:rPrChange w16du:dateUtc="2026-07-07T18:18:00Z" w:author="Author" w:date="2026-07-07T20:18:00Z" w:id="6149">
            <w:rPr>
              <w:rFonts w:ascii="Times New Roman"/>
              <w:color w:val="000000"/>
              <w:spacing w:val="7"/>
            </w:rPr>
          </w:rPrChange>
        </w:rPr>
        <w:t xml:space="preserve"> </w:t>
      </w:r>
      <w:r w:rsidR="00A96A35" w:rsidRPr="0027638C">
        <w:rPr>
          <w:sz w:val="24"/>
          <w:rPrChange w16du:dateUtc="2026-07-07T18:18:00Z" w:author="Author" w:date="2026-07-07T20:18:00Z" w:id="6150">
            <w:rPr>
              <w:rFonts w:ascii="Times New Roman"/>
              <w:color w:val="000000"/>
            </w:rPr>
          </w:rPrChange>
        </w:rPr>
        <w:t>sit</w:t>
      </w:r>
      <w:r w:rsidR="00A96A35" w:rsidRPr="0027638C">
        <w:rPr>
          <w:sz w:val="24"/>
          <w:rPrChange w16du:dateUtc="2026-07-07T18:18:00Z" w:author="Author" w:date="2026-07-07T20:18:00Z" w:id="6151">
            <w:rPr>
              <w:rFonts w:ascii="Times New Roman"/>
              <w:color w:val="000000"/>
              <w:spacing w:val="7"/>
            </w:rPr>
          </w:rPrChange>
        </w:rPr>
        <w:t xml:space="preserve"> </w:t>
      </w:r>
      <w:r w:rsidR="00A96A35" w:rsidRPr="0027638C">
        <w:rPr>
          <w:sz w:val="24"/>
          <w:rPrChange w16du:dateUtc="2026-07-07T18:18:00Z" w:author="Author" w:date="2026-07-07T20:18:00Z" w:id="6152">
            <w:rPr>
              <w:rFonts w:ascii="Times New Roman"/>
              <w:color w:val="000000"/>
            </w:rPr>
          </w:rPrChange>
        </w:rPr>
        <w:t>amet</w:t>
      </w:r>
      <w:r w:rsidR="00A96A35" w:rsidRPr="0027638C">
        <w:rPr>
          <w:sz w:val="24"/>
          <w:rPrChange w16du:dateUtc="2026-07-07T18:18:00Z" w:author="Author" w:date="2026-07-07T20:18:00Z" w:id="6153">
            <w:rPr>
              <w:rFonts w:ascii="Times New Roman"/>
              <w:color w:val="000000"/>
              <w:spacing w:val="7"/>
            </w:rPr>
          </w:rPrChange>
        </w:rPr>
        <w:t xml:space="preserve"> </w:t>
      </w:r>
      <w:r w:rsidR="00A96A35" w:rsidRPr="0027638C">
        <w:rPr>
          <w:sz w:val="24"/>
          <w:rPrChange w16du:dateUtc="2026-07-07T18:18:00Z" w:author="Author" w:date="2026-07-07T20:18:00Z" w:id="6154">
            <w:rPr>
              <w:rFonts w:ascii="Times New Roman" w:hAnsi="Times New Roman"/>
              <w:color w:val="000000"/>
            </w:rPr>
          </w:rPrChange>
        </w:rPr>
        <w:t>Consectetur</w:t>
      </w:r>
      <w:del w16du:dateUtc="2026-07-07T18:18:00Z" w:author="Author" w:date="2026-07-07T20:18:00Z" w:id="6155">
        <w:r>
          <w:rPr>
            <w:color w:val="000000"/>
          </w:rPr>
          <w:cr/>
        </w:r>
      </w:del>
      <w:r w:rsidR="00A96A35" w:rsidRPr="0027638C">
        <w:rPr>
          <w:sz w:val="24"/>
          <w:rPrChange w16du:dateUtc="2026-07-07T18:18:00Z" w:author="Author" w:date="2026-07-07T20:18:00Z" w:id="6156">
            <w:rPr>
              <w:rFonts w:ascii="Times New Roman"/>
              <w:color w:val="000000"/>
              <w:spacing w:val="665"/>
            </w:rPr>
          </w:rPrChange>
        </w:rPr>
        <w:t xml:space="preserve"> </w:t>
      </w:r>
      <w:r w:rsidR="00A96A35" w:rsidRPr="0027638C">
        <w:rPr>
          <w:sz w:val="24"/>
          <w:rPrChange w16du:dateUtc="2026-07-07T18:18:00Z" w:author="Author" w:date="2026-07-07T20:18:00Z" w:id="6157">
            <w:rPr>
              <w:rFonts w:ascii="Times New Roman"/>
              <w:color w:val="000000"/>
            </w:rPr>
          </w:rPrChange>
        </w:rPr>
        <w:t>adipiscing</w:t>
      </w:r>
      <w:r w:rsidR="00A96A35" w:rsidRPr="0027638C">
        <w:rPr>
          <w:sz w:val="24"/>
          <w:rPrChange w16du:dateUtc="2026-07-07T18:18:00Z" w:author="Author" w:date="2026-07-07T20:18:00Z" w:id="6158">
            <w:rPr>
              <w:rFonts w:ascii="Times New Roman"/>
              <w:color w:val="000000"/>
              <w:spacing w:val="12"/>
            </w:rPr>
          </w:rPrChange>
        </w:rPr>
        <w:t xml:space="preserve"> </w:t>
      </w:r>
      <w:r w:rsidR="00A96A35" w:rsidRPr="0027638C">
        <w:rPr>
          <w:sz w:val="24"/>
          <w:rPrChange w16du:dateUtc="2026-07-07T18:18:00Z" w:author="Author" w:date="2026-07-07T20:18:00Z" w:id="6159">
            <w:rPr>
              <w:rFonts w:ascii="Times New Roman"/>
              <w:color w:val="000000"/>
            </w:rPr>
          </w:rPrChange>
        </w:rPr>
        <w:t>elit,</w:t>
      </w:r>
      <w:r w:rsidR="00A96A35" w:rsidRPr="0027638C">
        <w:rPr>
          <w:sz w:val="24"/>
          <w:rPrChange w16du:dateUtc="2026-07-07T18:18:00Z" w:author="Author" w:date="2026-07-07T20:18:00Z" w:id="6160">
            <w:rPr>
              <w:rFonts w:ascii="Times New Roman"/>
              <w:color w:val="000000"/>
              <w:spacing w:val="12"/>
            </w:rPr>
          </w:rPrChange>
        </w:rPr>
        <w:t xml:space="preserve"> </w:t>
      </w:r>
      <w:r w:rsidR="00A96A35" w:rsidRPr="0027638C">
        <w:rPr>
          <w:sz w:val="24"/>
          <w:rPrChange w16du:dateUtc="2026-07-07T18:18:00Z" w:author="Author" w:date="2026-07-07T20:18:00Z" w:id="6161">
            <w:rPr>
              <w:rFonts w:ascii="Times New Roman"/>
              <w:color w:val="000000"/>
            </w:rPr>
          </w:rPrChange>
        </w:rPr>
        <w:t>sed-do,</w:t>
      </w:r>
      <w:r w:rsidR="00A96A35" w:rsidRPr="0027638C">
        <w:rPr>
          <w:sz w:val="24"/>
          <w:rPrChange w16du:dateUtc="2026-07-07T18:18:00Z" w:author="Author" w:date="2026-07-07T20:18:00Z" w:id="6162">
            <w:rPr>
              <w:rFonts w:ascii="Times New Roman"/>
              <w:color w:val="000000"/>
              <w:spacing w:val="12"/>
            </w:rPr>
          </w:rPrChange>
        </w:rPr>
        <w:t xml:space="preserve"> </w:t>
      </w:r>
      <w:r w:rsidR="00A96A35" w:rsidRPr="0027638C">
        <w:rPr>
          <w:sz w:val="24"/>
          <w:rPrChange w16du:dateUtc="2026-07-07T18:18:00Z" w:author="Author" w:date="2026-07-07T20:18:00Z" w:id="6163">
            <w:rPr>
              <w:rFonts w:ascii="Times New Roman"/>
              <w:color w:val="000000"/>
            </w:rPr>
          </w:rPrChange>
        </w:rPr>
        <w:t>eiusmod-tempor,</w:t>
      </w:r>
      <w:r w:rsidR="00A96A35" w:rsidRPr="0027638C">
        <w:rPr>
          <w:sz w:val="24"/>
          <w:rPrChange w16du:dateUtc="2026-07-07T18:18:00Z" w:author="Author" w:date="2026-07-07T20:18:00Z" w:id="6164">
            <w:rPr>
              <w:rFonts w:ascii="Times New Roman"/>
              <w:color w:val="000000"/>
              <w:spacing w:val="12"/>
            </w:rPr>
          </w:rPrChange>
        </w:rPr>
        <w:t xml:space="preserve"> </w:t>
      </w:r>
      <w:r w:rsidR="00A96A35" w:rsidRPr="0027638C">
        <w:rPr>
          <w:sz w:val="24"/>
          <w:rPrChange w16du:dateUtc="2026-07-07T18:18:00Z" w:author="Author" w:date="2026-07-07T20:18:00Z" w:id="6165">
            <w:rPr>
              <w:rFonts w:ascii="Times New Roman"/>
              <w:color w:val="000000"/>
            </w:rPr>
          </w:rPrChange>
        </w:rPr>
        <w:t>incididunt-</w:t>
      </w:r>
      <w:del w16du:dateUtc="2026-07-07T18:18:00Z" w:author="Author" w:date="2026-07-07T20:18:00Z" w:id="6166">
        <w:r>
          <w:rPr>
            <w:color w:val="000000"/>
          </w:rPr>
          <w:delText>sub-licensable</w:delText>
        </w:r>
      </w:del>
      <w:ins w16du:dateUtc="2026-07-07T18:18:00Z" w:author="Author" w:date="2026-07-07T20:18:00Z" w:id="6167">
        <w:r w:rsidR="00A96A35" w:rsidRPr="0027638C">
          <w:rPr>
            <w:sz w:val="24"/>
            <w:szCs w:val="24"/>
          </w:rPr>
          <w:t>ut</w:t>
        </w:r>
      </w:ins>
      <w:r w:rsidR="00A96A35" w:rsidRPr="0027638C">
        <w:rPr>
          <w:sz w:val="24"/>
          <w:rPrChange w16du:dateUtc="2026-07-07T18:18:00Z" w:author="Author" w:date="2026-07-07T20:18:00Z" w:id="6168">
            <w:rPr>
              <w:rFonts w:ascii="Times New Roman"/>
              <w:color w:val="000000"/>
              <w:spacing w:val="12"/>
            </w:rPr>
          </w:rPrChange>
        </w:rPr>
        <w:t xml:space="preserve"> </w:t>
      </w:r>
      <w:r w:rsidR="00A96A35" w:rsidRPr="0027638C">
        <w:rPr>
          <w:sz w:val="24"/>
          <w:rPrChange w16du:dateUtc="2026-07-07T18:18:00Z" w:author="Author" w:date="2026-07-07T20:18:00Z" w:id="6169">
            <w:rPr>
              <w:rFonts w:ascii="Times New Roman"/>
              <w:color w:val="000000"/>
            </w:rPr>
          </w:rPrChange>
        </w:rPr>
        <w:t>(labore</w:t>
      </w:r>
      <w:r w:rsidR="00A96A35" w:rsidRPr="0027638C">
        <w:rPr>
          <w:sz w:val="24"/>
          <w:rPrChange w16du:dateUtc="2026-07-07T18:18:00Z" w:author="Author" w:date="2026-07-07T20:18:00Z" w:id="6170">
            <w:rPr>
              <w:rFonts w:ascii="Times New Roman"/>
              <w:color w:val="000000"/>
              <w:spacing w:val="12"/>
            </w:rPr>
          </w:rPrChange>
        </w:rPr>
        <w:t xml:space="preserve"> </w:t>
      </w:r>
      <w:r w:rsidR="00A96A35" w:rsidRPr="0027638C">
        <w:rPr>
          <w:sz w:val="24"/>
          <w:rPrChange w16du:dateUtc="2026-07-07T18:18:00Z" w:author="Author" w:date="2026-07-07T20:18:00Z" w:id="6171">
            <w:rPr>
              <w:rFonts w:ascii="Times New Roman"/>
              <w:color w:val="000000"/>
            </w:rPr>
          </w:rPrChange>
        </w:rPr>
        <w:t>et</w:t>
      </w:r>
      <w:r w:rsidR="00A96A35" w:rsidRPr="0027638C">
        <w:rPr>
          <w:sz w:val="24"/>
          <w:rPrChange w16du:dateUtc="2026-07-07T18:18:00Z" w:author="Author" w:date="2026-07-07T20:18:00Z" w:id="6172">
            <w:rPr>
              <w:rFonts w:ascii="Times New Roman"/>
              <w:color w:val="000000"/>
              <w:spacing w:val="12"/>
            </w:rPr>
          </w:rPrChange>
        </w:rPr>
        <w:t xml:space="preserve"> </w:t>
      </w:r>
      <w:r w:rsidR="00A96A35" w:rsidRPr="0027638C">
        <w:rPr>
          <w:sz w:val="24"/>
          <w:rPrChange w16du:dateUtc="2026-07-07T18:18:00Z" w:author="Author" w:date="2026-07-07T20:18:00Z" w:id="6173">
            <w:rPr>
              <w:rFonts w:ascii="Times New Roman"/>
              <w:color w:val="000000"/>
            </w:rPr>
          </w:rPrChange>
        </w:rPr>
        <w:t>dolore</w:t>
      </w:r>
      <w:r w:rsidR="00A96A35" w:rsidRPr="0027638C">
        <w:rPr>
          <w:sz w:val="24"/>
          <w:rPrChange w16du:dateUtc="2026-07-07T18:18:00Z" w:author="Author" w:date="2026-07-07T20:18:00Z" w:id="6174">
            <w:rPr>
              <w:rFonts w:ascii="Times New Roman"/>
              <w:color w:val="000000"/>
              <w:spacing w:val="12"/>
            </w:rPr>
          </w:rPrChange>
        </w:rPr>
        <w:t xml:space="preserve"> </w:t>
      </w:r>
      <w:r w:rsidR="00A96A35" w:rsidRPr="0027638C">
        <w:rPr>
          <w:sz w:val="24"/>
          <w:rPrChange w16du:dateUtc="2026-07-07T18:18:00Z" w:author="Author" w:date="2026-07-07T20:18:00Z" w:id="6175">
            <w:rPr>
              <w:rFonts w:ascii="Times New Roman" w:hAnsi="Times New Roman"/>
              <w:color w:val="000000"/>
            </w:rPr>
          </w:rPrChange>
        </w:rPr>
        <w:t>Magna</w:t>
      </w:r>
      <w:del w16du:dateUtc="2026-07-07T18:18:00Z" w:author="Author" w:date="2026-07-07T20:18:00Z" w:id="6176">
        <w:r>
          <w:rPr>
            <w:color w:val="000000"/>
          </w:rPr>
          <w:cr/>
        </w:r>
      </w:del>
      <w:r w:rsidR="00A96A35" w:rsidRPr="0027638C">
        <w:rPr>
          <w:sz w:val="24"/>
          <w:rPrChange w16du:dateUtc="2026-07-07T18:18:00Z" w:author="Author" w:date="2026-07-07T20:18:00Z" w:id="6177">
            <w:rPr>
              <w:rFonts w:ascii="Times New Roman"/>
              <w:color w:val="000000"/>
              <w:spacing w:val="665"/>
            </w:rPr>
          </w:rPrChange>
        </w:rPr>
        <w:t xml:space="preserve"> </w:t>
      </w:r>
      <w:r w:rsidR="00A96A35" w:rsidRPr="0027638C">
        <w:rPr>
          <w:sz w:val="24"/>
          <w:rPrChange w16du:dateUtc="2026-07-07T18:18:00Z" w:author="Author" w:date="2026-07-07T20:18:00Z" w:id="6178">
            <w:rPr>
              <w:rFonts w:ascii="Times New Roman"/>
              <w:color w:val="000000"/>
            </w:rPr>
          </w:rPrChange>
        </w:rPr>
        <w:t>Aliqua</w:t>
      </w:r>
      <w:r w:rsidR="00A96A35" w:rsidRPr="0027638C">
        <w:rPr>
          <w:sz w:val="24"/>
          <w:rPrChange w16du:dateUtc="2026-07-07T18:18:00Z" w:author="Author" w:date="2026-07-07T20:18:00Z" w:id="6179">
            <w:rPr>
              <w:rFonts w:ascii="Times New Roman"/>
              <w:color w:val="000000"/>
              <w:spacing w:val="26"/>
            </w:rPr>
          </w:rPrChange>
        </w:rPr>
        <w:t xml:space="preserve"> </w:t>
      </w:r>
      <w:r w:rsidR="00A96A35" w:rsidRPr="0027638C">
        <w:rPr>
          <w:sz w:val="24"/>
          <w:rPrChange w16du:dateUtc="2026-07-07T18:18:00Z" w:author="Author" w:date="2026-07-07T20:18:00Z" w:id="6180">
            <w:rPr>
              <w:rFonts w:ascii="Times New Roman"/>
              <w:color w:val="000000"/>
            </w:rPr>
          </w:rPrChange>
        </w:rPr>
        <w:t>lorem</w:t>
      </w:r>
      <w:r w:rsidR="00A96A35" w:rsidRPr="0027638C">
        <w:rPr>
          <w:sz w:val="24"/>
          <w:rPrChange w16du:dateUtc="2026-07-07T18:18:00Z" w:author="Author" w:date="2026-07-07T20:18:00Z" w:id="6181">
            <w:rPr>
              <w:rFonts w:ascii="Times New Roman"/>
              <w:color w:val="000000"/>
              <w:spacing w:val="26"/>
            </w:rPr>
          </w:rPrChange>
        </w:rPr>
        <w:t xml:space="preserve"> </w:t>
      </w:r>
      <w:r w:rsidR="00A96A35" w:rsidRPr="0027638C">
        <w:rPr>
          <w:sz w:val="24"/>
          <w:rPrChange w16du:dateUtc="2026-07-07T18:18:00Z" w:author="Author" w:date="2026-07-07T20:18:00Z" w:id="6182">
            <w:rPr>
              <w:rFonts w:ascii="Times New Roman"/>
              <w:color w:val="000000"/>
            </w:rPr>
          </w:rPrChange>
        </w:rPr>
        <w:t>Ipsum</w:t>
      </w:r>
      <w:r w:rsidR="00A96A35" w:rsidRPr="0027638C">
        <w:rPr>
          <w:sz w:val="24"/>
          <w:rPrChange w16du:dateUtc="2026-07-07T18:18:00Z" w:author="Author" w:date="2026-07-07T20:18:00Z" w:id="6183">
            <w:rPr>
              <w:rFonts w:ascii="Times New Roman"/>
              <w:color w:val="000000"/>
              <w:spacing w:val="26"/>
            </w:rPr>
          </w:rPrChange>
        </w:rPr>
        <w:t xml:space="preserve"> </w:t>
      </w:r>
      <w:r w:rsidR="00A96A35" w:rsidRPr="0027638C">
        <w:rPr>
          <w:sz w:val="24"/>
          <w:rPrChange w16du:dateUtc="2026-07-07T18:18:00Z" w:author="Author" w:date="2026-07-07T20:18:00Z" w:id="6184">
            <w:rPr>
              <w:rFonts w:ascii="Times New Roman"/>
              <w:color w:val="000000"/>
            </w:rPr>
          </w:rPrChange>
        </w:rPr>
        <w:t>Dolor</w:t>
      </w:r>
      <w:r w:rsidR="00A96A35" w:rsidRPr="0027638C">
        <w:rPr>
          <w:sz w:val="24"/>
          <w:rPrChange w16du:dateUtc="2026-07-07T18:18:00Z" w:author="Author" w:date="2026-07-07T20:18:00Z" w:id="6185">
            <w:rPr>
              <w:rFonts w:ascii="Times New Roman"/>
              <w:color w:val="000000"/>
              <w:spacing w:val="26"/>
            </w:rPr>
          </w:rPrChange>
        </w:rPr>
        <w:t xml:space="preserve"> </w:t>
      </w:r>
      <w:r w:rsidR="00A96A35" w:rsidRPr="0027638C">
        <w:rPr>
          <w:sz w:val="24"/>
          <w:rPrChange w16du:dateUtc="2026-07-07T18:18:00Z" w:author="Author" w:date="2026-07-07T20:18:00Z" w:id="6186">
            <w:rPr>
              <w:rFonts w:ascii="Times New Roman"/>
              <w:color w:val="000000"/>
            </w:rPr>
          </w:rPrChange>
        </w:rPr>
        <w:t>sit</w:t>
      </w:r>
      <w:r w:rsidR="00A96A35" w:rsidRPr="0027638C">
        <w:rPr>
          <w:sz w:val="24"/>
          <w:rPrChange w16du:dateUtc="2026-07-07T18:18:00Z" w:author="Author" w:date="2026-07-07T20:18:00Z" w:id="6187">
            <w:rPr>
              <w:rFonts w:ascii="Times New Roman"/>
              <w:color w:val="000000"/>
              <w:spacing w:val="26"/>
            </w:rPr>
          </w:rPrChange>
        </w:rPr>
        <w:t xml:space="preserve"> </w:t>
      </w:r>
      <w:r w:rsidR="00A96A35" w:rsidRPr="0027638C">
        <w:rPr>
          <w:sz w:val="24"/>
          <w:rPrChange w16du:dateUtc="2026-07-07T18:18:00Z" w:author="Author" w:date="2026-07-07T20:18:00Z" w:id="6188">
            <w:rPr>
              <w:rFonts w:ascii="Times New Roman"/>
              <w:color w:val="000000"/>
            </w:rPr>
          </w:rPrChange>
        </w:rPr>
        <w:t>amet</w:t>
      </w:r>
      <w:r w:rsidR="00A96A35" w:rsidRPr="0027638C">
        <w:rPr>
          <w:sz w:val="24"/>
          <w:rPrChange w16du:dateUtc="2026-07-07T18:18:00Z" w:author="Author" w:date="2026-07-07T20:18:00Z" w:id="6189">
            <w:rPr>
              <w:rFonts w:ascii="Times New Roman"/>
              <w:color w:val="000000"/>
              <w:spacing w:val="26"/>
            </w:rPr>
          </w:rPrChange>
        </w:rPr>
        <w:t xml:space="preserve"> </w:t>
      </w:r>
      <w:r w:rsidR="00A96A35" w:rsidRPr="0027638C">
        <w:rPr>
          <w:sz w:val="24"/>
          <w:rPrChange w16du:dateUtc="2026-07-07T18:18:00Z" w:author="Author" w:date="2026-07-07T20:18:00Z" w:id="6190">
            <w:rPr>
              <w:rFonts w:ascii="Times New Roman"/>
              <w:color w:val="000000"/>
            </w:rPr>
          </w:rPrChange>
        </w:rPr>
        <w:t>consectetur),</w:t>
      </w:r>
      <w:r w:rsidR="00A96A35" w:rsidRPr="0027638C">
        <w:rPr>
          <w:sz w:val="24"/>
          <w:rPrChange w16du:dateUtc="2026-07-07T18:18:00Z" w:author="Author" w:date="2026-07-07T20:18:00Z" w:id="6191">
            <w:rPr>
              <w:rFonts w:ascii="Times New Roman"/>
              <w:color w:val="000000"/>
              <w:spacing w:val="26"/>
            </w:rPr>
          </w:rPrChange>
        </w:rPr>
        <w:t xml:space="preserve"> </w:t>
      </w:r>
      <w:r w:rsidR="00A96A35" w:rsidRPr="0027638C">
        <w:rPr>
          <w:sz w:val="24"/>
          <w:rPrChange w16du:dateUtc="2026-07-07T18:18:00Z" w:author="Author" w:date="2026-07-07T20:18:00Z" w:id="6192">
            <w:rPr>
              <w:rFonts w:ascii="Times New Roman"/>
              <w:color w:val="000000"/>
            </w:rPr>
          </w:rPrChange>
        </w:rPr>
        <w:t>adipiscing</w:t>
      </w:r>
      <w:r w:rsidR="00A96A35" w:rsidRPr="0027638C">
        <w:rPr>
          <w:sz w:val="24"/>
          <w:rPrChange w16du:dateUtc="2026-07-07T18:18:00Z" w:author="Author" w:date="2026-07-07T20:18:00Z" w:id="6193">
            <w:rPr>
              <w:rFonts w:ascii="Times New Roman"/>
              <w:color w:val="000000"/>
              <w:spacing w:val="26"/>
            </w:rPr>
          </w:rPrChange>
        </w:rPr>
        <w:t xml:space="preserve"> </w:t>
      </w:r>
      <w:r w:rsidR="00A96A35" w:rsidRPr="0027638C">
        <w:rPr>
          <w:sz w:val="24"/>
          <w:rPrChange w16du:dateUtc="2026-07-07T18:18:00Z" w:author="Author" w:date="2026-07-07T20:18:00Z" w:id="6194">
            <w:rPr>
              <w:rFonts w:ascii="Times New Roman"/>
              <w:color w:val="000000"/>
            </w:rPr>
          </w:rPrChange>
        </w:rPr>
        <w:t>elit</w:t>
      </w:r>
      <w:r w:rsidR="00A96A35" w:rsidRPr="0027638C">
        <w:rPr>
          <w:sz w:val="24"/>
          <w:rPrChange w16du:dateUtc="2026-07-07T18:18:00Z" w:author="Author" w:date="2026-07-07T20:18:00Z" w:id="6195">
            <w:rPr>
              <w:rFonts w:ascii="Times New Roman"/>
              <w:color w:val="000000"/>
              <w:spacing w:val="26"/>
            </w:rPr>
          </w:rPrChange>
        </w:rPr>
        <w:t xml:space="preserve"> </w:t>
      </w:r>
      <w:r w:rsidR="00A96A35" w:rsidRPr="0027638C">
        <w:rPr>
          <w:sz w:val="24"/>
          <w:rPrChange w16du:dateUtc="2026-07-07T18:18:00Z" w:author="Author" w:date="2026-07-07T20:18:00Z" w:id="6196">
            <w:rPr>
              <w:rFonts w:ascii="Times New Roman"/>
              <w:color w:val="000000"/>
            </w:rPr>
          </w:rPrChange>
        </w:rPr>
        <w:t>sed</w:t>
      </w:r>
      <w:r w:rsidR="00A96A35" w:rsidRPr="0027638C">
        <w:rPr>
          <w:sz w:val="24"/>
          <w:rPrChange w16du:dateUtc="2026-07-07T18:18:00Z" w:author="Author" w:date="2026-07-07T20:18:00Z" w:id="6197">
            <w:rPr>
              <w:rFonts w:ascii="Times New Roman"/>
              <w:color w:val="000000"/>
              <w:spacing w:val="26"/>
            </w:rPr>
          </w:rPrChange>
        </w:rPr>
        <w:t xml:space="preserve"> </w:t>
      </w:r>
      <w:r w:rsidR="00A96A35" w:rsidRPr="0027638C">
        <w:rPr>
          <w:sz w:val="24"/>
          <w:rPrChange w16du:dateUtc="2026-07-07T18:18:00Z" w:author="Author" w:date="2026-07-07T20:18:00Z" w:id="6198">
            <w:rPr>
              <w:rFonts w:ascii="Times New Roman"/>
              <w:color w:val="000000"/>
            </w:rPr>
          </w:rPrChange>
        </w:rPr>
        <w:t>do</w:t>
      </w:r>
      <w:r w:rsidR="00A96A35" w:rsidRPr="0027638C">
        <w:rPr>
          <w:sz w:val="24"/>
          <w:rPrChange w16du:dateUtc="2026-07-07T18:18:00Z" w:author="Author" w:date="2026-07-07T20:18:00Z" w:id="6199">
            <w:rPr>
              <w:rFonts w:ascii="Times New Roman"/>
              <w:color w:val="000000"/>
              <w:spacing w:val="26"/>
            </w:rPr>
          </w:rPrChange>
        </w:rPr>
        <w:t xml:space="preserve"> </w:t>
      </w:r>
      <w:r w:rsidR="00A96A35" w:rsidRPr="0027638C">
        <w:rPr>
          <w:sz w:val="24"/>
          <w:rPrChange w16du:dateUtc="2026-07-07T18:18:00Z" w:author="Author" w:date="2026-07-07T20:18:00Z" w:id="6200">
            <w:rPr>
              <w:rFonts w:ascii="Times New Roman"/>
              <w:color w:val="000000"/>
            </w:rPr>
          </w:rPrChange>
        </w:rPr>
        <w:t>Eiusmod</w:t>
      </w:r>
      <w:r w:rsidR="00A96A35" w:rsidRPr="0027638C">
        <w:rPr>
          <w:sz w:val="24"/>
          <w:rPrChange w16du:dateUtc="2026-07-07T18:18:00Z" w:author="Author" w:date="2026-07-07T20:18:00Z" w:id="6201">
            <w:rPr>
              <w:rFonts w:ascii="Times New Roman"/>
              <w:color w:val="000000"/>
              <w:spacing w:val="26"/>
            </w:rPr>
          </w:rPrChange>
        </w:rPr>
        <w:t xml:space="preserve"> </w:t>
      </w:r>
      <w:r w:rsidR="00A96A35" w:rsidRPr="0027638C">
        <w:rPr>
          <w:sz w:val="24"/>
          <w:rPrChange w16du:dateUtc="2026-07-07T18:18:00Z" w:author="Author" w:date="2026-07-07T20:18:00Z" w:id="6202">
            <w:rPr>
              <w:rFonts w:ascii="Times New Roman"/>
              <w:color w:val="000000"/>
            </w:rPr>
          </w:rPrChange>
        </w:rPr>
        <w:t>tempor</w:t>
      </w:r>
      <w:r w:rsidR="00A96A35" w:rsidRPr="0027638C">
        <w:rPr>
          <w:sz w:val="24"/>
          <w:rPrChange w16du:dateUtc="2026-07-07T18:18:00Z" w:author="Author" w:date="2026-07-07T20:18:00Z" w:id="6203">
            <w:rPr>
              <w:rFonts w:ascii="Times New Roman"/>
              <w:color w:val="000000"/>
              <w:spacing w:val="26"/>
            </w:rPr>
          </w:rPrChange>
        </w:rPr>
        <w:t xml:space="preserve"> </w:t>
      </w:r>
      <w:r w:rsidR="00A96A35" w:rsidRPr="0027638C">
        <w:rPr>
          <w:sz w:val="24"/>
          <w:rPrChange w16du:dateUtc="2026-07-07T18:18:00Z" w:author="Author" w:date="2026-07-07T20:18:00Z" w:id="6204">
            <w:rPr>
              <w:rFonts w:ascii="Times New Roman"/>
              <w:color w:val="000000"/>
            </w:rPr>
          </w:rPrChange>
        </w:rPr>
        <w:t>incididunt</w:t>
      </w:r>
      <w:r w:rsidR="00A96A35" w:rsidRPr="0027638C">
        <w:rPr>
          <w:sz w:val="24"/>
          <w:rPrChange w16du:dateUtc="2026-07-07T18:18:00Z" w:author="Author" w:date="2026-07-07T20:18:00Z" w:id="6205">
            <w:rPr>
              <w:rFonts w:ascii="Times New Roman"/>
              <w:color w:val="000000"/>
              <w:spacing w:val="26"/>
            </w:rPr>
          </w:rPrChange>
        </w:rPr>
        <w:t xml:space="preserve"> </w:t>
      </w:r>
      <w:r w:rsidR="00A96A35" w:rsidRPr="0027638C">
        <w:rPr>
          <w:sz w:val="24"/>
          <w:rPrChange w16du:dateUtc="2026-07-07T18:18:00Z" w:author="Author" w:date="2026-07-07T20:18:00Z" w:id="6206">
            <w:rPr>
              <w:rFonts w:ascii="Times New Roman" w:hAnsi="Times New Roman"/>
              <w:color w:val="000000"/>
            </w:rPr>
          </w:rPrChange>
        </w:rPr>
        <w:t>ut</w:t>
      </w:r>
      <w:del w16du:dateUtc="2026-07-07T18:18:00Z" w:author="Author" w:date="2026-07-07T20:18:00Z" w:id="6207">
        <w:r>
          <w:rPr>
            <w:color w:val="000000"/>
          </w:rPr>
          <w:cr/>
        </w:r>
      </w:del>
      <w:r w:rsidR="00A96A35" w:rsidRPr="0027638C">
        <w:rPr>
          <w:sz w:val="24"/>
          <w:rPrChange w16du:dateUtc="2026-07-07T18:18:00Z" w:author="Author" w:date="2026-07-07T20:18:00Z" w:id="6208">
            <w:rPr>
              <w:rFonts w:ascii="Times New Roman"/>
              <w:color w:val="000000"/>
              <w:spacing w:val="665"/>
            </w:rPr>
          </w:rPrChange>
        </w:rPr>
        <w:t xml:space="preserve"> </w:t>
      </w:r>
      <w:r w:rsidR="00A96A35" w:rsidRPr="0027638C">
        <w:rPr>
          <w:sz w:val="24"/>
          <w:rPrChange w16du:dateUtc="2026-07-07T18:18:00Z" w:author="Author" w:date="2026-07-07T20:18:00Z" w:id="6209">
            <w:rPr>
              <w:rFonts w:ascii="Times New Roman"/>
              <w:color w:val="000000"/>
            </w:rPr>
          </w:rPrChange>
        </w:rPr>
        <w:t>Labore et dolore magna aliqua lorem ipsum dolor sit</w:t>
      </w:r>
      <w:r w:rsidR="00A96A35" w:rsidRPr="0027638C">
        <w:rPr>
          <w:sz w:val="24"/>
          <w:rPrChange w16du:dateUtc="2026-07-07T18:18:00Z" w:author="Author" w:date="2026-07-07T20:18:00Z" w:id="6210">
            <w:rPr>
              <w:rFonts w:ascii="Times New Roman"/>
              <w:color w:val="000000"/>
              <w:spacing w:val="1"/>
            </w:rPr>
          </w:rPrChange>
        </w:rPr>
        <w:t xml:space="preserve"> </w:t>
      </w:r>
      <w:r w:rsidR="00A96A35" w:rsidRPr="0027638C">
        <w:rPr>
          <w:sz w:val="24"/>
          <w:rPrChange w16du:dateUtc="2026-07-07T18:18:00Z" w:author="Author" w:date="2026-07-07T20:18:00Z" w:id="6211">
            <w:rPr>
              <w:rFonts w:ascii="Times New Roman"/>
              <w:color w:val="000000"/>
            </w:rPr>
          </w:rPrChange>
        </w:rPr>
        <w:t>amet consectetur Adipiscing Elit Sed.</w:t>
      </w:r>
    </w:p>
    <w:p w14:paraId="584D91A1" w14:textId="77777777" w:rsidR="009609E8" w:rsidRDefault="00000000" w:rsidRPr="0027638C">
      <w:pPr>
        <w:pStyle w:val="Heading2"/>
        <w:numPr>
          <w:ilvl w:val="0"/>
          <w:numId w:val="5"/>
        </w:numPr>
        <w:tabs>
          <w:tab w:pos="719" w:val="left"/>
        </w:tabs>
        <w:spacing w:before="245"/>
        <w:ind w:hanging="719" w:left="719"/>
        <w:rPr>
          <w:b w:val="0"/>
          <w:sz w:val="24"/>
          <w:rPrChange w16du:dateUtc="2026-07-07T18:18:00Z" w:author="Author" w:date="2026-07-07T20:18:00Z" w:id="6212">
            <w:rPr>
              <w:rFonts w:ascii="Times New Roman"/>
              <w:color w:val="000000"/>
            </w:rPr>
          </w:rPrChange>
        </w:rPr>
        <w:pPrChange w16du:dateUtc="2026-07-07T18:18:00Z" w:author="Author" w:date="2026-07-07T20:18:00Z" w:id="6213">
          <w:pPr>
            <w:spacing w:after="0" w:before="240" w:line="255" w:lineRule="exact"/>
            <w:jc w:val="left"/>
          </w:pPr>
        </w:pPrChange>
      </w:pPr>
      <w:bookmarkStart w:id="6214" w:name="_Ref215486910"/>
      <w:del w16du:dateUtc="2026-07-07T18:18:00Z" w:author="Author" w:date="2026-07-07T20:18:00Z" w:id="6215">
        <w:r>
          <w:rPr>
            <w:color w:val="000000"/>
          </w:rPr>
          <w:delText>4.</w:delText>
        </w:r>
        <w:r>
          <w:rPr>
            <w:color w:val="000000"/>
            <w:spacing w:val="500"/>
          </w:rPr>
          <w:delText xml:space="preserve"> </w:delText>
        </w:r>
      </w:del>
      <w:r w:rsidR="00A96A35" w:rsidRPr="0027638C">
        <w:rPr>
          <w:sz w:val="24"/>
          <w:rPrChange w16du:dateUtc="2026-07-07T18:18:00Z" w:author="Author" w:date="2026-07-07T20:18:00Z" w:id="6216">
            <w:rPr>
              <w:rFonts w:ascii="Times New Roman"/>
              <w:color w:val="000000"/>
              <w:spacing w:val="8"/>
            </w:rPr>
          </w:rPrChange>
        </w:rPr>
        <w:t>Do</w:t>
      </w:r>
      <w:r w:rsidR="00A96A35" w:rsidRPr="0027638C">
        <w:rPr>
          <w:spacing w:val="-5"/>
          <w:sz w:val="24"/>
          <w:rPrChange w16du:dateUtc="2026-07-07T18:18:00Z" w:author="Author" w:date="2026-07-07T20:18:00Z" w:id="6217">
            <w:rPr>
              <w:rFonts w:ascii="Times New Roman"/>
              <w:color w:val="000000"/>
              <w:spacing w:val="-8"/>
            </w:rPr>
          </w:rPrChange>
        </w:rPr>
        <w:t xml:space="preserve"> </w:t>
      </w:r>
      <w:r w:rsidR="00A96A35" w:rsidRPr="0027638C">
        <w:rPr>
          <w:sz w:val="24"/>
          <w:rPrChange w16du:dateUtc="2026-07-07T18:18:00Z" w:author="Author" w:date="2026-07-07T20:18:00Z" w:id="6218">
            <w:rPr>
              <w:rFonts w:ascii="Times New Roman"/>
              <w:color w:val="000000"/>
              <w:spacing w:val="12"/>
            </w:rPr>
          </w:rPrChange>
        </w:rPr>
        <w:t>eiusmod</w:t>
      </w:r>
      <w:r w:rsidR="00A96A35" w:rsidRPr="0027638C">
        <w:rPr>
          <w:spacing w:val="-5"/>
          <w:sz w:val="24"/>
          <w:rPrChange w16du:dateUtc="2026-07-07T18:18:00Z" w:author="Author" w:date="2026-07-07T20:18:00Z" w:id="6219">
            <w:rPr>
              <w:rFonts w:ascii="Times New Roman"/>
              <w:color w:val="000000"/>
            </w:rPr>
          </w:rPrChange>
        </w:rPr>
        <w:t xml:space="preserve"> </w:t>
      </w:r>
      <w:r w:rsidR="00A96A35" w:rsidRPr="0027638C">
        <w:rPr>
          <w:spacing w:val="-2"/>
          <w:sz w:val="24"/>
          <w:rPrChange w16du:dateUtc="2026-07-07T18:18:00Z" w:author="Author" w:date="2026-07-07T20:18:00Z" w:id="6220">
            <w:rPr>
              <w:rFonts w:ascii="Times New Roman"/>
              <w:color w:val="000000"/>
              <w:spacing w:val="7"/>
            </w:rPr>
          </w:rPrChange>
        </w:rPr>
        <w:t>Tempor</w:t>
      </w:r>
      <w:bookmarkEnd w:id="6214"/>
    </w:p>
    <w:p w14:paraId="584D91A2" w14:textId="77777777" w:rsidR="009609E8" w:rsidRDefault="00000000" w:rsidRPr="0027638C">
      <w:pPr>
        <w:pStyle w:val="ListParagraph"/>
        <w:numPr>
          <w:ilvl w:val="1"/>
          <w:numId w:val="5"/>
        </w:numPr>
        <w:tabs>
          <w:tab w:pos="1438" w:val="left"/>
          <w:tab w:pos="1440" w:val="left"/>
        </w:tabs>
        <w:spacing w:before="236"/>
        <w:ind w:right="357"/>
        <w:rPr>
          <w:sz w:val="24"/>
          <w:rPrChange w16du:dateUtc="2026-07-07T18:18:00Z" w:author="Author" w:date="2026-07-07T20:18:00Z" w:id="6221">
            <w:rPr>
              <w:rFonts w:ascii="Times New Roman"/>
              <w:color w:val="000000"/>
            </w:rPr>
          </w:rPrChange>
        </w:rPr>
        <w:pPrChange w16du:dateUtc="2026-07-07T18:18:00Z" w:author="Author" w:date="2026-07-07T20:18:00Z" w:id="6222">
          <w:pPr>
            <w:spacing w:after="0" w:before="235" w:line="254" w:lineRule="exact"/>
            <w:ind w:left="720"/>
            <w:jc w:val="left"/>
          </w:pPr>
        </w:pPrChange>
      </w:pPr>
      <w:del w16du:dateUtc="2026-07-07T18:18:00Z" w:author="Author" w:date="2026-07-07T20:18:00Z" w:id="6223">
        <w:r>
          <w:rPr>
            <w:color w:val="000000"/>
          </w:rPr>
          <w:delText>(a)</w:delText>
        </w:r>
        <w:r>
          <w:rPr>
            <w:color w:val="000000"/>
            <w:spacing w:val="421"/>
          </w:rPr>
          <w:delText xml:space="preserve"> </w:delText>
        </w:r>
      </w:del>
      <w:r w:rsidR="00A96A35" w:rsidRPr="0027638C">
        <w:rPr>
          <w:sz w:val="24"/>
          <w:rPrChange w16du:dateUtc="2026-07-07T18:18:00Z" w:author="Author" w:date="2026-07-07T20:18:00Z" w:id="6224">
            <w:rPr>
              <w:rFonts w:ascii="Times New Roman"/>
              <w:color w:val="000000"/>
            </w:rPr>
          </w:rPrChange>
        </w:rPr>
        <w:t>Incididunt</w:t>
      </w:r>
      <w:r w:rsidR="00A96A35" w:rsidRPr="0027638C">
        <w:rPr>
          <w:sz w:val="24"/>
          <w:rPrChange w16du:dateUtc="2026-07-07T18:18:00Z" w:author="Author" w:date="2026-07-07T20:18:00Z" w:id="6225">
            <w:rPr>
              <w:rFonts w:ascii="Times New Roman"/>
              <w:color w:val="000000"/>
              <w:spacing w:val="30"/>
            </w:rPr>
          </w:rPrChange>
        </w:rPr>
        <w:t xml:space="preserve"> </w:t>
      </w:r>
      <w:r w:rsidR="00A96A35" w:rsidRPr="0027638C">
        <w:rPr>
          <w:sz w:val="24"/>
          <w:rPrChange w16du:dateUtc="2026-07-07T18:18:00Z" w:author="Author" w:date="2026-07-07T20:18:00Z" w:id="6226">
            <w:rPr>
              <w:rFonts w:ascii="Times New Roman"/>
              <w:color w:val="000000"/>
            </w:rPr>
          </w:rPrChange>
        </w:rPr>
        <w:t>ut</w:t>
      </w:r>
      <w:r w:rsidR="00A96A35" w:rsidRPr="0027638C">
        <w:rPr>
          <w:sz w:val="24"/>
          <w:rPrChange w16du:dateUtc="2026-07-07T18:18:00Z" w:author="Author" w:date="2026-07-07T20:18:00Z" w:id="6227">
            <w:rPr>
              <w:rFonts w:ascii="Times New Roman"/>
              <w:color w:val="000000"/>
              <w:spacing w:val="30"/>
            </w:rPr>
          </w:rPrChange>
        </w:rPr>
        <w:t xml:space="preserve"> </w:t>
      </w:r>
      <w:r w:rsidR="00A96A35" w:rsidRPr="0027638C">
        <w:rPr>
          <w:sz w:val="24"/>
          <w:rPrChange w16du:dateUtc="2026-07-07T18:18:00Z" w:author="Author" w:date="2026-07-07T20:18:00Z" w:id="6228">
            <w:rPr>
              <w:rFonts w:ascii="Times New Roman"/>
              <w:color w:val="000000"/>
            </w:rPr>
          </w:rPrChange>
        </w:rPr>
        <w:t>Labore</w:t>
      </w:r>
      <w:r w:rsidR="00A96A35" w:rsidRPr="0027638C">
        <w:rPr>
          <w:sz w:val="24"/>
          <w:rPrChange w16du:dateUtc="2026-07-07T18:18:00Z" w:author="Author" w:date="2026-07-07T20:18:00Z" w:id="6229">
            <w:rPr>
              <w:rFonts w:ascii="Times New Roman"/>
              <w:color w:val="000000"/>
              <w:spacing w:val="30"/>
            </w:rPr>
          </w:rPrChange>
        </w:rPr>
        <w:t xml:space="preserve"> </w:t>
      </w:r>
      <w:r w:rsidR="00A96A35" w:rsidRPr="0027638C">
        <w:rPr>
          <w:sz w:val="24"/>
          <w:rPrChange w16du:dateUtc="2026-07-07T18:18:00Z" w:author="Author" w:date="2026-07-07T20:18:00Z" w:id="6230">
            <w:rPr>
              <w:rFonts w:ascii="Times New Roman"/>
              <w:color w:val="000000"/>
            </w:rPr>
          </w:rPrChange>
        </w:rPr>
        <w:t>Et</w:t>
      </w:r>
      <w:r w:rsidR="00A96A35" w:rsidRPr="0027638C">
        <w:rPr>
          <w:sz w:val="24"/>
          <w:rPrChange w16du:dateUtc="2026-07-07T18:18:00Z" w:author="Author" w:date="2026-07-07T20:18:00Z" w:id="6231">
            <w:rPr>
              <w:rFonts w:ascii="Times New Roman"/>
              <w:color w:val="000000"/>
              <w:spacing w:val="30"/>
            </w:rPr>
          </w:rPrChange>
        </w:rPr>
        <w:t xml:space="preserve"> </w:t>
      </w:r>
      <w:r w:rsidR="00A96A35" w:rsidRPr="0027638C">
        <w:rPr>
          <w:sz w:val="24"/>
          <w:rPrChange w16du:dateUtc="2026-07-07T18:18:00Z" w:author="Author" w:date="2026-07-07T20:18:00Z" w:id="6232">
            <w:rPr>
              <w:rFonts w:ascii="Times New Roman"/>
              <w:color w:val="000000"/>
            </w:rPr>
          </w:rPrChange>
        </w:rPr>
        <w:t>Dolore,</w:t>
      </w:r>
      <w:r w:rsidR="00A96A35" w:rsidRPr="0027638C">
        <w:rPr>
          <w:sz w:val="24"/>
          <w:rPrChange w16du:dateUtc="2026-07-07T18:18:00Z" w:author="Author" w:date="2026-07-07T20:18:00Z" w:id="6233">
            <w:rPr>
              <w:rFonts w:ascii="Times New Roman"/>
              <w:color w:val="000000"/>
              <w:spacing w:val="30"/>
            </w:rPr>
          </w:rPrChange>
        </w:rPr>
        <w:t xml:space="preserve"> </w:t>
      </w:r>
      <w:r w:rsidR="00A96A35" w:rsidRPr="0027638C">
        <w:rPr>
          <w:sz w:val="24"/>
          <w:rPrChange w16du:dateUtc="2026-07-07T18:18:00Z" w:author="Author" w:date="2026-07-07T20:18:00Z" w:id="6234">
            <w:rPr>
              <w:rFonts w:ascii="Times New Roman"/>
              <w:color w:val="000000"/>
            </w:rPr>
          </w:rPrChange>
        </w:rPr>
        <w:t>magna</w:t>
      </w:r>
      <w:r w:rsidR="00A96A35" w:rsidRPr="0027638C">
        <w:rPr>
          <w:sz w:val="24"/>
          <w:rPrChange w16du:dateUtc="2026-07-07T18:18:00Z" w:author="Author" w:date="2026-07-07T20:18:00Z" w:id="6235">
            <w:rPr>
              <w:rFonts w:ascii="Times New Roman"/>
              <w:color w:val="000000"/>
              <w:spacing w:val="30"/>
            </w:rPr>
          </w:rPrChange>
        </w:rPr>
        <w:t xml:space="preserve"> </w:t>
      </w:r>
      <w:r w:rsidR="00A96A35" w:rsidRPr="0027638C">
        <w:rPr>
          <w:sz w:val="24"/>
          <w:rPrChange w16du:dateUtc="2026-07-07T18:18:00Z" w:author="Author" w:date="2026-07-07T20:18:00Z" w:id="6236">
            <w:rPr>
              <w:rFonts w:ascii="Times New Roman"/>
              <w:color w:val="000000"/>
            </w:rPr>
          </w:rPrChange>
        </w:rPr>
        <w:t>Aliqua</w:t>
      </w:r>
      <w:r w:rsidR="00A96A35" w:rsidRPr="0027638C">
        <w:rPr>
          <w:sz w:val="24"/>
          <w:rPrChange w16du:dateUtc="2026-07-07T18:18:00Z" w:author="Author" w:date="2026-07-07T20:18:00Z" w:id="6237">
            <w:rPr>
              <w:rFonts w:ascii="Times New Roman"/>
              <w:color w:val="000000"/>
              <w:spacing w:val="30"/>
            </w:rPr>
          </w:rPrChange>
        </w:rPr>
        <w:t xml:space="preserve"> </w:t>
      </w:r>
      <w:r w:rsidR="00A96A35" w:rsidRPr="0027638C">
        <w:rPr>
          <w:sz w:val="24"/>
          <w:rPrChange w16du:dateUtc="2026-07-07T18:18:00Z" w:author="Author" w:date="2026-07-07T20:18:00Z" w:id="6238">
            <w:rPr>
              <w:rFonts w:ascii="Times New Roman"/>
              <w:color w:val="000000"/>
            </w:rPr>
          </w:rPrChange>
        </w:rPr>
        <w:t>Lorem</w:t>
      </w:r>
      <w:r w:rsidR="00A96A35" w:rsidRPr="0027638C">
        <w:rPr>
          <w:sz w:val="24"/>
          <w:rPrChange w16du:dateUtc="2026-07-07T18:18:00Z" w:author="Author" w:date="2026-07-07T20:18:00Z" w:id="6239">
            <w:rPr>
              <w:rFonts w:ascii="Times New Roman"/>
              <w:color w:val="000000"/>
              <w:spacing w:val="30"/>
            </w:rPr>
          </w:rPrChange>
        </w:rPr>
        <w:t xml:space="preserve"> </w:t>
      </w:r>
      <w:r w:rsidR="00A96A35" w:rsidRPr="0027638C">
        <w:rPr>
          <w:sz w:val="24"/>
          <w:rPrChange w16du:dateUtc="2026-07-07T18:18:00Z" w:author="Author" w:date="2026-07-07T20:18:00Z" w:id="6240">
            <w:rPr>
              <w:rFonts w:ascii="Times New Roman"/>
              <w:color w:val="000000"/>
            </w:rPr>
          </w:rPrChange>
        </w:rPr>
        <w:t>ipsum</w:t>
      </w:r>
      <w:r w:rsidR="00A96A35" w:rsidRPr="0027638C">
        <w:rPr>
          <w:sz w:val="24"/>
          <w:rPrChange w16du:dateUtc="2026-07-07T18:18:00Z" w:author="Author" w:date="2026-07-07T20:18:00Z" w:id="6241">
            <w:rPr>
              <w:rFonts w:ascii="Times New Roman"/>
              <w:color w:val="000000"/>
              <w:spacing w:val="30"/>
            </w:rPr>
          </w:rPrChange>
        </w:rPr>
        <w:t xml:space="preserve"> </w:t>
      </w:r>
      <w:r w:rsidR="00A96A35" w:rsidRPr="0027638C">
        <w:rPr>
          <w:sz w:val="24"/>
          <w:rPrChange w16du:dateUtc="2026-07-07T18:18:00Z" w:author="Author" w:date="2026-07-07T20:18:00Z" w:id="6242">
            <w:rPr>
              <w:rFonts w:ascii="Times New Roman" w:hAnsi="Times New Roman"/>
              <w:color w:val="000000"/>
            </w:rPr>
          </w:rPrChange>
        </w:rPr>
        <w:t>Dolor</w:t>
      </w:r>
      <w:del w16du:dateUtc="2026-07-07T18:18:00Z" w:author="Author" w:date="2026-07-07T20:18:00Z" w:id="6243">
        <w:r>
          <w:rPr>
            <w:color w:val="000000"/>
          </w:rPr>
          <w:cr/>
        </w:r>
      </w:del>
      <w:r w:rsidR="00A96A35" w:rsidRPr="0027638C">
        <w:rPr>
          <w:sz w:val="24"/>
          <w:rPrChange w16du:dateUtc="2026-07-07T18:18:00Z" w:author="Author" w:date="2026-07-07T20:18:00Z" w:id="6244">
            <w:rPr>
              <w:rFonts w:ascii="Times New Roman"/>
              <w:color w:val="000000"/>
              <w:spacing w:val="665"/>
            </w:rPr>
          </w:rPrChange>
        </w:rPr>
        <w:t xml:space="preserve"> </w:t>
      </w:r>
      <w:r w:rsidR="00A96A35" w:rsidRPr="0027638C">
        <w:rPr>
          <w:sz w:val="24"/>
          <w:rPrChange w16du:dateUtc="2026-07-07T18:18:00Z" w:author="Author" w:date="2026-07-07T20:18:00Z" w:id="6245">
            <w:rPr>
              <w:rFonts w:ascii="Times New Roman"/>
              <w:color w:val="000000"/>
            </w:rPr>
          </w:rPrChange>
        </w:rPr>
        <w:t>Sit</w:t>
      </w:r>
      <w:r w:rsidR="00A96A35" w:rsidRPr="0027638C">
        <w:rPr>
          <w:sz w:val="24"/>
          <w:rPrChange w16du:dateUtc="2026-07-07T18:18:00Z" w:author="Author" w:date="2026-07-07T20:18:00Z" w:id="6246">
            <w:rPr>
              <w:rFonts w:ascii="Times New Roman"/>
              <w:color w:val="000000"/>
              <w:spacing w:val="29"/>
            </w:rPr>
          </w:rPrChange>
        </w:rPr>
        <w:t xml:space="preserve"> </w:t>
      </w:r>
      <w:r w:rsidR="00A96A35" w:rsidRPr="0027638C">
        <w:rPr>
          <w:sz w:val="24"/>
          <w:rPrChange w16du:dateUtc="2026-07-07T18:18:00Z" w:author="Author" w:date="2026-07-07T20:18:00Z" w:id="6247">
            <w:rPr>
              <w:rFonts w:ascii="Times New Roman"/>
              <w:color w:val="000000"/>
            </w:rPr>
          </w:rPrChange>
        </w:rPr>
        <w:t>amet</w:t>
      </w:r>
      <w:r w:rsidR="00A96A35" w:rsidRPr="0027638C">
        <w:rPr>
          <w:sz w:val="24"/>
          <w:rPrChange w16du:dateUtc="2026-07-07T18:18:00Z" w:author="Author" w:date="2026-07-07T20:18:00Z" w:id="6248">
            <w:rPr>
              <w:rFonts w:ascii="Times New Roman"/>
              <w:color w:val="000000"/>
              <w:spacing w:val="29"/>
            </w:rPr>
          </w:rPrChange>
        </w:rPr>
        <w:t xml:space="preserve"> </w:t>
      </w:r>
      <w:r w:rsidR="00A96A35" w:rsidRPr="0027638C">
        <w:rPr>
          <w:sz w:val="24"/>
          <w:rPrChange w16du:dateUtc="2026-07-07T18:18:00Z" w:author="Author" w:date="2026-07-07T20:18:00Z" w:id="6249">
            <w:rPr>
              <w:rFonts w:ascii="Times New Roman"/>
              <w:color w:val="000000"/>
            </w:rPr>
          </w:rPrChange>
        </w:rPr>
        <w:t>Consectetur</w:t>
      </w:r>
      <w:r w:rsidR="00A96A35" w:rsidRPr="0027638C">
        <w:rPr>
          <w:sz w:val="24"/>
          <w:rPrChange w16du:dateUtc="2026-07-07T18:18:00Z" w:author="Author" w:date="2026-07-07T20:18:00Z" w:id="6250">
            <w:rPr>
              <w:rFonts w:ascii="Times New Roman"/>
              <w:color w:val="000000"/>
              <w:spacing w:val="29"/>
            </w:rPr>
          </w:rPrChange>
        </w:rPr>
        <w:t xml:space="preserve"> </w:t>
      </w:r>
      <w:r w:rsidR="00A96A35" w:rsidRPr="0027638C">
        <w:rPr>
          <w:sz w:val="24"/>
          <w:rPrChange w16du:dateUtc="2026-07-07T18:18:00Z" w:author="Author" w:date="2026-07-07T20:18:00Z" w:id="6251">
            <w:rPr>
              <w:rFonts w:ascii="Times New Roman"/>
              <w:color w:val="000000"/>
            </w:rPr>
          </w:rPrChange>
        </w:rPr>
        <w:t>Adipiscing,</w:t>
      </w:r>
      <w:r w:rsidR="00A96A35" w:rsidRPr="0027638C">
        <w:rPr>
          <w:sz w:val="24"/>
          <w:rPrChange w16du:dateUtc="2026-07-07T18:18:00Z" w:author="Author" w:date="2026-07-07T20:18:00Z" w:id="6252">
            <w:rPr>
              <w:rFonts w:ascii="Times New Roman"/>
              <w:color w:val="000000"/>
              <w:spacing w:val="29"/>
            </w:rPr>
          </w:rPrChange>
        </w:rPr>
        <w:t xml:space="preserve"> </w:t>
      </w:r>
      <w:r w:rsidR="00A96A35" w:rsidRPr="0027638C">
        <w:rPr>
          <w:sz w:val="24"/>
          <w:rPrChange w16du:dateUtc="2026-07-07T18:18:00Z" w:author="Author" w:date="2026-07-07T20:18:00Z" w:id="6253">
            <w:rPr>
              <w:rFonts w:ascii="Times New Roman"/>
              <w:color w:val="000000"/>
            </w:rPr>
          </w:rPrChange>
        </w:rPr>
        <w:t>elit</w:t>
      </w:r>
      <w:r w:rsidR="00A96A35" w:rsidRPr="0027638C">
        <w:rPr>
          <w:sz w:val="24"/>
          <w:rPrChange w16du:dateUtc="2026-07-07T18:18:00Z" w:author="Author" w:date="2026-07-07T20:18:00Z" w:id="6254">
            <w:rPr>
              <w:rFonts w:ascii="Times New Roman"/>
              <w:color w:val="000000"/>
              <w:spacing w:val="29"/>
            </w:rPr>
          </w:rPrChange>
        </w:rPr>
        <w:t xml:space="preserve"> </w:t>
      </w:r>
      <w:r w:rsidR="00A96A35" w:rsidRPr="0027638C">
        <w:rPr>
          <w:sz w:val="24"/>
          <w:rPrChange w16du:dateUtc="2026-07-07T18:18:00Z" w:author="Author" w:date="2026-07-07T20:18:00Z" w:id="6255">
            <w:rPr>
              <w:rFonts w:ascii="Times New Roman"/>
              <w:color w:val="000000"/>
            </w:rPr>
          </w:rPrChange>
        </w:rPr>
        <w:t>sed</w:t>
      </w:r>
      <w:r w:rsidR="00A96A35" w:rsidRPr="0027638C">
        <w:rPr>
          <w:sz w:val="24"/>
          <w:rPrChange w16du:dateUtc="2026-07-07T18:18:00Z" w:author="Author" w:date="2026-07-07T20:18:00Z" w:id="6256">
            <w:rPr>
              <w:rFonts w:ascii="Times New Roman"/>
              <w:color w:val="000000"/>
              <w:spacing w:val="29"/>
            </w:rPr>
          </w:rPrChange>
        </w:rPr>
        <w:t xml:space="preserve"> </w:t>
      </w:r>
      <w:r w:rsidR="00A96A35" w:rsidRPr="0027638C">
        <w:rPr>
          <w:sz w:val="24"/>
          <w:rPrChange w16du:dateUtc="2026-07-07T18:18:00Z" w:author="Author" w:date="2026-07-07T20:18:00Z" w:id="6257">
            <w:rPr>
              <w:rFonts w:ascii="Times New Roman"/>
              <w:color w:val="000000"/>
            </w:rPr>
          </w:rPrChange>
        </w:rPr>
        <w:t>do</w:t>
      </w:r>
      <w:r w:rsidR="00A96A35" w:rsidRPr="0027638C">
        <w:rPr>
          <w:sz w:val="24"/>
          <w:rPrChange w16du:dateUtc="2026-07-07T18:18:00Z" w:author="Author" w:date="2026-07-07T20:18:00Z" w:id="6258">
            <w:rPr>
              <w:rFonts w:ascii="Times New Roman"/>
              <w:color w:val="000000"/>
              <w:spacing w:val="29"/>
            </w:rPr>
          </w:rPrChange>
        </w:rPr>
        <w:t xml:space="preserve"> </w:t>
      </w:r>
      <w:r w:rsidR="00A96A35" w:rsidRPr="0027638C">
        <w:rPr>
          <w:sz w:val="24"/>
          <w:rPrChange w16du:dateUtc="2026-07-07T18:18:00Z" w:author="Author" w:date="2026-07-07T20:18:00Z" w:id="6259">
            <w:rPr>
              <w:rFonts w:ascii="Times New Roman"/>
              <w:color w:val="000000"/>
            </w:rPr>
          </w:rPrChange>
        </w:rPr>
        <w:t>eiusmod</w:t>
      </w:r>
      <w:r w:rsidR="00A96A35" w:rsidRPr="0027638C">
        <w:rPr>
          <w:sz w:val="24"/>
          <w:rPrChange w16du:dateUtc="2026-07-07T18:18:00Z" w:author="Author" w:date="2026-07-07T20:18:00Z" w:id="6260">
            <w:rPr>
              <w:rFonts w:ascii="Times New Roman"/>
              <w:color w:val="000000"/>
              <w:spacing w:val="29"/>
            </w:rPr>
          </w:rPrChange>
        </w:rPr>
        <w:t xml:space="preserve"> </w:t>
      </w:r>
      <w:r w:rsidR="00A96A35" w:rsidRPr="0027638C">
        <w:rPr>
          <w:sz w:val="24"/>
          <w:rPrChange w16du:dateUtc="2026-07-07T18:18:00Z" w:author="Author" w:date="2026-07-07T20:18:00Z" w:id="6261">
            <w:rPr>
              <w:rFonts w:ascii="Times New Roman"/>
              <w:color w:val="000000"/>
            </w:rPr>
          </w:rPrChange>
        </w:rPr>
        <w:t>Tempor</w:t>
      </w:r>
      <w:r w:rsidR="00A96A35" w:rsidRPr="0027638C">
        <w:rPr>
          <w:sz w:val="24"/>
          <w:rPrChange w16du:dateUtc="2026-07-07T18:18:00Z" w:author="Author" w:date="2026-07-07T20:18:00Z" w:id="6262">
            <w:rPr>
              <w:rFonts w:ascii="Times New Roman"/>
              <w:color w:val="000000"/>
              <w:spacing w:val="29"/>
            </w:rPr>
          </w:rPrChange>
        </w:rPr>
        <w:t xml:space="preserve"> </w:t>
      </w:r>
      <w:r w:rsidR="00A96A35" w:rsidRPr="0027638C">
        <w:rPr>
          <w:sz w:val="24"/>
          <w:rPrChange w16du:dateUtc="2026-07-07T18:18:00Z" w:author="Author" w:date="2026-07-07T20:18:00Z" w:id="6263">
            <w:rPr>
              <w:rFonts w:ascii="Times New Roman"/>
              <w:color w:val="000000"/>
              <w:spacing w:val="-1"/>
            </w:rPr>
          </w:rPrChange>
        </w:rPr>
        <w:t>Incididunt</w:t>
      </w:r>
      <w:r w:rsidR="00A96A35" w:rsidRPr="0027638C">
        <w:rPr>
          <w:sz w:val="24"/>
          <w:rPrChange w16du:dateUtc="2026-07-07T18:18:00Z" w:author="Author" w:date="2026-07-07T20:18:00Z" w:id="6264">
            <w:rPr>
              <w:rFonts w:ascii="Times New Roman"/>
              <w:color w:val="000000"/>
              <w:spacing w:val="30"/>
            </w:rPr>
          </w:rPrChange>
        </w:rPr>
        <w:t xml:space="preserve"> </w:t>
      </w:r>
      <w:r w:rsidR="00A96A35" w:rsidRPr="0027638C">
        <w:rPr>
          <w:sz w:val="24"/>
          <w:rPrChange w16du:dateUtc="2026-07-07T18:18:00Z" w:author="Author" w:date="2026-07-07T20:18:00Z" w:id="6265">
            <w:rPr>
              <w:rFonts w:ascii="Times New Roman"/>
              <w:color w:val="000000"/>
            </w:rPr>
          </w:rPrChange>
        </w:rPr>
        <w:t>ut</w:t>
      </w:r>
      <w:r w:rsidR="00A96A35" w:rsidRPr="0027638C">
        <w:rPr>
          <w:sz w:val="24"/>
          <w:rPrChange w16du:dateUtc="2026-07-07T18:18:00Z" w:author="Author" w:date="2026-07-07T20:18:00Z" w:id="6266">
            <w:rPr>
              <w:rFonts w:ascii="Times New Roman"/>
              <w:color w:val="000000"/>
              <w:spacing w:val="29"/>
            </w:rPr>
          </w:rPrChange>
        </w:rPr>
        <w:t xml:space="preserve"> </w:t>
      </w:r>
      <w:r w:rsidR="00A96A35" w:rsidRPr="0027638C">
        <w:rPr>
          <w:sz w:val="24"/>
          <w:rPrChange w16du:dateUtc="2026-07-07T18:18:00Z" w:author="Author" w:date="2026-07-07T20:18:00Z" w:id="6267">
            <w:rPr>
              <w:rFonts w:ascii="Times New Roman"/>
              <w:color w:val="000000"/>
            </w:rPr>
          </w:rPrChange>
        </w:rPr>
        <w:t>labore</w:t>
      </w:r>
      <w:r w:rsidR="00A96A35" w:rsidRPr="0027638C">
        <w:rPr>
          <w:sz w:val="24"/>
          <w:rPrChange w16du:dateUtc="2026-07-07T18:18:00Z" w:author="Author" w:date="2026-07-07T20:18:00Z" w:id="6268">
            <w:rPr>
              <w:rFonts w:ascii="Times New Roman"/>
              <w:color w:val="000000"/>
              <w:spacing w:val="29"/>
            </w:rPr>
          </w:rPrChange>
        </w:rPr>
        <w:t xml:space="preserve"> </w:t>
      </w:r>
      <w:r w:rsidR="00A96A35" w:rsidRPr="0027638C">
        <w:rPr>
          <w:sz w:val="24"/>
          <w:rPrChange w16du:dateUtc="2026-07-07T18:18:00Z" w:author="Author" w:date="2026-07-07T20:18:00Z" w:id="6269">
            <w:rPr>
              <w:rFonts w:ascii="Times New Roman" w:hAnsi="Times New Roman"/>
              <w:color w:val="000000"/>
            </w:rPr>
          </w:rPrChange>
        </w:rPr>
        <w:t>Et</w:t>
      </w:r>
      <w:del w16du:dateUtc="2026-07-07T18:18:00Z" w:author="Author" w:date="2026-07-07T20:18:00Z" w:id="6270">
        <w:r>
          <w:rPr>
            <w:color w:val="000000"/>
          </w:rPr>
          <w:cr/>
        </w:r>
      </w:del>
      <w:r w:rsidR="00A96A35" w:rsidRPr="0027638C">
        <w:rPr>
          <w:sz w:val="24"/>
          <w:rPrChange w16du:dateUtc="2026-07-07T18:18:00Z" w:author="Author" w:date="2026-07-07T20:18:00Z" w:id="6271">
            <w:rPr>
              <w:rFonts w:ascii="Times New Roman"/>
              <w:color w:val="000000"/>
              <w:spacing w:val="665"/>
            </w:rPr>
          </w:rPrChange>
        </w:rPr>
        <w:t xml:space="preserve"> </w:t>
      </w:r>
      <w:r w:rsidR="00A96A35" w:rsidRPr="0027638C">
        <w:rPr>
          <w:sz w:val="24"/>
          <w:rPrChange w16du:dateUtc="2026-07-07T18:18:00Z" w:author="Author" w:date="2026-07-07T20:18:00Z" w:id="6272">
            <w:rPr>
              <w:rFonts w:ascii="Times New Roman"/>
              <w:color w:val="000000"/>
            </w:rPr>
          </w:rPrChange>
        </w:rPr>
        <w:t>(dolore</w:t>
      </w:r>
      <w:ins w16du:dateUtc="2026-07-07T18:18:00Z" w:author="Author" w:date="2026-07-07T20:18:00Z" w:id="6273">
        <w:r w:rsidR="00A96A35" w:rsidRPr="0027638C">
          <w:rPr>
            <w:sz w:val="24"/>
            <w:szCs w:val="24"/>
          </w:rPr>
          <w:t xml:space="preserve"> magna</w:t>
        </w:r>
      </w:ins>
      <w:r w:rsidR="00A96A35" w:rsidRPr="0027638C">
        <w:rPr>
          <w:sz w:val="24"/>
          <w:rPrChange w16du:dateUtc="2026-07-07T18:18:00Z" w:author="Author" w:date="2026-07-07T20:18:00Z" w:id="6274">
            <w:rPr>
              <w:rFonts w:ascii="Times New Roman"/>
              <w:color w:val="000000"/>
            </w:rPr>
          </w:rPrChange>
        </w:rPr>
        <w:t xml:space="preserve"> aliqua </w:t>
      </w:r>
      <w:ins w16du:dateUtc="2026-07-07T18:18:00Z" w:author="Author" w:date="2026-07-07T20:18:00Z" w:id="6275">
        <w:r w:rsidR="00A96A35" w:rsidRPr="0027638C">
          <w:rPr>
            <w:sz w:val="24"/>
            <w:szCs w:val="24"/>
          </w:rPr>
          <w:t xml:space="preserve">lorem ipsum dolor </w:t>
        </w:r>
      </w:ins>
      <w:r w:rsidR="00A96A35" w:rsidRPr="0027638C">
        <w:rPr>
          <w:sz w:val="24"/>
          <w:rPrChange w16du:dateUtc="2026-07-07T18:18:00Z" w:author="Author" w:date="2026-07-07T20:18:00Z" w:id="6276">
            <w:rPr>
              <w:rFonts w:ascii="Times New Roman"/>
              <w:color w:val="000000"/>
            </w:rPr>
          </w:rPrChange>
        </w:rPr>
        <w:t>sit).</w:t>
      </w:r>
    </w:p>
    <w:p w14:paraId="584D91A3" w14:textId="1D12D7F1" w:rsidR="009609E8" w:rsidRDefault="00000000" w:rsidRPr="0027638C">
      <w:pPr>
        <w:pStyle w:val="ListParagraph"/>
        <w:numPr>
          <w:ilvl w:val="1"/>
          <w:numId w:val="5"/>
        </w:numPr>
        <w:tabs>
          <w:tab w:pos="1438" w:val="left"/>
          <w:tab w:pos="1440" w:val="left"/>
        </w:tabs>
        <w:spacing w:before="245"/>
        <w:ind w:right="356"/>
        <w:rPr>
          <w:sz w:val="24"/>
          <w:rPrChange w16du:dateUtc="2026-07-07T18:18:00Z" w:author="Author" w:date="2026-07-07T20:18:00Z" w:id="6277">
            <w:rPr>
              <w:rFonts w:ascii="Times New Roman"/>
              <w:color w:val="000000"/>
            </w:rPr>
          </w:rPrChange>
        </w:rPr>
        <w:pPrChange w16du:dateUtc="2026-07-07T18:18:00Z" w:author="Author" w:date="2026-07-07T20:18:00Z" w:id="6278">
          <w:pPr>
            <w:spacing w:after="0" w:before="242" w:line="253" w:lineRule="exact"/>
            <w:ind w:left="720"/>
            <w:jc w:val="left"/>
          </w:pPr>
        </w:pPrChange>
      </w:pPr>
      <w:bookmarkStart w:id="6279" w:name="_Ref215485307"/>
      <w:del w16du:dateUtc="2026-07-07T18:18:00Z" w:author="Author" w:date="2026-07-07T20:18:00Z" w:id="6280">
        <w:r>
          <w:rPr>
            <w:color w:val="000000"/>
          </w:rPr>
          <w:delText>(b)</w:delText>
        </w:r>
        <w:r>
          <w:rPr>
            <w:color w:val="000000"/>
            <w:spacing w:val="409"/>
          </w:rPr>
          <w:delText xml:space="preserve"> </w:delText>
        </w:r>
      </w:del>
      <w:r w:rsidR="00A96A35" w:rsidRPr="0027638C">
        <w:rPr>
          <w:sz w:val="24"/>
          <w:rPrChange w16du:dateUtc="2026-07-07T18:18:00Z" w:author="Author" w:date="2026-07-07T20:18:00Z" w:id="6281">
            <w:rPr>
              <w:rFonts w:ascii="Times New Roman"/>
              <w:color w:val="000000"/>
            </w:rPr>
          </w:rPrChange>
        </w:rPr>
        <w:t>Amet</w:t>
      </w:r>
      <w:r w:rsidR="00A96A35" w:rsidRPr="0027638C">
        <w:rPr>
          <w:sz w:val="24"/>
          <w:rPrChange w16du:dateUtc="2026-07-07T18:18:00Z" w:author="Author" w:date="2026-07-07T20:18:00Z" w:id="6282">
            <w:rPr>
              <w:rFonts w:ascii="Times New Roman"/>
              <w:color w:val="000000"/>
              <w:spacing w:val="51"/>
            </w:rPr>
          </w:rPrChange>
        </w:rPr>
        <w:t xml:space="preserve"> </w:t>
      </w:r>
      <w:r w:rsidR="00A96A35" w:rsidRPr="0027638C">
        <w:rPr>
          <w:sz w:val="24"/>
          <w:rPrChange w16du:dateUtc="2026-07-07T18:18:00Z" w:author="Author" w:date="2026-07-07T20:18:00Z" w:id="6283">
            <w:rPr>
              <w:rFonts w:ascii="Times New Roman"/>
              <w:color w:val="000000"/>
            </w:rPr>
          </w:rPrChange>
        </w:rPr>
        <w:t>consectetur</w:t>
      </w:r>
      <w:r w:rsidR="00A96A35" w:rsidRPr="0027638C">
        <w:rPr>
          <w:sz w:val="24"/>
          <w:rPrChange w16du:dateUtc="2026-07-07T18:18:00Z" w:author="Author" w:date="2026-07-07T20:18:00Z" w:id="6284">
            <w:rPr>
              <w:rFonts w:ascii="Times New Roman"/>
              <w:color w:val="000000"/>
              <w:spacing w:val="51"/>
            </w:rPr>
          </w:rPrChange>
        </w:rPr>
        <w:t xml:space="preserve"> </w:t>
      </w:r>
      <w:r w:rsidR="00A96A35" w:rsidRPr="0027638C">
        <w:rPr>
          <w:sz w:val="24"/>
          <w:rPrChange w16du:dateUtc="2026-07-07T18:18:00Z" w:author="Author" w:date="2026-07-07T20:18:00Z" w:id="6285">
            <w:rPr>
              <w:rFonts w:ascii="Times New Roman"/>
              <w:color w:val="000000"/>
            </w:rPr>
          </w:rPrChange>
        </w:rPr>
        <w:t>adipiscing</w:t>
      </w:r>
      <w:r w:rsidR="00A96A35" w:rsidRPr="0027638C">
        <w:rPr>
          <w:sz w:val="24"/>
          <w:rPrChange w16du:dateUtc="2026-07-07T18:18:00Z" w:author="Author" w:date="2026-07-07T20:18:00Z" w:id="6286">
            <w:rPr>
              <w:rFonts w:ascii="Times New Roman"/>
              <w:color w:val="000000"/>
              <w:spacing w:val="51"/>
            </w:rPr>
          </w:rPrChange>
        </w:rPr>
        <w:t xml:space="preserve"> </w:t>
      </w:r>
      <w:r w:rsidR="00A96A35" w:rsidRPr="0027638C">
        <w:rPr>
          <w:sz w:val="24"/>
          <w:rPrChange w16du:dateUtc="2026-07-07T18:18:00Z" w:author="Author" w:date="2026-07-07T20:18:00Z" w:id="6287">
            <w:rPr>
              <w:rFonts w:ascii="Times New Roman"/>
              <w:color w:val="000000"/>
            </w:rPr>
          </w:rPrChange>
        </w:rPr>
        <w:t>Elit</w:t>
      </w:r>
      <w:r w:rsidR="00A96A35" w:rsidRPr="0027638C">
        <w:rPr>
          <w:sz w:val="24"/>
          <w:rPrChange w16du:dateUtc="2026-07-07T18:18:00Z" w:author="Author" w:date="2026-07-07T20:18:00Z" w:id="6288">
            <w:rPr>
              <w:rFonts w:ascii="Times New Roman"/>
              <w:color w:val="000000"/>
              <w:spacing w:val="51"/>
            </w:rPr>
          </w:rPrChange>
        </w:rPr>
        <w:t xml:space="preserve"> </w:t>
      </w:r>
      <w:r w:rsidR="00A96A35" w:rsidRPr="0027638C">
        <w:rPr>
          <w:sz w:val="24"/>
          <w:rPrChange w16du:dateUtc="2026-07-07T18:18:00Z" w:author="Author" w:date="2026-07-07T20:18:00Z" w:id="6289">
            <w:rPr>
              <w:rFonts w:ascii="Times New Roman"/>
              <w:color w:val="000000"/>
            </w:rPr>
          </w:rPrChange>
        </w:rPr>
        <w:t>Sed</w:t>
      </w:r>
      <w:r w:rsidR="00A96A35" w:rsidRPr="0027638C">
        <w:rPr>
          <w:sz w:val="24"/>
          <w:rPrChange w16du:dateUtc="2026-07-07T18:18:00Z" w:author="Author" w:date="2026-07-07T20:18:00Z" w:id="6290">
            <w:rPr>
              <w:rFonts w:ascii="Times New Roman"/>
              <w:color w:val="000000"/>
              <w:spacing w:val="51"/>
            </w:rPr>
          </w:rPrChange>
        </w:rPr>
        <w:t xml:space="preserve"> </w:t>
      </w:r>
      <w:r w:rsidR="00A96A35" w:rsidRPr="0027638C">
        <w:rPr>
          <w:sz w:val="24"/>
          <w:rPrChange w16du:dateUtc="2026-07-07T18:18:00Z" w:author="Author" w:date="2026-07-07T20:18:00Z" w:id="6291">
            <w:rPr>
              <w:rFonts w:ascii="Times New Roman"/>
              <w:color w:val="000000"/>
            </w:rPr>
          </w:rPrChange>
        </w:rPr>
        <w:t>Do</w:t>
      </w:r>
      <w:r w:rsidR="00A96A35" w:rsidRPr="0027638C">
        <w:rPr>
          <w:sz w:val="24"/>
          <w:rPrChange w16du:dateUtc="2026-07-07T18:18:00Z" w:author="Author" w:date="2026-07-07T20:18:00Z" w:id="6292">
            <w:rPr>
              <w:rFonts w:ascii="Times New Roman"/>
              <w:color w:val="000000"/>
              <w:spacing w:val="51"/>
            </w:rPr>
          </w:rPrChange>
        </w:rPr>
        <w:t xml:space="preserve"> </w:t>
      </w:r>
      <w:r w:rsidR="00A96A35" w:rsidRPr="0027638C">
        <w:rPr>
          <w:sz w:val="24"/>
          <w:rPrChange w16du:dateUtc="2026-07-07T18:18:00Z" w:author="Author" w:date="2026-07-07T20:18:00Z" w:id="6293">
            <w:rPr>
              <w:rFonts w:ascii="Times New Roman"/>
              <w:color w:val="000000"/>
            </w:rPr>
          </w:rPrChange>
        </w:rPr>
        <w:t>eiusmod</w:t>
      </w:r>
      <w:r w:rsidR="00A96A35" w:rsidRPr="0027638C">
        <w:rPr>
          <w:sz w:val="24"/>
          <w:rPrChange w16du:dateUtc="2026-07-07T18:18:00Z" w:author="Author" w:date="2026-07-07T20:18:00Z" w:id="6294">
            <w:rPr>
              <w:rFonts w:ascii="Times New Roman"/>
              <w:color w:val="000000"/>
              <w:spacing w:val="51"/>
            </w:rPr>
          </w:rPrChange>
        </w:rPr>
        <w:t xml:space="preserve"> </w:t>
      </w:r>
      <w:r w:rsidR="00A96A35" w:rsidRPr="0027638C">
        <w:rPr>
          <w:sz w:val="24"/>
          <w:rPrChange w16du:dateUtc="2026-07-07T18:18:00Z" w:author="Author" w:date="2026-07-07T20:18:00Z" w:id="6295">
            <w:rPr>
              <w:rFonts w:ascii="Times New Roman"/>
              <w:color w:val="000000"/>
            </w:rPr>
          </w:rPrChange>
        </w:rPr>
        <w:t>tempor</w:t>
      </w:r>
      <w:r w:rsidR="00A96A35" w:rsidRPr="0027638C">
        <w:rPr>
          <w:sz w:val="24"/>
          <w:rPrChange w16du:dateUtc="2026-07-07T18:18:00Z" w:author="Author" w:date="2026-07-07T20:18:00Z" w:id="6296">
            <w:rPr>
              <w:rFonts w:ascii="Times New Roman"/>
              <w:color w:val="000000"/>
              <w:spacing w:val="51"/>
            </w:rPr>
          </w:rPrChange>
        </w:rPr>
        <w:t xml:space="preserve"> </w:t>
      </w:r>
      <w:r w:rsidR="00A96A35" w:rsidRPr="0027638C">
        <w:rPr>
          <w:sz w:val="24"/>
          <w:rPrChange w16du:dateUtc="2026-07-07T18:18:00Z" w:author="Author" w:date="2026-07-07T20:18:00Z" w:id="6297">
            <w:rPr>
              <w:rFonts w:ascii="Times New Roman"/>
              <w:color w:val="000000"/>
            </w:rPr>
          </w:rPrChange>
        </w:rPr>
        <w:t>incididunt</w:t>
      </w:r>
      <w:r w:rsidR="00A96A35" w:rsidRPr="0027638C">
        <w:rPr>
          <w:sz w:val="24"/>
          <w:rPrChange w16du:dateUtc="2026-07-07T18:18:00Z" w:author="Author" w:date="2026-07-07T20:18:00Z" w:id="6298">
            <w:rPr>
              <w:rFonts w:ascii="Times New Roman"/>
              <w:color w:val="000000"/>
              <w:spacing w:val="51"/>
            </w:rPr>
          </w:rPrChange>
        </w:rPr>
        <w:t xml:space="preserve"> </w:t>
      </w:r>
      <w:r w:rsidR="00A96A35" w:rsidRPr="0027638C">
        <w:rPr>
          <w:sz w:val="24"/>
          <w:rPrChange w16du:dateUtc="2026-07-07T18:18:00Z" w:author="Author" w:date="2026-07-07T20:18:00Z" w:id="6299">
            <w:rPr>
              <w:rFonts w:ascii="Times New Roman"/>
              <w:color w:val="000000"/>
            </w:rPr>
          </w:rPrChange>
        </w:rPr>
        <w:t>ut</w:t>
      </w:r>
      <w:r w:rsidR="00A96A35" w:rsidRPr="0027638C">
        <w:rPr>
          <w:sz w:val="24"/>
          <w:rPrChange w16du:dateUtc="2026-07-07T18:18:00Z" w:author="Author" w:date="2026-07-07T20:18:00Z" w:id="6300">
            <w:rPr>
              <w:rFonts w:ascii="Times New Roman"/>
              <w:color w:val="000000"/>
              <w:spacing w:val="51"/>
            </w:rPr>
          </w:rPrChange>
        </w:rPr>
        <w:t xml:space="preserve"> </w:t>
      </w:r>
      <w:r w:rsidR="00A96A35" w:rsidRPr="0027638C">
        <w:rPr>
          <w:sz w:val="24"/>
          <w:rPrChange w16du:dateUtc="2026-07-07T18:18:00Z" w:author="Author" w:date="2026-07-07T20:18:00Z" w:id="6301">
            <w:rPr>
              <w:rFonts w:ascii="Times New Roman"/>
              <w:color w:val="000000"/>
            </w:rPr>
          </w:rPrChange>
        </w:rPr>
        <w:t>Labore</w:t>
      </w:r>
      <w:r w:rsidR="00A96A35" w:rsidRPr="0027638C">
        <w:rPr>
          <w:sz w:val="24"/>
          <w:rPrChange w16du:dateUtc="2026-07-07T18:18:00Z" w:author="Author" w:date="2026-07-07T20:18:00Z" w:id="6302">
            <w:rPr>
              <w:rFonts w:ascii="Times New Roman"/>
              <w:color w:val="000000"/>
              <w:spacing w:val="51"/>
            </w:rPr>
          </w:rPrChange>
        </w:rPr>
        <w:t xml:space="preserve"> </w:t>
      </w:r>
      <w:del w16du:dateUtc="2026-07-07T18:18:00Z" w:author="Author" w:date="2026-07-07T20:18:00Z" w:id="6303">
        <w:r>
          <w:rPr>
            <w:color w:val="000000"/>
          </w:rPr>
          <w:delText>4(b)</w:delText>
        </w:r>
      </w:del>
      <w:ins w16du:dateUtc="2026-07-07T18:18:00Z" w:author="Author" w:date="2026-07-07T20:18:00Z" w:id="6304">
        <w:r w:rsidR="00C01674" w:rsidRPr="0027638C">
          <w:rPr>
            <w:sz w:val="24"/>
            <w:szCs w:val="24"/>
          </w:rPr>
          <w:fldChar w:fldCharType="begin"/>
        </w:r>
        <w:r w:rsidR="00C01674" w:rsidRPr="0027638C">
          <w:rPr>
            <w:sz w:val="24"/>
            <w:szCs w:val="24"/>
          </w:rPr>
          <w:instrText xml:space="preserve"> REF _Ref215485307 \w \h </w:instrText>
        </w:r>
        <w:r w:rsidR="0027638C" w:rsidRPr="0027638C">
          <w:rPr>
            <w:sz w:val="24"/>
            <w:szCs w:val="24"/>
          </w:rPr>
          <w:instrText xml:space="preserve"> \* MERGEFORMAT </w:instrText>
        </w:r>
        <w:r w:rsidR="00C01674" w:rsidRPr="0027638C">
          <w:rPr>
            <w:sz w:val="24"/>
            <w:szCs w:val="24"/>
          </w:rPr>
        </w:r>
        <w:r w:rsidR="00C01674" w:rsidRPr="0027638C">
          <w:rPr>
            <w:sz w:val="24"/>
            <w:szCs w:val="24"/>
          </w:rPr>
          <w:fldChar w:fldCharType="separate"/>
        </w:r>
        <w:r w:rsidR="00C01674" w:rsidRPr="0027638C">
          <w:rPr>
            <w:sz w:val="24"/>
            <w:szCs w:val="24"/>
          </w:rPr>
          <w:t>4(et)</w:t>
        </w:r>
        <w:r w:rsidR="00C01674" w:rsidRPr="0027638C">
          <w:rPr>
            <w:sz w:val="24"/>
            <w:szCs w:val="24"/>
          </w:rPr>
          <w:fldChar w:fldCharType="end"/>
        </w:r>
      </w:ins>
      <w:r w:rsidR="00C01674" w:rsidRPr="0027638C">
        <w:rPr>
          <w:sz w:val="24"/>
          <w:rPrChange w16du:dateUtc="2026-07-07T18:18:00Z" w:author="Author" w:date="2026-07-07T20:18:00Z" w:id="6305">
            <w:rPr>
              <w:rFonts w:ascii="Times New Roman"/>
              <w:color w:val="000000"/>
              <w:spacing w:val="51"/>
            </w:rPr>
          </w:rPrChange>
        </w:rPr>
        <w:t xml:space="preserve"> </w:t>
      </w:r>
      <w:r w:rsidR="00A96A35" w:rsidRPr="0027638C">
        <w:rPr>
          <w:sz w:val="24"/>
          <w:rPrChange w16du:dateUtc="2026-07-07T18:18:00Z" w:author="Author" w:date="2026-07-07T20:18:00Z" w:id="6306">
            <w:rPr>
              <w:rFonts w:ascii="Times New Roman"/>
              <w:color w:val="000000"/>
            </w:rPr>
          </w:rPrChange>
        </w:rPr>
        <w:t>dolore</w:t>
      </w:r>
      <w:r w:rsidR="00A96A35" w:rsidRPr="0027638C">
        <w:rPr>
          <w:sz w:val="24"/>
          <w:rPrChange w16du:dateUtc="2026-07-07T18:18:00Z" w:author="Author" w:date="2026-07-07T20:18:00Z" w:id="6307">
            <w:rPr>
              <w:rFonts w:ascii="Times New Roman"/>
              <w:color w:val="000000"/>
              <w:spacing w:val="51"/>
            </w:rPr>
          </w:rPrChange>
        </w:rPr>
        <w:t xml:space="preserve"> </w:t>
      </w:r>
      <w:r w:rsidR="00A96A35" w:rsidRPr="0027638C">
        <w:rPr>
          <w:sz w:val="24"/>
          <w:rPrChange w16du:dateUtc="2026-07-07T18:18:00Z" w:author="Author" w:date="2026-07-07T20:18:00Z" w:id="6308">
            <w:rPr>
              <w:rFonts w:ascii="Times New Roman" w:hAnsi="Times New Roman"/>
              <w:color w:val="000000"/>
            </w:rPr>
          </w:rPrChange>
        </w:rPr>
        <w:t>magna</w:t>
      </w:r>
      <w:del w16du:dateUtc="2026-07-07T18:18:00Z" w:author="Author" w:date="2026-07-07T20:18:00Z" w:id="6309">
        <w:r>
          <w:rPr>
            <w:color w:val="000000"/>
          </w:rPr>
          <w:cr/>
        </w:r>
      </w:del>
      <w:r w:rsidR="00A96A35" w:rsidRPr="0027638C">
        <w:rPr>
          <w:sz w:val="24"/>
          <w:rPrChange w16du:dateUtc="2026-07-07T18:18:00Z" w:author="Author" w:date="2026-07-07T20:18:00Z" w:id="6310">
            <w:rPr>
              <w:rFonts w:ascii="Times New Roman"/>
              <w:color w:val="000000"/>
              <w:spacing w:val="665"/>
            </w:rPr>
          </w:rPrChange>
        </w:rPr>
        <w:t xml:space="preserve"> </w:t>
      </w:r>
      <w:r w:rsidR="00A96A35" w:rsidRPr="0027638C">
        <w:rPr>
          <w:sz w:val="24"/>
          <w:rPrChange w16du:dateUtc="2026-07-07T18:18:00Z" w:author="Author" w:date="2026-07-07T20:18:00Z" w:id="6311">
            <w:rPr>
              <w:rFonts w:ascii="Times New Roman"/>
              <w:color w:val="000000"/>
            </w:rPr>
          </w:rPrChange>
        </w:rPr>
        <w:t>aliqua</w:t>
      </w:r>
      <w:r w:rsidR="00A96A35" w:rsidRPr="0027638C">
        <w:rPr>
          <w:spacing w:val="-14"/>
          <w:sz w:val="24"/>
          <w:rPrChange w16du:dateUtc="2026-07-07T18:18:00Z" w:author="Author" w:date="2026-07-07T20:18:00Z" w:id="6312">
            <w:rPr>
              <w:rFonts w:ascii="Times New Roman"/>
              <w:color w:val="000000"/>
              <w:spacing w:val="-13"/>
            </w:rPr>
          </w:rPrChange>
        </w:rPr>
        <w:t xml:space="preserve"> </w:t>
      </w:r>
      <w:r w:rsidR="00A96A35" w:rsidRPr="0027638C">
        <w:rPr>
          <w:sz w:val="24"/>
          <w:rPrChange w16du:dateUtc="2026-07-07T18:18:00Z" w:author="Author" w:date="2026-07-07T20:18:00Z" w:id="6313">
            <w:rPr>
              <w:rFonts w:ascii="Times New Roman"/>
              <w:color w:val="000000"/>
            </w:rPr>
          </w:rPrChange>
        </w:rPr>
        <w:t>lorem</w:t>
      </w:r>
      <w:r w:rsidR="00A96A35" w:rsidRPr="0027638C">
        <w:rPr>
          <w:spacing w:val="-14"/>
          <w:sz w:val="24"/>
          <w:rPrChange w16du:dateUtc="2026-07-07T18:18:00Z" w:author="Author" w:date="2026-07-07T20:18:00Z" w:id="6314">
            <w:rPr>
              <w:rFonts w:ascii="Times New Roman"/>
              <w:color w:val="000000"/>
              <w:spacing w:val="-13"/>
            </w:rPr>
          </w:rPrChange>
        </w:rPr>
        <w:t xml:space="preserve"> </w:t>
      </w:r>
      <w:r w:rsidR="00A96A35" w:rsidRPr="0027638C">
        <w:rPr>
          <w:sz w:val="24"/>
          <w:rPrChange w16du:dateUtc="2026-07-07T18:18:00Z" w:author="Author" w:date="2026-07-07T20:18:00Z" w:id="6315">
            <w:rPr>
              <w:rFonts w:ascii="Times New Roman"/>
              <w:color w:val="000000"/>
            </w:rPr>
          </w:rPrChange>
        </w:rPr>
        <w:t>ipsum</w:t>
      </w:r>
      <w:r w:rsidR="00A96A35" w:rsidRPr="0027638C">
        <w:rPr>
          <w:spacing w:val="-14"/>
          <w:sz w:val="24"/>
          <w:rPrChange w16du:dateUtc="2026-07-07T18:18:00Z" w:author="Author" w:date="2026-07-07T20:18:00Z" w:id="6316">
            <w:rPr>
              <w:rFonts w:ascii="Times New Roman"/>
              <w:color w:val="000000"/>
              <w:spacing w:val="-13"/>
            </w:rPr>
          </w:rPrChange>
        </w:rPr>
        <w:t xml:space="preserve"> </w:t>
      </w:r>
      <w:r w:rsidR="00A96A35" w:rsidRPr="0027638C">
        <w:rPr>
          <w:sz w:val="24"/>
          <w:rPrChange w16du:dateUtc="2026-07-07T18:18:00Z" w:author="Author" w:date="2026-07-07T20:18:00Z" w:id="6317">
            <w:rPr>
              <w:rFonts w:ascii="Times New Roman"/>
              <w:color w:val="000000"/>
            </w:rPr>
          </w:rPrChange>
        </w:rPr>
        <w:t>dolor</w:t>
      </w:r>
      <w:r w:rsidR="00A96A35" w:rsidRPr="0027638C">
        <w:rPr>
          <w:spacing w:val="-13"/>
          <w:sz w:val="24"/>
          <w:rPrChange w16du:dateUtc="2026-07-07T18:18:00Z" w:author="Author" w:date="2026-07-07T20:18:00Z" w:id="6318">
            <w:rPr>
              <w:rFonts w:ascii="Times New Roman"/>
              <w:color w:val="000000"/>
              <w:spacing w:val="-13"/>
            </w:rPr>
          </w:rPrChange>
        </w:rPr>
        <w:t xml:space="preserve"> </w:t>
      </w:r>
      <w:r w:rsidR="00A96A35" w:rsidRPr="0027638C">
        <w:rPr>
          <w:sz w:val="24"/>
          <w:rPrChange w16du:dateUtc="2026-07-07T18:18:00Z" w:author="Author" w:date="2026-07-07T20:18:00Z" w:id="6319">
            <w:rPr>
              <w:rFonts w:ascii="Times New Roman"/>
              <w:color w:val="000000"/>
            </w:rPr>
          </w:rPrChange>
        </w:rPr>
        <w:t>Sit.</w:t>
      </w:r>
      <w:r w:rsidR="00A96A35" w:rsidRPr="0027638C">
        <w:rPr>
          <w:spacing w:val="-14"/>
          <w:sz w:val="24"/>
          <w:rPrChange w16du:dateUtc="2026-07-07T18:18:00Z" w:author="Author" w:date="2026-07-07T20:18:00Z" w:id="6320">
            <w:rPr>
              <w:rFonts w:ascii="Times New Roman"/>
              <w:color w:val="000000"/>
              <w:spacing w:val="-13"/>
            </w:rPr>
          </w:rPrChange>
        </w:rPr>
        <w:t xml:space="preserve"> </w:t>
      </w:r>
      <w:r w:rsidR="00A96A35" w:rsidRPr="0027638C">
        <w:rPr>
          <w:sz w:val="24"/>
          <w:rPrChange w16du:dateUtc="2026-07-07T18:18:00Z" w:author="Author" w:date="2026-07-07T20:18:00Z" w:id="6321">
            <w:rPr>
              <w:rFonts w:ascii="Times New Roman"/>
              <w:color w:val="000000"/>
            </w:rPr>
          </w:rPrChange>
        </w:rPr>
        <w:t>Amet</w:t>
      </w:r>
      <w:r w:rsidR="00A96A35" w:rsidRPr="0027638C">
        <w:rPr>
          <w:spacing w:val="-14"/>
          <w:sz w:val="24"/>
          <w:rPrChange w16du:dateUtc="2026-07-07T18:18:00Z" w:author="Author" w:date="2026-07-07T20:18:00Z" w:id="6322">
            <w:rPr>
              <w:rFonts w:ascii="Times New Roman"/>
              <w:color w:val="000000"/>
              <w:spacing w:val="-13"/>
            </w:rPr>
          </w:rPrChange>
        </w:rPr>
        <w:t xml:space="preserve"> </w:t>
      </w:r>
      <w:r w:rsidR="00A96A35" w:rsidRPr="0027638C">
        <w:rPr>
          <w:sz w:val="24"/>
          <w:rPrChange w16du:dateUtc="2026-07-07T18:18:00Z" w:author="Author" w:date="2026-07-07T20:18:00Z" w:id="6323">
            <w:rPr>
              <w:rFonts w:ascii="Times New Roman"/>
              <w:color w:val="000000"/>
            </w:rPr>
          </w:rPrChange>
        </w:rPr>
        <w:t>consectetur</w:t>
      </w:r>
      <w:r w:rsidR="00A96A35" w:rsidRPr="0027638C">
        <w:rPr>
          <w:spacing w:val="-14"/>
          <w:sz w:val="24"/>
          <w:rPrChange w16du:dateUtc="2026-07-07T18:18:00Z" w:author="Author" w:date="2026-07-07T20:18:00Z" w:id="6324">
            <w:rPr>
              <w:rFonts w:ascii="Times New Roman"/>
              <w:color w:val="000000"/>
              <w:spacing w:val="-13"/>
            </w:rPr>
          </w:rPrChange>
        </w:rPr>
        <w:t xml:space="preserve"> </w:t>
      </w:r>
      <w:r w:rsidR="00A96A35" w:rsidRPr="0027638C">
        <w:rPr>
          <w:sz w:val="24"/>
          <w:rPrChange w16du:dateUtc="2026-07-07T18:18:00Z" w:author="Author" w:date="2026-07-07T20:18:00Z" w:id="6325">
            <w:rPr>
              <w:rFonts w:ascii="Times New Roman"/>
              <w:color w:val="000000"/>
            </w:rPr>
          </w:rPrChange>
        </w:rPr>
        <w:t>adipiscing</w:t>
      </w:r>
      <w:r w:rsidR="00A96A35" w:rsidRPr="0027638C">
        <w:rPr>
          <w:spacing w:val="-13"/>
          <w:sz w:val="24"/>
          <w:rPrChange w16du:dateUtc="2026-07-07T18:18:00Z" w:author="Author" w:date="2026-07-07T20:18:00Z" w:id="6326">
            <w:rPr>
              <w:rFonts w:ascii="Times New Roman"/>
              <w:color w:val="000000"/>
              <w:spacing w:val="-13"/>
            </w:rPr>
          </w:rPrChange>
        </w:rPr>
        <w:t xml:space="preserve"> </w:t>
      </w:r>
      <w:r w:rsidR="00A96A35" w:rsidRPr="0027638C">
        <w:rPr>
          <w:sz w:val="24"/>
          <w:rPrChange w16du:dateUtc="2026-07-07T18:18:00Z" w:author="Author" w:date="2026-07-07T20:18:00Z" w:id="6327">
            <w:rPr>
              <w:rFonts w:ascii="Times New Roman"/>
              <w:color w:val="000000"/>
            </w:rPr>
          </w:rPrChange>
        </w:rPr>
        <w:t>elit</w:t>
      </w:r>
      <w:r w:rsidR="00A96A35" w:rsidRPr="0027638C">
        <w:rPr>
          <w:spacing w:val="-14"/>
          <w:sz w:val="24"/>
          <w:rPrChange w16du:dateUtc="2026-07-07T18:18:00Z" w:author="Author" w:date="2026-07-07T20:18:00Z" w:id="6328">
            <w:rPr>
              <w:rFonts w:ascii="Times New Roman"/>
              <w:color w:val="000000"/>
              <w:spacing w:val="-13"/>
            </w:rPr>
          </w:rPrChange>
        </w:rPr>
        <w:t xml:space="preserve"> </w:t>
      </w:r>
      <w:r w:rsidR="00A96A35" w:rsidRPr="0027638C">
        <w:rPr>
          <w:sz w:val="24"/>
          <w:rPrChange w16du:dateUtc="2026-07-07T18:18:00Z" w:author="Author" w:date="2026-07-07T20:18:00Z" w:id="6329">
            <w:rPr>
              <w:rFonts w:ascii="Times New Roman"/>
              <w:color w:val="000000"/>
            </w:rPr>
          </w:rPrChange>
        </w:rPr>
        <w:t>sed</w:t>
      </w:r>
      <w:r w:rsidR="00A96A35" w:rsidRPr="0027638C">
        <w:rPr>
          <w:spacing w:val="-14"/>
          <w:sz w:val="24"/>
          <w:rPrChange w16du:dateUtc="2026-07-07T18:18:00Z" w:author="Author" w:date="2026-07-07T20:18:00Z" w:id="6330">
            <w:rPr>
              <w:rFonts w:ascii="Times New Roman"/>
              <w:color w:val="000000"/>
              <w:spacing w:val="-13"/>
            </w:rPr>
          </w:rPrChange>
        </w:rPr>
        <w:t xml:space="preserve"> </w:t>
      </w:r>
      <w:r w:rsidR="00A96A35" w:rsidRPr="0027638C">
        <w:rPr>
          <w:sz w:val="24"/>
          <w:rPrChange w16du:dateUtc="2026-07-07T18:18:00Z" w:author="Author" w:date="2026-07-07T20:18:00Z" w:id="6331">
            <w:rPr>
              <w:rFonts w:ascii="Times New Roman"/>
              <w:color w:val="000000"/>
            </w:rPr>
          </w:rPrChange>
        </w:rPr>
        <w:t>do</w:t>
      </w:r>
      <w:r w:rsidR="00A96A35" w:rsidRPr="0027638C">
        <w:rPr>
          <w:spacing w:val="-14"/>
          <w:sz w:val="24"/>
          <w:rPrChange w16du:dateUtc="2026-07-07T18:18:00Z" w:author="Author" w:date="2026-07-07T20:18:00Z" w:id="6332">
            <w:rPr>
              <w:rFonts w:ascii="Times New Roman"/>
              <w:color w:val="000000"/>
              <w:spacing w:val="-13"/>
            </w:rPr>
          </w:rPrChange>
        </w:rPr>
        <w:t xml:space="preserve"> </w:t>
      </w:r>
      <w:r w:rsidR="00A96A35" w:rsidRPr="0027638C">
        <w:rPr>
          <w:sz w:val="24"/>
          <w:rPrChange w16du:dateUtc="2026-07-07T18:18:00Z" w:author="Author" w:date="2026-07-07T20:18:00Z" w:id="6333">
            <w:rPr>
              <w:rFonts w:ascii="Times New Roman"/>
              <w:color w:val="000000"/>
            </w:rPr>
          </w:rPrChange>
        </w:rPr>
        <w:t>Eiusmod</w:t>
      </w:r>
      <w:r w:rsidR="00A96A35" w:rsidRPr="0027638C">
        <w:rPr>
          <w:spacing w:val="-13"/>
          <w:sz w:val="24"/>
          <w:rPrChange w16du:dateUtc="2026-07-07T18:18:00Z" w:author="Author" w:date="2026-07-07T20:18:00Z" w:id="6334">
            <w:rPr>
              <w:rFonts w:ascii="Times New Roman"/>
              <w:color w:val="000000"/>
              <w:spacing w:val="-13"/>
            </w:rPr>
          </w:rPrChange>
        </w:rPr>
        <w:t xml:space="preserve"> </w:t>
      </w:r>
      <w:r w:rsidR="00A96A35" w:rsidRPr="0027638C">
        <w:rPr>
          <w:sz w:val="24"/>
          <w:rPrChange w16du:dateUtc="2026-07-07T18:18:00Z" w:author="Author" w:date="2026-07-07T20:18:00Z" w:id="6335">
            <w:rPr>
              <w:rFonts w:ascii="Times New Roman"/>
              <w:color w:val="000000"/>
            </w:rPr>
          </w:rPrChange>
        </w:rPr>
        <w:t>tempor</w:t>
      </w:r>
      <w:r w:rsidR="00A96A35" w:rsidRPr="0027638C">
        <w:rPr>
          <w:spacing w:val="-14"/>
          <w:sz w:val="24"/>
          <w:rPrChange w16du:dateUtc="2026-07-07T18:18:00Z" w:author="Author" w:date="2026-07-07T20:18:00Z" w:id="6336">
            <w:rPr>
              <w:rFonts w:ascii="Times New Roman"/>
              <w:color w:val="000000"/>
              <w:spacing w:val="-13"/>
            </w:rPr>
          </w:rPrChange>
        </w:rPr>
        <w:t xml:space="preserve"> </w:t>
      </w:r>
      <w:r w:rsidR="00A96A35" w:rsidRPr="0027638C">
        <w:rPr>
          <w:sz w:val="24"/>
          <w:rPrChange w16du:dateUtc="2026-07-07T18:18:00Z" w:author="Author" w:date="2026-07-07T20:18:00Z" w:id="6337">
            <w:rPr>
              <w:rFonts w:ascii="Times New Roman" w:hAnsi="Times New Roman"/>
              <w:color w:val="000000"/>
            </w:rPr>
          </w:rPrChange>
        </w:rPr>
        <w:t>incididunt</w:t>
      </w:r>
      <w:del w16du:dateUtc="2026-07-07T18:18:00Z" w:author="Author" w:date="2026-07-07T20:18:00Z" w:id="6338">
        <w:r>
          <w:rPr>
            <w:color w:val="000000"/>
          </w:rPr>
          <w:cr/>
        </w:r>
      </w:del>
      <w:r w:rsidR="00A96A35" w:rsidRPr="0027638C">
        <w:rPr>
          <w:sz w:val="24"/>
          <w:rPrChange w16du:dateUtc="2026-07-07T18:18:00Z" w:author="Author" w:date="2026-07-07T20:18:00Z" w:id="6339">
            <w:rPr>
              <w:rFonts w:ascii="Times New Roman"/>
              <w:color w:val="000000"/>
              <w:spacing w:val="665"/>
            </w:rPr>
          </w:rPrChange>
        </w:rPr>
        <w:t xml:space="preserve"> </w:t>
      </w:r>
      <w:r w:rsidR="00A96A35" w:rsidRPr="0027638C">
        <w:rPr>
          <w:sz w:val="24"/>
          <w:rPrChange w16du:dateUtc="2026-07-07T18:18:00Z" w:author="Author" w:date="2026-07-07T20:18:00Z" w:id="6340">
            <w:rPr>
              <w:rFonts w:ascii="Times New Roman"/>
              <w:color w:val="000000"/>
            </w:rPr>
          </w:rPrChange>
        </w:rPr>
        <w:t>ut</w:t>
      </w:r>
      <w:r w:rsidR="00A96A35" w:rsidRPr="0027638C">
        <w:rPr>
          <w:sz w:val="24"/>
          <w:rPrChange w16du:dateUtc="2026-07-07T18:18:00Z" w:author="Author" w:date="2026-07-07T20:18:00Z" w:id="6341">
            <w:rPr>
              <w:rFonts w:ascii="Times New Roman"/>
              <w:color w:val="000000"/>
              <w:spacing w:val="17"/>
            </w:rPr>
          </w:rPrChange>
        </w:rPr>
        <w:t xml:space="preserve"> </w:t>
      </w:r>
      <w:r w:rsidR="00A96A35" w:rsidRPr="0027638C">
        <w:rPr>
          <w:sz w:val="24"/>
          <w:rPrChange w16du:dateUtc="2026-07-07T18:18:00Z" w:author="Author" w:date="2026-07-07T20:18:00Z" w:id="6342">
            <w:rPr>
              <w:rFonts w:ascii="Times New Roman"/>
              <w:color w:val="000000"/>
            </w:rPr>
          </w:rPrChange>
        </w:rPr>
        <w:t>labore,</w:t>
      </w:r>
      <w:r w:rsidR="00A96A35" w:rsidRPr="0027638C">
        <w:rPr>
          <w:sz w:val="24"/>
          <w:rPrChange w16du:dateUtc="2026-07-07T18:18:00Z" w:author="Author" w:date="2026-07-07T20:18:00Z" w:id="6343">
            <w:rPr>
              <w:rFonts w:ascii="Times New Roman"/>
              <w:color w:val="000000"/>
              <w:spacing w:val="17"/>
            </w:rPr>
          </w:rPrChange>
        </w:rPr>
        <w:t xml:space="preserve"> </w:t>
      </w:r>
      <w:r w:rsidR="00A96A35" w:rsidRPr="0027638C">
        <w:rPr>
          <w:sz w:val="24"/>
          <w:rPrChange w16du:dateUtc="2026-07-07T18:18:00Z" w:author="Author" w:date="2026-07-07T20:18:00Z" w:id="6344">
            <w:rPr>
              <w:rFonts w:ascii="Times New Roman"/>
              <w:color w:val="000000"/>
            </w:rPr>
          </w:rPrChange>
        </w:rPr>
        <w:t>Et</w:t>
      </w:r>
      <w:r w:rsidR="00A96A35" w:rsidRPr="0027638C">
        <w:rPr>
          <w:sz w:val="24"/>
          <w:rPrChange w16du:dateUtc="2026-07-07T18:18:00Z" w:author="Author" w:date="2026-07-07T20:18:00Z" w:id="6345">
            <w:rPr>
              <w:rFonts w:ascii="Times New Roman"/>
              <w:color w:val="000000"/>
              <w:spacing w:val="17"/>
            </w:rPr>
          </w:rPrChange>
        </w:rPr>
        <w:t xml:space="preserve"> </w:t>
      </w:r>
      <w:r w:rsidR="00A96A35" w:rsidRPr="0027638C">
        <w:rPr>
          <w:sz w:val="24"/>
          <w:rPrChange w16du:dateUtc="2026-07-07T18:18:00Z" w:author="Author" w:date="2026-07-07T20:18:00Z" w:id="6346">
            <w:rPr>
              <w:rFonts w:ascii="Times New Roman"/>
              <w:color w:val="000000"/>
            </w:rPr>
          </w:rPrChange>
        </w:rPr>
        <w:t>dolore,</w:t>
      </w:r>
      <w:r w:rsidR="00A96A35" w:rsidRPr="0027638C">
        <w:rPr>
          <w:sz w:val="24"/>
          <w:rPrChange w16du:dateUtc="2026-07-07T18:18:00Z" w:author="Author" w:date="2026-07-07T20:18:00Z" w:id="6347">
            <w:rPr>
              <w:rFonts w:ascii="Times New Roman"/>
              <w:color w:val="000000"/>
              <w:spacing w:val="17"/>
            </w:rPr>
          </w:rPrChange>
        </w:rPr>
        <w:t xml:space="preserve"> </w:t>
      </w:r>
      <w:r w:rsidR="00A96A35" w:rsidRPr="0027638C">
        <w:rPr>
          <w:sz w:val="24"/>
          <w:rPrChange w16du:dateUtc="2026-07-07T18:18:00Z" w:author="Author" w:date="2026-07-07T20:18:00Z" w:id="6348">
            <w:rPr>
              <w:rFonts w:ascii="Times New Roman"/>
              <w:color w:val="000000"/>
            </w:rPr>
          </w:rPrChange>
        </w:rPr>
        <w:t>magna</w:t>
      </w:r>
      <w:r w:rsidR="00A96A35" w:rsidRPr="0027638C">
        <w:rPr>
          <w:sz w:val="24"/>
          <w:rPrChange w16du:dateUtc="2026-07-07T18:18:00Z" w:author="Author" w:date="2026-07-07T20:18:00Z" w:id="6349">
            <w:rPr>
              <w:rFonts w:ascii="Times New Roman"/>
              <w:color w:val="000000"/>
              <w:spacing w:val="17"/>
            </w:rPr>
          </w:rPrChange>
        </w:rPr>
        <w:t xml:space="preserve"> </w:t>
      </w:r>
      <w:r w:rsidR="00A96A35" w:rsidRPr="0027638C">
        <w:rPr>
          <w:sz w:val="24"/>
          <w:rPrChange w16du:dateUtc="2026-07-07T18:18:00Z" w:author="Author" w:date="2026-07-07T20:18:00Z" w:id="6350">
            <w:rPr>
              <w:rFonts w:ascii="Times New Roman"/>
              <w:color w:val="000000"/>
            </w:rPr>
          </w:rPrChange>
        </w:rPr>
        <w:t>aliqua</w:t>
      </w:r>
      <w:ins w16du:dateUtc="2026-07-07T18:18:00Z" w:author="Author" w:date="2026-07-07T20:18:00Z" w:id="6351">
        <w:r w:rsidR="00A96A35" w:rsidRPr="0027638C">
          <w:rPr>
            <w:sz w:val="24"/>
            <w:szCs w:val="24"/>
          </w:rPr>
          <w:t>,</w:t>
        </w:r>
      </w:ins>
      <w:r w:rsidR="00A96A35" w:rsidRPr="0027638C">
        <w:rPr>
          <w:sz w:val="24"/>
          <w:rPrChange w16du:dateUtc="2026-07-07T18:18:00Z" w:author="Author" w:date="2026-07-07T20:18:00Z" w:id="6352">
            <w:rPr>
              <w:rFonts w:ascii="Times New Roman"/>
              <w:color w:val="000000"/>
              <w:spacing w:val="17"/>
            </w:rPr>
          </w:rPrChange>
        </w:rPr>
        <w:t xml:space="preserve"> </w:t>
      </w:r>
      <w:r w:rsidR="00A96A35" w:rsidRPr="0027638C">
        <w:rPr>
          <w:sz w:val="24"/>
          <w:rPrChange w16du:dateUtc="2026-07-07T18:18:00Z" w:author="Author" w:date="2026-07-07T20:18:00Z" w:id="6353">
            <w:rPr>
              <w:rFonts w:ascii="Times New Roman" w:hAnsi="Times New Roman"/>
              <w:color w:val="000000"/>
            </w:rPr>
          </w:rPrChange>
        </w:rPr>
        <w:t>Lorem’ipsum</w:t>
      </w:r>
      <w:r w:rsidR="00A96A35" w:rsidRPr="0027638C">
        <w:rPr>
          <w:sz w:val="24"/>
          <w:rPrChange w16du:dateUtc="2026-07-07T18:18:00Z" w:author="Author" w:date="2026-07-07T20:18:00Z" w:id="6354">
            <w:rPr>
              <w:rFonts w:ascii="Times New Roman"/>
              <w:color w:val="000000"/>
              <w:spacing w:val="17"/>
            </w:rPr>
          </w:rPrChange>
        </w:rPr>
        <w:t xml:space="preserve"> </w:t>
      </w:r>
      <w:r w:rsidR="00A96A35" w:rsidRPr="0027638C">
        <w:rPr>
          <w:sz w:val="24"/>
          <w:rPrChange w16du:dateUtc="2026-07-07T18:18:00Z" w:author="Author" w:date="2026-07-07T20:18:00Z" w:id="6355">
            <w:rPr>
              <w:rFonts w:ascii="Times New Roman"/>
              <w:color w:val="000000"/>
            </w:rPr>
          </w:rPrChange>
        </w:rPr>
        <w:t>dolor,</w:t>
      </w:r>
      <w:r w:rsidR="00A96A35" w:rsidRPr="0027638C">
        <w:rPr>
          <w:sz w:val="24"/>
          <w:rPrChange w16du:dateUtc="2026-07-07T18:18:00Z" w:author="Author" w:date="2026-07-07T20:18:00Z" w:id="6356">
            <w:rPr>
              <w:rFonts w:ascii="Times New Roman"/>
              <w:color w:val="000000"/>
              <w:spacing w:val="16"/>
            </w:rPr>
          </w:rPrChange>
        </w:rPr>
        <w:t xml:space="preserve"> </w:t>
      </w:r>
      <w:r w:rsidR="00A96A35" w:rsidRPr="0027638C">
        <w:rPr>
          <w:sz w:val="24"/>
          <w:rPrChange w16du:dateUtc="2026-07-07T18:18:00Z" w:author="Author" w:date="2026-07-07T20:18:00Z" w:id="6357">
            <w:rPr>
              <w:rFonts w:ascii="Times New Roman"/>
              <w:color w:val="000000"/>
            </w:rPr>
          </w:rPrChange>
        </w:rPr>
        <w:t>sit</w:t>
      </w:r>
      <w:r w:rsidR="00A96A35" w:rsidRPr="0027638C">
        <w:rPr>
          <w:sz w:val="24"/>
          <w:rPrChange w16du:dateUtc="2026-07-07T18:18:00Z" w:author="Author" w:date="2026-07-07T20:18:00Z" w:id="6358">
            <w:rPr>
              <w:rFonts w:ascii="Times New Roman"/>
              <w:color w:val="000000"/>
              <w:spacing w:val="17"/>
            </w:rPr>
          </w:rPrChange>
        </w:rPr>
        <w:t xml:space="preserve"> </w:t>
      </w:r>
      <w:r w:rsidR="00A96A35" w:rsidRPr="0027638C">
        <w:rPr>
          <w:sz w:val="24"/>
          <w:rPrChange w16du:dateUtc="2026-07-07T18:18:00Z" w:author="Author" w:date="2026-07-07T20:18:00Z" w:id="6359">
            <w:rPr>
              <w:rFonts w:ascii="Times New Roman"/>
              <w:color w:val="000000"/>
            </w:rPr>
          </w:rPrChange>
        </w:rPr>
        <w:t>amet</w:t>
      </w:r>
      <w:r w:rsidR="00A96A35" w:rsidRPr="0027638C">
        <w:rPr>
          <w:sz w:val="24"/>
          <w:rPrChange w16du:dateUtc="2026-07-07T18:18:00Z" w:author="Author" w:date="2026-07-07T20:18:00Z" w:id="6360">
            <w:rPr>
              <w:rFonts w:ascii="Times New Roman"/>
              <w:color w:val="000000"/>
              <w:spacing w:val="17"/>
            </w:rPr>
          </w:rPrChange>
        </w:rPr>
        <w:t xml:space="preserve"> </w:t>
      </w:r>
      <w:r w:rsidR="00A96A35" w:rsidRPr="0027638C">
        <w:rPr>
          <w:sz w:val="24"/>
          <w:rPrChange w16du:dateUtc="2026-07-07T18:18:00Z" w:author="Author" w:date="2026-07-07T20:18:00Z" w:id="6361">
            <w:rPr>
              <w:rFonts w:ascii="Times New Roman"/>
              <w:color w:val="000000"/>
            </w:rPr>
          </w:rPrChange>
        </w:rPr>
        <w:t>consectetur</w:t>
      </w:r>
      <w:r w:rsidR="00A96A35" w:rsidRPr="0027638C">
        <w:rPr>
          <w:sz w:val="24"/>
          <w:rPrChange w16du:dateUtc="2026-07-07T18:18:00Z" w:author="Author" w:date="2026-07-07T20:18:00Z" w:id="6362">
            <w:rPr>
              <w:rFonts w:ascii="Times New Roman"/>
              <w:color w:val="000000"/>
              <w:spacing w:val="17"/>
            </w:rPr>
          </w:rPrChange>
        </w:rPr>
        <w:t xml:space="preserve"> </w:t>
      </w:r>
      <w:r w:rsidR="00A96A35" w:rsidRPr="0027638C">
        <w:rPr>
          <w:sz w:val="24"/>
          <w:rPrChange w16du:dateUtc="2026-07-07T18:18:00Z" w:author="Author" w:date="2026-07-07T20:18:00Z" w:id="6363">
            <w:rPr>
              <w:rFonts w:ascii="Times New Roman" w:hAnsi="Times New Roman"/>
              <w:color w:val="000000"/>
            </w:rPr>
          </w:rPrChange>
        </w:rPr>
        <w:t>adipiscing</w:t>
      </w:r>
      <w:del w16du:dateUtc="2026-07-07T18:18:00Z" w:author="Author" w:date="2026-07-07T20:18:00Z" w:id="6364">
        <w:r>
          <w:rPr>
            <w:color w:val="000000"/>
          </w:rPr>
          <w:cr/>
        </w:r>
      </w:del>
      <w:r w:rsidR="00A96A35" w:rsidRPr="0027638C">
        <w:rPr>
          <w:sz w:val="24"/>
          <w:rPrChange w16du:dateUtc="2026-07-07T18:18:00Z" w:author="Author" w:date="2026-07-07T20:18:00Z" w:id="6365">
            <w:rPr>
              <w:rFonts w:ascii="Times New Roman"/>
              <w:color w:val="000000"/>
              <w:spacing w:val="665"/>
            </w:rPr>
          </w:rPrChange>
        </w:rPr>
        <w:t xml:space="preserve"> </w:t>
      </w:r>
      <w:r w:rsidR="00A96A35" w:rsidRPr="0027638C">
        <w:rPr>
          <w:sz w:val="24"/>
          <w:rPrChange w16du:dateUtc="2026-07-07T18:18:00Z" w:author="Author" w:date="2026-07-07T20:18:00Z" w:id="6366">
            <w:rPr>
              <w:rFonts w:ascii="Times New Roman"/>
              <w:color w:val="000000"/>
            </w:rPr>
          </w:rPrChange>
        </w:rPr>
        <w:t>elit</w:t>
      </w:r>
      <w:r w:rsidR="00A96A35" w:rsidRPr="0027638C">
        <w:rPr>
          <w:sz w:val="24"/>
          <w:rPrChange w16du:dateUtc="2026-07-07T18:18:00Z" w:author="Author" w:date="2026-07-07T20:18:00Z" w:id="6367">
            <w:rPr>
              <w:rFonts w:ascii="Times New Roman"/>
              <w:color w:val="000000"/>
              <w:spacing w:val="6"/>
            </w:rPr>
          </w:rPrChange>
        </w:rPr>
        <w:t xml:space="preserve"> </w:t>
      </w:r>
      <w:r w:rsidR="00A96A35" w:rsidRPr="0027638C">
        <w:rPr>
          <w:sz w:val="24"/>
          <w:rPrChange w16du:dateUtc="2026-07-07T18:18:00Z" w:author="Author" w:date="2026-07-07T20:18:00Z" w:id="6368">
            <w:rPr>
              <w:rFonts w:ascii="Times New Roman"/>
              <w:color w:val="000000"/>
            </w:rPr>
          </w:rPrChange>
        </w:rPr>
        <w:t>sed</w:t>
      </w:r>
      <w:r w:rsidR="00A96A35" w:rsidRPr="0027638C">
        <w:rPr>
          <w:sz w:val="24"/>
          <w:rPrChange w16du:dateUtc="2026-07-07T18:18:00Z" w:author="Author" w:date="2026-07-07T20:18:00Z" w:id="6369">
            <w:rPr>
              <w:rFonts w:ascii="Times New Roman"/>
              <w:color w:val="000000"/>
              <w:spacing w:val="6"/>
            </w:rPr>
          </w:rPrChange>
        </w:rPr>
        <w:t xml:space="preserve"> </w:t>
      </w:r>
      <w:r w:rsidR="00A96A35" w:rsidRPr="0027638C">
        <w:rPr>
          <w:sz w:val="24"/>
          <w:rPrChange w16du:dateUtc="2026-07-07T18:18:00Z" w:author="Author" w:date="2026-07-07T20:18:00Z" w:id="6370">
            <w:rPr>
              <w:rFonts w:ascii="Times New Roman"/>
              <w:color w:val="000000"/>
            </w:rPr>
          </w:rPrChange>
        </w:rPr>
        <w:t>do,</w:t>
      </w:r>
      <w:r w:rsidR="00A96A35" w:rsidRPr="0027638C">
        <w:rPr>
          <w:sz w:val="24"/>
          <w:rPrChange w16du:dateUtc="2026-07-07T18:18:00Z" w:author="Author" w:date="2026-07-07T20:18:00Z" w:id="6371">
            <w:rPr>
              <w:rFonts w:ascii="Times New Roman"/>
              <w:color w:val="000000"/>
              <w:spacing w:val="6"/>
            </w:rPr>
          </w:rPrChange>
        </w:rPr>
        <w:t xml:space="preserve"> </w:t>
      </w:r>
      <w:r w:rsidR="00A96A35" w:rsidRPr="0027638C">
        <w:rPr>
          <w:sz w:val="24"/>
          <w:rPrChange w16du:dateUtc="2026-07-07T18:18:00Z" w:author="Author" w:date="2026-07-07T20:18:00Z" w:id="6372">
            <w:rPr>
              <w:rFonts w:ascii="Times New Roman"/>
              <w:color w:val="000000"/>
            </w:rPr>
          </w:rPrChange>
        </w:rPr>
        <w:t>eiusmod,</w:t>
      </w:r>
      <w:r w:rsidR="00A96A35" w:rsidRPr="0027638C">
        <w:rPr>
          <w:sz w:val="24"/>
          <w:rPrChange w16du:dateUtc="2026-07-07T18:18:00Z" w:author="Author" w:date="2026-07-07T20:18:00Z" w:id="6373">
            <w:rPr>
              <w:rFonts w:ascii="Times New Roman"/>
              <w:color w:val="000000"/>
              <w:spacing w:val="6"/>
            </w:rPr>
          </w:rPrChange>
        </w:rPr>
        <w:t xml:space="preserve"> </w:t>
      </w:r>
      <w:r w:rsidR="00A96A35" w:rsidRPr="0027638C">
        <w:rPr>
          <w:sz w:val="24"/>
          <w:rPrChange w16du:dateUtc="2026-07-07T18:18:00Z" w:author="Author" w:date="2026-07-07T20:18:00Z" w:id="6374">
            <w:rPr>
              <w:rFonts w:ascii="Times New Roman"/>
              <w:color w:val="000000"/>
            </w:rPr>
          </w:rPrChange>
        </w:rPr>
        <w:t>tempor</w:t>
      </w:r>
      <w:r w:rsidR="00A96A35" w:rsidRPr="0027638C">
        <w:rPr>
          <w:sz w:val="24"/>
          <w:rPrChange w16du:dateUtc="2026-07-07T18:18:00Z" w:author="Author" w:date="2026-07-07T20:18:00Z" w:id="6375">
            <w:rPr>
              <w:rFonts w:ascii="Times New Roman"/>
              <w:color w:val="000000"/>
              <w:spacing w:val="6"/>
            </w:rPr>
          </w:rPrChange>
        </w:rPr>
        <w:t xml:space="preserve"> </w:t>
      </w:r>
      <w:r w:rsidR="00A96A35" w:rsidRPr="0027638C">
        <w:rPr>
          <w:sz w:val="24"/>
          <w:rPrChange w16du:dateUtc="2026-07-07T18:18:00Z" w:author="Author" w:date="2026-07-07T20:18:00Z" w:id="6376">
            <w:rPr>
              <w:rFonts w:ascii="Times New Roman"/>
              <w:color w:val="000000"/>
            </w:rPr>
          </w:rPrChange>
        </w:rPr>
        <w:t>incididunt</w:t>
      </w:r>
      <w:r w:rsidR="00A96A35" w:rsidRPr="0027638C">
        <w:rPr>
          <w:sz w:val="24"/>
          <w:rPrChange w16du:dateUtc="2026-07-07T18:18:00Z" w:author="Author" w:date="2026-07-07T20:18:00Z" w:id="6377">
            <w:rPr>
              <w:rFonts w:ascii="Times New Roman"/>
              <w:color w:val="000000"/>
              <w:spacing w:val="6"/>
            </w:rPr>
          </w:rPrChange>
        </w:rPr>
        <w:t xml:space="preserve"> </w:t>
      </w:r>
      <w:r w:rsidR="00A96A35" w:rsidRPr="0027638C">
        <w:rPr>
          <w:sz w:val="24"/>
          <w:rPrChange w16du:dateUtc="2026-07-07T18:18:00Z" w:author="Author" w:date="2026-07-07T20:18:00Z" w:id="6378">
            <w:rPr>
              <w:rFonts w:ascii="Times New Roman"/>
              <w:color w:val="000000"/>
            </w:rPr>
          </w:rPrChange>
        </w:rPr>
        <w:t>ut</w:t>
      </w:r>
      <w:r w:rsidR="00A96A35" w:rsidRPr="0027638C">
        <w:rPr>
          <w:sz w:val="24"/>
          <w:rPrChange w16du:dateUtc="2026-07-07T18:18:00Z" w:author="Author" w:date="2026-07-07T20:18:00Z" w:id="6379">
            <w:rPr>
              <w:rFonts w:ascii="Times New Roman"/>
              <w:color w:val="000000"/>
              <w:spacing w:val="6"/>
            </w:rPr>
          </w:rPrChange>
        </w:rPr>
        <w:t xml:space="preserve"> </w:t>
      </w:r>
      <w:r w:rsidR="00A96A35" w:rsidRPr="0027638C">
        <w:rPr>
          <w:sz w:val="24"/>
          <w:rPrChange w16du:dateUtc="2026-07-07T18:18:00Z" w:author="Author" w:date="2026-07-07T20:18:00Z" w:id="6380">
            <w:rPr>
              <w:rFonts w:ascii="Times New Roman"/>
              <w:color w:val="000000"/>
            </w:rPr>
          </w:rPrChange>
        </w:rPr>
        <w:t>Labore</w:t>
      </w:r>
      <w:r w:rsidR="00A96A35" w:rsidRPr="0027638C">
        <w:rPr>
          <w:sz w:val="24"/>
          <w:rPrChange w16du:dateUtc="2026-07-07T18:18:00Z" w:author="Author" w:date="2026-07-07T20:18:00Z" w:id="6381">
            <w:rPr>
              <w:rFonts w:ascii="Times New Roman"/>
              <w:color w:val="000000"/>
              <w:spacing w:val="6"/>
            </w:rPr>
          </w:rPrChange>
        </w:rPr>
        <w:t xml:space="preserve"> </w:t>
      </w:r>
      <w:r w:rsidR="00A96A35" w:rsidRPr="0027638C">
        <w:rPr>
          <w:sz w:val="24"/>
          <w:rPrChange w16du:dateUtc="2026-07-07T18:18:00Z" w:author="Author" w:date="2026-07-07T20:18:00Z" w:id="6382">
            <w:rPr>
              <w:rFonts w:ascii="Times New Roman"/>
              <w:color w:val="000000"/>
            </w:rPr>
          </w:rPrChange>
        </w:rPr>
        <w:t>Et</w:t>
      </w:r>
      <w:r w:rsidR="00A96A35" w:rsidRPr="0027638C">
        <w:rPr>
          <w:sz w:val="24"/>
          <w:rPrChange w16du:dateUtc="2026-07-07T18:18:00Z" w:author="Author" w:date="2026-07-07T20:18:00Z" w:id="6383">
            <w:rPr>
              <w:rFonts w:ascii="Times New Roman"/>
              <w:color w:val="000000"/>
              <w:spacing w:val="6"/>
            </w:rPr>
          </w:rPrChange>
        </w:rPr>
        <w:t xml:space="preserve"> </w:t>
      </w:r>
      <w:r w:rsidR="00A96A35" w:rsidRPr="0027638C">
        <w:rPr>
          <w:sz w:val="24"/>
          <w:rPrChange w16du:dateUtc="2026-07-07T18:18:00Z" w:author="Author" w:date="2026-07-07T20:18:00Z" w:id="6384">
            <w:rPr>
              <w:rFonts w:ascii="Times New Roman"/>
              <w:color w:val="000000"/>
            </w:rPr>
          </w:rPrChange>
        </w:rPr>
        <w:t>Dolore</w:t>
      </w:r>
      <w:r w:rsidR="00A96A35" w:rsidRPr="0027638C">
        <w:rPr>
          <w:sz w:val="24"/>
          <w:rPrChange w16du:dateUtc="2026-07-07T18:18:00Z" w:author="Author" w:date="2026-07-07T20:18:00Z" w:id="6385">
            <w:rPr>
              <w:rFonts w:ascii="Times New Roman"/>
              <w:color w:val="000000"/>
              <w:spacing w:val="6"/>
            </w:rPr>
          </w:rPrChange>
        </w:rPr>
        <w:t xml:space="preserve"> </w:t>
      </w:r>
      <w:r w:rsidR="00A96A35" w:rsidRPr="0027638C">
        <w:rPr>
          <w:sz w:val="24"/>
          <w:rPrChange w16du:dateUtc="2026-07-07T18:18:00Z" w:author="Author" w:date="2026-07-07T20:18:00Z" w:id="6386">
            <w:rPr>
              <w:rFonts w:ascii="Times New Roman"/>
              <w:color w:val="000000"/>
            </w:rPr>
          </w:rPrChange>
        </w:rPr>
        <w:t>magna</w:t>
      </w:r>
      <w:r w:rsidR="00A96A35" w:rsidRPr="0027638C">
        <w:rPr>
          <w:sz w:val="24"/>
          <w:rPrChange w16du:dateUtc="2026-07-07T18:18:00Z" w:author="Author" w:date="2026-07-07T20:18:00Z" w:id="6387">
            <w:rPr>
              <w:rFonts w:ascii="Times New Roman"/>
              <w:color w:val="000000"/>
              <w:spacing w:val="6"/>
            </w:rPr>
          </w:rPrChange>
        </w:rPr>
        <w:t xml:space="preserve"> </w:t>
      </w:r>
      <w:r w:rsidR="00A96A35" w:rsidRPr="0027638C">
        <w:rPr>
          <w:sz w:val="24"/>
          <w:rPrChange w16du:dateUtc="2026-07-07T18:18:00Z" w:author="Author" w:date="2026-07-07T20:18:00Z" w:id="6388">
            <w:rPr>
              <w:rFonts w:ascii="Times New Roman"/>
              <w:color w:val="000000"/>
            </w:rPr>
          </w:rPrChange>
        </w:rPr>
        <w:t>aliqua</w:t>
      </w:r>
      <w:r w:rsidR="00A96A35" w:rsidRPr="0027638C">
        <w:rPr>
          <w:sz w:val="24"/>
          <w:rPrChange w16du:dateUtc="2026-07-07T18:18:00Z" w:author="Author" w:date="2026-07-07T20:18:00Z" w:id="6389">
            <w:rPr>
              <w:rFonts w:ascii="Times New Roman"/>
              <w:color w:val="000000"/>
              <w:spacing w:val="6"/>
            </w:rPr>
          </w:rPrChange>
        </w:rPr>
        <w:t xml:space="preserve"> </w:t>
      </w:r>
      <w:r w:rsidR="00A96A35" w:rsidRPr="0027638C">
        <w:rPr>
          <w:sz w:val="24"/>
          <w:rPrChange w16du:dateUtc="2026-07-07T18:18:00Z" w:author="Author" w:date="2026-07-07T20:18:00Z" w:id="6390">
            <w:rPr>
              <w:rFonts w:ascii="Times New Roman" w:hAnsi="Times New Roman"/>
              <w:color w:val="000000"/>
            </w:rPr>
          </w:rPrChange>
        </w:rPr>
        <w:t>Lorem,</w:t>
      </w:r>
      <w:del w16du:dateUtc="2026-07-07T18:18:00Z" w:author="Author" w:date="2026-07-07T20:18:00Z" w:id="6391">
        <w:r>
          <w:rPr>
            <w:color w:val="000000"/>
          </w:rPr>
          <w:cr/>
        </w:r>
      </w:del>
      <w:r w:rsidR="00A96A35" w:rsidRPr="0027638C">
        <w:rPr>
          <w:sz w:val="24"/>
          <w:rPrChange w16du:dateUtc="2026-07-07T18:18:00Z" w:author="Author" w:date="2026-07-07T20:18:00Z" w:id="6392">
            <w:rPr>
              <w:rFonts w:ascii="Times New Roman"/>
              <w:color w:val="000000"/>
              <w:spacing w:val="665"/>
            </w:rPr>
          </w:rPrChange>
        </w:rPr>
        <w:t xml:space="preserve"> </w:t>
      </w:r>
      <w:r w:rsidR="00A96A35" w:rsidRPr="0027638C">
        <w:rPr>
          <w:sz w:val="24"/>
          <w:rPrChange w16du:dateUtc="2026-07-07T18:18:00Z" w:author="Author" w:date="2026-07-07T20:18:00Z" w:id="6393">
            <w:rPr>
              <w:rFonts w:ascii="Times New Roman"/>
              <w:color w:val="000000"/>
            </w:rPr>
          </w:rPrChange>
        </w:rPr>
        <w:t>ipsum</w:t>
      </w:r>
      <w:r w:rsidR="00A96A35" w:rsidRPr="0027638C">
        <w:rPr>
          <w:spacing w:val="-10"/>
          <w:sz w:val="24"/>
          <w:rPrChange w16du:dateUtc="2026-07-07T18:18:00Z" w:author="Author" w:date="2026-07-07T20:18:00Z" w:id="6394">
            <w:rPr>
              <w:rFonts w:ascii="Times New Roman"/>
              <w:color w:val="000000"/>
              <w:spacing w:val="-6"/>
            </w:rPr>
          </w:rPrChange>
        </w:rPr>
        <w:t xml:space="preserve"> </w:t>
      </w:r>
      <w:r w:rsidR="00A96A35" w:rsidRPr="0027638C">
        <w:rPr>
          <w:sz w:val="24"/>
          <w:rPrChange w16du:dateUtc="2026-07-07T18:18:00Z" w:author="Author" w:date="2026-07-07T20:18:00Z" w:id="6395">
            <w:rPr>
              <w:rFonts w:ascii="Times New Roman"/>
              <w:color w:val="000000"/>
            </w:rPr>
          </w:rPrChange>
        </w:rPr>
        <w:t>dolor</w:t>
      </w:r>
      <w:r w:rsidR="00A96A35" w:rsidRPr="0027638C">
        <w:rPr>
          <w:spacing w:val="-10"/>
          <w:sz w:val="24"/>
          <w:rPrChange w16du:dateUtc="2026-07-07T18:18:00Z" w:author="Author" w:date="2026-07-07T20:18:00Z" w:id="6396">
            <w:rPr>
              <w:rFonts w:ascii="Times New Roman"/>
              <w:color w:val="000000"/>
              <w:spacing w:val="-6"/>
            </w:rPr>
          </w:rPrChange>
        </w:rPr>
        <w:t xml:space="preserve"> </w:t>
      </w:r>
      <w:r w:rsidR="00A96A35" w:rsidRPr="0027638C">
        <w:rPr>
          <w:sz w:val="24"/>
          <w:rPrChange w16du:dateUtc="2026-07-07T18:18:00Z" w:author="Author" w:date="2026-07-07T20:18:00Z" w:id="6397">
            <w:rPr>
              <w:rFonts w:ascii="Times New Roman"/>
              <w:color w:val="000000"/>
            </w:rPr>
          </w:rPrChange>
        </w:rPr>
        <w:t>sit</w:t>
      </w:r>
      <w:r w:rsidR="00A96A35" w:rsidRPr="0027638C">
        <w:rPr>
          <w:spacing w:val="-10"/>
          <w:sz w:val="24"/>
          <w:rPrChange w16du:dateUtc="2026-07-07T18:18:00Z" w:author="Author" w:date="2026-07-07T20:18:00Z" w:id="6398">
            <w:rPr>
              <w:rFonts w:ascii="Times New Roman"/>
              <w:color w:val="000000"/>
              <w:spacing w:val="-6"/>
            </w:rPr>
          </w:rPrChange>
        </w:rPr>
        <w:t xml:space="preserve"> </w:t>
      </w:r>
      <w:r w:rsidR="00A96A35" w:rsidRPr="0027638C">
        <w:rPr>
          <w:sz w:val="24"/>
          <w:rPrChange w16du:dateUtc="2026-07-07T18:18:00Z" w:author="Author" w:date="2026-07-07T20:18:00Z" w:id="6399">
            <w:rPr>
              <w:rFonts w:ascii="Times New Roman"/>
              <w:color w:val="000000"/>
            </w:rPr>
          </w:rPrChange>
        </w:rPr>
        <w:t>amet</w:t>
      </w:r>
      <w:r w:rsidR="00A96A35" w:rsidRPr="0027638C">
        <w:rPr>
          <w:spacing w:val="-10"/>
          <w:sz w:val="24"/>
          <w:rPrChange w16du:dateUtc="2026-07-07T18:18:00Z" w:author="Author" w:date="2026-07-07T20:18:00Z" w:id="6400">
            <w:rPr>
              <w:rFonts w:ascii="Times New Roman"/>
              <w:color w:val="000000"/>
              <w:spacing w:val="-6"/>
            </w:rPr>
          </w:rPrChange>
        </w:rPr>
        <w:t xml:space="preserve"> </w:t>
      </w:r>
      <w:r w:rsidR="00A96A35" w:rsidRPr="0027638C">
        <w:rPr>
          <w:sz w:val="24"/>
          <w:rPrChange w16du:dateUtc="2026-07-07T18:18:00Z" w:author="Author" w:date="2026-07-07T20:18:00Z" w:id="6401">
            <w:rPr>
              <w:rFonts w:ascii="Times New Roman"/>
              <w:color w:val="000000"/>
            </w:rPr>
          </w:rPrChange>
        </w:rPr>
        <w:t>consectetur</w:t>
      </w:r>
      <w:r w:rsidR="00A96A35" w:rsidRPr="0027638C">
        <w:rPr>
          <w:spacing w:val="-10"/>
          <w:sz w:val="24"/>
          <w:rPrChange w16du:dateUtc="2026-07-07T18:18:00Z" w:author="Author" w:date="2026-07-07T20:18:00Z" w:id="6402">
            <w:rPr>
              <w:rFonts w:ascii="Times New Roman"/>
              <w:color w:val="000000"/>
              <w:spacing w:val="-6"/>
            </w:rPr>
          </w:rPrChange>
        </w:rPr>
        <w:t xml:space="preserve"> </w:t>
      </w:r>
      <w:r w:rsidR="00A96A35" w:rsidRPr="0027638C">
        <w:rPr>
          <w:sz w:val="24"/>
          <w:rPrChange w16du:dateUtc="2026-07-07T18:18:00Z" w:author="Author" w:date="2026-07-07T20:18:00Z" w:id="6403">
            <w:rPr>
              <w:rFonts w:ascii="Times New Roman"/>
              <w:color w:val="000000"/>
            </w:rPr>
          </w:rPrChange>
        </w:rPr>
        <w:t>Adipiscing</w:t>
      </w:r>
      <w:r w:rsidR="00A96A35" w:rsidRPr="0027638C">
        <w:rPr>
          <w:spacing w:val="-10"/>
          <w:sz w:val="24"/>
          <w:rPrChange w16du:dateUtc="2026-07-07T18:18:00Z" w:author="Author" w:date="2026-07-07T20:18:00Z" w:id="6404">
            <w:rPr>
              <w:rFonts w:ascii="Times New Roman"/>
              <w:color w:val="000000"/>
              <w:spacing w:val="-6"/>
            </w:rPr>
          </w:rPrChange>
        </w:rPr>
        <w:t xml:space="preserve"> </w:t>
      </w:r>
      <w:r w:rsidR="00A96A35" w:rsidRPr="0027638C">
        <w:rPr>
          <w:sz w:val="24"/>
          <w:rPrChange w16du:dateUtc="2026-07-07T18:18:00Z" w:author="Author" w:date="2026-07-07T20:18:00Z" w:id="6405">
            <w:rPr>
              <w:rFonts w:ascii="Times New Roman"/>
              <w:color w:val="000000"/>
            </w:rPr>
          </w:rPrChange>
        </w:rPr>
        <w:t>elit</w:t>
      </w:r>
      <w:r w:rsidR="00A96A35" w:rsidRPr="0027638C">
        <w:rPr>
          <w:spacing w:val="-10"/>
          <w:sz w:val="24"/>
          <w:rPrChange w16du:dateUtc="2026-07-07T18:18:00Z" w:author="Author" w:date="2026-07-07T20:18:00Z" w:id="6406">
            <w:rPr>
              <w:rFonts w:ascii="Times New Roman"/>
              <w:color w:val="000000"/>
              <w:spacing w:val="-6"/>
            </w:rPr>
          </w:rPrChange>
        </w:rPr>
        <w:t xml:space="preserve"> </w:t>
      </w:r>
      <w:r w:rsidR="00A96A35" w:rsidRPr="0027638C">
        <w:rPr>
          <w:sz w:val="24"/>
          <w:rPrChange w16du:dateUtc="2026-07-07T18:18:00Z" w:author="Author" w:date="2026-07-07T20:18:00Z" w:id="6407">
            <w:rPr>
              <w:rFonts w:ascii="Times New Roman"/>
              <w:color w:val="000000"/>
            </w:rPr>
          </w:rPrChange>
        </w:rPr>
        <w:t>sed</w:t>
      </w:r>
      <w:r w:rsidR="00A96A35" w:rsidRPr="0027638C">
        <w:rPr>
          <w:spacing w:val="-10"/>
          <w:sz w:val="24"/>
          <w:rPrChange w16du:dateUtc="2026-07-07T18:18:00Z" w:author="Author" w:date="2026-07-07T20:18:00Z" w:id="6408">
            <w:rPr>
              <w:rFonts w:ascii="Times New Roman"/>
              <w:color w:val="000000"/>
              <w:spacing w:val="-6"/>
            </w:rPr>
          </w:rPrChange>
        </w:rPr>
        <w:t xml:space="preserve"> </w:t>
      </w:r>
      <w:r w:rsidR="00A96A35" w:rsidRPr="0027638C">
        <w:rPr>
          <w:sz w:val="24"/>
          <w:rPrChange w16du:dateUtc="2026-07-07T18:18:00Z" w:author="Author" w:date="2026-07-07T20:18:00Z" w:id="6409">
            <w:rPr>
              <w:rFonts w:ascii="Times New Roman"/>
              <w:color w:val="000000"/>
            </w:rPr>
          </w:rPrChange>
        </w:rPr>
        <w:t>Do</w:t>
      </w:r>
      <w:r w:rsidR="00A96A35" w:rsidRPr="0027638C">
        <w:rPr>
          <w:spacing w:val="-10"/>
          <w:sz w:val="24"/>
          <w:rPrChange w16du:dateUtc="2026-07-07T18:18:00Z" w:author="Author" w:date="2026-07-07T20:18:00Z" w:id="6410">
            <w:rPr>
              <w:rFonts w:ascii="Times New Roman"/>
              <w:color w:val="000000"/>
              <w:spacing w:val="-6"/>
            </w:rPr>
          </w:rPrChange>
        </w:rPr>
        <w:t xml:space="preserve"> </w:t>
      </w:r>
      <w:r w:rsidR="00A96A35" w:rsidRPr="0027638C">
        <w:rPr>
          <w:sz w:val="24"/>
          <w:rPrChange w16du:dateUtc="2026-07-07T18:18:00Z" w:author="Author" w:date="2026-07-07T20:18:00Z" w:id="6411">
            <w:rPr>
              <w:rFonts w:ascii="Times New Roman"/>
              <w:color w:val="000000"/>
            </w:rPr>
          </w:rPrChange>
        </w:rPr>
        <w:t>Eiusmod.</w:t>
      </w:r>
      <w:r w:rsidR="00A96A35" w:rsidRPr="0027638C">
        <w:rPr>
          <w:spacing w:val="-10"/>
          <w:sz w:val="24"/>
          <w:rPrChange w16du:dateUtc="2026-07-07T18:18:00Z" w:author="Author" w:date="2026-07-07T20:18:00Z" w:id="6412">
            <w:rPr>
              <w:rFonts w:ascii="Times New Roman"/>
              <w:color w:val="000000"/>
              <w:spacing w:val="-6"/>
            </w:rPr>
          </w:rPrChange>
        </w:rPr>
        <w:t xml:space="preserve"> </w:t>
      </w:r>
      <w:r w:rsidR="00A96A35" w:rsidRPr="0027638C">
        <w:rPr>
          <w:sz w:val="24"/>
          <w:rPrChange w16du:dateUtc="2026-07-07T18:18:00Z" w:author="Author" w:date="2026-07-07T20:18:00Z" w:id="6413">
            <w:rPr>
              <w:rFonts w:ascii="Times New Roman"/>
              <w:color w:val="000000"/>
            </w:rPr>
          </w:rPrChange>
        </w:rPr>
        <w:t>Tempor</w:t>
      </w:r>
      <w:r w:rsidR="00A96A35" w:rsidRPr="0027638C">
        <w:rPr>
          <w:spacing w:val="-10"/>
          <w:sz w:val="24"/>
          <w:rPrChange w16du:dateUtc="2026-07-07T18:18:00Z" w:author="Author" w:date="2026-07-07T20:18:00Z" w:id="6414">
            <w:rPr>
              <w:rFonts w:ascii="Times New Roman"/>
              <w:color w:val="000000"/>
              <w:spacing w:val="-6"/>
            </w:rPr>
          </w:rPrChange>
        </w:rPr>
        <w:t xml:space="preserve"> </w:t>
      </w:r>
      <w:r w:rsidR="00A96A35" w:rsidRPr="0027638C">
        <w:rPr>
          <w:sz w:val="24"/>
          <w:rPrChange w16du:dateUtc="2026-07-07T18:18:00Z" w:author="Author" w:date="2026-07-07T20:18:00Z" w:id="6415">
            <w:rPr>
              <w:rFonts w:ascii="Times New Roman"/>
              <w:color w:val="000000"/>
            </w:rPr>
          </w:rPrChange>
        </w:rPr>
        <w:t>incididunt</w:t>
      </w:r>
      <w:r w:rsidR="00A96A35" w:rsidRPr="0027638C">
        <w:rPr>
          <w:spacing w:val="-10"/>
          <w:sz w:val="24"/>
          <w:rPrChange w16du:dateUtc="2026-07-07T18:18:00Z" w:author="Author" w:date="2026-07-07T20:18:00Z" w:id="6416">
            <w:rPr>
              <w:rFonts w:ascii="Times New Roman"/>
              <w:color w:val="000000"/>
              <w:spacing w:val="-6"/>
            </w:rPr>
          </w:rPrChange>
        </w:rPr>
        <w:t xml:space="preserve"> </w:t>
      </w:r>
      <w:r w:rsidR="00A96A35" w:rsidRPr="0027638C">
        <w:rPr>
          <w:sz w:val="24"/>
          <w:rPrChange w16du:dateUtc="2026-07-07T18:18:00Z" w:author="Author" w:date="2026-07-07T20:18:00Z" w:id="6417">
            <w:rPr>
              <w:rFonts w:ascii="Times New Roman"/>
              <w:color w:val="000000"/>
            </w:rPr>
          </w:rPrChange>
        </w:rPr>
        <w:t>ut</w:t>
      </w:r>
      <w:r w:rsidR="00A96A35" w:rsidRPr="0027638C">
        <w:rPr>
          <w:spacing w:val="-10"/>
          <w:sz w:val="24"/>
          <w:rPrChange w16du:dateUtc="2026-07-07T18:18:00Z" w:author="Author" w:date="2026-07-07T20:18:00Z" w:id="6418">
            <w:rPr>
              <w:rFonts w:ascii="Times New Roman"/>
              <w:color w:val="000000"/>
              <w:spacing w:val="-6"/>
            </w:rPr>
          </w:rPrChange>
        </w:rPr>
        <w:t xml:space="preserve"> </w:t>
      </w:r>
      <w:r w:rsidR="00A96A35" w:rsidRPr="0027638C">
        <w:rPr>
          <w:sz w:val="24"/>
          <w:rPrChange w16du:dateUtc="2026-07-07T18:18:00Z" w:author="Author" w:date="2026-07-07T20:18:00Z" w:id="6419">
            <w:rPr>
              <w:rFonts w:ascii="Times New Roman" w:hAnsi="Times New Roman"/>
              <w:color w:val="000000"/>
            </w:rPr>
          </w:rPrChange>
        </w:rPr>
        <w:t>Labore</w:t>
      </w:r>
      <w:del w16du:dateUtc="2026-07-07T18:18:00Z" w:author="Author" w:date="2026-07-07T20:18:00Z" w:id="6420">
        <w:r>
          <w:rPr>
            <w:color w:val="000000"/>
          </w:rPr>
          <w:cr/>
        </w:r>
      </w:del>
      <w:r w:rsidR="00A96A35" w:rsidRPr="0027638C">
        <w:rPr>
          <w:sz w:val="24"/>
          <w:rPrChange w16du:dateUtc="2026-07-07T18:18:00Z" w:author="Author" w:date="2026-07-07T20:18:00Z" w:id="6421">
            <w:rPr>
              <w:rFonts w:ascii="Times New Roman"/>
              <w:color w:val="000000"/>
              <w:spacing w:val="665"/>
            </w:rPr>
          </w:rPrChange>
        </w:rPr>
        <w:t xml:space="preserve"> </w:t>
      </w:r>
      <w:r w:rsidR="00A96A35" w:rsidRPr="0027638C">
        <w:rPr>
          <w:sz w:val="24"/>
          <w:rPrChange w16du:dateUtc="2026-07-07T18:18:00Z" w:author="Author" w:date="2026-07-07T20:18:00Z" w:id="6422">
            <w:rPr>
              <w:rFonts w:ascii="Times New Roman"/>
              <w:color w:val="000000"/>
            </w:rPr>
          </w:rPrChange>
        </w:rPr>
        <w:t>Et</w:t>
      </w:r>
      <w:r w:rsidR="00A96A35" w:rsidRPr="0027638C">
        <w:rPr>
          <w:spacing w:val="-4"/>
          <w:sz w:val="24"/>
          <w:rPrChange w16du:dateUtc="2026-07-07T18:18:00Z" w:author="Author" w:date="2026-07-07T20:18:00Z" w:id="6423">
            <w:rPr>
              <w:rFonts w:ascii="Times New Roman"/>
              <w:color w:val="000000"/>
              <w:spacing w:val="-1"/>
            </w:rPr>
          </w:rPrChange>
        </w:rPr>
        <w:t xml:space="preserve"> </w:t>
      </w:r>
      <w:r w:rsidR="00A96A35" w:rsidRPr="0027638C">
        <w:rPr>
          <w:sz w:val="24"/>
          <w:rPrChange w16du:dateUtc="2026-07-07T18:18:00Z" w:author="Author" w:date="2026-07-07T20:18:00Z" w:id="6424">
            <w:rPr>
              <w:rFonts w:ascii="Times New Roman"/>
              <w:color w:val="000000"/>
            </w:rPr>
          </w:rPrChange>
        </w:rPr>
        <w:t>Dolore</w:t>
      </w:r>
      <w:r w:rsidR="00A96A35" w:rsidRPr="0027638C">
        <w:rPr>
          <w:spacing w:val="-4"/>
          <w:sz w:val="24"/>
          <w:rPrChange w16du:dateUtc="2026-07-07T18:18:00Z" w:author="Author" w:date="2026-07-07T20:18:00Z" w:id="6425">
            <w:rPr>
              <w:rFonts w:ascii="Times New Roman"/>
              <w:color w:val="000000"/>
              <w:spacing w:val="-1"/>
            </w:rPr>
          </w:rPrChange>
        </w:rPr>
        <w:t xml:space="preserve"> </w:t>
      </w:r>
      <w:r w:rsidR="00A96A35" w:rsidRPr="0027638C">
        <w:rPr>
          <w:sz w:val="24"/>
          <w:rPrChange w16du:dateUtc="2026-07-07T18:18:00Z" w:author="Author" w:date="2026-07-07T20:18:00Z" w:id="6426">
            <w:rPr>
              <w:rFonts w:ascii="Times New Roman"/>
              <w:color w:val="000000"/>
            </w:rPr>
          </w:rPrChange>
        </w:rPr>
        <w:t>magna</w:t>
      </w:r>
      <w:r w:rsidR="00A96A35" w:rsidRPr="0027638C">
        <w:rPr>
          <w:spacing w:val="-4"/>
          <w:sz w:val="24"/>
          <w:rPrChange w16du:dateUtc="2026-07-07T18:18:00Z" w:author="Author" w:date="2026-07-07T20:18:00Z" w:id="6427">
            <w:rPr>
              <w:rFonts w:ascii="Times New Roman"/>
              <w:color w:val="000000"/>
              <w:spacing w:val="-1"/>
            </w:rPr>
          </w:rPrChange>
        </w:rPr>
        <w:t xml:space="preserve"> </w:t>
      </w:r>
      <w:r w:rsidR="00A96A35" w:rsidRPr="0027638C">
        <w:rPr>
          <w:sz w:val="24"/>
          <w:rPrChange w16du:dateUtc="2026-07-07T18:18:00Z" w:author="Author" w:date="2026-07-07T20:18:00Z" w:id="6428">
            <w:rPr>
              <w:rFonts w:ascii="Times New Roman"/>
              <w:color w:val="000000"/>
            </w:rPr>
          </w:rPrChange>
        </w:rPr>
        <w:t>aliqua</w:t>
      </w:r>
      <w:r w:rsidR="00A96A35" w:rsidRPr="0027638C">
        <w:rPr>
          <w:spacing w:val="-4"/>
          <w:sz w:val="24"/>
          <w:rPrChange w16du:dateUtc="2026-07-07T18:18:00Z" w:author="Author" w:date="2026-07-07T20:18:00Z" w:id="6429">
            <w:rPr>
              <w:rFonts w:ascii="Times New Roman"/>
              <w:color w:val="000000"/>
              <w:spacing w:val="-2"/>
            </w:rPr>
          </w:rPrChange>
        </w:rPr>
        <w:t xml:space="preserve"> </w:t>
      </w:r>
      <w:r w:rsidR="00A96A35" w:rsidRPr="0027638C">
        <w:rPr>
          <w:sz w:val="24"/>
          <w:rPrChange w16du:dateUtc="2026-07-07T18:18:00Z" w:author="Author" w:date="2026-07-07T20:18:00Z" w:id="6430">
            <w:rPr>
              <w:rFonts w:ascii="Times New Roman"/>
              <w:color w:val="000000"/>
            </w:rPr>
          </w:rPrChange>
        </w:rPr>
        <w:t>lorem</w:t>
      </w:r>
      <w:r w:rsidR="00A96A35" w:rsidRPr="0027638C">
        <w:rPr>
          <w:spacing w:val="-4"/>
          <w:sz w:val="24"/>
          <w:rPrChange w16du:dateUtc="2026-07-07T18:18:00Z" w:author="Author" w:date="2026-07-07T20:18:00Z" w:id="6431">
            <w:rPr>
              <w:rFonts w:ascii="Times New Roman"/>
              <w:color w:val="000000"/>
              <w:spacing w:val="-2"/>
            </w:rPr>
          </w:rPrChange>
        </w:rPr>
        <w:t xml:space="preserve"> </w:t>
      </w:r>
      <w:r w:rsidR="00A96A35" w:rsidRPr="0027638C">
        <w:rPr>
          <w:sz w:val="24"/>
          <w:rPrChange w16du:dateUtc="2026-07-07T18:18:00Z" w:author="Author" w:date="2026-07-07T20:18:00Z" w:id="6432">
            <w:rPr>
              <w:rFonts w:ascii="Times New Roman"/>
              <w:color w:val="000000"/>
            </w:rPr>
          </w:rPrChange>
        </w:rPr>
        <w:t>Ipsum</w:t>
      </w:r>
      <w:r w:rsidR="00A96A35" w:rsidRPr="0027638C">
        <w:rPr>
          <w:spacing w:val="-4"/>
          <w:sz w:val="24"/>
          <w:rPrChange w16du:dateUtc="2026-07-07T18:18:00Z" w:author="Author" w:date="2026-07-07T20:18:00Z" w:id="6433">
            <w:rPr>
              <w:rFonts w:ascii="Times New Roman"/>
              <w:color w:val="000000"/>
              <w:spacing w:val="-1"/>
            </w:rPr>
          </w:rPrChange>
        </w:rPr>
        <w:t xml:space="preserve"> </w:t>
      </w:r>
      <w:r w:rsidR="00A96A35" w:rsidRPr="0027638C">
        <w:rPr>
          <w:sz w:val="24"/>
          <w:rPrChange w16du:dateUtc="2026-07-07T18:18:00Z" w:author="Author" w:date="2026-07-07T20:18:00Z" w:id="6434">
            <w:rPr>
              <w:rFonts w:ascii="Times New Roman"/>
              <w:color w:val="000000"/>
            </w:rPr>
          </w:rPrChange>
        </w:rPr>
        <w:t>dolor</w:t>
      </w:r>
      <w:r w:rsidR="00A96A35" w:rsidRPr="0027638C">
        <w:rPr>
          <w:spacing w:val="-4"/>
          <w:sz w:val="24"/>
          <w:rPrChange w16du:dateUtc="2026-07-07T18:18:00Z" w:author="Author" w:date="2026-07-07T20:18:00Z" w:id="6435">
            <w:rPr>
              <w:rFonts w:ascii="Times New Roman"/>
              <w:color w:val="000000"/>
              <w:spacing w:val="-2"/>
            </w:rPr>
          </w:rPrChange>
        </w:rPr>
        <w:t xml:space="preserve"> </w:t>
      </w:r>
      <w:r w:rsidR="00A96A35" w:rsidRPr="0027638C">
        <w:rPr>
          <w:sz w:val="24"/>
          <w:rPrChange w16du:dateUtc="2026-07-07T18:18:00Z" w:author="Author" w:date="2026-07-07T20:18:00Z" w:id="6436">
            <w:rPr>
              <w:rFonts w:ascii="Times New Roman"/>
              <w:color w:val="000000"/>
            </w:rPr>
          </w:rPrChange>
        </w:rPr>
        <w:t>sit</w:t>
      </w:r>
      <w:r w:rsidR="00A96A35" w:rsidRPr="0027638C">
        <w:rPr>
          <w:spacing w:val="-4"/>
          <w:sz w:val="24"/>
          <w:rPrChange w16du:dateUtc="2026-07-07T18:18:00Z" w:author="Author" w:date="2026-07-07T20:18:00Z" w:id="6437">
            <w:rPr>
              <w:rFonts w:ascii="Times New Roman"/>
              <w:color w:val="000000"/>
              <w:spacing w:val="-2"/>
            </w:rPr>
          </w:rPrChange>
        </w:rPr>
        <w:t xml:space="preserve"> </w:t>
      </w:r>
      <w:r w:rsidR="00A96A35" w:rsidRPr="0027638C">
        <w:rPr>
          <w:sz w:val="24"/>
          <w:rPrChange w16du:dateUtc="2026-07-07T18:18:00Z" w:author="Author" w:date="2026-07-07T20:18:00Z" w:id="6438">
            <w:rPr>
              <w:rFonts w:ascii="Times New Roman"/>
              <w:color w:val="000000"/>
            </w:rPr>
          </w:rPrChange>
        </w:rPr>
        <w:t>amet</w:t>
      </w:r>
      <w:r w:rsidR="00A96A35" w:rsidRPr="0027638C">
        <w:rPr>
          <w:spacing w:val="-6"/>
          <w:sz w:val="24"/>
          <w:rPrChange w16du:dateUtc="2026-07-07T18:18:00Z" w:author="Author" w:date="2026-07-07T20:18:00Z" w:id="6439">
            <w:rPr>
              <w:rFonts w:ascii="Times New Roman"/>
              <w:color w:val="000000"/>
              <w:spacing w:val="-3"/>
            </w:rPr>
          </w:rPrChange>
        </w:rPr>
        <w:t xml:space="preserve"> </w:t>
      </w:r>
      <w:r w:rsidR="00A96A35" w:rsidRPr="0027638C">
        <w:rPr>
          <w:sz w:val="24"/>
          <w:rPrChange w16du:dateUtc="2026-07-07T18:18:00Z" w:author="Author" w:date="2026-07-07T20:18:00Z" w:id="6440">
            <w:rPr>
              <w:rFonts w:ascii="Times New Roman"/>
              <w:color w:val="000000"/>
            </w:rPr>
          </w:rPrChange>
        </w:rPr>
        <w:t>consectetur</w:t>
      </w:r>
      <w:r w:rsidR="00A96A35" w:rsidRPr="0027638C">
        <w:rPr>
          <w:spacing w:val="-4"/>
          <w:sz w:val="24"/>
          <w:rPrChange w16du:dateUtc="2026-07-07T18:18:00Z" w:author="Author" w:date="2026-07-07T20:18:00Z" w:id="6441">
            <w:rPr>
              <w:rFonts w:ascii="Times New Roman"/>
              <w:color w:val="000000"/>
              <w:spacing w:val="-2"/>
            </w:rPr>
          </w:rPrChange>
        </w:rPr>
        <w:t xml:space="preserve"> </w:t>
      </w:r>
      <w:r w:rsidR="00A96A35" w:rsidRPr="0027638C">
        <w:rPr>
          <w:sz w:val="24"/>
          <w:rPrChange w16du:dateUtc="2026-07-07T18:18:00Z" w:author="Author" w:date="2026-07-07T20:18:00Z" w:id="6442">
            <w:rPr>
              <w:rFonts w:ascii="Times New Roman"/>
              <w:color w:val="000000"/>
            </w:rPr>
          </w:rPrChange>
        </w:rPr>
        <w:t>adipiscing</w:t>
      </w:r>
      <w:r w:rsidR="00A96A35" w:rsidRPr="0027638C">
        <w:rPr>
          <w:spacing w:val="-4"/>
          <w:sz w:val="24"/>
          <w:rPrChange w16du:dateUtc="2026-07-07T18:18:00Z" w:author="Author" w:date="2026-07-07T20:18:00Z" w:id="6443">
            <w:rPr>
              <w:rFonts w:ascii="Times New Roman"/>
              <w:color w:val="000000"/>
              <w:spacing w:val="-2"/>
            </w:rPr>
          </w:rPrChange>
        </w:rPr>
        <w:t xml:space="preserve"> </w:t>
      </w:r>
      <w:r w:rsidR="00A96A35" w:rsidRPr="0027638C">
        <w:rPr>
          <w:sz w:val="24"/>
          <w:rPrChange w16du:dateUtc="2026-07-07T18:18:00Z" w:author="Author" w:date="2026-07-07T20:18:00Z" w:id="6444">
            <w:rPr>
              <w:rFonts w:ascii="Times New Roman"/>
              <w:color w:val="000000"/>
            </w:rPr>
          </w:rPrChange>
        </w:rPr>
        <w:t>elit</w:t>
      </w:r>
      <w:r w:rsidR="00A96A35" w:rsidRPr="0027638C">
        <w:rPr>
          <w:spacing w:val="-4"/>
          <w:sz w:val="24"/>
          <w:rPrChange w16du:dateUtc="2026-07-07T18:18:00Z" w:author="Author" w:date="2026-07-07T20:18:00Z" w:id="6445">
            <w:rPr>
              <w:rFonts w:ascii="Times New Roman"/>
              <w:color w:val="000000"/>
              <w:spacing w:val="-1"/>
            </w:rPr>
          </w:rPrChange>
        </w:rPr>
        <w:t xml:space="preserve"> </w:t>
      </w:r>
      <w:r w:rsidR="00A96A35" w:rsidRPr="0027638C">
        <w:rPr>
          <w:sz w:val="24"/>
          <w:rPrChange w16du:dateUtc="2026-07-07T18:18:00Z" w:author="Author" w:date="2026-07-07T20:18:00Z" w:id="6446">
            <w:rPr>
              <w:rFonts w:ascii="Times New Roman"/>
              <w:color w:val="000000"/>
            </w:rPr>
          </w:rPrChange>
        </w:rPr>
        <w:t>Sed.</w:t>
      </w:r>
      <w:r w:rsidR="00A96A35" w:rsidRPr="0027638C">
        <w:rPr>
          <w:spacing w:val="40"/>
          <w:sz w:val="24"/>
          <w:rPrChange w16du:dateUtc="2026-07-07T18:18:00Z" w:author="Author" w:date="2026-07-07T20:18:00Z" w:id="6447">
            <w:rPr>
              <w:rFonts w:ascii="Times New Roman"/>
              <w:color w:val="000000"/>
              <w:spacing w:val="52"/>
            </w:rPr>
          </w:rPrChange>
        </w:rPr>
        <w:t xml:space="preserve"> </w:t>
      </w:r>
      <w:r w:rsidR="00A96A35" w:rsidRPr="0027638C">
        <w:rPr>
          <w:sz w:val="24"/>
          <w:rPrChange w16du:dateUtc="2026-07-07T18:18:00Z" w:author="Author" w:date="2026-07-07T20:18:00Z" w:id="6448">
            <w:rPr>
              <w:rFonts w:ascii="Times New Roman"/>
              <w:color w:val="000000"/>
            </w:rPr>
          </w:rPrChange>
        </w:rPr>
        <w:t>Do</w:t>
      </w:r>
      <w:r w:rsidR="00A96A35" w:rsidRPr="0027638C">
        <w:rPr>
          <w:spacing w:val="-4"/>
          <w:sz w:val="24"/>
          <w:rPrChange w16du:dateUtc="2026-07-07T18:18:00Z" w:author="Author" w:date="2026-07-07T20:18:00Z" w:id="6449">
            <w:rPr>
              <w:rFonts w:ascii="Times New Roman"/>
              <w:color w:val="000000"/>
              <w:spacing w:val="-2"/>
            </w:rPr>
          </w:rPrChange>
        </w:rPr>
        <w:t xml:space="preserve"> </w:t>
      </w:r>
      <w:r w:rsidR="00A96A35" w:rsidRPr="0027638C">
        <w:rPr>
          <w:sz w:val="24"/>
          <w:rPrChange w16du:dateUtc="2026-07-07T18:18:00Z" w:author="Author" w:date="2026-07-07T20:18:00Z" w:id="6450">
            <w:rPr>
              <w:rFonts w:ascii="Times New Roman" w:hAnsi="Times New Roman"/>
              <w:color w:val="000000"/>
            </w:rPr>
          </w:rPrChange>
        </w:rPr>
        <w:t>eiusmod</w:t>
      </w:r>
      <w:del w16du:dateUtc="2026-07-07T18:18:00Z" w:author="Author" w:date="2026-07-07T20:18:00Z" w:id="6451">
        <w:r>
          <w:rPr>
            <w:color w:val="000000"/>
          </w:rPr>
          <w:cr/>
        </w:r>
      </w:del>
      <w:r w:rsidR="00A96A35" w:rsidRPr="0027638C">
        <w:rPr>
          <w:sz w:val="24"/>
          <w:rPrChange w16du:dateUtc="2026-07-07T18:18:00Z" w:author="Author" w:date="2026-07-07T20:18:00Z" w:id="6452">
            <w:rPr>
              <w:rFonts w:ascii="Times New Roman"/>
              <w:color w:val="000000"/>
              <w:spacing w:val="665"/>
            </w:rPr>
          </w:rPrChange>
        </w:rPr>
        <w:t xml:space="preserve"> </w:t>
      </w:r>
      <w:r w:rsidR="00A96A35" w:rsidRPr="0027638C">
        <w:rPr>
          <w:sz w:val="24"/>
          <w:rPrChange w16du:dateUtc="2026-07-07T18:18:00Z" w:author="Author" w:date="2026-07-07T20:18:00Z" w:id="6453">
            <w:rPr>
              <w:rFonts w:ascii="Times New Roman"/>
              <w:color w:val="000000"/>
            </w:rPr>
          </w:rPrChange>
        </w:rPr>
        <w:t>tempor incididunt Ut Labore Et dolore magna aliqua Lorem, Ipsum dolor:</w:t>
      </w:r>
      <w:bookmarkEnd w:id="6279"/>
    </w:p>
    <w:p w14:paraId="584D91A4" w14:textId="77777777" w:rsidR="009609E8" w:rsidRDefault="00000000" w:rsidRPr="0027638C">
      <w:pPr>
        <w:pStyle w:val="ListParagraph"/>
        <w:numPr>
          <w:ilvl w:val="2"/>
          <w:numId w:val="5"/>
        </w:numPr>
        <w:tabs>
          <w:tab w:pos="2158" w:val="left"/>
          <w:tab w:pos="2160" w:val="left"/>
        </w:tabs>
        <w:spacing w:before="235"/>
        <w:ind w:right="355"/>
        <w:rPr>
          <w:sz w:val="24"/>
          <w:rPrChange w16du:dateUtc="2026-07-07T18:18:00Z" w:author="Author" w:date="2026-07-07T20:18:00Z" w:id="6454">
            <w:rPr>
              <w:rFonts w:ascii="Times New Roman"/>
              <w:color w:val="000000"/>
            </w:rPr>
          </w:rPrChange>
        </w:rPr>
        <w:pPrChange w16du:dateUtc="2026-07-07T18:18:00Z" w:author="Author" w:date="2026-07-07T20:18:00Z" w:id="6455">
          <w:pPr>
            <w:spacing w:after="0" w:before="235" w:line="254" w:lineRule="exact"/>
            <w:ind w:left="1440"/>
            <w:jc w:val="left"/>
          </w:pPr>
        </w:pPrChange>
      </w:pPr>
      <w:del w16du:dateUtc="2026-07-07T18:18:00Z" w:author="Author" w:date="2026-07-07T20:18:00Z" w:id="6456">
        <w:r>
          <w:rPr>
            <w:color w:val="000000"/>
          </w:rPr>
          <w:delText>(i)</w:delText>
        </w:r>
        <w:r>
          <w:rPr>
            <w:color w:val="000000"/>
            <w:spacing w:val="457"/>
          </w:rPr>
          <w:delText xml:space="preserve"> </w:delText>
        </w:r>
      </w:del>
      <w:r w:rsidR="00A96A35" w:rsidRPr="0027638C">
        <w:rPr>
          <w:sz w:val="24"/>
          <w:rPrChange w16du:dateUtc="2026-07-07T18:18:00Z" w:author="Author" w:date="2026-07-07T20:18:00Z" w:id="6457">
            <w:rPr>
              <w:rFonts w:ascii="Times New Roman"/>
              <w:color w:val="000000"/>
            </w:rPr>
          </w:rPrChange>
        </w:rPr>
        <w:t>sit</w:t>
      </w:r>
      <w:r w:rsidR="00A96A35" w:rsidRPr="0027638C">
        <w:rPr>
          <w:spacing w:val="-9"/>
          <w:sz w:val="24"/>
          <w:rPrChange w16du:dateUtc="2026-07-07T18:18:00Z" w:author="Author" w:date="2026-07-07T20:18:00Z" w:id="6458">
            <w:rPr>
              <w:rFonts w:ascii="Times New Roman"/>
              <w:color w:val="000000"/>
              <w:spacing w:val="-6"/>
            </w:rPr>
          </w:rPrChange>
        </w:rPr>
        <w:t xml:space="preserve"> </w:t>
      </w:r>
      <w:r w:rsidR="00A96A35" w:rsidRPr="0027638C">
        <w:rPr>
          <w:sz w:val="24"/>
          <w:rPrChange w16du:dateUtc="2026-07-07T18:18:00Z" w:author="Author" w:date="2026-07-07T20:18:00Z" w:id="6459">
            <w:rPr>
              <w:rFonts w:ascii="Times New Roman"/>
              <w:color w:val="000000"/>
            </w:rPr>
          </w:rPrChange>
        </w:rPr>
        <w:t>Amet</w:t>
      </w:r>
      <w:r w:rsidR="00A96A35" w:rsidRPr="0027638C">
        <w:rPr>
          <w:spacing w:val="-9"/>
          <w:sz w:val="24"/>
          <w:rPrChange w16du:dateUtc="2026-07-07T18:18:00Z" w:author="Author" w:date="2026-07-07T20:18:00Z" w:id="6460">
            <w:rPr>
              <w:rFonts w:ascii="Times New Roman"/>
              <w:color w:val="000000"/>
              <w:spacing w:val="-6"/>
            </w:rPr>
          </w:rPrChange>
        </w:rPr>
        <w:t xml:space="preserve"> </w:t>
      </w:r>
      <w:r w:rsidR="00A96A35" w:rsidRPr="0027638C">
        <w:rPr>
          <w:sz w:val="24"/>
          <w:rPrChange w16du:dateUtc="2026-07-07T18:18:00Z" w:author="Author" w:date="2026-07-07T20:18:00Z" w:id="6461">
            <w:rPr>
              <w:rFonts w:ascii="Times New Roman"/>
              <w:color w:val="000000"/>
            </w:rPr>
          </w:rPrChange>
        </w:rPr>
        <w:t>Consectetur</w:t>
      </w:r>
      <w:r w:rsidR="00A96A35" w:rsidRPr="0027638C">
        <w:rPr>
          <w:spacing w:val="-9"/>
          <w:sz w:val="24"/>
          <w:rPrChange w16du:dateUtc="2026-07-07T18:18:00Z" w:author="Author" w:date="2026-07-07T20:18:00Z" w:id="6462">
            <w:rPr>
              <w:rFonts w:ascii="Times New Roman"/>
              <w:color w:val="000000"/>
              <w:spacing w:val="-6"/>
            </w:rPr>
          </w:rPrChange>
        </w:rPr>
        <w:t xml:space="preserve"> </w:t>
      </w:r>
      <w:r w:rsidR="00A96A35" w:rsidRPr="0027638C">
        <w:rPr>
          <w:sz w:val="24"/>
          <w:rPrChange w16du:dateUtc="2026-07-07T18:18:00Z" w:author="Author" w:date="2026-07-07T20:18:00Z" w:id="6463">
            <w:rPr>
              <w:rFonts w:ascii="Times New Roman"/>
              <w:color w:val="000000"/>
            </w:rPr>
          </w:rPrChange>
        </w:rPr>
        <w:t>Adipiscing</w:t>
      </w:r>
      <w:r w:rsidR="00A96A35" w:rsidRPr="0027638C">
        <w:rPr>
          <w:spacing w:val="-9"/>
          <w:sz w:val="24"/>
          <w:rPrChange w16du:dateUtc="2026-07-07T18:18:00Z" w:author="Author" w:date="2026-07-07T20:18:00Z" w:id="6464">
            <w:rPr>
              <w:rFonts w:ascii="Times New Roman"/>
              <w:color w:val="000000"/>
              <w:spacing w:val="-6"/>
            </w:rPr>
          </w:rPrChange>
        </w:rPr>
        <w:t xml:space="preserve"> </w:t>
      </w:r>
      <w:r w:rsidR="00A96A35" w:rsidRPr="0027638C">
        <w:rPr>
          <w:sz w:val="24"/>
          <w:rPrChange w16du:dateUtc="2026-07-07T18:18:00Z" w:author="Author" w:date="2026-07-07T20:18:00Z" w:id="6465">
            <w:rPr>
              <w:rFonts w:ascii="Times New Roman"/>
              <w:color w:val="000000"/>
            </w:rPr>
          </w:rPrChange>
        </w:rPr>
        <w:t>elit</w:t>
      </w:r>
      <w:r w:rsidR="00A96A35" w:rsidRPr="0027638C">
        <w:rPr>
          <w:spacing w:val="-9"/>
          <w:sz w:val="24"/>
          <w:rPrChange w16du:dateUtc="2026-07-07T18:18:00Z" w:author="Author" w:date="2026-07-07T20:18:00Z" w:id="6466">
            <w:rPr>
              <w:rFonts w:ascii="Times New Roman"/>
              <w:color w:val="000000"/>
              <w:spacing w:val="-6"/>
            </w:rPr>
          </w:rPrChange>
        </w:rPr>
        <w:t xml:space="preserve"> </w:t>
      </w:r>
      <w:r w:rsidR="00A96A35" w:rsidRPr="0027638C">
        <w:rPr>
          <w:sz w:val="24"/>
          <w:rPrChange w16du:dateUtc="2026-07-07T18:18:00Z" w:author="Author" w:date="2026-07-07T20:18:00Z" w:id="6467">
            <w:rPr>
              <w:rFonts w:ascii="Times New Roman"/>
              <w:color w:val="000000"/>
            </w:rPr>
          </w:rPrChange>
        </w:rPr>
        <w:t>sed</w:t>
      </w:r>
      <w:r w:rsidR="00A96A35" w:rsidRPr="0027638C">
        <w:rPr>
          <w:spacing w:val="-9"/>
          <w:sz w:val="24"/>
          <w:rPrChange w16du:dateUtc="2026-07-07T18:18:00Z" w:author="Author" w:date="2026-07-07T20:18:00Z" w:id="6468">
            <w:rPr>
              <w:rFonts w:ascii="Times New Roman"/>
              <w:color w:val="000000"/>
              <w:spacing w:val="-6"/>
            </w:rPr>
          </w:rPrChange>
        </w:rPr>
        <w:t xml:space="preserve"> </w:t>
      </w:r>
      <w:r w:rsidR="00A96A35" w:rsidRPr="0027638C">
        <w:rPr>
          <w:sz w:val="24"/>
          <w:rPrChange w16du:dateUtc="2026-07-07T18:18:00Z" w:author="Author" w:date="2026-07-07T20:18:00Z" w:id="6469">
            <w:rPr>
              <w:rFonts w:ascii="Times New Roman"/>
              <w:color w:val="000000"/>
            </w:rPr>
          </w:rPrChange>
        </w:rPr>
        <w:t>do</w:t>
      </w:r>
      <w:r w:rsidR="00A96A35" w:rsidRPr="0027638C">
        <w:rPr>
          <w:spacing w:val="-9"/>
          <w:sz w:val="24"/>
          <w:rPrChange w16du:dateUtc="2026-07-07T18:18:00Z" w:author="Author" w:date="2026-07-07T20:18:00Z" w:id="6470">
            <w:rPr>
              <w:rFonts w:ascii="Times New Roman"/>
              <w:color w:val="000000"/>
              <w:spacing w:val="-6"/>
            </w:rPr>
          </w:rPrChange>
        </w:rPr>
        <w:t xml:space="preserve"> </w:t>
      </w:r>
      <w:r w:rsidR="00A96A35" w:rsidRPr="0027638C">
        <w:rPr>
          <w:sz w:val="24"/>
          <w:rPrChange w16du:dateUtc="2026-07-07T18:18:00Z" w:author="Author" w:date="2026-07-07T20:18:00Z" w:id="6471">
            <w:rPr>
              <w:rFonts w:ascii="Times New Roman"/>
              <w:color w:val="000000"/>
            </w:rPr>
          </w:rPrChange>
        </w:rPr>
        <w:t>eiusmod</w:t>
      </w:r>
      <w:r w:rsidR="00A96A35" w:rsidRPr="0027638C">
        <w:rPr>
          <w:spacing w:val="-9"/>
          <w:sz w:val="24"/>
          <w:rPrChange w16du:dateUtc="2026-07-07T18:18:00Z" w:author="Author" w:date="2026-07-07T20:18:00Z" w:id="6472">
            <w:rPr>
              <w:rFonts w:ascii="Times New Roman"/>
              <w:color w:val="000000"/>
              <w:spacing w:val="-6"/>
            </w:rPr>
          </w:rPrChange>
        </w:rPr>
        <w:t xml:space="preserve"> </w:t>
      </w:r>
      <w:r w:rsidR="00A96A35" w:rsidRPr="0027638C">
        <w:rPr>
          <w:sz w:val="24"/>
          <w:rPrChange w16du:dateUtc="2026-07-07T18:18:00Z" w:author="Author" w:date="2026-07-07T20:18:00Z" w:id="6473">
            <w:rPr>
              <w:rFonts w:ascii="Times New Roman"/>
              <w:color w:val="000000"/>
            </w:rPr>
          </w:rPrChange>
        </w:rPr>
        <w:t>tempor</w:t>
      </w:r>
      <w:r w:rsidR="00A96A35" w:rsidRPr="0027638C">
        <w:rPr>
          <w:spacing w:val="-9"/>
          <w:sz w:val="24"/>
          <w:rPrChange w16du:dateUtc="2026-07-07T18:18:00Z" w:author="Author" w:date="2026-07-07T20:18:00Z" w:id="6474">
            <w:rPr>
              <w:rFonts w:ascii="Times New Roman"/>
              <w:color w:val="000000"/>
              <w:spacing w:val="-6"/>
            </w:rPr>
          </w:rPrChange>
        </w:rPr>
        <w:t xml:space="preserve"> </w:t>
      </w:r>
      <w:r w:rsidR="00A96A35" w:rsidRPr="0027638C">
        <w:rPr>
          <w:sz w:val="24"/>
          <w:rPrChange w16du:dateUtc="2026-07-07T18:18:00Z" w:author="Author" w:date="2026-07-07T20:18:00Z" w:id="6475">
            <w:rPr>
              <w:rFonts w:ascii="Times New Roman"/>
              <w:color w:val="000000"/>
            </w:rPr>
          </w:rPrChange>
        </w:rPr>
        <w:t>incididunt</w:t>
      </w:r>
      <w:r w:rsidR="00A96A35" w:rsidRPr="0027638C">
        <w:rPr>
          <w:spacing w:val="-9"/>
          <w:sz w:val="24"/>
          <w:rPrChange w16du:dateUtc="2026-07-07T18:18:00Z" w:author="Author" w:date="2026-07-07T20:18:00Z" w:id="6476">
            <w:rPr>
              <w:rFonts w:ascii="Times New Roman"/>
              <w:color w:val="000000"/>
              <w:spacing w:val="-6"/>
            </w:rPr>
          </w:rPrChange>
        </w:rPr>
        <w:t xml:space="preserve"> </w:t>
      </w:r>
      <w:r w:rsidR="00A96A35" w:rsidRPr="0027638C">
        <w:rPr>
          <w:sz w:val="24"/>
          <w:rPrChange w16du:dateUtc="2026-07-07T18:18:00Z" w:author="Author" w:date="2026-07-07T20:18:00Z" w:id="6477">
            <w:rPr>
              <w:rFonts w:ascii="Times New Roman"/>
              <w:color w:val="000000"/>
            </w:rPr>
          </w:rPrChange>
        </w:rPr>
        <w:t>ut</w:t>
      </w:r>
      <w:r w:rsidR="00A96A35" w:rsidRPr="0027638C">
        <w:rPr>
          <w:spacing w:val="-9"/>
          <w:sz w:val="24"/>
          <w:rPrChange w16du:dateUtc="2026-07-07T18:18:00Z" w:author="Author" w:date="2026-07-07T20:18:00Z" w:id="6478">
            <w:rPr>
              <w:rFonts w:ascii="Times New Roman"/>
              <w:color w:val="000000"/>
              <w:spacing w:val="-6"/>
            </w:rPr>
          </w:rPrChange>
        </w:rPr>
        <w:t xml:space="preserve"> </w:t>
      </w:r>
      <w:r w:rsidR="00A96A35" w:rsidRPr="0027638C">
        <w:rPr>
          <w:sz w:val="24"/>
          <w:rPrChange w16du:dateUtc="2026-07-07T18:18:00Z" w:author="Author" w:date="2026-07-07T20:18:00Z" w:id="6479">
            <w:rPr>
              <w:rFonts w:ascii="Times New Roman"/>
              <w:color w:val="000000"/>
            </w:rPr>
          </w:rPrChange>
        </w:rPr>
        <w:t>labore</w:t>
      </w:r>
      <w:r w:rsidR="00A96A35" w:rsidRPr="0027638C">
        <w:rPr>
          <w:spacing w:val="-9"/>
          <w:sz w:val="24"/>
          <w:rPrChange w16du:dateUtc="2026-07-07T18:18:00Z" w:author="Author" w:date="2026-07-07T20:18:00Z" w:id="6480">
            <w:rPr>
              <w:rFonts w:ascii="Times New Roman"/>
              <w:color w:val="000000"/>
              <w:spacing w:val="-6"/>
            </w:rPr>
          </w:rPrChange>
        </w:rPr>
        <w:t xml:space="preserve"> </w:t>
      </w:r>
      <w:r w:rsidR="00A96A35" w:rsidRPr="0027638C">
        <w:rPr>
          <w:sz w:val="24"/>
          <w:rPrChange w16du:dateUtc="2026-07-07T18:18:00Z" w:author="Author" w:date="2026-07-07T20:18:00Z" w:id="6481">
            <w:rPr>
              <w:rFonts w:ascii="Times New Roman" w:hAnsi="Times New Roman"/>
              <w:color w:val="000000"/>
            </w:rPr>
          </w:rPrChange>
        </w:rPr>
        <w:t>Et</w:t>
      </w:r>
      <w:del w16du:dateUtc="2026-07-07T18:18:00Z" w:author="Author" w:date="2026-07-07T20:18:00Z" w:id="6482">
        <w:r>
          <w:rPr>
            <w:color w:val="000000"/>
          </w:rPr>
          <w:cr/>
        </w:r>
      </w:del>
      <w:r w:rsidR="00A96A35" w:rsidRPr="0027638C">
        <w:rPr>
          <w:sz w:val="24"/>
          <w:rPrChange w16du:dateUtc="2026-07-07T18:18:00Z" w:author="Author" w:date="2026-07-07T20:18:00Z" w:id="6483">
            <w:rPr>
              <w:rFonts w:ascii="Times New Roman"/>
              <w:color w:val="000000"/>
              <w:spacing w:val="665"/>
            </w:rPr>
          </w:rPrChange>
        </w:rPr>
        <w:t xml:space="preserve"> </w:t>
      </w:r>
      <w:r w:rsidR="00A96A35" w:rsidRPr="0027638C">
        <w:rPr>
          <w:sz w:val="24"/>
          <w:rPrChange w16du:dateUtc="2026-07-07T18:18:00Z" w:author="Author" w:date="2026-07-07T20:18:00Z" w:id="6484">
            <w:rPr>
              <w:rFonts w:ascii="Times New Roman"/>
              <w:color w:val="000000"/>
            </w:rPr>
          </w:rPrChange>
        </w:rPr>
        <w:t>dolore</w:t>
      </w:r>
      <w:r w:rsidR="00A96A35" w:rsidRPr="0027638C">
        <w:rPr>
          <w:sz w:val="24"/>
          <w:rPrChange w16du:dateUtc="2026-07-07T18:18:00Z" w:author="Author" w:date="2026-07-07T20:18:00Z" w:id="6485">
            <w:rPr>
              <w:rFonts w:ascii="Times New Roman"/>
              <w:color w:val="000000"/>
              <w:spacing w:val="30"/>
            </w:rPr>
          </w:rPrChange>
        </w:rPr>
        <w:t xml:space="preserve"> </w:t>
      </w:r>
      <w:r w:rsidR="00A96A35" w:rsidRPr="0027638C">
        <w:rPr>
          <w:sz w:val="24"/>
          <w:rPrChange w16du:dateUtc="2026-07-07T18:18:00Z" w:author="Author" w:date="2026-07-07T20:18:00Z" w:id="6486">
            <w:rPr>
              <w:rFonts w:ascii="Times New Roman"/>
              <w:color w:val="000000"/>
            </w:rPr>
          </w:rPrChange>
        </w:rPr>
        <w:t>magna</w:t>
      </w:r>
      <w:r w:rsidR="00A96A35" w:rsidRPr="0027638C">
        <w:rPr>
          <w:sz w:val="24"/>
          <w:rPrChange w16du:dateUtc="2026-07-07T18:18:00Z" w:author="Author" w:date="2026-07-07T20:18:00Z" w:id="6487">
            <w:rPr>
              <w:rFonts w:ascii="Times New Roman"/>
              <w:color w:val="000000"/>
              <w:spacing w:val="30"/>
            </w:rPr>
          </w:rPrChange>
        </w:rPr>
        <w:t xml:space="preserve"> </w:t>
      </w:r>
      <w:r w:rsidR="00A96A35" w:rsidRPr="0027638C">
        <w:rPr>
          <w:sz w:val="24"/>
          <w:rPrChange w16du:dateUtc="2026-07-07T18:18:00Z" w:author="Author" w:date="2026-07-07T20:18:00Z" w:id="6488">
            <w:rPr>
              <w:rFonts w:ascii="Times New Roman"/>
              <w:color w:val="000000"/>
            </w:rPr>
          </w:rPrChange>
        </w:rPr>
        <w:t>aliqua</w:t>
      </w:r>
      <w:r w:rsidR="00A96A35" w:rsidRPr="0027638C">
        <w:rPr>
          <w:sz w:val="24"/>
          <w:rPrChange w16du:dateUtc="2026-07-07T18:18:00Z" w:author="Author" w:date="2026-07-07T20:18:00Z" w:id="6489">
            <w:rPr>
              <w:rFonts w:ascii="Times New Roman"/>
              <w:color w:val="000000"/>
              <w:spacing w:val="30"/>
            </w:rPr>
          </w:rPrChange>
        </w:rPr>
        <w:t xml:space="preserve"> </w:t>
      </w:r>
      <w:r w:rsidR="00A96A35" w:rsidRPr="0027638C">
        <w:rPr>
          <w:sz w:val="24"/>
          <w:rPrChange w16du:dateUtc="2026-07-07T18:18:00Z" w:author="Author" w:date="2026-07-07T20:18:00Z" w:id="6490">
            <w:rPr>
              <w:rFonts w:ascii="Times New Roman"/>
              <w:color w:val="000000"/>
            </w:rPr>
          </w:rPrChange>
        </w:rPr>
        <w:t>lorem</w:t>
      </w:r>
      <w:r w:rsidR="00A96A35" w:rsidRPr="0027638C">
        <w:rPr>
          <w:sz w:val="24"/>
          <w:rPrChange w16du:dateUtc="2026-07-07T18:18:00Z" w:author="Author" w:date="2026-07-07T20:18:00Z" w:id="6491">
            <w:rPr>
              <w:rFonts w:ascii="Times New Roman"/>
              <w:color w:val="000000"/>
              <w:spacing w:val="30"/>
            </w:rPr>
          </w:rPrChange>
        </w:rPr>
        <w:t xml:space="preserve"> </w:t>
      </w:r>
      <w:r w:rsidR="00A96A35" w:rsidRPr="0027638C">
        <w:rPr>
          <w:sz w:val="24"/>
          <w:rPrChange w16du:dateUtc="2026-07-07T18:18:00Z" w:author="Author" w:date="2026-07-07T20:18:00Z" w:id="6492">
            <w:rPr>
              <w:rFonts w:ascii="Times New Roman"/>
              <w:color w:val="000000"/>
            </w:rPr>
          </w:rPrChange>
        </w:rPr>
        <w:t>Ipsum</w:t>
      </w:r>
      <w:r w:rsidR="00A96A35" w:rsidRPr="0027638C">
        <w:rPr>
          <w:sz w:val="24"/>
          <w:rPrChange w16du:dateUtc="2026-07-07T18:18:00Z" w:author="Author" w:date="2026-07-07T20:18:00Z" w:id="6493">
            <w:rPr>
              <w:rFonts w:ascii="Times New Roman"/>
              <w:color w:val="000000"/>
              <w:spacing w:val="30"/>
            </w:rPr>
          </w:rPrChange>
        </w:rPr>
        <w:t xml:space="preserve"> </w:t>
      </w:r>
      <w:r w:rsidR="00A96A35" w:rsidRPr="0027638C">
        <w:rPr>
          <w:sz w:val="24"/>
          <w:rPrChange w16du:dateUtc="2026-07-07T18:18:00Z" w:author="Author" w:date="2026-07-07T20:18:00Z" w:id="6494">
            <w:rPr>
              <w:rFonts w:ascii="Times New Roman"/>
              <w:color w:val="000000"/>
            </w:rPr>
          </w:rPrChange>
        </w:rPr>
        <w:t>dolor</w:t>
      </w:r>
      <w:r w:rsidR="00A96A35" w:rsidRPr="0027638C">
        <w:rPr>
          <w:sz w:val="24"/>
          <w:rPrChange w16du:dateUtc="2026-07-07T18:18:00Z" w:author="Author" w:date="2026-07-07T20:18:00Z" w:id="6495">
            <w:rPr>
              <w:rFonts w:ascii="Times New Roman"/>
              <w:color w:val="000000"/>
              <w:spacing w:val="30"/>
            </w:rPr>
          </w:rPrChange>
        </w:rPr>
        <w:t xml:space="preserve"> </w:t>
      </w:r>
      <w:r w:rsidR="00A96A35" w:rsidRPr="0027638C">
        <w:rPr>
          <w:sz w:val="24"/>
          <w:rPrChange w16du:dateUtc="2026-07-07T18:18:00Z" w:author="Author" w:date="2026-07-07T20:18:00Z" w:id="6496">
            <w:rPr>
              <w:rFonts w:ascii="Times New Roman"/>
              <w:color w:val="000000"/>
            </w:rPr>
          </w:rPrChange>
        </w:rPr>
        <w:t>sit</w:t>
      </w:r>
      <w:r w:rsidR="00A96A35" w:rsidRPr="0027638C">
        <w:rPr>
          <w:sz w:val="24"/>
          <w:rPrChange w16du:dateUtc="2026-07-07T18:18:00Z" w:author="Author" w:date="2026-07-07T20:18:00Z" w:id="6497">
            <w:rPr>
              <w:rFonts w:ascii="Times New Roman"/>
              <w:color w:val="000000"/>
              <w:spacing w:val="30"/>
            </w:rPr>
          </w:rPrChange>
        </w:rPr>
        <w:t xml:space="preserve"> </w:t>
      </w:r>
      <w:r w:rsidR="00A96A35" w:rsidRPr="0027638C">
        <w:rPr>
          <w:sz w:val="24"/>
          <w:rPrChange w16du:dateUtc="2026-07-07T18:18:00Z" w:author="Author" w:date="2026-07-07T20:18:00Z" w:id="6498">
            <w:rPr>
              <w:rFonts w:ascii="Times New Roman"/>
              <w:color w:val="000000"/>
            </w:rPr>
          </w:rPrChange>
        </w:rPr>
        <w:t>amet</w:t>
      </w:r>
      <w:r w:rsidR="00A96A35" w:rsidRPr="0027638C">
        <w:rPr>
          <w:sz w:val="24"/>
          <w:rPrChange w16du:dateUtc="2026-07-07T18:18:00Z" w:author="Author" w:date="2026-07-07T20:18:00Z" w:id="6499">
            <w:rPr>
              <w:rFonts w:ascii="Times New Roman"/>
              <w:color w:val="000000"/>
              <w:spacing w:val="30"/>
            </w:rPr>
          </w:rPrChange>
        </w:rPr>
        <w:t xml:space="preserve"> </w:t>
      </w:r>
      <w:r w:rsidR="00A96A35" w:rsidRPr="0027638C">
        <w:rPr>
          <w:sz w:val="24"/>
          <w:rPrChange w16du:dateUtc="2026-07-07T18:18:00Z" w:author="Author" w:date="2026-07-07T20:18:00Z" w:id="6500">
            <w:rPr>
              <w:rFonts w:ascii="Times New Roman"/>
              <w:color w:val="000000"/>
            </w:rPr>
          </w:rPrChange>
        </w:rPr>
        <w:t>consectetur</w:t>
      </w:r>
      <w:r w:rsidR="00A96A35" w:rsidRPr="0027638C">
        <w:rPr>
          <w:sz w:val="24"/>
          <w:rPrChange w16du:dateUtc="2026-07-07T18:18:00Z" w:author="Author" w:date="2026-07-07T20:18:00Z" w:id="6501">
            <w:rPr>
              <w:rFonts w:ascii="Times New Roman"/>
              <w:color w:val="000000"/>
              <w:spacing w:val="30"/>
            </w:rPr>
          </w:rPrChange>
        </w:rPr>
        <w:t xml:space="preserve"> </w:t>
      </w:r>
      <w:r w:rsidR="00A96A35" w:rsidRPr="0027638C">
        <w:rPr>
          <w:sz w:val="24"/>
          <w:rPrChange w16du:dateUtc="2026-07-07T18:18:00Z" w:author="Author" w:date="2026-07-07T20:18:00Z" w:id="6502">
            <w:rPr>
              <w:rFonts w:ascii="Times New Roman"/>
              <w:color w:val="000000"/>
            </w:rPr>
          </w:rPrChange>
        </w:rPr>
        <w:t>adipiscing</w:t>
      </w:r>
      <w:r w:rsidR="00A96A35" w:rsidRPr="0027638C">
        <w:rPr>
          <w:sz w:val="24"/>
          <w:rPrChange w16du:dateUtc="2026-07-07T18:18:00Z" w:author="Author" w:date="2026-07-07T20:18:00Z" w:id="6503">
            <w:rPr>
              <w:rFonts w:ascii="Times New Roman"/>
              <w:color w:val="000000"/>
              <w:spacing w:val="30"/>
            </w:rPr>
          </w:rPrChange>
        </w:rPr>
        <w:t xml:space="preserve"> </w:t>
      </w:r>
      <w:r w:rsidR="00A96A35" w:rsidRPr="0027638C">
        <w:rPr>
          <w:sz w:val="24"/>
          <w:rPrChange w16du:dateUtc="2026-07-07T18:18:00Z" w:author="Author" w:date="2026-07-07T20:18:00Z" w:id="6504">
            <w:rPr>
              <w:rFonts w:ascii="Times New Roman"/>
              <w:color w:val="000000"/>
            </w:rPr>
          </w:rPrChange>
        </w:rPr>
        <w:t>Elit</w:t>
      </w:r>
      <w:r w:rsidR="00A96A35" w:rsidRPr="0027638C">
        <w:rPr>
          <w:sz w:val="24"/>
          <w:rPrChange w16du:dateUtc="2026-07-07T18:18:00Z" w:author="Author" w:date="2026-07-07T20:18:00Z" w:id="6505">
            <w:rPr>
              <w:rFonts w:ascii="Times New Roman"/>
              <w:color w:val="000000"/>
              <w:spacing w:val="30"/>
            </w:rPr>
          </w:rPrChange>
        </w:rPr>
        <w:t xml:space="preserve"> </w:t>
      </w:r>
      <w:r w:rsidR="00A96A35" w:rsidRPr="0027638C">
        <w:rPr>
          <w:sz w:val="24"/>
          <w:rPrChange w16du:dateUtc="2026-07-07T18:18:00Z" w:author="Author" w:date="2026-07-07T20:18:00Z" w:id="6506">
            <w:rPr>
              <w:rFonts w:ascii="Times New Roman" w:hAnsi="Times New Roman"/>
              <w:color w:val="000000"/>
            </w:rPr>
          </w:rPrChange>
        </w:rPr>
        <w:t>sed</w:t>
      </w:r>
      <w:del w16du:dateUtc="2026-07-07T18:18:00Z" w:author="Author" w:date="2026-07-07T20:18:00Z" w:id="6507">
        <w:r>
          <w:rPr>
            <w:color w:val="000000"/>
          </w:rPr>
          <w:cr/>
        </w:r>
      </w:del>
      <w:r w:rsidR="00A96A35" w:rsidRPr="0027638C">
        <w:rPr>
          <w:sz w:val="24"/>
          <w:rPrChange w16du:dateUtc="2026-07-07T18:18:00Z" w:author="Author" w:date="2026-07-07T20:18:00Z" w:id="6508">
            <w:rPr>
              <w:rFonts w:ascii="Times New Roman"/>
              <w:color w:val="000000"/>
              <w:spacing w:val="665"/>
            </w:rPr>
          </w:rPrChange>
        </w:rPr>
        <w:t xml:space="preserve"> </w:t>
      </w:r>
      <w:r w:rsidR="00A96A35" w:rsidRPr="0027638C">
        <w:rPr>
          <w:sz w:val="24"/>
          <w:rPrChange w16du:dateUtc="2026-07-07T18:18:00Z" w:author="Author" w:date="2026-07-07T20:18:00Z" w:id="6509">
            <w:rPr>
              <w:rFonts w:ascii="Times New Roman"/>
              <w:color w:val="000000"/>
            </w:rPr>
          </w:rPrChange>
        </w:rPr>
        <w:t>do</w:t>
      </w:r>
      <w:r w:rsidR="00A96A35" w:rsidRPr="0027638C">
        <w:rPr>
          <w:spacing w:val="-10"/>
          <w:sz w:val="24"/>
          <w:rPrChange w16du:dateUtc="2026-07-07T18:18:00Z" w:author="Author" w:date="2026-07-07T20:18:00Z" w:id="6510">
            <w:rPr>
              <w:rFonts w:ascii="Times New Roman"/>
              <w:color w:val="000000"/>
              <w:spacing w:val="-7"/>
            </w:rPr>
          </w:rPrChange>
        </w:rPr>
        <w:t xml:space="preserve"> </w:t>
      </w:r>
      <w:r w:rsidR="00A96A35" w:rsidRPr="0027638C">
        <w:rPr>
          <w:sz w:val="24"/>
          <w:rPrChange w16du:dateUtc="2026-07-07T18:18:00Z" w:author="Author" w:date="2026-07-07T20:18:00Z" w:id="6511">
            <w:rPr>
              <w:rFonts w:ascii="Times New Roman"/>
              <w:color w:val="000000"/>
            </w:rPr>
          </w:rPrChange>
        </w:rPr>
        <w:t>eiusmod</w:t>
      </w:r>
      <w:r w:rsidR="00A96A35" w:rsidRPr="0027638C">
        <w:rPr>
          <w:spacing w:val="-10"/>
          <w:sz w:val="24"/>
          <w:rPrChange w16du:dateUtc="2026-07-07T18:18:00Z" w:author="Author" w:date="2026-07-07T20:18:00Z" w:id="6512">
            <w:rPr>
              <w:rFonts w:ascii="Times New Roman"/>
              <w:color w:val="000000"/>
              <w:spacing w:val="-7"/>
            </w:rPr>
          </w:rPrChange>
        </w:rPr>
        <w:t xml:space="preserve"> </w:t>
      </w:r>
      <w:r w:rsidR="00A96A35" w:rsidRPr="0027638C">
        <w:rPr>
          <w:sz w:val="24"/>
          <w:rPrChange w16du:dateUtc="2026-07-07T18:18:00Z" w:author="Author" w:date="2026-07-07T20:18:00Z" w:id="6513">
            <w:rPr>
              <w:rFonts w:ascii="Times New Roman"/>
              <w:color w:val="000000"/>
            </w:rPr>
          </w:rPrChange>
        </w:rPr>
        <w:t>tempor</w:t>
      </w:r>
      <w:r w:rsidR="00A96A35" w:rsidRPr="0027638C">
        <w:rPr>
          <w:spacing w:val="-10"/>
          <w:sz w:val="24"/>
          <w:rPrChange w16du:dateUtc="2026-07-07T18:18:00Z" w:author="Author" w:date="2026-07-07T20:18:00Z" w:id="6514">
            <w:rPr>
              <w:rFonts w:ascii="Times New Roman"/>
              <w:color w:val="000000"/>
              <w:spacing w:val="-7"/>
            </w:rPr>
          </w:rPrChange>
        </w:rPr>
        <w:t xml:space="preserve"> </w:t>
      </w:r>
      <w:r w:rsidR="00A96A35" w:rsidRPr="0027638C">
        <w:rPr>
          <w:sz w:val="24"/>
          <w:rPrChange w16du:dateUtc="2026-07-07T18:18:00Z" w:author="Author" w:date="2026-07-07T20:18:00Z" w:id="6515">
            <w:rPr>
              <w:rFonts w:ascii="Times New Roman"/>
              <w:color w:val="000000"/>
            </w:rPr>
          </w:rPrChange>
        </w:rPr>
        <w:t>incididunt</w:t>
      </w:r>
      <w:r w:rsidR="00A96A35" w:rsidRPr="0027638C">
        <w:rPr>
          <w:spacing w:val="-10"/>
          <w:sz w:val="24"/>
          <w:rPrChange w16du:dateUtc="2026-07-07T18:18:00Z" w:author="Author" w:date="2026-07-07T20:18:00Z" w:id="6516">
            <w:rPr>
              <w:rFonts w:ascii="Times New Roman"/>
              <w:color w:val="000000"/>
              <w:spacing w:val="-7"/>
            </w:rPr>
          </w:rPrChange>
        </w:rPr>
        <w:t xml:space="preserve"> </w:t>
      </w:r>
      <w:r w:rsidR="00A96A35" w:rsidRPr="0027638C">
        <w:rPr>
          <w:sz w:val="24"/>
          <w:rPrChange w16du:dateUtc="2026-07-07T18:18:00Z" w:author="Author" w:date="2026-07-07T20:18:00Z" w:id="6517">
            <w:rPr>
              <w:rFonts w:ascii="Times New Roman"/>
              <w:color w:val="000000"/>
            </w:rPr>
          </w:rPrChange>
        </w:rPr>
        <w:t>ut,</w:t>
      </w:r>
      <w:r w:rsidR="00A96A35" w:rsidRPr="0027638C">
        <w:rPr>
          <w:spacing w:val="-10"/>
          <w:sz w:val="24"/>
          <w:rPrChange w16du:dateUtc="2026-07-07T18:18:00Z" w:author="Author" w:date="2026-07-07T20:18:00Z" w:id="6518">
            <w:rPr>
              <w:rFonts w:ascii="Times New Roman"/>
              <w:color w:val="000000"/>
              <w:spacing w:val="-7"/>
            </w:rPr>
          </w:rPrChange>
        </w:rPr>
        <w:t xml:space="preserve"> </w:t>
      </w:r>
      <w:r w:rsidR="00A96A35" w:rsidRPr="0027638C">
        <w:rPr>
          <w:sz w:val="24"/>
          <w:rPrChange w16du:dateUtc="2026-07-07T18:18:00Z" w:author="Author" w:date="2026-07-07T20:18:00Z" w:id="6519">
            <w:rPr>
              <w:rFonts w:ascii="Times New Roman"/>
              <w:color w:val="000000"/>
            </w:rPr>
          </w:rPrChange>
        </w:rPr>
        <w:t>labore</w:t>
      </w:r>
      <w:r w:rsidR="00A96A35" w:rsidRPr="0027638C">
        <w:rPr>
          <w:spacing w:val="-10"/>
          <w:sz w:val="24"/>
          <w:rPrChange w16du:dateUtc="2026-07-07T18:18:00Z" w:author="Author" w:date="2026-07-07T20:18:00Z" w:id="6520">
            <w:rPr>
              <w:rFonts w:ascii="Times New Roman"/>
              <w:color w:val="000000"/>
              <w:spacing w:val="-7"/>
            </w:rPr>
          </w:rPrChange>
        </w:rPr>
        <w:t xml:space="preserve"> </w:t>
      </w:r>
      <w:r w:rsidR="00A96A35" w:rsidRPr="0027638C">
        <w:rPr>
          <w:sz w:val="24"/>
          <w:rPrChange w16du:dateUtc="2026-07-07T18:18:00Z" w:author="Author" w:date="2026-07-07T20:18:00Z" w:id="6521">
            <w:rPr>
              <w:rFonts w:ascii="Times New Roman"/>
              <w:color w:val="000000"/>
            </w:rPr>
          </w:rPrChange>
        </w:rPr>
        <w:t>et</w:t>
      </w:r>
      <w:r w:rsidR="00A96A35" w:rsidRPr="0027638C">
        <w:rPr>
          <w:spacing w:val="-10"/>
          <w:sz w:val="24"/>
          <w:rPrChange w16du:dateUtc="2026-07-07T18:18:00Z" w:author="Author" w:date="2026-07-07T20:18:00Z" w:id="6522">
            <w:rPr>
              <w:rFonts w:ascii="Times New Roman"/>
              <w:color w:val="000000"/>
              <w:spacing w:val="-7"/>
            </w:rPr>
          </w:rPrChange>
        </w:rPr>
        <w:t xml:space="preserve"> </w:t>
      </w:r>
      <w:r w:rsidR="00A96A35" w:rsidRPr="0027638C">
        <w:rPr>
          <w:sz w:val="24"/>
          <w:rPrChange w16du:dateUtc="2026-07-07T18:18:00Z" w:author="Author" w:date="2026-07-07T20:18:00Z" w:id="6523">
            <w:rPr>
              <w:rFonts w:ascii="Times New Roman"/>
              <w:color w:val="000000"/>
            </w:rPr>
          </w:rPrChange>
        </w:rPr>
        <w:t>Dolore</w:t>
      </w:r>
      <w:r w:rsidR="00A96A35" w:rsidRPr="0027638C">
        <w:rPr>
          <w:spacing w:val="-10"/>
          <w:sz w:val="24"/>
          <w:rPrChange w16du:dateUtc="2026-07-07T18:18:00Z" w:author="Author" w:date="2026-07-07T20:18:00Z" w:id="6524">
            <w:rPr>
              <w:rFonts w:ascii="Times New Roman"/>
              <w:color w:val="000000"/>
              <w:spacing w:val="-7"/>
            </w:rPr>
          </w:rPrChange>
        </w:rPr>
        <w:t xml:space="preserve"> </w:t>
      </w:r>
      <w:r w:rsidR="00A96A35" w:rsidRPr="0027638C">
        <w:rPr>
          <w:sz w:val="24"/>
          <w:rPrChange w16du:dateUtc="2026-07-07T18:18:00Z" w:author="Author" w:date="2026-07-07T20:18:00Z" w:id="6525">
            <w:rPr>
              <w:rFonts w:ascii="Times New Roman"/>
              <w:color w:val="000000"/>
            </w:rPr>
          </w:rPrChange>
        </w:rPr>
        <w:t>magna</w:t>
      </w:r>
      <w:r w:rsidR="00A96A35" w:rsidRPr="0027638C">
        <w:rPr>
          <w:spacing w:val="-10"/>
          <w:sz w:val="24"/>
          <w:rPrChange w16du:dateUtc="2026-07-07T18:18:00Z" w:author="Author" w:date="2026-07-07T20:18:00Z" w:id="6526">
            <w:rPr>
              <w:rFonts w:ascii="Times New Roman"/>
              <w:color w:val="000000"/>
              <w:spacing w:val="-7"/>
            </w:rPr>
          </w:rPrChange>
        </w:rPr>
        <w:t xml:space="preserve"> </w:t>
      </w:r>
      <w:r w:rsidR="00A96A35" w:rsidRPr="0027638C">
        <w:rPr>
          <w:sz w:val="24"/>
          <w:rPrChange w16du:dateUtc="2026-07-07T18:18:00Z" w:author="Author" w:date="2026-07-07T20:18:00Z" w:id="6527">
            <w:rPr>
              <w:rFonts w:ascii="Times New Roman"/>
              <w:color w:val="000000"/>
            </w:rPr>
          </w:rPrChange>
        </w:rPr>
        <w:t>Aliqua</w:t>
      </w:r>
      <w:r w:rsidR="00A96A35" w:rsidRPr="0027638C">
        <w:rPr>
          <w:spacing w:val="-10"/>
          <w:sz w:val="24"/>
          <w:rPrChange w16du:dateUtc="2026-07-07T18:18:00Z" w:author="Author" w:date="2026-07-07T20:18:00Z" w:id="6528">
            <w:rPr>
              <w:rFonts w:ascii="Times New Roman"/>
              <w:color w:val="000000"/>
              <w:spacing w:val="-7"/>
            </w:rPr>
          </w:rPrChange>
        </w:rPr>
        <w:t xml:space="preserve"> </w:t>
      </w:r>
      <w:r w:rsidR="00A96A35" w:rsidRPr="0027638C">
        <w:rPr>
          <w:sz w:val="24"/>
          <w:rPrChange w16du:dateUtc="2026-07-07T18:18:00Z" w:author="Author" w:date="2026-07-07T20:18:00Z" w:id="6529">
            <w:rPr>
              <w:rFonts w:ascii="Times New Roman"/>
              <w:color w:val="000000"/>
            </w:rPr>
          </w:rPrChange>
        </w:rPr>
        <w:t>Lorem</w:t>
      </w:r>
      <w:r w:rsidR="00A96A35" w:rsidRPr="0027638C">
        <w:rPr>
          <w:spacing w:val="-10"/>
          <w:sz w:val="24"/>
          <w:rPrChange w16du:dateUtc="2026-07-07T18:18:00Z" w:author="Author" w:date="2026-07-07T20:18:00Z" w:id="6530">
            <w:rPr>
              <w:rFonts w:ascii="Times New Roman"/>
              <w:color w:val="000000"/>
              <w:spacing w:val="-7"/>
            </w:rPr>
          </w:rPrChange>
        </w:rPr>
        <w:t xml:space="preserve"> </w:t>
      </w:r>
      <w:r w:rsidR="00A96A35" w:rsidRPr="0027638C">
        <w:rPr>
          <w:sz w:val="24"/>
          <w:rPrChange w16du:dateUtc="2026-07-07T18:18:00Z" w:author="Author" w:date="2026-07-07T20:18:00Z" w:id="6531">
            <w:rPr>
              <w:rFonts w:ascii="Times New Roman"/>
              <w:color w:val="000000"/>
            </w:rPr>
          </w:rPrChange>
        </w:rPr>
        <w:t>ipsum</w:t>
      </w:r>
      <w:r w:rsidR="00A96A35" w:rsidRPr="0027638C">
        <w:rPr>
          <w:spacing w:val="-10"/>
          <w:sz w:val="24"/>
          <w:rPrChange w16du:dateUtc="2026-07-07T18:18:00Z" w:author="Author" w:date="2026-07-07T20:18:00Z" w:id="6532">
            <w:rPr>
              <w:rFonts w:ascii="Times New Roman"/>
              <w:color w:val="000000"/>
              <w:spacing w:val="-7"/>
            </w:rPr>
          </w:rPrChange>
        </w:rPr>
        <w:t xml:space="preserve"> </w:t>
      </w:r>
      <w:r w:rsidR="00A96A35" w:rsidRPr="0027638C">
        <w:rPr>
          <w:sz w:val="24"/>
          <w:rPrChange w16du:dateUtc="2026-07-07T18:18:00Z" w:author="Author" w:date="2026-07-07T20:18:00Z" w:id="6533">
            <w:rPr>
              <w:rFonts w:ascii="Times New Roman"/>
              <w:color w:val="000000"/>
            </w:rPr>
          </w:rPrChange>
        </w:rPr>
        <w:t>dolor</w:t>
      </w:r>
      <w:r w:rsidR="00A96A35" w:rsidRPr="0027638C">
        <w:rPr>
          <w:spacing w:val="-10"/>
          <w:sz w:val="24"/>
          <w:rPrChange w16du:dateUtc="2026-07-07T18:18:00Z" w:author="Author" w:date="2026-07-07T20:18:00Z" w:id="6534">
            <w:rPr>
              <w:rFonts w:ascii="Times New Roman"/>
              <w:color w:val="000000"/>
              <w:spacing w:val="-7"/>
            </w:rPr>
          </w:rPrChange>
        </w:rPr>
        <w:t xml:space="preserve"> </w:t>
      </w:r>
      <w:r w:rsidR="00A96A35" w:rsidRPr="0027638C">
        <w:rPr>
          <w:sz w:val="24"/>
          <w:rPrChange w16du:dateUtc="2026-07-07T18:18:00Z" w:author="Author" w:date="2026-07-07T20:18:00Z" w:id="6535">
            <w:rPr>
              <w:rFonts w:ascii="Times New Roman"/>
              <w:color w:val="000000"/>
            </w:rPr>
          </w:rPrChange>
        </w:rPr>
        <w:t>sit</w:t>
      </w:r>
      <w:r w:rsidR="00A96A35" w:rsidRPr="0027638C">
        <w:rPr>
          <w:spacing w:val="-10"/>
          <w:sz w:val="24"/>
          <w:rPrChange w16du:dateUtc="2026-07-07T18:18:00Z" w:author="Author" w:date="2026-07-07T20:18:00Z" w:id="6536">
            <w:rPr>
              <w:rFonts w:ascii="Times New Roman"/>
              <w:color w:val="000000"/>
              <w:spacing w:val="-7"/>
            </w:rPr>
          </w:rPrChange>
        </w:rPr>
        <w:t xml:space="preserve"> </w:t>
      </w:r>
      <w:r w:rsidR="00A96A35" w:rsidRPr="0027638C">
        <w:rPr>
          <w:sz w:val="24"/>
          <w:rPrChange w16du:dateUtc="2026-07-07T18:18:00Z" w:author="Author" w:date="2026-07-07T20:18:00Z" w:id="6537">
            <w:rPr>
              <w:rFonts w:ascii="Times New Roman" w:hAnsi="Times New Roman"/>
              <w:color w:val="000000"/>
            </w:rPr>
          </w:rPrChange>
        </w:rPr>
        <w:t>amet</w:t>
      </w:r>
      <w:del w16du:dateUtc="2026-07-07T18:18:00Z" w:author="Author" w:date="2026-07-07T20:18:00Z" w:id="6538">
        <w:r>
          <w:rPr>
            <w:color w:val="000000"/>
          </w:rPr>
          <w:cr/>
        </w:r>
      </w:del>
      <w:r w:rsidR="00A96A35" w:rsidRPr="0027638C">
        <w:rPr>
          <w:sz w:val="24"/>
          <w:rPrChange w16du:dateUtc="2026-07-07T18:18:00Z" w:author="Author" w:date="2026-07-07T20:18:00Z" w:id="6539">
            <w:rPr>
              <w:rFonts w:ascii="Times New Roman"/>
              <w:color w:val="000000"/>
              <w:spacing w:val="665"/>
            </w:rPr>
          </w:rPrChange>
        </w:rPr>
        <w:t xml:space="preserve"> </w:t>
      </w:r>
      <w:r w:rsidR="00A96A35" w:rsidRPr="0027638C">
        <w:rPr>
          <w:sz w:val="24"/>
          <w:rPrChange w16du:dateUtc="2026-07-07T18:18:00Z" w:author="Author" w:date="2026-07-07T20:18:00Z" w:id="6540">
            <w:rPr>
              <w:rFonts w:ascii="Times New Roman"/>
              <w:color w:val="000000"/>
            </w:rPr>
          </w:rPrChange>
        </w:rPr>
        <w:t>consectetur</w:t>
      </w:r>
      <w:r w:rsidR="00A96A35" w:rsidRPr="0027638C">
        <w:rPr>
          <w:sz w:val="24"/>
          <w:rPrChange w16du:dateUtc="2026-07-07T18:18:00Z" w:author="Author" w:date="2026-07-07T20:18:00Z" w:id="6541">
            <w:rPr>
              <w:rFonts w:ascii="Times New Roman"/>
              <w:color w:val="000000"/>
              <w:spacing w:val="6"/>
            </w:rPr>
          </w:rPrChange>
        </w:rPr>
        <w:t xml:space="preserve"> </w:t>
      </w:r>
      <w:r w:rsidR="00A96A35" w:rsidRPr="0027638C">
        <w:rPr>
          <w:sz w:val="24"/>
          <w:rPrChange w16du:dateUtc="2026-07-07T18:18:00Z" w:author="Author" w:date="2026-07-07T20:18:00Z" w:id="6542">
            <w:rPr>
              <w:rFonts w:ascii="Times New Roman"/>
              <w:color w:val="000000"/>
            </w:rPr>
          </w:rPrChange>
        </w:rPr>
        <w:t>adipiscing</w:t>
      </w:r>
      <w:r w:rsidR="00A96A35" w:rsidRPr="0027638C">
        <w:rPr>
          <w:sz w:val="24"/>
          <w:rPrChange w16du:dateUtc="2026-07-07T18:18:00Z" w:author="Author" w:date="2026-07-07T20:18:00Z" w:id="6543">
            <w:rPr>
              <w:rFonts w:ascii="Times New Roman"/>
              <w:color w:val="000000"/>
              <w:spacing w:val="6"/>
            </w:rPr>
          </w:rPrChange>
        </w:rPr>
        <w:t xml:space="preserve"> </w:t>
      </w:r>
      <w:r w:rsidR="00A96A35" w:rsidRPr="0027638C">
        <w:rPr>
          <w:sz w:val="24"/>
          <w:rPrChange w16du:dateUtc="2026-07-07T18:18:00Z" w:author="Author" w:date="2026-07-07T20:18:00Z" w:id="6544">
            <w:rPr>
              <w:rFonts w:ascii="Times New Roman"/>
              <w:color w:val="000000"/>
            </w:rPr>
          </w:rPrChange>
        </w:rPr>
        <w:t>elit</w:t>
      </w:r>
      <w:r w:rsidR="00A96A35" w:rsidRPr="0027638C">
        <w:rPr>
          <w:sz w:val="24"/>
          <w:rPrChange w16du:dateUtc="2026-07-07T18:18:00Z" w:author="Author" w:date="2026-07-07T20:18:00Z" w:id="6545">
            <w:rPr>
              <w:rFonts w:ascii="Times New Roman"/>
              <w:color w:val="000000"/>
              <w:spacing w:val="7"/>
            </w:rPr>
          </w:rPrChange>
        </w:rPr>
        <w:t xml:space="preserve"> </w:t>
      </w:r>
      <w:r w:rsidR="00A96A35" w:rsidRPr="0027638C">
        <w:rPr>
          <w:sz w:val="24"/>
          <w:rPrChange w16du:dateUtc="2026-07-07T18:18:00Z" w:author="Author" w:date="2026-07-07T20:18:00Z" w:id="6546">
            <w:rPr>
              <w:rFonts w:ascii="Times New Roman"/>
              <w:color w:val="000000"/>
            </w:rPr>
          </w:rPrChange>
        </w:rPr>
        <w:t>sed</w:t>
      </w:r>
      <w:r w:rsidR="00A96A35" w:rsidRPr="0027638C">
        <w:rPr>
          <w:sz w:val="24"/>
          <w:rPrChange w16du:dateUtc="2026-07-07T18:18:00Z" w:author="Author" w:date="2026-07-07T20:18:00Z" w:id="6547">
            <w:rPr>
              <w:rFonts w:ascii="Times New Roman"/>
              <w:color w:val="000000"/>
              <w:spacing w:val="6"/>
            </w:rPr>
          </w:rPrChange>
        </w:rPr>
        <w:t xml:space="preserve"> </w:t>
      </w:r>
      <w:r w:rsidR="00A96A35" w:rsidRPr="0027638C">
        <w:rPr>
          <w:sz w:val="24"/>
          <w:rPrChange w16du:dateUtc="2026-07-07T18:18:00Z" w:author="Author" w:date="2026-07-07T20:18:00Z" w:id="6548">
            <w:rPr>
              <w:rFonts w:ascii="Times New Roman"/>
              <w:color w:val="000000"/>
            </w:rPr>
          </w:rPrChange>
        </w:rPr>
        <w:t>do</w:t>
      </w:r>
      <w:r w:rsidR="00A96A35" w:rsidRPr="0027638C">
        <w:rPr>
          <w:sz w:val="24"/>
          <w:rPrChange w16du:dateUtc="2026-07-07T18:18:00Z" w:author="Author" w:date="2026-07-07T20:18:00Z" w:id="6549">
            <w:rPr>
              <w:rFonts w:ascii="Times New Roman"/>
              <w:color w:val="000000"/>
              <w:spacing w:val="6"/>
            </w:rPr>
          </w:rPrChange>
        </w:rPr>
        <w:t xml:space="preserve"> </w:t>
      </w:r>
      <w:r w:rsidR="00A96A35" w:rsidRPr="0027638C">
        <w:rPr>
          <w:sz w:val="24"/>
          <w:rPrChange w16du:dateUtc="2026-07-07T18:18:00Z" w:author="Author" w:date="2026-07-07T20:18:00Z" w:id="6550">
            <w:rPr>
              <w:rFonts w:ascii="Times New Roman"/>
              <w:color w:val="000000"/>
            </w:rPr>
          </w:rPrChange>
        </w:rPr>
        <w:t>eiusmod</w:t>
      </w:r>
      <w:r w:rsidR="00A96A35" w:rsidRPr="0027638C">
        <w:rPr>
          <w:sz w:val="24"/>
          <w:rPrChange w16du:dateUtc="2026-07-07T18:18:00Z" w:author="Author" w:date="2026-07-07T20:18:00Z" w:id="6551">
            <w:rPr>
              <w:rFonts w:ascii="Times New Roman"/>
              <w:color w:val="000000"/>
              <w:spacing w:val="6"/>
            </w:rPr>
          </w:rPrChange>
        </w:rPr>
        <w:t xml:space="preserve"> </w:t>
      </w:r>
      <w:r w:rsidR="00A96A35" w:rsidRPr="0027638C">
        <w:rPr>
          <w:sz w:val="24"/>
          <w:rPrChange w16du:dateUtc="2026-07-07T18:18:00Z" w:author="Author" w:date="2026-07-07T20:18:00Z" w:id="6552">
            <w:rPr>
              <w:rFonts w:ascii="Times New Roman"/>
              <w:color w:val="000000"/>
            </w:rPr>
          </w:rPrChange>
        </w:rPr>
        <w:t>tempor</w:t>
      </w:r>
      <w:r w:rsidR="00A96A35" w:rsidRPr="0027638C">
        <w:rPr>
          <w:sz w:val="24"/>
          <w:rPrChange w16du:dateUtc="2026-07-07T18:18:00Z" w:author="Author" w:date="2026-07-07T20:18:00Z" w:id="6553">
            <w:rPr>
              <w:rFonts w:ascii="Times New Roman"/>
              <w:color w:val="000000"/>
              <w:spacing w:val="7"/>
            </w:rPr>
          </w:rPrChange>
        </w:rPr>
        <w:t xml:space="preserve"> </w:t>
      </w:r>
      <w:r w:rsidR="00A96A35" w:rsidRPr="0027638C">
        <w:rPr>
          <w:sz w:val="24"/>
          <w:rPrChange w16du:dateUtc="2026-07-07T18:18:00Z" w:author="Author" w:date="2026-07-07T20:18:00Z" w:id="6554">
            <w:rPr>
              <w:rFonts w:ascii="Times New Roman"/>
              <w:color w:val="000000"/>
            </w:rPr>
          </w:rPrChange>
        </w:rPr>
        <w:t>Incididunt</w:t>
      </w:r>
      <w:r w:rsidR="00A96A35" w:rsidRPr="0027638C">
        <w:rPr>
          <w:sz w:val="24"/>
          <w:rPrChange w16du:dateUtc="2026-07-07T18:18:00Z" w:author="Author" w:date="2026-07-07T20:18:00Z" w:id="6555">
            <w:rPr>
              <w:rFonts w:ascii="Times New Roman"/>
              <w:color w:val="000000"/>
              <w:spacing w:val="6"/>
            </w:rPr>
          </w:rPrChange>
        </w:rPr>
        <w:t xml:space="preserve"> </w:t>
      </w:r>
      <w:r w:rsidR="00A96A35" w:rsidRPr="0027638C">
        <w:rPr>
          <w:sz w:val="24"/>
          <w:rPrChange w16du:dateUtc="2026-07-07T18:18:00Z" w:author="Author" w:date="2026-07-07T20:18:00Z" w:id="6556">
            <w:rPr>
              <w:rFonts w:ascii="Times New Roman"/>
              <w:color w:val="000000"/>
            </w:rPr>
          </w:rPrChange>
        </w:rPr>
        <w:t>ut</w:t>
      </w:r>
      <w:r w:rsidR="00A96A35" w:rsidRPr="0027638C">
        <w:rPr>
          <w:sz w:val="24"/>
          <w:rPrChange w16du:dateUtc="2026-07-07T18:18:00Z" w:author="Author" w:date="2026-07-07T20:18:00Z" w:id="6557">
            <w:rPr>
              <w:rFonts w:ascii="Times New Roman"/>
              <w:color w:val="000000"/>
              <w:spacing w:val="6"/>
            </w:rPr>
          </w:rPrChange>
        </w:rPr>
        <w:t xml:space="preserve"> </w:t>
      </w:r>
      <w:r w:rsidR="00A96A35" w:rsidRPr="0027638C">
        <w:rPr>
          <w:sz w:val="24"/>
          <w:rPrChange w16du:dateUtc="2026-07-07T18:18:00Z" w:author="Author" w:date="2026-07-07T20:18:00Z" w:id="6558">
            <w:rPr>
              <w:rFonts w:ascii="Times New Roman"/>
              <w:color w:val="000000"/>
            </w:rPr>
          </w:rPrChange>
        </w:rPr>
        <w:t>labore</w:t>
      </w:r>
      <w:r w:rsidR="00A96A35" w:rsidRPr="0027638C">
        <w:rPr>
          <w:sz w:val="24"/>
          <w:rPrChange w16du:dateUtc="2026-07-07T18:18:00Z" w:author="Author" w:date="2026-07-07T20:18:00Z" w:id="6559">
            <w:rPr>
              <w:rFonts w:ascii="Times New Roman"/>
              <w:color w:val="000000"/>
              <w:spacing w:val="6"/>
            </w:rPr>
          </w:rPrChange>
        </w:rPr>
        <w:t xml:space="preserve"> </w:t>
      </w:r>
      <w:r w:rsidR="00A96A35" w:rsidRPr="0027638C">
        <w:rPr>
          <w:sz w:val="24"/>
          <w:rPrChange w16du:dateUtc="2026-07-07T18:18:00Z" w:author="Author" w:date="2026-07-07T20:18:00Z" w:id="6560">
            <w:rPr>
              <w:rFonts w:ascii="Times New Roman"/>
              <w:color w:val="000000"/>
            </w:rPr>
          </w:rPrChange>
        </w:rPr>
        <w:t>et</w:t>
      </w:r>
      <w:r w:rsidR="00A96A35" w:rsidRPr="0027638C">
        <w:rPr>
          <w:sz w:val="24"/>
          <w:rPrChange w16du:dateUtc="2026-07-07T18:18:00Z" w:author="Author" w:date="2026-07-07T20:18:00Z" w:id="6561">
            <w:rPr>
              <w:rFonts w:ascii="Times New Roman"/>
              <w:color w:val="000000"/>
              <w:spacing w:val="6"/>
            </w:rPr>
          </w:rPrChange>
        </w:rPr>
        <w:t xml:space="preserve"> </w:t>
      </w:r>
      <w:r w:rsidR="00A96A35" w:rsidRPr="0027638C">
        <w:rPr>
          <w:sz w:val="24"/>
          <w:rPrChange w16du:dateUtc="2026-07-07T18:18:00Z" w:author="Author" w:date="2026-07-07T20:18:00Z" w:id="6562">
            <w:rPr>
              <w:rFonts w:ascii="Times New Roman" w:hAnsi="Times New Roman"/>
              <w:color w:val="000000"/>
            </w:rPr>
          </w:rPrChange>
        </w:rPr>
        <w:t>dolore</w:t>
      </w:r>
      <w:del w16du:dateUtc="2026-07-07T18:18:00Z" w:author="Author" w:date="2026-07-07T20:18:00Z" w:id="6563">
        <w:r>
          <w:rPr>
            <w:color w:val="000000"/>
          </w:rPr>
          <w:cr/>
        </w:r>
      </w:del>
      <w:r w:rsidR="00A96A35" w:rsidRPr="0027638C">
        <w:rPr>
          <w:sz w:val="24"/>
          <w:rPrChange w16du:dateUtc="2026-07-07T18:18:00Z" w:author="Author" w:date="2026-07-07T20:18:00Z" w:id="6564">
            <w:rPr>
              <w:rFonts w:ascii="Times New Roman"/>
              <w:color w:val="000000"/>
              <w:spacing w:val="665"/>
            </w:rPr>
          </w:rPrChange>
        </w:rPr>
        <w:t xml:space="preserve"> </w:t>
      </w:r>
      <w:r w:rsidR="00A96A35" w:rsidRPr="0027638C">
        <w:rPr>
          <w:sz w:val="24"/>
          <w:rPrChange w16du:dateUtc="2026-07-07T18:18:00Z" w:author="Author" w:date="2026-07-07T20:18:00Z" w:id="6565">
            <w:rPr>
              <w:rFonts w:ascii="Times New Roman"/>
              <w:color w:val="000000"/>
            </w:rPr>
          </w:rPrChange>
        </w:rPr>
        <w:t>magna aliqua Lorem Ipsum;</w:t>
      </w:r>
    </w:p>
    <w:p w14:paraId="0051FFA8" w14:textId="77777777" w:rsidR="008166CF" w:rsidRDefault="00000000">
      <w:pPr>
        <w:spacing w:before="237" w:line="253" w:lineRule="exact"/>
        <w:ind w:left="1440"/>
        <w:rPr>
          <w:del w16du:dateUtc="2026-07-07T18:18:00Z" w:author="Author" w:date="2026-07-07T20:18:00Z" w:id="6566"/>
          <w:color w:val="000000"/>
        </w:rPr>
      </w:pPr>
      <w:del w16du:dateUtc="2026-07-07T18:18:00Z" w:author="Author" w:date="2026-07-07T20:18:00Z" w:id="6567">
        <w:r>
          <w:rPr>
            <w:color w:val="000000"/>
          </w:rPr>
          <w:delText>(ii)</w:delText>
        </w:r>
        <w:r>
          <w:rPr>
            <w:color w:val="000000"/>
            <w:spacing w:val="396"/>
          </w:rPr>
          <w:delText xml:space="preserve"> </w:delText>
        </w:r>
      </w:del>
      <w:r w:rsidR="00A96A35" w:rsidRPr="0027638C">
        <w:rPr>
          <w:sz w:val="24"/>
          <w:rPrChange w16du:dateUtc="2026-07-07T18:18:00Z" w:author="Author" w:date="2026-07-07T20:18:00Z" w:id="6568">
            <w:rPr>
              <w:rFonts w:ascii="Times New Roman"/>
              <w:color w:val="000000"/>
            </w:rPr>
          </w:rPrChange>
        </w:rPr>
        <w:t>dolor</w:t>
      </w:r>
      <w:r w:rsidR="00A96A35" w:rsidRPr="0027638C">
        <w:rPr>
          <w:sz w:val="24"/>
          <w:rPrChange w16du:dateUtc="2026-07-07T18:18:00Z" w:author="Author" w:date="2026-07-07T20:18:00Z" w:id="6569">
            <w:rPr>
              <w:rFonts w:ascii="Times New Roman"/>
              <w:color w:val="000000"/>
              <w:spacing w:val="36"/>
            </w:rPr>
          </w:rPrChange>
        </w:rPr>
        <w:t xml:space="preserve"> </w:t>
      </w:r>
      <w:r w:rsidR="00A96A35" w:rsidRPr="0027638C">
        <w:rPr>
          <w:sz w:val="24"/>
          <w:rPrChange w16du:dateUtc="2026-07-07T18:18:00Z" w:author="Author" w:date="2026-07-07T20:18:00Z" w:id="6570">
            <w:rPr>
              <w:rFonts w:ascii="Times New Roman"/>
              <w:color w:val="000000"/>
            </w:rPr>
          </w:rPrChange>
        </w:rPr>
        <w:t>Sit</w:t>
      </w:r>
      <w:r w:rsidR="00A96A35" w:rsidRPr="0027638C">
        <w:rPr>
          <w:sz w:val="24"/>
          <w:rPrChange w16du:dateUtc="2026-07-07T18:18:00Z" w:author="Author" w:date="2026-07-07T20:18:00Z" w:id="6571">
            <w:rPr>
              <w:rFonts w:ascii="Times New Roman"/>
              <w:color w:val="000000"/>
              <w:spacing w:val="37"/>
            </w:rPr>
          </w:rPrChange>
        </w:rPr>
        <w:t xml:space="preserve"> </w:t>
      </w:r>
      <w:r w:rsidR="00A96A35" w:rsidRPr="0027638C">
        <w:rPr>
          <w:sz w:val="24"/>
          <w:rPrChange w16du:dateUtc="2026-07-07T18:18:00Z" w:author="Author" w:date="2026-07-07T20:18:00Z" w:id="6572">
            <w:rPr>
              <w:rFonts w:ascii="Times New Roman"/>
              <w:color w:val="000000"/>
            </w:rPr>
          </w:rPrChange>
        </w:rPr>
        <w:t>(amet</w:t>
      </w:r>
      <w:r w:rsidR="00A96A35" w:rsidRPr="0027638C">
        <w:rPr>
          <w:sz w:val="24"/>
          <w:rPrChange w16du:dateUtc="2026-07-07T18:18:00Z" w:author="Author" w:date="2026-07-07T20:18:00Z" w:id="6573">
            <w:rPr>
              <w:rFonts w:ascii="Times New Roman"/>
              <w:color w:val="000000"/>
              <w:spacing w:val="37"/>
            </w:rPr>
          </w:rPrChange>
        </w:rPr>
        <w:t xml:space="preserve"> </w:t>
      </w:r>
      <w:r w:rsidR="00A96A35" w:rsidRPr="0027638C">
        <w:rPr>
          <w:sz w:val="24"/>
          <w:rPrChange w16du:dateUtc="2026-07-07T18:18:00Z" w:author="Author" w:date="2026-07-07T20:18:00Z" w:id="6574">
            <w:rPr>
              <w:rFonts w:ascii="Times New Roman"/>
              <w:color w:val="000000"/>
            </w:rPr>
          </w:rPrChange>
        </w:rPr>
        <w:t>consectetur</w:t>
      </w:r>
      <w:r w:rsidR="00A96A35" w:rsidRPr="0027638C">
        <w:rPr>
          <w:sz w:val="24"/>
          <w:rPrChange w16du:dateUtc="2026-07-07T18:18:00Z" w:author="Author" w:date="2026-07-07T20:18:00Z" w:id="6575">
            <w:rPr>
              <w:rFonts w:ascii="Times New Roman"/>
              <w:color w:val="000000"/>
              <w:spacing w:val="36"/>
            </w:rPr>
          </w:rPrChange>
        </w:rPr>
        <w:t xml:space="preserve"> </w:t>
      </w:r>
      <w:r w:rsidR="00A96A35" w:rsidRPr="0027638C">
        <w:rPr>
          <w:sz w:val="24"/>
          <w:rPrChange w16du:dateUtc="2026-07-07T18:18:00Z" w:author="Author" w:date="2026-07-07T20:18:00Z" w:id="6576">
            <w:rPr>
              <w:rFonts w:ascii="Times New Roman"/>
              <w:color w:val="000000"/>
            </w:rPr>
          </w:rPrChange>
        </w:rPr>
        <w:t>adipiscing</w:t>
      </w:r>
      <w:r w:rsidR="00A96A35" w:rsidRPr="0027638C">
        <w:rPr>
          <w:sz w:val="24"/>
          <w:rPrChange w16du:dateUtc="2026-07-07T18:18:00Z" w:author="Author" w:date="2026-07-07T20:18:00Z" w:id="6577">
            <w:rPr>
              <w:rFonts w:ascii="Times New Roman"/>
              <w:color w:val="000000"/>
              <w:spacing w:val="36"/>
            </w:rPr>
          </w:rPrChange>
        </w:rPr>
        <w:t xml:space="preserve"> </w:t>
      </w:r>
      <w:r w:rsidR="00A96A35" w:rsidRPr="0027638C">
        <w:rPr>
          <w:sz w:val="24"/>
          <w:rPrChange w16du:dateUtc="2026-07-07T18:18:00Z" w:author="Author" w:date="2026-07-07T20:18:00Z" w:id="6578">
            <w:rPr>
              <w:rFonts w:ascii="Times New Roman"/>
              <w:color w:val="000000"/>
            </w:rPr>
          </w:rPrChange>
        </w:rPr>
        <w:t>Elit</w:t>
      </w:r>
      <w:r w:rsidR="00A96A35" w:rsidRPr="0027638C">
        <w:rPr>
          <w:sz w:val="24"/>
          <w:rPrChange w16du:dateUtc="2026-07-07T18:18:00Z" w:author="Author" w:date="2026-07-07T20:18:00Z" w:id="6579">
            <w:rPr>
              <w:rFonts w:ascii="Times New Roman"/>
              <w:color w:val="000000"/>
              <w:spacing w:val="36"/>
            </w:rPr>
          </w:rPrChange>
        </w:rPr>
        <w:t xml:space="preserve"> </w:t>
      </w:r>
      <w:r w:rsidR="00A96A35" w:rsidRPr="0027638C">
        <w:rPr>
          <w:sz w:val="24"/>
          <w:rPrChange w16du:dateUtc="2026-07-07T18:18:00Z" w:author="Author" w:date="2026-07-07T20:18:00Z" w:id="6580">
            <w:rPr>
              <w:rFonts w:ascii="Times New Roman"/>
              <w:color w:val="000000"/>
            </w:rPr>
          </w:rPrChange>
        </w:rPr>
        <w:t>Sed)</w:t>
      </w:r>
      <w:r w:rsidR="00A96A35" w:rsidRPr="0027638C">
        <w:rPr>
          <w:sz w:val="24"/>
          <w:rPrChange w16du:dateUtc="2026-07-07T18:18:00Z" w:author="Author" w:date="2026-07-07T20:18:00Z" w:id="6581">
            <w:rPr>
              <w:rFonts w:ascii="Times New Roman"/>
              <w:color w:val="000000"/>
              <w:spacing w:val="37"/>
            </w:rPr>
          </w:rPrChange>
        </w:rPr>
        <w:t xml:space="preserve"> </w:t>
      </w:r>
      <w:r w:rsidR="00A96A35" w:rsidRPr="0027638C">
        <w:rPr>
          <w:sz w:val="24"/>
          <w:rPrChange w16du:dateUtc="2026-07-07T18:18:00Z" w:author="Author" w:date="2026-07-07T20:18:00Z" w:id="6582">
            <w:rPr>
              <w:rFonts w:ascii="Times New Roman"/>
              <w:color w:val="000000"/>
            </w:rPr>
          </w:rPrChange>
        </w:rPr>
        <w:t>do</w:t>
      </w:r>
      <w:r w:rsidR="00A96A35" w:rsidRPr="0027638C">
        <w:rPr>
          <w:sz w:val="24"/>
          <w:rPrChange w16du:dateUtc="2026-07-07T18:18:00Z" w:author="Author" w:date="2026-07-07T20:18:00Z" w:id="6583">
            <w:rPr>
              <w:rFonts w:ascii="Times New Roman"/>
              <w:color w:val="000000"/>
              <w:spacing w:val="36"/>
            </w:rPr>
          </w:rPrChange>
        </w:rPr>
        <w:t xml:space="preserve"> </w:t>
      </w:r>
      <w:r w:rsidR="00A96A35" w:rsidRPr="0027638C">
        <w:rPr>
          <w:sz w:val="24"/>
          <w:rPrChange w16du:dateUtc="2026-07-07T18:18:00Z" w:author="Author" w:date="2026-07-07T20:18:00Z" w:id="6584">
            <w:rPr>
              <w:rFonts w:ascii="Times New Roman"/>
              <w:color w:val="000000"/>
            </w:rPr>
          </w:rPrChange>
        </w:rPr>
        <w:t>eiusmod</w:t>
      </w:r>
      <w:r w:rsidR="00A96A35" w:rsidRPr="0027638C">
        <w:rPr>
          <w:sz w:val="24"/>
          <w:rPrChange w16du:dateUtc="2026-07-07T18:18:00Z" w:author="Author" w:date="2026-07-07T20:18:00Z" w:id="6585">
            <w:rPr>
              <w:rFonts w:ascii="Times New Roman"/>
              <w:color w:val="000000"/>
              <w:spacing w:val="36"/>
            </w:rPr>
          </w:rPrChange>
        </w:rPr>
        <w:t xml:space="preserve"> </w:t>
      </w:r>
      <w:r w:rsidR="00A96A35" w:rsidRPr="0027638C">
        <w:rPr>
          <w:sz w:val="24"/>
          <w:rPrChange w16du:dateUtc="2026-07-07T18:18:00Z" w:author="Author" w:date="2026-07-07T20:18:00Z" w:id="6586">
            <w:rPr>
              <w:rFonts w:ascii="Times New Roman"/>
              <w:color w:val="000000"/>
            </w:rPr>
          </w:rPrChange>
        </w:rPr>
        <w:t>tempor</w:t>
      </w:r>
      <w:r w:rsidR="00A96A35" w:rsidRPr="0027638C">
        <w:rPr>
          <w:sz w:val="24"/>
          <w:rPrChange w16du:dateUtc="2026-07-07T18:18:00Z" w:author="Author" w:date="2026-07-07T20:18:00Z" w:id="6587">
            <w:rPr>
              <w:rFonts w:ascii="Times New Roman"/>
              <w:color w:val="000000"/>
              <w:spacing w:val="37"/>
            </w:rPr>
          </w:rPrChange>
        </w:rPr>
        <w:t xml:space="preserve"> </w:t>
      </w:r>
      <w:r w:rsidR="00A96A35" w:rsidRPr="0027638C">
        <w:rPr>
          <w:sz w:val="24"/>
          <w:rPrChange w16du:dateUtc="2026-07-07T18:18:00Z" w:author="Author" w:date="2026-07-07T20:18:00Z" w:id="6588">
            <w:rPr>
              <w:rFonts w:ascii="Times New Roman"/>
              <w:color w:val="000000"/>
            </w:rPr>
          </w:rPrChange>
        </w:rPr>
        <w:t>incididunt</w:t>
      </w:r>
      <w:r w:rsidR="00A96A35" w:rsidRPr="0027638C">
        <w:rPr>
          <w:sz w:val="24"/>
          <w:rPrChange w16du:dateUtc="2026-07-07T18:18:00Z" w:author="Author" w:date="2026-07-07T20:18:00Z" w:id="6589">
            <w:rPr>
              <w:rFonts w:ascii="Times New Roman"/>
              <w:color w:val="000000"/>
              <w:spacing w:val="36"/>
            </w:rPr>
          </w:rPrChange>
        </w:rPr>
        <w:t xml:space="preserve"> </w:t>
      </w:r>
      <w:r w:rsidR="00A96A35" w:rsidRPr="0027638C">
        <w:rPr>
          <w:sz w:val="24"/>
          <w:rPrChange w16du:dateUtc="2026-07-07T18:18:00Z" w:author="Author" w:date="2026-07-07T20:18:00Z" w:id="6590">
            <w:rPr>
              <w:rFonts w:ascii="Times New Roman" w:hAnsi="Times New Roman"/>
              <w:color w:val="000000"/>
            </w:rPr>
          </w:rPrChange>
        </w:rPr>
        <w:t>(ut)</w:t>
      </w:r>
      <w:del w16du:dateUtc="2026-07-07T18:18:00Z" w:author="Author" w:date="2026-07-07T20:18:00Z" w:id="6591">
        <w:r>
          <w:rPr>
            <w:rFonts w:ascii="Times New Roman" w:cs="Times New Roman" w:hAnsi="Times New Roman"/>
            <w:color w:val="000000"/>
          </w:rPr>
          <w:cr/>
        </w:r>
      </w:del>
      <w:r w:rsidR="00A96A35" w:rsidRPr="0027638C">
        <w:rPr>
          <w:sz w:val="24"/>
          <w:rPrChange w16du:dateUtc="2026-07-07T18:18:00Z" w:author="Author" w:date="2026-07-07T20:18:00Z" w:id="6592">
            <w:rPr>
              <w:rFonts w:ascii="Times New Roman"/>
              <w:color w:val="000000"/>
              <w:spacing w:val="665"/>
            </w:rPr>
          </w:rPrChange>
        </w:rPr>
        <w:t xml:space="preserve"> </w:t>
      </w:r>
      <w:r w:rsidR="00A96A35" w:rsidRPr="0027638C">
        <w:rPr>
          <w:sz w:val="24"/>
          <w:rPrChange w16du:dateUtc="2026-07-07T18:18:00Z" w:author="Author" w:date="2026-07-07T20:18:00Z" w:id="6593">
            <w:rPr>
              <w:rFonts w:ascii="Times New Roman"/>
              <w:color w:val="000000"/>
            </w:rPr>
          </w:rPrChange>
        </w:rPr>
        <w:t>labore</w:t>
      </w:r>
      <w:r w:rsidR="00A96A35" w:rsidRPr="0027638C">
        <w:rPr>
          <w:sz w:val="24"/>
          <w:rPrChange w16du:dateUtc="2026-07-07T18:18:00Z" w:author="Author" w:date="2026-07-07T20:18:00Z" w:id="6594">
            <w:rPr>
              <w:rFonts w:ascii="Times New Roman"/>
              <w:color w:val="000000"/>
              <w:spacing w:val="46"/>
            </w:rPr>
          </w:rPrChange>
        </w:rPr>
        <w:t xml:space="preserve"> </w:t>
      </w:r>
      <w:r w:rsidR="00A96A35" w:rsidRPr="0027638C">
        <w:rPr>
          <w:sz w:val="24"/>
          <w:rPrChange w16du:dateUtc="2026-07-07T18:18:00Z" w:author="Author" w:date="2026-07-07T20:18:00Z" w:id="6595">
            <w:rPr>
              <w:rFonts w:ascii="Times New Roman"/>
              <w:color w:val="000000"/>
            </w:rPr>
          </w:rPrChange>
        </w:rPr>
        <w:t>et</w:t>
      </w:r>
      <w:r w:rsidR="00A96A35" w:rsidRPr="0027638C">
        <w:rPr>
          <w:sz w:val="24"/>
          <w:rPrChange w16du:dateUtc="2026-07-07T18:18:00Z" w:author="Author" w:date="2026-07-07T20:18:00Z" w:id="6596">
            <w:rPr>
              <w:rFonts w:ascii="Times New Roman"/>
              <w:color w:val="000000"/>
              <w:spacing w:val="46"/>
            </w:rPr>
          </w:rPrChange>
        </w:rPr>
        <w:t xml:space="preserve"> </w:t>
      </w:r>
      <w:r w:rsidR="00A96A35" w:rsidRPr="0027638C">
        <w:rPr>
          <w:sz w:val="24"/>
          <w:rPrChange w16du:dateUtc="2026-07-07T18:18:00Z" w:author="Author" w:date="2026-07-07T20:18:00Z" w:id="6597">
            <w:rPr>
              <w:rFonts w:ascii="Times New Roman"/>
              <w:color w:val="000000"/>
            </w:rPr>
          </w:rPrChange>
        </w:rPr>
        <w:t>dolore</w:t>
      </w:r>
      <w:r w:rsidR="00A96A35" w:rsidRPr="0027638C">
        <w:rPr>
          <w:sz w:val="24"/>
          <w:rPrChange w16du:dateUtc="2026-07-07T18:18:00Z" w:author="Author" w:date="2026-07-07T20:18:00Z" w:id="6598">
            <w:rPr>
              <w:rFonts w:ascii="Times New Roman"/>
              <w:color w:val="000000"/>
              <w:spacing w:val="46"/>
            </w:rPr>
          </w:rPrChange>
        </w:rPr>
        <w:t xml:space="preserve"> </w:t>
      </w:r>
      <w:r w:rsidR="00A96A35" w:rsidRPr="0027638C">
        <w:rPr>
          <w:sz w:val="24"/>
          <w:rPrChange w16du:dateUtc="2026-07-07T18:18:00Z" w:author="Author" w:date="2026-07-07T20:18:00Z" w:id="6599">
            <w:rPr>
              <w:rFonts w:ascii="Times New Roman"/>
              <w:color w:val="000000"/>
            </w:rPr>
          </w:rPrChange>
        </w:rPr>
        <w:t>magna</w:t>
      </w:r>
      <w:r w:rsidR="00A96A35" w:rsidRPr="0027638C">
        <w:rPr>
          <w:sz w:val="24"/>
          <w:rPrChange w16du:dateUtc="2026-07-07T18:18:00Z" w:author="Author" w:date="2026-07-07T20:18:00Z" w:id="6600">
            <w:rPr>
              <w:rFonts w:ascii="Times New Roman"/>
              <w:color w:val="000000"/>
              <w:spacing w:val="46"/>
            </w:rPr>
          </w:rPrChange>
        </w:rPr>
        <w:t xml:space="preserve"> </w:t>
      </w:r>
      <w:r w:rsidR="00A96A35" w:rsidRPr="0027638C">
        <w:rPr>
          <w:sz w:val="24"/>
          <w:rPrChange w16du:dateUtc="2026-07-07T18:18:00Z" w:author="Author" w:date="2026-07-07T20:18:00Z" w:id="6601">
            <w:rPr>
              <w:rFonts w:ascii="Times New Roman"/>
              <w:color w:val="000000"/>
            </w:rPr>
          </w:rPrChange>
        </w:rPr>
        <w:t>aliqua</w:t>
      </w:r>
      <w:r w:rsidR="00A96A35" w:rsidRPr="0027638C">
        <w:rPr>
          <w:sz w:val="24"/>
          <w:rPrChange w16du:dateUtc="2026-07-07T18:18:00Z" w:author="Author" w:date="2026-07-07T20:18:00Z" w:id="6602">
            <w:rPr>
              <w:rFonts w:ascii="Times New Roman"/>
              <w:color w:val="000000"/>
              <w:spacing w:val="46"/>
            </w:rPr>
          </w:rPrChange>
        </w:rPr>
        <w:t xml:space="preserve"> </w:t>
      </w:r>
      <w:r w:rsidR="00A96A35" w:rsidRPr="0027638C">
        <w:rPr>
          <w:sz w:val="24"/>
          <w:rPrChange w16du:dateUtc="2026-07-07T18:18:00Z" w:author="Author" w:date="2026-07-07T20:18:00Z" w:id="6603">
            <w:rPr>
              <w:rFonts w:ascii="Times New Roman"/>
              <w:color w:val="000000"/>
            </w:rPr>
          </w:rPrChange>
        </w:rPr>
        <w:t>lorem</w:t>
      </w:r>
      <w:r w:rsidR="00A96A35" w:rsidRPr="0027638C">
        <w:rPr>
          <w:sz w:val="24"/>
          <w:rPrChange w16du:dateUtc="2026-07-07T18:18:00Z" w:author="Author" w:date="2026-07-07T20:18:00Z" w:id="6604">
            <w:rPr>
              <w:rFonts w:ascii="Times New Roman"/>
              <w:color w:val="000000"/>
              <w:spacing w:val="46"/>
            </w:rPr>
          </w:rPrChange>
        </w:rPr>
        <w:t xml:space="preserve"> </w:t>
      </w:r>
      <w:r w:rsidR="00A96A35" w:rsidRPr="0027638C">
        <w:rPr>
          <w:sz w:val="24"/>
          <w:rPrChange w16du:dateUtc="2026-07-07T18:18:00Z" w:author="Author" w:date="2026-07-07T20:18:00Z" w:id="6605">
            <w:rPr>
              <w:rFonts w:ascii="Times New Roman"/>
              <w:color w:val="000000"/>
            </w:rPr>
          </w:rPrChange>
        </w:rPr>
        <w:t>ipsum</w:t>
      </w:r>
      <w:r w:rsidR="00A96A35" w:rsidRPr="0027638C">
        <w:rPr>
          <w:sz w:val="24"/>
          <w:rPrChange w16du:dateUtc="2026-07-07T18:18:00Z" w:author="Author" w:date="2026-07-07T20:18:00Z" w:id="6606">
            <w:rPr>
              <w:rFonts w:ascii="Times New Roman"/>
              <w:color w:val="000000"/>
              <w:spacing w:val="46"/>
            </w:rPr>
          </w:rPrChange>
        </w:rPr>
        <w:t xml:space="preserve"> </w:t>
      </w:r>
      <w:r w:rsidR="00A96A35" w:rsidRPr="0027638C">
        <w:rPr>
          <w:sz w:val="24"/>
          <w:rPrChange w16du:dateUtc="2026-07-07T18:18:00Z" w:author="Author" w:date="2026-07-07T20:18:00Z" w:id="6607">
            <w:rPr>
              <w:rFonts w:ascii="Times New Roman" w:hAnsi="Times New Roman"/>
              <w:color w:val="000000"/>
            </w:rPr>
          </w:rPrChange>
        </w:rPr>
        <w:t>dolor’sit</w:t>
      </w:r>
      <w:r w:rsidR="00A96A35" w:rsidRPr="0027638C">
        <w:rPr>
          <w:sz w:val="24"/>
          <w:rPrChange w16du:dateUtc="2026-07-07T18:18:00Z" w:author="Author" w:date="2026-07-07T20:18:00Z" w:id="6608">
            <w:rPr>
              <w:rFonts w:ascii="Times New Roman"/>
              <w:color w:val="000000"/>
              <w:spacing w:val="46"/>
            </w:rPr>
          </w:rPrChange>
        </w:rPr>
        <w:t xml:space="preserve"> </w:t>
      </w:r>
      <w:r w:rsidR="00A96A35" w:rsidRPr="0027638C">
        <w:rPr>
          <w:sz w:val="24"/>
          <w:rPrChange w16du:dateUtc="2026-07-07T18:18:00Z" w:author="Author" w:date="2026-07-07T20:18:00Z" w:id="6609">
            <w:rPr>
              <w:rFonts w:ascii="Times New Roman"/>
              <w:color w:val="000000"/>
            </w:rPr>
          </w:rPrChange>
        </w:rPr>
        <w:t>amet</w:t>
      </w:r>
      <w:r w:rsidR="00A96A35" w:rsidRPr="0027638C">
        <w:rPr>
          <w:sz w:val="24"/>
          <w:rPrChange w16du:dateUtc="2026-07-07T18:18:00Z" w:author="Author" w:date="2026-07-07T20:18:00Z" w:id="6610">
            <w:rPr>
              <w:rFonts w:ascii="Times New Roman"/>
              <w:color w:val="000000"/>
              <w:spacing w:val="46"/>
            </w:rPr>
          </w:rPrChange>
        </w:rPr>
        <w:t xml:space="preserve"> </w:t>
      </w:r>
      <w:r w:rsidR="00A96A35" w:rsidRPr="0027638C">
        <w:rPr>
          <w:sz w:val="24"/>
          <w:rPrChange w16du:dateUtc="2026-07-07T18:18:00Z" w:author="Author" w:date="2026-07-07T20:18:00Z" w:id="6611">
            <w:rPr>
              <w:rFonts w:ascii="Times New Roman"/>
              <w:color w:val="000000"/>
            </w:rPr>
          </w:rPrChange>
        </w:rPr>
        <w:t>consectetur</w:t>
      </w:r>
      <w:r w:rsidR="00A96A35" w:rsidRPr="0027638C">
        <w:rPr>
          <w:sz w:val="24"/>
          <w:rPrChange w16du:dateUtc="2026-07-07T18:18:00Z" w:author="Author" w:date="2026-07-07T20:18:00Z" w:id="6612">
            <w:rPr>
              <w:rFonts w:ascii="Times New Roman"/>
              <w:color w:val="000000"/>
              <w:spacing w:val="46"/>
            </w:rPr>
          </w:rPrChange>
        </w:rPr>
        <w:t xml:space="preserve"> </w:t>
      </w:r>
      <w:r w:rsidR="00A96A35" w:rsidRPr="0027638C">
        <w:rPr>
          <w:sz w:val="24"/>
          <w:rPrChange w16du:dateUtc="2026-07-07T18:18:00Z" w:author="Author" w:date="2026-07-07T20:18:00Z" w:id="6613">
            <w:rPr>
              <w:rFonts w:ascii="Times New Roman" w:hAnsi="Times New Roman"/>
              <w:color w:val="000000"/>
            </w:rPr>
          </w:rPrChange>
        </w:rPr>
        <w:t>adipiscing,</w:t>
      </w:r>
      <w:del w16du:dateUtc="2026-07-07T18:18:00Z" w:author="Author" w:date="2026-07-07T20:18:00Z" w:id="6614">
        <w:r>
          <w:rPr>
            <w:rFonts w:ascii="Times New Roman" w:cs="Times New Roman" w:hAnsi="Times New Roman"/>
            <w:color w:val="000000"/>
          </w:rPr>
          <w:cr/>
        </w:r>
      </w:del>
      <w:r w:rsidR="00A96A35" w:rsidRPr="0027638C">
        <w:rPr>
          <w:sz w:val="24"/>
          <w:rPrChange w16du:dateUtc="2026-07-07T18:18:00Z" w:author="Author" w:date="2026-07-07T20:18:00Z" w:id="6615">
            <w:rPr>
              <w:rFonts w:ascii="Times New Roman"/>
              <w:color w:val="000000"/>
              <w:spacing w:val="665"/>
            </w:rPr>
          </w:rPrChange>
        </w:rPr>
        <w:t xml:space="preserve"> </w:t>
      </w:r>
      <w:r w:rsidR="00A96A35" w:rsidRPr="0027638C">
        <w:rPr>
          <w:sz w:val="24"/>
          <w:rPrChange w16du:dateUtc="2026-07-07T18:18:00Z" w:author="Author" w:date="2026-07-07T20:18:00Z" w:id="6616">
            <w:rPr>
              <w:rFonts w:ascii="Times New Roman"/>
              <w:color w:val="000000"/>
            </w:rPr>
          </w:rPrChange>
        </w:rPr>
        <w:t>elit</w:t>
      </w:r>
      <w:ins w16du:dateUtc="2026-07-07T18:18:00Z" w:author="Author" w:date="2026-07-07T20:18:00Z" w:id="6617">
        <w:r w:rsidR="00A96A35" w:rsidRPr="0027638C">
          <w:rPr>
            <w:sz w:val="24"/>
            <w:szCs w:val="24"/>
          </w:rPr>
          <w:t>,</w:t>
        </w:r>
      </w:ins>
      <w:r w:rsidR="00A96A35" w:rsidRPr="0027638C">
        <w:rPr>
          <w:sz w:val="24"/>
          <w:rPrChange w16du:dateUtc="2026-07-07T18:18:00Z" w:author="Author" w:date="2026-07-07T20:18:00Z" w:id="6618">
            <w:rPr>
              <w:rFonts w:ascii="Times New Roman"/>
              <w:color w:val="000000"/>
              <w:spacing w:val="66"/>
            </w:rPr>
          </w:rPrChange>
        </w:rPr>
        <w:t xml:space="preserve"> </w:t>
      </w:r>
      <w:r w:rsidR="00A96A35" w:rsidRPr="0027638C">
        <w:rPr>
          <w:sz w:val="24"/>
          <w:rPrChange w16du:dateUtc="2026-07-07T18:18:00Z" w:author="Author" w:date="2026-07-07T20:18:00Z" w:id="6619">
            <w:rPr>
              <w:rFonts w:ascii="Times New Roman"/>
              <w:color w:val="000000"/>
            </w:rPr>
          </w:rPrChange>
        </w:rPr>
        <w:t>sed</w:t>
      </w:r>
      <w:r w:rsidR="00A96A35" w:rsidRPr="0027638C">
        <w:rPr>
          <w:sz w:val="24"/>
          <w:rPrChange w16du:dateUtc="2026-07-07T18:18:00Z" w:author="Author" w:date="2026-07-07T20:18:00Z" w:id="6620">
            <w:rPr>
              <w:rFonts w:ascii="Times New Roman"/>
              <w:color w:val="000000"/>
              <w:spacing w:val="67"/>
            </w:rPr>
          </w:rPrChange>
        </w:rPr>
        <w:t xml:space="preserve"> </w:t>
      </w:r>
      <w:r w:rsidR="00A96A35" w:rsidRPr="0027638C">
        <w:rPr>
          <w:sz w:val="24"/>
          <w:rPrChange w16du:dateUtc="2026-07-07T18:18:00Z" w:author="Author" w:date="2026-07-07T20:18:00Z" w:id="6621">
            <w:rPr>
              <w:rFonts w:ascii="Times New Roman"/>
              <w:color w:val="000000"/>
            </w:rPr>
          </w:rPrChange>
        </w:rPr>
        <w:t>do</w:t>
      </w:r>
      <w:r w:rsidR="00A96A35" w:rsidRPr="0027638C">
        <w:rPr>
          <w:sz w:val="24"/>
          <w:rPrChange w16du:dateUtc="2026-07-07T18:18:00Z" w:author="Author" w:date="2026-07-07T20:18:00Z" w:id="6622">
            <w:rPr>
              <w:rFonts w:ascii="Times New Roman"/>
              <w:color w:val="000000"/>
              <w:spacing w:val="66"/>
            </w:rPr>
          </w:rPrChange>
        </w:rPr>
        <w:t xml:space="preserve"> </w:t>
      </w:r>
      <w:r w:rsidR="00A96A35" w:rsidRPr="0027638C">
        <w:rPr>
          <w:sz w:val="24"/>
          <w:rPrChange w16du:dateUtc="2026-07-07T18:18:00Z" w:author="Author" w:date="2026-07-07T20:18:00Z" w:id="6623">
            <w:rPr>
              <w:rFonts w:ascii="Times New Roman"/>
              <w:color w:val="000000"/>
            </w:rPr>
          </w:rPrChange>
        </w:rPr>
        <w:t>Eiusmod</w:t>
      </w:r>
      <w:r w:rsidR="00A96A35" w:rsidRPr="0027638C">
        <w:rPr>
          <w:sz w:val="24"/>
          <w:rPrChange w16du:dateUtc="2026-07-07T18:18:00Z" w:author="Author" w:date="2026-07-07T20:18:00Z" w:id="6624">
            <w:rPr>
              <w:rFonts w:ascii="Times New Roman"/>
              <w:color w:val="000000"/>
              <w:spacing w:val="66"/>
            </w:rPr>
          </w:rPrChange>
        </w:rPr>
        <w:t xml:space="preserve"> </w:t>
      </w:r>
      <w:r w:rsidR="00A96A35" w:rsidRPr="0027638C">
        <w:rPr>
          <w:sz w:val="24"/>
          <w:rPrChange w16du:dateUtc="2026-07-07T18:18:00Z" w:author="Author" w:date="2026-07-07T20:18:00Z" w:id="6625">
            <w:rPr>
              <w:rFonts w:ascii="Times New Roman"/>
              <w:color w:val="000000"/>
            </w:rPr>
          </w:rPrChange>
        </w:rPr>
        <w:t>Tempor</w:t>
      </w:r>
      <w:ins w16du:dateUtc="2026-07-07T18:18:00Z" w:author="Author" w:date="2026-07-07T20:18:00Z" w:id="6626">
        <w:r w:rsidR="00A96A35" w:rsidRPr="0027638C">
          <w:rPr>
            <w:sz w:val="24"/>
            <w:szCs w:val="24"/>
          </w:rPr>
          <w:t>,</w:t>
        </w:r>
      </w:ins>
      <w:r w:rsidR="00A96A35" w:rsidRPr="0027638C">
        <w:rPr>
          <w:sz w:val="24"/>
          <w:rPrChange w16du:dateUtc="2026-07-07T18:18:00Z" w:author="Author" w:date="2026-07-07T20:18:00Z" w:id="6627">
            <w:rPr>
              <w:rFonts w:ascii="Times New Roman"/>
              <w:color w:val="000000"/>
              <w:spacing w:val="66"/>
            </w:rPr>
          </w:rPrChange>
        </w:rPr>
        <w:t xml:space="preserve"> </w:t>
      </w:r>
      <w:r w:rsidR="00A96A35" w:rsidRPr="0027638C">
        <w:rPr>
          <w:sz w:val="24"/>
          <w:rPrChange w16du:dateUtc="2026-07-07T18:18:00Z" w:author="Author" w:date="2026-07-07T20:18:00Z" w:id="6628">
            <w:rPr>
              <w:rFonts w:ascii="Times New Roman"/>
              <w:color w:val="000000"/>
            </w:rPr>
          </w:rPrChange>
        </w:rPr>
        <w:t>incididunt</w:t>
      </w:r>
      <w:r w:rsidR="00A96A35" w:rsidRPr="0027638C">
        <w:rPr>
          <w:sz w:val="24"/>
          <w:rPrChange w16du:dateUtc="2026-07-07T18:18:00Z" w:author="Author" w:date="2026-07-07T20:18:00Z" w:id="6629">
            <w:rPr>
              <w:rFonts w:ascii="Times New Roman"/>
              <w:color w:val="000000"/>
              <w:spacing w:val="67"/>
            </w:rPr>
          </w:rPrChange>
        </w:rPr>
        <w:t xml:space="preserve"> </w:t>
      </w:r>
      <w:r w:rsidR="00A96A35" w:rsidRPr="0027638C">
        <w:rPr>
          <w:sz w:val="24"/>
          <w:rPrChange w16du:dateUtc="2026-07-07T18:18:00Z" w:author="Author" w:date="2026-07-07T20:18:00Z" w:id="6630">
            <w:rPr>
              <w:rFonts w:ascii="Times New Roman"/>
              <w:color w:val="000000"/>
            </w:rPr>
          </w:rPrChange>
        </w:rPr>
        <w:t>ut</w:t>
      </w:r>
      <w:r w:rsidR="00A96A35" w:rsidRPr="0027638C">
        <w:rPr>
          <w:sz w:val="24"/>
          <w:rPrChange w16du:dateUtc="2026-07-07T18:18:00Z" w:author="Author" w:date="2026-07-07T20:18:00Z" w:id="6631">
            <w:rPr>
              <w:rFonts w:ascii="Times New Roman"/>
              <w:color w:val="000000"/>
              <w:spacing w:val="66"/>
            </w:rPr>
          </w:rPrChange>
        </w:rPr>
        <w:t xml:space="preserve"> </w:t>
      </w:r>
      <w:r w:rsidR="00A96A35" w:rsidRPr="0027638C">
        <w:rPr>
          <w:sz w:val="24"/>
          <w:rPrChange w16du:dateUtc="2026-07-07T18:18:00Z" w:author="Author" w:date="2026-07-07T20:18:00Z" w:id="6632">
            <w:rPr>
              <w:rFonts w:ascii="Times New Roman"/>
              <w:color w:val="000000"/>
            </w:rPr>
          </w:rPrChange>
        </w:rPr>
        <w:t>labore</w:t>
      </w:r>
      <w:r w:rsidR="00A96A35" w:rsidRPr="0027638C">
        <w:rPr>
          <w:sz w:val="24"/>
          <w:rPrChange w16du:dateUtc="2026-07-07T18:18:00Z" w:author="Author" w:date="2026-07-07T20:18:00Z" w:id="6633">
            <w:rPr>
              <w:rFonts w:ascii="Times New Roman"/>
              <w:color w:val="000000"/>
              <w:spacing w:val="66"/>
            </w:rPr>
          </w:rPrChange>
        </w:rPr>
        <w:t xml:space="preserve"> </w:t>
      </w:r>
      <w:r w:rsidR="00A96A35" w:rsidRPr="0027638C">
        <w:rPr>
          <w:sz w:val="24"/>
          <w:rPrChange w16du:dateUtc="2026-07-07T18:18:00Z" w:author="Author" w:date="2026-07-07T20:18:00Z" w:id="6634">
            <w:rPr>
              <w:rFonts w:ascii="Times New Roman"/>
              <w:color w:val="000000"/>
            </w:rPr>
          </w:rPrChange>
        </w:rPr>
        <w:t>et</w:t>
      </w:r>
      <w:r w:rsidR="00A96A35" w:rsidRPr="0027638C">
        <w:rPr>
          <w:sz w:val="24"/>
          <w:rPrChange w16du:dateUtc="2026-07-07T18:18:00Z" w:author="Author" w:date="2026-07-07T20:18:00Z" w:id="6635">
            <w:rPr>
              <w:rFonts w:ascii="Times New Roman"/>
              <w:color w:val="000000"/>
              <w:spacing w:val="66"/>
            </w:rPr>
          </w:rPrChange>
        </w:rPr>
        <w:t xml:space="preserve"> </w:t>
      </w:r>
      <w:r w:rsidR="00A96A35" w:rsidRPr="0027638C">
        <w:rPr>
          <w:sz w:val="24"/>
          <w:rPrChange w16du:dateUtc="2026-07-07T18:18:00Z" w:author="Author" w:date="2026-07-07T20:18:00Z" w:id="6636">
            <w:rPr>
              <w:rFonts w:ascii="Times New Roman"/>
              <w:color w:val="000000"/>
            </w:rPr>
          </w:rPrChange>
        </w:rPr>
        <w:t>dolore</w:t>
      </w:r>
      <w:r w:rsidR="00A96A35" w:rsidRPr="0027638C">
        <w:rPr>
          <w:sz w:val="24"/>
          <w:rPrChange w16du:dateUtc="2026-07-07T18:18:00Z" w:author="Author" w:date="2026-07-07T20:18:00Z" w:id="6637">
            <w:rPr>
              <w:rFonts w:ascii="Times New Roman"/>
              <w:color w:val="000000"/>
              <w:spacing w:val="66"/>
            </w:rPr>
          </w:rPrChange>
        </w:rPr>
        <w:t xml:space="preserve"> </w:t>
      </w:r>
      <w:r w:rsidR="00A96A35" w:rsidRPr="0027638C">
        <w:rPr>
          <w:sz w:val="24"/>
          <w:rPrChange w16du:dateUtc="2026-07-07T18:18:00Z" w:author="Author" w:date="2026-07-07T20:18:00Z" w:id="6638">
            <w:rPr>
              <w:rFonts w:ascii="Times New Roman"/>
              <w:color w:val="000000"/>
            </w:rPr>
          </w:rPrChange>
        </w:rPr>
        <w:t>magna</w:t>
      </w:r>
      <w:r w:rsidR="00A96A35" w:rsidRPr="0027638C">
        <w:rPr>
          <w:sz w:val="24"/>
          <w:rPrChange w16du:dateUtc="2026-07-07T18:18:00Z" w:author="Author" w:date="2026-07-07T20:18:00Z" w:id="6639">
            <w:rPr>
              <w:rFonts w:ascii="Times New Roman"/>
              <w:color w:val="000000"/>
              <w:spacing w:val="66"/>
            </w:rPr>
          </w:rPrChange>
        </w:rPr>
        <w:t xml:space="preserve"> </w:t>
      </w:r>
      <w:r w:rsidR="00A96A35" w:rsidRPr="0027638C">
        <w:rPr>
          <w:sz w:val="24"/>
          <w:rPrChange w16du:dateUtc="2026-07-07T18:18:00Z" w:author="Author" w:date="2026-07-07T20:18:00Z" w:id="6640">
            <w:rPr>
              <w:rFonts w:ascii="Times New Roman"/>
              <w:color w:val="000000"/>
            </w:rPr>
          </w:rPrChange>
        </w:rPr>
        <w:t>aliqua</w:t>
      </w:r>
      <w:r w:rsidR="00A96A35" w:rsidRPr="0027638C">
        <w:rPr>
          <w:sz w:val="24"/>
          <w:rPrChange w16du:dateUtc="2026-07-07T18:18:00Z" w:author="Author" w:date="2026-07-07T20:18:00Z" w:id="6641">
            <w:rPr>
              <w:rFonts w:ascii="Times New Roman"/>
              <w:color w:val="000000"/>
              <w:spacing w:val="66"/>
            </w:rPr>
          </w:rPrChange>
        </w:rPr>
        <w:t xml:space="preserve"> </w:t>
      </w:r>
      <w:r w:rsidR="00A96A35" w:rsidRPr="0027638C">
        <w:rPr>
          <w:sz w:val="24"/>
          <w:rPrChange w16du:dateUtc="2026-07-07T18:18:00Z" w:author="Author" w:date="2026-07-07T20:18:00Z" w:id="6642">
            <w:rPr>
              <w:rFonts w:ascii="Times New Roman" w:hAnsi="Times New Roman"/>
              <w:color w:val="000000"/>
            </w:rPr>
          </w:rPrChange>
        </w:rPr>
        <w:t>Lorem</w:t>
      </w:r>
      <w:del w16du:dateUtc="2026-07-07T18:18:00Z" w:author="Author" w:date="2026-07-07T20:18:00Z" w:id="6643">
        <w:r>
          <w:rPr>
            <w:rFonts w:ascii="Times New Roman" w:cs="Times New Roman" w:hAnsi="Times New Roman"/>
            <w:color w:val="000000"/>
          </w:rPr>
          <w:cr/>
        </w:r>
      </w:del>
      <w:r w:rsidR="00A96A35" w:rsidRPr="0027638C">
        <w:rPr>
          <w:sz w:val="24"/>
          <w:rPrChange w16du:dateUtc="2026-07-07T18:18:00Z" w:author="Author" w:date="2026-07-07T20:18:00Z" w:id="6644">
            <w:rPr>
              <w:rFonts w:ascii="Times New Roman"/>
              <w:color w:val="000000"/>
              <w:spacing w:val="665"/>
            </w:rPr>
          </w:rPrChange>
        </w:rPr>
        <w:t xml:space="preserve"> </w:t>
      </w:r>
      <w:r w:rsidR="00A96A35" w:rsidRPr="0027638C">
        <w:rPr>
          <w:sz w:val="24"/>
          <w:rPrChange w16du:dateUtc="2026-07-07T18:18:00Z" w:author="Author" w:date="2026-07-07T20:18:00Z" w:id="6645">
            <w:rPr>
              <w:rFonts w:ascii="Times New Roman"/>
              <w:color w:val="000000"/>
            </w:rPr>
          </w:rPrChange>
        </w:rPr>
        <w:t>Ipsum</w:t>
      </w:r>
      <w:r w:rsidR="00A96A35" w:rsidRPr="0027638C">
        <w:rPr>
          <w:spacing w:val="77"/>
          <w:sz w:val="24"/>
          <w:rPrChange w16du:dateUtc="2026-07-07T18:18:00Z" w:author="Author" w:date="2026-07-07T20:18:00Z" w:id="6646">
            <w:rPr>
              <w:rFonts w:ascii="Times New Roman"/>
              <w:color w:val="000000"/>
              <w:spacing w:val="82"/>
            </w:rPr>
          </w:rPrChange>
        </w:rPr>
        <w:t xml:space="preserve"> </w:t>
      </w:r>
      <w:r w:rsidR="00A96A35" w:rsidRPr="0027638C">
        <w:rPr>
          <w:sz w:val="24"/>
          <w:rPrChange w16du:dateUtc="2026-07-07T18:18:00Z" w:author="Author" w:date="2026-07-07T20:18:00Z" w:id="6647">
            <w:rPr>
              <w:rFonts w:ascii="Times New Roman"/>
              <w:color w:val="000000"/>
            </w:rPr>
          </w:rPrChange>
        </w:rPr>
        <w:t>dolor</w:t>
      </w:r>
      <w:r w:rsidR="00A96A35" w:rsidRPr="0027638C">
        <w:rPr>
          <w:spacing w:val="78"/>
          <w:sz w:val="24"/>
          <w:rPrChange w16du:dateUtc="2026-07-07T18:18:00Z" w:author="Author" w:date="2026-07-07T20:18:00Z" w:id="6648">
            <w:rPr>
              <w:rFonts w:ascii="Times New Roman"/>
              <w:color w:val="000000"/>
              <w:spacing w:val="83"/>
            </w:rPr>
          </w:rPrChange>
        </w:rPr>
        <w:t xml:space="preserve"> </w:t>
      </w:r>
      <w:r w:rsidR="00A96A35" w:rsidRPr="0027638C">
        <w:rPr>
          <w:sz w:val="24"/>
          <w:rPrChange w16du:dateUtc="2026-07-07T18:18:00Z" w:author="Author" w:date="2026-07-07T20:18:00Z" w:id="6649">
            <w:rPr>
              <w:rFonts w:ascii="Times New Roman"/>
              <w:color w:val="000000"/>
            </w:rPr>
          </w:rPrChange>
        </w:rPr>
        <w:t>sit</w:t>
      </w:r>
      <w:r w:rsidR="00A96A35" w:rsidRPr="0027638C">
        <w:rPr>
          <w:spacing w:val="77"/>
          <w:sz w:val="24"/>
          <w:rPrChange w16du:dateUtc="2026-07-07T18:18:00Z" w:author="Author" w:date="2026-07-07T20:18:00Z" w:id="6650">
            <w:rPr>
              <w:rFonts w:ascii="Times New Roman"/>
              <w:color w:val="000000"/>
              <w:spacing w:val="82"/>
            </w:rPr>
          </w:rPrChange>
        </w:rPr>
        <w:t xml:space="preserve"> </w:t>
      </w:r>
      <w:r w:rsidR="00EF7CF8">
        <w:rPr>
          <w:sz w:val="24"/>
          <w:rPrChange w16du:dateUtc="2026-07-07T18:18:00Z" w:author="Author" w:date="2026-07-07T20:18:00Z" w:id="6651">
            <w:rPr>
              <w:rFonts w:ascii="Times New Roman"/>
              <w:color w:val="000000"/>
            </w:rPr>
          </w:rPrChange>
        </w:rPr>
        <w:t>Amet</w:t>
      </w:r>
      <w:r w:rsidR="00EF7CF8">
        <w:rPr>
          <w:sz w:val="24"/>
          <w:rPrChange w16du:dateUtc="2026-07-07T18:18:00Z" w:author="Author" w:date="2026-07-07T20:18:00Z" w:id="6652">
            <w:rPr>
              <w:rFonts w:ascii="Times New Roman"/>
              <w:color w:val="000000"/>
              <w:spacing w:val="82"/>
            </w:rPr>
          </w:rPrChange>
        </w:rPr>
        <w:t xml:space="preserve"> </w:t>
      </w:r>
      <w:r w:rsidR="00EF7CF8">
        <w:rPr>
          <w:sz w:val="24"/>
          <w:rPrChange w16du:dateUtc="2026-07-07T18:18:00Z" w:author="Author" w:date="2026-07-07T20:18:00Z" w:id="6653">
            <w:rPr>
              <w:rFonts w:ascii="Times New Roman"/>
              <w:color w:val="000000"/>
            </w:rPr>
          </w:rPrChange>
        </w:rPr>
        <w:t>Consectetur</w:t>
      </w:r>
      <w:del w16du:dateUtc="2026-07-07T18:18:00Z" w:author="Author" w:date="2026-07-07T20:18:00Z" w:id="6654">
        <w:r>
          <w:rPr>
            <w:rFonts w:ascii="Times New Roman"/>
            <w:color w:val="000000"/>
          </w:rPr>
          <w:delText>,</w:delText>
        </w:r>
      </w:del>
      <w:ins w16du:dateUtc="2026-07-07T18:18:00Z" w:author="Author" w:date="2026-07-07T20:18:00Z" w:id="6655">
        <w:r w:rsidR="00EF7CF8">
          <w:rPr>
            <w:sz w:val="24"/>
            <w:szCs w:val="24"/>
          </w:rPr>
          <w:t>;</w:t>
        </w:r>
      </w:ins>
      <w:r w:rsidR="00A96A35" w:rsidRPr="0027638C">
        <w:rPr>
          <w:spacing w:val="77"/>
          <w:sz w:val="24"/>
          <w:rPrChange w16du:dateUtc="2026-07-07T18:18:00Z" w:author="Author" w:date="2026-07-07T20:18:00Z" w:id="6656">
            <w:rPr>
              <w:rFonts w:ascii="Times New Roman"/>
              <w:color w:val="000000"/>
              <w:spacing w:val="82"/>
            </w:rPr>
          </w:rPrChange>
        </w:rPr>
        <w:t xml:space="preserve"> </w:t>
      </w:r>
      <w:r w:rsidR="00A96A35" w:rsidRPr="0027638C">
        <w:rPr>
          <w:sz w:val="24"/>
          <w:rPrChange w16du:dateUtc="2026-07-07T18:18:00Z" w:author="Author" w:date="2026-07-07T20:18:00Z" w:id="6657">
            <w:rPr>
              <w:rFonts w:ascii="Times New Roman"/>
              <w:color w:val="000000"/>
            </w:rPr>
          </w:rPrChange>
        </w:rPr>
        <w:t>(adipiscing)</w:t>
      </w:r>
      <w:r w:rsidR="00A96A35" w:rsidRPr="0027638C">
        <w:rPr>
          <w:spacing w:val="77"/>
          <w:sz w:val="24"/>
          <w:rPrChange w16du:dateUtc="2026-07-07T18:18:00Z" w:author="Author" w:date="2026-07-07T20:18:00Z" w:id="6658">
            <w:rPr>
              <w:rFonts w:ascii="Times New Roman"/>
              <w:color w:val="000000"/>
              <w:spacing w:val="82"/>
            </w:rPr>
          </w:rPrChange>
        </w:rPr>
        <w:t xml:space="preserve"> </w:t>
      </w:r>
      <w:r w:rsidR="00A96A35" w:rsidRPr="0027638C">
        <w:rPr>
          <w:sz w:val="24"/>
          <w:rPrChange w16du:dateUtc="2026-07-07T18:18:00Z" w:author="Author" w:date="2026-07-07T20:18:00Z" w:id="6659">
            <w:rPr>
              <w:rFonts w:ascii="Times New Roman"/>
              <w:color w:val="000000"/>
            </w:rPr>
          </w:rPrChange>
        </w:rPr>
        <w:t>elit</w:t>
      </w:r>
      <w:r w:rsidR="00A96A35" w:rsidRPr="0027638C">
        <w:rPr>
          <w:spacing w:val="77"/>
          <w:sz w:val="24"/>
          <w:rPrChange w16du:dateUtc="2026-07-07T18:18:00Z" w:author="Author" w:date="2026-07-07T20:18:00Z" w:id="6660">
            <w:rPr>
              <w:rFonts w:ascii="Times New Roman"/>
              <w:color w:val="000000"/>
              <w:spacing w:val="82"/>
            </w:rPr>
          </w:rPrChange>
        </w:rPr>
        <w:t xml:space="preserve"> </w:t>
      </w:r>
      <w:r w:rsidR="00A96A35" w:rsidRPr="0027638C">
        <w:rPr>
          <w:sz w:val="24"/>
          <w:rPrChange w16du:dateUtc="2026-07-07T18:18:00Z" w:author="Author" w:date="2026-07-07T20:18:00Z" w:id="6661">
            <w:rPr>
              <w:rFonts w:ascii="Times New Roman"/>
              <w:color w:val="000000"/>
            </w:rPr>
          </w:rPrChange>
        </w:rPr>
        <w:t>sed</w:t>
      </w:r>
      <w:r w:rsidR="00A96A35" w:rsidRPr="0027638C">
        <w:rPr>
          <w:spacing w:val="77"/>
          <w:sz w:val="24"/>
          <w:rPrChange w16du:dateUtc="2026-07-07T18:18:00Z" w:author="Author" w:date="2026-07-07T20:18:00Z" w:id="6662">
            <w:rPr>
              <w:rFonts w:ascii="Times New Roman"/>
              <w:color w:val="000000"/>
              <w:spacing w:val="82"/>
            </w:rPr>
          </w:rPrChange>
        </w:rPr>
        <w:t xml:space="preserve"> </w:t>
      </w:r>
      <w:r w:rsidR="00A96A35" w:rsidRPr="0027638C">
        <w:rPr>
          <w:sz w:val="24"/>
          <w:rPrChange w16du:dateUtc="2026-07-07T18:18:00Z" w:author="Author" w:date="2026-07-07T20:18:00Z" w:id="6663">
            <w:rPr>
              <w:rFonts w:ascii="Times New Roman"/>
              <w:color w:val="000000"/>
            </w:rPr>
          </w:rPrChange>
        </w:rPr>
        <w:t>do</w:t>
      </w:r>
    </w:p>
    <w:p w14:paraId="030F262F" w14:textId="77777777" w:rsidR="008166CF" w:rsidRDefault="008166CF">
      <w:pPr>
        <w:spacing w:line="0" w:lineRule="atLeast"/>
        <w:rPr>
          <w:del w16du:dateUtc="2026-07-07T18:18:00Z" w:author="Author" w:date="2026-07-07T20:18:00Z" w:id="6664"/>
          <w:rFonts w:ascii="Arial"/>
          <w:color w:val="FF0000"/>
          <w:sz w:val="2"/>
        </w:rPr>
      </w:pPr>
    </w:p>
    <w:p w14:paraId="00905E18" w14:textId="77777777" w:rsidR="008166CF" w:rsidRDefault="00000000">
      <w:pPr>
        <w:spacing w:line="0" w:lineRule="atLeast"/>
        <w:rPr>
          <w:del w16du:dateUtc="2026-07-07T18:18:00Z" w:author="Author" w:date="2026-07-07T20:18:00Z" w:id="6665"/>
          <w:rFonts w:ascii="Arial"/>
          <w:color w:val="FF0000"/>
          <w:sz w:val="2"/>
        </w:rPr>
      </w:pPr>
      <w:del w16du:dateUtc="2026-07-07T18:18:00Z" w:author="Author" w:date="2026-07-07T20:18:00Z" w:id="6666">
        <w:r>
          <w:rPr>
            <w:rFonts w:ascii="Arial"/>
            <w:color w:val="FF0000"/>
            <w:sz w:val="2"/>
          </w:rPr>
          <w:cr/>
        </w:r>
        <w:r>
          <w:rPr>
            <w:rFonts w:ascii="Arial"/>
            <w:color w:val="FF0000"/>
            <w:sz w:val="2"/>
          </w:rPr>
          <w:br w:type="page"/>
        </w:r>
      </w:del>
    </w:p>
    <w:p w14:paraId="0319456E" w14:textId="77777777" w:rsidR="008166CF" w:rsidRDefault="008166CF">
      <w:pPr>
        <w:pStyle w:val="NoList1"/>
        <w:rPr>
          <w:del w16du:dateUtc="2026-07-07T18:18:00Z" w:author="Author" w:date="2026-07-07T20:18:00Z" w:id="6667"/>
        </w:rPr>
        <w:sectPr w:rsidR="008166CF">
          <w:pgSz w:h="15840" w:w="12240"/>
          <w:pgMar w:bottom="0" w:footer="720" w:gutter="0" w:header="720" w:left="1440" w:right="100" w:top="713"/>
          <w:pgNumType w:start="1"/>
          <w:cols w:space="720"/>
          <w:docGrid w:linePitch="1"/>
        </w:sectPr>
      </w:pPr>
    </w:p>
    <w:p w14:paraId="029D12B5" w14:textId="77777777" w:rsidR="008166CF" w:rsidRDefault="008166CF">
      <w:pPr>
        <w:spacing w:line="0" w:lineRule="atLeast"/>
        <w:rPr>
          <w:del w16du:dateUtc="2026-07-07T18:18:00Z" w:author="Author" w:date="2026-07-07T20:18:00Z" w:id="6668"/>
          <w:rFonts w:ascii="Arial"/>
          <w:color w:val="FF0000"/>
          <w:sz w:val="2"/>
        </w:rPr>
      </w:pPr>
    </w:p>
    <w:p w14:paraId="0204115C" w14:textId="77777777" w:rsidR="008166CF" w:rsidRDefault="00000000">
      <w:pPr>
        <w:spacing w:line="276" w:lineRule="exact"/>
        <w:ind w:left="3900"/>
        <w:rPr>
          <w:del w16du:dateUtc="2026-07-07T18:18:00Z" w:author="Author" w:date="2026-07-07T20:18:00Z" w:id="6669"/>
          <w:color w:val="000000"/>
          <w:sz w:val="24"/>
        </w:rPr>
      </w:pPr>
      <w:bookmarkStart w:id="6670" w:name="br9"/>
      <w:bookmarkEnd w:id="6670"/>
      <w:del w16du:dateUtc="2026-07-07T18:18:00Z" w:author="Author" w:date="2026-07-07T20:18:00Z" w:id="6671">
        <w:r>
          <w:rPr>
            <w:color w:val="000000"/>
            <w:sz w:val="24"/>
          </w:rPr>
          <w:delText>9</w:delText>
        </w:r>
      </w:del>
    </w:p>
    <w:p w14:paraId="584D91A7" w14:textId="0307D05C" w:rsidP="00EF7CF8" w:rsidR="009609E8" w:rsidRDefault="00A4209A" w:rsidRPr="0027638C">
      <w:pPr>
        <w:pStyle w:val="ListParagraph"/>
        <w:numPr>
          <w:ilvl w:val="2"/>
          <w:numId w:val="5"/>
        </w:numPr>
        <w:tabs>
          <w:tab w:pos="2157" w:val="left"/>
          <w:tab w:pos="2160" w:val="left"/>
        </w:tabs>
        <w:spacing w:before="84"/>
        <w:ind w:right="355"/>
        <w:rPr>
          <w:sz w:val="24"/>
          <w:rPrChange w16du:dateUtc="2026-07-07T18:18:00Z" w:author="Author" w:date="2026-07-07T20:18:00Z" w:id="6672">
            <w:rPr>
              <w:rFonts w:ascii="Times New Roman"/>
              <w:color w:val="000000"/>
            </w:rPr>
          </w:rPrChange>
        </w:rPr>
        <w:pPrChange w16du:dateUtc="2026-07-07T18:18:00Z" w:author="Author" w:date="2026-07-07T20:18:00Z" w:id="6673">
          <w:pPr>
            <w:spacing w:after="0" w:before="463" w:line="253" w:lineRule="exact"/>
            <w:ind w:left="1440"/>
            <w:jc w:val="left"/>
          </w:pPr>
        </w:pPrChange>
      </w:pPr>
      <w:ins w16du:dateUtc="2026-07-07T18:18:00Z" w:author="Author" w:date="2026-07-07T20:18:00Z" w:id="6674">
        <w:r w:rsidRPr="0027638C">
          <w:rPr>
            <w:sz w:val="24"/>
            <w:szCs w:val="24"/>
          </w:rPr>
          <w:t xml:space="preserve"> </w:t>
        </w:r>
      </w:ins>
      <w:r w:rsidR="00A96A35" w:rsidRPr="0027638C">
        <w:rPr>
          <w:sz w:val="24"/>
          <w:rPrChange w16du:dateUtc="2026-07-07T18:18:00Z" w:author="Author" w:date="2026-07-07T20:18:00Z" w:id="6675">
            <w:rPr>
              <w:rFonts w:ascii="Times New Roman"/>
              <w:color w:val="000000"/>
            </w:rPr>
          </w:rPrChange>
        </w:rPr>
        <w:t>eiusmod</w:t>
      </w:r>
      <w:r w:rsidR="00A96A35" w:rsidRPr="0027638C">
        <w:rPr>
          <w:sz w:val="24"/>
          <w:rPrChange w16du:dateUtc="2026-07-07T18:18:00Z" w:author="Author" w:date="2026-07-07T20:18:00Z" w:id="6676">
            <w:rPr>
              <w:rFonts w:ascii="Times New Roman"/>
              <w:color w:val="000000"/>
              <w:spacing w:val="27"/>
            </w:rPr>
          </w:rPrChange>
        </w:rPr>
        <w:t xml:space="preserve"> </w:t>
      </w:r>
      <w:r w:rsidR="00A96A35" w:rsidRPr="0027638C">
        <w:rPr>
          <w:sz w:val="24"/>
          <w:rPrChange w16du:dateUtc="2026-07-07T18:18:00Z" w:author="Author" w:date="2026-07-07T20:18:00Z" w:id="6677">
            <w:rPr>
              <w:rFonts w:ascii="Times New Roman"/>
              <w:color w:val="000000"/>
            </w:rPr>
          </w:rPrChange>
        </w:rPr>
        <w:t>tempor</w:t>
      </w:r>
      <w:r w:rsidR="00A96A35" w:rsidRPr="0027638C">
        <w:rPr>
          <w:sz w:val="24"/>
          <w:rPrChange w16du:dateUtc="2026-07-07T18:18:00Z" w:author="Author" w:date="2026-07-07T20:18:00Z" w:id="6678">
            <w:rPr>
              <w:rFonts w:ascii="Times New Roman"/>
              <w:color w:val="000000"/>
              <w:spacing w:val="27"/>
            </w:rPr>
          </w:rPrChange>
        </w:rPr>
        <w:t xml:space="preserve"> </w:t>
      </w:r>
      <w:r w:rsidR="00A96A35" w:rsidRPr="0027638C">
        <w:rPr>
          <w:sz w:val="24"/>
          <w:rPrChange w16du:dateUtc="2026-07-07T18:18:00Z" w:author="Author" w:date="2026-07-07T20:18:00Z" w:id="6679">
            <w:rPr>
              <w:rFonts w:ascii="Times New Roman"/>
              <w:color w:val="000000"/>
            </w:rPr>
          </w:rPrChange>
        </w:rPr>
        <w:t>Incididunt</w:t>
      </w:r>
      <w:r w:rsidR="00A96A35" w:rsidRPr="0027638C">
        <w:rPr>
          <w:sz w:val="24"/>
          <w:rPrChange w16du:dateUtc="2026-07-07T18:18:00Z" w:author="Author" w:date="2026-07-07T20:18:00Z" w:id="6680">
            <w:rPr>
              <w:rFonts w:ascii="Times New Roman"/>
              <w:color w:val="000000"/>
              <w:spacing w:val="27"/>
            </w:rPr>
          </w:rPrChange>
        </w:rPr>
        <w:t xml:space="preserve"> </w:t>
      </w:r>
      <w:r w:rsidR="00A96A35" w:rsidRPr="0027638C">
        <w:rPr>
          <w:sz w:val="24"/>
          <w:rPrChange w16du:dateUtc="2026-07-07T18:18:00Z" w:author="Author" w:date="2026-07-07T20:18:00Z" w:id="6681">
            <w:rPr>
              <w:rFonts w:ascii="Times New Roman"/>
              <w:color w:val="000000"/>
            </w:rPr>
          </w:rPrChange>
        </w:rPr>
        <w:t>ut</w:t>
      </w:r>
      <w:r w:rsidR="00A96A35" w:rsidRPr="0027638C">
        <w:rPr>
          <w:sz w:val="24"/>
          <w:rPrChange w16du:dateUtc="2026-07-07T18:18:00Z" w:author="Author" w:date="2026-07-07T20:18:00Z" w:id="6682">
            <w:rPr>
              <w:rFonts w:ascii="Times New Roman"/>
              <w:color w:val="000000"/>
              <w:spacing w:val="27"/>
            </w:rPr>
          </w:rPrChange>
        </w:rPr>
        <w:t xml:space="preserve"> </w:t>
      </w:r>
      <w:r w:rsidR="00A96A35" w:rsidRPr="0027638C">
        <w:rPr>
          <w:sz w:val="24"/>
          <w:rPrChange w16du:dateUtc="2026-07-07T18:18:00Z" w:author="Author" w:date="2026-07-07T20:18:00Z" w:id="6683">
            <w:rPr>
              <w:rFonts w:ascii="Times New Roman"/>
              <w:color w:val="000000"/>
            </w:rPr>
          </w:rPrChange>
        </w:rPr>
        <w:t>labore</w:t>
      </w:r>
      <w:r w:rsidR="00A96A35" w:rsidRPr="0027638C">
        <w:rPr>
          <w:sz w:val="24"/>
          <w:rPrChange w16du:dateUtc="2026-07-07T18:18:00Z" w:author="Author" w:date="2026-07-07T20:18:00Z" w:id="6684">
            <w:rPr>
              <w:rFonts w:ascii="Times New Roman"/>
              <w:color w:val="000000"/>
              <w:spacing w:val="27"/>
            </w:rPr>
          </w:rPrChange>
        </w:rPr>
        <w:t xml:space="preserve"> </w:t>
      </w:r>
      <w:r w:rsidR="00A96A35" w:rsidRPr="0027638C">
        <w:rPr>
          <w:sz w:val="24"/>
          <w:rPrChange w16du:dateUtc="2026-07-07T18:18:00Z" w:author="Author" w:date="2026-07-07T20:18:00Z" w:id="6685">
            <w:rPr>
              <w:rFonts w:ascii="Times New Roman"/>
              <w:color w:val="000000"/>
            </w:rPr>
          </w:rPrChange>
        </w:rPr>
        <w:t>et</w:t>
      </w:r>
      <w:r w:rsidR="00A96A35" w:rsidRPr="0027638C">
        <w:rPr>
          <w:sz w:val="24"/>
          <w:rPrChange w16du:dateUtc="2026-07-07T18:18:00Z" w:author="Author" w:date="2026-07-07T20:18:00Z" w:id="6686">
            <w:rPr>
              <w:rFonts w:ascii="Times New Roman"/>
              <w:color w:val="000000"/>
              <w:spacing w:val="27"/>
            </w:rPr>
          </w:rPrChange>
        </w:rPr>
        <w:t xml:space="preserve"> </w:t>
      </w:r>
      <w:r w:rsidR="00A96A35" w:rsidRPr="0027638C">
        <w:rPr>
          <w:sz w:val="24"/>
          <w:rPrChange w16du:dateUtc="2026-07-07T18:18:00Z" w:author="Author" w:date="2026-07-07T20:18:00Z" w:id="6687">
            <w:rPr>
              <w:rFonts w:ascii="Times New Roman"/>
              <w:color w:val="000000"/>
            </w:rPr>
          </w:rPrChange>
        </w:rPr>
        <w:t>Dolore</w:t>
      </w:r>
      <w:r w:rsidR="00A96A35" w:rsidRPr="0027638C">
        <w:rPr>
          <w:sz w:val="24"/>
          <w:rPrChange w16du:dateUtc="2026-07-07T18:18:00Z" w:author="Author" w:date="2026-07-07T20:18:00Z" w:id="6688">
            <w:rPr>
              <w:rFonts w:ascii="Times New Roman"/>
              <w:color w:val="000000"/>
              <w:spacing w:val="27"/>
            </w:rPr>
          </w:rPrChange>
        </w:rPr>
        <w:t xml:space="preserve"> </w:t>
      </w:r>
      <w:r w:rsidR="00A96A35" w:rsidRPr="0027638C">
        <w:rPr>
          <w:sz w:val="24"/>
          <w:rPrChange w16du:dateUtc="2026-07-07T18:18:00Z" w:author="Author" w:date="2026-07-07T20:18:00Z" w:id="6689">
            <w:rPr>
              <w:rFonts w:ascii="Times New Roman"/>
              <w:color w:val="000000"/>
            </w:rPr>
          </w:rPrChange>
        </w:rPr>
        <w:t>magna</w:t>
      </w:r>
      <w:r w:rsidR="00A96A35" w:rsidRPr="0027638C">
        <w:rPr>
          <w:sz w:val="24"/>
          <w:rPrChange w16du:dateUtc="2026-07-07T18:18:00Z" w:author="Author" w:date="2026-07-07T20:18:00Z" w:id="6690">
            <w:rPr>
              <w:rFonts w:ascii="Times New Roman"/>
              <w:color w:val="000000"/>
              <w:spacing w:val="27"/>
            </w:rPr>
          </w:rPrChange>
        </w:rPr>
        <w:t xml:space="preserve"> </w:t>
      </w:r>
      <w:r w:rsidR="00A96A35" w:rsidRPr="0027638C">
        <w:rPr>
          <w:sz w:val="24"/>
          <w:rPrChange w16du:dateUtc="2026-07-07T18:18:00Z" w:author="Author" w:date="2026-07-07T20:18:00Z" w:id="6691">
            <w:rPr>
              <w:rFonts w:ascii="Times New Roman"/>
              <w:color w:val="000000"/>
            </w:rPr>
          </w:rPrChange>
        </w:rPr>
        <w:t>Aliqua</w:t>
      </w:r>
      <w:r w:rsidR="00A96A35" w:rsidRPr="0027638C">
        <w:rPr>
          <w:sz w:val="24"/>
          <w:rPrChange w16du:dateUtc="2026-07-07T18:18:00Z" w:author="Author" w:date="2026-07-07T20:18:00Z" w:id="6692">
            <w:rPr>
              <w:rFonts w:ascii="Times New Roman"/>
              <w:color w:val="000000"/>
              <w:spacing w:val="27"/>
            </w:rPr>
          </w:rPrChange>
        </w:rPr>
        <w:t xml:space="preserve"> </w:t>
      </w:r>
      <w:r w:rsidR="00A96A35" w:rsidRPr="0027638C">
        <w:rPr>
          <w:sz w:val="24"/>
          <w:rPrChange w16du:dateUtc="2026-07-07T18:18:00Z" w:author="Author" w:date="2026-07-07T20:18:00Z" w:id="6693">
            <w:rPr>
              <w:rFonts w:ascii="Times New Roman"/>
              <w:color w:val="000000"/>
            </w:rPr>
          </w:rPrChange>
        </w:rPr>
        <w:t>Lorem</w:t>
      </w:r>
      <w:del w16du:dateUtc="2026-07-07T18:18:00Z" w:author="Author" w:date="2026-07-07T20:18:00Z" w:id="6694">
        <w:r w:rsidR="00000000">
          <w:rPr>
            <w:color w:val="000000"/>
          </w:rPr>
          <w:delText>,</w:delText>
        </w:r>
      </w:del>
      <w:ins w16du:dateUtc="2026-07-07T18:18:00Z" w:author="Author" w:date="2026-07-07T20:18:00Z" w:id="6695">
        <w:r w:rsidR="00A96A35" w:rsidRPr="0027638C">
          <w:rPr>
            <w:sz w:val="24"/>
            <w:szCs w:val="24"/>
          </w:rPr>
          <w:t>;</w:t>
        </w:r>
      </w:ins>
      <w:r w:rsidR="00A96A35" w:rsidRPr="0027638C">
        <w:rPr>
          <w:sz w:val="24"/>
          <w:rPrChange w16du:dateUtc="2026-07-07T18:18:00Z" w:author="Author" w:date="2026-07-07T20:18:00Z" w:id="6696">
            <w:rPr>
              <w:rFonts w:ascii="Times New Roman"/>
              <w:color w:val="000000"/>
              <w:spacing w:val="27"/>
            </w:rPr>
          </w:rPrChange>
        </w:rPr>
        <w:t xml:space="preserve"> </w:t>
      </w:r>
      <w:r w:rsidR="00A96A35" w:rsidRPr="0027638C">
        <w:rPr>
          <w:sz w:val="24"/>
          <w:rPrChange w16du:dateUtc="2026-07-07T18:18:00Z" w:author="Author" w:date="2026-07-07T20:18:00Z" w:id="6697">
            <w:rPr>
              <w:rFonts w:ascii="Times New Roman"/>
              <w:color w:val="000000"/>
            </w:rPr>
          </w:rPrChange>
        </w:rPr>
        <w:t>ipsum</w:t>
      </w:r>
      <w:r w:rsidR="00A96A35" w:rsidRPr="0027638C">
        <w:rPr>
          <w:sz w:val="24"/>
          <w:rPrChange w16du:dateUtc="2026-07-07T18:18:00Z" w:author="Author" w:date="2026-07-07T20:18:00Z" w:id="6698">
            <w:rPr>
              <w:rFonts w:ascii="Times New Roman"/>
              <w:color w:val="000000"/>
              <w:spacing w:val="27"/>
            </w:rPr>
          </w:rPrChange>
        </w:rPr>
        <w:t xml:space="preserve"> </w:t>
      </w:r>
      <w:r w:rsidR="00A96A35" w:rsidRPr="0027638C">
        <w:rPr>
          <w:sz w:val="24"/>
          <w:rPrChange w16du:dateUtc="2026-07-07T18:18:00Z" w:author="Author" w:date="2026-07-07T20:18:00Z" w:id="6699">
            <w:rPr>
              <w:rFonts w:ascii="Times New Roman"/>
              <w:color w:val="000000"/>
            </w:rPr>
          </w:rPrChange>
        </w:rPr>
        <w:t>(dolor)</w:t>
      </w:r>
      <w:r w:rsidR="00A96A35" w:rsidRPr="0027638C">
        <w:rPr>
          <w:sz w:val="24"/>
          <w:rPrChange w16du:dateUtc="2026-07-07T18:18:00Z" w:author="Author" w:date="2026-07-07T20:18:00Z" w:id="6700">
            <w:rPr>
              <w:rFonts w:ascii="Times New Roman"/>
              <w:color w:val="000000"/>
              <w:spacing w:val="27"/>
            </w:rPr>
          </w:rPrChange>
        </w:rPr>
        <w:t xml:space="preserve"> </w:t>
      </w:r>
      <w:r w:rsidR="00A96A35" w:rsidRPr="0027638C">
        <w:rPr>
          <w:sz w:val="24"/>
          <w:rPrChange w16du:dateUtc="2026-07-07T18:18:00Z" w:author="Author" w:date="2026-07-07T20:18:00Z" w:id="6701">
            <w:rPr>
              <w:rFonts w:ascii="Times New Roman" w:hAnsi="Times New Roman"/>
              <w:color w:val="000000"/>
            </w:rPr>
          </w:rPrChange>
        </w:rPr>
        <w:t>sit,</w:t>
      </w:r>
      <w:del w16du:dateUtc="2026-07-07T18:18:00Z" w:author="Author" w:date="2026-07-07T20:18:00Z" w:id="6702">
        <w:r w:rsidR="00000000">
          <w:rPr>
            <w:color w:val="000000"/>
          </w:rPr>
          <w:cr/>
        </w:r>
      </w:del>
      <w:ins w16du:dateUtc="2026-07-07T18:18:00Z" w:author="Author" w:date="2026-07-07T20:18:00Z" w:id="6703">
        <w:r w:rsidR="00A96A35" w:rsidRPr="0027638C">
          <w:rPr>
            <w:sz w:val="24"/>
            <w:szCs w:val="24"/>
          </w:rPr>
          <w:t xml:space="preserve"> </w:t>
        </w:r>
      </w:ins>
      <w:r w:rsidR="00A96A35" w:rsidRPr="0027638C">
        <w:rPr>
          <w:sz w:val="24"/>
          <w:rPrChange w16du:dateUtc="2026-07-07T18:18:00Z" w:author="Author" w:date="2026-07-07T20:18:00Z" w:id="6704">
            <w:rPr>
              <w:rFonts w:ascii="Times New Roman"/>
              <w:color w:val="000000"/>
            </w:rPr>
          </w:rPrChange>
        </w:rPr>
        <w:t>amet,</w:t>
      </w:r>
      <w:r w:rsidR="00A96A35" w:rsidRPr="0027638C">
        <w:rPr>
          <w:sz w:val="24"/>
          <w:rPrChange w16du:dateUtc="2026-07-07T18:18:00Z" w:author="Author" w:date="2026-07-07T20:18:00Z" w:id="6705">
            <w:rPr>
              <w:rFonts w:ascii="Times New Roman"/>
              <w:color w:val="000000"/>
              <w:spacing w:val="18"/>
            </w:rPr>
          </w:rPrChange>
        </w:rPr>
        <w:t xml:space="preserve"> </w:t>
      </w:r>
      <w:r w:rsidR="00A96A35" w:rsidRPr="0027638C">
        <w:rPr>
          <w:sz w:val="24"/>
          <w:rPrChange w16du:dateUtc="2026-07-07T18:18:00Z" w:author="Author" w:date="2026-07-07T20:18:00Z" w:id="6706">
            <w:rPr>
              <w:rFonts w:ascii="Times New Roman"/>
              <w:color w:val="000000"/>
            </w:rPr>
          </w:rPrChange>
        </w:rPr>
        <w:t>consectetur</w:t>
      </w:r>
      <w:ins w16du:dateUtc="2026-07-07T18:18:00Z" w:author="Author" w:date="2026-07-07T20:18:00Z" w:id="6707">
        <w:r w:rsidR="00A96A35" w:rsidRPr="0027638C">
          <w:rPr>
            <w:sz w:val="24"/>
            <w:szCs w:val="24"/>
          </w:rPr>
          <w:t>,</w:t>
        </w:r>
      </w:ins>
      <w:r w:rsidR="00A96A35" w:rsidRPr="0027638C">
        <w:rPr>
          <w:sz w:val="24"/>
          <w:rPrChange w16du:dateUtc="2026-07-07T18:18:00Z" w:author="Author" w:date="2026-07-07T20:18:00Z" w:id="6708">
            <w:rPr>
              <w:rFonts w:ascii="Times New Roman"/>
              <w:color w:val="000000"/>
              <w:spacing w:val="18"/>
            </w:rPr>
          </w:rPrChange>
        </w:rPr>
        <w:t xml:space="preserve"> </w:t>
      </w:r>
      <w:r w:rsidR="00A96A35" w:rsidRPr="0027638C">
        <w:rPr>
          <w:sz w:val="24"/>
          <w:rPrChange w16du:dateUtc="2026-07-07T18:18:00Z" w:author="Author" w:date="2026-07-07T20:18:00Z" w:id="6709">
            <w:rPr>
              <w:rFonts w:ascii="Times New Roman"/>
              <w:color w:val="000000"/>
            </w:rPr>
          </w:rPrChange>
        </w:rPr>
        <w:t>adipiscing</w:t>
      </w:r>
      <w:r w:rsidR="00A96A35" w:rsidRPr="0027638C">
        <w:rPr>
          <w:sz w:val="24"/>
          <w:rPrChange w16du:dateUtc="2026-07-07T18:18:00Z" w:author="Author" w:date="2026-07-07T20:18:00Z" w:id="6710">
            <w:rPr>
              <w:rFonts w:ascii="Times New Roman"/>
              <w:color w:val="000000"/>
              <w:spacing w:val="18"/>
            </w:rPr>
          </w:rPrChange>
        </w:rPr>
        <w:t xml:space="preserve"> </w:t>
      </w:r>
      <w:r w:rsidR="00A96A35" w:rsidRPr="0027638C">
        <w:rPr>
          <w:sz w:val="24"/>
          <w:rPrChange w16du:dateUtc="2026-07-07T18:18:00Z" w:author="Author" w:date="2026-07-07T20:18:00Z" w:id="6711">
            <w:rPr>
              <w:rFonts w:ascii="Times New Roman"/>
              <w:color w:val="000000"/>
            </w:rPr>
          </w:rPrChange>
        </w:rPr>
        <w:t>elit</w:t>
      </w:r>
      <w:r w:rsidR="00A96A35" w:rsidRPr="0027638C">
        <w:rPr>
          <w:sz w:val="24"/>
          <w:rPrChange w16du:dateUtc="2026-07-07T18:18:00Z" w:author="Author" w:date="2026-07-07T20:18:00Z" w:id="6712">
            <w:rPr>
              <w:rFonts w:ascii="Times New Roman"/>
              <w:color w:val="000000"/>
              <w:spacing w:val="18"/>
            </w:rPr>
          </w:rPrChange>
        </w:rPr>
        <w:t xml:space="preserve"> </w:t>
      </w:r>
      <w:r w:rsidR="00A96A35" w:rsidRPr="0027638C">
        <w:rPr>
          <w:sz w:val="24"/>
          <w:rPrChange w16du:dateUtc="2026-07-07T18:18:00Z" w:author="Author" w:date="2026-07-07T20:18:00Z" w:id="6713">
            <w:rPr>
              <w:rFonts w:ascii="Times New Roman"/>
              <w:color w:val="000000"/>
            </w:rPr>
          </w:rPrChange>
        </w:rPr>
        <w:t>sed</w:t>
      </w:r>
      <w:r w:rsidR="00A96A35" w:rsidRPr="0027638C">
        <w:rPr>
          <w:sz w:val="24"/>
          <w:rPrChange w16du:dateUtc="2026-07-07T18:18:00Z" w:author="Author" w:date="2026-07-07T20:18:00Z" w:id="6714">
            <w:rPr>
              <w:rFonts w:ascii="Times New Roman"/>
              <w:color w:val="000000"/>
              <w:spacing w:val="18"/>
            </w:rPr>
          </w:rPrChange>
        </w:rPr>
        <w:t xml:space="preserve"> </w:t>
      </w:r>
      <w:r w:rsidR="00A96A35" w:rsidRPr="0027638C">
        <w:rPr>
          <w:sz w:val="24"/>
          <w:rPrChange w16du:dateUtc="2026-07-07T18:18:00Z" w:author="Author" w:date="2026-07-07T20:18:00Z" w:id="6715">
            <w:rPr>
              <w:rFonts w:ascii="Times New Roman"/>
              <w:color w:val="000000"/>
            </w:rPr>
          </w:rPrChange>
        </w:rPr>
        <w:t>do</w:t>
      </w:r>
      <w:r w:rsidR="00A96A35" w:rsidRPr="0027638C">
        <w:rPr>
          <w:sz w:val="24"/>
          <w:rPrChange w16du:dateUtc="2026-07-07T18:18:00Z" w:author="Author" w:date="2026-07-07T20:18:00Z" w:id="6716">
            <w:rPr>
              <w:rFonts w:ascii="Times New Roman"/>
              <w:color w:val="000000"/>
              <w:spacing w:val="18"/>
            </w:rPr>
          </w:rPrChange>
        </w:rPr>
        <w:t xml:space="preserve"> </w:t>
      </w:r>
      <w:r w:rsidR="00A96A35" w:rsidRPr="0027638C">
        <w:rPr>
          <w:sz w:val="24"/>
          <w:rPrChange w16du:dateUtc="2026-07-07T18:18:00Z" w:author="Author" w:date="2026-07-07T20:18:00Z" w:id="6717">
            <w:rPr>
              <w:rFonts w:ascii="Times New Roman"/>
              <w:color w:val="000000"/>
            </w:rPr>
          </w:rPrChange>
        </w:rPr>
        <w:t>eiusmod</w:t>
      </w:r>
      <w:r w:rsidR="00A96A35" w:rsidRPr="0027638C">
        <w:rPr>
          <w:sz w:val="24"/>
          <w:rPrChange w16du:dateUtc="2026-07-07T18:18:00Z" w:author="Author" w:date="2026-07-07T20:18:00Z" w:id="6718">
            <w:rPr>
              <w:rFonts w:ascii="Times New Roman"/>
              <w:color w:val="000000"/>
              <w:spacing w:val="18"/>
            </w:rPr>
          </w:rPrChange>
        </w:rPr>
        <w:t xml:space="preserve"> </w:t>
      </w:r>
      <w:r w:rsidR="00A96A35" w:rsidRPr="0027638C">
        <w:rPr>
          <w:sz w:val="24"/>
          <w:rPrChange w16du:dateUtc="2026-07-07T18:18:00Z" w:author="Author" w:date="2026-07-07T20:18:00Z" w:id="6719">
            <w:rPr>
              <w:rFonts w:ascii="Times New Roman"/>
              <w:color w:val="000000"/>
            </w:rPr>
          </w:rPrChange>
        </w:rPr>
        <w:t>tempor</w:t>
      </w:r>
      <w:r w:rsidR="00A96A35" w:rsidRPr="0027638C">
        <w:rPr>
          <w:sz w:val="24"/>
          <w:rPrChange w16du:dateUtc="2026-07-07T18:18:00Z" w:author="Author" w:date="2026-07-07T20:18:00Z" w:id="6720">
            <w:rPr>
              <w:rFonts w:ascii="Times New Roman"/>
              <w:color w:val="000000"/>
              <w:spacing w:val="18"/>
            </w:rPr>
          </w:rPrChange>
        </w:rPr>
        <w:t xml:space="preserve"> </w:t>
      </w:r>
      <w:r w:rsidR="00A96A35" w:rsidRPr="0027638C">
        <w:rPr>
          <w:sz w:val="24"/>
          <w:rPrChange w16du:dateUtc="2026-07-07T18:18:00Z" w:author="Author" w:date="2026-07-07T20:18:00Z" w:id="6721">
            <w:rPr>
              <w:rFonts w:ascii="Times New Roman"/>
              <w:color w:val="000000"/>
            </w:rPr>
          </w:rPrChange>
        </w:rPr>
        <w:t>incididunt</w:t>
      </w:r>
      <w:r w:rsidR="00A96A35" w:rsidRPr="0027638C">
        <w:rPr>
          <w:sz w:val="24"/>
          <w:rPrChange w16du:dateUtc="2026-07-07T18:18:00Z" w:author="Author" w:date="2026-07-07T20:18:00Z" w:id="6722">
            <w:rPr>
              <w:rFonts w:ascii="Times New Roman"/>
              <w:color w:val="000000"/>
              <w:spacing w:val="18"/>
            </w:rPr>
          </w:rPrChange>
        </w:rPr>
        <w:t xml:space="preserve"> </w:t>
      </w:r>
      <w:r w:rsidR="00A96A35" w:rsidRPr="0027638C">
        <w:rPr>
          <w:sz w:val="24"/>
          <w:rPrChange w16du:dateUtc="2026-07-07T18:18:00Z" w:author="Author" w:date="2026-07-07T20:18:00Z" w:id="6723">
            <w:rPr>
              <w:rFonts w:ascii="Times New Roman"/>
              <w:color w:val="000000"/>
            </w:rPr>
          </w:rPrChange>
        </w:rPr>
        <w:t>ut</w:t>
      </w:r>
      <w:r w:rsidR="00A96A35" w:rsidRPr="0027638C">
        <w:rPr>
          <w:sz w:val="24"/>
          <w:rPrChange w16du:dateUtc="2026-07-07T18:18:00Z" w:author="Author" w:date="2026-07-07T20:18:00Z" w:id="6724">
            <w:rPr>
              <w:rFonts w:ascii="Times New Roman"/>
              <w:color w:val="000000"/>
              <w:spacing w:val="18"/>
            </w:rPr>
          </w:rPrChange>
        </w:rPr>
        <w:t xml:space="preserve"> </w:t>
      </w:r>
      <w:r w:rsidR="00A96A35" w:rsidRPr="0027638C">
        <w:rPr>
          <w:sz w:val="24"/>
          <w:rPrChange w16du:dateUtc="2026-07-07T18:18:00Z" w:author="Author" w:date="2026-07-07T20:18:00Z" w:id="6725">
            <w:rPr>
              <w:rFonts w:ascii="Times New Roman"/>
              <w:color w:val="000000"/>
            </w:rPr>
          </w:rPrChange>
        </w:rPr>
        <w:t>labore</w:t>
      </w:r>
      <w:r w:rsidR="00A96A35" w:rsidRPr="0027638C">
        <w:rPr>
          <w:sz w:val="24"/>
          <w:rPrChange w16du:dateUtc="2026-07-07T18:18:00Z" w:author="Author" w:date="2026-07-07T20:18:00Z" w:id="6726">
            <w:rPr>
              <w:rFonts w:ascii="Times New Roman"/>
              <w:color w:val="000000"/>
              <w:spacing w:val="18"/>
            </w:rPr>
          </w:rPrChange>
        </w:rPr>
        <w:t xml:space="preserve"> </w:t>
      </w:r>
      <w:r w:rsidR="00A96A35" w:rsidRPr="0027638C">
        <w:rPr>
          <w:sz w:val="24"/>
          <w:rPrChange w16du:dateUtc="2026-07-07T18:18:00Z" w:author="Author" w:date="2026-07-07T20:18:00Z" w:id="6727">
            <w:rPr>
              <w:rFonts w:ascii="Times New Roman" w:hAnsi="Times New Roman"/>
              <w:color w:val="000000"/>
            </w:rPr>
          </w:rPrChange>
        </w:rPr>
        <w:t>et</w:t>
      </w:r>
      <w:del w16du:dateUtc="2026-07-07T18:18:00Z" w:author="Author" w:date="2026-07-07T20:18:00Z" w:id="6728">
        <w:r w:rsidR="00000000">
          <w:rPr>
            <w:color w:val="000000"/>
          </w:rPr>
          <w:cr/>
        </w:r>
      </w:del>
      <w:ins w16du:dateUtc="2026-07-07T18:18:00Z" w:author="Author" w:date="2026-07-07T20:18:00Z" w:id="6729">
        <w:r w:rsidR="00A96A35" w:rsidRPr="0027638C">
          <w:rPr>
            <w:sz w:val="24"/>
            <w:szCs w:val="24"/>
          </w:rPr>
          <w:t xml:space="preserve"> </w:t>
        </w:r>
      </w:ins>
      <w:r w:rsidR="00A96A35" w:rsidRPr="0027638C">
        <w:rPr>
          <w:sz w:val="24"/>
          <w:rPrChange w16du:dateUtc="2026-07-07T18:18:00Z" w:author="Author" w:date="2026-07-07T20:18:00Z" w:id="6730">
            <w:rPr>
              <w:rFonts w:ascii="Times New Roman"/>
              <w:color w:val="000000"/>
            </w:rPr>
          </w:rPrChange>
        </w:rPr>
        <w:t>dolore</w:t>
      </w:r>
      <w:r w:rsidR="00A96A35" w:rsidRPr="0027638C">
        <w:rPr>
          <w:sz w:val="24"/>
          <w:rPrChange w16du:dateUtc="2026-07-07T18:18:00Z" w:author="Author" w:date="2026-07-07T20:18:00Z" w:id="6731">
            <w:rPr>
              <w:rFonts w:ascii="Times New Roman"/>
              <w:color w:val="000000"/>
              <w:spacing w:val="33"/>
            </w:rPr>
          </w:rPrChange>
        </w:rPr>
        <w:t xml:space="preserve"> </w:t>
      </w:r>
      <w:r w:rsidR="00A96A35" w:rsidRPr="0027638C">
        <w:rPr>
          <w:sz w:val="24"/>
          <w:rPrChange w16du:dateUtc="2026-07-07T18:18:00Z" w:author="Author" w:date="2026-07-07T20:18:00Z" w:id="6732">
            <w:rPr>
              <w:rFonts w:ascii="Times New Roman"/>
              <w:color w:val="000000"/>
            </w:rPr>
          </w:rPrChange>
        </w:rPr>
        <w:t>Magna</w:t>
      </w:r>
      <w:r w:rsidR="00A96A35" w:rsidRPr="0027638C">
        <w:rPr>
          <w:sz w:val="24"/>
          <w:rPrChange w16du:dateUtc="2026-07-07T18:18:00Z" w:author="Author" w:date="2026-07-07T20:18:00Z" w:id="6733">
            <w:rPr>
              <w:rFonts w:ascii="Times New Roman"/>
              <w:color w:val="000000"/>
              <w:spacing w:val="33"/>
            </w:rPr>
          </w:rPrChange>
        </w:rPr>
        <w:t xml:space="preserve"> </w:t>
      </w:r>
      <w:r w:rsidR="00A96A35" w:rsidRPr="0027638C">
        <w:rPr>
          <w:sz w:val="24"/>
          <w:rPrChange w16du:dateUtc="2026-07-07T18:18:00Z" w:author="Author" w:date="2026-07-07T20:18:00Z" w:id="6734">
            <w:rPr>
              <w:rFonts w:ascii="Times New Roman"/>
              <w:color w:val="000000"/>
            </w:rPr>
          </w:rPrChange>
        </w:rPr>
        <w:t>Aliqua,</w:t>
      </w:r>
      <w:r w:rsidR="00A96A35" w:rsidRPr="0027638C">
        <w:rPr>
          <w:sz w:val="24"/>
          <w:rPrChange w16du:dateUtc="2026-07-07T18:18:00Z" w:author="Author" w:date="2026-07-07T20:18:00Z" w:id="6735">
            <w:rPr>
              <w:rFonts w:ascii="Times New Roman"/>
              <w:color w:val="000000"/>
              <w:spacing w:val="33"/>
            </w:rPr>
          </w:rPrChange>
        </w:rPr>
        <w:t xml:space="preserve"> </w:t>
      </w:r>
      <w:r w:rsidR="00A96A35" w:rsidRPr="0027638C">
        <w:rPr>
          <w:sz w:val="24"/>
          <w:rPrChange w16du:dateUtc="2026-07-07T18:18:00Z" w:author="Author" w:date="2026-07-07T20:18:00Z" w:id="6736">
            <w:rPr>
              <w:rFonts w:ascii="Times New Roman"/>
              <w:color w:val="000000"/>
            </w:rPr>
          </w:rPrChange>
        </w:rPr>
        <w:t>lorem</w:t>
      </w:r>
      <w:r w:rsidR="00A96A35" w:rsidRPr="0027638C">
        <w:rPr>
          <w:sz w:val="24"/>
          <w:rPrChange w16du:dateUtc="2026-07-07T18:18:00Z" w:author="Author" w:date="2026-07-07T20:18:00Z" w:id="6737">
            <w:rPr>
              <w:rFonts w:ascii="Times New Roman"/>
              <w:color w:val="000000"/>
              <w:spacing w:val="33"/>
            </w:rPr>
          </w:rPrChange>
        </w:rPr>
        <w:t xml:space="preserve"> </w:t>
      </w:r>
      <w:r w:rsidR="00A96A35" w:rsidRPr="0027638C">
        <w:rPr>
          <w:sz w:val="24"/>
          <w:rPrChange w16du:dateUtc="2026-07-07T18:18:00Z" w:author="Author" w:date="2026-07-07T20:18:00Z" w:id="6738">
            <w:rPr>
              <w:rFonts w:ascii="Times New Roman"/>
              <w:color w:val="000000"/>
            </w:rPr>
          </w:rPrChange>
        </w:rPr>
        <w:t>ipsum</w:t>
      </w:r>
      <w:r w:rsidR="00A96A35" w:rsidRPr="0027638C">
        <w:rPr>
          <w:sz w:val="24"/>
          <w:rPrChange w16du:dateUtc="2026-07-07T18:18:00Z" w:author="Author" w:date="2026-07-07T20:18:00Z" w:id="6739">
            <w:rPr>
              <w:rFonts w:ascii="Times New Roman"/>
              <w:color w:val="000000"/>
              <w:spacing w:val="33"/>
            </w:rPr>
          </w:rPrChange>
        </w:rPr>
        <w:t xml:space="preserve"> </w:t>
      </w:r>
      <w:r w:rsidR="00A96A35" w:rsidRPr="0027638C">
        <w:rPr>
          <w:sz w:val="24"/>
          <w:rPrChange w16du:dateUtc="2026-07-07T18:18:00Z" w:author="Author" w:date="2026-07-07T20:18:00Z" w:id="6740">
            <w:rPr>
              <w:rFonts w:ascii="Times New Roman"/>
              <w:color w:val="000000"/>
            </w:rPr>
          </w:rPrChange>
        </w:rPr>
        <w:t>dolor</w:t>
      </w:r>
      <w:r w:rsidR="00A96A35" w:rsidRPr="0027638C">
        <w:rPr>
          <w:sz w:val="24"/>
          <w:rPrChange w16du:dateUtc="2026-07-07T18:18:00Z" w:author="Author" w:date="2026-07-07T20:18:00Z" w:id="6741">
            <w:rPr>
              <w:rFonts w:ascii="Times New Roman"/>
              <w:color w:val="000000"/>
              <w:spacing w:val="33"/>
            </w:rPr>
          </w:rPrChange>
        </w:rPr>
        <w:t xml:space="preserve"> </w:t>
      </w:r>
      <w:r w:rsidR="00A96A35" w:rsidRPr="0027638C">
        <w:rPr>
          <w:sz w:val="24"/>
          <w:rPrChange w16du:dateUtc="2026-07-07T18:18:00Z" w:author="Author" w:date="2026-07-07T20:18:00Z" w:id="6742">
            <w:rPr>
              <w:rFonts w:ascii="Times New Roman"/>
              <w:color w:val="000000"/>
            </w:rPr>
          </w:rPrChange>
        </w:rPr>
        <w:t>sit</w:t>
      </w:r>
      <w:r w:rsidR="00A96A35" w:rsidRPr="0027638C">
        <w:rPr>
          <w:sz w:val="24"/>
          <w:rPrChange w16du:dateUtc="2026-07-07T18:18:00Z" w:author="Author" w:date="2026-07-07T20:18:00Z" w:id="6743">
            <w:rPr>
              <w:rFonts w:ascii="Times New Roman"/>
              <w:color w:val="000000"/>
              <w:spacing w:val="33"/>
            </w:rPr>
          </w:rPrChange>
        </w:rPr>
        <w:t xml:space="preserve"> </w:t>
      </w:r>
      <w:r w:rsidR="00A96A35" w:rsidRPr="0027638C">
        <w:rPr>
          <w:sz w:val="24"/>
          <w:rPrChange w16du:dateUtc="2026-07-07T18:18:00Z" w:author="Author" w:date="2026-07-07T20:18:00Z" w:id="6744">
            <w:rPr>
              <w:rFonts w:ascii="Times New Roman"/>
              <w:color w:val="000000"/>
            </w:rPr>
          </w:rPrChange>
        </w:rPr>
        <w:t>amet</w:t>
      </w:r>
      <w:r w:rsidR="00A96A35" w:rsidRPr="0027638C">
        <w:rPr>
          <w:sz w:val="24"/>
          <w:rPrChange w16du:dateUtc="2026-07-07T18:18:00Z" w:author="Author" w:date="2026-07-07T20:18:00Z" w:id="6745">
            <w:rPr>
              <w:rFonts w:ascii="Times New Roman"/>
              <w:color w:val="000000"/>
              <w:spacing w:val="33"/>
            </w:rPr>
          </w:rPrChange>
        </w:rPr>
        <w:t xml:space="preserve"> </w:t>
      </w:r>
      <w:r w:rsidR="00A96A35" w:rsidRPr="0027638C">
        <w:rPr>
          <w:sz w:val="24"/>
          <w:rPrChange w16du:dateUtc="2026-07-07T18:18:00Z" w:author="Author" w:date="2026-07-07T20:18:00Z" w:id="6746">
            <w:rPr>
              <w:rFonts w:ascii="Times New Roman"/>
              <w:color w:val="000000"/>
            </w:rPr>
          </w:rPrChange>
        </w:rPr>
        <w:t>consectetur</w:t>
      </w:r>
      <w:r w:rsidR="00A96A35" w:rsidRPr="0027638C">
        <w:rPr>
          <w:sz w:val="24"/>
          <w:rPrChange w16du:dateUtc="2026-07-07T18:18:00Z" w:author="Author" w:date="2026-07-07T20:18:00Z" w:id="6747">
            <w:rPr>
              <w:rFonts w:ascii="Times New Roman"/>
              <w:color w:val="000000"/>
              <w:spacing w:val="33"/>
            </w:rPr>
          </w:rPrChange>
        </w:rPr>
        <w:t xml:space="preserve"> </w:t>
      </w:r>
      <w:r w:rsidR="00A96A35" w:rsidRPr="0027638C">
        <w:rPr>
          <w:sz w:val="24"/>
          <w:rPrChange w16du:dateUtc="2026-07-07T18:18:00Z" w:author="Author" w:date="2026-07-07T20:18:00Z" w:id="6748">
            <w:rPr>
              <w:rFonts w:ascii="Times New Roman" w:hAnsi="Times New Roman"/>
              <w:color w:val="000000"/>
            </w:rPr>
          </w:rPrChange>
        </w:rPr>
        <w:t>Adipiscing’elit</w:t>
      </w:r>
      <w:del w16du:dateUtc="2026-07-07T18:18:00Z" w:author="Author" w:date="2026-07-07T20:18:00Z" w:id="6749">
        <w:r w:rsidR="00000000">
          <w:rPr>
            <w:color w:val="000000"/>
          </w:rPr>
          <w:cr/>
        </w:r>
      </w:del>
      <w:ins w16du:dateUtc="2026-07-07T18:18:00Z" w:author="Author" w:date="2026-07-07T20:18:00Z" w:id="6750">
        <w:r w:rsidR="00A96A35" w:rsidRPr="0027638C">
          <w:rPr>
            <w:sz w:val="24"/>
            <w:szCs w:val="24"/>
          </w:rPr>
          <w:t xml:space="preserve"> </w:t>
        </w:r>
      </w:ins>
      <w:r w:rsidR="00A96A35" w:rsidRPr="0027638C">
        <w:rPr>
          <w:sz w:val="24"/>
          <w:rPrChange w16du:dateUtc="2026-07-07T18:18:00Z" w:author="Author" w:date="2026-07-07T20:18:00Z" w:id="6751">
            <w:rPr>
              <w:rFonts w:ascii="Times New Roman"/>
              <w:color w:val="000000"/>
            </w:rPr>
          </w:rPrChange>
        </w:rPr>
        <w:t>sed</w:t>
      </w:r>
      <w:r w:rsidR="00A96A35" w:rsidRPr="0027638C">
        <w:rPr>
          <w:spacing w:val="-3"/>
          <w:sz w:val="24"/>
          <w:rPrChange w16du:dateUtc="2026-07-07T18:18:00Z" w:author="Author" w:date="2026-07-07T20:18:00Z" w:id="6752">
            <w:rPr>
              <w:rFonts w:ascii="Times New Roman"/>
              <w:color w:val="000000"/>
              <w:spacing w:val="2"/>
            </w:rPr>
          </w:rPrChange>
        </w:rPr>
        <w:t xml:space="preserve"> </w:t>
      </w:r>
      <w:r w:rsidR="00A96A35" w:rsidRPr="0027638C">
        <w:rPr>
          <w:sz w:val="24"/>
          <w:rPrChange w16du:dateUtc="2026-07-07T18:18:00Z" w:author="Author" w:date="2026-07-07T20:18:00Z" w:id="6753">
            <w:rPr>
              <w:rFonts w:ascii="Times New Roman"/>
              <w:color w:val="000000"/>
            </w:rPr>
          </w:rPrChange>
        </w:rPr>
        <w:t>do</w:t>
      </w:r>
      <w:r w:rsidR="00A96A35" w:rsidRPr="0027638C">
        <w:rPr>
          <w:spacing w:val="-3"/>
          <w:sz w:val="24"/>
          <w:rPrChange w16du:dateUtc="2026-07-07T18:18:00Z" w:author="Author" w:date="2026-07-07T20:18:00Z" w:id="6754">
            <w:rPr>
              <w:rFonts w:ascii="Times New Roman"/>
              <w:color w:val="000000"/>
              <w:spacing w:val="2"/>
            </w:rPr>
          </w:rPrChange>
        </w:rPr>
        <w:t xml:space="preserve"> </w:t>
      </w:r>
      <w:r w:rsidR="00A96A35" w:rsidRPr="0027638C">
        <w:rPr>
          <w:sz w:val="24"/>
          <w:rPrChange w16du:dateUtc="2026-07-07T18:18:00Z" w:author="Author" w:date="2026-07-07T20:18:00Z" w:id="6755">
            <w:rPr>
              <w:rFonts w:ascii="Times New Roman" w:hAnsi="Times New Roman"/>
              <w:color w:val="000000"/>
            </w:rPr>
          </w:rPrChange>
        </w:rPr>
        <w:t>Eiusmod’tempor</w:t>
      </w:r>
      <w:r w:rsidR="00A96A35" w:rsidRPr="0027638C">
        <w:rPr>
          <w:spacing w:val="-3"/>
          <w:sz w:val="24"/>
          <w:rPrChange w16du:dateUtc="2026-07-07T18:18:00Z" w:author="Author" w:date="2026-07-07T20:18:00Z" w:id="6756">
            <w:rPr>
              <w:rFonts w:ascii="Times New Roman"/>
              <w:color w:val="000000"/>
              <w:spacing w:val="2"/>
            </w:rPr>
          </w:rPrChange>
        </w:rPr>
        <w:t xml:space="preserve"> </w:t>
      </w:r>
      <w:r w:rsidR="00A96A35" w:rsidRPr="0027638C">
        <w:rPr>
          <w:sz w:val="24"/>
          <w:rPrChange w16du:dateUtc="2026-07-07T18:18:00Z" w:author="Author" w:date="2026-07-07T20:18:00Z" w:id="6757">
            <w:rPr>
              <w:rFonts w:ascii="Times New Roman"/>
              <w:color w:val="000000"/>
            </w:rPr>
          </w:rPrChange>
        </w:rPr>
        <w:t>incididunt</w:t>
      </w:r>
      <w:r w:rsidR="00A96A35" w:rsidRPr="0027638C">
        <w:rPr>
          <w:spacing w:val="-3"/>
          <w:sz w:val="24"/>
          <w:rPrChange w16du:dateUtc="2026-07-07T18:18:00Z" w:author="Author" w:date="2026-07-07T20:18:00Z" w:id="6758">
            <w:rPr>
              <w:rFonts w:ascii="Times New Roman"/>
              <w:color w:val="000000"/>
              <w:spacing w:val="2"/>
            </w:rPr>
          </w:rPrChange>
        </w:rPr>
        <w:t xml:space="preserve"> </w:t>
      </w:r>
      <w:r w:rsidR="00A96A35" w:rsidRPr="0027638C">
        <w:rPr>
          <w:sz w:val="24"/>
          <w:rPrChange w16du:dateUtc="2026-07-07T18:18:00Z" w:author="Author" w:date="2026-07-07T20:18:00Z" w:id="6759">
            <w:rPr>
              <w:rFonts w:ascii="Times New Roman"/>
              <w:color w:val="000000"/>
            </w:rPr>
          </w:rPrChange>
        </w:rPr>
        <w:t>ut</w:t>
      </w:r>
      <w:r w:rsidR="00A96A35" w:rsidRPr="0027638C">
        <w:rPr>
          <w:spacing w:val="-3"/>
          <w:sz w:val="24"/>
          <w:rPrChange w16du:dateUtc="2026-07-07T18:18:00Z" w:author="Author" w:date="2026-07-07T20:18:00Z" w:id="6760">
            <w:rPr>
              <w:rFonts w:ascii="Times New Roman"/>
              <w:color w:val="000000"/>
              <w:spacing w:val="2"/>
            </w:rPr>
          </w:rPrChange>
        </w:rPr>
        <w:t xml:space="preserve"> </w:t>
      </w:r>
      <w:del w16du:dateUtc="2026-07-07T18:18:00Z" w:author="Author" w:date="2026-07-07T20:18:00Z" w:id="6761">
        <w:r w:rsidR="00000000">
          <w:rPr>
            <w:color w:val="000000"/>
          </w:rPr>
          <w:delText>Privacy</w:delText>
        </w:r>
      </w:del>
      <w:ins w16du:dateUtc="2026-07-07T18:18:00Z" w:author="Author" w:date="2026-07-07T20:18:00Z" w:id="6762">
        <w:r w:rsidR="00A96A35" w:rsidRPr="0027638C">
          <w:rPr>
            <w:sz w:val="24"/>
            <w:szCs w:val="24"/>
          </w:rPr>
          <w:t>Labore</w:t>
        </w:r>
      </w:ins>
      <w:r w:rsidR="00A96A35" w:rsidRPr="0027638C">
        <w:rPr>
          <w:spacing w:val="-3"/>
          <w:sz w:val="24"/>
          <w:rPrChange w16du:dateUtc="2026-07-07T18:18:00Z" w:author="Author" w:date="2026-07-07T20:18:00Z" w:id="6763">
            <w:rPr>
              <w:rFonts w:ascii="Times New Roman"/>
              <w:color w:val="000000"/>
              <w:spacing w:val="2"/>
            </w:rPr>
          </w:rPrChange>
        </w:rPr>
        <w:t xml:space="preserve"> </w:t>
      </w:r>
      <w:r w:rsidR="00A96A35" w:rsidRPr="0027638C">
        <w:rPr>
          <w:sz w:val="24"/>
          <w:rPrChange w16du:dateUtc="2026-07-07T18:18:00Z" w:author="Author" w:date="2026-07-07T20:18:00Z" w:id="6764">
            <w:rPr>
              <w:rFonts w:ascii="Times New Roman"/>
              <w:color w:val="000000"/>
            </w:rPr>
          </w:rPrChange>
        </w:rPr>
        <w:t>Et</w:t>
      </w:r>
      <w:ins w16du:dateUtc="2026-07-07T18:18:00Z" w:author="Author" w:date="2026-07-07T20:18:00Z" w:id="6765">
        <w:r w:rsidR="00A96A35" w:rsidRPr="0027638C">
          <w:rPr>
            <w:spacing w:val="-3"/>
            <w:sz w:val="24"/>
            <w:szCs w:val="24"/>
          </w:rPr>
          <w:t>, dolore magna aliqua lorem ipsum dolor sit</w:t>
        </w:r>
        <w:r w:rsidR="00DE0249">
          <w:rPr>
            <w:spacing w:val="-3"/>
            <w:sz w:val="24"/>
            <w:szCs w:val="24"/>
          </w:rPr>
          <w:t>,</w:t>
        </w:r>
      </w:ins>
      <w:r w:rsidR="00A96A35" w:rsidRPr="0027638C">
        <w:rPr>
          <w:spacing w:val="-3"/>
          <w:sz w:val="24"/>
          <w:rPrChange w16du:dateUtc="2026-07-07T18:18:00Z" w:author="Author" w:date="2026-07-07T20:18:00Z" w:id="6766">
            <w:rPr>
              <w:rFonts w:ascii="Times New Roman"/>
              <w:color w:val="000000"/>
              <w:spacing w:val="2"/>
            </w:rPr>
          </w:rPrChange>
        </w:rPr>
        <w:t xml:space="preserve"> </w:t>
      </w:r>
      <w:r w:rsidR="00A96A35" w:rsidRPr="0027638C">
        <w:rPr>
          <w:sz w:val="24"/>
          <w:rPrChange w16du:dateUtc="2026-07-07T18:18:00Z" w:author="Author" w:date="2026-07-07T20:18:00Z" w:id="6767">
            <w:rPr>
              <w:rFonts w:ascii="Times New Roman"/>
              <w:color w:val="000000"/>
            </w:rPr>
          </w:rPrChange>
        </w:rPr>
        <w:t>amet</w:t>
      </w:r>
      <w:r w:rsidR="00A96A35" w:rsidRPr="0027638C">
        <w:rPr>
          <w:spacing w:val="-3"/>
          <w:sz w:val="24"/>
          <w:rPrChange w16du:dateUtc="2026-07-07T18:18:00Z" w:author="Author" w:date="2026-07-07T20:18:00Z" w:id="6768">
            <w:rPr>
              <w:rFonts w:ascii="Times New Roman"/>
              <w:color w:val="000000"/>
              <w:spacing w:val="2"/>
            </w:rPr>
          </w:rPrChange>
        </w:rPr>
        <w:t xml:space="preserve"> </w:t>
      </w:r>
      <w:r w:rsidR="00A96A35" w:rsidRPr="0027638C">
        <w:rPr>
          <w:sz w:val="24"/>
          <w:rPrChange w16du:dateUtc="2026-07-07T18:18:00Z" w:author="Author" w:date="2026-07-07T20:18:00Z" w:id="6769">
            <w:rPr>
              <w:rFonts w:ascii="Times New Roman"/>
              <w:color w:val="000000"/>
            </w:rPr>
          </w:rPrChange>
        </w:rPr>
        <w:t>consectetur</w:t>
      </w:r>
      <w:r w:rsidR="00A96A35" w:rsidRPr="0027638C">
        <w:rPr>
          <w:spacing w:val="-3"/>
          <w:sz w:val="24"/>
          <w:rPrChange w16du:dateUtc="2026-07-07T18:18:00Z" w:author="Author" w:date="2026-07-07T20:18:00Z" w:id="6770">
            <w:rPr>
              <w:rFonts w:ascii="Times New Roman"/>
              <w:color w:val="000000"/>
              <w:spacing w:val="2"/>
            </w:rPr>
          </w:rPrChange>
        </w:rPr>
        <w:t xml:space="preserve"> </w:t>
      </w:r>
      <w:r w:rsidR="00A96A35" w:rsidRPr="0027638C">
        <w:rPr>
          <w:sz w:val="24"/>
          <w:rPrChange w16du:dateUtc="2026-07-07T18:18:00Z" w:author="Author" w:date="2026-07-07T20:18:00Z" w:id="6771">
            <w:rPr>
              <w:rFonts w:ascii="Times New Roman"/>
              <w:color w:val="000000"/>
            </w:rPr>
          </w:rPrChange>
        </w:rPr>
        <w:t>adipiscing</w:t>
      </w:r>
      <w:r w:rsidR="00A96A35" w:rsidRPr="0027638C">
        <w:rPr>
          <w:spacing w:val="-3"/>
          <w:sz w:val="24"/>
          <w:rPrChange w16du:dateUtc="2026-07-07T18:18:00Z" w:author="Author" w:date="2026-07-07T20:18:00Z" w:id="6772">
            <w:rPr>
              <w:rFonts w:ascii="Times New Roman"/>
              <w:color w:val="000000"/>
              <w:spacing w:val="1"/>
            </w:rPr>
          </w:rPrChange>
        </w:rPr>
        <w:t xml:space="preserve"> </w:t>
      </w:r>
      <w:r w:rsidR="00A96A35" w:rsidRPr="0027638C">
        <w:rPr>
          <w:sz w:val="24"/>
          <w:rPrChange w16du:dateUtc="2026-07-07T18:18:00Z" w:author="Author" w:date="2026-07-07T20:18:00Z" w:id="6773">
            <w:rPr>
              <w:rFonts w:ascii="Times New Roman" w:hAnsi="Times New Roman"/>
              <w:color w:val="000000"/>
            </w:rPr>
          </w:rPrChange>
        </w:rPr>
        <w:t>elit</w:t>
      </w:r>
      <w:del w16du:dateUtc="2026-07-07T18:18:00Z" w:author="Author" w:date="2026-07-07T20:18:00Z" w:id="6774">
        <w:r w:rsidR="00000000">
          <w:rPr>
            <w:color w:val="000000"/>
          </w:rPr>
          <w:cr/>
        </w:r>
      </w:del>
      <w:ins w16du:dateUtc="2026-07-07T18:18:00Z" w:author="Author" w:date="2026-07-07T20:18:00Z" w:id="6775">
        <w:r w:rsidR="00A96A35" w:rsidRPr="0027638C">
          <w:rPr>
            <w:sz w:val="24"/>
            <w:szCs w:val="24"/>
          </w:rPr>
          <w:t xml:space="preserve"> </w:t>
        </w:r>
      </w:ins>
      <w:r w:rsidR="00A96A35" w:rsidRPr="0027638C">
        <w:rPr>
          <w:sz w:val="24"/>
          <w:rPrChange w16du:dateUtc="2026-07-07T18:18:00Z" w:author="Author" w:date="2026-07-07T20:18:00Z" w:id="6776">
            <w:rPr>
              <w:rFonts w:ascii="Times New Roman"/>
              <w:color w:val="000000"/>
            </w:rPr>
          </w:rPrChange>
        </w:rPr>
        <w:t>sed, do</w:t>
      </w:r>
      <w:ins w16du:dateUtc="2026-07-07T18:18:00Z" w:author="Author" w:date="2026-07-07T20:18:00Z" w:id="6777">
        <w:r w:rsidR="00A96A35" w:rsidRPr="0027638C">
          <w:rPr>
            <w:sz w:val="24"/>
            <w:szCs w:val="24"/>
          </w:rPr>
          <w:t>,</w:t>
        </w:r>
      </w:ins>
      <w:r w:rsidR="00A96A35" w:rsidRPr="0027638C">
        <w:rPr>
          <w:sz w:val="24"/>
          <w:rPrChange w16du:dateUtc="2026-07-07T18:18:00Z" w:author="Author" w:date="2026-07-07T20:18:00Z" w:id="6778">
            <w:rPr>
              <w:rFonts w:ascii="Times New Roman"/>
              <w:color w:val="000000"/>
            </w:rPr>
          </w:rPrChange>
        </w:rPr>
        <w:t xml:space="preserve"> eiusmod tempor;</w:t>
      </w:r>
    </w:p>
    <w:p w14:paraId="584D91A8" w14:textId="77777777" w:rsidR="009609E8" w:rsidRDefault="00000000" w:rsidRPr="0027638C">
      <w:pPr>
        <w:pStyle w:val="ListParagraph"/>
        <w:numPr>
          <w:ilvl w:val="2"/>
          <w:numId w:val="5"/>
        </w:numPr>
        <w:tabs>
          <w:tab w:pos="2156" w:val="left"/>
          <w:tab w:pos="2160" w:val="left"/>
        </w:tabs>
        <w:spacing w:before="237"/>
        <w:ind w:right="355"/>
        <w:rPr>
          <w:sz w:val="24"/>
          <w:rPrChange w16du:dateUtc="2026-07-07T18:18:00Z" w:author="Author" w:date="2026-07-07T20:18:00Z" w:id="6779">
            <w:rPr>
              <w:rFonts w:ascii="Times New Roman"/>
              <w:color w:val="000000"/>
            </w:rPr>
          </w:rPrChange>
        </w:rPr>
        <w:pPrChange w16du:dateUtc="2026-07-07T18:18:00Z" w:author="Author" w:date="2026-07-07T20:18:00Z" w:id="6780">
          <w:pPr>
            <w:spacing w:after="0" w:before="236" w:line="254" w:lineRule="exact"/>
            <w:ind w:left="720"/>
            <w:jc w:val="left"/>
          </w:pPr>
        </w:pPrChange>
      </w:pPr>
      <w:del w16du:dateUtc="2026-07-07T18:18:00Z" w:author="Author" w:date="2026-07-07T20:18:00Z" w:id="6781">
        <w:r>
          <w:rPr>
            <w:color w:val="000000"/>
          </w:rPr>
          <w:delText>(iii)</w:delText>
        </w:r>
        <w:r>
          <w:rPr>
            <w:color w:val="000000"/>
            <w:spacing w:val="335"/>
          </w:rPr>
          <w:delText xml:space="preserve"> </w:delText>
        </w:r>
      </w:del>
      <w:r w:rsidR="00A96A35" w:rsidRPr="0027638C">
        <w:rPr>
          <w:sz w:val="24"/>
          <w:rPrChange w16du:dateUtc="2026-07-07T18:18:00Z" w:author="Author" w:date="2026-07-07T20:18:00Z" w:id="6782">
            <w:rPr>
              <w:rFonts w:ascii="Times New Roman"/>
              <w:color w:val="000000"/>
            </w:rPr>
          </w:rPrChange>
        </w:rPr>
        <w:t>incididunt</w:t>
      </w:r>
      <w:r w:rsidR="00A96A35" w:rsidRPr="0027638C">
        <w:rPr>
          <w:sz w:val="24"/>
          <w:rPrChange w16du:dateUtc="2026-07-07T18:18:00Z" w:author="Author" w:date="2026-07-07T20:18:00Z" w:id="6783">
            <w:rPr>
              <w:rFonts w:ascii="Times New Roman"/>
              <w:color w:val="000000"/>
              <w:spacing w:val="96"/>
            </w:rPr>
          </w:rPrChange>
        </w:rPr>
        <w:t xml:space="preserve"> </w:t>
      </w:r>
      <w:r w:rsidR="00A96A35" w:rsidRPr="0027638C">
        <w:rPr>
          <w:sz w:val="24"/>
          <w:rPrChange w16du:dateUtc="2026-07-07T18:18:00Z" w:author="Author" w:date="2026-07-07T20:18:00Z" w:id="6784">
            <w:rPr>
              <w:rFonts w:ascii="Times New Roman"/>
              <w:color w:val="000000"/>
            </w:rPr>
          </w:rPrChange>
        </w:rPr>
        <w:t>ut</w:t>
      </w:r>
      <w:r w:rsidR="00A96A35" w:rsidRPr="0027638C">
        <w:rPr>
          <w:sz w:val="24"/>
          <w:rPrChange w16du:dateUtc="2026-07-07T18:18:00Z" w:author="Author" w:date="2026-07-07T20:18:00Z" w:id="6785">
            <w:rPr>
              <w:rFonts w:ascii="Times New Roman"/>
              <w:color w:val="000000"/>
              <w:spacing w:val="95"/>
            </w:rPr>
          </w:rPrChange>
        </w:rPr>
        <w:t xml:space="preserve"> </w:t>
      </w:r>
      <w:r w:rsidR="00A96A35" w:rsidRPr="0027638C">
        <w:rPr>
          <w:sz w:val="24"/>
          <w:rPrChange w16du:dateUtc="2026-07-07T18:18:00Z" w:author="Author" w:date="2026-07-07T20:18:00Z" w:id="6786">
            <w:rPr>
              <w:rFonts w:ascii="Times New Roman"/>
              <w:color w:val="000000"/>
            </w:rPr>
          </w:rPrChange>
        </w:rPr>
        <w:t>labore,</w:t>
      </w:r>
      <w:r w:rsidR="00A96A35" w:rsidRPr="0027638C">
        <w:rPr>
          <w:sz w:val="24"/>
          <w:rPrChange w16du:dateUtc="2026-07-07T18:18:00Z" w:author="Author" w:date="2026-07-07T20:18:00Z" w:id="6787">
            <w:rPr>
              <w:rFonts w:ascii="Times New Roman"/>
              <w:color w:val="000000"/>
              <w:spacing w:val="96"/>
            </w:rPr>
          </w:rPrChange>
        </w:rPr>
        <w:t xml:space="preserve"> </w:t>
      </w:r>
      <w:r w:rsidR="00A96A35" w:rsidRPr="0027638C">
        <w:rPr>
          <w:sz w:val="24"/>
          <w:rPrChange w16du:dateUtc="2026-07-07T18:18:00Z" w:author="Author" w:date="2026-07-07T20:18:00Z" w:id="6788">
            <w:rPr>
              <w:rFonts w:ascii="Times New Roman"/>
              <w:color w:val="000000"/>
            </w:rPr>
          </w:rPrChange>
        </w:rPr>
        <w:t>et,</w:t>
      </w:r>
      <w:r w:rsidR="00A96A35" w:rsidRPr="0027638C">
        <w:rPr>
          <w:sz w:val="24"/>
          <w:rPrChange w16du:dateUtc="2026-07-07T18:18:00Z" w:author="Author" w:date="2026-07-07T20:18:00Z" w:id="6789">
            <w:rPr>
              <w:rFonts w:ascii="Times New Roman"/>
              <w:color w:val="000000"/>
              <w:spacing w:val="96"/>
            </w:rPr>
          </w:rPrChange>
        </w:rPr>
        <w:t xml:space="preserve"> </w:t>
      </w:r>
      <w:r w:rsidR="00A96A35" w:rsidRPr="0027638C">
        <w:rPr>
          <w:sz w:val="24"/>
          <w:rPrChange w16du:dateUtc="2026-07-07T18:18:00Z" w:author="Author" w:date="2026-07-07T20:18:00Z" w:id="6790">
            <w:rPr>
              <w:rFonts w:ascii="Times New Roman"/>
              <w:color w:val="000000"/>
            </w:rPr>
          </w:rPrChange>
        </w:rPr>
        <w:t>dolore</w:t>
      </w:r>
      <w:r w:rsidR="00A96A35" w:rsidRPr="0027638C">
        <w:rPr>
          <w:sz w:val="24"/>
          <w:rPrChange w16du:dateUtc="2026-07-07T18:18:00Z" w:author="Author" w:date="2026-07-07T20:18:00Z" w:id="6791">
            <w:rPr>
              <w:rFonts w:ascii="Times New Roman"/>
              <w:color w:val="000000"/>
              <w:spacing w:val="96"/>
            </w:rPr>
          </w:rPrChange>
        </w:rPr>
        <w:t xml:space="preserve"> </w:t>
      </w:r>
      <w:r w:rsidR="00A96A35" w:rsidRPr="0027638C">
        <w:rPr>
          <w:sz w:val="24"/>
          <w:rPrChange w16du:dateUtc="2026-07-07T18:18:00Z" w:author="Author" w:date="2026-07-07T20:18:00Z" w:id="6792">
            <w:rPr>
              <w:rFonts w:ascii="Times New Roman"/>
              <w:color w:val="000000"/>
            </w:rPr>
          </w:rPrChange>
        </w:rPr>
        <w:t>magna</w:t>
      </w:r>
      <w:r w:rsidR="00A96A35" w:rsidRPr="0027638C">
        <w:rPr>
          <w:sz w:val="24"/>
          <w:rPrChange w16du:dateUtc="2026-07-07T18:18:00Z" w:author="Author" w:date="2026-07-07T20:18:00Z" w:id="6793">
            <w:rPr>
              <w:rFonts w:ascii="Times New Roman"/>
              <w:color w:val="000000"/>
              <w:spacing w:val="95"/>
            </w:rPr>
          </w:rPrChange>
        </w:rPr>
        <w:t xml:space="preserve"> </w:t>
      </w:r>
      <w:r w:rsidR="00A96A35" w:rsidRPr="0027638C">
        <w:rPr>
          <w:sz w:val="24"/>
          <w:rPrChange w16du:dateUtc="2026-07-07T18:18:00Z" w:author="Author" w:date="2026-07-07T20:18:00Z" w:id="6794">
            <w:rPr>
              <w:rFonts w:ascii="Times New Roman"/>
              <w:color w:val="000000"/>
            </w:rPr>
          </w:rPrChange>
        </w:rPr>
        <w:t>aliqua</w:t>
      </w:r>
      <w:r w:rsidR="00A96A35" w:rsidRPr="0027638C">
        <w:rPr>
          <w:sz w:val="24"/>
          <w:rPrChange w16du:dateUtc="2026-07-07T18:18:00Z" w:author="Author" w:date="2026-07-07T20:18:00Z" w:id="6795">
            <w:rPr>
              <w:rFonts w:ascii="Times New Roman"/>
              <w:color w:val="000000"/>
              <w:spacing w:val="96"/>
            </w:rPr>
          </w:rPrChange>
        </w:rPr>
        <w:t xml:space="preserve"> </w:t>
      </w:r>
      <w:r w:rsidR="00A96A35" w:rsidRPr="0027638C">
        <w:rPr>
          <w:sz w:val="24"/>
          <w:rPrChange w16du:dateUtc="2026-07-07T18:18:00Z" w:author="Author" w:date="2026-07-07T20:18:00Z" w:id="6796">
            <w:rPr>
              <w:rFonts w:ascii="Times New Roman" w:hAnsi="Times New Roman"/>
              <w:color w:val="000000"/>
            </w:rPr>
          </w:rPrChange>
        </w:rPr>
        <w:t>lorem</w:t>
      </w:r>
      <w:del w16du:dateUtc="2026-07-07T18:18:00Z" w:author="Author" w:date="2026-07-07T20:18:00Z" w:id="6797">
        <w:r>
          <w:rPr>
            <w:color w:val="000000"/>
          </w:rPr>
          <w:cr/>
        </w:r>
      </w:del>
      <w:r w:rsidR="00A96A35" w:rsidRPr="0027638C">
        <w:rPr>
          <w:sz w:val="24"/>
          <w:rPrChange w16du:dateUtc="2026-07-07T18:18:00Z" w:author="Author" w:date="2026-07-07T20:18:00Z" w:id="6798">
            <w:rPr>
              <w:rFonts w:ascii="Times New Roman"/>
              <w:color w:val="000000"/>
              <w:spacing w:val="665"/>
            </w:rPr>
          </w:rPrChange>
        </w:rPr>
        <w:t xml:space="preserve"> </w:t>
      </w:r>
      <w:r w:rsidR="00A96A35" w:rsidRPr="0027638C">
        <w:rPr>
          <w:sz w:val="24"/>
          <w:rPrChange w16du:dateUtc="2026-07-07T18:18:00Z" w:author="Author" w:date="2026-07-07T20:18:00Z" w:id="6799">
            <w:rPr>
              <w:rFonts w:ascii="Times New Roman"/>
              <w:color w:val="000000"/>
            </w:rPr>
          </w:rPrChange>
        </w:rPr>
        <w:t>ipsum</w:t>
      </w:r>
      <w:r w:rsidR="00A96A35" w:rsidRPr="0027638C">
        <w:rPr>
          <w:spacing w:val="-11"/>
          <w:sz w:val="24"/>
          <w:rPrChange w16du:dateUtc="2026-07-07T18:18:00Z" w:author="Author" w:date="2026-07-07T20:18:00Z" w:id="6800">
            <w:rPr>
              <w:rFonts w:ascii="Times New Roman"/>
              <w:color w:val="000000"/>
              <w:spacing w:val="-7"/>
            </w:rPr>
          </w:rPrChange>
        </w:rPr>
        <w:t xml:space="preserve"> </w:t>
      </w:r>
      <w:r w:rsidR="00A96A35" w:rsidRPr="0027638C">
        <w:rPr>
          <w:sz w:val="24"/>
          <w:rPrChange w16du:dateUtc="2026-07-07T18:18:00Z" w:author="Author" w:date="2026-07-07T20:18:00Z" w:id="6801">
            <w:rPr>
              <w:rFonts w:ascii="Times New Roman"/>
              <w:color w:val="000000"/>
            </w:rPr>
          </w:rPrChange>
        </w:rPr>
        <w:t>Dolor</w:t>
      </w:r>
      <w:r w:rsidR="00A96A35" w:rsidRPr="0027638C">
        <w:rPr>
          <w:spacing w:val="-11"/>
          <w:sz w:val="24"/>
          <w:rPrChange w16du:dateUtc="2026-07-07T18:18:00Z" w:author="Author" w:date="2026-07-07T20:18:00Z" w:id="6802">
            <w:rPr>
              <w:rFonts w:ascii="Times New Roman"/>
              <w:color w:val="000000"/>
              <w:spacing w:val="-7"/>
            </w:rPr>
          </w:rPrChange>
        </w:rPr>
        <w:t xml:space="preserve"> </w:t>
      </w:r>
      <w:r w:rsidR="00A96A35" w:rsidRPr="0027638C">
        <w:rPr>
          <w:sz w:val="24"/>
          <w:rPrChange w16du:dateUtc="2026-07-07T18:18:00Z" w:author="Author" w:date="2026-07-07T20:18:00Z" w:id="6803">
            <w:rPr>
              <w:rFonts w:ascii="Times New Roman"/>
              <w:color w:val="000000"/>
            </w:rPr>
          </w:rPrChange>
        </w:rPr>
        <w:t>Sit</w:t>
      </w:r>
      <w:r w:rsidR="00A96A35" w:rsidRPr="0027638C">
        <w:rPr>
          <w:spacing w:val="-11"/>
          <w:sz w:val="24"/>
          <w:rPrChange w16du:dateUtc="2026-07-07T18:18:00Z" w:author="Author" w:date="2026-07-07T20:18:00Z" w:id="6804">
            <w:rPr>
              <w:rFonts w:ascii="Times New Roman"/>
              <w:color w:val="000000"/>
              <w:spacing w:val="-7"/>
            </w:rPr>
          </w:rPrChange>
        </w:rPr>
        <w:t xml:space="preserve"> </w:t>
      </w:r>
      <w:r w:rsidR="00A96A35" w:rsidRPr="0027638C">
        <w:rPr>
          <w:sz w:val="24"/>
          <w:rPrChange w16du:dateUtc="2026-07-07T18:18:00Z" w:author="Author" w:date="2026-07-07T20:18:00Z" w:id="6805">
            <w:rPr>
              <w:rFonts w:ascii="Times New Roman"/>
              <w:color w:val="000000"/>
            </w:rPr>
          </w:rPrChange>
        </w:rPr>
        <w:t>amet</w:t>
      </w:r>
      <w:r w:rsidR="00A96A35" w:rsidRPr="0027638C">
        <w:rPr>
          <w:spacing w:val="-11"/>
          <w:sz w:val="24"/>
          <w:rPrChange w16du:dateUtc="2026-07-07T18:18:00Z" w:author="Author" w:date="2026-07-07T20:18:00Z" w:id="6806">
            <w:rPr>
              <w:rFonts w:ascii="Times New Roman"/>
              <w:color w:val="000000"/>
              <w:spacing w:val="-7"/>
            </w:rPr>
          </w:rPrChange>
        </w:rPr>
        <w:t xml:space="preserve"> </w:t>
      </w:r>
      <w:r w:rsidR="00A96A35" w:rsidRPr="0027638C">
        <w:rPr>
          <w:sz w:val="24"/>
          <w:rPrChange w16du:dateUtc="2026-07-07T18:18:00Z" w:author="Author" w:date="2026-07-07T20:18:00Z" w:id="6807">
            <w:rPr>
              <w:rFonts w:ascii="Times New Roman"/>
              <w:color w:val="000000"/>
            </w:rPr>
          </w:rPrChange>
        </w:rPr>
        <w:t>consectetur,</w:t>
      </w:r>
      <w:r w:rsidR="00A96A35" w:rsidRPr="0027638C">
        <w:rPr>
          <w:spacing w:val="-11"/>
          <w:sz w:val="24"/>
          <w:rPrChange w16du:dateUtc="2026-07-07T18:18:00Z" w:author="Author" w:date="2026-07-07T20:18:00Z" w:id="6808">
            <w:rPr>
              <w:rFonts w:ascii="Times New Roman"/>
              <w:color w:val="000000"/>
              <w:spacing w:val="-7"/>
            </w:rPr>
          </w:rPrChange>
        </w:rPr>
        <w:t xml:space="preserve"> </w:t>
      </w:r>
      <w:r w:rsidR="00A96A35" w:rsidRPr="0027638C">
        <w:rPr>
          <w:sz w:val="24"/>
          <w:rPrChange w16du:dateUtc="2026-07-07T18:18:00Z" w:author="Author" w:date="2026-07-07T20:18:00Z" w:id="6809">
            <w:rPr>
              <w:rFonts w:ascii="Times New Roman"/>
              <w:color w:val="000000"/>
            </w:rPr>
          </w:rPrChange>
        </w:rPr>
        <w:t>adipiscing,</w:t>
      </w:r>
      <w:r w:rsidR="00A96A35" w:rsidRPr="0027638C">
        <w:rPr>
          <w:spacing w:val="-11"/>
          <w:sz w:val="24"/>
          <w:rPrChange w16du:dateUtc="2026-07-07T18:18:00Z" w:author="Author" w:date="2026-07-07T20:18:00Z" w:id="6810">
            <w:rPr>
              <w:rFonts w:ascii="Times New Roman"/>
              <w:color w:val="000000"/>
              <w:spacing w:val="-7"/>
            </w:rPr>
          </w:rPrChange>
        </w:rPr>
        <w:t xml:space="preserve"> </w:t>
      </w:r>
      <w:r w:rsidR="00A96A35" w:rsidRPr="0027638C">
        <w:rPr>
          <w:sz w:val="24"/>
          <w:rPrChange w16du:dateUtc="2026-07-07T18:18:00Z" w:author="Author" w:date="2026-07-07T20:18:00Z" w:id="6811">
            <w:rPr>
              <w:rFonts w:ascii="Times New Roman"/>
              <w:color w:val="000000"/>
            </w:rPr>
          </w:rPrChange>
        </w:rPr>
        <w:t>elit</w:t>
      </w:r>
      <w:ins w16du:dateUtc="2026-07-07T18:18:00Z" w:author="Author" w:date="2026-07-07T20:18:00Z" w:id="6812">
        <w:r w:rsidR="00A96A35" w:rsidRPr="0027638C">
          <w:rPr>
            <w:spacing w:val="-11"/>
            <w:sz w:val="24"/>
            <w:szCs w:val="24"/>
          </w:rPr>
          <w:t>,</w:t>
        </w:r>
      </w:ins>
      <w:r w:rsidR="00A96A35" w:rsidRPr="0027638C">
        <w:rPr>
          <w:spacing w:val="-11"/>
          <w:sz w:val="24"/>
          <w:rPrChange w16du:dateUtc="2026-07-07T18:18:00Z" w:author="Author" w:date="2026-07-07T20:18:00Z" w:id="6813">
            <w:rPr>
              <w:rFonts w:ascii="Times New Roman"/>
              <w:color w:val="000000"/>
              <w:spacing w:val="-7"/>
            </w:rPr>
          </w:rPrChange>
        </w:rPr>
        <w:t xml:space="preserve"> </w:t>
      </w:r>
      <w:r w:rsidR="00A96A35" w:rsidRPr="0027638C">
        <w:rPr>
          <w:sz w:val="24"/>
          <w:rPrChange w16du:dateUtc="2026-07-07T18:18:00Z" w:author="Author" w:date="2026-07-07T20:18:00Z" w:id="6814">
            <w:rPr>
              <w:rFonts w:ascii="Times New Roman"/>
              <w:color w:val="000000"/>
            </w:rPr>
          </w:rPrChange>
        </w:rPr>
        <w:t>sed</w:t>
      </w:r>
      <w:r w:rsidR="00A96A35" w:rsidRPr="0027638C">
        <w:rPr>
          <w:spacing w:val="-11"/>
          <w:sz w:val="24"/>
          <w:rPrChange w16du:dateUtc="2026-07-07T18:18:00Z" w:author="Author" w:date="2026-07-07T20:18:00Z" w:id="6815">
            <w:rPr>
              <w:rFonts w:ascii="Times New Roman"/>
              <w:color w:val="000000"/>
              <w:spacing w:val="-7"/>
            </w:rPr>
          </w:rPrChange>
        </w:rPr>
        <w:t xml:space="preserve"> </w:t>
      </w:r>
      <w:r w:rsidR="00A96A35" w:rsidRPr="0027638C">
        <w:rPr>
          <w:sz w:val="24"/>
          <w:rPrChange w16du:dateUtc="2026-07-07T18:18:00Z" w:author="Author" w:date="2026-07-07T20:18:00Z" w:id="6816">
            <w:rPr>
              <w:rFonts w:ascii="Times New Roman"/>
              <w:color w:val="000000"/>
            </w:rPr>
          </w:rPrChange>
        </w:rPr>
        <w:t>do</w:t>
      </w:r>
      <w:r w:rsidR="00A96A35" w:rsidRPr="0027638C">
        <w:rPr>
          <w:spacing w:val="-11"/>
          <w:sz w:val="24"/>
          <w:rPrChange w16du:dateUtc="2026-07-07T18:18:00Z" w:author="Author" w:date="2026-07-07T20:18:00Z" w:id="6817">
            <w:rPr>
              <w:rFonts w:ascii="Times New Roman"/>
              <w:color w:val="000000"/>
              <w:spacing w:val="-7"/>
            </w:rPr>
          </w:rPrChange>
        </w:rPr>
        <w:t xml:space="preserve"> </w:t>
      </w:r>
      <w:r w:rsidR="00A96A35" w:rsidRPr="0027638C">
        <w:rPr>
          <w:sz w:val="24"/>
          <w:rPrChange w16du:dateUtc="2026-07-07T18:18:00Z" w:author="Author" w:date="2026-07-07T20:18:00Z" w:id="6818">
            <w:rPr>
              <w:rFonts w:ascii="Times New Roman"/>
              <w:color w:val="000000"/>
            </w:rPr>
          </w:rPrChange>
        </w:rPr>
        <w:t>eiusmod</w:t>
      </w:r>
      <w:r w:rsidR="00A96A35" w:rsidRPr="0027638C">
        <w:rPr>
          <w:spacing w:val="-11"/>
          <w:sz w:val="24"/>
          <w:rPrChange w16du:dateUtc="2026-07-07T18:18:00Z" w:author="Author" w:date="2026-07-07T20:18:00Z" w:id="6819">
            <w:rPr>
              <w:rFonts w:ascii="Times New Roman"/>
              <w:color w:val="000000"/>
              <w:spacing w:val="-7"/>
            </w:rPr>
          </w:rPrChange>
        </w:rPr>
        <w:t xml:space="preserve"> </w:t>
      </w:r>
      <w:r w:rsidR="00A96A35" w:rsidRPr="0027638C">
        <w:rPr>
          <w:sz w:val="24"/>
          <w:rPrChange w16du:dateUtc="2026-07-07T18:18:00Z" w:author="Author" w:date="2026-07-07T20:18:00Z" w:id="6820">
            <w:rPr>
              <w:rFonts w:ascii="Times New Roman" w:hAnsi="Times New Roman"/>
              <w:color w:val="000000"/>
            </w:rPr>
          </w:rPrChange>
        </w:rPr>
        <w:t>tempor</w:t>
      </w:r>
      <w:del w16du:dateUtc="2026-07-07T18:18:00Z" w:author="Author" w:date="2026-07-07T20:18:00Z" w:id="6821">
        <w:r>
          <w:rPr>
            <w:color w:val="000000"/>
          </w:rPr>
          <w:cr/>
        </w:r>
      </w:del>
      <w:r w:rsidR="00A96A35" w:rsidRPr="0027638C">
        <w:rPr>
          <w:sz w:val="24"/>
          <w:rPrChange w16du:dateUtc="2026-07-07T18:18:00Z" w:author="Author" w:date="2026-07-07T20:18:00Z" w:id="6822">
            <w:rPr>
              <w:rFonts w:ascii="Times New Roman"/>
              <w:color w:val="000000"/>
              <w:spacing w:val="665"/>
            </w:rPr>
          </w:rPrChange>
        </w:rPr>
        <w:t xml:space="preserve"> </w:t>
      </w:r>
      <w:r w:rsidR="00A96A35" w:rsidRPr="0027638C">
        <w:rPr>
          <w:sz w:val="24"/>
          <w:rPrChange w16du:dateUtc="2026-07-07T18:18:00Z" w:author="Author" w:date="2026-07-07T20:18:00Z" w:id="6823">
            <w:rPr>
              <w:rFonts w:ascii="Times New Roman"/>
              <w:color w:val="000000"/>
            </w:rPr>
          </w:rPrChange>
        </w:rPr>
        <w:t>incididunt</w:t>
      </w:r>
      <w:r w:rsidR="00A96A35" w:rsidRPr="0027638C">
        <w:rPr>
          <w:sz w:val="24"/>
          <w:rPrChange w16du:dateUtc="2026-07-07T18:18:00Z" w:author="Author" w:date="2026-07-07T20:18:00Z" w:id="6824">
            <w:rPr>
              <w:rFonts w:ascii="Times New Roman"/>
              <w:color w:val="000000"/>
              <w:spacing w:val="48"/>
            </w:rPr>
          </w:rPrChange>
        </w:rPr>
        <w:t xml:space="preserve"> </w:t>
      </w:r>
      <w:r w:rsidR="00A96A35" w:rsidRPr="0027638C">
        <w:rPr>
          <w:sz w:val="24"/>
          <w:rPrChange w16du:dateUtc="2026-07-07T18:18:00Z" w:author="Author" w:date="2026-07-07T20:18:00Z" w:id="6825">
            <w:rPr>
              <w:rFonts w:ascii="Times New Roman"/>
              <w:color w:val="000000"/>
            </w:rPr>
          </w:rPrChange>
        </w:rPr>
        <w:t>ut</w:t>
      </w:r>
      <w:r w:rsidR="00A96A35" w:rsidRPr="0027638C">
        <w:rPr>
          <w:sz w:val="24"/>
          <w:rPrChange w16du:dateUtc="2026-07-07T18:18:00Z" w:author="Author" w:date="2026-07-07T20:18:00Z" w:id="6826">
            <w:rPr>
              <w:rFonts w:ascii="Times New Roman"/>
              <w:color w:val="000000"/>
              <w:spacing w:val="48"/>
            </w:rPr>
          </w:rPrChange>
        </w:rPr>
        <w:t xml:space="preserve"> </w:t>
      </w:r>
      <w:r w:rsidR="00A96A35" w:rsidRPr="0027638C">
        <w:rPr>
          <w:sz w:val="24"/>
          <w:rPrChange w16du:dateUtc="2026-07-07T18:18:00Z" w:author="Author" w:date="2026-07-07T20:18:00Z" w:id="6827">
            <w:rPr>
              <w:rFonts w:ascii="Times New Roman"/>
              <w:color w:val="000000"/>
            </w:rPr>
          </w:rPrChange>
        </w:rPr>
        <w:t>Labore;</w:t>
      </w:r>
      <w:r w:rsidR="00A96A35" w:rsidRPr="0027638C">
        <w:rPr>
          <w:sz w:val="24"/>
          <w:rPrChange w16du:dateUtc="2026-07-07T18:18:00Z" w:author="Author" w:date="2026-07-07T20:18:00Z" w:id="6828">
            <w:rPr>
              <w:rFonts w:ascii="Times New Roman"/>
              <w:color w:val="000000"/>
              <w:spacing w:val="48"/>
            </w:rPr>
          </w:rPrChange>
        </w:rPr>
        <w:t xml:space="preserve"> </w:t>
      </w:r>
      <w:r w:rsidR="00A96A35" w:rsidRPr="0027638C">
        <w:rPr>
          <w:sz w:val="24"/>
          <w:rPrChange w16du:dateUtc="2026-07-07T18:18:00Z" w:author="Author" w:date="2026-07-07T20:18:00Z" w:id="6829">
            <w:rPr>
              <w:rFonts w:ascii="Times New Roman"/>
              <w:color w:val="000000"/>
            </w:rPr>
          </w:rPrChange>
        </w:rPr>
        <w:t>et</w:t>
      </w:r>
      <w:r w:rsidR="00A96A35" w:rsidRPr="0027638C">
        <w:rPr>
          <w:sz w:val="24"/>
          <w:rPrChange w16du:dateUtc="2026-07-07T18:18:00Z" w:author="Author" w:date="2026-07-07T20:18:00Z" w:id="6830">
            <w:rPr>
              <w:rFonts w:ascii="Times New Roman"/>
              <w:color w:val="000000"/>
              <w:spacing w:val="48"/>
            </w:rPr>
          </w:rPrChange>
        </w:rPr>
        <w:t xml:space="preserve"> </w:t>
      </w:r>
      <w:r w:rsidR="00A96A35" w:rsidRPr="0027638C">
        <w:rPr>
          <w:sz w:val="24"/>
          <w:rPrChange w16du:dateUtc="2026-07-07T18:18:00Z" w:author="Author" w:date="2026-07-07T20:18:00Z" w:id="6831">
            <w:rPr>
              <w:rFonts w:ascii="Times New Roman"/>
              <w:color w:val="000000"/>
            </w:rPr>
          </w:rPrChange>
        </w:rPr>
        <w:t>dolore</w:t>
      </w:r>
      <w:r w:rsidR="00A96A35" w:rsidRPr="0027638C">
        <w:rPr>
          <w:sz w:val="24"/>
          <w:rPrChange w16du:dateUtc="2026-07-07T18:18:00Z" w:author="Author" w:date="2026-07-07T20:18:00Z" w:id="6832">
            <w:rPr>
              <w:rFonts w:ascii="Times New Roman"/>
              <w:color w:val="000000"/>
              <w:spacing w:val="48"/>
            </w:rPr>
          </w:rPrChange>
        </w:rPr>
        <w:t xml:space="preserve"> </w:t>
      </w:r>
      <w:r w:rsidR="00A96A35" w:rsidRPr="0027638C">
        <w:rPr>
          <w:sz w:val="24"/>
          <w:rPrChange w16du:dateUtc="2026-07-07T18:18:00Z" w:author="Author" w:date="2026-07-07T20:18:00Z" w:id="6833">
            <w:rPr>
              <w:rFonts w:ascii="Times New Roman"/>
              <w:color w:val="000000"/>
            </w:rPr>
          </w:rPrChange>
        </w:rPr>
        <w:t>magna,</w:t>
      </w:r>
      <w:r w:rsidR="00A96A35" w:rsidRPr="0027638C">
        <w:rPr>
          <w:sz w:val="24"/>
          <w:rPrChange w16du:dateUtc="2026-07-07T18:18:00Z" w:author="Author" w:date="2026-07-07T20:18:00Z" w:id="6834">
            <w:rPr>
              <w:rFonts w:ascii="Times New Roman"/>
              <w:color w:val="000000"/>
              <w:spacing w:val="48"/>
            </w:rPr>
          </w:rPrChange>
        </w:rPr>
        <w:t xml:space="preserve"> </w:t>
      </w:r>
      <w:r w:rsidR="00A96A35" w:rsidRPr="0027638C">
        <w:rPr>
          <w:sz w:val="24"/>
          <w:rPrChange w16du:dateUtc="2026-07-07T18:18:00Z" w:author="Author" w:date="2026-07-07T20:18:00Z" w:id="6835">
            <w:rPr>
              <w:rFonts w:ascii="Times New Roman"/>
              <w:color w:val="000000"/>
            </w:rPr>
          </w:rPrChange>
        </w:rPr>
        <w:t>aliqua</w:t>
      </w:r>
      <w:ins w16du:dateUtc="2026-07-07T18:18:00Z" w:author="Author" w:date="2026-07-07T20:18:00Z" w:id="6836">
        <w:r w:rsidR="00A96A35" w:rsidRPr="0027638C">
          <w:rPr>
            <w:sz w:val="24"/>
            <w:szCs w:val="24"/>
          </w:rPr>
          <w:t>,</w:t>
        </w:r>
      </w:ins>
      <w:r w:rsidR="00A96A35" w:rsidRPr="0027638C">
        <w:rPr>
          <w:sz w:val="24"/>
          <w:rPrChange w16du:dateUtc="2026-07-07T18:18:00Z" w:author="Author" w:date="2026-07-07T20:18:00Z" w:id="6837">
            <w:rPr>
              <w:rFonts w:ascii="Times New Roman"/>
              <w:color w:val="000000"/>
              <w:spacing w:val="48"/>
            </w:rPr>
          </w:rPrChange>
        </w:rPr>
        <w:t xml:space="preserve"> </w:t>
      </w:r>
      <w:r w:rsidR="00A96A35" w:rsidRPr="0027638C">
        <w:rPr>
          <w:sz w:val="24"/>
          <w:rPrChange w16du:dateUtc="2026-07-07T18:18:00Z" w:author="Author" w:date="2026-07-07T20:18:00Z" w:id="6838">
            <w:rPr>
              <w:rFonts w:ascii="Times New Roman"/>
              <w:color w:val="000000"/>
            </w:rPr>
          </w:rPrChange>
        </w:rPr>
        <w:t>lorem</w:t>
      </w:r>
      <w:r w:rsidR="00A96A35" w:rsidRPr="0027638C">
        <w:rPr>
          <w:sz w:val="24"/>
          <w:rPrChange w16du:dateUtc="2026-07-07T18:18:00Z" w:author="Author" w:date="2026-07-07T20:18:00Z" w:id="6839">
            <w:rPr>
              <w:rFonts w:ascii="Times New Roman"/>
              <w:color w:val="000000"/>
              <w:spacing w:val="48"/>
            </w:rPr>
          </w:rPrChange>
        </w:rPr>
        <w:t xml:space="preserve"> </w:t>
      </w:r>
      <w:r w:rsidR="00A96A35" w:rsidRPr="0027638C">
        <w:rPr>
          <w:sz w:val="24"/>
          <w:rPrChange w16du:dateUtc="2026-07-07T18:18:00Z" w:author="Author" w:date="2026-07-07T20:18:00Z" w:id="6840">
            <w:rPr>
              <w:rFonts w:ascii="Times New Roman"/>
              <w:color w:val="000000"/>
            </w:rPr>
          </w:rPrChange>
        </w:rPr>
        <w:t>ipsum</w:t>
      </w:r>
      <w:r w:rsidR="00A96A35" w:rsidRPr="0027638C">
        <w:rPr>
          <w:sz w:val="24"/>
          <w:rPrChange w16du:dateUtc="2026-07-07T18:18:00Z" w:author="Author" w:date="2026-07-07T20:18:00Z" w:id="6841">
            <w:rPr>
              <w:rFonts w:ascii="Times New Roman"/>
              <w:color w:val="000000"/>
              <w:spacing w:val="48"/>
            </w:rPr>
          </w:rPrChange>
        </w:rPr>
        <w:t xml:space="preserve"> </w:t>
      </w:r>
      <w:r w:rsidR="00A96A35" w:rsidRPr="0027638C">
        <w:rPr>
          <w:sz w:val="24"/>
          <w:rPrChange w16du:dateUtc="2026-07-07T18:18:00Z" w:author="Author" w:date="2026-07-07T20:18:00Z" w:id="6842">
            <w:rPr>
              <w:rFonts w:ascii="Times New Roman" w:hAnsi="Times New Roman"/>
              <w:color w:val="000000"/>
            </w:rPr>
          </w:rPrChange>
        </w:rPr>
        <w:t>dolor</w:t>
      </w:r>
      <w:del w16du:dateUtc="2026-07-07T18:18:00Z" w:author="Author" w:date="2026-07-07T20:18:00Z" w:id="6843">
        <w:r>
          <w:rPr>
            <w:color w:val="000000"/>
          </w:rPr>
          <w:cr/>
        </w:r>
      </w:del>
      <w:r w:rsidR="00A96A35" w:rsidRPr="0027638C">
        <w:rPr>
          <w:sz w:val="24"/>
          <w:rPrChange w16du:dateUtc="2026-07-07T18:18:00Z" w:author="Author" w:date="2026-07-07T20:18:00Z" w:id="6844">
            <w:rPr>
              <w:rFonts w:ascii="Times New Roman"/>
              <w:color w:val="000000"/>
              <w:spacing w:val="665"/>
            </w:rPr>
          </w:rPrChange>
        </w:rPr>
        <w:t xml:space="preserve"> </w:t>
      </w:r>
      <w:r w:rsidR="00A96A35" w:rsidRPr="0027638C">
        <w:rPr>
          <w:sz w:val="24"/>
          <w:rPrChange w16du:dateUtc="2026-07-07T18:18:00Z" w:author="Author" w:date="2026-07-07T20:18:00Z" w:id="6845">
            <w:rPr>
              <w:rFonts w:ascii="Times New Roman"/>
              <w:color w:val="000000"/>
            </w:rPr>
          </w:rPrChange>
        </w:rPr>
        <w:t>sit</w:t>
      </w:r>
      <w:r w:rsidR="00A96A35" w:rsidRPr="0027638C">
        <w:rPr>
          <w:spacing w:val="-8"/>
          <w:sz w:val="24"/>
          <w:rPrChange w16du:dateUtc="2026-07-07T18:18:00Z" w:author="Author" w:date="2026-07-07T20:18:00Z" w:id="6846">
            <w:rPr>
              <w:rFonts w:ascii="Times New Roman"/>
              <w:color w:val="000000"/>
              <w:spacing w:val="-4"/>
            </w:rPr>
          </w:rPrChange>
        </w:rPr>
        <w:t xml:space="preserve"> </w:t>
      </w:r>
      <w:r w:rsidR="00A96A35" w:rsidRPr="0027638C">
        <w:rPr>
          <w:sz w:val="24"/>
          <w:rPrChange w16du:dateUtc="2026-07-07T18:18:00Z" w:author="Author" w:date="2026-07-07T20:18:00Z" w:id="6847">
            <w:rPr>
              <w:rFonts w:ascii="Times New Roman"/>
              <w:color w:val="000000"/>
            </w:rPr>
          </w:rPrChange>
        </w:rPr>
        <w:t>amet,</w:t>
      </w:r>
      <w:r w:rsidR="00A96A35" w:rsidRPr="0027638C">
        <w:rPr>
          <w:spacing w:val="-8"/>
          <w:sz w:val="24"/>
          <w:rPrChange w16du:dateUtc="2026-07-07T18:18:00Z" w:author="Author" w:date="2026-07-07T20:18:00Z" w:id="6848">
            <w:rPr>
              <w:rFonts w:ascii="Times New Roman"/>
              <w:color w:val="000000"/>
              <w:spacing w:val="-4"/>
            </w:rPr>
          </w:rPrChange>
        </w:rPr>
        <w:t xml:space="preserve"> </w:t>
      </w:r>
      <w:r w:rsidR="00A96A35" w:rsidRPr="0027638C">
        <w:rPr>
          <w:sz w:val="24"/>
          <w:rPrChange w16du:dateUtc="2026-07-07T18:18:00Z" w:author="Author" w:date="2026-07-07T20:18:00Z" w:id="6849">
            <w:rPr>
              <w:rFonts w:ascii="Times New Roman"/>
              <w:color w:val="000000"/>
            </w:rPr>
          </w:rPrChange>
        </w:rPr>
        <w:t>consectetur,</w:t>
      </w:r>
      <w:r w:rsidR="00A96A35" w:rsidRPr="0027638C">
        <w:rPr>
          <w:spacing w:val="-8"/>
          <w:sz w:val="24"/>
          <w:rPrChange w16du:dateUtc="2026-07-07T18:18:00Z" w:author="Author" w:date="2026-07-07T20:18:00Z" w:id="6850">
            <w:rPr>
              <w:rFonts w:ascii="Times New Roman"/>
              <w:color w:val="000000"/>
              <w:spacing w:val="-4"/>
            </w:rPr>
          </w:rPrChange>
        </w:rPr>
        <w:t xml:space="preserve"> </w:t>
      </w:r>
      <w:r w:rsidR="00A96A35" w:rsidRPr="0027638C">
        <w:rPr>
          <w:sz w:val="24"/>
          <w:rPrChange w16du:dateUtc="2026-07-07T18:18:00Z" w:author="Author" w:date="2026-07-07T20:18:00Z" w:id="6851">
            <w:rPr>
              <w:rFonts w:ascii="Times New Roman"/>
              <w:color w:val="000000"/>
            </w:rPr>
          </w:rPrChange>
        </w:rPr>
        <w:t>adipiscing</w:t>
      </w:r>
      <w:r w:rsidR="00A96A35" w:rsidRPr="0027638C">
        <w:rPr>
          <w:spacing w:val="-8"/>
          <w:sz w:val="24"/>
          <w:rPrChange w16du:dateUtc="2026-07-07T18:18:00Z" w:author="Author" w:date="2026-07-07T20:18:00Z" w:id="6852">
            <w:rPr>
              <w:rFonts w:ascii="Times New Roman"/>
              <w:color w:val="000000"/>
              <w:spacing w:val="-4"/>
            </w:rPr>
          </w:rPrChange>
        </w:rPr>
        <w:t xml:space="preserve"> </w:t>
      </w:r>
      <w:r w:rsidR="00A96A35" w:rsidRPr="0027638C">
        <w:rPr>
          <w:sz w:val="24"/>
          <w:rPrChange w16du:dateUtc="2026-07-07T18:18:00Z" w:author="Author" w:date="2026-07-07T20:18:00Z" w:id="6853">
            <w:rPr>
              <w:rFonts w:ascii="Times New Roman"/>
              <w:color w:val="000000"/>
            </w:rPr>
          </w:rPrChange>
        </w:rPr>
        <w:t>elit</w:t>
      </w:r>
      <w:r w:rsidR="00A96A35" w:rsidRPr="0027638C">
        <w:rPr>
          <w:spacing w:val="-8"/>
          <w:sz w:val="24"/>
          <w:rPrChange w16du:dateUtc="2026-07-07T18:18:00Z" w:author="Author" w:date="2026-07-07T20:18:00Z" w:id="6854">
            <w:rPr>
              <w:rFonts w:ascii="Times New Roman"/>
              <w:color w:val="000000"/>
              <w:spacing w:val="-4"/>
            </w:rPr>
          </w:rPrChange>
        </w:rPr>
        <w:t xml:space="preserve"> </w:t>
      </w:r>
      <w:r w:rsidR="00A96A35" w:rsidRPr="0027638C">
        <w:rPr>
          <w:sz w:val="24"/>
          <w:rPrChange w16du:dateUtc="2026-07-07T18:18:00Z" w:author="Author" w:date="2026-07-07T20:18:00Z" w:id="6855">
            <w:rPr>
              <w:rFonts w:ascii="Times New Roman"/>
              <w:color w:val="000000"/>
            </w:rPr>
          </w:rPrChange>
        </w:rPr>
        <w:t>sed</w:t>
      </w:r>
      <w:r w:rsidR="00A96A35" w:rsidRPr="0027638C">
        <w:rPr>
          <w:spacing w:val="-8"/>
          <w:sz w:val="24"/>
          <w:rPrChange w16du:dateUtc="2026-07-07T18:18:00Z" w:author="Author" w:date="2026-07-07T20:18:00Z" w:id="6856">
            <w:rPr>
              <w:rFonts w:ascii="Times New Roman"/>
              <w:color w:val="000000"/>
              <w:spacing w:val="-4"/>
            </w:rPr>
          </w:rPrChange>
        </w:rPr>
        <w:t xml:space="preserve"> </w:t>
      </w:r>
      <w:r w:rsidR="00A96A35" w:rsidRPr="0027638C">
        <w:rPr>
          <w:sz w:val="24"/>
          <w:rPrChange w16du:dateUtc="2026-07-07T18:18:00Z" w:author="Author" w:date="2026-07-07T20:18:00Z" w:id="6857">
            <w:rPr>
              <w:rFonts w:ascii="Times New Roman"/>
              <w:color w:val="000000"/>
            </w:rPr>
          </w:rPrChange>
        </w:rPr>
        <w:t>do</w:t>
      </w:r>
      <w:r w:rsidR="00A96A35" w:rsidRPr="0027638C">
        <w:rPr>
          <w:spacing w:val="-8"/>
          <w:sz w:val="24"/>
          <w:rPrChange w16du:dateUtc="2026-07-07T18:18:00Z" w:author="Author" w:date="2026-07-07T20:18:00Z" w:id="6858">
            <w:rPr>
              <w:rFonts w:ascii="Times New Roman"/>
              <w:color w:val="000000"/>
              <w:spacing w:val="-4"/>
            </w:rPr>
          </w:rPrChange>
        </w:rPr>
        <w:t xml:space="preserve"> </w:t>
      </w:r>
      <w:r w:rsidR="00A96A35" w:rsidRPr="0027638C">
        <w:rPr>
          <w:sz w:val="24"/>
          <w:rPrChange w16du:dateUtc="2026-07-07T18:18:00Z" w:author="Author" w:date="2026-07-07T20:18:00Z" w:id="6859">
            <w:rPr>
              <w:rFonts w:ascii="Times New Roman"/>
              <w:color w:val="000000"/>
            </w:rPr>
          </w:rPrChange>
        </w:rPr>
        <w:t>Eiusmod</w:t>
      </w:r>
      <w:r w:rsidR="00A96A35" w:rsidRPr="0027638C">
        <w:rPr>
          <w:spacing w:val="-8"/>
          <w:sz w:val="24"/>
          <w:rPrChange w16du:dateUtc="2026-07-07T18:18:00Z" w:author="Author" w:date="2026-07-07T20:18:00Z" w:id="6860">
            <w:rPr>
              <w:rFonts w:ascii="Times New Roman"/>
              <w:color w:val="000000"/>
              <w:spacing w:val="-4"/>
            </w:rPr>
          </w:rPrChange>
        </w:rPr>
        <w:t xml:space="preserve"> </w:t>
      </w:r>
      <w:r w:rsidR="00A96A35" w:rsidRPr="0027638C">
        <w:rPr>
          <w:sz w:val="24"/>
          <w:rPrChange w16du:dateUtc="2026-07-07T18:18:00Z" w:author="Author" w:date="2026-07-07T20:18:00Z" w:id="6861">
            <w:rPr>
              <w:rFonts w:ascii="Times New Roman"/>
              <w:color w:val="000000"/>
            </w:rPr>
          </w:rPrChange>
        </w:rPr>
        <w:t>Tempor</w:t>
      </w:r>
      <w:r w:rsidR="00A96A35" w:rsidRPr="0027638C">
        <w:rPr>
          <w:spacing w:val="-8"/>
          <w:sz w:val="24"/>
          <w:rPrChange w16du:dateUtc="2026-07-07T18:18:00Z" w:author="Author" w:date="2026-07-07T20:18:00Z" w:id="6862">
            <w:rPr>
              <w:rFonts w:ascii="Times New Roman"/>
              <w:color w:val="000000"/>
              <w:spacing w:val="-4"/>
            </w:rPr>
          </w:rPrChange>
        </w:rPr>
        <w:t xml:space="preserve"> </w:t>
      </w:r>
      <w:r w:rsidR="00A96A35" w:rsidRPr="0027638C">
        <w:rPr>
          <w:sz w:val="24"/>
          <w:rPrChange w16du:dateUtc="2026-07-07T18:18:00Z" w:author="Author" w:date="2026-07-07T20:18:00Z" w:id="6863">
            <w:rPr>
              <w:rFonts w:ascii="Times New Roman"/>
              <w:color w:val="000000"/>
            </w:rPr>
          </w:rPrChange>
        </w:rPr>
        <w:t>incididunt</w:t>
      </w:r>
      <w:r w:rsidR="00A96A35" w:rsidRPr="0027638C">
        <w:rPr>
          <w:spacing w:val="-8"/>
          <w:sz w:val="24"/>
          <w:rPrChange w16du:dateUtc="2026-07-07T18:18:00Z" w:author="Author" w:date="2026-07-07T20:18:00Z" w:id="6864">
            <w:rPr>
              <w:rFonts w:ascii="Times New Roman"/>
              <w:color w:val="000000"/>
              <w:spacing w:val="-4"/>
            </w:rPr>
          </w:rPrChange>
        </w:rPr>
        <w:t xml:space="preserve"> </w:t>
      </w:r>
      <w:ins w16du:dateUtc="2026-07-07T18:18:00Z" w:author="Author" w:date="2026-07-07T20:18:00Z" w:id="6865">
        <w:r w:rsidR="00A96A35" w:rsidRPr="0027638C">
          <w:rPr>
            <w:spacing w:val="-8"/>
            <w:sz w:val="24"/>
            <w:szCs w:val="24"/>
          </w:rPr>
          <w:t xml:space="preserve">ut </w:t>
        </w:r>
      </w:ins>
      <w:r w:rsidR="00A96A35" w:rsidRPr="0027638C">
        <w:rPr>
          <w:sz w:val="24"/>
          <w:rPrChange w16du:dateUtc="2026-07-07T18:18:00Z" w:author="Author" w:date="2026-07-07T20:18:00Z" w:id="6866">
            <w:rPr>
              <w:rFonts w:ascii="Times New Roman" w:hAnsi="Times New Roman"/>
              <w:color w:val="000000"/>
            </w:rPr>
          </w:rPrChange>
        </w:rPr>
        <w:t>labore,</w:t>
      </w:r>
      <w:del w16du:dateUtc="2026-07-07T18:18:00Z" w:author="Author" w:date="2026-07-07T20:18:00Z" w:id="6867">
        <w:r>
          <w:rPr>
            <w:color w:val="000000"/>
          </w:rPr>
          <w:cr/>
        </w:r>
      </w:del>
      <w:r w:rsidR="00A96A35" w:rsidRPr="0027638C">
        <w:rPr>
          <w:sz w:val="24"/>
          <w:rPrChange w16du:dateUtc="2026-07-07T18:18:00Z" w:author="Author" w:date="2026-07-07T20:18:00Z" w:id="6868">
            <w:rPr>
              <w:rFonts w:ascii="Times New Roman"/>
              <w:color w:val="000000"/>
              <w:spacing w:val="665"/>
            </w:rPr>
          </w:rPrChange>
        </w:rPr>
        <w:t xml:space="preserve"> </w:t>
      </w:r>
      <w:r w:rsidR="00A96A35" w:rsidRPr="0027638C">
        <w:rPr>
          <w:sz w:val="24"/>
          <w:rPrChange w16du:dateUtc="2026-07-07T18:18:00Z" w:author="Author" w:date="2026-07-07T20:18:00Z" w:id="6869">
            <w:rPr>
              <w:rFonts w:ascii="Times New Roman"/>
              <w:color w:val="000000"/>
            </w:rPr>
          </w:rPrChange>
        </w:rPr>
        <w:t>et</w:t>
      </w:r>
      <w:r w:rsidR="00A96A35" w:rsidRPr="0027638C">
        <w:rPr>
          <w:sz w:val="24"/>
          <w:rPrChange w16du:dateUtc="2026-07-07T18:18:00Z" w:author="Author" w:date="2026-07-07T20:18:00Z" w:id="6870">
            <w:rPr>
              <w:rFonts w:ascii="Times New Roman"/>
              <w:color w:val="000000"/>
              <w:spacing w:val="46"/>
            </w:rPr>
          </w:rPrChange>
        </w:rPr>
        <w:t xml:space="preserve"> </w:t>
      </w:r>
      <w:r w:rsidR="00A96A35" w:rsidRPr="0027638C">
        <w:rPr>
          <w:sz w:val="24"/>
          <w:rPrChange w16du:dateUtc="2026-07-07T18:18:00Z" w:author="Author" w:date="2026-07-07T20:18:00Z" w:id="6871">
            <w:rPr>
              <w:rFonts w:ascii="Times New Roman"/>
              <w:color w:val="000000"/>
            </w:rPr>
          </w:rPrChange>
        </w:rPr>
        <w:t>dolore</w:t>
      </w:r>
      <w:r w:rsidR="00A96A35" w:rsidRPr="0027638C">
        <w:rPr>
          <w:sz w:val="24"/>
          <w:rPrChange w16du:dateUtc="2026-07-07T18:18:00Z" w:author="Author" w:date="2026-07-07T20:18:00Z" w:id="6872">
            <w:rPr>
              <w:rFonts w:ascii="Times New Roman"/>
              <w:color w:val="000000"/>
              <w:spacing w:val="46"/>
            </w:rPr>
          </w:rPrChange>
        </w:rPr>
        <w:t xml:space="preserve"> </w:t>
      </w:r>
      <w:r w:rsidR="00A96A35" w:rsidRPr="0027638C">
        <w:rPr>
          <w:sz w:val="24"/>
          <w:rPrChange w16du:dateUtc="2026-07-07T18:18:00Z" w:author="Author" w:date="2026-07-07T20:18:00Z" w:id="6873">
            <w:rPr>
              <w:rFonts w:ascii="Times New Roman"/>
              <w:color w:val="000000"/>
            </w:rPr>
          </w:rPrChange>
        </w:rPr>
        <w:t>magna</w:t>
      </w:r>
      <w:r w:rsidR="00A96A35" w:rsidRPr="0027638C">
        <w:rPr>
          <w:sz w:val="24"/>
          <w:rPrChange w16du:dateUtc="2026-07-07T18:18:00Z" w:author="Author" w:date="2026-07-07T20:18:00Z" w:id="6874">
            <w:rPr>
              <w:rFonts w:ascii="Times New Roman"/>
              <w:color w:val="000000"/>
              <w:spacing w:val="46"/>
            </w:rPr>
          </w:rPrChange>
        </w:rPr>
        <w:t xml:space="preserve"> </w:t>
      </w:r>
      <w:r w:rsidR="00A96A35" w:rsidRPr="0027638C">
        <w:rPr>
          <w:sz w:val="24"/>
          <w:rPrChange w16du:dateUtc="2026-07-07T18:18:00Z" w:author="Author" w:date="2026-07-07T20:18:00Z" w:id="6875">
            <w:rPr>
              <w:rFonts w:ascii="Times New Roman"/>
              <w:color w:val="000000"/>
            </w:rPr>
          </w:rPrChange>
        </w:rPr>
        <w:t>aliqua</w:t>
      </w:r>
      <w:r w:rsidR="00A96A35" w:rsidRPr="0027638C">
        <w:rPr>
          <w:sz w:val="24"/>
          <w:rPrChange w16du:dateUtc="2026-07-07T18:18:00Z" w:author="Author" w:date="2026-07-07T20:18:00Z" w:id="6876">
            <w:rPr>
              <w:rFonts w:ascii="Times New Roman"/>
              <w:color w:val="000000"/>
              <w:spacing w:val="46"/>
            </w:rPr>
          </w:rPrChange>
        </w:rPr>
        <w:t xml:space="preserve"> </w:t>
      </w:r>
      <w:r w:rsidR="00A96A35" w:rsidRPr="0027638C">
        <w:rPr>
          <w:sz w:val="24"/>
          <w:rPrChange w16du:dateUtc="2026-07-07T18:18:00Z" w:author="Author" w:date="2026-07-07T20:18:00Z" w:id="6877">
            <w:rPr>
              <w:rFonts w:ascii="Times New Roman"/>
              <w:color w:val="000000"/>
            </w:rPr>
          </w:rPrChange>
        </w:rPr>
        <w:t>lorem</w:t>
      </w:r>
      <w:r w:rsidR="00A96A35" w:rsidRPr="0027638C">
        <w:rPr>
          <w:sz w:val="24"/>
          <w:rPrChange w16du:dateUtc="2026-07-07T18:18:00Z" w:author="Author" w:date="2026-07-07T20:18:00Z" w:id="6878">
            <w:rPr>
              <w:rFonts w:ascii="Times New Roman"/>
              <w:color w:val="000000"/>
              <w:spacing w:val="46"/>
            </w:rPr>
          </w:rPrChange>
        </w:rPr>
        <w:t xml:space="preserve"> </w:t>
      </w:r>
      <w:r w:rsidR="00A96A35" w:rsidRPr="0027638C">
        <w:rPr>
          <w:sz w:val="24"/>
          <w:rPrChange w16du:dateUtc="2026-07-07T18:18:00Z" w:author="Author" w:date="2026-07-07T20:18:00Z" w:id="6879">
            <w:rPr>
              <w:rFonts w:ascii="Times New Roman"/>
              <w:color w:val="000000"/>
            </w:rPr>
          </w:rPrChange>
        </w:rPr>
        <w:t>ipsum</w:t>
      </w:r>
      <w:r w:rsidR="00A96A35" w:rsidRPr="0027638C">
        <w:rPr>
          <w:sz w:val="24"/>
          <w:rPrChange w16du:dateUtc="2026-07-07T18:18:00Z" w:author="Author" w:date="2026-07-07T20:18:00Z" w:id="6880">
            <w:rPr>
              <w:rFonts w:ascii="Times New Roman"/>
              <w:color w:val="000000"/>
              <w:spacing w:val="46"/>
            </w:rPr>
          </w:rPrChange>
        </w:rPr>
        <w:t xml:space="preserve"> </w:t>
      </w:r>
      <w:r w:rsidR="00A96A35" w:rsidRPr="0027638C">
        <w:rPr>
          <w:sz w:val="24"/>
          <w:rPrChange w16du:dateUtc="2026-07-07T18:18:00Z" w:author="Author" w:date="2026-07-07T20:18:00Z" w:id="6881">
            <w:rPr>
              <w:rFonts w:ascii="Times New Roman"/>
              <w:color w:val="000000"/>
            </w:rPr>
          </w:rPrChange>
        </w:rPr>
        <w:t>dolor</w:t>
      </w:r>
      <w:r w:rsidR="00A96A35" w:rsidRPr="0027638C">
        <w:rPr>
          <w:sz w:val="24"/>
          <w:rPrChange w16du:dateUtc="2026-07-07T18:18:00Z" w:author="Author" w:date="2026-07-07T20:18:00Z" w:id="6882">
            <w:rPr>
              <w:rFonts w:ascii="Times New Roman"/>
              <w:color w:val="000000"/>
              <w:spacing w:val="46"/>
            </w:rPr>
          </w:rPrChange>
        </w:rPr>
        <w:t xml:space="preserve"> </w:t>
      </w:r>
      <w:r w:rsidR="00A96A35" w:rsidRPr="0027638C">
        <w:rPr>
          <w:sz w:val="24"/>
          <w:rPrChange w16du:dateUtc="2026-07-07T18:18:00Z" w:author="Author" w:date="2026-07-07T20:18:00Z" w:id="6883">
            <w:rPr>
              <w:rFonts w:ascii="Times New Roman"/>
              <w:color w:val="000000"/>
            </w:rPr>
          </w:rPrChange>
        </w:rPr>
        <w:t>sit</w:t>
      </w:r>
      <w:r w:rsidR="00A96A35" w:rsidRPr="0027638C">
        <w:rPr>
          <w:sz w:val="24"/>
          <w:rPrChange w16du:dateUtc="2026-07-07T18:18:00Z" w:author="Author" w:date="2026-07-07T20:18:00Z" w:id="6884">
            <w:rPr>
              <w:rFonts w:ascii="Times New Roman"/>
              <w:color w:val="000000"/>
              <w:spacing w:val="46"/>
            </w:rPr>
          </w:rPrChange>
        </w:rPr>
        <w:t xml:space="preserve"> </w:t>
      </w:r>
      <w:r w:rsidR="00A96A35" w:rsidRPr="0027638C">
        <w:rPr>
          <w:sz w:val="24"/>
          <w:rPrChange w16du:dateUtc="2026-07-07T18:18:00Z" w:author="Author" w:date="2026-07-07T20:18:00Z" w:id="6885">
            <w:rPr>
              <w:rFonts w:ascii="Times New Roman"/>
              <w:color w:val="000000"/>
            </w:rPr>
          </w:rPrChange>
        </w:rPr>
        <w:t>amet,</w:t>
      </w:r>
      <w:r w:rsidR="00A96A35" w:rsidRPr="0027638C">
        <w:rPr>
          <w:sz w:val="24"/>
          <w:rPrChange w16du:dateUtc="2026-07-07T18:18:00Z" w:author="Author" w:date="2026-07-07T20:18:00Z" w:id="6886">
            <w:rPr>
              <w:rFonts w:ascii="Times New Roman"/>
              <w:color w:val="000000"/>
              <w:spacing w:val="46"/>
            </w:rPr>
          </w:rPrChange>
        </w:rPr>
        <w:t xml:space="preserve"> </w:t>
      </w:r>
      <w:r w:rsidR="00A96A35" w:rsidRPr="0027638C">
        <w:rPr>
          <w:sz w:val="24"/>
          <w:rPrChange w16du:dateUtc="2026-07-07T18:18:00Z" w:author="Author" w:date="2026-07-07T20:18:00Z" w:id="6887">
            <w:rPr>
              <w:rFonts w:ascii="Times New Roman"/>
              <w:color w:val="000000"/>
            </w:rPr>
          </w:rPrChange>
        </w:rPr>
        <w:t>consectetur</w:t>
      </w:r>
      <w:r w:rsidR="00A96A35" w:rsidRPr="0027638C">
        <w:rPr>
          <w:sz w:val="24"/>
          <w:rPrChange w16du:dateUtc="2026-07-07T18:18:00Z" w:author="Author" w:date="2026-07-07T20:18:00Z" w:id="6888">
            <w:rPr>
              <w:rFonts w:ascii="Times New Roman"/>
              <w:color w:val="000000"/>
              <w:spacing w:val="46"/>
            </w:rPr>
          </w:rPrChange>
        </w:rPr>
        <w:t xml:space="preserve"> </w:t>
      </w:r>
      <w:r w:rsidR="00A96A35" w:rsidRPr="0027638C">
        <w:rPr>
          <w:sz w:val="24"/>
          <w:rPrChange w16du:dateUtc="2026-07-07T18:18:00Z" w:author="Author" w:date="2026-07-07T20:18:00Z" w:id="6889">
            <w:rPr>
              <w:rFonts w:ascii="Times New Roman"/>
              <w:color w:val="000000"/>
            </w:rPr>
          </w:rPrChange>
        </w:rPr>
        <w:t>Adipiscing</w:t>
      </w:r>
      <w:r w:rsidR="00A96A35" w:rsidRPr="0027638C">
        <w:rPr>
          <w:sz w:val="24"/>
          <w:rPrChange w16du:dateUtc="2026-07-07T18:18:00Z" w:author="Author" w:date="2026-07-07T20:18:00Z" w:id="6890">
            <w:rPr>
              <w:rFonts w:ascii="Times New Roman"/>
              <w:color w:val="000000"/>
              <w:spacing w:val="46"/>
            </w:rPr>
          </w:rPrChange>
        </w:rPr>
        <w:t xml:space="preserve"> </w:t>
      </w:r>
      <w:r w:rsidR="00A96A35" w:rsidRPr="0027638C">
        <w:rPr>
          <w:sz w:val="24"/>
          <w:rPrChange w16du:dateUtc="2026-07-07T18:18:00Z" w:author="Author" w:date="2026-07-07T20:18:00Z" w:id="6891">
            <w:rPr>
              <w:rFonts w:ascii="Times New Roman" w:hAnsi="Times New Roman"/>
              <w:color w:val="000000"/>
            </w:rPr>
          </w:rPrChange>
        </w:rPr>
        <w:t>elit</w:t>
      </w:r>
      <w:del w16du:dateUtc="2026-07-07T18:18:00Z" w:author="Author" w:date="2026-07-07T20:18:00Z" w:id="6892">
        <w:r>
          <w:rPr>
            <w:color w:val="000000"/>
          </w:rPr>
          <w:cr/>
        </w:r>
      </w:del>
      <w:r w:rsidR="00A96A35" w:rsidRPr="0027638C">
        <w:rPr>
          <w:sz w:val="24"/>
          <w:rPrChange w16du:dateUtc="2026-07-07T18:18:00Z" w:author="Author" w:date="2026-07-07T20:18:00Z" w:id="6893">
            <w:rPr>
              <w:rFonts w:ascii="Times New Roman"/>
              <w:color w:val="000000"/>
              <w:spacing w:val="665"/>
            </w:rPr>
          </w:rPrChange>
        </w:rPr>
        <w:t xml:space="preserve"> </w:t>
      </w:r>
      <w:r w:rsidR="00A96A35" w:rsidRPr="0027638C">
        <w:rPr>
          <w:sz w:val="24"/>
          <w:rPrChange w16du:dateUtc="2026-07-07T18:18:00Z" w:author="Author" w:date="2026-07-07T20:18:00Z" w:id="6894">
            <w:rPr>
              <w:rFonts w:ascii="Times New Roman"/>
              <w:color w:val="000000"/>
            </w:rPr>
          </w:rPrChange>
        </w:rPr>
        <w:t>sed</w:t>
      </w:r>
      <w:r w:rsidR="00A96A35" w:rsidRPr="0027638C">
        <w:rPr>
          <w:sz w:val="24"/>
          <w:rPrChange w16du:dateUtc="2026-07-07T18:18:00Z" w:author="Author" w:date="2026-07-07T20:18:00Z" w:id="6895">
            <w:rPr>
              <w:rFonts w:ascii="Times New Roman"/>
              <w:color w:val="000000"/>
              <w:spacing w:val="9"/>
            </w:rPr>
          </w:rPrChange>
        </w:rPr>
        <w:t xml:space="preserve"> </w:t>
      </w:r>
      <w:r w:rsidR="00A96A35" w:rsidRPr="0027638C">
        <w:rPr>
          <w:sz w:val="24"/>
          <w:rPrChange w16du:dateUtc="2026-07-07T18:18:00Z" w:author="Author" w:date="2026-07-07T20:18:00Z" w:id="6896">
            <w:rPr>
              <w:rFonts w:ascii="Times New Roman"/>
              <w:color w:val="000000"/>
            </w:rPr>
          </w:rPrChange>
        </w:rPr>
        <w:t>do</w:t>
      </w:r>
      <w:r w:rsidR="00A96A35" w:rsidRPr="0027638C">
        <w:rPr>
          <w:sz w:val="24"/>
          <w:rPrChange w16du:dateUtc="2026-07-07T18:18:00Z" w:author="Author" w:date="2026-07-07T20:18:00Z" w:id="6897">
            <w:rPr>
              <w:rFonts w:ascii="Times New Roman"/>
              <w:color w:val="000000"/>
              <w:spacing w:val="9"/>
            </w:rPr>
          </w:rPrChange>
        </w:rPr>
        <w:t xml:space="preserve"> </w:t>
      </w:r>
      <w:r w:rsidR="00A96A35" w:rsidRPr="0027638C">
        <w:rPr>
          <w:sz w:val="24"/>
          <w:rPrChange w16du:dateUtc="2026-07-07T18:18:00Z" w:author="Author" w:date="2026-07-07T20:18:00Z" w:id="6898">
            <w:rPr>
              <w:rFonts w:ascii="Times New Roman"/>
              <w:color w:val="000000"/>
            </w:rPr>
          </w:rPrChange>
        </w:rPr>
        <w:t>eiusmod</w:t>
      </w:r>
      <w:r w:rsidR="00A96A35" w:rsidRPr="0027638C">
        <w:rPr>
          <w:sz w:val="24"/>
          <w:rPrChange w16du:dateUtc="2026-07-07T18:18:00Z" w:author="Author" w:date="2026-07-07T20:18:00Z" w:id="6899">
            <w:rPr>
              <w:rFonts w:ascii="Times New Roman"/>
              <w:color w:val="000000"/>
              <w:spacing w:val="9"/>
            </w:rPr>
          </w:rPrChange>
        </w:rPr>
        <w:t xml:space="preserve"> </w:t>
      </w:r>
      <w:r w:rsidR="00A96A35" w:rsidRPr="0027638C">
        <w:rPr>
          <w:sz w:val="24"/>
          <w:rPrChange w16du:dateUtc="2026-07-07T18:18:00Z" w:author="Author" w:date="2026-07-07T20:18:00Z" w:id="6900">
            <w:rPr>
              <w:rFonts w:ascii="Times New Roman"/>
              <w:color w:val="000000"/>
            </w:rPr>
          </w:rPrChange>
        </w:rPr>
        <w:t>tempor</w:t>
      </w:r>
      <w:r w:rsidR="00A96A35" w:rsidRPr="0027638C">
        <w:rPr>
          <w:sz w:val="24"/>
          <w:rPrChange w16du:dateUtc="2026-07-07T18:18:00Z" w:author="Author" w:date="2026-07-07T20:18:00Z" w:id="6901">
            <w:rPr>
              <w:rFonts w:ascii="Times New Roman"/>
              <w:color w:val="000000"/>
              <w:spacing w:val="9"/>
            </w:rPr>
          </w:rPrChange>
        </w:rPr>
        <w:t xml:space="preserve"> </w:t>
      </w:r>
      <w:r w:rsidR="00A96A35" w:rsidRPr="0027638C">
        <w:rPr>
          <w:sz w:val="24"/>
          <w:rPrChange w16du:dateUtc="2026-07-07T18:18:00Z" w:author="Author" w:date="2026-07-07T20:18:00Z" w:id="6902">
            <w:rPr>
              <w:rFonts w:ascii="Times New Roman"/>
              <w:color w:val="000000"/>
            </w:rPr>
          </w:rPrChange>
        </w:rPr>
        <w:t>incididunt</w:t>
      </w:r>
      <w:r w:rsidR="00A96A35" w:rsidRPr="0027638C">
        <w:rPr>
          <w:sz w:val="24"/>
          <w:rPrChange w16du:dateUtc="2026-07-07T18:18:00Z" w:author="Author" w:date="2026-07-07T20:18:00Z" w:id="6903">
            <w:rPr>
              <w:rFonts w:ascii="Times New Roman"/>
              <w:color w:val="000000"/>
              <w:spacing w:val="9"/>
            </w:rPr>
          </w:rPrChange>
        </w:rPr>
        <w:t xml:space="preserve"> </w:t>
      </w:r>
      <w:r w:rsidR="00A96A35" w:rsidRPr="0027638C">
        <w:rPr>
          <w:sz w:val="24"/>
          <w:rPrChange w16du:dateUtc="2026-07-07T18:18:00Z" w:author="Author" w:date="2026-07-07T20:18:00Z" w:id="6904">
            <w:rPr>
              <w:rFonts w:ascii="Times New Roman"/>
              <w:color w:val="000000"/>
            </w:rPr>
          </w:rPrChange>
        </w:rPr>
        <w:t>ut</w:t>
      </w:r>
      <w:r w:rsidR="00A96A35" w:rsidRPr="0027638C">
        <w:rPr>
          <w:sz w:val="24"/>
          <w:rPrChange w16du:dateUtc="2026-07-07T18:18:00Z" w:author="Author" w:date="2026-07-07T20:18:00Z" w:id="6905">
            <w:rPr>
              <w:rFonts w:ascii="Times New Roman"/>
              <w:color w:val="000000"/>
              <w:spacing w:val="9"/>
            </w:rPr>
          </w:rPrChange>
        </w:rPr>
        <w:t xml:space="preserve"> </w:t>
      </w:r>
      <w:r w:rsidR="00A96A35" w:rsidRPr="0027638C">
        <w:rPr>
          <w:sz w:val="24"/>
          <w:rPrChange w16du:dateUtc="2026-07-07T18:18:00Z" w:author="Author" w:date="2026-07-07T20:18:00Z" w:id="6906">
            <w:rPr>
              <w:rFonts w:ascii="Times New Roman"/>
              <w:color w:val="000000"/>
            </w:rPr>
          </w:rPrChange>
        </w:rPr>
        <w:t>labore</w:t>
      </w:r>
      <w:r w:rsidR="00A96A35" w:rsidRPr="0027638C">
        <w:rPr>
          <w:sz w:val="24"/>
          <w:rPrChange w16du:dateUtc="2026-07-07T18:18:00Z" w:author="Author" w:date="2026-07-07T20:18:00Z" w:id="6907">
            <w:rPr>
              <w:rFonts w:ascii="Times New Roman"/>
              <w:color w:val="000000"/>
              <w:spacing w:val="9"/>
            </w:rPr>
          </w:rPrChange>
        </w:rPr>
        <w:t xml:space="preserve"> </w:t>
      </w:r>
      <w:r w:rsidR="00A96A35" w:rsidRPr="0027638C">
        <w:rPr>
          <w:sz w:val="24"/>
          <w:rPrChange w16du:dateUtc="2026-07-07T18:18:00Z" w:author="Author" w:date="2026-07-07T20:18:00Z" w:id="6908">
            <w:rPr>
              <w:rFonts w:ascii="Times New Roman"/>
              <w:color w:val="000000"/>
            </w:rPr>
          </w:rPrChange>
        </w:rPr>
        <w:t>et</w:t>
      </w:r>
      <w:r w:rsidR="00A96A35" w:rsidRPr="0027638C">
        <w:rPr>
          <w:sz w:val="24"/>
          <w:rPrChange w16du:dateUtc="2026-07-07T18:18:00Z" w:author="Author" w:date="2026-07-07T20:18:00Z" w:id="6909">
            <w:rPr>
              <w:rFonts w:ascii="Times New Roman"/>
              <w:color w:val="000000"/>
              <w:spacing w:val="9"/>
            </w:rPr>
          </w:rPrChange>
        </w:rPr>
        <w:t xml:space="preserve"> </w:t>
      </w:r>
      <w:r w:rsidR="00A96A35" w:rsidRPr="0027638C">
        <w:rPr>
          <w:sz w:val="24"/>
          <w:rPrChange w16du:dateUtc="2026-07-07T18:18:00Z" w:author="Author" w:date="2026-07-07T20:18:00Z" w:id="6910">
            <w:rPr>
              <w:rFonts w:ascii="Times New Roman"/>
              <w:color w:val="000000"/>
            </w:rPr>
          </w:rPrChange>
        </w:rPr>
        <w:t>dolore</w:t>
      </w:r>
      <w:r w:rsidR="00A96A35" w:rsidRPr="0027638C">
        <w:rPr>
          <w:sz w:val="24"/>
          <w:rPrChange w16du:dateUtc="2026-07-07T18:18:00Z" w:author="Author" w:date="2026-07-07T20:18:00Z" w:id="6911">
            <w:rPr>
              <w:rFonts w:ascii="Times New Roman"/>
              <w:color w:val="000000"/>
              <w:spacing w:val="9"/>
            </w:rPr>
          </w:rPrChange>
        </w:rPr>
        <w:t xml:space="preserve"> </w:t>
      </w:r>
      <w:r w:rsidR="00A96A35" w:rsidRPr="0027638C">
        <w:rPr>
          <w:sz w:val="24"/>
          <w:rPrChange w16du:dateUtc="2026-07-07T18:18:00Z" w:author="Author" w:date="2026-07-07T20:18:00Z" w:id="6912">
            <w:rPr>
              <w:rFonts w:ascii="Times New Roman"/>
              <w:color w:val="000000"/>
            </w:rPr>
          </w:rPrChange>
        </w:rPr>
        <w:t>magna</w:t>
      </w:r>
      <w:r w:rsidR="00A96A35" w:rsidRPr="0027638C">
        <w:rPr>
          <w:sz w:val="24"/>
          <w:rPrChange w16du:dateUtc="2026-07-07T18:18:00Z" w:author="Author" w:date="2026-07-07T20:18:00Z" w:id="6913">
            <w:rPr>
              <w:rFonts w:ascii="Times New Roman"/>
              <w:color w:val="000000"/>
              <w:spacing w:val="9"/>
            </w:rPr>
          </w:rPrChange>
        </w:rPr>
        <w:t xml:space="preserve"> </w:t>
      </w:r>
      <w:r w:rsidR="00A96A35" w:rsidRPr="0027638C">
        <w:rPr>
          <w:sz w:val="24"/>
          <w:rPrChange w16du:dateUtc="2026-07-07T18:18:00Z" w:author="Author" w:date="2026-07-07T20:18:00Z" w:id="6914">
            <w:rPr>
              <w:rFonts w:ascii="Times New Roman"/>
              <w:color w:val="000000"/>
            </w:rPr>
          </w:rPrChange>
        </w:rPr>
        <w:t>aliqua</w:t>
      </w:r>
      <w:r w:rsidR="00A96A35" w:rsidRPr="0027638C">
        <w:rPr>
          <w:sz w:val="24"/>
          <w:rPrChange w16du:dateUtc="2026-07-07T18:18:00Z" w:author="Author" w:date="2026-07-07T20:18:00Z" w:id="6915">
            <w:rPr>
              <w:rFonts w:ascii="Times New Roman"/>
              <w:color w:val="000000"/>
              <w:spacing w:val="9"/>
            </w:rPr>
          </w:rPrChange>
        </w:rPr>
        <w:t xml:space="preserve"> </w:t>
      </w:r>
      <w:r w:rsidR="00A96A35" w:rsidRPr="0027638C">
        <w:rPr>
          <w:sz w:val="24"/>
          <w:rPrChange w16du:dateUtc="2026-07-07T18:18:00Z" w:author="Author" w:date="2026-07-07T20:18:00Z" w:id="6916">
            <w:rPr>
              <w:rFonts w:ascii="Times New Roman"/>
              <w:color w:val="000000"/>
            </w:rPr>
          </w:rPrChange>
        </w:rPr>
        <w:t>lorem</w:t>
      </w:r>
      <w:r w:rsidR="00A96A35" w:rsidRPr="0027638C">
        <w:rPr>
          <w:sz w:val="24"/>
          <w:rPrChange w16du:dateUtc="2026-07-07T18:18:00Z" w:author="Author" w:date="2026-07-07T20:18:00Z" w:id="6917">
            <w:rPr>
              <w:rFonts w:ascii="Times New Roman"/>
              <w:color w:val="000000"/>
              <w:spacing w:val="9"/>
            </w:rPr>
          </w:rPrChange>
        </w:rPr>
        <w:t xml:space="preserve"> </w:t>
      </w:r>
      <w:r w:rsidR="00A96A35" w:rsidRPr="0027638C">
        <w:rPr>
          <w:sz w:val="24"/>
          <w:rPrChange w16du:dateUtc="2026-07-07T18:18:00Z" w:author="Author" w:date="2026-07-07T20:18:00Z" w:id="6918">
            <w:rPr>
              <w:rFonts w:ascii="Times New Roman"/>
              <w:color w:val="000000"/>
            </w:rPr>
          </w:rPrChange>
        </w:rPr>
        <w:t>Ipsum</w:t>
      </w:r>
      <w:r w:rsidR="00A96A35" w:rsidRPr="0027638C">
        <w:rPr>
          <w:sz w:val="24"/>
          <w:rPrChange w16du:dateUtc="2026-07-07T18:18:00Z" w:author="Author" w:date="2026-07-07T20:18:00Z" w:id="6919">
            <w:rPr>
              <w:rFonts w:ascii="Times New Roman"/>
              <w:color w:val="000000"/>
              <w:spacing w:val="9"/>
            </w:rPr>
          </w:rPrChange>
        </w:rPr>
        <w:t xml:space="preserve"> </w:t>
      </w:r>
      <w:r w:rsidR="00A96A35" w:rsidRPr="0027638C">
        <w:rPr>
          <w:sz w:val="24"/>
          <w:rPrChange w16du:dateUtc="2026-07-07T18:18:00Z" w:author="Author" w:date="2026-07-07T20:18:00Z" w:id="6920">
            <w:rPr>
              <w:rFonts w:ascii="Times New Roman"/>
              <w:color w:val="000000"/>
            </w:rPr>
          </w:rPrChange>
        </w:rPr>
        <w:t>Dolor</w:t>
      </w:r>
      <w:r w:rsidR="00A96A35" w:rsidRPr="0027638C">
        <w:rPr>
          <w:sz w:val="24"/>
          <w:rPrChange w16du:dateUtc="2026-07-07T18:18:00Z" w:author="Author" w:date="2026-07-07T20:18:00Z" w:id="6921">
            <w:rPr>
              <w:rFonts w:ascii="Times New Roman"/>
              <w:color w:val="000000"/>
              <w:spacing w:val="9"/>
            </w:rPr>
          </w:rPrChange>
        </w:rPr>
        <w:t xml:space="preserve"> </w:t>
      </w:r>
      <w:r w:rsidR="00A96A35" w:rsidRPr="0027638C">
        <w:rPr>
          <w:sz w:val="24"/>
          <w:rPrChange w16du:dateUtc="2026-07-07T18:18:00Z" w:author="Author" w:date="2026-07-07T20:18:00Z" w:id="6922">
            <w:rPr>
              <w:rFonts w:ascii="Times New Roman" w:hAnsi="Times New Roman"/>
              <w:color w:val="000000"/>
            </w:rPr>
          </w:rPrChange>
        </w:rPr>
        <w:t>sit</w:t>
      </w:r>
      <w:del w16du:dateUtc="2026-07-07T18:18:00Z" w:author="Author" w:date="2026-07-07T20:18:00Z" w:id="6923">
        <w:r>
          <w:rPr>
            <w:color w:val="000000"/>
          </w:rPr>
          <w:cr/>
        </w:r>
      </w:del>
      <w:r w:rsidR="00A96A35" w:rsidRPr="0027638C">
        <w:rPr>
          <w:sz w:val="24"/>
          <w:rPrChange w16du:dateUtc="2026-07-07T18:18:00Z" w:author="Author" w:date="2026-07-07T20:18:00Z" w:id="6924">
            <w:rPr>
              <w:rFonts w:ascii="Times New Roman"/>
              <w:color w:val="000000"/>
              <w:spacing w:val="665"/>
            </w:rPr>
          </w:rPrChange>
        </w:rPr>
        <w:t xml:space="preserve"> </w:t>
      </w:r>
      <w:r w:rsidR="00A96A35" w:rsidRPr="0027638C">
        <w:rPr>
          <w:sz w:val="24"/>
          <w:rPrChange w16du:dateUtc="2026-07-07T18:18:00Z" w:author="Author" w:date="2026-07-07T20:18:00Z" w:id="6925">
            <w:rPr>
              <w:rFonts w:ascii="Times New Roman"/>
              <w:color w:val="000000"/>
            </w:rPr>
          </w:rPrChange>
        </w:rPr>
        <w:t>amet Consectetur adipiscing elit Sed;</w:t>
      </w:r>
      <w:r w:rsidR="00A96A35" w:rsidRPr="0027638C">
        <w:rPr>
          <w:sz w:val="24"/>
          <w:rPrChange w16du:dateUtc="2026-07-07T18:18:00Z" w:author="Author" w:date="2026-07-07T20:18:00Z" w:id="6926">
            <w:rPr>
              <w:rFonts w:ascii="Times New Roman"/>
              <w:color w:val="000000"/>
              <w:spacing w:val="2"/>
            </w:rPr>
          </w:rPrChange>
        </w:rPr>
        <w:t xml:space="preserve"> </w:t>
      </w:r>
      <w:r w:rsidR="00A96A35" w:rsidRPr="0027638C">
        <w:rPr>
          <w:sz w:val="24"/>
          <w:rPrChange w16du:dateUtc="2026-07-07T18:18:00Z" w:author="Author" w:date="2026-07-07T20:18:00Z" w:id="6927">
            <w:rPr>
              <w:rFonts w:ascii="Times New Roman"/>
              <w:color w:val="000000"/>
            </w:rPr>
          </w:rPrChange>
        </w:rPr>
        <w:t>do</w:t>
      </w:r>
    </w:p>
    <w:p w14:paraId="584D91A9" w14:textId="77777777" w:rsidR="009609E8" w:rsidRDefault="00000000" w:rsidRPr="0027638C">
      <w:pPr>
        <w:pStyle w:val="ListParagraph"/>
        <w:numPr>
          <w:ilvl w:val="2"/>
          <w:numId w:val="5"/>
        </w:numPr>
        <w:tabs>
          <w:tab w:pos="2157" w:val="left"/>
          <w:tab w:pos="2160" w:val="left"/>
        </w:tabs>
        <w:ind w:right="355"/>
        <w:rPr>
          <w:sz w:val="24"/>
          <w:rPrChange w16du:dateUtc="2026-07-07T18:18:00Z" w:author="Author" w:date="2026-07-07T20:18:00Z" w:id="6928">
            <w:rPr>
              <w:rFonts w:ascii="Times New Roman"/>
              <w:color w:val="000000"/>
            </w:rPr>
          </w:rPrChange>
        </w:rPr>
        <w:pPrChange w16du:dateUtc="2026-07-07T18:18:00Z" w:author="Author" w:date="2026-07-07T20:18:00Z" w:id="6929">
          <w:pPr>
            <w:spacing w:after="0" w:before="237" w:line="253" w:lineRule="exact"/>
            <w:ind w:left="720"/>
            <w:jc w:val="left"/>
          </w:pPr>
        </w:pPrChange>
      </w:pPr>
      <w:del w16du:dateUtc="2026-07-07T18:18:00Z" w:author="Author" w:date="2026-07-07T20:18:00Z" w:id="6930">
        <w:r>
          <w:rPr>
            <w:color w:val="000000"/>
          </w:rPr>
          <w:delText>(iv)</w:delText>
        </w:r>
        <w:r>
          <w:rPr>
            <w:color w:val="000000"/>
            <w:spacing w:val="347"/>
          </w:rPr>
          <w:delText xml:space="preserve"> </w:delText>
        </w:r>
      </w:del>
      <w:r w:rsidR="00A96A35" w:rsidRPr="0027638C">
        <w:rPr>
          <w:sz w:val="24"/>
          <w:rPrChange w16du:dateUtc="2026-07-07T18:18:00Z" w:author="Author" w:date="2026-07-07T20:18:00Z" w:id="6931">
            <w:rPr>
              <w:rFonts w:ascii="Times New Roman"/>
              <w:color w:val="000000"/>
            </w:rPr>
          </w:rPrChange>
        </w:rPr>
        <w:t>eiusmod</w:t>
      </w:r>
      <w:r w:rsidR="00A96A35" w:rsidRPr="0027638C">
        <w:rPr>
          <w:sz w:val="24"/>
          <w:rPrChange w16du:dateUtc="2026-07-07T18:18:00Z" w:author="Author" w:date="2026-07-07T20:18:00Z" w:id="6932">
            <w:rPr>
              <w:rFonts w:ascii="Times New Roman"/>
              <w:color w:val="000000"/>
              <w:spacing w:val="32"/>
            </w:rPr>
          </w:rPrChange>
        </w:rPr>
        <w:t xml:space="preserve"> </w:t>
      </w:r>
      <w:r w:rsidR="00A96A35" w:rsidRPr="0027638C">
        <w:rPr>
          <w:sz w:val="24"/>
          <w:rPrChange w16du:dateUtc="2026-07-07T18:18:00Z" w:author="Author" w:date="2026-07-07T20:18:00Z" w:id="6933">
            <w:rPr>
              <w:rFonts w:ascii="Times New Roman"/>
              <w:color w:val="000000"/>
            </w:rPr>
          </w:rPrChange>
        </w:rPr>
        <w:t>Tempor,</w:t>
      </w:r>
      <w:r w:rsidR="00A96A35" w:rsidRPr="0027638C">
        <w:rPr>
          <w:sz w:val="24"/>
          <w:rPrChange w16du:dateUtc="2026-07-07T18:18:00Z" w:author="Author" w:date="2026-07-07T20:18:00Z" w:id="6934">
            <w:rPr>
              <w:rFonts w:ascii="Times New Roman"/>
              <w:color w:val="000000"/>
              <w:spacing w:val="32"/>
            </w:rPr>
          </w:rPrChange>
        </w:rPr>
        <w:t xml:space="preserve"> </w:t>
      </w:r>
      <w:r w:rsidR="00A96A35" w:rsidRPr="0027638C">
        <w:rPr>
          <w:sz w:val="24"/>
          <w:rPrChange w16du:dateUtc="2026-07-07T18:18:00Z" w:author="Author" w:date="2026-07-07T20:18:00Z" w:id="6935">
            <w:rPr>
              <w:rFonts w:ascii="Times New Roman"/>
              <w:color w:val="000000"/>
            </w:rPr>
          </w:rPrChange>
        </w:rPr>
        <w:t>incididunt</w:t>
      </w:r>
      <w:r w:rsidR="00A96A35" w:rsidRPr="0027638C">
        <w:rPr>
          <w:sz w:val="24"/>
          <w:rPrChange w16du:dateUtc="2026-07-07T18:18:00Z" w:author="Author" w:date="2026-07-07T20:18:00Z" w:id="6936">
            <w:rPr>
              <w:rFonts w:ascii="Times New Roman"/>
              <w:color w:val="000000"/>
              <w:spacing w:val="32"/>
            </w:rPr>
          </w:rPrChange>
        </w:rPr>
        <w:t xml:space="preserve"> </w:t>
      </w:r>
      <w:r w:rsidR="00A96A35" w:rsidRPr="0027638C">
        <w:rPr>
          <w:sz w:val="24"/>
          <w:rPrChange w16du:dateUtc="2026-07-07T18:18:00Z" w:author="Author" w:date="2026-07-07T20:18:00Z" w:id="6937">
            <w:rPr>
              <w:rFonts w:ascii="Times New Roman"/>
              <w:color w:val="000000"/>
            </w:rPr>
          </w:rPrChange>
        </w:rPr>
        <w:t>ut</w:t>
      </w:r>
      <w:r w:rsidR="00A96A35" w:rsidRPr="0027638C">
        <w:rPr>
          <w:sz w:val="24"/>
          <w:rPrChange w16du:dateUtc="2026-07-07T18:18:00Z" w:author="Author" w:date="2026-07-07T20:18:00Z" w:id="6938">
            <w:rPr>
              <w:rFonts w:ascii="Times New Roman"/>
              <w:color w:val="000000"/>
              <w:spacing w:val="32"/>
            </w:rPr>
          </w:rPrChange>
        </w:rPr>
        <w:t xml:space="preserve"> </w:t>
      </w:r>
      <w:r w:rsidR="00A96A35" w:rsidRPr="0027638C">
        <w:rPr>
          <w:sz w:val="24"/>
          <w:rPrChange w16du:dateUtc="2026-07-07T18:18:00Z" w:author="Author" w:date="2026-07-07T20:18:00Z" w:id="6939">
            <w:rPr>
              <w:rFonts w:ascii="Times New Roman"/>
              <w:color w:val="000000"/>
            </w:rPr>
          </w:rPrChange>
        </w:rPr>
        <w:t>labore</w:t>
      </w:r>
      <w:r w:rsidR="00A96A35" w:rsidRPr="0027638C">
        <w:rPr>
          <w:sz w:val="24"/>
          <w:rPrChange w16du:dateUtc="2026-07-07T18:18:00Z" w:author="Author" w:date="2026-07-07T20:18:00Z" w:id="6940">
            <w:rPr>
              <w:rFonts w:ascii="Times New Roman"/>
              <w:color w:val="000000"/>
              <w:spacing w:val="32"/>
            </w:rPr>
          </w:rPrChange>
        </w:rPr>
        <w:t xml:space="preserve"> </w:t>
      </w:r>
      <w:r w:rsidR="00A96A35" w:rsidRPr="0027638C">
        <w:rPr>
          <w:sz w:val="24"/>
          <w:rPrChange w16du:dateUtc="2026-07-07T18:18:00Z" w:author="Author" w:date="2026-07-07T20:18:00Z" w:id="6941">
            <w:rPr>
              <w:rFonts w:ascii="Times New Roman"/>
              <w:color w:val="000000"/>
            </w:rPr>
          </w:rPrChange>
        </w:rPr>
        <w:t>(</w:t>
      </w:r>
      <w:del w16du:dateUtc="2026-07-07T18:18:00Z" w:author="Author" w:date="2026-07-07T20:18:00Z" w:id="6942">
        <w:r>
          <w:rPr>
            <w:color w:val="000000"/>
          </w:rPr>
          <w:delText>an</w:delText>
        </w:r>
      </w:del>
      <w:ins w16du:dateUtc="2026-07-07T18:18:00Z" w:author="Author" w:date="2026-07-07T20:18:00Z" w:id="6943">
        <w:r w:rsidR="00A96A35" w:rsidRPr="0027638C">
          <w:rPr>
            <w:sz w:val="24"/>
            <w:szCs w:val="24"/>
          </w:rPr>
          <w:t>et</w:t>
        </w:r>
      </w:ins>
      <w:r w:rsidR="00A96A35" w:rsidRPr="0027638C">
        <w:rPr>
          <w:sz w:val="24"/>
          <w:rPrChange w16du:dateUtc="2026-07-07T18:18:00Z" w:author="Author" w:date="2026-07-07T20:18:00Z" w:id="6944">
            <w:rPr>
              <w:rFonts w:ascii="Times New Roman"/>
              <w:color w:val="000000"/>
              <w:spacing w:val="32"/>
            </w:rPr>
          </w:rPrChange>
        </w:rPr>
        <w:t xml:space="preserve"> </w:t>
      </w:r>
      <w:r w:rsidR="00A96A35" w:rsidRPr="0027638C">
        <w:rPr>
          <w:sz w:val="24"/>
          <w:rPrChange w16du:dateUtc="2026-07-07T18:18:00Z" w:author="Author" w:date="2026-07-07T20:18:00Z" w:id="6945">
            <w:rPr>
              <w:rFonts w:ascii="Times New Roman"/>
              <w:color w:val="000000"/>
            </w:rPr>
          </w:rPrChange>
        </w:rPr>
        <w:t>dolore</w:t>
      </w:r>
      <w:r w:rsidR="00A96A35" w:rsidRPr="0027638C">
        <w:rPr>
          <w:sz w:val="24"/>
          <w:rPrChange w16du:dateUtc="2026-07-07T18:18:00Z" w:author="Author" w:date="2026-07-07T20:18:00Z" w:id="6946">
            <w:rPr>
              <w:rFonts w:ascii="Times New Roman"/>
              <w:color w:val="000000"/>
              <w:spacing w:val="32"/>
            </w:rPr>
          </w:rPrChange>
        </w:rPr>
        <w:t xml:space="preserve"> </w:t>
      </w:r>
      <w:r w:rsidR="00A96A35" w:rsidRPr="0027638C">
        <w:rPr>
          <w:sz w:val="24"/>
          <w:rPrChange w16du:dateUtc="2026-07-07T18:18:00Z" w:author="Author" w:date="2026-07-07T20:18:00Z" w:id="6947">
            <w:rPr>
              <w:rFonts w:ascii="Times New Roman"/>
              <w:color w:val="000000"/>
            </w:rPr>
          </w:rPrChange>
        </w:rPr>
        <w:t>magna</w:t>
      </w:r>
      <w:r w:rsidR="00A96A35" w:rsidRPr="0027638C">
        <w:rPr>
          <w:sz w:val="24"/>
          <w:rPrChange w16du:dateUtc="2026-07-07T18:18:00Z" w:author="Author" w:date="2026-07-07T20:18:00Z" w:id="6948">
            <w:rPr>
              <w:rFonts w:ascii="Times New Roman"/>
              <w:color w:val="000000"/>
              <w:spacing w:val="32"/>
            </w:rPr>
          </w:rPrChange>
        </w:rPr>
        <w:t xml:space="preserve"> </w:t>
      </w:r>
      <w:r w:rsidR="00A96A35" w:rsidRPr="0027638C">
        <w:rPr>
          <w:sz w:val="24"/>
          <w:rPrChange w16du:dateUtc="2026-07-07T18:18:00Z" w:author="Author" w:date="2026-07-07T20:18:00Z" w:id="6949">
            <w:rPr>
              <w:rFonts w:ascii="Times New Roman"/>
              <w:color w:val="000000"/>
            </w:rPr>
          </w:rPrChange>
        </w:rPr>
        <w:t>aliqua</w:t>
      </w:r>
      <w:r w:rsidR="00A96A35" w:rsidRPr="0027638C">
        <w:rPr>
          <w:sz w:val="24"/>
          <w:rPrChange w16du:dateUtc="2026-07-07T18:18:00Z" w:author="Author" w:date="2026-07-07T20:18:00Z" w:id="6950">
            <w:rPr>
              <w:rFonts w:ascii="Times New Roman"/>
              <w:color w:val="000000"/>
              <w:spacing w:val="32"/>
            </w:rPr>
          </w:rPrChange>
        </w:rPr>
        <w:t xml:space="preserve"> </w:t>
      </w:r>
      <w:r w:rsidR="00A96A35" w:rsidRPr="0027638C">
        <w:rPr>
          <w:sz w:val="24"/>
          <w:rPrChange w16du:dateUtc="2026-07-07T18:18:00Z" w:author="Author" w:date="2026-07-07T20:18:00Z" w:id="6951">
            <w:rPr>
              <w:rFonts w:ascii="Times New Roman"/>
              <w:color w:val="000000"/>
            </w:rPr>
          </w:rPrChange>
        </w:rPr>
        <w:t>lorem</w:t>
      </w:r>
      <w:r w:rsidR="00A96A35" w:rsidRPr="0027638C">
        <w:rPr>
          <w:sz w:val="24"/>
          <w:rPrChange w16du:dateUtc="2026-07-07T18:18:00Z" w:author="Author" w:date="2026-07-07T20:18:00Z" w:id="6952">
            <w:rPr>
              <w:rFonts w:ascii="Times New Roman"/>
              <w:color w:val="000000"/>
              <w:spacing w:val="32"/>
            </w:rPr>
          </w:rPrChange>
        </w:rPr>
        <w:t xml:space="preserve"> </w:t>
      </w:r>
      <w:r w:rsidR="00A96A35" w:rsidRPr="0027638C">
        <w:rPr>
          <w:sz w:val="24"/>
          <w:rPrChange w16du:dateUtc="2026-07-07T18:18:00Z" w:author="Author" w:date="2026-07-07T20:18:00Z" w:id="6953">
            <w:rPr>
              <w:rFonts w:ascii="Times New Roman"/>
              <w:color w:val="000000"/>
            </w:rPr>
          </w:rPrChange>
        </w:rPr>
        <w:t>24</w:t>
      </w:r>
      <w:r w:rsidR="00A96A35" w:rsidRPr="0027638C">
        <w:rPr>
          <w:sz w:val="24"/>
          <w:rPrChange w16du:dateUtc="2026-07-07T18:18:00Z" w:author="Author" w:date="2026-07-07T20:18:00Z" w:id="6954">
            <w:rPr>
              <w:rFonts w:ascii="Times New Roman"/>
              <w:color w:val="000000"/>
              <w:spacing w:val="32"/>
            </w:rPr>
          </w:rPrChange>
        </w:rPr>
        <w:t xml:space="preserve"> </w:t>
      </w:r>
      <w:r w:rsidR="00A96A35" w:rsidRPr="0027638C">
        <w:rPr>
          <w:sz w:val="24"/>
          <w:rPrChange w16du:dateUtc="2026-07-07T18:18:00Z" w:author="Author" w:date="2026-07-07T20:18:00Z" w:id="6955">
            <w:rPr>
              <w:rFonts w:ascii="Times New Roman"/>
              <w:color w:val="000000"/>
            </w:rPr>
          </w:rPrChange>
        </w:rPr>
        <w:t>ipsum)</w:t>
      </w:r>
      <w:r w:rsidR="00A96A35" w:rsidRPr="0027638C">
        <w:rPr>
          <w:sz w:val="24"/>
          <w:rPrChange w16du:dateUtc="2026-07-07T18:18:00Z" w:author="Author" w:date="2026-07-07T20:18:00Z" w:id="6956">
            <w:rPr>
              <w:rFonts w:ascii="Times New Roman"/>
              <w:color w:val="000000"/>
              <w:spacing w:val="32"/>
            </w:rPr>
          </w:rPrChange>
        </w:rPr>
        <w:t xml:space="preserve"> </w:t>
      </w:r>
      <w:r w:rsidR="00A96A35" w:rsidRPr="0027638C">
        <w:rPr>
          <w:sz w:val="24"/>
          <w:rPrChange w16du:dateUtc="2026-07-07T18:18:00Z" w:author="Author" w:date="2026-07-07T20:18:00Z" w:id="6957">
            <w:rPr>
              <w:rFonts w:ascii="Times New Roman" w:hAnsi="Times New Roman"/>
              <w:color w:val="000000"/>
            </w:rPr>
          </w:rPrChange>
        </w:rPr>
        <w:t>dolor</w:t>
      </w:r>
      <w:del w16du:dateUtc="2026-07-07T18:18:00Z" w:author="Author" w:date="2026-07-07T20:18:00Z" w:id="6958">
        <w:r>
          <w:rPr>
            <w:color w:val="000000"/>
          </w:rPr>
          <w:cr/>
        </w:r>
      </w:del>
      <w:r w:rsidR="00A96A35" w:rsidRPr="0027638C">
        <w:rPr>
          <w:sz w:val="24"/>
          <w:rPrChange w16du:dateUtc="2026-07-07T18:18:00Z" w:author="Author" w:date="2026-07-07T20:18:00Z" w:id="6959">
            <w:rPr>
              <w:rFonts w:ascii="Times New Roman"/>
              <w:color w:val="000000"/>
              <w:spacing w:val="665"/>
            </w:rPr>
          </w:rPrChange>
        </w:rPr>
        <w:t xml:space="preserve"> </w:t>
      </w:r>
      <w:r w:rsidR="00A96A35" w:rsidRPr="0027638C">
        <w:rPr>
          <w:sz w:val="24"/>
          <w:rPrChange w16du:dateUtc="2026-07-07T18:18:00Z" w:author="Author" w:date="2026-07-07T20:18:00Z" w:id="6960">
            <w:rPr>
              <w:rFonts w:ascii="Times New Roman"/>
              <w:color w:val="000000"/>
            </w:rPr>
          </w:rPrChange>
        </w:rPr>
        <w:t>Sit</w:t>
      </w:r>
      <w:r w:rsidR="00A96A35" w:rsidRPr="0027638C">
        <w:rPr>
          <w:sz w:val="24"/>
          <w:rPrChange w16du:dateUtc="2026-07-07T18:18:00Z" w:author="Author" w:date="2026-07-07T20:18:00Z" w:id="6961">
            <w:rPr>
              <w:rFonts w:ascii="Times New Roman"/>
              <w:color w:val="000000"/>
              <w:spacing w:val="32"/>
            </w:rPr>
          </w:rPrChange>
        </w:rPr>
        <w:t xml:space="preserve"> </w:t>
      </w:r>
      <w:r w:rsidR="00A96A35" w:rsidRPr="0027638C">
        <w:rPr>
          <w:sz w:val="24"/>
          <w:rPrChange w16du:dateUtc="2026-07-07T18:18:00Z" w:author="Author" w:date="2026-07-07T20:18:00Z" w:id="6962">
            <w:rPr>
              <w:rFonts w:ascii="Times New Roman"/>
              <w:color w:val="000000"/>
            </w:rPr>
          </w:rPrChange>
        </w:rPr>
        <w:t>amet</w:t>
      </w:r>
      <w:r w:rsidR="00A96A35" w:rsidRPr="0027638C">
        <w:rPr>
          <w:sz w:val="24"/>
          <w:rPrChange w16du:dateUtc="2026-07-07T18:18:00Z" w:author="Author" w:date="2026-07-07T20:18:00Z" w:id="6963">
            <w:rPr>
              <w:rFonts w:ascii="Times New Roman"/>
              <w:color w:val="000000"/>
              <w:spacing w:val="32"/>
            </w:rPr>
          </w:rPrChange>
        </w:rPr>
        <w:t xml:space="preserve"> </w:t>
      </w:r>
      <w:r w:rsidR="00A96A35" w:rsidRPr="0027638C">
        <w:rPr>
          <w:sz w:val="24"/>
          <w:rPrChange w16du:dateUtc="2026-07-07T18:18:00Z" w:author="Author" w:date="2026-07-07T20:18:00Z" w:id="6964">
            <w:rPr>
              <w:rFonts w:ascii="Times New Roman"/>
              <w:color w:val="000000"/>
            </w:rPr>
          </w:rPrChange>
        </w:rPr>
        <w:t>consectetur</w:t>
      </w:r>
      <w:r w:rsidR="00A96A35" w:rsidRPr="0027638C">
        <w:rPr>
          <w:sz w:val="24"/>
          <w:rPrChange w16du:dateUtc="2026-07-07T18:18:00Z" w:author="Author" w:date="2026-07-07T20:18:00Z" w:id="6965">
            <w:rPr>
              <w:rFonts w:ascii="Times New Roman"/>
              <w:color w:val="000000"/>
              <w:spacing w:val="32"/>
            </w:rPr>
          </w:rPrChange>
        </w:rPr>
        <w:t xml:space="preserve"> </w:t>
      </w:r>
      <w:r w:rsidR="00A96A35" w:rsidRPr="0027638C">
        <w:rPr>
          <w:sz w:val="24"/>
          <w:rPrChange w16du:dateUtc="2026-07-07T18:18:00Z" w:author="Author" w:date="2026-07-07T20:18:00Z" w:id="6966">
            <w:rPr>
              <w:rFonts w:ascii="Times New Roman"/>
              <w:color w:val="000000"/>
            </w:rPr>
          </w:rPrChange>
        </w:rPr>
        <w:t>adipiscing</w:t>
      </w:r>
      <w:r w:rsidR="00A96A35" w:rsidRPr="0027638C">
        <w:rPr>
          <w:sz w:val="24"/>
          <w:rPrChange w16du:dateUtc="2026-07-07T18:18:00Z" w:author="Author" w:date="2026-07-07T20:18:00Z" w:id="6967">
            <w:rPr>
              <w:rFonts w:ascii="Times New Roman"/>
              <w:color w:val="000000"/>
              <w:spacing w:val="32"/>
            </w:rPr>
          </w:rPrChange>
        </w:rPr>
        <w:t xml:space="preserve"> </w:t>
      </w:r>
      <w:r w:rsidR="00A96A35" w:rsidRPr="0027638C">
        <w:rPr>
          <w:sz w:val="24"/>
          <w:rPrChange w16du:dateUtc="2026-07-07T18:18:00Z" w:author="Author" w:date="2026-07-07T20:18:00Z" w:id="6968">
            <w:rPr>
              <w:rFonts w:ascii="Times New Roman"/>
              <w:color w:val="000000"/>
            </w:rPr>
          </w:rPrChange>
        </w:rPr>
        <w:t>elit</w:t>
      </w:r>
      <w:r w:rsidR="00A96A35" w:rsidRPr="0027638C">
        <w:rPr>
          <w:sz w:val="24"/>
          <w:rPrChange w16du:dateUtc="2026-07-07T18:18:00Z" w:author="Author" w:date="2026-07-07T20:18:00Z" w:id="6969">
            <w:rPr>
              <w:rFonts w:ascii="Times New Roman"/>
              <w:color w:val="000000"/>
              <w:spacing w:val="32"/>
            </w:rPr>
          </w:rPrChange>
        </w:rPr>
        <w:t xml:space="preserve"> </w:t>
      </w:r>
      <w:r w:rsidR="00A96A35" w:rsidRPr="0027638C">
        <w:rPr>
          <w:sz w:val="24"/>
          <w:rPrChange w16du:dateUtc="2026-07-07T18:18:00Z" w:author="Author" w:date="2026-07-07T20:18:00Z" w:id="6970">
            <w:rPr>
              <w:rFonts w:ascii="Times New Roman"/>
              <w:color w:val="000000"/>
            </w:rPr>
          </w:rPrChange>
        </w:rPr>
        <w:t>sed</w:t>
      </w:r>
      <w:r w:rsidR="00A96A35" w:rsidRPr="0027638C">
        <w:rPr>
          <w:sz w:val="24"/>
          <w:rPrChange w16du:dateUtc="2026-07-07T18:18:00Z" w:author="Author" w:date="2026-07-07T20:18:00Z" w:id="6971">
            <w:rPr>
              <w:rFonts w:ascii="Times New Roman"/>
              <w:color w:val="000000"/>
              <w:spacing w:val="32"/>
            </w:rPr>
          </w:rPrChange>
        </w:rPr>
        <w:t xml:space="preserve"> </w:t>
      </w:r>
      <w:r w:rsidR="00A96A35" w:rsidRPr="0027638C">
        <w:rPr>
          <w:sz w:val="24"/>
          <w:rPrChange w16du:dateUtc="2026-07-07T18:18:00Z" w:author="Author" w:date="2026-07-07T20:18:00Z" w:id="6972">
            <w:rPr>
              <w:rFonts w:ascii="Times New Roman"/>
              <w:color w:val="000000"/>
            </w:rPr>
          </w:rPrChange>
        </w:rPr>
        <w:t>do</w:t>
      </w:r>
      <w:r w:rsidR="00A96A35" w:rsidRPr="0027638C">
        <w:rPr>
          <w:sz w:val="24"/>
          <w:rPrChange w16du:dateUtc="2026-07-07T18:18:00Z" w:author="Author" w:date="2026-07-07T20:18:00Z" w:id="6973">
            <w:rPr>
              <w:rFonts w:ascii="Times New Roman"/>
              <w:color w:val="000000"/>
              <w:spacing w:val="32"/>
            </w:rPr>
          </w:rPrChange>
        </w:rPr>
        <w:t xml:space="preserve"> </w:t>
      </w:r>
      <w:r w:rsidR="00A96A35" w:rsidRPr="0027638C">
        <w:rPr>
          <w:sz w:val="24"/>
          <w:rPrChange w16du:dateUtc="2026-07-07T18:18:00Z" w:author="Author" w:date="2026-07-07T20:18:00Z" w:id="6974">
            <w:rPr>
              <w:rFonts w:ascii="Times New Roman"/>
              <w:color w:val="000000"/>
            </w:rPr>
          </w:rPrChange>
        </w:rPr>
        <w:t>eiusmod</w:t>
      </w:r>
      <w:r w:rsidR="00A96A35" w:rsidRPr="0027638C">
        <w:rPr>
          <w:sz w:val="24"/>
          <w:rPrChange w16du:dateUtc="2026-07-07T18:18:00Z" w:author="Author" w:date="2026-07-07T20:18:00Z" w:id="6975">
            <w:rPr>
              <w:rFonts w:ascii="Times New Roman"/>
              <w:color w:val="000000"/>
              <w:spacing w:val="32"/>
            </w:rPr>
          </w:rPrChange>
        </w:rPr>
        <w:t xml:space="preserve"> </w:t>
      </w:r>
      <w:r w:rsidR="00A96A35" w:rsidRPr="0027638C">
        <w:rPr>
          <w:sz w:val="24"/>
          <w:rPrChange w16du:dateUtc="2026-07-07T18:18:00Z" w:author="Author" w:date="2026-07-07T20:18:00Z" w:id="6976">
            <w:rPr>
              <w:rFonts w:ascii="Times New Roman"/>
              <w:color w:val="000000"/>
            </w:rPr>
          </w:rPrChange>
        </w:rPr>
        <w:t>tempor,</w:t>
      </w:r>
      <w:r w:rsidR="00A96A35" w:rsidRPr="0027638C">
        <w:rPr>
          <w:sz w:val="24"/>
          <w:rPrChange w16du:dateUtc="2026-07-07T18:18:00Z" w:author="Author" w:date="2026-07-07T20:18:00Z" w:id="6977">
            <w:rPr>
              <w:rFonts w:ascii="Times New Roman"/>
              <w:color w:val="000000"/>
              <w:spacing w:val="32"/>
            </w:rPr>
          </w:rPrChange>
        </w:rPr>
        <w:t xml:space="preserve"> </w:t>
      </w:r>
      <w:r w:rsidR="00A96A35" w:rsidRPr="0027638C">
        <w:rPr>
          <w:sz w:val="24"/>
          <w:rPrChange w16du:dateUtc="2026-07-07T18:18:00Z" w:author="Author" w:date="2026-07-07T20:18:00Z" w:id="6978">
            <w:rPr>
              <w:rFonts w:ascii="Times New Roman"/>
              <w:color w:val="000000"/>
            </w:rPr>
          </w:rPrChange>
        </w:rPr>
        <w:t>incididunt,</w:t>
      </w:r>
      <w:r w:rsidR="00A96A35" w:rsidRPr="0027638C">
        <w:rPr>
          <w:sz w:val="24"/>
          <w:rPrChange w16du:dateUtc="2026-07-07T18:18:00Z" w:author="Author" w:date="2026-07-07T20:18:00Z" w:id="6979">
            <w:rPr>
              <w:rFonts w:ascii="Times New Roman"/>
              <w:color w:val="000000"/>
              <w:spacing w:val="32"/>
            </w:rPr>
          </w:rPrChange>
        </w:rPr>
        <w:t xml:space="preserve"> </w:t>
      </w:r>
      <w:r w:rsidR="00A96A35" w:rsidRPr="0027638C">
        <w:rPr>
          <w:sz w:val="24"/>
          <w:rPrChange w16du:dateUtc="2026-07-07T18:18:00Z" w:author="Author" w:date="2026-07-07T20:18:00Z" w:id="6980">
            <w:rPr>
              <w:rFonts w:ascii="Times New Roman"/>
              <w:color w:val="000000"/>
            </w:rPr>
          </w:rPrChange>
        </w:rPr>
        <w:t>ut</w:t>
      </w:r>
      <w:r w:rsidR="00A96A35" w:rsidRPr="0027638C">
        <w:rPr>
          <w:sz w:val="24"/>
          <w:rPrChange w16du:dateUtc="2026-07-07T18:18:00Z" w:author="Author" w:date="2026-07-07T20:18:00Z" w:id="6981">
            <w:rPr>
              <w:rFonts w:ascii="Times New Roman"/>
              <w:color w:val="000000"/>
              <w:spacing w:val="32"/>
            </w:rPr>
          </w:rPrChange>
        </w:rPr>
        <w:t xml:space="preserve"> </w:t>
      </w:r>
      <w:r w:rsidR="00A96A35" w:rsidRPr="0027638C">
        <w:rPr>
          <w:sz w:val="24"/>
          <w:rPrChange w16du:dateUtc="2026-07-07T18:18:00Z" w:author="Author" w:date="2026-07-07T20:18:00Z" w:id="6982">
            <w:rPr>
              <w:rFonts w:ascii="Times New Roman"/>
              <w:color w:val="000000"/>
            </w:rPr>
          </w:rPrChange>
        </w:rPr>
        <w:t>labore</w:t>
      </w:r>
      <w:r w:rsidR="00A96A35" w:rsidRPr="0027638C">
        <w:rPr>
          <w:sz w:val="24"/>
          <w:rPrChange w16du:dateUtc="2026-07-07T18:18:00Z" w:author="Author" w:date="2026-07-07T20:18:00Z" w:id="6983">
            <w:rPr>
              <w:rFonts w:ascii="Times New Roman"/>
              <w:color w:val="000000"/>
              <w:spacing w:val="32"/>
            </w:rPr>
          </w:rPrChange>
        </w:rPr>
        <w:t xml:space="preserve"> </w:t>
      </w:r>
      <w:r w:rsidR="00A96A35" w:rsidRPr="0027638C">
        <w:rPr>
          <w:sz w:val="24"/>
          <w:rPrChange w16du:dateUtc="2026-07-07T18:18:00Z" w:author="Author" w:date="2026-07-07T20:18:00Z" w:id="6984">
            <w:rPr>
              <w:rFonts w:ascii="Times New Roman" w:hAnsi="Times New Roman"/>
              <w:color w:val="000000"/>
            </w:rPr>
          </w:rPrChange>
        </w:rPr>
        <w:t>et</w:t>
      </w:r>
      <w:del w16du:dateUtc="2026-07-07T18:18:00Z" w:author="Author" w:date="2026-07-07T20:18:00Z" w:id="6985">
        <w:r>
          <w:rPr>
            <w:color w:val="000000"/>
          </w:rPr>
          <w:cr/>
        </w:r>
      </w:del>
      <w:r w:rsidR="00A96A35" w:rsidRPr="0027638C">
        <w:rPr>
          <w:sz w:val="24"/>
          <w:rPrChange w16du:dateUtc="2026-07-07T18:18:00Z" w:author="Author" w:date="2026-07-07T20:18:00Z" w:id="6986">
            <w:rPr>
              <w:rFonts w:ascii="Times New Roman"/>
              <w:color w:val="000000"/>
              <w:spacing w:val="665"/>
            </w:rPr>
          </w:rPrChange>
        </w:rPr>
        <w:t xml:space="preserve"> </w:t>
      </w:r>
      <w:r w:rsidR="00A96A35" w:rsidRPr="0027638C">
        <w:rPr>
          <w:sz w:val="24"/>
          <w:rPrChange w16du:dateUtc="2026-07-07T18:18:00Z" w:author="Author" w:date="2026-07-07T20:18:00Z" w:id="6987">
            <w:rPr>
              <w:rFonts w:ascii="Times New Roman"/>
              <w:color w:val="000000"/>
            </w:rPr>
          </w:rPrChange>
        </w:rPr>
        <w:t>dolore</w:t>
      </w:r>
      <w:ins w16du:dateUtc="2026-07-07T18:18:00Z" w:author="Author" w:date="2026-07-07T20:18:00Z" w:id="6988">
        <w:r w:rsidR="00A96A35" w:rsidRPr="0027638C">
          <w:rPr>
            <w:spacing w:val="-11"/>
            <w:sz w:val="24"/>
            <w:szCs w:val="24"/>
          </w:rPr>
          <w:t>,</w:t>
        </w:r>
      </w:ins>
      <w:r w:rsidR="00A96A35" w:rsidRPr="0027638C">
        <w:rPr>
          <w:spacing w:val="-11"/>
          <w:sz w:val="24"/>
          <w:rPrChange w16du:dateUtc="2026-07-07T18:18:00Z" w:author="Author" w:date="2026-07-07T20:18:00Z" w:id="6989">
            <w:rPr>
              <w:rFonts w:ascii="Times New Roman"/>
              <w:color w:val="000000"/>
              <w:spacing w:val="-7"/>
            </w:rPr>
          </w:rPrChange>
        </w:rPr>
        <w:t xml:space="preserve"> </w:t>
      </w:r>
      <w:r w:rsidR="00A96A35" w:rsidRPr="0027638C">
        <w:rPr>
          <w:sz w:val="24"/>
          <w:rPrChange w16du:dateUtc="2026-07-07T18:18:00Z" w:author="Author" w:date="2026-07-07T20:18:00Z" w:id="6990">
            <w:rPr>
              <w:rFonts w:ascii="Times New Roman"/>
              <w:color w:val="000000"/>
            </w:rPr>
          </w:rPrChange>
        </w:rPr>
        <w:t>magna</w:t>
      </w:r>
      <w:r w:rsidR="00A96A35" w:rsidRPr="0027638C">
        <w:rPr>
          <w:spacing w:val="-10"/>
          <w:sz w:val="24"/>
          <w:rPrChange w16du:dateUtc="2026-07-07T18:18:00Z" w:author="Author" w:date="2026-07-07T20:18:00Z" w:id="6991">
            <w:rPr>
              <w:rFonts w:ascii="Times New Roman"/>
              <w:color w:val="000000"/>
              <w:spacing w:val="-6"/>
            </w:rPr>
          </w:rPrChange>
        </w:rPr>
        <w:t xml:space="preserve"> </w:t>
      </w:r>
      <w:r w:rsidR="00A96A35" w:rsidRPr="0027638C">
        <w:rPr>
          <w:sz w:val="24"/>
          <w:rPrChange w16du:dateUtc="2026-07-07T18:18:00Z" w:author="Author" w:date="2026-07-07T20:18:00Z" w:id="6992">
            <w:rPr>
              <w:rFonts w:ascii="Times New Roman"/>
              <w:color w:val="000000"/>
            </w:rPr>
          </w:rPrChange>
        </w:rPr>
        <w:t>aliqua</w:t>
      </w:r>
      <w:r w:rsidR="00A96A35" w:rsidRPr="0027638C">
        <w:rPr>
          <w:spacing w:val="-10"/>
          <w:sz w:val="24"/>
          <w:rPrChange w16du:dateUtc="2026-07-07T18:18:00Z" w:author="Author" w:date="2026-07-07T20:18:00Z" w:id="6993">
            <w:rPr>
              <w:rFonts w:ascii="Times New Roman"/>
              <w:color w:val="000000"/>
              <w:spacing w:val="-6"/>
            </w:rPr>
          </w:rPrChange>
        </w:rPr>
        <w:t xml:space="preserve"> </w:t>
      </w:r>
      <w:r w:rsidR="00A96A35" w:rsidRPr="0027638C">
        <w:rPr>
          <w:sz w:val="24"/>
          <w:rPrChange w16du:dateUtc="2026-07-07T18:18:00Z" w:author="Author" w:date="2026-07-07T20:18:00Z" w:id="6994">
            <w:rPr>
              <w:rFonts w:ascii="Times New Roman"/>
              <w:color w:val="000000"/>
            </w:rPr>
          </w:rPrChange>
        </w:rPr>
        <w:t>lorem,</w:t>
      </w:r>
      <w:r w:rsidR="00A96A35" w:rsidRPr="0027638C">
        <w:rPr>
          <w:spacing w:val="-10"/>
          <w:sz w:val="24"/>
          <w:rPrChange w16du:dateUtc="2026-07-07T18:18:00Z" w:author="Author" w:date="2026-07-07T20:18:00Z" w:id="6995">
            <w:rPr>
              <w:rFonts w:ascii="Times New Roman"/>
              <w:color w:val="000000"/>
              <w:spacing w:val="-6"/>
            </w:rPr>
          </w:rPrChange>
        </w:rPr>
        <w:t xml:space="preserve"> </w:t>
      </w:r>
      <w:r w:rsidR="00A96A35" w:rsidRPr="0027638C">
        <w:rPr>
          <w:sz w:val="24"/>
          <w:rPrChange w16du:dateUtc="2026-07-07T18:18:00Z" w:author="Author" w:date="2026-07-07T20:18:00Z" w:id="6996">
            <w:rPr>
              <w:rFonts w:ascii="Times New Roman"/>
              <w:color w:val="000000"/>
            </w:rPr>
          </w:rPrChange>
        </w:rPr>
        <w:t>ipsum</w:t>
      </w:r>
      <w:ins w16du:dateUtc="2026-07-07T18:18:00Z" w:author="Author" w:date="2026-07-07T20:18:00Z" w:id="6997">
        <w:r w:rsidR="00A96A35" w:rsidRPr="0027638C">
          <w:rPr>
            <w:spacing w:val="-10"/>
            <w:sz w:val="24"/>
            <w:szCs w:val="24"/>
          </w:rPr>
          <w:t>,</w:t>
        </w:r>
      </w:ins>
      <w:r w:rsidR="00A96A35" w:rsidRPr="0027638C">
        <w:rPr>
          <w:spacing w:val="-10"/>
          <w:sz w:val="24"/>
          <w:rPrChange w16du:dateUtc="2026-07-07T18:18:00Z" w:author="Author" w:date="2026-07-07T20:18:00Z" w:id="6998">
            <w:rPr>
              <w:rFonts w:ascii="Times New Roman"/>
              <w:color w:val="000000"/>
              <w:spacing w:val="-6"/>
            </w:rPr>
          </w:rPrChange>
        </w:rPr>
        <w:t xml:space="preserve"> </w:t>
      </w:r>
      <w:r w:rsidR="00A96A35" w:rsidRPr="0027638C">
        <w:rPr>
          <w:sz w:val="24"/>
          <w:rPrChange w16du:dateUtc="2026-07-07T18:18:00Z" w:author="Author" w:date="2026-07-07T20:18:00Z" w:id="6999">
            <w:rPr>
              <w:rFonts w:ascii="Times New Roman"/>
              <w:color w:val="000000"/>
            </w:rPr>
          </w:rPrChange>
        </w:rPr>
        <w:t>dolor</w:t>
      </w:r>
      <w:r w:rsidR="00A96A35" w:rsidRPr="0027638C">
        <w:rPr>
          <w:spacing w:val="-10"/>
          <w:sz w:val="24"/>
          <w:rPrChange w16du:dateUtc="2026-07-07T18:18:00Z" w:author="Author" w:date="2026-07-07T20:18:00Z" w:id="7000">
            <w:rPr>
              <w:rFonts w:ascii="Times New Roman"/>
              <w:color w:val="000000"/>
              <w:spacing w:val="-6"/>
            </w:rPr>
          </w:rPrChange>
        </w:rPr>
        <w:t xml:space="preserve"> </w:t>
      </w:r>
      <w:r w:rsidR="00A96A35" w:rsidRPr="0027638C">
        <w:rPr>
          <w:sz w:val="24"/>
          <w:rPrChange w16du:dateUtc="2026-07-07T18:18:00Z" w:author="Author" w:date="2026-07-07T20:18:00Z" w:id="7001">
            <w:rPr>
              <w:rFonts w:ascii="Times New Roman"/>
              <w:color w:val="000000"/>
            </w:rPr>
          </w:rPrChange>
        </w:rPr>
        <w:t>sit</w:t>
      </w:r>
      <w:r w:rsidR="00A96A35" w:rsidRPr="0027638C">
        <w:rPr>
          <w:spacing w:val="-10"/>
          <w:sz w:val="24"/>
          <w:rPrChange w16du:dateUtc="2026-07-07T18:18:00Z" w:author="Author" w:date="2026-07-07T20:18:00Z" w:id="7002">
            <w:rPr>
              <w:rFonts w:ascii="Times New Roman"/>
              <w:color w:val="000000"/>
              <w:spacing w:val="-6"/>
            </w:rPr>
          </w:rPrChange>
        </w:rPr>
        <w:t xml:space="preserve"> </w:t>
      </w:r>
      <w:r w:rsidR="00A96A35" w:rsidRPr="0027638C">
        <w:rPr>
          <w:sz w:val="24"/>
          <w:rPrChange w16du:dateUtc="2026-07-07T18:18:00Z" w:author="Author" w:date="2026-07-07T20:18:00Z" w:id="7003">
            <w:rPr>
              <w:rFonts w:ascii="Times New Roman"/>
              <w:color w:val="000000"/>
            </w:rPr>
          </w:rPrChange>
        </w:rPr>
        <w:t>amet</w:t>
      </w:r>
      <w:r w:rsidR="00A96A35" w:rsidRPr="0027638C">
        <w:rPr>
          <w:spacing w:val="-10"/>
          <w:sz w:val="24"/>
          <w:rPrChange w16du:dateUtc="2026-07-07T18:18:00Z" w:author="Author" w:date="2026-07-07T20:18:00Z" w:id="7004">
            <w:rPr>
              <w:rFonts w:ascii="Times New Roman"/>
              <w:color w:val="000000"/>
              <w:spacing w:val="-6"/>
            </w:rPr>
          </w:rPrChange>
        </w:rPr>
        <w:t xml:space="preserve"> </w:t>
      </w:r>
      <w:r w:rsidR="00A96A35" w:rsidRPr="0027638C">
        <w:rPr>
          <w:sz w:val="24"/>
          <w:rPrChange w16du:dateUtc="2026-07-07T18:18:00Z" w:author="Author" w:date="2026-07-07T20:18:00Z" w:id="7005">
            <w:rPr>
              <w:rFonts w:ascii="Times New Roman"/>
              <w:color w:val="000000"/>
            </w:rPr>
          </w:rPrChange>
        </w:rPr>
        <w:t>Consectetur</w:t>
      </w:r>
      <w:r w:rsidR="00A96A35" w:rsidRPr="0027638C">
        <w:rPr>
          <w:spacing w:val="-10"/>
          <w:sz w:val="24"/>
          <w:rPrChange w16du:dateUtc="2026-07-07T18:18:00Z" w:author="Author" w:date="2026-07-07T20:18:00Z" w:id="7006">
            <w:rPr>
              <w:rFonts w:ascii="Times New Roman"/>
              <w:color w:val="000000"/>
              <w:spacing w:val="-6"/>
            </w:rPr>
          </w:rPrChange>
        </w:rPr>
        <w:t xml:space="preserve"> </w:t>
      </w:r>
      <w:r w:rsidR="00A96A35" w:rsidRPr="0027638C">
        <w:rPr>
          <w:sz w:val="24"/>
          <w:rPrChange w16du:dateUtc="2026-07-07T18:18:00Z" w:author="Author" w:date="2026-07-07T20:18:00Z" w:id="7007">
            <w:rPr>
              <w:rFonts w:ascii="Times New Roman"/>
              <w:color w:val="000000"/>
            </w:rPr>
          </w:rPrChange>
        </w:rPr>
        <w:t>Adipiscing</w:t>
      </w:r>
      <w:r w:rsidR="00A96A35" w:rsidRPr="0027638C">
        <w:rPr>
          <w:spacing w:val="-10"/>
          <w:sz w:val="24"/>
          <w:rPrChange w16du:dateUtc="2026-07-07T18:18:00Z" w:author="Author" w:date="2026-07-07T20:18:00Z" w:id="7008">
            <w:rPr>
              <w:rFonts w:ascii="Times New Roman"/>
              <w:color w:val="000000"/>
              <w:spacing w:val="-6"/>
            </w:rPr>
          </w:rPrChange>
        </w:rPr>
        <w:t xml:space="preserve"> </w:t>
      </w:r>
      <w:r w:rsidR="00A96A35" w:rsidRPr="0027638C">
        <w:rPr>
          <w:sz w:val="24"/>
          <w:rPrChange w16du:dateUtc="2026-07-07T18:18:00Z" w:author="Author" w:date="2026-07-07T20:18:00Z" w:id="7009">
            <w:rPr>
              <w:rFonts w:ascii="Times New Roman"/>
              <w:color w:val="000000"/>
            </w:rPr>
          </w:rPrChange>
        </w:rPr>
        <w:t>elit</w:t>
      </w:r>
      <w:r w:rsidR="00A96A35" w:rsidRPr="0027638C">
        <w:rPr>
          <w:spacing w:val="-10"/>
          <w:sz w:val="24"/>
          <w:rPrChange w16du:dateUtc="2026-07-07T18:18:00Z" w:author="Author" w:date="2026-07-07T20:18:00Z" w:id="7010">
            <w:rPr>
              <w:rFonts w:ascii="Times New Roman"/>
              <w:color w:val="000000"/>
              <w:spacing w:val="-6"/>
            </w:rPr>
          </w:rPrChange>
        </w:rPr>
        <w:t xml:space="preserve"> </w:t>
      </w:r>
      <w:r w:rsidR="00A96A35" w:rsidRPr="0027638C">
        <w:rPr>
          <w:sz w:val="24"/>
          <w:rPrChange w16du:dateUtc="2026-07-07T18:18:00Z" w:author="Author" w:date="2026-07-07T20:18:00Z" w:id="7011">
            <w:rPr>
              <w:rFonts w:ascii="Times New Roman"/>
              <w:color w:val="000000"/>
            </w:rPr>
          </w:rPrChange>
        </w:rPr>
        <w:t>sed</w:t>
      </w:r>
      <w:r w:rsidR="00A96A35" w:rsidRPr="0027638C">
        <w:rPr>
          <w:spacing w:val="-10"/>
          <w:sz w:val="24"/>
          <w:rPrChange w16du:dateUtc="2026-07-07T18:18:00Z" w:author="Author" w:date="2026-07-07T20:18:00Z" w:id="7012">
            <w:rPr>
              <w:rFonts w:ascii="Times New Roman"/>
              <w:color w:val="000000"/>
              <w:spacing w:val="-6"/>
            </w:rPr>
          </w:rPrChange>
        </w:rPr>
        <w:t xml:space="preserve"> </w:t>
      </w:r>
      <w:r w:rsidR="00A96A35" w:rsidRPr="0027638C">
        <w:rPr>
          <w:sz w:val="24"/>
          <w:rPrChange w16du:dateUtc="2026-07-07T18:18:00Z" w:author="Author" w:date="2026-07-07T20:18:00Z" w:id="7013">
            <w:rPr>
              <w:rFonts w:ascii="Times New Roman" w:hAnsi="Times New Roman"/>
              <w:color w:val="000000"/>
            </w:rPr>
          </w:rPrChange>
        </w:rPr>
        <w:t>do</w:t>
      </w:r>
      <w:del w16du:dateUtc="2026-07-07T18:18:00Z" w:author="Author" w:date="2026-07-07T20:18:00Z" w:id="7014">
        <w:r>
          <w:rPr>
            <w:color w:val="000000"/>
          </w:rPr>
          <w:cr/>
        </w:r>
      </w:del>
      <w:r w:rsidR="00A96A35" w:rsidRPr="0027638C">
        <w:rPr>
          <w:sz w:val="24"/>
          <w:rPrChange w16du:dateUtc="2026-07-07T18:18:00Z" w:author="Author" w:date="2026-07-07T20:18:00Z" w:id="7015">
            <w:rPr>
              <w:rFonts w:ascii="Times New Roman"/>
              <w:color w:val="000000"/>
              <w:spacing w:val="665"/>
            </w:rPr>
          </w:rPrChange>
        </w:rPr>
        <w:t xml:space="preserve"> </w:t>
      </w:r>
      <w:r w:rsidR="00A96A35" w:rsidRPr="0027638C">
        <w:rPr>
          <w:sz w:val="24"/>
          <w:rPrChange w16du:dateUtc="2026-07-07T18:18:00Z" w:author="Author" w:date="2026-07-07T20:18:00Z" w:id="7016">
            <w:rPr>
              <w:rFonts w:ascii="Times New Roman"/>
              <w:color w:val="000000"/>
            </w:rPr>
          </w:rPrChange>
        </w:rPr>
        <w:t>Eiusmod</w:t>
      </w:r>
      <w:r w:rsidR="00A96A35" w:rsidRPr="0027638C">
        <w:rPr>
          <w:spacing w:val="-14"/>
          <w:sz w:val="24"/>
          <w:rPrChange w16du:dateUtc="2026-07-07T18:18:00Z" w:author="Author" w:date="2026-07-07T20:18:00Z" w:id="7017">
            <w:rPr>
              <w:rFonts w:ascii="Times New Roman"/>
              <w:color w:val="000000"/>
              <w:spacing w:val="-12"/>
            </w:rPr>
          </w:rPrChange>
        </w:rPr>
        <w:t xml:space="preserve"> </w:t>
      </w:r>
      <w:r w:rsidR="00A96A35" w:rsidRPr="0027638C">
        <w:rPr>
          <w:sz w:val="24"/>
          <w:rPrChange w16du:dateUtc="2026-07-07T18:18:00Z" w:author="Author" w:date="2026-07-07T20:18:00Z" w:id="7018">
            <w:rPr>
              <w:rFonts w:ascii="Times New Roman"/>
              <w:color w:val="000000"/>
            </w:rPr>
          </w:rPrChange>
        </w:rPr>
        <w:t>Tempor</w:t>
      </w:r>
      <w:r w:rsidR="00A96A35" w:rsidRPr="0027638C">
        <w:rPr>
          <w:spacing w:val="-14"/>
          <w:sz w:val="24"/>
          <w:rPrChange w16du:dateUtc="2026-07-07T18:18:00Z" w:author="Author" w:date="2026-07-07T20:18:00Z" w:id="7019">
            <w:rPr>
              <w:rFonts w:ascii="Times New Roman"/>
              <w:color w:val="000000"/>
              <w:spacing w:val="-12"/>
            </w:rPr>
          </w:rPrChange>
        </w:rPr>
        <w:t xml:space="preserve"> </w:t>
      </w:r>
      <w:r w:rsidR="00A96A35" w:rsidRPr="0027638C">
        <w:rPr>
          <w:sz w:val="24"/>
          <w:rPrChange w16du:dateUtc="2026-07-07T18:18:00Z" w:author="Author" w:date="2026-07-07T20:18:00Z" w:id="7020">
            <w:rPr>
              <w:rFonts w:ascii="Times New Roman"/>
              <w:color w:val="000000"/>
            </w:rPr>
          </w:rPrChange>
        </w:rPr>
        <w:t>Incididunt</w:t>
      </w:r>
      <w:r w:rsidR="00A96A35" w:rsidRPr="0027638C">
        <w:rPr>
          <w:spacing w:val="-14"/>
          <w:sz w:val="24"/>
          <w:rPrChange w16du:dateUtc="2026-07-07T18:18:00Z" w:author="Author" w:date="2026-07-07T20:18:00Z" w:id="7021">
            <w:rPr>
              <w:rFonts w:ascii="Times New Roman"/>
              <w:color w:val="000000"/>
              <w:spacing w:val="-12"/>
            </w:rPr>
          </w:rPrChange>
        </w:rPr>
        <w:t xml:space="preserve"> </w:t>
      </w:r>
      <w:r w:rsidR="00A96A35" w:rsidRPr="0027638C">
        <w:rPr>
          <w:sz w:val="24"/>
          <w:rPrChange w16du:dateUtc="2026-07-07T18:18:00Z" w:author="Author" w:date="2026-07-07T20:18:00Z" w:id="7022">
            <w:rPr>
              <w:rFonts w:ascii="Times New Roman" w:hAnsi="Times New Roman"/>
              <w:color w:val="000000"/>
              <w:spacing w:val="5"/>
            </w:rPr>
          </w:rPrChange>
        </w:rPr>
        <w:t>(“</w:t>
      </w:r>
      <w:r w:rsidR="00A96A35" w:rsidRPr="0027638C">
        <w:rPr>
          <w:b/>
          <w:sz w:val="24"/>
          <w:rPrChange w16du:dateUtc="2026-07-07T18:18:00Z" w:author="Author" w:date="2026-07-07T20:18:00Z" w:id="7023">
            <w:rPr>
              <w:rFonts w:ascii="Times New Roman" w:hAnsi="Times New Roman"/>
              <w:color w:val="000000"/>
              <w:spacing w:val="5"/>
            </w:rPr>
          </w:rPrChange>
        </w:rPr>
        <w:t>Ut</w:t>
      </w:r>
      <w:r w:rsidR="00A96A35" w:rsidRPr="0027638C">
        <w:rPr>
          <w:b/>
          <w:spacing w:val="-13"/>
          <w:sz w:val="24"/>
          <w:rPrChange w16du:dateUtc="2026-07-07T18:18:00Z" w:author="Author" w:date="2026-07-07T20:18:00Z" w:id="7024">
            <w:rPr>
              <w:rFonts w:ascii="Times New Roman"/>
              <w:color w:val="000000"/>
              <w:spacing w:val="-17"/>
            </w:rPr>
          </w:rPrChange>
        </w:rPr>
        <w:t xml:space="preserve"> </w:t>
      </w:r>
      <w:r w:rsidR="00A96A35" w:rsidRPr="0027638C">
        <w:rPr>
          <w:b/>
          <w:sz w:val="24"/>
          <w:rPrChange w16du:dateUtc="2026-07-07T18:18:00Z" w:author="Author" w:date="2026-07-07T20:18:00Z" w:id="7025">
            <w:rPr>
              <w:rFonts w:ascii="Times New Roman" w:hAnsi="Times New Roman"/>
              <w:color w:val="000000"/>
              <w:spacing w:val="6"/>
            </w:rPr>
          </w:rPrChange>
        </w:rPr>
        <w:t>Labore</w:t>
      </w:r>
      <w:r w:rsidR="00A96A35" w:rsidRPr="0027638C">
        <w:rPr>
          <w:sz w:val="24"/>
          <w:rPrChange w16du:dateUtc="2026-07-07T18:18:00Z" w:author="Author" w:date="2026-07-07T20:18:00Z" w:id="7026">
            <w:rPr>
              <w:rFonts w:ascii="Times New Roman" w:hAnsi="Times New Roman"/>
              <w:color w:val="000000"/>
              <w:spacing w:val="6"/>
            </w:rPr>
          </w:rPrChange>
        </w:rPr>
        <w:t>”).</w:t>
      </w:r>
      <w:r w:rsidR="00A96A35" w:rsidRPr="0027638C">
        <w:rPr>
          <w:spacing w:val="-14"/>
          <w:sz w:val="24"/>
          <w:rPrChange w16du:dateUtc="2026-07-07T18:18:00Z" w:author="Author" w:date="2026-07-07T20:18:00Z" w:id="7027">
            <w:rPr>
              <w:rFonts w:ascii="Times New Roman"/>
              <w:color w:val="000000"/>
              <w:spacing w:val="-18"/>
            </w:rPr>
          </w:rPrChange>
        </w:rPr>
        <w:t xml:space="preserve"> </w:t>
      </w:r>
      <w:r w:rsidR="00A96A35" w:rsidRPr="0027638C">
        <w:rPr>
          <w:sz w:val="24"/>
          <w:rPrChange w16du:dateUtc="2026-07-07T18:18:00Z" w:author="Author" w:date="2026-07-07T20:18:00Z" w:id="7028">
            <w:rPr>
              <w:rFonts w:ascii="Times New Roman"/>
              <w:color w:val="000000"/>
            </w:rPr>
          </w:rPrChange>
        </w:rPr>
        <w:t>Et</w:t>
      </w:r>
      <w:r w:rsidR="00A96A35" w:rsidRPr="0027638C">
        <w:rPr>
          <w:spacing w:val="-14"/>
          <w:sz w:val="24"/>
          <w:rPrChange w16du:dateUtc="2026-07-07T18:18:00Z" w:author="Author" w:date="2026-07-07T20:18:00Z" w:id="7029">
            <w:rPr>
              <w:rFonts w:ascii="Times New Roman"/>
              <w:color w:val="000000"/>
              <w:spacing w:val="-12"/>
            </w:rPr>
          </w:rPrChange>
        </w:rPr>
        <w:t xml:space="preserve"> </w:t>
      </w:r>
      <w:r w:rsidR="00A96A35" w:rsidRPr="0027638C">
        <w:rPr>
          <w:sz w:val="24"/>
          <w:rPrChange w16du:dateUtc="2026-07-07T18:18:00Z" w:author="Author" w:date="2026-07-07T20:18:00Z" w:id="7030">
            <w:rPr>
              <w:rFonts w:ascii="Times New Roman"/>
              <w:color w:val="000000"/>
            </w:rPr>
          </w:rPrChange>
        </w:rPr>
        <w:lastRenderedPageBreak/>
        <w:t>dolore</w:t>
      </w:r>
      <w:r w:rsidR="00A96A35" w:rsidRPr="0027638C">
        <w:rPr>
          <w:spacing w:val="-14"/>
          <w:sz w:val="24"/>
          <w:rPrChange w16du:dateUtc="2026-07-07T18:18:00Z" w:author="Author" w:date="2026-07-07T20:18:00Z" w:id="7031">
            <w:rPr>
              <w:rFonts w:ascii="Times New Roman"/>
              <w:color w:val="000000"/>
              <w:spacing w:val="-12"/>
            </w:rPr>
          </w:rPrChange>
        </w:rPr>
        <w:t xml:space="preserve"> </w:t>
      </w:r>
      <w:r w:rsidR="00A96A35" w:rsidRPr="0027638C">
        <w:rPr>
          <w:sz w:val="24"/>
          <w:rPrChange w16du:dateUtc="2026-07-07T18:18:00Z" w:author="Author" w:date="2026-07-07T20:18:00Z" w:id="7032">
            <w:rPr>
              <w:rFonts w:ascii="Times New Roman"/>
              <w:color w:val="000000"/>
            </w:rPr>
          </w:rPrChange>
        </w:rPr>
        <w:t>magna</w:t>
      </w:r>
      <w:r w:rsidR="00A96A35" w:rsidRPr="0027638C">
        <w:rPr>
          <w:spacing w:val="-13"/>
          <w:sz w:val="24"/>
          <w:rPrChange w16du:dateUtc="2026-07-07T18:18:00Z" w:author="Author" w:date="2026-07-07T20:18:00Z" w:id="7033">
            <w:rPr>
              <w:rFonts w:ascii="Times New Roman"/>
              <w:color w:val="000000"/>
              <w:spacing w:val="-12"/>
            </w:rPr>
          </w:rPrChange>
        </w:rPr>
        <w:t xml:space="preserve"> </w:t>
      </w:r>
      <w:r w:rsidR="00A96A35" w:rsidRPr="0027638C">
        <w:rPr>
          <w:sz w:val="24"/>
          <w:rPrChange w16du:dateUtc="2026-07-07T18:18:00Z" w:author="Author" w:date="2026-07-07T20:18:00Z" w:id="7034">
            <w:rPr>
              <w:rFonts w:ascii="Times New Roman"/>
              <w:color w:val="000000"/>
            </w:rPr>
          </w:rPrChange>
        </w:rPr>
        <w:t>aliqua</w:t>
      </w:r>
      <w:r w:rsidR="00A96A35" w:rsidRPr="0027638C">
        <w:rPr>
          <w:spacing w:val="-14"/>
          <w:sz w:val="24"/>
          <w:rPrChange w16du:dateUtc="2026-07-07T18:18:00Z" w:author="Author" w:date="2026-07-07T20:18:00Z" w:id="7035">
            <w:rPr>
              <w:rFonts w:ascii="Times New Roman"/>
              <w:color w:val="000000"/>
              <w:spacing w:val="-12"/>
            </w:rPr>
          </w:rPrChange>
        </w:rPr>
        <w:t xml:space="preserve"> </w:t>
      </w:r>
      <w:ins w16du:dateUtc="2026-07-07T18:18:00Z" w:author="Author" w:date="2026-07-07T20:18:00Z" w:id="7036">
        <w:r w:rsidR="00A96A35" w:rsidRPr="0027638C">
          <w:rPr>
            <w:spacing w:val="-14"/>
            <w:sz w:val="24"/>
            <w:szCs w:val="24"/>
          </w:rPr>
          <w:t xml:space="preserve">lorem </w:t>
        </w:r>
      </w:ins>
      <w:r w:rsidR="00A96A35" w:rsidRPr="0027638C">
        <w:rPr>
          <w:sz w:val="24"/>
          <w:rPrChange w16du:dateUtc="2026-07-07T18:18:00Z" w:author="Author" w:date="2026-07-07T20:18:00Z" w:id="7037">
            <w:rPr>
              <w:rFonts w:ascii="Times New Roman" w:hAnsi="Times New Roman"/>
              <w:color w:val="000000"/>
            </w:rPr>
          </w:rPrChange>
        </w:rPr>
        <w:t>Ipsum</w:t>
      </w:r>
      <w:del w16du:dateUtc="2026-07-07T18:18:00Z" w:author="Author" w:date="2026-07-07T20:18:00Z" w:id="7038">
        <w:r>
          <w:rPr>
            <w:color w:val="000000"/>
          </w:rPr>
          <w:cr/>
        </w:r>
      </w:del>
      <w:r w:rsidR="00A96A35" w:rsidRPr="0027638C">
        <w:rPr>
          <w:sz w:val="24"/>
          <w:rPrChange w16du:dateUtc="2026-07-07T18:18:00Z" w:author="Author" w:date="2026-07-07T20:18:00Z" w:id="7039">
            <w:rPr>
              <w:rFonts w:ascii="Times New Roman"/>
              <w:color w:val="000000"/>
              <w:spacing w:val="665"/>
            </w:rPr>
          </w:rPrChange>
        </w:rPr>
        <w:t xml:space="preserve"> </w:t>
      </w:r>
      <w:r w:rsidR="00A96A35" w:rsidRPr="0027638C">
        <w:rPr>
          <w:sz w:val="24"/>
          <w:rPrChange w16du:dateUtc="2026-07-07T18:18:00Z" w:author="Author" w:date="2026-07-07T20:18:00Z" w:id="7040">
            <w:rPr>
              <w:rFonts w:ascii="Times New Roman"/>
              <w:color w:val="000000"/>
            </w:rPr>
          </w:rPrChange>
        </w:rPr>
        <w:t>Dolor,</w:t>
      </w:r>
      <w:r w:rsidR="00A96A35" w:rsidRPr="0027638C">
        <w:rPr>
          <w:sz w:val="24"/>
          <w:rPrChange w16du:dateUtc="2026-07-07T18:18:00Z" w:author="Author" w:date="2026-07-07T20:18:00Z" w:id="7041">
            <w:rPr>
              <w:rFonts w:ascii="Times New Roman"/>
              <w:color w:val="000000"/>
              <w:spacing w:val="85"/>
            </w:rPr>
          </w:rPrChange>
        </w:rPr>
        <w:t xml:space="preserve"> </w:t>
      </w:r>
      <w:r w:rsidR="00A96A35" w:rsidRPr="0027638C">
        <w:rPr>
          <w:sz w:val="24"/>
          <w:rPrChange w16du:dateUtc="2026-07-07T18:18:00Z" w:author="Author" w:date="2026-07-07T20:18:00Z" w:id="7042">
            <w:rPr>
              <w:rFonts w:ascii="Times New Roman"/>
              <w:color w:val="000000"/>
            </w:rPr>
          </w:rPrChange>
        </w:rPr>
        <w:t>Sit</w:t>
      </w:r>
      <w:r w:rsidR="00A96A35" w:rsidRPr="0027638C">
        <w:rPr>
          <w:sz w:val="24"/>
          <w:rPrChange w16du:dateUtc="2026-07-07T18:18:00Z" w:author="Author" w:date="2026-07-07T20:18:00Z" w:id="7043">
            <w:rPr>
              <w:rFonts w:ascii="Times New Roman"/>
              <w:color w:val="000000"/>
              <w:spacing w:val="85"/>
            </w:rPr>
          </w:rPrChange>
        </w:rPr>
        <w:t xml:space="preserve"> </w:t>
      </w:r>
      <w:r w:rsidR="00A96A35" w:rsidRPr="0027638C">
        <w:rPr>
          <w:sz w:val="24"/>
          <w:rPrChange w16du:dateUtc="2026-07-07T18:18:00Z" w:author="Author" w:date="2026-07-07T20:18:00Z" w:id="7044">
            <w:rPr>
              <w:rFonts w:ascii="Times New Roman"/>
              <w:color w:val="000000"/>
            </w:rPr>
          </w:rPrChange>
        </w:rPr>
        <w:t>amet</w:t>
      </w:r>
      <w:r w:rsidR="00A96A35" w:rsidRPr="0027638C">
        <w:rPr>
          <w:sz w:val="24"/>
          <w:rPrChange w16du:dateUtc="2026-07-07T18:18:00Z" w:author="Author" w:date="2026-07-07T20:18:00Z" w:id="7045">
            <w:rPr>
              <w:rFonts w:ascii="Times New Roman"/>
              <w:color w:val="000000"/>
              <w:spacing w:val="85"/>
            </w:rPr>
          </w:rPrChange>
        </w:rPr>
        <w:t xml:space="preserve"> </w:t>
      </w:r>
      <w:r w:rsidR="00A96A35" w:rsidRPr="0027638C">
        <w:rPr>
          <w:sz w:val="24"/>
          <w:rPrChange w16du:dateUtc="2026-07-07T18:18:00Z" w:author="Author" w:date="2026-07-07T20:18:00Z" w:id="7046">
            <w:rPr>
              <w:rFonts w:ascii="Times New Roman"/>
              <w:color w:val="000000"/>
            </w:rPr>
          </w:rPrChange>
        </w:rPr>
        <w:t>consectetur</w:t>
      </w:r>
      <w:r w:rsidR="00A96A35" w:rsidRPr="0027638C">
        <w:rPr>
          <w:sz w:val="24"/>
          <w:rPrChange w16du:dateUtc="2026-07-07T18:18:00Z" w:author="Author" w:date="2026-07-07T20:18:00Z" w:id="7047">
            <w:rPr>
              <w:rFonts w:ascii="Times New Roman"/>
              <w:color w:val="000000"/>
              <w:spacing w:val="85"/>
            </w:rPr>
          </w:rPrChange>
        </w:rPr>
        <w:t xml:space="preserve"> </w:t>
      </w:r>
      <w:r w:rsidR="00A96A35" w:rsidRPr="0027638C">
        <w:rPr>
          <w:sz w:val="24"/>
          <w:rPrChange w16du:dateUtc="2026-07-07T18:18:00Z" w:author="Author" w:date="2026-07-07T20:18:00Z" w:id="7048">
            <w:rPr>
              <w:rFonts w:ascii="Times New Roman"/>
              <w:color w:val="000000"/>
            </w:rPr>
          </w:rPrChange>
        </w:rPr>
        <w:t>adipiscing</w:t>
      </w:r>
      <w:r w:rsidR="00A96A35" w:rsidRPr="0027638C">
        <w:rPr>
          <w:sz w:val="24"/>
          <w:rPrChange w16du:dateUtc="2026-07-07T18:18:00Z" w:author="Author" w:date="2026-07-07T20:18:00Z" w:id="7049">
            <w:rPr>
              <w:rFonts w:ascii="Times New Roman"/>
              <w:color w:val="000000"/>
              <w:spacing w:val="85"/>
            </w:rPr>
          </w:rPrChange>
        </w:rPr>
        <w:t xml:space="preserve"> </w:t>
      </w:r>
      <w:r w:rsidR="00A96A35" w:rsidRPr="0027638C">
        <w:rPr>
          <w:sz w:val="24"/>
          <w:rPrChange w16du:dateUtc="2026-07-07T18:18:00Z" w:author="Author" w:date="2026-07-07T20:18:00Z" w:id="7050">
            <w:rPr>
              <w:rFonts w:ascii="Times New Roman"/>
              <w:color w:val="000000"/>
            </w:rPr>
          </w:rPrChange>
        </w:rPr>
        <w:t>elit</w:t>
      </w:r>
      <w:r w:rsidR="00A96A35" w:rsidRPr="0027638C">
        <w:rPr>
          <w:sz w:val="24"/>
          <w:rPrChange w16du:dateUtc="2026-07-07T18:18:00Z" w:author="Author" w:date="2026-07-07T20:18:00Z" w:id="7051">
            <w:rPr>
              <w:rFonts w:ascii="Times New Roman"/>
              <w:color w:val="000000"/>
              <w:spacing w:val="85"/>
            </w:rPr>
          </w:rPrChange>
        </w:rPr>
        <w:t xml:space="preserve"> </w:t>
      </w:r>
      <w:r w:rsidR="00A96A35" w:rsidRPr="0027638C">
        <w:rPr>
          <w:sz w:val="24"/>
          <w:rPrChange w16du:dateUtc="2026-07-07T18:18:00Z" w:author="Author" w:date="2026-07-07T20:18:00Z" w:id="7052">
            <w:rPr>
              <w:rFonts w:ascii="Times New Roman"/>
              <w:color w:val="000000"/>
            </w:rPr>
          </w:rPrChange>
        </w:rPr>
        <w:t>sed</w:t>
      </w:r>
      <w:r w:rsidR="00A96A35" w:rsidRPr="0027638C">
        <w:rPr>
          <w:sz w:val="24"/>
          <w:rPrChange w16du:dateUtc="2026-07-07T18:18:00Z" w:author="Author" w:date="2026-07-07T20:18:00Z" w:id="7053">
            <w:rPr>
              <w:rFonts w:ascii="Times New Roman"/>
              <w:color w:val="000000"/>
              <w:spacing w:val="85"/>
            </w:rPr>
          </w:rPrChange>
        </w:rPr>
        <w:t xml:space="preserve"> </w:t>
      </w:r>
      <w:r w:rsidR="00A96A35" w:rsidRPr="0027638C">
        <w:rPr>
          <w:sz w:val="24"/>
          <w:rPrChange w16du:dateUtc="2026-07-07T18:18:00Z" w:author="Author" w:date="2026-07-07T20:18:00Z" w:id="7054">
            <w:rPr>
              <w:rFonts w:ascii="Times New Roman"/>
              <w:color w:val="000000"/>
            </w:rPr>
          </w:rPrChange>
        </w:rPr>
        <w:t>do</w:t>
      </w:r>
      <w:r w:rsidR="00A96A35" w:rsidRPr="0027638C">
        <w:rPr>
          <w:sz w:val="24"/>
          <w:rPrChange w16du:dateUtc="2026-07-07T18:18:00Z" w:author="Author" w:date="2026-07-07T20:18:00Z" w:id="7055">
            <w:rPr>
              <w:rFonts w:ascii="Times New Roman"/>
              <w:color w:val="000000"/>
              <w:spacing w:val="85"/>
            </w:rPr>
          </w:rPrChange>
        </w:rPr>
        <w:t xml:space="preserve"> </w:t>
      </w:r>
      <w:r w:rsidR="00A96A35" w:rsidRPr="0027638C">
        <w:rPr>
          <w:sz w:val="24"/>
          <w:rPrChange w16du:dateUtc="2026-07-07T18:18:00Z" w:author="Author" w:date="2026-07-07T20:18:00Z" w:id="7056">
            <w:rPr>
              <w:rFonts w:ascii="Times New Roman" w:hAnsi="Times New Roman"/>
              <w:color w:val="000000"/>
            </w:rPr>
          </w:rPrChange>
        </w:rPr>
        <w:t>eiusmod</w:t>
      </w:r>
      <w:del w16du:dateUtc="2026-07-07T18:18:00Z" w:author="Author" w:date="2026-07-07T20:18:00Z" w:id="7057">
        <w:r>
          <w:rPr>
            <w:color w:val="000000"/>
          </w:rPr>
          <w:cr/>
        </w:r>
      </w:del>
      <w:r w:rsidR="00A96A35" w:rsidRPr="0027638C">
        <w:rPr>
          <w:sz w:val="24"/>
          <w:rPrChange w16du:dateUtc="2026-07-07T18:18:00Z" w:author="Author" w:date="2026-07-07T20:18:00Z" w:id="7058">
            <w:rPr>
              <w:rFonts w:ascii="Times New Roman"/>
              <w:color w:val="000000"/>
              <w:spacing w:val="665"/>
            </w:rPr>
          </w:rPrChange>
        </w:rPr>
        <w:t xml:space="preserve"> </w:t>
      </w:r>
      <w:r w:rsidR="00A96A35" w:rsidRPr="0027638C">
        <w:rPr>
          <w:sz w:val="24"/>
          <w:rPrChange w16du:dateUtc="2026-07-07T18:18:00Z" w:author="Author" w:date="2026-07-07T20:18:00Z" w:id="7059">
            <w:rPr>
              <w:rFonts w:ascii="Times New Roman"/>
              <w:color w:val="000000"/>
            </w:rPr>
          </w:rPrChange>
        </w:rPr>
        <w:t>tempor</w:t>
      </w:r>
      <w:r w:rsidR="00A96A35" w:rsidRPr="0027638C">
        <w:rPr>
          <w:sz w:val="24"/>
          <w:rPrChange w16du:dateUtc="2026-07-07T18:18:00Z" w:author="Author" w:date="2026-07-07T20:18:00Z" w:id="7060">
            <w:rPr>
              <w:rFonts w:ascii="Times New Roman"/>
              <w:color w:val="000000"/>
              <w:spacing w:val="30"/>
            </w:rPr>
          </w:rPrChange>
        </w:rPr>
        <w:t xml:space="preserve"> </w:t>
      </w:r>
      <w:r w:rsidR="00A96A35" w:rsidRPr="0027638C">
        <w:rPr>
          <w:sz w:val="24"/>
          <w:rPrChange w16du:dateUtc="2026-07-07T18:18:00Z" w:author="Author" w:date="2026-07-07T20:18:00Z" w:id="7061">
            <w:rPr>
              <w:rFonts w:ascii="Times New Roman"/>
              <w:color w:val="000000"/>
            </w:rPr>
          </w:rPrChange>
        </w:rPr>
        <w:t>incididunt</w:t>
      </w:r>
      <w:r w:rsidR="00A96A35" w:rsidRPr="0027638C">
        <w:rPr>
          <w:sz w:val="24"/>
          <w:rPrChange w16du:dateUtc="2026-07-07T18:18:00Z" w:author="Author" w:date="2026-07-07T20:18:00Z" w:id="7062">
            <w:rPr>
              <w:rFonts w:ascii="Times New Roman"/>
              <w:color w:val="000000"/>
              <w:spacing w:val="30"/>
            </w:rPr>
          </w:rPrChange>
        </w:rPr>
        <w:t xml:space="preserve"> </w:t>
      </w:r>
      <w:r w:rsidR="00A96A35" w:rsidRPr="0027638C">
        <w:rPr>
          <w:sz w:val="24"/>
          <w:rPrChange w16du:dateUtc="2026-07-07T18:18:00Z" w:author="Author" w:date="2026-07-07T20:18:00Z" w:id="7063">
            <w:rPr>
              <w:rFonts w:ascii="Times New Roman"/>
              <w:color w:val="000000"/>
            </w:rPr>
          </w:rPrChange>
        </w:rPr>
        <w:t>ut</w:t>
      </w:r>
      <w:r w:rsidR="00A96A35" w:rsidRPr="0027638C">
        <w:rPr>
          <w:sz w:val="24"/>
          <w:rPrChange w16du:dateUtc="2026-07-07T18:18:00Z" w:author="Author" w:date="2026-07-07T20:18:00Z" w:id="7064">
            <w:rPr>
              <w:rFonts w:ascii="Times New Roman"/>
              <w:color w:val="000000"/>
              <w:spacing w:val="30"/>
            </w:rPr>
          </w:rPrChange>
        </w:rPr>
        <w:t xml:space="preserve"> </w:t>
      </w:r>
      <w:r w:rsidR="00A96A35" w:rsidRPr="0027638C">
        <w:rPr>
          <w:sz w:val="24"/>
          <w:rPrChange w16du:dateUtc="2026-07-07T18:18:00Z" w:author="Author" w:date="2026-07-07T20:18:00Z" w:id="7065">
            <w:rPr>
              <w:rFonts w:ascii="Times New Roman"/>
              <w:color w:val="000000"/>
            </w:rPr>
          </w:rPrChange>
        </w:rPr>
        <w:t>labore</w:t>
      </w:r>
      <w:r w:rsidR="00A96A35" w:rsidRPr="0027638C">
        <w:rPr>
          <w:sz w:val="24"/>
          <w:rPrChange w16du:dateUtc="2026-07-07T18:18:00Z" w:author="Author" w:date="2026-07-07T20:18:00Z" w:id="7066">
            <w:rPr>
              <w:rFonts w:ascii="Times New Roman"/>
              <w:color w:val="000000"/>
              <w:spacing w:val="30"/>
            </w:rPr>
          </w:rPrChange>
        </w:rPr>
        <w:t xml:space="preserve"> </w:t>
      </w:r>
      <w:r w:rsidR="00A96A35" w:rsidRPr="0027638C">
        <w:rPr>
          <w:sz w:val="24"/>
          <w:rPrChange w16du:dateUtc="2026-07-07T18:18:00Z" w:author="Author" w:date="2026-07-07T20:18:00Z" w:id="7067">
            <w:rPr>
              <w:rFonts w:ascii="Times New Roman"/>
              <w:color w:val="000000"/>
            </w:rPr>
          </w:rPrChange>
        </w:rPr>
        <w:t>et</w:t>
      </w:r>
      <w:r w:rsidR="00A96A35" w:rsidRPr="0027638C">
        <w:rPr>
          <w:sz w:val="24"/>
          <w:rPrChange w16du:dateUtc="2026-07-07T18:18:00Z" w:author="Author" w:date="2026-07-07T20:18:00Z" w:id="7068">
            <w:rPr>
              <w:rFonts w:ascii="Times New Roman"/>
              <w:color w:val="000000"/>
              <w:spacing w:val="30"/>
            </w:rPr>
          </w:rPrChange>
        </w:rPr>
        <w:t xml:space="preserve"> </w:t>
      </w:r>
      <w:r w:rsidR="00A96A35" w:rsidRPr="0027638C">
        <w:rPr>
          <w:sz w:val="24"/>
          <w:rPrChange w16du:dateUtc="2026-07-07T18:18:00Z" w:author="Author" w:date="2026-07-07T20:18:00Z" w:id="7069">
            <w:rPr>
              <w:rFonts w:ascii="Times New Roman"/>
              <w:color w:val="000000"/>
            </w:rPr>
          </w:rPrChange>
        </w:rPr>
        <w:t>dolore</w:t>
      </w:r>
      <w:r w:rsidR="00A96A35" w:rsidRPr="0027638C">
        <w:rPr>
          <w:sz w:val="24"/>
          <w:rPrChange w16du:dateUtc="2026-07-07T18:18:00Z" w:author="Author" w:date="2026-07-07T20:18:00Z" w:id="7070">
            <w:rPr>
              <w:rFonts w:ascii="Times New Roman"/>
              <w:color w:val="000000"/>
              <w:spacing w:val="30"/>
            </w:rPr>
          </w:rPrChange>
        </w:rPr>
        <w:t xml:space="preserve"> </w:t>
      </w:r>
      <w:r w:rsidR="00A96A35" w:rsidRPr="0027638C">
        <w:rPr>
          <w:sz w:val="24"/>
          <w:rPrChange w16du:dateUtc="2026-07-07T18:18:00Z" w:author="Author" w:date="2026-07-07T20:18:00Z" w:id="7071">
            <w:rPr>
              <w:rFonts w:ascii="Times New Roman"/>
              <w:color w:val="000000"/>
            </w:rPr>
          </w:rPrChange>
        </w:rPr>
        <w:t>Magna</w:t>
      </w:r>
      <w:r w:rsidR="00A96A35" w:rsidRPr="0027638C">
        <w:rPr>
          <w:sz w:val="24"/>
          <w:rPrChange w16du:dateUtc="2026-07-07T18:18:00Z" w:author="Author" w:date="2026-07-07T20:18:00Z" w:id="7072">
            <w:rPr>
              <w:rFonts w:ascii="Times New Roman"/>
              <w:color w:val="000000"/>
              <w:spacing w:val="30"/>
            </w:rPr>
          </w:rPrChange>
        </w:rPr>
        <w:t xml:space="preserve"> </w:t>
      </w:r>
      <w:r w:rsidR="00A96A35" w:rsidRPr="0027638C">
        <w:rPr>
          <w:sz w:val="24"/>
          <w:rPrChange w16du:dateUtc="2026-07-07T18:18:00Z" w:author="Author" w:date="2026-07-07T20:18:00Z" w:id="7073">
            <w:rPr>
              <w:rFonts w:ascii="Times New Roman"/>
              <w:color w:val="000000"/>
            </w:rPr>
          </w:rPrChange>
        </w:rPr>
        <w:t>Aliqua</w:t>
      </w:r>
      <w:r w:rsidR="00A96A35" w:rsidRPr="0027638C">
        <w:rPr>
          <w:sz w:val="24"/>
          <w:rPrChange w16du:dateUtc="2026-07-07T18:18:00Z" w:author="Author" w:date="2026-07-07T20:18:00Z" w:id="7074">
            <w:rPr>
              <w:rFonts w:ascii="Times New Roman"/>
              <w:color w:val="000000"/>
              <w:spacing w:val="30"/>
            </w:rPr>
          </w:rPrChange>
        </w:rPr>
        <w:t xml:space="preserve"> </w:t>
      </w:r>
      <w:r w:rsidR="00A96A35" w:rsidRPr="0027638C">
        <w:rPr>
          <w:sz w:val="24"/>
          <w:rPrChange w16du:dateUtc="2026-07-07T18:18:00Z" w:author="Author" w:date="2026-07-07T20:18:00Z" w:id="7075">
            <w:rPr>
              <w:rFonts w:ascii="Times New Roman"/>
              <w:color w:val="000000"/>
            </w:rPr>
          </w:rPrChange>
        </w:rPr>
        <w:t>lorem</w:t>
      </w:r>
      <w:r w:rsidR="00A96A35" w:rsidRPr="0027638C">
        <w:rPr>
          <w:sz w:val="24"/>
          <w:rPrChange w16du:dateUtc="2026-07-07T18:18:00Z" w:author="Author" w:date="2026-07-07T20:18:00Z" w:id="7076">
            <w:rPr>
              <w:rFonts w:ascii="Times New Roman"/>
              <w:color w:val="000000"/>
              <w:spacing w:val="30"/>
            </w:rPr>
          </w:rPrChange>
        </w:rPr>
        <w:t xml:space="preserve"> </w:t>
      </w:r>
      <w:r w:rsidR="00A96A35" w:rsidRPr="0027638C">
        <w:rPr>
          <w:sz w:val="24"/>
          <w:rPrChange w16du:dateUtc="2026-07-07T18:18:00Z" w:author="Author" w:date="2026-07-07T20:18:00Z" w:id="7077">
            <w:rPr>
              <w:rFonts w:ascii="Times New Roman"/>
              <w:color w:val="000000"/>
            </w:rPr>
          </w:rPrChange>
        </w:rPr>
        <w:t>ipsum</w:t>
      </w:r>
      <w:r w:rsidR="00A96A35" w:rsidRPr="0027638C">
        <w:rPr>
          <w:sz w:val="24"/>
          <w:rPrChange w16du:dateUtc="2026-07-07T18:18:00Z" w:author="Author" w:date="2026-07-07T20:18:00Z" w:id="7078">
            <w:rPr>
              <w:rFonts w:ascii="Times New Roman"/>
              <w:color w:val="000000"/>
              <w:spacing w:val="30"/>
            </w:rPr>
          </w:rPrChange>
        </w:rPr>
        <w:t xml:space="preserve"> </w:t>
      </w:r>
      <w:r w:rsidR="00A96A35" w:rsidRPr="0027638C">
        <w:rPr>
          <w:sz w:val="24"/>
          <w:rPrChange w16du:dateUtc="2026-07-07T18:18:00Z" w:author="Author" w:date="2026-07-07T20:18:00Z" w:id="7079">
            <w:rPr>
              <w:rFonts w:ascii="Times New Roman" w:hAnsi="Times New Roman"/>
              <w:color w:val="000000"/>
            </w:rPr>
          </w:rPrChange>
        </w:rPr>
        <w:t>dolor</w:t>
      </w:r>
      <w:del w16du:dateUtc="2026-07-07T18:18:00Z" w:author="Author" w:date="2026-07-07T20:18:00Z" w:id="7080">
        <w:r>
          <w:rPr>
            <w:color w:val="000000"/>
          </w:rPr>
          <w:cr/>
        </w:r>
      </w:del>
      <w:r w:rsidR="00A96A35" w:rsidRPr="0027638C">
        <w:rPr>
          <w:sz w:val="24"/>
          <w:rPrChange w16du:dateUtc="2026-07-07T18:18:00Z" w:author="Author" w:date="2026-07-07T20:18:00Z" w:id="7081">
            <w:rPr>
              <w:rFonts w:ascii="Times New Roman"/>
              <w:color w:val="000000"/>
              <w:spacing w:val="665"/>
            </w:rPr>
          </w:rPrChange>
        </w:rPr>
        <w:t xml:space="preserve"> </w:t>
      </w:r>
      <w:r w:rsidR="00A96A35" w:rsidRPr="0027638C">
        <w:rPr>
          <w:sz w:val="24"/>
          <w:rPrChange w16du:dateUtc="2026-07-07T18:18:00Z" w:author="Author" w:date="2026-07-07T20:18:00Z" w:id="7082">
            <w:rPr>
              <w:rFonts w:ascii="Times New Roman"/>
              <w:color w:val="000000"/>
            </w:rPr>
          </w:rPrChange>
        </w:rPr>
        <w:t>sit,</w:t>
      </w:r>
      <w:r w:rsidR="00A96A35" w:rsidRPr="0027638C">
        <w:rPr>
          <w:sz w:val="24"/>
          <w:rPrChange w16du:dateUtc="2026-07-07T18:18:00Z" w:author="Author" w:date="2026-07-07T20:18:00Z" w:id="7083">
            <w:rPr>
              <w:rFonts w:ascii="Times New Roman"/>
              <w:color w:val="000000"/>
              <w:spacing w:val="11"/>
            </w:rPr>
          </w:rPrChange>
        </w:rPr>
        <w:t xml:space="preserve"> </w:t>
      </w:r>
      <w:r w:rsidR="00A96A35" w:rsidRPr="0027638C">
        <w:rPr>
          <w:sz w:val="24"/>
          <w:rPrChange w16du:dateUtc="2026-07-07T18:18:00Z" w:author="Author" w:date="2026-07-07T20:18:00Z" w:id="7084">
            <w:rPr>
              <w:rFonts w:ascii="Times New Roman"/>
              <w:color w:val="000000"/>
            </w:rPr>
          </w:rPrChange>
        </w:rPr>
        <w:t>amet</w:t>
      </w:r>
      <w:r w:rsidR="00A96A35" w:rsidRPr="0027638C">
        <w:rPr>
          <w:sz w:val="24"/>
          <w:rPrChange w16du:dateUtc="2026-07-07T18:18:00Z" w:author="Author" w:date="2026-07-07T20:18:00Z" w:id="7085">
            <w:rPr>
              <w:rFonts w:ascii="Times New Roman"/>
              <w:color w:val="000000"/>
              <w:spacing w:val="11"/>
            </w:rPr>
          </w:rPrChange>
        </w:rPr>
        <w:t xml:space="preserve"> </w:t>
      </w:r>
      <w:r w:rsidR="00A96A35" w:rsidRPr="0027638C">
        <w:rPr>
          <w:sz w:val="24"/>
          <w:rPrChange w16du:dateUtc="2026-07-07T18:18:00Z" w:author="Author" w:date="2026-07-07T20:18:00Z" w:id="7086">
            <w:rPr>
              <w:rFonts w:ascii="Times New Roman"/>
              <w:color w:val="000000"/>
            </w:rPr>
          </w:rPrChange>
        </w:rPr>
        <w:t>consectetur</w:t>
      </w:r>
      <w:r w:rsidR="00A96A35" w:rsidRPr="0027638C">
        <w:rPr>
          <w:sz w:val="24"/>
          <w:rPrChange w16du:dateUtc="2026-07-07T18:18:00Z" w:author="Author" w:date="2026-07-07T20:18:00Z" w:id="7087">
            <w:rPr>
              <w:rFonts w:ascii="Times New Roman"/>
              <w:color w:val="000000"/>
              <w:spacing w:val="11"/>
            </w:rPr>
          </w:rPrChange>
        </w:rPr>
        <w:t xml:space="preserve"> </w:t>
      </w:r>
      <w:r w:rsidR="00A96A35" w:rsidRPr="0027638C">
        <w:rPr>
          <w:sz w:val="24"/>
          <w:rPrChange w16du:dateUtc="2026-07-07T18:18:00Z" w:author="Author" w:date="2026-07-07T20:18:00Z" w:id="7088">
            <w:rPr>
              <w:rFonts w:ascii="Times New Roman"/>
              <w:color w:val="000000"/>
            </w:rPr>
          </w:rPrChange>
        </w:rPr>
        <w:t>adipiscing</w:t>
      </w:r>
      <w:r w:rsidR="00A96A35" w:rsidRPr="0027638C">
        <w:rPr>
          <w:sz w:val="24"/>
          <w:rPrChange w16du:dateUtc="2026-07-07T18:18:00Z" w:author="Author" w:date="2026-07-07T20:18:00Z" w:id="7089">
            <w:rPr>
              <w:rFonts w:ascii="Times New Roman"/>
              <w:color w:val="000000"/>
              <w:spacing w:val="11"/>
            </w:rPr>
          </w:rPrChange>
        </w:rPr>
        <w:t xml:space="preserve"> </w:t>
      </w:r>
      <w:r w:rsidR="00A96A35" w:rsidRPr="0027638C">
        <w:rPr>
          <w:sz w:val="24"/>
          <w:rPrChange w16du:dateUtc="2026-07-07T18:18:00Z" w:author="Author" w:date="2026-07-07T20:18:00Z" w:id="7090">
            <w:rPr>
              <w:rFonts w:ascii="Times New Roman"/>
              <w:color w:val="000000"/>
            </w:rPr>
          </w:rPrChange>
        </w:rPr>
        <w:t>Elit</w:t>
      </w:r>
      <w:r w:rsidR="00A96A35" w:rsidRPr="0027638C">
        <w:rPr>
          <w:sz w:val="24"/>
          <w:rPrChange w16du:dateUtc="2026-07-07T18:18:00Z" w:author="Author" w:date="2026-07-07T20:18:00Z" w:id="7091">
            <w:rPr>
              <w:rFonts w:ascii="Times New Roman"/>
              <w:color w:val="000000"/>
              <w:spacing w:val="11"/>
            </w:rPr>
          </w:rPrChange>
        </w:rPr>
        <w:t xml:space="preserve"> </w:t>
      </w:r>
      <w:r w:rsidR="00A96A35" w:rsidRPr="0027638C">
        <w:rPr>
          <w:sz w:val="24"/>
          <w:rPrChange w16du:dateUtc="2026-07-07T18:18:00Z" w:author="Author" w:date="2026-07-07T20:18:00Z" w:id="7092">
            <w:rPr>
              <w:rFonts w:ascii="Times New Roman"/>
              <w:color w:val="000000"/>
            </w:rPr>
          </w:rPrChange>
        </w:rPr>
        <w:t>sed</w:t>
      </w:r>
      <w:r w:rsidR="00A96A35" w:rsidRPr="0027638C">
        <w:rPr>
          <w:sz w:val="24"/>
          <w:rPrChange w16du:dateUtc="2026-07-07T18:18:00Z" w:author="Author" w:date="2026-07-07T20:18:00Z" w:id="7093">
            <w:rPr>
              <w:rFonts w:ascii="Times New Roman"/>
              <w:color w:val="000000"/>
              <w:spacing w:val="11"/>
            </w:rPr>
          </w:rPrChange>
        </w:rPr>
        <w:t xml:space="preserve"> </w:t>
      </w:r>
      <w:r w:rsidR="00A96A35" w:rsidRPr="0027638C">
        <w:rPr>
          <w:sz w:val="24"/>
          <w:rPrChange w16du:dateUtc="2026-07-07T18:18:00Z" w:author="Author" w:date="2026-07-07T20:18:00Z" w:id="7094">
            <w:rPr>
              <w:rFonts w:ascii="Times New Roman"/>
              <w:color w:val="000000"/>
            </w:rPr>
          </w:rPrChange>
        </w:rPr>
        <w:t>do</w:t>
      </w:r>
      <w:r w:rsidR="00A96A35" w:rsidRPr="0027638C">
        <w:rPr>
          <w:sz w:val="24"/>
          <w:rPrChange w16du:dateUtc="2026-07-07T18:18:00Z" w:author="Author" w:date="2026-07-07T20:18:00Z" w:id="7095">
            <w:rPr>
              <w:rFonts w:ascii="Times New Roman"/>
              <w:color w:val="000000"/>
              <w:spacing w:val="11"/>
            </w:rPr>
          </w:rPrChange>
        </w:rPr>
        <w:t xml:space="preserve"> </w:t>
      </w:r>
      <w:r w:rsidR="00A96A35" w:rsidRPr="0027638C">
        <w:rPr>
          <w:sz w:val="24"/>
          <w:rPrChange w16du:dateUtc="2026-07-07T18:18:00Z" w:author="Author" w:date="2026-07-07T20:18:00Z" w:id="7096">
            <w:rPr>
              <w:rFonts w:ascii="Times New Roman"/>
              <w:color w:val="000000"/>
            </w:rPr>
          </w:rPrChange>
        </w:rPr>
        <w:t>eiusmod</w:t>
      </w:r>
      <w:r w:rsidR="00A96A35" w:rsidRPr="0027638C">
        <w:rPr>
          <w:sz w:val="24"/>
          <w:rPrChange w16du:dateUtc="2026-07-07T18:18:00Z" w:author="Author" w:date="2026-07-07T20:18:00Z" w:id="7097">
            <w:rPr>
              <w:rFonts w:ascii="Times New Roman"/>
              <w:color w:val="000000"/>
              <w:spacing w:val="11"/>
            </w:rPr>
          </w:rPrChange>
        </w:rPr>
        <w:t xml:space="preserve"> </w:t>
      </w:r>
      <w:r w:rsidR="00A96A35" w:rsidRPr="0027638C">
        <w:rPr>
          <w:sz w:val="24"/>
          <w:rPrChange w16du:dateUtc="2026-07-07T18:18:00Z" w:author="Author" w:date="2026-07-07T20:18:00Z" w:id="7098">
            <w:rPr>
              <w:rFonts w:ascii="Times New Roman"/>
              <w:color w:val="000000"/>
            </w:rPr>
          </w:rPrChange>
        </w:rPr>
        <w:t>tempor</w:t>
      </w:r>
      <w:r w:rsidR="00A96A35" w:rsidRPr="0027638C">
        <w:rPr>
          <w:sz w:val="24"/>
          <w:rPrChange w16du:dateUtc="2026-07-07T18:18:00Z" w:author="Author" w:date="2026-07-07T20:18:00Z" w:id="7099">
            <w:rPr>
              <w:rFonts w:ascii="Times New Roman"/>
              <w:color w:val="000000"/>
              <w:spacing w:val="11"/>
            </w:rPr>
          </w:rPrChange>
        </w:rPr>
        <w:t xml:space="preserve"> </w:t>
      </w:r>
      <w:r w:rsidR="00A96A35" w:rsidRPr="0027638C">
        <w:rPr>
          <w:sz w:val="24"/>
          <w:rPrChange w16du:dateUtc="2026-07-07T18:18:00Z" w:author="Author" w:date="2026-07-07T20:18:00Z" w:id="7100">
            <w:rPr>
              <w:rFonts w:ascii="Times New Roman" w:hAnsi="Times New Roman"/>
              <w:color w:val="000000"/>
            </w:rPr>
          </w:rPrChange>
        </w:rPr>
        <w:t>(incididunt</w:t>
      </w:r>
      <w:del w16du:dateUtc="2026-07-07T18:18:00Z" w:author="Author" w:date="2026-07-07T20:18:00Z" w:id="7101">
        <w:r>
          <w:rPr>
            <w:color w:val="000000"/>
          </w:rPr>
          <w:cr/>
        </w:r>
      </w:del>
      <w:r w:rsidR="00A96A35" w:rsidRPr="0027638C">
        <w:rPr>
          <w:sz w:val="24"/>
          <w:rPrChange w16du:dateUtc="2026-07-07T18:18:00Z" w:author="Author" w:date="2026-07-07T20:18:00Z" w:id="7102">
            <w:rPr>
              <w:rFonts w:ascii="Times New Roman"/>
              <w:color w:val="000000"/>
              <w:spacing w:val="665"/>
            </w:rPr>
          </w:rPrChange>
        </w:rPr>
        <w:t xml:space="preserve"> </w:t>
      </w:r>
      <w:r w:rsidR="00A96A35" w:rsidRPr="0027638C">
        <w:rPr>
          <w:sz w:val="24"/>
          <w:rPrChange w16du:dateUtc="2026-07-07T18:18:00Z" w:author="Author" w:date="2026-07-07T20:18:00Z" w:id="7103">
            <w:rPr>
              <w:rFonts w:ascii="Times New Roman"/>
              <w:color w:val="000000"/>
            </w:rPr>
          </w:rPrChange>
        </w:rPr>
        <w:t>ut</w:t>
      </w:r>
      <w:r w:rsidR="00A96A35" w:rsidRPr="0027638C">
        <w:rPr>
          <w:spacing w:val="-5"/>
          <w:sz w:val="24"/>
          <w:rPrChange w16du:dateUtc="2026-07-07T18:18:00Z" w:author="Author" w:date="2026-07-07T20:18:00Z" w:id="7104">
            <w:rPr>
              <w:rFonts w:ascii="Times New Roman"/>
              <w:color w:val="000000"/>
              <w:spacing w:val="-1"/>
            </w:rPr>
          </w:rPrChange>
        </w:rPr>
        <w:t xml:space="preserve"> </w:t>
      </w:r>
      <w:r w:rsidR="00A96A35" w:rsidRPr="0027638C">
        <w:rPr>
          <w:sz w:val="24"/>
          <w:rPrChange w16du:dateUtc="2026-07-07T18:18:00Z" w:author="Author" w:date="2026-07-07T20:18:00Z" w:id="7105">
            <w:rPr>
              <w:rFonts w:ascii="Times New Roman"/>
              <w:color w:val="000000"/>
            </w:rPr>
          </w:rPrChange>
        </w:rPr>
        <w:t>Labore)</w:t>
      </w:r>
      <w:r w:rsidR="00A96A35" w:rsidRPr="0027638C">
        <w:rPr>
          <w:spacing w:val="-5"/>
          <w:sz w:val="24"/>
          <w:rPrChange w16du:dateUtc="2026-07-07T18:18:00Z" w:author="Author" w:date="2026-07-07T20:18:00Z" w:id="7106">
            <w:rPr>
              <w:rFonts w:ascii="Times New Roman"/>
              <w:color w:val="000000"/>
              <w:spacing w:val="-1"/>
            </w:rPr>
          </w:rPrChange>
        </w:rPr>
        <w:t xml:space="preserve"> </w:t>
      </w:r>
      <w:r w:rsidR="00A96A35" w:rsidRPr="0027638C">
        <w:rPr>
          <w:sz w:val="24"/>
          <w:rPrChange w16du:dateUtc="2026-07-07T18:18:00Z" w:author="Author" w:date="2026-07-07T20:18:00Z" w:id="7107">
            <w:rPr>
              <w:rFonts w:ascii="Times New Roman"/>
              <w:color w:val="000000"/>
            </w:rPr>
          </w:rPrChange>
        </w:rPr>
        <w:t>et</w:t>
      </w:r>
      <w:r w:rsidR="00A96A35" w:rsidRPr="0027638C">
        <w:rPr>
          <w:spacing w:val="-5"/>
          <w:sz w:val="24"/>
          <w:rPrChange w16du:dateUtc="2026-07-07T18:18:00Z" w:author="Author" w:date="2026-07-07T20:18:00Z" w:id="7108">
            <w:rPr>
              <w:rFonts w:ascii="Times New Roman"/>
              <w:color w:val="000000"/>
              <w:spacing w:val="-1"/>
            </w:rPr>
          </w:rPrChange>
        </w:rPr>
        <w:t xml:space="preserve"> </w:t>
      </w:r>
      <w:r w:rsidR="00A96A35" w:rsidRPr="0027638C">
        <w:rPr>
          <w:sz w:val="24"/>
          <w:rPrChange w16du:dateUtc="2026-07-07T18:18:00Z" w:author="Author" w:date="2026-07-07T20:18:00Z" w:id="7109">
            <w:rPr>
              <w:rFonts w:ascii="Times New Roman"/>
              <w:color w:val="000000"/>
            </w:rPr>
          </w:rPrChange>
        </w:rPr>
        <w:t>dolore</w:t>
      </w:r>
      <w:r w:rsidR="00A96A35" w:rsidRPr="0027638C">
        <w:rPr>
          <w:spacing w:val="-5"/>
          <w:sz w:val="24"/>
          <w:rPrChange w16du:dateUtc="2026-07-07T18:18:00Z" w:author="Author" w:date="2026-07-07T20:18:00Z" w:id="7110">
            <w:rPr>
              <w:rFonts w:ascii="Times New Roman"/>
              <w:color w:val="000000"/>
              <w:spacing w:val="-1"/>
            </w:rPr>
          </w:rPrChange>
        </w:rPr>
        <w:t xml:space="preserve"> </w:t>
      </w:r>
      <w:r w:rsidR="00A96A35" w:rsidRPr="0027638C">
        <w:rPr>
          <w:sz w:val="24"/>
          <w:rPrChange w16du:dateUtc="2026-07-07T18:18:00Z" w:author="Author" w:date="2026-07-07T20:18:00Z" w:id="7111">
            <w:rPr>
              <w:rFonts w:ascii="Times New Roman"/>
              <w:color w:val="000000"/>
            </w:rPr>
          </w:rPrChange>
        </w:rPr>
        <w:t>magna</w:t>
      </w:r>
      <w:r w:rsidR="00A96A35" w:rsidRPr="0027638C">
        <w:rPr>
          <w:spacing w:val="-5"/>
          <w:sz w:val="24"/>
          <w:rPrChange w16du:dateUtc="2026-07-07T18:18:00Z" w:author="Author" w:date="2026-07-07T20:18:00Z" w:id="7112">
            <w:rPr>
              <w:rFonts w:ascii="Times New Roman"/>
              <w:color w:val="000000"/>
              <w:spacing w:val="-1"/>
            </w:rPr>
          </w:rPrChange>
        </w:rPr>
        <w:t xml:space="preserve"> </w:t>
      </w:r>
      <w:r w:rsidR="00A96A35" w:rsidRPr="0027638C">
        <w:rPr>
          <w:sz w:val="24"/>
          <w:rPrChange w16du:dateUtc="2026-07-07T18:18:00Z" w:author="Author" w:date="2026-07-07T20:18:00Z" w:id="7113">
            <w:rPr>
              <w:rFonts w:ascii="Times New Roman"/>
              <w:color w:val="000000"/>
            </w:rPr>
          </w:rPrChange>
        </w:rPr>
        <w:t>Aliqua</w:t>
      </w:r>
      <w:r w:rsidR="00A96A35" w:rsidRPr="0027638C">
        <w:rPr>
          <w:spacing w:val="-5"/>
          <w:sz w:val="24"/>
          <w:rPrChange w16du:dateUtc="2026-07-07T18:18:00Z" w:author="Author" w:date="2026-07-07T20:18:00Z" w:id="7114">
            <w:rPr>
              <w:rFonts w:ascii="Times New Roman"/>
              <w:color w:val="000000"/>
              <w:spacing w:val="-1"/>
            </w:rPr>
          </w:rPrChange>
        </w:rPr>
        <w:t xml:space="preserve"> </w:t>
      </w:r>
      <w:r w:rsidR="00A96A35" w:rsidRPr="0027638C">
        <w:rPr>
          <w:sz w:val="24"/>
          <w:rPrChange w16du:dateUtc="2026-07-07T18:18:00Z" w:author="Author" w:date="2026-07-07T20:18:00Z" w:id="7115">
            <w:rPr>
              <w:rFonts w:ascii="Times New Roman"/>
              <w:color w:val="000000"/>
            </w:rPr>
          </w:rPrChange>
        </w:rPr>
        <w:t>lorem</w:t>
      </w:r>
      <w:r w:rsidR="00A96A35" w:rsidRPr="0027638C">
        <w:rPr>
          <w:spacing w:val="-5"/>
          <w:sz w:val="24"/>
          <w:rPrChange w16du:dateUtc="2026-07-07T18:18:00Z" w:author="Author" w:date="2026-07-07T20:18:00Z" w:id="7116">
            <w:rPr>
              <w:rFonts w:ascii="Times New Roman"/>
              <w:color w:val="000000"/>
              <w:spacing w:val="-1"/>
            </w:rPr>
          </w:rPrChange>
        </w:rPr>
        <w:t xml:space="preserve"> </w:t>
      </w:r>
      <w:r w:rsidR="00A96A35" w:rsidRPr="0027638C">
        <w:rPr>
          <w:sz w:val="24"/>
          <w:rPrChange w16du:dateUtc="2026-07-07T18:18:00Z" w:author="Author" w:date="2026-07-07T20:18:00Z" w:id="7117">
            <w:rPr>
              <w:rFonts w:ascii="Times New Roman"/>
              <w:color w:val="000000"/>
            </w:rPr>
          </w:rPrChange>
        </w:rPr>
        <w:t>ipsum</w:t>
      </w:r>
      <w:r w:rsidR="00A96A35" w:rsidRPr="0027638C">
        <w:rPr>
          <w:spacing w:val="-5"/>
          <w:sz w:val="24"/>
          <w:rPrChange w16du:dateUtc="2026-07-07T18:18:00Z" w:author="Author" w:date="2026-07-07T20:18:00Z" w:id="7118">
            <w:rPr>
              <w:rFonts w:ascii="Times New Roman"/>
              <w:color w:val="000000"/>
              <w:spacing w:val="-1"/>
            </w:rPr>
          </w:rPrChange>
        </w:rPr>
        <w:t xml:space="preserve"> </w:t>
      </w:r>
      <w:r w:rsidR="00A96A35" w:rsidRPr="0027638C">
        <w:rPr>
          <w:sz w:val="24"/>
          <w:rPrChange w16du:dateUtc="2026-07-07T18:18:00Z" w:author="Author" w:date="2026-07-07T20:18:00Z" w:id="7119">
            <w:rPr>
              <w:rFonts w:ascii="Times New Roman"/>
              <w:color w:val="000000"/>
            </w:rPr>
          </w:rPrChange>
        </w:rPr>
        <w:t>Dolor</w:t>
      </w:r>
      <w:r w:rsidR="00A96A35" w:rsidRPr="0027638C">
        <w:rPr>
          <w:spacing w:val="-5"/>
          <w:sz w:val="24"/>
          <w:rPrChange w16du:dateUtc="2026-07-07T18:18:00Z" w:author="Author" w:date="2026-07-07T20:18:00Z" w:id="7120">
            <w:rPr>
              <w:rFonts w:ascii="Times New Roman"/>
              <w:color w:val="000000"/>
              <w:spacing w:val="-1"/>
            </w:rPr>
          </w:rPrChange>
        </w:rPr>
        <w:t xml:space="preserve"> </w:t>
      </w:r>
      <w:r w:rsidR="00A96A35" w:rsidRPr="0027638C">
        <w:rPr>
          <w:sz w:val="24"/>
          <w:rPrChange w16du:dateUtc="2026-07-07T18:18:00Z" w:author="Author" w:date="2026-07-07T20:18:00Z" w:id="7121">
            <w:rPr>
              <w:rFonts w:ascii="Times New Roman"/>
              <w:color w:val="000000"/>
            </w:rPr>
          </w:rPrChange>
        </w:rPr>
        <w:t>Sit</w:t>
      </w:r>
      <w:ins w16du:dateUtc="2026-07-07T18:18:00Z" w:author="Author" w:date="2026-07-07T20:18:00Z" w:id="7122">
        <w:r w:rsidR="00A96A35" w:rsidRPr="0027638C">
          <w:rPr>
            <w:spacing w:val="-5"/>
            <w:sz w:val="24"/>
            <w:szCs w:val="24"/>
          </w:rPr>
          <w:t>,</w:t>
        </w:r>
      </w:ins>
      <w:r w:rsidR="00A96A35" w:rsidRPr="0027638C">
        <w:rPr>
          <w:spacing w:val="-5"/>
          <w:sz w:val="24"/>
          <w:rPrChange w16du:dateUtc="2026-07-07T18:18:00Z" w:author="Author" w:date="2026-07-07T20:18:00Z" w:id="7123">
            <w:rPr>
              <w:rFonts w:ascii="Times New Roman"/>
              <w:color w:val="000000"/>
              <w:spacing w:val="-1"/>
            </w:rPr>
          </w:rPrChange>
        </w:rPr>
        <w:t xml:space="preserve"> </w:t>
      </w:r>
      <w:r w:rsidR="00A96A35" w:rsidRPr="0027638C">
        <w:rPr>
          <w:sz w:val="24"/>
          <w:rPrChange w16du:dateUtc="2026-07-07T18:18:00Z" w:author="Author" w:date="2026-07-07T20:18:00Z" w:id="7124">
            <w:rPr>
              <w:rFonts w:ascii="Times New Roman"/>
              <w:color w:val="000000"/>
            </w:rPr>
          </w:rPrChange>
        </w:rPr>
        <w:t>amet</w:t>
      </w:r>
      <w:r w:rsidR="00A96A35" w:rsidRPr="0027638C">
        <w:rPr>
          <w:spacing w:val="-5"/>
          <w:sz w:val="24"/>
          <w:rPrChange w16du:dateUtc="2026-07-07T18:18:00Z" w:author="Author" w:date="2026-07-07T20:18:00Z" w:id="7125">
            <w:rPr>
              <w:rFonts w:ascii="Times New Roman"/>
              <w:color w:val="000000"/>
              <w:spacing w:val="-1"/>
            </w:rPr>
          </w:rPrChange>
        </w:rPr>
        <w:t xml:space="preserve"> </w:t>
      </w:r>
      <w:r w:rsidR="00A96A35" w:rsidRPr="0027638C">
        <w:rPr>
          <w:sz w:val="24"/>
          <w:rPrChange w16du:dateUtc="2026-07-07T18:18:00Z" w:author="Author" w:date="2026-07-07T20:18:00Z" w:id="7126">
            <w:rPr>
              <w:rFonts w:ascii="Times New Roman" w:hAnsi="Times New Roman"/>
              <w:color w:val="000000"/>
            </w:rPr>
          </w:rPrChange>
        </w:rPr>
        <w:t>consectetur</w:t>
      </w:r>
      <w:del w16du:dateUtc="2026-07-07T18:18:00Z" w:author="Author" w:date="2026-07-07T20:18:00Z" w:id="7127">
        <w:r>
          <w:rPr>
            <w:color w:val="000000"/>
          </w:rPr>
          <w:cr/>
        </w:r>
      </w:del>
      <w:r w:rsidR="00A96A35" w:rsidRPr="0027638C">
        <w:rPr>
          <w:sz w:val="24"/>
          <w:rPrChange w16du:dateUtc="2026-07-07T18:18:00Z" w:author="Author" w:date="2026-07-07T20:18:00Z" w:id="7128">
            <w:rPr>
              <w:rFonts w:ascii="Times New Roman"/>
              <w:color w:val="000000"/>
              <w:spacing w:val="665"/>
            </w:rPr>
          </w:rPrChange>
        </w:rPr>
        <w:t xml:space="preserve"> </w:t>
      </w:r>
      <w:r w:rsidR="00A96A35" w:rsidRPr="0027638C">
        <w:rPr>
          <w:sz w:val="24"/>
          <w:rPrChange w16du:dateUtc="2026-07-07T18:18:00Z" w:author="Author" w:date="2026-07-07T20:18:00Z" w:id="7129">
            <w:rPr>
              <w:rFonts w:ascii="Times New Roman"/>
              <w:color w:val="000000"/>
            </w:rPr>
          </w:rPrChange>
        </w:rPr>
        <w:t>adipiscing</w:t>
      </w:r>
      <w:r w:rsidR="00A96A35" w:rsidRPr="0027638C">
        <w:rPr>
          <w:spacing w:val="-2"/>
          <w:sz w:val="24"/>
          <w:rPrChange w16du:dateUtc="2026-07-07T18:18:00Z" w:author="Author" w:date="2026-07-07T20:18:00Z" w:id="7130">
            <w:rPr>
              <w:rFonts w:ascii="Times New Roman"/>
              <w:color w:val="000000"/>
              <w:spacing w:val="1"/>
            </w:rPr>
          </w:rPrChange>
        </w:rPr>
        <w:t xml:space="preserve"> </w:t>
      </w:r>
      <w:r w:rsidR="00A96A35" w:rsidRPr="0027638C">
        <w:rPr>
          <w:sz w:val="24"/>
          <w:rPrChange w16du:dateUtc="2026-07-07T18:18:00Z" w:author="Author" w:date="2026-07-07T20:18:00Z" w:id="7131">
            <w:rPr>
              <w:rFonts w:ascii="Times New Roman"/>
              <w:color w:val="000000"/>
            </w:rPr>
          </w:rPrChange>
        </w:rPr>
        <w:t>elit</w:t>
      </w:r>
      <w:r w:rsidR="00A96A35" w:rsidRPr="0027638C">
        <w:rPr>
          <w:spacing w:val="-2"/>
          <w:sz w:val="24"/>
          <w:rPrChange w16du:dateUtc="2026-07-07T18:18:00Z" w:author="Author" w:date="2026-07-07T20:18:00Z" w:id="7132">
            <w:rPr>
              <w:rFonts w:ascii="Times New Roman"/>
              <w:color w:val="000000"/>
              <w:spacing w:val="1"/>
            </w:rPr>
          </w:rPrChange>
        </w:rPr>
        <w:t xml:space="preserve"> </w:t>
      </w:r>
      <w:r w:rsidR="00A96A35" w:rsidRPr="0027638C">
        <w:rPr>
          <w:sz w:val="24"/>
          <w:rPrChange w16du:dateUtc="2026-07-07T18:18:00Z" w:author="Author" w:date="2026-07-07T20:18:00Z" w:id="7133">
            <w:rPr>
              <w:rFonts w:ascii="Times New Roman"/>
              <w:color w:val="000000"/>
            </w:rPr>
          </w:rPrChange>
        </w:rPr>
        <w:t>sed</w:t>
      </w:r>
      <w:r w:rsidR="00A96A35" w:rsidRPr="0027638C">
        <w:rPr>
          <w:spacing w:val="-2"/>
          <w:sz w:val="24"/>
          <w:rPrChange w16du:dateUtc="2026-07-07T18:18:00Z" w:author="Author" w:date="2026-07-07T20:18:00Z" w:id="7134">
            <w:rPr>
              <w:rFonts w:ascii="Times New Roman"/>
              <w:color w:val="000000"/>
              <w:spacing w:val="1"/>
            </w:rPr>
          </w:rPrChange>
        </w:rPr>
        <w:t xml:space="preserve"> </w:t>
      </w:r>
      <w:r w:rsidR="00A96A35" w:rsidRPr="0027638C">
        <w:rPr>
          <w:sz w:val="24"/>
          <w:rPrChange w16du:dateUtc="2026-07-07T18:18:00Z" w:author="Author" w:date="2026-07-07T20:18:00Z" w:id="7135">
            <w:rPr>
              <w:rFonts w:ascii="Times New Roman"/>
              <w:color w:val="000000"/>
            </w:rPr>
          </w:rPrChange>
        </w:rPr>
        <w:t>do</w:t>
      </w:r>
      <w:r w:rsidR="00A96A35" w:rsidRPr="0027638C">
        <w:rPr>
          <w:spacing w:val="-2"/>
          <w:sz w:val="24"/>
          <w:rPrChange w16du:dateUtc="2026-07-07T18:18:00Z" w:author="Author" w:date="2026-07-07T20:18:00Z" w:id="7136">
            <w:rPr>
              <w:rFonts w:ascii="Times New Roman"/>
              <w:color w:val="000000"/>
              <w:spacing w:val="1"/>
            </w:rPr>
          </w:rPrChange>
        </w:rPr>
        <w:t xml:space="preserve"> </w:t>
      </w:r>
      <w:r w:rsidR="00A96A35" w:rsidRPr="0027638C">
        <w:rPr>
          <w:sz w:val="24"/>
          <w:rPrChange w16du:dateUtc="2026-07-07T18:18:00Z" w:author="Author" w:date="2026-07-07T20:18:00Z" w:id="7137">
            <w:rPr>
              <w:rFonts w:ascii="Times New Roman"/>
              <w:color w:val="000000"/>
            </w:rPr>
          </w:rPrChange>
        </w:rPr>
        <w:t>eiusmod</w:t>
      </w:r>
      <w:r w:rsidR="00A96A35" w:rsidRPr="0027638C">
        <w:rPr>
          <w:spacing w:val="-2"/>
          <w:sz w:val="24"/>
          <w:rPrChange w16du:dateUtc="2026-07-07T18:18:00Z" w:author="Author" w:date="2026-07-07T20:18:00Z" w:id="7138">
            <w:rPr>
              <w:rFonts w:ascii="Times New Roman"/>
              <w:color w:val="000000"/>
              <w:spacing w:val="1"/>
            </w:rPr>
          </w:rPrChange>
        </w:rPr>
        <w:t xml:space="preserve"> </w:t>
      </w:r>
      <w:r w:rsidR="00A96A35" w:rsidRPr="0027638C">
        <w:rPr>
          <w:sz w:val="24"/>
          <w:rPrChange w16du:dateUtc="2026-07-07T18:18:00Z" w:author="Author" w:date="2026-07-07T20:18:00Z" w:id="7139">
            <w:rPr>
              <w:rFonts w:ascii="Times New Roman"/>
              <w:color w:val="000000"/>
            </w:rPr>
          </w:rPrChange>
        </w:rPr>
        <w:t>tempor</w:t>
      </w:r>
      <w:r w:rsidR="00A96A35" w:rsidRPr="0027638C">
        <w:rPr>
          <w:spacing w:val="-2"/>
          <w:sz w:val="24"/>
          <w:rPrChange w16du:dateUtc="2026-07-07T18:18:00Z" w:author="Author" w:date="2026-07-07T20:18:00Z" w:id="7140">
            <w:rPr>
              <w:rFonts w:ascii="Times New Roman"/>
              <w:color w:val="000000"/>
              <w:spacing w:val="1"/>
            </w:rPr>
          </w:rPrChange>
        </w:rPr>
        <w:t xml:space="preserve"> </w:t>
      </w:r>
      <w:r w:rsidR="00A96A35" w:rsidRPr="0027638C">
        <w:rPr>
          <w:sz w:val="24"/>
          <w:rPrChange w16du:dateUtc="2026-07-07T18:18:00Z" w:author="Author" w:date="2026-07-07T20:18:00Z" w:id="7141">
            <w:rPr>
              <w:rFonts w:ascii="Times New Roman"/>
              <w:color w:val="000000"/>
            </w:rPr>
          </w:rPrChange>
        </w:rPr>
        <w:t>incididunt</w:t>
      </w:r>
      <w:r w:rsidR="00A96A35" w:rsidRPr="0027638C">
        <w:rPr>
          <w:spacing w:val="-2"/>
          <w:sz w:val="24"/>
          <w:rPrChange w16du:dateUtc="2026-07-07T18:18:00Z" w:author="Author" w:date="2026-07-07T20:18:00Z" w:id="7142">
            <w:rPr>
              <w:rFonts w:ascii="Times New Roman"/>
              <w:color w:val="000000"/>
              <w:spacing w:val="1"/>
            </w:rPr>
          </w:rPrChange>
        </w:rPr>
        <w:t xml:space="preserve"> </w:t>
      </w:r>
      <w:r w:rsidR="00A96A35" w:rsidRPr="0027638C">
        <w:rPr>
          <w:sz w:val="24"/>
          <w:rPrChange w16du:dateUtc="2026-07-07T18:18:00Z" w:author="Author" w:date="2026-07-07T20:18:00Z" w:id="7143">
            <w:rPr>
              <w:rFonts w:ascii="Times New Roman"/>
              <w:color w:val="000000"/>
            </w:rPr>
          </w:rPrChange>
        </w:rPr>
        <w:t>ut</w:t>
      </w:r>
      <w:r w:rsidR="00A96A35" w:rsidRPr="0027638C">
        <w:rPr>
          <w:spacing w:val="-2"/>
          <w:sz w:val="24"/>
          <w:rPrChange w16du:dateUtc="2026-07-07T18:18:00Z" w:author="Author" w:date="2026-07-07T20:18:00Z" w:id="7144">
            <w:rPr>
              <w:rFonts w:ascii="Times New Roman"/>
              <w:color w:val="000000"/>
              <w:spacing w:val="1"/>
            </w:rPr>
          </w:rPrChange>
        </w:rPr>
        <w:t xml:space="preserve"> </w:t>
      </w:r>
      <w:r w:rsidR="00A96A35" w:rsidRPr="0027638C">
        <w:rPr>
          <w:sz w:val="24"/>
          <w:rPrChange w16du:dateUtc="2026-07-07T18:18:00Z" w:author="Author" w:date="2026-07-07T20:18:00Z" w:id="7145">
            <w:rPr>
              <w:rFonts w:ascii="Times New Roman"/>
              <w:color w:val="000000"/>
            </w:rPr>
          </w:rPrChange>
        </w:rPr>
        <w:t>Labore</w:t>
      </w:r>
      <w:r w:rsidR="00A96A35" w:rsidRPr="0027638C">
        <w:rPr>
          <w:spacing w:val="-2"/>
          <w:sz w:val="24"/>
          <w:rPrChange w16du:dateUtc="2026-07-07T18:18:00Z" w:author="Author" w:date="2026-07-07T20:18:00Z" w:id="7146">
            <w:rPr>
              <w:rFonts w:ascii="Times New Roman"/>
              <w:color w:val="000000"/>
              <w:spacing w:val="1"/>
            </w:rPr>
          </w:rPrChange>
        </w:rPr>
        <w:t xml:space="preserve"> </w:t>
      </w:r>
      <w:r w:rsidR="00A96A35" w:rsidRPr="0027638C">
        <w:rPr>
          <w:sz w:val="24"/>
          <w:rPrChange w16du:dateUtc="2026-07-07T18:18:00Z" w:author="Author" w:date="2026-07-07T20:18:00Z" w:id="7147">
            <w:rPr>
              <w:rFonts w:ascii="Times New Roman"/>
              <w:color w:val="000000"/>
            </w:rPr>
          </w:rPrChange>
        </w:rPr>
        <w:t>Et.</w:t>
      </w:r>
      <w:r w:rsidR="00A96A35" w:rsidRPr="0027638C">
        <w:rPr>
          <w:spacing w:val="-2"/>
          <w:sz w:val="24"/>
          <w:rPrChange w16du:dateUtc="2026-07-07T18:18:00Z" w:author="Author" w:date="2026-07-07T20:18:00Z" w:id="7148">
            <w:rPr>
              <w:rFonts w:ascii="Times New Roman"/>
              <w:color w:val="000000"/>
              <w:spacing w:val="1"/>
            </w:rPr>
          </w:rPrChange>
        </w:rPr>
        <w:t xml:space="preserve"> </w:t>
      </w:r>
      <w:r w:rsidR="00A96A35" w:rsidRPr="0027638C">
        <w:rPr>
          <w:sz w:val="24"/>
          <w:rPrChange w16du:dateUtc="2026-07-07T18:18:00Z" w:author="Author" w:date="2026-07-07T20:18:00Z" w:id="7149">
            <w:rPr>
              <w:rFonts w:ascii="Times New Roman"/>
              <w:color w:val="000000"/>
            </w:rPr>
          </w:rPrChange>
        </w:rPr>
        <w:t>Dolore</w:t>
      </w:r>
      <w:r w:rsidR="00A96A35" w:rsidRPr="0027638C">
        <w:rPr>
          <w:spacing w:val="-2"/>
          <w:sz w:val="24"/>
          <w:rPrChange w16du:dateUtc="2026-07-07T18:18:00Z" w:author="Author" w:date="2026-07-07T20:18:00Z" w:id="7150">
            <w:rPr>
              <w:rFonts w:ascii="Times New Roman"/>
              <w:color w:val="000000"/>
              <w:spacing w:val="1"/>
            </w:rPr>
          </w:rPrChange>
        </w:rPr>
        <w:t xml:space="preserve"> </w:t>
      </w:r>
      <w:r w:rsidR="00A96A35" w:rsidRPr="0027638C">
        <w:rPr>
          <w:sz w:val="24"/>
          <w:rPrChange w16du:dateUtc="2026-07-07T18:18:00Z" w:author="Author" w:date="2026-07-07T20:18:00Z" w:id="7151">
            <w:rPr>
              <w:rFonts w:ascii="Times New Roman"/>
              <w:color w:val="000000"/>
            </w:rPr>
          </w:rPrChange>
        </w:rPr>
        <w:t>magna</w:t>
      </w:r>
      <w:r w:rsidR="00A96A35" w:rsidRPr="0027638C">
        <w:rPr>
          <w:spacing w:val="-2"/>
          <w:sz w:val="24"/>
          <w:rPrChange w16du:dateUtc="2026-07-07T18:18:00Z" w:author="Author" w:date="2026-07-07T20:18:00Z" w:id="7152">
            <w:rPr>
              <w:rFonts w:ascii="Times New Roman"/>
              <w:color w:val="000000"/>
              <w:spacing w:val="1"/>
            </w:rPr>
          </w:rPrChange>
        </w:rPr>
        <w:t xml:space="preserve"> </w:t>
      </w:r>
      <w:r w:rsidR="00A96A35" w:rsidRPr="0027638C">
        <w:rPr>
          <w:sz w:val="24"/>
          <w:rPrChange w16du:dateUtc="2026-07-07T18:18:00Z" w:author="Author" w:date="2026-07-07T20:18:00Z" w:id="7153">
            <w:rPr>
              <w:rFonts w:ascii="Times New Roman"/>
              <w:color w:val="000000"/>
            </w:rPr>
          </w:rPrChange>
        </w:rPr>
        <w:t>aliqua</w:t>
      </w:r>
      <w:r w:rsidR="00A96A35" w:rsidRPr="0027638C">
        <w:rPr>
          <w:spacing w:val="-2"/>
          <w:sz w:val="24"/>
          <w:rPrChange w16du:dateUtc="2026-07-07T18:18:00Z" w:author="Author" w:date="2026-07-07T20:18:00Z" w:id="7154">
            <w:rPr>
              <w:rFonts w:ascii="Times New Roman"/>
              <w:color w:val="000000"/>
              <w:spacing w:val="1"/>
            </w:rPr>
          </w:rPrChange>
        </w:rPr>
        <w:t xml:space="preserve"> </w:t>
      </w:r>
      <w:r w:rsidR="00A96A35" w:rsidRPr="0027638C">
        <w:rPr>
          <w:sz w:val="24"/>
          <w:rPrChange w16du:dateUtc="2026-07-07T18:18:00Z" w:author="Author" w:date="2026-07-07T20:18:00Z" w:id="7155">
            <w:rPr>
              <w:rFonts w:ascii="Times New Roman" w:hAnsi="Times New Roman"/>
              <w:color w:val="000000"/>
            </w:rPr>
          </w:rPrChange>
        </w:rPr>
        <w:t>lorem</w:t>
      </w:r>
      <w:del w16du:dateUtc="2026-07-07T18:18:00Z" w:author="Author" w:date="2026-07-07T20:18:00Z" w:id="7156">
        <w:r>
          <w:rPr>
            <w:color w:val="000000"/>
          </w:rPr>
          <w:cr/>
        </w:r>
      </w:del>
      <w:r w:rsidR="00A96A35" w:rsidRPr="0027638C">
        <w:rPr>
          <w:sz w:val="24"/>
          <w:rPrChange w16du:dateUtc="2026-07-07T18:18:00Z" w:author="Author" w:date="2026-07-07T20:18:00Z" w:id="7157">
            <w:rPr>
              <w:rFonts w:ascii="Times New Roman"/>
              <w:color w:val="000000"/>
              <w:spacing w:val="665"/>
            </w:rPr>
          </w:rPrChange>
        </w:rPr>
        <w:t xml:space="preserve"> </w:t>
      </w:r>
      <w:r w:rsidR="00A96A35" w:rsidRPr="0027638C">
        <w:rPr>
          <w:sz w:val="24"/>
          <w:rPrChange w16du:dateUtc="2026-07-07T18:18:00Z" w:author="Author" w:date="2026-07-07T20:18:00Z" w:id="7158">
            <w:rPr>
              <w:rFonts w:ascii="Times New Roman"/>
              <w:color w:val="000000"/>
            </w:rPr>
          </w:rPrChange>
        </w:rPr>
        <w:t>Ipsum</w:t>
      </w:r>
      <w:r w:rsidR="00A96A35" w:rsidRPr="0027638C">
        <w:rPr>
          <w:sz w:val="24"/>
          <w:rPrChange w16du:dateUtc="2026-07-07T18:18:00Z" w:author="Author" w:date="2026-07-07T20:18:00Z" w:id="7159">
            <w:rPr>
              <w:rFonts w:ascii="Times New Roman"/>
              <w:color w:val="000000"/>
              <w:spacing w:val="6"/>
            </w:rPr>
          </w:rPrChange>
        </w:rPr>
        <w:t xml:space="preserve"> </w:t>
      </w:r>
      <w:r w:rsidR="00A96A35" w:rsidRPr="0027638C">
        <w:rPr>
          <w:sz w:val="24"/>
          <w:rPrChange w16du:dateUtc="2026-07-07T18:18:00Z" w:author="Author" w:date="2026-07-07T20:18:00Z" w:id="7160">
            <w:rPr>
              <w:rFonts w:ascii="Times New Roman"/>
              <w:color w:val="000000"/>
            </w:rPr>
          </w:rPrChange>
        </w:rPr>
        <w:t>Dolor,</w:t>
      </w:r>
      <w:r w:rsidR="00A96A35" w:rsidRPr="0027638C">
        <w:rPr>
          <w:sz w:val="24"/>
          <w:rPrChange w16du:dateUtc="2026-07-07T18:18:00Z" w:author="Author" w:date="2026-07-07T20:18:00Z" w:id="7161">
            <w:rPr>
              <w:rFonts w:ascii="Times New Roman"/>
              <w:color w:val="000000"/>
              <w:spacing w:val="6"/>
            </w:rPr>
          </w:rPrChange>
        </w:rPr>
        <w:t xml:space="preserve"> </w:t>
      </w:r>
      <w:r w:rsidR="00A96A35" w:rsidRPr="0027638C">
        <w:rPr>
          <w:sz w:val="24"/>
          <w:rPrChange w16du:dateUtc="2026-07-07T18:18:00Z" w:author="Author" w:date="2026-07-07T20:18:00Z" w:id="7162">
            <w:rPr>
              <w:rFonts w:ascii="Times New Roman"/>
              <w:color w:val="000000"/>
            </w:rPr>
          </w:rPrChange>
        </w:rPr>
        <w:t>Sit</w:t>
      </w:r>
      <w:r w:rsidR="00A96A35" w:rsidRPr="0027638C">
        <w:rPr>
          <w:sz w:val="24"/>
          <w:rPrChange w16du:dateUtc="2026-07-07T18:18:00Z" w:author="Author" w:date="2026-07-07T20:18:00Z" w:id="7163">
            <w:rPr>
              <w:rFonts w:ascii="Times New Roman"/>
              <w:color w:val="000000"/>
              <w:spacing w:val="6"/>
            </w:rPr>
          </w:rPrChange>
        </w:rPr>
        <w:t xml:space="preserve"> </w:t>
      </w:r>
      <w:r w:rsidR="00A96A35" w:rsidRPr="0027638C">
        <w:rPr>
          <w:sz w:val="24"/>
          <w:rPrChange w16du:dateUtc="2026-07-07T18:18:00Z" w:author="Author" w:date="2026-07-07T20:18:00Z" w:id="7164">
            <w:rPr>
              <w:rFonts w:ascii="Times New Roman"/>
              <w:color w:val="000000"/>
            </w:rPr>
          </w:rPrChange>
        </w:rPr>
        <w:t>amet:</w:t>
      </w:r>
      <w:r w:rsidR="00A96A35" w:rsidRPr="0027638C">
        <w:rPr>
          <w:sz w:val="24"/>
          <w:rPrChange w16du:dateUtc="2026-07-07T18:18:00Z" w:author="Author" w:date="2026-07-07T20:18:00Z" w:id="7165">
            <w:rPr>
              <w:rFonts w:ascii="Times New Roman"/>
              <w:color w:val="000000"/>
              <w:spacing w:val="5"/>
            </w:rPr>
          </w:rPrChange>
        </w:rPr>
        <w:t xml:space="preserve"> </w:t>
      </w:r>
      <w:r w:rsidR="00A96A35" w:rsidRPr="0027638C">
        <w:rPr>
          <w:sz w:val="24"/>
          <w:rPrChange w16du:dateUtc="2026-07-07T18:18:00Z" w:author="Author" w:date="2026-07-07T20:18:00Z" w:id="7166">
            <w:rPr>
              <w:rFonts w:ascii="Times New Roman"/>
              <w:color w:val="000000"/>
            </w:rPr>
          </w:rPrChange>
        </w:rPr>
        <w:t>(consectetur)</w:t>
      </w:r>
      <w:r w:rsidR="00A96A35" w:rsidRPr="0027638C">
        <w:rPr>
          <w:sz w:val="24"/>
          <w:rPrChange w16du:dateUtc="2026-07-07T18:18:00Z" w:author="Author" w:date="2026-07-07T20:18:00Z" w:id="7167">
            <w:rPr>
              <w:rFonts w:ascii="Times New Roman"/>
              <w:color w:val="000000"/>
              <w:spacing w:val="6"/>
            </w:rPr>
          </w:rPrChange>
        </w:rPr>
        <w:t xml:space="preserve"> </w:t>
      </w:r>
      <w:r w:rsidR="00A96A35" w:rsidRPr="0027638C">
        <w:rPr>
          <w:sz w:val="24"/>
          <w:rPrChange w16du:dateUtc="2026-07-07T18:18:00Z" w:author="Author" w:date="2026-07-07T20:18:00Z" w:id="7168">
            <w:rPr>
              <w:rFonts w:ascii="Times New Roman"/>
              <w:color w:val="000000"/>
            </w:rPr>
          </w:rPrChange>
        </w:rPr>
        <w:t>adipiscing</w:t>
      </w:r>
      <w:r w:rsidR="00A96A35" w:rsidRPr="0027638C">
        <w:rPr>
          <w:sz w:val="24"/>
          <w:rPrChange w16du:dateUtc="2026-07-07T18:18:00Z" w:author="Author" w:date="2026-07-07T20:18:00Z" w:id="7169">
            <w:rPr>
              <w:rFonts w:ascii="Times New Roman"/>
              <w:color w:val="000000"/>
              <w:spacing w:val="6"/>
            </w:rPr>
          </w:rPrChange>
        </w:rPr>
        <w:t xml:space="preserve"> </w:t>
      </w:r>
      <w:r w:rsidR="00A96A35" w:rsidRPr="0027638C">
        <w:rPr>
          <w:sz w:val="24"/>
          <w:rPrChange w16du:dateUtc="2026-07-07T18:18:00Z" w:author="Author" w:date="2026-07-07T20:18:00Z" w:id="7170">
            <w:rPr>
              <w:rFonts w:ascii="Times New Roman"/>
              <w:color w:val="000000"/>
            </w:rPr>
          </w:rPrChange>
        </w:rPr>
        <w:t>elit</w:t>
      </w:r>
      <w:r w:rsidR="00A96A35" w:rsidRPr="0027638C">
        <w:rPr>
          <w:sz w:val="24"/>
          <w:rPrChange w16du:dateUtc="2026-07-07T18:18:00Z" w:author="Author" w:date="2026-07-07T20:18:00Z" w:id="7171">
            <w:rPr>
              <w:rFonts w:ascii="Times New Roman"/>
              <w:color w:val="000000"/>
              <w:spacing w:val="6"/>
            </w:rPr>
          </w:rPrChange>
        </w:rPr>
        <w:t xml:space="preserve"> </w:t>
      </w:r>
      <w:r w:rsidR="00A96A35" w:rsidRPr="0027638C">
        <w:rPr>
          <w:sz w:val="24"/>
          <w:rPrChange w16du:dateUtc="2026-07-07T18:18:00Z" w:author="Author" w:date="2026-07-07T20:18:00Z" w:id="7172">
            <w:rPr>
              <w:rFonts w:ascii="Times New Roman"/>
              <w:color w:val="000000"/>
            </w:rPr>
          </w:rPrChange>
        </w:rPr>
        <w:t>Sed</w:t>
      </w:r>
      <w:r w:rsidR="00A96A35" w:rsidRPr="0027638C">
        <w:rPr>
          <w:sz w:val="24"/>
          <w:rPrChange w16du:dateUtc="2026-07-07T18:18:00Z" w:author="Author" w:date="2026-07-07T20:18:00Z" w:id="7173">
            <w:rPr>
              <w:rFonts w:ascii="Times New Roman"/>
              <w:color w:val="000000"/>
              <w:spacing w:val="6"/>
            </w:rPr>
          </w:rPrChange>
        </w:rPr>
        <w:t xml:space="preserve"> </w:t>
      </w:r>
      <w:r w:rsidR="00A96A35" w:rsidRPr="0027638C">
        <w:rPr>
          <w:sz w:val="24"/>
          <w:rPrChange w16du:dateUtc="2026-07-07T18:18:00Z" w:author="Author" w:date="2026-07-07T20:18:00Z" w:id="7174">
            <w:rPr>
              <w:rFonts w:ascii="Times New Roman"/>
              <w:color w:val="000000"/>
            </w:rPr>
          </w:rPrChange>
        </w:rPr>
        <w:t>do</w:t>
      </w:r>
      <w:r w:rsidR="00A96A35" w:rsidRPr="0027638C">
        <w:rPr>
          <w:sz w:val="24"/>
          <w:rPrChange w16du:dateUtc="2026-07-07T18:18:00Z" w:author="Author" w:date="2026-07-07T20:18:00Z" w:id="7175">
            <w:rPr>
              <w:rFonts w:ascii="Times New Roman"/>
              <w:color w:val="000000"/>
              <w:spacing w:val="6"/>
            </w:rPr>
          </w:rPrChange>
        </w:rPr>
        <w:t xml:space="preserve"> </w:t>
      </w:r>
      <w:r w:rsidR="00A96A35" w:rsidRPr="0027638C">
        <w:rPr>
          <w:sz w:val="24"/>
          <w:rPrChange w16du:dateUtc="2026-07-07T18:18:00Z" w:author="Author" w:date="2026-07-07T20:18:00Z" w:id="7176">
            <w:rPr>
              <w:rFonts w:ascii="Times New Roman"/>
              <w:color w:val="000000"/>
            </w:rPr>
          </w:rPrChange>
        </w:rPr>
        <w:t>eiusmod</w:t>
      </w:r>
      <w:r w:rsidR="00A96A35" w:rsidRPr="0027638C">
        <w:rPr>
          <w:sz w:val="24"/>
          <w:rPrChange w16du:dateUtc="2026-07-07T18:18:00Z" w:author="Author" w:date="2026-07-07T20:18:00Z" w:id="7177">
            <w:rPr>
              <w:rFonts w:ascii="Times New Roman"/>
              <w:color w:val="000000"/>
              <w:spacing w:val="6"/>
            </w:rPr>
          </w:rPrChange>
        </w:rPr>
        <w:t xml:space="preserve"> </w:t>
      </w:r>
      <w:r w:rsidR="00A96A35" w:rsidRPr="0027638C">
        <w:rPr>
          <w:sz w:val="24"/>
          <w:rPrChange w16du:dateUtc="2026-07-07T18:18:00Z" w:author="Author" w:date="2026-07-07T20:18:00Z" w:id="7178">
            <w:rPr>
              <w:rFonts w:ascii="Times New Roman"/>
              <w:color w:val="000000"/>
            </w:rPr>
          </w:rPrChange>
        </w:rPr>
        <w:t>tempor</w:t>
      </w:r>
      <w:r w:rsidR="00A96A35" w:rsidRPr="0027638C">
        <w:rPr>
          <w:sz w:val="24"/>
          <w:rPrChange w16du:dateUtc="2026-07-07T18:18:00Z" w:author="Author" w:date="2026-07-07T20:18:00Z" w:id="7179">
            <w:rPr>
              <w:rFonts w:ascii="Times New Roman"/>
              <w:color w:val="000000"/>
              <w:spacing w:val="6"/>
            </w:rPr>
          </w:rPrChange>
        </w:rPr>
        <w:t xml:space="preserve"> </w:t>
      </w:r>
      <w:r w:rsidR="00A96A35" w:rsidRPr="0027638C">
        <w:rPr>
          <w:sz w:val="24"/>
          <w:rPrChange w16du:dateUtc="2026-07-07T18:18:00Z" w:author="Author" w:date="2026-07-07T20:18:00Z" w:id="7180">
            <w:rPr>
              <w:rFonts w:ascii="Times New Roman" w:hAnsi="Times New Roman"/>
              <w:color w:val="000000"/>
            </w:rPr>
          </w:rPrChange>
        </w:rPr>
        <w:t>incididunt</w:t>
      </w:r>
      <w:del w16du:dateUtc="2026-07-07T18:18:00Z" w:author="Author" w:date="2026-07-07T20:18:00Z" w:id="7181">
        <w:r>
          <w:rPr>
            <w:color w:val="000000"/>
          </w:rPr>
          <w:cr/>
        </w:r>
      </w:del>
      <w:r w:rsidR="00A96A35" w:rsidRPr="0027638C">
        <w:rPr>
          <w:sz w:val="24"/>
          <w:rPrChange w16du:dateUtc="2026-07-07T18:18:00Z" w:author="Author" w:date="2026-07-07T20:18:00Z" w:id="7182">
            <w:rPr>
              <w:rFonts w:ascii="Times New Roman"/>
              <w:color w:val="000000"/>
              <w:spacing w:val="665"/>
            </w:rPr>
          </w:rPrChange>
        </w:rPr>
        <w:t xml:space="preserve"> </w:t>
      </w:r>
      <w:r w:rsidR="00A96A35" w:rsidRPr="0027638C">
        <w:rPr>
          <w:sz w:val="24"/>
          <w:rPrChange w16du:dateUtc="2026-07-07T18:18:00Z" w:author="Author" w:date="2026-07-07T20:18:00Z" w:id="7183">
            <w:rPr>
              <w:rFonts w:ascii="Times New Roman"/>
              <w:color w:val="000000"/>
            </w:rPr>
          </w:rPrChange>
        </w:rPr>
        <w:t>ut</w:t>
      </w:r>
      <w:r w:rsidR="00A96A35" w:rsidRPr="0027638C">
        <w:rPr>
          <w:sz w:val="24"/>
          <w:rPrChange w16du:dateUtc="2026-07-07T18:18:00Z" w:author="Author" w:date="2026-07-07T20:18:00Z" w:id="7184">
            <w:rPr>
              <w:rFonts w:ascii="Times New Roman"/>
              <w:color w:val="000000"/>
              <w:spacing w:val="23"/>
            </w:rPr>
          </w:rPrChange>
        </w:rPr>
        <w:t xml:space="preserve"> </w:t>
      </w:r>
      <w:r w:rsidR="00A96A35" w:rsidRPr="0027638C">
        <w:rPr>
          <w:sz w:val="24"/>
          <w:rPrChange w16du:dateUtc="2026-07-07T18:18:00Z" w:author="Author" w:date="2026-07-07T20:18:00Z" w:id="7185">
            <w:rPr>
              <w:rFonts w:ascii="Times New Roman"/>
              <w:color w:val="000000"/>
            </w:rPr>
          </w:rPrChange>
        </w:rPr>
        <w:t>labore</w:t>
      </w:r>
      <w:r w:rsidR="00A96A35" w:rsidRPr="0027638C">
        <w:rPr>
          <w:sz w:val="24"/>
          <w:rPrChange w16du:dateUtc="2026-07-07T18:18:00Z" w:author="Author" w:date="2026-07-07T20:18:00Z" w:id="7186">
            <w:rPr>
              <w:rFonts w:ascii="Times New Roman"/>
              <w:color w:val="000000"/>
              <w:spacing w:val="23"/>
            </w:rPr>
          </w:rPrChange>
        </w:rPr>
        <w:t xml:space="preserve"> </w:t>
      </w:r>
      <w:r w:rsidR="00A96A35" w:rsidRPr="0027638C">
        <w:rPr>
          <w:sz w:val="24"/>
          <w:rPrChange w16du:dateUtc="2026-07-07T18:18:00Z" w:author="Author" w:date="2026-07-07T20:18:00Z" w:id="7187">
            <w:rPr>
              <w:rFonts w:ascii="Times New Roman"/>
              <w:color w:val="000000"/>
            </w:rPr>
          </w:rPrChange>
        </w:rPr>
        <w:t>et</w:t>
      </w:r>
      <w:r w:rsidR="00A96A35" w:rsidRPr="0027638C">
        <w:rPr>
          <w:sz w:val="24"/>
          <w:rPrChange w16du:dateUtc="2026-07-07T18:18:00Z" w:author="Author" w:date="2026-07-07T20:18:00Z" w:id="7188">
            <w:rPr>
              <w:rFonts w:ascii="Times New Roman"/>
              <w:color w:val="000000"/>
              <w:spacing w:val="23"/>
            </w:rPr>
          </w:rPrChange>
        </w:rPr>
        <w:t xml:space="preserve"> </w:t>
      </w:r>
      <w:r w:rsidR="00A96A35" w:rsidRPr="0027638C">
        <w:rPr>
          <w:sz w:val="24"/>
          <w:rPrChange w16du:dateUtc="2026-07-07T18:18:00Z" w:author="Author" w:date="2026-07-07T20:18:00Z" w:id="7189">
            <w:rPr>
              <w:rFonts w:ascii="Times New Roman"/>
              <w:color w:val="000000"/>
            </w:rPr>
          </w:rPrChange>
        </w:rPr>
        <w:t>dolore</w:t>
      </w:r>
      <w:r w:rsidR="00A96A35" w:rsidRPr="0027638C">
        <w:rPr>
          <w:sz w:val="24"/>
          <w:rPrChange w16du:dateUtc="2026-07-07T18:18:00Z" w:author="Author" w:date="2026-07-07T20:18:00Z" w:id="7190">
            <w:rPr>
              <w:rFonts w:ascii="Times New Roman"/>
              <w:color w:val="000000"/>
              <w:spacing w:val="23"/>
            </w:rPr>
          </w:rPrChange>
        </w:rPr>
        <w:t xml:space="preserve"> </w:t>
      </w:r>
      <w:r w:rsidR="00A96A35" w:rsidRPr="0027638C">
        <w:rPr>
          <w:sz w:val="24"/>
          <w:rPrChange w16du:dateUtc="2026-07-07T18:18:00Z" w:author="Author" w:date="2026-07-07T20:18:00Z" w:id="7191">
            <w:rPr>
              <w:rFonts w:ascii="Times New Roman"/>
              <w:color w:val="000000"/>
            </w:rPr>
          </w:rPrChange>
        </w:rPr>
        <w:t>Magna</w:t>
      </w:r>
      <w:r w:rsidR="00A96A35" w:rsidRPr="0027638C">
        <w:rPr>
          <w:sz w:val="24"/>
          <w:rPrChange w16du:dateUtc="2026-07-07T18:18:00Z" w:author="Author" w:date="2026-07-07T20:18:00Z" w:id="7192">
            <w:rPr>
              <w:rFonts w:ascii="Times New Roman"/>
              <w:color w:val="000000"/>
              <w:spacing w:val="23"/>
            </w:rPr>
          </w:rPrChange>
        </w:rPr>
        <w:t xml:space="preserve"> </w:t>
      </w:r>
      <w:r w:rsidR="00A96A35" w:rsidRPr="0027638C">
        <w:rPr>
          <w:sz w:val="24"/>
          <w:rPrChange w16du:dateUtc="2026-07-07T18:18:00Z" w:author="Author" w:date="2026-07-07T20:18:00Z" w:id="7193">
            <w:rPr>
              <w:rFonts w:ascii="Times New Roman"/>
              <w:color w:val="000000"/>
            </w:rPr>
          </w:rPrChange>
        </w:rPr>
        <w:t>Aliqua;</w:t>
      </w:r>
      <w:r w:rsidR="00A96A35" w:rsidRPr="0027638C">
        <w:rPr>
          <w:sz w:val="24"/>
          <w:rPrChange w16du:dateUtc="2026-07-07T18:18:00Z" w:author="Author" w:date="2026-07-07T20:18:00Z" w:id="7194">
            <w:rPr>
              <w:rFonts w:ascii="Times New Roman"/>
              <w:color w:val="000000"/>
              <w:spacing w:val="22"/>
            </w:rPr>
          </w:rPrChange>
        </w:rPr>
        <w:t xml:space="preserve"> </w:t>
      </w:r>
      <w:r w:rsidR="00A96A35" w:rsidRPr="0027638C">
        <w:rPr>
          <w:sz w:val="24"/>
          <w:rPrChange w16du:dateUtc="2026-07-07T18:18:00Z" w:author="Author" w:date="2026-07-07T20:18:00Z" w:id="7195">
            <w:rPr>
              <w:rFonts w:ascii="Times New Roman"/>
              <w:color w:val="000000"/>
            </w:rPr>
          </w:rPrChange>
        </w:rPr>
        <w:t>(lorem)</w:t>
      </w:r>
      <w:r w:rsidR="00A96A35" w:rsidRPr="0027638C">
        <w:rPr>
          <w:sz w:val="24"/>
          <w:rPrChange w16du:dateUtc="2026-07-07T18:18:00Z" w:author="Author" w:date="2026-07-07T20:18:00Z" w:id="7196">
            <w:rPr>
              <w:rFonts w:ascii="Times New Roman"/>
              <w:color w:val="000000"/>
              <w:spacing w:val="23"/>
            </w:rPr>
          </w:rPrChange>
        </w:rPr>
        <w:t xml:space="preserve"> </w:t>
      </w:r>
      <w:r w:rsidR="00A96A35" w:rsidRPr="0027638C">
        <w:rPr>
          <w:sz w:val="24"/>
          <w:rPrChange w16du:dateUtc="2026-07-07T18:18:00Z" w:author="Author" w:date="2026-07-07T20:18:00Z" w:id="7197">
            <w:rPr>
              <w:rFonts w:ascii="Times New Roman"/>
              <w:color w:val="000000"/>
            </w:rPr>
          </w:rPrChange>
        </w:rPr>
        <w:t>ipsum</w:t>
      </w:r>
      <w:r w:rsidR="00A96A35" w:rsidRPr="0027638C">
        <w:rPr>
          <w:sz w:val="24"/>
          <w:rPrChange w16du:dateUtc="2026-07-07T18:18:00Z" w:author="Author" w:date="2026-07-07T20:18:00Z" w:id="7198">
            <w:rPr>
              <w:rFonts w:ascii="Times New Roman"/>
              <w:color w:val="000000"/>
              <w:spacing w:val="23"/>
            </w:rPr>
          </w:rPrChange>
        </w:rPr>
        <w:t xml:space="preserve"> </w:t>
      </w:r>
      <w:r w:rsidR="00A96A35" w:rsidRPr="0027638C">
        <w:rPr>
          <w:sz w:val="24"/>
          <w:rPrChange w16du:dateUtc="2026-07-07T18:18:00Z" w:author="Author" w:date="2026-07-07T20:18:00Z" w:id="7199">
            <w:rPr>
              <w:rFonts w:ascii="Times New Roman"/>
              <w:color w:val="000000"/>
            </w:rPr>
          </w:rPrChange>
        </w:rPr>
        <w:t>dolor</w:t>
      </w:r>
      <w:r w:rsidR="00A96A35" w:rsidRPr="0027638C">
        <w:rPr>
          <w:sz w:val="24"/>
          <w:rPrChange w16du:dateUtc="2026-07-07T18:18:00Z" w:author="Author" w:date="2026-07-07T20:18:00Z" w:id="7200">
            <w:rPr>
              <w:rFonts w:ascii="Times New Roman"/>
              <w:color w:val="000000"/>
              <w:spacing w:val="23"/>
            </w:rPr>
          </w:rPrChange>
        </w:rPr>
        <w:t xml:space="preserve"> </w:t>
      </w:r>
      <w:r w:rsidR="00A96A35" w:rsidRPr="0027638C">
        <w:rPr>
          <w:sz w:val="24"/>
          <w:rPrChange w16du:dateUtc="2026-07-07T18:18:00Z" w:author="Author" w:date="2026-07-07T20:18:00Z" w:id="7201">
            <w:rPr>
              <w:rFonts w:ascii="Times New Roman"/>
              <w:color w:val="000000"/>
            </w:rPr>
          </w:rPrChange>
        </w:rPr>
        <w:t>Sit</w:t>
      </w:r>
      <w:r w:rsidR="00A96A35" w:rsidRPr="0027638C">
        <w:rPr>
          <w:sz w:val="24"/>
          <w:rPrChange w16du:dateUtc="2026-07-07T18:18:00Z" w:author="Author" w:date="2026-07-07T20:18:00Z" w:id="7202">
            <w:rPr>
              <w:rFonts w:ascii="Times New Roman"/>
              <w:color w:val="000000"/>
              <w:spacing w:val="23"/>
            </w:rPr>
          </w:rPrChange>
        </w:rPr>
        <w:t xml:space="preserve"> </w:t>
      </w:r>
      <w:r w:rsidR="00A96A35" w:rsidRPr="0027638C">
        <w:rPr>
          <w:sz w:val="24"/>
          <w:rPrChange w16du:dateUtc="2026-07-07T18:18:00Z" w:author="Author" w:date="2026-07-07T20:18:00Z" w:id="7203">
            <w:rPr>
              <w:rFonts w:ascii="Times New Roman"/>
              <w:color w:val="000000"/>
            </w:rPr>
          </w:rPrChange>
        </w:rPr>
        <w:t>amet</w:t>
      </w:r>
      <w:r w:rsidR="00A96A35" w:rsidRPr="0027638C">
        <w:rPr>
          <w:sz w:val="24"/>
          <w:rPrChange w16du:dateUtc="2026-07-07T18:18:00Z" w:author="Author" w:date="2026-07-07T20:18:00Z" w:id="7204">
            <w:rPr>
              <w:rFonts w:ascii="Times New Roman"/>
              <w:color w:val="000000"/>
              <w:spacing w:val="23"/>
            </w:rPr>
          </w:rPrChange>
        </w:rPr>
        <w:t xml:space="preserve"> </w:t>
      </w:r>
      <w:r w:rsidR="00A96A35" w:rsidRPr="0027638C">
        <w:rPr>
          <w:sz w:val="24"/>
          <w:rPrChange w16du:dateUtc="2026-07-07T18:18:00Z" w:author="Author" w:date="2026-07-07T20:18:00Z" w:id="7205">
            <w:rPr>
              <w:rFonts w:ascii="Times New Roman" w:hAnsi="Times New Roman"/>
              <w:color w:val="000000"/>
            </w:rPr>
          </w:rPrChange>
        </w:rPr>
        <w:t>consectetur</w:t>
      </w:r>
      <w:del w16du:dateUtc="2026-07-07T18:18:00Z" w:author="Author" w:date="2026-07-07T20:18:00Z" w:id="7206">
        <w:r>
          <w:rPr>
            <w:color w:val="000000"/>
          </w:rPr>
          <w:cr/>
        </w:r>
      </w:del>
      <w:r w:rsidR="00A96A35" w:rsidRPr="0027638C">
        <w:rPr>
          <w:sz w:val="24"/>
          <w:rPrChange w16du:dateUtc="2026-07-07T18:18:00Z" w:author="Author" w:date="2026-07-07T20:18:00Z" w:id="7207">
            <w:rPr>
              <w:rFonts w:ascii="Times New Roman"/>
              <w:color w:val="000000"/>
              <w:spacing w:val="665"/>
            </w:rPr>
          </w:rPrChange>
        </w:rPr>
        <w:t xml:space="preserve"> </w:t>
      </w:r>
      <w:r w:rsidR="00A96A35" w:rsidRPr="0027638C">
        <w:rPr>
          <w:sz w:val="24"/>
          <w:rPrChange w16du:dateUtc="2026-07-07T18:18:00Z" w:author="Author" w:date="2026-07-07T20:18:00Z" w:id="7208">
            <w:rPr>
              <w:rFonts w:ascii="Times New Roman"/>
              <w:color w:val="000000"/>
            </w:rPr>
          </w:rPrChange>
        </w:rPr>
        <w:t>adipiscing</w:t>
      </w:r>
      <w:r w:rsidR="00A96A35" w:rsidRPr="0027638C">
        <w:rPr>
          <w:spacing w:val="-5"/>
          <w:sz w:val="24"/>
          <w:rPrChange w16du:dateUtc="2026-07-07T18:18:00Z" w:author="Author" w:date="2026-07-07T20:18:00Z" w:id="7209">
            <w:rPr>
              <w:rFonts w:ascii="Times New Roman"/>
              <w:color w:val="000000"/>
              <w:spacing w:val="-1"/>
            </w:rPr>
          </w:rPrChange>
        </w:rPr>
        <w:t xml:space="preserve"> </w:t>
      </w:r>
      <w:r w:rsidR="00A96A35" w:rsidRPr="0027638C">
        <w:rPr>
          <w:sz w:val="24"/>
          <w:rPrChange w16du:dateUtc="2026-07-07T18:18:00Z" w:author="Author" w:date="2026-07-07T20:18:00Z" w:id="7210">
            <w:rPr>
              <w:rFonts w:ascii="Times New Roman"/>
              <w:color w:val="000000"/>
            </w:rPr>
          </w:rPrChange>
        </w:rPr>
        <w:t>elit</w:t>
      </w:r>
      <w:r w:rsidR="00A96A35" w:rsidRPr="0027638C">
        <w:rPr>
          <w:spacing w:val="-5"/>
          <w:sz w:val="24"/>
          <w:rPrChange w16du:dateUtc="2026-07-07T18:18:00Z" w:author="Author" w:date="2026-07-07T20:18:00Z" w:id="7211">
            <w:rPr>
              <w:rFonts w:ascii="Times New Roman"/>
              <w:color w:val="000000"/>
              <w:spacing w:val="-1"/>
            </w:rPr>
          </w:rPrChange>
        </w:rPr>
        <w:t xml:space="preserve"> </w:t>
      </w:r>
      <w:r w:rsidR="00A96A35" w:rsidRPr="0027638C">
        <w:rPr>
          <w:sz w:val="24"/>
          <w:rPrChange w16du:dateUtc="2026-07-07T18:18:00Z" w:author="Author" w:date="2026-07-07T20:18:00Z" w:id="7212">
            <w:rPr>
              <w:rFonts w:ascii="Times New Roman"/>
              <w:color w:val="000000"/>
            </w:rPr>
          </w:rPrChange>
        </w:rPr>
        <w:t>sed</w:t>
      </w:r>
      <w:r w:rsidR="00A96A35" w:rsidRPr="0027638C">
        <w:rPr>
          <w:spacing w:val="-5"/>
          <w:sz w:val="24"/>
          <w:rPrChange w16du:dateUtc="2026-07-07T18:18:00Z" w:author="Author" w:date="2026-07-07T20:18:00Z" w:id="7213">
            <w:rPr>
              <w:rFonts w:ascii="Times New Roman"/>
              <w:color w:val="000000"/>
              <w:spacing w:val="-1"/>
            </w:rPr>
          </w:rPrChange>
        </w:rPr>
        <w:t xml:space="preserve"> </w:t>
      </w:r>
      <w:r w:rsidR="00A96A35" w:rsidRPr="0027638C">
        <w:rPr>
          <w:sz w:val="24"/>
          <w:rPrChange w16du:dateUtc="2026-07-07T18:18:00Z" w:author="Author" w:date="2026-07-07T20:18:00Z" w:id="7214">
            <w:rPr>
              <w:rFonts w:ascii="Times New Roman"/>
              <w:color w:val="000000"/>
            </w:rPr>
          </w:rPrChange>
        </w:rPr>
        <w:t>do</w:t>
      </w:r>
      <w:r w:rsidR="00A96A35" w:rsidRPr="0027638C">
        <w:rPr>
          <w:spacing w:val="-5"/>
          <w:sz w:val="24"/>
          <w:rPrChange w16du:dateUtc="2026-07-07T18:18:00Z" w:author="Author" w:date="2026-07-07T20:18:00Z" w:id="7215">
            <w:rPr>
              <w:rFonts w:ascii="Times New Roman"/>
              <w:color w:val="000000"/>
              <w:spacing w:val="-1"/>
            </w:rPr>
          </w:rPrChange>
        </w:rPr>
        <w:t xml:space="preserve"> </w:t>
      </w:r>
      <w:r w:rsidR="00A96A35" w:rsidRPr="0027638C">
        <w:rPr>
          <w:sz w:val="24"/>
          <w:rPrChange w16du:dateUtc="2026-07-07T18:18:00Z" w:author="Author" w:date="2026-07-07T20:18:00Z" w:id="7216">
            <w:rPr>
              <w:rFonts w:ascii="Times New Roman"/>
              <w:color w:val="000000"/>
            </w:rPr>
          </w:rPrChange>
        </w:rPr>
        <w:t>Eiusmod</w:t>
      </w:r>
      <w:r w:rsidR="00A96A35" w:rsidRPr="0027638C">
        <w:rPr>
          <w:spacing w:val="-5"/>
          <w:sz w:val="24"/>
          <w:rPrChange w16du:dateUtc="2026-07-07T18:18:00Z" w:author="Author" w:date="2026-07-07T20:18:00Z" w:id="7217">
            <w:rPr>
              <w:rFonts w:ascii="Times New Roman"/>
              <w:color w:val="000000"/>
              <w:spacing w:val="-1"/>
            </w:rPr>
          </w:rPrChange>
        </w:rPr>
        <w:t xml:space="preserve"> </w:t>
      </w:r>
      <w:r w:rsidR="00A96A35" w:rsidRPr="0027638C">
        <w:rPr>
          <w:sz w:val="24"/>
          <w:rPrChange w16du:dateUtc="2026-07-07T18:18:00Z" w:author="Author" w:date="2026-07-07T20:18:00Z" w:id="7218">
            <w:rPr>
              <w:rFonts w:ascii="Times New Roman"/>
              <w:color w:val="000000"/>
            </w:rPr>
          </w:rPrChange>
        </w:rPr>
        <w:t>Tempor;</w:t>
      </w:r>
      <w:r w:rsidR="00A96A35" w:rsidRPr="0027638C">
        <w:rPr>
          <w:spacing w:val="-5"/>
          <w:sz w:val="24"/>
          <w:rPrChange w16du:dateUtc="2026-07-07T18:18:00Z" w:author="Author" w:date="2026-07-07T20:18:00Z" w:id="7219">
            <w:rPr>
              <w:rFonts w:ascii="Times New Roman"/>
              <w:color w:val="000000"/>
              <w:spacing w:val="-1"/>
            </w:rPr>
          </w:rPrChange>
        </w:rPr>
        <w:t xml:space="preserve"> </w:t>
      </w:r>
      <w:r w:rsidR="00A96A35" w:rsidRPr="0027638C">
        <w:rPr>
          <w:sz w:val="24"/>
          <w:rPrChange w16du:dateUtc="2026-07-07T18:18:00Z" w:author="Author" w:date="2026-07-07T20:18:00Z" w:id="7220">
            <w:rPr>
              <w:rFonts w:ascii="Times New Roman"/>
              <w:color w:val="000000"/>
            </w:rPr>
          </w:rPrChange>
        </w:rPr>
        <w:t>(incididunt)</w:t>
      </w:r>
      <w:r w:rsidR="00A96A35" w:rsidRPr="0027638C">
        <w:rPr>
          <w:spacing w:val="-5"/>
          <w:sz w:val="24"/>
          <w:rPrChange w16du:dateUtc="2026-07-07T18:18:00Z" w:author="Author" w:date="2026-07-07T20:18:00Z" w:id="7221">
            <w:rPr>
              <w:rFonts w:ascii="Times New Roman"/>
              <w:color w:val="000000"/>
              <w:spacing w:val="-1"/>
            </w:rPr>
          </w:rPrChange>
        </w:rPr>
        <w:t xml:space="preserve"> </w:t>
      </w:r>
      <w:r w:rsidR="00A96A35" w:rsidRPr="0027638C">
        <w:rPr>
          <w:sz w:val="24"/>
          <w:rPrChange w16du:dateUtc="2026-07-07T18:18:00Z" w:author="Author" w:date="2026-07-07T20:18:00Z" w:id="7222">
            <w:rPr>
              <w:rFonts w:ascii="Times New Roman"/>
              <w:color w:val="000000"/>
            </w:rPr>
          </w:rPrChange>
        </w:rPr>
        <w:t>ut</w:t>
      </w:r>
      <w:r w:rsidR="00A96A35" w:rsidRPr="0027638C">
        <w:rPr>
          <w:spacing w:val="-5"/>
          <w:sz w:val="24"/>
          <w:rPrChange w16du:dateUtc="2026-07-07T18:18:00Z" w:author="Author" w:date="2026-07-07T20:18:00Z" w:id="7223">
            <w:rPr>
              <w:rFonts w:ascii="Times New Roman"/>
              <w:color w:val="000000"/>
              <w:spacing w:val="-1"/>
            </w:rPr>
          </w:rPrChange>
        </w:rPr>
        <w:t xml:space="preserve"> </w:t>
      </w:r>
      <w:r w:rsidR="00A96A35" w:rsidRPr="0027638C">
        <w:rPr>
          <w:sz w:val="24"/>
          <w:rPrChange w16du:dateUtc="2026-07-07T18:18:00Z" w:author="Author" w:date="2026-07-07T20:18:00Z" w:id="7224">
            <w:rPr>
              <w:rFonts w:ascii="Times New Roman"/>
              <w:color w:val="000000"/>
            </w:rPr>
          </w:rPrChange>
        </w:rPr>
        <w:t>labore</w:t>
      </w:r>
      <w:r w:rsidR="00A96A35" w:rsidRPr="0027638C">
        <w:rPr>
          <w:spacing w:val="-5"/>
          <w:sz w:val="24"/>
          <w:rPrChange w16du:dateUtc="2026-07-07T18:18:00Z" w:author="Author" w:date="2026-07-07T20:18:00Z" w:id="7225">
            <w:rPr>
              <w:rFonts w:ascii="Times New Roman"/>
              <w:color w:val="000000"/>
              <w:spacing w:val="-1"/>
            </w:rPr>
          </w:rPrChange>
        </w:rPr>
        <w:t xml:space="preserve"> </w:t>
      </w:r>
      <w:r w:rsidR="00A96A35" w:rsidRPr="0027638C">
        <w:rPr>
          <w:sz w:val="24"/>
          <w:rPrChange w16du:dateUtc="2026-07-07T18:18:00Z" w:author="Author" w:date="2026-07-07T20:18:00Z" w:id="7226">
            <w:rPr>
              <w:rFonts w:ascii="Times New Roman"/>
              <w:color w:val="000000"/>
            </w:rPr>
          </w:rPrChange>
        </w:rPr>
        <w:t>et</w:t>
      </w:r>
      <w:r w:rsidR="00A96A35" w:rsidRPr="0027638C">
        <w:rPr>
          <w:spacing w:val="-5"/>
          <w:sz w:val="24"/>
          <w:rPrChange w16du:dateUtc="2026-07-07T18:18:00Z" w:author="Author" w:date="2026-07-07T20:18:00Z" w:id="7227">
            <w:rPr>
              <w:rFonts w:ascii="Times New Roman"/>
              <w:color w:val="000000"/>
              <w:spacing w:val="-1"/>
            </w:rPr>
          </w:rPrChange>
        </w:rPr>
        <w:t xml:space="preserve"> </w:t>
      </w:r>
      <w:r w:rsidR="00A96A35" w:rsidRPr="0027638C">
        <w:rPr>
          <w:sz w:val="24"/>
          <w:rPrChange w16du:dateUtc="2026-07-07T18:18:00Z" w:author="Author" w:date="2026-07-07T20:18:00Z" w:id="7228">
            <w:rPr>
              <w:rFonts w:ascii="Times New Roman"/>
              <w:color w:val="000000"/>
            </w:rPr>
          </w:rPrChange>
        </w:rPr>
        <w:t>dolore</w:t>
      </w:r>
      <w:r w:rsidR="00A96A35" w:rsidRPr="0027638C">
        <w:rPr>
          <w:spacing w:val="-5"/>
          <w:sz w:val="24"/>
          <w:rPrChange w16du:dateUtc="2026-07-07T18:18:00Z" w:author="Author" w:date="2026-07-07T20:18:00Z" w:id="7229">
            <w:rPr>
              <w:rFonts w:ascii="Times New Roman"/>
              <w:color w:val="000000"/>
              <w:spacing w:val="-1"/>
            </w:rPr>
          </w:rPrChange>
        </w:rPr>
        <w:t xml:space="preserve"> </w:t>
      </w:r>
      <w:r w:rsidR="00A96A35" w:rsidRPr="0027638C">
        <w:rPr>
          <w:sz w:val="24"/>
          <w:rPrChange w16du:dateUtc="2026-07-07T18:18:00Z" w:author="Author" w:date="2026-07-07T20:18:00Z" w:id="7230">
            <w:rPr>
              <w:rFonts w:ascii="Times New Roman" w:hAnsi="Times New Roman"/>
              <w:color w:val="000000"/>
            </w:rPr>
          </w:rPrChange>
        </w:rPr>
        <w:t>Magna,</w:t>
      </w:r>
      <w:del w16du:dateUtc="2026-07-07T18:18:00Z" w:author="Author" w:date="2026-07-07T20:18:00Z" w:id="7231">
        <w:r>
          <w:rPr>
            <w:color w:val="000000"/>
          </w:rPr>
          <w:cr/>
        </w:r>
      </w:del>
      <w:r w:rsidR="00A96A35" w:rsidRPr="0027638C">
        <w:rPr>
          <w:sz w:val="24"/>
          <w:rPrChange w16du:dateUtc="2026-07-07T18:18:00Z" w:author="Author" w:date="2026-07-07T20:18:00Z" w:id="7232">
            <w:rPr>
              <w:rFonts w:ascii="Times New Roman"/>
              <w:color w:val="000000"/>
              <w:spacing w:val="665"/>
            </w:rPr>
          </w:rPrChange>
        </w:rPr>
        <w:t xml:space="preserve"> </w:t>
      </w:r>
      <w:r w:rsidR="00A96A35" w:rsidRPr="0027638C">
        <w:rPr>
          <w:sz w:val="24"/>
          <w:rPrChange w16du:dateUtc="2026-07-07T18:18:00Z" w:author="Author" w:date="2026-07-07T20:18:00Z" w:id="7233">
            <w:rPr>
              <w:rFonts w:ascii="Times New Roman"/>
              <w:color w:val="000000"/>
            </w:rPr>
          </w:rPrChange>
        </w:rPr>
        <w:t>aliqua</w:t>
      </w:r>
      <w:r w:rsidR="00A96A35" w:rsidRPr="0027638C">
        <w:rPr>
          <w:sz w:val="24"/>
          <w:rPrChange w16du:dateUtc="2026-07-07T18:18:00Z" w:author="Author" w:date="2026-07-07T20:18:00Z" w:id="7234">
            <w:rPr>
              <w:rFonts w:ascii="Times New Roman"/>
              <w:color w:val="000000"/>
              <w:spacing w:val="47"/>
            </w:rPr>
          </w:rPrChange>
        </w:rPr>
        <w:t xml:space="preserve"> </w:t>
      </w:r>
      <w:r w:rsidR="00A96A35" w:rsidRPr="0027638C">
        <w:rPr>
          <w:sz w:val="24"/>
          <w:rPrChange w16du:dateUtc="2026-07-07T18:18:00Z" w:author="Author" w:date="2026-07-07T20:18:00Z" w:id="7235">
            <w:rPr>
              <w:rFonts w:ascii="Times New Roman"/>
              <w:color w:val="000000"/>
            </w:rPr>
          </w:rPrChange>
        </w:rPr>
        <w:t>lorem</w:t>
      </w:r>
      <w:r w:rsidR="00A96A35" w:rsidRPr="0027638C">
        <w:rPr>
          <w:sz w:val="24"/>
          <w:rPrChange w16du:dateUtc="2026-07-07T18:18:00Z" w:author="Author" w:date="2026-07-07T20:18:00Z" w:id="7236">
            <w:rPr>
              <w:rFonts w:ascii="Times New Roman"/>
              <w:color w:val="000000"/>
              <w:spacing w:val="47"/>
            </w:rPr>
          </w:rPrChange>
        </w:rPr>
        <w:t xml:space="preserve"> </w:t>
      </w:r>
      <w:r w:rsidR="00A96A35" w:rsidRPr="0027638C">
        <w:rPr>
          <w:sz w:val="24"/>
          <w:rPrChange w16du:dateUtc="2026-07-07T18:18:00Z" w:author="Author" w:date="2026-07-07T20:18:00Z" w:id="7237">
            <w:rPr>
              <w:rFonts w:ascii="Times New Roman"/>
              <w:color w:val="000000"/>
            </w:rPr>
          </w:rPrChange>
        </w:rPr>
        <w:t>ipsum</w:t>
      </w:r>
      <w:r w:rsidR="00A96A35" w:rsidRPr="0027638C">
        <w:rPr>
          <w:sz w:val="24"/>
          <w:rPrChange w16du:dateUtc="2026-07-07T18:18:00Z" w:author="Author" w:date="2026-07-07T20:18:00Z" w:id="7238">
            <w:rPr>
              <w:rFonts w:ascii="Times New Roman"/>
              <w:color w:val="000000"/>
              <w:spacing w:val="47"/>
            </w:rPr>
          </w:rPrChange>
        </w:rPr>
        <w:t xml:space="preserve"> </w:t>
      </w:r>
      <w:r w:rsidR="00A96A35" w:rsidRPr="0027638C">
        <w:rPr>
          <w:sz w:val="24"/>
          <w:rPrChange w16du:dateUtc="2026-07-07T18:18:00Z" w:author="Author" w:date="2026-07-07T20:18:00Z" w:id="7239">
            <w:rPr>
              <w:rFonts w:ascii="Times New Roman"/>
              <w:color w:val="000000"/>
            </w:rPr>
          </w:rPrChange>
        </w:rPr>
        <w:t>dolor</w:t>
      </w:r>
      <w:r w:rsidR="00A96A35" w:rsidRPr="0027638C">
        <w:rPr>
          <w:sz w:val="24"/>
          <w:rPrChange w16du:dateUtc="2026-07-07T18:18:00Z" w:author="Author" w:date="2026-07-07T20:18:00Z" w:id="7240">
            <w:rPr>
              <w:rFonts w:ascii="Times New Roman"/>
              <w:color w:val="000000"/>
              <w:spacing w:val="47"/>
            </w:rPr>
          </w:rPrChange>
        </w:rPr>
        <w:t xml:space="preserve"> </w:t>
      </w:r>
      <w:r w:rsidR="00A96A35" w:rsidRPr="0027638C">
        <w:rPr>
          <w:sz w:val="24"/>
          <w:rPrChange w16du:dateUtc="2026-07-07T18:18:00Z" w:author="Author" w:date="2026-07-07T20:18:00Z" w:id="7241">
            <w:rPr>
              <w:rFonts w:ascii="Times New Roman"/>
              <w:color w:val="000000"/>
            </w:rPr>
          </w:rPrChange>
        </w:rPr>
        <w:t>sit</w:t>
      </w:r>
      <w:r w:rsidR="00A96A35" w:rsidRPr="0027638C">
        <w:rPr>
          <w:sz w:val="24"/>
          <w:rPrChange w16du:dateUtc="2026-07-07T18:18:00Z" w:author="Author" w:date="2026-07-07T20:18:00Z" w:id="7242">
            <w:rPr>
              <w:rFonts w:ascii="Times New Roman"/>
              <w:color w:val="000000"/>
              <w:spacing w:val="47"/>
            </w:rPr>
          </w:rPrChange>
        </w:rPr>
        <w:t xml:space="preserve"> </w:t>
      </w:r>
      <w:r w:rsidR="00A96A35" w:rsidRPr="0027638C">
        <w:rPr>
          <w:sz w:val="24"/>
          <w:rPrChange w16du:dateUtc="2026-07-07T18:18:00Z" w:author="Author" w:date="2026-07-07T20:18:00Z" w:id="7243">
            <w:rPr>
              <w:rFonts w:ascii="Times New Roman"/>
              <w:color w:val="000000"/>
            </w:rPr>
          </w:rPrChange>
        </w:rPr>
        <w:t>amet</w:t>
      </w:r>
      <w:r w:rsidR="00A96A35" w:rsidRPr="0027638C">
        <w:rPr>
          <w:sz w:val="24"/>
          <w:rPrChange w16du:dateUtc="2026-07-07T18:18:00Z" w:author="Author" w:date="2026-07-07T20:18:00Z" w:id="7244">
            <w:rPr>
              <w:rFonts w:ascii="Times New Roman"/>
              <w:color w:val="000000"/>
              <w:spacing w:val="47"/>
            </w:rPr>
          </w:rPrChange>
        </w:rPr>
        <w:t xml:space="preserve"> </w:t>
      </w:r>
      <w:r w:rsidR="00A96A35" w:rsidRPr="0027638C">
        <w:rPr>
          <w:sz w:val="24"/>
          <w:rPrChange w16du:dateUtc="2026-07-07T18:18:00Z" w:author="Author" w:date="2026-07-07T20:18:00Z" w:id="7245">
            <w:rPr>
              <w:rFonts w:ascii="Times New Roman"/>
              <w:color w:val="000000"/>
            </w:rPr>
          </w:rPrChange>
        </w:rPr>
        <w:t>consectetur</w:t>
      </w:r>
      <w:r w:rsidR="00A96A35" w:rsidRPr="0027638C">
        <w:rPr>
          <w:sz w:val="24"/>
          <w:rPrChange w16du:dateUtc="2026-07-07T18:18:00Z" w:author="Author" w:date="2026-07-07T20:18:00Z" w:id="7246">
            <w:rPr>
              <w:rFonts w:ascii="Times New Roman"/>
              <w:color w:val="000000"/>
              <w:spacing w:val="47"/>
            </w:rPr>
          </w:rPrChange>
        </w:rPr>
        <w:t xml:space="preserve"> </w:t>
      </w:r>
      <w:r w:rsidR="00A96A35" w:rsidRPr="0027638C">
        <w:rPr>
          <w:sz w:val="24"/>
          <w:rPrChange w16du:dateUtc="2026-07-07T18:18:00Z" w:author="Author" w:date="2026-07-07T20:18:00Z" w:id="7247">
            <w:rPr>
              <w:rFonts w:ascii="Times New Roman"/>
              <w:color w:val="000000"/>
            </w:rPr>
          </w:rPrChange>
        </w:rPr>
        <w:t>adipiscing</w:t>
      </w:r>
      <w:r w:rsidR="00A96A35" w:rsidRPr="0027638C">
        <w:rPr>
          <w:sz w:val="24"/>
          <w:rPrChange w16du:dateUtc="2026-07-07T18:18:00Z" w:author="Author" w:date="2026-07-07T20:18:00Z" w:id="7248">
            <w:rPr>
              <w:rFonts w:ascii="Times New Roman"/>
              <w:color w:val="000000"/>
              <w:spacing w:val="47"/>
            </w:rPr>
          </w:rPrChange>
        </w:rPr>
        <w:t xml:space="preserve"> </w:t>
      </w:r>
      <w:r w:rsidR="00A96A35" w:rsidRPr="0027638C">
        <w:rPr>
          <w:sz w:val="24"/>
          <w:rPrChange w16du:dateUtc="2026-07-07T18:18:00Z" w:author="Author" w:date="2026-07-07T20:18:00Z" w:id="7249">
            <w:rPr>
              <w:rFonts w:ascii="Times New Roman"/>
              <w:color w:val="000000"/>
            </w:rPr>
          </w:rPrChange>
        </w:rPr>
        <w:t>elit</w:t>
      </w:r>
      <w:r w:rsidR="00A96A35" w:rsidRPr="0027638C">
        <w:rPr>
          <w:sz w:val="24"/>
          <w:rPrChange w16du:dateUtc="2026-07-07T18:18:00Z" w:author="Author" w:date="2026-07-07T20:18:00Z" w:id="7250">
            <w:rPr>
              <w:rFonts w:ascii="Times New Roman"/>
              <w:color w:val="000000"/>
              <w:spacing w:val="47"/>
            </w:rPr>
          </w:rPrChange>
        </w:rPr>
        <w:t xml:space="preserve"> </w:t>
      </w:r>
      <w:r w:rsidR="00A96A35" w:rsidRPr="0027638C">
        <w:rPr>
          <w:sz w:val="24"/>
          <w:rPrChange w16du:dateUtc="2026-07-07T18:18:00Z" w:author="Author" w:date="2026-07-07T20:18:00Z" w:id="7251">
            <w:rPr>
              <w:rFonts w:ascii="Times New Roman"/>
              <w:color w:val="000000"/>
            </w:rPr>
          </w:rPrChange>
        </w:rPr>
        <w:t>Sed</w:t>
      </w:r>
      <w:r w:rsidR="00A96A35" w:rsidRPr="0027638C">
        <w:rPr>
          <w:sz w:val="24"/>
          <w:rPrChange w16du:dateUtc="2026-07-07T18:18:00Z" w:author="Author" w:date="2026-07-07T20:18:00Z" w:id="7252">
            <w:rPr>
              <w:rFonts w:ascii="Times New Roman"/>
              <w:color w:val="000000"/>
              <w:spacing w:val="47"/>
            </w:rPr>
          </w:rPrChange>
        </w:rPr>
        <w:t xml:space="preserve"> </w:t>
      </w:r>
      <w:r w:rsidR="00A96A35" w:rsidRPr="0027638C">
        <w:rPr>
          <w:sz w:val="24"/>
          <w:rPrChange w16du:dateUtc="2026-07-07T18:18:00Z" w:author="Author" w:date="2026-07-07T20:18:00Z" w:id="7253">
            <w:rPr>
              <w:rFonts w:ascii="Times New Roman"/>
              <w:color w:val="000000"/>
            </w:rPr>
          </w:rPrChange>
        </w:rPr>
        <w:t>Do</w:t>
      </w:r>
      <w:r w:rsidR="00A96A35" w:rsidRPr="0027638C">
        <w:rPr>
          <w:sz w:val="24"/>
          <w:rPrChange w16du:dateUtc="2026-07-07T18:18:00Z" w:author="Author" w:date="2026-07-07T20:18:00Z" w:id="7254">
            <w:rPr>
              <w:rFonts w:ascii="Times New Roman"/>
              <w:color w:val="000000"/>
              <w:spacing w:val="47"/>
            </w:rPr>
          </w:rPrChange>
        </w:rPr>
        <w:t xml:space="preserve"> </w:t>
      </w:r>
      <w:r w:rsidR="00A96A35" w:rsidRPr="0027638C">
        <w:rPr>
          <w:sz w:val="24"/>
          <w:rPrChange w16du:dateUtc="2026-07-07T18:18:00Z" w:author="Author" w:date="2026-07-07T20:18:00Z" w:id="7255">
            <w:rPr>
              <w:rFonts w:ascii="Times New Roman"/>
              <w:color w:val="000000"/>
            </w:rPr>
          </w:rPrChange>
        </w:rPr>
        <w:t>eiusmod</w:t>
      </w:r>
      <w:r w:rsidR="00A96A35" w:rsidRPr="0027638C">
        <w:rPr>
          <w:sz w:val="24"/>
          <w:rPrChange w16du:dateUtc="2026-07-07T18:18:00Z" w:author="Author" w:date="2026-07-07T20:18:00Z" w:id="7256">
            <w:rPr>
              <w:rFonts w:ascii="Times New Roman"/>
              <w:color w:val="000000"/>
              <w:spacing w:val="47"/>
            </w:rPr>
          </w:rPrChange>
        </w:rPr>
        <w:t xml:space="preserve"> </w:t>
      </w:r>
      <w:r w:rsidR="00A96A35" w:rsidRPr="0027638C">
        <w:rPr>
          <w:sz w:val="24"/>
          <w:rPrChange w16du:dateUtc="2026-07-07T18:18:00Z" w:author="Author" w:date="2026-07-07T20:18:00Z" w:id="7257">
            <w:rPr>
              <w:rFonts w:ascii="Times New Roman" w:hAnsi="Times New Roman"/>
              <w:color w:val="000000"/>
            </w:rPr>
          </w:rPrChange>
        </w:rPr>
        <w:t>tempor</w:t>
      </w:r>
      <w:del w16du:dateUtc="2026-07-07T18:18:00Z" w:author="Author" w:date="2026-07-07T20:18:00Z" w:id="7258">
        <w:r>
          <w:rPr>
            <w:color w:val="000000"/>
          </w:rPr>
          <w:cr/>
        </w:r>
      </w:del>
      <w:r w:rsidR="00A96A35" w:rsidRPr="0027638C">
        <w:rPr>
          <w:sz w:val="24"/>
          <w:rPrChange w16du:dateUtc="2026-07-07T18:18:00Z" w:author="Author" w:date="2026-07-07T20:18:00Z" w:id="7259">
            <w:rPr>
              <w:rFonts w:ascii="Times New Roman"/>
              <w:color w:val="000000"/>
              <w:spacing w:val="665"/>
            </w:rPr>
          </w:rPrChange>
        </w:rPr>
        <w:t xml:space="preserve"> </w:t>
      </w:r>
      <w:r w:rsidR="00A96A35" w:rsidRPr="0027638C">
        <w:rPr>
          <w:sz w:val="24"/>
          <w:rPrChange w16du:dateUtc="2026-07-07T18:18:00Z" w:author="Author" w:date="2026-07-07T20:18:00Z" w:id="7260">
            <w:rPr>
              <w:rFonts w:ascii="Times New Roman"/>
              <w:color w:val="000000"/>
            </w:rPr>
          </w:rPrChange>
        </w:rPr>
        <w:t>Incididunt'ut</w:t>
      </w:r>
      <w:r w:rsidR="00A96A35" w:rsidRPr="0027638C">
        <w:rPr>
          <w:spacing w:val="-9"/>
          <w:sz w:val="24"/>
          <w:rPrChange w16du:dateUtc="2026-07-07T18:18:00Z" w:author="Author" w:date="2026-07-07T20:18:00Z" w:id="7261">
            <w:rPr>
              <w:rFonts w:ascii="Times New Roman"/>
              <w:color w:val="000000"/>
              <w:spacing w:val="-6"/>
            </w:rPr>
          </w:rPrChange>
        </w:rPr>
        <w:t xml:space="preserve"> </w:t>
      </w:r>
      <w:r w:rsidR="00A96A35" w:rsidRPr="0027638C">
        <w:rPr>
          <w:sz w:val="24"/>
          <w:rPrChange w16du:dateUtc="2026-07-07T18:18:00Z" w:author="Author" w:date="2026-07-07T20:18:00Z" w:id="7262">
            <w:rPr>
              <w:rFonts w:ascii="Times New Roman"/>
              <w:color w:val="000000"/>
            </w:rPr>
          </w:rPrChange>
        </w:rPr>
        <w:t>labore</w:t>
      </w:r>
      <w:r w:rsidR="00A96A35" w:rsidRPr="0027638C">
        <w:rPr>
          <w:spacing w:val="-9"/>
          <w:sz w:val="24"/>
          <w:rPrChange w16du:dateUtc="2026-07-07T18:18:00Z" w:author="Author" w:date="2026-07-07T20:18:00Z" w:id="7263">
            <w:rPr>
              <w:rFonts w:ascii="Times New Roman"/>
              <w:color w:val="000000"/>
              <w:spacing w:val="-6"/>
            </w:rPr>
          </w:rPrChange>
        </w:rPr>
        <w:t xml:space="preserve"> </w:t>
      </w:r>
      <w:r w:rsidR="00A96A35" w:rsidRPr="0027638C">
        <w:rPr>
          <w:sz w:val="24"/>
          <w:rPrChange w16du:dateUtc="2026-07-07T18:18:00Z" w:author="Author" w:date="2026-07-07T20:18:00Z" w:id="7264">
            <w:rPr>
              <w:rFonts w:ascii="Times New Roman"/>
              <w:color w:val="000000"/>
            </w:rPr>
          </w:rPrChange>
        </w:rPr>
        <w:t>et</w:t>
      </w:r>
      <w:r w:rsidR="00A96A35" w:rsidRPr="0027638C">
        <w:rPr>
          <w:spacing w:val="-9"/>
          <w:sz w:val="24"/>
          <w:rPrChange w16du:dateUtc="2026-07-07T18:18:00Z" w:author="Author" w:date="2026-07-07T20:18:00Z" w:id="7265">
            <w:rPr>
              <w:rFonts w:ascii="Times New Roman"/>
              <w:color w:val="000000"/>
              <w:spacing w:val="-6"/>
            </w:rPr>
          </w:rPrChange>
        </w:rPr>
        <w:t xml:space="preserve"> </w:t>
      </w:r>
      <w:del w16du:dateUtc="2026-07-07T18:18:00Z" w:author="Author" w:date="2026-07-07T20:18:00Z" w:id="7266">
        <w:r>
          <w:rPr>
            <w:color w:val="000000"/>
          </w:rPr>
          <w:delText>Affiliates</w:delText>
        </w:r>
      </w:del>
      <w:ins w16du:dateUtc="2026-07-07T18:18:00Z" w:author="Author" w:date="2026-07-07T20:18:00Z" w:id="7267">
        <w:r w:rsidR="00A96A35" w:rsidRPr="0027638C">
          <w:rPr>
            <w:sz w:val="24"/>
            <w:szCs w:val="24"/>
          </w:rPr>
          <w:t>Dolore’</w:t>
        </w:r>
      </w:ins>
      <w:r w:rsidR="00A96A35" w:rsidRPr="0027638C">
        <w:rPr>
          <w:spacing w:val="-9"/>
          <w:sz w:val="24"/>
          <w:rPrChange w16du:dateUtc="2026-07-07T18:18:00Z" w:author="Author" w:date="2026-07-07T20:18:00Z" w:id="7268">
            <w:rPr>
              <w:rFonts w:ascii="Times New Roman"/>
              <w:color w:val="000000"/>
              <w:spacing w:val="-6"/>
            </w:rPr>
          </w:rPrChange>
        </w:rPr>
        <w:t xml:space="preserve"> </w:t>
      </w:r>
      <w:r w:rsidR="00A96A35" w:rsidRPr="0027638C">
        <w:rPr>
          <w:sz w:val="24"/>
          <w:rPrChange w16du:dateUtc="2026-07-07T18:18:00Z" w:author="Author" w:date="2026-07-07T20:18:00Z" w:id="7269">
            <w:rPr>
              <w:rFonts w:ascii="Times New Roman"/>
              <w:color w:val="000000"/>
            </w:rPr>
          </w:rPrChange>
        </w:rPr>
        <w:t>magna</w:t>
      </w:r>
      <w:r w:rsidR="00A96A35" w:rsidRPr="0027638C">
        <w:rPr>
          <w:spacing w:val="-9"/>
          <w:sz w:val="24"/>
          <w:rPrChange w16du:dateUtc="2026-07-07T18:18:00Z" w:author="Author" w:date="2026-07-07T20:18:00Z" w:id="7270">
            <w:rPr>
              <w:rFonts w:ascii="Times New Roman"/>
              <w:color w:val="000000"/>
              <w:spacing w:val="-6"/>
            </w:rPr>
          </w:rPrChange>
        </w:rPr>
        <w:t xml:space="preserve"> </w:t>
      </w:r>
      <w:r w:rsidR="00A96A35" w:rsidRPr="0027638C">
        <w:rPr>
          <w:sz w:val="24"/>
          <w:rPrChange w16du:dateUtc="2026-07-07T18:18:00Z" w:author="Author" w:date="2026-07-07T20:18:00Z" w:id="7271">
            <w:rPr>
              <w:rFonts w:ascii="Times New Roman"/>
              <w:color w:val="000000"/>
            </w:rPr>
          </w:rPrChange>
        </w:rPr>
        <w:t>aliqua</w:t>
      </w:r>
      <w:r w:rsidR="00A96A35" w:rsidRPr="0027638C">
        <w:rPr>
          <w:spacing w:val="-9"/>
          <w:sz w:val="24"/>
          <w:rPrChange w16du:dateUtc="2026-07-07T18:18:00Z" w:author="Author" w:date="2026-07-07T20:18:00Z" w:id="7272">
            <w:rPr>
              <w:rFonts w:ascii="Times New Roman"/>
              <w:color w:val="000000"/>
              <w:spacing w:val="-6"/>
            </w:rPr>
          </w:rPrChange>
        </w:rPr>
        <w:t xml:space="preserve"> </w:t>
      </w:r>
      <w:r w:rsidR="00A96A35" w:rsidRPr="0027638C">
        <w:rPr>
          <w:sz w:val="24"/>
          <w:rPrChange w16du:dateUtc="2026-07-07T18:18:00Z" w:author="Author" w:date="2026-07-07T20:18:00Z" w:id="7273">
            <w:rPr>
              <w:rFonts w:ascii="Times New Roman"/>
              <w:color w:val="000000"/>
            </w:rPr>
          </w:rPrChange>
        </w:rPr>
        <w:t>lorem</w:t>
      </w:r>
      <w:r w:rsidR="00A96A35" w:rsidRPr="0027638C">
        <w:rPr>
          <w:spacing w:val="-9"/>
          <w:sz w:val="24"/>
          <w:rPrChange w16du:dateUtc="2026-07-07T18:18:00Z" w:author="Author" w:date="2026-07-07T20:18:00Z" w:id="7274">
            <w:rPr>
              <w:rFonts w:ascii="Times New Roman"/>
              <w:color w:val="000000"/>
              <w:spacing w:val="-6"/>
            </w:rPr>
          </w:rPrChange>
        </w:rPr>
        <w:t xml:space="preserve"> </w:t>
      </w:r>
      <w:r w:rsidR="00A96A35" w:rsidRPr="0027638C">
        <w:rPr>
          <w:sz w:val="24"/>
          <w:rPrChange w16du:dateUtc="2026-07-07T18:18:00Z" w:author="Author" w:date="2026-07-07T20:18:00Z" w:id="7275">
            <w:rPr>
              <w:rFonts w:ascii="Times New Roman"/>
              <w:color w:val="000000"/>
            </w:rPr>
          </w:rPrChange>
        </w:rPr>
        <w:t>ipsum</w:t>
      </w:r>
      <w:r w:rsidR="00A96A35" w:rsidRPr="0027638C">
        <w:rPr>
          <w:spacing w:val="-9"/>
          <w:sz w:val="24"/>
          <w:rPrChange w16du:dateUtc="2026-07-07T18:18:00Z" w:author="Author" w:date="2026-07-07T20:18:00Z" w:id="7276">
            <w:rPr>
              <w:rFonts w:ascii="Times New Roman"/>
              <w:color w:val="000000"/>
              <w:spacing w:val="-6"/>
            </w:rPr>
          </w:rPrChange>
        </w:rPr>
        <w:t xml:space="preserve"> </w:t>
      </w:r>
      <w:r w:rsidR="00A96A35" w:rsidRPr="0027638C">
        <w:rPr>
          <w:sz w:val="24"/>
          <w:rPrChange w16du:dateUtc="2026-07-07T18:18:00Z" w:author="Author" w:date="2026-07-07T20:18:00Z" w:id="7277">
            <w:rPr>
              <w:rFonts w:ascii="Times New Roman"/>
              <w:color w:val="000000"/>
            </w:rPr>
          </w:rPrChange>
        </w:rPr>
        <w:t>dolor</w:t>
      </w:r>
      <w:r w:rsidR="00A96A35" w:rsidRPr="0027638C">
        <w:rPr>
          <w:spacing w:val="-9"/>
          <w:sz w:val="24"/>
          <w:rPrChange w16du:dateUtc="2026-07-07T18:18:00Z" w:author="Author" w:date="2026-07-07T20:18:00Z" w:id="7278">
            <w:rPr>
              <w:rFonts w:ascii="Times New Roman"/>
              <w:color w:val="000000"/>
              <w:spacing w:val="-6"/>
            </w:rPr>
          </w:rPrChange>
        </w:rPr>
        <w:t xml:space="preserve"> </w:t>
      </w:r>
      <w:r w:rsidR="00A96A35" w:rsidRPr="0027638C">
        <w:rPr>
          <w:sz w:val="24"/>
          <w:rPrChange w16du:dateUtc="2026-07-07T18:18:00Z" w:author="Author" w:date="2026-07-07T20:18:00Z" w:id="7279">
            <w:rPr>
              <w:rFonts w:ascii="Times New Roman"/>
              <w:color w:val="000000"/>
            </w:rPr>
          </w:rPrChange>
        </w:rPr>
        <w:t>sit</w:t>
      </w:r>
      <w:r w:rsidR="00A96A35" w:rsidRPr="0027638C">
        <w:rPr>
          <w:spacing w:val="-9"/>
          <w:sz w:val="24"/>
          <w:rPrChange w16du:dateUtc="2026-07-07T18:18:00Z" w:author="Author" w:date="2026-07-07T20:18:00Z" w:id="7280">
            <w:rPr>
              <w:rFonts w:ascii="Times New Roman"/>
              <w:color w:val="000000"/>
              <w:spacing w:val="-6"/>
            </w:rPr>
          </w:rPrChange>
        </w:rPr>
        <w:t xml:space="preserve"> </w:t>
      </w:r>
      <w:r w:rsidR="00A96A35" w:rsidRPr="0027638C">
        <w:rPr>
          <w:sz w:val="24"/>
          <w:rPrChange w16du:dateUtc="2026-07-07T18:18:00Z" w:author="Author" w:date="2026-07-07T20:18:00Z" w:id="7281">
            <w:rPr>
              <w:rFonts w:ascii="Times New Roman"/>
              <w:color w:val="000000"/>
            </w:rPr>
          </w:rPrChange>
        </w:rPr>
        <w:t>amet</w:t>
      </w:r>
      <w:r w:rsidR="00A96A35" w:rsidRPr="0027638C">
        <w:rPr>
          <w:spacing w:val="-9"/>
          <w:sz w:val="24"/>
          <w:rPrChange w16du:dateUtc="2026-07-07T18:18:00Z" w:author="Author" w:date="2026-07-07T20:18:00Z" w:id="7282">
            <w:rPr>
              <w:rFonts w:ascii="Times New Roman"/>
              <w:color w:val="000000"/>
              <w:spacing w:val="-6"/>
            </w:rPr>
          </w:rPrChange>
        </w:rPr>
        <w:t xml:space="preserve"> </w:t>
      </w:r>
      <w:r w:rsidR="00A96A35" w:rsidRPr="0027638C">
        <w:rPr>
          <w:sz w:val="24"/>
          <w:rPrChange w16du:dateUtc="2026-07-07T18:18:00Z" w:author="Author" w:date="2026-07-07T20:18:00Z" w:id="7283">
            <w:rPr>
              <w:rFonts w:ascii="Times New Roman"/>
              <w:color w:val="000000"/>
            </w:rPr>
          </w:rPrChange>
        </w:rPr>
        <w:t>Consectetur</w:t>
      </w:r>
      <w:r w:rsidR="00A96A35" w:rsidRPr="0027638C">
        <w:rPr>
          <w:spacing w:val="-9"/>
          <w:sz w:val="24"/>
          <w:rPrChange w16du:dateUtc="2026-07-07T18:18:00Z" w:author="Author" w:date="2026-07-07T20:18:00Z" w:id="7284">
            <w:rPr>
              <w:rFonts w:ascii="Times New Roman"/>
              <w:color w:val="000000"/>
              <w:spacing w:val="-6"/>
            </w:rPr>
          </w:rPrChange>
        </w:rPr>
        <w:t xml:space="preserve"> </w:t>
      </w:r>
      <w:r w:rsidR="00A96A35" w:rsidRPr="0027638C">
        <w:rPr>
          <w:sz w:val="24"/>
          <w:rPrChange w16du:dateUtc="2026-07-07T18:18:00Z" w:author="Author" w:date="2026-07-07T20:18:00Z" w:id="7285">
            <w:rPr>
              <w:rFonts w:ascii="Times New Roman"/>
              <w:color w:val="000000"/>
            </w:rPr>
          </w:rPrChange>
        </w:rPr>
        <w:t>adipiscing</w:t>
      </w:r>
      <w:r w:rsidR="00A96A35" w:rsidRPr="0027638C">
        <w:rPr>
          <w:spacing w:val="-9"/>
          <w:sz w:val="24"/>
          <w:rPrChange w16du:dateUtc="2026-07-07T18:18:00Z" w:author="Author" w:date="2026-07-07T20:18:00Z" w:id="7286">
            <w:rPr>
              <w:rFonts w:ascii="Times New Roman"/>
              <w:color w:val="000000"/>
              <w:spacing w:val="-6"/>
            </w:rPr>
          </w:rPrChange>
        </w:rPr>
        <w:t xml:space="preserve"> </w:t>
      </w:r>
      <w:r w:rsidR="00A96A35" w:rsidRPr="0027638C">
        <w:rPr>
          <w:sz w:val="24"/>
          <w:rPrChange w16du:dateUtc="2026-07-07T18:18:00Z" w:author="Author" w:date="2026-07-07T20:18:00Z" w:id="7287">
            <w:rPr>
              <w:rFonts w:ascii="Times New Roman" w:hAnsi="Times New Roman"/>
              <w:color w:val="000000"/>
            </w:rPr>
          </w:rPrChange>
        </w:rPr>
        <w:t>elit</w:t>
      </w:r>
      <w:del w16du:dateUtc="2026-07-07T18:18:00Z" w:author="Author" w:date="2026-07-07T20:18:00Z" w:id="7288">
        <w:r>
          <w:rPr>
            <w:color w:val="000000"/>
          </w:rPr>
          <w:cr/>
        </w:r>
      </w:del>
      <w:r w:rsidR="00A96A35" w:rsidRPr="0027638C">
        <w:rPr>
          <w:sz w:val="24"/>
          <w:rPrChange w16du:dateUtc="2026-07-07T18:18:00Z" w:author="Author" w:date="2026-07-07T20:18:00Z" w:id="7289">
            <w:rPr>
              <w:rFonts w:ascii="Times New Roman"/>
              <w:color w:val="000000"/>
              <w:spacing w:val="665"/>
            </w:rPr>
          </w:rPrChange>
        </w:rPr>
        <w:t xml:space="preserve"> </w:t>
      </w:r>
      <w:r w:rsidR="00A96A35" w:rsidRPr="0027638C">
        <w:rPr>
          <w:sz w:val="24"/>
          <w:rPrChange w16du:dateUtc="2026-07-07T18:18:00Z" w:author="Author" w:date="2026-07-07T20:18:00Z" w:id="7290">
            <w:rPr>
              <w:rFonts w:ascii="Times New Roman"/>
              <w:color w:val="000000"/>
            </w:rPr>
          </w:rPrChange>
        </w:rPr>
        <w:t>Sed;</w:t>
      </w:r>
      <w:r w:rsidR="00A96A35" w:rsidRPr="0027638C">
        <w:rPr>
          <w:sz w:val="24"/>
          <w:rPrChange w16du:dateUtc="2026-07-07T18:18:00Z" w:author="Author" w:date="2026-07-07T20:18:00Z" w:id="7291">
            <w:rPr>
              <w:rFonts w:ascii="Times New Roman"/>
              <w:color w:val="000000"/>
              <w:spacing w:val="68"/>
            </w:rPr>
          </w:rPrChange>
        </w:rPr>
        <w:t xml:space="preserve"> </w:t>
      </w:r>
      <w:r w:rsidR="00A96A35" w:rsidRPr="0027638C">
        <w:rPr>
          <w:sz w:val="24"/>
          <w:rPrChange w16du:dateUtc="2026-07-07T18:18:00Z" w:author="Author" w:date="2026-07-07T20:18:00Z" w:id="7292">
            <w:rPr>
              <w:rFonts w:ascii="Times New Roman"/>
              <w:color w:val="000000"/>
            </w:rPr>
          </w:rPrChange>
        </w:rPr>
        <w:t>(do)</w:t>
      </w:r>
      <w:r w:rsidR="00A96A35" w:rsidRPr="0027638C">
        <w:rPr>
          <w:sz w:val="24"/>
          <w:rPrChange w16du:dateUtc="2026-07-07T18:18:00Z" w:author="Author" w:date="2026-07-07T20:18:00Z" w:id="7293">
            <w:rPr>
              <w:rFonts w:ascii="Times New Roman"/>
              <w:color w:val="000000"/>
              <w:spacing w:val="68"/>
            </w:rPr>
          </w:rPrChange>
        </w:rPr>
        <w:t xml:space="preserve"> </w:t>
      </w:r>
      <w:r w:rsidR="00A96A35" w:rsidRPr="0027638C">
        <w:rPr>
          <w:sz w:val="24"/>
          <w:rPrChange w16du:dateUtc="2026-07-07T18:18:00Z" w:author="Author" w:date="2026-07-07T20:18:00Z" w:id="7294">
            <w:rPr>
              <w:rFonts w:ascii="Times New Roman"/>
              <w:color w:val="000000"/>
            </w:rPr>
          </w:rPrChange>
        </w:rPr>
        <w:t>eiusmod</w:t>
      </w:r>
      <w:r w:rsidR="00A96A35" w:rsidRPr="0027638C">
        <w:rPr>
          <w:sz w:val="24"/>
          <w:rPrChange w16du:dateUtc="2026-07-07T18:18:00Z" w:author="Author" w:date="2026-07-07T20:18:00Z" w:id="7295">
            <w:rPr>
              <w:rFonts w:ascii="Times New Roman"/>
              <w:color w:val="000000"/>
              <w:spacing w:val="68"/>
            </w:rPr>
          </w:rPrChange>
        </w:rPr>
        <w:t xml:space="preserve"> </w:t>
      </w:r>
      <w:r w:rsidR="00A96A35" w:rsidRPr="0027638C">
        <w:rPr>
          <w:sz w:val="24"/>
          <w:rPrChange w16du:dateUtc="2026-07-07T18:18:00Z" w:author="Author" w:date="2026-07-07T20:18:00Z" w:id="7296">
            <w:rPr>
              <w:rFonts w:ascii="Times New Roman"/>
              <w:color w:val="000000"/>
            </w:rPr>
          </w:rPrChange>
        </w:rPr>
        <w:t>tempor</w:t>
      </w:r>
      <w:r w:rsidR="00A96A35" w:rsidRPr="0027638C">
        <w:rPr>
          <w:sz w:val="24"/>
          <w:rPrChange w16du:dateUtc="2026-07-07T18:18:00Z" w:author="Author" w:date="2026-07-07T20:18:00Z" w:id="7297">
            <w:rPr>
              <w:rFonts w:ascii="Times New Roman"/>
              <w:color w:val="000000"/>
              <w:spacing w:val="68"/>
            </w:rPr>
          </w:rPrChange>
        </w:rPr>
        <w:t xml:space="preserve"> </w:t>
      </w:r>
      <w:r w:rsidR="00A96A35" w:rsidRPr="0027638C">
        <w:rPr>
          <w:sz w:val="24"/>
          <w:rPrChange w16du:dateUtc="2026-07-07T18:18:00Z" w:author="Author" w:date="2026-07-07T20:18:00Z" w:id="7298">
            <w:rPr>
              <w:rFonts w:ascii="Times New Roman"/>
              <w:color w:val="000000"/>
            </w:rPr>
          </w:rPrChange>
        </w:rPr>
        <w:t>incididunt</w:t>
      </w:r>
      <w:r w:rsidR="00A96A35" w:rsidRPr="0027638C">
        <w:rPr>
          <w:sz w:val="24"/>
          <w:rPrChange w16du:dateUtc="2026-07-07T18:18:00Z" w:author="Author" w:date="2026-07-07T20:18:00Z" w:id="7299">
            <w:rPr>
              <w:rFonts w:ascii="Times New Roman"/>
              <w:color w:val="000000"/>
              <w:spacing w:val="68"/>
            </w:rPr>
          </w:rPrChange>
        </w:rPr>
        <w:t xml:space="preserve"> </w:t>
      </w:r>
      <w:r w:rsidR="00A96A35" w:rsidRPr="0027638C">
        <w:rPr>
          <w:sz w:val="24"/>
          <w:rPrChange w16du:dateUtc="2026-07-07T18:18:00Z" w:author="Author" w:date="2026-07-07T20:18:00Z" w:id="7300">
            <w:rPr>
              <w:rFonts w:ascii="Times New Roman"/>
              <w:color w:val="000000"/>
            </w:rPr>
          </w:rPrChange>
        </w:rPr>
        <w:t>ut</w:t>
      </w:r>
      <w:r w:rsidR="00A96A35" w:rsidRPr="0027638C">
        <w:rPr>
          <w:sz w:val="24"/>
          <w:rPrChange w16du:dateUtc="2026-07-07T18:18:00Z" w:author="Author" w:date="2026-07-07T20:18:00Z" w:id="7301">
            <w:rPr>
              <w:rFonts w:ascii="Times New Roman"/>
              <w:color w:val="000000"/>
              <w:spacing w:val="68"/>
            </w:rPr>
          </w:rPrChange>
        </w:rPr>
        <w:t xml:space="preserve"> </w:t>
      </w:r>
      <w:r w:rsidR="00A96A35" w:rsidRPr="0027638C">
        <w:rPr>
          <w:sz w:val="24"/>
          <w:rPrChange w16du:dateUtc="2026-07-07T18:18:00Z" w:author="Author" w:date="2026-07-07T20:18:00Z" w:id="7302">
            <w:rPr>
              <w:rFonts w:ascii="Times New Roman"/>
              <w:color w:val="000000"/>
            </w:rPr>
          </w:rPrChange>
        </w:rPr>
        <w:t>labore</w:t>
      </w:r>
      <w:r w:rsidR="00A96A35" w:rsidRPr="0027638C">
        <w:rPr>
          <w:sz w:val="24"/>
          <w:rPrChange w16du:dateUtc="2026-07-07T18:18:00Z" w:author="Author" w:date="2026-07-07T20:18:00Z" w:id="7303">
            <w:rPr>
              <w:rFonts w:ascii="Times New Roman"/>
              <w:color w:val="000000"/>
              <w:spacing w:val="68"/>
            </w:rPr>
          </w:rPrChange>
        </w:rPr>
        <w:t xml:space="preserve"> </w:t>
      </w:r>
      <w:r w:rsidR="00A96A35" w:rsidRPr="0027638C">
        <w:rPr>
          <w:sz w:val="24"/>
          <w:rPrChange w16du:dateUtc="2026-07-07T18:18:00Z" w:author="Author" w:date="2026-07-07T20:18:00Z" w:id="7304">
            <w:rPr>
              <w:rFonts w:ascii="Times New Roman"/>
              <w:color w:val="000000"/>
            </w:rPr>
          </w:rPrChange>
        </w:rPr>
        <w:t>et</w:t>
      </w:r>
      <w:r w:rsidR="00A96A35" w:rsidRPr="0027638C">
        <w:rPr>
          <w:sz w:val="24"/>
          <w:rPrChange w16du:dateUtc="2026-07-07T18:18:00Z" w:author="Author" w:date="2026-07-07T20:18:00Z" w:id="7305">
            <w:rPr>
              <w:rFonts w:ascii="Times New Roman"/>
              <w:color w:val="000000"/>
              <w:spacing w:val="68"/>
            </w:rPr>
          </w:rPrChange>
        </w:rPr>
        <w:t xml:space="preserve"> </w:t>
      </w:r>
      <w:r w:rsidR="00A96A35" w:rsidRPr="0027638C">
        <w:rPr>
          <w:sz w:val="24"/>
          <w:rPrChange w16du:dateUtc="2026-07-07T18:18:00Z" w:author="Author" w:date="2026-07-07T20:18:00Z" w:id="7306">
            <w:rPr>
              <w:rFonts w:ascii="Times New Roman"/>
              <w:color w:val="000000"/>
            </w:rPr>
          </w:rPrChange>
        </w:rPr>
        <w:t>dolore</w:t>
      </w:r>
      <w:r w:rsidR="00A96A35" w:rsidRPr="0027638C">
        <w:rPr>
          <w:sz w:val="24"/>
          <w:rPrChange w16du:dateUtc="2026-07-07T18:18:00Z" w:author="Author" w:date="2026-07-07T20:18:00Z" w:id="7307">
            <w:rPr>
              <w:rFonts w:ascii="Times New Roman"/>
              <w:color w:val="000000"/>
              <w:spacing w:val="68"/>
            </w:rPr>
          </w:rPrChange>
        </w:rPr>
        <w:t xml:space="preserve"> </w:t>
      </w:r>
      <w:r w:rsidR="00A96A35" w:rsidRPr="0027638C">
        <w:rPr>
          <w:sz w:val="24"/>
          <w:rPrChange w16du:dateUtc="2026-07-07T18:18:00Z" w:author="Author" w:date="2026-07-07T20:18:00Z" w:id="7308">
            <w:rPr>
              <w:rFonts w:ascii="Times New Roman" w:hAnsi="Times New Roman"/>
              <w:color w:val="000000"/>
            </w:rPr>
          </w:rPrChange>
        </w:rPr>
        <w:t>Magna</w:t>
      </w:r>
      <w:del w16du:dateUtc="2026-07-07T18:18:00Z" w:author="Author" w:date="2026-07-07T20:18:00Z" w:id="7309">
        <w:r>
          <w:rPr>
            <w:color w:val="000000"/>
          </w:rPr>
          <w:cr/>
        </w:r>
      </w:del>
      <w:r w:rsidR="00A96A35" w:rsidRPr="0027638C">
        <w:rPr>
          <w:sz w:val="24"/>
          <w:rPrChange w16du:dateUtc="2026-07-07T18:18:00Z" w:author="Author" w:date="2026-07-07T20:18:00Z" w:id="7310">
            <w:rPr>
              <w:rFonts w:ascii="Times New Roman"/>
              <w:color w:val="000000"/>
              <w:spacing w:val="665"/>
            </w:rPr>
          </w:rPrChange>
        </w:rPr>
        <w:t xml:space="preserve"> </w:t>
      </w:r>
      <w:r w:rsidR="00A96A35" w:rsidRPr="0027638C">
        <w:rPr>
          <w:sz w:val="24"/>
          <w:rPrChange w16du:dateUtc="2026-07-07T18:18:00Z" w:author="Author" w:date="2026-07-07T20:18:00Z" w:id="7311">
            <w:rPr>
              <w:rFonts w:ascii="Times New Roman"/>
              <w:color w:val="000000"/>
            </w:rPr>
          </w:rPrChange>
        </w:rPr>
        <w:t>Aliqua;</w:t>
      </w:r>
      <w:r w:rsidR="00A96A35" w:rsidRPr="0027638C">
        <w:rPr>
          <w:sz w:val="24"/>
          <w:rPrChange w16du:dateUtc="2026-07-07T18:18:00Z" w:author="Author" w:date="2026-07-07T20:18:00Z" w:id="7312">
            <w:rPr>
              <w:rFonts w:ascii="Times New Roman"/>
              <w:color w:val="000000"/>
              <w:spacing w:val="10"/>
            </w:rPr>
          </w:rPrChange>
        </w:rPr>
        <w:t xml:space="preserve"> </w:t>
      </w:r>
      <w:r w:rsidR="00A96A35" w:rsidRPr="0027638C">
        <w:rPr>
          <w:sz w:val="24"/>
          <w:rPrChange w16du:dateUtc="2026-07-07T18:18:00Z" w:author="Author" w:date="2026-07-07T20:18:00Z" w:id="7313">
            <w:rPr>
              <w:rFonts w:ascii="Times New Roman"/>
              <w:color w:val="000000"/>
            </w:rPr>
          </w:rPrChange>
        </w:rPr>
        <w:t>lorem</w:t>
      </w:r>
      <w:r w:rsidR="00A96A35" w:rsidRPr="0027638C">
        <w:rPr>
          <w:sz w:val="24"/>
          <w:rPrChange w16du:dateUtc="2026-07-07T18:18:00Z" w:author="Author" w:date="2026-07-07T20:18:00Z" w:id="7314">
            <w:rPr>
              <w:rFonts w:ascii="Times New Roman"/>
              <w:color w:val="000000"/>
              <w:spacing w:val="10"/>
            </w:rPr>
          </w:rPrChange>
        </w:rPr>
        <w:t xml:space="preserve"> </w:t>
      </w:r>
      <w:r w:rsidR="00A96A35" w:rsidRPr="0027638C">
        <w:rPr>
          <w:sz w:val="24"/>
          <w:rPrChange w16du:dateUtc="2026-07-07T18:18:00Z" w:author="Author" w:date="2026-07-07T20:18:00Z" w:id="7315">
            <w:rPr>
              <w:rFonts w:ascii="Times New Roman"/>
              <w:color w:val="000000"/>
            </w:rPr>
          </w:rPrChange>
        </w:rPr>
        <w:t>(ipsum)</w:t>
      </w:r>
      <w:r w:rsidR="00A96A35" w:rsidRPr="0027638C">
        <w:rPr>
          <w:sz w:val="24"/>
          <w:rPrChange w16du:dateUtc="2026-07-07T18:18:00Z" w:author="Author" w:date="2026-07-07T20:18:00Z" w:id="7316">
            <w:rPr>
              <w:rFonts w:ascii="Times New Roman"/>
              <w:color w:val="000000"/>
              <w:spacing w:val="10"/>
            </w:rPr>
          </w:rPrChange>
        </w:rPr>
        <w:t xml:space="preserve"> </w:t>
      </w:r>
      <w:r w:rsidR="00A96A35" w:rsidRPr="0027638C">
        <w:rPr>
          <w:sz w:val="24"/>
          <w:rPrChange w16du:dateUtc="2026-07-07T18:18:00Z" w:author="Author" w:date="2026-07-07T20:18:00Z" w:id="7317">
            <w:rPr>
              <w:rFonts w:ascii="Times New Roman"/>
              <w:color w:val="000000"/>
            </w:rPr>
          </w:rPrChange>
        </w:rPr>
        <w:t>dolor</w:t>
      </w:r>
      <w:r w:rsidR="00A96A35" w:rsidRPr="0027638C">
        <w:rPr>
          <w:sz w:val="24"/>
          <w:rPrChange w16du:dateUtc="2026-07-07T18:18:00Z" w:author="Author" w:date="2026-07-07T20:18:00Z" w:id="7318">
            <w:rPr>
              <w:rFonts w:ascii="Times New Roman"/>
              <w:color w:val="000000"/>
              <w:spacing w:val="10"/>
            </w:rPr>
          </w:rPrChange>
        </w:rPr>
        <w:t xml:space="preserve"> </w:t>
      </w:r>
      <w:r w:rsidR="00A96A35" w:rsidRPr="0027638C">
        <w:rPr>
          <w:sz w:val="24"/>
          <w:rPrChange w16du:dateUtc="2026-07-07T18:18:00Z" w:author="Author" w:date="2026-07-07T20:18:00Z" w:id="7319">
            <w:rPr>
              <w:rFonts w:ascii="Times New Roman"/>
              <w:color w:val="000000"/>
            </w:rPr>
          </w:rPrChange>
        </w:rPr>
        <w:t>sit</w:t>
      </w:r>
      <w:r w:rsidR="00A96A35" w:rsidRPr="0027638C">
        <w:rPr>
          <w:sz w:val="24"/>
          <w:rPrChange w16du:dateUtc="2026-07-07T18:18:00Z" w:author="Author" w:date="2026-07-07T20:18:00Z" w:id="7320">
            <w:rPr>
              <w:rFonts w:ascii="Times New Roman"/>
              <w:color w:val="000000"/>
              <w:spacing w:val="10"/>
            </w:rPr>
          </w:rPrChange>
        </w:rPr>
        <w:t xml:space="preserve"> </w:t>
      </w:r>
      <w:r w:rsidR="00A96A35" w:rsidRPr="0027638C">
        <w:rPr>
          <w:sz w:val="24"/>
          <w:rPrChange w16du:dateUtc="2026-07-07T18:18:00Z" w:author="Author" w:date="2026-07-07T20:18:00Z" w:id="7321">
            <w:rPr>
              <w:rFonts w:ascii="Times New Roman"/>
              <w:color w:val="000000"/>
            </w:rPr>
          </w:rPrChange>
        </w:rPr>
        <w:t>amet</w:t>
      </w:r>
      <w:r w:rsidR="00A96A35" w:rsidRPr="0027638C">
        <w:rPr>
          <w:sz w:val="24"/>
          <w:rPrChange w16du:dateUtc="2026-07-07T18:18:00Z" w:author="Author" w:date="2026-07-07T20:18:00Z" w:id="7322">
            <w:rPr>
              <w:rFonts w:ascii="Times New Roman"/>
              <w:color w:val="000000"/>
              <w:spacing w:val="10"/>
            </w:rPr>
          </w:rPrChange>
        </w:rPr>
        <w:t xml:space="preserve"> </w:t>
      </w:r>
      <w:r w:rsidR="00A96A35" w:rsidRPr="0027638C">
        <w:rPr>
          <w:sz w:val="24"/>
          <w:rPrChange w16du:dateUtc="2026-07-07T18:18:00Z" w:author="Author" w:date="2026-07-07T20:18:00Z" w:id="7323">
            <w:rPr>
              <w:rFonts w:ascii="Times New Roman"/>
              <w:color w:val="000000"/>
            </w:rPr>
          </w:rPrChange>
        </w:rPr>
        <w:t>consectetur</w:t>
      </w:r>
      <w:r w:rsidR="00A96A35" w:rsidRPr="0027638C">
        <w:rPr>
          <w:sz w:val="24"/>
          <w:rPrChange w16du:dateUtc="2026-07-07T18:18:00Z" w:author="Author" w:date="2026-07-07T20:18:00Z" w:id="7324">
            <w:rPr>
              <w:rFonts w:ascii="Times New Roman"/>
              <w:color w:val="000000"/>
              <w:spacing w:val="10"/>
            </w:rPr>
          </w:rPrChange>
        </w:rPr>
        <w:t xml:space="preserve"> </w:t>
      </w:r>
      <w:r w:rsidR="00A96A35" w:rsidRPr="0027638C">
        <w:rPr>
          <w:sz w:val="24"/>
          <w:rPrChange w16du:dateUtc="2026-07-07T18:18:00Z" w:author="Author" w:date="2026-07-07T20:18:00Z" w:id="7325">
            <w:rPr>
              <w:rFonts w:ascii="Times New Roman"/>
              <w:color w:val="000000"/>
            </w:rPr>
          </w:rPrChange>
        </w:rPr>
        <w:t>adipiscing</w:t>
      </w:r>
      <w:r w:rsidR="00A96A35" w:rsidRPr="0027638C">
        <w:rPr>
          <w:sz w:val="24"/>
          <w:rPrChange w16du:dateUtc="2026-07-07T18:18:00Z" w:author="Author" w:date="2026-07-07T20:18:00Z" w:id="7326">
            <w:rPr>
              <w:rFonts w:ascii="Times New Roman"/>
              <w:color w:val="000000"/>
              <w:spacing w:val="10"/>
            </w:rPr>
          </w:rPrChange>
        </w:rPr>
        <w:t xml:space="preserve"> </w:t>
      </w:r>
      <w:r w:rsidR="00A96A35" w:rsidRPr="0027638C">
        <w:rPr>
          <w:sz w:val="24"/>
          <w:rPrChange w16du:dateUtc="2026-07-07T18:18:00Z" w:author="Author" w:date="2026-07-07T20:18:00Z" w:id="7327">
            <w:rPr>
              <w:rFonts w:ascii="Times New Roman"/>
              <w:color w:val="000000"/>
            </w:rPr>
          </w:rPrChange>
        </w:rPr>
        <w:t>elit,</w:t>
      </w:r>
      <w:r w:rsidR="00A96A35" w:rsidRPr="0027638C">
        <w:rPr>
          <w:sz w:val="24"/>
          <w:rPrChange w16du:dateUtc="2026-07-07T18:18:00Z" w:author="Author" w:date="2026-07-07T20:18:00Z" w:id="7328">
            <w:rPr>
              <w:rFonts w:ascii="Times New Roman"/>
              <w:color w:val="000000"/>
              <w:spacing w:val="10"/>
            </w:rPr>
          </w:rPrChange>
        </w:rPr>
        <w:t xml:space="preserve"> </w:t>
      </w:r>
      <w:r w:rsidR="00A96A35" w:rsidRPr="0027638C">
        <w:rPr>
          <w:sz w:val="24"/>
          <w:rPrChange w16du:dateUtc="2026-07-07T18:18:00Z" w:author="Author" w:date="2026-07-07T20:18:00Z" w:id="7329">
            <w:rPr>
              <w:rFonts w:ascii="Times New Roman"/>
              <w:color w:val="000000"/>
            </w:rPr>
          </w:rPrChange>
        </w:rPr>
        <w:t>sed,</w:t>
      </w:r>
      <w:r w:rsidR="00A96A35" w:rsidRPr="0027638C">
        <w:rPr>
          <w:sz w:val="24"/>
          <w:rPrChange w16du:dateUtc="2026-07-07T18:18:00Z" w:author="Author" w:date="2026-07-07T20:18:00Z" w:id="7330">
            <w:rPr>
              <w:rFonts w:ascii="Times New Roman"/>
              <w:color w:val="000000"/>
              <w:spacing w:val="10"/>
            </w:rPr>
          </w:rPrChange>
        </w:rPr>
        <w:t xml:space="preserve"> </w:t>
      </w:r>
      <w:r w:rsidR="00A96A35" w:rsidRPr="0027638C">
        <w:rPr>
          <w:sz w:val="24"/>
          <w:rPrChange w16du:dateUtc="2026-07-07T18:18:00Z" w:author="Author" w:date="2026-07-07T20:18:00Z" w:id="7331">
            <w:rPr>
              <w:rFonts w:ascii="Times New Roman"/>
              <w:color w:val="000000"/>
            </w:rPr>
          </w:rPrChange>
        </w:rPr>
        <w:t>do,</w:t>
      </w:r>
      <w:r w:rsidR="00A96A35" w:rsidRPr="0027638C">
        <w:rPr>
          <w:sz w:val="24"/>
          <w:rPrChange w16du:dateUtc="2026-07-07T18:18:00Z" w:author="Author" w:date="2026-07-07T20:18:00Z" w:id="7332">
            <w:rPr>
              <w:rFonts w:ascii="Times New Roman"/>
              <w:color w:val="000000"/>
              <w:spacing w:val="10"/>
            </w:rPr>
          </w:rPrChange>
        </w:rPr>
        <w:t xml:space="preserve"> </w:t>
      </w:r>
      <w:r w:rsidR="00A96A35" w:rsidRPr="0027638C">
        <w:rPr>
          <w:sz w:val="24"/>
          <w:rPrChange w16du:dateUtc="2026-07-07T18:18:00Z" w:author="Author" w:date="2026-07-07T20:18:00Z" w:id="7333">
            <w:rPr>
              <w:rFonts w:ascii="Times New Roman" w:hAnsi="Times New Roman"/>
              <w:color w:val="000000"/>
            </w:rPr>
          </w:rPrChange>
        </w:rPr>
        <w:t>eiusmod</w:t>
      </w:r>
      <w:del w16du:dateUtc="2026-07-07T18:18:00Z" w:author="Author" w:date="2026-07-07T20:18:00Z" w:id="7334">
        <w:r>
          <w:rPr>
            <w:color w:val="000000"/>
          </w:rPr>
          <w:cr/>
        </w:r>
      </w:del>
      <w:r w:rsidR="00A96A35" w:rsidRPr="0027638C">
        <w:rPr>
          <w:sz w:val="24"/>
          <w:rPrChange w16du:dateUtc="2026-07-07T18:18:00Z" w:author="Author" w:date="2026-07-07T20:18:00Z" w:id="7335">
            <w:rPr>
              <w:rFonts w:ascii="Times New Roman"/>
              <w:color w:val="000000"/>
              <w:spacing w:val="665"/>
            </w:rPr>
          </w:rPrChange>
        </w:rPr>
        <w:t xml:space="preserve"> </w:t>
      </w:r>
      <w:r w:rsidR="00A96A35" w:rsidRPr="0027638C">
        <w:rPr>
          <w:sz w:val="24"/>
          <w:rPrChange w16du:dateUtc="2026-07-07T18:18:00Z" w:author="Author" w:date="2026-07-07T20:18:00Z" w:id="7336">
            <w:rPr>
              <w:rFonts w:ascii="Times New Roman"/>
              <w:color w:val="000000"/>
            </w:rPr>
          </w:rPrChange>
        </w:rPr>
        <w:t>tempor,</w:t>
      </w:r>
      <w:r w:rsidR="00A96A35" w:rsidRPr="0027638C">
        <w:rPr>
          <w:spacing w:val="-12"/>
          <w:sz w:val="24"/>
          <w:rPrChange w16du:dateUtc="2026-07-07T18:18:00Z" w:author="Author" w:date="2026-07-07T20:18:00Z" w:id="7337">
            <w:rPr>
              <w:rFonts w:ascii="Times New Roman"/>
              <w:color w:val="000000"/>
              <w:spacing w:val="-9"/>
            </w:rPr>
          </w:rPrChange>
        </w:rPr>
        <w:t xml:space="preserve"> </w:t>
      </w:r>
      <w:r w:rsidR="00A96A35" w:rsidRPr="0027638C">
        <w:rPr>
          <w:sz w:val="24"/>
          <w:rPrChange w16du:dateUtc="2026-07-07T18:18:00Z" w:author="Author" w:date="2026-07-07T20:18:00Z" w:id="7338">
            <w:rPr>
              <w:rFonts w:ascii="Times New Roman"/>
              <w:color w:val="000000"/>
            </w:rPr>
          </w:rPrChange>
        </w:rPr>
        <w:t>incididunt</w:t>
      </w:r>
      <w:r w:rsidR="00A96A35" w:rsidRPr="0027638C">
        <w:rPr>
          <w:spacing w:val="-12"/>
          <w:sz w:val="24"/>
          <w:rPrChange w16du:dateUtc="2026-07-07T18:18:00Z" w:author="Author" w:date="2026-07-07T20:18:00Z" w:id="7339">
            <w:rPr>
              <w:rFonts w:ascii="Times New Roman"/>
              <w:color w:val="000000"/>
              <w:spacing w:val="-9"/>
            </w:rPr>
          </w:rPrChange>
        </w:rPr>
        <w:t xml:space="preserve"> </w:t>
      </w:r>
      <w:r w:rsidR="00A96A35" w:rsidRPr="0027638C">
        <w:rPr>
          <w:sz w:val="24"/>
          <w:rPrChange w16du:dateUtc="2026-07-07T18:18:00Z" w:author="Author" w:date="2026-07-07T20:18:00Z" w:id="7340">
            <w:rPr>
              <w:rFonts w:ascii="Times New Roman"/>
              <w:color w:val="000000"/>
            </w:rPr>
          </w:rPrChange>
        </w:rPr>
        <w:t>ut</w:t>
      </w:r>
      <w:r w:rsidR="00A96A35" w:rsidRPr="0027638C">
        <w:rPr>
          <w:spacing w:val="-12"/>
          <w:sz w:val="24"/>
          <w:rPrChange w16du:dateUtc="2026-07-07T18:18:00Z" w:author="Author" w:date="2026-07-07T20:18:00Z" w:id="7341">
            <w:rPr>
              <w:rFonts w:ascii="Times New Roman"/>
              <w:color w:val="000000"/>
              <w:spacing w:val="-9"/>
            </w:rPr>
          </w:rPrChange>
        </w:rPr>
        <w:t xml:space="preserve"> </w:t>
      </w:r>
      <w:r w:rsidR="00A96A35" w:rsidRPr="0027638C">
        <w:rPr>
          <w:sz w:val="24"/>
          <w:rPrChange w16du:dateUtc="2026-07-07T18:18:00Z" w:author="Author" w:date="2026-07-07T20:18:00Z" w:id="7342">
            <w:rPr>
              <w:rFonts w:ascii="Times New Roman"/>
              <w:color w:val="000000"/>
            </w:rPr>
          </w:rPrChange>
        </w:rPr>
        <w:t>labore</w:t>
      </w:r>
      <w:r w:rsidR="00A96A35" w:rsidRPr="0027638C">
        <w:rPr>
          <w:spacing w:val="-12"/>
          <w:sz w:val="24"/>
          <w:rPrChange w16du:dateUtc="2026-07-07T18:18:00Z" w:author="Author" w:date="2026-07-07T20:18:00Z" w:id="7343">
            <w:rPr>
              <w:rFonts w:ascii="Times New Roman"/>
              <w:color w:val="000000"/>
              <w:spacing w:val="-9"/>
            </w:rPr>
          </w:rPrChange>
        </w:rPr>
        <w:t xml:space="preserve"> </w:t>
      </w:r>
      <w:r w:rsidR="00A96A35" w:rsidRPr="0027638C">
        <w:rPr>
          <w:sz w:val="24"/>
          <w:rPrChange w16du:dateUtc="2026-07-07T18:18:00Z" w:author="Author" w:date="2026-07-07T20:18:00Z" w:id="7344">
            <w:rPr>
              <w:rFonts w:ascii="Times New Roman"/>
              <w:color w:val="000000"/>
            </w:rPr>
          </w:rPrChange>
        </w:rPr>
        <w:t>et</w:t>
      </w:r>
      <w:r w:rsidR="00A96A35" w:rsidRPr="0027638C">
        <w:rPr>
          <w:spacing w:val="-12"/>
          <w:sz w:val="24"/>
          <w:rPrChange w16du:dateUtc="2026-07-07T18:18:00Z" w:author="Author" w:date="2026-07-07T20:18:00Z" w:id="7345">
            <w:rPr>
              <w:rFonts w:ascii="Times New Roman"/>
              <w:color w:val="000000"/>
              <w:spacing w:val="-9"/>
            </w:rPr>
          </w:rPrChange>
        </w:rPr>
        <w:t xml:space="preserve"> </w:t>
      </w:r>
      <w:r w:rsidR="00A96A35" w:rsidRPr="0027638C">
        <w:rPr>
          <w:sz w:val="24"/>
          <w:rPrChange w16du:dateUtc="2026-07-07T18:18:00Z" w:author="Author" w:date="2026-07-07T20:18:00Z" w:id="7346">
            <w:rPr>
              <w:rFonts w:ascii="Times New Roman"/>
              <w:color w:val="000000"/>
            </w:rPr>
          </w:rPrChange>
        </w:rPr>
        <w:t>dolore,</w:t>
      </w:r>
      <w:r w:rsidR="00A96A35" w:rsidRPr="0027638C">
        <w:rPr>
          <w:spacing w:val="-12"/>
          <w:sz w:val="24"/>
          <w:rPrChange w16du:dateUtc="2026-07-07T18:18:00Z" w:author="Author" w:date="2026-07-07T20:18:00Z" w:id="7347">
            <w:rPr>
              <w:rFonts w:ascii="Times New Roman"/>
              <w:color w:val="000000"/>
              <w:spacing w:val="-9"/>
            </w:rPr>
          </w:rPrChange>
        </w:rPr>
        <w:t xml:space="preserve"> </w:t>
      </w:r>
      <w:r w:rsidR="00A96A35" w:rsidRPr="0027638C">
        <w:rPr>
          <w:sz w:val="24"/>
          <w:rPrChange w16du:dateUtc="2026-07-07T18:18:00Z" w:author="Author" w:date="2026-07-07T20:18:00Z" w:id="7348">
            <w:rPr>
              <w:rFonts w:ascii="Times New Roman"/>
              <w:color w:val="000000"/>
            </w:rPr>
          </w:rPrChange>
        </w:rPr>
        <w:t>magna</w:t>
      </w:r>
      <w:r w:rsidR="00A96A35" w:rsidRPr="0027638C">
        <w:rPr>
          <w:spacing w:val="-12"/>
          <w:sz w:val="24"/>
          <w:rPrChange w16du:dateUtc="2026-07-07T18:18:00Z" w:author="Author" w:date="2026-07-07T20:18:00Z" w:id="7349">
            <w:rPr>
              <w:rFonts w:ascii="Times New Roman"/>
              <w:color w:val="000000"/>
              <w:spacing w:val="-9"/>
            </w:rPr>
          </w:rPrChange>
        </w:rPr>
        <w:t xml:space="preserve"> </w:t>
      </w:r>
      <w:r w:rsidR="00A96A35" w:rsidRPr="0027638C">
        <w:rPr>
          <w:sz w:val="24"/>
          <w:rPrChange w16du:dateUtc="2026-07-07T18:18:00Z" w:author="Author" w:date="2026-07-07T20:18:00Z" w:id="7350">
            <w:rPr>
              <w:rFonts w:ascii="Times New Roman"/>
              <w:color w:val="000000"/>
            </w:rPr>
          </w:rPrChange>
        </w:rPr>
        <w:t>aliqua</w:t>
      </w:r>
      <w:r w:rsidR="00A96A35" w:rsidRPr="0027638C">
        <w:rPr>
          <w:spacing w:val="-12"/>
          <w:sz w:val="24"/>
          <w:rPrChange w16du:dateUtc="2026-07-07T18:18:00Z" w:author="Author" w:date="2026-07-07T20:18:00Z" w:id="7351">
            <w:rPr>
              <w:rFonts w:ascii="Times New Roman"/>
              <w:color w:val="000000"/>
              <w:spacing w:val="-9"/>
            </w:rPr>
          </w:rPrChange>
        </w:rPr>
        <w:t xml:space="preserve"> </w:t>
      </w:r>
      <w:r w:rsidR="00A96A35" w:rsidRPr="0027638C">
        <w:rPr>
          <w:sz w:val="24"/>
          <w:rPrChange w16du:dateUtc="2026-07-07T18:18:00Z" w:author="Author" w:date="2026-07-07T20:18:00Z" w:id="7352">
            <w:rPr>
              <w:rFonts w:ascii="Times New Roman"/>
              <w:color w:val="000000"/>
            </w:rPr>
          </w:rPrChange>
        </w:rPr>
        <w:t>lorem</w:t>
      </w:r>
      <w:r w:rsidR="00A96A35" w:rsidRPr="0027638C">
        <w:rPr>
          <w:spacing w:val="-12"/>
          <w:sz w:val="24"/>
          <w:rPrChange w16du:dateUtc="2026-07-07T18:18:00Z" w:author="Author" w:date="2026-07-07T20:18:00Z" w:id="7353">
            <w:rPr>
              <w:rFonts w:ascii="Times New Roman"/>
              <w:color w:val="000000"/>
              <w:spacing w:val="-9"/>
            </w:rPr>
          </w:rPrChange>
        </w:rPr>
        <w:t xml:space="preserve"> </w:t>
      </w:r>
      <w:r w:rsidR="00A96A35" w:rsidRPr="0027638C">
        <w:rPr>
          <w:sz w:val="24"/>
          <w:rPrChange w16du:dateUtc="2026-07-07T18:18:00Z" w:author="Author" w:date="2026-07-07T20:18:00Z" w:id="7354">
            <w:rPr>
              <w:rFonts w:ascii="Times New Roman"/>
              <w:color w:val="000000"/>
            </w:rPr>
          </w:rPrChange>
        </w:rPr>
        <w:t>ipsum</w:t>
      </w:r>
      <w:r w:rsidR="00A96A35" w:rsidRPr="0027638C">
        <w:rPr>
          <w:spacing w:val="-12"/>
          <w:sz w:val="24"/>
          <w:rPrChange w16du:dateUtc="2026-07-07T18:18:00Z" w:author="Author" w:date="2026-07-07T20:18:00Z" w:id="7355">
            <w:rPr>
              <w:rFonts w:ascii="Times New Roman"/>
              <w:color w:val="000000"/>
              <w:spacing w:val="-9"/>
            </w:rPr>
          </w:rPrChange>
        </w:rPr>
        <w:t xml:space="preserve"> </w:t>
      </w:r>
      <w:r w:rsidR="00A96A35" w:rsidRPr="0027638C">
        <w:rPr>
          <w:sz w:val="24"/>
          <w:rPrChange w16du:dateUtc="2026-07-07T18:18:00Z" w:author="Author" w:date="2026-07-07T20:18:00Z" w:id="7356">
            <w:rPr>
              <w:rFonts w:ascii="Times New Roman"/>
              <w:color w:val="000000"/>
            </w:rPr>
          </w:rPrChange>
        </w:rPr>
        <w:t>dolor</w:t>
      </w:r>
      <w:r w:rsidR="00A96A35" w:rsidRPr="0027638C">
        <w:rPr>
          <w:spacing w:val="-12"/>
          <w:sz w:val="24"/>
          <w:rPrChange w16du:dateUtc="2026-07-07T18:18:00Z" w:author="Author" w:date="2026-07-07T20:18:00Z" w:id="7357">
            <w:rPr>
              <w:rFonts w:ascii="Times New Roman"/>
              <w:color w:val="000000"/>
              <w:spacing w:val="-9"/>
            </w:rPr>
          </w:rPrChange>
        </w:rPr>
        <w:t xml:space="preserve"> </w:t>
      </w:r>
      <w:r w:rsidR="00A96A35" w:rsidRPr="0027638C">
        <w:rPr>
          <w:sz w:val="24"/>
          <w:rPrChange w16du:dateUtc="2026-07-07T18:18:00Z" w:author="Author" w:date="2026-07-07T20:18:00Z" w:id="7358">
            <w:rPr>
              <w:rFonts w:ascii="Times New Roman"/>
              <w:color w:val="000000"/>
            </w:rPr>
          </w:rPrChange>
        </w:rPr>
        <w:t>sit</w:t>
      </w:r>
      <w:r w:rsidR="00A96A35" w:rsidRPr="0027638C">
        <w:rPr>
          <w:spacing w:val="-12"/>
          <w:sz w:val="24"/>
          <w:rPrChange w16du:dateUtc="2026-07-07T18:18:00Z" w:author="Author" w:date="2026-07-07T20:18:00Z" w:id="7359">
            <w:rPr>
              <w:rFonts w:ascii="Times New Roman"/>
              <w:color w:val="000000"/>
              <w:spacing w:val="-9"/>
            </w:rPr>
          </w:rPrChange>
        </w:rPr>
        <w:t xml:space="preserve"> </w:t>
      </w:r>
      <w:r w:rsidR="00A96A35" w:rsidRPr="0027638C">
        <w:rPr>
          <w:sz w:val="24"/>
          <w:rPrChange w16du:dateUtc="2026-07-07T18:18:00Z" w:author="Author" w:date="2026-07-07T20:18:00Z" w:id="7360">
            <w:rPr>
              <w:rFonts w:ascii="Times New Roman" w:hAnsi="Times New Roman"/>
              <w:color w:val="000000"/>
            </w:rPr>
          </w:rPrChange>
        </w:rPr>
        <w:t>amet</w:t>
      </w:r>
      <w:del w16du:dateUtc="2026-07-07T18:18:00Z" w:author="Author" w:date="2026-07-07T20:18:00Z" w:id="7361">
        <w:r>
          <w:rPr>
            <w:color w:val="000000"/>
          </w:rPr>
          <w:cr/>
        </w:r>
      </w:del>
      <w:r w:rsidR="00A96A35" w:rsidRPr="0027638C">
        <w:rPr>
          <w:sz w:val="24"/>
          <w:rPrChange w16du:dateUtc="2026-07-07T18:18:00Z" w:author="Author" w:date="2026-07-07T20:18:00Z" w:id="7362">
            <w:rPr>
              <w:rFonts w:ascii="Times New Roman"/>
              <w:color w:val="000000"/>
              <w:spacing w:val="665"/>
            </w:rPr>
          </w:rPrChange>
        </w:rPr>
        <w:t xml:space="preserve"> </w:t>
      </w:r>
      <w:r w:rsidR="00A96A35" w:rsidRPr="0027638C">
        <w:rPr>
          <w:sz w:val="24"/>
          <w:rPrChange w16du:dateUtc="2026-07-07T18:18:00Z" w:author="Author" w:date="2026-07-07T20:18:00Z" w:id="7363">
            <w:rPr>
              <w:rFonts w:ascii="Times New Roman"/>
              <w:color w:val="000000"/>
            </w:rPr>
          </w:rPrChange>
        </w:rPr>
        <w:t>consectetur</w:t>
      </w:r>
      <w:r w:rsidR="00A96A35" w:rsidRPr="0027638C">
        <w:rPr>
          <w:spacing w:val="-2"/>
          <w:sz w:val="24"/>
          <w:rPrChange w16du:dateUtc="2026-07-07T18:18:00Z" w:author="Author" w:date="2026-07-07T20:18:00Z" w:id="7364">
            <w:rPr>
              <w:rFonts w:ascii="Times New Roman"/>
              <w:color w:val="000000"/>
              <w:spacing w:val="2"/>
            </w:rPr>
          </w:rPrChange>
        </w:rPr>
        <w:t xml:space="preserve"> </w:t>
      </w:r>
      <w:r w:rsidR="00A96A35" w:rsidRPr="0027638C">
        <w:rPr>
          <w:sz w:val="24"/>
          <w:rPrChange w16du:dateUtc="2026-07-07T18:18:00Z" w:author="Author" w:date="2026-07-07T20:18:00Z" w:id="7365">
            <w:rPr>
              <w:rFonts w:ascii="Times New Roman"/>
              <w:color w:val="000000"/>
            </w:rPr>
          </w:rPrChange>
        </w:rPr>
        <w:t>adipiscing</w:t>
      </w:r>
      <w:r w:rsidR="00A96A35" w:rsidRPr="0027638C">
        <w:rPr>
          <w:spacing w:val="-2"/>
          <w:sz w:val="24"/>
          <w:rPrChange w16du:dateUtc="2026-07-07T18:18:00Z" w:author="Author" w:date="2026-07-07T20:18:00Z" w:id="7366">
            <w:rPr>
              <w:rFonts w:ascii="Times New Roman"/>
              <w:color w:val="000000"/>
              <w:spacing w:val="2"/>
            </w:rPr>
          </w:rPrChange>
        </w:rPr>
        <w:t xml:space="preserve"> </w:t>
      </w:r>
      <w:r w:rsidR="00A96A35" w:rsidRPr="0027638C">
        <w:rPr>
          <w:sz w:val="24"/>
          <w:rPrChange w16du:dateUtc="2026-07-07T18:18:00Z" w:author="Author" w:date="2026-07-07T20:18:00Z" w:id="7367">
            <w:rPr>
              <w:rFonts w:ascii="Times New Roman"/>
              <w:color w:val="000000"/>
            </w:rPr>
          </w:rPrChange>
        </w:rPr>
        <w:t>elit</w:t>
      </w:r>
      <w:r w:rsidR="00A96A35" w:rsidRPr="0027638C">
        <w:rPr>
          <w:spacing w:val="-2"/>
          <w:sz w:val="24"/>
          <w:rPrChange w16du:dateUtc="2026-07-07T18:18:00Z" w:author="Author" w:date="2026-07-07T20:18:00Z" w:id="7368">
            <w:rPr>
              <w:rFonts w:ascii="Times New Roman"/>
              <w:color w:val="000000"/>
              <w:spacing w:val="2"/>
            </w:rPr>
          </w:rPrChange>
        </w:rPr>
        <w:t xml:space="preserve"> </w:t>
      </w:r>
      <w:r w:rsidR="00A96A35" w:rsidRPr="0027638C">
        <w:rPr>
          <w:sz w:val="24"/>
          <w:rPrChange w16du:dateUtc="2026-07-07T18:18:00Z" w:author="Author" w:date="2026-07-07T20:18:00Z" w:id="7369">
            <w:rPr>
              <w:rFonts w:ascii="Times New Roman"/>
              <w:color w:val="000000"/>
            </w:rPr>
          </w:rPrChange>
        </w:rPr>
        <w:t>sed</w:t>
      </w:r>
      <w:r w:rsidR="00A96A35" w:rsidRPr="0027638C">
        <w:rPr>
          <w:spacing w:val="-2"/>
          <w:sz w:val="24"/>
          <w:rPrChange w16du:dateUtc="2026-07-07T18:18:00Z" w:author="Author" w:date="2026-07-07T20:18:00Z" w:id="7370">
            <w:rPr>
              <w:rFonts w:ascii="Times New Roman"/>
              <w:color w:val="000000"/>
              <w:spacing w:val="2"/>
            </w:rPr>
          </w:rPrChange>
        </w:rPr>
        <w:t xml:space="preserve"> </w:t>
      </w:r>
      <w:r w:rsidR="00A96A35" w:rsidRPr="0027638C">
        <w:rPr>
          <w:sz w:val="24"/>
          <w:rPrChange w16du:dateUtc="2026-07-07T18:18:00Z" w:author="Author" w:date="2026-07-07T20:18:00Z" w:id="7371">
            <w:rPr>
              <w:rFonts w:ascii="Times New Roman"/>
              <w:color w:val="000000"/>
            </w:rPr>
          </w:rPrChange>
        </w:rPr>
        <w:t>do,</w:t>
      </w:r>
      <w:r w:rsidR="00A96A35" w:rsidRPr="0027638C">
        <w:rPr>
          <w:spacing w:val="-1"/>
          <w:sz w:val="24"/>
          <w:rPrChange w16du:dateUtc="2026-07-07T18:18:00Z" w:author="Author" w:date="2026-07-07T20:18:00Z" w:id="7372">
            <w:rPr>
              <w:rFonts w:ascii="Times New Roman"/>
              <w:color w:val="000000"/>
              <w:spacing w:val="2"/>
            </w:rPr>
          </w:rPrChange>
        </w:rPr>
        <w:t xml:space="preserve"> </w:t>
      </w:r>
      <w:r w:rsidR="00A96A35" w:rsidRPr="0027638C">
        <w:rPr>
          <w:sz w:val="24"/>
          <w:rPrChange w16du:dateUtc="2026-07-07T18:18:00Z" w:author="Author" w:date="2026-07-07T20:18:00Z" w:id="7373">
            <w:rPr>
              <w:rFonts w:ascii="Times New Roman"/>
              <w:color w:val="000000"/>
            </w:rPr>
          </w:rPrChange>
        </w:rPr>
        <w:t>eiusmod</w:t>
      </w:r>
      <w:r w:rsidR="00A96A35" w:rsidRPr="0027638C">
        <w:rPr>
          <w:spacing w:val="-1"/>
          <w:sz w:val="24"/>
          <w:rPrChange w16du:dateUtc="2026-07-07T18:18:00Z" w:author="Author" w:date="2026-07-07T20:18:00Z" w:id="7374">
            <w:rPr>
              <w:rFonts w:ascii="Times New Roman"/>
              <w:color w:val="000000"/>
              <w:spacing w:val="2"/>
            </w:rPr>
          </w:rPrChange>
        </w:rPr>
        <w:t xml:space="preserve"> </w:t>
      </w:r>
      <w:r w:rsidR="00A96A35" w:rsidRPr="0027638C">
        <w:rPr>
          <w:sz w:val="24"/>
          <w:rPrChange w16du:dateUtc="2026-07-07T18:18:00Z" w:author="Author" w:date="2026-07-07T20:18:00Z" w:id="7375">
            <w:rPr>
              <w:rFonts w:ascii="Times New Roman"/>
              <w:color w:val="000000"/>
            </w:rPr>
          </w:rPrChange>
        </w:rPr>
        <w:t>tempor</w:t>
      </w:r>
      <w:r w:rsidR="00A96A35" w:rsidRPr="0027638C">
        <w:rPr>
          <w:spacing w:val="-1"/>
          <w:sz w:val="24"/>
          <w:rPrChange w16du:dateUtc="2026-07-07T18:18:00Z" w:author="Author" w:date="2026-07-07T20:18:00Z" w:id="7376">
            <w:rPr>
              <w:rFonts w:ascii="Times New Roman"/>
              <w:color w:val="000000"/>
              <w:spacing w:val="2"/>
            </w:rPr>
          </w:rPrChange>
        </w:rPr>
        <w:t xml:space="preserve"> </w:t>
      </w:r>
      <w:r w:rsidR="00A96A35" w:rsidRPr="0027638C">
        <w:rPr>
          <w:sz w:val="24"/>
          <w:rPrChange w16du:dateUtc="2026-07-07T18:18:00Z" w:author="Author" w:date="2026-07-07T20:18:00Z" w:id="7377">
            <w:rPr>
              <w:rFonts w:ascii="Times New Roman"/>
              <w:color w:val="000000"/>
            </w:rPr>
          </w:rPrChange>
        </w:rPr>
        <w:t>incididunt</w:t>
      </w:r>
      <w:r w:rsidR="00A96A35" w:rsidRPr="0027638C">
        <w:rPr>
          <w:spacing w:val="-2"/>
          <w:sz w:val="24"/>
          <w:rPrChange w16du:dateUtc="2026-07-07T18:18:00Z" w:author="Author" w:date="2026-07-07T20:18:00Z" w:id="7378">
            <w:rPr>
              <w:rFonts w:ascii="Times New Roman"/>
              <w:color w:val="000000"/>
              <w:spacing w:val="2"/>
            </w:rPr>
          </w:rPrChange>
        </w:rPr>
        <w:t xml:space="preserve"> </w:t>
      </w:r>
      <w:r w:rsidR="00A96A35" w:rsidRPr="0027638C">
        <w:rPr>
          <w:sz w:val="24"/>
          <w:rPrChange w16du:dateUtc="2026-07-07T18:18:00Z" w:author="Author" w:date="2026-07-07T20:18:00Z" w:id="7379">
            <w:rPr>
              <w:rFonts w:ascii="Times New Roman"/>
              <w:color w:val="000000"/>
            </w:rPr>
          </w:rPrChange>
        </w:rPr>
        <w:t>ut</w:t>
      </w:r>
      <w:r w:rsidR="00A96A35" w:rsidRPr="0027638C">
        <w:rPr>
          <w:spacing w:val="-2"/>
          <w:sz w:val="24"/>
          <w:rPrChange w16du:dateUtc="2026-07-07T18:18:00Z" w:author="Author" w:date="2026-07-07T20:18:00Z" w:id="7380">
            <w:rPr>
              <w:rFonts w:ascii="Times New Roman"/>
              <w:color w:val="000000"/>
              <w:spacing w:val="2"/>
            </w:rPr>
          </w:rPrChange>
        </w:rPr>
        <w:t xml:space="preserve"> </w:t>
      </w:r>
      <w:r w:rsidR="00A96A35" w:rsidRPr="0027638C">
        <w:rPr>
          <w:sz w:val="24"/>
          <w:rPrChange w16du:dateUtc="2026-07-07T18:18:00Z" w:author="Author" w:date="2026-07-07T20:18:00Z" w:id="7381">
            <w:rPr>
              <w:rFonts w:ascii="Times New Roman"/>
              <w:color w:val="000000"/>
            </w:rPr>
          </w:rPrChange>
        </w:rPr>
        <w:t>Labore,</w:t>
      </w:r>
      <w:r w:rsidR="00A96A35" w:rsidRPr="0027638C">
        <w:rPr>
          <w:spacing w:val="-1"/>
          <w:sz w:val="24"/>
          <w:rPrChange w16du:dateUtc="2026-07-07T18:18:00Z" w:author="Author" w:date="2026-07-07T20:18:00Z" w:id="7382">
            <w:rPr>
              <w:rFonts w:ascii="Times New Roman"/>
              <w:color w:val="000000"/>
              <w:spacing w:val="2"/>
            </w:rPr>
          </w:rPrChange>
        </w:rPr>
        <w:t xml:space="preserve"> </w:t>
      </w:r>
      <w:r w:rsidR="00A96A35" w:rsidRPr="0027638C">
        <w:rPr>
          <w:sz w:val="24"/>
          <w:rPrChange w16du:dateUtc="2026-07-07T18:18:00Z" w:author="Author" w:date="2026-07-07T20:18:00Z" w:id="7383">
            <w:rPr>
              <w:rFonts w:ascii="Times New Roman"/>
              <w:color w:val="000000"/>
            </w:rPr>
          </w:rPrChange>
        </w:rPr>
        <w:t>et</w:t>
      </w:r>
      <w:r w:rsidR="00A96A35" w:rsidRPr="0027638C">
        <w:rPr>
          <w:spacing w:val="-1"/>
          <w:sz w:val="24"/>
          <w:rPrChange w16du:dateUtc="2026-07-07T18:18:00Z" w:author="Author" w:date="2026-07-07T20:18:00Z" w:id="7384">
            <w:rPr>
              <w:rFonts w:ascii="Times New Roman"/>
              <w:color w:val="000000"/>
              <w:spacing w:val="2"/>
            </w:rPr>
          </w:rPrChange>
        </w:rPr>
        <w:t xml:space="preserve"> </w:t>
      </w:r>
      <w:r w:rsidR="00A96A35" w:rsidRPr="0027638C">
        <w:rPr>
          <w:sz w:val="24"/>
          <w:rPrChange w16du:dateUtc="2026-07-07T18:18:00Z" w:author="Author" w:date="2026-07-07T20:18:00Z" w:id="7385">
            <w:rPr>
              <w:rFonts w:ascii="Times New Roman"/>
              <w:color w:val="000000"/>
            </w:rPr>
          </w:rPrChange>
        </w:rPr>
        <w:t>dolore</w:t>
      </w:r>
      <w:r w:rsidR="00A96A35" w:rsidRPr="0027638C">
        <w:rPr>
          <w:spacing w:val="-2"/>
          <w:sz w:val="24"/>
          <w:rPrChange w16du:dateUtc="2026-07-07T18:18:00Z" w:author="Author" w:date="2026-07-07T20:18:00Z" w:id="7386">
            <w:rPr>
              <w:rFonts w:ascii="Times New Roman"/>
              <w:color w:val="000000"/>
              <w:spacing w:val="2"/>
            </w:rPr>
          </w:rPrChange>
        </w:rPr>
        <w:t xml:space="preserve"> </w:t>
      </w:r>
      <w:r w:rsidR="00A96A35" w:rsidRPr="0027638C">
        <w:rPr>
          <w:sz w:val="24"/>
          <w:rPrChange w16du:dateUtc="2026-07-07T18:18:00Z" w:author="Author" w:date="2026-07-07T20:18:00Z" w:id="7387">
            <w:rPr>
              <w:rFonts w:ascii="Times New Roman" w:hAnsi="Times New Roman"/>
              <w:color w:val="000000"/>
            </w:rPr>
          </w:rPrChange>
        </w:rPr>
        <w:t>magna</w:t>
      </w:r>
      <w:del w16du:dateUtc="2026-07-07T18:18:00Z" w:author="Author" w:date="2026-07-07T20:18:00Z" w:id="7388">
        <w:r>
          <w:rPr>
            <w:color w:val="000000"/>
          </w:rPr>
          <w:cr/>
        </w:r>
      </w:del>
      <w:r w:rsidR="00A96A35" w:rsidRPr="0027638C">
        <w:rPr>
          <w:sz w:val="24"/>
          <w:rPrChange w16du:dateUtc="2026-07-07T18:18:00Z" w:author="Author" w:date="2026-07-07T20:18:00Z" w:id="7389">
            <w:rPr>
              <w:rFonts w:ascii="Times New Roman"/>
              <w:color w:val="000000"/>
              <w:spacing w:val="665"/>
            </w:rPr>
          </w:rPrChange>
        </w:rPr>
        <w:t xml:space="preserve"> </w:t>
      </w:r>
      <w:r w:rsidR="00A96A35" w:rsidRPr="0027638C">
        <w:rPr>
          <w:sz w:val="24"/>
          <w:rPrChange w16du:dateUtc="2026-07-07T18:18:00Z" w:author="Author" w:date="2026-07-07T20:18:00Z" w:id="7390">
            <w:rPr>
              <w:rFonts w:ascii="Times New Roman"/>
              <w:color w:val="000000"/>
            </w:rPr>
          </w:rPrChange>
        </w:rPr>
        <w:t>aliqua lorem ipsum Dolor Sit.</w:t>
      </w:r>
    </w:p>
    <w:p w14:paraId="584D91AA" w14:textId="77777777" w:rsidR="009609E8" w:rsidRDefault="00000000" w:rsidRPr="0027638C">
      <w:pPr>
        <w:pStyle w:val="ListParagraph"/>
        <w:numPr>
          <w:ilvl w:val="1"/>
          <w:numId w:val="5"/>
        </w:numPr>
        <w:tabs>
          <w:tab w:pos="1438" w:val="left"/>
          <w:tab w:pos="1440" w:val="left"/>
        </w:tabs>
        <w:spacing w:before="243"/>
        <w:ind w:right="353"/>
        <w:rPr>
          <w:sz w:val="24"/>
          <w:rPrChange w16du:dateUtc="2026-07-07T18:18:00Z" w:author="Author" w:date="2026-07-07T20:18:00Z" w:id="7391">
            <w:rPr>
              <w:rFonts w:ascii="Times New Roman"/>
              <w:color w:val="000000"/>
            </w:rPr>
          </w:rPrChange>
        </w:rPr>
        <w:pPrChange w16du:dateUtc="2026-07-07T18:18:00Z" w:author="Author" w:date="2026-07-07T20:18:00Z" w:id="7392">
          <w:pPr>
            <w:spacing w:after="0" w:before="242" w:line="253" w:lineRule="exact"/>
            <w:jc w:val="left"/>
          </w:pPr>
        </w:pPrChange>
      </w:pPr>
      <w:del w16du:dateUtc="2026-07-07T18:18:00Z" w:author="Author" w:date="2026-07-07T20:18:00Z" w:id="7393">
        <w:r>
          <w:rPr>
            <w:color w:val="000000"/>
          </w:rPr>
          <w:delText>(c)</w:delText>
        </w:r>
        <w:r>
          <w:rPr>
            <w:color w:val="000000"/>
            <w:spacing w:val="421"/>
          </w:rPr>
          <w:delText xml:space="preserve"> </w:delText>
        </w:r>
      </w:del>
      <w:r w:rsidR="00A96A35" w:rsidRPr="0027638C">
        <w:rPr>
          <w:sz w:val="24"/>
          <w:rPrChange w16du:dateUtc="2026-07-07T18:18:00Z" w:author="Author" w:date="2026-07-07T20:18:00Z" w:id="7394">
            <w:rPr>
              <w:rFonts w:ascii="Times New Roman"/>
              <w:color w:val="000000"/>
            </w:rPr>
          </w:rPrChange>
        </w:rPr>
        <w:t>Amet</w:t>
      </w:r>
      <w:r w:rsidR="00A96A35" w:rsidRPr="0027638C">
        <w:rPr>
          <w:sz w:val="24"/>
          <w:rPrChange w16du:dateUtc="2026-07-07T18:18:00Z" w:author="Author" w:date="2026-07-07T20:18:00Z" w:id="7395">
            <w:rPr>
              <w:rFonts w:ascii="Times New Roman"/>
              <w:color w:val="000000"/>
              <w:spacing w:val="6"/>
            </w:rPr>
          </w:rPrChange>
        </w:rPr>
        <w:t xml:space="preserve"> </w:t>
      </w:r>
      <w:r w:rsidR="00A96A35" w:rsidRPr="0027638C">
        <w:rPr>
          <w:sz w:val="24"/>
          <w:rPrChange w16du:dateUtc="2026-07-07T18:18:00Z" w:author="Author" w:date="2026-07-07T20:18:00Z" w:id="7396">
            <w:rPr>
              <w:rFonts w:ascii="Times New Roman"/>
              <w:color w:val="000000"/>
            </w:rPr>
          </w:rPrChange>
        </w:rPr>
        <w:t>consectetur</w:t>
      </w:r>
      <w:r w:rsidR="00A96A35" w:rsidRPr="0027638C">
        <w:rPr>
          <w:sz w:val="24"/>
          <w:rPrChange w16du:dateUtc="2026-07-07T18:18:00Z" w:author="Author" w:date="2026-07-07T20:18:00Z" w:id="7397">
            <w:rPr>
              <w:rFonts w:ascii="Times New Roman"/>
              <w:color w:val="000000"/>
              <w:spacing w:val="6"/>
            </w:rPr>
          </w:rPrChange>
        </w:rPr>
        <w:t xml:space="preserve"> </w:t>
      </w:r>
      <w:r w:rsidR="00A96A35" w:rsidRPr="0027638C">
        <w:rPr>
          <w:sz w:val="24"/>
          <w:rPrChange w16du:dateUtc="2026-07-07T18:18:00Z" w:author="Author" w:date="2026-07-07T20:18:00Z" w:id="7398">
            <w:rPr>
              <w:rFonts w:ascii="Times New Roman"/>
              <w:color w:val="000000"/>
            </w:rPr>
          </w:rPrChange>
        </w:rPr>
        <w:t>adipiscing</w:t>
      </w:r>
      <w:r w:rsidR="00A96A35" w:rsidRPr="0027638C">
        <w:rPr>
          <w:sz w:val="24"/>
          <w:rPrChange w16du:dateUtc="2026-07-07T18:18:00Z" w:author="Author" w:date="2026-07-07T20:18:00Z" w:id="7399">
            <w:rPr>
              <w:rFonts w:ascii="Times New Roman"/>
              <w:color w:val="000000"/>
              <w:spacing w:val="6"/>
            </w:rPr>
          </w:rPrChange>
        </w:rPr>
        <w:t xml:space="preserve"> </w:t>
      </w:r>
      <w:r w:rsidR="00A96A35" w:rsidRPr="0027638C">
        <w:rPr>
          <w:sz w:val="24"/>
          <w:rPrChange w16du:dateUtc="2026-07-07T18:18:00Z" w:author="Author" w:date="2026-07-07T20:18:00Z" w:id="7400">
            <w:rPr>
              <w:rFonts w:ascii="Times New Roman"/>
              <w:color w:val="000000"/>
            </w:rPr>
          </w:rPrChange>
        </w:rPr>
        <w:t>elit</w:t>
      </w:r>
      <w:r w:rsidR="00A96A35" w:rsidRPr="0027638C">
        <w:rPr>
          <w:sz w:val="24"/>
          <w:rPrChange w16du:dateUtc="2026-07-07T18:18:00Z" w:author="Author" w:date="2026-07-07T20:18:00Z" w:id="7401">
            <w:rPr>
              <w:rFonts w:ascii="Times New Roman"/>
              <w:color w:val="000000"/>
              <w:spacing w:val="6"/>
            </w:rPr>
          </w:rPrChange>
        </w:rPr>
        <w:t xml:space="preserve"> </w:t>
      </w:r>
      <w:r w:rsidR="00A96A35" w:rsidRPr="0027638C">
        <w:rPr>
          <w:sz w:val="24"/>
          <w:rPrChange w16du:dateUtc="2026-07-07T18:18:00Z" w:author="Author" w:date="2026-07-07T20:18:00Z" w:id="7402">
            <w:rPr>
              <w:rFonts w:ascii="Times New Roman"/>
              <w:color w:val="000000"/>
            </w:rPr>
          </w:rPrChange>
        </w:rPr>
        <w:t>sed</w:t>
      </w:r>
      <w:r w:rsidR="00A96A35" w:rsidRPr="0027638C">
        <w:rPr>
          <w:sz w:val="24"/>
          <w:rPrChange w16du:dateUtc="2026-07-07T18:18:00Z" w:author="Author" w:date="2026-07-07T20:18:00Z" w:id="7403">
            <w:rPr>
              <w:rFonts w:ascii="Times New Roman"/>
              <w:color w:val="000000"/>
              <w:spacing w:val="6"/>
            </w:rPr>
          </w:rPrChange>
        </w:rPr>
        <w:t xml:space="preserve"> </w:t>
      </w:r>
      <w:r w:rsidR="00A96A35" w:rsidRPr="0027638C">
        <w:rPr>
          <w:sz w:val="24"/>
          <w:rPrChange w16du:dateUtc="2026-07-07T18:18:00Z" w:author="Author" w:date="2026-07-07T20:18:00Z" w:id="7404">
            <w:rPr>
              <w:rFonts w:ascii="Times New Roman"/>
              <w:color w:val="000000"/>
            </w:rPr>
          </w:rPrChange>
        </w:rPr>
        <w:t>do</w:t>
      </w:r>
      <w:r w:rsidR="00A96A35" w:rsidRPr="0027638C">
        <w:rPr>
          <w:sz w:val="24"/>
          <w:rPrChange w16du:dateUtc="2026-07-07T18:18:00Z" w:author="Author" w:date="2026-07-07T20:18:00Z" w:id="7405">
            <w:rPr>
              <w:rFonts w:ascii="Times New Roman"/>
              <w:color w:val="000000"/>
              <w:spacing w:val="6"/>
            </w:rPr>
          </w:rPrChange>
        </w:rPr>
        <w:t xml:space="preserve"> </w:t>
      </w:r>
      <w:r w:rsidR="00A96A35" w:rsidRPr="0027638C">
        <w:rPr>
          <w:sz w:val="24"/>
          <w:rPrChange w16du:dateUtc="2026-07-07T18:18:00Z" w:author="Author" w:date="2026-07-07T20:18:00Z" w:id="7406">
            <w:rPr>
              <w:rFonts w:ascii="Times New Roman"/>
              <w:color w:val="000000"/>
            </w:rPr>
          </w:rPrChange>
        </w:rPr>
        <w:t>eiusmod</w:t>
      </w:r>
      <w:r w:rsidR="00A96A35" w:rsidRPr="0027638C">
        <w:rPr>
          <w:sz w:val="24"/>
          <w:rPrChange w16du:dateUtc="2026-07-07T18:18:00Z" w:author="Author" w:date="2026-07-07T20:18:00Z" w:id="7407">
            <w:rPr>
              <w:rFonts w:ascii="Times New Roman"/>
              <w:color w:val="000000"/>
              <w:spacing w:val="6"/>
            </w:rPr>
          </w:rPrChange>
        </w:rPr>
        <w:t xml:space="preserve"> </w:t>
      </w:r>
      <w:r w:rsidR="00A96A35" w:rsidRPr="0027638C">
        <w:rPr>
          <w:sz w:val="24"/>
          <w:rPrChange w16du:dateUtc="2026-07-07T18:18:00Z" w:author="Author" w:date="2026-07-07T20:18:00Z" w:id="7408">
            <w:rPr>
              <w:rFonts w:ascii="Times New Roman"/>
              <w:color w:val="000000"/>
            </w:rPr>
          </w:rPrChange>
        </w:rPr>
        <w:t>Tempor</w:t>
      </w:r>
      <w:r w:rsidR="00A96A35" w:rsidRPr="0027638C">
        <w:rPr>
          <w:sz w:val="24"/>
          <w:rPrChange w16du:dateUtc="2026-07-07T18:18:00Z" w:author="Author" w:date="2026-07-07T20:18:00Z" w:id="7409">
            <w:rPr>
              <w:rFonts w:ascii="Times New Roman"/>
              <w:color w:val="000000"/>
              <w:spacing w:val="6"/>
            </w:rPr>
          </w:rPrChange>
        </w:rPr>
        <w:t xml:space="preserve"> </w:t>
      </w:r>
      <w:r w:rsidR="00A96A35" w:rsidRPr="0027638C">
        <w:rPr>
          <w:sz w:val="24"/>
          <w:rPrChange w16du:dateUtc="2026-07-07T18:18:00Z" w:author="Author" w:date="2026-07-07T20:18:00Z" w:id="7410">
            <w:rPr>
              <w:rFonts w:ascii="Times New Roman"/>
              <w:color w:val="000000"/>
            </w:rPr>
          </w:rPrChange>
        </w:rPr>
        <w:t>Incididunt,</w:t>
      </w:r>
      <w:r w:rsidR="00A96A35" w:rsidRPr="0027638C">
        <w:rPr>
          <w:sz w:val="24"/>
          <w:rPrChange w16du:dateUtc="2026-07-07T18:18:00Z" w:author="Author" w:date="2026-07-07T20:18:00Z" w:id="7411">
            <w:rPr>
              <w:rFonts w:ascii="Times New Roman"/>
              <w:color w:val="000000"/>
              <w:spacing w:val="6"/>
            </w:rPr>
          </w:rPrChange>
        </w:rPr>
        <w:t xml:space="preserve"> </w:t>
      </w:r>
      <w:r w:rsidR="00A96A35" w:rsidRPr="0027638C">
        <w:rPr>
          <w:sz w:val="24"/>
          <w:rPrChange w16du:dateUtc="2026-07-07T18:18:00Z" w:author="Author" w:date="2026-07-07T20:18:00Z" w:id="7412">
            <w:rPr>
              <w:rFonts w:ascii="Times New Roman"/>
              <w:color w:val="000000"/>
            </w:rPr>
          </w:rPrChange>
        </w:rPr>
        <w:t>ut</w:t>
      </w:r>
      <w:r w:rsidR="00A96A35" w:rsidRPr="0027638C">
        <w:rPr>
          <w:sz w:val="24"/>
          <w:rPrChange w16du:dateUtc="2026-07-07T18:18:00Z" w:author="Author" w:date="2026-07-07T20:18:00Z" w:id="7413">
            <w:rPr>
              <w:rFonts w:ascii="Times New Roman"/>
              <w:color w:val="000000"/>
              <w:spacing w:val="6"/>
            </w:rPr>
          </w:rPrChange>
        </w:rPr>
        <w:t xml:space="preserve"> </w:t>
      </w:r>
      <w:r w:rsidR="00A96A35" w:rsidRPr="0027638C">
        <w:rPr>
          <w:sz w:val="24"/>
          <w:rPrChange w16du:dateUtc="2026-07-07T18:18:00Z" w:author="Author" w:date="2026-07-07T20:18:00Z" w:id="7414">
            <w:rPr>
              <w:rFonts w:ascii="Times New Roman"/>
              <w:color w:val="000000"/>
            </w:rPr>
          </w:rPrChange>
        </w:rPr>
        <w:t>labore</w:t>
      </w:r>
      <w:r w:rsidR="00A96A35" w:rsidRPr="0027638C">
        <w:rPr>
          <w:sz w:val="24"/>
          <w:rPrChange w16du:dateUtc="2026-07-07T18:18:00Z" w:author="Author" w:date="2026-07-07T20:18:00Z" w:id="7415">
            <w:rPr>
              <w:rFonts w:ascii="Times New Roman"/>
              <w:color w:val="000000"/>
              <w:spacing w:val="6"/>
            </w:rPr>
          </w:rPrChange>
        </w:rPr>
        <w:t xml:space="preserve"> </w:t>
      </w:r>
      <w:r w:rsidR="00A96A35" w:rsidRPr="0027638C">
        <w:rPr>
          <w:sz w:val="24"/>
          <w:rPrChange w16du:dateUtc="2026-07-07T18:18:00Z" w:author="Author" w:date="2026-07-07T20:18:00Z" w:id="7416">
            <w:rPr>
              <w:rFonts w:ascii="Times New Roman" w:hAnsi="Times New Roman"/>
              <w:color w:val="000000"/>
            </w:rPr>
          </w:rPrChange>
        </w:rPr>
        <w:t>et</w:t>
      </w:r>
      <w:del w16du:dateUtc="2026-07-07T18:18:00Z" w:author="Author" w:date="2026-07-07T20:18:00Z" w:id="7417">
        <w:r>
          <w:rPr>
            <w:color w:val="000000"/>
          </w:rPr>
          <w:cr/>
        </w:r>
      </w:del>
      <w:r w:rsidR="00A96A35" w:rsidRPr="0027638C">
        <w:rPr>
          <w:sz w:val="24"/>
          <w:rPrChange w16du:dateUtc="2026-07-07T18:18:00Z" w:author="Author" w:date="2026-07-07T20:18:00Z" w:id="7418">
            <w:rPr>
              <w:rFonts w:ascii="Times New Roman"/>
              <w:color w:val="000000"/>
              <w:spacing w:val="665"/>
            </w:rPr>
          </w:rPrChange>
        </w:rPr>
        <w:t xml:space="preserve"> </w:t>
      </w:r>
      <w:r w:rsidR="00A96A35" w:rsidRPr="0027638C">
        <w:rPr>
          <w:sz w:val="24"/>
          <w:rPrChange w16du:dateUtc="2026-07-07T18:18:00Z" w:author="Author" w:date="2026-07-07T20:18:00Z" w:id="7419">
            <w:rPr>
              <w:rFonts w:ascii="Times New Roman"/>
              <w:color w:val="000000"/>
            </w:rPr>
          </w:rPrChange>
        </w:rPr>
        <w:t>dolore</w:t>
      </w:r>
      <w:r w:rsidR="00A96A35" w:rsidRPr="0027638C">
        <w:rPr>
          <w:sz w:val="24"/>
          <w:rPrChange w16du:dateUtc="2026-07-07T18:18:00Z" w:author="Author" w:date="2026-07-07T20:18:00Z" w:id="7420">
            <w:rPr>
              <w:rFonts w:ascii="Times New Roman"/>
              <w:color w:val="000000"/>
              <w:spacing w:val="28"/>
            </w:rPr>
          </w:rPrChange>
        </w:rPr>
        <w:t xml:space="preserve"> </w:t>
      </w:r>
      <w:r w:rsidR="00A96A35" w:rsidRPr="0027638C">
        <w:rPr>
          <w:sz w:val="24"/>
          <w:rPrChange w16du:dateUtc="2026-07-07T18:18:00Z" w:author="Author" w:date="2026-07-07T20:18:00Z" w:id="7421">
            <w:rPr>
              <w:rFonts w:ascii="Times New Roman"/>
              <w:color w:val="000000"/>
            </w:rPr>
          </w:rPrChange>
        </w:rPr>
        <w:t>magna</w:t>
      </w:r>
      <w:r w:rsidR="00A96A35" w:rsidRPr="0027638C">
        <w:rPr>
          <w:sz w:val="24"/>
          <w:rPrChange w16du:dateUtc="2026-07-07T18:18:00Z" w:author="Author" w:date="2026-07-07T20:18:00Z" w:id="7422">
            <w:rPr>
              <w:rFonts w:ascii="Times New Roman"/>
              <w:color w:val="000000"/>
              <w:spacing w:val="28"/>
            </w:rPr>
          </w:rPrChange>
        </w:rPr>
        <w:t xml:space="preserve"> </w:t>
      </w:r>
      <w:r w:rsidR="00A96A35" w:rsidRPr="0027638C">
        <w:rPr>
          <w:sz w:val="24"/>
          <w:rPrChange w16du:dateUtc="2026-07-07T18:18:00Z" w:author="Author" w:date="2026-07-07T20:18:00Z" w:id="7423">
            <w:rPr>
              <w:rFonts w:ascii="Times New Roman"/>
              <w:color w:val="000000"/>
            </w:rPr>
          </w:rPrChange>
        </w:rPr>
        <w:t>aliqua,</w:t>
      </w:r>
      <w:r w:rsidR="00A96A35" w:rsidRPr="0027638C">
        <w:rPr>
          <w:sz w:val="24"/>
          <w:rPrChange w16du:dateUtc="2026-07-07T18:18:00Z" w:author="Author" w:date="2026-07-07T20:18:00Z" w:id="7424">
            <w:rPr>
              <w:rFonts w:ascii="Times New Roman"/>
              <w:color w:val="000000"/>
              <w:spacing w:val="28"/>
            </w:rPr>
          </w:rPrChange>
        </w:rPr>
        <w:t xml:space="preserve"> </w:t>
      </w:r>
      <w:r w:rsidR="00A96A35" w:rsidRPr="0027638C">
        <w:rPr>
          <w:sz w:val="24"/>
          <w:rPrChange w16du:dateUtc="2026-07-07T18:18:00Z" w:author="Author" w:date="2026-07-07T20:18:00Z" w:id="7425">
            <w:rPr>
              <w:rFonts w:ascii="Times New Roman"/>
              <w:color w:val="000000"/>
            </w:rPr>
          </w:rPrChange>
        </w:rPr>
        <w:t>lorem</w:t>
      </w:r>
      <w:r w:rsidR="00A96A35" w:rsidRPr="0027638C">
        <w:rPr>
          <w:sz w:val="24"/>
          <w:rPrChange w16du:dateUtc="2026-07-07T18:18:00Z" w:author="Author" w:date="2026-07-07T20:18:00Z" w:id="7426">
            <w:rPr>
              <w:rFonts w:ascii="Times New Roman"/>
              <w:color w:val="000000"/>
              <w:spacing w:val="28"/>
            </w:rPr>
          </w:rPrChange>
        </w:rPr>
        <w:t xml:space="preserve"> </w:t>
      </w:r>
      <w:r w:rsidR="00A96A35" w:rsidRPr="0027638C">
        <w:rPr>
          <w:sz w:val="24"/>
          <w:rPrChange w16du:dateUtc="2026-07-07T18:18:00Z" w:author="Author" w:date="2026-07-07T20:18:00Z" w:id="7427">
            <w:rPr>
              <w:rFonts w:ascii="Times New Roman"/>
              <w:color w:val="000000"/>
            </w:rPr>
          </w:rPrChange>
        </w:rPr>
        <w:t>ipsum</w:t>
      </w:r>
      <w:r w:rsidR="00A96A35" w:rsidRPr="0027638C">
        <w:rPr>
          <w:sz w:val="24"/>
          <w:rPrChange w16du:dateUtc="2026-07-07T18:18:00Z" w:author="Author" w:date="2026-07-07T20:18:00Z" w:id="7428">
            <w:rPr>
              <w:rFonts w:ascii="Times New Roman"/>
              <w:color w:val="000000"/>
              <w:spacing w:val="28"/>
            </w:rPr>
          </w:rPrChange>
        </w:rPr>
        <w:t xml:space="preserve"> </w:t>
      </w:r>
      <w:r w:rsidR="00A96A35" w:rsidRPr="0027638C">
        <w:rPr>
          <w:sz w:val="24"/>
          <w:rPrChange w16du:dateUtc="2026-07-07T18:18:00Z" w:author="Author" w:date="2026-07-07T20:18:00Z" w:id="7429">
            <w:rPr>
              <w:rFonts w:ascii="Times New Roman"/>
              <w:color w:val="000000"/>
            </w:rPr>
          </w:rPrChange>
        </w:rPr>
        <w:t>dolor,</w:t>
      </w:r>
      <w:r w:rsidR="00A96A35" w:rsidRPr="0027638C">
        <w:rPr>
          <w:sz w:val="24"/>
          <w:rPrChange w16du:dateUtc="2026-07-07T18:18:00Z" w:author="Author" w:date="2026-07-07T20:18:00Z" w:id="7430">
            <w:rPr>
              <w:rFonts w:ascii="Times New Roman"/>
              <w:color w:val="000000"/>
              <w:spacing w:val="28"/>
            </w:rPr>
          </w:rPrChange>
        </w:rPr>
        <w:t xml:space="preserve"> </w:t>
      </w:r>
      <w:r w:rsidR="00A96A35" w:rsidRPr="0027638C">
        <w:rPr>
          <w:sz w:val="24"/>
          <w:rPrChange w16du:dateUtc="2026-07-07T18:18:00Z" w:author="Author" w:date="2026-07-07T20:18:00Z" w:id="7431">
            <w:rPr>
              <w:rFonts w:ascii="Times New Roman"/>
              <w:color w:val="000000"/>
            </w:rPr>
          </w:rPrChange>
        </w:rPr>
        <w:t>sit</w:t>
      </w:r>
      <w:r w:rsidR="00A96A35" w:rsidRPr="0027638C">
        <w:rPr>
          <w:sz w:val="24"/>
          <w:rPrChange w16du:dateUtc="2026-07-07T18:18:00Z" w:author="Author" w:date="2026-07-07T20:18:00Z" w:id="7432">
            <w:rPr>
              <w:rFonts w:ascii="Times New Roman"/>
              <w:color w:val="000000"/>
              <w:spacing w:val="28"/>
            </w:rPr>
          </w:rPrChange>
        </w:rPr>
        <w:t xml:space="preserve"> </w:t>
      </w:r>
      <w:r w:rsidR="00A96A35" w:rsidRPr="0027638C">
        <w:rPr>
          <w:sz w:val="24"/>
          <w:rPrChange w16du:dateUtc="2026-07-07T18:18:00Z" w:author="Author" w:date="2026-07-07T20:18:00Z" w:id="7433">
            <w:rPr>
              <w:rFonts w:ascii="Times New Roman"/>
              <w:color w:val="000000"/>
            </w:rPr>
          </w:rPrChange>
        </w:rPr>
        <w:t>amet</w:t>
      </w:r>
      <w:r w:rsidR="00A96A35" w:rsidRPr="0027638C">
        <w:rPr>
          <w:sz w:val="24"/>
          <w:rPrChange w16du:dateUtc="2026-07-07T18:18:00Z" w:author="Author" w:date="2026-07-07T20:18:00Z" w:id="7434">
            <w:rPr>
              <w:rFonts w:ascii="Times New Roman"/>
              <w:color w:val="000000"/>
              <w:spacing w:val="28"/>
            </w:rPr>
          </w:rPrChange>
        </w:rPr>
        <w:t xml:space="preserve"> </w:t>
      </w:r>
      <w:r w:rsidR="00A96A35" w:rsidRPr="0027638C">
        <w:rPr>
          <w:sz w:val="24"/>
          <w:rPrChange w16du:dateUtc="2026-07-07T18:18:00Z" w:author="Author" w:date="2026-07-07T20:18:00Z" w:id="7435">
            <w:rPr>
              <w:rFonts w:ascii="Times New Roman"/>
              <w:color w:val="000000"/>
            </w:rPr>
          </w:rPrChange>
        </w:rPr>
        <w:t>consectetur,</w:t>
      </w:r>
      <w:r w:rsidR="00A96A35" w:rsidRPr="0027638C">
        <w:rPr>
          <w:sz w:val="24"/>
          <w:rPrChange w16du:dateUtc="2026-07-07T18:18:00Z" w:author="Author" w:date="2026-07-07T20:18:00Z" w:id="7436">
            <w:rPr>
              <w:rFonts w:ascii="Times New Roman"/>
              <w:color w:val="000000"/>
              <w:spacing w:val="28"/>
            </w:rPr>
          </w:rPrChange>
        </w:rPr>
        <w:t xml:space="preserve"> </w:t>
      </w:r>
      <w:r w:rsidR="00A96A35" w:rsidRPr="0027638C">
        <w:rPr>
          <w:sz w:val="24"/>
          <w:rPrChange w16du:dateUtc="2026-07-07T18:18:00Z" w:author="Author" w:date="2026-07-07T20:18:00Z" w:id="7437">
            <w:rPr>
              <w:rFonts w:ascii="Times New Roman"/>
              <w:color w:val="000000"/>
            </w:rPr>
          </w:rPrChange>
        </w:rPr>
        <w:t>adipiscing</w:t>
      </w:r>
      <w:r w:rsidR="00A96A35" w:rsidRPr="0027638C">
        <w:rPr>
          <w:sz w:val="24"/>
          <w:rPrChange w16du:dateUtc="2026-07-07T18:18:00Z" w:author="Author" w:date="2026-07-07T20:18:00Z" w:id="7438">
            <w:rPr>
              <w:rFonts w:ascii="Times New Roman"/>
              <w:color w:val="000000"/>
              <w:spacing w:val="28"/>
            </w:rPr>
          </w:rPrChange>
        </w:rPr>
        <w:t xml:space="preserve"> </w:t>
      </w:r>
      <w:r w:rsidR="00A96A35" w:rsidRPr="0027638C">
        <w:rPr>
          <w:sz w:val="24"/>
          <w:rPrChange w16du:dateUtc="2026-07-07T18:18:00Z" w:author="Author" w:date="2026-07-07T20:18:00Z" w:id="7439">
            <w:rPr>
              <w:rFonts w:ascii="Times New Roman"/>
              <w:color w:val="000000"/>
            </w:rPr>
          </w:rPrChange>
        </w:rPr>
        <w:t>elit</w:t>
      </w:r>
      <w:r w:rsidR="00A96A35" w:rsidRPr="0027638C">
        <w:rPr>
          <w:sz w:val="24"/>
          <w:rPrChange w16du:dateUtc="2026-07-07T18:18:00Z" w:author="Author" w:date="2026-07-07T20:18:00Z" w:id="7440">
            <w:rPr>
              <w:rFonts w:ascii="Times New Roman"/>
              <w:color w:val="000000"/>
              <w:spacing w:val="28"/>
            </w:rPr>
          </w:rPrChange>
        </w:rPr>
        <w:t xml:space="preserve"> </w:t>
      </w:r>
      <w:r w:rsidR="00A96A35" w:rsidRPr="0027638C">
        <w:rPr>
          <w:sz w:val="24"/>
          <w:rPrChange w16du:dateUtc="2026-07-07T18:18:00Z" w:author="Author" w:date="2026-07-07T20:18:00Z" w:id="7441">
            <w:rPr>
              <w:rFonts w:ascii="Times New Roman" w:hAnsi="Times New Roman"/>
              <w:color w:val="000000"/>
            </w:rPr>
          </w:rPrChange>
        </w:rPr>
        <w:t>sed</w:t>
      </w:r>
      <w:del w16du:dateUtc="2026-07-07T18:18:00Z" w:author="Author" w:date="2026-07-07T20:18:00Z" w:id="7442">
        <w:r>
          <w:rPr>
            <w:color w:val="000000"/>
          </w:rPr>
          <w:cr/>
        </w:r>
      </w:del>
      <w:r w:rsidR="00A96A35" w:rsidRPr="0027638C">
        <w:rPr>
          <w:sz w:val="24"/>
          <w:rPrChange w16du:dateUtc="2026-07-07T18:18:00Z" w:author="Author" w:date="2026-07-07T20:18:00Z" w:id="7443">
            <w:rPr>
              <w:rFonts w:ascii="Times New Roman"/>
              <w:color w:val="000000"/>
              <w:spacing w:val="665"/>
            </w:rPr>
          </w:rPrChange>
        </w:rPr>
        <w:t xml:space="preserve"> </w:t>
      </w:r>
      <w:r w:rsidR="00A96A35" w:rsidRPr="0027638C">
        <w:rPr>
          <w:sz w:val="24"/>
          <w:rPrChange w16du:dateUtc="2026-07-07T18:18:00Z" w:author="Author" w:date="2026-07-07T20:18:00Z" w:id="7444">
            <w:rPr>
              <w:rFonts w:ascii="Times New Roman"/>
              <w:color w:val="000000"/>
            </w:rPr>
          </w:rPrChange>
        </w:rPr>
        <w:t>do</w:t>
      </w:r>
      <w:r w:rsidR="00A96A35" w:rsidRPr="0027638C">
        <w:rPr>
          <w:spacing w:val="-3"/>
          <w:sz w:val="24"/>
          <w:rPrChange w16du:dateUtc="2026-07-07T18:18:00Z" w:author="Author" w:date="2026-07-07T20:18:00Z" w:id="7445">
            <w:rPr>
              <w:rFonts w:ascii="Times New Roman"/>
              <w:color w:val="000000"/>
            </w:rPr>
          </w:rPrChange>
        </w:rPr>
        <w:t xml:space="preserve"> </w:t>
      </w:r>
      <w:r w:rsidR="00A96A35" w:rsidRPr="0027638C">
        <w:rPr>
          <w:sz w:val="24"/>
          <w:rPrChange w16du:dateUtc="2026-07-07T18:18:00Z" w:author="Author" w:date="2026-07-07T20:18:00Z" w:id="7446">
            <w:rPr>
              <w:rFonts w:ascii="Times New Roman"/>
              <w:color w:val="000000"/>
            </w:rPr>
          </w:rPrChange>
        </w:rPr>
        <w:t>(5)</w:t>
      </w:r>
      <w:r w:rsidR="00A96A35" w:rsidRPr="0027638C">
        <w:rPr>
          <w:spacing w:val="-2"/>
          <w:sz w:val="24"/>
          <w:rPrChange w16du:dateUtc="2026-07-07T18:18:00Z" w:author="Author" w:date="2026-07-07T20:18:00Z" w:id="7447">
            <w:rPr>
              <w:rFonts w:ascii="Times New Roman"/>
              <w:color w:val="000000"/>
              <w:spacing w:val="1"/>
            </w:rPr>
          </w:rPrChange>
        </w:rPr>
        <w:t xml:space="preserve"> </w:t>
      </w:r>
      <w:r w:rsidR="00A96A35" w:rsidRPr="0027638C">
        <w:rPr>
          <w:sz w:val="24"/>
          <w:rPrChange w16du:dateUtc="2026-07-07T18:18:00Z" w:author="Author" w:date="2026-07-07T20:18:00Z" w:id="7448">
            <w:rPr>
              <w:rFonts w:ascii="Times New Roman"/>
              <w:color w:val="000000"/>
            </w:rPr>
          </w:rPrChange>
        </w:rPr>
        <w:t>eiusmod</w:t>
      </w:r>
      <w:r w:rsidR="00A96A35" w:rsidRPr="0027638C">
        <w:rPr>
          <w:spacing w:val="-2"/>
          <w:sz w:val="24"/>
          <w:rPrChange w16du:dateUtc="2026-07-07T18:18:00Z" w:author="Author" w:date="2026-07-07T20:18:00Z" w:id="7449">
            <w:rPr>
              <w:rFonts w:ascii="Times New Roman"/>
              <w:color w:val="000000"/>
              <w:spacing w:val="1"/>
            </w:rPr>
          </w:rPrChange>
        </w:rPr>
        <w:t xml:space="preserve"> </w:t>
      </w:r>
      <w:r w:rsidR="00A96A35" w:rsidRPr="0027638C">
        <w:rPr>
          <w:sz w:val="24"/>
          <w:rPrChange w16du:dateUtc="2026-07-07T18:18:00Z" w:author="Author" w:date="2026-07-07T20:18:00Z" w:id="7450">
            <w:rPr>
              <w:rFonts w:ascii="Times New Roman"/>
              <w:color w:val="000000"/>
            </w:rPr>
          </w:rPrChange>
        </w:rPr>
        <w:t>(tempor</w:t>
      </w:r>
      <w:r w:rsidR="00A96A35" w:rsidRPr="0027638C">
        <w:rPr>
          <w:spacing w:val="-2"/>
          <w:sz w:val="24"/>
          <w:rPrChange w16du:dateUtc="2026-07-07T18:18:00Z" w:author="Author" w:date="2026-07-07T20:18:00Z" w:id="7451">
            <w:rPr>
              <w:rFonts w:ascii="Times New Roman"/>
              <w:color w:val="000000"/>
              <w:spacing w:val="1"/>
            </w:rPr>
          </w:rPrChange>
        </w:rPr>
        <w:t xml:space="preserve"> </w:t>
      </w:r>
      <w:r w:rsidR="00A96A35" w:rsidRPr="0027638C">
        <w:rPr>
          <w:sz w:val="24"/>
          <w:rPrChange w16du:dateUtc="2026-07-07T18:18:00Z" w:author="Author" w:date="2026-07-07T20:18:00Z" w:id="7452">
            <w:rPr>
              <w:rFonts w:ascii="Times New Roman"/>
              <w:color w:val="000000"/>
            </w:rPr>
          </w:rPrChange>
        </w:rPr>
        <w:t>incididunt</w:t>
      </w:r>
      <w:r w:rsidR="00A96A35" w:rsidRPr="0027638C">
        <w:rPr>
          <w:spacing w:val="-2"/>
          <w:sz w:val="24"/>
          <w:rPrChange w16du:dateUtc="2026-07-07T18:18:00Z" w:author="Author" w:date="2026-07-07T20:18:00Z" w:id="7453">
            <w:rPr>
              <w:rFonts w:ascii="Times New Roman"/>
              <w:color w:val="000000"/>
              <w:spacing w:val="1"/>
            </w:rPr>
          </w:rPrChange>
        </w:rPr>
        <w:t xml:space="preserve"> </w:t>
      </w:r>
      <w:r w:rsidR="00A96A35" w:rsidRPr="0027638C">
        <w:rPr>
          <w:sz w:val="24"/>
          <w:rPrChange w16du:dateUtc="2026-07-07T18:18:00Z" w:author="Author" w:date="2026-07-07T20:18:00Z" w:id="7454">
            <w:rPr>
              <w:rFonts w:ascii="Times New Roman"/>
              <w:color w:val="000000"/>
            </w:rPr>
          </w:rPrChange>
        </w:rPr>
        <w:t>ut</w:t>
      </w:r>
      <w:r w:rsidR="00A96A35" w:rsidRPr="0027638C">
        <w:rPr>
          <w:spacing w:val="-2"/>
          <w:sz w:val="24"/>
          <w:rPrChange w16du:dateUtc="2026-07-07T18:18:00Z" w:author="Author" w:date="2026-07-07T20:18:00Z" w:id="7455">
            <w:rPr>
              <w:rFonts w:ascii="Times New Roman"/>
              <w:color w:val="000000"/>
              <w:spacing w:val="1"/>
            </w:rPr>
          </w:rPrChange>
        </w:rPr>
        <w:t xml:space="preserve"> </w:t>
      </w:r>
      <w:r w:rsidR="00A96A35" w:rsidRPr="0027638C">
        <w:rPr>
          <w:sz w:val="24"/>
          <w:rPrChange w16du:dateUtc="2026-07-07T18:18:00Z" w:author="Author" w:date="2026-07-07T20:18:00Z" w:id="7456">
            <w:rPr>
              <w:rFonts w:ascii="Times New Roman"/>
              <w:color w:val="000000"/>
            </w:rPr>
          </w:rPrChange>
        </w:rPr>
        <w:t>labore</w:t>
      </w:r>
      <w:r w:rsidR="00A96A35" w:rsidRPr="0027638C">
        <w:rPr>
          <w:spacing w:val="-2"/>
          <w:sz w:val="24"/>
          <w:rPrChange w16du:dateUtc="2026-07-07T18:18:00Z" w:author="Author" w:date="2026-07-07T20:18:00Z" w:id="7457">
            <w:rPr>
              <w:rFonts w:ascii="Times New Roman"/>
              <w:color w:val="000000"/>
              <w:spacing w:val="1"/>
            </w:rPr>
          </w:rPrChange>
        </w:rPr>
        <w:t xml:space="preserve"> </w:t>
      </w:r>
      <w:r w:rsidR="00A96A35" w:rsidRPr="0027638C">
        <w:rPr>
          <w:sz w:val="24"/>
          <w:rPrChange w16du:dateUtc="2026-07-07T18:18:00Z" w:author="Author" w:date="2026-07-07T20:18:00Z" w:id="7458">
            <w:rPr>
              <w:rFonts w:ascii="Times New Roman"/>
              <w:color w:val="000000"/>
            </w:rPr>
          </w:rPrChange>
        </w:rPr>
        <w:t>et</w:t>
      </w:r>
      <w:r w:rsidR="00A96A35" w:rsidRPr="0027638C">
        <w:rPr>
          <w:spacing w:val="-2"/>
          <w:sz w:val="24"/>
          <w:rPrChange w16du:dateUtc="2026-07-07T18:18:00Z" w:author="Author" w:date="2026-07-07T20:18:00Z" w:id="7459">
            <w:rPr>
              <w:rFonts w:ascii="Times New Roman"/>
              <w:color w:val="000000"/>
              <w:spacing w:val="1"/>
            </w:rPr>
          </w:rPrChange>
        </w:rPr>
        <w:t xml:space="preserve"> </w:t>
      </w:r>
      <w:r w:rsidR="00A96A35" w:rsidRPr="0027638C">
        <w:rPr>
          <w:sz w:val="24"/>
          <w:rPrChange w16du:dateUtc="2026-07-07T18:18:00Z" w:author="Author" w:date="2026-07-07T20:18:00Z" w:id="7460">
            <w:rPr>
              <w:rFonts w:ascii="Times New Roman"/>
              <w:color w:val="000000"/>
            </w:rPr>
          </w:rPrChange>
        </w:rPr>
        <w:t>dolore</w:t>
      </w:r>
      <w:r w:rsidR="00A96A35" w:rsidRPr="0027638C">
        <w:rPr>
          <w:spacing w:val="-2"/>
          <w:sz w:val="24"/>
          <w:rPrChange w16du:dateUtc="2026-07-07T18:18:00Z" w:author="Author" w:date="2026-07-07T20:18:00Z" w:id="7461">
            <w:rPr>
              <w:rFonts w:ascii="Times New Roman"/>
              <w:color w:val="000000"/>
              <w:spacing w:val="1"/>
            </w:rPr>
          </w:rPrChange>
        </w:rPr>
        <w:t xml:space="preserve"> </w:t>
      </w:r>
      <w:r w:rsidR="00A96A35" w:rsidRPr="0027638C">
        <w:rPr>
          <w:sz w:val="24"/>
          <w:rPrChange w16du:dateUtc="2026-07-07T18:18:00Z" w:author="Author" w:date="2026-07-07T20:18:00Z" w:id="7462">
            <w:rPr>
              <w:rFonts w:ascii="Times New Roman"/>
              <w:color w:val="000000"/>
            </w:rPr>
          </w:rPrChange>
        </w:rPr>
        <w:t>magna</w:t>
      </w:r>
      <w:r w:rsidR="00A96A35" w:rsidRPr="0027638C">
        <w:rPr>
          <w:spacing w:val="-2"/>
          <w:sz w:val="24"/>
          <w:rPrChange w16du:dateUtc="2026-07-07T18:18:00Z" w:author="Author" w:date="2026-07-07T20:18:00Z" w:id="7463">
            <w:rPr>
              <w:rFonts w:ascii="Times New Roman"/>
              <w:color w:val="000000"/>
              <w:spacing w:val="1"/>
            </w:rPr>
          </w:rPrChange>
        </w:rPr>
        <w:t xml:space="preserve"> </w:t>
      </w:r>
      <w:r w:rsidR="00A96A35" w:rsidRPr="0027638C">
        <w:rPr>
          <w:sz w:val="24"/>
          <w:rPrChange w16du:dateUtc="2026-07-07T18:18:00Z" w:author="Author" w:date="2026-07-07T20:18:00Z" w:id="7464">
            <w:rPr>
              <w:rFonts w:ascii="Times New Roman"/>
              <w:color w:val="000000"/>
            </w:rPr>
          </w:rPrChange>
        </w:rPr>
        <w:t>aliqua)</w:t>
      </w:r>
      <w:r w:rsidR="00A96A35" w:rsidRPr="0027638C">
        <w:rPr>
          <w:spacing w:val="-2"/>
          <w:sz w:val="24"/>
          <w:rPrChange w16du:dateUtc="2026-07-07T18:18:00Z" w:author="Author" w:date="2026-07-07T20:18:00Z" w:id="7465">
            <w:rPr>
              <w:rFonts w:ascii="Times New Roman"/>
              <w:color w:val="000000"/>
              <w:spacing w:val="1"/>
            </w:rPr>
          </w:rPrChange>
        </w:rPr>
        <w:t xml:space="preserve"> </w:t>
      </w:r>
      <w:r w:rsidR="00A96A35" w:rsidRPr="0027638C">
        <w:rPr>
          <w:sz w:val="24"/>
          <w:rPrChange w16du:dateUtc="2026-07-07T18:18:00Z" w:author="Author" w:date="2026-07-07T20:18:00Z" w:id="7466">
            <w:rPr>
              <w:rFonts w:ascii="Times New Roman"/>
              <w:color w:val="000000"/>
            </w:rPr>
          </w:rPrChange>
        </w:rPr>
        <w:t>lorem</w:t>
      </w:r>
      <w:r w:rsidR="00A96A35" w:rsidRPr="0027638C">
        <w:rPr>
          <w:spacing w:val="-2"/>
          <w:sz w:val="24"/>
          <w:rPrChange w16du:dateUtc="2026-07-07T18:18:00Z" w:author="Author" w:date="2026-07-07T20:18:00Z" w:id="7467">
            <w:rPr>
              <w:rFonts w:ascii="Times New Roman"/>
              <w:color w:val="000000"/>
              <w:spacing w:val="1"/>
            </w:rPr>
          </w:rPrChange>
        </w:rPr>
        <w:t xml:space="preserve"> </w:t>
      </w:r>
      <w:r w:rsidR="00A96A35" w:rsidRPr="0027638C">
        <w:rPr>
          <w:sz w:val="24"/>
          <w:rPrChange w16du:dateUtc="2026-07-07T18:18:00Z" w:author="Author" w:date="2026-07-07T20:18:00Z" w:id="7468">
            <w:rPr>
              <w:rFonts w:ascii="Times New Roman"/>
              <w:color w:val="000000"/>
            </w:rPr>
          </w:rPrChange>
        </w:rPr>
        <w:t>ipsum</w:t>
      </w:r>
      <w:r w:rsidR="00A96A35" w:rsidRPr="0027638C">
        <w:rPr>
          <w:spacing w:val="-2"/>
          <w:sz w:val="24"/>
          <w:rPrChange w16du:dateUtc="2026-07-07T18:18:00Z" w:author="Author" w:date="2026-07-07T20:18:00Z" w:id="7469">
            <w:rPr>
              <w:rFonts w:ascii="Times New Roman"/>
              <w:color w:val="000000"/>
              <w:spacing w:val="1"/>
            </w:rPr>
          </w:rPrChange>
        </w:rPr>
        <w:t xml:space="preserve"> </w:t>
      </w:r>
      <w:r w:rsidR="00A96A35" w:rsidRPr="0027638C">
        <w:rPr>
          <w:sz w:val="24"/>
          <w:rPrChange w16du:dateUtc="2026-07-07T18:18:00Z" w:author="Author" w:date="2026-07-07T20:18:00Z" w:id="7470">
            <w:rPr>
              <w:rFonts w:ascii="Times New Roman"/>
              <w:color w:val="000000"/>
            </w:rPr>
          </w:rPrChange>
        </w:rPr>
        <w:t>dolor,</w:t>
      </w:r>
      <w:r w:rsidR="00A96A35" w:rsidRPr="0027638C">
        <w:rPr>
          <w:spacing w:val="-2"/>
          <w:sz w:val="24"/>
          <w:rPrChange w16du:dateUtc="2026-07-07T18:18:00Z" w:author="Author" w:date="2026-07-07T20:18:00Z" w:id="7471">
            <w:rPr>
              <w:rFonts w:ascii="Times New Roman"/>
              <w:color w:val="000000"/>
              <w:spacing w:val="1"/>
            </w:rPr>
          </w:rPrChange>
        </w:rPr>
        <w:t xml:space="preserve"> </w:t>
      </w:r>
      <w:r w:rsidR="00A96A35" w:rsidRPr="0027638C">
        <w:rPr>
          <w:sz w:val="24"/>
          <w:rPrChange w16du:dateUtc="2026-07-07T18:18:00Z" w:author="Author" w:date="2026-07-07T20:18:00Z" w:id="7472">
            <w:rPr>
              <w:rFonts w:ascii="Times New Roman" w:hAnsi="Times New Roman"/>
              <w:color w:val="000000"/>
            </w:rPr>
          </w:rPrChange>
        </w:rPr>
        <w:t>sit</w:t>
      </w:r>
      <w:del w16du:dateUtc="2026-07-07T18:18:00Z" w:author="Author" w:date="2026-07-07T20:18:00Z" w:id="7473">
        <w:r>
          <w:rPr>
            <w:color w:val="000000"/>
          </w:rPr>
          <w:cr/>
        </w:r>
      </w:del>
      <w:r w:rsidR="00A96A35" w:rsidRPr="0027638C">
        <w:rPr>
          <w:sz w:val="24"/>
          <w:rPrChange w16du:dateUtc="2026-07-07T18:18:00Z" w:author="Author" w:date="2026-07-07T20:18:00Z" w:id="7474">
            <w:rPr>
              <w:rFonts w:ascii="Times New Roman"/>
              <w:color w:val="000000"/>
              <w:spacing w:val="665"/>
            </w:rPr>
          </w:rPrChange>
        </w:rPr>
        <w:t xml:space="preserve"> </w:t>
      </w:r>
      <w:r w:rsidR="00A96A35" w:rsidRPr="0027638C">
        <w:rPr>
          <w:sz w:val="24"/>
          <w:rPrChange w16du:dateUtc="2026-07-07T18:18:00Z" w:author="Author" w:date="2026-07-07T20:18:00Z" w:id="7475">
            <w:rPr>
              <w:rFonts w:ascii="Times New Roman"/>
              <w:color w:val="000000"/>
            </w:rPr>
          </w:rPrChange>
        </w:rPr>
        <w:t>amet consectetur adipiscing elit sed do eiusmod tempor incididunt ut Labore Et.</w:t>
      </w:r>
    </w:p>
    <w:p w14:paraId="2F2416F4" w14:textId="77777777" w:rsidP="00C01674" w:rsidR="00C01674" w:rsidRDefault="00000000" w:rsidRPr="0027638C">
      <w:pPr>
        <w:pStyle w:val="ListParagraph"/>
        <w:numPr>
          <w:ilvl w:val="1"/>
          <w:numId w:val="5"/>
        </w:numPr>
        <w:tabs>
          <w:tab w:pos="1438" w:val="left"/>
          <w:tab w:pos="1440" w:val="left"/>
        </w:tabs>
        <w:spacing w:before="236"/>
        <w:ind w:right="357"/>
        <w:rPr>
          <w:sz w:val="24"/>
          <w:rPrChange w16du:dateUtc="2026-07-07T18:18:00Z" w:author="Author" w:date="2026-07-07T20:18:00Z" w:id="7476">
            <w:rPr>
              <w:rFonts w:ascii="Times New Roman"/>
              <w:color w:val="000000"/>
            </w:rPr>
          </w:rPrChange>
        </w:rPr>
        <w:pPrChange w16du:dateUtc="2026-07-07T18:18:00Z" w:author="Author" w:date="2026-07-07T20:18:00Z" w:id="7477">
          <w:pPr>
            <w:spacing w:after="0" w:before="236" w:line="253" w:lineRule="exact"/>
            <w:jc w:val="left"/>
          </w:pPr>
        </w:pPrChange>
      </w:pPr>
      <w:del w16du:dateUtc="2026-07-07T18:18:00Z" w:author="Author" w:date="2026-07-07T20:18:00Z" w:id="7478">
        <w:r>
          <w:rPr>
            <w:color w:val="000000"/>
          </w:rPr>
          <w:delText>(d)</w:delText>
        </w:r>
        <w:r>
          <w:rPr>
            <w:color w:val="000000"/>
            <w:spacing w:val="409"/>
          </w:rPr>
          <w:delText xml:space="preserve"> </w:delText>
        </w:r>
      </w:del>
      <w:r w:rsidR="00A96A35" w:rsidRPr="0027638C">
        <w:rPr>
          <w:sz w:val="24"/>
          <w:rPrChange w16du:dateUtc="2026-07-07T18:18:00Z" w:author="Author" w:date="2026-07-07T20:18:00Z" w:id="7479">
            <w:rPr>
              <w:rFonts w:ascii="Times New Roman"/>
              <w:color w:val="000000"/>
            </w:rPr>
          </w:rPrChange>
        </w:rPr>
        <w:t>Dolore</w:t>
      </w:r>
      <w:r w:rsidR="00A96A35" w:rsidRPr="0027638C">
        <w:rPr>
          <w:spacing w:val="-8"/>
          <w:sz w:val="24"/>
          <w:rPrChange w16du:dateUtc="2026-07-07T18:18:00Z" w:author="Author" w:date="2026-07-07T20:18:00Z" w:id="7480">
            <w:rPr>
              <w:rFonts w:ascii="Times New Roman"/>
              <w:color w:val="000000"/>
              <w:spacing w:val="-6"/>
            </w:rPr>
          </w:rPrChange>
        </w:rPr>
        <w:t xml:space="preserve"> </w:t>
      </w:r>
      <w:r w:rsidR="00A96A35" w:rsidRPr="0027638C">
        <w:rPr>
          <w:sz w:val="24"/>
          <w:rPrChange w16du:dateUtc="2026-07-07T18:18:00Z" w:author="Author" w:date="2026-07-07T20:18:00Z" w:id="7481">
            <w:rPr>
              <w:rFonts w:ascii="Times New Roman"/>
              <w:color w:val="000000"/>
            </w:rPr>
          </w:rPrChange>
        </w:rPr>
        <w:t>magna</w:t>
      </w:r>
      <w:r w:rsidR="00A96A35" w:rsidRPr="0027638C">
        <w:rPr>
          <w:spacing w:val="-8"/>
          <w:sz w:val="24"/>
          <w:rPrChange w16du:dateUtc="2026-07-07T18:18:00Z" w:author="Author" w:date="2026-07-07T20:18:00Z" w:id="7482">
            <w:rPr>
              <w:rFonts w:ascii="Times New Roman"/>
              <w:color w:val="000000"/>
              <w:spacing w:val="-6"/>
            </w:rPr>
          </w:rPrChange>
        </w:rPr>
        <w:t xml:space="preserve"> </w:t>
      </w:r>
      <w:r w:rsidR="00A96A35" w:rsidRPr="0027638C">
        <w:rPr>
          <w:sz w:val="24"/>
          <w:rPrChange w16du:dateUtc="2026-07-07T18:18:00Z" w:author="Author" w:date="2026-07-07T20:18:00Z" w:id="7483">
            <w:rPr>
              <w:rFonts w:ascii="Times New Roman"/>
              <w:color w:val="000000"/>
            </w:rPr>
          </w:rPrChange>
        </w:rPr>
        <w:t>Aliqua,</w:t>
      </w:r>
      <w:r w:rsidR="00A96A35" w:rsidRPr="0027638C">
        <w:rPr>
          <w:spacing w:val="-8"/>
          <w:sz w:val="24"/>
          <w:rPrChange w16du:dateUtc="2026-07-07T18:18:00Z" w:author="Author" w:date="2026-07-07T20:18:00Z" w:id="7484">
            <w:rPr>
              <w:rFonts w:ascii="Times New Roman"/>
              <w:color w:val="000000"/>
              <w:spacing w:val="-6"/>
            </w:rPr>
          </w:rPrChange>
        </w:rPr>
        <w:t xml:space="preserve"> </w:t>
      </w:r>
      <w:r w:rsidR="00A96A35" w:rsidRPr="0027638C">
        <w:rPr>
          <w:sz w:val="24"/>
          <w:rPrChange w16du:dateUtc="2026-07-07T18:18:00Z" w:author="Author" w:date="2026-07-07T20:18:00Z" w:id="7485">
            <w:rPr>
              <w:rFonts w:ascii="Times New Roman"/>
              <w:color w:val="000000"/>
            </w:rPr>
          </w:rPrChange>
        </w:rPr>
        <w:t>Lorem</w:t>
      </w:r>
      <w:r w:rsidR="00A96A35" w:rsidRPr="0027638C">
        <w:rPr>
          <w:spacing w:val="-8"/>
          <w:sz w:val="24"/>
          <w:rPrChange w16du:dateUtc="2026-07-07T18:18:00Z" w:author="Author" w:date="2026-07-07T20:18:00Z" w:id="7486">
            <w:rPr>
              <w:rFonts w:ascii="Times New Roman"/>
              <w:color w:val="000000"/>
              <w:spacing w:val="-6"/>
            </w:rPr>
          </w:rPrChange>
        </w:rPr>
        <w:t xml:space="preserve"> </w:t>
      </w:r>
      <w:r w:rsidR="00A96A35" w:rsidRPr="0027638C">
        <w:rPr>
          <w:sz w:val="24"/>
          <w:rPrChange w16du:dateUtc="2026-07-07T18:18:00Z" w:author="Author" w:date="2026-07-07T20:18:00Z" w:id="7487">
            <w:rPr>
              <w:rFonts w:ascii="Times New Roman"/>
              <w:color w:val="000000"/>
            </w:rPr>
          </w:rPrChange>
        </w:rPr>
        <w:t>ipsum</w:t>
      </w:r>
      <w:r w:rsidR="00A96A35" w:rsidRPr="0027638C">
        <w:rPr>
          <w:spacing w:val="-8"/>
          <w:sz w:val="24"/>
          <w:rPrChange w16du:dateUtc="2026-07-07T18:18:00Z" w:author="Author" w:date="2026-07-07T20:18:00Z" w:id="7488">
            <w:rPr>
              <w:rFonts w:ascii="Times New Roman"/>
              <w:color w:val="000000"/>
              <w:spacing w:val="-6"/>
            </w:rPr>
          </w:rPrChange>
        </w:rPr>
        <w:t xml:space="preserve"> </w:t>
      </w:r>
      <w:r w:rsidR="00A96A35" w:rsidRPr="0027638C">
        <w:rPr>
          <w:sz w:val="24"/>
          <w:rPrChange w16du:dateUtc="2026-07-07T18:18:00Z" w:author="Author" w:date="2026-07-07T20:18:00Z" w:id="7489">
            <w:rPr>
              <w:rFonts w:ascii="Times New Roman"/>
              <w:color w:val="000000"/>
            </w:rPr>
          </w:rPrChange>
        </w:rPr>
        <w:t>dolor</w:t>
      </w:r>
      <w:r w:rsidR="00A96A35" w:rsidRPr="0027638C">
        <w:rPr>
          <w:spacing w:val="-8"/>
          <w:sz w:val="24"/>
          <w:rPrChange w16du:dateUtc="2026-07-07T18:18:00Z" w:author="Author" w:date="2026-07-07T20:18:00Z" w:id="7490">
            <w:rPr>
              <w:rFonts w:ascii="Times New Roman"/>
              <w:color w:val="000000"/>
              <w:spacing w:val="-6"/>
            </w:rPr>
          </w:rPrChange>
        </w:rPr>
        <w:t xml:space="preserve"> </w:t>
      </w:r>
      <w:r w:rsidR="00A96A35" w:rsidRPr="0027638C">
        <w:rPr>
          <w:sz w:val="24"/>
          <w:rPrChange w16du:dateUtc="2026-07-07T18:18:00Z" w:author="Author" w:date="2026-07-07T20:18:00Z" w:id="7491">
            <w:rPr>
              <w:rFonts w:ascii="Times New Roman"/>
              <w:color w:val="000000"/>
            </w:rPr>
          </w:rPrChange>
        </w:rPr>
        <w:t>sit</w:t>
      </w:r>
      <w:r w:rsidR="00A96A35" w:rsidRPr="0027638C">
        <w:rPr>
          <w:spacing w:val="-8"/>
          <w:sz w:val="24"/>
          <w:rPrChange w16du:dateUtc="2026-07-07T18:18:00Z" w:author="Author" w:date="2026-07-07T20:18:00Z" w:id="7492">
            <w:rPr>
              <w:rFonts w:ascii="Times New Roman"/>
              <w:color w:val="000000"/>
              <w:spacing w:val="-6"/>
            </w:rPr>
          </w:rPrChange>
        </w:rPr>
        <w:t xml:space="preserve"> </w:t>
      </w:r>
      <w:r w:rsidR="00A96A35" w:rsidRPr="0027638C">
        <w:rPr>
          <w:sz w:val="24"/>
          <w:rPrChange w16du:dateUtc="2026-07-07T18:18:00Z" w:author="Author" w:date="2026-07-07T20:18:00Z" w:id="7493">
            <w:rPr>
              <w:rFonts w:ascii="Times New Roman"/>
              <w:color w:val="000000"/>
            </w:rPr>
          </w:rPrChange>
        </w:rPr>
        <w:t>amet</w:t>
      </w:r>
      <w:r w:rsidR="00A96A35" w:rsidRPr="0027638C">
        <w:rPr>
          <w:spacing w:val="-8"/>
          <w:sz w:val="24"/>
          <w:rPrChange w16du:dateUtc="2026-07-07T18:18:00Z" w:author="Author" w:date="2026-07-07T20:18:00Z" w:id="7494">
            <w:rPr>
              <w:rFonts w:ascii="Times New Roman"/>
              <w:color w:val="000000"/>
              <w:spacing w:val="-6"/>
            </w:rPr>
          </w:rPrChange>
        </w:rPr>
        <w:t xml:space="preserve"> </w:t>
      </w:r>
      <w:r w:rsidR="00A96A35" w:rsidRPr="0027638C">
        <w:rPr>
          <w:sz w:val="24"/>
          <w:rPrChange w16du:dateUtc="2026-07-07T18:18:00Z" w:author="Author" w:date="2026-07-07T20:18:00Z" w:id="7495">
            <w:rPr>
              <w:rFonts w:ascii="Times New Roman"/>
              <w:color w:val="000000"/>
            </w:rPr>
          </w:rPrChange>
        </w:rPr>
        <w:t>consectetur</w:t>
      </w:r>
      <w:r w:rsidR="00A96A35" w:rsidRPr="0027638C">
        <w:rPr>
          <w:spacing w:val="-8"/>
          <w:sz w:val="24"/>
          <w:rPrChange w16du:dateUtc="2026-07-07T18:18:00Z" w:author="Author" w:date="2026-07-07T20:18:00Z" w:id="7496">
            <w:rPr>
              <w:rFonts w:ascii="Times New Roman"/>
              <w:color w:val="000000"/>
              <w:spacing w:val="-5"/>
            </w:rPr>
          </w:rPrChange>
        </w:rPr>
        <w:t xml:space="preserve"> </w:t>
      </w:r>
      <w:r w:rsidR="00A96A35" w:rsidRPr="0027638C">
        <w:rPr>
          <w:sz w:val="24"/>
          <w:rPrChange w16du:dateUtc="2026-07-07T18:18:00Z" w:author="Author" w:date="2026-07-07T20:18:00Z" w:id="7497">
            <w:rPr>
              <w:rFonts w:ascii="Times New Roman"/>
              <w:color w:val="000000"/>
            </w:rPr>
          </w:rPrChange>
        </w:rPr>
        <w:t>adipiscing</w:t>
      </w:r>
      <w:r w:rsidR="00A96A35" w:rsidRPr="0027638C">
        <w:rPr>
          <w:spacing w:val="-9"/>
          <w:sz w:val="24"/>
          <w:rPrChange w16du:dateUtc="2026-07-07T18:18:00Z" w:author="Author" w:date="2026-07-07T20:18:00Z" w:id="7498">
            <w:rPr>
              <w:rFonts w:ascii="Times New Roman"/>
              <w:color w:val="000000"/>
              <w:spacing w:val="-6"/>
            </w:rPr>
          </w:rPrChange>
        </w:rPr>
        <w:t xml:space="preserve"> </w:t>
      </w:r>
      <w:r w:rsidR="00A96A35" w:rsidRPr="0027638C">
        <w:rPr>
          <w:sz w:val="24"/>
          <w:rPrChange w16du:dateUtc="2026-07-07T18:18:00Z" w:author="Author" w:date="2026-07-07T20:18:00Z" w:id="7499">
            <w:rPr>
              <w:rFonts w:ascii="Times New Roman"/>
              <w:color w:val="000000"/>
            </w:rPr>
          </w:rPrChange>
        </w:rPr>
        <w:t>elit</w:t>
      </w:r>
      <w:r w:rsidR="00A96A35" w:rsidRPr="0027638C">
        <w:rPr>
          <w:spacing w:val="-8"/>
          <w:sz w:val="24"/>
          <w:rPrChange w16du:dateUtc="2026-07-07T18:18:00Z" w:author="Author" w:date="2026-07-07T20:18:00Z" w:id="7500">
            <w:rPr>
              <w:rFonts w:ascii="Times New Roman"/>
              <w:color w:val="000000"/>
              <w:spacing w:val="-6"/>
            </w:rPr>
          </w:rPrChange>
        </w:rPr>
        <w:t xml:space="preserve"> </w:t>
      </w:r>
      <w:r w:rsidR="00A96A35" w:rsidRPr="0027638C">
        <w:rPr>
          <w:sz w:val="24"/>
          <w:rPrChange w16du:dateUtc="2026-07-07T18:18:00Z" w:author="Author" w:date="2026-07-07T20:18:00Z" w:id="7501">
            <w:rPr>
              <w:rFonts w:ascii="Times New Roman"/>
              <w:color w:val="000000"/>
            </w:rPr>
          </w:rPrChange>
        </w:rPr>
        <w:t>sed</w:t>
      </w:r>
      <w:r w:rsidR="00A96A35" w:rsidRPr="0027638C">
        <w:rPr>
          <w:spacing w:val="-8"/>
          <w:sz w:val="24"/>
          <w:rPrChange w16du:dateUtc="2026-07-07T18:18:00Z" w:author="Author" w:date="2026-07-07T20:18:00Z" w:id="7502">
            <w:rPr>
              <w:rFonts w:ascii="Times New Roman"/>
              <w:color w:val="000000"/>
              <w:spacing w:val="-6"/>
            </w:rPr>
          </w:rPrChange>
        </w:rPr>
        <w:t xml:space="preserve"> </w:t>
      </w:r>
      <w:r w:rsidR="00A96A35" w:rsidRPr="0027638C">
        <w:rPr>
          <w:sz w:val="24"/>
          <w:rPrChange w16du:dateUtc="2026-07-07T18:18:00Z" w:author="Author" w:date="2026-07-07T20:18:00Z" w:id="7503">
            <w:rPr>
              <w:rFonts w:ascii="Times New Roman"/>
              <w:color w:val="000000"/>
            </w:rPr>
          </w:rPrChange>
        </w:rPr>
        <w:t>do</w:t>
      </w:r>
      <w:r w:rsidR="00A96A35" w:rsidRPr="0027638C">
        <w:rPr>
          <w:spacing w:val="-8"/>
          <w:sz w:val="24"/>
          <w:rPrChange w16du:dateUtc="2026-07-07T18:18:00Z" w:author="Author" w:date="2026-07-07T20:18:00Z" w:id="7504">
            <w:rPr>
              <w:rFonts w:ascii="Times New Roman"/>
              <w:color w:val="000000"/>
              <w:spacing w:val="-6"/>
            </w:rPr>
          </w:rPrChange>
        </w:rPr>
        <w:t xml:space="preserve"> </w:t>
      </w:r>
      <w:r w:rsidR="00A96A35" w:rsidRPr="0027638C">
        <w:rPr>
          <w:sz w:val="24"/>
          <w:rPrChange w16du:dateUtc="2026-07-07T18:18:00Z" w:author="Author" w:date="2026-07-07T20:18:00Z" w:id="7505">
            <w:rPr>
              <w:rFonts w:ascii="Times New Roman"/>
              <w:color w:val="000000"/>
            </w:rPr>
          </w:rPrChange>
        </w:rPr>
        <w:t>eiusmod</w:t>
      </w:r>
      <w:r w:rsidR="00A96A35" w:rsidRPr="0027638C">
        <w:rPr>
          <w:spacing w:val="-8"/>
          <w:sz w:val="24"/>
          <w:rPrChange w16du:dateUtc="2026-07-07T18:18:00Z" w:author="Author" w:date="2026-07-07T20:18:00Z" w:id="7506">
            <w:rPr>
              <w:rFonts w:ascii="Times New Roman"/>
              <w:color w:val="000000"/>
              <w:spacing w:val="-6"/>
            </w:rPr>
          </w:rPrChange>
        </w:rPr>
        <w:t xml:space="preserve"> </w:t>
      </w:r>
      <w:r w:rsidR="00A96A35" w:rsidRPr="0027638C">
        <w:rPr>
          <w:sz w:val="24"/>
          <w:rPrChange w16du:dateUtc="2026-07-07T18:18:00Z" w:author="Author" w:date="2026-07-07T20:18:00Z" w:id="7507">
            <w:rPr>
              <w:rFonts w:ascii="Times New Roman"/>
              <w:color w:val="000000"/>
            </w:rPr>
          </w:rPrChange>
        </w:rPr>
        <w:t>tempor</w:t>
      </w:r>
      <w:r w:rsidR="00A96A35" w:rsidRPr="0027638C">
        <w:rPr>
          <w:spacing w:val="-8"/>
          <w:sz w:val="24"/>
          <w:rPrChange w16du:dateUtc="2026-07-07T18:18:00Z" w:author="Author" w:date="2026-07-07T20:18:00Z" w:id="7508">
            <w:rPr>
              <w:rFonts w:ascii="Times New Roman"/>
              <w:color w:val="000000"/>
              <w:spacing w:val="-6"/>
            </w:rPr>
          </w:rPrChange>
        </w:rPr>
        <w:t xml:space="preserve"> </w:t>
      </w:r>
      <w:r w:rsidR="00A96A35" w:rsidRPr="0027638C">
        <w:rPr>
          <w:sz w:val="24"/>
          <w:rPrChange w16du:dateUtc="2026-07-07T18:18:00Z" w:author="Author" w:date="2026-07-07T20:18:00Z" w:id="7509">
            <w:rPr>
              <w:rFonts w:ascii="Times New Roman" w:hAnsi="Times New Roman"/>
              <w:color w:val="000000"/>
            </w:rPr>
          </w:rPrChange>
        </w:rPr>
        <w:t>incididunt</w:t>
      </w:r>
      <w:del w16du:dateUtc="2026-07-07T18:18:00Z" w:author="Author" w:date="2026-07-07T20:18:00Z" w:id="7510">
        <w:r>
          <w:rPr>
            <w:color w:val="000000"/>
          </w:rPr>
          <w:cr/>
        </w:r>
      </w:del>
      <w:r w:rsidR="00A96A35" w:rsidRPr="0027638C">
        <w:rPr>
          <w:sz w:val="24"/>
          <w:rPrChange w16du:dateUtc="2026-07-07T18:18:00Z" w:author="Author" w:date="2026-07-07T20:18:00Z" w:id="7511">
            <w:rPr>
              <w:rFonts w:ascii="Times New Roman"/>
              <w:color w:val="000000"/>
              <w:spacing w:val="665"/>
            </w:rPr>
          </w:rPrChange>
        </w:rPr>
        <w:t xml:space="preserve"> </w:t>
      </w:r>
      <w:r w:rsidR="00A96A35" w:rsidRPr="0027638C">
        <w:rPr>
          <w:sz w:val="24"/>
          <w:rPrChange w16du:dateUtc="2026-07-07T18:18:00Z" w:author="Author" w:date="2026-07-07T20:18:00Z" w:id="7512">
            <w:rPr>
              <w:rFonts w:ascii="Times New Roman"/>
              <w:color w:val="000000"/>
            </w:rPr>
          </w:rPrChange>
        </w:rPr>
        <w:t>ut</w:t>
      </w:r>
      <w:r w:rsidR="00A96A35" w:rsidRPr="0027638C">
        <w:rPr>
          <w:sz w:val="24"/>
          <w:rPrChange w16du:dateUtc="2026-07-07T18:18:00Z" w:author="Author" w:date="2026-07-07T20:18:00Z" w:id="7513">
            <w:rPr>
              <w:rFonts w:ascii="Times New Roman"/>
              <w:color w:val="000000"/>
              <w:spacing w:val="23"/>
            </w:rPr>
          </w:rPrChange>
        </w:rPr>
        <w:t xml:space="preserve"> </w:t>
      </w:r>
      <w:r w:rsidR="00A96A35" w:rsidRPr="0027638C">
        <w:rPr>
          <w:sz w:val="24"/>
          <w:rPrChange w16du:dateUtc="2026-07-07T18:18:00Z" w:author="Author" w:date="2026-07-07T20:18:00Z" w:id="7514">
            <w:rPr>
              <w:rFonts w:ascii="Times New Roman"/>
              <w:color w:val="000000"/>
            </w:rPr>
          </w:rPrChange>
        </w:rPr>
        <w:t>labore</w:t>
      </w:r>
      <w:r w:rsidR="00A96A35" w:rsidRPr="0027638C">
        <w:rPr>
          <w:sz w:val="24"/>
          <w:rPrChange w16du:dateUtc="2026-07-07T18:18:00Z" w:author="Author" w:date="2026-07-07T20:18:00Z" w:id="7515">
            <w:rPr>
              <w:rFonts w:ascii="Times New Roman"/>
              <w:color w:val="000000"/>
              <w:spacing w:val="23"/>
            </w:rPr>
          </w:rPrChange>
        </w:rPr>
        <w:t xml:space="preserve"> </w:t>
      </w:r>
      <w:r w:rsidR="00A96A35" w:rsidRPr="0027638C">
        <w:rPr>
          <w:sz w:val="24"/>
          <w:rPrChange w16du:dateUtc="2026-07-07T18:18:00Z" w:author="Author" w:date="2026-07-07T20:18:00Z" w:id="7516">
            <w:rPr>
              <w:rFonts w:ascii="Times New Roman"/>
              <w:color w:val="000000"/>
            </w:rPr>
          </w:rPrChange>
        </w:rPr>
        <w:t>et</w:t>
      </w:r>
      <w:r w:rsidR="00A96A35" w:rsidRPr="0027638C">
        <w:rPr>
          <w:sz w:val="24"/>
          <w:rPrChange w16du:dateUtc="2026-07-07T18:18:00Z" w:author="Author" w:date="2026-07-07T20:18:00Z" w:id="7517">
            <w:rPr>
              <w:rFonts w:ascii="Times New Roman"/>
              <w:color w:val="000000"/>
              <w:spacing w:val="23"/>
            </w:rPr>
          </w:rPrChange>
        </w:rPr>
        <w:t xml:space="preserve"> </w:t>
      </w:r>
      <w:r w:rsidR="00A96A35" w:rsidRPr="0027638C">
        <w:rPr>
          <w:sz w:val="24"/>
          <w:rPrChange w16du:dateUtc="2026-07-07T18:18:00Z" w:author="Author" w:date="2026-07-07T20:18:00Z" w:id="7518">
            <w:rPr>
              <w:rFonts w:ascii="Times New Roman"/>
              <w:color w:val="000000"/>
            </w:rPr>
          </w:rPrChange>
        </w:rPr>
        <w:t>dolore</w:t>
      </w:r>
      <w:r w:rsidR="00A96A35" w:rsidRPr="0027638C">
        <w:rPr>
          <w:sz w:val="24"/>
          <w:rPrChange w16du:dateUtc="2026-07-07T18:18:00Z" w:author="Author" w:date="2026-07-07T20:18:00Z" w:id="7519">
            <w:rPr>
              <w:rFonts w:ascii="Times New Roman"/>
              <w:color w:val="000000"/>
              <w:spacing w:val="23"/>
            </w:rPr>
          </w:rPrChange>
        </w:rPr>
        <w:t xml:space="preserve"> </w:t>
      </w:r>
      <w:r w:rsidR="00A96A35" w:rsidRPr="0027638C">
        <w:rPr>
          <w:sz w:val="24"/>
          <w:rPrChange w16du:dateUtc="2026-07-07T18:18:00Z" w:author="Author" w:date="2026-07-07T20:18:00Z" w:id="7520">
            <w:rPr>
              <w:rFonts w:ascii="Times New Roman"/>
              <w:color w:val="000000"/>
            </w:rPr>
          </w:rPrChange>
        </w:rPr>
        <w:t>magna</w:t>
      </w:r>
      <w:r w:rsidR="00A96A35" w:rsidRPr="0027638C">
        <w:rPr>
          <w:sz w:val="24"/>
          <w:rPrChange w16du:dateUtc="2026-07-07T18:18:00Z" w:author="Author" w:date="2026-07-07T20:18:00Z" w:id="7521">
            <w:rPr>
              <w:rFonts w:ascii="Times New Roman"/>
              <w:color w:val="000000"/>
              <w:spacing w:val="23"/>
            </w:rPr>
          </w:rPrChange>
        </w:rPr>
        <w:t xml:space="preserve"> </w:t>
      </w:r>
      <w:r w:rsidR="00A96A35" w:rsidRPr="0027638C">
        <w:rPr>
          <w:sz w:val="24"/>
          <w:rPrChange w16du:dateUtc="2026-07-07T18:18:00Z" w:author="Author" w:date="2026-07-07T20:18:00Z" w:id="7522">
            <w:rPr>
              <w:rFonts w:ascii="Times New Roman"/>
              <w:color w:val="000000"/>
            </w:rPr>
          </w:rPrChange>
        </w:rPr>
        <w:t>aliqua</w:t>
      </w:r>
      <w:r w:rsidR="00A96A35" w:rsidRPr="0027638C">
        <w:rPr>
          <w:sz w:val="24"/>
          <w:rPrChange w16du:dateUtc="2026-07-07T18:18:00Z" w:author="Author" w:date="2026-07-07T20:18:00Z" w:id="7523">
            <w:rPr>
              <w:rFonts w:ascii="Times New Roman"/>
              <w:color w:val="000000"/>
              <w:spacing w:val="23"/>
            </w:rPr>
          </w:rPrChange>
        </w:rPr>
        <w:t xml:space="preserve"> </w:t>
      </w:r>
      <w:r w:rsidR="00A96A35" w:rsidRPr="0027638C">
        <w:rPr>
          <w:sz w:val="24"/>
          <w:rPrChange w16du:dateUtc="2026-07-07T18:18:00Z" w:author="Author" w:date="2026-07-07T20:18:00Z" w:id="7524">
            <w:rPr>
              <w:rFonts w:ascii="Times New Roman"/>
              <w:color w:val="000000"/>
            </w:rPr>
          </w:rPrChange>
        </w:rPr>
        <w:t>(lorem</w:t>
      </w:r>
      <w:r w:rsidR="00A96A35" w:rsidRPr="0027638C">
        <w:rPr>
          <w:sz w:val="24"/>
          <w:rPrChange w16du:dateUtc="2026-07-07T18:18:00Z" w:author="Author" w:date="2026-07-07T20:18:00Z" w:id="7525">
            <w:rPr>
              <w:rFonts w:ascii="Times New Roman"/>
              <w:color w:val="000000"/>
              <w:spacing w:val="23"/>
            </w:rPr>
          </w:rPrChange>
        </w:rPr>
        <w:t xml:space="preserve"> </w:t>
      </w:r>
      <w:r w:rsidR="00A96A35" w:rsidRPr="0027638C">
        <w:rPr>
          <w:sz w:val="24"/>
          <w:rPrChange w16du:dateUtc="2026-07-07T18:18:00Z" w:author="Author" w:date="2026-07-07T20:18:00Z" w:id="7526">
            <w:rPr>
              <w:rFonts w:ascii="Times New Roman"/>
              <w:color w:val="000000"/>
            </w:rPr>
          </w:rPrChange>
        </w:rPr>
        <w:t>IPSUM</w:t>
      </w:r>
      <w:r w:rsidR="00A96A35" w:rsidRPr="0027638C">
        <w:rPr>
          <w:sz w:val="24"/>
          <w:rPrChange w16du:dateUtc="2026-07-07T18:18:00Z" w:author="Author" w:date="2026-07-07T20:18:00Z" w:id="7527">
            <w:rPr>
              <w:rFonts w:ascii="Times New Roman"/>
              <w:color w:val="000000"/>
              <w:spacing w:val="23"/>
            </w:rPr>
          </w:rPrChange>
        </w:rPr>
        <w:t xml:space="preserve"> </w:t>
      </w:r>
      <w:r w:rsidR="00A96A35" w:rsidRPr="0027638C">
        <w:rPr>
          <w:sz w:val="24"/>
          <w:rPrChange w16du:dateUtc="2026-07-07T18:18:00Z" w:author="Author" w:date="2026-07-07T20:18:00Z" w:id="7528">
            <w:rPr>
              <w:rFonts w:ascii="Times New Roman"/>
              <w:color w:val="000000"/>
            </w:rPr>
          </w:rPrChange>
        </w:rPr>
        <w:t>2</w:t>
      </w:r>
      <w:r w:rsidR="00A96A35" w:rsidRPr="0027638C">
        <w:rPr>
          <w:sz w:val="24"/>
          <w:rPrChange w16du:dateUtc="2026-07-07T18:18:00Z" w:author="Author" w:date="2026-07-07T20:18:00Z" w:id="7529">
            <w:rPr>
              <w:rFonts w:ascii="Times New Roman"/>
              <w:color w:val="000000"/>
              <w:spacing w:val="23"/>
            </w:rPr>
          </w:rPrChange>
        </w:rPr>
        <w:t xml:space="preserve"> </w:t>
      </w:r>
      <w:r w:rsidR="00A96A35" w:rsidRPr="0027638C">
        <w:rPr>
          <w:sz w:val="24"/>
          <w:rPrChange w16du:dateUtc="2026-07-07T18:18:00Z" w:author="Author" w:date="2026-07-07T20:18:00Z" w:id="7530">
            <w:rPr>
              <w:rFonts w:ascii="Times New Roman"/>
              <w:color w:val="000000"/>
            </w:rPr>
          </w:rPrChange>
        </w:rPr>
        <w:t>Dolor</w:t>
      </w:r>
      <w:r w:rsidR="00A96A35" w:rsidRPr="0027638C">
        <w:rPr>
          <w:sz w:val="24"/>
          <w:rPrChange w16du:dateUtc="2026-07-07T18:18:00Z" w:author="Author" w:date="2026-07-07T20:18:00Z" w:id="7531">
            <w:rPr>
              <w:rFonts w:ascii="Times New Roman"/>
              <w:color w:val="000000"/>
              <w:spacing w:val="23"/>
            </w:rPr>
          </w:rPrChange>
        </w:rPr>
        <w:t xml:space="preserve"> </w:t>
      </w:r>
      <w:r w:rsidR="00A96A35" w:rsidRPr="0027638C">
        <w:rPr>
          <w:sz w:val="24"/>
          <w:rPrChange w16du:dateUtc="2026-07-07T18:18:00Z" w:author="Author" w:date="2026-07-07T20:18:00Z" w:id="7532">
            <w:rPr>
              <w:rFonts w:ascii="Times New Roman"/>
              <w:color w:val="000000"/>
            </w:rPr>
          </w:rPrChange>
        </w:rPr>
        <w:t>SIT,</w:t>
      </w:r>
      <w:r w:rsidR="00A96A35" w:rsidRPr="0027638C">
        <w:rPr>
          <w:sz w:val="24"/>
          <w:rPrChange w16du:dateUtc="2026-07-07T18:18:00Z" w:author="Author" w:date="2026-07-07T20:18:00Z" w:id="7533">
            <w:rPr>
              <w:rFonts w:ascii="Times New Roman"/>
              <w:color w:val="000000"/>
              <w:spacing w:val="23"/>
            </w:rPr>
          </w:rPrChange>
        </w:rPr>
        <w:t xml:space="preserve"> </w:t>
      </w:r>
      <w:r w:rsidR="00A96A35" w:rsidRPr="0027638C">
        <w:rPr>
          <w:sz w:val="24"/>
          <w:rPrChange w16du:dateUtc="2026-07-07T18:18:00Z" w:author="Author" w:date="2026-07-07T20:18:00Z" w:id="7534">
            <w:rPr>
              <w:rFonts w:ascii="Times New Roman"/>
              <w:color w:val="000000"/>
            </w:rPr>
          </w:rPrChange>
        </w:rPr>
        <w:t>AMET</w:t>
      </w:r>
      <w:r w:rsidR="00A96A35" w:rsidRPr="0027638C">
        <w:rPr>
          <w:sz w:val="24"/>
          <w:rPrChange w16du:dateUtc="2026-07-07T18:18:00Z" w:author="Author" w:date="2026-07-07T20:18:00Z" w:id="7535">
            <w:rPr>
              <w:rFonts w:ascii="Times New Roman"/>
              <w:color w:val="000000"/>
              <w:spacing w:val="23"/>
            </w:rPr>
          </w:rPrChange>
        </w:rPr>
        <w:t xml:space="preserve"> </w:t>
      </w:r>
      <w:r w:rsidR="00A96A35" w:rsidRPr="0027638C">
        <w:rPr>
          <w:sz w:val="24"/>
          <w:rPrChange w16du:dateUtc="2026-07-07T18:18:00Z" w:author="Author" w:date="2026-07-07T20:18:00Z" w:id="7536">
            <w:rPr>
              <w:rFonts w:ascii="Times New Roman"/>
              <w:color w:val="000000"/>
            </w:rPr>
          </w:rPrChange>
        </w:rPr>
        <w:t>2</w:t>
      </w:r>
      <w:r w:rsidR="00A96A35" w:rsidRPr="0027638C">
        <w:rPr>
          <w:sz w:val="24"/>
          <w:rPrChange w16du:dateUtc="2026-07-07T18:18:00Z" w:author="Author" w:date="2026-07-07T20:18:00Z" w:id="7537">
            <w:rPr>
              <w:rFonts w:ascii="Times New Roman"/>
              <w:color w:val="000000"/>
              <w:spacing w:val="23"/>
            </w:rPr>
          </w:rPrChange>
        </w:rPr>
        <w:t xml:space="preserve"> </w:t>
      </w:r>
      <w:r w:rsidR="00A96A35" w:rsidRPr="0027638C">
        <w:rPr>
          <w:sz w:val="24"/>
          <w:rPrChange w16du:dateUtc="2026-07-07T18:18:00Z" w:author="Author" w:date="2026-07-07T20:18:00Z" w:id="7538">
            <w:rPr>
              <w:rFonts w:ascii="Times New Roman"/>
              <w:color w:val="000000"/>
            </w:rPr>
          </w:rPrChange>
        </w:rPr>
        <w:t>Consectetur</w:t>
      </w:r>
      <w:r w:rsidR="00A96A35" w:rsidRPr="0027638C">
        <w:rPr>
          <w:sz w:val="24"/>
          <w:rPrChange w16du:dateUtc="2026-07-07T18:18:00Z" w:author="Author" w:date="2026-07-07T20:18:00Z" w:id="7539">
            <w:rPr>
              <w:rFonts w:ascii="Times New Roman"/>
              <w:color w:val="000000"/>
              <w:spacing w:val="23"/>
            </w:rPr>
          </w:rPrChange>
        </w:rPr>
        <w:t xml:space="preserve"> </w:t>
      </w:r>
      <w:r w:rsidR="00A96A35" w:rsidRPr="0027638C">
        <w:rPr>
          <w:sz w:val="24"/>
          <w:rPrChange w16du:dateUtc="2026-07-07T18:18:00Z" w:author="Author" w:date="2026-07-07T20:18:00Z" w:id="7540">
            <w:rPr>
              <w:rFonts w:ascii="Times New Roman"/>
              <w:color w:val="000000"/>
            </w:rPr>
          </w:rPrChange>
        </w:rPr>
        <w:t>ADIPISCING</w:t>
      </w:r>
      <w:r w:rsidR="00A96A35" w:rsidRPr="0027638C">
        <w:rPr>
          <w:sz w:val="24"/>
          <w:rPrChange w16du:dateUtc="2026-07-07T18:18:00Z" w:author="Author" w:date="2026-07-07T20:18:00Z" w:id="7541">
            <w:rPr>
              <w:rFonts w:ascii="Times New Roman"/>
              <w:color w:val="000000"/>
              <w:spacing w:val="23"/>
            </w:rPr>
          </w:rPrChange>
        </w:rPr>
        <w:t xml:space="preserve"> </w:t>
      </w:r>
      <w:r w:rsidR="00A96A35" w:rsidRPr="0027638C">
        <w:rPr>
          <w:sz w:val="24"/>
          <w:rPrChange w16du:dateUtc="2026-07-07T18:18:00Z" w:author="Author" w:date="2026-07-07T20:18:00Z" w:id="7542">
            <w:rPr>
              <w:rFonts w:ascii="Times New Roman"/>
              <w:color w:val="000000"/>
            </w:rPr>
          </w:rPrChange>
        </w:rPr>
        <w:t>elit</w:t>
      </w:r>
      <w:r w:rsidR="00A96A35" w:rsidRPr="0027638C">
        <w:rPr>
          <w:sz w:val="24"/>
          <w:rPrChange w16du:dateUtc="2026-07-07T18:18:00Z" w:author="Author" w:date="2026-07-07T20:18:00Z" w:id="7543">
            <w:rPr>
              <w:rFonts w:ascii="Times New Roman"/>
              <w:color w:val="000000"/>
              <w:spacing w:val="23"/>
            </w:rPr>
          </w:rPrChange>
        </w:rPr>
        <w:t xml:space="preserve"> </w:t>
      </w:r>
      <w:r w:rsidR="00A96A35" w:rsidRPr="0027638C">
        <w:rPr>
          <w:sz w:val="24"/>
          <w:rPrChange w16du:dateUtc="2026-07-07T18:18:00Z" w:author="Author" w:date="2026-07-07T20:18:00Z" w:id="7544">
            <w:rPr>
              <w:rFonts w:ascii="Times New Roman" w:hAnsi="Times New Roman"/>
              <w:color w:val="000000"/>
            </w:rPr>
          </w:rPrChange>
        </w:rPr>
        <w:t>sed</w:t>
      </w:r>
      <w:del w16du:dateUtc="2026-07-07T18:18:00Z" w:author="Author" w:date="2026-07-07T20:18:00Z" w:id="7545">
        <w:r>
          <w:rPr>
            <w:color w:val="000000"/>
          </w:rPr>
          <w:cr/>
        </w:r>
      </w:del>
      <w:r w:rsidR="00A96A35" w:rsidRPr="0027638C">
        <w:rPr>
          <w:sz w:val="24"/>
          <w:rPrChange w16du:dateUtc="2026-07-07T18:18:00Z" w:author="Author" w:date="2026-07-07T20:18:00Z" w:id="7546">
            <w:rPr>
              <w:rFonts w:ascii="Times New Roman"/>
              <w:color w:val="000000"/>
              <w:spacing w:val="665"/>
            </w:rPr>
          </w:rPrChange>
        </w:rPr>
        <w:t xml:space="preserve"> </w:t>
      </w:r>
      <w:r w:rsidR="00A96A35" w:rsidRPr="0027638C">
        <w:rPr>
          <w:sz w:val="24"/>
          <w:rPrChange w16du:dateUtc="2026-07-07T18:18:00Z" w:author="Author" w:date="2026-07-07T20:18:00Z" w:id="7547">
            <w:rPr>
              <w:rFonts w:ascii="Times New Roman"/>
              <w:color w:val="000000"/>
            </w:rPr>
          </w:rPrChange>
        </w:rPr>
        <w:t>do</w:t>
      </w:r>
      <w:r w:rsidR="00A96A35" w:rsidRPr="0027638C">
        <w:rPr>
          <w:spacing w:val="-4"/>
          <w:sz w:val="24"/>
          <w:rPrChange w16du:dateUtc="2026-07-07T18:18:00Z" w:author="Author" w:date="2026-07-07T20:18:00Z" w:id="7548">
            <w:rPr>
              <w:rFonts w:ascii="Times New Roman"/>
              <w:color w:val="000000"/>
            </w:rPr>
          </w:rPrChange>
        </w:rPr>
        <w:t xml:space="preserve"> </w:t>
      </w:r>
      <w:r w:rsidR="00A96A35" w:rsidRPr="0027638C">
        <w:rPr>
          <w:sz w:val="24"/>
          <w:rPrChange w16du:dateUtc="2026-07-07T18:18:00Z" w:author="Author" w:date="2026-07-07T20:18:00Z" w:id="7549">
            <w:rPr>
              <w:rFonts w:ascii="Times New Roman"/>
              <w:color w:val="000000"/>
            </w:rPr>
          </w:rPrChange>
        </w:rPr>
        <w:t>eiusmod</w:t>
      </w:r>
      <w:r w:rsidR="00A96A35" w:rsidRPr="0027638C">
        <w:rPr>
          <w:spacing w:val="-4"/>
          <w:sz w:val="24"/>
          <w:rPrChange w16du:dateUtc="2026-07-07T18:18:00Z" w:author="Author" w:date="2026-07-07T20:18:00Z" w:id="7550">
            <w:rPr>
              <w:rFonts w:ascii="Times New Roman"/>
              <w:color w:val="000000"/>
            </w:rPr>
          </w:rPrChange>
        </w:rPr>
        <w:t xml:space="preserve"> </w:t>
      </w:r>
      <w:r w:rsidR="00A96A35" w:rsidRPr="0027638C">
        <w:rPr>
          <w:sz w:val="24"/>
          <w:rPrChange w16du:dateUtc="2026-07-07T18:18:00Z" w:author="Author" w:date="2026-07-07T20:18:00Z" w:id="7551">
            <w:rPr>
              <w:rFonts w:ascii="Times New Roman" w:hAnsi="Times New Roman"/>
              <w:color w:val="000000"/>
            </w:rPr>
          </w:rPrChange>
        </w:rPr>
        <w:t>Tempor’incididunt</w:t>
      </w:r>
      <w:r w:rsidR="00A96A35" w:rsidRPr="0027638C">
        <w:rPr>
          <w:spacing w:val="-4"/>
          <w:sz w:val="24"/>
          <w:rPrChange w16du:dateUtc="2026-07-07T18:18:00Z" w:author="Author" w:date="2026-07-07T20:18:00Z" w:id="7552">
            <w:rPr>
              <w:rFonts w:ascii="Times New Roman"/>
              <w:color w:val="000000"/>
            </w:rPr>
          </w:rPrChange>
        </w:rPr>
        <w:t xml:space="preserve"> </w:t>
      </w:r>
      <w:r w:rsidR="00A96A35" w:rsidRPr="0027638C">
        <w:rPr>
          <w:sz w:val="24"/>
          <w:rPrChange w16du:dateUtc="2026-07-07T18:18:00Z" w:author="Author" w:date="2026-07-07T20:18:00Z" w:id="7553">
            <w:rPr>
              <w:rFonts w:ascii="Times New Roman"/>
              <w:color w:val="000000"/>
            </w:rPr>
          </w:rPrChange>
        </w:rPr>
        <w:t>UT</w:t>
      </w:r>
      <w:r w:rsidR="00A96A35" w:rsidRPr="0027638C">
        <w:rPr>
          <w:spacing w:val="-4"/>
          <w:sz w:val="24"/>
          <w:rPrChange w16du:dateUtc="2026-07-07T18:18:00Z" w:author="Author" w:date="2026-07-07T20:18:00Z" w:id="7554">
            <w:rPr>
              <w:rFonts w:ascii="Times New Roman"/>
              <w:color w:val="000000"/>
            </w:rPr>
          </w:rPrChange>
        </w:rPr>
        <w:t xml:space="preserve"> </w:t>
      </w:r>
      <w:r w:rsidR="00A96A35" w:rsidRPr="0027638C">
        <w:rPr>
          <w:sz w:val="24"/>
          <w:rPrChange w16du:dateUtc="2026-07-07T18:18:00Z" w:author="Author" w:date="2026-07-07T20:18:00Z" w:id="7555">
            <w:rPr>
              <w:rFonts w:ascii="Times New Roman"/>
              <w:color w:val="000000"/>
            </w:rPr>
          </w:rPrChange>
        </w:rPr>
        <w:t>27001</w:t>
      </w:r>
      <w:r w:rsidR="00A96A35" w:rsidRPr="0027638C">
        <w:rPr>
          <w:spacing w:val="-4"/>
          <w:sz w:val="24"/>
          <w:rPrChange w16du:dateUtc="2026-07-07T18:18:00Z" w:author="Author" w:date="2026-07-07T20:18:00Z" w:id="7556">
            <w:rPr>
              <w:rFonts w:ascii="Times New Roman"/>
              <w:color w:val="000000"/>
            </w:rPr>
          </w:rPrChange>
        </w:rPr>
        <w:t xml:space="preserve"> </w:t>
      </w:r>
      <w:r w:rsidR="00A96A35" w:rsidRPr="0027638C">
        <w:rPr>
          <w:sz w:val="24"/>
          <w:rPrChange w16du:dateUtc="2026-07-07T18:18:00Z" w:author="Author" w:date="2026-07-07T20:18:00Z" w:id="7557">
            <w:rPr>
              <w:rFonts w:ascii="Times New Roman"/>
              <w:color w:val="000000"/>
            </w:rPr>
          </w:rPrChange>
        </w:rPr>
        <w:t>labore).</w:t>
      </w:r>
      <w:r w:rsidR="00A96A35" w:rsidRPr="0027638C">
        <w:rPr>
          <w:spacing w:val="-4"/>
          <w:sz w:val="24"/>
          <w:rPrChange w16du:dateUtc="2026-07-07T18:18:00Z" w:author="Author" w:date="2026-07-07T20:18:00Z" w:id="7558">
            <w:rPr>
              <w:rFonts w:ascii="Times New Roman"/>
              <w:color w:val="000000"/>
            </w:rPr>
          </w:rPrChange>
        </w:rPr>
        <w:t xml:space="preserve"> </w:t>
      </w:r>
      <w:r w:rsidR="00A96A35" w:rsidRPr="0027638C">
        <w:rPr>
          <w:sz w:val="24"/>
          <w:rPrChange w16du:dateUtc="2026-07-07T18:18:00Z" w:author="Author" w:date="2026-07-07T20:18:00Z" w:id="7559">
            <w:rPr>
              <w:rFonts w:ascii="Times New Roman"/>
              <w:color w:val="000000"/>
            </w:rPr>
          </w:rPrChange>
        </w:rPr>
        <w:t>Et</w:t>
      </w:r>
      <w:r w:rsidR="00A96A35" w:rsidRPr="0027638C">
        <w:rPr>
          <w:spacing w:val="-4"/>
          <w:sz w:val="24"/>
          <w:rPrChange w16du:dateUtc="2026-07-07T18:18:00Z" w:author="Author" w:date="2026-07-07T20:18:00Z" w:id="7560">
            <w:rPr>
              <w:rFonts w:ascii="Times New Roman"/>
              <w:color w:val="000000"/>
            </w:rPr>
          </w:rPrChange>
        </w:rPr>
        <w:t xml:space="preserve"> </w:t>
      </w:r>
      <w:r w:rsidR="00A96A35" w:rsidRPr="0027638C">
        <w:rPr>
          <w:sz w:val="24"/>
          <w:rPrChange w16du:dateUtc="2026-07-07T18:18:00Z" w:author="Author" w:date="2026-07-07T20:18:00Z" w:id="7561">
            <w:rPr>
              <w:rFonts w:ascii="Times New Roman"/>
              <w:color w:val="000000"/>
            </w:rPr>
          </w:rPrChange>
        </w:rPr>
        <w:t>dolore</w:t>
      </w:r>
      <w:r w:rsidR="00A96A35" w:rsidRPr="0027638C">
        <w:rPr>
          <w:spacing w:val="-4"/>
          <w:sz w:val="24"/>
          <w:rPrChange w16du:dateUtc="2026-07-07T18:18:00Z" w:author="Author" w:date="2026-07-07T20:18:00Z" w:id="7562">
            <w:rPr>
              <w:rFonts w:ascii="Times New Roman"/>
              <w:color w:val="000000"/>
            </w:rPr>
          </w:rPrChange>
        </w:rPr>
        <w:t xml:space="preserve"> </w:t>
      </w:r>
      <w:r w:rsidR="00A96A35" w:rsidRPr="0027638C">
        <w:rPr>
          <w:sz w:val="24"/>
          <w:rPrChange w16du:dateUtc="2026-07-07T18:18:00Z" w:author="Author" w:date="2026-07-07T20:18:00Z" w:id="7563">
            <w:rPr>
              <w:rFonts w:ascii="Times New Roman"/>
              <w:color w:val="000000"/>
            </w:rPr>
          </w:rPrChange>
        </w:rPr>
        <w:t>magna</w:t>
      </w:r>
      <w:r w:rsidR="00A96A35" w:rsidRPr="0027638C">
        <w:rPr>
          <w:spacing w:val="-4"/>
          <w:sz w:val="24"/>
          <w:rPrChange w16du:dateUtc="2026-07-07T18:18:00Z" w:author="Author" w:date="2026-07-07T20:18:00Z" w:id="7564">
            <w:rPr>
              <w:rFonts w:ascii="Times New Roman"/>
              <w:color w:val="000000"/>
            </w:rPr>
          </w:rPrChange>
        </w:rPr>
        <w:t xml:space="preserve"> </w:t>
      </w:r>
      <w:r w:rsidR="00A96A35" w:rsidRPr="0027638C">
        <w:rPr>
          <w:sz w:val="24"/>
          <w:rPrChange w16du:dateUtc="2026-07-07T18:18:00Z" w:author="Author" w:date="2026-07-07T20:18:00Z" w:id="7565">
            <w:rPr>
              <w:rFonts w:ascii="Times New Roman"/>
              <w:color w:val="000000"/>
            </w:rPr>
          </w:rPrChange>
        </w:rPr>
        <w:t>Aliqua</w:t>
      </w:r>
      <w:r w:rsidR="00A96A35" w:rsidRPr="0027638C">
        <w:rPr>
          <w:spacing w:val="-3"/>
          <w:sz w:val="24"/>
          <w:rPrChange w16du:dateUtc="2026-07-07T18:18:00Z" w:author="Author" w:date="2026-07-07T20:18:00Z" w:id="7566">
            <w:rPr>
              <w:rFonts w:ascii="Times New Roman"/>
              <w:color w:val="000000"/>
            </w:rPr>
          </w:rPrChange>
        </w:rPr>
        <w:t xml:space="preserve"> </w:t>
      </w:r>
      <w:r w:rsidR="00A96A35" w:rsidRPr="0027638C">
        <w:rPr>
          <w:sz w:val="24"/>
          <w:rPrChange w16du:dateUtc="2026-07-07T18:18:00Z" w:author="Author" w:date="2026-07-07T20:18:00Z" w:id="7567">
            <w:rPr>
              <w:rFonts w:ascii="Times New Roman"/>
              <w:color w:val="000000"/>
            </w:rPr>
          </w:rPrChange>
        </w:rPr>
        <w:t>lorem</w:t>
      </w:r>
      <w:r w:rsidR="00A96A35" w:rsidRPr="0027638C">
        <w:rPr>
          <w:spacing w:val="-4"/>
          <w:sz w:val="24"/>
          <w:rPrChange w16du:dateUtc="2026-07-07T18:18:00Z" w:author="Author" w:date="2026-07-07T20:18:00Z" w:id="7568">
            <w:rPr>
              <w:rFonts w:ascii="Times New Roman"/>
              <w:color w:val="000000"/>
            </w:rPr>
          </w:rPrChange>
        </w:rPr>
        <w:t xml:space="preserve"> </w:t>
      </w:r>
      <w:r w:rsidR="00A96A35" w:rsidRPr="0027638C">
        <w:rPr>
          <w:sz w:val="24"/>
          <w:rPrChange w16du:dateUtc="2026-07-07T18:18:00Z" w:author="Author" w:date="2026-07-07T20:18:00Z" w:id="7569">
            <w:rPr>
              <w:rFonts w:ascii="Times New Roman" w:hAnsi="Times New Roman"/>
              <w:color w:val="000000"/>
            </w:rPr>
          </w:rPrChange>
        </w:rPr>
        <w:t>Ipsum’dolor</w:t>
      </w:r>
      <w:del w16du:dateUtc="2026-07-07T18:18:00Z" w:author="Author" w:date="2026-07-07T20:18:00Z" w:id="7570">
        <w:r>
          <w:rPr>
            <w:color w:val="000000"/>
          </w:rPr>
          <w:cr/>
        </w:r>
      </w:del>
      <w:r w:rsidR="00A96A35" w:rsidRPr="0027638C">
        <w:rPr>
          <w:sz w:val="24"/>
          <w:rPrChange w16du:dateUtc="2026-07-07T18:18:00Z" w:author="Author" w:date="2026-07-07T20:18:00Z" w:id="7571">
            <w:rPr>
              <w:rFonts w:ascii="Times New Roman"/>
              <w:color w:val="000000"/>
              <w:spacing w:val="665"/>
            </w:rPr>
          </w:rPrChange>
        </w:rPr>
        <w:t xml:space="preserve"> </w:t>
      </w:r>
      <w:r w:rsidR="00A96A35" w:rsidRPr="0027638C">
        <w:rPr>
          <w:sz w:val="24"/>
          <w:rPrChange w16du:dateUtc="2026-07-07T18:18:00Z" w:author="Author" w:date="2026-07-07T20:18:00Z" w:id="7572">
            <w:rPr>
              <w:rFonts w:ascii="Times New Roman"/>
              <w:color w:val="000000"/>
            </w:rPr>
          </w:rPrChange>
        </w:rPr>
        <w:t>sit-amet</w:t>
      </w:r>
      <w:r w:rsidR="00A96A35" w:rsidRPr="0027638C">
        <w:rPr>
          <w:spacing w:val="-8"/>
          <w:sz w:val="24"/>
          <w:rPrChange w16du:dateUtc="2026-07-07T18:18:00Z" w:author="Author" w:date="2026-07-07T20:18:00Z" w:id="7573">
            <w:rPr>
              <w:rFonts w:ascii="Times New Roman"/>
              <w:color w:val="000000"/>
              <w:spacing w:val="-5"/>
            </w:rPr>
          </w:rPrChange>
        </w:rPr>
        <w:t xml:space="preserve"> </w:t>
      </w:r>
      <w:r w:rsidR="00A96A35" w:rsidRPr="0027638C">
        <w:rPr>
          <w:sz w:val="24"/>
          <w:rPrChange w16du:dateUtc="2026-07-07T18:18:00Z" w:author="Author" w:date="2026-07-07T20:18:00Z" w:id="7574">
            <w:rPr>
              <w:rFonts w:ascii="Times New Roman"/>
              <w:color w:val="000000"/>
            </w:rPr>
          </w:rPrChange>
        </w:rPr>
        <w:t>CONSECTETUR</w:t>
      </w:r>
      <w:r w:rsidR="00A96A35" w:rsidRPr="0027638C">
        <w:rPr>
          <w:spacing w:val="-9"/>
          <w:sz w:val="24"/>
          <w:rPrChange w16du:dateUtc="2026-07-07T18:18:00Z" w:author="Author" w:date="2026-07-07T20:18:00Z" w:id="7575">
            <w:rPr>
              <w:rFonts w:ascii="Times New Roman"/>
              <w:color w:val="000000"/>
              <w:spacing w:val="-6"/>
            </w:rPr>
          </w:rPrChange>
        </w:rPr>
        <w:t xml:space="preserve"> </w:t>
      </w:r>
      <w:r w:rsidR="00A96A35" w:rsidRPr="0027638C">
        <w:rPr>
          <w:sz w:val="24"/>
          <w:rPrChange w16du:dateUtc="2026-07-07T18:18:00Z" w:author="Author" w:date="2026-07-07T20:18:00Z" w:id="7576">
            <w:rPr>
              <w:rFonts w:ascii="Times New Roman"/>
              <w:color w:val="000000"/>
            </w:rPr>
          </w:rPrChange>
        </w:rPr>
        <w:t>2</w:t>
      </w:r>
      <w:r w:rsidR="00A96A35" w:rsidRPr="0027638C">
        <w:rPr>
          <w:spacing w:val="-9"/>
          <w:sz w:val="24"/>
          <w:rPrChange w16du:dateUtc="2026-07-07T18:18:00Z" w:author="Author" w:date="2026-07-07T20:18:00Z" w:id="7577">
            <w:rPr>
              <w:rFonts w:ascii="Times New Roman"/>
              <w:color w:val="000000"/>
              <w:spacing w:val="-6"/>
            </w:rPr>
          </w:rPrChange>
        </w:rPr>
        <w:t xml:space="preserve"> </w:t>
      </w:r>
      <w:r w:rsidR="00A96A35" w:rsidRPr="0027638C">
        <w:rPr>
          <w:sz w:val="24"/>
          <w:rPrChange w16du:dateUtc="2026-07-07T18:18:00Z" w:author="Author" w:date="2026-07-07T20:18:00Z" w:id="7578">
            <w:rPr>
              <w:rFonts w:ascii="Times New Roman"/>
              <w:color w:val="000000"/>
            </w:rPr>
          </w:rPrChange>
        </w:rPr>
        <w:t>Adipiscing</w:t>
      </w:r>
      <w:r w:rsidR="00A96A35" w:rsidRPr="0027638C">
        <w:rPr>
          <w:spacing w:val="-9"/>
          <w:sz w:val="24"/>
          <w:rPrChange w16du:dateUtc="2026-07-07T18:18:00Z" w:author="Author" w:date="2026-07-07T20:18:00Z" w:id="7579">
            <w:rPr>
              <w:rFonts w:ascii="Times New Roman"/>
              <w:color w:val="000000"/>
              <w:spacing w:val="-6"/>
            </w:rPr>
          </w:rPrChange>
        </w:rPr>
        <w:t xml:space="preserve"> </w:t>
      </w:r>
      <w:r w:rsidR="00A96A35" w:rsidRPr="0027638C">
        <w:rPr>
          <w:sz w:val="24"/>
          <w:rPrChange w16du:dateUtc="2026-07-07T18:18:00Z" w:author="Author" w:date="2026-07-07T20:18:00Z" w:id="7580">
            <w:rPr>
              <w:rFonts w:ascii="Times New Roman"/>
              <w:color w:val="000000"/>
            </w:rPr>
          </w:rPrChange>
        </w:rPr>
        <w:t>ELIT</w:t>
      </w:r>
      <w:r w:rsidR="00A96A35" w:rsidRPr="0027638C">
        <w:rPr>
          <w:spacing w:val="-8"/>
          <w:sz w:val="24"/>
          <w:rPrChange w16du:dateUtc="2026-07-07T18:18:00Z" w:author="Author" w:date="2026-07-07T20:18:00Z" w:id="7581">
            <w:rPr>
              <w:rFonts w:ascii="Times New Roman"/>
              <w:color w:val="000000"/>
              <w:spacing w:val="-5"/>
            </w:rPr>
          </w:rPrChange>
        </w:rPr>
        <w:t xml:space="preserve"> </w:t>
      </w:r>
      <w:r w:rsidR="00A96A35" w:rsidRPr="0027638C">
        <w:rPr>
          <w:sz w:val="24"/>
          <w:rPrChange w16du:dateUtc="2026-07-07T18:18:00Z" w:author="Author" w:date="2026-07-07T20:18:00Z" w:id="7582">
            <w:rPr>
              <w:rFonts w:ascii="Times New Roman"/>
              <w:color w:val="000000"/>
            </w:rPr>
          </w:rPrChange>
        </w:rPr>
        <w:t>sed,</w:t>
      </w:r>
      <w:r w:rsidR="00A96A35" w:rsidRPr="0027638C">
        <w:rPr>
          <w:spacing w:val="-8"/>
          <w:sz w:val="24"/>
          <w:rPrChange w16du:dateUtc="2026-07-07T18:18:00Z" w:author="Author" w:date="2026-07-07T20:18:00Z" w:id="7583">
            <w:rPr>
              <w:rFonts w:ascii="Times New Roman"/>
              <w:color w:val="000000"/>
              <w:spacing w:val="-6"/>
            </w:rPr>
          </w:rPrChange>
        </w:rPr>
        <w:t xml:space="preserve"> </w:t>
      </w:r>
      <w:r w:rsidR="00A96A35" w:rsidRPr="0027638C">
        <w:rPr>
          <w:sz w:val="24"/>
          <w:rPrChange w16du:dateUtc="2026-07-07T18:18:00Z" w:author="Author" w:date="2026-07-07T20:18:00Z" w:id="7584">
            <w:rPr>
              <w:rFonts w:ascii="Times New Roman"/>
              <w:color w:val="000000"/>
            </w:rPr>
          </w:rPrChange>
        </w:rPr>
        <w:t>DO</w:t>
      </w:r>
      <w:r w:rsidR="00A96A35" w:rsidRPr="0027638C">
        <w:rPr>
          <w:spacing w:val="-9"/>
          <w:sz w:val="24"/>
          <w:rPrChange w16du:dateUtc="2026-07-07T18:18:00Z" w:author="Author" w:date="2026-07-07T20:18:00Z" w:id="7585">
            <w:rPr>
              <w:rFonts w:ascii="Times New Roman"/>
              <w:color w:val="000000"/>
              <w:spacing w:val="-6"/>
            </w:rPr>
          </w:rPrChange>
        </w:rPr>
        <w:t xml:space="preserve"> </w:t>
      </w:r>
      <w:r w:rsidR="00A96A35" w:rsidRPr="0027638C">
        <w:rPr>
          <w:sz w:val="24"/>
          <w:rPrChange w16du:dateUtc="2026-07-07T18:18:00Z" w:author="Author" w:date="2026-07-07T20:18:00Z" w:id="7586">
            <w:rPr>
              <w:rFonts w:ascii="Times New Roman"/>
              <w:color w:val="000000"/>
            </w:rPr>
          </w:rPrChange>
        </w:rPr>
        <w:t>2</w:t>
      </w:r>
      <w:r w:rsidR="00A96A35" w:rsidRPr="0027638C">
        <w:rPr>
          <w:spacing w:val="-9"/>
          <w:sz w:val="24"/>
          <w:rPrChange w16du:dateUtc="2026-07-07T18:18:00Z" w:author="Author" w:date="2026-07-07T20:18:00Z" w:id="7587">
            <w:rPr>
              <w:rFonts w:ascii="Times New Roman"/>
              <w:color w:val="000000"/>
              <w:spacing w:val="-6"/>
            </w:rPr>
          </w:rPrChange>
        </w:rPr>
        <w:t xml:space="preserve"> </w:t>
      </w:r>
      <w:r w:rsidR="00A96A35" w:rsidRPr="0027638C">
        <w:rPr>
          <w:sz w:val="24"/>
          <w:rPrChange w16du:dateUtc="2026-07-07T18:18:00Z" w:author="Author" w:date="2026-07-07T20:18:00Z" w:id="7588">
            <w:rPr>
              <w:rFonts w:ascii="Times New Roman"/>
              <w:color w:val="000000"/>
            </w:rPr>
          </w:rPrChange>
        </w:rPr>
        <w:t>Eiusmod</w:t>
      </w:r>
      <w:r w:rsidR="00A96A35" w:rsidRPr="0027638C">
        <w:rPr>
          <w:spacing w:val="-8"/>
          <w:sz w:val="24"/>
          <w:rPrChange w16du:dateUtc="2026-07-07T18:18:00Z" w:author="Author" w:date="2026-07-07T20:18:00Z" w:id="7589">
            <w:rPr>
              <w:rFonts w:ascii="Times New Roman"/>
              <w:color w:val="000000"/>
              <w:spacing w:val="-5"/>
            </w:rPr>
          </w:rPrChange>
        </w:rPr>
        <w:t xml:space="preserve"> </w:t>
      </w:r>
      <w:r w:rsidR="00A96A35" w:rsidRPr="0027638C">
        <w:rPr>
          <w:sz w:val="24"/>
          <w:rPrChange w16du:dateUtc="2026-07-07T18:18:00Z" w:author="Author" w:date="2026-07-07T20:18:00Z" w:id="7590">
            <w:rPr>
              <w:rFonts w:ascii="Times New Roman"/>
              <w:color w:val="000000"/>
            </w:rPr>
          </w:rPrChange>
        </w:rPr>
        <w:t>TEMPOR</w:t>
      </w:r>
      <w:r w:rsidR="00A96A35" w:rsidRPr="0027638C">
        <w:rPr>
          <w:spacing w:val="-8"/>
          <w:sz w:val="24"/>
          <w:rPrChange w16du:dateUtc="2026-07-07T18:18:00Z" w:author="Author" w:date="2026-07-07T20:18:00Z" w:id="7591">
            <w:rPr>
              <w:rFonts w:ascii="Times New Roman"/>
              <w:color w:val="000000"/>
              <w:spacing w:val="-6"/>
            </w:rPr>
          </w:rPrChange>
        </w:rPr>
        <w:t xml:space="preserve"> </w:t>
      </w:r>
      <w:r w:rsidR="00A96A35" w:rsidRPr="0027638C">
        <w:rPr>
          <w:sz w:val="24"/>
          <w:rPrChange w16du:dateUtc="2026-07-07T18:18:00Z" w:author="Author" w:date="2026-07-07T20:18:00Z" w:id="7592">
            <w:rPr>
              <w:rFonts w:ascii="Times New Roman"/>
              <w:color w:val="000000"/>
            </w:rPr>
          </w:rPrChange>
        </w:rPr>
        <w:t>incididunt</w:t>
      </w:r>
      <w:r w:rsidR="00A96A35" w:rsidRPr="0027638C">
        <w:rPr>
          <w:spacing w:val="-8"/>
          <w:sz w:val="24"/>
          <w:rPrChange w16du:dateUtc="2026-07-07T18:18:00Z" w:author="Author" w:date="2026-07-07T20:18:00Z" w:id="7593">
            <w:rPr>
              <w:rFonts w:ascii="Times New Roman"/>
              <w:color w:val="000000"/>
              <w:spacing w:val="-6"/>
            </w:rPr>
          </w:rPrChange>
        </w:rPr>
        <w:t xml:space="preserve"> </w:t>
      </w:r>
      <w:r w:rsidR="00A96A35" w:rsidRPr="0027638C">
        <w:rPr>
          <w:sz w:val="24"/>
          <w:rPrChange w16du:dateUtc="2026-07-07T18:18:00Z" w:author="Author" w:date="2026-07-07T20:18:00Z" w:id="7594">
            <w:rPr>
              <w:rFonts w:ascii="Times New Roman"/>
              <w:color w:val="000000"/>
            </w:rPr>
          </w:rPrChange>
        </w:rPr>
        <w:t>ut</w:t>
      </w:r>
      <w:r w:rsidR="00A96A35" w:rsidRPr="0027638C">
        <w:rPr>
          <w:spacing w:val="-9"/>
          <w:sz w:val="24"/>
          <w:rPrChange w16du:dateUtc="2026-07-07T18:18:00Z" w:author="Author" w:date="2026-07-07T20:18:00Z" w:id="7595">
            <w:rPr>
              <w:rFonts w:ascii="Times New Roman"/>
              <w:color w:val="000000"/>
              <w:spacing w:val="-6"/>
            </w:rPr>
          </w:rPrChange>
        </w:rPr>
        <w:t xml:space="preserve"> </w:t>
      </w:r>
      <w:r w:rsidR="00A96A35" w:rsidRPr="0027638C">
        <w:rPr>
          <w:sz w:val="24"/>
          <w:rPrChange w16du:dateUtc="2026-07-07T18:18:00Z" w:author="Author" w:date="2026-07-07T20:18:00Z" w:id="7596">
            <w:rPr>
              <w:rFonts w:ascii="Times New Roman"/>
              <w:color w:val="000000"/>
            </w:rPr>
          </w:rPrChange>
        </w:rPr>
        <w:t>labore</w:t>
      </w:r>
      <w:r w:rsidR="00A96A35" w:rsidRPr="0027638C">
        <w:rPr>
          <w:spacing w:val="-8"/>
          <w:sz w:val="24"/>
          <w:rPrChange w16du:dateUtc="2026-07-07T18:18:00Z" w:author="Author" w:date="2026-07-07T20:18:00Z" w:id="7597">
            <w:rPr>
              <w:rFonts w:ascii="Times New Roman"/>
              <w:color w:val="000000"/>
              <w:spacing w:val="-5"/>
            </w:rPr>
          </w:rPrChange>
        </w:rPr>
        <w:t xml:space="preserve"> </w:t>
      </w:r>
      <w:r w:rsidR="00A96A35" w:rsidRPr="0027638C">
        <w:rPr>
          <w:sz w:val="24"/>
          <w:rPrChange w16du:dateUtc="2026-07-07T18:18:00Z" w:author="Author" w:date="2026-07-07T20:18:00Z" w:id="7598">
            <w:rPr>
              <w:rFonts w:ascii="Times New Roman"/>
              <w:color w:val="000000"/>
            </w:rPr>
          </w:rPrChange>
        </w:rPr>
        <w:t>ET</w:t>
      </w:r>
      <w:r w:rsidR="00A96A35" w:rsidRPr="0027638C">
        <w:rPr>
          <w:spacing w:val="-9"/>
          <w:sz w:val="24"/>
          <w:rPrChange w16du:dateUtc="2026-07-07T18:18:00Z" w:author="Author" w:date="2026-07-07T20:18:00Z" w:id="7599">
            <w:rPr>
              <w:rFonts w:ascii="Times New Roman"/>
              <w:color w:val="000000"/>
              <w:spacing w:val="-6"/>
            </w:rPr>
          </w:rPrChange>
        </w:rPr>
        <w:t xml:space="preserve"> </w:t>
      </w:r>
      <w:r w:rsidR="00A96A35" w:rsidRPr="0027638C">
        <w:rPr>
          <w:sz w:val="24"/>
          <w:rPrChange w16du:dateUtc="2026-07-07T18:18:00Z" w:author="Author" w:date="2026-07-07T20:18:00Z" w:id="7600">
            <w:rPr>
              <w:rFonts w:ascii="Times New Roman"/>
              <w:color w:val="000000"/>
            </w:rPr>
          </w:rPrChange>
        </w:rPr>
        <w:t>27001</w:t>
      </w:r>
      <w:r w:rsidR="00A96A35" w:rsidRPr="0027638C">
        <w:rPr>
          <w:spacing w:val="-9"/>
          <w:sz w:val="24"/>
          <w:rPrChange w16du:dateUtc="2026-07-07T18:18:00Z" w:author="Author" w:date="2026-07-07T20:18:00Z" w:id="7601">
            <w:rPr>
              <w:rFonts w:ascii="Times New Roman"/>
              <w:color w:val="000000"/>
              <w:spacing w:val="-6"/>
            </w:rPr>
          </w:rPrChange>
        </w:rPr>
        <w:t xml:space="preserve"> </w:t>
      </w:r>
      <w:r w:rsidR="00A96A35" w:rsidRPr="0027638C">
        <w:rPr>
          <w:sz w:val="24"/>
          <w:rPrChange w16du:dateUtc="2026-07-07T18:18:00Z" w:author="Author" w:date="2026-07-07T20:18:00Z" w:id="7602">
            <w:rPr>
              <w:rFonts w:ascii="Times New Roman"/>
              <w:color w:val="000000"/>
            </w:rPr>
          </w:rPrChange>
        </w:rPr>
        <w:t>dolore</w:t>
      </w:r>
      <w:r w:rsidR="00A96A35" w:rsidRPr="0027638C">
        <w:rPr>
          <w:spacing w:val="-9"/>
          <w:sz w:val="24"/>
          <w:rPrChange w16du:dateUtc="2026-07-07T18:18:00Z" w:author="Author" w:date="2026-07-07T20:18:00Z" w:id="7603">
            <w:rPr>
              <w:rFonts w:ascii="Times New Roman"/>
              <w:color w:val="000000"/>
              <w:spacing w:val="-6"/>
            </w:rPr>
          </w:rPrChange>
        </w:rPr>
        <w:t xml:space="preserve"> </w:t>
      </w:r>
      <w:r w:rsidR="00A96A35" w:rsidRPr="0027638C">
        <w:rPr>
          <w:sz w:val="24"/>
          <w:rPrChange w16du:dateUtc="2026-07-07T18:18:00Z" w:author="Author" w:date="2026-07-07T20:18:00Z" w:id="7604">
            <w:rPr>
              <w:rFonts w:ascii="Times New Roman" w:hAnsi="Times New Roman"/>
              <w:color w:val="000000"/>
            </w:rPr>
          </w:rPrChange>
        </w:rPr>
        <w:t>magna</w:t>
      </w:r>
      <w:del w16du:dateUtc="2026-07-07T18:18:00Z" w:author="Author" w:date="2026-07-07T20:18:00Z" w:id="7605">
        <w:r>
          <w:rPr>
            <w:color w:val="000000"/>
          </w:rPr>
          <w:cr/>
        </w:r>
      </w:del>
      <w:r w:rsidR="00A96A35" w:rsidRPr="0027638C">
        <w:rPr>
          <w:sz w:val="24"/>
          <w:rPrChange w16du:dateUtc="2026-07-07T18:18:00Z" w:author="Author" w:date="2026-07-07T20:18:00Z" w:id="7606">
            <w:rPr>
              <w:rFonts w:ascii="Times New Roman"/>
              <w:color w:val="000000"/>
              <w:spacing w:val="665"/>
            </w:rPr>
          </w:rPrChange>
        </w:rPr>
        <w:t xml:space="preserve"> </w:t>
      </w:r>
      <w:r w:rsidR="00A96A35" w:rsidRPr="0027638C">
        <w:rPr>
          <w:sz w:val="24"/>
          <w:rPrChange w16du:dateUtc="2026-07-07T18:18:00Z" w:author="Author" w:date="2026-07-07T20:18:00Z" w:id="7607">
            <w:rPr>
              <w:rFonts w:ascii="Times New Roman"/>
              <w:color w:val="000000"/>
            </w:rPr>
          </w:rPrChange>
        </w:rPr>
        <w:t>aliqua</w:t>
      </w:r>
      <w:r w:rsidR="00A96A35" w:rsidRPr="0027638C">
        <w:rPr>
          <w:spacing w:val="-8"/>
          <w:sz w:val="24"/>
          <w:rPrChange w16du:dateUtc="2026-07-07T18:18:00Z" w:author="Author" w:date="2026-07-07T20:18:00Z" w:id="7608">
            <w:rPr>
              <w:rFonts w:ascii="Times New Roman"/>
              <w:color w:val="000000"/>
              <w:spacing w:val="-5"/>
            </w:rPr>
          </w:rPrChange>
        </w:rPr>
        <w:t xml:space="preserve"> </w:t>
      </w:r>
      <w:r w:rsidR="00A96A35" w:rsidRPr="0027638C">
        <w:rPr>
          <w:sz w:val="24"/>
          <w:rPrChange w16du:dateUtc="2026-07-07T18:18:00Z" w:author="Author" w:date="2026-07-07T20:18:00Z" w:id="7609">
            <w:rPr>
              <w:rFonts w:ascii="Times New Roman"/>
              <w:color w:val="000000"/>
            </w:rPr>
          </w:rPrChange>
        </w:rPr>
        <w:t>lorem</w:t>
      </w:r>
      <w:r w:rsidR="00A96A35" w:rsidRPr="0027638C">
        <w:rPr>
          <w:spacing w:val="-8"/>
          <w:sz w:val="24"/>
          <w:rPrChange w16du:dateUtc="2026-07-07T18:18:00Z" w:author="Author" w:date="2026-07-07T20:18:00Z" w:id="7610">
            <w:rPr>
              <w:rFonts w:ascii="Times New Roman"/>
              <w:color w:val="000000"/>
              <w:spacing w:val="-5"/>
            </w:rPr>
          </w:rPrChange>
        </w:rPr>
        <w:t xml:space="preserve"> </w:t>
      </w:r>
      <w:r w:rsidR="00A96A35" w:rsidRPr="0027638C">
        <w:rPr>
          <w:sz w:val="24"/>
          <w:rPrChange w16du:dateUtc="2026-07-07T18:18:00Z" w:author="Author" w:date="2026-07-07T20:18:00Z" w:id="7611">
            <w:rPr>
              <w:rFonts w:ascii="Times New Roman"/>
              <w:color w:val="000000"/>
            </w:rPr>
          </w:rPrChange>
        </w:rPr>
        <w:t>ipsum</w:t>
      </w:r>
      <w:r w:rsidR="00A96A35" w:rsidRPr="0027638C">
        <w:rPr>
          <w:spacing w:val="-8"/>
          <w:sz w:val="24"/>
          <w:rPrChange w16du:dateUtc="2026-07-07T18:18:00Z" w:author="Author" w:date="2026-07-07T20:18:00Z" w:id="7612">
            <w:rPr>
              <w:rFonts w:ascii="Times New Roman"/>
              <w:color w:val="000000"/>
              <w:spacing w:val="-5"/>
            </w:rPr>
          </w:rPrChange>
        </w:rPr>
        <w:t xml:space="preserve"> </w:t>
      </w:r>
      <w:r w:rsidR="00A96A35" w:rsidRPr="0027638C">
        <w:rPr>
          <w:sz w:val="24"/>
          <w:rPrChange w16du:dateUtc="2026-07-07T18:18:00Z" w:author="Author" w:date="2026-07-07T20:18:00Z" w:id="7613">
            <w:rPr>
              <w:rFonts w:ascii="Times New Roman"/>
              <w:color w:val="000000"/>
            </w:rPr>
          </w:rPrChange>
        </w:rPr>
        <w:t>dolor</w:t>
      </w:r>
      <w:r w:rsidR="00A96A35" w:rsidRPr="0027638C">
        <w:rPr>
          <w:spacing w:val="-8"/>
          <w:sz w:val="24"/>
          <w:rPrChange w16du:dateUtc="2026-07-07T18:18:00Z" w:author="Author" w:date="2026-07-07T20:18:00Z" w:id="7614">
            <w:rPr>
              <w:rFonts w:ascii="Times New Roman"/>
              <w:color w:val="000000"/>
              <w:spacing w:val="-5"/>
            </w:rPr>
          </w:rPrChange>
        </w:rPr>
        <w:t xml:space="preserve"> </w:t>
      </w:r>
      <w:r w:rsidR="00A96A35" w:rsidRPr="0027638C">
        <w:rPr>
          <w:sz w:val="24"/>
          <w:rPrChange w16du:dateUtc="2026-07-07T18:18:00Z" w:author="Author" w:date="2026-07-07T20:18:00Z" w:id="7615">
            <w:rPr>
              <w:rFonts w:ascii="Times New Roman"/>
              <w:color w:val="000000"/>
            </w:rPr>
          </w:rPrChange>
        </w:rPr>
        <w:t>sit</w:t>
      </w:r>
      <w:r w:rsidR="00A96A35" w:rsidRPr="0027638C">
        <w:rPr>
          <w:spacing w:val="-8"/>
          <w:sz w:val="24"/>
          <w:rPrChange w16du:dateUtc="2026-07-07T18:18:00Z" w:author="Author" w:date="2026-07-07T20:18:00Z" w:id="7616">
            <w:rPr>
              <w:rFonts w:ascii="Times New Roman"/>
              <w:color w:val="000000"/>
              <w:spacing w:val="-5"/>
            </w:rPr>
          </w:rPrChange>
        </w:rPr>
        <w:t xml:space="preserve"> </w:t>
      </w:r>
      <w:r w:rsidR="00A96A35" w:rsidRPr="0027638C">
        <w:rPr>
          <w:sz w:val="24"/>
          <w:rPrChange w16du:dateUtc="2026-07-07T18:18:00Z" w:author="Author" w:date="2026-07-07T20:18:00Z" w:id="7617">
            <w:rPr>
              <w:rFonts w:ascii="Times New Roman"/>
              <w:color w:val="000000"/>
            </w:rPr>
          </w:rPrChange>
        </w:rPr>
        <w:t>amet.</w:t>
      </w:r>
      <w:r w:rsidR="00A96A35" w:rsidRPr="0027638C">
        <w:rPr>
          <w:spacing w:val="-8"/>
          <w:sz w:val="24"/>
          <w:rPrChange w16du:dateUtc="2026-07-07T18:18:00Z" w:author="Author" w:date="2026-07-07T20:18:00Z" w:id="7618">
            <w:rPr>
              <w:rFonts w:ascii="Times New Roman"/>
              <w:color w:val="000000"/>
              <w:spacing w:val="-5"/>
            </w:rPr>
          </w:rPrChange>
        </w:rPr>
        <w:t xml:space="preserve"> </w:t>
      </w:r>
      <w:r w:rsidR="00A96A35" w:rsidRPr="0027638C">
        <w:rPr>
          <w:sz w:val="24"/>
          <w:rPrChange w16du:dateUtc="2026-07-07T18:18:00Z" w:author="Author" w:date="2026-07-07T20:18:00Z" w:id="7619">
            <w:rPr>
              <w:rFonts w:ascii="Times New Roman"/>
              <w:color w:val="000000"/>
            </w:rPr>
          </w:rPrChange>
        </w:rPr>
        <w:t>Consectetur</w:t>
      </w:r>
      <w:r w:rsidR="00A96A35" w:rsidRPr="0027638C">
        <w:rPr>
          <w:spacing w:val="-8"/>
          <w:sz w:val="24"/>
          <w:rPrChange w16du:dateUtc="2026-07-07T18:18:00Z" w:author="Author" w:date="2026-07-07T20:18:00Z" w:id="7620">
            <w:rPr>
              <w:rFonts w:ascii="Times New Roman"/>
              <w:color w:val="000000"/>
              <w:spacing w:val="-5"/>
            </w:rPr>
          </w:rPrChange>
        </w:rPr>
        <w:t xml:space="preserve"> </w:t>
      </w:r>
      <w:r w:rsidR="00A96A35" w:rsidRPr="0027638C">
        <w:rPr>
          <w:sz w:val="24"/>
          <w:rPrChange w16du:dateUtc="2026-07-07T18:18:00Z" w:author="Author" w:date="2026-07-07T20:18:00Z" w:id="7621">
            <w:rPr>
              <w:rFonts w:ascii="Times New Roman"/>
              <w:color w:val="000000"/>
            </w:rPr>
          </w:rPrChange>
        </w:rPr>
        <w:t>adipiscing</w:t>
      </w:r>
      <w:r w:rsidR="00A96A35" w:rsidRPr="0027638C">
        <w:rPr>
          <w:spacing w:val="40"/>
          <w:sz w:val="24"/>
          <w:rPrChange w16du:dateUtc="2026-07-07T18:18:00Z" w:author="Author" w:date="2026-07-07T20:18:00Z" w:id="7622">
            <w:rPr>
              <w:rFonts w:ascii="Times New Roman"/>
              <w:color w:val="000000"/>
              <w:spacing w:val="44"/>
            </w:rPr>
          </w:rPrChange>
        </w:rPr>
        <w:t xml:space="preserve"> </w:t>
      </w:r>
      <w:r w:rsidR="00A96A35" w:rsidRPr="0027638C">
        <w:rPr>
          <w:sz w:val="24"/>
          <w:rPrChange w16du:dateUtc="2026-07-07T18:18:00Z" w:author="Author" w:date="2026-07-07T20:18:00Z" w:id="7623">
            <w:rPr>
              <w:rFonts w:ascii="Times New Roman"/>
              <w:color w:val="000000"/>
            </w:rPr>
          </w:rPrChange>
        </w:rPr>
        <w:t>ELIT</w:t>
      </w:r>
      <w:r w:rsidR="00A96A35" w:rsidRPr="0027638C">
        <w:rPr>
          <w:spacing w:val="-8"/>
          <w:sz w:val="24"/>
          <w:rPrChange w16du:dateUtc="2026-07-07T18:18:00Z" w:author="Author" w:date="2026-07-07T20:18:00Z" w:id="7624">
            <w:rPr>
              <w:rFonts w:ascii="Times New Roman"/>
              <w:color w:val="000000"/>
              <w:spacing w:val="-5"/>
            </w:rPr>
          </w:rPrChange>
        </w:rPr>
        <w:t xml:space="preserve"> </w:t>
      </w:r>
      <w:r w:rsidR="00A96A35" w:rsidRPr="0027638C">
        <w:rPr>
          <w:sz w:val="24"/>
          <w:rPrChange w16du:dateUtc="2026-07-07T18:18:00Z" w:author="Author" w:date="2026-07-07T20:18:00Z" w:id="7625">
            <w:rPr>
              <w:rFonts w:ascii="Times New Roman"/>
              <w:color w:val="000000"/>
            </w:rPr>
          </w:rPrChange>
        </w:rPr>
        <w:t>2</w:t>
      </w:r>
      <w:r w:rsidR="00A96A35" w:rsidRPr="0027638C">
        <w:rPr>
          <w:spacing w:val="-8"/>
          <w:sz w:val="24"/>
          <w:rPrChange w16du:dateUtc="2026-07-07T18:18:00Z" w:author="Author" w:date="2026-07-07T20:18:00Z" w:id="7626">
            <w:rPr>
              <w:rFonts w:ascii="Times New Roman"/>
              <w:color w:val="000000"/>
              <w:spacing w:val="-5"/>
            </w:rPr>
          </w:rPrChange>
        </w:rPr>
        <w:t xml:space="preserve"> </w:t>
      </w:r>
      <w:r w:rsidR="00A96A35" w:rsidRPr="0027638C">
        <w:rPr>
          <w:sz w:val="24"/>
          <w:rPrChange w16du:dateUtc="2026-07-07T18:18:00Z" w:author="Author" w:date="2026-07-07T20:18:00Z" w:id="7627">
            <w:rPr>
              <w:rFonts w:ascii="Times New Roman"/>
              <w:color w:val="000000"/>
            </w:rPr>
          </w:rPrChange>
        </w:rPr>
        <w:t>Sed</w:t>
      </w:r>
      <w:r w:rsidR="00A96A35" w:rsidRPr="0027638C">
        <w:rPr>
          <w:spacing w:val="-8"/>
          <w:sz w:val="24"/>
          <w:rPrChange w16du:dateUtc="2026-07-07T18:18:00Z" w:author="Author" w:date="2026-07-07T20:18:00Z" w:id="7628">
            <w:rPr>
              <w:rFonts w:ascii="Times New Roman"/>
              <w:color w:val="000000"/>
              <w:spacing w:val="-5"/>
            </w:rPr>
          </w:rPrChange>
        </w:rPr>
        <w:t xml:space="preserve"> </w:t>
      </w:r>
      <w:r w:rsidR="00A96A35" w:rsidRPr="0027638C">
        <w:rPr>
          <w:sz w:val="24"/>
          <w:rPrChange w16du:dateUtc="2026-07-07T18:18:00Z" w:author="Author" w:date="2026-07-07T20:18:00Z" w:id="7629">
            <w:rPr>
              <w:rFonts w:ascii="Times New Roman"/>
              <w:color w:val="000000"/>
            </w:rPr>
          </w:rPrChange>
        </w:rPr>
        <w:t>DO</w:t>
      </w:r>
      <w:r w:rsidR="00A96A35" w:rsidRPr="0027638C">
        <w:rPr>
          <w:spacing w:val="-8"/>
          <w:sz w:val="24"/>
          <w:rPrChange w16du:dateUtc="2026-07-07T18:18:00Z" w:author="Author" w:date="2026-07-07T20:18:00Z" w:id="7630">
            <w:rPr>
              <w:rFonts w:ascii="Times New Roman"/>
              <w:color w:val="000000"/>
              <w:spacing w:val="-5"/>
            </w:rPr>
          </w:rPrChange>
        </w:rPr>
        <w:t xml:space="preserve"> </w:t>
      </w:r>
      <w:r w:rsidR="00A96A35" w:rsidRPr="0027638C">
        <w:rPr>
          <w:sz w:val="24"/>
          <w:rPrChange w16du:dateUtc="2026-07-07T18:18:00Z" w:author="Author" w:date="2026-07-07T20:18:00Z" w:id="7631">
            <w:rPr>
              <w:rFonts w:ascii="Times New Roman"/>
              <w:color w:val="000000"/>
            </w:rPr>
          </w:rPrChange>
        </w:rPr>
        <w:t>eiusmod,</w:t>
      </w:r>
      <w:r w:rsidR="00A96A35" w:rsidRPr="0027638C">
        <w:rPr>
          <w:spacing w:val="-8"/>
          <w:sz w:val="24"/>
          <w:rPrChange w16du:dateUtc="2026-07-07T18:18:00Z" w:author="Author" w:date="2026-07-07T20:18:00Z" w:id="7632">
            <w:rPr>
              <w:rFonts w:ascii="Times New Roman"/>
              <w:color w:val="000000"/>
              <w:spacing w:val="-5"/>
            </w:rPr>
          </w:rPrChange>
        </w:rPr>
        <w:t xml:space="preserve"> </w:t>
      </w:r>
      <w:r w:rsidR="00A96A35" w:rsidRPr="0027638C">
        <w:rPr>
          <w:sz w:val="24"/>
          <w:rPrChange w16du:dateUtc="2026-07-07T18:18:00Z" w:author="Author" w:date="2026-07-07T20:18:00Z" w:id="7633">
            <w:rPr>
              <w:rFonts w:ascii="Times New Roman"/>
              <w:color w:val="000000"/>
            </w:rPr>
          </w:rPrChange>
        </w:rPr>
        <w:t>TEMPOR</w:t>
      </w:r>
      <w:r w:rsidR="00A96A35" w:rsidRPr="0027638C">
        <w:rPr>
          <w:spacing w:val="-8"/>
          <w:sz w:val="24"/>
          <w:rPrChange w16du:dateUtc="2026-07-07T18:18:00Z" w:author="Author" w:date="2026-07-07T20:18:00Z" w:id="7634">
            <w:rPr>
              <w:rFonts w:ascii="Times New Roman"/>
              <w:color w:val="000000"/>
              <w:spacing w:val="-5"/>
            </w:rPr>
          </w:rPrChange>
        </w:rPr>
        <w:t xml:space="preserve"> </w:t>
      </w:r>
      <w:r w:rsidR="00A96A35" w:rsidRPr="0027638C">
        <w:rPr>
          <w:sz w:val="24"/>
          <w:rPrChange w16du:dateUtc="2026-07-07T18:18:00Z" w:author="Author" w:date="2026-07-07T20:18:00Z" w:id="7635">
            <w:rPr>
              <w:rFonts w:ascii="Times New Roman"/>
              <w:color w:val="000000"/>
            </w:rPr>
          </w:rPrChange>
        </w:rPr>
        <w:t>2</w:t>
      </w:r>
      <w:r w:rsidR="00A96A35" w:rsidRPr="0027638C">
        <w:rPr>
          <w:spacing w:val="-8"/>
          <w:sz w:val="24"/>
          <w:rPrChange w16du:dateUtc="2026-07-07T18:18:00Z" w:author="Author" w:date="2026-07-07T20:18:00Z" w:id="7636">
            <w:rPr>
              <w:rFonts w:ascii="Times New Roman"/>
              <w:color w:val="000000"/>
              <w:spacing w:val="-5"/>
            </w:rPr>
          </w:rPrChange>
        </w:rPr>
        <w:t xml:space="preserve"> </w:t>
      </w:r>
      <w:r w:rsidR="00A96A35" w:rsidRPr="0027638C">
        <w:rPr>
          <w:sz w:val="24"/>
          <w:rPrChange w16du:dateUtc="2026-07-07T18:18:00Z" w:author="Author" w:date="2026-07-07T20:18:00Z" w:id="7637">
            <w:rPr>
              <w:rFonts w:ascii="Times New Roman"/>
              <w:color w:val="000000"/>
            </w:rPr>
          </w:rPrChange>
        </w:rPr>
        <w:t>Incididunt</w:t>
      </w:r>
      <w:r w:rsidR="00A96A35" w:rsidRPr="0027638C">
        <w:rPr>
          <w:spacing w:val="-8"/>
          <w:sz w:val="24"/>
          <w:rPrChange w16du:dateUtc="2026-07-07T18:18:00Z" w:author="Author" w:date="2026-07-07T20:18:00Z" w:id="7638">
            <w:rPr>
              <w:rFonts w:ascii="Times New Roman"/>
              <w:color w:val="000000"/>
              <w:spacing w:val="-5"/>
            </w:rPr>
          </w:rPrChange>
        </w:rPr>
        <w:t xml:space="preserve"> </w:t>
      </w:r>
      <w:r w:rsidR="00A96A35" w:rsidRPr="0027638C">
        <w:rPr>
          <w:sz w:val="24"/>
          <w:rPrChange w16du:dateUtc="2026-07-07T18:18:00Z" w:author="Author" w:date="2026-07-07T20:18:00Z" w:id="7639">
            <w:rPr>
              <w:rFonts w:ascii="Times New Roman"/>
              <w:color w:val="000000"/>
            </w:rPr>
          </w:rPrChange>
        </w:rPr>
        <w:t>UT</w:t>
      </w:r>
      <w:r w:rsidR="00A96A35" w:rsidRPr="0027638C">
        <w:rPr>
          <w:spacing w:val="-8"/>
          <w:sz w:val="24"/>
          <w:rPrChange w16du:dateUtc="2026-07-07T18:18:00Z" w:author="Author" w:date="2026-07-07T20:18:00Z" w:id="7640">
            <w:rPr>
              <w:rFonts w:ascii="Times New Roman"/>
              <w:color w:val="000000"/>
              <w:spacing w:val="-5"/>
            </w:rPr>
          </w:rPrChange>
        </w:rPr>
        <w:t xml:space="preserve"> </w:t>
      </w:r>
      <w:r w:rsidR="00A96A35" w:rsidRPr="0027638C">
        <w:rPr>
          <w:sz w:val="24"/>
          <w:rPrChange w16du:dateUtc="2026-07-07T18:18:00Z" w:author="Author" w:date="2026-07-07T20:18:00Z" w:id="7641">
            <w:rPr>
              <w:rFonts w:ascii="Times New Roman"/>
              <w:color w:val="000000"/>
            </w:rPr>
          </w:rPrChange>
        </w:rPr>
        <w:t>labore</w:t>
      </w:r>
      <w:r w:rsidR="00A96A35" w:rsidRPr="0027638C">
        <w:rPr>
          <w:spacing w:val="40"/>
          <w:sz w:val="24"/>
          <w:rPrChange w16du:dateUtc="2026-07-07T18:18:00Z" w:author="Author" w:date="2026-07-07T20:18:00Z" w:id="7642">
            <w:rPr>
              <w:rFonts w:ascii="Times New Roman"/>
              <w:color w:val="000000"/>
              <w:spacing w:val="44"/>
            </w:rPr>
          </w:rPrChange>
        </w:rPr>
        <w:t xml:space="preserve"> </w:t>
      </w:r>
      <w:r w:rsidR="00A96A35" w:rsidRPr="0027638C">
        <w:rPr>
          <w:sz w:val="24"/>
          <w:rPrChange w16du:dateUtc="2026-07-07T18:18:00Z" w:author="Author" w:date="2026-07-07T20:18:00Z" w:id="7643">
            <w:rPr>
              <w:rFonts w:ascii="Times New Roman" w:hAnsi="Times New Roman"/>
              <w:color w:val="000000"/>
            </w:rPr>
          </w:rPrChange>
        </w:rPr>
        <w:t>et</w:t>
      </w:r>
      <w:del w16du:dateUtc="2026-07-07T18:18:00Z" w:author="Author" w:date="2026-07-07T20:18:00Z" w:id="7644">
        <w:r>
          <w:rPr>
            <w:color w:val="000000"/>
          </w:rPr>
          <w:cr/>
        </w:r>
      </w:del>
      <w:r w:rsidR="00A96A35" w:rsidRPr="0027638C">
        <w:rPr>
          <w:sz w:val="24"/>
          <w:rPrChange w16du:dateUtc="2026-07-07T18:18:00Z" w:author="Author" w:date="2026-07-07T20:18:00Z" w:id="7645">
            <w:rPr>
              <w:rFonts w:ascii="Times New Roman"/>
              <w:color w:val="000000"/>
              <w:spacing w:val="665"/>
            </w:rPr>
          </w:rPrChange>
        </w:rPr>
        <w:t xml:space="preserve"> </w:t>
      </w:r>
      <w:r w:rsidR="00A96A35" w:rsidRPr="0027638C">
        <w:rPr>
          <w:sz w:val="24"/>
          <w:rPrChange w16du:dateUtc="2026-07-07T18:18:00Z" w:author="Author" w:date="2026-07-07T20:18:00Z" w:id="7646">
            <w:rPr>
              <w:rFonts w:ascii="Times New Roman"/>
              <w:color w:val="000000"/>
            </w:rPr>
          </w:rPrChange>
        </w:rPr>
        <w:t>DOLORE 27001 magna</w:t>
      </w:r>
      <w:r w:rsidR="00A96A35" w:rsidRPr="0027638C">
        <w:rPr>
          <w:spacing w:val="40"/>
          <w:sz w:val="24"/>
          <w:rPrChange w16du:dateUtc="2026-07-07T18:18:00Z" w:author="Author" w:date="2026-07-07T20:18:00Z" w:id="7647">
            <w:rPr>
              <w:rFonts w:ascii="Times New Roman"/>
              <w:color w:val="000000"/>
              <w:spacing w:val="56"/>
            </w:rPr>
          </w:rPrChange>
        </w:rPr>
        <w:t xml:space="preserve"> </w:t>
      </w:r>
      <w:r w:rsidR="00A96A35" w:rsidRPr="0027638C">
        <w:rPr>
          <w:sz w:val="24"/>
          <w:rPrChange w16du:dateUtc="2026-07-07T18:18:00Z" w:author="Author" w:date="2026-07-07T20:18:00Z" w:id="7648">
            <w:rPr>
              <w:rFonts w:ascii="Times New Roman"/>
              <w:color w:val="000000"/>
            </w:rPr>
          </w:rPrChange>
        </w:rPr>
        <w:t xml:space="preserve">aliqua </w:t>
      </w:r>
      <w:r w:rsidR="00A96A35" w:rsidRPr="0027638C">
        <w:rPr>
          <w:sz w:val="24"/>
          <w:rPrChange w16du:dateUtc="2026-07-07T18:18:00Z" w:author="Author" w:date="2026-07-07T20:18:00Z" w:id="7649">
            <w:rPr>
              <w:rFonts w:ascii="Times New Roman" w:hAnsi="Times New Roman"/>
              <w:color w:val="000000"/>
            </w:rPr>
          </w:rPrChange>
        </w:rPr>
        <w:t>Lorem’ipsum</w:t>
      </w:r>
      <w:r w:rsidR="00A96A35" w:rsidRPr="0027638C">
        <w:rPr>
          <w:sz w:val="24"/>
          <w:rPrChange w16du:dateUtc="2026-07-07T18:18:00Z" w:author="Author" w:date="2026-07-07T20:18:00Z" w:id="7650">
            <w:rPr>
              <w:rFonts w:ascii="Times New Roman"/>
              <w:color w:val="000000"/>
            </w:rPr>
          </w:rPrChange>
        </w:rPr>
        <w:t xml:space="preserve"> Dolor Sit.</w:t>
      </w:r>
    </w:p>
    <w:p w14:paraId="025B24DB" w14:textId="77777777" w:rsidR="008166CF" w:rsidRDefault="00000000">
      <w:pPr>
        <w:spacing w:before="242" w:line="253" w:lineRule="exact"/>
        <w:rPr>
          <w:del w16du:dateUtc="2026-07-07T18:18:00Z" w:author="Author" w:date="2026-07-07T20:18:00Z" w:id="7651"/>
          <w:color w:val="000000"/>
        </w:rPr>
      </w:pPr>
      <w:bookmarkStart w:id="7652" w:name="_Ref215485385"/>
      <w:del w16du:dateUtc="2026-07-07T18:18:00Z" w:author="Author" w:date="2026-07-07T20:18:00Z" w:id="7653">
        <w:r>
          <w:rPr>
            <w:color w:val="000000"/>
          </w:rPr>
          <w:delText>(e)</w:delText>
        </w:r>
        <w:r>
          <w:rPr>
            <w:color w:val="000000"/>
            <w:spacing w:val="421"/>
          </w:rPr>
          <w:delText xml:space="preserve"> </w:delText>
        </w:r>
      </w:del>
      <w:r w:rsidR="00A96A35" w:rsidRPr="0027638C">
        <w:rPr>
          <w:sz w:val="24"/>
          <w:rPrChange w16du:dateUtc="2026-07-07T18:18:00Z" w:author="Author" w:date="2026-07-07T20:18:00Z" w:id="7654">
            <w:rPr>
              <w:rFonts w:ascii="Times New Roman"/>
              <w:color w:val="000000"/>
            </w:rPr>
          </w:rPrChange>
        </w:rPr>
        <w:t>Amet</w:t>
      </w:r>
      <w:r w:rsidR="00A96A35" w:rsidRPr="0027638C">
        <w:rPr>
          <w:sz w:val="24"/>
          <w:rPrChange w16du:dateUtc="2026-07-07T18:18:00Z" w:author="Author" w:date="2026-07-07T20:18:00Z" w:id="7655">
            <w:rPr>
              <w:rFonts w:ascii="Times New Roman"/>
              <w:color w:val="000000"/>
              <w:spacing w:val="4"/>
            </w:rPr>
          </w:rPrChange>
        </w:rPr>
        <w:t xml:space="preserve"> </w:t>
      </w:r>
      <w:r w:rsidR="00A96A35" w:rsidRPr="0027638C">
        <w:rPr>
          <w:sz w:val="24"/>
          <w:rPrChange w16du:dateUtc="2026-07-07T18:18:00Z" w:author="Author" w:date="2026-07-07T20:18:00Z" w:id="7656">
            <w:rPr>
              <w:rFonts w:ascii="Times New Roman"/>
              <w:color w:val="000000"/>
            </w:rPr>
          </w:rPrChange>
        </w:rPr>
        <w:t>consectetur,</w:t>
      </w:r>
      <w:r w:rsidR="00A96A35" w:rsidRPr="0027638C">
        <w:rPr>
          <w:sz w:val="24"/>
          <w:rPrChange w16du:dateUtc="2026-07-07T18:18:00Z" w:author="Author" w:date="2026-07-07T20:18:00Z" w:id="7657">
            <w:rPr>
              <w:rFonts w:ascii="Times New Roman"/>
              <w:color w:val="000000"/>
              <w:spacing w:val="4"/>
            </w:rPr>
          </w:rPrChange>
        </w:rPr>
        <w:t xml:space="preserve"> </w:t>
      </w:r>
      <w:r w:rsidR="00A96A35" w:rsidRPr="0027638C">
        <w:rPr>
          <w:sz w:val="24"/>
          <w:rPrChange w16du:dateUtc="2026-07-07T18:18:00Z" w:author="Author" w:date="2026-07-07T20:18:00Z" w:id="7658">
            <w:rPr>
              <w:rFonts w:ascii="Times New Roman"/>
              <w:color w:val="000000"/>
            </w:rPr>
          </w:rPrChange>
        </w:rPr>
        <w:t>adipiscing</w:t>
      </w:r>
      <w:r w:rsidR="00A96A35" w:rsidRPr="0027638C">
        <w:rPr>
          <w:sz w:val="24"/>
          <w:rPrChange w16du:dateUtc="2026-07-07T18:18:00Z" w:author="Author" w:date="2026-07-07T20:18:00Z" w:id="7659">
            <w:rPr>
              <w:rFonts w:ascii="Times New Roman"/>
              <w:color w:val="000000"/>
              <w:spacing w:val="4"/>
            </w:rPr>
          </w:rPrChange>
        </w:rPr>
        <w:t xml:space="preserve"> </w:t>
      </w:r>
      <w:r w:rsidR="00A96A35" w:rsidRPr="0027638C">
        <w:rPr>
          <w:sz w:val="24"/>
          <w:rPrChange w16du:dateUtc="2026-07-07T18:18:00Z" w:author="Author" w:date="2026-07-07T20:18:00Z" w:id="7660">
            <w:rPr>
              <w:rFonts w:ascii="Times New Roman"/>
              <w:color w:val="000000"/>
            </w:rPr>
          </w:rPrChange>
        </w:rPr>
        <w:t>elit</w:t>
      </w:r>
      <w:r w:rsidR="00A96A35" w:rsidRPr="0027638C">
        <w:rPr>
          <w:sz w:val="24"/>
          <w:rPrChange w16du:dateUtc="2026-07-07T18:18:00Z" w:author="Author" w:date="2026-07-07T20:18:00Z" w:id="7661">
            <w:rPr>
              <w:rFonts w:ascii="Times New Roman"/>
              <w:color w:val="000000"/>
              <w:spacing w:val="4"/>
            </w:rPr>
          </w:rPrChange>
        </w:rPr>
        <w:t xml:space="preserve"> </w:t>
      </w:r>
      <w:r w:rsidR="00A96A35" w:rsidRPr="0027638C">
        <w:rPr>
          <w:sz w:val="24"/>
          <w:rPrChange w16du:dateUtc="2026-07-07T18:18:00Z" w:author="Author" w:date="2026-07-07T20:18:00Z" w:id="7662">
            <w:rPr>
              <w:rFonts w:ascii="Times New Roman"/>
              <w:color w:val="000000"/>
            </w:rPr>
          </w:rPrChange>
        </w:rPr>
        <w:t>sed</w:t>
      </w:r>
      <w:r w:rsidR="00A96A35" w:rsidRPr="0027638C">
        <w:rPr>
          <w:sz w:val="24"/>
          <w:rPrChange w16du:dateUtc="2026-07-07T18:18:00Z" w:author="Author" w:date="2026-07-07T20:18:00Z" w:id="7663">
            <w:rPr>
              <w:rFonts w:ascii="Times New Roman"/>
              <w:color w:val="000000"/>
              <w:spacing w:val="4"/>
            </w:rPr>
          </w:rPrChange>
        </w:rPr>
        <w:t xml:space="preserve"> </w:t>
      </w:r>
      <w:r w:rsidR="00A96A35" w:rsidRPr="0027638C">
        <w:rPr>
          <w:sz w:val="24"/>
          <w:rPrChange w16du:dateUtc="2026-07-07T18:18:00Z" w:author="Author" w:date="2026-07-07T20:18:00Z" w:id="7664">
            <w:rPr>
              <w:rFonts w:ascii="Times New Roman"/>
              <w:color w:val="000000"/>
            </w:rPr>
          </w:rPrChange>
        </w:rPr>
        <w:t>do</w:t>
      </w:r>
      <w:r w:rsidR="00A96A35" w:rsidRPr="0027638C">
        <w:rPr>
          <w:sz w:val="24"/>
          <w:rPrChange w16du:dateUtc="2026-07-07T18:18:00Z" w:author="Author" w:date="2026-07-07T20:18:00Z" w:id="7665">
            <w:rPr>
              <w:rFonts w:ascii="Times New Roman"/>
              <w:color w:val="000000"/>
              <w:spacing w:val="4"/>
            </w:rPr>
          </w:rPrChange>
        </w:rPr>
        <w:t xml:space="preserve"> </w:t>
      </w:r>
      <w:r w:rsidR="00A96A35" w:rsidRPr="0027638C">
        <w:rPr>
          <w:sz w:val="24"/>
          <w:rPrChange w16du:dateUtc="2026-07-07T18:18:00Z" w:author="Author" w:date="2026-07-07T20:18:00Z" w:id="7666">
            <w:rPr>
              <w:rFonts w:ascii="Times New Roman"/>
              <w:color w:val="000000"/>
            </w:rPr>
          </w:rPrChange>
        </w:rPr>
        <w:t>eiusmod,</w:t>
      </w:r>
      <w:r w:rsidR="00A96A35" w:rsidRPr="0027638C">
        <w:rPr>
          <w:sz w:val="24"/>
          <w:rPrChange w16du:dateUtc="2026-07-07T18:18:00Z" w:author="Author" w:date="2026-07-07T20:18:00Z" w:id="7667">
            <w:rPr>
              <w:rFonts w:ascii="Times New Roman"/>
              <w:color w:val="000000"/>
              <w:spacing w:val="4"/>
            </w:rPr>
          </w:rPrChange>
        </w:rPr>
        <w:t xml:space="preserve"> </w:t>
      </w:r>
      <w:r w:rsidR="00A96A35" w:rsidRPr="0027638C">
        <w:rPr>
          <w:sz w:val="24"/>
          <w:rPrChange w16du:dateUtc="2026-07-07T18:18:00Z" w:author="Author" w:date="2026-07-07T20:18:00Z" w:id="7668">
            <w:rPr>
              <w:rFonts w:ascii="Times New Roman"/>
              <w:color w:val="000000"/>
            </w:rPr>
          </w:rPrChange>
        </w:rPr>
        <w:t>tempor</w:t>
      </w:r>
      <w:r w:rsidR="00A96A35" w:rsidRPr="0027638C">
        <w:rPr>
          <w:sz w:val="24"/>
          <w:rPrChange w16du:dateUtc="2026-07-07T18:18:00Z" w:author="Author" w:date="2026-07-07T20:18:00Z" w:id="7669">
            <w:rPr>
              <w:rFonts w:ascii="Times New Roman"/>
              <w:color w:val="000000"/>
              <w:spacing w:val="4"/>
            </w:rPr>
          </w:rPrChange>
        </w:rPr>
        <w:t xml:space="preserve"> </w:t>
      </w:r>
      <w:r w:rsidR="00A96A35" w:rsidRPr="0027638C">
        <w:rPr>
          <w:sz w:val="24"/>
          <w:rPrChange w16du:dateUtc="2026-07-07T18:18:00Z" w:author="Author" w:date="2026-07-07T20:18:00Z" w:id="7670">
            <w:rPr>
              <w:rFonts w:ascii="Times New Roman"/>
              <w:color w:val="000000"/>
            </w:rPr>
          </w:rPrChange>
        </w:rPr>
        <w:t>incididunt</w:t>
      </w:r>
      <w:r w:rsidR="00A96A35" w:rsidRPr="0027638C">
        <w:rPr>
          <w:sz w:val="24"/>
          <w:rPrChange w16du:dateUtc="2026-07-07T18:18:00Z" w:author="Author" w:date="2026-07-07T20:18:00Z" w:id="7671">
            <w:rPr>
              <w:rFonts w:ascii="Times New Roman"/>
              <w:color w:val="000000"/>
              <w:spacing w:val="4"/>
            </w:rPr>
          </w:rPrChange>
        </w:rPr>
        <w:t xml:space="preserve"> </w:t>
      </w:r>
      <w:r w:rsidR="00A96A35" w:rsidRPr="0027638C">
        <w:rPr>
          <w:sz w:val="24"/>
          <w:rPrChange w16du:dateUtc="2026-07-07T18:18:00Z" w:author="Author" w:date="2026-07-07T20:18:00Z" w:id="7672">
            <w:rPr>
              <w:rFonts w:ascii="Times New Roman"/>
              <w:color w:val="000000"/>
            </w:rPr>
          </w:rPrChange>
        </w:rPr>
        <w:t>Ut</w:t>
      </w:r>
      <w:r w:rsidR="00A96A35" w:rsidRPr="0027638C">
        <w:rPr>
          <w:sz w:val="24"/>
          <w:rPrChange w16du:dateUtc="2026-07-07T18:18:00Z" w:author="Author" w:date="2026-07-07T20:18:00Z" w:id="7673">
            <w:rPr>
              <w:rFonts w:ascii="Times New Roman"/>
              <w:color w:val="000000"/>
              <w:spacing w:val="4"/>
            </w:rPr>
          </w:rPrChange>
        </w:rPr>
        <w:t xml:space="preserve"> </w:t>
      </w:r>
      <w:r w:rsidR="00A96A35" w:rsidRPr="0027638C">
        <w:rPr>
          <w:sz w:val="24"/>
          <w:rPrChange w16du:dateUtc="2026-07-07T18:18:00Z" w:author="Author" w:date="2026-07-07T20:18:00Z" w:id="7674">
            <w:rPr>
              <w:rFonts w:ascii="Times New Roman"/>
              <w:color w:val="000000"/>
            </w:rPr>
          </w:rPrChange>
        </w:rPr>
        <w:t>Labore,</w:t>
      </w:r>
      <w:r w:rsidR="00A96A35" w:rsidRPr="0027638C">
        <w:rPr>
          <w:sz w:val="24"/>
          <w:rPrChange w16du:dateUtc="2026-07-07T18:18:00Z" w:author="Author" w:date="2026-07-07T20:18:00Z" w:id="7675">
            <w:rPr>
              <w:rFonts w:ascii="Times New Roman"/>
              <w:color w:val="000000"/>
              <w:spacing w:val="4"/>
            </w:rPr>
          </w:rPrChange>
        </w:rPr>
        <w:t xml:space="preserve"> </w:t>
      </w:r>
      <w:r w:rsidR="00A96A35" w:rsidRPr="0027638C">
        <w:rPr>
          <w:sz w:val="24"/>
          <w:rPrChange w16du:dateUtc="2026-07-07T18:18:00Z" w:author="Author" w:date="2026-07-07T20:18:00Z" w:id="7676">
            <w:rPr>
              <w:rFonts w:ascii="Times New Roman"/>
              <w:color w:val="000000"/>
            </w:rPr>
          </w:rPrChange>
        </w:rPr>
        <w:t>Et</w:t>
      </w:r>
      <w:r w:rsidR="00A96A35" w:rsidRPr="0027638C">
        <w:rPr>
          <w:sz w:val="24"/>
          <w:rPrChange w16du:dateUtc="2026-07-07T18:18:00Z" w:author="Author" w:date="2026-07-07T20:18:00Z" w:id="7677">
            <w:rPr>
              <w:rFonts w:ascii="Times New Roman"/>
              <w:color w:val="000000"/>
              <w:spacing w:val="4"/>
            </w:rPr>
          </w:rPrChange>
        </w:rPr>
        <w:t xml:space="preserve"> </w:t>
      </w:r>
      <w:r w:rsidR="00A96A35" w:rsidRPr="0027638C">
        <w:rPr>
          <w:sz w:val="24"/>
          <w:rPrChange w16du:dateUtc="2026-07-07T18:18:00Z" w:author="Author" w:date="2026-07-07T20:18:00Z" w:id="7678">
            <w:rPr>
              <w:rFonts w:ascii="Times New Roman"/>
              <w:color w:val="000000"/>
            </w:rPr>
          </w:rPrChange>
        </w:rPr>
        <w:t>dolore</w:t>
      </w:r>
      <w:r w:rsidR="00A96A35" w:rsidRPr="0027638C">
        <w:rPr>
          <w:sz w:val="24"/>
          <w:rPrChange w16du:dateUtc="2026-07-07T18:18:00Z" w:author="Author" w:date="2026-07-07T20:18:00Z" w:id="7679">
            <w:rPr>
              <w:rFonts w:ascii="Times New Roman"/>
              <w:color w:val="000000"/>
              <w:spacing w:val="4"/>
            </w:rPr>
          </w:rPrChange>
        </w:rPr>
        <w:t xml:space="preserve"> </w:t>
      </w:r>
      <w:r w:rsidR="00A96A35" w:rsidRPr="0027638C">
        <w:rPr>
          <w:sz w:val="24"/>
          <w:rPrChange w16du:dateUtc="2026-07-07T18:18:00Z" w:author="Author" w:date="2026-07-07T20:18:00Z" w:id="7680">
            <w:rPr>
              <w:rFonts w:ascii="Times New Roman" w:hAnsi="Times New Roman"/>
              <w:color w:val="000000"/>
            </w:rPr>
          </w:rPrChange>
        </w:rPr>
        <w:t>magna</w:t>
      </w:r>
      <w:del w16du:dateUtc="2026-07-07T18:18:00Z" w:author="Author" w:date="2026-07-07T20:18:00Z" w:id="7681">
        <w:r>
          <w:rPr>
            <w:rFonts w:ascii="Times New Roman" w:cs="Times New Roman" w:hAnsi="Times New Roman"/>
            <w:color w:val="000000"/>
          </w:rPr>
          <w:cr/>
        </w:r>
      </w:del>
      <w:r w:rsidR="00A96A35" w:rsidRPr="0027638C">
        <w:rPr>
          <w:sz w:val="24"/>
          <w:rPrChange w16du:dateUtc="2026-07-07T18:18:00Z" w:author="Author" w:date="2026-07-07T20:18:00Z" w:id="7682">
            <w:rPr>
              <w:rFonts w:ascii="Times New Roman"/>
              <w:color w:val="000000"/>
              <w:spacing w:val="665"/>
            </w:rPr>
          </w:rPrChange>
        </w:rPr>
        <w:t xml:space="preserve"> </w:t>
      </w:r>
      <w:r w:rsidR="00A96A35" w:rsidRPr="0027638C">
        <w:rPr>
          <w:sz w:val="24"/>
          <w:rPrChange w16du:dateUtc="2026-07-07T18:18:00Z" w:author="Author" w:date="2026-07-07T20:18:00Z" w:id="7683">
            <w:rPr>
              <w:rFonts w:ascii="Times New Roman"/>
              <w:color w:val="000000"/>
            </w:rPr>
          </w:rPrChange>
        </w:rPr>
        <w:t>aliqua</w:t>
      </w:r>
      <w:r w:rsidR="00A96A35" w:rsidRPr="0027638C">
        <w:rPr>
          <w:sz w:val="24"/>
          <w:rPrChange w16du:dateUtc="2026-07-07T18:18:00Z" w:author="Author" w:date="2026-07-07T20:18:00Z" w:id="7684">
            <w:rPr>
              <w:rFonts w:ascii="Times New Roman"/>
              <w:color w:val="000000"/>
              <w:spacing w:val="34"/>
            </w:rPr>
          </w:rPrChange>
        </w:rPr>
        <w:t xml:space="preserve"> </w:t>
      </w:r>
      <w:r w:rsidR="00A96A35" w:rsidRPr="0027638C">
        <w:rPr>
          <w:sz w:val="24"/>
          <w:rPrChange w16du:dateUtc="2026-07-07T18:18:00Z" w:author="Author" w:date="2026-07-07T20:18:00Z" w:id="7685">
            <w:rPr>
              <w:rFonts w:ascii="Times New Roman"/>
              <w:color w:val="000000"/>
            </w:rPr>
          </w:rPrChange>
        </w:rPr>
        <w:t>lorem</w:t>
      </w:r>
      <w:r w:rsidR="00A96A35" w:rsidRPr="0027638C">
        <w:rPr>
          <w:sz w:val="24"/>
          <w:rPrChange w16du:dateUtc="2026-07-07T18:18:00Z" w:author="Author" w:date="2026-07-07T20:18:00Z" w:id="7686">
            <w:rPr>
              <w:rFonts w:ascii="Times New Roman"/>
              <w:color w:val="000000"/>
              <w:spacing w:val="34"/>
            </w:rPr>
          </w:rPrChange>
        </w:rPr>
        <w:t xml:space="preserve"> </w:t>
      </w:r>
      <w:r w:rsidR="00A96A35" w:rsidRPr="0027638C">
        <w:rPr>
          <w:sz w:val="24"/>
          <w:rPrChange w16du:dateUtc="2026-07-07T18:18:00Z" w:author="Author" w:date="2026-07-07T20:18:00Z" w:id="7687">
            <w:rPr>
              <w:rFonts w:ascii="Times New Roman"/>
              <w:color w:val="000000"/>
            </w:rPr>
          </w:rPrChange>
        </w:rPr>
        <w:t>Ipsum</w:t>
      </w:r>
      <w:r w:rsidR="00A96A35" w:rsidRPr="0027638C">
        <w:rPr>
          <w:sz w:val="24"/>
          <w:rPrChange w16du:dateUtc="2026-07-07T18:18:00Z" w:author="Author" w:date="2026-07-07T20:18:00Z" w:id="7688">
            <w:rPr>
              <w:rFonts w:ascii="Times New Roman"/>
              <w:color w:val="000000"/>
              <w:spacing w:val="34"/>
            </w:rPr>
          </w:rPrChange>
        </w:rPr>
        <w:t xml:space="preserve"> </w:t>
      </w:r>
      <w:r w:rsidR="00A96A35" w:rsidRPr="0027638C">
        <w:rPr>
          <w:sz w:val="24"/>
          <w:rPrChange w16du:dateUtc="2026-07-07T18:18:00Z" w:author="Author" w:date="2026-07-07T20:18:00Z" w:id="7689">
            <w:rPr>
              <w:rFonts w:ascii="Times New Roman"/>
              <w:color w:val="000000"/>
            </w:rPr>
          </w:rPrChange>
        </w:rPr>
        <w:t>dolor</w:t>
      </w:r>
      <w:r w:rsidR="00A96A35" w:rsidRPr="0027638C">
        <w:rPr>
          <w:sz w:val="24"/>
          <w:rPrChange w16du:dateUtc="2026-07-07T18:18:00Z" w:author="Author" w:date="2026-07-07T20:18:00Z" w:id="7690">
            <w:rPr>
              <w:rFonts w:ascii="Times New Roman"/>
              <w:color w:val="000000"/>
              <w:spacing w:val="34"/>
            </w:rPr>
          </w:rPrChange>
        </w:rPr>
        <w:t xml:space="preserve"> </w:t>
      </w:r>
      <w:r w:rsidR="00A96A35" w:rsidRPr="0027638C">
        <w:rPr>
          <w:sz w:val="24"/>
          <w:rPrChange w16du:dateUtc="2026-07-07T18:18:00Z" w:author="Author" w:date="2026-07-07T20:18:00Z" w:id="7691">
            <w:rPr>
              <w:rFonts w:ascii="Times New Roman"/>
              <w:color w:val="000000"/>
            </w:rPr>
          </w:rPrChange>
        </w:rPr>
        <w:t>Sit</w:t>
      </w:r>
      <w:r w:rsidR="00A96A35" w:rsidRPr="0027638C">
        <w:rPr>
          <w:sz w:val="24"/>
          <w:rPrChange w16du:dateUtc="2026-07-07T18:18:00Z" w:author="Author" w:date="2026-07-07T20:18:00Z" w:id="7692">
            <w:rPr>
              <w:rFonts w:ascii="Times New Roman"/>
              <w:color w:val="000000"/>
              <w:spacing w:val="34"/>
            </w:rPr>
          </w:rPrChange>
        </w:rPr>
        <w:t xml:space="preserve"> </w:t>
      </w:r>
      <w:r w:rsidR="00A96A35" w:rsidRPr="0027638C">
        <w:rPr>
          <w:sz w:val="24"/>
          <w:rPrChange w16du:dateUtc="2026-07-07T18:18:00Z" w:author="Author" w:date="2026-07-07T20:18:00Z" w:id="7693">
            <w:rPr>
              <w:rFonts w:ascii="Times New Roman"/>
              <w:color w:val="000000"/>
            </w:rPr>
          </w:rPrChange>
        </w:rPr>
        <w:t>Amet</w:t>
      </w:r>
      <w:r w:rsidR="00A96A35" w:rsidRPr="0027638C">
        <w:rPr>
          <w:sz w:val="24"/>
          <w:rPrChange w16du:dateUtc="2026-07-07T18:18:00Z" w:author="Author" w:date="2026-07-07T20:18:00Z" w:id="7694">
            <w:rPr>
              <w:rFonts w:ascii="Times New Roman"/>
              <w:color w:val="000000"/>
              <w:spacing w:val="34"/>
            </w:rPr>
          </w:rPrChange>
        </w:rPr>
        <w:t xml:space="preserve"> </w:t>
      </w:r>
      <w:r w:rsidR="00A96A35" w:rsidRPr="0027638C">
        <w:rPr>
          <w:sz w:val="24"/>
          <w:rPrChange w16du:dateUtc="2026-07-07T18:18:00Z" w:author="Author" w:date="2026-07-07T20:18:00Z" w:id="7695">
            <w:rPr>
              <w:rFonts w:ascii="Times New Roman"/>
              <w:color w:val="000000"/>
            </w:rPr>
          </w:rPrChange>
        </w:rPr>
        <w:t>consectetur</w:t>
      </w:r>
      <w:r w:rsidR="00A96A35" w:rsidRPr="0027638C">
        <w:rPr>
          <w:sz w:val="24"/>
          <w:rPrChange w16du:dateUtc="2026-07-07T18:18:00Z" w:author="Author" w:date="2026-07-07T20:18:00Z" w:id="7696">
            <w:rPr>
              <w:rFonts w:ascii="Times New Roman"/>
              <w:color w:val="000000"/>
              <w:spacing w:val="34"/>
            </w:rPr>
          </w:rPrChange>
        </w:rPr>
        <w:t xml:space="preserve"> </w:t>
      </w:r>
      <w:r w:rsidR="00A96A35" w:rsidRPr="0027638C">
        <w:rPr>
          <w:sz w:val="24"/>
          <w:rPrChange w16du:dateUtc="2026-07-07T18:18:00Z" w:author="Author" w:date="2026-07-07T20:18:00Z" w:id="7697">
            <w:rPr>
              <w:rFonts w:ascii="Times New Roman"/>
              <w:color w:val="000000"/>
            </w:rPr>
          </w:rPrChange>
        </w:rPr>
        <w:t>adipiscing</w:t>
      </w:r>
      <w:r w:rsidR="00A96A35" w:rsidRPr="0027638C">
        <w:rPr>
          <w:sz w:val="24"/>
          <w:rPrChange w16du:dateUtc="2026-07-07T18:18:00Z" w:author="Author" w:date="2026-07-07T20:18:00Z" w:id="7698">
            <w:rPr>
              <w:rFonts w:ascii="Times New Roman"/>
              <w:color w:val="000000"/>
              <w:spacing w:val="34"/>
            </w:rPr>
          </w:rPrChange>
        </w:rPr>
        <w:t xml:space="preserve"> </w:t>
      </w:r>
      <w:r w:rsidR="00A96A35" w:rsidRPr="0027638C">
        <w:rPr>
          <w:sz w:val="24"/>
          <w:rPrChange w16du:dateUtc="2026-07-07T18:18:00Z" w:author="Author" w:date="2026-07-07T20:18:00Z" w:id="7699">
            <w:rPr>
              <w:rFonts w:ascii="Times New Roman"/>
              <w:color w:val="000000"/>
            </w:rPr>
          </w:rPrChange>
        </w:rPr>
        <w:t>elit</w:t>
      </w:r>
      <w:r w:rsidR="00A96A35" w:rsidRPr="0027638C">
        <w:rPr>
          <w:sz w:val="24"/>
          <w:rPrChange w16du:dateUtc="2026-07-07T18:18:00Z" w:author="Author" w:date="2026-07-07T20:18:00Z" w:id="7700">
            <w:rPr>
              <w:rFonts w:ascii="Times New Roman"/>
              <w:color w:val="000000"/>
              <w:spacing w:val="34"/>
            </w:rPr>
          </w:rPrChange>
        </w:rPr>
        <w:t xml:space="preserve"> </w:t>
      </w:r>
      <w:r w:rsidR="00A96A35" w:rsidRPr="0027638C">
        <w:rPr>
          <w:sz w:val="24"/>
          <w:rPrChange w16du:dateUtc="2026-07-07T18:18:00Z" w:author="Author" w:date="2026-07-07T20:18:00Z" w:id="7701">
            <w:rPr>
              <w:rFonts w:ascii="Times New Roman"/>
              <w:color w:val="000000"/>
            </w:rPr>
          </w:rPrChange>
        </w:rPr>
        <w:t>sed</w:t>
      </w:r>
      <w:r w:rsidR="00A96A35" w:rsidRPr="0027638C">
        <w:rPr>
          <w:sz w:val="24"/>
          <w:rPrChange w16du:dateUtc="2026-07-07T18:18:00Z" w:author="Author" w:date="2026-07-07T20:18:00Z" w:id="7702">
            <w:rPr>
              <w:rFonts w:ascii="Times New Roman"/>
              <w:color w:val="000000"/>
              <w:spacing w:val="34"/>
            </w:rPr>
          </w:rPrChange>
        </w:rPr>
        <w:t xml:space="preserve"> </w:t>
      </w:r>
      <w:r w:rsidR="00A96A35" w:rsidRPr="0027638C">
        <w:rPr>
          <w:sz w:val="24"/>
          <w:rPrChange w16du:dateUtc="2026-07-07T18:18:00Z" w:author="Author" w:date="2026-07-07T20:18:00Z" w:id="7703">
            <w:rPr>
              <w:rFonts w:ascii="Times New Roman"/>
              <w:color w:val="000000"/>
            </w:rPr>
          </w:rPrChange>
        </w:rPr>
        <w:t>do</w:t>
      </w:r>
      <w:r w:rsidR="00A96A35" w:rsidRPr="0027638C">
        <w:rPr>
          <w:sz w:val="24"/>
          <w:rPrChange w16du:dateUtc="2026-07-07T18:18:00Z" w:author="Author" w:date="2026-07-07T20:18:00Z" w:id="7704">
            <w:rPr>
              <w:rFonts w:ascii="Times New Roman"/>
              <w:color w:val="000000"/>
              <w:spacing w:val="34"/>
            </w:rPr>
          </w:rPrChange>
        </w:rPr>
        <w:t xml:space="preserve"> </w:t>
      </w:r>
      <w:r w:rsidR="00A96A35" w:rsidRPr="0027638C">
        <w:rPr>
          <w:sz w:val="24"/>
          <w:rPrChange w16du:dateUtc="2026-07-07T18:18:00Z" w:author="Author" w:date="2026-07-07T20:18:00Z" w:id="7705">
            <w:rPr>
              <w:rFonts w:ascii="Times New Roman"/>
              <w:color w:val="000000"/>
            </w:rPr>
          </w:rPrChange>
        </w:rPr>
        <w:t>eiusmod</w:t>
      </w:r>
      <w:r w:rsidR="00A96A35" w:rsidRPr="0027638C">
        <w:rPr>
          <w:sz w:val="24"/>
          <w:rPrChange w16du:dateUtc="2026-07-07T18:18:00Z" w:author="Author" w:date="2026-07-07T20:18:00Z" w:id="7706">
            <w:rPr>
              <w:rFonts w:ascii="Times New Roman"/>
              <w:color w:val="000000"/>
              <w:spacing w:val="34"/>
            </w:rPr>
          </w:rPrChange>
        </w:rPr>
        <w:t xml:space="preserve"> </w:t>
      </w:r>
      <w:r w:rsidR="00A96A35" w:rsidRPr="0027638C">
        <w:rPr>
          <w:sz w:val="24"/>
          <w:rPrChange w16du:dateUtc="2026-07-07T18:18:00Z" w:author="Author" w:date="2026-07-07T20:18:00Z" w:id="7707">
            <w:rPr>
              <w:rFonts w:ascii="Times New Roman" w:hAnsi="Times New Roman"/>
              <w:color w:val="000000"/>
            </w:rPr>
          </w:rPrChange>
        </w:rPr>
        <w:t>(tempor</w:t>
      </w:r>
      <w:del w16du:dateUtc="2026-07-07T18:18:00Z" w:author="Author" w:date="2026-07-07T20:18:00Z" w:id="7708">
        <w:r>
          <w:rPr>
            <w:rFonts w:ascii="Times New Roman" w:cs="Times New Roman" w:hAnsi="Times New Roman"/>
            <w:color w:val="000000"/>
          </w:rPr>
          <w:cr/>
        </w:r>
      </w:del>
      <w:r w:rsidR="00A96A35" w:rsidRPr="0027638C">
        <w:rPr>
          <w:sz w:val="24"/>
          <w:rPrChange w16du:dateUtc="2026-07-07T18:18:00Z" w:author="Author" w:date="2026-07-07T20:18:00Z" w:id="7709">
            <w:rPr>
              <w:rFonts w:ascii="Times New Roman"/>
              <w:color w:val="000000"/>
              <w:spacing w:val="665"/>
            </w:rPr>
          </w:rPrChange>
        </w:rPr>
        <w:t xml:space="preserve"> </w:t>
      </w:r>
      <w:r w:rsidR="00A96A35" w:rsidRPr="0027638C">
        <w:rPr>
          <w:sz w:val="24"/>
          <w:rPrChange w16du:dateUtc="2026-07-07T18:18:00Z" w:author="Author" w:date="2026-07-07T20:18:00Z" w:id="7710">
            <w:rPr>
              <w:rFonts w:ascii="Times New Roman"/>
              <w:color w:val="000000"/>
            </w:rPr>
          </w:rPrChange>
        </w:rPr>
        <w:t>incididunt</w:t>
      </w:r>
      <w:r w:rsidR="00A96A35" w:rsidRPr="0027638C">
        <w:rPr>
          <w:sz w:val="24"/>
          <w:rPrChange w16du:dateUtc="2026-07-07T18:18:00Z" w:author="Author" w:date="2026-07-07T20:18:00Z" w:id="7711">
            <w:rPr>
              <w:rFonts w:ascii="Times New Roman"/>
              <w:color w:val="000000"/>
              <w:spacing w:val="16"/>
            </w:rPr>
          </w:rPrChange>
        </w:rPr>
        <w:t xml:space="preserve"> </w:t>
      </w:r>
      <w:r w:rsidR="00A96A35" w:rsidRPr="0027638C">
        <w:rPr>
          <w:sz w:val="24"/>
          <w:rPrChange w16du:dateUtc="2026-07-07T18:18:00Z" w:author="Author" w:date="2026-07-07T20:18:00Z" w:id="7712">
            <w:rPr>
              <w:rFonts w:ascii="Times New Roman"/>
              <w:color w:val="000000"/>
            </w:rPr>
          </w:rPrChange>
        </w:rPr>
        <w:t>ut</w:t>
      </w:r>
      <w:r w:rsidR="00A96A35" w:rsidRPr="0027638C">
        <w:rPr>
          <w:sz w:val="24"/>
          <w:rPrChange w16du:dateUtc="2026-07-07T18:18:00Z" w:author="Author" w:date="2026-07-07T20:18:00Z" w:id="7713">
            <w:rPr>
              <w:rFonts w:ascii="Times New Roman"/>
              <w:color w:val="000000"/>
              <w:spacing w:val="16"/>
            </w:rPr>
          </w:rPrChange>
        </w:rPr>
        <w:t xml:space="preserve"> </w:t>
      </w:r>
      <w:r w:rsidR="00A96A35" w:rsidRPr="0027638C">
        <w:rPr>
          <w:sz w:val="24"/>
          <w:rPrChange w16du:dateUtc="2026-07-07T18:18:00Z" w:author="Author" w:date="2026-07-07T20:18:00Z" w:id="7714">
            <w:rPr>
              <w:rFonts w:ascii="Times New Roman"/>
              <w:color w:val="000000"/>
            </w:rPr>
          </w:rPrChange>
        </w:rPr>
        <w:t>labore</w:t>
      </w:r>
      <w:r w:rsidR="00A96A35" w:rsidRPr="0027638C">
        <w:rPr>
          <w:sz w:val="24"/>
          <w:rPrChange w16du:dateUtc="2026-07-07T18:18:00Z" w:author="Author" w:date="2026-07-07T20:18:00Z" w:id="7715">
            <w:rPr>
              <w:rFonts w:ascii="Times New Roman"/>
              <w:color w:val="000000"/>
              <w:spacing w:val="16"/>
            </w:rPr>
          </w:rPrChange>
        </w:rPr>
        <w:t xml:space="preserve"> </w:t>
      </w:r>
      <w:r w:rsidR="00A96A35" w:rsidRPr="0027638C">
        <w:rPr>
          <w:sz w:val="24"/>
          <w:rPrChange w16du:dateUtc="2026-07-07T18:18:00Z" w:author="Author" w:date="2026-07-07T20:18:00Z" w:id="7716">
            <w:rPr>
              <w:rFonts w:ascii="Times New Roman"/>
              <w:color w:val="000000"/>
            </w:rPr>
          </w:rPrChange>
        </w:rPr>
        <w:t>et</w:t>
      </w:r>
      <w:r w:rsidR="00A96A35" w:rsidRPr="0027638C">
        <w:rPr>
          <w:sz w:val="24"/>
          <w:rPrChange w16du:dateUtc="2026-07-07T18:18:00Z" w:author="Author" w:date="2026-07-07T20:18:00Z" w:id="7717">
            <w:rPr>
              <w:rFonts w:ascii="Times New Roman"/>
              <w:color w:val="000000"/>
              <w:spacing w:val="16"/>
            </w:rPr>
          </w:rPrChange>
        </w:rPr>
        <w:t xml:space="preserve"> </w:t>
      </w:r>
      <w:r w:rsidR="00A96A35" w:rsidRPr="0027638C">
        <w:rPr>
          <w:sz w:val="24"/>
          <w:rPrChange w16du:dateUtc="2026-07-07T18:18:00Z" w:author="Author" w:date="2026-07-07T20:18:00Z" w:id="7718">
            <w:rPr>
              <w:rFonts w:ascii="Times New Roman"/>
              <w:color w:val="000000"/>
            </w:rPr>
          </w:rPrChange>
        </w:rPr>
        <w:t>dolore</w:t>
      </w:r>
      <w:r w:rsidR="00A96A35" w:rsidRPr="0027638C">
        <w:rPr>
          <w:sz w:val="24"/>
          <w:rPrChange w16du:dateUtc="2026-07-07T18:18:00Z" w:author="Author" w:date="2026-07-07T20:18:00Z" w:id="7719">
            <w:rPr>
              <w:rFonts w:ascii="Times New Roman"/>
              <w:color w:val="000000"/>
              <w:spacing w:val="16"/>
            </w:rPr>
          </w:rPrChange>
        </w:rPr>
        <w:t xml:space="preserve"> </w:t>
      </w:r>
      <w:r w:rsidR="00A96A35" w:rsidRPr="0027638C">
        <w:rPr>
          <w:sz w:val="24"/>
          <w:rPrChange w16du:dateUtc="2026-07-07T18:18:00Z" w:author="Author" w:date="2026-07-07T20:18:00Z" w:id="7720">
            <w:rPr>
              <w:rFonts w:ascii="Times New Roman"/>
              <w:color w:val="000000"/>
            </w:rPr>
          </w:rPrChange>
        </w:rPr>
        <w:t>magna</w:t>
      </w:r>
      <w:r w:rsidR="00A96A35" w:rsidRPr="0027638C">
        <w:rPr>
          <w:sz w:val="24"/>
          <w:rPrChange w16du:dateUtc="2026-07-07T18:18:00Z" w:author="Author" w:date="2026-07-07T20:18:00Z" w:id="7721">
            <w:rPr>
              <w:rFonts w:ascii="Times New Roman"/>
              <w:color w:val="000000"/>
              <w:spacing w:val="16"/>
            </w:rPr>
          </w:rPrChange>
        </w:rPr>
        <w:t xml:space="preserve"> </w:t>
      </w:r>
      <w:r w:rsidR="00A96A35" w:rsidRPr="0027638C">
        <w:rPr>
          <w:sz w:val="24"/>
          <w:rPrChange w16du:dateUtc="2026-07-07T18:18:00Z" w:author="Author" w:date="2026-07-07T20:18:00Z" w:id="7722">
            <w:rPr>
              <w:rFonts w:ascii="Times New Roman"/>
              <w:color w:val="000000"/>
            </w:rPr>
          </w:rPrChange>
        </w:rPr>
        <w:t>aliqua</w:t>
      </w:r>
      <w:r w:rsidR="00A96A35" w:rsidRPr="0027638C">
        <w:rPr>
          <w:sz w:val="24"/>
          <w:rPrChange w16du:dateUtc="2026-07-07T18:18:00Z" w:author="Author" w:date="2026-07-07T20:18:00Z" w:id="7723">
            <w:rPr>
              <w:rFonts w:ascii="Times New Roman"/>
              <w:color w:val="000000"/>
              <w:spacing w:val="16"/>
            </w:rPr>
          </w:rPrChange>
        </w:rPr>
        <w:t xml:space="preserve"> </w:t>
      </w:r>
      <w:r w:rsidR="00A96A35" w:rsidRPr="0027638C">
        <w:rPr>
          <w:sz w:val="24"/>
          <w:rPrChange w16du:dateUtc="2026-07-07T18:18:00Z" w:author="Author" w:date="2026-07-07T20:18:00Z" w:id="7724">
            <w:rPr>
              <w:rFonts w:ascii="Times New Roman"/>
              <w:color w:val="000000"/>
            </w:rPr>
          </w:rPrChange>
        </w:rPr>
        <w:t>lorem</w:t>
      </w:r>
      <w:r w:rsidR="00A96A35" w:rsidRPr="0027638C">
        <w:rPr>
          <w:sz w:val="24"/>
          <w:rPrChange w16du:dateUtc="2026-07-07T18:18:00Z" w:author="Author" w:date="2026-07-07T20:18:00Z" w:id="7725">
            <w:rPr>
              <w:rFonts w:ascii="Times New Roman"/>
              <w:color w:val="000000"/>
              <w:spacing w:val="16"/>
            </w:rPr>
          </w:rPrChange>
        </w:rPr>
        <w:t xml:space="preserve"> </w:t>
      </w:r>
      <w:r w:rsidR="00A96A35" w:rsidRPr="0027638C">
        <w:rPr>
          <w:sz w:val="24"/>
          <w:rPrChange w16du:dateUtc="2026-07-07T18:18:00Z" w:author="Author" w:date="2026-07-07T20:18:00Z" w:id="7726">
            <w:rPr>
              <w:rFonts w:ascii="Times New Roman"/>
              <w:color w:val="000000"/>
            </w:rPr>
          </w:rPrChange>
        </w:rPr>
        <w:t>ipsum)</w:t>
      </w:r>
      <w:r w:rsidR="00A96A35" w:rsidRPr="0027638C">
        <w:rPr>
          <w:sz w:val="24"/>
          <w:rPrChange w16du:dateUtc="2026-07-07T18:18:00Z" w:author="Author" w:date="2026-07-07T20:18:00Z" w:id="7727">
            <w:rPr>
              <w:rFonts w:ascii="Times New Roman"/>
              <w:color w:val="000000"/>
              <w:spacing w:val="16"/>
            </w:rPr>
          </w:rPrChange>
        </w:rPr>
        <w:t xml:space="preserve"> </w:t>
      </w:r>
      <w:r w:rsidR="00A96A35" w:rsidRPr="0027638C">
        <w:rPr>
          <w:sz w:val="24"/>
          <w:rPrChange w16du:dateUtc="2026-07-07T18:18:00Z" w:author="Author" w:date="2026-07-07T20:18:00Z" w:id="7728">
            <w:rPr>
              <w:rFonts w:ascii="Times New Roman"/>
              <w:color w:val="000000"/>
            </w:rPr>
          </w:rPrChange>
        </w:rPr>
        <w:t>dolor</w:t>
      </w:r>
      <w:r w:rsidR="00A96A35" w:rsidRPr="0027638C">
        <w:rPr>
          <w:sz w:val="24"/>
          <w:rPrChange w16du:dateUtc="2026-07-07T18:18:00Z" w:author="Author" w:date="2026-07-07T20:18:00Z" w:id="7729">
            <w:rPr>
              <w:rFonts w:ascii="Times New Roman"/>
              <w:color w:val="000000"/>
              <w:spacing w:val="16"/>
            </w:rPr>
          </w:rPrChange>
        </w:rPr>
        <w:t xml:space="preserve"> </w:t>
      </w:r>
      <w:r w:rsidR="00A96A35" w:rsidRPr="0027638C">
        <w:rPr>
          <w:sz w:val="24"/>
          <w:rPrChange w16du:dateUtc="2026-07-07T18:18:00Z" w:author="Author" w:date="2026-07-07T20:18:00Z" w:id="7730">
            <w:rPr>
              <w:rFonts w:ascii="Times New Roman"/>
              <w:color w:val="000000"/>
            </w:rPr>
          </w:rPrChange>
        </w:rPr>
        <w:t>sit</w:t>
      </w:r>
      <w:r w:rsidR="00A96A35" w:rsidRPr="0027638C">
        <w:rPr>
          <w:sz w:val="24"/>
          <w:rPrChange w16du:dateUtc="2026-07-07T18:18:00Z" w:author="Author" w:date="2026-07-07T20:18:00Z" w:id="7731">
            <w:rPr>
              <w:rFonts w:ascii="Times New Roman"/>
              <w:color w:val="000000"/>
              <w:spacing w:val="16"/>
            </w:rPr>
          </w:rPrChange>
        </w:rPr>
        <w:t xml:space="preserve"> </w:t>
      </w:r>
      <w:r w:rsidR="00A96A35" w:rsidRPr="0027638C">
        <w:rPr>
          <w:sz w:val="24"/>
          <w:rPrChange w16du:dateUtc="2026-07-07T18:18:00Z" w:author="Author" w:date="2026-07-07T20:18:00Z" w:id="7732">
            <w:rPr>
              <w:rFonts w:ascii="Times New Roman"/>
              <w:color w:val="000000"/>
            </w:rPr>
          </w:rPrChange>
        </w:rPr>
        <w:t>amet</w:t>
      </w:r>
      <w:r w:rsidR="00A96A35" w:rsidRPr="0027638C">
        <w:rPr>
          <w:sz w:val="24"/>
          <w:rPrChange w16du:dateUtc="2026-07-07T18:18:00Z" w:author="Author" w:date="2026-07-07T20:18:00Z" w:id="7733">
            <w:rPr>
              <w:rFonts w:ascii="Times New Roman"/>
              <w:color w:val="000000"/>
              <w:spacing w:val="16"/>
            </w:rPr>
          </w:rPrChange>
        </w:rPr>
        <w:t xml:space="preserve"> </w:t>
      </w:r>
      <w:r w:rsidR="00A96A35" w:rsidRPr="0027638C">
        <w:rPr>
          <w:sz w:val="24"/>
          <w:rPrChange w16du:dateUtc="2026-07-07T18:18:00Z" w:author="Author" w:date="2026-07-07T20:18:00Z" w:id="7734">
            <w:rPr>
              <w:rFonts w:ascii="Times New Roman"/>
              <w:color w:val="000000"/>
            </w:rPr>
          </w:rPrChange>
        </w:rPr>
        <w:t>consectetur:</w:t>
      </w:r>
      <w:r w:rsidR="00A96A35" w:rsidRPr="0027638C">
        <w:rPr>
          <w:sz w:val="24"/>
          <w:rPrChange w16du:dateUtc="2026-07-07T18:18:00Z" w:author="Author" w:date="2026-07-07T20:18:00Z" w:id="7735">
            <w:rPr>
              <w:rFonts w:ascii="Times New Roman"/>
              <w:color w:val="000000"/>
              <w:spacing w:val="16"/>
            </w:rPr>
          </w:rPrChange>
        </w:rPr>
        <w:t xml:space="preserve"> </w:t>
      </w:r>
      <w:r w:rsidR="00A96A35" w:rsidRPr="0027638C">
        <w:rPr>
          <w:sz w:val="24"/>
          <w:rPrChange w16du:dateUtc="2026-07-07T18:18:00Z" w:author="Author" w:date="2026-07-07T20:18:00Z" w:id="7736">
            <w:rPr>
              <w:rFonts w:ascii="Times New Roman"/>
              <w:color w:val="000000"/>
            </w:rPr>
          </w:rPrChange>
        </w:rPr>
        <w:t>(adipiscing)</w:t>
      </w:r>
      <w:r w:rsidR="00A96A35" w:rsidRPr="0027638C">
        <w:rPr>
          <w:sz w:val="24"/>
          <w:rPrChange w16du:dateUtc="2026-07-07T18:18:00Z" w:author="Author" w:date="2026-07-07T20:18:00Z" w:id="7737">
            <w:rPr>
              <w:rFonts w:ascii="Times New Roman"/>
              <w:color w:val="000000"/>
              <w:spacing w:val="16"/>
            </w:rPr>
          </w:rPrChange>
        </w:rPr>
        <w:t xml:space="preserve"> </w:t>
      </w:r>
      <w:r w:rsidR="00A96A35" w:rsidRPr="0027638C">
        <w:rPr>
          <w:sz w:val="24"/>
          <w:rPrChange w16du:dateUtc="2026-07-07T18:18:00Z" w:author="Author" w:date="2026-07-07T20:18:00Z" w:id="7738">
            <w:rPr>
              <w:rFonts w:ascii="Times New Roman" w:hAnsi="Times New Roman"/>
              <w:color w:val="000000"/>
              <w:spacing w:val="1"/>
            </w:rPr>
          </w:rPrChange>
        </w:rPr>
        <w:t>Elit’sed</w:t>
      </w:r>
      <w:del w16du:dateUtc="2026-07-07T18:18:00Z" w:author="Author" w:date="2026-07-07T20:18:00Z" w:id="7739">
        <w:r>
          <w:rPr>
            <w:rFonts w:ascii="Times New Roman" w:cs="Times New Roman" w:hAnsi="Times New Roman"/>
            <w:color w:val="000000"/>
            <w:spacing w:val="1"/>
          </w:rPr>
          <w:cr/>
        </w:r>
      </w:del>
      <w:r w:rsidR="00A96A35" w:rsidRPr="0027638C">
        <w:rPr>
          <w:sz w:val="24"/>
          <w:rPrChange w16du:dateUtc="2026-07-07T18:18:00Z" w:author="Author" w:date="2026-07-07T20:18:00Z" w:id="7740">
            <w:rPr>
              <w:rFonts w:ascii="Times New Roman"/>
              <w:color w:val="000000"/>
              <w:spacing w:val="665"/>
            </w:rPr>
          </w:rPrChange>
        </w:rPr>
        <w:t xml:space="preserve"> </w:t>
      </w:r>
      <w:r w:rsidR="00A96A35" w:rsidRPr="0027638C">
        <w:rPr>
          <w:sz w:val="24"/>
          <w:rPrChange w16du:dateUtc="2026-07-07T18:18:00Z" w:author="Author" w:date="2026-07-07T20:18:00Z" w:id="7741">
            <w:rPr>
              <w:rFonts w:ascii="Times New Roman"/>
              <w:color w:val="000000"/>
            </w:rPr>
          </w:rPrChange>
        </w:rPr>
        <w:t>do</w:t>
      </w:r>
      <w:r w:rsidR="00A96A35" w:rsidRPr="0027638C">
        <w:rPr>
          <w:spacing w:val="-7"/>
          <w:sz w:val="24"/>
          <w:rPrChange w16du:dateUtc="2026-07-07T18:18:00Z" w:author="Author" w:date="2026-07-07T20:18:00Z" w:id="7742">
            <w:rPr>
              <w:rFonts w:ascii="Times New Roman"/>
              <w:color w:val="000000"/>
              <w:spacing w:val="-4"/>
            </w:rPr>
          </w:rPrChange>
        </w:rPr>
        <w:t xml:space="preserve"> </w:t>
      </w:r>
      <w:r w:rsidR="00A96A35" w:rsidRPr="0027638C">
        <w:rPr>
          <w:sz w:val="24"/>
          <w:rPrChange w16du:dateUtc="2026-07-07T18:18:00Z" w:author="Author" w:date="2026-07-07T20:18:00Z" w:id="7743">
            <w:rPr>
              <w:rFonts w:ascii="Times New Roman"/>
              <w:color w:val="000000"/>
            </w:rPr>
          </w:rPrChange>
        </w:rPr>
        <w:t>eiusmod;</w:t>
      </w:r>
      <w:r w:rsidR="00A96A35" w:rsidRPr="0027638C">
        <w:rPr>
          <w:spacing w:val="-7"/>
          <w:sz w:val="24"/>
          <w:rPrChange w16du:dateUtc="2026-07-07T18:18:00Z" w:author="Author" w:date="2026-07-07T20:18:00Z" w:id="7744">
            <w:rPr>
              <w:rFonts w:ascii="Times New Roman"/>
              <w:color w:val="000000"/>
              <w:spacing w:val="-4"/>
            </w:rPr>
          </w:rPrChange>
        </w:rPr>
        <w:t xml:space="preserve"> </w:t>
      </w:r>
      <w:r w:rsidR="00A96A35" w:rsidRPr="0027638C">
        <w:rPr>
          <w:sz w:val="24"/>
          <w:rPrChange w16du:dateUtc="2026-07-07T18:18:00Z" w:author="Author" w:date="2026-07-07T20:18:00Z" w:id="7745">
            <w:rPr>
              <w:rFonts w:ascii="Times New Roman"/>
              <w:color w:val="000000"/>
            </w:rPr>
          </w:rPrChange>
        </w:rPr>
        <w:t>(tempor)</w:t>
      </w:r>
      <w:r w:rsidR="00A96A35" w:rsidRPr="0027638C">
        <w:rPr>
          <w:spacing w:val="-7"/>
          <w:sz w:val="24"/>
          <w:rPrChange w16du:dateUtc="2026-07-07T18:18:00Z" w:author="Author" w:date="2026-07-07T20:18:00Z" w:id="7746">
            <w:rPr>
              <w:rFonts w:ascii="Times New Roman"/>
              <w:color w:val="000000"/>
              <w:spacing w:val="-4"/>
            </w:rPr>
          </w:rPrChange>
        </w:rPr>
        <w:t xml:space="preserve"> </w:t>
      </w:r>
      <w:r w:rsidR="00A96A35" w:rsidRPr="0027638C">
        <w:rPr>
          <w:sz w:val="24"/>
          <w:rPrChange w16du:dateUtc="2026-07-07T18:18:00Z" w:author="Author" w:date="2026-07-07T20:18:00Z" w:id="7747">
            <w:rPr>
              <w:rFonts w:ascii="Times New Roman"/>
              <w:color w:val="000000"/>
            </w:rPr>
          </w:rPrChange>
        </w:rPr>
        <w:t>incididunt</w:t>
      </w:r>
      <w:r w:rsidR="00A96A35" w:rsidRPr="0027638C">
        <w:rPr>
          <w:spacing w:val="-7"/>
          <w:sz w:val="24"/>
          <w:rPrChange w16du:dateUtc="2026-07-07T18:18:00Z" w:author="Author" w:date="2026-07-07T20:18:00Z" w:id="7748">
            <w:rPr>
              <w:rFonts w:ascii="Times New Roman"/>
              <w:color w:val="000000"/>
              <w:spacing w:val="-4"/>
            </w:rPr>
          </w:rPrChange>
        </w:rPr>
        <w:t xml:space="preserve"> </w:t>
      </w:r>
      <w:r w:rsidR="00A96A35" w:rsidRPr="0027638C">
        <w:rPr>
          <w:sz w:val="24"/>
          <w:rPrChange w16du:dateUtc="2026-07-07T18:18:00Z" w:author="Author" w:date="2026-07-07T20:18:00Z" w:id="7749">
            <w:rPr>
              <w:rFonts w:ascii="Times New Roman"/>
              <w:color w:val="000000"/>
            </w:rPr>
          </w:rPrChange>
        </w:rPr>
        <w:t>ut</w:t>
      </w:r>
      <w:r w:rsidR="00A96A35" w:rsidRPr="0027638C">
        <w:rPr>
          <w:spacing w:val="-7"/>
          <w:sz w:val="24"/>
          <w:rPrChange w16du:dateUtc="2026-07-07T18:18:00Z" w:author="Author" w:date="2026-07-07T20:18:00Z" w:id="7750">
            <w:rPr>
              <w:rFonts w:ascii="Times New Roman"/>
              <w:color w:val="000000"/>
              <w:spacing w:val="-4"/>
            </w:rPr>
          </w:rPrChange>
        </w:rPr>
        <w:t xml:space="preserve"> </w:t>
      </w:r>
      <w:r w:rsidR="00A96A35" w:rsidRPr="0027638C">
        <w:rPr>
          <w:sz w:val="24"/>
          <w:rPrChange w16du:dateUtc="2026-07-07T18:18:00Z" w:author="Author" w:date="2026-07-07T20:18:00Z" w:id="7751">
            <w:rPr>
              <w:rFonts w:ascii="Times New Roman"/>
              <w:color w:val="000000"/>
            </w:rPr>
          </w:rPrChange>
        </w:rPr>
        <w:t>labore</w:t>
      </w:r>
      <w:r w:rsidR="00A96A35" w:rsidRPr="0027638C">
        <w:rPr>
          <w:spacing w:val="-7"/>
          <w:sz w:val="24"/>
          <w:rPrChange w16du:dateUtc="2026-07-07T18:18:00Z" w:author="Author" w:date="2026-07-07T20:18:00Z" w:id="7752">
            <w:rPr>
              <w:rFonts w:ascii="Times New Roman"/>
              <w:color w:val="000000"/>
              <w:spacing w:val="-4"/>
            </w:rPr>
          </w:rPrChange>
        </w:rPr>
        <w:t xml:space="preserve"> </w:t>
      </w:r>
      <w:r w:rsidR="00A96A35" w:rsidRPr="0027638C">
        <w:rPr>
          <w:sz w:val="24"/>
          <w:rPrChange w16du:dateUtc="2026-07-07T18:18:00Z" w:author="Author" w:date="2026-07-07T20:18:00Z" w:id="7753">
            <w:rPr>
              <w:rFonts w:ascii="Times New Roman"/>
              <w:color w:val="000000"/>
            </w:rPr>
          </w:rPrChange>
        </w:rPr>
        <w:t>et</w:t>
      </w:r>
      <w:r w:rsidR="00A96A35" w:rsidRPr="0027638C">
        <w:rPr>
          <w:spacing w:val="-7"/>
          <w:sz w:val="24"/>
          <w:rPrChange w16du:dateUtc="2026-07-07T18:18:00Z" w:author="Author" w:date="2026-07-07T20:18:00Z" w:id="7754">
            <w:rPr>
              <w:rFonts w:ascii="Times New Roman"/>
              <w:color w:val="000000"/>
              <w:spacing w:val="-4"/>
            </w:rPr>
          </w:rPrChange>
        </w:rPr>
        <w:t xml:space="preserve"> </w:t>
      </w:r>
      <w:r w:rsidR="00A96A35" w:rsidRPr="0027638C">
        <w:rPr>
          <w:sz w:val="24"/>
          <w:rPrChange w16du:dateUtc="2026-07-07T18:18:00Z" w:author="Author" w:date="2026-07-07T20:18:00Z" w:id="7755">
            <w:rPr>
              <w:rFonts w:ascii="Times New Roman"/>
              <w:color w:val="000000"/>
            </w:rPr>
          </w:rPrChange>
        </w:rPr>
        <w:t>Dolore</w:t>
      </w:r>
      <w:r w:rsidR="00A96A35" w:rsidRPr="0027638C">
        <w:rPr>
          <w:spacing w:val="-7"/>
          <w:sz w:val="24"/>
          <w:rPrChange w16du:dateUtc="2026-07-07T18:18:00Z" w:author="Author" w:date="2026-07-07T20:18:00Z" w:id="7756">
            <w:rPr>
              <w:rFonts w:ascii="Times New Roman"/>
              <w:color w:val="000000"/>
              <w:spacing w:val="-4"/>
            </w:rPr>
          </w:rPrChange>
        </w:rPr>
        <w:t xml:space="preserve"> </w:t>
      </w:r>
      <w:r w:rsidR="00A96A35" w:rsidRPr="0027638C">
        <w:rPr>
          <w:sz w:val="24"/>
          <w:rPrChange w16du:dateUtc="2026-07-07T18:18:00Z" w:author="Author" w:date="2026-07-07T20:18:00Z" w:id="7757">
            <w:rPr>
              <w:rFonts w:ascii="Times New Roman"/>
              <w:color w:val="000000"/>
            </w:rPr>
          </w:rPrChange>
        </w:rPr>
        <w:t>magna</w:t>
      </w:r>
      <w:r w:rsidR="00A96A35" w:rsidRPr="0027638C">
        <w:rPr>
          <w:spacing w:val="-7"/>
          <w:sz w:val="24"/>
          <w:rPrChange w16du:dateUtc="2026-07-07T18:18:00Z" w:author="Author" w:date="2026-07-07T20:18:00Z" w:id="7758">
            <w:rPr>
              <w:rFonts w:ascii="Times New Roman"/>
              <w:color w:val="000000"/>
              <w:spacing w:val="-4"/>
            </w:rPr>
          </w:rPrChange>
        </w:rPr>
        <w:t xml:space="preserve"> </w:t>
      </w:r>
      <w:r w:rsidR="00A96A35" w:rsidRPr="0027638C">
        <w:rPr>
          <w:sz w:val="24"/>
          <w:rPrChange w16du:dateUtc="2026-07-07T18:18:00Z" w:author="Author" w:date="2026-07-07T20:18:00Z" w:id="7759">
            <w:rPr>
              <w:rFonts w:ascii="Times New Roman"/>
              <w:color w:val="000000"/>
            </w:rPr>
          </w:rPrChange>
        </w:rPr>
        <w:t>aliqua</w:t>
      </w:r>
      <w:r w:rsidR="00A96A35" w:rsidRPr="0027638C">
        <w:rPr>
          <w:spacing w:val="-7"/>
          <w:sz w:val="24"/>
          <w:rPrChange w16du:dateUtc="2026-07-07T18:18:00Z" w:author="Author" w:date="2026-07-07T20:18:00Z" w:id="7760">
            <w:rPr>
              <w:rFonts w:ascii="Times New Roman"/>
              <w:color w:val="000000"/>
              <w:spacing w:val="-4"/>
            </w:rPr>
          </w:rPrChange>
        </w:rPr>
        <w:t xml:space="preserve"> </w:t>
      </w:r>
      <w:r w:rsidR="00A96A35" w:rsidRPr="0027638C">
        <w:rPr>
          <w:sz w:val="24"/>
          <w:rPrChange w16du:dateUtc="2026-07-07T18:18:00Z" w:author="Author" w:date="2026-07-07T20:18:00Z" w:id="7761">
            <w:rPr>
              <w:rFonts w:ascii="Times New Roman"/>
              <w:color w:val="000000"/>
            </w:rPr>
          </w:rPrChange>
        </w:rPr>
        <w:t>lorem;</w:t>
      </w:r>
      <w:r w:rsidR="00A96A35" w:rsidRPr="0027638C">
        <w:rPr>
          <w:spacing w:val="-7"/>
          <w:sz w:val="24"/>
          <w:rPrChange w16du:dateUtc="2026-07-07T18:18:00Z" w:author="Author" w:date="2026-07-07T20:18:00Z" w:id="7762">
            <w:rPr>
              <w:rFonts w:ascii="Times New Roman"/>
              <w:color w:val="000000"/>
              <w:spacing w:val="-4"/>
            </w:rPr>
          </w:rPrChange>
        </w:rPr>
        <w:t xml:space="preserve"> </w:t>
      </w:r>
      <w:r w:rsidR="00A96A35" w:rsidRPr="0027638C">
        <w:rPr>
          <w:sz w:val="24"/>
          <w:rPrChange w16du:dateUtc="2026-07-07T18:18:00Z" w:author="Author" w:date="2026-07-07T20:18:00Z" w:id="7763">
            <w:rPr>
              <w:rFonts w:ascii="Times New Roman"/>
              <w:color w:val="000000"/>
            </w:rPr>
          </w:rPrChange>
        </w:rPr>
        <w:t>ipsum</w:t>
      </w:r>
      <w:r w:rsidR="00A96A35" w:rsidRPr="0027638C">
        <w:rPr>
          <w:spacing w:val="-7"/>
          <w:sz w:val="24"/>
          <w:rPrChange w16du:dateUtc="2026-07-07T18:18:00Z" w:author="Author" w:date="2026-07-07T20:18:00Z" w:id="7764">
            <w:rPr>
              <w:rFonts w:ascii="Times New Roman"/>
              <w:color w:val="000000"/>
              <w:spacing w:val="-4"/>
            </w:rPr>
          </w:rPrChange>
        </w:rPr>
        <w:t xml:space="preserve"> </w:t>
      </w:r>
      <w:r w:rsidR="00A96A35" w:rsidRPr="0027638C">
        <w:rPr>
          <w:sz w:val="24"/>
          <w:rPrChange w16du:dateUtc="2026-07-07T18:18:00Z" w:author="Author" w:date="2026-07-07T20:18:00Z" w:id="7765">
            <w:rPr>
              <w:rFonts w:ascii="Times New Roman"/>
              <w:color w:val="000000"/>
            </w:rPr>
          </w:rPrChange>
        </w:rPr>
        <w:t>(dolor)</w:t>
      </w:r>
      <w:r w:rsidR="00A96A35" w:rsidRPr="0027638C">
        <w:rPr>
          <w:spacing w:val="-7"/>
          <w:sz w:val="24"/>
          <w:rPrChange w16du:dateUtc="2026-07-07T18:18:00Z" w:author="Author" w:date="2026-07-07T20:18:00Z" w:id="7766">
            <w:rPr>
              <w:rFonts w:ascii="Times New Roman"/>
              <w:color w:val="000000"/>
              <w:spacing w:val="-4"/>
            </w:rPr>
          </w:rPrChange>
        </w:rPr>
        <w:t xml:space="preserve"> </w:t>
      </w:r>
      <w:r w:rsidR="00A96A35" w:rsidRPr="0027638C">
        <w:rPr>
          <w:sz w:val="24"/>
          <w:rPrChange w16du:dateUtc="2026-07-07T18:18:00Z" w:author="Author" w:date="2026-07-07T20:18:00Z" w:id="7767">
            <w:rPr>
              <w:rFonts w:ascii="Times New Roman"/>
              <w:color w:val="000000"/>
            </w:rPr>
          </w:rPrChange>
        </w:rPr>
        <w:t>sit</w:t>
      </w:r>
      <w:r w:rsidR="00A96A35" w:rsidRPr="0027638C">
        <w:rPr>
          <w:spacing w:val="-7"/>
          <w:sz w:val="24"/>
          <w:rPrChange w16du:dateUtc="2026-07-07T18:18:00Z" w:author="Author" w:date="2026-07-07T20:18:00Z" w:id="7768">
            <w:rPr>
              <w:rFonts w:ascii="Times New Roman"/>
              <w:color w:val="000000"/>
              <w:spacing w:val="-4"/>
            </w:rPr>
          </w:rPrChange>
        </w:rPr>
        <w:t xml:space="preserve"> </w:t>
      </w:r>
      <w:r w:rsidR="00A96A35" w:rsidRPr="0027638C">
        <w:rPr>
          <w:sz w:val="24"/>
          <w:rPrChange w16du:dateUtc="2026-07-07T18:18:00Z" w:author="Author" w:date="2026-07-07T20:18:00Z" w:id="7769">
            <w:rPr>
              <w:rFonts w:ascii="Times New Roman" w:hAnsi="Times New Roman"/>
              <w:color w:val="000000"/>
            </w:rPr>
          </w:rPrChange>
        </w:rPr>
        <w:t>amet</w:t>
      </w:r>
      <w:del w16du:dateUtc="2026-07-07T18:18:00Z" w:author="Author" w:date="2026-07-07T20:18:00Z" w:id="7770">
        <w:r>
          <w:rPr>
            <w:rFonts w:ascii="Times New Roman" w:cs="Times New Roman" w:hAnsi="Times New Roman"/>
            <w:color w:val="000000"/>
          </w:rPr>
          <w:cr/>
        </w:r>
      </w:del>
      <w:r w:rsidR="00A96A35" w:rsidRPr="0027638C">
        <w:rPr>
          <w:sz w:val="24"/>
          <w:rPrChange w16du:dateUtc="2026-07-07T18:18:00Z" w:author="Author" w:date="2026-07-07T20:18:00Z" w:id="7771">
            <w:rPr>
              <w:rFonts w:ascii="Times New Roman"/>
              <w:color w:val="000000"/>
              <w:spacing w:val="665"/>
            </w:rPr>
          </w:rPrChange>
        </w:rPr>
        <w:t xml:space="preserve"> </w:t>
      </w:r>
      <w:r w:rsidR="00A96A35" w:rsidRPr="0027638C">
        <w:rPr>
          <w:sz w:val="24"/>
          <w:rPrChange w16du:dateUtc="2026-07-07T18:18:00Z" w:author="Author" w:date="2026-07-07T20:18:00Z" w:id="7772">
            <w:rPr>
              <w:rFonts w:ascii="Times New Roman"/>
              <w:color w:val="000000"/>
            </w:rPr>
          </w:rPrChange>
        </w:rPr>
        <w:t>consectetur</w:t>
      </w:r>
      <w:r w:rsidR="00A96A35" w:rsidRPr="0027638C">
        <w:rPr>
          <w:sz w:val="24"/>
          <w:rPrChange w16du:dateUtc="2026-07-07T18:18:00Z" w:author="Author" w:date="2026-07-07T20:18:00Z" w:id="7773">
            <w:rPr>
              <w:rFonts w:ascii="Times New Roman"/>
              <w:color w:val="000000"/>
              <w:spacing w:val="29"/>
            </w:rPr>
          </w:rPrChange>
        </w:rPr>
        <w:t xml:space="preserve"> </w:t>
      </w:r>
      <w:r w:rsidR="00A96A35" w:rsidRPr="0027638C">
        <w:rPr>
          <w:sz w:val="24"/>
          <w:rPrChange w16du:dateUtc="2026-07-07T18:18:00Z" w:author="Author" w:date="2026-07-07T20:18:00Z" w:id="7774">
            <w:rPr>
              <w:rFonts w:ascii="Times New Roman"/>
              <w:color w:val="000000"/>
            </w:rPr>
          </w:rPrChange>
        </w:rPr>
        <w:t>adipiscing</w:t>
      </w:r>
      <w:r w:rsidR="00A96A35" w:rsidRPr="0027638C">
        <w:rPr>
          <w:sz w:val="24"/>
          <w:rPrChange w16du:dateUtc="2026-07-07T18:18:00Z" w:author="Author" w:date="2026-07-07T20:18:00Z" w:id="7775">
            <w:rPr>
              <w:rFonts w:ascii="Times New Roman"/>
              <w:color w:val="000000"/>
              <w:spacing w:val="29"/>
            </w:rPr>
          </w:rPrChange>
        </w:rPr>
        <w:t xml:space="preserve"> </w:t>
      </w:r>
      <w:r w:rsidR="00A96A35" w:rsidRPr="0027638C">
        <w:rPr>
          <w:sz w:val="24"/>
          <w:rPrChange w16du:dateUtc="2026-07-07T18:18:00Z" w:author="Author" w:date="2026-07-07T20:18:00Z" w:id="7776">
            <w:rPr>
              <w:rFonts w:ascii="Times New Roman"/>
              <w:color w:val="000000"/>
            </w:rPr>
          </w:rPrChange>
        </w:rPr>
        <w:t>Elit.</w:t>
      </w:r>
      <w:r w:rsidR="00A96A35" w:rsidRPr="0027638C">
        <w:rPr>
          <w:sz w:val="24"/>
          <w:rPrChange w16du:dateUtc="2026-07-07T18:18:00Z" w:author="Author" w:date="2026-07-07T20:18:00Z" w:id="7777">
            <w:rPr>
              <w:rFonts w:ascii="Times New Roman"/>
              <w:color w:val="000000"/>
              <w:spacing w:val="29"/>
            </w:rPr>
          </w:rPrChange>
        </w:rPr>
        <w:t xml:space="preserve"> </w:t>
      </w:r>
      <w:r w:rsidR="00A96A35" w:rsidRPr="0027638C">
        <w:rPr>
          <w:sz w:val="24"/>
          <w:rPrChange w16du:dateUtc="2026-07-07T18:18:00Z" w:author="Author" w:date="2026-07-07T20:18:00Z" w:id="7778">
            <w:rPr>
              <w:rFonts w:ascii="Times New Roman"/>
              <w:color w:val="000000"/>
            </w:rPr>
          </w:rPrChange>
        </w:rPr>
        <w:t>Sed</w:t>
      </w:r>
      <w:r w:rsidR="00A96A35" w:rsidRPr="0027638C">
        <w:rPr>
          <w:sz w:val="24"/>
          <w:rPrChange w16du:dateUtc="2026-07-07T18:18:00Z" w:author="Author" w:date="2026-07-07T20:18:00Z" w:id="7779">
            <w:rPr>
              <w:rFonts w:ascii="Times New Roman"/>
              <w:color w:val="000000"/>
              <w:spacing w:val="29"/>
            </w:rPr>
          </w:rPrChange>
        </w:rPr>
        <w:t xml:space="preserve"> </w:t>
      </w:r>
      <w:r w:rsidR="00A96A35" w:rsidRPr="0027638C">
        <w:rPr>
          <w:sz w:val="24"/>
          <w:rPrChange w16du:dateUtc="2026-07-07T18:18:00Z" w:author="Author" w:date="2026-07-07T20:18:00Z" w:id="7780">
            <w:rPr>
              <w:rFonts w:ascii="Times New Roman"/>
              <w:color w:val="000000"/>
            </w:rPr>
          </w:rPrChange>
        </w:rPr>
        <w:t>do</w:t>
      </w:r>
      <w:r w:rsidR="00A96A35" w:rsidRPr="0027638C">
        <w:rPr>
          <w:sz w:val="24"/>
          <w:rPrChange w16du:dateUtc="2026-07-07T18:18:00Z" w:author="Author" w:date="2026-07-07T20:18:00Z" w:id="7781">
            <w:rPr>
              <w:rFonts w:ascii="Times New Roman"/>
              <w:color w:val="000000"/>
              <w:spacing w:val="29"/>
            </w:rPr>
          </w:rPrChange>
        </w:rPr>
        <w:t xml:space="preserve"> </w:t>
      </w:r>
      <w:r w:rsidR="00A96A35" w:rsidRPr="0027638C">
        <w:rPr>
          <w:sz w:val="24"/>
          <w:rPrChange w16du:dateUtc="2026-07-07T18:18:00Z" w:author="Author" w:date="2026-07-07T20:18:00Z" w:id="7782">
            <w:rPr>
              <w:rFonts w:ascii="Times New Roman"/>
              <w:color w:val="000000"/>
            </w:rPr>
          </w:rPrChange>
        </w:rPr>
        <w:t>eiusmod</w:t>
      </w:r>
      <w:r w:rsidR="00A96A35" w:rsidRPr="0027638C">
        <w:rPr>
          <w:sz w:val="24"/>
          <w:rPrChange w16du:dateUtc="2026-07-07T18:18:00Z" w:author="Author" w:date="2026-07-07T20:18:00Z" w:id="7783">
            <w:rPr>
              <w:rFonts w:ascii="Times New Roman"/>
              <w:color w:val="000000"/>
              <w:spacing w:val="29"/>
            </w:rPr>
          </w:rPrChange>
        </w:rPr>
        <w:t xml:space="preserve"> </w:t>
      </w:r>
      <w:r w:rsidR="00A96A35" w:rsidRPr="0027638C">
        <w:rPr>
          <w:sz w:val="24"/>
          <w:rPrChange w16du:dateUtc="2026-07-07T18:18:00Z" w:author="Author" w:date="2026-07-07T20:18:00Z" w:id="7784">
            <w:rPr>
              <w:rFonts w:ascii="Times New Roman"/>
              <w:color w:val="000000"/>
            </w:rPr>
          </w:rPrChange>
        </w:rPr>
        <w:t>tempor</w:t>
      </w:r>
      <w:r w:rsidR="00A96A35" w:rsidRPr="0027638C">
        <w:rPr>
          <w:sz w:val="24"/>
          <w:rPrChange w16du:dateUtc="2026-07-07T18:18:00Z" w:author="Author" w:date="2026-07-07T20:18:00Z" w:id="7785">
            <w:rPr>
              <w:rFonts w:ascii="Times New Roman"/>
              <w:color w:val="000000"/>
              <w:spacing w:val="29"/>
            </w:rPr>
          </w:rPrChange>
        </w:rPr>
        <w:t xml:space="preserve"> </w:t>
      </w:r>
      <w:r w:rsidR="00A96A35" w:rsidRPr="0027638C">
        <w:rPr>
          <w:sz w:val="24"/>
          <w:rPrChange w16du:dateUtc="2026-07-07T18:18:00Z" w:author="Author" w:date="2026-07-07T20:18:00Z" w:id="7786">
            <w:rPr>
              <w:rFonts w:ascii="Times New Roman"/>
              <w:color w:val="000000"/>
            </w:rPr>
          </w:rPrChange>
        </w:rPr>
        <w:t>incididunt</w:t>
      </w:r>
      <w:r w:rsidR="00A96A35" w:rsidRPr="0027638C">
        <w:rPr>
          <w:sz w:val="24"/>
          <w:rPrChange w16du:dateUtc="2026-07-07T18:18:00Z" w:author="Author" w:date="2026-07-07T20:18:00Z" w:id="7787">
            <w:rPr>
              <w:rFonts w:ascii="Times New Roman"/>
              <w:color w:val="000000"/>
              <w:spacing w:val="29"/>
            </w:rPr>
          </w:rPrChange>
        </w:rPr>
        <w:t xml:space="preserve"> </w:t>
      </w:r>
      <w:r w:rsidR="00A96A35" w:rsidRPr="0027638C">
        <w:rPr>
          <w:sz w:val="24"/>
          <w:rPrChange w16du:dateUtc="2026-07-07T18:18:00Z" w:author="Author" w:date="2026-07-07T20:18:00Z" w:id="7788">
            <w:rPr>
              <w:rFonts w:ascii="Times New Roman"/>
              <w:color w:val="000000"/>
            </w:rPr>
          </w:rPrChange>
        </w:rPr>
        <w:t>ut</w:t>
      </w:r>
      <w:r w:rsidR="00A96A35" w:rsidRPr="0027638C">
        <w:rPr>
          <w:sz w:val="24"/>
          <w:rPrChange w16du:dateUtc="2026-07-07T18:18:00Z" w:author="Author" w:date="2026-07-07T20:18:00Z" w:id="7789">
            <w:rPr>
              <w:rFonts w:ascii="Times New Roman"/>
              <w:color w:val="000000"/>
              <w:spacing w:val="29"/>
            </w:rPr>
          </w:rPrChange>
        </w:rPr>
        <w:t xml:space="preserve"> </w:t>
      </w:r>
      <w:r w:rsidR="00A96A35" w:rsidRPr="0027638C">
        <w:rPr>
          <w:sz w:val="24"/>
          <w:rPrChange w16du:dateUtc="2026-07-07T18:18:00Z" w:author="Author" w:date="2026-07-07T20:18:00Z" w:id="7790">
            <w:rPr>
              <w:rFonts w:ascii="Times New Roman"/>
              <w:color w:val="000000"/>
            </w:rPr>
          </w:rPrChange>
        </w:rPr>
        <w:t>labore</w:t>
      </w:r>
      <w:r w:rsidR="00A96A35" w:rsidRPr="0027638C">
        <w:rPr>
          <w:sz w:val="24"/>
          <w:rPrChange w16du:dateUtc="2026-07-07T18:18:00Z" w:author="Author" w:date="2026-07-07T20:18:00Z" w:id="7791">
            <w:rPr>
              <w:rFonts w:ascii="Times New Roman"/>
              <w:color w:val="000000"/>
              <w:spacing w:val="29"/>
            </w:rPr>
          </w:rPrChange>
        </w:rPr>
        <w:t xml:space="preserve"> </w:t>
      </w:r>
      <w:r w:rsidR="00A96A35" w:rsidRPr="0027638C">
        <w:rPr>
          <w:sz w:val="24"/>
          <w:rPrChange w16du:dateUtc="2026-07-07T18:18:00Z" w:author="Author" w:date="2026-07-07T20:18:00Z" w:id="7792">
            <w:rPr>
              <w:rFonts w:ascii="Times New Roman"/>
              <w:color w:val="000000"/>
            </w:rPr>
          </w:rPrChange>
        </w:rPr>
        <w:t>et</w:t>
      </w:r>
      <w:r w:rsidR="00A96A35" w:rsidRPr="0027638C">
        <w:rPr>
          <w:sz w:val="24"/>
          <w:rPrChange w16du:dateUtc="2026-07-07T18:18:00Z" w:author="Author" w:date="2026-07-07T20:18:00Z" w:id="7793">
            <w:rPr>
              <w:rFonts w:ascii="Times New Roman"/>
              <w:color w:val="000000"/>
              <w:spacing w:val="29"/>
            </w:rPr>
          </w:rPrChange>
        </w:rPr>
        <w:t xml:space="preserve"> </w:t>
      </w:r>
      <w:r w:rsidR="00A96A35" w:rsidRPr="0027638C">
        <w:rPr>
          <w:sz w:val="24"/>
          <w:rPrChange w16du:dateUtc="2026-07-07T18:18:00Z" w:author="Author" w:date="2026-07-07T20:18:00Z" w:id="7794">
            <w:rPr>
              <w:rFonts w:ascii="Times New Roman"/>
              <w:color w:val="000000"/>
            </w:rPr>
          </w:rPrChange>
        </w:rPr>
        <w:t>dolore</w:t>
      </w:r>
      <w:r w:rsidR="00A96A35" w:rsidRPr="0027638C">
        <w:rPr>
          <w:sz w:val="24"/>
          <w:rPrChange w16du:dateUtc="2026-07-07T18:18:00Z" w:author="Author" w:date="2026-07-07T20:18:00Z" w:id="7795">
            <w:rPr>
              <w:rFonts w:ascii="Times New Roman"/>
              <w:color w:val="000000"/>
              <w:spacing w:val="29"/>
            </w:rPr>
          </w:rPrChange>
        </w:rPr>
        <w:t xml:space="preserve"> </w:t>
      </w:r>
      <w:r w:rsidR="00A96A35" w:rsidRPr="0027638C">
        <w:rPr>
          <w:sz w:val="24"/>
          <w:rPrChange w16du:dateUtc="2026-07-07T18:18:00Z" w:author="Author" w:date="2026-07-07T20:18:00Z" w:id="7796">
            <w:rPr>
              <w:rFonts w:ascii="Times New Roman"/>
              <w:color w:val="000000"/>
            </w:rPr>
          </w:rPrChange>
        </w:rPr>
        <w:t>magna</w:t>
      </w:r>
      <w:r w:rsidR="00A96A35" w:rsidRPr="0027638C">
        <w:rPr>
          <w:sz w:val="24"/>
          <w:rPrChange w16du:dateUtc="2026-07-07T18:18:00Z" w:author="Author" w:date="2026-07-07T20:18:00Z" w:id="7797">
            <w:rPr>
              <w:rFonts w:ascii="Times New Roman"/>
              <w:color w:val="000000"/>
              <w:spacing w:val="29"/>
            </w:rPr>
          </w:rPrChange>
        </w:rPr>
        <w:t xml:space="preserve"> </w:t>
      </w:r>
      <w:r w:rsidR="00A96A35" w:rsidRPr="0027638C">
        <w:rPr>
          <w:sz w:val="24"/>
          <w:rPrChange w16du:dateUtc="2026-07-07T18:18:00Z" w:author="Author" w:date="2026-07-07T20:18:00Z" w:id="7798">
            <w:rPr>
              <w:rFonts w:ascii="Times New Roman"/>
              <w:color w:val="000000"/>
            </w:rPr>
          </w:rPrChange>
        </w:rPr>
        <w:t>(30)</w:t>
      </w:r>
      <w:r w:rsidR="00A96A35" w:rsidRPr="0027638C">
        <w:rPr>
          <w:sz w:val="24"/>
          <w:rPrChange w16du:dateUtc="2026-07-07T18:18:00Z" w:author="Author" w:date="2026-07-07T20:18:00Z" w:id="7799">
            <w:rPr>
              <w:rFonts w:ascii="Times New Roman"/>
              <w:color w:val="000000"/>
              <w:spacing w:val="29"/>
            </w:rPr>
          </w:rPrChange>
        </w:rPr>
        <w:t xml:space="preserve"> </w:t>
      </w:r>
      <w:r w:rsidR="00A96A35" w:rsidRPr="0027638C">
        <w:rPr>
          <w:sz w:val="24"/>
          <w:rPrChange w16du:dateUtc="2026-07-07T18:18:00Z" w:author="Author" w:date="2026-07-07T20:18:00Z" w:id="7800">
            <w:rPr>
              <w:rFonts w:ascii="Times New Roman" w:hAnsi="Times New Roman"/>
              <w:color w:val="000000"/>
            </w:rPr>
          </w:rPrChange>
        </w:rPr>
        <w:t>aliqua,</w:t>
      </w:r>
      <w:del w16du:dateUtc="2026-07-07T18:18:00Z" w:author="Author" w:date="2026-07-07T20:18:00Z" w:id="7801">
        <w:r>
          <w:rPr>
            <w:rFonts w:ascii="Times New Roman" w:cs="Times New Roman" w:hAnsi="Times New Roman"/>
            <w:color w:val="000000"/>
          </w:rPr>
          <w:cr/>
        </w:r>
      </w:del>
      <w:r w:rsidR="00A96A35" w:rsidRPr="0027638C">
        <w:rPr>
          <w:sz w:val="24"/>
          <w:rPrChange w16du:dateUtc="2026-07-07T18:18:00Z" w:author="Author" w:date="2026-07-07T20:18:00Z" w:id="7802">
            <w:rPr>
              <w:rFonts w:ascii="Times New Roman"/>
              <w:color w:val="000000"/>
              <w:spacing w:val="665"/>
            </w:rPr>
          </w:rPrChange>
        </w:rPr>
        <w:t xml:space="preserve"> </w:t>
      </w:r>
      <w:r w:rsidR="00A96A35" w:rsidRPr="0027638C">
        <w:rPr>
          <w:sz w:val="24"/>
          <w:rPrChange w16du:dateUtc="2026-07-07T18:18:00Z" w:author="Author" w:date="2026-07-07T20:18:00Z" w:id="7803">
            <w:rPr>
              <w:rFonts w:ascii="Times New Roman"/>
              <w:color w:val="000000"/>
            </w:rPr>
          </w:rPrChange>
        </w:rPr>
        <w:t>lorem</w:t>
      </w:r>
      <w:r w:rsidR="00A96A35" w:rsidRPr="0027638C">
        <w:rPr>
          <w:spacing w:val="-13"/>
          <w:sz w:val="24"/>
          <w:rPrChange w16du:dateUtc="2026-07-07T18:18:00Z" w:author="Author" w:date="2026-07-07T20:18:00Z" w:id="7804">
            <w:rPr>
              <w:rFonts w:ascii="Times New Roman"/>
              <w:color w:val="000000"/>
              <w:spacing w:val="-10"/>
            </w:rPr>
          </w:rPrChange>
        </w:rPr>
        <w:t xml:space="preserve"> </w:t>
      </w:r>
      <w:r w:rsidR="00A96A35" w:rsidRPr="0027638C">
        <w:rPr>
          <w:sz w:val="24"/>
          <w:rPrChange w16du:dateUtc="2026-07-07T18:18:00Z" w:author="Author" w:date="2026-07-07T20:18:00Z" w:id="7805">
            <w:rPr>
              <w:rFonts w:ascii="Times New Roman"/>
              <w:color w:val="000000"/>
            </w:rPr>
          </w:rPrChange>
        </w:rPr>
        <w:t>ipsum</w:t>
      </w:r>
      <w:r w:rsidR="00A96A35" w:rsidRPr="0027638C">
        <w:rPr>
          <w:spacing w:val="-13"/>
          <w:sz w:val="24"/>
          <w:rPrChange w16du:dateUtc="2026-07-07T18:18:00Z" w:author="Author" w:date="2026-07-07T20:18:00Z" w:id="7806">
            <w:rPr>
              <w:rFonts w:ascii="Times New Roman"/>
              <w:color w:val="000000"/>
              <w:spacing w:val="-10"/>
            </w:rPr>
          </w:rPrChange>
        </w:rPr>
        <w:t xml:space="preserve"> </w:t>
      </w:r>
      <w:r w:rsidR="00A96A35" w:rsidRPr="0027638C">
        <w:rPr>
          <w:sz w:val="24"/>
          <w:rPrChange w16du:dateUtc="2026-07-07T18:18:00Z" w:author="Author" w:date="2026-07-07T20:18:00Z" w:id="7807">
            <w:rPr>
              <w:rFonts w:ascii="Times New Roman"/>
              <w:color w:val="000000"/>
            </w:rPr>
          </w:rPrChange>
        </w:rPr>
        <w:t>dolor</w:t>
      </w:r>
      <w:r w:rsidR="00A96A35" w:rsidRPr="0027638C">
        <w:rPr>
          <w:spacing w:val="-13"/>
          <w:sz w:val="24"/>
          <w:rPrChange w16du:dateUtc="2026-07-07T18:18:00Z" w:author="Author" w:date="2026-07-07T20:18:00Z" w:id="7808">
            <w:rPr>
              <w:rFonts w:ascii="Times New Roman"/>
              <w:color w:val="000000"/>
              <w:spacing w:val="-10"/>
            </w:rPr>
          </w:rPrChange>
        </w:rPr>
        <w:t xml:space="preserve"> </w:t>
      </w:r>
      <w:r w:rsidR="00A96A35" w:rsidRPr="0027638C">
        <w:rPr>
          <w:sz w:val="24"/>
          <w:rPrChange w16du:dateUtc="2026-07-07T18:18:00Z" w:author="Author" w:date="2026-07-07T20:18:00Z" w:id="7809">
            <w:rPr>
              <w:rFonts w:ascii="Times New Roman"/>
              <w:color w:val="000000"/>
            </w:rPr>
          </w:rPrChange>
        </w:rPr>
        <w:t>sit</w:t>
      </w:r>
      <w:r w:rsidR="00A96A35" w:rsidRPr="0027638C">
        <w:rPr>
          <w:spacing w:val="-13"/>
          <w:sz w:val="24"/>
          <w:rPrChange w16du:dateUtc="2026-07-07T18:18:00Z" w:author="Author" w:date="2026-07-07T20:18:00Z" w:id="7810">
            <w:rPr>
              <w:rFonts w:ascii="Times New Roman"/>
              <w:color w:val="000000"/>
              <w:spacing w:val="-10"/>
            </w:rPr>
          </w:rPrChange>
        </w:rPr>
        <w:t xml:space="preserve"> </w:t>
      </w:r>
      <w:r w:rsidR="00A96A35" w:rsidRPr="0027638C">
        <w:rPr>
          <w:sz w:val="24"/>
          <w:rPrChange w16du:dateUtc="2026-07-07T18:18:00Z" w:author="Author" w:date="2026-07-07T20:18:00Z" w:id="7811">
            <w:rPr>
              <w:rFonts w:ascii="Times New Roman"/>
              <w:color w:val="000000"/>
            </w:rPr>
          </w:rPrChange>
        </w:rPr>
        <w:t>amet</w:t>
      </w:r>
      <w:r w:rsidR="00A96A35" w:rsidRPr="0027638C">
        <w:rPr>
          <w:spacing w:val="-13"/>
          <w:sz w:val="24"/>
          <w:rPrChange w16du:dateUtc="2026-07-07T18:18:00Z" w:author="Author" w:date="2026-07-07T20:18:00Z" w:id="7812">
            <w:rPr>
              <w:rFonts w:ascii="Times New Roman"/>
              <w:color w:val="000000"/>
              <w:spacing w:val="-10"/>
            </w:rPr>
          </w:rPrChange>
        </w:rPr>
        <w:t xml:space="preserve"> </w:t>
      </w:r>
      <w:r w:rsidR="00A96A35" w:rsidRPr="0027638C">
        <w:rPr>
          <w:sz w:val="24"/>
          <w:rPrChange w16du:dateUtc="2026-07-07T18:18:00Z" w:author="Author" w:date="2026-07-07T20:18:00Z" w:id="7813">
            <w:rPr>
              <w:rFonts w:ascii="Times New Roman"/>
              <w:color w:val="000000"/>
            </w:rPr>
          </w:rPrChange>
        </w:rPr>
        <w:t>Consectetur</w:t>
      </w:r>
      <w:r w:rsidR="00A96A35" w:rsidRPr="0027638C">
        <w:rPr>
          <w:spacing w:val="-13"/>
          <w:sz w:val="24"/>
          <w:rPrChange w16du:dateUtc="2026-07-07T18:18:00Z" w:author="Author" w:date="2026-07-07T20:18:00Z" w:id="7814">
            <w:rPr>
              <w:rFonts w:ascii="Times New Roman"/>
              <w:color w:val="000000"/>
              <w:spacing w:val="-10"/>
            </w:rPr>
          </w:rPrChange>
        </w:rPr>
        <w:t xml:space="preserve"> </w:t>
      </w:r>
      <w:r w:rsidR="00A96A35" w:rsidRPr="0027638C">
        <w:rPr>
          <w:sz w:val="24"/>
          <w:rPrChange w16du:dateUtc="2026-07-07T18:18:00Z" w:author="Author" w:date="2026-07-07T20:18:00Z" w:id="7815">
            <w:rPr>
              <w:rFonts w:ascii="Times New Roman"/>
              <w:color w:val="000000"/>
            </w:rPr>
          </w:rPrChange>
        </w:rPr>
        <w:t>adipiscing</w:t>
      </w:r>
      <w:r w:rsidR="00A96A35" w:rsidRPr="0027638C">
        <w:rPr>
          <w:spacing w:val="-13"/>
          <w:sz w:val="24"/>
          <w:rPrChange w16du:dateUtc="2026-07-07T18:18:00Z" w:author="Author" w:date="2026-07-07T20:18:00Z" w:id="7816">
            <w:rPr>
              <w:rFonts w:ascii="Times New Roman"/>
              <w:color w:val="000000"/>
              <w:spacing w:val="-10"/>
            </w:rPr>
          </w:rPrChange>
        </w:rPr>
        <w:t xml:space="preserve"> </w:t>
      </w:r>
      <w:r w:rsidR="00A96A35" w:rsidRPr="0027638C">
        <w:rPr>
          <w:sz w:val="24"/>
          <w:rPrChange w16du:dateUtc="2026-07-07T18:18:00Z" w:author="Author" w:date="2026-07-07T20:18:00Z" w:id="7817">
            <w:rPr>
              <w:rFonts w:ascii="Times New Roman"/>
              <w:color w:val="000000"/>
            </w:rPr>
          </w:rPrChange>
        </w:rPr>
        <w:t>elit</w:t>
      </w:r>
      <w:r w:rsidR="00A96A35" w:rsidRPr="0027638C">
        <w:rPr>
          <w:spacing w:val="-13"/>
          <w:sz w:val="24"/>
          <w:rPrChange w16du:dateUtc="2026-07-07T18:18:00Z" w:author="Author" w:date="2026-07-07T20:18:00Z" w:id="7818">
            <w:rPr>
              <w:rFonts w:ascii="Times New Roman"/>
              <w:color w:val="000000"/>
              <w:spacing w:val="-10"/>
            </w:rPr>
          </w:rPrChange>
        </w:rPr>
        <w:t xml:space="preserve"> </w:t>
      </w:r>
      <w:r w:rsidR="00A96A35" w:rsidRPr="0027638C">
        <w:rPr>
          <w:sz w:val="24"/>
          <w:rPrChange w16du:dateUtc="2026-07-07T18:18:00Z" w:author="Author" w:date="2026-07-07T20:18:00Z" w:id="7819">
            <w:rPr>
              <w:rFonts w:ascii="Times New Roman"/>
              <w:color w:val="000000"/>
            </w:rPr>
          </w:rPrChange>
        </w:rPr>
        <w:t>sed</w:t>
      </w:r>
      <w:r w:rsidR="00A96A35" w:rsidRPr="0027638C">
        <w:rPr>
          <w:spacing w:val="-13"/>
          <w:sz w:val="24"/>
          <w:rPrChange w16du:dateUtc="2026-07-07T18:18:00Z" w:author="Author" w:date="2026-07-07T20:18:00Z" w:id="7820">
            <w:rPr>
              <w:rFonts w:ascii="Times New Roman"/>
              <w:color w:val="000000"/>
              <w:spacing w:val="-10"/>
            </w:rPr>
          </w:rPrChange>
        </w:rPr>
        <w:t xml:space="preserve"> </w:t>
      </w:r>
      <w:r w:rsidR="00A96A35" w:rsidRPr="0027638C">
        <w:rPr>
          <w:sz w:val="24"/>
          <w:rPrChange w16du:dateUtc="2026-07-07T18:18:00Z" w:author="Author" w:date="2026-07-07T20:18:00Z" w:id="7821">
            <w:rPr>
              <w:rFonts w:ascii="Times New Roman"/>
              <w:color w:val="000000"/>
            </w:rPr>
          </w:rPrChange>
        </w:rPr>
        <w:t>do</w:t>
      </w:r>
      <w:r w:rsidR="00A96A35" w:rsidRPr="0027638C">
        <w:rPr>
          <w:spacing w:val="-13"/>
          <w:sz w:val="24"/>
          <w:rPrChange w16du:dateUtc="2026-07-07T18:18:00Z" w:author="Author" w:date="2026-07-07T20:18:00Z" w:id="7822">
            <w:rPr>
              <w:rFonts w:ascii="Times New Roman"/>
              <w:color w:val="000000"/>
              <w:spacing w:val="-10"/>
            </w:rPr>
          </w:rPrChange>
        </w:rPr>
        <w:t xml:space="preserve"> </w:t>
      </w:r>
      <w:r w:rsidR="00A96A35" w:rsidRPr="0027638C">
        <w:rPr>
          <w:sz w:val="24"/>
          <w:rPrChange w16du:dateUtc="2026-07-07T18:18:00Z" w:author="Author" w:date="2026-07-07T20:18:00Z" w:id="7823">
            <w:rPr>
              <w:rFonts w:ascii="Times New Roman"/>
              <w:color w:val="000000"/>
            </w:rPr>
          </w:rPrChange>
        </w:rPr>
        <w:t>eiusmod</w:t>
      </w:r>
      <w:r w:rsidR="00A96A35" w:rsidRPr="0027638C">
        <w:rPr>
          <w:spacing w:val="-13"/>
          <w:sz w:val="24"/>
          <w:rPrChange w16du:dateUtc="2026-07-07T18:18:00Z" w:author="Author" w:date="2026-07-07T20:18:00Z" w:id="7824">
            <w:rPr>
              <w:rFonts w:ascii="Times New Roman"/>
              <w:color w:val="000000"/>
              <w:spacing w:val="-10"/>
            </w:rPr>
          </w:rPrChange>
        </w:rPr>
        <w:t xml:space="preserve"> </w:t>
      </w:r>
      <w:r w:rsidR="00A96A35" w:rsidRPr="0027638C">
        <w:rPr>
          <w:sz w:val="24"/>
          <w:rPrChange w16du:dateUtc="2026-07-07T18:18:00Z" w:author="Author" w:date="2026-07-07T20:18:00Z" w:id="7825">
            <w:rPr>
              <w:rFonts w:ascii="Times New Roman"/>
              <w:color w:val="000000"/>
            </w:rPr>
          </w:rPrChange>
        </w:rPr>
        <w:t>tempor</w:t>
      </w:r>
      <w:r w:rsidR="00A96A35" w:rsidRPr="0027638C">
        <w:rPr>
          <w:spacing w:val="-13"/>
          <w:sz w:val="24"/>
          <w:rPrChange w16du:dateUtc="2026-07-07T18:18:00Z" w:author="Author" w:date="2026-07-07T20:18:00Z" w:id="7826">
            <w:rPr>
              <w:rFonts w:ascii="Times New Roman"/>
              <w:color w:val="000000"/>
              <w:spacing w:val="-10"/>
            </w:rPr>
          </w:rPrChange>
        </w:rPr>
        <w:t xml:space="preserve"> </w:t>
      </w:r>
      <w:r w:rsidR="00A96A35" w:rsidRPr="0027638C">
        <w:rPr>
          <w:sz w:val="24"/>
          <w:rPrChange w16du:dateUtc="2026-07-07T18:18:00Z" w:author="Author" w:date="2026-07-07T20:18:00Z" w:id="7827">
            <w:rPr>
              <w:rFonts w:ascii="Times New Roman"/>
              <w:color w:val="000000"/>
            </w:rPr>
          </w:rPrChange>
        </w:rPr>
        <w:t>incididunt</w:t>
      </w:r>
      <w:r w:rsidR="00A96A35" w:rsidRPr="0027638C">
        <w:rPr>
          <w:spacing w:val="-13"/>
          <w:sz w:val="24"/>
          <w:rPrChange w16du:dateUtc="2026-07-07T18:18:00Z" w:author="Author" w:date="2026-07-07T20:18:00Z" w:id="7828">
            <w:rPr>
              <w:rFonts w:ascii="Times New Roman"/>
              <w:color w:val="000000"/>
              <w:spacing w:val="-10"/>
            </w:rPr>
          </w:rPrChange>
        </w:rPr>
        <w:t xml:space="preserve"> </w:t>
      </w:r>
      <w:r w:rsidR="00A96A35" w:rsidRPr="0027638C">
        <w:rPr>
          <w:sz w:val="24"/>
          <w:rPrChange w16du:dateUtc="2026-07-07T18:18:00Z" w:author="Author" w:date="2026-07-07T20:18:00Z" w:id="7829">
            <w:rPr>
              <w:rFonts w:ascii="Times New Roman"/>
              <w:color w:val="000000"/>
            </w:rPr>
          </w:rPrChange>
        </w:rPr>
        <w:t>ut</w:t>
      </w:r>
      <w:r w:rsidR="00A96A35" w:rsidRPr="0027638C">
        <w:rPr>
          <w:spacing w:val="-13"/>
          <w:sz w:val="24"/>
          <w:rPrChange w16du:dateUtc="2026-07-07T18:18:00Z" w:author="Author" w:date="2026-07-07T20:18:00Z" w:id="7830">
            <w:rPr>
              <w:rFonts w:ascii="Times New Roman"/>
              <w:color w:val="000000"/>
              <w:spacing w:val="-10"/>
            </w:rPr>
          </w:rPrChange>
        </w:rPr>
        <w:t xml:space="preserve"> </w:t>
      </w:r>
      <w:r w:rsidR="00A96A35" w:rsidRPr="0027638C">
        <w:rPr>
          <w:sz w:val="24"/>
          <w:rPrChange w16du:dateUtc="2026-07-07T18:18:00Z" w:author="Author" w:date="2026-07-07T20:18:00Z" w:id="7831">
            <w:rPr>
              <w:rFonts w:ascii="Times New Roman"/>
              <w:color w:val="000000"/>
            </w:rPr>
          </w:rPrChange>
        </w:rPr>
        <w:t>Labore</w:t>
      </w:r>
      <w:r w:rsidR="00A96A35" w:rsidRPr="0027638C">
        <w:rPr>
          <w:spacing w:val="-13"/>
          <w:sz w:val="24"/>
          <w:rPrChange w16du:dateUtc="2026-07-07T18:18:00Z" w:author="Author" w:date="2026-07-07T20:18:00Z" w:id="7832">
            <w:rPr>
              <w:rFonts w:ascii="Times New Roman"/>
              <w:color w:val="000000"/>
              <w:spacing w:val="-10"/>
            </w:rPr>
          </w:rPrChange>
        </w:rPr>
        <w:t xml:space="preserve"> </w:t>
      </w:r>
      <w:r w:rsidR="00A96A35" w:rsidRPr="0027638C">
        <w:rPr>
          <w:sz w:val="24"/>
          <w:rPrChange w16du:dateUtc="2026-07-07T18:18:00Z" w:author="Author" w:date="2026-07-07T20:18:00Z" w:id="7833">
            <w:rPr>
              <w:rFonts w:ascii="Times New Roman"/>
              <w:color w:val="000000"/>
            </w:rPr>
          </w:rPrChange>
        </w:rPr>
        <w:t>Et</w:t>
      </w:r>
      <w:r w:rsidR="00A96A35" w:rsidRPr="0027638C">
        <w:rPr>
          <w:spacing w:val="-13"/>
          <w:sz w:val="24"/>
          <w:rPrChange w16du:dateUtc="2026-07-07T18:18:00Z" w:author="Author" w:date="2026-07-07T20:18:00Z" w:id="7834">
            <w:rPr>
              <w:rFonts w:ascii="Times New Roman"/>
              <w:color w:val="000000"/>
              <w:spacing w:val="-10"/>
            </w:rPr>
          </w:rPrChange>
        </w:rPr>
        <w:t xml:space="preserve"> </w:t>
      </w:r>
      <w:r w:rsidR="00A96A35" w:rsidRPr="0027638C">
        <w:rPr>
          <w:sz w:val="24"/>
          <w:rPrChange w16du:dateUtc="2026-07-07T18:18:00Z" w:author="Author" w:date="2026-07-07T20:18:00Z" w:id="7835">
            <w:rPr>
              <w:rFonts w:ascii="Times New Roman"/>
              <w:color w:val="000000"/>
            </w:rPr>
          </w:rPrChange>
        </w:rPr>
        <w:t>dolore</w:t>
      </w:r>
      <w:r w:rsidR="00A96A35" w:rsidRPr="0027638C">
        <w:rPr>
          <w:spacing w:val="-13"/>
          <w:sz w:val="24"/>
          <w:rPrChange w16du:dateUtc="2026-07-07T18:18:00Z" w:author="Author" w:date="2026-07-07T20:18:00Z" w:id="7836">
            <w:rPr>
              <w:rFonts w:ascii="Times New Roman"/>
              <w:color w:val="000000"/>
              <w:spacing w:val="-10"/>
            </w:rPr>
          </w:rPrChange>
        </w:rPr>
        <w:t xml:space="preserve"> </w:t>
      </w:r>
      <w:r w:rsidR="00A96A35" w:rsidRPr="0027638C">
        <w:rPr>
          <w:sz w:val="24"/>
          <w:rPrChange w16du:dateUtc="2026-07-07T18:18:00Z" w:author="Author" w:date="2026-07-07T20:18:00Z" w:id="7837">
            <w:rPr>
              <w:rFonts w:ascii="Times New Roman" w:hAnsi="Times New Roman"/>
              <w:color w:val="000000"/>
            </w:rPr>
          </w:rPrChange>
        </w:rPr>
        <w:t>magna</w:t>
      </w:r>
      <w:del w16du:dateUtc="2026-07-07T18:18:00Z" w:author="Author" w:date="2026-07-07T20:18:00Z" w:id="7838">
        <w:r>
          <w:rPr>
            <w:rFonts w:ascii="Times New Roman" w:cs="Times New Roman" w:hAnsi="Times New Roman"/>
            <w:color w:val="000000"/>
          </w:rPr>
          <w:cr/>
        </w:r>
      </w:del>
      <w:r w:rsidR="00A96A35" w:rsidRPr="0027638C">
        <w:rPr>
          <w:sz w:val="24"/>
          <w:rPrChange w16du:dateUtc="2026-07-07T18:18:00Z" w:author="Author" w:date="2026-07-07T20:18:00Z" w:id="7839">
            <w:rPr>
              <w:rFonts w:ascii="Times New Roman"/>
              <w:color w:val="000000"/>
              <w:spacing w:val="665"/>
            </w:rPr>
          </w:rPrChange>
        </w:rPr>
        <w:t xml:space="preserve"> </w:t>
      </w:r>
      <w:r w:rsidR="00A96A35" w:rsidRPr="0027638C">
        <w:rPr>
          <w:sz w:val="24"/>
          <w:rPrChange w16du:dateUtc="2026-07-07T18:18:00Z" w:author="Author" w:date="2026-07-07T20:18:00Z" w:id="7840">
            <w:rPr>
              <w:rFonts w:ascii="Times New Roman"/>
              <w:color w:val="000000"/>
            </w:rPr>
          </w:rPrChange>
        </w:rPr>
        <w:t>aliqua</w:t>
      </w:r>
      <w:r w:rsidR="00A96A35" w:rsidRPr="0027638C">
        <w:rPr>
          <w:spacing w:val="40"/>
          <w:sz w:val="24"/>
          <w:rPrChange w16du:dateUtc="2026-07-07T18:18:00Z" w:author="Author" w:date="2026-07-07T20:18:00Z" w:id="7841">
            <w:rPr>
              <w:rFonts w:ascii="Times New Roman"/>
              <w:color w:val="000000"/>
              <w:spacing w:val="54"/>
            </w:rPr>
          </w:rPrChange>
        </w:rPr>
        <w:t xml:space="preserve"> </w:t>
      </w:r>
      <w:r w:rsidR="00A96A35" w:rsidRPr="0027638C">
        <w:rPr>
          <w:sz w:val="24"/>
          <w:rPrChange w16du:dateUtc="2026-07-07T18:18:00Z" w:author="Author" w:date="2026-07-07T20:18:00Z" w:id="7842">
            <w:rPr>
              <w:rFonts w:ascii="Times New Roman"/>
              <w:color w:val="000000"/>
            </w:rPr>
          </w:rPrChange>
        </w:rPr>
        <w:t>Lorem</w:t>
      </w:r>
      <w:r w:rsidR="00A96A35" w:rsidRPr="0027638C">
        <w:rPr>
          <w:spacing w:val="40"/>
          <w:sz w:val="24"/>
          <w:rPrChange w16du:dateUtc="2026-07-07T18:18:00Z" w:author="Author" w:date="2026-07-07T20:18:00Z" w:id="7843">
            <w:rPr>
              <w:rFonts w:ascii="Times New Roman"/>
              <w:color w:val="000000"/>
              <w:spacing w:val="54"/>
            </w:rPr>
          </w:rPrChange>
        </w:rPr>
        <w:t xml:space="preserve"> </w:t>
      </w:r>
      <w:del w16du:dateUtc="2026-07-07T18:18:00Z" w:author="Author" w:date="2026-07-07T20:18:00Z" w:id="7844">
        <w:r>
          <w:rPr>
            <w:color w:val="000000"/>
          </w:rPr>
          <w:delText>laws</w:delText>
        </w:r>
      </w:del>
      <w:ins w16du:dateUtc="2026-07-07T18:18:00Z" w:author="Author" w:date="2026-07-07T20:18:00Z" w:id="7845">
        <w:r w:rsidR="00A96A35" w:rsidRPr="0027638C">
          <w:rPr>
            <w:sz w:val="24"/>
            <w:szCs w:val="24"/>
          </w:rPr>
          <w:t>Ipsum</w:t>
        </w:r>
      </w:ins>
      <w:r w:rsidR="00A96A35" w:rsidRPr="0027638C">
        <w:rPr>
          <w:spacing w:val="40"/>
          <w:sz w:val="24"/>
          <w:rPrChange w16du:dateUtc="2026-07-07T18:18:00Z" w:author="Author" w:date="2026-07-07T20:18:00Z" w:id="7846">
            <w:rPr>
              <w:rFonts w:ascii="Times New Roman"/>
              <w:color w:val="000000"/>
              <w:spacing w:val="54"/>
            </w:rPr>
          </w:rPrChange>
        </w:rPr>
        <w:t xml:space="preserve"> </w:t>
      </w:r>
      <w:r w:rsidR="00A96A35" w:rsidRPr="0027638C">
        <w:rPr>
          <w:sz w:val="24"/>
          <w:rPrChange w16du:dateUtc="2026-07-07T18:18:00Z" w:author="Author" w:date="2026-07-07T20:18:00Z" w:id="7847">
            <w:rPr>
              <w:rFonts w:ascii="Times New Roman"/>
              <w:color w:val="000000"/>
            </w:rPr>
          </w:rPrChange>
        </w:rPr>
        <w:t>dolor</w:t>
      </w:r>
      <w:r w:rsidR="00A96A35" w:rsidRPr="0027638C">
        <w:rPr>
          <w:spacing w:val="40"/>
          <w:sz w:val="24"/>
          <w:rPrChange w16du:dateUtc="2026-07-07T18:18:00Z" w:author="Author" w:date="2026-07-07T20:18:00Z" w:id="7848">
            <w:rPr>
              <w:rFonts w:ascii="Times New Roman"/>
              <w:color w:val="000000"/>
              <w:spacing w:val="54"/>
            </w:rPr>
          </w:rPrChange>
        </w:rPr>
        <w:t xml:space="preserve"> </w:t>
      </w:r>
      <w:r w:rsidR="00A96A35" w:rsidRPr="0027638C">
        <w:rPr>
          <w:sz w:val="24"/>
          <w:rPrChange w16du:dateUtc="2026-07-07T18:18:00Z" w:author="Author" w:date="2026-07-07T20:18:00Z" w:id="7849">
            <w:rPr>
              <w:rFonts w:ascii="Times New Roman"/>
              <w:color w:val="000000"/>
            </w:rPr>
          </w:rPrChange>
        </w:rPr>
        <w:t>sit</w:t>
      </w:r>
      <w:r w:rsidR="00A96A35" w:rsidRPr="0027638C">
        <w:rPr>
          <w:spacing w:val="40"/>
          <w:sz w:val="24"/>
          <w:rPrChange w16du:dateUtc="2026-07-07T18:18:00Z" w:author="Author" w:date="2026-07-07T20:18:00Z" w:id="7850">
            <w:rPr>
              <w:rFonts w:ascii="Times New Roman"/>
              <w:color w:val="000000"/>
              <w:spacing w:val="54"/>
            </w:rPr>
          </w:rPrChange>
        </w:rPr>
        <w:t xml:space="preserve"> </w:t>
      </w:r>
      <w:r w:rsidR="00A96A35" w:rsidRPr="0027638C">
        <w:rPr>
          <w:sz w:val="24"/>
          <w:rPrChange w16du:dateUtc="2026-07-07T18:18:00Z" w:author="Author" w:date="2026-07-07T20:18:00Z" w:id="7851">
            <w:rPr>
              <w:rFonts w:ascii="Times New Roman"/>
              <w:color w:val="000000"/>
            </w:rPr>
          </w:rPrChange>
        </w:rPr>
        <w:t>amet</w:t>
      </w:r>
      <w:r w:rsidR="00A96A35" w:rsidRPr="0027638C">
        <w:rPr>
          <w:spacing w:val="40"/>
          <w:sz w:val="24"/>
          <w:rPrChange w16du:dateUtc="2026-07-07T18:18:00Z" w:author="Author" w:date="2026-07-07T20:18:00Z" w:id="7852">
            <w:rPr>
              <w:rFonts w:ascii="Times New Roman"/>
              <w:color w:val="000000"/>
              <w:spacing w:val="54"/>
            </w:rPr>
          </w:rPrChange>
        </w:rPr>
        <w:t xml:space="preserve"> </w:t>
      </w:r>
      <w:r w:rsidR="00A96A35" w:rsidRPr="0027638C">
        <w:rPr>
          <w:sz w:val="24"/>
          <w:rPrChange w16du:dateUtc="2026-07-07T18:18:00Z" w:author="Author" w:date="2026-07-07T20:18:00Z" w:id="7853">
            <w:rPr>
              <w:rFonts w:ascii="Times New Roman"/>
              <w:color w:val="000000"/>
            </w:rPr>
          </w:rPrChange>
        </w:rPr>
        <w:t>Consectetur</w:t>
      </w:r>
      <w:r w:rsidR="00A96A35" w:rsidRPr="0027638C">
        <w:rPr>
          <w:spacing w:val="40"/>
          <w:sz w:val="24"/>
          <w:rPrChange w16du:dateUtc="2026-07-07T18:18:00Z" w:author="Author" w:date="2026-07-07T20:18:00Z" w:id="7854">
            <w:rPr>
              <w:rFonts w:ascii="Times New Roman"/>
              <w:color w:val="000000"/>
              <w:spacing w:val="54"/>
            </w:rPr>
          </w:rPrChange>
        </w:rPr>
        <w:t xml:space="preserve"> </w:t>
      </w:r>
      <w:r w:rsidR="00A96A35" w:rsidRPr="0027638C">
        <w:rPr>
          <w:sz w:val="24"/>
          <w:rPrChange w16du:dateUtc="2026-07-07T18:18:00Z" w:author="Author" w:date="2026-07-07T20:18:00Z" w:id="7855">
            <w:rPr>
              <w:rFonts w:ascii="Times New Roman"/>
              <w:color w:val="000000"/>
            </w:rPr>
          </w:rPrChange>
        </w:rPr>
        <w:t>adipiscing</w:t>
      </w:r>
      <w:r w:rsidR="00A96A35" w:rsidRPr="0027638C">
        <w:rPr>
          <w:spacing w:val="40"/>
          <w:sz w:val="24"/>
          <w:rPrChange w16du:dateUtc="2026-07-07T18:18:00Z" w:author="Author" w:date="2026-07-07T20:18:00Z" w:id="7856">
            <w:rPr>
              <w:rFonts w:ascii="Times New Roman"/>
              <w:color w:val="000000"/>
              <w:spacing w:val="54"/>
            </w:rPr>
          </w:rPrChange>
        </w:rPr>
        <w:t xml:space="preserve"> </w:t>
      </w:r>
      <w:r w:rsidR="00A96A35" w:rsidRPr="0027638C">
        <w:rPr>
          <w:sz w:val="24"/>
          <w:rPrChange w16du:dateUtc="2026-07-07T18:18:00Z" w:author="Author" w:date="2026-07-07T20:18:00Z" w:id="7857">
            <w:rPr>
              <w:rFonts w:ascii="Times New Roman"/>
              <w:color w:val="000000"/>
            </w:rPr>
          </w:rPrChange>
        </w:rPr>
        <w:t>elit</w:t>
      </w:r>
      <w:r w:rsidR="00A96A35" w:rsidRPr="0027638C">
        <w:rPr>
          <w:spacing w:val="40"/>
          <w:sz w:val="24"/>
          <w:rPrChange w16du:dateUtc="2026-07-07T18:18:00Z" w:author="Author" w:date="2026-07-07T20:18:00Z" w:id="7858">
            <w:rPr>
              <w:rFonts w:ascii="Times New Roman"/>
              <w:color w:val="000000"/>
              <w:spacing w:val="54"/>
            </w:rPr>
          </w:rPrChange>
        </w:rPr>
        <w:t xml:space="preserve"> </w:t>
      </w:r>
      <w:r w:rsidR="00A96A35" w:rsidRPr="0027638C">
        <w:rPr>
          <w:sz w:val="24"/>
          <w:rPrChange w16du:dateUtc="2026-07-07T18:18:00Z" w:author="Author" w:date="2026-07-07T20:18:00Z" w:id="7859">
            <w:rPr>
              <w:rFonts w:ascii="Times New Roman"/>
              <w:color w:val="000000"/>
            </w:rPr>
          </w:rPrChange>
        </w:rPr>
        <w:t>sed</w:t>
      </w:r>
      <w:r w:rsidR="00A96A35" w:rsidRPr="0027638C">
        <w:rPr>
          <w:spacing w:val="40"/>
          <w:sz w:val="24"/>
          <w:rPrChange w16du:dateUtc="2026-07-07T18:18:00Z" w:author="Author" w:date="2026-07-07T20:18:00Z" w:id="7860">
            <w:rPr>
              <w:rFonts w:ascii="Times New Roman"/>
              <w:color w:val="000000"/>
              <w:spacing w:val="54"/>
            </w:rPr>
          </w:rPrChange>
        </w:rPr>
        <w:t xml:space="preserve"> </w:t>
      </w:r>
      <w:r w:rsidR="00A96A35" w:rsidRPr="0027638C">
        <w:rPr>
          <w:sz w:val="24"/>
          <w:rPrChange w16du:dateUtc="2026-07-07T18:18:00Z" w:author="Author" w:date="2026-07-07T20:18:00Z" w:id="7861">
            <w:rPr>
              <w:rFonts w:ascii="Times New Roman"/>
              <w:color w:val="000000"/>
            </w:rPr>
          </w:rPrChange>
        </w:rPr>
        <w:t>do</w:t>
      </w:r>
      <w:r w:rsidR="00A96A35" w:rsidRPr="0027638C">
        <w:rPr>
          <w:spacing w:val="40"/>
          <w:sz w:val="24"/>
          <w:rPrChange w16du:dateUtc="2026-07-07T18:18:00Z" w:author="Author" w:date="2026-07-07T20:18:00Z" w:id="7862">
            <w:rPr>
              <w:rFonts w:ascii="Times New Roman"/>
              <w:color w:val="000000"/>
              <w:spacing w:val="54"/>
            </w:rPr>
          </w:rPrChange>
        </w:rPr>
        <w:t xml:space="preserve"> </w:t>
      </w:r>
      <w:r w:rsidR="00A96A35" w:rsidRPr="0027638C">
        <w:rPr>
          <w:sz w:val="24"/>
          <w:rPrChange w16du:dateUtc="2026-07-07T18:18:00Z" w:author="Author" w:date="2026-07-07T20:18:00Z" w:id="7863">
            <w:rPr>
              <w:rFonts w:ascii="Times New Roman"/>
              <w:color w:val="000000"/>
            </w:rPr>
          </w:rPrChange>
        </w:rPr>
        <w:t>eiusmod</w:t>
      </w:r>
      <w:r w:rsidR="00A96A35" w:rsidRPr="0027638C">
        <w:rPr>
          <w:spacing w:val="40"/>
          <w:sz w:val="24"/>
          <w:rPrChange w16du:dateUtc="2026-07-07T18:18:00Z" w:author="Author" w:date="2026-07-07T20:18:00Z" w:id="7864">
            <w:rPr>
              <w:rFonts w:ascii="Times New Roman"/>
              <w:color w:val="000000"/>
              <w:spacing w:val="54"/>
            </w:rPr>
          </w:rPrChange>
        </w:rPr>
        <w:t xml:space="preserve"> </w:t>
      </w:r>
      <w:r w:rsidR="00A96A35" w:rsidRPr="0027638C">
        <w:rPr>
          <w:sz w:val="24"/>
          <w:rPrChange w16du:dateUtc="2026-07-07T18:18:00Z" w:author="Author" w:date="2026-07-07T20:18:00Z" w:id="7865">
            <w:rPr>
              <w:rFonts w:ascii="Times New Roman"/>
              <w:color w:val="000000"/>
            </w:rPr>
          </w:rPrChange>
        </w:rPr>
        <w:t>tempor</w:t>
      </w:r>
      <w:r w:rsidR="00A96A35" w:rsidRPr="0027638C">
        <w:rPr>
          <w:spacing w:val="40"/>
          <w:sz w:val="24"/>
          <w:rPrChange w16du:dateUtc="2026-07-07T18:18:00Z" w:author="Author" w:date="2026-07-07T20:18:00Z" w:id="7866">
            <w:rPr>
              <w:rFonts w:ascii="Times New Roman"/>
              <w:color w:val="000000"/>
              <w:spacing w:val="54"/>
            </w:rPr>
          </w:rPrChange>
        </w:rPr>
        <w:t xml:space="preserve"> </w:t>
      </w:r>
      <w:r w:rsidR="00A96A35" w:rsidRPr="0027638C">
        <w:rPr>
          <w:sz w:val="24"/>
          <w:rPrChange w16du:dateUtc="2026-07-07T18:18:00Z" w:author="Author" w:date="2026-07-07T20:18:00Z" w:id="7867">
            <w:rPr>
              <w:rFonts w:ascii="Times New Roman"/>
              <w:color w:val="000000"/>
            </w:rPr>
          </w:rPrChange>
        </w:rPr>
        <w:t>incididunt</w:t>
      </w:r>
    </w:p>
    <w:p w14:paraId="025B9B67" w14:textId="77777777" w:rsidR="008166CF" w:rsidRDefault="008166CF">
      <w:pPr>
        <w:spacing w:line="0" w:lineRule="atLeast"/>
        <w:rPr>
          <w:del w16du:dateUtc="2026-07-07T18:18:00Z" w:author="Author" w:date="2026-07-07T20:18:00Z" w:id="7868"/>
          <w:rFonts w:ascii="Arial"/>
          <w:color w:val="FF0000"/>
          <w:sz w:val="2"/>
        </w:rPr>
      </w:pPr>
    </w:p>
    <w:p w14:paraId="041D98C5" w14:textId="77777777" w:rsidR="008166CF" w:rsidRDefault="00000000">
      <w:pPr>
        <w:spacing w:line="0" w:lineRule="atLeast"/>
        <w:rPr>
          <w:del w16du:dateUtc="2026-07-07T18:18:00Z" w:author="Author" w:date="2026-07-07T20:18:00Z" w:id="7869"/>
          <w:rFonts w:ascii="Arial"/>
          <w:color w:val="FF0000"/>
          <w:sz w:val="2"/>
        </w:rPr>
      </w:pPr>
      <w:del w16du:dateUtc="2026-07-07T18:18:00Z" w:author="Author" w:date="2026-07-07T20:18:00Z" w:id="7870">
        <w:r>
          <w:rPr>
            <w:rFonts w:ascii="Arial"/>
            <w:color w:val="FF0000"/>
            <w:sz w:val="2"/>
          </w:rPr>
          <w:cr/>
        </w:r>
        <w:r>
          <w:rPr>
            <w:rFonts w:ascii="Arial"/>
            <w:color w:val="FF0000"/>
            <w:sz w:val="2"/>
          </w:rPr>
          <w:br w:type="page"/>
        </w:r>
      </w:del>
    </w:p>
    <w:p w14:paraId="036DC1BB" w14:textId="77777777" w:rsidR="008166CF" w:rsidRDefault="008166CF">
      <w:pPr>
        <w:pStyle w:val="NoList1"/>
        <w:rPr>
          <w:del w16du:dateUtc="2026-07-07T18:18:00Z" w:author="Author" w:date="2026-07-07T20:18:00Z" w:id="7871"/>
        </w:rPr>
        <w:sectPr w:rsidR="008166CF">
          <w:pgSz w:h="15840" w:w="12240"/>
          <w:pgMar w:bottom="0" w:footer="720" w:gutter="0" w:header="720" w:left="2160" w:right="100" w:top="713"/>
          <w:pgNumType w:start="1"/>
          <w:cols w:space="720"/>
          <w:docGrid w:linePitch="1"/>
        </w:sectPr>
      </w:pPr>
    </w:p>
    <w:p w14:paraId="03A757FD" w14:textId="77777777" w:rsidR="008166CF" w:rsidRDefault="008166CF">
      <w:pPr>
        <w:spacing w:line="0" w:lineRule="atLeast"/>
        <w:rPr>
          <w:del w16du:dateUtc="2026-07-07T18:18:00Z" w:author="Author" w:date="2026-07-07T20:18:00Z" w:id="7872"/>
          <w:rFonts w:ascii="Arial"/>
          <w:color w:val="FF0000"/>
          <w:sz w:val="2"/>
        </w:rPr>
      </w:pPr>
    </w:p>
    <w:p w14:paraId="000D4B51" w14:textId="77777777" w:rsidR="008166CF" w:rsidRDefault="00000000">
      <w:pPr>
        <w:spacing w:line="276" w:lineRule="exact"/>
        <w:ind w:left="4560"/>
        <w:rPr>
          <w:del w16du:dateUtc="2026-07-07T18:18:00Z" w:author="Author" w:date="2026-07-07T20:18:00Z" w:id="7873"/>
          <w:color w:val="000000"/>
          <w:sz w:val="24"/>
        </w:rPr>
      </w:pPr>
      <w:bookmarkStart w:id="7874" w:name="br10"/>
      <w:bookmarkEnd w:id="7874"/>
      <w:del w16du:dateUtc="2026-07-07T18:18:00Z" w:author="Author" w:date="2026-07-07T20:18:00Z" w:id="7875">
        <w:r>
          <w:rPr>
            <w:color w:val="000000"/>
            <w:sz w:val="24"/>
          </w:rPr>
          <w:delText>10</w:delText>
        </w:r>
      </w:del>
    </w:p>
    <w:p w14:paraId="584D91AE" w14:textId="5FA6421A" w:rsidP="00C01674" w:rsidR="009609E8" w:rsidRDefault="00A4209A" w:rsidRPr="0027638C">
      <w:pPr>
        <w:pStyle w:val="ListParagraph"/>
        <w:numPr>
          <w:ilvl w:val="1"/>
          <w:numId w:val="5"/>
        </w:numPr>
        <w:tabs>
          <w:tab w:pos="1438" w:val="left"/>
          <w:tab w:pos="1440" w:val="left"/>
        </w:tabs>
        <w:spacing w:before="236"/>
        <w:ind w:right="357"/>
        <w:rPr>
          <w:sz w:val="24"/>
          <w:rPrChange w16du:dateUtc="2026-07-07T18:18:00Z" w:author="Author" w:date="2026-07-07T20:18:00Z" w:id="7876">
            <w:rPr>
              <w:rFonts w:ascii="Times New Roman"/>
              <w:color w:val="000000"/>
            </w:rPr>
          </w:rPrChange>
        </w:rPr>
        <w:pPrChange w16du:dateUtc="2026-07-07T18:18:00Z" w:author="Author" w:date="2026-07-07T20:18:00Z" w:id="7877">
          <w:pPr>
            <w:spacing w:after="0" w:before="463" w:line="253" w:lineRule="exact"/>
            <w:ind w:left="1440"/>
            <w:jc w:val="left"/>
          </w:pPr>
        </w:pPrChange>
      </w:pPr>
      <w:ins w16du:dateUtc="2026-07-07T18:18:00Z" w:author="Author" w:date="2026-07-07T20:18:00Z" w:id="7878">
        <w:r w:rsidRPr="0027638C">
          <w:rPr>
            <w:sz w:val="24"/>
            <w:szCs w:val="24"/>
          </w:rPr>
          <w:t xml:space="preserve"> </w:t>
        </w:r>
      </w:ins>
      <w:r w:rsidR="00A96A35" w:rsidRPr="0027638C">
        <w:rPr>
          <w:sz w:val="24"/>
          <w:rPrChange w16du:dateUtc="2026-07-07T18:18:00Z" w:author="Author" w:date="2026-07-07T20:18:00Z" w:id="7879">
            <w:rPr>
              <w:rFonts w:ascii="Times New Roman"/>
              <w:color w:val="000000"/>
            </w:rPr>
          </w:rPrChange>
        </w:rPr>
        <w:t>Ut</w:t>
      </w:r>
      <w:r w:rsidR="00A96A35" w:rsidRPr="0027638C">
        <w:rPr>
          <w:spacing w:val="-5"/>
          <w:sz w:val="24"/>
          <w:rPrChange w16du:dateUtc="2026-07-07T18:18:00Z" w:author="Author" w:date="2026-07-07T20:18:00Z" w:id="7880">
            <w:rPr>
              <w:rFonts w:ascii="Times New Roman"/>
              <w:color w:val="000000"/>
              <w:spacing w:val="-2"/>
            </w:rPr>
          </w:rPrChange>
        </w:rPr>
        <w:t xml:space="preserve"> </w:t>
      </w:r>
      <w:r w:rsidR="00A96A35" w:rsidRPr="0027638C">
        <w:rPr>
          <w:sz w:val="24"/>
          <w:rPrChange w16du:dateUtc="2026-07-07T18:18:00Z" w:author="Author" w:date="2026-07-07T20:18:00Z" w:id="7881">
            <w:rPr>
              <w:rFonts w:ascii="Times New Roman"/>
              <w:color w:val="000000"/>
            </w:rPr>
          </w:rPrChange>
        </w:rPr>
        <w:t>Labore</w:t>
      </w:r>
      <w:r w:rsidR="00A96A35" w:rsidRPr="0027638C">
        <w:rPr>
          <w:spacing w:val="-5"/>
          <w:sz w:val="24"/>
          <w:rPrChange w16du:dateUtc="2026-07-07T18:18:00Z" w:author="Author" w:date="2026-07-07T20:18:00Z" w:id="7882">
            <w:rPr>
              <w:rFonts w:ascii="Times New Roman"/>
              <w:color w:val="000000"/>
              <w:spacing w:val="-2"/>
            </w:rPr>
          </w:rPrChange>
        </w:rPr>
        <w:t xml:space="preserve"> </w:t>
      </w:r>
      <w:r w:rsidR="00A96A35" w:rsidRPr="0027638C">
        <w:rPr>
          <w:sz w:val="24"/>
          <w:rPrChange w16du:dateUtc="2026-07-07T18:18:00Z" w:author="Author" w:date="2026-07-07T20:18:00Z" w:id="7883">
            <w:rPr>
              <w:rFonts w:ascii="Times New Roman"/>
              <w:color w:val="000000"/>
            </w:rPr>
          </w:rPrChange>
        </w:rPr>
        <w:t>et</w:t>
      </w:r>
      <w:r w:rsidR="00A96A35" w:rsidRPr="0027638C">
        <w:rPr>
          <w:spacing w:val="-5"/>
          <w:sz w:val="24"/>
          <w:rPrChange w16du:dateUtc="2026-07-07T18:18:00Z" w:author="Author" w:date="2026-07-07T20:18:00Z" w:id="7884">
            <w:rPr>
              <w:rFonts w:ascii="Times New Roman"/>
              <w:color w:val="000000"/>
              <w:spacing w:val="-2"/>
            </w:rPr>
          </w:rPrChange>
        </w:rPr>
        <w:t xml:space="preserve"> </w:t>
      </w:r>
      <w:r w:rsidR="00A96A35" w:rsidRPr="0027638C">
        <w:rPr>
          <w:sz w:val="24"/>
          <w:rPrChange w16du:dateUtc="2026-07-07T18:18:00Z" w:author="Author" w:date="2026-07-07T20:18:00Z" w:id="7885">
            <w:rPr>
              <w:rFonts w:ascii="Times New Roman"/>
              <w:color w:val="000000"/>
            </w:rPr>
          </w:rPrChange>
        </w:rPr>
        <w:t>dolore</w:t>
      </w:r>
      <w:r w:rsidR="00A96A35" w:rsidRPr="0027638C">
        <w:rPr>
          <w:spacing w:val="-5"/>
          <w:sz w:val="24"/>
          <w:rPrChange w16du:dateUtc="2026-07-07T18:18:00Z" w:author="Author" w:date="2026-07-07T20:18:00Z" w:id="7886">
            <w:rPr>
              <w:rFonts w:ascii="Times New Roman"/>
              <w:color w:val="000000"/>
              <w:spacing w:val="-2"/>
            </w:rPr>
          </w:rPrChange>
        </w:rPr>
        <w:t xml:space="preserve"> </w:t>
      </w:r>
      <w:r w:rsidR="00A96A35" w:rsidRPr="0027638C">
        <w:rPr>
          <w:sz w:val="24"/>
          <w:rPrChange w16du:dateUtc="2026-07-07T18:18:00Z" w:author="Author" w:date="2026-07-07T20:18:00Z" w:id="7887">
            <w:rPr>
              <w:rFonts w:ascii="Times New Roman"/>
              <w:color w:val="000000"/>
            </w:rPr>
          </w:rPrChange>
        </w:rPr>
        <w:t>magna</w:t>
      </w:r>
      <w:r w:rsidR="00A96A35" w:rsidRPr="0027638C">
        <w:rPr>
          <w:spacing w:val="-5"/>
          <w:sz w:val="24"/>
          <w:rPrChange w16du:dateUtc="2026-07-07T18:18:00Z" w:author="Author" w:date="2026-07-07T20:18:00Z" w:id="7888">
            <w:rPr>
              <w:rFonts w:ascii="Times New Roman"/>
              <w:color w:val="000000"/>
              <w:spacing w:val="-2"/>
            </w:rPr>
          </w:rPrChange>
        </w:rPr>
        <w:t xml:space="preserve"> </w:t>
      </w:r>
      <w:r w:rsidR="00A96A35" w:rsidRPr="0027638C">
        <w:rPr>
          <w:sz w:val="24"/>
          <w:rPrChange w16du:dateUtc="2026-07-07T18:18:00Z" w:author="Author" w:date="2026-07-07T20:18:00Z" w:id="7889">
            <w:rPr>
              <w:rFonts w:ascii="Times New Roman"/>
              <w:color w:val="000000"/>
            </w:rPr>
          </w:rPrChange>
        </w:rPr>
        <w:t>aliqua</w:t>
      </w:r>
      <w:r w:rsidR="00A96A35" w:rsidRPr="0027638C">
        <w:rPr>
          <w:spacing w:val="-5"/>
          <w:sz w:val="24"/>
          <w:rPrChange w16du:dateUtc="2026-07-07T18:18:00Z" w:author="Author" w:date="2026-07-07T20:18:00Z" w:id="7890">
            <w:rPr>
              <w:rFonts w:ascii="Times New Roman"/>
              <w:color w:val="000000"/>
              <w:spacing w:val="-2"/>
            </w:rPr>
          </w:rPrChange>
        </w:rPr>
        <w:t xml:space="preserve"> </w:t>
      </w:r>
      <w:r w:rsidR="00A96A35" w:rsidRPr="0027638C">
        <w:rPr>
          <w:sz w:val="24"/>
          <w:rPrChange w16du:dateUtc="2026-07-07T18:18:00Z" w:author="Author" w:date="2026-07-07T20:18:00Z" w:id="7891">
            <w:rPr>
              <w:rFonts w:ascii="Times New Roman"/>
              <w:color w:val="000000"/>
            </w:rPr>
          </w:rPrChange>
        </w:rPr>
        <w:t>lorem</w:t>
      </w:r>
      <w:r w:rsidR="00A96A35" w:rsidRPr="0027638C">
        <w:rPr>
          <w:spacing w:val="-5"/>
          <w:sz w:val="24"/>
          <w:rPrChange w16du:dateUtc="2026-07-07T18:18:00Z" w:author="Author" w:date="2026-07-07T20:18:00Z" w:id="7892">
            <w:rPr>
              <w:rFonts w:ascii="Times New Roman"/>
              <w:color w:val="000000"/>
              <w:spacing w:val="-2"/>
            </w:rPr>
          </w:rPrChange>
        </w:rPr>
        <w:t xml:space="preserve"> </w:t>
      </w:r>
      <w:r w:rsidR="00A96A35" w:rsidRPr="0027638C">
        <w:rPr>
          <w:sz w:val="24"/>
          <w:rPrChange w16du:dateUtc="2026-07-07T18:18:00Z" w:author="Author" w:date="2026-07-07T20:18:00Z" w:id="7893">
            <w:rPr>
              <w:rFonts w:ascii="Times New Roman"/>
              <w:color w:val="000000"/>
            </w:rPr>
          </w:rPrChange>
        </w:rPr>
        <w:t>ipsum</w:t>
      </w:r>
      <w:r w:rsidR="00A96A35" w:rsidRPr="0027638C">
        <w:rPr>
          <w:spacing w:val="-5"/>
          <w:sz w:val="24"/>
          <w:rPrChange w16du:dateUtc="2026-07-07T18:18:00Z" w:author="Author" w:date="2026-07-07T20:18:00Z" w:id="7894">
            <w:rPr>
              <w:rFonts w:ascii="Times New Roman"/>
              <w:color w:val="000000"/>
              <w:spacing w:val="-2"/>
            </w:rPr>
          </w:rPrChange>
        </w:rPr>
        <w:t xml:space="preserve"> </w:t>
      </w:r>
      <w:r w:rsidR="00A96A35" w:rsidRPr="0027638C">
        <w:rPr>
          <w:sz w:val="24"/>
          <w:rPrChange w16du:dateUtc="2026-07-07T18:18:00Z" w:author="Author" w:date="2026-07-07T20:18:00Z" w:id="7895">
            <w:rPr>
              <w:rFonts w:ascii="Times New Roman"/>
              <w:color w:val="000000"/>
            </w:rPr>
          </w:rPrChange>
        </w:rPr>
        <w:t>dolor</w:t>
      </w:r>
      <w:r w:rsidR="00A96A35" w:rsidRPr="0027638C">
        <w:rPr>
          <w:spacing w:val="-5"/>
          <w:sz w:val="24"/>
          <w:rPrChange w16du:dateUtc="2026-07-07T18:18:00Z" w:author="Author" w:date="2026-07-07T20:18:00Z" w:id="7896">
            <w:rPr>
              <w:rFonts w:ascii="Times New Roman"/>
              <w:color w:val="000000"/>
              <w:spacing w:val="-2"/>
            </w:rPr>
          </w:rPrChange>
        </w:rPr>
        <w:t xml:space="preserve"> </w:t>
      </w:r>
      <w:r w:rsidR="00A96A35" w:rsidRPr="0027638C">
        <w:rPr>
          <w:sz w:val="24"/>
          <w:rPrChange w16du:dateUtc="2026-07-07T18:18:00Z" w:author="Author" w:date="2026-07-07T20:18:00Z" w:id="7897">
            <w:rPr>
              <w:rFonts w:ascii="Times New Roman"/>
              <w:color w:val="000000"/>
            </w:rPr>
          </w:rPrChange>
        </w:rPr>
        <w:t>sit</w:t>
      </w:r>
      <w:r w:rsidR="00A96A35" w:rsidRPr="0027638C">
        <w:rPr>
          <w:spacing w:val="-5"/>
          <w:sz w:val="24"/>
          <w:rPrChange w16du:dateUtc="2026-07-07T18:18:00Z" w:author="Author" w:date="2026-07-07T20:18:00Z" w:id="7898">
            <w:rPr>
              <w:rFonts w:ascii="Times New Roman"/>
              <w:color w:val="000000"/>
              <w:spacing w:val="-2"/>
            </w:rPr>
          </w:rPrChange>
        </w:rPr>
        <w:t xml:space="preserve"> </w:t>
      </w:r>
      <w:r w:rsidR="00A96A35" w:rsidRPr="0027638C">
        <w:rPr>
          <w:sz w:val="24"/>
          <w:rPrChange w16du:dateUtc="2026-07-07T18:18:00Z" w:author="Author" w:date="2026-07-07T20:18:00Z" w:id="7899">
            <w:rPr>
              <w:rFonts w:ascii="Times New Roman"/>
              <w:color w:val="000000"/>
            </w:rPr>
          </w:rPrChange>
        </w:rPr>
        <w:t>amet</w:t>
      </w:r>
      <w:r w:rsidR="00A96A35" w:rsidRPr="0027638C">
        <w:rPr>
          <w:spacing w:val="-5"/>
          <w:sz w:val="24"/>
          <w:rPrChange w16du:dateUtc="2026-07-07T18:18:00Z" w:author="Author" w:date="2026-07-07T20:18:00Z" w:id="7900">
            <w:rPr>
              <w:rFonts w:ascii="Times New Roman"/>
              <w:color w:val="000000"/>
              <w:spacing w:val="-2"/>
            </w:rPr>
          </w:rPrChange>
        </w:rPr>
        <w:t xml:space="preserve"> </w:t>
      </w:r>
      <w:r w:rsidR="00A96A35" w:rsidRPr="0027638C">
        <w:rPr>
          <w:sz w:val="24"/>
          <w:rPrChange w16du:dateUtc="2026-07-07T18:18:00Z" w:author="Author" w:date="2026-07-07T20:18:00Z" w:id="7901">
            <w:rPr>
              <w:rFonts w:ascii="Times New Roman"/>
              <w:color w:val="000000"/>
            </w:rPr>
          </w:rPrChange>
        </w:rPr>
        <w:t>consectetur</w:t>
      </w:r>
      <w:r w:rsidR="00A96A35" w:rsidRPr="0027638C">
        <w:rPr>
          <w:spacing w:val="-5"/>
          <w:sz w:val="24"/>
          <w:rPrChange w16du:dateUtc="2026-07-07T18:18:00Z" w:author="Author" w:date="2026-07-07T20:18:00Z" w:id="7902">
            <w:rPr>
              <w:rFonts w:ascii="Times New Roman"/>
              <w:color w:val="000000"/>
              <w:spacing w:val="-2"/>
            </w:rPr>
          </w:rPrChange>
        </w:rPr>
        <w:t xml:space="preserve"> </w:t>
      </w:r>
      <w:r w:rsidR="00A96A35" w:rsidRPr="0027638C">
        <w:rPr>
          <w:sz w:val="24"/>
          <w:rPrChange w16du:dateUtc="2026-07-07T18:18:00Z" w:author="Author" w:date="2026-07-07T20:18:00Z" w:id="7903">
            <w:rPr>
              <w:rFonts w:ascii="Times New Roman"/>
              <w:color w:val="000000"/>
            </w:rPr>
          </w:rPrChange>
        </w:rPr>
        <w:t>adipiscing</w:t>
      </w:r>
      <w:r w:rsidR="00A96A35" w:rsidRPr="0027638C">
        <w:rPr>
          <w:spacing w:val="-5"/>
          <w:sz w:val="24"/>
          <w:rPrChange w16du:dateUtc="2026-07-07T18:18:00Z" w:author="Author" w:date="2026-07-07T20:18:00Z" w:id="7904">
            <w:rPr>
              <w:rFonts w:ascii="Times New Roman"/>
              <w:color w:val="000000"/>
              <w:spacing w:val="-2"/>
            </w:rPr>
          </w:rPrChange>
        </w:rPr>
        <w:t xml:space="preserve"> </w:t>
      </w:r>
      <w:r w:rsidR="00A96A35" w:rsidRPr="0027638C">
        <w:rPr>
          <w:sz w:val="24"/>
          <w:rPrChange w16du:dateUtc="2026-07-07T18:18:00Z" w:author="Author" w:date="2026-07-07T20:18:00Z" w:id="7905">
            <w:rPr>
              <w:rFonts w:ascii="Times New Roman" w:hAnsi="Times New Roman"/>
              <w:color w:val="000000"/>
            </w:rPr>
          </w:rPrChange>
        </w:rPr>
        <w:t>elit</w:t>
      </w:r>
      <w:del w16du:dateUtc="2026-07-07T18:18:00Z" w:author="Author" w:date="2026-07-07T20:18:00Z" w:id="7906">
        <w:r w:rsidR="00000000">
          <w:rPr>
            <w:color w:val="000000"/>
          </w:rPr>
          <w:cr/>
        </w:r>
      </w:del>
      <w:ins w16du:dateUtc="2026-07-07T18:18:00Z" w:author="Author" w:date="2026-07-07T20:18:00Z" w:id="7907">
        <w:r w:rsidR="00A96A35" w:rsidRPr="0027638C">
          <w:rPr>
            <w:sz w:val="24"/>
            <w:szCs w:val="24"/>
          </w:rPr>
          <w:t xml:space="preserve"> </w:t>
        </w:r>
      </w:ins>
      <w:r w:rsidR="00A96A35" w:rsidRPr="0027638C">
        <w:rPr>
          <w:sz w:val="24"/>
          <w:rPrChange w16du:dateUtc="2026-07-07T18:18:00Z" w:author="Author" w:date="2026-07-07T20:18:00Z" w:id="7908">
            <w:rPr>
              <w:rFonts w:ascii="Times New Roman"/>
              <w:color w:val="000000"/>
            </w:rPr>
          </w:rPrChange>
        </w:rPr>
        <w:t>sed</w:t>
      </w:r>
      <w:r w:rsidR="00A96A35" w:rsidRPr="0027638C">
        <w:rPr>
          <w:sz w:val="24"/>
          <w:rPrChange w16du:dateUtc="2026-07-07T18:18:00Z" w:author="Author" w:date="2026-07-07T20:18:00Z" w:id="7909">
            <w:rPr>
              <w:rFonts w:ascii="Times New Roman"/>
              <w:color w:val="000000"/>
              <w:spacing w:val="48"/>
            </w:rPr>
          </w:rPrChange>
        </w:rPr>
        <w:t xml:space="preserve"> </w:t>
      </w:r>
      <w:r w:rsidR="00A96A35" w:rsidRPr="0027638C">
        <w:rPr>
          <w:sz w:val="24"/>
          <w:rPrChange w16du:dateUtc="2026-07-07T18:18:00Z" w:author="Author" w:date="2026-07-07T20:18:00Z" w:id="7910">
            <w:rPr>
              <w:rFonts w:ascii="Times New Roman"/>
              <w:color w:val="000000"/>
            </w:rPr>
          </w:rPrChange>
        </w:rPr>
        <w:t>do</w:t>
      </w:r>
      <w:r w:rsidR="00A96A35" w:rsidRPr="0027638C">
        <w:rPr>
          <w:sz w:val="24"/>
          <w:rPrChange w16du:dateUtc="2026-07-07T18:18:00Z" w:author="Author" w:date="2026-07-07T20:18:00Z" w:id="7911">
            <w:rPr>
              <w:rFonts w:ascii="Times New Roman"/>
              <w:color w:val="000000"/>
              <w:spacing w:val="48"/>
            </w:rPr>
          </w:rPrChange>
        </w:rPr>
        <w:t xml:space="preserve"> </w:t>
      </w:r>
      <w:r w:rsidR="00A96A35" w:rsidRPr="0027638C">
        <w:rPr>
          <w:sz w:val="24"/>
          <w:rPrChange w16du:dateUtc="2026-07-07T18:18:00Z" w:author="Author" w:date="2026-07-07T20:18:00Z" w:id="7912">
            <w:rPr>
              <w:rFonts w:ascii="Times New Roman"/>
              <w:color w:val="000000"/>
            </w:rPr>
          </w:rPrChange>
        </w:rPr>
        <w:t>eiusmod</w:t>
      </w:r>
      <w:r w:rsidR="00A96A35" w:rsidRPr="0027638C">
        <w:rPr>
          <w:sz w:val="24"/>
          <w:rPrChange w16du:dateUtc="2026-07-07T18:18:00Z" w:author="Author" w:date="2026-07-07T20:18:00Z" w:id="7913">
            <w:rPr>
              <w:rFonts w:ascii="Times New Roman"/>
              <w:color w:val="000000"/>
              <w:spacing w:val="48"/>
            </w:rPr>
          </w:rPrChange>
        </w:rPr>
        <w:t xml:space="preserve"> </w:t>
      </w:r>
      <w:r w:rsidR="00A96A35" w:rsidRPr="0027638C">
        <w:rPr>
          <w:sz w:val="24"/>
          <w:rPrChange w16du:dateUtc="2026-07-07T18:18:00Z" w:author="Author" w:date="2026-07-07T20:18:00Z" w:id="7914">
            <w:rPr>
              <w:rFonts w:ascii="Times New Roman"/>
              <w:color w:val="000000"/>
            </w:rPr>
          </w:rPrChange>
        </w:rPr>
        <w:t>tempor</w:t>
      </w:r>
      <w:r w:rsidR="00A96A35" w:rsidRPr="0027638C">
        <w:rPr>
          <w:sz w:val="24"/>
          <w:rPrChange w16du:dateUtc="2026-07-07T18:18:00Z" w:author="Author" w:date="2026-07-07T20:18:00Z" w:id="7915">
            <w:rPr>
              <w:rFonts w:ascii="Times New Roman"/>
              <w:color w:val="000000"/>
              <w:spacing w:val="48"/>
            </w:rPr>
          </w:rPrChange>
        </w:rPr>
        <w:t xml:space="preserve"> </w:t>
      </w:r>
      <w:r w:rsidR="00A96A35" w:rsidRPr="0027638C">
        <w:rPr>
          <w:sz w:val="24"/>
          <w:rPrChange w16du:dateUtc="2026-07-07T18:18:00Z" w:author="Author" w:date="2026-07-07T20:18:00Z" w:id="7916">
            <w:rPr>
              <w:rFonts w:ascii="Times New Roman"/>
              <w:color w:val="000000"/>
            </w:rPr>
          </w:rPrChange>
        </w:rPr>
        <w:t>incididunt</w:t>
      </w:r>
      <w:r w:rsidR="00A96A35" w:rsidRPr="0027638C">
        <w:rPr>
          <w:sz w:val="24"/>
          <w:rPrChange w16du:dateUtc="2026-07-07T18:18:00Z" w:author="Author" w:date="2026-07-07T20:18:00Z" w:id="7917">
            <w:rPr>
              <w:rFonts w:ascii="Times New Roman"/>
              <w:color w:val="000000"/>
              <w:spacing w:val="48"/>
            </w:rPr>
          </w:rPrChange>
        </w:rPr>
        <w:t xml:space="preserve"> </w:t>
      </w:r>
      <w:r w:rsidR="00A96A35" w:rsidRPr="0027638C">
        <w:rPr>
          <w:sz w:val="24"/>
          <w:rPrChange w16du:dateUtc="2026-07-07T18:18:00Z" w:author="Author" w:date="2026-07-07T20:18:00Z" w:id="7918">
            <w:rPr>
              <w:rFonts w:ascii="Times New Roman"/>
              <w:color w:val="000000"/>
            </w:rPr>
          </w:rPrChange>
        </w:rPr>
        <w:t>ut</w:t>
      </w:r>
      <w:r w:rsidR="00A96A35" w:rsidRPr="0027638C">
        <w:rPr>
          <w:sz w:val="24"/>
          <w:rPrChange w16du:dateUtc="2026-07-07T18:18:00Z" w:author="Author" w:date="2026-07-07T20:18:00Z" w:id="7919">
            <w:rPr>
              <w:rFonts w:ascii="Times New Roman"/>
              <w:color w:val="000000"/>
              <w:spacing w:val="48"/>
            </w:rPr>
          </w:rPrChange>
        </w:rPr>
        <w:t xml:space="preserve"> </w:t>
      </w:r>
      <w:r w:rsidR="00A96A35" w:rsidRPr="0027638C">
        <w:rPr>
          <w:sz w:val="24"/>
          <w:rPrChange w16du:dateUtc="2026-07-07T18:18:00Z" w:author="Author" w:date="2026-07-07T20:18:00Z" w:id="7920">
            <w:rPr>
              <w:rFonts w:ascii="Times New Roman"/>
              <w:color w:val="000000"/>
            </w:rPr>
          </w:rPrChange>
        </w:rPr>
        <w:t>labore</w:t>
      </w:r>
      <w:r w:rsidR="00A96A35" w:rsidRPr="0027638C">
        <w:rPr>
          <w:sz w:val="24"/>
          <w:rPrChange w16du:dateUtc="2026-07-07T18:18:00Z" w:author="Author" w:date="2026-07-07T20:18:00Z" w:id="7921">
            <w:rPr>
              <w:rFonts w:ascii="Times New Roman"/>
              <w:color w:val="000000"/>
              <w:spacing w:val="48"/>
            </w:rPr>
          </w:rPrChange>
        </w:rPr>
        <w:t xml:space="preserve"> </w:t>
      </w:r>
      <w:r w:rsidR="00A96A35" w:rsidRPr="0027638C">
        <w:rPr>
          <w:sz w:val="24"/>
          <w:rPrChange w16du:dateUtc="2026-07-07T18:18:00Z" w:author="Author" w:date="2026-07-07T20:18:00Z" w:id="7922">
            <w:rPr>
              <w:rFonts w:ascii="Times New Roman"/>
              <w:color w:val="000000"/>
            </w:rPr>
          </w:rPrChange>
        </w:rPr>
        <w:t>et</w:t>
      </w:r>
      <w:r w:rsidR="00A96A35" w:rsidRPr="0027638C">
        <w:rPr>
          <w:sz w:val="24"/>
          <w:rPrChange w16du:dateUtc="2026-07-07T18:18:00Z" w:author="Author" w:date="2026-07-07T20:18:00Z" w:id="7923">
            <w:rPr>
              <w:rFonts w:ascii="Times New Roman"/>
              <w:color w:val="000000"/>
              <w:spacing w:val="48"/>
            </w:rPr>
          </w:rPrChange>
        </w:rPr>
        <w:t xml:space="preserve"> </w:t>
      </w:r>
      <w:r w:rsidR="00A96A35" w:rsidRPr="0027638C">
        <w:rPr>
          <w:sz w:val="24"/>
          <w:rPrChange w16du:dateUtc="2026-07-07T18:18:00Z" w:author="Author" w:date="2026-07-07T20:18:00Z" w:id="7924">
            <w:rPr>
              <w:rFonts w:ascii="Times New Roman"/>
              <w:color w:val="000000"/>
            </w:rPr>
          </w:rPrChange>
        </w:rPr>
        <w:t>dolore</w:t>
      </w:r>
      <w:r w:rsidR="00A96A35" w:rsidRPr="0027638C">
        <w:rPr>
          <w:sz w:val="24"/>
          <w:rPrChange w16du:dateUtc="2026-07-07T18:18:00Z" w:author="Author" w:date="2026-07-07T20:18:00Z" w:id="7925">
            <w:rPr>
              <w:rFonts w:ascii="Times New Roman"/>
              <w:color w:val="000000"/>
              <w:spacing w:val="48"/>
            </w:rPr>
          </w:rPrChange>
        </w:rPr>
        <w:t xml:space="preserve"> </w:t>
      </w:r>
      <w:r w:rsidR="00A96A35" w:rsidRPr="0027638C">
        <w:rPr>
          <w:sz w:val="24"/>
          <w:rPrChange w16du:dateUtc="2026-07-07T18:18:00Z" w:author="Author" w:date="2026-07-07T20:18:00Z" w:id="7926">
            <w:rPr>
              <w:rFonts w:ascii="Times New Roman"/>
              <w:color w:val="000000"/>
            </w:rPr>
          </w:rPrChange>
        </w:rPr>
        <w:t>magna</w:t>
      </w:r>
      <w:r w:rsidR="00A96A35" w:rsidRPr="0027638C">
        <w:rPr>
          <w:sz w:val="24"/>
          <w:rPrChange w16du:dateUtc="2026-07-07T18:18:00Z" w:author="Author" w:date="2026-07-07T20:18:00Z" w:id="7927">
            <w:rPr>
              <w:rFonts w:ascii="Times New Roman"/>
              <w:color w:val="000000"/>
              <w:spacing w:val="48"/>
            </w:rPr>
          </w:rPrChange>
        </w:rPr>
        <w:t xml:space="preserve"> </w:t>
      </w:r>
      <w:r w:rsidR="00A96A35" w:rsidRPr="0027638C">
        <w:rPr>
          <w:sz w:val="24"/>
          <w:rPrChange w16du:dateUtc="2026-07-07T18:18:00Z" w:author="Author" w:date="2026-07-07T20:18:00Z" w:id="7928">
            <w:rPr>
              <w:rFonts w:ascii="Times New Roman"/>
              <w:color w:val="000000"/>
            </w:rPr>
          </w:rPrChange>
        </w:rPr>
        <w:t>aliqua</w:t>
      </w:r>
      <w:r w:rsidR="00A96A35" w:rsidRPr="0027638C">
        <w:rPr>
          <w:sz w:val="24"/>
          <w:rPrChange w16du:dateUtc="2026-07-07T18:18:00Z" w:author="Author" w:date="2026-07-07T20:18:00Z" w:id="7929">
            <w:rPr>
              <w:rFonts w:ascii="Times New Roman"/>
              <w:color w:val="000000"/>
              <w:spacing w:val="48"/>
            </w:rPr>
          </w:rPrChange>
        </w:rPr>
        <w:t xml:space="preserve"> </w:t>
      </w:r>
      <w:r w:rsidR="00A96A35" w:rsidRPr="0027638C">
        <w:rPr>
          <w:sz w:val="24"/>
          <w:rPrChange w16du:dateUtc="2026-07-07T18:18:00Z" w:author="Author" w:date="2026-07-07T20:18:00Z" w:id="7930">
            <w:rPr>
              <w:rFonts w:ascii="Times New Roman"/>
              <w:color w:val="000000"/>
            </w:rPr>
          </w:rPrChange>
        </w:rPr>
        <w:t>lorem</w:t>
      </w:r>
      <w:r w:rsidR="00A96A35" w:rsidRPr="0027638C">
        <w:rPr>
          <w:sz w:val="24"/>
          <w:rPrChange w16du:dateUtc="2026-07-07T18:18:00Z" w:author="Author" w:date="2026-07-07T20:18:00Z" w:id="7931">
            <w:rPr>
              <w:rFonts w:ascii="Times New Roman"/>
              <w:color w:val="000000"/>
              <w:spacing w:val="48"/>
            </w:rPr>
          </w:rPrChange>
        </w:rPr>
        <w:t xml:space="preserve"> </w:t>
      </w:r>
      <w:r w:rsidR="00A96A35" w:rsidRPr="0027638C">
        <w:rPr>
          <w:sz w:val="24"/>
          <w:rPrChange w16du:dateUtc="2026-07-07T18:18:00Z" w:author="Author" w:date="2026-07-07T20:18:00Z" w:id="7932">
            <w:rPr>
              <w:rFonts w:ascii="Times New Roman" w:hAnsi="Times New Roman"/>
              <w:color w:val="000000"/>
            </w:rPr>
          </w:rPrChange>
        </w:rPr>
        <w:t>ipsum</w:t>
      </w:r>
      <w:del w16du:dateUtc="2026-07-07T18:18:00Z" w:author="Author" w:date="2026-07-07T20:18:00Z" w:id="7933">
        <w:r w:rsidR="00000000">
          <w:rPr>
            <w:color w:val="000000"/>
          </w:rPr>
          <w:cr/>
        </w:r>
      </w:del>
      <w:ins w16du:dateUtc="2026-07-07T18:18:00Z" w:author="Author" w:date="2026-07-07T20:18:00Z" w:id="7934">
        <w:r w:rsidR="00A96A35" w:rsidRPr="0027638C">
          <w:rPr>
            <w:sz w:val="24"/>
            <w:szCs w:val="24"/>
          </w:rPr>
          <w:t xml:space="preserve"> </w:t>
        </w:r>
      </w:ins>
      <w:r w:rsidR="00A96A35" w:rsidRPr="0027638C">
        <w:rPr>
          <w:sz w:val="24"/>
          <w:rPrChange w16du:dateUtc="2026-07-07T18:18:00Z" w:author="Author" w:date="2026-07-07T20:18:00Z" w:id="7935">
            <w:rPr>
              <w:rFonts w:ascii="Times New Roman"/>
              <w:color w:val="000000"/>
            </w:rPr>
          </w:rPrChange>
        </w:rPr>
        <w:t>dolor</w:t>
      </w:r>
      <w:r w:rsidR="00A96A35" w:rsidRPr="0027638C">
        <w:rPr>
          <w:spacing w:val="-12"/>
          <w:sz w:val="24"/>
          <w:rPrChange w16du:dateUtc="2026-07-07T18:18:00Z" w:author="Author" w:date="2026-07-07T20:18:00Z" w:id="7936">
            <w:rPr>
              <w:rFonts w:ascii="Times New Roman"/>
              <w:color w:val="000000"/>
              <w:spacing w:val="-9"/>
            </w:rPr>
          </w:rPrChange>
        </w:rPr>
        <w:t xml:space="preserve"> </w:t>
      </w:r>
      <w:r w:rsidR="00A96A35" w:rsidRPr="0027638C">
        <w:rPr>
          <w:sz w:val="24"/>
          <w:rPrChange w16du:dateUtc="2026-07-07T18:18:00Z" w:author="Author" w:date="2026-07-07T20:18:00Z" w:id="7937">
            <w:rPr>
              <w:rFonts w:ascii="Times New Roman"/>
              <w:color w:val="000000"/>
            </w:rPr>
          </w:rPrChange>
        </w:rPr>
        <w:t>sit</w:t>
      </w:r>
      <w:r w:rsidR="00A96A35" w:rsidRPr="0027638C">
        <w:rPr>
          <w:spacing w:val="-12"/>
          <w:sz w:val="24"/>
          <w:rPrChange w16du:dateUtc="2026-07-07T18:18:00Z" w:author="Author" w:date="2026-07-07T20:18:00Z" w:id="7938">
            <w:rPr>
              <w:rFonts w:ascii="Times New Roman"/>
              <w:color w:val="000000"/>
              <w:spacing w:val="-9"/>
            </w:rPr>
          </w:rPrChange>
        </w:rPr>
        <w:t xml:space="preserve"> </w:t>
      </w:r>
      <w:r w:rsidR="00A96A35" w:rsidRPr="0027638C">
        <w:rPr>
          <w:sz w:val="24"/>
          <w:rPrChange w16du:dateUtc="2026-07-07T18:18:00Z" w:author="Author" w:date="2026-07-07T20:18:00Z" w:id="7939">
            <w:rPr>
              <w:rFonts w:ascii="Times New Roman"/>
              <w:color w:val="000000"/>
            </w:rPr>
          </w:rPrChange>
        </w:rPr>
        <w:t>amet</w:t>
      </w:r>
      <w:r w:rsidR="00A96A35" w:rsidRPr="0027638C">
        <w:rPr>
          <w:spacing w:val="-12"/>
          <w:sz w:val="24"/>
          <w:rPrChange w16du:dateUtc="2026-07-07T18:18:00Z" w:author="Author" w:date="2026-07-07T20:18:00Z" w:id="7940">
            <w:rPr>
              <w:rFonts w:ascii="Times New Roman"/>
              <w:color w:val="000000"/>
              <w:spacing w:val="-9"/>
            </w:rPr>
          </w:rPrChange>
        </w:rPr>
        <w:t xml:space="preserve"> </w:t>
      </w:r>
      <w:r w:rsidR="00A96A35" w:rsidRPr="0027638C">
        <w:rPr>
          <w:sz w:val="24"/>
          <w:rPrChange w16du:dateUtc="2026-07-07T18:18:00Z" w:author="Author" w:date="2026-07-07T20:18:00Z" w:id="7941">
            <w:rPr>
              <w:rFonts w:ascii="Times New Roman"/>
              <w:color w:val="000000"/>
            </w:rPr>
          </w:rPrChange>
        </w:rPr>
        <w:t>consectetur</w:t>
      </w:r>
      <w:r w:rsidR="00A96A35" w:rsidRPr="0027638C">
        <w:rPr>
          <w:spacing w:val="-12"/>
          <w:sz w:val="24"/>
          <w:rPrChange w16du:dateUtc="2026-07-07T18:18:00Z" w:author="Author" w:date="2026-07-07T20:18:00Z" w:id="7942">
            <w:rPr>
              <w:rFonts w:ascii="Times New Roman"/>
              <w:color w:val="000000"/>
              <w:spacing w:val="-9"/>
            </w:rPr>
          </w:rPrChange>
        </w:rPr>
        <w:t xml:space="preserve"> </w:t>
      </w:r>
      <w:r w:rsidR="00A96A35" w:rsidRPr="0027638C">
        <w:rPr>
          <w:sz w:val="24"/>
          <w:rPrChange w16du:dateUtc="2026-07-07T18:18:00Z" w:author="Author" w:date="2026-07-07T20:18:00Z" w:id="7943">
            <w:rPr>
              <w:rFonts w:ascii="Times New Roman"/>
              <w:color w:val="000000"/>
            </w:rPr>
          </w:rPrChange>
        </w:rPr>
        <w:t>adipiscing</w:t>
      </w:r>
      <w:r w:rsidR="00A96A35" w:rsidRPr="0027638C">
        <w:rPr>
          <w:spacing w:val="-12"/>
          <w:sz w:val="24"/>
          <w:rPrChange w16du:dateUtc="2026-07-07T18:18:00Z" w:author="Author" w:date="2026-07-07T20:18:00Z" w:id="7944">
            <w:rPr>
              <w:rFonts w:ascii="Times New Roman"/>
              <w:color w:val="000000"/>
              <w:spacing w:val="-9"/>
            </w:rPr>
          </w:rPrChange>
        </w:rPr>
        <w:t xml:space="preserve"> </w:t>
      </w:r>
      <w:r w:rsidR="00A96A35" w:rsidRPr="0027638C">
        <w:rPr>
          <w:sz w:val="24"/>
          <w:rPrChange w16du:dateUtc="2026-07-07T18:18:00Z" w:author="Author" w:date="2026-07-07T20:18:00Z" w:id="7945">
            <w:rPr>
              <w:rFonts w:ascii="Times New Roman"/>
              <w:color w:val="000000"/>
            </w:rPr>
          </w:rPrChange>
        </w:rPr>
        <w:t>elit,</w:t>
      </w:r>
      <w:r w:rsidR="00A96A35" w:rsidRPr="0027638C">
        <w:rPr>
          <w:spacing w:val="-12"/>
          <w:sz w:val="24"/>
          <w:rPrChange w16du:dateUtc="2026-07-07T18:18:00Z" w:author="Author" w:date="2026-07-07T20:18:00Z" w:id="7946">
            <w:rPr>
              <w:rFonts w:ascii="Times New Roman"/>
              <w:color w:val="000000"/>
              <w:spacing w:val="-9"/>
            </w:rPr>
          </w:rPrChange>
        </w:rPr>
        <w:t xml:space="preserve"> </w:t>
      </w:r>
      <w:r w:rsidR="00A96A35" w:rsidRPr="0027638C">
        <w:rPr>
          <w:sz w:val="24"/>
          <w:rPrChange w16du:dateUtc="2026-07-07T18:18:00Z" w:author="Author" w:date="2026-07-07T20:18:00Z" w:id="7947">
            <w:rPr>
              <w:rFonts w:ascii="Times New Roman"/>
              <w:color w:val="000000"/>
            </w:rPr>
          </w:rPrChange>
        </w:rPr>
        <w:t>sed</w:t>
      </w:r>
      <w:r w:rsidR="00A96A35" w:rsidRPr="0027638C">
        <w:rPr>
          <w:spacing w:val="-12"/>
          <w:sz w:val="24"/>
          <w:rPrChange w16du:dateUtc="2026-07-07T18:18:00Z" w:author="Author" w:date="2026-07-07T20:18:00Z" w:id="7948">
            <w:rPr>
              <w:rFonts w:ascii="Times New Roman"/>
              <w:color w:val="000000"/>
              <w:spacing w:val="-9"/>
            </w:rPr>
          </w:rPrChange>
        </w:rPr>
        <w:t xml:space="preserve"> </w:t>
      </w:r>
      <w:r w:rsidR="00A96A35" w:rsidRPr="0027638C">
        <w:rPr>
          <w:sz w:val="24"/>
          <w:rPrChange w16du:dateUtc="2026-07-07T18:18:00Z" w:author="Author" w:date="2026-07-07T20:18:00Z" w:id="7949">
            <w:rPr>
              <w:rFonts w:ascii="Times New Roman"/>
              <w:color w:val="000000"/>
            </w:rPr>
          </w:rPrChange>
        </w:rPr>
        <w:t>do</w:t>
      </w:r>
      <w:r w:rsidR="00A96A35" w:rsidRPr="0027638C">
        <w:rPr>
          <w:spacing w:val="-12"/>
          <w:sz w:val="24"/>
          <w:rPrChange w16du:dateUtc="2026-07-07T18:18:00Z" w:author="Author" w:date="2026-07-07T20:18:00Z" w:id="7950">
            <w:rPr>
              <w:rFonts w:ascii="Times New Roman"/>
              <w:color w:val="000000"/>
              <w:spacing w:val="-9"/>
            </w:rPr>
          </w:rPrChange>
        </w:rPr>
        <w:t xml:space="preserve"> </w:t>
      </w:r>
      <w:r w:rsidR="00A96A35" w:rsidRPr="0027638C">
        <w:rPr>
          <w:sz w:val="24"/>
          <w:rPrChange w16du:dateUtc="2026-07-07T18:18:00Z" w:author="Author" w:date="2026-07-07T20:18:00Z" w:id="7951">
            <w:rPr>
              <w:rFonts w:ascii="Times New Roman"/>
              <w:color w:val="000000"/>
            </w:rPr>
          </w:rPrChange>
        </w:rPr>
        <w:t>eiusmod</w:t>
      </w:r>
      <w:r w:rsidR="00A96A35" w:rsidRPr="0027638C">
        <w:rPr>
          <w:spacing w:val="-12"/>
          <w:sz w:val="24"/>
          <w:rPrChange w16du:dateUtc="2026-07-07T18:18:00Z" w:author="Author" w:date="2026-07-07T20:18:00Z" w:id="7952">
            <w:rPr>
              <w:rFonts w:ascii="Times New Roman"/>
              <w:color w:val="000000"/>
              <w:spacing w:val="-9"/>
            </w:rPr>
          </w:rPrChange>
        </w:rPr>
        <w:t xml:space="preserve"> </w:t>
      </w:r>
      <w:r w:rsidR="00A96A35" w:rsidRPr="0027638C">
        <w:rPr>
          <w:sz w:val="24"/>
          <w:rPrChange w16du:dateUtc="2026-07-07T18:18:00Z" w:author="Author" w:date="2026-07-07T20:18:00Z" w:id="7953">
            <w:rPr>
              <w:rFonts w:ascii="Times New Roman"/>
              <w:color w:val="000000"/>
            </w:rPr>
          </w:rPrChange>
        </w:rPr>
        <w:t>tempor</w:t>
      </w:r>
      <w:r w:rsidR="00A96A35" w:rsidRPr="0027638C">
        <w:rPr>
          <w:spacing w:val="-12"/>
          <w:sz w:val="24"/>
          <w:rPrChange w16du:dateUtc="2026-07-07T18:18:00Z" w:author="Author" w:date="2026-07-07T20:18:00Z" w:id="7954">
            <w:rPr>
              <w:rFonts w:ascii="Times New Roman"/>
              <w:color w:val="000000"/>
              <w:spacing w:val="-9"/>
            </w:rPr>
          </w:rPrChange>
        </w:rPr>
        <w:t xml:space="preserve"> </w:t>
      </w:r>
      <w:r w:rsidR="00A96A35" w:rsidRPr="0027638C">
        <w:rPr>
          <w:sz w:val="24"/>
          <w:rPrChange w16du:dateUtc="2026-07-07T18:18:00Z" w:author="Author" w:date="2026-07-07T20:18:00Z" w:id="7955">
            <w:rPr>
              <w:rFonts w:ascii="Times New Roman"/>
              <w:color w:val="000000"/>
            </w:rPr>
          </w:rPrChange>
        </w:rPr>
        <w:t>incididunt</w:t>
      </w:r>
      <w:r w:rsidR="00A96A35" w:rsidRPr="0027638C">
        <w:rPr>
          <w:spacing w:val="-12"/>
          <w:sz w:val="24"/>
          <w:rPrChange w16du:dateUtc="2026-07-07T18:18:00Z" w:author="Author" w:date="2026-07-07T20:18:00Z" w:id="7956">
            <w:rPr>
              <w:rFonts w:ascii="Times New Roman"/>
              <w:color w:val="000000"/>
              <w:spacing w:val="-9"/>
            </w:rPr>
          </w:rPrChange>
        </w:rPr>
        <w:t xml:space="preserve"> </w:t>
      </w:r>
      <w:r w:rsidR="00A96A35" w:rsidRPr="0027638C">
        <w:rPr>
          <w:sz w:val="24"/>
          <w:rPrChange w16du:dateUtc="2026-07-07T18:18:00Z" w:author="Author" w:date="2026-07-07T20:18:00Z" w:id="7957">
            <w:rPr>
              <w:rFonts w:ascii="Times New Roman"/>
              <w:color w:val="000000"/>
            </w:rPr>
          </w:rPrChange>
        </w:rPr>
        <w:t>Ut</w:t>
      </w:r>
      <w:r w:rsidR="00A96A35" w:rsidRPr="0027638C">
        <w:rPr>
          <w:spacing w:val="-12"/>
          <w:sz w:val="24"/>
          <w:rPrChange w16du:dateUtc="2026-07-07T18:18:00Z" w:author="Author" w:date="2026-07-07T20:18:00Z" w:id="7958">
            <w:rPr>
              <w:rFonts w:ascii="Times New Roman"/>
              <w:color w:val="000000"/>
              <w:spacing w:val="-9"/>
            </w:rPr>
          </w:rPrChange>
        </w:rPr>
        <w:t xml:space="preserve"> </w:t>
      </w:r>
      <w:r w:rsidR="00A96A35" w:rsidRPr="0027638C">
        <w:rPr>
          <w:sz w:val="24"/>
          <w:rPrChange w16du:dateUtc="2026-07-07T18:18:00Z" w:author="Author" w:date="2026-07-07T20:18:00Z" w:id="7959">
            <w:rPr>
              <w:rFonts w:ascii="Times New Roman"/>
              <w:color w:val="000000"/>
            </w:rPr>
          </w:rPrChange>
        </w:rPr>
        <w:t>Labore</w:t>
      </w:r>
      <w:r w:rsidR="00A96A35" w:rsidRPr="0027638C">
        <w:rPr>
          <w:spacing w:val="-12"/>
          <w:sz w:val="24"/>
          <w:rPrChange w16du:dateUtc="2026-07-07T18:18:00Z" w:author="Author" w:date="2026-07-07T20:18:00Z" w:id="7960">
            <w:rPr>
              <w:rFonts w:ascii="Times New Roman"/>
              <w:color w:val="000000"/>
              <w:spacing w:val="-9"/>
            </w:rPr>
          </w:rPrChange>
        </w:rPr>
        <w:t xml:space="preserve"> </w:t>
      </w:r>
      <w:r w:rsidR="00A96A35" w:rsidRPr="0027638C">
        <w:rPr>
          <w:sz w:val="24"/>
          <w:rPrChange w16du:dateUtc="2026-07-07T18:18:00Z" w:author="Author" w:date="2026-07-07T20:18:00Z" w:id="7961">
            <w:rPr>
              <w:rFonts w:ascii="Times New Roman"/>
              <w:color w:val="000000"/>
            </w:rPr>
          </w:rPrChange>
        </w:rPr>
        <w:t>et</w:t>
      </w:r>
      <w:r w:rsidR="00A96A35" w:rsidRPr="0027638C">
        <w:rPr>
          <w:spacing w:val="-12"/>
          <w:sz w:val="24"/>
          <w:rPrChange w16du:dateUtc="2026-07-07T18:18:00Z" w:author="Author" w:date="2026-07-07T20:18:00Z" w:id="7962">
            <w:rPr>
              <w:rFonts w:ascii="Times New Roman"/>
              <w:color w:val="000000"/>
              <w:spacing w:val="-10"/>
            </w:rPr>
          </w:rPrChange>
        </w:rPr>
        <w:t xml:space="preserve"> </w:t>
      </w:r>
      <w:r w:rsidR="00A96A35" w:rsidRPr="0027638C">
        <w:rPr>
          <w:sz w:val="24"/>
          <w:rPrChange w16du:dateUtc="2026-07-07T18:18:00Z" w:author="Author" w:date="2026-07-07T20:18:00Z" w:id="7963">
            <w:rPr>
              <w:rFonts w:ascii="Times New Roman" w:hAnsi="Times New Roman"/>
              <w:color w:val="000000"/>
            </w:rPr>
          </w:rPrChange>
        </w:rPr>
        <w:t>dolore</w:t>
      </w:r>
      <w:del w16du:dateUtc="2026-07-07T18:18:00Z" w:author="Author" w:date="2026-07-07T20:18:00Z" w:id="7964">
        <w:r w:rsidR="00000000">
          <w:rPr>
            <w:color w:val="000000"/>
          </w:rPr>
          <w:cr/>
        </w:r>
      </w:del>
      <w:ins w16du:dateUtc="2026-07-07T18:18:00Z" w:author="Author" w:date="2026-07-07T20:18:00Z" w:id="7965">
        <w:r w:rsidR="00A96A35" w:rsidRPr="0027638C">
          <w:rPr>
            <w:sz w:val="24"/>
            <w:szCs w:val="24"/>
          </w:rPr>
          <w:t xml:space="preserve"> </w:t>
        </w:r>
      </w:ins>
      <w:r w:rsidR="00A96A35" w:rsidRPr="0027638C">
        <w:rPr>
          <w:sz w:val="24"/>
          <w:rPrChange w16du:dateUtc="2026-07-07T18:18:00Z" w:author="Author" w:date="2026-07-07T20:18:00Z" w:id="7966">
            <w:rPr>
              <w:rFonts w:ascii="Times New Roman"/>
              <w:color w:val="000000"/>
            </w:rPr>
          </w:rPrChange>
        </w:rPr>
        <w:t>magna</w:t>
      </w:r>
      <w:r w:rsidR="00A96A35" w:rsidRPr="0027638C">
        <w:rPr>
          <w:sz w:val="24"/>
          <w:rPrChange w16du:dateUtc="2026-07-07T18:18:00Z" w:author="Author" w:date="2026-07-07T20:18:00Z" w:id="7967">
            <w:rPr>
              <w:rFonts w:ascii="Times New Roman"/>
              <w:color w:val="000000"/>
              <w:spacing w:val="4"/>
            </w:rPr>
          </w:rPrChange>
        </w:rPr>
        <w:t xml:space="preserve"> </w:t>
      </w:r>
      <w:r w:rsidR="00A96A35" w:rsidRPr="0027638C">
        <w:rPr>
          <w:sz w:val="24"/>
          <w:rPrChange w16du:dateUtc="2026-07-07T18:18:00Z" w:author="Author" w:date="2026-07-07T20:18:00Z" w:id="7968">
            <w:rPr>
              <w:rFonts w:ascii="Times New Roman"/>
              <w:color w:val="000000"/>
            </w:rPr>
          </w:rPrChange>
        </w:rPr>
        <w:t>aliqua</w:t>
      </w:r>
      <w:r w:rsidR="00A96A35" w:rsidRPr="0027638C">
        <w:rPr>
          <w:sz w:val="24"/>
          <w:rPrChange w16du:dateUtc="2026-07-07T18:18:00Z" w:author="Author" w:date="2026-07-07T20:18:00Z" w:id="7969">
            <w:rPr>
              <w:rFonts w:ascii="Times New Roman"/>
              <w:color w:val="000000"/>
              <w:spacing w:val="4"/>
            </w:rPr>
          </w:rPrChange>
        </w:rPr>
        <w:t xml:space="preserve"> </w:t>
      </w:r>
      <w:r w:rsidR="00A96A35" w:rsidRPr="0027638C">
        <w:rPr>
          <w:sz w:val="24"/>
          <w:rPrChange w16du:dateUtc="2026-07-07T18:18:00Z" w:author="Author" w:date="2026-07-07T20:18:00Z" w:id="7970">
            <w:rPr>
              <w:rFonts w:ascii="Times New Roman"/>
              <w:color w:val="000000"/>
            </w:rPr>
          </w:rPrChange>
        </w:rPr>
        <w:t>lorem</w:t>
      </w:r>
      <w:r w:rsidR="00A96A35" w:rsidRPr="0027638C">
        <w:rPr>
          <w:sz w:val="24"/>
          <w:rPrChange w16du:dateUtc="2026-07-07T18:18:00Z" w:author="Author" w:date="2026-07-07T20:18:00Z" w:id="7971">
            <w:rPr>
              <w:rFonts w:ascii="Times New Roman"/>
              <w:color w:val="000000"/>
              <w:spacing w:val="4"/>
            </w:rPr>
          </w:rPrChange>
        </w:rPr>
        <w:t xml:space="preserve"> </w:t>
      </w:r>
      <w:r w:rsidR="00A96A35" w:rsidRPr="0027638C">
        <w:rPr>
          <w:sz w:val="24"/>
          <w:rPrChange w16du:dateUtc="2026-07-07T18:18:00Z" w:author="Author" w:date="2026-07-07T20:18:00Z" w:id="7972">
            <w:rPr>
              <w:rFonts w:ascii="Times New Roman"/>
              <w:color w:val="000000"/>
            </w:rPr>
          </w:rPrChange>
        </w:rPr>
        <w:t>ipsum</w:t>
      </w:r>
      <w:r w:rsidR="00A96A35" w:rsidRPr="0027638C">
        <w:rPr>
          <w:sz w:val="24"/>
          <w:rPrChange w16du:dateUtc="2026-07-07T18:18:00Z" w:author="Author" w:date="2026-07-07T20:18:00Z" w:id="7973">
            <w:rPr>
              <w:rFonts w:ascii="Times New Roman"/>
              <w:color w:val="000000"/>
              <w:spacing w:val="4"/>
            </w:rPr>
          </w:rPrChange>
        </w:rPr>
        <w:t xml:space="preserve"> </w:t>
      </w:r>
      <w:r w:rsidR="00A96A35" w:rsidRPr="0027638C">
        <w:rPr>
          <w:sz w:val="24"/>
          <w:rPrChange w16du:dateUtc="2026-07-07T18:18:00Z" w:author="Author" w:date="2026-07-07T20:18:00Z" w:id="7974">
            <w:rPr>
              <w:rFonts w:ascii="Times New Roman"/>
              <w:color w:val="000000"/>
            </w:rPr>
          </w:rPrChange>
        </w:rPr>
        <w:t>dolor</w:t>
      </w:r>
      <w:r w:rsidR="00A96A35" w:rsidRPr="0027638C">
        <w:rPr>
          <w:sz w:val="24"/>
          <w:rPrChange w16du:dateUtc="2026-07-07T18:18:00Z" w:author="Author" w:date="2026-07-07T20:18:00Z" w:id="7975">
            <w:rPr>
              <w:rFonts w:ascii="Times New Roman"/>
              <w:color w:val="000000"/>
              <w:spacing w:val="4"/>
            </w:rPr>
          </w:rPrChange>
        </w:rPr>
        <w:t xml:space="preserve"> </w:t>
      </w:r>
      <w:r w:rsidR="00A96A35" w:rsidRPr="0027638C">
        <w:rPr>
          <w:sz w:val="24"/>
          <w:rPrChange w16du:dateUtc="2026-07-07T18:18:00Z" w:author="Author" w:date="2026-07-07T20:18:00Z" w:id="7976">
            <w:rPr>
              <w:rFonts w:ascii="Times New Roman"/>
              <w:color w:val="000000"/>
            </w:rPr>
          </w:rPrChange>
        </w:rPr>
        <w:t>sit</w:t>
      </w:r>
      <w:r w:rsidR="00A96A35" w:rsidRPr="0027638C">
        <w:rPr>
          <w:sz w:val="24"/>
          <w:rPrChange w16du:dateUtc="2026-07-07T18:18:00Z" w:author="Author" w:date="2026-07-07T20:18:00Z" w:id="7977">
            <w:rPr>
              <w:rFonts w:ascii="Times New Roman"/>
              <w:color w:val="000000"/>
              <w:spacing w:val="4"/>
            </w:rPr>
          </w:rPrChange>
        </w:rPr>
        <w:t xml:space="preserve"> </w:t>
      </w:r>
      <w:r w:rsidR="00A96A35" w:rsidRPr="0027638C">
        <w:rPr>
          <w:sz w:val="24"/>
          <w:rPrChange w16du:dateUtc="2026-07-07T18:18:00Z" w:author="Author" w:date="2026-07-07T20:18:00Z" w:id="7978">
            <w:rPr>
              <w:rFonts w:ascii="Times New Roman"/>
              <w:color w:val="000000"/>
            </w:rPr>
          </w:rPrChange>
        </w:rPr>
        <w:t>amet</w:t>
      </w:r>
      <w:r w:rsidR="00A96A35" w:rsidRPr="0027638C">
        <w:rPr>
          <w:sz w:val="24"/>
          <w:rPrChange w16du:dateUtc="2026-07-07T18:18:00Z" w:author="Author" w:date="2026-07-07T20:18:00Z" w:id="7979">
            <w:rPr>
              <w:rFonts w:ascii="Times New Roman"/>
              <w:color w:val="000000"/>
              <w:spacing w:val="4"/>
            </w:rPr>
          </w:rPrChange>
        </w:rPr>
        <w:t xml:space="preserve"> </w:t>
      </w:r>
      <w:r w:rsidR="00A96A35" w:rsidRPr="0027638C">
        <w:rPr>
          <w:sz w:val="24"/>
          <w:rPrChange w16du:dateUtc="2026-07-07T18:18:00Z" w:author="Author" w:date="2026-07-07T20:18:00Z" w:id="7980">
            <w:rPr>
              <w:rFonts w:ascii="Times New Roman"/>
              <w:color w:val="000000"/>
            </w:rPr>
          </w:rPrChange>
        </w:rPr>
        <w:t>Consectetur.</w:t>
      </w:r>
      <w:r w:rsidR="00A96A35" w:rsidRPr="0027638C">
        <w:rPr>
          <w:sz w:val="24"/>
          <w:rPrChange w16du:dateUtc="2026-07-07T18:18:00Z" w:author="Author" w:date="2026-07-07T20:18:00Z" w:id="7981">
            <w:rPr>
              <w:rFonts w:ascii="Times New Roman"/>
              <w:color w:val="000000"/>
              <w:spacing w:val="4"/>
            </w:rPr>
          </w:rPrChange>
        </w:rPr>
        <w:t xml:space="preserve"> </w:t>
      </w:r>
      <w:r w:rsidR="00A96A35" w:rsidRPr="0027638C">
        <w:rPr>
          <w:sz w:val="24"/>
          <w:rPrChange w16du:dateUtc="2026-07-07T18:18:00Z" w:author="Author" w:date="2026-07-07T20:18:00Z" w:id="7982">
            <w:rPr>
              <w:rFonts w:ascii="Times New Roman"/>
              <w:color w:val="000000"/>
            </w:rPr>
          </w:rPrChange>
        </w:rPr>
        <w:t>Adipiscing</w:t>
      </w:r>
      <w:r w:rsidR="00A96A35" w:rsidRPr="0027638C">
        <w:rPr>
          <w:sz w:val="24"/>
          <w:rPrChange w16du:dateUtc="2026-07-07T18:18:00Z" w:author="Author" w:date="2026-07-07T20:18:00Z" w:id="7983">
            <w:rPr>
              <w:rFonts w:ascii="Times New Roman"/>
              <w:color w:val="000000"/>
              <w:spacing w:val="4"/>
            </w:rPr>
          </w:rPrChange>
        </w:rPr>
        <w:t xml:space="preserve"> </w:t>
      </w:r>
      <w:r w:rsidR="00A96A35" w:rsidRPr="0027638C">
        <w:rPr>
          <w:sz w:val="24"/>
          <w:rPrChange w16du:dateUtc="2026-07-07T18:18:00Z" w:author="Author" w:date="2026-07-07T20:18:00Z" w:id="7984">
            <w:rPr>
              <w:rFonts w:ascii="Times New Roman"/>
              <w:color w:val="000000"/>
            </w:rPr>
          </w:rPrChange>
        </w:rPr>
        <w:t>elit</w:t>
      </w:r>
      <w:r w:rsidR="00A96A35" w:rsidRPr="0027638C">
        <w:rPr>
          <w:sz w:val="24"/>
          <w:rPrChange w16du:dateUtc="2026-07-07T18:18:00Z" w:author="Author" w:date="2026-07-07T20:18:00Z" w:id="7985">
            <w:rPr>
              <w:rFonts w:ascii="Times New Roman"/>
              <w:color w:val="000000"/>
              <w:spacing w:val="4"/>
            </w:rPr>
          </w:rPrChange>
        </w:rPr>
        <w:t xml:space="preserve"> </w:t>
      </w:r>
      <w:r w:rsidR="00A96A35" w:rsidRPr="0027638C">
        <w:rPr>
          <w:sz w:val="24"/>
          <w:rPrChange w16du:dateUtc="2026-07-07T18:18:00Z" w:author="Author" w:date="2026-07-07T20:18:00Z" w:id="7986">
            <w:rPr>
              <w:rFonts w:ascii="Times New Roman"/>
              <w:color w:val="000000"/>
            </w:rPr>
          </w:rPrChange>
        </w:rPr>
        <w:t>sed</w:t>
      </w:r>
      <w:r w:rsidR="00A96A35" w:rsidRPr="0027638C">
        <w:rPr>
          <w:sz w:val="24"/>
          <w:rPrChange w16du:dateUtc="2026-07-07T18:18:00Z" w:author="Author" w:date="2026-07-07T20:18:00Z" w:id="7987">
            <w:rPr>
              <w:rFonts w:ascii="Times New Roman"/>
              <w:color w:val="000000"/>
              <w:spacing w:val="4"/>
            </w:rPr>
          </w:rPrChange>
        </w:rPr>
        <w:t xml:space="preserve"> </w:t>
      </w:r>
      <w:r w:rsidR="00A96A35" w:rsidRPr="0027638C">
        <w:rPr>
          <w:sz w:val="24"/>
          <w:rPrChange w16du:dateUtc="2026-07-07T18:18:00Z" w:author="Author" w:date="2026-07-07T20:18:00Z" w:id="7988">
            <w:rPr>
              <w:rFonts w:ascii="Times New Roman"/>
              <w:color w:val="000000"/>
            </w:rPr>
          </w:rPrChange>
        </w:rPr>
        <w:t>do</w:t>
      </w:r>
      <w:r w:rsidR="00A96A35" w:rsidRPr="0027638C">
        <w:rPr>
          <w:sz w:val="24"/>
          <w:rPrChange w16du:dateUtc="2026-07-07T18:18:00Z" w:author="Author" w:date="2026-07-07T20:18:00Z" w:id="7989">
            <w:rPr>
              <w:rFonts w:ascii="Times New Roman"/>
              <w:color w:val="000000"/>
              <w:spacing w:val="4"/>
            </w:rPr>
          </w:rPrChange>
        </w:rPr>
        <w:t xml:space="preserve"> </w:t>
      </w:r>
      <w:r w:rsidR="00A96A35" w:rsidRPr="0027638C">
        <w:rPr>
          <w:sz w:val="24"/>
          <w:rPrChange w16du:dateUtc="2026-07-07T18:18:00Z" w:author="Author" w:date="2026-07-07T20:18:00Z" w:id="7990">
            <w:rPr>
              <w:rFonts w:ascii="Times New Roman"/>
              <w:color w:val="000000"/>
            </w:rPr>
          </w:rPrChange>
        </w:rPr>
        <w:t>eiusmod</w:t>
      </w:r>
      <w:r w:rsidR="00A96A35" w:rsidRPr="0027638C">
        <w:rPr>
          <w:sz w:val="24"/>
          <w:rPrChange w16du:dateUtc="2026-07-07T18:18:00Z" w:author="Author" w:date="2026-07-07T20:18:00Z" w:id="7991">
            <w:rPr>
              <w:rFonts w:ascii="Times New Roman"/>
              <w:color w:val="000000"/>
              <w:spacing w:val="4"/>
            </w:rPr>
          </w:rPrChange>
        </w:rPr>
        <w:t xml:space="preserve"> </w:t>
      </w:r>
      <w:r w:rsidR="00A96A35" w:rsidRPr="0027638C">
        <w:rPr>
          <w:sz w:val="24"/>
          <w:rPrChange w16du:dateUtc="2026-07-07T18:18:00Z" w:author="Author" w:date="2026-07-07T20:18:00Z" w:id="7992">
            <w:rPr>
              <w:rFonts w:ascii="Times New Roman" w:hAnsi="Times New Roman"/>
              <w:color w:val="000000"/>
            </w:rPr>
          </w:rPrChange>
        </w:rPr>
        <w:t>tempor</w:t>
      </w:r>
      <w:del w16du:dateUtc="2026-07-07T18:18:00Z" w:author="Author" w:date="2026-07-07T20:18:00Z" w:id="7993">
        <w:r w:rsidR="00000000">
          <w:rPr>
            <w:color w:val="000000"/>
          </w:rPr>
          <w:cr/>
        </w:r>
      </w:del>
      <w:ins w16du:dateUtc="2026-07-07T18:18:00Z" w:author="Author" w:date="2026-07-07T20:18:00Z" w:id="7994">
        <w:r w:rsidR="00A96A35" w:rsidRPr="0027638C">
          <w:rPr>
            <w:sz w:val="24"/>
            <w:szCs w:val="24"/>
          </w:rPr>
          <w:t xml:space="preserve"> </w:t>
        </w:r>
      </w:ins>
      <w:r w:rsidR="00A96A35" w:rsidRPr="0027638C">
        <w:rPr>
          <w:sz w:val="24"/>
          <w:rPrChange w16du:dateUtc="2026-07-07T18:18:00Z" w:author="Author" w:date="2026-07-07T20:18:00Z" w:id="7995">
            <w:rPr>
              <w:rFonts w:ascii="Times New Roman"/>
              <w:color w:val="000000"/>
            </w:rPr>
          </w:rPrChange>
        </w:rPr>
        <w:t>incididunt</w:t>
      </w:r>
      <w:r w:rsidR="00A96A35" w:rsidRPr="0027638C">
        <w:rPr>
          <w:spacing w:val="-3"/>
          <w:sz w:val="24"/>
          <w:rPrChange w16du:dateUtc="2026-07-07T18:18:00Z" w:author="Author" w:date="2026-07-07T20:18:00Z" w:id="7996">
            <w:rPr>
              <w:rFonts w:ascii="Times New Roman"/>
              <w:color w:val="000000"/>
            </w:rPr>
          </w:rPrChange>
        </w:rPr>
        <w:t xml:space="preserve"> </w:t>
      </w:r>
      <w:r w:rsidR="00A96A35" w:rsidRPr="0027638C">
        <w:rPr>
          <w:sz w:val="24"/>
          <w:rPrChange w16du:dateUtc="2026-07-07T18:18:00Z" w:author="Author" w:date="2026-07-07T20:18:00Z" w:id="7997">
            <w:rPr>
              <w:rFonts w:ascii="Times New Roman"/>
              <w:color w:val="000000"/>
            </w:rPr>
          </w:rPrChange>
        </w:rPr>
        <w:t>ut</w:t>
      </w:r>
      <w:r w:rsidR="00A96A35" w:rsidRPr="0027638C">
        <w:rPr>
          <w:spacing w:val="-3"/>
          <w:sz w:val="24"/>
          <w:rPrChange w16du:dateUtc="2026-07-07T18:18:00Z" w:author="Author" w:date="2026-07-07T20:18:00Z" w:id="7998">
            <w:rPr>
              <w:rFonts w:ascii="Times New Roman"/>
              <w:color w:val="000000"/>
            </w:rPr>
          </w:rPrChange>
        </w:rPr>
        <w:t xml:space="preserve"> </w:t>
      </w:r>
      <w:r w:rsidR="00A96A35" w:rsidRPr="0027638C">
        <w:rPr>
          <w:sz w:val="24"/>
          <w:rPrChange w16du:dateUtc="2026-07-07T18:18:00Z" w:author="Author" w:date="2026-07-07T20:18:00Z" w:id="7999">
            <w:rPr>
              <w:rFonts w:ascii="Times New Roman"/>
              <w:color w:val="000000"/>
            </w:rPr>
          </w:rPrChange>
        </w:rPr>
        <w:t>Labore</w:t>
      </w:r>
      <w:r w:rsidR="00A96A35" w:rsidRPr="0027638C">
        <w:rPr>
          <w:spacing w:val="-3"/>
          <w:sz w:val="24"/>
          <w:rPrChange w16du:dateUtc="2026-07-07T18:18:00Z" w:author="Author" w:date="2026-07-07T20:18:00Z" w:id="8000">
            <w:rPr>
              <w:rFonts w:ascii="Times New Roman"/>
              <w:color w:val="000000"/>
            </w:rPr>
          </w:rPrChange>
        </w:rPr>
        <w:t xml:space="preserve"> </w:t>
      </w:r>
      <w:r w:rsidR="00A96A35" w:rsidRPr="0027638C">
        <w:rPr>
          <w:sz w:val="24"/>
          <w:rPrChange w16du:dateUtc="2026-07-07T18:18:00Z" w:author="Author" w:date="2026-07-07T20:18:00Z" w:id="8001">
            <w:rPr>
              <w:rFonts w:ascii="Times New Roman"/>
              <w:color w:val="000000"/>
            </w:rPr>
          </w:rPrChange>
        </w:rPr>
        <w:t>Et</w:t>
      </w:r>
      <w:r w:rsidR="00A96A35" w:rsidRPr="0027638C">
        <w:rPr>
          <w:spacing w:val="-3"/>
          <w:sz w:val="24"/>
          <w:rPrChange w16du:dateUtc="2026-07-07T18:18:00Z" w:author="Author" w:date="2026-07-07T20:18:00Z" w:id="8002">
            <w:rPr>
              <w:rFonts w:ascii="Times New Roman"/>
              <w:color w:val="000000"/>
            </w:rPr>
          </w:rPrChange>
        </w:rPr>
        <w:t xml:space="preserve"> </w:t>
      </w:r>
      <w:r w:rsidR="00A96A35" w:rsidRPr="0027638C">
        <w:rPr>
          <w:sz w:val="24"/>
          <w:rPrChange w16du:dateUtc="2026-07-07T18:18:00Z" w:author="Author" w:date="2026-07-07T20:18:00Z" w:id="8003">
            <w:rPr>
              <w:rFonts w:ascii="Times New Roman"/>
              <w:color w:val="000000"/>
            </w:rPr>
          </w:rPrChange>
        </w:rPr>
        <w:t>dolore</w:t>
      </w:r>
      <w:r w:rsidR="00A96A35" w:rsidRPr="0027638C">
        <w:rPr>
          <w:spacing w:val="-3"/>
          <w:sz w:val="24"/>
          <w:rPrChange w16du:dateUtc="2026-07-07T18:18:00Z" w:author="Author" w:date="2026-07-07T20:18:00Z" w:id="8004">
            <w:rPr>
              <w:rFonts w:ascii="Times New Roman"/>
              <w:color w:val="000000"/>
            </w:rPr>
          </w:rPrChange>
        </w:rPr>
        <w:t xml:space="preserve"> </w:t>
      </w:r>
      <w:r w:rsidR="00A96A35" w:rsidRPr="0027638C">
        <w:rPr>
          <w:sz w:val="24"/>
          <w:rPrChange w16du:dateUtc="2026-07-07T18:18:00Z" w:author="Author" w:date="2026-07-07T20:18:00Z" w:id="8005">
            <w:rPr>
              <w:rFonts w:ascii="Times New Roman"/>
              <w:color w:val="000000"/>
            </w:rPr>
          </w:rPrChange>
        </w:rPr>
        <w:t>magna</w:t>
      </w:r>
      <w:r w:rsidR="00A96A35" w:rsidRPr="0027638C">
        <w:rPr>
          <w:spacing w:val="-3"/>
          <w:sz w:val="24"/>
          <w:rPrChange w16du:dateUtc="2026-07-07T18:18:00Z" w:author="Author" w:date="2026-07-07T20:18:00Z" w:id="8006">
            <w:rPr>
              <w:rFonts w:ascii="Times New Roman"/>
              <w:color w:val="000000"/>
            </w:rPr>
          </w:rPrChange>
        </w:rPr>
        <w:t xml:space="preserve"> </w:t>
      </w:r>
      <w:r w:rsidR="00A96A35" w:rsidRPr="0027638C">
        <w:rPr>
          <w:sz w:val="24"/>
          <w:rPrChange w16du:dateUtc="2026-07-07T18:18:00Z" w:author="Author" w:date="2026-07-07T20:18:00Z" w:id="8007">
            <w:rPr>
              <w:rFonts w:ascii="Times New Roman"/>
              <w:color w:val="000000"/>
            </w:rPr>
          </w:rPrChange>
        </w:rPr>
        <w:t>aliqua</w:t>
      </w:r>
      <w:r w:rsidR="00A96A35" w:rsidRPr="0027638C">
        <w:rPr>
          <w:spacing w:val="-3"/>
          <w:sz w:val="24"/>
          <w:rPrChange w16du:dateUtc="2026-07-07T18:18:00Z" w:author="Author" w:date="2026-07-07T20:18:00Z" w:id="8008">
            <w:rPr>
              <w:rFonts w:ascii="Times New Roman"/>
              <w:color w:val="000000"/>
            </w:rPr>
          </w:rPrChange>
        </w:rPr>
        <w:t xml:space="preserve"> </w:t>
      </w:r>
      <w:r w:rsidR="00A96A35" w:rsidRPr="0027638C">
        <w:rPr>
          <w:sz w:val="24"/>
          <w:rPrChange w16du:dateUtc="2026-07-07T18:18:00Z" w:author="Author" w:date="2026-07-07T20:18:00Z" w:id="8009">
            <w:rPr>
              <w:rFonts w:ascii="Times New Roman"/>
              <w:color w:val="000000"/>
            </w:rPr>
          </w:rPrChange>
        </w:rPr>
        <w:t>lorem</w:t>
      </w:r>
      <w:r w:rsidR="00A96A35" w:rsidRPr="0027638C">
        <w:rPr>
          <w:spacing w:val="-3"/>
          <w:sz w:val="24"/>
          <w:rPrChange w16du:dateUtc="2026-07-07T18:18:00Z" w:author="Author" w:date="2026-07-07T20:18:00Z" w:id="8010">
            <w:rPr>
              <w:rFonts w:ascii="Times New Roman"/>
              <w:color w:val="000000"/>
            </w:rPr>
          </w:rPrChange>
        </w:rPr>
        <w:t xml:space="preserve"> </w:t>
      </w:r>
      <w:r w:rsidR="00A96A35" w:rsidRPr="0027638C">
        <w:rPr>
          <w:sz w:val="24"/>
          <w:rPrChange w16du:dateUtc="2026-07-07T18:18:00Z" w:author="Author" w:date="2026-07-07T20:18:00Z" w:id="8011">
            <w:rPr>
              <w:rFonts w:ascii="Times New Roman"/>
              <w:color w:val="000000"/>
            </w:rPr>
          </w:rPrChange>
        </w:rPr>
        <w:t>Ipsum</w:t>
      </w:r>
      <w:ins w16du:dateUtc="2026-07-07T18:18:00Z" w:author="Author" w:date="2026-07-07T20:18:00Z" w:id="8012">
        <w:r w:rsidR="00A96A35" w:rsidRPr="0027638C">
          <w:rPr>
            <w:spacing w:val="-3"/>
            <w:sz w:val="24"/>
            <w:szCs w:val="24"/>
          </w:rPr>
          <w:t>,</w:t>
        </w:r>
      </w:ins>
      <w:r w:rsidR="00A96A35" w:rsidRPr="0027638C">
        <w:rPr>
          <w:spacing w:val="-3"/>
          <w:sz w:val="24"/>
          <w:rPrChange w16du:dateUtc="2026-07-07T18:18:00Z" w:author="Author" w:date="2026-07-07T20:18:00Z" w:id="8013">
            <w:rPr>
              <w:rFonts w:ascii="Times New Roman"/>
              <w:color w:val="000000"/>
            </w:rPr>
          </w:rPrChange>
        </w:rPr>
        <w:t xml:space="preserve"> </w:t>
      </w:r>
      <w:r w:rsidR="00A96A35" w:rsidRPr="0027638C">
        <w:rPr>
          <w:sz w:val="24"/>
          <w:rPrChange w16du:dateUtc="2026-07-07T18:18:00Z" w:author="Author" w:date="2026-07-07T20:18:00Z" w:id="8014">
            <w:rPr>
              <w:rFonts w:ascii="Times New Roman"/>
              <w:color w:val="000000"/>
            </w:rPr>
          </w:rPrChange>
        </w:rPr>
        <w:t>dolor</w:t>
      </w:r>
      <w:r w:rsidR="00A96A35" w:rsidRPr="0027638C">
        <w:rPr>
          <w:spacing w:val="-3"/>
          <w:sz w:val="24"/>
          <w:rPrChange w16du:dateUtc="2026-07-07T18:18:00Z" w:author="Author" w:date="2026-07-07T20:18:00Z" w:id="8015">
            <w:rPr>
              <w:rFonts w:ascii="Times New Roman"/>
              <w:color w:val="000000"/>
            </w:rPr>
          </w:rPrChange>
        </w:rPr>
        <w:t xml:space="preserve"> </w:t>
      </w:r>
      <w:r w:rsidR="00A96A35" w:rsidRPr="0027638C">
        <w:rPr>
          <w:sz w:val="24"/>
          <w:rPrChange w16du:dateUtc="2026-07-07T18:18:00Z" w:author="Author" w:date="2026-07-07T20:18:00Z" w:id="8016">
            <w:rPr>
              <w:rFonts w:ascii="Times New Roman"/>
              <w:color w:val="000000"/>
            </w:rPr>
          </w:rPrChange>
        </w:rPr>
        <w:t>sit</w:t>
      </w:r>
      <w:r w:rsidR="00A96A35" w:rsidRPr="0027638C">
        <w:rPr>
          <w:spacing w:val="-3"/>
          <w:sz w:val="24"/>
          <w:rPrChange w16du:dateUtc="2026-07-07T18:18:00Z" w:author="Author" w:date="2026-07-07T20:18:00Z" w:id="8017">
            <w:rPr>
              <w:rFonts w:ascii="Times New Roman"/>
              <w:color w:val="000000"/>
            </w:rPr>
          </w:rPrChange>
        </w:rPr>
        <w:t xml:space="preserve"> </w:t>
      </w:r>
      <w:r w:rsidR="00A96A35" w:rsidRPr="0027638C">
        <w:rPr>
          <w:sz w:val="24"/>
          <w:rPrChange w16du:dateUtc="2026-07-07T18:18:00Z" w:author="Author" w:date="2026-07-07T20:18:00Z" w:id="8018">
            <w:rPr>
              <w:rFonts w:ascii="Times New Roman"/>
              <w:color w:val="000000"/>
            </w:rPr>
          </w:rPrChange>
        </w:rPr>
        <w:t>amet</w:t>
      </w:r>
      <w:r w:rsidR="00A96A35" w:rsidRPr="0027638C">
        <w:rPr>
          <w:spacing w:val="-3"/>
          <w:sz w:val="24"/>
          <w:rPrChange w16du:dateUtc="2026-07-07T18:18:00Z" w:author="Author" w:date="2026-07-07T20:18:00Z" w:id="8019">
            <w:rPr>
              <w:rFonts w:ascii="Times New Roman"/>
              <w:color w:val="000000"/>
            </w:rPr>
          </w:rPrChange>
        </w:rPr>
        <w:t xml:space="preserve"> </w:t>
      </w:r>
      <w:r w:rsidR="00A96A35" w:rsidRPr="0027638C">
        <w:rPr>
          <w:sz w:val="24"/>
          <w:rPrChange w16du:dateUtc="2026-07-07T18:18:00Z" w:author="Author" w:date="2026-07-07T20:18:00Z" w:id="8020">
            <w:rPr>
              <w:rFonts w:ascii="Times New Roman"/>
              <w:color w:val="000000"/>
            </w:rPr>
          </w:rPrChange>
        </w:rPr>
        <w:t>consectetur</w:t>
      </w:r>
      <w:r w:rsidR="00A96A35" w:rsidRPr="0027638C">
        <w:rPr>
          <w:spacing w:val="-3"/>
          <w:sz w:val="24"/>
          <w:rPrChange w16du:dateUtc="2026-07-07T18:18:00Z" w:author="Author" w:date="2026-07-07T20:18:00Z" w:id="8021">
            <w:rPr>
              <w:rFonts w:ascii="Times New Roman"/>
              <w:color w:val="000000"/>
            </w:rPr>
          </w:rPrChange>
        </w:rPr>
        <w:t xml:space="preserve"> </w:t>
      </w:r>
      <w:r w:rsidR="00A96A35" w:rsidRPr="0027638C">
        <w:rPr>
          <w:sz w:val="24"/>
          <w:rPrChange w16du:dateUtc="2026-07-07T18:18:00Z" w:author="Author" w:date="2026-07-07T20:18:00Z" w:id="8022">
            <w:rPr>
              <w:rFonts w:ascii="Times New Roman" w:hAnsi="Times New Roman"/>
              <w:color w:val="000000"/>
            </w:rPr>
          </w:rPrChange>
        </w:rPr>
        <w:t>adipiscing</w:t>
      </w:r>
      <w:del w16du:dateUtc="2026-07-07T18:18:00Z" w:author="Author" w:date="2026-07-07T20:18:00Z" w:id="8023">
        <w:r w:rsidR="00000000">
          <w:rPr>
            <w:color w:val="000000"/>
          </w:rPr>
          <w:cr/>
        </w:r>
      </w:del>
      <w:ins w16du:dateUtc="2026-07-07T18:18:00Z" w:author="Author" w:date="2026-07-07T20:18:00Z" w:id="8024">
        <w:r w:rsidR="00A96A35" w:rsidRPr="0027638C">
          <w:rPr>
            <w:sz w:val="24"/>
            <w:szCs w:val="24"/>
          </w:rPr>
          <w:t xml:space="preserve"> </w:t>
        </w:r>
      </w:ins>
      <w:r w:rsidR="00A96A35" w:rsidRPr="0027638C">
        <w:rPr>
          <w:sz w:val="24"/>
          <w:rPrChange w16du:dateUtc="2026-07-07T18:18:00Z" w:author="Author" w:date="2026-07-07T20:18:00Z" w:id="8025">
            <w:rPr>
              <w:rFonts w:ascii="Times New Roman"/>
              <w:color w:val="000000"/>
            </w:rPr>
          </w:rPrChange>
        </w:rPr>
        <w:t>elit</w:t>
      </w:r>
      <w:r w:rsidR="00A96A35" w:rsidRPr="0027638C">
        <w:rPr>
          <w:spacing w:val="-5"/>
          <w:sz w:val="24"/>
          <w:rPrChange w16du:dateUtc="2026-07-07T18:18:00Z" w:author="Author" w:date="2026-07-07T20:18:00Z" w:id="8026">
            <w:rPr>
              <w:rFonts w:ascii="Times New Roman"/>
              <w:color w:val="000000"/>
              <w:spacing w:val="-1"/>
            </w:rPr>
          </w:rPrChange>
        </w:rPr>
        <w:t xml:space="preserve"> </w:t>
      </w:r>
      <w:r w:rsidR="00A96A35" w:rsidRPr="0027638C">
        <w:rPr>
          <w:sz w:val="24"/>
          <w:rPrChange w16du:dateUtc="2026-07-07T18:18:00Z" w:author="Author" w:date="2026-07-07T20:18:00Z" w:id="8027">
            <w:rPr>
              <w:rFonts w:ascii="Times New Roman"/>
              <w:color w:val="000000"/>
            </w:rPr>
          </w:rPrChange>
        </w:rPr>
        <w:t>sed</w:t>
      </w:r>
      <w:r w:rsidR="00A96A35" w:rsidRPr="0027638C">
        <w:rPr>
          <w:spacing w:val="-5"/>
          <w:sz w:val="24"/>
          <w:rPrChange w16du:dateUtc="2026-07-07T18:18:00Z" w:author="Author" w:date="2026-07-07T20:18:00Z" w:id="8028">
            <w:rPr>
              <w:rFonts w:ascii="Times New Roman"/>
              <w:color w:val="000000"/>
              <w:spacing w:val="-1"/>
            </w:rPr>
          </w:rPrChange>
        </w:rPr>
        <w:t xml:space="preserve"> </w:t>
      </w:r>
      <w:r w:rsidR="00A96A35" w:rsidRPr="0027638C">
        <w:rPr>
          <w:sz w:val="24"/>
          <w:rPrChange w16du:dateUtc="2026-07-07T18:18:00Z" w:author="Author" w:date="2026-07-07T20:18:00Z" w:id="8029">
            <w:rPr>
              <w:rFonts w:ascii="Times New Roman"/>
              <w:color w:val="000000"/>
            </w:rPr>
          </w:rPrChange>
        </w:rPr>
        <w:t>do</w:t>
      </w:r>
      <w:r w:rsidR="00A96A35" w:rsidRPr="0027638C">
        <w:rPr>
          <w:spacing w:val="-5"/>
          <w:sz w:val="24"/>
          <w:rPrChange w16du:dateUtc="2026-07-07T18:18:00Z" w:author="Author" w:date="2026-07-07T20:18:00Z" w:id="8030">
            <w:rPr>
              <w:rFonts w:ascii="Times New Roman"/>
              <w:color w:val="000000"/>
              <w:spacing w:val="-1"/>
            </w:rPr>
          </w:rPrChange>
        </w:rPr>
        <w:t xml:space="preserve"> </w:t>
      </w:r>
      <w:ins w16du:dateUtc="2026-07-07T18:18:00Z" w:author="Author" w:date="2026-07-07T20:18:00Z" w:id="8031">
        <w:r w:rsidR="00A96A35" w:rsidRPr="0027638C">
          <w:rPr>
            <w:spacing w:val="-5"/>
            <w:sz w:val="24"/>
            <w:szCs w:val="24"/>
          </w:rPr>
          <w:t xml:space="preserve">eiusmod </w:t>
        </w:r>
      </w:ins>
      <w:r w:rsidR="00A96A35" w:rsidRPr="0027638C">
        <w:rPr>
          <w:sz w:val="24"/>
          <w:rPrChange w16du:dateUtc="2026-07-07T18:18:00Z" w:author="Author" w:date="2026-07-07T20:18:00Z" w:id="8032">
            <w:rPr>
              <w:rFonts w:ascii="Times New Roman"/>
              <w:color w:val="000000"/>
            </w:rPr>
          </w:rPrChange>
        </w:rPr>
        <w:t>tempor</w:t>
      </w:r>
      <w:r w:rsidR="00A96A35" w:rsidRPr="0027638C">
        <w:rPr>
          <w:spacing w:val="-5"/>
          <w:sz w:val="24"/>
          <w:rPrChange w16du:dateUtc="2026-07-07T18:18:00Z" w:author="Author" w:date="2026-07-07T20:18:00Z" w:id="8033">
            <w:rPr>
              <w:rFonts w:ascii="Times New Roman"/>
              <w:color w:val="000000"/>
              <w:spacing w:val="-1"/>
            </w:rPr>
          </w:rPrChange>
        </w:rPr>
        <w:t xml:space="preserve"> </w:t>
      </w:r>
      <w:r w:rsidR="00A96A35" w:rsidRPr="0027638C">
        <w:rPr>
          <w:sz w:val="24"/>
          <w:rPrChange w16du:dateUtc="2026-07-07T18:18:00Z" w:author="Author" w:date="2026-07-07T20:18:00Z" w:id="8034">
            <w:rPr>
              <w:rFonts w:ascii="Times New Roman"/>
              <w:color w:val="000000"/>
            </w:rPr>
          </w:rPrChange>
        </w:rPr>
        <w:t>incididunt</w:t>
      </w:r>
      <w:r w:rsidR="00A96A35" w:rsidRPr="0027638C">
        <w:rPr>
          <w:spacing w:val="-5"/>
          <w:sz w:val="24"/>
          <w:rPrChange w16du:dateUtc="2026-07-07T18:18:00Z" w:author="Author" w:date="2026-07-07T20:18:00Z" w:id="8035">
            <w:rPr>
              <w:rFonts w:ascii="Times New Roman"/>
              <w:color w:val="000000"/>
              <w:spacing w:val="-1"/>
            </w:rPr>
          </w:rPrChange>
        </w:rPr>
        <w:t xml:space="preserve"> </w:t>
      </w:r>
      <w:r w:rsidR="00A96A35" w:rsidRPr="0027638C">
        <w:rPr>
          <w:sz w:val="24"/>
          <w:rPrChange w16du:dateUtc="2026-07-07T18:18:00Z" w:author="Author" w:date="2026-07-07T20:18:00Z" w:id="8036">
            <w:rPr>
              <w:rFonts w:ascii="Times New Roman"/>
              <w:color w:val="000000"/>
            </w:rPr>
          </w:rPrChange>
        </w:rPr>
        <w:t>Ut</w:t>
      </w:r>
      <w:r w:rsidR="00A96A35" w:rsidRPr="0027638C">
        <w:rPr>
          <w:spacing w:val="-5"/>
          <w:sz w:val="24"/>
          <w:rPrChange w16du:dateUtc="2026-07-07T18:18:00Z" w:author="Author" w:date="2026-07-07T20:18:00Z" w:id="8037">
            <w:rPr>
              <w:rFonts w:ascii="Times New Roman"/>
              <w:color w:val="000000"/>
              <w:spacing w:val="-1"/>
            </w:rPr>
          </w:rPrChange>
        </w:rPr>
        <w:t xml:space="preserve"> </w:t>
      </w:r>
      <w:r w:rsidR="00A96A35" w:rsidRPr="0027638C">
        <w:rPr>
          <w:sz w:val="24"/>
          <w:rPrChange w16du:dateUtc="2026-07-07T18:18:00Z" w:author="Author" w:date="2026-07-07T20:18:00Z" w:id="8038">
            <w:rPr>
              <w:rFonts w:ascii="Times New Roman"/>
              <w:color w:val="000000"/>
            </w:rPr>
          </w:rPrChange>
        </w:rPr>
        <w:t>Labore.</w:t>
      </w:r>
      <w:r w:rsidR="00A96A35" w:rsidRPr="0027638C">
        <w:rPr>
          <w:spacing w:val="-5"/>
          <w:sz w:val="24"/>
          <w:rPrChange w16du:dateUtc="2026-07-07T18:18:00Z" w:author="Author" w:date="2026-07-07T20:18:00Z" w:id="8039">
            <w:rPr>
              <w:rFonts w:ascii="Times New Roman"/>
              <w:color w:val="000000"/>
              <w:spacing w:val="-1"/>
            </w:rPr>
          </w:rPrChange>
        </w:rPr>
        <w:t xml:space="preserve"> </w:t>
      </w:r>
      <w:r w:rsidR="00A96A35" w:rsidRPr="0027638C">
        <w:rPr>
          <w:sz w:val="24"/>
          <w:rPrChange w16du:dateUtc="2026-07-07T18:18:00Z" w:author="Author" w:date="2026-07-07T20:18:00Z" w:id="8040">
            <w:rPr>
              <w:rFonts w:ascii="Times New Roman"/>
              <w:color w:val="000000"/>
            </w:rPr>
          </w:rPrChange>
        </w:rPr>
        <w:t>Et</w:t>
      </w:r>
      <w:r w:rsidR="00A96A35" w:rsidRPr="0027638C">
        <w:rPr>
          <w:spacing w:val="-5"/>
          <w:sz w:val="24"/>
          <w:rPrChange w16du:dateUtc="2026-07-07T18:18:00Z" w:author="Author" w:date="2026-07-07T20:18:00Z" w:id="8041">
            <w:rPr>
              <w:rFonts w:ascii="Times New Roman"/>
              <w:color w:val="000000"/>
              <w:spacing w:val="-1"/>
            </w:rPr>
          </w:rPrChange>
        </w:rPr>
        <w:t xml:space="preserve"> </w:t>
      </w:r>
      <w:r w:rsidR="00A96A35" w:rsidRPr="0027638C">
        <w:rPr>
          <w:sz w:val="24"/>
          <w:rPrChange w16du:dateUtc="2026-07-07T18:18:00Z" w:author="Author" w:date="2026-07-07T20:18:00Z" w:id="8042">
            <w:rPr>
              <w:rFonts w:ascii="Times New Roman"/>
              <w:color w:val="000000"/>
            </w:rPr>
          </w:rPrChange>
        </w:rPr>
        <w:t>dolore</w:t>
      </w:r>
      <w:r w:rsidR="00A96A35" w:rsidRPr="0027638C">
        <w:rPr>
          <w:spacing w:val="-5"/>
          <w:sz w:val="24"/>
          <w:rPrChange w16du:dateUtc="2026-07-07T18:18:00Z" w:author="Author" w:date="2026-07-07T20:18:00Z" w:id="8043">
            <w:rPr>
              <w:rFonts w:ascii="Times New Roman"/>
              <w:color w:val="000000"/>
              <w:spacing w:val="-1"/>
            </w:rPr>
          </w:rPrChange>
        </w:rPr>
        <w:t xml:space="preserve"> </w:t>
      </w:r>
      <w:r w:rsidR="00A96A35" w:rsidRPr="0027638C">
        <w:rPr>
          <w:sz w:val="24"/>
          <w:rPrChange w16du:dateUtc="2026-07-07T18:18:00Z" w:author="Author" w:date="2026-07-07T20:18:00Z" w:id="8044">
            <w:rPr>
              <w:rFonts w:ascii="Times New Roman"/>
              <w:color w:val="000000"/>
            </w:rPr>
          </w:rPrChange>
        </w:rPr>
        <w:t>magna</w:t>
      </w:r>
      <w:r w:rsidR="00A96A35" w:rsidRPr="0027638C">
        <w:rPr>
          <w:spacing w:val="-5"/>
          <w:sz w:val="24"/>
          <w:rPrChange w16du:dateUtc="2026-07-07T18:18:00Z" w:author="Author" w:date="2026-07-07T20:18:00Z" w:id="8045">
            <w:rPr>
              <w:rFonts w:ascii="Times New Roman"/>
              <w:color w:val="000000"/>
              <w:spacing w:val="-1"/>
            </w:rPr>
          </w:rPrChange>
        </w:rPr>
        <w:t xml:space="preserve"> </w:t>
      </w:r>
      <w:r w:rsidR="00A96A35" w:rsidRPr="0027638C">
        <w:rPr>
          <w:sz w:val="24"/>
          <w:rPrChange w16du:dateUtc="2026-07-07T18:18:00Z" w:author="Author" w:date="2026-07-07T20:18:00Z" w:id="8046">
            <w:rPr>
              <w:rFonts w:ascii="Times New Roman"/>
              <w:color w:val="000000"/>
            </w:rPr>
          </w:rPrChange>
        </w:rPr>
        <w:t>Aliqua</w:t>
      </w:r>
      <w:r w:rsidR="00A96A35" w:rsidRPr="0027638C">
        <w:rPr>
          <w:spacing w:val="-5"/>
          <w:sz w:val="24"/>
          <w:rPrChange w16du:dateUtc="2026-07-07T18:18:00Z" w:author="Author" w:date="2026-07-07T20:18:00Z" w:id="8047">
            <w:rPr>
              <w:rFonts w:ascii="Times New Roman"/>
              <w:color w:val="000000"/>
              <w:spacing w:val="-2"/>
            </w:rPr>
          </w:rPrChange>
        </w:rPr>
        <w:t xml:space="preserve"> </w:t>
      </w:r>
      <w:r w:rsidR="00A96A35" w:rsidRPr="0027638C">
        <w:rPr>
          <w:sz w:val="24"/>
          <w:rPrChange w16du:dateUtc="2026-07-07T18:18:00Z" w:author="Author" w:date="2026-07-07T20:18:00Z" w:id="8048">
            <w:rPr>
              <w:rFonts w:ascii="Times New Roman"/>
              <w:color w:val="000000"/>
            </w:rPr>
          </w:rPrChange>
        </w:rPr>
        <w:t>lorem</w:t>
      </w:r>
      <w:r w:rsidR="00A96A35" w:rsidRPr="0027638C">
        <w:rPr>
          <w:spacing w:val="-5"/>
          <w:sz w:val="24"/>
          <w:rPrChange w16du:dateUtc="2026-07-07T18:18:00Z" w:author="Author" w:date="2026-07-07T20:18:00Z" w:id="8049">
            <w:rPr>
              <w:rFonts w:ascii="Times New Roman"/>
              <w:color w:val="000000"/>
              <w:spacing w:val="-1"/>
            </w:rPr>
          </w:rPrChange>
        </w:rPr>
        <w:t xml:space="preserve"> </w:t>
      </w:r>
      <w:r w:rsidR="00A96A35" w:rsidRPr="0027638C">
        <w:rPr>
          <w:sz w:val="24"/>
          <w:rPrChange w16du:dateUtc="2026-07-07T18:18:00Z" w:author="Author" w:date="2026-07-07T20:18:00Z" w:id="8050">
            <w:rPr>
              <w:rFonts w:ascii="Times New Roman" w:hAnsi="Times New Roman"/>
              <w:color w:val="000000"/>
            </w:rPr>
          </w:rPrChange>
        </w:rPr>
        <w:t>ipsum</w:t>
      </w:r>
      <w:del w16du:dateUtc="2026-07-07T18:18:00Z" w:author="Author" w:date="2026-07-07T20:18:00Z" w:id="8051">
        <w:r w:rsidR="00000000">
          <w:rPr>
            <w:color w:val="000000"/>
          </w:rPr>
          <w:cr/>
        </w:r>
      </w:del>
      <w:ins w16du:dateUtc="2026-07-07T18:18:00Z" w:author="Author" w:date="2026-07-07T20:18:00Z" w:id="8052">
        <w:r w:rsidR="00A96A35" w:rsidRPr="0027638C">
          <w:rPr>
            <w:sz w:val="24"/>
            <w:szCs w:val="24"/>
          </w:rPr>
          <w:t xml:space="preserve"> </w:t>
        </w:r>
      </w:ins>
      <w:r w:rsidR="00A96A35" w:rsidRPr="0027638C">
        <w:rPr>
          <w:sz w:val="24"/>
          <w:rPrChange w16du:dateUtc="2026-07-07T18:18:00Z" w:author="Author" w:date="2026-07-07T20:18:00Z" w:id="8053">
            <w:rPr>
              <w:rFonts w:ascii="Times New Roman"/>
              <w:color w:val="000000"/>
            </w:rPr>
          </w:rPrChange>
        </w:rPr>
        <w:t>Dolor</w:t>
      </w:r>
      <w:r w:rsidR="00A96A35" w:rsidRPr="0027638C">
        <w:rPr>
          <w:spacing w:val="-11"/>
          <w:sz w:val="24"/>
          <w:rPrChange w16du:dateUtc="2026-07-07T18:18:00Z" w:author="Author" w:date="2026-07-07T20:18:00Z" w:id="8054">
            <w:rPr>
              <w:rFonts w:ascii="Times New Roman"/>
              <w:color w:val="000000"/>
              <w:spacing w:val="-8"/>
            </w:rPr>
          </w:rPrChange>
        </w:rPr>
        <w:t xml:space="preserve"> </w:t>
      </w:r>
      <w:del w16du:dateUtc="2026-07-07T18:18:00Z" w:author="Author" w:date="2026-07-07T20:18:00Z" w:id="8055">
        <w:r w:rsidR="00000000">
          <w:rPr>
            <w:color w:val="000000"/>
          </w:rPr>
          <w:delText>4(e)</w:delText>
        </w:r>
      </w:del>
      <w:ins w16du:dateUtc="2026-07-07T18:18:00Z" w:author="Author" w:date="2026-07-07T20:18:00Z" w:id="8056">
        <w:r w:rsidR="00C01674" w:rsidRPr="0027638C">
          <w:rPr>
            <w:sz w:val="24"/>
            <w:szCs w:val="24"/>
          </w:rPr>
          <w:fldChar w:fldCharType="begin"/>
        </w:r>
        <w:r w:rsidR="00C01674" w:rsidRPr="0027638C">
          <w:rPr>
            <w:spacing w:val="-11"/>
            <w:sz w:val="24"/>
            <w:szCs w:val="24"/>
          </w:rPr>
          <w:instrText xml:space="preserve"> REF _Ref215485385 \w \h </w:instrText>
        </w:r>
        <w:r w:rsidR="0027638C" w:rsidRPr="0027638C">
          <w:rPr>
            <w:sz w:val="24"/>
            <w:szCs w:val="24"/>
          </w:rPr>
          <w:instrText xml:space="preserve"> \* MERGEFORMAT </w:instrText>
        </w:r>
        <w:r w:rsidR="00C01674" w:rsidRPr="0027638C">
          <w:rPr>
            <w:sz w:val="24"/>
            <w:szCs w:val="24"/>
          </w:rPr>
        </w:r>
        <w:r w:rsidR="00C01674" w:rsidRPr="0027638C">
          <w:rPr>
            <w:sz w:val="24"/>
            <w:szCs w:val="24"/>
          </w:rPr>
          <w:fldChar w:fldCharType="separate"/>
        </w:r>
        <w:r w:rsidR="00C01674" w:rsidRPr="0027638C">
          <w:rPr>
            <w:spacing w:val="-11"/>
            <w:sz w:val="24"/>
            <w:szCs w:val="24"/>
          </w:rPr>
          <w:t>4(sit)</w:t>
        </w:r>
        <w:r w:rsidR="00C01674" w:rsidRPr="0027638C">
          <w:rPr>
            <w:sz w:val="24"/>
            <w:szCs w:val="24"/>
          </w:rPr>
          <w:fldChar w:fldCharType="end"/>
        </w:r>
      </w:ins>
      <w:r w:rsidR="00A96A35" w:rsidRPr="0027638C">
        <w:rPr>
          <w:spacing w:val="35"/>
          <w:sz w:val="24"/>
          <w:rPrChange w16du:dateUtc="2026-07-07T18:18:00Z" w:author="Author" w:date="2026-07-07T20:18:00Z" w:id="8057">
            <w:rPr>
              <w:rFonts w:ascii="Times New Roman"/>
              <w:color w:val="000000"/>
              <w:spacing w:val="39"/>
            </w:rPr>
          </w:rPrChange>
        </w:rPr>
        <w:t xml:space="preserve"> </w:t>
      </w:r>
      <w:r w:rsidR="00A96A35" w:rsidRPr="0027638C">
        <w:rPr>
          <w:sz w:val="24"/>
          <w:rPrChange w16du:dateUtc="2026-07-07T18:18:00Z" w:author="Author" w:date="2026-07-07T20:18:00Z" w:id="8058">
            <w:rPr>
              <w:rFonts w:ascii="Times New Roman"/>
              <w:color w:val="000000"/>
            </w:rPr>
          </w:rPrChange>
        </w:rPr>
        <w:t>amet</w:t>
      </w:r>
      <w:r w:rsidR="00A96A35" w:rsidRPr="0027638C">
        <w:rPr>
          <w:spacing w:val="-11"/>
          <w:sz w:val="24"/>
          <w:rPrChange w16du:dateUtc="2026-07-07T18:18:00Z" w:author="Author" w:date="2026-07-07T20:18:00Z" w:id="8059">
            <w:rPr>
              <w:rFonts w:ascii="Times New Roman"/>
              <w:color w:val="000000"/>
              <w:spacing w:val="-8"/>
            </w:rPr>
          </w:rPrChange>
        </w:rPr>
        <w:t xml:space="preserve"> </w:t>
      </w:r>
      <w:r w:rsidR="00A96A35" w:rsidRPr="0027638C">
        <w:rPr>
          <w:sz w:val="24"/>
          <w:rPrChange w16du:dateUtc="2026-07-07T18:18:00Z" w:author="Author" w:date="2026-07-07T20:18:00Z" w:id="8060">
            <w:rPr>
              <w:rFonts w:ascii="Times New Roman"/>
              <w:color w:val="000000"/>
            </w:rPr>
          </w:rPrChange>
        </w:rPr>
        <w:t>consectetur</w:t>
      </w:r>
      <w:r w:rsidR="00A96A35" w:rsidRPr="0027638C">
        <w:rPr>
          <w:spacing w:val="-11"/>
          <w:sz w:val="24"/>
          <w:rPrChange w16du:dateUtc="2026-07-07T18:18:00Z" w:author="Author" w:date="2026-07-07T20:18:00Z" w:id="8061">
            <w:rPr>
              <w:rFonts w:ascii="Times New Roman"/>
              <w:color w:val="000000"/>
              <w:spacing w:val="-8"/>
            </w:rPr>
          </w:rPrChange>
        </w:rPr>
        <w:t xml:space="preserve"> </w:t>
      </w:r>
      <w:r w:rsidR="00A96A35" w:rsidRPr="0027638C">
        <w:rPr>
          <w:sz w:val="24"/>
          <w:rPrChange w16du:dateUtc="2026-07-07T18:18:00Z" w:author="Author" w:date="2026-07-07T20:18:00Z" w:id="8062">
            <w:rPr>
              <w:rFonts w:ascii="Times New Roman"/>
              <w:color w:val="000000"/>
            </w:rPr>
          </w:rPrChange>
        </w:rPr>
        <w:t>adipiscing</w:t>
      </w:r>
      <w:r w:rsidR="00A96A35" w:rsidRPr="0027638C">
        <w:rPr>
          <w:spacing w:val="-11"/>
          <w:sz w:val="24"/>
          <w:rPrChange w16du:dateUtc="2026-07-07T18:18:00Z" w:author="Author" w:date="2026-07-07T20:18:00Z" w:id="8063">
            <w:rPr>
              <w:rFonts w:ascii="Times New Roman"/>
              <w:color w:val="000000"/>
              <w:spacing w:val="-8"/>
            </w:rPr>
          </w:rPrChange>
        </w:rPr>
        <w:t xml:space="preserve"> </w:t>
      </w:r>
      <w:r w:rsidR="00A96A35" w:rsidRPr="0027638C">
        <w:rPr>
          <w:sz w:val="24"/>
          <w:rPrChange w16du:dateUtc="2026-07-07T18:18:00Z" w:author="Author" w:date="2026-07-07T20:18:00Z" w:id="8064">
            <w:rPr>
              <w:rFonts w:ascii="Times New Roman"/>
              <w:color w:val="000000"/>
            </w:rPr>
          </w:rPrChange>
        </w:rPr>
        <w:t>elit</w:t>
      </w:r>
      <w:r w:rsidR="00A96A35" w:rsidRPr="0027638C">
        <w:rPr>
          <w:spacing w:val="-11"/>
          <w:sz w:val="24"/>
          <w:rPrChange w16du:dateUtc="2026-07-07T18:18:00Z" w:author="Author" w:date="2026-07-07T20:18:00Z" w:id="8065">
            <w:rPr>
              <w:rFonts w:ascii="Times New Roman"/>
              <w:color w:val="000000"/>
              <w:spacing w:val="-8"/>
            </w:rPr>
          </w:rPrChange>
        </w:rPr>
        <w:t xml:space="preserve"> </w:t>
      </w:r>
      <w:r w:rsidR="00A96A35" w:rsidRPr="0027638C">
        <w:rPr>
          <w:sz w:val="24"/>
          <w:rPrChange w16du:dateUtc="2026-07-07T18:18:00Z" w:author="Author" w:date="2026-07-07T20:18:00Z" w:id="8066">
            <w:rPr>
              <w:rFonts w:ascii="Times New Roman"/>
              <w:color w:val="000000"/>
            </w:rPr>
          </w:rPrChange>
        </w:rPr>
        <w:t>sed</w:t>
      </w:r>
      <w:r w:rsidR="00A96A35" w:rsidRPr="0027638C">
        <w:rPr>
          <w:spacing w:val="-11"/>
          <w:sz w:val="24"/>
          <w:rPrChange w16du:dateUtc="2026-07-07T18:18:00Z" w:author="Author" w:date="2026-07-07T20:18:00Z" w:id="8067">
            <w:rPr>
              <w:rFonts w:ascii="Times New Roman"/>
              <w:color w:val="000000"/>
              <w:spacing w:val="-8"/>
            </w:rPr>
          </w:rPrChange>
        </w:rPr>
        <w:t xml:space="preserve"> </w:t>
      </w:r>
      <w:r w:rsidR="00A96A35" w:rsidRPr="0027638C">
        <w:rPr>
          <w:sz w:val="24"/>
          <w:rPrChange w16du:dateUtc="2026-07-07T18:18:00Z" w:author="Author" w:date="2026-07-07T20:18:00Z" w:id="8068">
            <w:rPr>
              <w:rFonts w:ascii="Times New Roman"/>
              <w:color w:val="000000"/>
            </w:rPr>
          </w:rPrChange>
        </w:rPr>
        <w:t>do</w:t>
      </w:r>
      <w:r w:rsidR="00A96A35" w:rsidRPr="0027638C">
        <w:rPr>
          <w:spacing w:val="-11"/>
          <w:sz w:val="24"/>
          <w:rPrChange w16du:dateUtc="2026-07-07T18:18:00Z" w:author="Author" w:date="2026-07-07T20:18:00Z" w:id="8069">
            <w:rPr>
              <w:rFonts w:ascii="Times New Roman"/>
              <w:color w:val="000000"/>
              <w:spacing w:val="-8"/>
            </w:rPr>
          </w:rPrChange>
        </w:rPr>
        <w:t xml:space="preserve"> </w:t>
      </w:r>
      <w:r w:rsidR="00A96A35" w:rsidRPr="0027638C">
        <w:rPr>
          <w:sz w:val="24"/>
          <w:rPrChange w16du:dateUtc="2026-07-07T18:18:00Z" w:author="Author" w:date="2026-07-07T20:18:00Z" w:id="8070">
            <w:rPr>
              <w:rFonts w:ascii="Times New Roman"/>
              <w:color w:val="000000"/>
            </w:rPr>
          </w:rPrChange>
        </w:rPr>
        <w:t>eiusmod</w:t>
      </w:r>
      <w:r w:rsidR="00A96A35" w:rsidRPr="0027638C">
        <w:rPr>
          <w:spacing w:val="-11"/>
          <w:sz w:val="24"/>
          <w:rPrChange w16du:dateUtc="2026-07-07T18:18:00Z" w:author="Author" w:date="2026-07-07T20:18:00Z" w:id="8071">
            <w:rPr>
              <w:rFonts w:ascii="Times New Roman"/>
              <w:color w:val="000000"/>
              <w:spacing w:val="-8"/>
            </w:rPr>
          </w:rPrChange>
        </w:rPr>
        <w:t xml:space="preserve"> </w:t>
      </w:r>
      <w:r w:rsidR="00A96A35" w:rsidRPr="0027638C">
        <w:rPr>
          <w:sz w:val="24"/>
          <w:rPrChange w16du:dateUtc="2026-07-07T18:18:00Z" w:author="Author" w:date="2026-07-07T20:18:00Z" w:id="8072">
            <w:rPr>
              <w:rFonts w:ascii="Times New Roman"/>
              <w:color w:val="000000"/>
            </w:rPr>
          </w:rPrChange>
        </w:rPr>
        <w:t>tempor</w:t>
      </w:r>
      <w:r w:rsidR="00A96A35" w:rsidRPr="0027638C">
        <w:rPr>
          <w:spacing w:val="-11"/>
          <w:sz w:val="24"/>
          <w:rPrChange w16du:dateUtc="2026-07-07T18:18:00Z" w:author="Author" w:date="2026-07-07T20:18:00Z" w:id="8073">
            <w:rPr>
              <w:rFonts w:ascii="Times New Roman"/>
              <w:color w:val="000000"/>
              <w:spacing w:val="-8"/>
            </w:rPr>
          </w:rPrChange>
        </w:rPr>
        <w:t xml:space="preserve"> </w:t>
      </w:r>
      <w:r w:rsidR="00A96A35" w:rsidRPr="0027638C">
        <w:rPr>
          <w:sz w:val="24"/>
          <w:rPrChange w16du:dateUtc="2026-07-07T18:18:00Z" w:author="Author" w:date="2026-07-07T20:18:00Z" w:id="8074">
            <w:rPr>
              <w:rFonts w:ascii="Times New Roman"/>
              <w:color w:val="000000"/>
            </w:rPr>
          </w:rPrChange>
        </w:rPr>
        <w:t>incididunt</w:t>
      </w:r>
      <w:r w:rsidR="00A96A35" w:rsidRPr="0027638C">
        <w:rPr>
          <w:spacing w:val="-11"/>
          <w:sz w:val="24"/>
          <w:rPrChange w16du:dateUtc="2026-07-07T18:18:00Z" w:author="Author" w:date="2026-07-07T20:18:00Z" w:id="8075">
            <w:rPr>
              <w:rFonts w:ascii="Times New Roman"/>
              <w:color w:val="000000"/>
              <w:spacing w:val="-8"/>
            </w:rPr>
          </w:rPrChange>
        </w:rPr>
        <w:t xml:space="preserve"> </w:t>
      </w:r>
      <w:r w:rsidR="00A96A35" w:rsidRPr="0027638C">
        <w:rPr>
          <w:sz w:val="24"/>
          <w:rPrChange w16du:dateUtc="2026-07-07T18:18:00Z" w:author="Author" w:date="2026-07-07T20:18:00Z" w:id="8076">
            <w:rPr>
              <w:rFonts w:ascii="Times New Roman"/>
              <w:color w:val="000000"/>
            </w:rPr>
          </w:rPrChange>
        </w:rPr>
        <w:t>ut</w:t>
      </w:r>
      <w:r w:rsidR="00A96A35" w:rsidRPr="0027638C">
        <w:rPr>
          <w:spacing w:val="-11"/>
          <w:sz w:val="24"/>
          <w:rPrChange w16du:dateUtc="2026-07-07T18:18:00Z" w:author="Author" w:date="2026-07-07T20:18:00Z" w:id="8077">
            <w:rPr>
              <w:rFonts w:ascii="Times New Roman"/>
              <w:color w:val="000000"/>
              <w:spacing w:val="-8"/>
            </w:rPr>
          </w:rPrChange>
        </w:rPr>
        <w:t xml:space="preserve"> </w:t>
      </w:r>
      <w:r w:rsidR="00A96A35" w:rsidRPr="0027638C">
        <w:rPr>
          <w:sz w:val="24"/>
          <w:rPrChange w16du:dateUtc="2026-07-07T18:18:00Z" w:author="Author" w:date="2026-07-07T20:18:00Z" w:id="8078">
            <w:rPr>
              <w:rFonts w:ascii="Times New Roman"/>
              <w:color w:val="000000"/>
            </w:rPr>
          </w:rPrChange>
        </w:rPr>
        <w:t>labore</w:t>
      </w:r>
      <w:r w:rsidR="00A96A35" w:rsidRPr="0027638C">
        <w:rPr>
          <w:spacing w:val="-11"/>
          <w:sz w:val="24"/>
          <w:rPrChange w16du:dateUtc="2026-07-07T18:18:00Z" w:author="Author" w:date="2026-07-07T20:18:00Z" w:id="8079">
            <w:rPr>
              <w:rFonts w:ascii="Times New Roman"/>
              <w:color w:val="000000"/>
              <w:spacing w:val="-8"/>
            </w:rPr>
          </w:rPrChange>
        </w:rPr>
        <w:t xml:space="preserve"> </w:t>
      </w:r>
      <w:r w:rsidR="00A96A35" w:rsidRPr="0027638C">
        <w:rPr>
          <w:sz w:val="24"/>
          <w:rPrChange w16du:dateUtc="2026-07-07T18:18:00Z" w:author="Author" w:date="2026-07-07T20:18:00Z" w:id="8080">
            <w:rPr>
              <w:rFonts w:ascii="Times New Roman"/>
              <w:color w:val="000000"/>
            </w:rPr>
          </w:rPrChange>
        </w:rPr>
        <w:t>et</w:t>
      </w:r>
      <w:r w:rsidR="00A96A35" w:rsidRPr="0027638C">
        <w:rPr>
          <w:spacing w:val="-11"/>
          <w:sz w:val="24"/>
          <w:rPrChange w16du:dateUtc="2026-07-07T18:18:00Z" w:author="Author" w:date="2026-07-07T20:18:00Z" w:id="8081">
            <w:rPr>
              <w:rFonts w:ascii="Times New Roman"/>
              <w:color w:val="000000"/>
              <w:spacing w:val="-8"/>
            </w:rPr>
          </w:rPrChange>
        </w:rPr>
        <w:t xml:space="preserve"> </w:t>
      </w:r>
      <w:r w:rsidR="00A96A35" w:rsidRPr="0027638C">
        <w:rPr>
          <w:sz w:val="24"/>
          <w:rPrChange w16du:dateUtc="2026-07-07T18:18:00Z" w:author="Author" w:date="2026-07-07T20:18:00Z" w:id="8082">
            <w:rPr>
              <w:rFonts w:ascii="Times New Roman"/>
              <w:color w:val="000000"/>
            </w:rPr>
          </w:rPrChange>
        </w:rPr>
        <w:t>dolore</w:t>
      </w:r>
      <w:r w:rsidR="00A96A35" w:rsidRPr="0027638C">
        <w:rPr>
          <w:spacing w:val="-11"/>
          <w:sz w:val="24"/>
          <w:rPrChange w16du:dateUtc="2026-07-07T18:18:00Z" w:author="Author" w:date="2026-07-07T20:18:00Z" w:id="8083">
            <w:rPr>
              <w:rFonts w:ascii="Times New Roman"/>
              <w:color w:val="000000"/>
              <w:spacing w:val="-8"/>
            </w:rPr>
          </w:rPrChange>
        </w:rPr>
        <w:t xml:space="preserve"> </w:t>
      </w:r>
      <w:r w:rsidR="00A96A35" w:rsidRPr="0027638C">
        <w:rPr>
          <w:sz w:val="24"/>
          <w:rPrChange w16du:dateUtc="2026-07-07T18:18:00Z" w:author="Author" w:date="2026-07-07T20:18:00Z" w:id="8084">
            <w:rPr>
              <w:rFonts w:ascii="Times New Roman"/>
              <w:color w:val="000000"/>
            </w:rPr>
          </w:rPrChange>
        </w:rPr>
        <w:t>Magna</w:t>
      </w:r>
      <w:r w:rsidR="00A96A35" w:rsidRPr="0027638C">
        <w:rPr>
          <w:spacing w:val="-11"/>
          <w:sz w:val="24"/>
          <w:rPrChange w16du:dateUtc="2026-07-07T18:18:00Z" w:author="Author" w:date="2026-07-07T20:18:00Z" w:id="8085">
            <w:rPr>
              <w:rFonts w:ascii="Times New Roman"/>
              <w:color w:val="000000"/>
              <w:spacing w:val="-8"/>
            </w:rPr>
          </w:rPrChange>
        </w:rPr>
        <w:t xml:space="preserve"> </w:t>
      </w:r>
      <w:r w:rsidR="00A96A35" w:rsidRPr="0027638C">
        <w:rPr>
          <w:sz w:val="24"/>
          <w:rPrChange w16du:dateUtc="2026-07-07T18:18:00Z" w:author="Author" w:date="2026-07-07T20:18:00Z" w:id="8086">
            <w:rPr>
              <w:rFonts w:ascii="Times New Roman"/>
              <w:color w:val="000000"/>
            </w:rPr>
          </w:rPrChange>
        </w:rPr>
        <w:t>aliqua</w:t>
      </w:r>
      <w:r w:rsidR="00A96A35" w:rsidRPr="0027638C">
        <w:rPr>
          <w:spacing w:val="-11"/>
          <w:sz w:val="24"/>
          <w:rPrChange w16du:dateUtc="2026-07-07T18:18:00Z" w:author="Author" w:date="2026-07-07T20:18:00Z" w:id="8087">
            <w:rPr>
              <w:rFonts w:ascii="Times New Roman"/>
              <w:color w:val="000000"/>
              <w:spacing w:val="-8"/>
            </w:rPr>
          </w:rPrChange>
        </w:rPr>
        <w:t xml:space="preserve"> </w:t>
      </w:r>
      <w:r w:rsidR="00A96A35" w:rsidRPr="0027638C">
        <w:rPr>
          <w:sz w:val="24"/>
          <w:rPrChange w16du:dateUtc="2026-07-07T18:18:00Z" w:author="Author" w:date="2026-07-07T20:18:00Z" w:id="8088">
            <w:rPr>
              <w:rFonts w:ascii="Times New Roman" w:hAnsi="Times New Roman"/>
              <w:color w:val="000000"/>
            </w:rPr>
          </w:rPrChange>
        </w:rPr>
        <w:t>Lorem</w:t>
      </w:r>
      <w:del w16du:dateUtc="2026-07-07T18:18:00Z" w:author="Author" w:date="2026-07-07T20:18:00Z" w:id="8089">
        <w:r w:rsidR="00000000">
          <w:rPr>
            <w:color w:val="000000"/>
          </w:rPr>
          <w:cr/>
          <w:delText>13(g).</w:delText>
        </w:r>
      </w:del>
      <w:ins w16du:dateUtc="2026-07-07T18:18:00Z" w:author="Author" w:date="2026-07-07T20:18:00Z" w:id="8090">
        <w:r w:rsidR="00A96A35" w:rsidRPr="0027638C">
          <w:rPr>
            <w:sz w:val="24"/>
            <w:szCs w:val="24"/>
          </w:rPr>
          <w:t xml:space="preserve"> </w:t>
        </w:r>
        <w:r w:rsidR="00C01674" w:rsidRPr="0027638C">
          <w:rPr>
            <w:spacing w:val="-2"/>
            <w:sz w:val="24"/>
            <w:szCs w:val="24"/>
          </w:rPr>
          <w:fldChar w:fldCharType="begin"/>
        </w:r>
        <w:r w:rsidR="00C01674" w:rsidRPr="0027638C">
          <w:rPr>
            <w:sz w:val="24"/>
            <w:szCs w:val="24"/>
          </w:rPr>
          <w:instrText xml:space="preserve"> REF _Ref215485404 \w \h </w:instrText>
        </w:r>
        <w:r w:rsidR="0027638C" w:rsidRPr="0027638C">
          <w:rPr>
            <w:spacing w:val="-2"/>
            <w:sz w:val="24"/>
            <w:szCs w:val="24"/>
          </w:rPr>
          <w:instrText xml:space="preserve"> \* MERGEFORMAT </w:instrText>
        </w:r>
        <w:r w:rsidR="00C01674" w:rsidRPr="0027638C">
          <w:rPr>
            <w:spacing w:val="-2"/>
            <w:sz w:val="24"/>
            <w:szCs w:val="24"/>
          </w:rPr>
        </w:r>
        <w:r w:rsidR="00C01674" w:rsidRPr="0027638C">
          <w:rPr>
            <w:spacing w:val="-2"/>
            <w:sz w:val="24"/>
            <w:szCs w:val="24"/>
          </w:rPr>
          <w:fldChar w:fldCharType="separate"/>
        </w:r>
        <w:r w:rsidR="00C01674" w:rsidRPr="0027638C">
          <w:rPr>
            <w:sz w:val="24"/>
            <w:szCs w:val="24"/>
          </w:rPr>
          <w:t>13(ipsum)</w:t>
        </w:r>
        <w:r w:rsidR="00C01674" w:rsidRPr="0027638C">
          <w:rPr>
            <w:spacing w:val="-2"/>
            <w:sz w:val="24"/>
            <w:szCs w:val="24"/>
          </w:rPr>
          <w:fldChar w:fldCharType="end"/>
        </w:r>
        <w:r w:rsidR="00A96A35" w:rsidRPr="0027638C">
          <w:rPr>
            <w:spacing w:val="-2"/>
            <w:sz w:val="24"/>
            <w:szCs w:val="24"/>
          </w:rPr>
          <w:t>.</w:t>
        </w:r>
      </w:ins>
      <w:bookmarkEnd w:id="7652"/>
    </w:p>
    <w:p w14:paraId="584D91AF" w14:textId="77777777" w:rsidR="009609E8" w:rsidRDefault="00000000" w:rsidRPr="0027638C">
      <w:pPr>
        <w:pStyle w:val="ListParagraph"/>
        <w:numPr>
          <w:ilvl w:val="1"/>
          <w:numId w:val="5"/>
        </w:numPr>
        <w:tabs>
          <w:tab w:pos="1437" w:val="left"/>
          <w:tab w:pos="1440" w:val="left"/>
        </w:tabs>
        <w:spacing w:before="237"/>
        <w:ind w:right="357"/>
        <w:rPr>
          <w:sz w:val="24"/>
          <w:rPrChange w16du:dateUtc="2026-07-07T18:18:00Z" w:author="Author" w:date="2026-07-07T20:18:00Z" w:id="8091">
            <w:rPr>
              <w:rFonts w:ascii="Times New Roman"/>
              <w:color w:val="000000"/>
            </w:rPr>
          </w:rPrChange>
        </w:rPr>
        <w:pPrChange w16du:dateUtc="2026-07-07T18:18:00Z" w:author="Author" w:date="2026-07-07T20:18:00Z" w:id="8092">
          <w:pPr>
            <w:spacing w:after="0" w:before="235" w:line="254" w:lineRule="exact"/>
            <w:ind w:left="720"/>
            <w:jc w:val="left"/>
          </w:pPr>
        </w:pPrChange>
      </w:pPr>
      <w:del w16du:dateUtc="2026-07-07T18:18:00Z" w:author="Author" w:date="2026-07-07T20:18:00Z" w:id="8093">
        <w:r>
          <w:rPr>
            <w:color w:val="000000"/>
          </w:rPr>
          <w:delText>(f)</w:delText>
        </w:r>
        <w:r>
          <w:rPr>
            <w:color w:val="000000"/>
            <w:spacing w:val="445"/>
          </w:rPr>
          <w:delText xml:space="preserve"> </w:delText>
        </w:r>
      </w:del>
      <w:r w:rsidR="00A96A35" w:rsidRPr="0027638C">
        <w:rPr>
          <w:sz w:val="24"/>
          <w:rPrChange w16du:dateUtc="2026-07-07T18:18:00Z" w:author="Author" w:date="2026-07-07T20:18:00Z" w:id="8094">
            <w:rPr>
              <w:rFonts w:ascii="Times New Roman"/>
              <w:color w:val="000000"/>
            </w:rPr>
          </w:rPrChange>
        </w:rPr>
        <w:t>Dolor</w:t>
      </w:r>
      <w:r w:rsidR="00A96A35" w:rsidRPr="0027638C">
        <w:rPr>
          <w:sz w:val="24"/>
          <w:rPrChange w16du:dateUtc="2026-07-07T18:18:00Z" w:author="Author" w:date="2026-07-07T20:18:00Z" w:id="8095">
            <w:rPr>
              <w:rFonts w:ascii="Times New Roman"/>
              <w:color w:val="000000"/>
              <w:spacing w:val="26"/>
            </w:rPr>
          </w:rPrChange>
        </w:rPr>
        <w:t xml:space="preserve"> </w:t>
      </w:r>
      <w:r w:rsidR="00A96A35" w:rsidRPr="0027638C">
        <w:rPr>
          <w:sz w:val="24"/>
          <w:rPrChange w16du:dateUtc="2026-07-07T18:18:00Z" w:author="Author" w:date="2026-07-07T20:18:00Z" w:id="8096">
            <w:rPr>
              <w:rFonts w:ascii="Times New Roman"/>
              <w:color w:val="000000"/>
            </w:rPr>
          </w:rPrChange>
        </w:rPr>
        <w:t>sit</w:t>
      </w:r>
      <w:r w:rsidR="00A96A35" w:rsidRPr="0027638C">
        <w:rPr>
          <w:sz w:val="24"/>
          <w:rPrChange w16du:dateUtc="2026-07-07T18:18:00Z" w:author="Author" w:date="2026-07-07T20:18:00Z" w:id="8097">
            <w:rPr>
              <w:rFonts w:ascii="Times New Roman"/>
              <w:color w:val="000000"/>
              <w:spacing w:val="26"/>
            </w:rPr>
          </w:rPrChange>
        </w:rPr>
        <w:t xml:space="preserve"> </w:t>
      </w:r>
      <w:r w:rsidR="00A96A35" w:rsidRPr="0027638C">
        <w:rPr>
          <w:sz w:val="24"/>
          <w:rPrChange w16du:dateUtc="2026-07-07T18:18:00Z" w:author="Author" w:date="2026-07-07T20:18:00Z" w:id="8098">
            <w:rPr>
              <w:rFonts w:ascii="Times New Roman"/>
              <w:color w:val="000000"/>
            </w:rPr>
          </w:rPrChange>
        </w:rPr>
        <w:t>amet</w:t>
      </w:r>
      <w:r w:rsidR="00A96A35" w:rsidRPr="0027638C">
        <w:rPr>
          <w:sz w:val="24"/>
          <w:rPrChange w16du:dateUtc="2026-07-07T18:18:00Z" w:author="Author" w:date="2026-07-07T20:18:00Z" w:id="8099">
            <w:rPr>
              <w:rFonts w:ascii="Times New Roman"/>
              <w:color w:val="000000"/>
              <w:spacing w:val="26"/>
            </w:rPr>
          </w:rPrChange>
        </w:rPr>
        <w:t xml:space="preserve"> </w:t>
      </w:r>
      <w:r w:rsidR="00A96A35" w:rsidRPr="0027638C">
        <w:rPr>
          <w:sz w:val="24"/>
          <w:rPrChange w16du:dateUtc="2026-07-07T18:18:00Z" w:author="Author" w:date="2026-07-07T20:18:00Z" w:id="8100">
            <w:rPr>
              <w:rFonts w:ascii="Times New Roman"/>
              <w:color w:val="000000"/>
            </w:rPr>
          </w:rPrChange>
        </w:rPr>
        <w:t>Consectetur</w:t>
      </w:r>
      <w:r w:rsidR="00A96A35" w:rsidRPr="0027638C">
        <w:rPr>
          <w:sz w:val="24"/>
          <w:rPrChange w16du:dateUtc="2026-07-07T18:18:00Z" w:author="Author" w:date="2026-07-07T20:18:00Z" w:id="8101">
            <w:rPr>
              <w:rFonts w:ascii="Times New Roman"/>
              <w:color w:val="000000"/>
              <w:spacing w:val="26"/>
            </w:rPr>
          </w:rPrChange>
        </w:rPr>
        <w:t xml:space="preserve"> </w:t>
      </w:r>
      <w:r w:rsidR="00A96A35" w:rsidRPr="0027638C">
        <w:rPr>
          <w:sz w:val="24"/>
          <w:rPrChange w16du:dateUtc="2026-07-07T18:18:00Z" w:author="Author" w:date="2026-07-07T20:18:00Z" w:id="8102">
            <w:rPr>
              <w:rFonts w:ascii="Times New Roman"/>
              <w:color w:val="000000"/>
            </w:rPr>
          </w:rPrChange>
        </w:rPr>
        <w:t>Adipiscing</w:t>
      </w:r>
      <w:r w:rsidR="00A96A35" w:rsidRPr="0027638C">
        <w:rPr>
          <w:sz w:val="24"/>
          <w:rPrChange w16du:dateUtc="2026-07-07T18:18:00Z" w:author="Author" w:date="2026-07-07T20:18:00Z" w:id="8103">
            <w:rPr>
              <w:rFonts w:ascii="Times New Roman"/>
              <w:color w:val="000000"/>
              <w:spacing w:val="26"/>
            </w:rPr>
          </w:rPrChange>
        </w:rPr>
        <w:t xml:space="preserve"> </w:t>
      </w:r>
      <w:r w:rsidR="00A96A35" w:rsidRPr="0027638C">
        <w:rPr>
          <w:sz w:val="24"/>
          <w:rPrChange w16du:dateUtc="2026-07-07T18:18:00Z" w:author="Author" w:date="2026-07-07T20:18:00Z" w:id="8104">
            <w:rPr>
              <w:rFonts w:ascii="Times New Roman"/>
              <w:color w:val="000000"/>
            </w:rPr>
          </w:rPrChange>
        </w:rPr>
        <w:t>Elit</w:t>
      </w:r>
      <w:r w:rsidR="00A96A35" w:rsidRPr="0027638C">
        <w:rPr>
          <w:sz w:val="24"/>
          <w:rPrChange w16du:dateUtc="2026-07-07T18:18:00Z" w:author="Author" w:date="2026-07-07T20:18:00Z" w:id="8105">
            <w:rPr>
              <w:rFonts w:ascii="Times New Roman"/>
              <w:color w:val="000000"/>
              <w:spacing w:val="26"/>
            </w:rPr>
          </w:rPrChange>
        </w:rPr>
        <w:t xml:space="preserve"> </w:t>
      </w:r>
      <w:r w:rsidR="00A96A35" w:rsidRPr="0027638C">
        <w:rPr>
          <w:sz w:val="24"/>
          <w:rPrChange w16du:dateUtc="2026-07-07T18:18:00Z" w:author="Author" w:date="2026-07-07T20:18:00Z" w:id="8106">
            <w:rPr>
              <w:rFonts w:ascii="Times New Roman"/>
              <w:color w:val="000000"/>
            </w:rPr>
          </w:rPrChange>
        </w:rPr>
        <w:t>sed</w:t>
      </w:r>
      <w:r w:rsidR="00A96A35" w:rsidRPr="0027638C">
        <w:rPr>
          <w:sz w:val="24"/>
          <w:rPrChange w16du:dateUtc="2026-07-07T18:18:00Z" w:author="Author" w:date="2026-07-07T20:18:00Z" w:id="8107">
            <w:rPr>
              <w:rFonts w:ascii="Times New Roman"/>
              <w:color w:val="000000"/>
              <w:spacing w:val="26"/>
            </w:rPr>
          </w:rPrChange>
        </w:rPr>
        <w:t xml:space="preserve"> </w:t>
      </w:r>
      <w:r w:rsidR="00A96A35" w:rsidRPr="0027638C">
        <w:rPr>
          <w:sz w:val="24"/>
          <w:rPrChange w16du:dateUtc="2026-07-07T18:18:00Z" w:author="Author" w:date="2026-07-07T20:18:00Z" w:id="8108">
            <w:rPr>
              <w:rFonts w:ascii="Times New Roman"/>
              <w:color w:val="000000"/>
            </w:rPr>
          </w:rPrChange>
        </w:rPr>
        <w:t>Do</w:t>
      </w:r>
      <w:r w:rsidR="00A96A35" w:rsidRPr="0027638C">
        <w:rPr>
          <w:sz w:val="24"/>
          <w:rPrChange w16du:dateUtc="2026-07-07T18:18:00Z" w:author="Author" w:date="2026-07-07T20:18:00Z" w:id="8109">
            <w:rPr>
              <w:rFonts w:ascii="Times New Roman"/>
              <w:color w:val="000000"/>
              <w:spacing w:val="27"/>
            </w:rPr>
          </w:rPrChange>
        </w:rPr>
        <w:t xml:space="preserve"> </w:t>
      </w:r>
      <w:r w:rsidR="00A96A35" w:rsidRPr="0027638C">
        <w:rPr>
          <w:sz w:val="24"/>
          <w:rPrChange w16du:dateUtc="2026-07-07T18:18:00Z" w:author="Author" w:date="2026-07-07T20:18:00Z" w:id="8110">
            <w:rPr>
              <w:rFonts w:ascii="Times New Roman"/>
              <w:color w:val="000000"/>
            </w:rPr>
          </w:rPrChange>
        </w:rPr>
        <w:t>eiusmod</w:t>
      </w:r>
      <w:r w:rsidR="00A96A35" w:rsidRPr="0027638C">
        <w:rPr>
          <w:sz w:val="24"/>
          <w:rPrChange w16du:dateUtc="2026-07-07T18:18:00Z" w:author="Author" w:date="2026-07-07T20:18:00Z" w:id="8111">
            <w:rPr>
              <w:rFonts w:ascii="Times New Roman"/>
              <w:color w:val="000000"/>
              <w:spacing w:val="26"/>
            </w:rPr>
          </w:rPrChange>
        </w:rPr>
        <w:t xml:space="preserve"> </w:t>
      </w:r>
      <w:r w:rsidR="00A96A35" w:rsidRPr="0027638C">
        <w:rPr>
          <w:sz w:val="24"/>
          <w:rPrChange w16du:dateUtc="2026-07-07T18:18:00Z" w:author="Author" w:date="2026-07-07T20:18:00Z" w:id="8112">
            <w:rPr>
              <w:rFonts w:ascii="Times New Roman"/>
              <w:color w:val="000000"/>
            </w:rPr>
          </w:rPrChange>
        </w:rPr>
        <w:t>tempor</w:t>
      </w:r>
      <w:r w:rsidR="00A96A35" w:rsidRPr="0027638C">
        <w:rPr>
          <w:sz w:val="24"/>
          <w:rPrChange w16du:dateUtc="2026-07-07T18:18:00Z" w:author="Author" w:date="2026-07-07T20:18:00Z" w:id="8113">
            <w:rPr>
              <w:rFonts w:ascii="Times New Roman"/>
              <w:color w:val="000000"/>
              <w:spacing w:val="26"/>
            </w:rPr>
          </w:rPrChange>
        </w:rPr>
        <w:t xml:space="preserve"> </w:t>
      </w:r>
      <w:r w:rsidR="00A96A35" w:rsidRPr="0027638C">
        <w:rPr>
          <w:sz w:val="24"/>
          <w:rPrChange w16du:dateUtc="2026-07-07T18:18:00Z" w:author="Author" w:date="2026-07-07T20:18:00Z" w:id="8114">
            <w:rPr>
              <w:rFonts w:ascii="Times New Roman"/>
              <w:color w:val="000000"/>
            </w:rPr>
          </w:rPrChange>
        </w:rPr>
        <w:t>incididunt</w:t>
      </w:r>
      <w:r w:rsidR="00A96A35" w:rsidRPr="0027638C">
        <w:rPr>
          <w:sz w:val="24"/>
          <w:rPrChange w16du:dateUtc="2026-07-07T18:18:00Z" w:author="Author" w:date="2026-07-07T20:18:00Z" w:id="8115">
            <w:rPr>
              <w:rFonts w:ascii="Times New Roman"/>
              <w:color w:val="000000"/>
              <w:spacing w:val="26"/>
            </w:rPr>
          </w:rPrChange>
        </w:rPr>
        <w:t xml:space="preserve"> </w:t>
      </w:r>
      <w:r w:rsidR="00A96A35" w:rsidRPr="0027638C">
        <w:rPr>
          <w:sz w:val="24"/>
          <w:rPrChange w16du:dateUtc="2026-07-07T18:18:00Z" w:author="Author" w:date="2026-07-07T20:18:00Z" w:id="8116">
            <w:rPr>
              <w:rFonts w:ascii="Times New Roman"/>
              <w:color w:val="000000"/>
            </w:rPr>
          </w:rPrChange>
        </w:rPr>
        <w:t>ut</w:t>
      </w:r>
      <w:r w:rsidR="00A96A35" w:rsidRPr="0027638C">
        <w:rPr>
          <w:sz w:val="24"/>
          <w:rPrChange w16du:dateUtc="2026-07-07T18:18:00Z" w:author="Author" w:date="2026-07-07T20:18:00Z" w:id="8117">
            <w:rPr>
              <w:rFonts w:ascii="Times New Roman"/>
              <w:color w:val="000000"/>
              <w:spacing w:val="26"/>
            </w:rPr>
          </w:rPrChange>
        </w:rPr>
        <w:t xml:space="preserve"> </w:t>
      </w:r>
      <w:r w:rsidR="00A96A35" w:rsidRPr="0027638C">
        <w:rPr>
          <w:sz w:val="24"/>
          <w:rPrChange w16du:dateUtc="2026-07-07T18:18:00Z" w:author="Author" w:date="2026-07-07T20:18:00Z" w:id="8118">
            <w:rPr>
              <w:rFonts w:ascii="Times New Roman"/>
              <w:color w:val="000000"/>
            </w:rPr>
          </w:rPrChange>
        </w:rPr>
        <w:t>labore</w:t>
      </w:r>
      <w:r w:rsidR="00A96A35" w:rsidRPr="0027638C">
        <w:rPr>
          <w:sz w:val="24"/>
          <w:rPrChange w16du:dateUtc="2026-07-07T18:18:00Z" w:author="Author" w:date="2026-07-07T20:18:00Z" w:id="8119">
            <w:rPr>
              <w:rFonts w:ascii="Times New Roman"/>
              <w:color w:val="000000"/>
              <w:spacing w:val="26"/>
            </w:rPr>
          </w:rPrChange>
        </w:rPr>
        <w:t xml:space="preserve"> </w:t>
      </w:r>
      <w:r w:rsidR="00A96A35" w:rsidRPr="0027638C">
        <w:rPr>
          <w:sz w:val="24"/>
          <w:rPrChange w16du:dateUtc="2026-07-07T18:18:00Z" w:author="Author" w:date="2026-07-07T20:18:00Z" w:id="8120">
            <w:rPr>
              <w:rFonts w:ascii="Times New Roman"/>
              <w:color w:val="000000"/>
            </w:rPr>
          </w:rPrChange>
        </w:rPr>
        <w:t>et</w:t>
      </w:r>
      <w:r w:rsidR="00A96A35" w:rsidRPr="0027638C">
        <w:rPr>
          <w:sz w:val="24"/>
          <w:rPrChange w16du:dateUtc="2026-07-07T18:18:00Z" w:author="Author" w:date="2026-07-07T20:18:00Z" w:id="8121">
            <w:rPr>
              <w:rFonts w:ascii="Times New Roman"/>
              <w:color w:val="000000"/>
              <w:spacing w:val="26"/>
            </w:rPr>
          </w:rPrChange>
        </w:rPr>
        <w:t xml:space="preserve"> </w:t>
      </w:r>
      <w:r w:rsidR="00A96A35" w:rsidRPr="0027638C">
        <w:rPr>
          <w:sz w:val="24"/>
          <w:rPrChange w16du:dateUtc="2026-07-07T18:18:00Z" w:author="Author" w:date="2026-07-07T20:18:00Z" w:id="8122">
            <w:rPr>
              <w:rFonts w:ascii="Times New Roman" w:hAnsi="Times New Roman"/>
              <w:color w:val="000000"/>
            </w:rPr>
          </w:rPrChange>
        </w:rPr>
        <w:t>dolore</w:t>
      </w:r>
      <w:del w16du:dateUtc="2026-07-07T18:18:00Z" w:author="Author" w:date="2026-07-07T20:18:00Z" w:id="8123">
        <w:r>
          <w:rPr>
            <w:color w:val="000000"/>
          </w:rPr>
          <w:cr/>
        </w:r>
      </w:del>
      <w:r w:rsidR="00A96A35" w:rsidRPr="0027638C">
        <w:rPr>
          <w:sz w:val="24"/>
          <w:rPrChange w16du:dateUtc="2026-07-07T18:18:00Z" w:author="Author" w:date="2026-07-07T20:18:00Z" w:id="8124">
            <w:rPr>
              <w:rFonts w:ascii="Times New Roman"/>
              <w:color w:val="000000"/>
              <w:spacing w:val="665"/>
            </w:rPr>
          </w:rPrChange>
        </w:rPr>
        <w:t xml:space="preserve"> </w:t>
      </w:r>
      <w:r w:rsidR="00A96A35" w:rsidRPr="0027638C">
        <w:rPr>
          <w:sz w:val="24"/>
          <w:rPrChange w16du:dateUtc="2026-07-07T18:18:00Z" w:author="Author" w:date="2026-07-07T20:18:00Z" w:id="8125">
            <w:rPr>
              <w:rFonts w:ascii="Times New Roman"/>
              <w:color w:val="000000"/>
            </w:rPr>
          </w:rPrChange>
        </w:rPr>
        <w:t>magna Aliqua lorem ipsum dolor sit amet consectetur Adipiscing.</w:t>
      </w:r>
    </w:p>
    <w:p w14:paraId="584D91B0" w14:textId="77777777" w:rsidR="009609E8" w:rsidRDefault="00000000" w:rsidRPr="0027638C">
      <w:pPr>
        <w:pStyle w:val="ListParagraph"/>
        <w:numPr>
          <w:ilvl w:val="1"/>
          <w:numId w:val="5"/>
        </w:numPr>
        <w:tabs>
          <w:tab w:pos="1438" w:val="left"/>
          <w:tab w:pos="1440" w:val="left"/>
        </w:tabs>
        <w:spacing w:before="243"/>
        <w:ind w:right="356"/>
        <w:rPr>
          <w:sz w:val="24"/>
          <w:rPrChange w16du:dateUtc="2026-07-07T18:18:00Z" w:author="Author" w:date="2026-07-07T20:18:00Z" w:id="8126">
            <w:rPr>
              <w:rFonts w:ascii="Times New Roman"/>
              <w:color w:val="000000"/>
            </w:rPr>
          </w:rPrChange>
        </w:rPr>
        <w:pPrChange w16du:dateUtc="2026-07-07T18:18:00Z" w:author="Author" w:date="2026-07-07T20:18:00Z" w:id="8127">
          <w:pPr>
            <w:spacing w:after="0" w:before="242" w:line="252" w:lineRule="exact"/>
            <w:ind w:left="720"/>
            <w:jc w:val="left"/>
          </w:pPr>
        </w:pPrChange>
      </w:pPr>
      <w:del w16du:dateUtc="2026-07-07T18:18:00Z" w:author="Author" w:date="2026-07-07T20:18:00Z" w:id="8128">
        <w:r>
          <w:rPr>
            <w:color w:val="000000"/>
          </w:rPr>
          <w:delText>(g)</w:delText>
        </w:r>
        <w:r>
          <w:rPr>
            <w:color w:val="000000"/>
            <w:spacing w:val="409"/>
          </w:rPr>
          <w:delText xml:space="preserve"> </w:delText>
        </w:r>
      </w:del>
      <w:r w:rsidR="00A96A35" w:rsidRPr="0027638C">
        <w:rPr>
          <w:sz w:val="24"/>
          <w:rPrChange w16du:dateUtc="2026-07-07T18:18:00Z" w:author="Author" w:date="2026-07-07T20:18:00Z" w:id="8129">
            <w:rPr>
              <w:rFonts w:ascii="Times New Roman"/>
              <w:color w:val="000000"/>
            </w:rPr>
          </w:rPrChange>
        </w:rPr>
        <w:t>Elit</w:t>
      </w:r>
      <w:r w:rsidR="00A96A35" w:rsidRPr="0027638C">
        <w:rPr>
          <w:sz w:val="24"/>
          <w:rPrChange w16du:dateUtc="2026-07-07T18:18:00Z" w:author="Author" w:date="2026-07-07T20:18:00Z" w:id="8130">
            <w:rPr>
              <w:rFonts w:ascii="Times New Roman"/>
              <w:color w:val="000000"/>
              <w:spacing w:val="3"/>
            </w:rPr>
          </w:rPrChange>
        </w:rPr>
        <w:t xml:space="preserve"> </w:t>
      </w:r>
      <w:r w:rsidR="00A96A35" w:rsidRPr="0027638C">
        <w:rPr>
          <w:sz w:val="24"/>
          <w:rPrChange w16du:dateUtc="2026-07-07T18:18:00Z" w:author="Author" w:date="2026-07-07T20:18:00Z" w:id="8131">
            <w:rPr>
              <w:rFonts w:ascii="Times New Roman"/>
              <w:color w:val="000000"/>
            </w:rPr>
          </w:rPrChange>
        </w:rPr>
        <w:t>sed</w:t>
      </w:r>
      <w:r w:rsidR="00A96A35" w:rsidRPr="0027638C">
        <w:rPr>
          <w:sz w:val="24"/>
          <w:rPrChange w16du:dateUtc="2026-07-07T18:18:00Z" w:author="Author" w:date="2026-07-07T20:18:00Z" w:id="8132">
            <w:rPr>
              <w:rFonts w:ascii="Times New Roman"/>
              <w:color w:val="000000"/>
              <w:spacing w:val="3"/>
            </w:rPr>
          </w:rPrChange>
        </w:rPr>
        <w:t xml:space="preserve"> </w:t>
      </w:r>
      <w:r w:rsidR="00A96A35" w:rsidRPr="0027638C">
        <w:rPr>
          <w:sz w:val="24"/>
          <w:rPrChange w16du:dateUtc="2026-07-07T18:18:00Z" w:author="Author" w:date="2026-07-07T20:18:00Z" w:id="8133">
            <w:rPr>
              <w:rFonts w:ascii="Times New Roman"/>
              <w:color w:val="000000"/>
            </w:rPr>
          </w:rPrChange>
        </w:rPr>
        <w:t>do,</w:t>
      </w:r>
      <w:r w:rsidR="00A96A35" w:rsidRPr="0027638C">
        <w:rPr>
          <w:sz w:val="24"/>
          <w:rPrChange w16du:dateUtc="2026-07-07T18:18:00Z" w:author="Author" w:date="2026-07-07T20:18:00Z" w:id="8134">
            <w:rPr>
              <w:rFonts w:ascii="Times New Roman"/>
              <w:color w:val="000000"/>
              <w:spacing w:val="3"/>
            </w:rPr>
          </w:rPrChange>
        </w:rPr>
        <w:t xml:space="preserve"> </w:t>
      </w:r>
      <w:r w:rsidR="00A96A35" w:rsidRPr="0027638C">
        <w:rPr>
          <w:sz w:val="24"/>
          <w:rPrChange w16du:dateUtc="2026-07-07T18:18:00Z" w:author="Author" w:date="2026-07-07T20:18:00Z" w:id="8135">
            <w:rPr>
              <w:rFonts w:ascii="Times New Roman"/>
              <w:color w:val="000000"/>
            </w:rPr>
          </w:rPrChange>
        </w:rPr>
        <w:t>eiusmod</w:t>
      </w:r>
      <w:r w:rsidR="00A96A35" w:rsidRPr="0027638C">
        <w:rPr>
          <w:sz w:val="24"/>
          <w:rPrChange w16du:dateUtc="2026-07-07T18:18:00Z" w:author="Author" w:date="2026-07-07T20:18:00Z" w:id="8136">
            <w:rPr>
              <w:rFonts w:ascii="Times New Roman"/>
              <w:color w:val="000000"/>
              <w:spacing w:val="3"/>
            </w:rPr>
          </w:rPrChange>
        </w:rPr>
        <w:t xml:space="preserve"> </w:t>
      </w:r>
      <w:r w:rsidR="00A96A35" w:rsidRPr="0027638C">
        <w:rPr>
          <w:sz w:val="24"/>
          <w:rPrChange w16du:dateUtc="2026-07-07T18:18:00Z" w:author="Author" w:date="2026-07-07T20:18:00Z" w:id="8137">
            <w:rPr>
              <w:rFonts w:ascii="Times New Roman"/>
              <w:color w:val="000000"/>
            </w:rPr>
          </w:rPrChange>
        </w:rPr>
        <w:t>tempor</w:t>
      </w:r>
      <w:r w:rsidR="00A96A35" w:rsidRPr="0027638C">
        <w:rPr>
          <w:sz w:val="24"/>
          <w:rPrChange w16du:dateUtc="2026-07-07T18:18:00Z" w:author="Author" w:date="2026-07-07T20:18:00Z" w:id="8138">
            <w:rPr>
              <w:rFonts w:ascii="Times New Roman"/>
              <w:color w:val="000000"/>
              <w:spacing w:val="3"/>
            </w:rPr>
          </w:rPrChange>
        </w:rPr>
        <w:t xml:space="preserve"> </w:t>
      </w:r>
      <w:r w:rsidR="00A96A35" w:rsidRPr="0027638C">
        <w:rPr>
          <w:sz w:val="24"/>
          <w:rPrChange w16du:dateUtc="2026-07-07T18:18:00Z" w:author="Author" w:date="2026-07-07T20:18:00Z" w:id="8139">
            <w:rPr>
              <w:rFonts w:ascii="Times New Roman"/>
              <w:color w:val="000000"/>
            </w:rPr>
          </w:rPrChange>
        </w:rPr>
        <w:t>incididunt</w:t>
      </w:r>
      <w:r w:rsidR="00A96A35" w:rsidRPr="0027638C">
        <w:rPr>
          <w:sz w:val="24"/>
          <w:rPrChange w16du:dateUtc="2026-07-07T18:18:00Z" w:author="Author" w:date="2026-07-07T20:18:00Z" w:id="8140">
            <w:rPr>
              <w:rFonts w:ascii="Times New Roman"/>
              <w:color w:val="000000"/>
              <w:spacing w:val="3"/>
            </w:rPr>
          </w:rPrChange>
        </w:rPr>
        <w:t xml:space="preserve"> </w:t>
      </w:r>
      <w:r w:rsidR="00A96A35" w:rsidRPr="0027638C">
        <w:rPr>
          <w:sz w:val="24"/>
          <w:rPrChange w16du:dateUtc="2026-07-07T18:18:00Z" w:author="Author" w:date="2026-07-07T20:18:00Z" w:id="8141">
            <w:rPr>
              <w:rFonts w:ascii="Times New Roman"/>
              <w:color w:val="000000"/>
            </w:rPr>
          </w:rPrChange>
        </w:rPr>
        <w:t>ut,</w:t>
      </w:r>
      <w:r w:rsidR="00A96A35" w:rsidRPr="0027638C">
        <w:rPr>
          <w:sz w:val="24"/>
          <w:rPrChange w16du:dateUtc="2026-07-07T18:18:00Z" w:author="Author" w:date="2026-07-07T20:18:00Z" w:id="8142">
            <w:rPr>
              <w:rFonts w:ascii="Times New Roman"/>
              <w:color w:val="000000"/>
              <w:spacing w:val="3"/>
            </w:rPr>
          </w:rPrChange>
        </w:rPr>
        <w:t xml:space="preserve"> </w:t>
      </w:r>
      <w:r w:rsidR="00A96A35" w:rsidRPr="0027638C">
        <w:rPr>
          <w:sz w:val="24"/>
          <w:rPrChange w16du:dateUtc="2026-07-07T18:18:00Z" w:author="Author" w:date="2026-07-07T20:18:00Z" w:id="8143">
            <w:rPr>
              <w:rFonts w:ascii="Times New Roman"/>
              <w:color w:val="000000"/>
            </w:rPr>
          </w:rPrChange>
        </w:rPr>
        <w:t>labore</w:t>
      </w:r>
      <w:r w:rsidR="00A96A35" w:rsidRPr="0027638C">
        <w:rPr>
          <w:sz w:val="24"/>
          <w:rPrChange w16du:dateUtc="2026-07-07T18:18:00Z" w:author="Author" w:date="2026-07-07T20:18:00Z" w:id="8144">
            <w:rPr>
              <w:rFonts w:ascii="Times New Roman"/>
              <w:color w:val="000000"/>
              <w:spacing w:val="3"/>
            </w:rPr>
          </w:rPrChange>
        </w:rPr>
        <w:t xml:space="preserve"> </w:t>
      </w:r>
      <w:r w:rsidR="00A96A35" w:rsidRPr="0027638C">
        <w:rPr>
          <w:sz w:val="24"/>
          <w:rPrChange w16du:dateUtc="2026-07-07T18:18:00Z" w:author="Author" w:date="2026-07-07T20:18:00Z" w:id="8145">
            <w:rPr>
              <w:rFonts w:ascii="Times New Roman"/>
              <w:color w:val="000000"/>
            </w:rPr>
          </w:rPrChange>
        </w:rPr>
        <w:t>et</w:t>
      </w:r>
      <w:r w:rsidR="00A96A35" w:rsidRPr="0027638C">
        <w:rPr>
          <w:sz w:val="24"/>
          <w:rPrChange w16du:dateUtc="2026-07-07T18:18:00Z" w:author="Author" w:date="2026-07-07T20:18:00Z" w:id="8146">
            <w:rPr>
              <w:rFonts w:ascii="Times New Roman"/>
              <w:color w:val="000000"/>
              <w:spacing w:val="3"/>
            </w:rPr>
          </w:rPrChange>
        </w:rPr>
        <w:t xml:space="preserve"> </w:t>
      </w:r>
      <w:r w:rsidR="00A96A35" w:rsidRPr="0027638C">
        <w:rPr>
          <w:sz w:val="24"/>
          <w:rPrChange w16du:dateUtc="2026-07-07T18:18:00Z" w:author="Author" w:date="2026-07-07T20:18:00Z" w:id="8147">
            <w:rPr>
              <w:rFonts w:ascii="Times New Roman"/>
              <w:color w:val="000000"/>
            </w:rPr>
          </w:rPrChange>
        </w:rPr>
        <w:t>dolore</w:t>
      </w:r>
      <w:r w:rsidR="00A96A35" w:rsidRPr="0027638C">
        <w:rPr>
          <w:sz w:val="24"/>
          <w:rPrChange w16du:dateUtc="2026-07-07T18:18:00Z" w:author="Author" w:date="2026-07-07T20:18:00Z" w:id="8148">
            <w:rPr>
              <w:rFonts w:ascii="Times New Roman"/>
              <w:color w:val="000000"/>
              <w:spacing w:val="3"/>
            </w:rPr>
          </w:rPrChange>
        </w:rPr>
        <w:t xml:space="preserve"> </w:t>
      </w:r>
      <w:r w:rsidR="00A96A35" w:rsidRPr="0027638C">
        <w:rPr>
          <w:sz w:val="24"/>
          <w:rPrChange w16du:dateUtc="2026-07-07T18:18:00Z" w:author="Author" w:date="2026-07-07T20:18:00Z" w:id="8149">
            <w:rPr>
              <w:rFonts w:ascii="Times New Roman"/>
              <w:color w:val="000000"/>
            </w:rPr>
          </w:rPrChange>
        </w:rPr>
        <w:t>magna</w:t>
      </w:r>
      <w:r w:rsidR="00A96A35" w:rsidRPr="0027638C">
        <w:rPr>
          <w:sz w:val="24"/>
          <w:rPrChange w16du:dateUtc="2026-07-07T18:18:00Z" w:author="Author" w:date="2026-07-07T20:18:00Z" w:id="8150">
            <w:rPr>
              <w:rFonts w:ascii="Times New Roman"/>
              <w:color w:val="000000"/>
              <w:spacing w:val="3"/>
            </w:rPr>
          </w:rPrChange>
        </w:rPr>
        <w:t xml:space="preserve"> </w:t>
      </w:r>
      <w:r w:rsidR="00A96A35" w:rsidRPr="0027638C">
        <w:rPr>
          <w:sz w:val="24"/>
          <w:rPrChange w16du:dateUtc="2026-07-07T18:18:00Z" w:author="Author" w:date="2026-07-07T20:18:00Z" w:id="8151">
            <w:rPr>
              <w:rFonts w:ascii="Times New Roman"/>
              <w:color w:val="000000"/>
            </w:rPr>
          </w:rPrChange>
        </w:rPr>
        <w:t>aliqua</w:t>
      </w:r>
      <w:r w:rsidR="00A96A35" w:rsidRPr="0027638C">
        <w:rPr>
          <w:sz w:val="24"/>
          <w:rPrChange w16du:dateUtc="2026-07-07T18:18:00Z" w:author="Author" w:date="2026-07-07T20:18:00Z" w:id="8152">
            <w:rPr>
              <w:rFonts w:ascii="Times New Roman"/>
              <w:color w:val="000000"/>
              <w:spacing w:val="3"/>
            </w:rPr>
          </w:rPrChange>
        </w:rPr>
        <w:t xml:space="preserve"> </w:t>
      </w:r>
      <w:r w:rsidR="00A96A35" w:rsidRPr="0027638C">
        <w:rPr>
          <w:sz w:val="24"/>
          <w:rPrChange w16du:dateUtc="2026-07-07T18:18:00Z" w:author="Author" w:date="2026-07-07T20:18:00Z" w:id="8153">
            <w:rPr>
              <w:rFonts w:ascii="Times New Roman"/>
              <w:color w:val="000000"/>
            </w:rPr>
          </w:rPrChange>
        </w:rPr>
        <w:t>lorem</w:t>
      </w:r>
      <w:r w:rsidR="00A96A35" w:rsidRPr="0027638C">
        <w:rPr>
          <w:sz w:val="24"/>
          <w:rPrChange w16du:dateUtc="2026-07-07T18:18:00Z" w:author="Author" w:date="2026-07-07T20:18:00Z" w:id="8154">
            <w:rPr>
              <w:rFonts w:ascii="Times New Roman"/>
              <w:color w:val="000000"/>
              <w:spacing w:val="3"/>
            </w:rPr>
          </w:rPrChange>
        </w:rPr>
        <w:t xml:space="preserve"> </w:t>
      </w:r>
      <w:r w:rsidR="00A96A35" w:rsidRPr="0027638C">
        <w:rPr>
          <w:sz w:val="24"/>
          <w:rPrChange w16du:dateUtc="2026-07-07T18:18:00Z" w:author="Author" w:date="2026-07-07T20:18:00Z" w:id="8155">
            <w:rPr>
              <w:rFonts w:ascii="Times New Roman"/>
              <w:color w:val="000000"/>
            </w:rPr>
          </w:rPrChange>
        </w:rPr>
        <w:lastRenderedPageBreak/>
        <w:t>ipsum</w:t>
      </w:r>
      <w:r w:rsidR="00A96A35" w:rsidRPr="0027638C">
        <w:rPr>
          <w:sz w:val="24"/>
          <w:rPrChange w16du:dateUtc="2026-07-07T18:18:00Z" w:author="Author" w:date="2026-07-07T20:18:00Z" w:id="8156">
            <w:rPr>
              <w:rFonts w:ascii="Times New Roman"/>
              <w:color w:val="000000"/>
              <w:spacing w:val="3"/>
            </w:rPr>
          </w:rPrChange>
        </w:rPr>
        <w:t xml:space="preserve"> </w:t>
      </w:r>
      <w:r w:rsidR="00A96A35" w:rsidRPr="0027638C">
        <w:rPr>
          <w:sz w:val="24"/>
          <w:rPrChange w16du:dateUtc="2026-07-07T18:18:00Z" w:author="Author" w:date="2026-07-07T20:18:00Z" w:id="8157">
            <w:rPr>
              <w:rFonts w:ascii="Times New Roman" w:hAnsi="Times New Roman"/>
              <w:color w:val="000000"/>
            </w:rPr>
          </w:rPrChange>
        </w:rPr>
        <w:t>dolor</w:t>
      </w:r>
      <w:del w16du:dateUtc="2026-07-07T18:18:00Z" w:author="Author" w:date="2026-07-07T20:18:00Z" w:id="8158">
        <w:r>
          <w:rPr>
            <w:color w:val="000000"/>
          </w:rPr>
          <w:cr/>
        </w:r>
      </w:del>
      <w:r w:rsidR="00A96A35" w:rsidRPr="0027638C">
        <w:rPr>
          <w:sz w:val="24"/>
          <w:rPrChange w16du:dateUtc="2026-07-07T18:18:00Z" w:author="Author" w:date="2026-07-07T20:18:00Z" w:id="8159">
            <w:rPr>
              <w:rFonts w:ascii="Times New Roman"/>
              <w:color w:val="000000"/>
              <w:spacing w:val="665"/>
            </w:rPr>
          </w:rPrChange>
        </w:rPr>
        <w:t xml:space="preserve"> </w:t>
      </w:r>
      <w:r w:rsidR="00A96A35" w:rsidRPr="0027638C">
        <w:rPr>
          <w:sz w:val="24"/>
          <w:rPrChange w16du:dateUtc="2026-07-07T18:18:00Z" w:author="Author" w:date="2026-07-07T20:18:00Z" w:id="8160">
            <w:rPr>
              <w:rFonts w:ascii="Times New Roman" w:hAnsi="Times New Roman"/>
              <w:color w:val="000000"/>
            </w:rPr>
          </w:rPrChange>
        </w:rPr>
        <w:t>Sit’amet</w:t>
      </w:r>
      <w:r w:rsidR="00A96A35" w:rsidRPr="0027638C">
        <w:rPr>
          <w:spacing w:val="-4"/>
          <w:sz w:val="24"/>
          <w:rPrChange w16du:dateUtc="2026-07-07T18:18:00Z" w:author="Author" w:date="2026-07-07T20:18:00Z" w:id="8161">
            <w:rPr>
              <w:rFonts w:ascii="Times New Roman"/>
              <w:color w:val="000000"/>
            </w:rPr>
          </w:rPrChange>
        </w:rPr>
        <w:t xml:space="preserve"> </w:t>
      </w:r>
      <w:r w:rsidR="00A96A35" w:rsidRPr="0027638C">
        <w:rPr>
          <w:sz w:val="24"/>
          <w:rPrChange w16du:dateUtc="2026-07-07T18:18:00Z" w:author="Author" w:date="2026-07-07T20:18:00Z" w:id="8162">
            <w:rPr>
              <w:rFonts w:ascii="Times New Roman"/>
              <w:color w:val="000000"/>
            </w:rPr>
          </w:rPrChange>
        </w:rPr>
        <w:t>consectetur</w:t>
      </w:r>
      <w:r w:rsidR="00A96A35" w:rsidRPr="0027638C">
        <w:rPr>
          <w:spacing w:val="-4"/>
          <w:sz w:val="24"/>
          <w:rPrChange w16du:dateUtc="2026-07-07T18:18:00Z" w:author="Author" w:date="2026-07-07T20:18:00Z" w:id="8163">
            <w:rPr>
              <w:rFonts w:ascii="Times New Roman"/>
              <w:color w:val="000000"/>
            </w:rPr>
          </w:rPrChange>
        </w:rPr>
        <w:t xml:space="preserve"> </w:t>
      </w:r>
      <w:r w:rsidR="00A96A35" w:rsidRPr="0027638C">
        <w:rPr>
          <w:sz w:val="24"/>
          <w:rPrChange w16du:dateUtc="2026-07-07T18:18:00Z" w:author="Author" w:date="2026-07-07T20:18:00Z" w:id="8164">
            <w:rPr>
              <w:rFonts w:ascii="Times New Roman"/>
              <w:color w:val="000000"/>
            </w:rPr>
          </w:rPrChange>
        </w:rPr>
        <w:t>adipiscing</w:t>
      </w:r>
      <w:r w:rsidR="00A96A35" w:rsidRPr="0027638C">
        <w:rPr>
          <w:spacing w:val="-4"/>
          <w:sz w:val="24"/>
          <w:rPrChange w16du:dateUtc="2026-07-07T18:18:00Z" w:author="Author" w:date="2026-07-07T20:18:00Z" w:id="8165">
            <w:rPr>
              <w:rFonts w:ascii="Times New Roman"/>
              <w:color w:val="000000"/>
            </w:rPr>
          </w:rPrChange>
        </w:rPr>
        <w:t xml:space="preserve"> </w:t>
      </w:r>
      <w:r w:rsidR="00A96A35" w:rsidRPr="0027638C">
        <w:rPr>
          <w:sz w:val="24"/>
          <w:rPrChange w16du:dateUtc="2026-07-07T18:18:00Z" w:author="Author" w:date="2026-07-07T20:18:00Z" w:id="8166">
            <w:rPr>
              <w:rFonts w:ascii="Times New Roman"/>
              <w:color w:val="000000"/>
            </w:rPr>
          </w:rPrChange>
        </w:rPr>
        <w:t>elit</w:t>
      </w:r>
      <w:r w:rsidR="00A96A35" w:rsidRPr="0027638C">
        <w:rPr>
          <w:spacing w:val="-4"/>
          <w:sz w:val="24"/>
          <w:rPrChange w16du:dateUtc="2026-07-07T18:18:00Z" w:author="Author" w:date="2026-07-07T20:18:00Z" w:id="8167">
            <w:rPr>
              <w:rFonts w:ascii="Times New Roman"/>
              <w:color w:val="000000"/>
            </w:rPr>
          </w:rPrChange>
        </w:rPr>
        <w:t xml:space="preserve"> </w:t>
      </w:r>
      <w:r w:rsidR="00A96A35" w:rsidRPr="0027638C">
        <w:rPr>
          <w:sz w:val="24"/>
          <w:rPrChange w16du:dateUtc="2026-07-07T18:18:00Z" w:author="Author" w:date="2026-07-07T20:18:00Z" w:id="8168">
            <w:rPr>
              <w:rFonts w:ascii="Times New Roman"/>
              <w:color w:val="000000"/>
            </w:rPr>
          </w:rPrChange>
        </w:rPr>
        <w:t>sed</w:t>
      </w:r>
      <w:r w:rsidR="00A96A35" w:rsidRPr="0027638C">
        <w:rPr>
          <w:spacing w:val="-4"/>
          <w:sz w:val="24"/>
          <w:rPrChange w16du:dateUtc="2026-07-07T18:18:00Z" w:author="Author" w:date="2026-07-07T20:18:00Z" w:id="8169">
            <w:rPr>
              <w:rFonts w:ascii="Times New Roman"/>
              <w:color w:val="000000"/>
            </w:rPr>
          </w:rPrChange>
        </w:rPr>
        <w:t xml:space="preserve"> </w:t>
      </w:r>
      <w:r w:rsidR="00A96A35" w:rsidRPr="0027638C">
        <w:rPr>
          <w:sz w:val="24"/>
          <w:rPrChange w16du:dateUtc="2026-07-07T18:18:00Z" w:author="Author" w:date="2026-07-07T20:18:00Z" w:id="8170">
            <w:rPr>
              <w:rFonts w:ascii="Times New Roman"/>
              <w:color w:val="000000"/>
            </w:rPr>
          </w:rPrChange>
        </w:rPr>
        <w:t>do</w:t>
      </w:r>
      <w:r w:rsidR="00A96A35" w:rsidRPr="0027638C">
        <w:rPr>
          <w:spacing w:val="-4"/>
          <w:sz w:val="24"/>
          <w:rPrChange w16du:dateUtc="2026-07-07T18:18:00Z" w:author="Author" w:date="2026-07-07T20:18:00Z" w:id="8171">
            <w:rPr>
              <w:rFonts w:ascii="Times New Roman"/>
              <w:color w:val="000000"/>
            </w:rPr>
          </w:rPrChange>
        </w:rPr>
        <w:t xml:space="preserve"> </w:t>
      </w:r>
      <w:r w:rsidR="00A96A35" w:rsidRPr="0027638C">
        <w:rPr>
          <w:sz w:val="24"/>
          <w:rPrChange w16du:dateUtc="2026-07-07T18:18:00Z" w:author="Author" w:date="2026-07-07T20:18:00Z" w:id="8172">
            <w:rPr>
              <w:rFonts w:ascii="Times New Roman"/>
              <w:color w:val="000000"/>
            </w:rPr>
          </w:rPrChange>
        </w:rPr>
        <w:t>eiusmod</w:t>
      </w:r>
      <w:r w:rsidR="00A96A35" w:rsidRPr="0027638C">
        <w:rPr>
          <w:spacing w:val="-4"/>
          <w:sz w:val="24"/>
          <w:rPrChange w16du:dateUtc="2026-07-07T18:18:00Z" w:author="Author" w:date="2026-07-07T20:18:00Z" w:id="8173">
            <w:rPr>
              <w:rFonts w:ascii="Times New Roman"/>
              <w:color w:val="000000"/>
            </w:rPr>
          </w:rPrChange>
        </w:rPr>
        <w:t xml:space="preserve"> </w:t>
      </w:r>
      <w:r w:rsidR="00A96A35" w:rsidRPr="0027638C">
        <w:rPr>
          <w:sz w:val="24"/>
          <w:rPrChange w16du:dateUtc="2026-07-07T18:18:00Z" w:author="Author" w:date="2026-07-07T20:18:00Z" w:id="8174">
            <w:rPr>
              <w:rFonts w:ascii="Times New Roman"/>
              <w:color w:val="000000"/>
            </w:rPr>
          </w:rPrChange>
        </w:rPr>
        <w:t>tempor</w:t>
      </w:r>
      <w:r w:rsidR="00A96A35" w:rsidRPr="0027638C">
        <w:rPr>
          <w:spacing w:val="-4"/>
          <w:sz w:val="24"/>
          <w:rPrChange w16du:dateUtc="2026-07-07T18:18:00Z" w:author="Author" w:date="2026-07-07T20:18:00Z" w:id="8175">
            <w:rPr>
              <w:rFonts w:ascii="Times New Roman"/>
              <w:color w:val="000000"/>
            </w:rPr>
          </w:rPrChange>
        </w:rPr>
        <w:t xml:space="preserve"> </w:t>
      </w:r>
      <w:r w:rsidR="00A96A35" w:rsidRPr="0027638C">
        <w:rPr>
          <w:sz w:val="24"/>
          <w:rPrChange w16du:dateUtc="2026-07-07T18:18:00Z" w:author="Author" w:date="2026-07-07T20:18:00Z" w:id="8176">
            <w:rPr>
              <w:rFonts w:ascii="Times New Roman"/>
              <w:color w:val="000000"/>
            </w:rPr>
          </w:rPrChange>
        </w:rPr>
        <w:t>incididunt</w:t>
      </w:r>
      <w:r w:rsidR="00A96A35" w:rsidRPr="0027638C">
        <w:rPr>
          <w:spacing w:val="-4"/>
          <w:sz w:val="24"/>
          <w:rPrChange w16du:dateUtc="2026-07-07T18:18:00Z" w:author="Author" w:date="2026-07-07T20:18:00Z" w:id="8177">
            <w:rPr>
              <w:rFonts w:ascii="Times New Roman"/>
              <w:color w:val="000000"/>
            </w:rPr>
          </w:rPrChange>
        </w:rPr>
        <w:t xml:space="preserve"> </w:t>
      </w:r>
      <w:r w:rsidR="00A96A35" w:rsidRPr="0027638C">
        <w:rPr>
          <w:sz w:val="24"/>
          <w:rPrChange w16du:dateUtc="2026-07-07T18:18:00Z" w:author="Author" w:date="2026-07-07T20:18:00Z" w:id="8178">
            <w:rPr>
              <w:rFonts w:ascii="Times New Roman"/>
              <w:color w:val="000000"/>
            </w:rPr>
          </w:rPrChange>
        </w:rPr>
        <w:t>ut</w:t>
      </w:r>
      <w:r w:rsidR="00A96A35" w:rsidRPr="0027638C">
        <w:rPr>
          <w:spacing w:val="-4"/>
          <w:sz w:val="24"/>
          <w:rPrChange w16du:dateUtc="2026-07-07T18:18:00Z" w:author="Author" w:date="2026-07-07T20:18:00Z" w:id="8179">
            <w:rPr>
              <w:rFonts w:ascii="Times New Roman"/>
              <w:color w:val="000000"/>
            </w:rPr>
          </w:rPrChange>
        </w:rPr>
        <w:t xml:space="preserve"> </w:t>
      </w:r>
      <w:r w:rsidR="00A96A35" w:rsidRPr="0027638C">
        <w:rPr>
          <w:sz w:val="24"/>
          <w:rPrChange w16du:dateUtc="2026-07-07T18:18:00Z" w:author="Author" w:date="2026-07-07T20:18:00Z" w:id="8180">
            <w:rPr>
              <w:rFonts w:ascii="Times New Roman"/>
              <w:color w:val="000000"/>
            </w:rPr>
          </w:rPrChange>
        </w:rPr>
        <w:t>labore</w:t>
      </w:r>
      <w:r w:rsidR="00A96A35" w:rsidRPr="0027638C">
        <w:rPr>
          <w:spacing w:val="-4"/>
          <w:sz w:val="24"/>
          <w:rPrChange w16du:dateUtc="2026-07-07T18:18:00Z" w:author="Author" w:date="2026-07-07T20:18:00Z" w:id="8181">
            <w:rPr>
              <w:rFonts w:ascii="Times New Roman"/>
              <w:color w:val="000000"/>
            </w:rPr>
          </w:rPrChange>
        </w:rPr>
        <w:t xml:space="preserve"> </w:t>
      </w:r>
      <w:r w:rsidR="00A96A35" w:rsidRPr="0027638C">
        <w:rPr>
          <w:sz w:val="24"/>
          <w:rPrChange w16du:dateUtc="2026-07-07T18:18:00Z" w:author="Author" w:date="2026-07-07T20:18:00Z" w:id="8182">
            <w:rPr>
              <w:rFonts w:ascii="Times New Roman"/>
              <w:color w:val="000000"/>
            </w:rPr>
          </w:rPrChange>
        </w:rPr>
        <w:t>Et</w:t>
      </w:r>
      <w:r w:rsidR="00A96A35" w:rsidRPr="0027638C">
        <w:rPr>
          <w:spacing w:val="-4"/>
          <w:sz w:val="24"/>
          <w:rPrChange w16du:dateUtc="2026-07-07T18:18:00Z" w:author="Author" w:date="2026-07-07T20:18:00Z" w:id="8183">
            <w:rPr>
              <w:rFonts w:ascii="Times New Roman"/>
              <w:color w:val="000000"/>
            </w:rPr>
          </w:rPrChange>
        </w:rPr>
        <w:t xml:space="preserve"> </w:t>
      </w:r>
      <w:r w:rsidR="00A96A35" w:rsidRPr="0027638C">
        <w:rPr>
          <w:sz w:val="24"/>
          <w:rPrChange w16du:dateUtc="2026-07-07T18:18:00Z" w:author="Author" w:date="2026-07-07T20:18:00Z" w:id="8184">
            <w:rPr>
              <w:rFonts w:ascii="Times New Roman"/>
              <w:color w:val="000000"/>
            </w:rPr>
          </w:rPrChange>
        </w:rPr>
        <w:t>Dolore</w:t>
      </w:r>
      <w:r w:rsidR="00A96A35" w:rsidRPr="0027638C">
        <w:rPr>
          <w:spacing w:val="-4"/>
          <w:sz w:val="24"/>
          <w:rPrChange w16du:dateUtc="2026-07-07T18:18:00Z" w:author="Author" w:date="2026-07-07T20:18:00Z" w:id="8185">
            <w:rPr>
              <w:rFonts w:ascii="Times New Roman"/>
              <w:color w:val="000000"/>
            </w:rPr>
          </w:rPrChange>
        </w:rPr>
        <w:t xml:space="preserve"> </w:t>
      </w:r>
      <w:r w:rsidR="00A96A35" w:rsidRPr="0027638C">
        <w:rPr>
          <w:sz w:val="24"/>
          <w:rPrChange w16du:dateUtc="2026-07-07T18:18:00Z" w:author="Author" w:date="2026-07-07T20:18:00Z" w:id="8186">
            <w:rPr>
              <w:rFonts w:ascii="Times New Roman" w:hAnsi="Times New Roman"/>
              <w:color w:val="000000"/>
            </w:rPr>
          </w:rPrChange>
        </w:rPr>
        <w:t>magna</w:t>
      </w:r>
      <w:del w16du:dateUtc="2026-07-07T18:18:00Z" w:author="Author" w:date="2026-07-07T20:18:00Z" w:id="8187">
        <w:r>
          <w:rPr>
            <w:color w:val="000000"/>
          </w:rPr>
          <w:cr/>
        </w:r>
      </w:del>
      <w:r w:rsidR="00A96A35" w:rsidRPr="0027638C">
        <w:rPr>
          <w:sz w:val="24"/>
          <w:rPrChange w16du:dateUtc="2026-07-07T18:18:00Z" w:author="Author" w:date="2026-07-07T20:18:00Z" w:id="8188">
            <w:rPr>
              <w:rFonts w:ascii="Times New Roman"/>
              <w:color w:val="000000"/>
              <w:spacing w:val="665"/>
            </w:rPr>
          </w:rPrChange>
        </w:rPr>
        <w:t xml:space="preserve"> </w:t>
      </w:r>
      <w:r w:rsidR="00A96A35" w:rsidRPr="0027638C">
        <w:rPr>
          <w:sz w:val="24"/>
          <w:rPrChange w16du:dateUtc="2026-07-07T18:18:00Z" w:author="Author" w:date="2026-07-07T20:18:00Z" w:id="8189">
            <w:rPr>
              <w:rFonts w:ascii="Times New Roman" w:hAnsi="Times New Roman"/>
              <w:color w:val="000000"/>
            </w:rPr>
          </w:rPrChange>
        </w:rPr>
        <w:t>Aliqua’lorem</w:t>
      </w:r>
      <w:r w:rsidR="00A96A35" w:rsidRPr="0027638C">
        <w:rPr>
          <w:sz w:val="24"/>
          <w:rPrChange w16du:dateUtc="2026-07-07T18:18:00Z" w:author="Author" w:date="2026-07-07T20:18:00Z" w:id="8190">
            <w:rPr>
              <w:rFonts w:ascii="Times New Roman"/>
              <w:color w:val="000000"/>
            </w:rPr>
          </w:rPrChange>
        </w:rPr>
        <w:t xml:space="preserve"> ipsum, dolor sit amet.</w:t>
      </w:r>
    </w:p>
    <w:p w14:paraId="584D91B1" w14:textId="77777777" w:rsidR="009609E8" w:rsidRDefault="00000000" w:rsidRPr="0027638C">
      <w:pPr>
        <w:pStyle w:val="Heading2"/>
        <w:numPr>
          <w:ilvl w:val="0"/>
          <w:numId w:val="5"/>
        </w:numPr>
        <w:tabs>
          <w:tab w:pos="719" w:val="left"/>
        </w:tabs>
        <w:spacing w:before="239"/>
        <w:ind w:hanging="719" w:left="719"/>
        <w:rPr>
          <w:b w:val="0"/>
          <w:sz w:val="24"/>
          <w:rPrChange w16du:dateUtc="2026-07-07T18:18:00Z" w:author="Author" w:date="2026-07-07T20:18:00Z" w:id="8191">
            <w:rPr>
              <w:rFonts w:ascii="Times New Roman"/>
              <w:color w:val="000000"/>
            </w:rPr>
          </w:rPrChange>
        </w:rPr>
        <w:pPrChange w16du:dateUtc="2026-07-07T18:18:00Z" w:author="Author" w:date="2026-07-07T20:18:00Z" w:id="8192">
          <w:pPr>
            <w:spacing w:after="0" w:before="240" w:line="255" w:lineRule="exact"/>
            <w:jc w:val="left"/>
          </w:pPr>
        </w:pPrChange>
      </w:pPr>
      <w:del w16du:dateUtc="2026-07-07T18:18:00Z" w:author="Author" w:date="2026-07-07T20:18:00Z" w:id="8193">
        <w:r>
          <w:rPr>
            <w:color w:val="000000"/>
          </w:rPr>
          <w:delText>5.</w:delText>
        </w:r>
        <w:r>
          <w:rPr>
            <w:color w:val="000000"/>
            <w:spacing w:val="500"/>
          </w:rPr>
          <w:delText xml:space="preserve"> </w:delText>
        </w:r>
      </w:del>
      <w:r w:rsidR="00A96A35" w:rsidRPr="0027638C">
        <w:rPr>
          <w:sz w:val="24"/>
          <w:rPrChange w16du:dateUtc="2026-07-07T18:18:00Z" w:author="Author" w:date="2026-07-07T20:18:00Z" w:id="8194">
            <w:rPr>
              <w:rFonts w:ascii="Times New Roman"/>
              <w:color w:val="000000"/>
              <w:spacing w:val="7"/>
            </w:rPr>
          </w:rPrChange>
        </w:rPr>
        <w:t>Consectetur;</w:t>
      </w:r>
      <w:r w:rsidR="00A96A35" w:rsidRPr="0027638C">
        <w:rPr>
          <w:spacing w:val="-10"/>
          <w:sz w:val="24"/>
          <w:rPrChange w16du:dateUtc="2026-07-07T18:18:00Z" w:author="Author" w:date="2026-07-07T20:18:00Z" w:id="8195">
            <w:rPr>
              <w:rFonts w:ascii="Times New Roman"/>
              <w:color w:val="000000"/>
              <w:spacing w:val="5"/>
            </w:rPr>
          </w:rPrChange>
        </w:rPr>
        <w:t xml:space="preserve"> </w:t>
      </w:r>
      <w:r w:rsidR="00A96A35" w:rsidRPr="0027638C">
        <w:rPr>
          <w:sz w:val="24"/>
          <w:rPrChange w16du:dateUtc="2026-07-07T18:18:00Z" w:author="Author" w:date="2026-07-07T20:18:00Z" w:id="8196">
            <w:rPr>
              <w:rFonts w:ascii="Times New Roman"/>
              <w:color w:val="000000"/>
              <w:spacing w:val="5"/>
            </w:rPr>
          </w:rPrChange>
        </w:rPr>
        <w:t>Adipiscing</w:t>
      </w:r>
      <w:r w:rsidR="00A96A35" w:rsidRPr="0027638C">
        <w:rPr>
          <w:spacing w:val="-9"/>
          <w:sz w:val="24"/>
          <w:rPrChange w16du:dateUtc="2026-07-07T18:18:00Z" w:author="Author" w:date="2026-07-07T20:18:00Z" w:id="8197">
            <w:rPr>
              <w:rFonts w:ascii="Times New Roman"/>
              <w:color w:val="000000"/>
              <w:spacing w:val="-5"/>
            </w:rPr>
          </w:rPrChange>
        </w:rPr>
        <w:t xml:space="preserve"> </w:t>
      </w:r>
      <w:r w:rsidR="00A96A35" w:rsidRPr="0027638C">
        <w:rPr>
          <w:sz w:val="24"/>
          <w:rPrChange w16du:dateUtc="2026-07-07T18:18:00Z" w:author="Author" w:date="2026-07-07T20:18:00Z" w:id="8198">
            <w:rPr>
              <w:rFonts w:ascii="Times New Roman"/>
              <w:color w:val="000000"/>
            </w:rPr>
          </w:rPrChange>
        </w:rPr>
        <w:t>elit</w:t>
      </w:r>
      <w:r w:rsidR="00A96A35" w:rsidRPr="0027638C">
        <w:rPr>
          <w:spacing w:val="-9"/>
          <w:sz w:val="24"/>
          <w:rPrChange w16du:dateUtc="2026-07-07T18:18:00Z" w:author="Author" w:date="2026-07-07T20:18:00Z" w:id="8199">
            <w:rPr>
              <w:rFonts w:ascii="Times New Roman"/>
              <w:color w:val="000000"/>
              <w:spacing w:val="25"/>
            </w:rPr>
          </w:rPrChange>
        </w:rPr>
        <w:t xml:space="preserve"> </w:t>
      </w:r>
      <w:del w16du:dateUtc="2026-07-07T18:18:00Z" w:author="Author" w:date="2026-07-07T20:18:00Z" w:id="8200">
        <w:r>
          <w:rPr>
            <w:color w:val="000000"/>
          </w:rPr>
          <w:delText>User</w:delText>
        </w:r>
        <w:r>
          <w:rPr>
            <w:color w:val="000000"/>
            <w:spacing w:val="-31"/>
          </w:rPr>
          <w:delText xml:space="preserve"> </w:delText>
        </w:r>
        <w:r>
          <w:rPr>
            <w:color w:val="000000"/>
          </w:rPr>
          <w:delText>s</w:delText>
        </w:r>
      </w:del>
      <w:ins w16du:dateUtc="2026-07-07T18:18:00Z" w:author="Author" w:date="2026-07-07T20:18:00Z" w:id="8201">
        <w:r w:rsidR="00A96A35" w:rsidRPr="0027638C">
          <w:rPr>
            <w:spacing w:val="-2"/>
            <w:sz w:val="24"/>
            <w:szCs w:val="24"/>
          </w:rPr>
          <w:t>Sed</w:t>
        </w:r>
      </w:ins>
    </w:p>
    <w:p w14:paraId="584D91B2" w14:textId="77777777" w:rsidR="009609E8" w:rsidRDefault="00000000" w:rsidRPr="0027638C">
      <w:pPr>
        <w:pStyle w:val="ListParagraph"/>
        <w:numPr>
          <w:ilvl w:val="1"/>
          <w:numId w:val="5"/>
        </w:numPr>
        <w:tabs>
          <w:tab w:pos="1438" w:val="left"/>
          <w:tab w:pos="1440" w:val="left"/>
        </w:tabs>
        <w:ind w:right="354"/>
        <w:rPr>
          <w:sz w:val="24"/>
          <w:rPrChange w16du:dateUtc="2026-07-07T18:18:00Z" w:author="Author" w:date="2026-07-07T20:18:00Z" w:id="8202">
            <w:rPr>
              <w:rFonts w:ascii="Times New Roman"/>
              <w:color w:val="000000"/>
            </w:rPr>
          </w:rPrChange>
        </w:rPr>
        <w:pPrChange w16du:dateUtc="2026-07-07T18:18:00Z" w:author="Author" w:date="2026-07-07T20:18:00Z" w:id="8203">
          <w:pPr>
            <w:spacing w:after="0" w:before="242" w:line="253" w:lineRule="exact"/>
            <w:ind w:left="720"/>
            <w:jc w:val="left"/>
          </w:pPr>
        </w:pPrChange>
      </w:pPr>
      <w:bookmarkStart w:id="8204" w:name="_Ref215486251"/>
      <w:del w16du:dateUtc="2026-07-07T18:18:00Z" w:author="Author" w:date="2026-07-07T20:18:00Z" w:id="8205">
        <w:r>
          <w:rPr>
            <w:color w:val="000000"/>
          </w:rPr>
          <w:delText>(a)</w:delText>
        </w:r>
        <w:r>
          <w:rPr>
            <w:color w:val="000000"/>
            <w:spacing w:val="421"/>
          </w:rPr>
          <w:delText xml:space="preserve"> </w:delText>
        </w:r>
      </w:del>
      <w:r w:rsidR="00A96A35" w:rsidRPr="0027638C">
        <w:rPr>
          <w:sz w:val="24"/>
          <w:rPrChange w16du:dateUtc="2026-07-07T18:18:00Z" w:author="Author" w:date="2026-07-07T20:18:00Z" w:id="8206">
            <w:rPr>
              <w:rFonts w:ascii="Times New Roman"/>
              <w:color w:val="000000"/>
            </w:rPr>
          </w:rPrChange>
        </w:rPr>
        <w:t>Do</w:t>
      </w:r>
      <w:r w:rsidR="00A96A35" w:rsidRPr="0027638C">
        <w:rPr>
          <w:spacing w:val="-4"/>
          <w:sz w:val="24"/>
          <w:rPrChange w16du:dateUtc="2026-07-07T18:18:00Z" w:author="Author" w:date="2026-07-07T20:18:00Z" w:id="8207">
            <w:rPr>
              <w:rFonts w:ascii="Times New Roman"/>
              <w:color w:val="000000"/>
              <w:spacing w:val="-1"/>
            </w:rPr>
          </w:rPrChange>
        </w:rPr>
        <w:t xml:space="preserve"> </w:t>
      </w:r>
      <w:r w:rsidR="00A96A35" w:rsidRPr="0027638C">
        <w:rPr>
          <w:sz w:val="24"/>
          <w:rPrChange w16du:dateUtc="2026-07-07T18:18:00Z" w:author="Author" w:date="2026-07-07T20:18:00Z" w:id="8208">
            <w:rPr>
              <w:rFonts w:ascii="Times New Roman" w:hAnsi="Times New Roman"/>
              <w:color w:val="000000"/>
            </w:rPr>
          </w:rPrChange>
        </w:rPr>
        <w:t>Eiusmod’tempor</w:t>
      </w:r>
      <w:r w:rsidR="00A96A35" w:rsidRPr="0027638C">
        <w:rPr>
          <w:spacing w:val="-4"/>
          <w:sz w:val="24"/>
          <w:rPrChange w16du:dateUtc="2026-07-07T18:18:00Z" w:author="Author" w:date="2026-07-07T20:18:00Z" w:id="8209">
            <w:rPr>
              <w:rFonts w:ascii="Times New Roman"/>
              <w:color w:val="000000"/>
              <w:spacing w:val="-1"/>
            </w:rPr>
          </w:rPrChange>
        </w:rPr>
        <w:t xml:space="preserve"> </w:t>
      </w:r>
      <w:r w:rsidR="00A96A35" w:rsidRPr="0027638C">
        <w:rPr>
          <w:sz w:val="24"/>
          <w:rPrChange w16du:dateUtc="2026-07-07T18:18:00Z" w:author="Author" w:date="2026-07-07T20:18:00Z" w:id="8210">
            <w:rPr>
              <w:rFonts w:ascii="Times New Roman"/>
              <w:color w:val="000000"/>
            </w:rPr>
          </w:rPrChange>
        </w:rPr>
        <w:t>incididunt,</w:t>
      </w:r>
      <w:r w:rsidR="00A96A35" w:rsidRPr="0027638C">
        <w:rPr>
          <w:spacing w:val="-3"/>
          <w:sz w:val="24"/>
          <w:rPrChange w16du:dateUtc="2026-07-07T18:18:00Z" w:author="Author" w:date="2026-07-07T20:18:00Z" w:id="8211">
            <w:rPr>
              <w:rFonts w:ascii="Times New Roman"/>
              <w:color w:val="000000"/>
              <w:spacing w:val="-1"/>
            </w:rPr>
          </w:rPrChange>
        </w:rPr>
        <w:t xml:space="preserve"> </w:t>
      </w:r>
      <w:r w:rsidR="00A96A35" w:rsidRPr="0027638C">
        <w:rPr>
          <w:sz w:val="24"/>
          <w:rPrChange w16du:dateUtc="2026-07-07T18:18:00Z" w:author="Author" w:date="2026-07-07T20:18:00Z" w:id="8212">
            <w:rPr>
              <w:rFonts w:ascii="Times New Roman"/>
              <w:color w:val="000000"/>
            </w:rPr>
          </w:rPrChange>
        </w:rPr>
        <w:t>Ut</w:t>
      </w:r>
      <w:r w:rsidR="00A96A35" w:rsidRPr="0027638C">
        <w:rPr>
          <w:spacing w:val="-3"/>
          <w:sz w:val="24"/>
          <w:rPrChange w16du:dateUtc="2026-07-07T18:18:00Z" w:author="Author" w:date="2026-07-07T20:18:00Z" w:id="8213">
            <w:rPr>
              <w:rFonts w:ascii="Times New Roman"/>
              <w:color w:val="000000"/>
              <w:spacing w:val="-1"/>
            </w:rPr>
          </w:rPrChange>
        </w:rPr>
        <w:t xml:space="preserve"> </w:t>
      </w:r>
      <w:r w:rsidR="00A96A35" w:rsidRPr="0027638C">
        <w:rPr>
          <w:sz w:val="24"/>
          <w:rPrChange w16du:dateUtc="2026-07-07T18:18:00Z" w:author="Author" w:date="2026-07-07T20:18:00Z" w:id="8214">
            <w:rPr>
              <w:rFonts w:ascii="Times New Roman"/>
              <w:color w:val="000000"/>
            </w:rPr>
          </w:rPrChange>
        </w:rPr>
        <w:t>labore</w:t>
      </w:r>
      <w:r w:rsidR="00A96A35" w:rsidRPr="0027638C">
        <w:rPr>
          <w:spacing w:val="-4"/>
          <w:sz w:val="24"/>
          <w:rPrChange w16du:dateUtc="2026-07-07T18:18:00Z" w:author="Author" w:date="2026-07-07T20:18:00Z" w:id="8215">
            <w:rPr>
              <w:rFonts w:ascii="Times New Roman"/>
              <w:color w:val="000000"/>
              <w:spacing w:val="-1"/>
            </w:rPr>
          </w:rPrChange>
        </w:rPr>
        <w:t xml:space="preserve"> </w:t>
      </w:r>
      <w:r w:rsidR="00A96A35" w:rsidRPr="0027638C">
        <w:rPr>
          <w:sz w:val="24"/>
          <w:rPrChange w16du:dateUtc="2026-07-07T18:18:00Z" w:author="Author" w:date="2026-07-07T20:18:00Z" w:id="8216">
            <w:rPr>
              <w:rFonts w:ascii="Times New Roman"/>
              <w:color w:val="000000"/>
            </w:rPr>
          </w:rPrChange>
        </w:rPr>
        <w:t>et</w:t>
      </w:r>
      <w:r w:rsidR="00A96A35" w:rsidRPr="0027638C">
        <w:rPr>
          <w:spacing w:val="-4"/>
          <w:sz w:val="24"/>
          <w:rPrChange w16du:dateUtc="2026-07-07T18:18:00Z" w:author="Author" w:date="2026-07-07T20:18:00Z" w:id="8217">
            <w:rPr>
              <w:rFonts w:ascii="Times New Roman"/>
              <w:color w:val="000000"/>
              <w:spacing w:val="-1"/>
            </w:rPr>
          </w:rPrChange>
        </w:rPr>
        <w:t xml:space="preserve"> </w:t>
      </w:r>
      <w:r w:rsidR="00A96A35" w:rsidRPr="0027638C">
        <w:rPr>
          <w:sz w:val="24"/>
          <w:rPrChange w16du:dateUtc="2026-07-07T18:18:00Z" w:author="Author" w:date="2026-07-07T20:18:00Z" w:id="8218">
            <w:rPr>
              <w:rFonts w:ascii="Times New Roman"/>
              <w:color w:val="000000"/>
            </w:rPr>
          </w:rPrChange>
        </w:rPr>
        <w:t>dolore</w:t>
      </w:r>
      <w:r w:rsidR="00A96A35" w:rsidRPr="0027638C">
        <w:rPr>
          <w:spacing w:val="-4"/>
          <w:sz w:val="24"/>
          <w:rPrChange w16du:dateUtc="2026-07-07T18:18:00Z" w:author="Author" w:date="2026-07-07T20:18:00Z" w:id="8219">
            <w:rPr>
              <w:rFonts w:ascii="Times New Roman"/>
              <w:color w:val="000000"/>
              <w:spacing w:val="-1"/>
            </w:rPr>
          </w:rPrChange>
        </w:rPr>
        <w:t xml:space="preserve"> </w:t>
      </w:r>
      <w:r w:rsidR="00A96A35" w:rsidRPr="0027638C">
        <w:rPr>
          <w:sz w:val="24"/>
          <w:rPrChange w16du:dateUtc="2026-07-07T18:18:00Z" w:author="Author" w:date="2026-07-07T20:18:00Z" w:id="8220">
            <w:rPr>
              <w:rFonts w:ascii="Times New Roman"/>
              <w:color w:val="000000"/>
            </w:rPr>
          </w:rPrChange>
        </w:rPr>
        <w:t>magna</w:t>
      </w:r>
      <w:r w:rsidR="00A96A35" w:rsidRPr="0027638C">
        <w:rPr>
          <w:spacing w:val="-4"/>
          <w:sz w:val="24"/>
          <w:rPrChange w16du:dateUtc="2026-07-07T18:18:00Z" w:author="Author" w:date="2026-07-07T20:18:00Z" w:id="8221">
            <w:rPr>
              <w:rFonts w:ascii="Times New Roman"/>
              <w:color w:val="000000"/>
              <w:spacing w:val="-1"/>
            </w:rPr>
          </w:rPrChange>
        </w:rPr>
        <w:t xml:space="preserve"> </w:t>
      </w:r>
      <w:r w:rsidR="00A96A35" w:rsidRPr="0027638C">
        <w:rPr>
          <w:sz w:val="24"/>
          <w:rPrChange w16du:dateUtc="2026-07-07T18:18:00Z" w:author="Author" w:date="2026-07-07T20:18:00Z" w:id="8222">
            <w:rPr>
              <w:rFonts w:ascii="Times New Roman"/>
              <w:color w:val="000000"/>
            </w:rPr>
          </w:rPrChange>
        </w:rPr>
        <w:t>aliqua</w:t>
      </w:r>
      <w:r w:rsidR="00A96A35" w:rsidRPr="0027638C">
        <w:rPr>
          <w:spacing w:val="-4"/>
          <w:sz w:val="24"/>
          <w:rPrChange w16du:dateUtc="2026-07-07T18:18:00Z" w:author="Author" w:date="2026-07-07T20:18:00Z" w:id="8223">
            <w:rPr>
              <w:rFonts w:ascii="Times New Roman"/>
              <w:color w:val="000000"/>
              <w:spacing w:val="-1"/>
            </w:rPr>
          </w:rPrChange>
        </w:rPr>
        <w:t xml:space="preserve"> </w:t>
      </w:r>
      <w:r w:rsidR="00A96A35" w:rsidRPr="0027638C">
        <w:rPr>
          <w:sz w:val="24"/>
          <w:rPrChange w16du:dateUtc="2026-07-07T18:18:00Z" w:author="Author" w:date="2026-07-07T20:18:00Z" w:id="8224">
            <w:rPr>
              <w:rFonts w:ascii="Times New Roman"/>
              <w:color w:val="000000"/>
            </w:rPr>
          </w:rPrChange>
        </w:rPr>
        <w:t>Lorem</w:t>
      </w:r>
      <w:r w:rsidR="00A96A35" w:rsidRPr="0027638C">
        <w:rPr>
          <w:spacing w:val="-4"/>
          <w:sz w:val="24"/>
          <w:rPrChange w16du:dateUtc="2026-07-07T18:18:00Z" w:author="Author" w:date="2026-07-07T20:18:00Z" w:id="8225">
            <w:rPr>
              <w:rFonts w:ascii="Times New Roman"/>
              <w:color w:val="000000"/>
              <w:spacing w:val="-1"/>
            </w:rPr>
          </w:rPrChange>
        </w:rPr>
        <w:t xml:space="preserve"> </w:t>
      </w:r>
      <w:r w:rsidR="00A96A35" w:rsidRPr="0027638C">
        <w:rPr>
          <w:sz w:val="24"/>
          <w:rPrChange w16du:dateUtc="2026-07-07T18:18:00Z" w:author="Author" w:date="2026-07-07T20:18:00Z" w:id="8226">
            <w:rPr>
              <w:rFonts w:ascii="Times New Roman"/>
              <w:color w:val="000000"/>
            </w:rPr>
          </w:rPrChange>
        </w:rPr>
        <w:t>ipsum</w:t>
      </w:r>
      <w:r w:rsidR="00A96A35" w:rsidRPr="0027638C">
        <w:rPr>
          <w:spacing w:val="-4"/>
          <w:sz w:val="24"/>
          <w:rPrChange w16du:dateUtc="2026-07-07T18:18:00Z" w:author="Author" w:date="2026-07-07T20:18:00Z" w:id="8227">
            <w:rPr>
              <w:rFonts w:ascii="Times New Roman"/>
              <w:color w:val="000000"/>
              <w:spacing w:val="-1"/>
            </w:rPr>
          </w:rPrChange>
        </w:rPr>
        <w:t xml:space="preserve"> </w:t>
      </w:r>
      <w:r w:rsidR="00A96A35" w:rsidRPr="0027638C">
        <w:rPr>
          <w:sz w:val="24"/>
          <w:rPrChange w16du:dateUtc="2026-07-07T18:18:00Z" w:author="Author" w:date="2026-07-07T20:18:00Z" w:id="8228">
            <w:rPr>
              <w:rFonts w:ascii="Times New Roman"/>
              <w:color w:val="000000"/>
            </w:rPr>
          </w:rPrChange>
        </w:rPr>
        <w:t>dolor</w:t>
      </w:r>
      <w:r w:rsidR="00A96A35" w:rsidRPr="0027638C">
        <w:rPr>
          <w:spacing w:val="-4"/>
          <w:sz w:val="24"/>
          <w:rPrChange w16du:dateUtc="2026-07-07T18:18:00Z" w:author="Author" w:date="2026-07-07T20:18:00Z" w:id="8229">
            <w:rPr>
              <w:rFonts w:ascii="Times New Roman"/>
              <w:color w:val="000000"/>
              <w:spacing w:val="-1"/>
            </w:rPr>
          </w:rPrChange>
        </w:rPr>
        <w:t xml:space="preserve"> </w:t>
      </w:r>
      <w:r w:rsidR="00A96A35" w:rsidRPr="0027638C">
        <w:rPr>
          <w:sz w:val="24"/>
          <w:rPrChange w16du:dateUtc="2026-07-07T18:18:00Z" w:author="Author" w:date="2026-07-07T20:18:00Z" w:id="8230">
            <w:rPr>
              <w:rFonts w:ascii="Times New Roman"/>
              <w:color w:val="000000"/>
            </w:rPr>
          </w:rPrChange>
        </w:rPr>
        <w:t>Sit</w:t>
      </w:r>
      <w:r w:rsidR="00A96A35" w:rsidRPr="0027638C">
        <w:rPr>
          <w:spacing w:val="-4"/>
          <w:sz w:val="24"/>
          <w:rPrChange w16du:dateUtc="2026-07-07T18:18:00Z" w:author="Author" w:date="2026-07-07T20:18:00Z" w:id="8231">
            <w:rPr>
              <w:rFonts w:ascii="Times New Roman"/>
              <w:color w:val="000000"/>
              <w:spacing w:val="-1"/>
            </w:rPr>
          </w:rPrChange>
        </w:rPr>
        <w:t xml:space="preserve"> </w:t>
      </w:r>
      <w:r w:rsidR="00A96A35" w:rsidRPr="0027638C">
        <w:rPr>
          <w:sz w:val="24"/>
          <w:rPrChange w16du:dateUtc="2026-07-07T18:18:00Z" w:author="Author" w:date="2026-07-07T20:18:00Z" w:id="8232">
            <w:rPr>
              <w:rFonts w:ascii="Times New Roman" w:hAnsi="Times New Roman"/>
              <w:color w:val="000000"/>
            </w:rPr>
          </w:rPrChange>
        </w:rPr>
        <w:t>amet</w:t>
      </w:r>
      <w:del w16du:dateUtc="2026-07-07T18:18:00Z" w:author="Author" w:date="2026-07-07T20:18:00Z" w:id="8233">
        <w:r>
          <w:rPr>
            <w:color w:val="000000"/>
          </w:rPr>
          <w:cr/>
        </w:r>
      </w:del>
      <w:r w:rsidR="00A96A35" w:rsidRPr="0027638C">
        <w:rPr>
          <w:sz w:val="24"/>
          <w:rPrChange w16du:dateUtc="2026-07-07T18:18:00Z" w:author="Author" w:date="2026-07-07T20:18:00Z" w:id="8234">
            <w:rPr>
              <w:rFonts w:ascii="Times New Roman"/>
              <w:color w:val="000000"/>
              <w:spacing w:val="665"/>
            </w:rPr>
          </w:rPrChange>
        </w:rPr>
        <w:t xml:space="preserve"> </w:t>
      </w:r>
      <w:r w:rsidR="00A96A35" w:rsidRPr="0027638C">
        <w:rPr>
          <w:sz w:val="24"/>
          <w:rPrChange w16du:dateUtc="2026-07-07T18:18:00Z" w:author="Author" w:date="2026-07-07T20:18:00Z" w:id="8235">
            <w:rPr>
              <w:rFonts w:ascii="Times New Roman"/>
              <w:color w:val="000000"/>
            </w:rPr>
          </w:rPrChange>
        </w:rPr>
        <w:t>consectetur</w:t>
      </w:r>
      <w:r w:rsidR="00A96A35" w:rsidRPr="0027638C">
        <w:rPr>
          <w:spacing w:val="-6"/>
          <w:sz w:val="24"/>
          <w:rPrChange w16du:dateUtc="2026-07-07T18:18:00Z" w:author="Author" w:date="2026-07-07T20:18:00Z" w:id="8236">
            <w:rPr>
              <w:rFonts w:ascii="Times New Roman"/>
              <w:color w:val="000000"/>
              <w:spacing w:val="-3"/>
            </w:rPr>
          </w:rPrChange>
        </w:rPr>
        <w:t xml:space="preserve"> </w:t>
      </w:r>
      <w:r w:rsidR="00A96A35" w:rsidRPr="0027638C">
        <w:rPr>
          <w:sz w:val="24"/>
          <w:rPrChange w16du:dateUtc="2026-07-07T18:18:00Z" w:author="Author" w:date="2026-07-07T20:18:00Z" w:id="8237">
            <w:rPr>
              <w:rFonts w:ascii="Times New Roman"/>
              <w:color w:val="000000"/>
            </w:rPr>
          </w:rPrChange>
        </w:rPr>
        <w:t>Adipiscing</w:t>
      </w:r>
      <w:r w:rsidR="00A96A35" w:rsidRPr="0027638C">
        <w:rPr>
          <w:spacing w:val="-6"/>
          <w:sz w:val="24"/>
          <w:rPrChange w16du:dateUtc="2026-07-07T18:18:00Z" w:author="Author" w:date="2026-07-07T20:18:00Z" w:id="8238">
            <w:rPr>
              <w:rFonts w:ascii="Times New Roman"/>
              <w:color w:val="000000"/>
              <w:spacing w:val="-3"/>
            </w:rPr>
          </w:rPrChange>
        </w:rPr>
        <w:t xml:space="preserve"> </w:t>
      </w:r>
      <w:r w:rsidR="00A96A35" w:rsidRPr="0027638C">
        <w:rPr>
          <w:sz w:val="24"/>
          <w:rPrChange w16du:dateUtc="2026-07-07T18:18:00Z" w:author="Author" w:date="2026-07-07T20:18:00Z" w:id="8239">
            <w:rPr>
              <w:rFonts w:ascii="Times New Roman"/>
              <w:color w:val="000000"/>
            </w:rPr>
          </w:rPrChange>
        </w:rPr>
        <w:t>elit</w:t>
      </w:r>
      <w:r w:rsidR="00A96A35" w:rsidRPr="0027638C">
        <w:rPr>
          <w:spacing w:val="-6"/>
          <w:sz w:val="24"/>
          <w:rPrChange w16du:dateUtc="2026-07-07T18:18:00Z" w:author="Author" w:date="2026-07-07T20:18:00Z" w:id="8240">
            <w:rPr>
              <w:rFonts w:ascii="Times New Roman"/>
              <w:color w:val="000000"/>
              <w:spacing w:val="-3"/>
            </w:rPr>
          </w:rPrChange>
        </w:rPr>
        <w:t xml:space="preserve"> </w:t>
      </w:r>
      <w:r w:rsidR="00A96A35" w:rsidRPr="0027638C">
        <w:rPr>
          <w:sz w:val="24"/>
          <w:rPrChange w16du:dateUtc="2026-07-07T18:18:00Z" w:author="Author" w:date="2026-07-07T20:18:00Z" w:id="8241">
            <w:rPr>
              <w:rFonts w:ascii="Times New Roman"/>
              <w:color w:val="000000"/>
            </w:rPr>
          </w:rPrChange>
        </w:rPr>
        <w:t>sed</w:t>
      </w:r>
      <w:r w:rsidR="00A96A35" w:rsidRPr="0027638C">
        <w:rPr>
          <w:spacing w:val="-6"/>
          <w:sz w:val="24"/>
          <w:rPrChange w16du:dateUtc="2026-07-07T18:18:00Z" w:author="Author" w:date="2026-07-07T20:18:00Z" w:id="8242">
            <w:rPr>
              <w:rFonts w:ascii="Times New Roman"/>
              <w:color w:val="000000"/>
              <w:spacing w:val="-3"/>
            </w:rPr>
          </w:rPrChange>
        </w:rPr>
        <w:t xml:space="preserve"> </w:t>
      </w:r>
      <w:r w:rsidR="00A96A35" w:rsidRPr="0027638C">
        <w:rPr>
          <w:sz w:val="24"/>
          <w:rPrChange w16du:dateUtc="2026-07-07T18:18:00Z" w:author="Author" w:date="2026-07-07T20:18:00Z" w:id="8243">
            <w:rPr>
              <w:rFonts w:ascii="Times New Roman"/>
              <w:color w:val="000000"/>
            </w:rPr>
          </w:rPrChange>
        </w:rPr>
        <w:t>do:</w:t>
      </w:r>
      <w:r w:rsidR="00A96A35" w:rsidRPr="0027638C">
        <w:rPr>
          <w:spacing w:val="-5"/>
          <w:sz w:val="24"/>
          <w:rPrChange w16du:dateUtc="2026-07-07T18:18:00Z" w:author="Author" w:date="2026-07-07T20:18:00Z" w:id="8244">
            <w:rPr>
              <w:rFonts w:ascii="Times New Roman"/>
              <w:color w:val="000000"/>
              <w:spacing w:val="-2"/>
            </w:rPr>
          </w:rPrChange>
        </w:rPr>
        <w:t xml:space="preserve"> </w:t>
      </w:r>
      <w:r w:rsidR="00A96A35" w:rsidRPr="0027638C">
        <w:rPr>
          <w:sz w:val="24"/>
          <w:rPrChange w16du:dateUtc="2026-07-07T18:18:00Z" w:author="Author" w:date="2026-07-07T20:18:00Z" w:id="8245">
            <w:rPr>
              <w:rFonts w:ascii="Times New Roman"/>
              <w:color w:val="000000"/>
            </w:rPr>
          </w:rPrChange>
        </w:rPr>
        <w:t>(eiusmod)</w:t>
      </w:r>
      <w:r w:rsidR="00A96A35" w:rsidRPr="0027638C">
        <w:rPr>
          <w:spacing w:val="-6"/>
          <w:sz w:val="24"/>
          <w:rPrChange w16du:dateUtc="2026-07-07T18:18:00Z" w:author="Author" w:date="2026-07-07T20:18:00Z" w:id="8246">
            <w:rPr>
              <w:rFonts w:ascii="Times New Roman"/>
              <w:color w:val="000000"/>
              <w:spacing w:val="-3"/>
            </w:rPr>
          </w:rPrChange>
        </w:rPr>
        <w:t xml:space="preserve"> </w:t>
      </w:r>
      <w:r w:rsidR="00A96A35" w:rsidRPr="0027638C">
        <w:rPr>
          <w:sz w:val="24"/>
          <w:rPrChange w16du:dateUtc="2026-07-07T18:18:00Z" w:author="Author" w:date="2026-07-07T20:18:00Z" w:id="8247">
            <w:rPr>
              <w:rFonts w:ascii="Times New Roman"/>
              <w:color w:val="000000"/>
            </w:rPr>
          </w:rPrChange>
        </w:rPr>
        <w:t>tempor</w:t>
      </w:r>
      <w:r w:rsidR="00A96A35" w:rsidRPr="0027638C">
        <w:rPr>
          <w:spacing w:val="-6"/>
          <w:sz w:val="24"/>
          <w:rPrChange w16du:dateUtc="2026-07-07T18:18:00Z" w:author="Author" w:date="2026-07-07T20:18:00Z" w:id="8248">
            <w:rPr>
              <w:rFonts w:ascii="Times New Roman"/>
              <w:color w:val="000000"/>
              <w:spacing w:val="-3"/>
            </w:rPr>
          </w:rPrChange>
        </w:rPr>
        <w:t xml:space="preserve"> </w:t>
      </w:r>
      <w:r w:rsidR="00A96A35" w:rsidRPr="0027638C">
        <w:rPr>
          <w:sz w:val="24"/>
          <w:rPrChange w16du:dateUtc="2026-07-07T18:18:00Z" w:author="Author" w:date="2026-07-07T20:18:00Z" w:id="8249">
            <w:rPr>
              <w:rFonts w:ascii="Times New Roman"/>
              <w:color w:val="000000"/>
            </w:rPr>
          </w:rPrChange>
        </w:rPr>
        <w:t>incididunt</w:t>
      </w:r>
      <w:r w:rsidR="00A96A35" w:rsidRPr="0027638C">
        <w:rPr>
          <w:spacing w:val="-6"/>
          <w:sz w:val="24"/>
          <w:rPrChange w16du:dateUtc="2026-07-07T18:18:00Z" w:author="Author" w:date="2026-07-07T20:18:00Z" w:id="8250">
            <w:rPr>
              <w:rFonts w:ascii="Times New Roman"/>
              <w:color w:val="000000"/>
              <w:spacing w:val="-3"/>
            </w:rPr>
          </w:rPrChange>
        </w:rPr>
        <w:t xml:space="preserve"> </w:t>
      </w:r>
      <w:r w:rsidR="00A96A35" w:rsidRPr="0027638C">
        <w:rPr>
          <w:sz w:val="24"/>
          <w:rPrChange w16du:dateUtc="2026-07-07T18:18:00Z" w:author="Author" w:date="2026-07-07T20:18:00Z" w:id="8251">
            <w:rPr>
              <w:rFonts w:ascii="Times New Roman"/>
              <w:color w:val="000000"/>
            </w:rPr>
          </w:rPrChange>
        </w:rPr>
        <w:t>ut</w:t>
      </w:r>
      <w:r w:rsidR="00A96A35" w:rsidRPr="0027638C">
        <w:rPr>
          <w:spacing w:val="-6"/>
          <w:sz w:val="24"/>
          <w:rPrChange w16du:dateUtc="2026-07-07T18:18:00Z" w:author="Author" w:date="2026-07-07T20:18:00Z" w:id="8252">
            <w:rPr>
              <w:rFonts w:ascii="Times New Roman"/>
              <w:color w:val="000000"/>
              <w:spacing w:val="-3"/>
            </w:rPr>
          </w:rPrChange>
        </w:rPr>
        <w:t xml:space="preserve"> </w:t>
      </w:r>
      <w:r w:rsidR="00A96A35" w:rsidRPr="0027638C">
        <w:rPr>
          <w:sz w:val="24"/>
          <w:rPrChange w16du:dateUtc="2026-07-07T18:18:00Z" w:author="Author" w:date="2026-07-07T20:18:00Z" w:id="8253">
            <w:rPr>
              <w:rFonts w:ascii="Times New Roman"/>
              <w:color w:val="000000"/>
            </w:rPr>
          </w:rPrChange>
        </w:rPr>
        <w:t>labore</w:t>
      </w:r>
      <w:r w:rsidR="00A96A35" w:rsidRPr="0027638C">
        <w:rPr>
          <w:spacing w:val="-6"/>
          <w:sz w:val="24"/>
          <w:rPrChange w16du:dateUtc="2026-07-07T18:18:00Z" w:author="Author" w:date="2026-07-07T20:18:00Z" w:id="8254">
            <w:rPr>
              <w:rFonts w:ascii="Times New Roman"/>
              <w:color w:val="000000"/>
              <w:spacing w:val="-3"/>
            </w:rPr>
          </w:rPrChange>
        </w:rPr>
        <w:t xml:space="preserve"> </w:t>
      </w:r>
      <w:r w:rsidR="00A96A35" w:rsidRPr="0027638C">
        <w:rPr>
          <w:sz w:val="24"/>
          <w:rPrChange w16du:dateUtc="2026-07-07T18:18:00Z" w:author="Author" w:date="2026-07-07T20:18:00Z" w:id="8255">
            <w:rPr>
              <w:rFonts w:ascii="Times New Roman"/>
              <w:color w:val="000000"/>
            </w:rPr>
          </w:rPrChange>
        </w:rPr>
        <w:t>et</w:t>
      </w:r>
      <w:r w:rsidR="00A96A35" w:rsidRPr="0027638C">
        <w:rPr>
          <w:spacing w:val="-6"/>
          <w:sz w:val="24"/>
          <w:rPrChange w16du:dateUtc="2026-07-07T18:18:00Z" w:author="Author" w:date="2026-07-07T20:18:00Z" w:id="8256">
            <w:rPr>
              <w:rFonts w:ascii="Times New Roman"/>
              <w:color w:val="000000"/>
              <w:spacing w:val="-3"/>
            </w:rPr>
          </w:rPrChange>
        </w:rPr>
        <w:t xml:space="preserve"> </w:t>
      </w:r>
      <w:r w:rsidR="00A96A35" w:rsidRPr="0027638C">
        <w:rPr>
          <w:sz w:val="24"/>
          <w:rPrChange w16du:dateUtc="2026-07-07T18:18:00Z" w:author="Author" w:date="2026-07-07T20:18:00Z" w:id="8257">
            <w:rPr>
              <w:rFonts w:ascii="Times New Roman"/>
              <w:color w:val="000000"/>
            </w:rPr>
          </w:rPrChange>
        </w:rPr>
        <w:t>dolore</w:t>
      </w:r>
      <w:r w:rsidR="00A96A35" w:rsidRPr="0027638C">
        <w:rPr>
          <w:spacing w:val="-6"/>
          <w:sz w:val="24"/>
          <w:rPrChange w16du:dateUtc="2026-07-07T18:18:00Z" w:author="Author" w:date="2026-07-07T20:18:00Z" w:id="8258">
            <w:rPr>
              <w:rFonts w:ascii="Times New Roman"/>
              <w:color w:val="000000"/>
              <w:spacing w:val="-3"/>
            </w:rPr>
          </w:rPrChange>
        </w:rPr>
        <w:t xml:space="preserve"> </w:t>
      </w:r>
      <w:r w:rsidR="00A96A35" w:rsidRPr="0027638C">
        <w:rPr>
          <w:sz w:val="24"/>
          <w:rPrChange w16du:dateUtc="2026-07-07T18:18:00Z" w:author="Author" w:date="2026-07-07T20:18:00Z" w:id="8259">
            <w:rPr>
              <w:rFonts w:ascii="Times New Roman"/>
              <w:color w:val="000000"/>
            </w:rPr>
          </w:rPrChange>
        </w:rPr>
        <w:t>magna</w:t>
      </w:r>
      <w:r w:rsidR="00A96A35" w:rsidRPr="0027638C">
        <w:rPr>
          <w:spacing w:val="-6"/>
          <w:sz w:val="24"/>
          <w:rPrChange w16du:dateUtc="2026-07-07T18:18:00Z" w:author="Author" w:date="2026-07-07T20:18:00Z" w:id="8260">
            <w:rPr>
              <w:rFonts w:ascii="Times New Roman"/>
              <w:color w:val="000000"/>
              <w:spacing w:val="-3"/>
            </w:rPr>
          </w:rPrChange>
        </w:rPr>
        <w:t xml:space="preserve"> </w:t>
      </w:r>
      <w:r w:rsidR="00A96A35" w:rsidRPr="0027638C">
        <w:rPr>
          <w:sz w:val="24"/>
          <w:rPrChange w16du:dateUtc="2026-07-07T18:18:00Z" w:author="Author" w:date="2026-07-07T20:18:00Z" w:id="8261">
            <w:rPr>
              <w:rFonts w:ascii="Times New Roman"/>
              <w:color w:val="000000"/>
            </w:rPr>
          </w:rPrChange>
        </w:rPr>
        <w:t>aliqua</w:t>
      </w:r>
      <w:r w:rsidR="00A96A35" w:rsidRPr="0027638C">
        <w:rPr>
          <w:spacing w:val="-6"/>
          <w:sz w:val="24"/>
          <w:rPrChange w16du:dateUtc="2026-07-07T18:18:00Z" w:author="Author" w:date="2026-07-07T20:18:00Z" w:id="8262">
            <w:rPr>
              <w:rFonts w:ascii="Times New Roman"/>
              <w:color w:val="000000"/>
              <w:spacing w:val="-3"/>
            </w:rPr>
          </w:rPrChange>
        </w:rPr>
        <w:t xml:space="preserve"> </w:t>
      </w:r>
      <w:r w:rsidR="00A96A35" w:rsidRPr="0027638C">
        <w:rPr>
          <w:sz w:val="24"/>
          <w:rPrChange w16du:dateUtc="2026-07-07T18:18:00Z" w:author="Author" w:date="2026-07-07T20:18:00Z" w:id="8263">
            <w:rPr>
              <w:rFonts w:ascii="Times New Roman"/>
              <w:color w:val="000000"/>
            </w:rPr>
          </w:rPrChange>
        </w:rPr>
        <w:t>lorem</w:t>
      </w:r>
      <w:r w:rsidR="00A96A35" w:rsidRPr="0027638C">
        <w:rPr>
          <w:spacing w:val="-6"/>
          <w:sz w:val="24"/>
          <w:rPrChange w16du:dateUtc="2026-07-07T18:18:00Z" w:author="Author" w:date="2026-07-07T20:18:00Z" w:id="8264">
            <w:rPr>
              <w:rFonts w:ascii="Times New Roman"/>
              <w:color w:val="000000"/>
              <w:spacing w:val="-3"/>
            </w:rPr>
          </w:rPrChange>
        </w:rPr>
        <w:t xml:space="preserve"> </w:t>
      </w:r>
      <w:r w:rsidR="00A96A35" w:rsidRPr="0027638C">
        <w:rPr>
          <w:sz w:val="24"/>
          <w:rPrChange w16du:dateUtc="2026-07-07T18:18:00Z" w:author="Author" w:date="2026-07-07T20:18:00Z" w:id="8265">
            <w:rPr>
              <w:rFonts w:ascii="Times New Roman"/>
              <w:color w:val="000000"/>
            </w:rPr>
          </w:rPrChange>
        </w:rPr>
        <w:t>Ipsum</w:t>
      </w:r>
      <w:r w:rsidR="00A96A35" w:rsidRPr="0027638C">
        <w:rPr>
          <w:spacing w:val="-6"/>
          <w:sz w:val="24"/>
          <w:rPrChange w16du:dateUtc="2026-07-07T18:18:00Z" w:author="Author" w:date="2026-07-07T20:18:00Z" w:id="8266">
            <w:rPr>
              <w:rFonts w:ascii="Times New Roman"/>
              <w:color w:val="000000"/>
              <w:spacing w:val="-3"/>
            </w:rPr>
          </w:rPrChange>
        </w:rPr>
        <w:t xml:space="preserve"> </w:t>
      </w:r>
      <w:r w:rsidR="00A96A35" w:rsidRPr="0027638C">
        <w:rPr>
          <w:sz w:val="24"/>
          <w:rPrChange w16du:dateUtc="2026-07-07T18:18:00Z" w:author="Author" w:date="2026-07-07T20:18:00Z" w:id="8267">
            <w:rPr>
              <w:rFonts w:ascii="Times New Roman" w:hAnsi="Times New Roman"/>
              <w:color w:val="000000"/>
            </w:rPr>
          </w:rPrChange>
        </w:rPr>
        <w:t>dolor</w:t>
      </w:r>
      <w:del w16du:dateUtc="2026-07-07T18:18:00Z" w:author="Author" w:date="2026-07-07T20:18:00Z" w:id="8268">
        <w:r>
          <w:rPr>
            <w:color w:val="000000"/>
          </w:rPr>
          <w:cr/>
        </w:r>
      </w:del>
      <w:r w:rsidR="00A96A35" w:rsidRPr="0027638C">
        <w:rPr>
          <w:sz w:val="24"/>
          <w:rPrChange w16du:dateUtc="2026-07-07T18:18:00Z" w:author="Author" w:date="2026-07-07T20:18:00Z" w:id="8269">
            <w:rPr>
              <w:rFonts w:ascii="Times New Roman"/>
              <w:color w:val="000000"/>
              <w:spacing w:val="665"/>
            </w:rPr>
          </w:rPrChange>
        </w:rPr>
        <w:t xml:space="preserve"> </w:t>
      </w:r>
      <w:r w:rsidR="00A96A35" w:rsidRPr="0027638C">
        <w:rPr>
          <w:sz w:val="24"/>
          <w:rPrChange w16du:dateUtc="2026-07-07T18:18:00Z" w:author="Author" w:date="2026-07-07T20:18:00Z" w:id="8270">
            <w:rPr>
              <w:rFonts w:ascii="Times New Roman"/>
              <w:color w:val="000000"/>
            </w:rPr>
          </w:rPrChange>
        </w:rPr>
        <w:t>sit</w:t>
      </w:r>
      <w:r w:rsidR="00A96A35" w:rsidRPr="0027638C">
        <w:rPr>
          <w:spacing w:val="-10"/>
          <w:sz w:val="24"/>
          <w:rPrChange w16du:dateUtc="2026-07-07T18:18:00Z" w:author="Author" w:date="2026-07-07T20:18:00Z" w:id="8271">
            <w:rPr>
              <w:rFonts w:ascii="Times New Roman"/>
              <w:color w:val="000000"/>
              <w:spacing w:val="-8"/>
            </w:rPr>
          </w:rPrChange>
        </w:rPr>
        <w:t xml:space="preserve"> </w:t>
      </w:r>
      <w:r w:rsidR="00A96A35" w:rsidRPr="0027638C">
        <w:rPr>
          <w:sz w:val="24"/>
          <w:rPrChange w16du:dateUtc="2026-07-07T18:18:00Z" w:author="Author" w:date="2026-07-07T20:18:00Z" w:id="8272">
            <w:rPr>
              <w:rFonts w:ascii="Times New Roman"/>
              <w:color w:val="000000"/>
            </w:rPr>
          </w:rPrChange>
        </w:rPr>
        <w:t>Amet</w:t>
      </w:r>
      <w:r w:rsidR="00A96A35" w:rsidRPr="0027638C">
        <w:rPr>
          <w:spacing w:val="-10"/>
          <w:sz w:val="24"/>
          <w:rPrChange w16du:dateUtc="2026-07-07T18:18:00Z" w:author="Author" w:date="2026-07-07T20:18:00Z" w:id="8273">
            <w:rPr>
              <w:rFonts w:ascii="Times New Roman"/>
              <w:color w:val="000000"/>
              <w:spacing w:val="-8"/>
            </w:rPr>
          </w:rPrChange>
        </w:rPr>
        <w:t xml:space="preserve"> </w:t>
      </w:r>
      <w:r w:rsidR="00A96A35" w:rsidRPr="0027638C">
        <w:rPr>
          <w:sz w:val="24"/>
          <w:rPrChange w16du:dateUtc="2026-07-07T18:18:00Z" w:author="Author" w:date="2026-07-07T20:18:00Z" w:id="8274">
            <w:rPr>
              <w:rFonts w:ascii="Times New Roman"/>
              <w:color w:val="000000"/>
            </w:rPr>
          </w:rPrChange>
        </w:rPr>
        <w:t>consectetur</w:t>
      </w:r>
      <w:r w:rsidR="00A96A35" w:rsidRPr="0027638C">
        <w:rPr>
          <w:spacing w:val="-10"/>
          <w:sz w:val="24"/>
          <w:rPrChange w16du:dateUtc="2026-07-07T18:18:00Z" w:author="Author" w:date="2026-07-07T20:18:00Z" w:id="8275">
            <w:rPr>
              <w:rFonts w:ascii="Times New Roman"/>
              <w:color w:val="000000"/>
              <w:spacing w:val="-8"/>
            </w:rPr>
          </w:rPrChange>
        </w:rPr>
        <w:t xml:space="preserve"> </w:t>
      </w:r>
      <w:r w:rsidR="00A96A35" w:rsidRPr="0027638C">
        <w:rPr>
          <w:sz w:val="24"/>
          <w:rPrChange w16du:dateUtc="2026-07-07T18:18:00Z" w:author="Author" w:date="2026-07-07T20:18:00Z" w:id="8276">
            <w:rPr>
              <w:rFonts w:ascii="Times New Roman"/>
              <w:color w:val="000000"/>
            </w:rPr>
          </w:rPrChange>
        </w:rPr>
        <w:t>adipiscing</w:t>
      </w:r>
      <w:r w:rsidR="00A96A35" w:rsidRPr="0027638C">
        <w:rPr>
          <w:spacing w:val="-10"/>
          <w:sz w:val="24"/>
          <w:rPrChange w16du:dateUtc="2026-07-07T18:18:00Z" w:author="Author" w:date="2026-07-07T20:18:00Z" w:id="8277">
            <w:rPr>
              <w:rFonts w:ascii="Times New Roman"/>
              <w:color w:val="000000"/>
              <w:spacing w:val="-8"/>
            </w:rPr>
          </w:rPrChange>
        </w:rPr>
        <w:t xml:space="preserve"> </w:t>
      </w:r>
      <w:r w:rsidR="00A96A35" w:rsidRPr="0027638C">
        <w:rPr>
          <w:sz w:val="24"/>
          <w:rPrChange w16du:dateUtc="2026-07-07T18:18:00Z" w:author="Author" w:date="2026-07-07T20:18:00Z" w:id="8278">
            <w:rPr>
              <w:rFonts w:ascii="Times New Roman"/>
              <w:color w:val="000000"/>
            </w:rPr>
          </w:rPrChange>
        </w:rPr>
        <w:t>Elit</w:t>
      </w:r>
      <w:r w:rsidR="00A96A35" w:rsidRPr="0027638C">
        <w:rPr>
          <w:spacing w:val="-10"/>
          <w:sz w:val="24"/>
          <w:rPrChange w16du:dateUtc="2026-07-07T18:18:00Z" w:author="Author" w:date="2026-07-07T20:18:00Z" w:id="8279">
            <w:rPr>
              <w:rFonts w:ascii="Times New Roman"/>
              <w:color w:val="000000"/>
              <w:spacing w:val="-8"/>
            </w:rPr>
          </w:rPrChange>
        </w:rPr>
        <w:t xml:space="preserve"> </w:t>
      </w:r>
      <w:r w:rsidR="00A96A35" w:rsidRPr="0027638C">
        <w:rPr>
          <w:sz w:val="24"/>
          <w:rPrChange w16du:dateUtc="2026-07-07T18:18:00Z" w:author="Author" w:date="2026-07-07T20:18:00Z" w:id="8280">
            <w:rPr>
              <w:rFonts w:ascii="Times New Roman"/>
              <w:color w:val="000000"/>
            </w:rPr>
          </w:rPrChange>
        </w:rPr>
        <w:t>sed</w:t>
      </w:r>
      <w:r w:rsidR="00A96A35" w:rsidRPr="0027638C">
        <w:rPr>
          <w:spacing w:val="-11"/>
          <w:sz w:val="24"/>
          <w:rPrChange w16du:dateUtc="2026-07-07T18:18:00Z" w:author="Author" w:date="2026-07-07T20:18:00Z" w:id="8281">
            <w:rPr>
              <w:rFonts w:ascii="Times New Roman"/>
              <w:color w:val="000000"/>
              <w:spacing w:val="-9"/>
            </w:rPr>
          </w:rPrChange>
        </w:rPr>
        <w:t xml:space="preserve"> </w:t>
      </w:r>
      <w:r w:rsidR="00A96A35" w:rsidRPr="0027638C">
        <w:rPr>
          <w:sz w:val="24"/>
          <w:rPrChange w16du:dateUtc="2026-07-07T18:18:00Z" w:author="Author" w:date="2026-07-07T20:18:00Z" w:id="8282">
            <w:rPr>
              <w:rFonts w:ascii="Times New Roman"/>
              <w:color w:val="000000"/>
            </w:rPr>
          </w:rPrChange>
        </w:rPr>
        <w:t>do</w:t>
      </w:r>
      <w:r w:rsidR="00A96A35" w:rsidRPr="0027638C">
        <w:rPr>
          <w:spacing w:val="-10"/>
          <w:sz w:val="24"/>
          <w:rPrChange w16du:dateUtc="2026-07-07T18:18:00Z" w:author="Author" w:date="2026-07-07T20:18:00Z" w:id="8283">
            <w:rPr>
              <w:rFonts w:ascii="Times New Roman"/>
              <w:color w:val="000000"/>
              <w:spacing w:val="-8"/>
            </w:rPr>
          </w:rPrChange>
        </w:rPr>
        <w:t xml:space="preserve"> </w:t>
      </w:r>
      <w:r w:rsidR="00A96A35" w:rsidRPr="0027638C">
        <w:rPr>
          <w:sz w:val="24"/>
          <w:rPrChange w16du:dateUtc="2026-07-07T18:18:00Z" w:author="Author" w:date="2026-07-07T20:18:00Z" w:id="8284">
            <w:rPr>
              <w:rFonts w:ascii="Times New Roman"/>
              <w:color w:val="000000"/>
            </w:rPr>
          </w:rPrChange>
        </w:rPr>
        <w:t>Eiusmod</w:t>
      </w:r>
      <w:r w:rsidR="00A96A35" w:rsidRPr="0027638C">
        <w:rPr>
          <w:spacing w:val="-10"/>
          <w:sz w:val="24"/>
          <w:rPrChange w16du:dateUtc="2026-07-07T18:18:00Z" w:author="Author" w:date="2026-07-07T20:18:00Z" w:id="8285">
            <w:rPr>
              <w:rFonts w:ascii="Times New Roman"/>
              <w:color w:val="000000"/>
              <w:spacing w:val="-8"/>
            </w:rPr>
          </w:rPrChange>
        </w:rPr>
        <w:t xml:space="preserve"> </w:t>
      </w:r>
      <w:r w:rsidR="00A96A35" w:rsidRPr="0027638C">
        <w:rPr>
          <w:sz w:val="24"/>
          <w:rPrChange w16du:dateUtc="2026-07-07T18:18:00Z" w:author="Author" w:date="2026-07-07T20:18:00Z" w:id="8286">
            <w:rPr>
              <w:rFonts w:ascii="Times New Roman"/>
              <w:color w:val="000000"/>
            </w:rPr>
          </w:rPrChange>
        </w:rPr>
        <w:t>tempor</w:t>
      </w:r>
      <w:r w:rsidR="00A96A35" w:rsidRPr="0027638C">
        <w:rPr>
          <w:spacing w:val="-10"/>
          <w:sz w:val="24"/>
          <w:rPrChange w16du:dateUtc="2026-07-07T18:18:00Z" w:author="Author" w:date="2026-07-07T20:18:00Z" w:id="8287">
            <w:rPr>
              <w:rFonts w:ascii="Times New Roman"/>
              <w:color w:val="000000"/>
              <w:spacing w:val="-8"/>
            </w:rPr>
          </w:rPrChange>
        </w:rPr>
        <w:t xml:space="preserve"> </w:t>
      </w:r>
      <w:r w:rsidR="00A96A35" w:rsidRPr="0027638C">
        <w:rPr>
          <w:sz w:val="24"/>
          <w:rPrChange w16du:dateUtc="2026-07-07T18:18:00Z" w:author="Author" w:date="2026-07-07T20:18:00Z" w:id="8288">
            <w:rPr>
              <w:rFonts w:ascii="Times New Roman"/>
              <w:color w:val="000000"/>
            </w:rPr>
          </w:rPrChange>
        </w:rPr>
        <w:t>incididunt</w:t>
      </w:r>
      <w:r w:rsidR="00A96A35" w:rsidRPr="0027638C">
        <w:rPr>
          <w:spacing w:val="-10"/>
          <w:sz w:val="24"/>
          <w:rPrChange w16du:dateUtc="2026-07-07T18:18:00Z" w:author="Author" w:date="2026-07-07T20:18:00Z" w:id="8289">
            <w:rPr>
              <w:rFonts w:ascii="Times New Roman"/>
              <w:color w:val="000000"/>
              <w:spacing w:val="-8"/>
            </w:rPr>
          </w:rPrChange>
        </w:rPr>
        <w:t xml:space="preserve"> </w:t>
      </w:r>
      <w:r w:rsidR="00A96A35" w:rsidRPr="0027638C">
        <w:rPr>
          <w:sz w:val="24"/>
          <w:rPrChange w16du:dateUtc="2026-07-07T18:18:00Z" w:author="Author" w:date="2026-07-07T20:18:00Z" w:id="8290">
            <w:rPr>
              <w:rFonts w:ascii="Times New Roman"/>
              <w:color w:val="000000"/>
            </w:rPr>
          </w:rPrChange>
        </w:rPr>
        <w:t>ut</w:t>
      </w:r>
      <w:r w:rsidR="00A96A35" w:rsidRPr="0027638C">
        <w:rPr>
          <w:spacing w:val="-10"/>
          <w:sz w:val="24"/>
          <w:rPrChange w16du:dateUtc="2026-07-07T18:18:00Z" w:author="Author" w:date="2026-07-07T20:18:00Z" w:id="8291">
            <w:rPr>
              <w:rFonts w:ascii="Times New Roman"/>
              <w:color w:val="000000"/>
              <w:spacing w:val="-8"/>
            </w:rPr>
          </w:rPrChange>
        </w:rPr>
        <w:t xml:space="preserve"> </w:t>
      </w:r>
      <w:r w:rsidR="00A96A35" w:rsidRPr="0027638C">
        <w:rPr>
          <w:sz w:val="24"/>
          <w:rPrChange w16du:dateUtc="2026-07-07T18:18:00Z" w:author="Author" w:date="2026-07-07T20:18:00Z" w:id="8292">
            <w:rPr>
              <w:rFonts w:ascii="Times New Roman"/>
              <w:color w:val="000000"/>
            </w:rPr>
          </w:rPrChange>
        </w:rPr>
        <w:t>labore</w:t>
      </w:r>
      <w:r w:rsidR="00A96A35" w:rsidRPr="0027638C">
        <w:rPr>
          <w:spacing w:val="-10"/>
          <w:sz w:val="24"/>
          <w:rPrChange w16du:dateUtc="2026-07-07T18:18:00Z" w:author="Author" w:date="2026-07-07T20:18:00Z" w:id="8293">
            <w:rPr>
              <w:rFonts w:ascii="Times New Roman"/>
              <w:color w:val="000000"/>
              <w:spacing w:val="-8"/>
            </w:rPr>
          </w:rPrChange>
        </w:rPr>
        <w:t xml:space="preserve"> </w:t>
      </w:r>
      <w:r w:rsidR="00A96A35" w:rsidRPr="0027638C">
        <w:rPr>
          <w:sz w:val="24"/>
          <w:rPrChange w16du:dateUtc="2026-07-07T18:18:00Z" w:author="Author" w:date="2026-07-07T20:18:00Z" w:id="8294">
            <w:rPr>
              <w:rFonts w:ascii="Times New Roman"/>
              <w:color w:val="000000"/>
            </w:rPr>
          </w:rPrChange>
        </w:rPr>
        <w:t>et</w:t>
      </w:r>
      <w:r w:rsidR="00A96A35" w:rsidRPr="0027638C">
        <w:rPr>
          <w:spacing w:val="-10"/>
          <w:sz w:val="24"/>
          <w:rPrChange w16du:dateUtc="2026-07-07T18:18:00Z" w:author="Author" w:date="2026-07-07T20:18:00Z" w:id="8295">
            <w:rPr>
              <w:rFonts w:ascii="Times New Roman"/>
              <w:color w:val="000000"/>
              <w:spacing w:val="-8"/>
            </w:rPr>
          </w:rPrChange>
        </w:rPr>
        <w:t xml:space="preserve"> </w:t>
      </w:r>
      <w:r w:rsidR="00A96A35" w:rsidRPr="0027638C">
        <w:rPr>
          <w:sz w:val="24"/>
          <w:rPrChange w16du:dateUtc="2026-07-07T18:18:00Z" w:author="Author" w:date="2026-07-07T20:18:00Z" w:id="8296">
            <w:rPr>
              <w:rFonts w:ascii="Times New Roman"/>
              <w:color w:val="000000"/>
            </w:rPr>
          </w:rPrChange>
        </w:rPr>
        <w:t>dolore</w:t>
      </w:r>
      <w:r w:rsidR="00A96A35" w:rsidRPr="0027638C">
        <w:rPr>
          <w:spacing w:val="-10"/>
          <w:sz w:val="24"/>
          <w:rPrChange w16du:dateUtc="2026-07-07T18:18:00Z" w:author="Author" w:date="2026-07-07T20:18:00Z" w:id="8297">
            <w:rPr>
              <w:rFonts w:ascii="Times New Roman"/>
              <w:color w:val="000000"/>
              <w:spacing w:val="-8"/>
            </w:rPr>
          </w:rPrChange>
        </w:rPr>
        <w:t xml:space="preserve"> </w:t>
      </w:r>
      <w:r w:rsidR="00A96A35" w:rsidRPr="0027638C">
        <w:rPr>
          <w:sz w:val="24"/>
          <w:rPrChange w16du:dateUtc="2026-07-07T18:18:00Z" w:author="Author" w:date="2026-07-07T20:18:00Z" w:id="8298">
            <w:rPr>
              <w:rFonts w:ascii="Times New Roman"/>
              <w:color w:val="000000"/>
            </w:rPr>
          </w:rPrChange>
        </w:rPr>
        <w:t>magna</w:t>
      </w:r>
      <w:r w:rsidR="00A96A35" w:rsidRPr="0027638C">
        <w:rPr>
          <w:spacing w:val="-10"/>
          <w:sz w:val="24"/>
          <w:rPrChange w16du:dateUtc="2026-07-07T18:18:00Z" w:author="Author" w:date="2026-07-07T20:18:00Z" w:id="8299">
            <w:rPr>
              <w:rFonts w:ascii="Times New Roman"/>
              <w:color w:val="000000"/>
              <w:spacing w:val="-8"/>
            </w:rPr>
          </w:rPrChange>
        </w:rPr>
        <w:t xml:space="preserve"> </w:t>
      </w:r>
      <w:r w:rsidR="00A96A35" w:rsidRPr="0027638C">
        <w:rPr>
          <w:sz w:val="24"/>
          <w:rPrChange w16du:dateUtc="2026-07-07T18:18:00Z" w:author="Author" w:date="2026-07-07T20:18:00Z" w:id="8300">
            <w:rPr>
              <w:rFonts w:ascii="Times New Roman"/>
              <w:color w:val="000000"/>
            </w:rPr>
          </w:rPrChange>
        </w:rPr>
        <w:t>aliqua</w:t>
      </w:r>
      <w:r w:rsidR="00A96A35" w:rsidRPr="0027638C">
        <w:rPr>
          <w:spacing w:val="-10"/>
          <w:sz w:val="24"/>
          <w:rPrChange w16du:dateUtc="2026-07-07T18:18:00Z" w:author="Author" w:date="2026-07-07T20:18:00Z" w:id="8301">
            <w:rPr>
              <w:rFonts w:ascii="Times New Roman"/>
              <w:color w:val="000000"/>
              <w:spacing w:val="-8"/>
            </w:rPr>
          </w:rPrChange>
        </w:rPr>
        <w:t xml:space="preserve"> </w:t>
      </w:r>
      <w:r w:rsidR="00A96A35" w:rsidRPr="0027638C">
        <w:rPr>
          <w:sz w:val="24"/>
          <w:rPrChange w16du:dateUtc="2026-07-07T18:18:00Z" w:author="Author" w:date="2026-07-07T20:18:00Z" w:id="8302">
            <w:rPr>
              <w:rFonts w:ascii="Times New Roman"/>
              <w:color w:val="000000"/>
            </w:rPr>
          </w:rPrChange>
        </w:rPr>
        <w:t>lorem</w:t>
      </w:r>
      <w:r w:rsidR="00A96A35" w:rsidRPr="0027638C">
        <w:rPr>
          <w:spacing w:val="-12"/>
          <w:sz w:val="24"/>
          <w:rPrChange w16du:dateUtc="2026-07-07T18:18:00Z" w:author="Author" w:date="2026-07-07T20:18:00Z" w:id="8303">
            <w:rPr>
              <w:rFonts w:ascii="Times New Roman"/>
              <w:color w:val="000000"/>
              <w:spacing w:val="-10"/>
            </w:rPr>
          </w:rPrChange>
        </w:rPr>
        <w:t xml:space="preserve"> </w:t>
      </w:r>
      <w:r w:rsidR="00A96A35" w:rsidRPr="0027638C">
        <w:rPr>
          <w:sz w:val="24"/>
          <w:rPrChange w16du:dateUtc="2026-07-07T18:18:00Z" w:author="Author" w:date="2026-07-07T20:18:00Z" w:id="8304">
            <w:rPr>
              <w:rFonts w:ascii="Times New Roman" w:hAnsi="Times New Roman"/>
              <w:color w:val="000000"/>
            </w:rPr>
          </w:rPrChange>
        </w:rPr>
        <w:t>Ipsum</w:t>
      </w:r>
      <w:del w16du:dateUtc="2026-07-07T18:18:00Z" w:author="Author" w:date="2026-07-07T20:18:00Z" w:id="8305">
        <w:r>
          <w:rPr>
            <w:color w:val="000000"/>
          </w:rPr>
          <w:cr/>
        </w:r>
      </w:del>
      <w:r w:rsidR="00A96A35" w:rsidRPr="0027638C">
        <w:rPr>
          <w:sz w:val="24"/>
          <w:rPrChange w16du:dateUtc="2026-07-07T18:18:00Z" w:author="Author" w:date="2026-07-07T20:18:00Z" w:id="8306">
            <w:rPr>
              <w:rFonts w:ascii="Times New Roman"/>
              <w:color w:val="000000"/>
              <w:spacing w:val="665"/>
            </w:rPr>
          </w:rPrChange>
        </w:rPr>
        <w:t xml:space="preserve"> </w:t>
      </w:r>
      <w:r w:rsidR="00A96A35" w:rsidRPr="0027638C">
        <w:rPr>
          <w:sz w:val="24"/>
          <w:rPrChange w16du:dateUtc="2026-07-07T18:18:00Z" w:author="Author" w:date="2026-07-07T20:18:00Z" w:id="8307">
            <w:rPr>
              <w:rFonts w:ascii="Times New Roman"/>
              <w:color w:val="000000"/>
            </w:rPr>
          </w:rPrChange>
        </w:rPr>
        <w:t>Dolor</w:t>
      </w:r>
      <w:r w:rsidR="00A96A35" w:rsidRPr="0027638C">
        <w:rPr>
          <w:sz w:val="24"/>
          <w:rPrChange w16du:dateUtc="2026-07-07T18:18:00Z" w:author="Author" w:date="2026-07-07T20:18:00Z" w:id="8308">
            <w:rPr>
              <w:rFonts w:ascii="Times New Roman"/>
              <w:color w:val="000000"/>
              <w:spacing w:val="11"/>
            </w:rPr>
          </w:rPrChange>
        </w:rPr>
        <w:t xml:space="preserve"> </w:t>
      </w:r>
      <w:r w:rsidR="00A96A35" w:rsidRPr="0027638C">
        <w:rPr>
          <w:sz w:val="24"/>
          <w:rPrChange w16du:dateUtc="2026-07-07T18:18:00Z" w:author="Author" w:date="2026-07-07T20:18:00Z" w:id="8309">
            <w:rPr>
              <w:rFonts w:ascii="Times New Roman"/>
              <w:color w:val="000000"/>
            </w:rPr>
          </w:rPrChange>
        </w:rPr>
        <w:t>Sit</w:t>
      </w:r>
      <w:r w:rsidR="00A96A35" w:rsidRPr="0027638C">
        <w:rPr>
          <w:sz w:val="24"/>
          <w:rPrChange w16du:dateUtc="2026-07-07T18:18:00Z" w:author="Author" w:date="2026-07-07T20:18:00Z" w:id="8310">
            <w:rPr>
              <w:rFonts w:ascii="Times New Roman"/>
              <w:color w:val="000000"/>
              <w:spacing w:val="11"/>
            </w:rPr>
          </w:rPrChange>
        </w:rPr>
        <w:t xml:space="preserve"> </w:t>
      </w:r>
      <w:r w:rsidR="00A96A35" w:rsidRPr="0027638C">
        <w:rPr>
          <w:sz w:val="24"/>
          <w:rPrChange w16du:dateUtc="2026-07-07T18:18:00Z" w:author="Author" w:date="2026-07-07T20:18:00Z" w:id="8311">
            <w:rPr>
              <w:rFonts w:ascii="Times New Roman" w:hAnsi="Times New Roman"/>
              <w:color w:val="000000"/>
              <w:spacing w:val="5"/>
            </w:rPr>
          </w:rPrChange>
        </w:rPr>
        <w:t>(“</w:t>
      </w:r>
      <w:r w:rsidR="00A96A35" w:rsidRPr="0027638C">
        <w:rPr>
          <w:b/>
          <w:sz w:val="24"/>
          <w:rPrChange w16du:dateUtc="2026-07-07T18:18:00Z" w:author="Author" w:date="2026-07-07T20:18:00Z" w:id="8312">
            <w:rPr>
              <w:rFonts w:ascii="Times New Roman" w:hAnsi="Times New Roman"/>
              <w:color w:val="000000"/>
              <w:spacing w:val="5"/>
            </w:rPr>
          </w:rPrChange>
        </w:rPr>
        <w:t>Amet</w:t>
      </w:r>
      <w:r w:rsidR="00A96A35" w:rsidRPr="0027638C">
        <w:rPr>
          <w:b/>
          <w:sz w:val="24"/>
          <w:rPrChange w16du:dateUtc="2026-07-07T18:18:00Z" w:author="Author" w:date="2026-07-07T20:18:00Z" w:id="8313">
            <w:rPr>
              <w:rFonts w:ascii="Times New Roman"/>
              <w:color w:val="000000"/>
              <w:spacing w:val="30"/>
            </w:rPr>
          </w:rPrChange>
        </w:rPr>
        <w:t xml:space="preserve"> </w:t>
      </w:r>
      <w:r w:rsidR="00A96A35" w:rsidRPr="0027638C">
        <w:rPr>
          <w:b/>
          <w:sz w:val="24"/>
          <w:rPrChange w16du:dateUtc="2026-07-07T18:18:00Z" w:author="Author" w:date="2026-07-07T20:18:00Z" w:id="8314">
            <w:rPr>
              <w:rFonts w:ascii="Times New Roman" w:hAnsi="Times New Roman"/>
              <w:color w:val="000000"/>
              <w:spacing w:val="3"/>
            </w:rPr>
          </w:rPrChange>
        </w:rPr>
        <w:t>Consectetur</w:t>
      </w:r>
      <w:r w:rsidR="00A96A35" w:rsidRPr="0027638C">
        <w:rPr>
          <w:sz w:val="24"/>
          <w:rPrChange w16du:dateUtc="2026-07-07T18:18:00Z" w:author="Author" w:date="2026-07-07T20:18:00Z" w:id="8315">
            <w:rPr>
              <w:rFonts w:ascii="Times New Roman" w:hAnsi="Times New Roman"/>
              <w:color w:val="000000"/>
              <w:spacing w:val="3"/>
            </w:rPr>
          </w:rPrChange>
        </w:rPr>
        <w:t>”);</w:t>
      </w:r>
      <w:r w:rsidR="00A96A35" w:rsidRPr="0027638C">
        <w:rPr>
          <w:sz w:val="24"/>
          <w:rPrChange w16du:dateUtc="2026-07-07T18:18:00Z" w:author="Author" w:date="2026-07-07T20:18:00Z" w:id="8316">
            <w:rPr>
              <w:rFonts w:ascii="Times New Roman"/>
              <w:color w:val="000000"/>
              <w:spacing w:val="8"/>
            </w:rPr>
          </w:rPrChange>
        </w:rPr>
        <w:t xml:space="preserve"> </w:t>
      </w:r>
      <w:r w:rsidR="00A96A35" w:rsidRPr="0027638C">
        <w:rPr>
          <w:sz w:val="24"/>
          <w:rPrChange w16du:dateUtc="2026-07-07T18:18:00Z" w:author="Author" w:date="2026-07-07T20:18:00Z" w:id="8317">
            <w:rPr>
              <w:rFonts w:ascii="Times New Roman"/>
              <w:color w:val="000000"/>
            </w:rPr>
          </w:rPrChange>
        </w:rPr>
        <w:t>adipiscing</w:t>
      </w:r>
      <w:r w:rsidR="00A96A35" w:rsidRPr="0027638C">
        <w:rPr>
          <w:sz w:val="24"/>
          <w:rPrChange w16du:dateUtc="2026-07-07T18:18:00Z" w:author="Author" w:date="2026-07-07T20:18:00Z" w:id="8318">
            <w:rPr>
              <w:rFonts w:ascii="Times New Roman"/>
              <w:color w:val="000000"/>
              <w:spacing w:val="11"/>
            </w:rPr>
          </w:rPrChange>
        </w:rPr>
        <w:t xml:space="preserve"> </w:t>
      </w:r>
      <w:r w:rsidR="00A96A35" w:rsidRPr="0027638C">
        <w:rPr>
          <w:sz w:val="24"/>
          <w:rPrChange w16du:dateUtc="2026-07-07T18:18:00Z" w:author="Author" w:date="2026-07-07T20:18:00Z" w:id="8319">
            <w:rPr>
              <w:rFonts w:ascii="Times New Roman"/>
              <w:color w:val="000000"/>
            </w:rPr>
          </w:rPrChange>
        </w:rPr>
        <w:t>(elit)</w:t>
      </w:r>
      <w:r w:rsidR="00A96A35" w:rsidRPr="0027638C">
        <w:rPr>
          <w:sz w:val="24"/>
          <w:rPrChange w16du:dateUtc="2026-07-07T18:18:00Z" w:author="Author" w:date="2026-07-07T20:18:00Z" w:id="8320">
            <w:rPr>
              <w:rFonts w:ascii="Times New Roman"/>
              <w:color w:val="000000"/>
              <w:spacing w:val="11"/>
            </w:rPr>
          </w:rPrChange>
        </w:rPr>
        <w:t xml:space="preserve"> </w:t>
      </w:r>
      <w:r w:rsidR="00A96A35" w:rsidRPr="0027638C">
        <w:rPr>
          <w:sz w:val="24"/>
          <w:rPrChange w16du:dateUtc="2026-07-07T18:18:00Z" w:author="Author" w:date="2026-07-07T20:18:00Z" w:id="8321">
            <w:rPr>
              <w:rFonts w:ascii="Times New Roman"/>
              <w:color w:val="000000"/>
            </w:rPr>
          </w:rPrChange>
        </w:rPr>
        <w:t>sed</w:t>
      </w:r>
      <w:r w:rsidR="00A96A35" w:rsidRPr="0027638C">
        <w:rPr>
          <w:sz w:val="24"/>
          <w:rPrChange w16du:dateUtc="2026-07-07T18:18:00Z" w:author="Author" w:date="2026-07-07T20:18:00Z" w:id="8322">
            <w:rPr>
              <w:rFonts w:ascii="Times New Roman"/>
              <w:color w:val="000000"/>
              <w:spacing w:val="11"/>
            </w:rPr>
          </w:rPrChange>
        </w:rPr>
        <w:t xml:space="preserve"> </w:t>
      </w:r>
      <w:r w:rsidR="00A96A35" w:rsidRPr="0027638C">
        <w:rPr>
          <w:sz w:val="24"/>
          <w:rPrChange w16du:dateUtc="2026-07-07T18:18:00Z" w:author="Author" w:date="2026-07-07T20:18:00Z" w:id="8323">
            <w:rPr>
              <w:rFonts w:ascii="Times New Roman"/>
              <w:color w:val="000000"/>
            </w:rPr>
          </w:rPrChange>
        </w:rPr>
        <w:t>do,</w:t>
      </w:r>
      <w:r w:rsidR="00A96A35" w:rsidRPr="0027638C">
        <w:rPr>
          <w:sz w:val="24"/>
          <w:rPrChange w16du:dateUtc="2026-07-07T18:18:00Z" w:author="Author" w:date="2026-07-07T20:18:00Z" w:id="8324">
            <w:rPr>
              <w:rFonts w:ascii="Times New Roman"/>
              <w:color w:val="000000"/>
              <w:spacing w:val="11"/>
            </w:rPr>
          </w:rPrChange>
        </w:rPr>
        <w:t xml:space="preserve"> </w:t>
      </w:r>
      <w:r w:rsidR="00A96A35" w:rsidRPr="0027638C">
        <w:rPr>
          <w:sz w:val="24"/>
          <w:rPrChange w16du:dateUtc="2026-07-07T18:18:00Z" w:author="Author" w:date="2026-07-07T20:18:00Z" w:id="8325">
            <w:rPr>
              <w:rFonts w:ascii="Times New Roman"/>
              <w:color w:val="000000"/>
            </w:rPr>
          </w:rPrChange>
        </w:rPr>
        <w:t>eiusmod</w:t>
      </w:r>
      <w:r w:rsidR="00A96A35" w:rsidRPr="0027638C">
        <w:rPr>
          <w:sz w:val="24"/>
          <w:rPrChange w16du:dateUtc="2026-07-07T18:18:00Z" w:author="Author" w:date="2026-07-07T20:18:00Z" w:id="8326">
            <w:rPr>
              <w:rFonts w:ascii="Times New Roman"/>
              <w:color w:val="000000"/>
              <w:spacing w:val="11"/>
            </w:rPr>
          </w:rPrChange>
        </w:rPr>
        <w:t xml:space="preserve"> </w:t>
      </w:r>
      <w:r w:rsidR="00A96A35" w:rsidRPr="0027638C">
        <w:rPr>
          <w:sz w:val="24"/>
          <w:rPrChange w16du:dateUtc="2026-07-07T18:18:00Z" w:author="Author" w:date="2026-07-07T20:18:00Z" w:id="8327">
            <w:rPr>
              <w:rFonts w:ascii="Times New Roman"/>
              <w:color w:val="000000"/>
            </w:rPr>
          </w:rPrChange>
        </w:rPr>
        <w:t>tempor</w:t>
      </w:r>
      <w:r w:rsidR="00A96A35" w:rsidRPr="0027638C">
        <w:rPr>
          <w:sz w:val="24"/>
          <w:rPrChange w16du:dateUtc="2026-07-07T18:18:00Z" w:author="Author" w:date="2026-07-07T20:18:00Z" w:id="8328">
            <w:rPr>
              <w:rFonts w:ascii="Times New Roman"/>
              <w:color w:val="000000"/>
              <w:spacing w:val="11"/>
            </w:rPr>
          </w:rPrChange>
        </w:rPr>
        <w:t xml:space="preserve"> </w:t>
      </w:r>
      <w:r w:rsidR="00A96A35" w:rsidRPr="0027638C">
        <w:rPr>
          <w:sz w:val="24"/>
          <w:rPrChange w16du:dateUtc="2026-07-07T18:18:00Z" w:author="Author" w:date="2026-07-07T20:18:00Z" w:id="8329">
            <w:rPr>
              <w:rFonts w:ascii="Times New Roman"/>
              <w:color w:val="000000"/>
            </w:rPr>
          </w:rPrChange>
        </w:rPr>
        <w:t>incididunt</w:t>
      </w:r>
      <w:r w:rsidR="00A96A35" w:rsidRPr="0027638C">
        <w:rPr>
          <w:sz w:val="24"/>
          <w:rPrChange w16du:dateUtc="2026-07-07T18:18:00Z" w:author="Author" w:date="2026-07-07T20:18:00Z" w:id="8330">
            <w:rPr>
              <w:rFonts w:ascii="Times New Roman"/>
              <w:color w:val="000000"/>
              <w:spacing w:val="11"/>
            </w:rPr>
          </w:rPrChange>
        </w:rPr>
        <w:t xml:space="preserve"> </w:t>
      </w:r>
      <w:r w:rsidR="00A96A35" w:rsidRPr="0027638C">
        <w:rPr>
          <w:sz w:val="24"/>
          <w:rPrChange w16du:dateUtc="2026-07-07T18:18:00Z" w:author="Author" w:date="2026-07-07T20:18:00Z" w:id="8331">
            <w:rPr>
              <w:rFonts w:ascii="Times New Roman" w:hAnsi="Times New Roman"/>
              <w:color w:val="000000"/>
            </w:rPr>
          </w:rPrChange>
        </w:rPr>
        <w:t>ut</w:t>
      </w:r>
      <w:del w16du:dateUtc="2026-07-07T18:18:00Z" w:author="Author" w:date="2026-07-07T20:18:00Z" w:id="8332">
        <w:r>
          <w:rPr>
            <w:color w:val="000000"/>
          </w:rPr>
          <w:cr/>
        </w:r>
      </w:del>
      <w:r w:rsidR="00A96A35" w:rsidRPr="0027638C">
        <w:rPr>
          <w:sz w:val="24"/>
          <w:rPrChange w16du:dateUtc="2026-07-07T18:18:00Z" w:author="Author" w:date="2026-07-07T20:18:00Z" w:id="8333">
            <w:rPr>
              <w:rFonts w:ascii="Times New Roman"/>
              <w:color w:val="000000"/>
              <w:spacing w:val="665"/>
            </w:rPr>
          </w:rPrChange>
        </w:rPr>
        <w:t xml:space="preserve"> </w:t>
      </w:r>
      <w:r w:rsidR="00A96A35" w:rsidRPr="0027638C">
        <w:rPr>
          <w:sz w:val="24"/>
          <w:rPrChange w16du:dateUtc="2026-07-07T18:18:00Z" w:author="Author" w:date="2026-07-07T20:18:00Z" w:id="8334">
            <w:rPr>
              <w:rFonts w:ascii="Times New Roman"/>
              <w:color w:val="000000"/>
            </w:rPr>
          </w:rPrChange>
        </w:rPr>
        <w:t>labore</w:t>
      </w:r>
      <w:r w:rsidR="00A96A35" w:rsidRPr="0027638C">
        <w:rPr>
          <w:sz w:val="24"/>
          <w:rPrChange w16du:dateUtc="2026-07-07T18:18:00Z" w:author="Author" w:date="2026-07-07T20:18:00Z" w:id="8335">
            <w:rPr>
              <w:rFonts w:ascii="Times New Roman"/>
              <w:color w:val="000000"/>
              <w:spacing w:val="7"/>
            </w:rPr>
          </w:rPrChange>
        </w:rPr>
        <w:t xml:space="preserve"> </w:t>
      </w:r>
      <w:r w:rsidR="00A96A35" w:rsidRPr="0027638C">
        <w:rPr>
          <w:sz w:val="24"/>
          <w:rPrChange w16du:dateUtc="2026-07-07T18:18:00Z" w:author="Author" w:date="2026-07-07T20:18:00Z" w:id="8336">
            <w:rPr>
              <w:rFonts w:ascii="Times New Roman"/>
              <w:color w:val="000000"/>
            </w:rPr>
          </w:rPrChange>
        </w:rPr>
        <w:t>et</w:t>
      </w:r>
      <w:r w:rsidR="00A96A35" w:rsidRPr="0027638C">
        <w:rPr>
          <w:sz w:val="24"/>
          <w:rPrChange w16du:dateUtc="2026-07-07T18:18:00Z" w:author="Author" w:date="2026-07-07T20:18:00Z" w:id="8337">
            <w:rPr>
              <w:rFonts w:ascii="Times New Roman"/>
              <w:color w:val="000000"/>
              <w:spacing w:val="7"/>
            </w:rPr>
          </w:rPrChange>
        </w:rPr>
        <w:t xml:space="preserve"> </w:t>
      </w:r>
      <w:r w:rsidR="00A96A35" w:rsidRPr="0027638C">
        <w:rPr>
          <w:sz w:val="24"/>
          <w:rPrChange w16du:dateUtc="2026-07-07T18:18:00Z" w:author="Author" w:date="2026-07-07T20:18:00Z" w:id="8338">
            <w:rPr>
              <w:rFonts w:ascii="Times New Roman"/>
              <w:color w:val="000000"/>
            </w:rPr>
          </w:rPrChange>
        </w:rPr>
        <w:t>Dolore</w:t>
      </w:r>
      <w:r w:rsidR="00A96A35" w:rsidRPr="0027638C">
        <w:rPr>
          <w:sz w:val="24"/>
          <w:rPrChange w16du:dateUtc="2026-07-07T18:18:00Z" w:author="Author" w:date="2026-07-07T20:18:00Z" w:id="8339">
            <w:rPr>
              <w:rFonts w:ascii="Times New Roman"/>
              <w:color w:val="000000"/>
              <w:spacing w:val="7"/>
            </w:rPr>
          </w:rPrChange>
        </w:rPr>
        <w:t xml:space="preserve"> </w:t>
      </w:r>
      <w:r w:rsidR="00A96A35" w:rsidRPr="0027638C">
        <w:rPr>
          <w:sz w:val="24"/>
          <w:rPrChange w16du:dateUtc="2026-07-07T18:18:00Z" w:author="Author" w:date="2026-07-07T20:18:00Z" w:id="8340">
            <w:rPr>
              <w:rFonts w:ascii="Times New Roman"/>
              <w:color w:val="000000"/>
            </w:rPr>
          </w:rPrChange>
        </w:rPr>
        <w:t>magna</w:t>
      </w:r>
      <w:r w:rsidR="00A96A35" w:rsidRPr="0027638C">
        <w:rPr>
          <w:sz w:val="24"/>
          <w:rPrChange w16du:dateUtc="2026-07-07T18:18:00Z" w:author="Author" w:date="2026-07-07T20:18:00Z" w:id="8341">
            <w:rPr>
              <w:rFonts w:ascii="Times New Roman"/>
              <w:color w:val="000000"/>
              <w:spacing w:val="7"/>
            </w:rPr>
          </w:rPrChange>
        </w:rPr>
        <w:t xml:space="preserve"> </w:t>
      </w:r>
      <w:r w:rsidR="00A96A35" w:rsidRPr="0027638C">
        <w:rPr>
          <w:sz w:val="24"/>
          <w:rPrChange w16du:dateUtc="2026-07-07T18:18:00Z" w:author="Author" w:date="2026-07-07T20:18:00Z" w:id="8342">
            <w:rPr>
              <w:rFonts w:ascii="Times New Roman"/>
              <w:color w:val="000000"/>
            </w:rPr>
          </w:rPrChange>
        </w:rPr>
        <w:t>aliqua</w:t>
      </w:r>
      <w:r w:rsidR="00A96A35" w:rsidRPr="0027638C">
        <w:rPr>
          <w:sz w:val="24"/>
          <w:rPrChange w16du:dateUtc="2026-07-07T18:18:00Z" w:author="Author" w:date="2026-07-07T20:18:00Z" w:id="8343">
            <w:rPr>
              <w:rFonts w:ascii="Times New Roman"/>
              <w:color w:val="000000"/>
              <w:spacing w:val="7"/>
            </w:rPr>
          </w:rPrChange>
        </w:rPr>
        <w:t xml:space="preserve"> </w:t>
      </w:r>
      <w:r w:rsidR="00A96A35" w:rsidRPr="0027638C">
        <w:rPr>
          <w:sz w:val="24"/>
          <w:rPrChange w16du:dateUtc="2026-07-07T18:18:00Z" w:author="Author" w:date="2026-07-07T20:18:00Z" w:id="8344">
            <w:rPr>
              <w:rFonts w:ascii="Times New Roman"/>
              <w:color w:val="000000"/>
            </w:rPr>
          </w:rPrChange>
        </w:rPr>
        <w:t>Lorem</w:t>
      </w:r>
      <w:r w:rsidR="00A96A35" w:rsidRPr="0027638C">
        <w:rPr>
          <w:sz w:val="24"/>
          <w:rPrChange w16du:dateUtc="2026-07-07T18:18:00Z" w:author="Author" w:date="2026-07-07T20:18:00Z" w:id="8345">
            <w:rPr>
              <w:rFonts w:ascii="Times New Roman"/>
              <w:color w:val="000000"/>
              <w:spacing w:val="7"/>
            </w:rPr>
          </w:rPrChange>
        </w:rPr>
        <w:t xml:space="preserve"> </w:t>
      </w:r>
      <w:r w:rsidR="00A96A35" w:rsidRPr="0027638C">
        <w:rPr>
          <w:sz w:val="24"/>
          <w:rPrChange w16du:dateUtc="2026-07-07T18:18:00Z" w:author="Author" w:date="2026-07-07T20:18:00Z" w:id="8346">
            <w:rPr>
              <w:rFonts w:ascii="Times New Roman"/>
              <w:color w:val="000000"/>
            </w:rPr>
          </w:rPrChange>
        </w:rPr>
        <w:t>ipsum</w:t>
      </w:r>
      <w:r w:rsidR="00A96A35" w:rsidRPr="0027638C">
        <w:rPr>
          <w:sz w:val="24"/>
          <w:rPrChange w16du:dateUtc="2026-07-07T18:18:00Z" w:author="Author" w:date="2026-07-07T20:18:00Z" w:id="8347">
            <w:rPr>
              <w:rFonts w:ascii="Times New Roman"/>
              <w:color w:val="000000"/>
              <w:spacing w:val="7"/>
            </w:rPr>
          </w:rPrChange>
        </w:rPr>
        <w:t xml:space="preserve"> </w:t>
      </w:r>
      <w:r w:rsidR="00A96A35" w:rsidRPr="0027638C">
        <w:rPr>
          <w:sz w:val="24"/>
          <w:rPrChange w16du:dateUtc="2026-07-07T18:18:00Z" w:author="Author" w:date="2026-07-07T20:18:00Z" w:id="8348">
            <w:rPr>
              <w:rFonts w:ascii="Times New Roman"/>
              <w:color w:val="000000"/>
            </w:rPr>
          </w:rPrChange>
        </w:rPr>
        <w:t>dolor</w:t>
      </w:r>
      <w:r w:rsidR="00A96A35" w:rsidRPr="0027638C">
        <w:rPr>
          <w:sz w:val="24"/>
          <w:rPrChange w16du:dateUtc="2026-07-07T18:18:00Z" w:author="Author" w:date="2026-07-07T20:18:00Z" w:id="8349">
            <w:rPr>
              <w:rFonts w:ascii="Times New Roman"/>
              <w:color w:val="000000"/>
              <w:spacing w:val="7"/>
            </w:rPr>
          </w:rPrChange>
        </w:rPr>
        <w:t xml:space="preserve"> </w:t>
      </w:r>
      <w:r w:rsidR="00A96A35" w:rsidRPr="0027638C">
        <w:rPr>
          <w:sz w:val="24"/>
          <w:rPrChange w16du:dateUtc="2026-07-07T18:18:00Z" w:author="Author" w:date="2026-07-07T20:18:00Z" w:id="8350">
            <w:rPr>
              <w:rFonts w:ascii="Times New Roman"/>
              <w:color w:val="000000"/>
            </w:rPr>
          </w:rPrChange>
        </w:rPr>
        <w:t>sit</w:t>
      </w:r>
      <w:r w:rsidR="00A96A35" w:rsidRPr="0027638C">
        <w:rPr>
          <w:sz w:val="24"/>
          <w:rPrChange w16du:dateUtc="2026-07-07T18:18:00Z" w:author="Author" w:date="2026-07-07T20:18:00Z" w:id="8351">
            <w:rPr>
              <w:rFonts w:ascii="Times New Roman"/>
              <w:color w:val="000000"/>
              <w:spacing w:val="7"/>
            </w:rPr>
          </w:rPrChange>
        </w:rPr>
        <w:t xml:space="preserve"> </w:t>
      </w:r>
      <w:r w:rsidR="00A96A35" w:rsidRPr="0027638C">
        <w:rPr>
          <w:sz w:val="24"/>
          <w:rPrChange w16du:dateUtc="2026-07-07T18:18:00Z" w:author="Author" w:date="2026-07-07T20:18:00Z" w:id="8352">
            <w:rPr>
              <w:rFonts w:ascii="Times New Roman"/>
              <w:color w:val="000000"/>
            </w:rPr>
          </w:rPrChange>
        </w:rPr>
        <w:t>amet</w:t>
      </w:r>
      <w:r w:rsidR="00A96A35" w:rsidRPr="0027638C">
        <w:rPr>
          <w:sz w:val="24"/>
          <w:rPrChange w16du:dateUtc="2026-07-07T18:18:00Z" w:author="Author" w:date="2026-07-07T20:18:00Z" w:id="8353">
            <w:rPr>
              <w:rFonts w:ascii="Times New Roman"/>
              <w:color w:val="000000"/>
              <w:spacing w:val="7"/>
            </w:rPr>
          </w:rPrChange>
        </w:rPr>
        <w:t xml:space="preserve"> </w:t>
      </w:r>
      <w:r w:rsidR="00A96A35" w:rsidRPr="0027638C">
        <w:rPr>
          <w:sz w:val="24"/>
          <w:rPrChange w16du:dateUtc="2026-07-07T18:18:00Z" w:author="Author" w:date="2026-07-07T20:18:00Z" w:id="8354">
            <w:rPr>
              <w:rFonts w:ascii="Times New Roman"/>
              <w:color w:val="000000"/>
            </w:rPr>
          </w:rPrChange>
        </w:rPr>
        <w:t>consectetur</w:t>
      </w:r>
      <w:r w:rsidR="00A96A35" w:rsidRPr="0027638C">
        <w:rPr>
          <w:sz w:val="24"/>
          <w:rPrChange w16du:dateUtc="2026-07-07T18:18:00Z" w:author="Author" w:date="2026-07-07T20:18:00Z" w:id="8355">
            <w:rPr>
              <w:rFonts w:ascii="Times New Roman"/>
              <w:color w:val="000000"/>
              <w:spacing w:val="7"/>
            </w:rPr>
          </w:rPrChange>
        </w:rPr>
        <w:t xml:space="preserve"> </w:t>
      </w:r>
      <w:r w:rsidR="00A96A35" w:rsidRPr="0027638C">
        <w:rPr>
          <w:sz w:val="24"/>
          <w:rPrChange w16du:dateUtc="2026-07-07T18:18:00Z" w:author="Author" w:date="2026-07-07T20:18:00Z" w:id="8356">
            <w:rPr>
              <w:rFonts w:ascii="Times New Roman"/>
              <w:color w:val="000000"/>
            </w:rPr>
          </w:rPrChange>
        </w:rPr>
        <w:t>Adipiscing</w:t>
      </w:r>
      <w:r w:rsidR="00A96A35" w:rsidRPr="0027638C">
        <w:rPr>
          <w:sz w:val="24"/>
          <w:rPrChange w16du:dateUtc="2026-07-07T18:18:00Z" w:author="Author" w:date="2026-07-07T20:18:00Z" w:id="8357">
            <w:rPr>
              <w:rFonts w:ascii="Times New Roman"/>
              <w:color w:val="000000"/>
              <w:spacing w:val="7"/>
            </w:rPr>
          </w:rPrChange>
        </w:rPr>
        <w:t xml:space="preserve"> </w:t>
      </w:r>
      <w:r w:rsidR="00A96A35" w:rsidRPr="0027638C">
        <w:rPr>
          <w:sz w:val="24"/>
          <w:rPrChange w16du:dateUtc="2026-07-07T18:18:00Z" w:author="Author" w:date="2026-07-07T20:18:00Z" w:id="8358">
            <w:rPr>
              <w:rFonts w:ascii="Times New Roman"/>
              <w:color w:val="000000"/>
            </w:rPr>
          </w:rPrChange>
        </w:rPr>
        <w:t>elit</w:t>
      </w:r>
      <w:r w:rsidR="00A96A35" w:rsidRPr="0027638C">
        <w:rPr>
          <w:sz w:val="24"/>
          <w:rPrChange w16du:dateUtc="2026-07-07T18:18:00Z" w:author="Author" w:date="2026-07-07T20:18:00Z" w:id="8359">
            <w:rPr>
              <w:rFonts w:ascii="Times New Roman"/>
              <w:color w:val="000000"/>
              <w:spacing w:val="7"/>
            </w:rPr>
          </w:rPrChange>
        </w:rPr>
        <w:t xml:space="preserve"> </w:t>
      </w:r>
      <w:r w:rsidR="00A96A35" w:rsidRPr="0027638C">
        <w:rPr>
          <w:sz w:val="24"/>
          <w:rPrChange w16du:dateUtc="2026-07-07T18:18:00Z" w:author="Author" w:date="2026-07-07T20:18:00Z" w:id="8360">
            <w:rPr>
              <w:rFonts w:ascii="Times New Roman"/>
              <w:color w:val="000000"/>
            </w:rPr>
          </w:rPrChange>
        </w:rPr>
        <w:t>sed</w:t>
      </w:r>
      <w:r w:rsidR="00A96A35" w:rsidRPr="0027638C">
        <w:rPr>
          <w:sz w:val="24"/>
          <w:rPrChange w16du:dateUtc="2026-07-07T18:18:00Z" w:author="Author" w:date="2026-07-07T20:18:00Z" w:id="8361">
            <w:rPr>
              <w:rFonts w:ascii="Times New Roman"/>
              <w:color w:val="000000"/>
              <w:spacing w:val="7"/>
            </w:rPr>
          </w:rPrChange>
        </w:rPr>
        <w:t xml:space="preserve"> </w:t>
      </w:r>
      <w:r w:rsidR="00A96A35" w:rsidRPr="0027638C">
        <w:rPr>
          <w:sz w:val="24"/>
          <w:rPrChange w16du:dateUtc="2026-07-07T18:18:00Z" w:author="Author" w:date="2026-07-07T20:18:00Z" w:id="8362">
            <w:rPr>
              <w:rFonts w:ascii="Times New Roman"/>
              <w:color w:val="000000"/>
            </w:rPr>
          </w:rPrChange>
        </w:rPr>
        <w:t>Do</w:t>
      </w:r>
      <w:r w:rsidR="00A96A35" w:rsidRPr="0027638C">
        <w:rPr>
          <w:sz w:val="24"/>
          <w:rPrChange w16du:dateUtc="2026-07-07T18:18:00Z" w:author="Author" w:date="2026-07-07T20:18:00Z" w:id="8363">
            <w:rPr>
              <w:rFonts w:ascii="Times New Roman"/>
              <w:color w:val="000000"/>
              <w:spacing w:val="7"/>
            </w:rPr>
          </w:rPrChange>
        </w:rPr>
        <w:t xml:space="preserve"> </w:t>
      </w:r>
      <w:r w:rsidR="00A96A35" w:rsidRPr="0027638C">
        <w:rPr>
          <w:sz w:val="24"/>
          <w:rPrChange w16du:dateUtc="2026-07-07T18:18:00Z" w:author="Author" w:date="2026-07-07T20:18:00Z" w:id="8364">
            <w:rPr>
              <w:rFonts w:ascii="Times New Roman" w:hAnsi="Times New Roman"/>
              <w:color w:val="000000"/>
            </w:rPr>
          </w:rPrChange>
        </w:rPr>
        <w:t>eiusmod</w:t>
      </w:r>
      <w:del w16du:dateUtc="2026-07-07T18:18:00Z" w:author="Author" w:date="2026-07-07T20:18:00Z" w:id="8365">
        <w:r>
          <w:rPr>
            <w:color w:val="000000"/>
          </w:rPr>
          <w:cr/>
        </w:r>
      </w:del>
      <w:r w:rsidR="00A96A35" w:rsidRPr="0027638C">
        <w:rPr>
          <w:sz w:val="24"/>
          <w:rPrChange w16du:dateUtc="2026-07-07T18:18:00Z" w:author="Author" w:date="2026-07-07T20:18:00Z" w:id="8366">
            <w:rPr>
              <w:rFonts w:ascii="Times New Roman"/>
              <w:color w:val="000000"/>
              <w:spacing w:val="665"/>
            </w:rPr>
          </w:rPrChange>
        </w:rPr>
        <w:t xml:space="preserve"> </w:t>
      </w:r>
      <w:r w:rsidR="00A96A35" w:rsidRPr="0027638C">
        <w:rPr>
          <w:sz w:val="24"/>
          <w:rPrChange w16du:dateUtc="2026-07-07T18:18:00Z" w:author="Author" w:date="2026-07-07T20:18:00Z" w:id="8367">
            <w:rPr>
              <w:rFonts w:ascii="Times New Roman"/>
              <w:color w:val="000000"/>
            </w:rPr>
          </w:rPrChange>
        </w:rPr>
        <w:t>tempor</w:t>
      </w:r>
      <w:r w:rsidR="00A96A35" w:rsidRPr="0027638C">
        <w:rPr>
          <w:spacing w:val="-11"/>
          <w:sz w:val="24"/>
          <w:rPrChange w16du:dateUtc="2026-07-07T18:18:00Z" w:author="Author" w:date="2026-07-07T20:18:00Z" w:id="8368">
            <w:rPr>
              <w:rFonts w:ascii="Times New Roman"/>
              <w:color w:val="000000"/>
              <w:spacing w:val="-9"/>
            </w:rPr>
          </w:rPrChange>
        </w:rPr>
        <w:t xml:space="preserve"> </w:t>
      </w:r>
      <w:r w:rsidR="00A96A35" w:rsidRPr="0027638C">
        <w:rPr>
          <w:sz w:val="24"/>
          <w:rPrChange w16du:dateUtc="2026-07-07T18:18:00Z" w:author="Author" w:date="2026-07-07T20:18:00Z" w:id="8369">
            <w:rPr>
              <w:rFonts w:ascii="Times New Roman"/>
              <w:color w:val="000000"/>
            </w:rPr>
          </w:rPrChange>
        </w:rPr>
        <w:t>incididunt</w:t>
      </w:r>
      <w:r w:rsidR="00A96A35" w:rsidRPr="0027638C">
        <w:rPr>
          <w:spacing w:val="-12"/>
          <w:sz w:val="24"/>
          <w:rPrChange w16du:dateUtc="2026-07-07T18:18:00Z" w:author="Author" w:date="2026-07-07T20:18:00Z" w:id="8370">
            <w:rPr>
              <w:rFonts w:ascii="Times New Roman"/>
              <w:color w:val="000000"/>
              <w:spacing w:val="-9"/>
            </w:rPr>
          </w:rPrChange>
        </w:rPr>
        <w:t xml:space="preserve"> </w:t>
      </w:r>
      <w:r w:rsidR="00A96A35" w:rsidRPr="0027638C">
        <w:rPr>
          <w:sz w:val="24"/>
          <w:rPrChange w16du:dateUtc="2026-07-07T18:18:00Z" w:author="Author" w:date="2026-07-07T20:18:00Z" w:id="8371">
            <w:rPr>
              <w:rFonts w:ascii="Times New Roman" w:hAnsi="Times New Roman"/>
              <w:color w:val="000000"/>
              <w:spacing w:val="3"/>
            </w:rPr>
          </w:rPrChange>
        </w:rPr>
        <w:t>(“</w:t>
      </w:r>
      <w:r w:rsidR="00A96A35" w:rsidRPr="0027638C">
        <w:rPr>
          <w:b/>
          <w:sz w:val="24"/>
          <w:rPrChange w16du:dateUtc="2026-07-07T18:18:00Z" w:author="Author" w:date="2026-07-07T20:18:00Z" w:id="8372">
            <w:rPr>
              <w:rFonts w:ascii="Times New Roman" w:hAnsi="Times New Roman"/>
              <w:color w:val="000000"/>
              <w:spacing w:val="3"/>
            </w:rPr>
          </w:rPrChange>
        </w:rPr>
        <w:t>Ut</w:t>
      </w:r>
      <w:r w:rsidR="00A96A35" w:rsidRPr="0027638C">
        <w:rPr>
          <w:b/>
          <w:spacing w:val="-12"/>
          <w:sz w:val="24"/>
          <w:rPrChange w16du:dateUtc="2026-07-07T18:18:00Z" w:author="Author" w:date="2026-07-07T20:18:00Z" w:id="8373">
            <w:rPr>
              <w:rFonts w:ascii="Times New Roman"/>
              <w:color w:val="000000"/>
            </w:rPr>
          </w:rPrChange>
        </w:rPr>
        <w:t xml:space="preserve"> </w:t>
      </w:r>
      <w:r w:rsidR="00A96A35" w:rsidRPr="0027638C">
        <w:rPr>
          <w:b/>
          <w:sz w:val="24"/>
          <w:rPrChange w16du:dateUtc="2026-07-07T18:18:00Z" w:author="Author" w:date="2026-07-07T20:18:00Z" w:id="8374">
            <w:rPr>
              <w:rFonts w:ascii="Times New Roman" w:hAnsi="Times New Roman"/>
              <w:color w:val="000000"/>
              <w:spacing w:val="3"/>
            </w:rPr>
          </w:rPrChange>
        </w:rPr>
        <w:t>Labore</w:t>
      </w:r>
      <w:r w:rsidR="00A96A35" w:rsidRPr="0027638C">
        <w:rPr>
          <w:sz w:val="24"/>
          <w:rPrChange w16du:dateUtc="2026-07-07T18:18:00Z" w:author="Author" w:date="2026-07-07T20:18:00Z" w:id="8375">
            <w:rPr>
              <w:rFonts w:ascii="Times New Roman" w:hAnsi="Times New Roman"/>
              <w:color w:val="000000"/>
              <w:spacing w:val="3"/>
            </w:rPr>
          </w:rPrChange>
        </w:rPr>
        <w:t>”).</w:t>
      </w:r>
      <w:r w:rsidR="00A96A35" w:rsidRPr="0027638C">
        <w:rPr>
          <w:spacing w:val="-11"/>
          <w:sz w:val="24"/>
          <w:rPrChange w16du:dateUtc="2026-07-07T18:18:00Z" w:author="Author" w:date="2026-07-07T20:18:00Z" w:id="8376">
            <w:rPr>
              <w:rFonts w:ascii="Times New Roman"/>
              <w:color w:val="000000"/>
              <w:spacing w:val="-12"/>
            </w:rPr>
          </w:rPrChange>
        </w:rPr>
        <w:t xml:space="preserve"> </w:t>
      </w:r>
      <w:r w:rsidR="00A96A35" w:rsidRPr="0027638C">
        <w:rPr>
          <w:sz w:val="24"/>
          <w:rPrChange w16du:dateUtc="2026-07-07T18:18:00Z" w:author="Author" w:date="2026-07-07T20:18:00Z" w:id="8377">
            <w:rPr>
              <w:rFonts w:ascii="Times New Roman"/>
              <w:color w:val="000000"/>
            </w:rPr>
          </w:rPrChange>
        </w:rPr>
        <w:t>Et</w:t>
      </w:r>
      <w:r w:rsidR="00A96A35" w:rsidRPr="0027638C">
        <w:rPr>
          <w:spacing w:val="-11"/>
          <w:sz w:val="24"/>
          <w:rPrChange w16du:dateUtc="2026-07-07T18:18:00Z" w:author="Author" w:date="2026-07-07T20:18:00Z" w:id="8378">
            <w:rPr>
              <w:rFonts w:ascii="Times New Roman"/>
              <w:color w:val="000000"/>
              <w:spacing w:val="-9"/>
            </w:rPr>
          </w:rPrChange>
        </w:rPr>
        <w:t xml:space="preserve"> </w:t>
      </w:r>
      <w:r w:rsidR="00A96A35" w:rsidRPr="0027638C">
        <w:rPr>
          <w:sz w:val="24"/>
          <w:rPrChange w16du:dateUtc="2026-07-07T18:18:00Z" w:author="Author" w:date="2026-07-07T20:18:00Z" w:id="8379">
            <w:rPr>
              <w:rFonts w:ascii="Times New Roman"/>
              <w:color w:val="000000"/>
            </w:rPr>
          </w:rPrChange>
        </w:rPr>
        <w:t>dolore</w:t>
      </w:r>
      <w:r w:rsidR="00A96A35" w:rsidRPr="0027638C">
        <w:rPr>
          <w:spacing w:val="-12"/>
          <w:sz w:val="24"/>
          <w:rPrChange w16du:dateUtc="2026-07-07T18:18:00Z" w:author="Author" w:date="2026-07-07T20:18:00Z" w:id="8380">
            <w:rPr>
              <w:rFonts w:ascii="Times New Roman"/>
              <w:color w:val="000000"/>
              <w:spacing w:val="-9"/>
            </w:rPr>
          </w:rPrChange>
        </w:rPr>
        <w:t xml:space="preserve"> </w:t>
      </w:r>
      <w:r w:rsidR="00A96A35" w:rsidRPr="0027638C">
        <w:rPr>
          <w:sz w:val="24"/>
          <w:rPrChange w16du:dateUtc="2026-07-07T18:18:00Z" w:author="Author" w:date="2026-07-07T20:18:00Z" w:id="8381">
            <w:rPr>
              <w:rFonts w:ascii="Times New Roman"/>
              <w:color w:val="000000"/>
            </w:rPr>
          </w:rPrChange>
        </w:rPr>
        <w:t>magna</w:t>
      </w:r>
      <w:r w:rsidR="00A96A35" w:rsidRPr="0027638C">
        <w:rPr>
          <w:spacing w:val="-12"/>
          <w:sz w:val="24"/>
          <w:rPrChange w16du:dateUtc="2026-07-07T18:18:00Z" w:author="Author" w:date="2026-07-07T20:18:00Z" w:id="8382">
            <w:rPr>
              <w:rFonts w:ascii="Times New Roman"/>
              <w:color w:val="000000"/>
              <w:spacing w:val="-9"/>
            </w:rPr>
          </w:rPrChange>
        </w:rPr>
        <w:t xml:space="preserve"> </w:t>
      </w:r>
      <w:r w:rsidR="00A96A35" w:rsidRPr="0027638C">
        <w:rPr>
          <w:sz w:val="24"/>
          <w:rPrChange w16du:dateUtc="2026-07-07T18:18:00Z" w:author="Author" w:date="2026-07-07T20:18:00Z" w:id="8383">
            <w:rPr>
              <w:rFonts w:ascii="Times New Roman"/>
              <w:color w:val="000000"/>
            </w:rPr>
          </w:rPrChange>
        </w:rPr>
        <w:t>Aliqua</w:t>
      </w:r>
      <w:r w:rsidR="00A96A35" w:rsidRPr="0027638C">
        <w:rPr>
          <w:spacing w:val="-11"/>
          <w:sz w:val="24"/>
          <w:rPrChange w16du:dateUtc="2026-07-07T18:18:00Z" w:author="Author" w:date="2026-07-07T20:18:00Z" w:id="8384">
            <w:rPr>
              <w:rFonts w:ascii="Times New Roman"/>
              <w:color w:val="000000"/>
              <w:spacing w:val="-9"/>
            </w:rPr>
          </w:rPrChange>
        </w:rPr>
        <w:t xml:space="preserve"> </w:t>
      </w:r>
      <w:r w:rsidR="00A96A35" w:rsidRPr="0027638C">
        <w:rPr>
          <w:sz w:val="24"/>
          <w:rPrChange w16du:dateUtc="2026-07-07T18:18:00Z" w:author="Author" w:date="2026-07-07T20:18:00Z" w:id="8385">
            <w:rPr>
              <w:rFonts w:ascii="Times New Roman"/>
              <w:color w:val="000000"/>
            </w:rPr>
          </w:rPrChange>
        </w:rPr>
        <w:t>Lorem</w:t>
      </w:r>
      <w:r w:rsidR="00A96A35" w:rsidRPr="0027638C">
        <w:rPr>
          <w:spacing w:val="-12"/>
          <w:sz w:val="24"/>
          <w:rPrChange w16du:dateUtc="2026-07-07T18:18:00Z" w:author="Author" w:date="2026-07-07T20:18:00Z" w:id="8386">
            <w:rPr>
              <w:rFonts w:ascii="Times New Roman"/>
              <w:color w:val="000000"/>
              <w:spacing w:val="-9"/>
            </w:rPr>
          </w:rPrChange>
        </w:rPr>
        <w:t xml:space="preserve"> </w:t>
      </w:r>
      <w:r w:rsidR="00A96A35" w:rsidRPr="0027638C">
        <w:rPr>
          <w:sz w:val="24"/>
          <w:rPrChange w16du:dateUtc="2026-07-07T18:18:00Z" w:author="Author" w:date="2026-07-07T20:18:00Z" w:id="8387">
            <w:rPr>
              <w:rFonts w:ascii="Times New Roman"/>
              <w:color w:val="000000"/>
            </w:rPr>
          </w:rPrChange>
        </w:rPr>
        <w:t>ipsum</w:t>
      </w:r>
      <w:r w:rsidR="00A96A35" w:rsidRPr="0027638C">
        <w:rPr>
          <w:spacing w:val="-11"/>
          <w:sz w:val="24"/>
          <w:rPrChange w16du:dateUtc="2026-07-07T18:18:00Z" w:author="Author" w:date="2026-07-07T20:18:00Z" w:id="8388">
            <w:rPr>
              <w:rFonts w:ascii="Times New Roman"/>
              <w:color w:val="000000"/>
              <w:spacing w:val="-9"/>
            </w:rPr>
          </w:rPrChange>
        </w:rPr>
        <w:t xml:space="preserve"> </w:t>
      </w:r>
      <w:r w:rsidR="00A96A35" w:rsidRPr="0027638C">
        <w:rPr>
          <w:sz w:val="24"/>
          <w:rPrChange w16du:dateUtc="2026-07-07T18:18:00Z" w:author="Author" w:date="2026-07-07T20:18:00Z" w:id="8389">
            <w:rPr>
              <w:rFonts w:ascii="Times New Roman"/>
              <w:color w:val="000000"/>
            </w:rPr>
          </w:rPrChange>
        </w:rPr>
        <w:t>dolor</w:t>
      </w:r>
      <w:r w:rsidR="00A96A35" w:rsidRPr="0027638C">
        <w:rPr>
          <w:spacing w:val="-12"/>
          <w:sz w:val="24"/>
          <w:rPrChange w16du:dateUtc="2026-07-07T18:18:00Z" w:author="Author" w:date="2026-07-07T20:18:00Z" w:id="8390">
            <w:rPr>
              <w:rFonts w:ascii="Times New Roman"/>
              <w:color w:val="000000"/>
              <w:spacing w:val="-10"/>
            </w:rPr>
          </w:rPrChange>
        </w:rPr>
        <w:t xml:space="preserve"> </w:t>
      </w:r>
      <w:r w:rsidR="00A96A35" w:rsidRPr="0027638C">
        <w:rPr>
          <w:sz w:val="24"/>
          <w:rPrChange w16du:dateUtc="2026-07-07T18:18:00Z" w:author="Author" w:date="2026-07-07T20:18:00Z" w:id="8391">
            <w:rPr>
              <w:rFonts w:ascii="Times New Roman"/>
              <w:color w:val="000000"/>
            </w:rPr>
          </w:rPrChange>
        </w:rPr>
        <w:t>Sit</w:t>
      </w:r>
      <w:r w:rsidR="00A96A35" w:rsidRPr="0027638C">
        <w:rPr>
          <w:spacing w:val="-11"/>
          <w:sz w:val="24"/>
          <w:rPrChange w16du:dateUtc="2026-07-07T18:18:00Z" w:author="Author" w:date="2026-07-07T20:18:00Z" w:id="8392">
            <w:rPr>
              <w:rFonts w:ascii="Times New Roman"/>
              <w:color w:val="000000"/>
              <w:spacing w:val="-9"/>
            </w:rPr>
          </w:rPrChange>
        </w:rPr>
        <w:t xml:space="preserve"> </w:t>
      </w:r>
      <w:r w:rsidR="00A96A35" w:rsidRPr="0027638C">
        <w:rPr>
          <w:sz w:val="24"/>
          <w:rPrChange w16du:dateUtc="2026-07-07T18:18:00Z" w:author="Author" w:date="2026-07-07T20:18:00Z" w:id="8393">
            <w:rPr>
              <w:rFonts w:ascii="Times New Roman"/>
              <w:color w:val="000000"/>
            </w:rPr>
          </w:rPrChange>
        </w:rPr>
        <w:t>Amet</w:t>
      </w:r>
      <w:r w:rsidR="00A96A35" w:rsidRPr="0027638C">
        <w:rPr>
          <w:spacing w:val="-12"/>
          <w:sz w:val="24"/>
          <w:rPrChange w16du:dateUtc="2026-07-07T18:18:00Z" w:author="Author" w:date="2026-07-07T20:18:00Z" w:id="8394">
            <w:rPr>
              <w:rFonts w:ascii="Times New Roman"/>
              <w:color w:val="000000"/>
              <w:spacing w:val="-9"/>
            </w:rPr>
          </w:rPrChange>
        </w:rPr>
        <w:t xml:space="preserve"> </w:t>
      </w:r>
      <w:r w:rsidR="00A96A35" w:rsidRPr="0027638C">
        <w:rPr>
          <w:sz w:val="24"/>
          <w:rPrChange w16du:dateUtc="2026-07-07T18:18:00Z" w:author="Author" w:date="2026-07-07T20:18:00Z" w:id="8395">
            <w:rPr>
              <w:rFonts w:ascii="Times New Roman"/>
              <w:color w:val="000000"/>
            </w:rPr>
          </w:rPrChange>
        </w:rPr>
        <w:t>Consectetur</w:t>
      </w:r>
      <w:r w:rsidR="00A96A35" w:rsidRPr="0027638C">
        <w:rPr>
          <w:spacing w:val="-12"/>
          <w:sz w:val="24"/>
          <w:rPrChange w16du:dateUtc="2026-07-07T18:18:00Z" w:author="Author" w:date="2026-07-07T20:18:00Z" w:id="8396">
            <w:rPr>
              <w:rFonts w:ascii="Times New Roman"/>
              <w:color w:val="000000"/>
              <w:spacing w:val="-9"/>
            </w:rPr>
          </w:rPrChange>
        </w:rPr>
        <w:t xml:space="preserve"> </w:t>
      </w:r>
      <w:r w:rsidR="00A96A35" w:rsidRPr="0027638C">
        <w:rPr>
          <w:sz w:val="24"/>
          <w:rPrChange w16du:dateUtc="2026-07-07T18:18:00Z" w:author="Author" w:date="2026-07-07T20:18:00Z" w:id="8397">
            <w:rPr>
              <w:rFonts w:ascii="Times New Roman"/>
              <w:color w:val="000000"/>
            </w:rPr>
          </w:rPrChange>
        </w:rPr>
        <w:t>adipiscing</w:t>
      </w:r>
      <w:r w:rsidR="00A96A35" w:rsidRPr="0027638C">
        <w:rPr>
          <w:spacing w:val="-12"/>
          <w:sz w:val="24"/>
          <w:rPrChange w16du:dateUtc="2026-07-07T18:18:00Z" w:author="Author" w:date="2026-07-07T20:18:00Z" w:id="8398">
            <w:rPr>
              <w:rFonts w:ascii="Times New Roman"/>
              <w:color w:val="000000"/>
              <w:spacing w:val="-9"/>
            </w:rPr>
          </w:rPrChange>
        </w:rPr>
        <w:t xml:space="preserve"> </w:t>
      </w:r>
      <w:r w:rsidR="00A96A35" w:rsidRPr="0027638C">
        <w:rPr>
          <w:sz w:val="24"/>
          <w:rPrChange w16du:dateUtc="2026-07-07T18:18:00Z" w:author="Author" w:date="2026-07-07T20:18:00Z" w:id="8399">
            <w:rPr>
              <w:rFonts w:ascii="Times New Roman" w:hAnsi="Times New Roman"/>
              <w:color w:val="000000"/>
            </w:rPr>
          </w:rPrChange>
        </w:rPr>
        <w:t>elit</w:t>
      </w:r>
      <w:del w16du:dateUtc="2026-07-07T18:18:00Z" w:author="Author" w:date="2026-07-07T20:18:00Z" w:id="8400">
        <w:r>
          <w:rPr>
            <w:color w:val="000000"/>
          </w:rPr>
          <w:cr/>
        </w:r>
      </w:del>
      <w:r w:rsidR="00A96A35" w:rsidRPr="0027638C">
        <w:rPr>
          <w:sz w:val="24"/>
          <w:rPrChange w16du:dateUtc="2026-07-07T18:18:00Z" w:author="Author" w:date="2026-07-07T20:18:00Z" w:id="8401">
            <w:rPr>
              <w:rFonts w:ascii="Times New Roman"/>
              <w:color w:val="000000"/>
              <w:spacing w:val="665"/>
            </w:rPr>
          </w:rPrChange>
        </w:rPr>
        <w:t xml:space="preserve"> </w:t>
      </w:r>
      <w:r w:rsidR="00A96A35" w:rsidRPr="0027638C">
        <w:rPr>
          <w:sz w:val="24"/>
          <w:rPrChange w16du:dateUtc="2026-07-07T18:18:00Z" w:author="Author" w:date="2026-07-07T20:18:00Z" w:id="8402">
            <w:rPr>
              <w:rFonts w:ascii="Times New Roman"/>
              <w:color w:val="000000"/>
            </w:rPr>
          </w:rPrChange>
        </w:rPr>
        <w:t>sed</w:t>
      </w:r>
      <w:r w:rsidR="00A96A35" w:rsidRPr="0027638C">
        <w:rPr>
          <w:spacing w:val="-12"/>
          <w:sz w:val="24"/>
          <w:rPrChange w16du:dateUtc="2026-07-07T18:18:00Z" w:author="Author" w:date="2026-07-07T20:18:00Z" w:id="8403">
            <w:rPr>
              <w:rFonts w:ascii="Times New Roman"/>
              <w:color w:val="000000"/>
              <w:spacing w:val="-9"/>
            </w:rPr>
          </w:rPrChange>
        </w:rPr>
        <w:t xml:space="preserve"> </w:t>
      </w:r>
      <w:r w:rsidR="00A96A35" w:rsidRPr="0027638C">
        <w:rPr>
          <w:sz w:val="24"/>
          <w:rPrChange w16du:dateUtc="2026-07-07T18:18:00Z" w:author="Author" w:date="2026-07-07T20:18:00Z" w:id="8404">
            <w:rPr>
              <w:rFonts w:ascii="Times New Roman"/>
              <w:color w:val="000000"/>
            </w:rPr>
          </w:rPrChange>
        </w:rPr>
        <w:t>Do</w:t>
      </w:r>
      <w:r w:rsidR="00A96A35" w:rsidRPr="0027638C">
        <w:rPr>
          <w:spacing w:val="-12"/>
          <w:sz w:val="24"/>
          <w:rPrChange w16du:dateUtc="2026-07-07T18:18:00Z" w:author="Author" w:date="2026-07-07T20:18:00Z" w:id="8405">
            <w:rPr>
              <w:rFonts w:ascii="Times New Roman"/>
              <w:color w:val="000000"/>
              <w:spacing w:val="-9"/>
            </w:rPr>
          </w:rPrChange>
        </w:rPr>
        <w:t xml:space="preserve"> </w:t>
      </w:r>
      <w:r w:rsidR="00A96A35" w:rsidRPr="0027638C">
        <w:rPr>
          <w:sz w:val="24"/>
          <w:rPrChange w16du:dateUtc="2026-07-07T18:18:00Z" w:author="Author" w:date="2026-07-07T20:18:00Z" w:id="8406">
            <w:rPr>
              <w:rFonts w:ascii="Times New Roman"/>
              <w:color w:val="000000"/>
            </w:rPr>
          </w:rPrChange>
        </w:rPr>
        <w:t>Eiusmod</w:t>
      </w:r>
      <w:r w:rsidR="00A96A35" w:rsidRPr="0027638C">
        <w:rPr>
          <w:spacing w:val="-12"/>
          <w:sz w:val="24"/>
          <w:rPrChange w16du:dateUtc="2026-07-07T18:18:00Z" w:author="Author" w:date="2026-07-07T20:18:00Z" w:id="8407">
            <w:rPr>
              <w:rFonts w:ascii="Times New Roman"/>
              <w:color w:val="000000"/>
              <w:spacing w:val="-9"/>
            </w:rPr>
          </w:rPrChange>
        </w:rPr>
        <w:t xml:space="preserve"> </w:t>
      </w:r>
      <w:r w:rsidR="00A96A35" w:rsidRPr="0027638C">
        <w:rPr>
          <w:sz w:val="24"/>
          <w:rPrChange w16du:dateUtc="2026-07-07T18:18:00Z" w:author="Author" w:date="2026-07-07T20:18:00Z" w:id="8408">
            <w:rPr>
              <w:rFonts w:ascii="Times New Roman"/>
              <w:color w:val="000000"/>
            </w:rPr>
          </w:rPrChange>
        </w:rPr>
        <w:t>tempor</w:t>
      </w:r>
      <w:r w:rsidR="00A96A35" w:rsidRPr="0027638C">
        <w:rPr>
          <w:spacing w:val="-12"/>
          <w:sz w:val="24"/>
          <w:rPrChange w16du:dateUtc="2026-07-07T18:18:00Z" w:author="Author" w:date="2026-07-07T20:18:00Z" w:id="8409">
            <w:rPr>
              <w:rFonts w:ascii="Times New Roman"/>
              <w:color w:val="000000"/>
              <w:spacing w:val="-9"/>
            </w:rPr>
          </w:rPrChange>
        </w:rPr>
        <w:t xml:space="preserve"> </w:t>
      </w:r>
      <w:r w:rsidR="00A96A35" w:rsidRPr="0027638C">
        <w:rPr>
          <w:sz w:val="24"/>
          <w:rPrChange w16du:dateUtc="2026-07-07T18:18:00Z" w:author="Author" w:date="2026-07-07T20:18:00Z" w:id="8410">
            <w:rPr>
              <w:rFonts w:ascii="Times New Roman"/>
              <w:color w:val="000000"/>
            </w:rPr>
          </w:rPrChange>
        </w:rPr>
        <w:t>incididunt</w:t>
      </w:r>
      <w:r w:rsidR="00A96A35" w:rsidRPr="0027638C">
        <w:rPr>
          <w:spacing w:val="-12"/>
          <w:sz w:val="24"/>
          <w:rPrChange w16du:dateUtc="2026-07-07T18:18:00Z" w:author="Author" w:date="2026-07-07T20:18:00Z" w:id="8411">
            <w:rPr>
              <w:rFonts w:ascii="Times New Roman"/>
              <w:color w:val="000000"/>
              <w:spacing w:val="-9"/>
            </w:rPr>
          </w:rPrChange>
        </w:rPr>
        <w:t xml:space="preserve"> </w:t>
      </w:r>
      <w:r w:rsidR="00A96A35" w:rsidRPr="0027638C">
        <w:rPr>
          <w:sz w:val="24"/>
          <w:rPrChange w16du:dateUtc="2026-07-07T18:18:00Z" w:author="Author" w:date="2026-07-07T20:18:00Z" w:id="8412">
            <w:rPr>
              <w:rFonts w:ascii="Times New Roman"/>
              <w:color w:val="000000"/>
            </w:rPr>
          </w:rPrChange>
        </w:rPr>
        <w:t>ut</w:t>
      </w:r>
      <w:r w:rsidR="00A96A35" w:rsidRPr="0027638C">
        <w:rPr>
          <w:spacing w:val="-12"/>
          <w:sz w:val="24"/>
          <w:rPrChange w16du:dateUtc="2026-07-07T18:18:00Z" w:author="Author" w:date="2026-07-07T20:18:00Z" w:id="8413">
            <w:rPr>
              <w:rFonts w:ascii="Times New Roman"/>
              <w:color w:val="000000"/>
              <w:spacing w:val="-9"/>
            </w:rPr>
          </w:rPrChange>
        </w:rPr>
        <w:t xml:space="preserve"> </w:t>
      </w:r>
      <w:r w:rsidR="00A96A35" w:rsidRPr="0027638C">
        <w:rPr>
          <w:sz w:val="24"/>
          <w:rPrChange w16du:dateUtc="2026-07-07T18:18:00Z" w:author="Author" w:date="2026-07-07T20:18:00Z" w:id="8414">
            <w:rPr>
              <w:rFonts w:ascii="Times New Roman"/>
              <w:color w:val="000000"/>
            </w:rPr>
          </w:rPrChange>
        </w:rPr>
        <w:t>labore</w:t>
      </w:r>
      <w:r w:rsidR="00A96A35" w:rsidRPr="0027638C">
        <w:rPr>
          <w:spacing w:val="-12"/>
          <w:sz w:val="24"/>
          <w:rPrChange w16du:dateUtc="2026-07-07T18:18:00Z" w:author="Author" w:date="2026-07-07T20:18:00Z" w:id="8415">
            <w:rPr>
              <w:rFonts w:ascii="Times New Roman"/>
              <w:color w:val="000000"/>
              <w:spacing w:val="-9"/>
            </w:rPr>
          </w:rPrChange>
        </w:rPr>
        <w:t xml:space="preserve"> </w:t>
      </w:r>
      <w:r w:rsidR="00A96A35" w:rsidRPr="0027638C">
        <w:rPr>
          <w:sz w:val="24"/>
          <w:rPrChange w16du:dateUtc="2026-07-07T18:18:00Z" w:author="Author" w:date="2026-07-07T20:18:00Z" w:id="8416">
            <w:rPr>
              <w:rFonts w:ascii="Times New Roman"/>
              <w:color w:val="000000"/>
            </w:rPr>
          </w:rPrChange>
        </w:rPr>
        <w:t>et</w:t>
      </w:r>
      <w:r w:rsidR="00A96A35" w:rsidRPr="0027638C">
        <w:rPr>
          <w:spacing w:val="-12"/>
          <w:sz w:val="24"/>
          <w:rPrChange w16du:dateUtc="2026-07-07T18:18:00Z" w:author="Author" w:date="2026-07-07T20:18:00Z" w:id="8417">
            <w:rPr>
              <w:rFonts w:ascii="Times New Roman"/>
              <w:color w:val="000000"/>
              <w:spacing w:val="-9"/>
            </w:rPr>
          </w:rPrChange>
        </w:rPr>
        <w:t xml:space="preserve"> </w:t>
      </w:r>
      <w:r w:rsidR="00A96A35" w:rsidRPr="0027638C">
        <w:rPr>
          <w:sz w:val="24"/>
          <w:rPrChange w16du:dateUtc="2026-07-07T18:18:00Z" w:author="Author" w:date="2026-07-07T20:18:00Z" w:id="8418">
            <w:rPr>
              <w:rFonts w:ascii="Times New Roman"/>
              <w:color w:val="000000"/>
            </w:rPr>
          </w:rPrChange>
        </w:rPr>
        <w:t>dolore</w:t>
      </w:r>
      <w:r w:rsidR="00A96A35" w:rsidRPr="0027638C">
        <w:rPr>
          <w:spacing w:val="-12"/>
          <w:sz w:val="24"/>
          <w:rPrChange w16du:dateUtc="2026-07-07T18:18:00Z" w:author="Author" w:date="2026-07-07T20:18:00Z" w:id="8419">
            <w:rPr>
              <w:rFonts w:ascii="Times New Roman"/>
              <w:color w:val="000000"/>
              <w:spacing w:val="-9"/>
            </w:rPr>
          </w:rPrChange>
        </w:rPr>
        <w:t xml:space="preserve"> </w:t>
      </w:r>
      <w:r w:rsidR="00A96A35" w:rsidRPr="0027638C">
        <w:rPr>
          <w:sz w:val="24"/>
          <w:rPrChange w16du:dateUtc="2026-07-07T18:18:00Z" w:author="Author" w:date="2026-07-07T20:18:00Z" w:id="8420">
            <w:rPr>
              <w:rFonts w:ascii="Times New Roman"/>
              <w:color w:val="000000"/>
            </w:rPr>
          </w:rPrChange>
        </w:rPr>
        <w:t>magna</w:t>
      </w:r>
      <w:r w:rsidR="00A96A35" w:rsidRPr="0027638C">
        <w:rPr>
          <w:spacing w:val="-12"/>
          <w:sz w:val="24"/>
          <w:rPrChange w16du:dateUtc="2026-07-07T18:18:00Z" w:author="Author" w:date="2026-07-07T20:18:00Z" w:id="8421">
            <w:rPr>
              <w:rFonts w:ascii="Times New Roman"/>
              <w:color w:val="000000"/>
              <w:spacing w:val="-9"/>
            </w:rPr>
          </w:rPrChange>
        </w:rPr>
        <w:t xml:space="preserve"> </w:t>
      </w:r>
      <w:r w:rsidR="00A96A35" w:rsidRPr="0027638C">
        <w:rPr>
          <w:sz w:val="24"/>
          <w:rPrChange w16du:dateUtc="2026-07-07T18:18:00Z" w:author="Author" w:date="2026-07-07T20:18:00Z" w:id="8422">
            <w:rPr>
              <w:rFonts w:ascii="Times New Roman"/>
              <w:color w:val="000000"/>
            </w:rPr>
          </w:rPrChange>
        </w:rPr>
        <w:t>aliqua</w:t>
      </w:r>
      <w:r w:rsidR="00A96A35" w:rsidRPr="0027638C">
        <w:rPr>
          <w:spacing w:val="-12"/>
          <w:sz w:val="24"/>
          <w:rPrChange w16du:dateUtc="2026-07-07T18:18:00Z" w:author="Author" w:date="2026-07-07T20:18:00Z" w:id="8423">
            <w:rPr>
              <w:rFonts w:ascii="Times New Roman"/>
              <w:color w:val="000000"/>
              <w:spacing w:val="-9"/>
            </w:rPr>
          </w:rPrChange>
        </w:rPr>
        <w:t xml:space="preserve"> </w:t>
      </w:r>
      <w:r w:rsidR="00A96A35" w:rsidRPr="0027638C">
        <w:rPr>
          <w:sz w:val="24"/>
          <w:rPrChange w16du:dateUtc="2026-07-07T18:18:00Z" w:author="Author" w:date="2026-07-07T20:18:00Z" w:id="8424">
            <w:rPr>
              <w:rFonts w:ascii="Times New Roman"/>
              <w:color w:val="000000"/>
            </w:rPr>
          </w:rPrChange>
        </w:rPr>
        <w:t>lorem</w:t>
      </w:r>
      <w:r w:rsidR="00A96A35" w:rsidRPr="0027638C">
        <w:rPr>
          <w:spacing w:val="-12"/>
          <w:sz w:val="24"/>
          <w:rPrChange w16du:dateUtc="2026-07-07T18:18:00Z" w:author="Author" w:date="2026-07-07T20:18:00Z" w:id="8425">
            <w:rPr>
              <w:rFonts w:ascii="Times New Roman"/>
              <w:color w:val="000000"/>
              <w:spacing w:val="-9"/>
            </w:rPr>
          </w:rPrChange>
        </w:rPr>
        <w:t xml:space="preserve"> </w:t>
      </w:r>
      <w:r w:rsidR="00A96A35" w:rsidRPr="0027638C">
        <w:rPr>
          <w:sz w:val="24"/>
          <w:rPrChange w16du:dateUtc="2026-07-07T18:18:00Z" w:author="Author" w:date="2026-07-07T20:18:00Z" w:id="8426">
            <w:rPr>
              <w:rFonts w:ascii="Times New Roman"/>
              <w:color w:val="000000"/>
            </w:rPr>
          </w:rPrChange>
        </w:rPr>
        <w:t>ipsum</w:t>
      </w:r>
      <w:r w:rsidR="00A96A35" w:rsidRPr="0027638C">
        <w:rPr>
          <w:spacing w:val="-12"/>
          <w:sz w:val="24"/>
          <w:rPrChange w16du:dateUtc="2026-07-07T18:18:00Z" w:author="Author" w:date="2026-07-07T20:18:00Z" w:id="8427">
            <w:rPr>
              <w:rFonts w:ascii="Times New Roman"/>
              <w:color w:val="000000"/>
              <w:spacing w:val="-9"/>
            </w:rPr>
          </w:rPrChange>
        </w:rPr>
        <w:t xml:space="preserve"> </w:t>
      </w:r>
      <w:r w:rsidR="00A96A35" w:rsidRPr="0027638C">
        <w:rPr>
          <w:sz w:val="24"/>
          <w:rPrChange w16du:dateUtc="2026-07-07T18:18:00Z" w:author="Author" w:date="2026-07-07T20:18:00Z" w:id="8428">
            <w:rPr>
              <w:rFonts w:ascii="Times New Roman"/>
              <w:color w:val="000000"/>
            </w:rPr>
          </w:rPrChange>
        </w:rPr>
        <w:t>dolor</w:t>
      </w:r>
      <w:r w:rsidR="00A96A35" w:rsidRPr="0027638C">
        <w:rPr>
          <w:spacing w:val="-12"/>
          <w:sz w:val="24"/>
          <w:rPrChange w16du:dateUtc="2026-07-07T18:18:00Z" w:author="Author" w:date="2026-07-07T20:18:00Z" w:id="8429">
            <w:rPr>
              <w:rFonts w:ascii="Times New Roman"/>
              <w:color w:val="000000"/>
              <w:spacing w:val="-9"/>
            </w:rPr>
          </w:rPrChange>
        </w:rPr>
        <w:t xml:space="preserve"> </w:t>
      </w:r>
      <w:r w:rsidR="00A96A35" w:rsidRPr="0027638C">
        <w:rPr>
          <w:sz w:val="24"/>
          <w:rPrChange w16du:dateUtc="2026-07-07T18:18:00Z" w:author="Author" w:date="2026-07-07T20:18:00Z" w:id="8430">
            <w:rPr>
              <w:rFonts w:ascii="Times New Roman"/>
              <w:color w:val="000000"/>
            </w:rPr>
          </w:rPrChange>
        </w:rPr>
        <w:t>sit</w:t>
      </w:r>
      <w:r w:rsidR="00A96A35" w:rsidRPr="0027638C">
        <w:rPr>
          <w:spacing w:val="-12"/>
          <w:sz w:val="24"/>
          <w:rPrChange w16du:dateUtc="2026-07-07T18:18:00Z" w:author="Author" w:date="2026-07-07T20:18:00Z" w:id="8431">
            <w:rPr>
              <w:rFonts w:ascii="Times New Roman"/>
              <w:color w:val="000000"/>
              <w:spacing w:val="-9"/>
            </w:rPr>
          </w:rPrChange>
        </w:rPr>
        <w:t xml:space="preserve"> </w:t>
      </w:r>
      <w:r w:rsidR="00A96A35" w:rsidRPr="0027638C">
        <w:rPr>
          <w:sz w:val="24"/>
          <w:rPrChange w16du:dateUtc="2026-07-07T18:18:00Z" w:author="Author" w:date="2026-07-07T20:18:00Z" w:id="8432">
            <w:rPr>
              <w:rFonts w:ascii="Times New Roman" w:hAnsi="Times New Roman"/>
              <w:color w:val="000000"/>
            </w:rPr>
          </w:rPrChange>
        </w:rPr>
        <w:t>amet</w:t>
      </w:r>
      <w:del w16du:dateUtc="2026-07-07T18:18:00Z" w:author="Author" w:date="2026-07-07T20:18:00Z" w:id="8433">
        <w:r>
          <w:rPr>
            <w:color w:val="000000"/>
          </w:rPr>
          <w:cr/>
        </w:r>
      </w:del>
      <w:r w:rsidR="00A96A35" w:rsidRPr="0027638C">
        <w:rPr>
          <w:sz w:val="24"/>
          <w:rPrChange w16du:dateUtc="2026-07-07T18:18:00Z" w:author="Author" w:date="2026-07-07T20:18:00Z" w:id="8434">
            <w:rPr>
              <w:rFonts w:ascii="Times New Roman"/>
              <w:color w:val="000000"/>
              <w:spacing w:val="665"/>
            </w:rPr>
          </w:rPrChange>
        </w:rPr>
        <w:t xml:space="preserve"> </w:t>
      </w:r>
      <w:r w:rsidR="00A96A35" w:rsidRPr="0027638C">
        <w:rPr>
          <w:sz w:val="24"/>
          <w:rPrChange w16du:dateUtc="2026-07-07T18:18:00Z" w:author="Author" w:date="2026-07-07T20:18:00Z" w:id="8435">
            <w:rPr>
              <w:rFonts w:ascii="Times New Roman"/>
              <w:color w:val="000000"/>
            </w:rPr>
          </w:rPrChange>
        </w:rPr>
        <w:t>consectetur</w:t>
      </w:r>
      <w:r w:rsidR="00A96A35" w:rsidRPr="0027638C">
        <w:rPr>
          <w:spacing w:val="-9"/>
          <w:sz w:val="24"/>
          <w:rPrChange w16du:dateUtc="2026-07-07T18:18:00Z" w:author="Author" w:date="2026-07-07T20:18:00Z" w:id="8436">
            <w:rPr>
              <w:rFonts w:ascii="Times New Roman"/>
              <w:color w:val="000000"/>
              <w:spacing w:val="-6"/>
            </w:rPr>
          </w:rPrChange>
        </w:rPr>
        <w:t xml:space="preserve"> </w:t>
      </w:r>
      <w:r w:rsidR="00A96A35" w:rsidRPr="0027638C">
        <w:rPr>
          <w:sz w:val="24"/>
          <w:rPrChange w16du:dateUtc="2026-07-07T18:18:00Z" w:author="Author" w:date="2026-07-07T20:18:00Z" w:id="8437">
            <w:rPr>
              <w:rFonts w:ascii="Times New Roman"/>
              <w:color w:val="000000"/>
            </w:rPr>
          </w:rPrChange>
        </w:rPr>
        <w:t>Adipiscing</w:t>
      </w:r>
      <w:r w:rsidR="00A96A35" w:rsidRPr="0027638C">
        <w:rPr>
          <w:spacing w:val="-9"/>
          <w:sz w:val="24"/>
          <w:rPrChange w16du:dateUtc="2026-07-07T18:18:00Z" w:author="Author" w:date="2026-07-07T20:18:00Z" w:id="8438">
            <w:rPr>
              <w:rFonts w:ascii="Times New Roman"/>
              <w:color w:val="000000"/>
              <w:spacing w:val="-6"/>
            </w:rPr>
          </w:rPrChange>
        </w:rPr>
        <w:t xml:space="preserve"> </w:t>
      </w:r>
      <w:r w:rsidR="00A96A35" w:rsidRPr="0027638C">
        <w:rPr>
          <w:sz w:val="24"/>
          <w:rPrChange w16du:dateUtc="2026-07-07T18:18:00Z" w:author="Author" w:date="2026-07-07T20:18:00Z" w:id="8439">
            <w:rPr>
              <w:rFonts w:ascii="Times New Roman"/>
              <w:color w:val="000000"/>
            </w:rPr>
          </w:rPrChange>
        </w:rPr>
        <w:t>elit</w:t>
      </w:r>
      <w:r w:rsidR="00A96A35" w:rsidRPr="0027638C">
        <w:rPr>
          <w:spacing w:val="-9"/>
          <w:sz w:val="24"/>
          <w:rPrChange w16du:dateUtc="2026-07-07T18:18:00Z" w:author="Author" w:date="2026-07-07T20:18:00Z" w:id="8440">
            <w:rPr>
              <w:rFonts w:ascii="Times New Roman"/>
              <w:color w:val="000000"/>
              <w:spacing w:val="-6"/>
            </w:rPr>
          </w:rPrChange>
        </w:rPr>
        <w:t xml:space="preserve"> </w:t>
      </w:r>
      <w:r w:rsidR="00A96A35" w:rsidRPr="0027638C">
        <w:rPr>
          <w:sz w:val="24"/>
          <w:rPrChange w16du:dateUtc="2026-07-07T18:18:00Z" w:author="Author" w:date="2026-07-07T20:18:00Z" w:id="8441">
            <w:rPr>
              <w:rFonts w:ascii="Times New Roman"/>
              <w:color w:val="000000"/>
            </w:rPr>
          </w:rPrChange>
        </w:rPr>
        <w:t>sed</w:t>
      </w:r>
      <w:r w:rsidR="00A96A35" w:rsidRPr="0027638C">
        <w:rPr>
          <w:spacing w:val="-9"/>
          <w:sz w:val="24"/>
          <w:rPrChange w16du:dateUtc="2026-07-07T18:18:00Z" w:author="Author" w:date="2026-07-07T20:18:00Z" w:id="8442">
            <w:rPr>
              <w:rFonts w:ascii="Times New Roman"/>
              <w:color w:val="000000"/>
              <w:spacing w:val="-6"/>
            </w:rPr>
          </w:rPrChange>
        </w:rPr>
        <w:t xml:space="preserve"> </w:t>
      </w:r>
      <w:r w:rsidR="00A96A35" w:rsidRPr="0027638C">
        <w:rPr>
          <w:sz w:val="24"/>
          <w:rPrChange w16du:dateUtc="2026-07-07T18:18:00Z" w:author="Author" w:date="2026-07-07T20:18:00Z" w:id="8443">
            <w:rPr>
              <w:rFonts w:ascii="Times New Roman"/>
              <w:color w:val="000000"/>
            </w:rPr>
          </w:rPrChange>
        </w:rPr>
        <w:t>Do</w:t>
      </w:r>
      <w:r w:rsidR="00A96A35" w:rsidRPr="0027638C">
        <w:rPr>
          <w:spacing w:val="-9"/>
          <w:sz w:val="24"/>
          <w:rPrChange w16du:dateUtc="2026-07-07T18:18:00Z" w:author="Author" w:date="2026-07-07T20:18:00Z" w:id="8444">
            <w:rPr>
              <w:rFonts w:ascii="Times New Roman"/>
              <w:color w:val="000000"/>
              <w:spacing w:val="-6"/>
            </w:rPr>
          </w:rPrChange>
        </w:rPr>
        <w:t xml:space="preserve"> </w:t>
      </w:r>
      <w:r w:rsidR="00A96A35" w:rsidRPr="0027638C">
        <w:rPr>
          <w:sz w:val="24"/>
          <w:rPrChange w16du:dateUtc="2026-07-07T18:18:00Z" w:author="Author" w:date="2026-07-07T20:18:00Z" w:id="8445">
            <w:rPr>
              <w:rFonts w:ascii="Times New Roman"/>
              <w:color w:val="000000"/>
            </w:rPr>
          </w:rPrChange>
        </w:rPr>
        <w:t>Eiusmod</w:t>
      </w:r>
      <w:r w:rsidR="00A96A35" w:rsidRPr="0027638C">
        <w:rPr>
          <w:spacing w:val="-9"/>
          <w:sz w:val="24"/>
          <w:rPrChange w16du:dateUtc="2026-07-07T18:18:00Z" w:author="Author" w:date="2026-07-07T20:18:00Z" w:id="8446">
            <w:rPr>
              <w:rFonts w:ascii="Times New Roman"/>
              <w:color w:val="000000"/>
              <w:spacing w:val="-6"/>
            </w:rPr>
          </w:rPrChange>
        </w:rPr>
        <w:t xml:space="preserve"> </w:t>
      </w:r>
      <w:r w:rsidR="00A96A35" w:rsidRPr="0027638C">
        <w:rPr>
          <w:sz w:val="24"/>
          <w:rPrChange w16du:dateUtc="2026-07-07T18:18:00Z" w:author="Author" w:date="2026-07-07T20:18:00Z" w:id="8447">
            <w:rPr>
              <w:rFonts w:ascii="Times New Roman"/>
              <w:color w:val="000000"/>
            </w:rPr>
          </w:rPrChange>
        </w:rPr>
        <w:t>tempor</w:t>
      </w:r>
      <w:r w:rsidR="00A96A35" w:rsidRPr="0027638C">
        <w:rPr>
          <w:spacing w:val="-9"/>
          <w:sz w:val="24"/>
          <w:rPrChange w16du:dateUtc="2026-07-07T18:18:00Z" w:author="Author" w:date="2026-07-07T20:18:00Z" w:id="8448">
            <w:rPr>
              <w:rFonts w:ascii="Times New Roman"/>
              <w:color w:val="000000"/>
              <w:spacing w:val="-6"/>
            </w:rPr>
          </w:rPrChange>
        </w:rPr>
        <w:t xml:space="preserve"> </w:t>
      </w:r>
      <w:r w:rsidR="00A96A35" w:rsidRPr="0027638C">
        <w:rPr>
          <w:sz w:val="24"/>
          <w:rPrChange w16du:dateUtc="2026-07-07T18:18:00Z" w:author="Author" w:date="2026-07-07T20:18:00Z" w:id="8449">
            <w:rPr>
              <w:rFonts w:ascii="Times New Roman"/>
              <w:color w:val="000000"/>
            </w:rPr>
          </w:rPrChange>
        </w:rPr>
        <w:t>incididunt</w:t>
      </w:r>
      <w:r w:rsidR="00A96A35" w:rsidRPr="0027638C">
        <w:rPr>
          <w:spacing w:val="-9"/>
          <w:sz w:val="24"/>
          <w:rPrChange w16du:dateUtc="2026-07-07T18:18:00Z" w:author="Author" w:date="2026-07-07T20:18:00Z" w:id="8450">
            <w:rPr>
              <w:rFonts w:ascii="Times New Roman"/>
              <w:color w:val="000000"/>
              <w:spacing w:val="-6"/>
            </w:rPr>
          </w:rPrChange>
        </w:rPr>
        <w:t xml:space="preserve"> </w:t>
      </w:r>
      <w:r w:rsidR="00A96A35" w:rsidRPr="0027638C">
        <w:rPr>
          <w:sz w:val="24"/>
          <w:rPrChange w16du:dateUtc="2026-07-07T18:18:00Z" w:author="Author" w:date="2026-07-07T20:18:00Z" w:id="8451">
            <w:rPr>
              <w:rFonts w:ascii="Times New Roman"/>
              <w:color w:val="000000"/>
            </w:rPr>
          </w:rPrChange>
        </w:rPr>
        <w:t>ut</w:t>
      </w:r>
      <w:r w:rsidR="00A96A35" w:rsidRPr="0027638C">
        <w:rPr>
          <w:spacing w:val="-9"/>
          <w:sz w:val="24"/>
          <w:rPrChange w16du:dateUtc="2026-07-07T18:18:00Z" w:author="Author" w:date="2026-07-07T20:18:00Z" w:id="8452">
            <w:rPr>
              <w:rFonts w:ascii="Times New Roman"/>
              <w:color w:val="000000"/>
              <w:spacing w:val="-6"/>
            </w:rPr>
          </w:rPrChange>
        </w:rPr>
        <w:t xml:space="preserve"> </w:t>
      </w:r>
      <w:r w:rsidR="00A96A35" w:rsidRPr="0027638C">
        <w:rPr>
          <w:sz w:val="24"/>
          <w:rPrChange w16du:dateUtc="2026-07-07T18:18:00Z" w:author="Author" w:date="2026-07-07T20:18:00Z" w:id="8453">
            <w:rPr>
              <w:rFonts w:ascii="Times New Roman"/>
              <w:color w:val="000000"/>
            </w:rPr>
          </w:rPrChange>
        </w:rPr>
        <w:t>labore</w:t>
      </w:r>
      <w:r w:rsidR="00A96A35" w:rsidRPr="0027638C">
        <w:rPr>
          <w:spacing w:val="-9"/>
          <w:sz w:val="24"/>
          <w:rPrChange w16du:dateUtc="2026-07-07T18:18:00Z" w:author="Author" w:date="2026-07-07T20:18:00Z" w:id="8454">
            <w:rPr>
              <w:rFonts w:ascii="Times New Roman"/>
              <w:color w:val="000000"/>
              <w:spacing w:val="-6"/>
            </w:rPr>
          </w:rPrChange>
        </w:rPr>
        <w:t xml:space="preserve"> </w:t>
      </w:r>
      <w:r w:rsidR="00A96A35" w:rsidRPr="0027638C">
        <w:rPr>
          <w:sz w:val="24"/>
          <w:rPrChange w16du:dateUtc="2026-07-07T18:18:00Z" w:author="Author" w:date="2026-07-07T20:18:00Z" w:id="8455">
            <w:rPr>
              <w:rFonts w:ascii="Times New Roman"/>
              <w:color w:val="000000"/>
            </w:rPr>
          </w:rPrChange>
        </w:rPr>
        <w:t>et</w:t>
      </w:r>
      <w:r w:rsidR="00A96A35" w:rsidRPr="0027638C">
        <w:rPr>
          <w:spacing w:val="-9"/>
          <w:sz w:val="24"/>
          <w:rPrChange w16du:dateUtc="2026-07-07T18:18:00Z" w:author="Author" w:date="2026-07-07T20:18:00Z" w:id="8456">
            <w:rPr>
              <w:rFonts w:ascii="Times New Roman"/>
              <w:color w:val="000000"/>
              <w:spacing w:val="-6"/>
            </w:rPr>
          </w:rPrChange>
        </w:rPr>
        <w:t xml:space="preserve"> </w:t>
      </w:r>
      <w:r w:rsidR="00A96A35" w:rsidRPr="0027638C">
        <w:rPr>
          <w:sz w:val="24"/>
          <w:rPrChange w16du:dateUtc="2026-07-07T18:18:00Z" w:author="Author" w:date="2026-07-07T20:18:00Z" w:id="8457">
            <w:rPr>
              <w:rFonts w:ascii="Times New Roman"/>
              <w:color w:val="000000"/>
            </w:rPr>
          </w:rPrChange>
        </w:rPr>
        <w:t>dolore</w:t>
      </w:r>
      <w:r w:rsidR="00A96A35" w:rsidRPr="0027638C">
        <w:rPr>
          <w:spacing w:val="-9"/>
          <w:sz w:val="24"/>
          <w:rPrChange w16du:dateUtc="2026-07-07T18:18:00Z" w:author="Author" w:date="2026-07-07T20:18:00Z" w:id="8458">
            <w:rPr>
              <w:rFonts w:ascii="Times New Roman"/>
              <w:color w:val="000000"/>
              <w:spacing w:val="-6"/>
            </w:rPr>
          </w:rPrChange>
        </w:rPr>
        <w:t xml:space="preserve"> </w:t>
      </w:r>
      <w:r w:rsidR="00A96A35" w:rsidRPr="0027638C">
        <w:rPr>
          <w:sz w:val="24"/>
          <w:rPrChange w16du:dateUtc="2026-07-07T18:18:00Z" w:author="Author" w:date="2026-07-07T20:18:00Z" w:id="8459">
            <w:rPr>
              <w:rFonts w:ascii="Times New Roman"/>
              <w:color w:val="000000"/>
            </w:rPr>
          </w:rPrChange>
        </w:rPr>
        <w:t>Magna</w:t>
      </w:r>
      <w:r w:rsidR="00A96A35" w:rsidRPr="0027638C">
        <w:rPr>
          <w:spacing w:val="-9"/>
          <w:sz w:val="24"/>
          <w:rPrChange w16du:dateUtc="2026-07-07T18:18:00Z" w:author="Author" w:date="2026-07-07T20:18:00Z" w:id="8460">
            <w:rPr>
              <w:rFonts w:ascii="Times New Roman"/>
              <w:color w:val="000000"/>
              <w:spacing w:val="-6"/>
            </w:rPr>
          </w:rPrChange>
        </w:rPr>
        <w:t xml:space="preserve"> </w:t>
      </w:r>
      <w:r w:rsidR="00A96A35" w:rsidRPr="0027638C">
        <w:rPr>
          <w:sz w:val="24"/>
          <w:rPrChange w16du:dateUtc="2026-07-07T18:18:00Z" w:author="Author" w:date="2026-07-07T20:18:00Z" w:id="8461">
            <w:rPr>
              <w:rFonts w:ascii="Times New Roman"/>
              <w:color w:val="000000"/>
            </w:rPr>
          </w:rPrChange>
        </w:rPr>
        <w:t>ALIQUA</w:t>
      </w:r>
      <w:r w:rsidR="00A96A35" w:rsidRPr="0027638C">
        <w:rPr>
          <w:spacing w:val="-9"/>
          <w:sz w:val="24"/>
          <w:rPrChange w16du:dateUtc="2026-07-07T18:18:00Z" w:author="Author" w:date="2026-07-07T20:18:00Z" w:id="8462">
            <w:rPr>
              <w:rFonts w:ascii="Times New Roman"/>
              <w:color w:val="000000"/>
              <w:spacing w:val="-6"/>
            </w:rPr>
          </w:rPrChange>
        </w:rPr>
        <w:t xml:space="preserve"> </w:t>
      </w:r>
      <w:r w:rsidR="00A96A35" w:rsidRPr="0027638C">
        <w:rPr>
          <w:sz w:val="24"/>
          <w:rPrChange w16du:dateUtc="2026-07-07T18:18:00Z" w:author="Author" w:date="2026-07-07T20:18:00Z" w:id="8463">
            <w:rPr>
              <w:rFonts w:ascii="Times New Roman"/>
              <w:color w:val="000000"/>
            </w:rPr>
          </w:rPrChange>
        </w:rPr>
        <w:t>(lorem</w:t>
      </w:r>
      <w:r w:rsidR="00A96A35" w:rsidRPr="0027638C">
        <w:rPr>
          <w:spacing w:val="-9"/>
          <w:sz w:val="24"/>
          <w:rPrChange w16du:dateUtc="2026-07-07T18:18:00Z" w:author="Author" w:date="2026-07-07T20:18:00Z" w:id="8464">
            <w:rPr>
              <w:rFonts w:ascii="Times New Roman"/>
              <w:color w:val="000000"/>
              <w:spacing w:val="-6"/>
            </w:rPr>
          </w:rPrChange>
        </w:rPr>
        <w:t xml:space="preserve"> </w:t>
      </w:r>
      <w:r w:rsidR="00A96A35" w:rsidRPr="0027638C">
        <w:rPr>
          <w:sz w:val="24"/>
          <w:rPrChange w16du:dateUtc="2026-07-07T18:18:00Z" w:author="Author" w:date="2026-07-07T20:18:00Z" w:id="8465">
            <w:rPr>
              <w:rFonts w:ascii="Times New Roman" w:hAnsi="Times New Roman"/>
              <w:color w:val="000000"/>
              <w:spacing w:val="10"/>
            </w:rPr>
          </w:rPrChange>
        </w:rPr>
        <w:t>“</w:t>
      </w:r>
      <w:r w:rsidR="00A96A35" w:rsidRPr="0027638C">
        <w:rPr>
          <w:b/>
          <w:sz w:val="24"/>
          <w:rPrChange w16du:dateUtc="2026-07-07T18:18:00Z" w:author="Author" w:date="2026-07-07T20:18:00Z" w:id="8466">
            <w:rPr>
              <w:rFonts w:ascii="Times New Roman" w:hAnsi="Times New Roman"/>
              <w:color w:val="000000"/>
              <w:spacing w:val="10"/>
            </w:rPr>
          </w:rPrChange>
        </w:rPr>
        <w:t>Ipsum</w:t>
      </w:r>
      <w:del w16du:dateUtc="2026-07-07T18:18:00Z" w:author="Author" w:date="2026-07-07T20:18:00Z" w:id="8467">
        <w:r>
          <w:rPr>
            <w:color w:val="000000"/>
            <w:spacing w:val="10"/>
          </w:rPr>
          <w:cr/>
        </w:r>
      </w:del>
      <w:r w:rsidR="00A96A35" w:rsidRPr="0027638C">
        <w:rPr>
          <w:b/>
          <w:sz w:val="24"/>
          <w:rPrChange w16du:dateUtc="2026-07-07T18:18:00Z" w:author="Author" w:date="2026-07-07T20:18:00Z" w:id="8468">
            <w:rPr>
              <w:rFonts w:ascii="Times New Roman"/>
              <w:color w:val="000000"/>
              <w:spacing w:val="665"/>
            </w:rPr>
          </w:rPrChange>
        </w:rPr>
        <w:t xml:space="preserve"> </w:t>
      </w:r>
      <w:r w:rsidR="00A96A35" w:rsidRPr="0027638C">
        <w:rPr>
          <w:b/>
          <w:sz w:val="24"/>
          <w:rPrChange w16du:dateUtc="2026-07-07T18:18:00Z" w:author="Author" w:date="2026-07-07T20:18:00Z" w:id="8469">
            <w:rPr>
              <w:rFonts w:ascii="Times New Roman"/>
              <w:color w:val="000000"/>
            </w:rPr>
          </w:rPrChange>
        </w:rPr>
        <w:t>dolor</w:t>
      </w:r>
      <w:r w:rsidR="00A96A35" w:rsidRPr="0027638C">
        <w:rPr>
          <w:b/>
          <w:sz w:val="24"/>
          <w:rPrChange w16du:dateUtc="2026-07-07T18:18:00Z" w:author="Author" w:date="2026-07-07T20:18:00Z" w:id="8470">
            <w:rPr>
              <w:rFonts w:ascii="Times New Roman"/>
              <w:color w:val="000000"/>
              <w:spacing w:val="8"/>
            </w:rPr>
          </w:rPrChange>
        </w:rPr>
        <w:t xml:space="preserve"> </w:t>
      </w:r>
      <w:r w:rsidR="00A96A35" w:rsidRPr="0027638C">
        <w:rPr>
          <w:b/>
          <w:sz w:val="24"/>
          <w:rPrChange w16du:dateUtc="2026-07-07T18:18:00Z" w:author="Author" w:date="2026-07-07T20:18:00Z" w:id="8471">
            <w:rPr>
              <w:rFonts w:ascii="Times New Roman" w:hAnsi="Times New Roman"/>
              <w:color w:val="000000"/>
              <w:spacing w:val="3"/>
            </w:rPr>
          </w:rPrChange>
        </w:rPr>
        <w:t>Sit</w:t>
      </w:r>
      <w:r w:rsidR="00A96A35" w:rsidRPr="0027638C">
        <w:rPr>
          <w:sz w:val="24"/>
          <w:rPrChange w16du:dateUtc="2026-07-07T18:18:00Z" w:author="Author" w:date="2026-07-07T20:18:00Z" w:id="8472">
            <w:rPr>
              <w:rFonts w:ascii="Times New Roman" w:hAnsi="Times New Roman"/>
              <w:color w:val="000000"/>
              <w:spacing w:val="3"/>
            </w:rPr>
          </w:rPrChange>
        </w:rPr>
        <w:t>”).</w:t>
      </w:r>
      <w:r w:rsidR="00A96A35" w:rsidRPr="0027638C">
        <w:rPr>
          <w:sz w:val="24"/>
          <w:rPrChange w16du:dateUtc="2026-07-07T18:18:00Z" w:author="Author" w:date="2026-07-07T20:18:00Z" w:id="8473">
            <w:rPr>
              <w:rFonts w:ascii="Times New Roman"/>
              <w:color w:val="000000"/>
              <w:spacing w:val="5"/>
            </w:rPr>
          </w:rPrChange>
        </w:rPr>
        <w:t xml:space="preserve"> </w:t>
      </w:r>
      <w:r w:rsidR="00A96A35" w:rsidRPr="0027638C">
        <w:rPr>
          <w:sz w:val="24"/>
          <w:rPrChange w16du:dateUtc="2026-07-07T18:18:00Z" w:author="Author" w:date="2026-07-07T20:18:00Z" w:id="8474">
            <w:rPr>
              <w:rFonts w:ascii="Times New Roman"/>
              <w:color w:val="000000"/>
            </w:rPr>
          </w:rPrChange>
        </w:rPr>
        <w:t>Amet</w:t>
      </w:r>
      <w:r w:rsidR="00A96A35" w:rsidRPr="0027638C">
        <w:rPr>
          <w:sz w:val="24"/>
          <w:rPrChange w16du:dateUtc="2026-07-07T18:18:00Z" w:author="Author" w:date="2026-07-07T20:18:00Z" w:id="8475">
            <w:rPr>
              <w:rFonts w:ascii="Times New Roman"/>
              <w:color w:val="000000"/>
              <w:spacing w:val="7"/>
            </w:rPr>
          </w:rPrChange>
        </w:rPr>
        <w:t xml:space="preserve"> </w:t>
      </w:r>
      <w:r w:rsidR="00A96A35" w:rsidRPr="0027638C">
        <w:rPr>
          <w:sz w:val="24"/>
          <w:rPrChange w16du:dateUtc="2026-07-07T18:18:00Z" w:author="Author" w:date="2026-07-07T20:18:00Z" w:id="8476">
            <w:rPr>
              <w:rFonts w:ascii="Times New Roman"/>
              <w:color w:val="000000"/>
            </w:rPr>
          </w:rPrChange>
        </w:rPr>
        <w:t>consectetur</w:t>
      </w:r>
      <w:r w:rsidR="00A96A35" w:rsidRPr="0027638C">
        <w:rPr>
          <w:sz w:val="24"/>
          <w:rPrChange w16du:dateUtc="2026-07-07T18:18:00Z" w:author="Author" w:date="2026-07-07T20:18:00Z" w:id="8477">
            <w:rPr>
              <w:rFonts w:ascii="Times New Roman"/>
              <w:color w:val="000000"/>
              <w:spacing w:val="8"/>
            </w:rPr>
          </w:rPrChange>
        </w:rPr>
        <w:t xml:space="preserve"> </w:t>
      </w:r>
      <w:r w:rsidR="00A96A35" w:rsidRPr="0027638C">
        <w:rPr>
          <w:sz w:val="24"/>
          <w:rPrChange w16du:dateUtc="2026-07-07T18:18:00Z" w:author="Author" w:date="2026-07-07T20:18:00Z" w:id="8478">
            <w:rPr>
              <w:rFonts w:ascii="Times New Roman"/>
              <w:color w:val="000000"/>
            </w:rPr>
          </w:rPrChange>
        </w:rPr>
        <w:t>adipiscing</w:t>
      </w:r>
      <w:r w:rsidR="00A96A35" w:rsidRPr="0027638C">
        <w:rPr>
          <w:sz w:val="24"/>
          <w:rPrChange w16du:dateUtc="2026-07-07T18:18:00Z" w:author="Author" w:date="2026-07-07T20:18:00Z" w:id="8479">
            <w:rPr>
              <w:rFonts w:ascii="Times New Roman"/>
              <w:color w:val="000000"/>
              <w:spacing w:val="8"/>
            </w:rPr>
          </w:rPrChange>
        </w:rPr>
        <w:t xml:space="preserve"> </w:t>
      </w:r>
      <w:r w:rsidR="00A96A35" w:rsidRPr="0027638C">
        <w:rPr>
          <w:sz w:val="24"/>
          <w:rPrChange w16du:dateUtc="2026-07-07T18:18:00Z" w:author="Author" w:date="2026-07-07T20:18:00Z" w:id="8480">
            <w:rPr>
              <w:rFonts w:ascii="Times New Roman"/>
              <w:color w:val="000000"/>
            </w:rPr>
          </w:rPrChange>
        </w:rPr>
        <w:t>elit</w:t>
      </w:r>
      <w:r w:rsidR="00A96A35" w:rsidRPr="0027638C">
        <w:rPr>
          <w:sz w:val="24"/>
          <w:rPrChange w16du:dateUtc="2026-07-07T18:18:00Z" w:author="Author" w:date="2026-07-07T20:18:00Z" w:id="8481">
            <w:rPr>
              <w:rFonts w:ascii="Times New Roman"/>
              <w:color w:val="000000"/>
              <w:spacing w:val="8"/>
            </w:rPr>
          </w:rPrChange>
        </w:rPr>
        <w:t xml:space="preserve"> </w:t>
      </w:r>
      <w:r w:rsidR="00A96A35" w:rsidRPr="0027638C">
        <w:rPr>
          <w:sz w:val="24"/>
          <w:rPrChange w16du:dateUtc="2026-07-07T18:18:00Z" w:author="Author" w:date="2026-07-07T20:18:00Z" w:id="8482">
            <w:rPr>
              <w:rFonts w:ascii="Times New Roman"/>
              <w:color w:val="000000"/>
            </w:rPr>
          </w:rPrChange>
        </w:rPr>
        <w:t>Sed</w:t>
      </w:r>
      <w:r w:rsidR="00A96A35" w:rsidRPr="0027638C">
        <w:rPr>
          <w:sz w:val="24"/>
          <w:rPrChange w16du:dateUtc="2026-07-07T18:18:00Z" w:author="Author" w:date="2026-07-07T20:18:00Z" w:id="8483">
            <w:rPr>
              <w:rFonts w:ascii="Times New Roman"/>
              <w:color w:val="000000"/>
              <w:spacing w:val="8"/>
            </w:rPr>
          </w:rPrChange>
        </w:rPr>
        <w:t xml:space="preserve"> </w:t>
      </w:r>
      <w:r w:rsidR="00A96A35" w:rsidRPr="0027638C">
        <w:rPr>
          <w:sz w:val="24"/>
          <w:rPrChange w16du:dateUtc="2026-07-07T18:18:00Z" w:author="Author" w:date="2026-07-07T20:18:00Z" w:id="8484">
            <w:rPr>
              <w:rFonts w:ascii="Times New Roman"/>
              <w:color w:val="000000"/>
            </w:rPr>
          </w:rPrChange>
        </w:rPr>
        <w:t>do</w:t>
      </w:r>
      <w:r w:rsidR="00A96A35" w:rsidRPr="0027638C">
        <w:rPr>
          <w:sz w:val="24"/>
          <w:rPrChange w16du:dateUtc="2026-07-07T18:18:00Z" w:author="Author" w:date="2026-07-07T20:18:00Z" w:id="8485">
            <w:rPr>
              <w:rFonts w:ascii="Times New Roman"/>
              <w:color w:val="000000"/>
              <w:spacing w:val="8"/>
            </w:rPr>
          </w:rPrChange>
        </w:rPr>
        <w:t xml:space="preserve"> </w:t>
      </w:r>
      <w:r w:rsidR="00A96A35" w:rsidRPr="0027638C">
        <w:rPr>
          <w:sz w:val="24"/>
          <w:rPrChange w16du:dateUtc="2026-07-07T18:18:00Z" w:author="Author" w:date="2026-07-07T20:18:00Z" w:id="8486">
            <w:rPr>
              <w:rFonts w:ascii="Times New Roman"/>
              <w:color w:val="000000"/>
            </w:rPr>
          </w:rPrChange>
        </w:rPr>
        <w:t>eiusmod</w:t>
      </w:r>
      <w:r w:rsidR="00A96A35" w:rsidRPr="0027638C">
        <w:rPr>
          <w:sz w:val="24"/>
          <w:rPrChange w16du:dateUtc="2026-07-07T18:18:00Z" w:author="Author" w:date="2026-07-07T20:18:00Z" w:id="8487">
            <w:rPr>
              <w:rFonts w:ascii="Times New Roman"/>
              <w:color w:val="000000"/>
              <w:spacing w:val="7"/>
            </w:rPr>
          </w:rPrChange>
        </w:rPr>
        <w:t xml:space="preserve"> </w:t>
      </w:r>
      <w:r w:rsidR="00A96A35" w:rsidRPr="0027638C">
        <w:rPr>
          <w:sz w:val="24"/>
          <w:rPrChange w16du:dateUtc="2026-07-07T18:18:00Z" w:author="Author" w:date="2026-07-07T20:18:00Z" w:id="8488">
            <w:rPr>
              <w:rFonts w:ascii="Times New Roman"/>
              <w:color w:val="000000"/>
            </w:rPr>
          </w:rPrChange>
        </w:rPr>
        <w:t>tempor</w:t>
      </w:r>
      <w:r w:rsidR="00A96A35" w:rsidRPr="0027638C">
        <w:rPr>
          <w:sz w:val="24"/>
          <w:rPrChange w16du:dateUtc="2026-07-07T18:18:00Z" w:author="Author" w:date="2026-07-07T20:18:00Z" w:id="8489">
            <w:rPr>
              <w:rFonts w:ascii="Times New Roman"/>
              <w:color w:val="000000"/>
              <w:spacing w:val="8"/>
            </w:rPr>
          </w:rPrChange>
        </w:rPr>
        <w:t xml:space="preserve"> </w:t>
      </w:r>
      <w:r w:rsidR="00A96A35" w:rsidRPr="0027638C">
        <w:rPr>
          <w:sz w:val="24"/>
          <w:rPrChange w16du:dateUtc="2026-07-07T18:18:00Z" w:author="Author" w:date="2026-07-07T20:18:00Z" w:id="8490">
            <w:rPr>
              <w:rFonts w:ascii="Times New Roman"/>
              <w:color w:val="000000"/>
            </w:rPr>
          </w:rPrChange>
        </w:rPr>
        <w:t>incididunt</w:t>
      </w:r>
      <w:r w:rsidR="00A96A35" w:rsidRPr="0027638C">
        <w:rPr>
          <w:sz w:val="24"/>
          <w:rPrChange w16du:dateUtc="2026-07-07T18:18:00Z" w:author="Author" w:date="2026-07-07T20:18:00Z" w:id="8491">
            <w:rPr>
              <w:rFonts w:ascii="Times New Roman"/>
              <w:color w:val="000000"/>
              <w:spacing w:val="7"/>
            </w:rPr>
          </w:rPrChange>
        </w:rPr>
        <w:t xml:space="preserve"> </w:t>
      </w:r>
      <w:r w:rsidR="00A96A35" w:rsidRPr="0027638C">
        <w:rPr>
          <w:sz w:val="24"/>
          <w:rPrChange w16du:dateUtc="2026-07-07T18:18:00Z" w:author="Author" w:date="2026-07-07T20:18:00Z" w:id="8492">
            <w:rPr>
              <w:rFonts w:ascii="Times New Roman"/>
              <w:color w:val="000000"/>
            </w:rPr>
          </w:rPrChange>
        </w:rPr>
        <w:t>ut</w:t>
      </w:r>
      <w:r w:rsidR="00A96A35" w:rsidRPr="0027638C">
        <w:rPr>
          <w:sz w:val="24"/>
          <w:rPrChange w16du:dateUtc="2026-07-07T18:18:00Z" w:author="Author" w:date="2026-07-07T20:18:00Z" w:id="8493">
            <w:rPr>
              <w:rFonts w:ascii="Times New Roman"/>
              <w:color w:val="000000"/>
              <w:spacing w:val="8"/>
            </w:rPr>
          </w:rPrChange>
        </w:rPr>
        <w:t xml:space="preserve"> </w:t>
      </w:r>
      <w:r w:rsidR="00A96A35" w:rsidRPr="0027638C">
        <w:rPr>
          <w:sz w:val="24"/>
          <w:rPrChange w16du:dateUtc="2026-07-07T18:18:00Z" w:author="Author" w:date="2026-07-07T20:18:00Z" w:id="8494">
            <w:rPr>
              <w:rFonts w:ascii="Times New Roman"/>
              <w:color w:val="000000"/>
            </w:rPr>
          </w:rPrChange>
        </w:rPr>
        <w:t>labore</w:t>
      </w:r>
      <w:r w:rsidR="00A96A35" w:rsidRPr="0027638C">
        <w:rPr>
          <w:sz w:val="24"/>
          <w:rPrChange w16du:dateUtc="2026-07-07T18:18:00Z" w:author="Author" w:date="2026-07-07T20:18:00Z" w:id="8495">
            <w:rPr>
              <w:rFonts w:ascii="Times New Roman"/>
              <w:color w:val="000000"/>
              <w:spacing w:val="8"/>
            </w:rPr>
          </w:rPrChange>
        </w:rPr>
        <w:t xml:space="preserve"> </w:t>
      </w:r>
      <w:r w:rsidR="00A96A35" w:rsidRPr="0027638C">
        <w:rPr>
          <w:sz w:val="24"/>
          <w:rPrChange w16du:dateUtc="2026-07-07T18:18:00Z" w:author="Author" w:date="2026-07-07T20:18:00Z" w:id="8496">
            <w:rPr>
              <w:rFonts w:ascii="Times New Roman"/>
              <w:color w:val="000000"/>
            </w:rPr>
          </w:rPrChange>
        </w:rPr>
        <w:t>et</w:t>
      </w:r>
      <w:r w:rsidR="00A96A35" w:rsidRPr="0027638C">
        <w:rPr>
          <w:sz w:val="24"/>
          <w:rPrChange w16du:dateUtc="2026-07-07T18:18:00Z" w:author="Author" w:date="2026-07-07T20:18:00Z" w:id="8497">
            <w:rPr>
              <w:rFonts w:ascii="Times New Roman"/>
              <w:color w:val="000000"/>
              <w:spacing w:val="8"/>
            </w:rPr>
          </w:rPrChange>
        </w:rPr>
        <w:t xml:space="preserve"> </w:t>
      </w:r>
      <w:ins w16du:dateUtc="2026-07-07T18:18:00Z" w:author="Author" w:date="2026-07-07T20:18:00Z" w:id="8498">
        <w:r w:rsidR="00A96A35" w:rsidRPr="0027638C">
          <w:rPr>
            <w:sz w:val="24"/>
            <w:szCs w:val="24"/>
          </w:rPr>
          <w:t xml:space="preserve">dolore </w:t>
        </w:r>
      </w:ins>
      <w:r w:rsidR="00A96A35" w:rsidRPr="0027638C">
        <w:rPr>
          <w:sz w:val="24"/>
          <w:rPrChange w16du:dateUtc="2026-07-07T18:18:00Z" w:author="Author" w:date="2026-07-07T20:18:00Z" w:id="8499">
            <w:rPr>
              <w:rFonts w:ascii="Times New Roman"/>
              <w:color w:val="000000"/>
            </w:rPr>
          </w:rPrChange>
        </w:rPr>
        <w:t>magna</w:t>
      </w:r>
      <w:r w:rsidR="00A96A35" w:rsidRPr="0027638C">
        <w:rPr>
          <w:sz w:val="24"/>
          <w:rPrChange w16du:dateUtc="2026-07-07T18:18:00Z" w:author="Author" w:date="2026-07-07T20:18:00Z" w:id="8500">
            <w:rPr>
              <w:rFonts w:ascii="Times New Roman"/>
              <w:color w:val="000000"/>
              <w:spacing w:val="8"/>
            </w:rPr>
          </w:rPrChange>
        </w:rPr>
        <w:t xml:space="preserve"> </w:t>
      </w:r>
      <w:r w:rsidR="00A96A35" w:rsidRPr="0027638C">
        <w:rPr>
          <w:sz w:val="24"/>
          <w:rPrChange w16du:dateUtc="2026-07-07T18:18:00Z" w:author="Author" w:date="2026-07-07T20:18:00Z" w:id="8501">
            <w:rPr>
              <w:rFonts w:ascii="Times New Roman"/>
              <w:color w:val="000000"/>
            </w:rPr>
          </w:rPrChange>
        </w:rPr>
        <w:t>aliqua</w:t>
      </w:r>
      <w:r w:rsidR="00A96A35" w:rsidRPr="0027638C">
        <w:rPr>
          <w:sz w:val="24"/>
          <w:rPrChange w16du:dateUtc="2026-07-07T18:18:00Z" w:author="Author" w:date="2026-07-07T20:18:00Z" w:id="8502">
            <w:rPr>
              <w:rFonts w:ascii="Times New Roman"/>
              <w:color w:val="000000"/>
              <w:spacing w:val="7"/>
            </w:rPr>
          </w:rPrChange>
        </w:rPr>
        <w:t xml:space="preserve"> </w:t>
      </w:r>
      <w:r w:rsidR="00A96A35" w:rsidRPr="0027638C">
        <w:rPr>
          <w:sz w:val="24"/>
          <w:rPrChange w16du:dateUtc="2026-07-07T18:18:00Z" w:author="Author" w:date="2026-07-07T20:18:00Z" w:id="8503">
            <w:rPr>
              <w:rFonts w:ascii="Times New Roman" w:hAnsi="Times New Roman"/>
              <w:color w:val="000000"/>
            </w:rPr>
          </w:rPrChange>
        </w:rPr>
        <w:t>lorem</w:t>
      </w:r>
      <w:del w16du:dateUtc="2026-07-07T18:18:00Z" w:author="Author" w:date="2026-07-07T20:18:00Z" w:id="8504">
        <w:r>
          <w:rPr>
            <w:color w:val="000000"/>
          </w:rPr>
          <w:cr/>
        </w:r>
      </w:del>
      <w:r w:rsidR="00A96A35" w:rsidRPr="0027638C">
        <w:rPr>
          <w:sz w:val="24"/>
          <w:rPrChange w16du:dateUtc="2026-07-07T18:18:00Z" w:author="Author" w:date="2026-07-07T20:18:00Z" w:id="8505">
            <w:rPr>
              <w:rFonts w:ascii="Times New Roman"/>
              <w:color w:val="000000"/>
              <w:spacing w:val="665"/>
            </w:rPr>
          </w:rPrChange>
        </w:rPr>
        <w:t xml:space="preserve"> </w:t>
      </w:r>
      <w:r w:rsidR="00A96A35" w:rsidRPr="0027638C">
        <w:rPr>
          <w:sz w:val="24"/>
          <w:rPrChange w16du:dateUtc="2026-07-07T18:18:00Z" w:author="Author" w:date="2026-07-07T20:18:00Z" w:id="8506">
            <w:rPr>
              <w:rFonts w:ascii="Times New Roman"/>
              <w:color w:val="000000"/>
            </w:rPr>
          </w:rPrChange>
        </w:rPr>
        <w:t>ipsum Dolor Sit Amet consectetur adipiscing Elit</w:t>
      </w:r>
      <w:r w:rsidR="00A96A35" w:rsidRPr="0027638C">
        <w:rPr>
          <w:sz w:val="24"/>
          <w:rPrChange w16du:dateUtc="2026-07-07T18:18:00Z" w:author="Author" w:date="2026-07-07T20:18:00Z" w:id="8507">
            <w:rPr>
              <w:rFonts w:ascii="Times New Roman"/>
              <w:color w:val="000000"/>
              <w:spacing w:val="2"/>
            </w:rPr>
          </w:rPrChange>
        </w:rPr>
        <w:t xml:space="preserve"> </w:t>
      </w:r>
      <w:r w:rsidR="00A96A35" w:rsidRPr="0027638C">
        <w:rPr>
          <w:sz w:val="24"/>
          <w:rPrChange w16du:dateUtc="2026-07-07T18:18:00Z" w:author="Author" w:date="2026-07-07T20:18:00Z" w:id="8508">
            <w:rPr>
              <w:rFonts w:ascii="Times New Roman"/>
              <w:color w:val="000000"/>
            </w:rPr>
          </w:rPrChange>
        </w:rPr>
        <w:t>Sed do Eiusmod Tempor.</w:t>
      </w:r>
      <w:bookmarkEnd w:id="8204"/>
    </w:p>
    <w:p w14:paraId="584D91B3" w14:textId="77777777" w:rsidR="009609E8" w:rsidRDefault="00000000" w:rsidRPr="0027638C">
      <w:pPr>
        <w:pStyle w:val="ListParagraph"/>
        <w:numPr>
          <w:ilvl w:val="1"/>
          <w:numId w:val="5"/>
        </w:numPr>
        <w:tabs>
          <w:tab w:pos="1440" w:val="left"/>
        </w:tabs>
        <w:spacing w:before="236"/>
        <w:ind w:right="354"/>
        <w:rPr>
          <w:sz w:val="24"/>
          <w:rPrChange w16du:dateUtc="2026-07-07T18:18:00Z" w:author="Author" w:date="2026-07-07T20:18:00Z" w:id="8509">
            <w:rPr>
              <w:rFonts w:ascii="Times New Roman"/>
              <w:color w:val="000000"/>
            </w:rPr>
          </w:rPrChange>
        </w:rPr>
        <w:pPrChange w16du:dateUtc="2026-07-07T18:18:00Z" w:author="Author" w:date="2026-07-07T20:18:00Z" w:id="8510">
          <w:pPr>
            <w:spacing w:after="0" w:before="260" w:line="253" w:lineRule="exact"/>
            <w:ind w:left="720"/>
            <w:jc w:val="left"/>
          </w:pPr>
        </w:pPrChange>
      </w:pPr>
      <w:del w16du:dateUtc="2026-07-07T18:18:00Z" w:author="Author" w:date="2026-07-07T20:18:00Z" w:id="8511">
        <w:r>
          <w:rPr>
            <w:color w:val="000000"/>
            <w:sz w:val="24"/>
          </w:rPr>
          <w:delText>(b)</w:delText>
        </w:r>
        <w:r>
          <w:rPr>
            <w:color w:val="000000"/>
            <w:spacing w:val="380"/>
            <w:sz w:val="24"/>
          </w:rPr>
          <w:delText xml:space="preserve"> </w:delText>
        </w:r>
      </w:del>
      <w:r w:rsidR="00A96A35" w:rsidRPr="0027638C">
        <w:rPr>
          <w:sz w:val="24"/>
          <w:rPrChange w16du:dateUtc="2026-07-07T18:18:00Z" w:author="Author" w:date="2026-07-07T20:18:00Z" w:id="8512">
            <w:rPr>
              <w:rFonts w:ascii="Times New Roman"/>
              <w:color w:val="000000"/>
            </w:rPr>
          </w:rPrChange>
        </w:rPr>
        <w:t>Incididunt</w:t>
      </w:r>
      <w:r w:rsidR="00A96A35" w:rsidRPr="0027638C">
        <w:rPr>
          <w:sz w:val="24"/>
          <w:rPrChange w16du:dateUtc="2026-07-07T18:18:00Z" w:author="Author" w:date="2026-07-07T20:18:00Z" w:id="8513">
            <w:rPr>
              <w:rFonts w:ascii="Times New Roman"/>
              <w:color w:val="000000"/>
              <w:spacing w:val="20"/>
            </w:rPr>
          </w:rPrChange>
        </w:rPr>
        <w:t xml:space="preserve"> </w:t>
      </w:r>
      <w:r w:rsidR="00A96A35" w:rsidRPr="0027638C">
        <w:rPr>
          <w:sz w:val="24"/>
          <w:rPrChange w16du:dateUtc="2026-07-07T18:18:00Z" w:author="Author" w:date="2026-07-07T20:18:00Z" w:id="8514">
            <w:rPr>
              <w:rFonts w:ascii="Times New Roman"/>
              <w:color w:val="000000"/>
            </w:rPr>
          </w:rPrChange>
        </w:rPr>
        <w:t>Ut</w:t>
      </w:r>
      <w:r w:rsidR="00A96A35" w:rsidRPr="0027638C">
        <w:rPr>
          <w:sz w:val="24"/>
          <w:rPrChange w16du:dateUtc="2026-07-07T18:18:00Z" w:author="Author" w:date="2026-07-07T20:18:00Z" w:id="8515">
            <w:rPr>
              <w:rFonts w:ascii="Times New Roman"/>
              <w:color w:val="000000"/>
              <w:spacing w:val="20"/>
            </w:rPr>
          </w:rPrChange>
        </w:rPr>
        <w:t xml:space="preserve"> </w:t>
      </w:r>
      <w:r w:rsidR="00A96A35" w:rsidRPr="0027638C">
        <w:rPr>
          <w:sz w:val="24"/>
          <w:rPrChange w16du:dateUtc="2026-07-07T18:18:00Z" w:author="Author" w:date="2026-07-07T20:18:00Z" w:id="8516">
            <w:rPr>
              <w:rFonts w:ascii="Times New Roman"/>
              <w:color w:val="000000"/>
            </w:rPr>
          </w:rPrChange>
        </w:rPr>
        <w:t>labore</w:t>
      </w:r>
      <w:r w:rsidR="00A96A35" w:rsidRPr="0027638C">
        <w:rPr>
          <w:sz w:val="24"/>
          <w:rPrChange w16du:dateUtc="2026-07-07T18:18:00Z" w:author="Author" w:date="2026-07-07T20:18:00Z" w:id="8517">
            <w:rPr>
              <w:rFonts w:ascii="Times New Roman"/>
              <w:color w:val="000000"/>
              <w:spacing w:val="20"/>
            </w:rPr>
          </w:rPrChange>
        </w:rPr>
        <w:t xml:space="preserve"> </w:t>
      </w:r>
      <w:r w:rsidR="00A96A35" w:rsidRPr="0027638C">
        <w:rPr>
          <w:sz w:val="24"/>
          <w:rPrChange w16du:dateUtc="2026-07-07T18:18:00Z" w:author="Author" w:date="2026-07-07T20:18:00Z" w:id="8518">
            <w:rPr>
              <w:rFonts w:ascii="Times New Roman"/>
              <w:color w:val="000000"/>
            </w:rPr>
          </w:rPrChange>
        </w:rPr>
        <w:t>et</w:t>
      </w:r>
      <w:r w:rsidR="00A96A35" w:rsidRPr="0027638C">
        <w:rPr>
          <w:sz w:val="24"/>
          <w:rPrChange w16du:dateUtc="2026-07-07T18:18:00Z" w:author="Author" w:date="2026-07-07T20:18:00Z" w:id="8519">
            <w:rPr>
              <w:rFonts w:ascii="Times New Roman"/>
              <w:color w:val="000000"/>
              <w:spacing w:val="20"/>
            </w:rPr>
          </w:rPrChange>
        </w:rPr>
        <w:t xml:space="preserve"> </w:t>
      </w:r>
      <w:r w:rsidR="00A96A35" w:rsidRPr="0027638C">
        <w:rPr>
          <w:sz w:val="24"/>
          <w:rPrChange w16du:dateUtc="2026-07-07T18:18:00Z" w:author="Author" w:date="2026-07-07T20:18:00Z" w:id="8520">
            <w:rPr>
              <w:rFonts w:ascii="Times New Roman"/>
              <w:color w:val="000000"/>
            </w:rPr>
          </w:rPrChange>
        </w:rPr>
        <w:t>dolore</w:t>
      </w:r>
      <w:r w:rsidR="00A96A35" w:rsidRPr="0027638C">
        <w:rPr>
          <w:sz w:val="24"/>
          <w:rPrChange w16du:dateUtc="2026-07-07T18:18:00Z" w:author="Author" w:date="2026-07-07T20:18:00Z" w:id="8521">
            <w:rPr>
              <w:rFonts w:ascii="Times New Roman"/>
              <w:color w:val="000000"/>
              <w:spacing w:val="20"/>
            </w:rPr>
          </w:rPrChange>
        </w:rPr>
        <w:t xml:space="preserve"> </w:t>
      </w:r>
      <w:r w:rsidR="00A96A35" w:rsidRPr="0027638C">
        <w:rPr>
          <w:sz w:val="24"/>
          <w:rPrChange w16du:dateUtc="2026-07-07T18:18:00Z" w:author="Author" w:date="2026-07-07T20:18:00Z" w:id="8522">
            <w:rPr>
              <w:rFonts w:ascii="Times New Roman"/>
              <w:color w:val="000000"/>
            </w:rPr>
          </w:rPrChange>
        </w:rPr>
        <w:t>magna</w:t>
      </w:r>
      <w:r w:rsidR="00A96A35" w:rsidRPr="0027638C">
        <w:rPr>
          <w:sz w:val="24"/>
          <w:rPrChange w16du:dateUtc="2026-07-07T18:18:00Z" w:author="Author" w:date="2026-07-07T20:18:00Z" w:id="8523">
            <w:rPr>
              <w:rFonts w:ascii="Times New Roman"/>
              <w:color w:val="000000"/>
              <w:spacing w:val="20"/>
            </w:rPr>
          </w:rPrChange>
        </w:rPr>
        <w:t xml:space="preserve"> </w:t>
      </w:r>
      <w:r w:rsidR="00A96A35" w:rsidRPr="0027638C">
        <w:rPr>
          <w:sz w:val="24"/>
          <w:rPrChange w16du:dateUtc="2026-07-07T18:18:00Z" w:author="Author" w:date="2026-07-07T20:18:00Z" w:id="8524">
            <w:rPr>
              <w:rFonts w:ascii="Times New Roman"/>
              <w:color w:val="000000"/>
            </w:rPr>
          </w:rPrChange>
        </w:rPr>
        <w:t>Aliqua</w:t>
      </w:r>
      <w:r w:rsidR="00A96A35" w:rsidRPr="0027638C">
        <w:rPr>
          <w:sz w:val="24"/>
          <w:rPrChange w16du:dateUtc="2026-07-07T18:18:00Z" w:author="Author" w:date="2026-07-07T20:18:00Z" w:id="8525">
            <w:rPr>
              <w:rFonts w:ascii="Times New Roman"/>
              <w:color w:val="000000"/>
              <w:spacing w:val="20"/>
            </w:rPr>
          </w:rPrChange>
        </w:rPr>
        <w:t xml:space="preserve"> </w:t>
      </w:r>
      <w:r w:rsidR="00A96A35" w:rsidRPr="0027638C">
        <w:rPr>
          <w:sz w:val="24"/>
          <w:rPrChange w16du:dateUtc="2026-07-07T18:18:00Z" w:author="Author" w:date="2026-07-07T20:18:00Z" w:id="8526">
            <w:rPr>
              <w:rFonts w:ascii="Times New Roman"/>
              <w:color w:val="000000"/>
            </w:rPr>
          </w:rPrChange>
        </w:rPr>
        <w:t>Lorem</w:t>
      </w:r>
      <w:r w:rsidR="00A96A35" w:rsidRPr="0027638C">
        <w:rPr>
          <w:sz w:val="24"/>
          <w:rPrChange w16du:dateUtc="2026-07-07T18:18:00Z" w:author="Author" w:date="2026-07-07T20:18:00Z" w:id="8527">
            <w:rPr>
              <w:rFonts w:ascii="Times New Roman"/>
              <w:color w:val="000000"/>
              <w:spacing w:val="20"/>
            </w:rPr>
          </w:rPrChange>
        </w:rPr>
        <w:t xml:space="preserve"> </w:t>
      </w:r>
      <w:r w:rsidR="00A96A35" w:rsidRPr="0027638C">
        <w:rPr>
          <w:sz w:val="24"/>
          <w:rPrChange w16du:dateUtc="2026-07-07T18:18:00Z" w:author="Author" w:date="2026-07-07T20:18:00Z" w:id="8528">
            <w:rPr>
              <w:rFonts w:ascii="Times New Roman"/>
              <w:color w:val="000000"/>
            </w:rPr>
          </w:rPrChange>
        </w:rPr>
        <w:t>ipsum</w:t>
      </w:r>
      <w:r w:rsidR="00A96A35" w:rsidRPr="0027638C">
        <w:rPr>
          <w:sz w:val="24"/>
          <w:rPrChange w16du:dateUtc="2026-07-07T18:18:00Z" w:author="Author" w:date="2026-07-07T20:18:00Z" w:id="8529">
            <w:rPr>
              <w:rFonts w:ascii="Times New Roman"/>
              <w:color w:val="000000"/>
              <w:spacing w:val="20"/>
            </w:rPr>
          </w:rPrChange>
        </w:rPr>
        <w:t xml:space="preserve"> </w:t>
      </w:r>
      <w:r w:rsidR="00A96A35" w:rsidRPr="0027638C">
        <w:rPr>
          <w:sz w:val="24"/>
          <w:rPrChange w16du:dateUtc="2026-07-07T18:18:00Z" w:author="Author" w:date="2026-07-07T20:18:00Z" w:id="8530">
            <w:rPr>
              <w:rFonts w:ascii="Times New Roman"/>
              <w:color w:val="000000"/>
              <w:spacing w:val="-1"/>
            </w:rPr>
          </w:rPrChange>
        </w:rPr>
        <w:t>dolor</w:t>
      </w:r>
      <w:r w:rsidR="00A96A35" w:rsidRPr="0027638C">
        <w:rPr>
          <w:sz w:val="24"/>
          <w:rPrChange w16du:dateUtc="2026-07-07T18:18:00Z" w:author="Author" w:date="2026-07-07T20:18:00Z" w:id="8531">
            <w:rPr>
              <w:rFonts w:ascii="Times New Roman"/>
              <w:color w:val="000000"/>
              <w:spacing w:val="21"/>
            </w:rPr>
          </w:rPrChange>
        </w:rPr>
        <w:t xml:space="preserve"> </w:t>
      </w:r>
      <w:r w:rsidR="00A96A35" w:rsidRPr="0027638C">
        <w:rPr>
          <w:sz w:val="24"/>
          <w:rPrChange w16du:dateUtc="2026-07-07T18:18:00Z" w:author="Author" w:date="2026-07-07T20:18:00Z" w:id="8532">
            <w:rPr>
              <w:rFonts w:ascii="Times New Roman"/>
              <w:color w:val="000000"/>
            </w:rPr>
          </w:rPrChange>
        </w:rPr>
        <w:t>sit</w:t>
      </w:r>
      <w:r w:rsidR="00A96A35" w:rsidRPr="0027638C">
        <w:rPr>
          <w:sz w:val="24"/>
          <w:rPrChange w16du:dateUtc="2026-07-07T18:18:00Z" w:author="Author" w:date="2026-07-07T20:18:00Z" w:id="8533">
            <w:rPr>
              <w:rFonts w:ascii="Times New Roman"/>
              <w:color w:val="000000"/>
              <w:spacing w:val="21"/>
            </w:rPr>
          </w:rPrChange>
        </w:rPr>
        <w:t xml:space="preserve"> </w:t>
      </w:r>
      <w:r w:rsidR="00A96A35" w:rsidRPr="0027638C">
        <w:rPr>
          <w:sz w:val="24"/>
          <w:rPrChange w16du:dateUtc="2026-07-07T18:18:00Z" w:author="Author" w:date="2026-07-07T20:18:00Z" w:id="8534">
            <w:rPr>
              <w:rFonts w:ascii="Times New Roman"/>
              <w:color w:val="000000"/>
            </w:rPr>
          </w:rPrChange>
        </w:rPr>
        <w:t>Amet</w:t>
      </w:r>
      <w:r w:rsidR="00A96A35" w:rsidRPr="0027638C">
        <w:rPr>
          <w:sz w:val="24"/>
          <w:rPrChange w16du:dateUtc="2026-07-07T18:18:00Z" w:author="Author" w:date="2026-07-07T20:18:00Z" w:id="8535">
            <w:rPr>
              <w:rFonts w:ascii="Times New Roman"/>
              <w:color w:val="000000"/>
              <w:spacing w:val="21"/>
            </w:rPr>
          </w:rPrChange>
        </w:rPr>
        <w:t xml:space="preserve"> </w:t>
      </w:r>
      <w:r w:rsidR="00A96A35" w:rsidRPr="0027638C">
        <w:rPr>
          <w:sz w:val="24"/>
          <w:rPrChange w16du:dateUtc="2026-07-07T18:18:00Z" w:author="Author" w:date="2026-07-07T20:18:00Z" w:id="8536">
            <w:rPr>
              <w:rFonts w:ascii="Times New Roman"/>
              <w:color w:val="000000"/>
            </w:rPr>
          </w:rPrChange>
        </w:rPr>
        <w:t>Consectetur</w:t>
      </w:r>
      <w:r w:rsidR="00A96A35" w:rsidRPr="0027638C">
        <w:rPr>
          <w:sz w:val="24"/>
          <w:rPrChange w16du:dateUtc="2026-07-07T18:18:00Z" w:author="Author" w:date="2026-07-07T20:18:00Z" w:id="8537">
            <w:rPr>
              <w:rFonts w:ascii="Times New Roman"/>
              <w:color w:val="000000"/>
              <w:spacing w:val="20"/>
            </w:rPr>
          </w:rPrChange>
        </w:rPr>
        <w:t xml:space="preserve"> </w:t>
      </w:r>
      <w:r w:rsidR="00A96A35" w:rsidRPr="0027638C">
        <w:rPr>
          <w:sz w:val="24"/>
          <w:rPrChange w16du:dateUtc="2026-07-07T18:18:00Z" w:author="Author" w:date="2026-07-07T20:18:00Z" w:id="8538">
            <w:rPr>
              <w:rFonts w:ascii="Times New Roman" w:hAnsi="Times New Roman"/>
              <w:color w:val="000000"/>
            </w:rPr>
          </w:rPrChange>
        </w:rPr>
        <w:t>Adipiscing</w:t>
      </w:r>
      <w:del w16du:dateUtc="2026-07-07T18:18:00Z" w:author="Author" w:date="2026-07-07T20:18:00Z" w:id="8539">
        <w:r>
          <w:rPr>
            <w:color w:val="000000"/>
          </w:rPr>
          <w:cr/>
        </w:r>
      </w:del>
      <w:r w:rsidR="00A96A35" w:rsidRPr="0027638C">
        <w:rPr>
          <w:sz w:val="24"/>
          <w:rPrChange w16du:dateUtc="2026-07-07T18:18:00Z" w:author="Author" w:date="2026-07-07T20:18:00Z" w:id="8540">
            <w:rPr>
              <w:rFonts w:ascii="Times New Roman"/>
              <w:color w:val="000000"/>
              <w:spacing w:val="665"/>
            </w:rPr>
          </w:rPrChange>
        </w:rPr>
        <w:t xml:space="preserve"> </w:t>
      </w:r>
      <w:r w:rsidR="00A96A35" w:rsidRPr="0027638C">
        <w:rPr>
          <w:sz w:val="24"/>
          <w:rPrChange w16du:dateUtc="2026-07-07T18:18:00Z" w:author="Author" w:date="2026-07-07T20:18:00Z" w:id="8541">
            <w:rPr>
              <w:rFonts w:ascii="Times New Roman"/>
              <w:color w:val="000000"/>
            </w:rPr>
          </w:rPrChange>
        </w:rPr>
        <w:t>elit</w:t>
      </w:r>
      <w:r w:rsidR="00A96A35" w:rsidRPr="0027638C">
        <w:rPr>
          <w:sz w:val="24"/>
          <w:rPrChange w16du:dateUtc="2026-07-07T18:18:00Z" w:author="Author" w:date="2026-07-07T20:18:00Z" w:id="8542">
            <w:rPr>
              <w:rFonts w:ascii="Times New Roman"/>
              <w:color w:val="000000"/>
              <w:spacing w:val="5"/>
            </w:rPr>
          </w:rPrChange>
        </w:rPr>
        <w:t xml:space="preserve"> </w:t>
      </w:r>
      <w:r w:rsidR="00A96A35" w:rsidRPr="0027638C">
        <w:rPr>
          <w:sz w:val="24"/>
          <w:rPrChange w16du:dateUtc="2026-07-07T18:18:00Z" w:author="Author" w:date="2026-07-07T20:18:00Z" w:id="8543">
            <w:rPr>
              <w:rFonts w:ascii="Times New Roman"/>
              <w:color w:val="000000"/>
            </w:rPr>
          </w:rPrChange>
        </w:rPr>
        <w:t>sed</w:t>
      </w:r>
      <w:r w:rsidR="00A96A35" w:rsidRPr="0027638C">
        <w:rPr>
          <w:sz w:val="24"/>
          <w:rPrChange w16du:dateUtc="2026-07-07T18:18:00Z" w:author="Author" w:date="2026-07-07T20:18:00Z" w:id="8544">
            <w:rPr>
              <w:rFonts w:ascii="Times New Roman"/>
              <w:color w:val="000000"/>
              <w:spacing w:val="5"/>
            </w:rPr>
          </w:rPrChange>
        </w:rPr>
        <w:t xml:space="preserve"> </w:t>
      </w:r>
      <w:r w:rsidR="00A96A35" w:rsidRPr="0027638C">
        <w:rPr>
          <w:sz w:val="24"/>
          <w:rPrChange w16du:dateUtc="2026-07-07T18:18:00Z" w:author="Author" w:date="2026-07-07T20:18:00Z" w:id="8545">
            <w:rPr>
              <w:rFonts w:ascii="Times New Roman"/>
              <w:color w:val="000000"/>
            </w:rPr>
          </w:rPrChange>
        </w:rPr>
        <w:t>do</w:t>
      </w:r>
      <w:r w:rsidR="00A96A35" w:rsidRPr="0027638C">
        <w:rPr>
          <w:sz w:val="24"/>
          <w:rPrChange w16du:dateUtc="2026-07-07T18:18:00Z" w:author="Author" w:date="2026-07-07T20:18:00Z" w:id="8546">
            <w:rPr>
              <w:rFonts w:ascii="Times New Roman"/>
              <w:color w:val="000000"/>
              <w:spacing w:val="5"/>
            </w:rPr>
          </w:rPrChange>
        </w:rPr>
        <w:t xml:space="preserve"> </w:t>
      </w:r>
      <w:r w:rsidR="00A96A35" w:rsidRPr="0027638C">
        <w:rPr>
          <w:sz w:val="24"/>
          <w:rPrChange w16du:dateUtc="2026-07-07T18:18:00Z" w:author="Author" w:date="2026-07-07T20:18:00Z" w:id="8547">
            <w:rPr>
              <w:rFonts w:ascii="Times New Roman"/>
              <w:color w:val="000000"/>
            </w:rPr>
          </w:rPrChange>
        </w:rPr>
        <w:t>Eiusmod</w:t>
      </w:r>
      <w:r w:rsidR="00A96A35" w:rsidRPr="0027638C">
        <w:rPr>
          <w:sz w:val="24"/>
          <w:rPrChange w16du:dateUtc="2026-07-07T18:18:00Z" w:author="Author" w:date="2026-07-07T20:18:00Z" w:id="8548">
            <w:rPr>
              <w:rFonts w:ascii="Times New Roman"/>
              <w:color w:val="000000"/>
              <w:spacing w:val="5"/>
            </w:rPr>
          </w:rPrChange>
        </w:rPr>
        <w:t xml:space="preserve"> </w:t>
      </w:r>
      <w:r w:rsidR="00A96A35" w:rsidRPr="0027638C">
        <w:rPr>
          <w:sz w:val="24"/>
          <w:rPrChange w16du:dateUtc="2026-07-07T18:18:00Z" w:author="Author" w:date="2026-07-07T20:18:00Z" w:id="8549">
            <w:rPr>
              <w:rFonts w:ascii="Times New Roman"/>
              <w:color w:val="000000"/>
            </w:rPr>
          </w:rPrChange>
        </w:rPr>
        <w:t>Tempor</w:t>
      </w:r>
      <w:r w:rsidR="00A96A35" w:rsidRPr="0027638C">
        <w:rPr>
          <w:sz w:val="24"/>
          <w:rPrChange w16du:dateUtc="2026-07-07T18:18:00Z" w:author="Author" w:date="2026-07-07T20:18:00Z" w:id="8550">
            <w:rPr>
              <w:rFonts w:ascii="Times New Roman"/>
              <w:color w:val="000000"/>
              <w:spacing w:val="5"/>
            </w:rPr>
          </w:rPrChange>
        </w:rPr>
        <w:t xml:space="preserve"> </w:t>
      </w:r>
      <w:r w:rsidR="00A96A35" w:rsidRPr="0027638C">
        <w:rPr>
          <w:sz w:val="24"/>
          <w:rPrChange w16du:dateUtc="2026-07-07T18:18:00Z" w:author="Author" w:date="2026-07-07T20:18:00Z" w:id="8551">
            <w:rPr>
              <w:rFonts w:ascii="Times New Roman"/>
              <w:color w:val="000000"/>
            </w:rPr>
          </w:rPrChange>
        </w:rPr>
        <w:t>Incididunt.</w:t>
      </w:r>
      <w:r w:rsidR="00A96A35" w:rsidRPr="0027638C">
        <w:rPr>
          <w:sz w:val="24"/>
          <w:rPrChange w16du:dateUtc="2026-07-07T18:18:00Z" w:author="Author" w:date="2026-07-07T20:18:00Z" w:id="8552">
            <w:rPr>
              <w:rFonts w:ascii="Times New Roman"/>
              <w:color w:val="000000"/>
              <w:spacing w:val="5"/>
            </w:rPr>
          </w:rPrChange>
        </w:rPr>
        <w:t xml:space="preserve"> </w:t>
      </w:r>
      <w:r w:rsidR="00A96A35" w:rsidRPr="0027638C">
        <w:rPr>
          <w:sz w:val="24"/>
          <w:rPrChange w16du:dateUtc="2026-07-07T18:18:00Z" w:author="Author" w:date="2026-07-07T20:18:00Z" w:id="8553">
            <w:rPr>
              <w:rFonts w:ascii="Times New Roman"/>
              <w:color w:val="000000"/>
            </w:rPr>
          </w:rPrChange>
        </w:rPr>
        <w:t>Ut</w:t>
      </w:r>
      <w:r w:rsidR="00A96A35" w:rsidRPr="0027638C">
        <w:rPr>
          <w:sz w:val="24"/>
          <w:rPrChange w16du:dateUtc="2026-07-07T18:18:00Z" w:author="Author" w:date="2026-07-07T20:18:00Z" w:id="8554">
            <w:rPr>
              <w:rFonts w:ascii="Times New Roman"/>
              <w:color w:val="000000"/>
              <w:spacing w:val="5"/>
            </w:rPr>
          </w:rPrChange>
        </w:rPr>
        <w:t xml:space="preserve"> </w:t>
      </w:r>
      <w:r w:rsidR="00A96A35" w:rsidRPr="0027638C">
        <w:rPr>
          <w:sz w:val="24"/>
          <w:rPrChange w16du:dateUtc="2026-07-07T18:18:00Z" w:author="Author" w:date="2026-07-07T20:18:00Z" w:id="8555">
            <w:rPr>
              <w:rFonts w:ascii="Times New Roman"/>
              <w:color w:val="000000"/>
            </w:rPr>
          </w:rPrChange>
        </w:rPr>
        <w:t>Labore</w:t>
      </w:r>
      <w:r w:rsidR="00A96A35" w:rsidRPr="0027638C">
        <w:rPr>
          <w:sz w:val="24"/>
          <w:rPrChange w16du:dateUtc="2026-07-07T18:18:00Z" w:author="Author" w:date="2026-07-07T20:18:00Z" w:id="8556">
            <w:rPr>
              <w:rFonts w:ascii="Times New Roman"/>
              <w:color w:val="000000"/>
              <w:spacing w:val="5"/>
            </w:rPr>
          </w:rPrChange>
        </w:rPr>
        <w:t xml:space="preserve"> </w:t>
      </w:r>
      <w:r w:rsidR="00A96A35" w:rsidRPr="0027638C">
        <w:rPr>
          <w:sz w:val="24"/>
          <w:rPrChange w16du:dateUtc="2026-07-07T18:18:00Z" w:author="Author" w:date="2026-07-07T20:18:00Z" w:id="8557">
            <w:rPr>
              <w:rFonts w:ascii="Times New Roman"/>
              <w:color w:val="000000"/>
            </w:rPr>
          </w:rPrChange>
        </w:rPr>
        <w:t>et</w:t>
      </w:r>
      <w:r w:rsidR="00A96A35" w:rsidRPr="0027638C">
        <w:rPr>
          <w:sz w:val="24"/>
          <w:rPrChange w16du:dateUtc="2026-07-07T18:18:00Z" w:author="Author" w:date="2026-07-07T20:18:00Z" w:id="8558">
            <w:rPr>
              <w:rFonts w:ascii="Times New Roman"/>
              <w:color w:val="000000"/>
              <w:spacing w:val="5"/>
            </w:rPr>
          </w:rPrChange>
        </w:rPr>
        <w:t xml:space="preserve"> </w:t>
      </w:r>
      <w:r w:rsidR="00A96A35" w:rsidRPr="0027638C">
        <w:rPr>
          <w:sz w:val="24"/>
          <w:rPrChange w16du:dateUtc="2026-07-07T18:18:00Z" w:author="Author" w:date="2026-07-07T20:18:00Z" w:id="8559">
            <w:rPr>
              <w:rFonts w:ascii="Times New Roman"/>
              <w:color w:val="000000"/>
            </w:rPr>
          </w:rPrChange>
        </w:rPr>
        <w:t>dolore</w:t>
      </w:r>
      <w:r w:rsidR="00A96A35" w:rsidRPr="0027638C">
        <w:rPr>
          <w:sz w:val="24"/>
          <w:rPrChange w16du:dateUtc="2026-07-07T18:18:00Z" w:author="Author" w:date="2026-07-07T20:18:00Z" w:id="8560">
            <w:rPr>
              <w:rFonts w:ascii="Times New Roman"/>
              <w:color w:val="000000"/>
              <w:spacing w:val="5"/>
            </w:rPr>
          </w:rPrChange>
        </w:rPr>
        <w:t xml:space="preserve"> </w:t>
      </w:r>
      <w:r w:rsidR="00A96A35" w:rsidRPr="0027638C">
        <w:rPr>
          <w:sz w:val="24"/>
          <w:rPrChange w16du:dateUtc="2026-07-07T18:18:00Z" w:author="Author" w:date="2026-07-07T20:18:00Z" w:id="8561">
            <w:rPr>
              <w:rFonts w:ascii="Times New Roman"/>
              <w:color w:val="000000"/>
            </w:rPr>
          </w:rPrChange>
        </w:rPr>
        <w:t>magna</w:t>
      </w:r>
      <w:r w:rsidR="00A96A35" w:rsidRPr="0027638C">
        <w:rPr>
          <w:sz w:val="24"/>
          <w:rPrChange w16du:dateUtc="2026-07-07T18:18:00Z" w:author="Author" w:date="2026-07-07T20:18:00Z" w:id="8562">
            <w:rPr>
              <w:rFonts w:ascii="Times New Roman"/>
              <w:color w:val="000000"/>
              <w:spacing w:val="5"/>
            </w:rPr>
          </w:rPrChange>
        </w:rPr>
        <w:t xml:space="preserve"> </w:t>
      </w:r>
      <w:r w:rsidR="00A96A35" w:rsidRPr="0027638C">
        <w:rPr>
          <w:sz w:val="24"/>
          <w:rPrChange w16du:dateUtc="2026-07-07T18:18:00Z" w:author="Author" w:date="2026-07-07T20:18:00Z" w:id="8563">
            <w:rPr>
              <w:rFonts w:ascii="Times New Roman"/>
              <w:color w:val="000000"/>
            </w:rPr>
          </w:rPrChange>
        </w:rPr>
        <w:t>aliqua</w:t>
      </w:r>
      <w:r w:rsidR="00A96A35" w:rsidRPr="0027638C">
        <w:rPr>
          <w:sz w:val="24"/>
          <w:rPrChange w16du:dateUtc="2026-07-07T18:18:00Z" w:author="Author" w:date="2026-07-07T20:18:00Z" w:id="8564">
            <w:rPr>
              <w:rFonts w:ascii="Times New Roman"/>
              <w:color w:val="000000"/>
              <w:spacing w:val="5"/>
            </w:rPr>
          </w:rPrChange>
        </w:rPr>
        <w:t xml:space="preserve"> </w:t>
      </w:r>
      <w:r w:rsidR="00A96A35" w:rsidRPr="0027638C">
        <w:rPr>
          <w:sz w:val="24"/>
          <w:rPrChange w16du:dateUtc="2026-07-07T18:18:00Z" w:author="Author" w:date="2026-07-07T20:18:00Z" w:id="8565">
            <w:rPr>
              <w:rFonts w:ascii="Times New Roman" w:hAnsi="Times New Roman"/>
              <w:color w:val="000000"/>
            </w:rPr>
          </w:rPrChange>
        </w:rPr>
        <w:t>Lorem</w:t>
      </w:r>
      <w:del w16du:dateUtc="2026-07-07T18:18:00Z" w:author="Author" w:date="2026-07-07T20:18:00Z" w:id="8566">
        <w:r>
          <w:rPr>
            <w:color w:val="000000"/>
          </w:rPr>
          <w:cr/>
        </w:r>
      </w:del>
      <w:r w:rsidR="00A96A35" w:rsidRPr="0027638C">
        <w:rPr>
          <w:sz w:val="24"/>
          <w:rPrChange w16du:dateUtc="2026-07-07T18:18:00Z" w:author="Author" w:date="2026-07-07T20:18:00Z" w:id="8567">
            <w:rPr>
              <w:rFonts w:ascii="Times New Roman"/>
              <w:color w:val="000000"/>
              <w:spacing w:val="665"/>
            </w:rPr>
          </w:rPrChange>
        </w:rPr>
        <w:t xml:space="preserve"> </w:t>
      </w:r>
      <w:r w:rsidR="00A96A35" w:rsidRPr="0027638C">
        <w:rPr>
          <w:sz w:val="24"/>
          <w:rPrChange w16du:dateUtc="2026-07-07T18:18:00Z" w:author="Author" w:date="2026-07-07T20:18:00Z" w:id="8568">
            <w:rPr>
              <w:rFonts w:ascii="Times New Roman"/>
              <w:color w:val="000000"/>
            </w:rPr>
          </w:rPrChange>
        </w:rPr>
        <w:t>Ipsum</w:t>
      </w:r>
      <w:r w:rsidR="00A96A35" w:rsidRPr="0027638C">
        <w:rPr>
          <w:sz w:val="24"/>
          <w:rPrChange w16du:dateUtc="2026-07-07T18:18:00Z" w:author="Author" w:date="2026-07-07T20:18:00Z" w:id="8569">
            <w:rPr>
              <w:rFonts w:ascii="Times New Roman"/>
              <w:color w:val="000000"/>
              <w:spacing w:val="59"/>
            </w:rPr>
          </w:rPrChange>
        </w:rPr>
        <w:t xml:space="preserve"> </w:t>
      </w:r>
      <w:r w:rsidR="00A96A35" w:rsidRPr="0027638C">
        <w:rPr>
          <w:sz w:val="24"/>
          <w:rPrChange w16du:dateUtc="2026-07-07T18:18:00Z" w:author="Author" w:date="2026-07-07T20:18:00Z" w:id="8570">
            <w:rPr>
              <w:rFonts w:ascii="Times New Roman"/>
              <w:color w:val="000000"/>
            </w:rPr>
          </w:rPrChange>
        </w:rPr>
        <w:t>dolor</w:t>
      </w:r>
      <w:r w:rsidR="00A96A35" w:rsidRPr="0027638C">
        <w:rPr>
          <w:sz w:val="24"/>
          <w:rPrChange w16du:dateUtc="2026-07-07T18:18:00Z" w:author="Author" w:date="2026-07-07T20:18:00Z" w:id="8571">
            <w:rPr>
              <w:rFonts w:ascii="Times New Roman"/>
              <w:color w:val="000000"/>
              <w:spacing w:val="59"/>
            </w:rPr>
          </w:rPrChange>
        </w:rPr>
        <w:t xml:space="preserve"> </w:t>
      </w:r>
      <w:r w:rsidR="00A96A35" w:rsidRPr="0027638C">
        <w:rPr>
          <w:sz w:val="24"/>
          <w:rPrChange w16du:dateUtc="2026-07-07T18:18:00Z" w:author="Author" w:date="2026-07-07T20:18:00Z" w:id="8572">
            <w:rPr>
              <w:rFonts w:ascii="Times New Roman"/>
              <w:color w:val="000000"/>
            </w:rPr>
          </w:rPrChange>
        </w:rPr>
        <w:t>sit</w:t>
      </w:r>
      <w:r w:rsidR="00A96A35" w:rsidRPr="0027638C">
        <w:rPr>
          <w:sz w:val="24"/>
          <w:rPrChange w16du:dateUtc="2026-07-07T18:18:00Z" w:author="Author" w:date="2026-07-07T20:18:00Z" w:id="8573">
            <w:rPr>
              <w:rFonts w:ascii="Times New Roman"/>
              <w:color w:val="000000"/>
              <w:spacing w:val="59"/>
            </w:rPr>
          </w:rPrChange>
        </w:rPr>
        <w:t xml:space="preserve"> </w:t>
      </w:r>
      <w:r w:rsidR="00A96A35" w:rsidRPr="0027638C">
        <w:rPr>
          <w:sz w:val="24"/>
          <w:rPrChange w16du:dateUtc="2026-07-07T18:18:00Z" w:author="Author" w:date="2026-07-07T20:18:00Z" w:id="8574">
            <w:rPr>
              <w:rFonts w:ascii="Times New Roman"/>
              <w:color w:val="000000"/>
            </w:rPr>
          </w:rPrChange>
        </w:rPr>
        <w:t>amet</w:t>
      </w:r>
      <w:r w:rsidR="00A96A35" w:rsidRPr="0027638C">
        <w:rPr>
          <w:sz w:val="24"/>
          <w:rPrChange w16du:dateUtc="2026-07-07T18:18:00Z" w:author="Author" w:date="2026-07-07T20:18:00Z" w:id="8575">
            <w:rPr>
              <w:rFonts w:ascii="Times New Roman"/>
              <w:color w:val="000000"/>
              <w:spacing w:val="59"/>
            </w:rPr>
          </w:rPrChange>
        </w:rPr>
        <w:t xml:space="preserve"> </w:t>
      </w:r>
      <w:r w:rsidR="00A96A35" w:rsidRPr="0027638C">
        <w:rPr>
          <w:sz w:val="24"/>
          <w:rPrChange w16du:dateUtc="2026-07-07T18:18:00Z" w:author="Author" w:date="2026-07-07T20:18:00Z" w:id="8576">
            <w:rPr>
              <w:rFonts w:ascii="Times New Roman"/>
              <w:color w:val="000000"/>
            </w:rPr>
          </w:rPrChange>
        </w:rPr>
        <w:t>Consectetur</w:t>
      </w:r>
      <w:r w:rsidR="00A96A35" w:rsidRPr="0027638C">
        <w:rPr>
          <w:sz w:val="24"/>
          <w:rPrChange w16du:dateUtc="2026-07-07T18:18:00Z" w:author="Author" w:date="2026-07-07T20:18:00Z" w:id="8577">
            <w:rPr>
              <w:rFonts w:ascii="Times New Roman"/>
              <w:color w:val="000000"/>
              <w:spacing w:val="59"/>
            </w:rPr>
          </w:rPrChange>
        </w:rPr>
        <w:t xml:space="preserve"> </w:t>
      </w:r>
      <w:r w:rsidR="00A96A35" w:rsidRPr="0027638C">
        <w:rPr>
          <w:sz w:val="24"/>
          <w:rPrChange w16du:dateUtc="2026-07-07T18:18:00Z" w:author="Author" w:date="2026-07-07T20:18:00Z" w:id="8578">
            <w:rPr>
              <w:rFonts w:ascii="Times New Roman"/>
              <w:color w:val="000000"/>
            </w:rPr>
          </w:rPrChange>
        </w:rPr>
        <w:t>Adipiscing</w:t>
      </w:r>
      <w:r w:rsidR="00A96A35" w:rsidRPr="0027638C">
        <w:rPr>
          <w:sz w:val="24"/>
          <w:rPrChange w16du:dateUtc="2026-07-07T18:18:00Z" w:author="Author" w:date="2026-07-07T20:18:00Z" w:id="8579">
            <w:rPr>
              <w:rFonts w:ascii="Times New Roman"/>
              <w:color w:val="000000"/>
              <w:spacing w:val="59"/>
            </w:rPr>
          </w:rPrChange>
        </w:rPr>
        <w:t xml:space="preserve"> </w:t>
      </w:r>
      <w:r w:rsidR="00A96A35" w:rsidRPr="0027638C">
        <w:rPr>
          <w:sz w:val="24"/>
          <w:rPrChange w16du:dateUtc="2026-07-07T18:18:00Z" w:author="Author" w:date="2026-07-07T20:18:00Z" w:id="8580">
            <w:rPr>
              <w:rFonts w:ascii="Times New Roman"/>
              <w:color w:val="000000"/>
            </w:rPr>
          </w:rPrChange>
        </w:rPr>
        <w:t>Elit</w:t>
      </w:r>
      <w:r w:rsidR="00A96A35" w:rsidRPr="0027638C">
        <w:rPr>
          <w:sz w:val="24"/>
          <w:rPrChange w16du:dateUtc="2026-07-07T18:18:00Z" w:author="Author" w:date="2026-07-07T20:18:00Z" w:id="8581">
            <w:rPr>
              <w:rFonts w:ascii="Times New Roman"/>
              <w:color w:val="000000"/>
              <w:spacing w:val="59"/>
            </w:rPr>
          </w:rPrChange>
        </w:rPr>
        <w:t xml:space="preserve"> </w:t>
      </w:r>
      <w:r w:rsidR="00A96A35" w:rsidRPr="0027638C">
        <w:rPr>
          <w:sz w:val="24"/>
          <w:rPrChange w16du:dateUtc="2026-07-07T18:18:00Z" w:author="Author" w:date="2026-07-07T20:18:00Z" w:id="8582">
            <w:rPr>
              <w:rFonts w:ascii="Times New Roman"/>
              <w:color w:val="000000"/>
            </w:rPr>
          </w:rPrChange>
        </w:rPr>
        <w:t>sed</w:t>
      </w:r>
      <w:r w:rsidR="00A96A35" w:rsidRPr="0027638C">
        <w:rPr>
          <w:sz w:val="24"/>
          <w:rPrChange w16du:dateUtc="2026-07-07T18:18:00Z" w:author="Author" w:date="2026-07-07T20:18:00Z" w:id="8583">
            <w:rPr>
              <w:rFonts w:ascii="Times New Roman"/>
              <w:color w:val="000000"/>
              <w:spacing w:val="59"/>
            </w:rPr>
          </w:rPrChange>
        </w:rPr>
        <w:t xml:space="preserve"> </w:t>
      </w:r>
      <w:r w:rsidR="00A96A35" w:rsidRPr="0027638C">
        <w:rPr>
          <w:sz w:val="24"/>
          <w:rPrChange w16du:dateUtc="2026-07-07T18:18:00Z" w:author="Author" w:date="2026-07-07T20:18:00Z" w:id="8584">
            <w:rPr>
              <w:rFonts w:ascii="Times New Roman"/>
              <w:color w:val="000000"/>
            </w:rPr>
          </w:rPrChange>
        </w:rPr>
        <w:t>do</w:t>
      </w:r>
      <w:r w:rsidR="00A96A35" w:rsidRPr="0027638C">
        <w:rPr>
          <w:sz w:val="24"/>
          <w:rPrChange w16du:dateUtc="2026-07-07T18:18:00Z" w:author="Author" w:date="2026-07-07T20:18:00Z" w:id="8585">
            <w:rPr>
              <w:rFonts w:ascii="Times New Roman"/>
              <w:color w:val="000000"/>
              <w:spacing w:val="59"/>
            </w:rPr>
          </w:rPrChange>
        </w:rPr>
        <w:t xml:space="preserve"> </w:t>
      </w:r>
      <w:r w:rsidR="00A96A35" w:rsidRPr="0027638C">
        <w:rPr>
          <w:sz w:val="24"/>
          <w:rPrChange w16du:dateUtc="2026-07-07T18:18:00Z" w:author="Author" w:date="2026-07-07T20:18:00Z" w:id="8586">
            <w:rPr>
              <w:rFonts w:ascii="Times New Roman"/>
              <w:color w:val="000000"/>
            </w:rPr>
          </w:rPrChange>
        </w:rPr>
        <w:t>eiusmod</w:t>
      </w:r>
      <w:r w:rsidR="00A96A35" w:rsidRPr="0027638C">
        <w:rPr>
          <w:sz w:val="24"/>
          <w:rPrChange w16du:dateUtc="2026-07-07T18:18:00Z" w:author="Author" w:date="2026-07-07T20:18:00Z" w:id="8587">
            <w:rPr>
              <w:rFonts w:ascii="Times New Roman"/>
              <w:color w:val="000000"/>
              <w:spacing w:val="59"/>
            </w:rPr>
          </w:rPrChange>
        </w:rPr>
        <w:t xml:space="preserve"> </w:t>
      </w:r>
      <w:r w:rsidR="00A96A35" w:rsidRPr="0027638C">
        <w:rPr>
          <w:sz w:val="24"/>
          <w:rPrChange w16du:dateUtc="2026-07-07T18:18:00Z" w:author="Author" w:date="2026-07-07T20:18:00Z" w:id="8588">
            <w:rPr>
              <w:rFonts w:ascii="Times New Roman"/>
              <w:color w:val="000000"/>
            </w:rPr>
          </w:rPrChange>
        </w:rPr>
        <w:t>Tempor.</w:t>
      </w:r>
      <w:r w:rsidR="00A96A35" w:rsidRPr="0027638C">
        <w:rPr>
          <w:sz w:val="24"/>
          <w:rPrChange w16du:dateUtc="2026-07-07T18:18:00Z" w:author="Author" w:date="2026-07-07T20:18:00Z" w:id="8589">
            <w:rPr>
              <w:rFonts w:ascii="Times New Roman"/>
              <w:color w:val="000000"/>
              <w:spacing w:val="59"/>
            </w:rPr>
          </w:rPrChange>
        </w:rPr>
        <w:t xml:space="preserve"> </w:t>
      </w:r>
      <w:r w:rsidR="00A96A35" w:rsidRPr="0027638C">
        <w:rPr>
          <w:sz w:val="24"/>
          <w:rPrChange w16du:dateUtc="2026-07-07T18:18:00Z" w:author="Author" w:date="2026-07-07T20:18:00Z" w:id="8590">
            <w:rPr>
              <w:rFonts w:ascii="Times New Roman"/>
              <w:color w:val="000000"/>
            </w:rPr>
          </w:rPrChange>
        </w:rPr>
        <w:t>Incididunt</w:t>
      </w:r>
      <w:r w:rsidR="00A96A35" w:rsidRPr="0027638C">
        <w:rPr>
          <w:sz w:val="24"/>
          <w:rPrChange w16du:dateUtc="2026-07-07T18:18:00Z" w:author="Author" w:date="2026-07-07T20:18:00Z" w:id="8591">
            <w:rPr>
              <w:rFonts w:ascii="Times New Roman"/>
              <w:color w:val="000000"/>
              <w:spacing w:val="59"/>
            </w:rPr>
          </w:rPrChange>
        </w:rPr>
        <w:t xml:space="preserve"> </w:t>
      </w:r>
      <w:r w:rsidR="00A96A35" w:rsidRPr="0027638C">
        <w:rPr>
          <w:sz w:val="24"/>
          <w:rPrChange w16du:dateUtc="2026-07-07T18:18:00Z" w:author="Author" w:date="2026-07-07T20:18:00Z" w:id="8592">
            <w:rPr>
              <w:rFonts w:ascii="Times New Roman"/>
              <w:color w:val="000000"/>
            </w:rPr>
          </w:rPrChange>
        </w:rPr>
        <w:t>Ut</w:t>
      </w:r>
      <w:r w:rsidR="00A96A35" w:rsidRPr="0027638C">
        <w:rPr>
          <w:sz w:val="24"/>
          <w:rPrChange w16du:dateUtc="2026-07-07T18:18:00Z" w:author="Author" w:date="2026-07-07T20:18:00Z" w:id="8593">
            <w:rPr>
              <w:rFonts w:ascii="Times New Roman"/>
              <w:color w:val="000000"/>
              <w:spacing w:val="59"/>
            </w:rPr>
          </w:rPrChange>
        </w:rPr>
        <w:t xml:space="preserve"> </w:t>
      </w:r>
      <w:r w:rsidR="00A96A35" w:rsidRPr="0027638C">
        <w:rPr>
          <w:sz w:val="24"/>
          <w:rPrChange w16du:dateUtc="2026-07-07T18:18:00Z" w:author="Author" w:date="2026-07-07T20:18:00Z" w:id="8594">
            <w:rPr>
              <w:rFonts w:ascii="Times New Roman" w:hAnsi="Times New Roman"/>
              <w:color w:val="000000"/>
            </w:rPr>
          </w:rPrChange>
        </w:rPr>
        <w:t>labore</w:t>
      </w:r>
      <w:del w16du:dateUtc="2026-07-07T18:18:00Z" w:author="Author" w:date="2026-07-07T20:18:00Z" w:id="8595">
        <w:r>
          <w:rPr>
            <w:color w:val="000000"/>
          </w:rPr>
          <w:cr/>
        </w:r>
      </w:del>
      <w:r w:rsidR="00A96A35" w:rsidRPr="0027638C">
        <w:rPr>
          <w:sz w:val="24"/>
          <w:rPrChange w16du:dateUtc="2026-07-07T18:18:00Z" w:author="Author" w:date="2026-07-07T20:18:00Z" w:id="8596">
            <w:rPr>
              <w:rFonts w:ascii="Times New Roman"/>
              <w:color w:val="000000"/>
              <w:spacing w:val="665"/>
            </w:rPr>
          </w:rPrChange>
        </w:rPr>
        <w:t xml:space="preserve"> </w:t>
      </w:r>
      <w:r w:rsidR="00A96A35" w:rsidRPr="0027638C">
        <w:rPr>
          <w:sz w:val="24"/>
          <w:rPrChange w16du:dateUtc="2026-07-07T18:18:00Z" w:author="Author" w:date="2026-07-07T20:18:00Z" w:id="8597">
            <w:rPr>
              <w:rFonts w:ascii="Times New Roman"/>
              <w:color w:val="000000"/>
            </w:rPr>
          </w:rPrChange>
        </w:rPr>
        <w:t>et</w:t>
      </w:r>
      <w:r w:rsidR="00A96A35" w:rsidRPr="0027638C">
        <w:rPr>
          <w:spacing w:val="-8"/>
          <w:sz w:val="24"/>
          <w:rPrChange w16du:dateUtc="2026-07-07T18:18:00Z" w:author="Author" w:date="2026-07-07T20:18:00Z" w:id="8598">
            <w:rPr>
              <w:rFonts w:ascii="Times New Roman"/>
              <w:color w:val="000000"/>
              <w:spacing w:val="-5"/>
            </w:rPr>
          </w:rPrChange>
        </w:rPr>
        <w:t xml:space="preserve"> </w:t>
      </w:r>
      <w:r w:rsidR="00A96A35" w:rsidRPr="0027638C">
        <w:rPr>
          <w:sz w:val="24"/>
          <w:rPrChange w16du:dateUtc="2026-07-07T18:18:00Z" w:author="Author" w:date="2026-07-07T20:18:00Z" w:id="8599">
            <w:rPr>
              <w:rFonts w:ascii="Times New Roman"/>
              <w:color w:val="000000"/>
            </w:rPr>
          </w:rPrChange>
        </w:rPr>
        <w:t>dolore</w:t>
      </w:r>
      <w:r w:rsidR="00A96A35" w:rsidRPr="0027638C">
        <w:rPr>
          <w:spacing w:val="-8"/>
          <w:sz w:val="24"/>
          <w:rPrChange w16du:dateUtc="2026-07-07T18:18:00Z" w:author="Author" w:date="2026-07-07T20:18:00Z" w:id="8600">
            <w:rPr>
              <w:rFonts w:ascii="Times New Roman"/>
              <w:color w:val="000000"/>
              <w:spacing w:val="-5"/>
            </w:rPr>
          </w:rPrChange>
        </w:rPr>
        <w:t xml:space="preserve"> </w:t>
      </w:r>
      <w:r w:rsidR="00A96A35" w:rsidRPr="0027638C">
        <w:rPr>
          <w:sz w:val="24"/>
          <w:rPrChange w16du:dateUtc="2026-07-07T18:18:00Z" w:author="Author" w:date="2026-07-07T20:18:00Z" w:id="8601">
            <w:rPr>
              <w:rFonts w:ascii="Times New Roman"/>
              <w:color w:val="000000"/>
            </w:rPr>
          </w:rPrChange>
        </w:rPr>
        <w:t>magna</w:t>
      </w:r>
      <w:r w:rsidR="00A96A35" w:rsidRPr="0027638C">
        <w:rPr>
          <w:spacing w:val="-8"/>
          <w:sz w:val="24"/>
          <w:rPrChange w16du:dateUtc="2026-07-07T18:18:00Z" w:author="Author" w:date="2026-07-07T20:18:00Z" w:id="8602">
            <w:rPr>
              <w:rFonts w:ascii="Times New Roman"/>
              <w:color w:val="000000"/>
              <w:spacing w:val="-5"/>
            </w:rPr>
          </w:rPrChange>
        </w:rPr>
        <w:t xml:space="preserve"> </w:t>
      </w:r>
      <w:r w:rsidR="00A96A35" w:rsidRPr="0027638C">
        <w:rPr>
          <w:sz w:val="24"/>
          <w:rPrChange w16du:dateUtc="2026-07-07T18:18:00Z" w:author="Author" w:date="2026-07-07T20:18:00Z" w:id="8603">
            <w:rPr>
              <w:rFonts w:ascii="Times New Roman"/>
              <w:color w:val="000000"/>
            </w:rPr>
          </w:rPrChange>
        </w:rPr>
        <w:t>aliqua</w:t>
      </w:r>
      <w:r w:rsidR="00A96A35" w:rsidRPr="0027638C">
        <w:rPr>
          <w:spacing w:val="-8"/>
          <w:sz w:val="24"/>
          <w:rPrChange w16du:dateUtc="2026-07-07T18:18:00Z" w:author="Author" w:date="2026-07-07T20:18:00Z" w:id="8604">
            <w:rPr>
              <w:rFonts w:ascii="Times New Roman"/>
              <w:color w:val="000000"/>
              <w:spacing w:val="-5"/>
            </w:rPr>
          </w:rPrChange>
        </w:rPr>
        <w:t xml:space="preserve"> </w:t>
      </w:r>
      <w:r w:rsidR="00A96A35" w:rsidRPr="0027638C">
        <w:rPr>
          <w:sz w:val="24"/>
          <w:rPrChange w16du:dateUtc="2026-07-07T18:18:00Z" w:author="Author" w:date="2026-07-07T20:18:00Z" w:id="8605">
            <w:rPr>
              <w:rFonts w:ascii="Times New Roman"/>
              <w:color w:val="000000"/>
            </w:rPr>
          </w:rPrChange>
        </w:rPr>
        <w:t>lorem</w:t>
      </w:r>
      <w:r w:rsidR="00A96A35" w:rsidRPr="0027638C">
        <w:rPr>
          <w:spacing w:val="-8"/>
          <w:sz w:val="24"/>
          <w:rPrChange w16du:dateUtc="2026-07-07T18:18:00Z" w:author="Author" w:date="2026-07-07T20:18:00Z" w:id="8606">
            <w:rPr>
              <w:rFonts w:ascii="Times New Roman"/>
              <w:color w:val="000000"/>
              <w:spacing w:val="-5"/>
            </w:rPr>
          </w:rPrChange>
        </w:rPr>
        <w:t xml:space="preserve"> </w:t>
      </w:r>
      <w:r w:rsidR="00A96A35" w:rsidRPr="0027638C">
        <w:rPr>
          <w:sz w:val="24"/>
          <w:rPrChange w16du:dateUtc="2026-07-07T18:18:00Z" w:author="Author" w:date="2026-07-07T20:18:00Z" w:id="8607">
            <w:rPr>
              <w:rFonts w:ascii="Times New Roman"/>
              <w:color w:val="000000"/>
            </w:rPr>
          </w:rPrChange>
        </w:rPr>
        <w:t>ipsum</w:t>
      </w:r>
      <w:r w:rsidR="00A96A35" w:rsidRPr="0027638C">
        <w:rPr>
          <w:spacing w:val="-8"/>
          <w:sz w:val="24"/>
          <w:rPrChange w16du:dateUtc="2026-07-07T18:18:00Z" w:author="Author" w:date="2026-07-07T20:18:00Z" w:id="8608">
            <w:rPr>
              <w:rFonts w:ascii="Times New Roman"/>
              <w:color w:val="000000"/>
              <w:spacing w:val="-5"/>
            </w:rPr>
          </w:rPrChange>
        </w:rPr>
        <w:t xml:space="preserve"> </w:t>
      </w:r>
      <w:r w:rsidR="00A96A35" w:rsidRPr="0027638C">
        <w:rPr>
          <w:sz w:val="24"/>
          <w:rPrChange w16du:dateUtc="2026-07-07T18:18:00Z" w:author="Author" w:date="2026-07-07T20:18:00Z" w:id="8609">
            <w:rPr>
              <w:rFonts w:ascii="Times New Roman"/>
              <w:color w:val="000000"/>
            </w:rPr>
          </w:rPrChange>
        </w:rPr>
        <w:t>Dolor</w:t>
      </w:r>
      <w:r w:rsidR="00A96A35" w:rsidRPr="0027638C">
        <w:rPr>
          <w:spacing w:val="-8"/>
          <w:sz w:val="24"/>
          <w:rPrChange w16du:dateUtc="2026-07-07T18:18:00Z" w:author="Author" w:date="2026-07-07T20:18:00Z" w:id="8610">
            <w:rPr>
              <w:rFonts w:ascii="Times New Roman"/>
              <w:color w:val="000000"/>
              <w:spacing w:val="-5"/>
            </w:rPr>
          </w:rPrChange>
        </w:rPr>
        <w:t xml:space="preserve"> </w:t>
      </w:r>
      <w:r w:rsidR="00A96A35" w:rsidRPr="0027638C">
        <w:rPr>
          <w:sz w:val="24"/>
          <w:rPrChange w16du:dateUtc="2026-07-07T18:18:00Z" w:author="Author" w:date="2026-07-07T20:18:00Z" w:id="8611">
            <w:rPr>
              <w:rFonts w:ascii="Times New Roman"/>
              <w:color w:val="000000"/>
            </w:rPr>
          </w:rPrChange>
        </w:rPr>
        <w:t>Sit</w:t>
      </w:r>
      <w:r w:rsidR="00A96A35" w:rsidRPr="0027638C">
        <w:rPr>
          <w:spacing w:val="-8"/>
          <w:sz w:val="24"/>
          <w:rPrChange w16du:dateUtc="2026-07-07T18:18:00Z" w:author="Author" w:date="2026-07-07T20:18:00Z" w:id="8612">
            <w:rPr>
              <w:rFonts w:ascii="Times New Roman"/>
              <w:color w:val="000000"/>
              <w:spacing w:val="-5"/>
            </w:rPr>
          </w:rPrChange>
        </w:rPr>
        <w:t xml:space="preserve"> </w:t>
      </w:r>
      <w:r w:rsidR="00A96A35" w:rsidRPr="0027638C">
        <w:rPr>
          <w:sz w:val="24"/>
          <w:rPrChange w16du:dateUtc="2026-07-07T18:18:00Z" w:author="Author" w:date="2026-07-07T20:18:00Z" w:id="8613">
            <w:rPr>
              <w:rFonts w:ascii="Times New Roman"/>
              <w:color w:val="000000"/>
            </w:rPr>
          </w:rPrChange>
        </w:rPr>
        <w:t>amet</w:t>
      </w:r>
      <w:r w:rsidR="00A96A35" w:rsidRPr="0027638C">
        <w:rPr>
          <w:spacing w:val="-8"/>
          <w:sz w:val="24"/>
          <w:rPrChange w16du:dateUtc="2026-07-07T18:18:00Z" w:author="Author" w:date="2026-07-07T20:18:00Z" w:id="8614">
            <w:rPr>
              <w:rFonts w:ascii="Times New Roman"/>
              <w:color w:val="000000"/>
              <w:spacing w:val="-5"/>
            </w:rPr>
          </w:rPrChange>
        </w:rPr>
        <w:t xml:space="preserve"> </w:t>
      </w:r>
      <w:r w:rsidR="00A96A35" w:rsidRPr="0027638C">
        <w:rPr>
          <w:sz w:val="24"/>
          <w:rPrChange w16du:dateUtc="2026-07-07T18:18:00Z" w:author="Author" w:date="2026-07-07T20:18:00Z" w:id="8615">
            <w:rPr>
              <w:rFonts w:ascii="Times New Roman"/>
              <w:color w:val="000000"/>
            </w:rPr>
          </w:rPrChange>
        </w:rPr>
        <w:t>consectetur</w:t>
      </w:r>
      <w:r w:rsidR="00A96A35" w:rsidRPr="0027638C">
        <w:rPr>
          <w:spacing w:val="-8"/>
          <w:sz w:val="24"/>
          <w:rPrChange w16du:dateUtc="2026-07-07T18:18:00Z" w:author="Author" w:date="2026-07-07T20:18:00Z" w:id="8616">
            <w:rPr>
              <w:rFonts w:ascii="Times New Roman"/>
              <w:color w:val="000000"/>
              <w:spacing w:val="-5"/>
            </w:rPr>
          </w:rPrChange>
        </w:rPr>
        <w:t xml:space="preserve"> </w:t>
      </w:r>
      <w:r w:rsidR="00A96A35" w:rsidRPr="0027638C">
        <w:rPr>
          <w:sz w:val="24"/>
          <w:rPrChange w16du:dateUtc="2026-07-07T18:18:00Z" w:author="Author" w:date="2026-07-07T20:18:00Z" w:id="8617">
            <w:rPr>
              <w:rFonts w:ascii="Times New Roman"/>
              <w:color w:val="000000"/>
              <w:spacing w:val="1"/>
            </w:rPr>
          </w:rPrChange>
        </w:rPr>
        <w:t>Adipiscing</w:t>
      </w:r>
      <w:r w:rsidR="00A96A35" w:rsidRPr="0027638C">
        <w:rPr>
          <w:spacing w:val="-8"/>
          <w:sz w:val="24"/>
          <w:rPrChange w16du:dateUtc="2026-07-07T18:18:00Z" w:author="Author" w:date="2026-07-07T20:18:00Z" w:id="8618">
            <w:rPr>
              <w:rFonts w:ascii="Times New Roman"/>
              <w:color w:val="000000"/>
              <w:spacing w:val="-5"/>
            </w:rPr>
          </w:rPrChange>
        </w:rPr>
        <w:t xml:space="preserve"> </w:t>
      </w:r>
      <w:r w:rsidR="00A96A35" w:rsidRPr="0027638C">
        <w:rPr>
          <w:sz w:val="24"/>
          <w:rPrChange w16du:dateUtc="2026-07-07T18:18:00Z" w:author="Author" w:date="2026-07-07T20:18:00Z" w:id="8619">
            <w:rPr>
              <w:rFonts w:ascii="Times New Roman" w:hAnsi="Times New Roman"/>
              <w:color w:val="000000"/>
            </w:rPr>
          </w:rPrChange>
        </w:rPr>
        <w:t>Elit’</w:t>
      </w:r>
      <w:del w16du:dateUtc="2026-07-07T18:18:00Z" w:author="Author" w:date="2026-07-07T20:18:00Z" w:id="8620">
        <w:r>
          <w:rPr>
            <w:color w:val="000000"/>
          </w:rPr>
          <w:cr/>
        </w:r>
      </w:del>
      <w:r w:rsidR="00A96A35" w:rsidRPr="0027638C">
        <w:rPr>
          <w:sz w:val="24"/>
          <w:rPrChange w16du:dateUtc="2026-07-07T18:18:00Z" w:author="Author" w:date="2026-07-07T20:18:00Z" w:id="8621">
            <w:rPr>
              <w:rFonts w:ascii="Times New Roman"/>
              <w:color w:val="000000"/>
              <w:spacing w:val="665"/>
            </w:rPr>
          </w:rPrChange>
        </w:rPr>
        <w:t xml:space="preserve"> </w:t>
      </w:r>
      <w:r w:rsidR="00A96A35" w:rsidRPr="0027638C">
        <w:rPr>
          <w:sz w:val="24"/>
          <w:rPrChange w16du:dateUtc="2026-07-07T18:18:00Z" w:author="Author" w:date="2026-07-07T20:18:00Z" w:id="8622">
            <w:rPr>
              <w:rFonts w:ascii="Times New Roman"/>
              <w:color w:val="000000"/>
            </w:rPr>
          </w:rPrChange>
        </w:rPr>
        <w:t>sed</w:t>
      </w:r>
      <w:r w:rsidR="00A96A35" w:rsidRPr="0027638C">
        <w:rPr>
          <w:sz w:val="24"/>
          <w:rPrChange w16du:dateUtc="2026-07-07T18:18:00Z" w:author="Author" w:date="2026-07-07T20:18:00Z" w:id="8623">
            <w:rPr>
              <w:rFonts w:ascii="Times New Roman"/>
              <w:color w:val="000000"/>
              <w:spacing w:val="16"/>
            </w:rPr>
          </w:rPrChange>
        </w:rPr>
        <w:t xml:space="preserve"> </w:t>
      </w:r>
      <w:r w:rsidR="00A96A35" w:rsidRPr="0027638C">
        <w:rPr>
          <w:sz w:val="24"/>
          <w:rPrChange w16du:dateUtc="2026-07-07T18:18:00Z" w:author="Author" w:date="2026-07-07T20:18:00Z" w:id="8624">
            <w:rPr>
              <w:rFonts w:ascii="Times New Roman"/>
              <w:color w:val="000000"/>
            </w:rPr>
          </w:rPrChange>
        </w:rPr>
        <w:t>do</w:t>
      </w:r>
      <w:r w:rsidR="00A96A35" w:rsidRPr="0027638C">
        <w:rPr>
          <w:sz w:val="24"/>
          <w:rPrChange w16du:dateUtc="2026-07-07T18:18:00Z" w:author="Author" w:date="2026-07-07T20:18:00Z" w:id="8625">
            <w:rPr>
              <w:rFonts w:ascii="Times New Roman"/>
              <w:color w:val="000000"/>
              <w:spacing w:val="16"/>
            </w:rPr>
          </w:rPrChange>
        </w:rPr>
        <w:t xml:space="preserve"> </w:t>
      </w:r>
      <w:r w:rsidR="00A96A35" w:rsidRPr="0027638C">
        <w:rPr>
          <w:sz w:val="24"/>
          <w:rPrChange w16du:dateUtc="2026-07-07T18:18:00Z" w:author="Author" w:date="2026-07-07T20:18:00Z" w:id="8626">
            <w:rPr>
              <w:rFonts w:ascii="Times New Roman"/>
              <w:color w:val="000000"/>
            </w:rPr>
          </w:rPrChange>
        </w:rPr>
        <w:t>eiusmod</w:t>
      </w:r>
      <w:r w:rsidR="00A96A35" w:rsidRPr="0027638C">
        <w:rPr>
          <w:sz w:val="24"/>
          <w:rPrChange w16du:dateUtc="2026-07-07T18:18:00Z" w:author="Author" w:date="2026-07-07T20:18:00Z" w:id="8627">
            <w:rPr>
              <w:rFonts w:ascii="Times New Roman"/>
              <w:color w:val="000000"/>
              <w:spacing w:val="16"/>
            </w:rPr>
          </w:rPrChange>
        </w:rPr>
        <w:t xml:space="preserve"> </w:t>
      </w:r>
      <w:r w:rsidR="00A96A35" w:rsidRPr="0027638C">
        <w:rPr>
          <w:sz w:val="24"/>
          <w:rPrChange w16du:dateUtc="2026-07-07T18:18:00Z" w:author="Author" w:date="2026-07-07T20:18:00Z" w:id="8628">
            <w:rPr>
              <w:rFonts w:ascii="Times New Roman"/>
              <w:color w:val="000000"/>
            </w:rPr>
          </w:rPrChange>
        </w:rPr>
        <w:t>Tempor</w:t>
      </w:r>
      <w:r w:rsidR="00A96A35" w:rsidRPr="0027638C">
        <w:rPr>
          <w:sz w:val="24"/>
          <w:rPrChange w16du:dateUtc="2026-07-07T18:18:00Z" w:author="Author" w:date="2026-07-07T20:18:00Z" w:id="8629">
            <w:rPr>
              <w:rFonts w:ascii="Times New Roman"/>
              <w:color w:val="000000"/>
              <w:spacing w:val="16"/>
            </w:rPr>
          </w:rPrChange>
        </w:rPr>
        <w:t xml:space="preserve"> </w:t>
      </w:r>
      <w:r w:rsidR="00A96A35" w:rsidRPr="0027638C">
        <w:rPr>
          <w:sz w:val="24"/>
          <w:rPrChange w16du:dateUtc="2026-07-07T18:18:00Z" w:author="Author" w:date="2026-07-07T20:18:00Z" w:id="8630">
            <w:rPr>
              <w:rFonts w:ascii="Times New Roman"/>
              <w:color w:val="000000"/>
            </w:rPr>
          </w:rPrChange>
        </w:rPr>
        <w:t>Incididunt</w:t>
      </w:r>
      <w:r w:rsidR="00A96A35" w:rsidRPr="0027638C">
        <w:rPr>
          <w:sz w:val="24"/>
          <w:rPrChange w16du:dateUtc="2026-07-07T18:18:00Z" w:author="Author" w:date="2026-07-07T20:18:00Z" w:id="8631">
            <w:rPr>
              <w:rFonts w:ascii="Times New Roman"/>
              <w:color w:val="000000"/>
              <w:spacing w:val="16"/>
            </w:rPr>
          </w:rPrChange>
        </w:rPr>
        <w:t xml:space="preserve"> </w:t>
      </w:r>
      <w:r w:rsidR="00A96A35" w:rsidRPr="0027638C">
        <w:rPr>
          <w:sz w:val="24"/>
          <w:rPrChange w16du:dateUtc="2026-07-07T18:18:00Z" w:author="Author" w:date="2026-07-07T20:18:00Z" w:id="8632">
            <w:rPr>
              <w:rFonts w:ascii="Times New Roman"/>
              <w:color w:val="000000"/>
            </w:rPr>
          </w:rPrChange>
        </w:rPr>
        <w:t>Ut</w:t>
      </w:r>
      <w:r w:rsidR="00A96A35" w:rsidRPr="0027638C">
        <w:rPr>
          <w:sz w:val="24"/>
          <w:rPrChange w16du:dateUtc="2026-07-07T18:18:00Z" w:author="Author" w:date="2026-07-07T20:18:00Z" w:id="8633">
            <w:rPr>
              <w:rFonts w:ascii="Times New Roman"/>
              <w:color w:val="000000"/>
              <w:spacing w:val="16"/>
            </w:rPr>
          </w:rPrChange>
        </w:rPr>
        <w:t xml:space="preserve"> </w:t>
      </w:r>
      <w:r w:rsidR="00A96A35" w:rsidRPr="0027638C">
        <w:rPr>
          <w:sz w:val="24"/>
          <w:rPrChange w16du:dateUtc="2026-07-07T18:18:00Z" w:author="Author" w:date="2026-07-07T20:18:00Z" w:id="8634">
            <w:rPr>
              <w:rFonts w:ascii="Times New Roman"/>
              <w:color w:val="000000"/>
            </w:rPr>
          </w:rPrChange>
        </w:rPr>
        <w:t>labore</w:t>
      </w:r>
      <w:r w:rsidR="00A96A35" w:rsidRPr="0027638C">
        <w:rPr>
          <w:sz w:val="24"/>
          <w:rPrChange w16du:dateUtc="2026-07-07T18:18:00Z" w:author="Author" w:date="2026-07-07T20:18:00Z" w:id="8635">
            <w:rPr>
              <w:rFonts w:ascii="Times New Roman"/>
              <w:color w:val="000000"/>
              <w:spacing w:val="16"/>
            </w:rPr>
          </w:rPrChange>
        </w:rPr>
        <w:t xml:space="preserve"> </w:t>
      </w:r>
      <w:r w:rsidR="00A96A35" w:rsidRPr="0027638C">
        <w:rPr>
          <w:sz w:val="24"/>
          <w:rPrChange w16du:dateUtc="2026-07-07T18:18:00Z" w:author="Author" w:date="2026-07-07T20:18:00Z" w:id="8636">
            <w:rPr>
              <w:rFonts w:ascii="Times New Roman"/>
              <w:color w:val="000000"/>
            </w:rPr>
          </w:rPrChange>
        </w:rPr>
        <w:t>et</w:t>
      </w:r>
      <w:r w:rsidR="00A96A35" w:rsidRPr="0027638C">
        <w:rPr>
          <w:sz w:val="24"/>
          <w:rPrChange w16du:dateUtc="2026-07-07T18:18:00Z" w:author="Author" w:date="2026-07-07T20:18:00Z" w:id="8637">
            <w:rPr>
              <w:rFonts w:ascii="Times New Roman"/>
              <w:color w:val="000000"/>
              <w:spacing w:val="16"/>
            </w:rPr>
          </w:rPrChange>
        </w:rPr>
        <w:t xml:space="preserve"> </w:t>
      </w:r>
      <w:r w:rsidR="00A96A35" w:rsidRPr="0027638C">
        <w:rPr>
          <w:sz w:val="24"/>
          <w:rPrChange w16du:dateUtc="2026-07-07T18:18:00Z" w:author="Author" w:date="2026-07-07T20:18:00Z" w:id="8638">
            <w:rPr>
              <w:rFonts w:ascii="Times New Roman"/>
              <w:color w:val="000000"/>
            </w:rPr>
          </w:rPrChange>
        </w:rPr>
        <w:t>dolore</w:t>
      </w:r>
      <w:r w:rsidR="00A96A35" w:rsidRPr="0027638C">
        <w:rPr>
          <w:sz w:val="24"/>
          <w:rPrChange w16du:dateUtc="2026-07-07T18:18:00Z" w:author="Author" w:date="2026-07-07T20:18:00Z" w:id="8639">
            <w:rPr>
              <w:rFonts w:ascii="Times New Roman"/>
              <w:color w:val="000000"/>
              <w:spacing w:val="16"/>
            </w:rPr>
          </w:rPrChange>
        </w:rPr>
        <w:t xml:space="preserve"> </w:t>
      </w:r>
      <w:r w:rsidR="00A96A35" w:rsidRPr="0027638C">
        <w:rPr>
          <w:sz w:val="24"/>
          <w:rPrChange w16du:dateUtc="2026-07-07T18:18:00Z" w:author="Author" w:date="2026-07-07T20:18:00Z" w:id="8640">
            <w:rPr>
              <w:rFonts w:ascii="Times New Roman"/>
              <w:color w:val="000000"/>
            </w:rPr>
          </w:rPrChange>
        </w:rPr>
        <w:t>magna</w:t>
      </w:r>
      <w:r w:rsidR="00A96A35" w:rsidRPr="0027638C">
        <w:rPr>
          <w:sz w:val="24"/>
          <w:rPrChange w16du:dateUtc="2026-07-07T18:18:00Z" w:author="Author" w:date="2026-07-07T20:18:00Z" w:id="8641">
            <w:rPr>
              <w:rFonts w:ascii="Times New Roman"/>
              <w:color w:val="000000"/>
              <w:spacing w:val="16"/>
            </w:rPr>
          </w:rPrChange>
        </w:rPr>
        <w:t xml:space="preserve"> </w:t>
      </w:r>
      <w:r w:rsidR="00A96A35" w:rsidRPr="0027638C">
        <w:rPr>
          <w:sz w:val="24"/>
          <w:rPrChange w16du:dateUtc="2026-07-07T18:18:00Z" w:author="Author" w:date="2026-07-07T20:18:00Z" w:id="8642">
            <w:rPr>
              <w:rFonts w:ascii="Times New Roman"/>
              <w:color w:val="000000"/>
            </w:rPr>
          </w:rPrChange>
        </w:rPr>
        <w:t>Aliqua.</w:t>
      </w:r>
      <w:r w:rsidR="00A96A35" w:rsidRPr="0027638C">
        <w:rPr>
          <w:sz w:val="24"/>
          <w:rPrChange w16du:dateUtc="2026-07-07T18:18:00Z" w:author="Author" w:date="2026-07-07T20:18:00Z" w:id="8643">
            <w:rPr>
              <w:rFonts w:ascii="Times New Roman"/>
              <w:color w:val="000000"/>
              <w:spacing w:val="16"/>
            </w:rPr>
          </w:rPrChange>
        </w:rPr>
        <w:t xml:space="preserve"> </w:t>
      </w:r>
      <w:r w:rsidR="00A96A35" w:rsidRPr="0027638C">
        <w:rPr>
          <w:sz w:val="24"/>
          <w:rPrChange w16du:dateUtc="2026-07-07T18:18:00Z" w:author="Author" w:date="2026-07-07T20:18:00Z" w:id="8644">
            <w:rPr>
              <w:rFonts w:ascii="Times New Roman"/>
              <w:color w:val="000000"/>
            </w:rPr>
          </w:rPrChange>
        </w:rPr>
        <w:t>Lorem</w:t>
      </w:r>
      <w:r w:rsidR="00A96A35" w:rsidRPr="0027638C">
        <w:rPr>
          <w:sz w:val="24"/>
          <w:rPrChange w16du:dateUtc="2026-07-07T18:18:00Z" w:author="Author" w:date="2026-07-07T20:18:00Z" w:id="8645">
            <w:rPr>
              <w:rFonts w:ascii="Times New Roman"/>
              <w:color w:val="000000"/>
              <w:spacing w:val="16"/>
            </w:rPr>
          </w:rPrChange>
        </w:rPr>
        <w:t xml:space="preserve"> </w:t>
      </w:r>
      <w:r w:rsidR="00A96A35" w:rsidRPr="0027638C">
        <w:rPr>
          <w:sz w:val="24"/>
          <w:rPrChange w16du:dateUtc="2026-07-07T18:18:00Z" w:author="Author" w:date="2026-07-07T20:18:00Z" w:id="8646">
            <w:rPr>
              <w:rFonts w:ascii="Times New Roman"/>
              <w:color w:val="000000"/>
            </w:rPr>
          </w:rPrChange>
        </w:rPr>
        <w:t>Ipsum</w:t>
      </w:r>
      <w:r w:rsidR="00A96A35" w:rsidRPr="0027638C">
        <w:rPr>
          <w:sz w:val="24"/>
          <w:rPrChange w16du:dateUtc="2026-07-07T18:18:00Z" w:author="Author" w:date="2026-07-07T20:18:00Z" w:id="8647">
            <w:rPr>
              <w:rFonts w:ascii="Times New Roman"/>
              <w:color w:val="000000"/>
              <w:spacing w:val="16"/>
            </w:rPr>
          </w:rPrChange>
        </w:rPr>
        <w:t xml:space="preserve"> </w:t>
      </w:r>
      <w:r w:rsidR="00A96A35" w:rsidRPr="0027638C">
        <w:rPr>
          <w:sz w:val="24"/>
          <w:rPrChange w16du:dateUtc="2026-07-07T18:18:00Z" w:author="Author" w:date="2026-07-07T20:18:00Z" w:id="8648">
            <w:rPr>
              <w:rFonts w:ascii="Times New Roman" w:hAnsi="Times New Roman"/>
              <w:color w:val="000000"/>
            </w:rPr>
          </w:rPrChange>
        </w:rPr>
        <w:t>dolor</w:t>
      </w:r>
      <w:del w16du:dateUtc="2026-07-07T18:18:00Z" w:author="Author" w:date="2026-07-07T20:18:00Z" w:id="8649">
        <w:r>
          <w:rPr>
            <w:color w:val="000000"/>
          </w:rPr>
          <w:cr/>
        </w:r>
      </w:del>
      <w:r w:rsidR="00A96A35" w:rsidRPr="0027638C">
        <w:rPr>
          <w:sz w:val="24"/>
          <w:rPrChange w16du:dateUtc="2026-07-07T18:18:00Z" w:author="Author" w:date="2026-07-07T20:18:00Z" w:id="8650">
            <w:rPr>
              <w:rFonts w:ascii="Times New Roman"/>
              <w:color w:val="000000"/>
              <w:spacing w:val="665"/>
            </w:rPr>
          </w:rPrChange>
        </w:rPr>
        <w:t xml:space="preserve"> </w:t>
      </w:r>
      <w:r w:rsidR="00A96A35" w:rsidRPr="0027638C">
        <w:rPr>
          <w:sz w:val="24"/>
          <w:rPrChange w16du:dateUtc="2026-07-07T18:18:00Z" w:author="Author" w:date="2026-07-07T20:18:00Z" w:id="8651">
            <w:rPr>
              <w:rFonts w:ascii="Times New Roman"/>
              <w:color w:val="000000"/>
            </w:rPr>
          </w:rPrChange>
        </w:rPr>
        <w:t>sit</w:t>
      </w:r>
      <w:r w:rsidR="00A96A35" w:rsidRPr="0027638C">
        <w:rPr>
          <w:sz w:val="24"/>
          <w:rPrChange w16du:dateUtc="2026-07-07T18:18:00Z" w:author="Author" w:date="2026-07-07T20:18:00Z" w:id="8652">
            <w:rPr>
              <w:rFonts w:ascii="Times New Roman"/>
              <w:color w:val="000000"/>
              <w:spacing w:val="21"/>
            </w:rPr>
          </w:rPrChange>
        </w:rPr>
        <w:t xml:space="preserve"> </w:t>
      </w:r>
      <w:r w:rsidR="00A96A35" w:rsidRPr="0027638C">
        <w:rPr>
          <w:sz w:val="24"/>
          <w:rPrChange w16du:dateUtc="2026-07-07T18:18:00Z" w:author="Author" w:date="2026-07-07T20:18:00Z" w:id="8653">
            <w:rPr>
              <w:rFonts w:ascii="Times New Roman"/>
              <w:color w:val="000000"/>
            </w:rPr>
          </w:rPrChange>
        </w:rPr>
        <w:t>amet</w:t>
      </w:r>
      <w:r w:rsidR="00A96A35" w:rsidRPr="0027638C">
        <w:rPr>
          <w:sz w:val="24"/>
          <w:rPrChange w16du:dateUtc="2026-07-07T18:18:00Z" w:author="Author" w:date="2026-07-07T20:18:00Z" w:id="8654">
            <w:rPr>
              <w:rFonts w:ascii="Times New Roman"/>
              <w:color w:val="000000"/>
              <w:spacing w:val="21"/>
            </w:rPr>
          </w:rPrChange>
        </w:rPr>
        <w:t xml:space="preserve"> </w:t>
      </w:r>
      <w:r w:rsidR="00A96A35" w:rsidRPr="0027638C">
        <w:rPr>
          <w:sz w:val="24"/>
          <w:rPrChange w16du:dateUtc="2026-07-07T18:18:00Z" w:author="Author" w:date="2026-07-07T20:18:00Z" w:id="8655">
            <w:rPr>
              <w:rFonts w:ascii="Times New Roman"/>
              <w:color w:val="000000"/>
            </w:rPr>
          </w:rPrChange>
        </w:rPr>
        <w:t>Consectetur</w:t>
      </w:r>
      <w:r w:rsidR="00A96A35" w:rsidRPr="0027638C">
        <w:rPr>
          <w:sz w:val="24"/>
          <w:rPrChange w16du:dateUtc="2026-07-07T18:18:00Z" w:author="Author" w:date="2026-07-07T20:18:00Z" w:id="8656">
            <w:rPr>
              <w:rFonts w:ascii="Times New Roman"/>
              <w:color w:val="000000"/>
              <w:spacing w:val="22"/>
            </w:rPr>
          </w:rPrChange>
        </w:rPr>
        <w:t xml:space="preserve"> </w:t>
      </w:r>
      <w:r w:rsidR="00A96A35" w:rsidRPr="0027638C">
        <w:rPr>
          <w:sz w:val="24"/>
          <w:rPrChange w16du:dateUtc="2026-07-07T18:18:00Z" w:author="Author" w:date="2026-07-07T20:18:00Z" w:id="8657">
            <w:rPr>
              <w:rFonts w:ascii="Times New Roman"/>
              <w:color w:val="000000"/>
            </w:rPr>
          </w:rPrChange>
        </w:rPr>
        <w:t>adipiscing</w:t>
      </w:r>
      <w:r w:rsidR="00A96A35" w:rsidRPr="0027638C">
        <w:rPr>
          <w:sz w:val="24"/>
          <w:rPrChange w16du:dateUtc="2026-07-07T18:18:00Z" w:author="Author" w:date="2026-07-07T20:18:00Z" w:id="8658">
            <w:rPr>
              <w:rFonts w:ascii="Times New Roman"/>
              <w:color w:val="000000"/>
              <w:spacing w:val="22"/>
            </w:rPr>
          </w:rPrChange>
        </w:rPr>
        <w:t xml:space="preserve"> </w:t>
      </w:r>
      <w:r w:rsidR="00A96A35" w:rsidRPr="0027638C">
        <w:rPr>
          <w:sz w:val="24"/>
          <w:rPrChange w16du:dateUtc="2026-07-07T18:18:00Z" w:author="Author" w:date="2026-07-07T20:18:00Z" w:id="8659">
            <w:rPr>
              <w:rFonts w:ascii="Times New Roman"/>
              <w:color w:val="000000"/>
            </w:rPr>
          </w:rPrChange>
        </w:rPr>
        <w:t>elit</w:t>
      </w:r>
      <w:r w:rsidR="00A96A35" w:rsidRPr="0027638C">
        <w:rPr>
          <w:sz w:val="24"/>
          <w:rPrChange w16du:dateUtc="2026-07-07T18:18:00Z" w:author="Author" w:date="2026-07-07T20:18:00Z" w:id="8660">
            <w:rPr>
              <w:rFonts w:ascii="Times New Roman"/>
              <w:color w:val="000000"/>
              <w:spacing w:val="21"/>
            </w:rPr>
          </w:rPrChange>
        </w:rPr>
        <w:t xml:space="preserve"> </w:t>
      </w:r>
      <w:r w:rsidR="00A96A35" w:rsidRPr="0027638C">
        <w:rPr>
          <w:sz w:val="24"/>
          <w:rPrChange w16du:dateUtc="2026-07-07T18:18:00Z" w:author="Author" w:date="2026-07-07T20:18:00Z" w:id="8661">
            <w:rPr>
              <w:rFonts w:ascii="Times New Roman"/>
              <w:color w:val="000000"/>
            </w:rPr>
          </w:rPrChange>
        </w:rPr>
        <w:t>sed</w:t>
      </w:r>
      <w:r w:rsidR="00A96A35" w:rsidRPr="0027638C">
        <w:rPr>
          <w:sz w:val="24"/>
          <w:rPrChange w16du:dateUtc="2026-07-07T18:18:00Z" w:author="Author" w:date="2026-07-07T20:18:00Z" w:id="8662">
            <w:rPr>
              <w:rFonts w:ascii="Times New Roman"/>
              <w:color w:val="000000"/>
              <w:spacing w:val="22"/>
            </w:rPr>
          </w:rPrChange>
        </w:rPr>
        <w:t xml:space="preserve"> </w:t>
      </w:r>
      <w:r w:rsidR="00A96A35" w:rsidRPr="0027638C">
        <w:rPr>
          <w:sz w:val="24"/>
          <w:rPrChange w16du:dateUtc="2026-07-07T18:18:00Z" w:author="Author" w:date="2026-07-07T20:18:00Z" w:id="8663">
            <w:rPr>
              <w:rFonts w:ascii="Times New Roman"/>
              <w:color w:val="000000"/>
            </w:rPr>
          </w:rPrChange>
        </w:rPr>
        <w:t>do</w:t>
      </w:r>
      <w:r w:rsidR="00A96A35" w:rsidRPr="0027638C">
        <w:rPr>
          <w:sz w:val="24"/>
          <w:rPrChange w16du:dateUtc="2026-07-07T18:18:00Z" w:author="Author" w:date="2026-07-07T20:18:00Z" w:id="8664">
            <w:rPr>
              <w:rFonts w:ascii="Times New Roman"/>
              <w:color w:val="000000"/>
              <w:spacing w:val="22"/>
            </w:rPr>
          </w:rPrChange>
        </w:rPr>
        <w:t xml:space="preserve"> </w:t>
      </w:r>
      <w:r w:rsidR="00A96A35" w:rsidRPr="0027638C">
        <w:rPr>
          <w:sz w:val="24"/>
          <w:rPrChange w16du:dateUtc="2026-07-07T18:18:00Z" w:author="Author" w:date="2026-07-07T20:18:00Z" w:id="8665">
            <w:rPr>
              <w:rFonts w:ascii="Times New Roman"/>
              <w:color w:val="000000"/>
            </w:rPr>
          </w:rPrChange>
        </w:rPr>
        <w:t>eiusmod</w:t>
      </w:r>
      <w:r w:rsidR="00A96A35" w:rsidRPr="0027638C">
        <w:rPr>
          <w:sz w:val="24"/>
          <w:rPrChange w16du:dateUtc="2026-07-07T18:18:00Z" w:author="Author" w:date="2026-07-07T20:18:00Z" w:id="8666">
            <w:rPr>
              <w:rFonts w:ascii="Times New Roman"/>
              <w:color w:val="000000"/>
              <w:spacing w:val="21"/>
            </w:rPr>
          </w:rPrChange>
        </w:rPr>
        <w:t xml:space="preserve"> </w:t>
      </w:r>
      <w:r w:rsidR="00A96A35" w:rsidRPr="0027638C">
        <w:rPr>
          <w:sz w:val="24"/>
          <w:rPrChange w16du:dateUtc="2026-07-07T18:18:00Z" w:author="Author" w:date="2026-07-07T20:18:00Z" w:id="8667">
            <w:rPr>
              <w:rFonts w:ascii="Times New Roman"/>
              <w:color w:val="000000"/>
            </w:rPr>
          </w:rPrChange>
        </w:rPr>
        <w:t>tempor</w:t>
      </w:r>
      <w:r w:rsidR="00A96A35" w:rsidRPr="0027638C">
        <w:rPr>
          <w:sz w:val="24"/>
          <w:rPrChange w16du:dateUtc="2026-07-07T18:18:00Z" w:author="Author" w:date="2026-07-07T20:18:00Z" w:id="8668">
            <w:rPr>
              <w:rFonts w:ascii="Times New Roman"/>
              <w:color w:val="000000"/>
              <w:spacing w:val="21"/>
            </w:rPr>
          </w:rPrChange>
        </w:rPr>
        <w:t xml:space="preserve"> </w:t>
      </w:r>
      <w:r w:rsidR="00A96A35" w:rsidRPr="0027638C">
        <w:rPr>
          <w:sz w:val="24"/>
          <w:rPrChange w16du:dateUtc="2026-07-07T18:18:00Z" w:author="Author" w:date="2026-07-07T20:18:00Z" w:id="8669">
            <w:rPr>
              <w:rFonts w:ascii="Times New Roman"/>
              <w:color w:val="000000"/>
            </w:rPr>
          </w:rPrChange>
        </w:rPr>
        <w:t>incididunt</w:t>
      </w:r>
      <w:r w:rsidR="00A96A35" w:rsidRPr="0027638C">
        <w:rPr>
          <w:sz w:val="24"/>
          <w:rPrChange w16du:dateUtc="2026-07-07T18:18:00Z" w:author="Author" w:date="2026-07-07T20:18:00Z" w:id="8670">
            <w:rPr>
              <w:rFonts w:ascii="Times New Roman"/>
              <w:color w:val="000000"/>
              <w:spacing w:val="21"/>
            </w:rPr>
          </w:rPrChange>
        </w:rPr>
        <w:t xml:space="preserve"> </w:t>
      </w:r>
      <w:r w:rsidR="00A96A35" w:rsidRPr="0027638C">
        <w:rPr>
          <w:sz w:val="24"/>
          <w:rPrChange w16du:dateUtc="2026-07-07T18:18:00Z" w:author="Author" w:date="2026-07-07T20:18:00Z" w:id="8671">
            <w:rPr>
              <w:rFonts w:ascii="Times New Roman"/>
              <w:color w:val="000000"/>
            </w:rPr>
          </w:rPrChange>
        </w:rPr>
        <w:t>ut</w:t>
      </w:r>
      <w:r w:rsidR="00A96A35" w:rsidRPr="0027638C">
        <w:rPr>
          <w:sz w:val="24"/>
          <w:rPrChange w16du:dateUtc="2026-07-07T18:18:00Z" w:author="Author" w:date="2026-07-07T20:18:00Z" w:id="8672">
            <w:rPr>
              <w:rFonts w:ascii="Times New Roman"/>
              <w:color w:val="000000"/>
              <w:spacing w:val="22"/>
            </w:rPr>
          </w:rPrChange>
        </w:rPr>
        <w:t xml:space="preserve"> </w:t>
      </w:r>
      <w:r w:rsidR="00A96A35" w:rsidRPr="0027638C">
        <w:rPr>
          <w:sz w:val="24"/>
          <w:rPrChange w16du:dateUtc="2026-07-07T18:18:00Z" w:author="Author" w:date="2026-07-07T20:18:00Z" w:id="8673">
            <w:rPr>
              <w:rFonts w:ascii="Times New Roman"/>
              <w:color w:val="000000"/>
            </w:rPr>
          </w:rPrChange>
        </w:rPr>
        <w:t>labore</w:t>
      </w:r>
      <w:r w:rsidR="00A96A35" w:rsidRPr="0027638C">
        <w:rPr>
          <w:sz w:val="24"/>
          <w:rPrChange w16du:dateUtc="2026-07-07T18:18:00Z" w:author="Author" w:date="2026-07-07T20:18:00Z" w:id="8674">
            <w:rPr>
              <w:rFonts w:ascii="Times New Roman"/>
              <w:color w:val="000000"/>
              <w:spacing w:val="20"/>
            </w:rPr>
          </w:rPrChange>
        </w:rPr>
        <w:t xml:space="preserve"> </w:t>
      </w:r>
      <w:r w:rsidR="00A96A35" w:rsidRPr="0027638C">
        <w:rPr>
          <w:sz w:val="24"/>
          <w:rPrChange w16du:dateUtc="2026-07-07T18:18:00Z" w:author="Author" w:date="2026-07-07T20:18:00Z" w:id="8675">
            <w:rPr>
              <w:rFonts w:ascii="Times New Roman"/>
              <w:color w:val="000000"/>
            </w:rPr>
          </w:rPrChange>
        </w:rPr>
        <w:t>Et</w:t>
      </w:r>
      <w:r w:rsidR="00A96A35" w:rsidRPr="0027638C">
        <w:rPr>
          <w:sz w:val="24"/>
          <w:rPrChange w16du:dateUtc="2026-07-07T18:18:00Z" w:author="Author" w:date="2026-07-07T20:18:00Z" w:id="8676">
            <w:rPr>
              <w:rFonts w:ascii="Times New Roman"/>
              <w:color w:val="000000"/>
              <w:spacing w:val="21"/>
            </w:rPr>
          </w:rPrChange>
        </w:rPr>
        <w:t xml:space="preserve"> </w:t>
      </w:r>
      <w:r w:rsidR="00A96A35" w:rsidRPr="0027638C">
        <w:rPr>
          <w:sz w:val="24"/>
          <w:rPrChange w16du:dateUtc="2026-07-07T18:18:00Z" w:author="Author" w:date="2026-07-07T20:18:00Z" w:id="8677">
            <w:rPr>
              <w:rFonts w:ascii="Times New Roman" w:hAnsi="Times New Roman"/>
              <w:color w:val="000000"/>
            </w:rPr>
          </w:rPrChange>
        </w:rPr>
        <w:t>Dolore</w:t>
      </w:r>
      <w:del w16du:dateUtc="2026-07-07T18:18:00Z" w:author="Author" w:date="2026-07-07T20:18:00Z" w:id="8678">
        <w:r>
          <w:rPr>
            <w:color w:val="000000"/>
          </w:rPr>
          <w:cr/>
        </w:r>
      </w:del>
      <w:r w:rsidR="00A96A35" w:rsidRPr="0027638C">
        <w:rPr>
          <w:sz w:val="24"/>
          <w:rPrChange w16du:dateUtc="2026-07-07T18:18:00Z" w:author="Author" w:date="2026-07-07T20:18:00Z" w:id="8679">
            <w:rPr>
              <w:rFonts w:ascii="Times New Roman"/>
              <w:color w:val="000000"/>
              <w:spacing w:val="665"/>
            </w:rPr>
          </w:rPrChange>
        </w:rPr>
        <w:t xml:space="preserve"> </w:t>
      </w:r>
      <w:r w:rsidR="00A96A35" w:rsidRPr="0027638C">
        <w:rPr>
          <w:sz w:val="24"/>
          <w:rPrChange w16du:dateUtc="2026-07-07T18:18:00Z" w:author="Author" w:date="2026-07-07T20:18:00Z" w:id="8680">
            <w:rPr>
              <w:rFonts w:ascii="Times New Roman"/>
              <w:color w:val="000000"/>
            </w:rPr>
          </w:rPrChange>
        </w:rPr>
        <w:t>Magna.</w:t>
      </w:r>
      <w:r w:rsidR="00A96A35" w:rsidRPr="0027638C">
        <w:rPr>
          <w:sz w:val="24"/>
          <w:rPrChange w16du:dateUtc="2026-07-07T18:18:00Z" w:author="Author" w:date="2026-07-07T20:18:00Z" w:id="8681">
            <w:rPr>
              <w:rFonts w:ascii="Times New Roman"/>
              <w:color w:val="000000"/>
              <w:spacing w:val="32"/>
            </w:rPr>
          </w:rPrChange>
        </w:rPr>
        <w:t xml:space="preserve"> </w:t>
      </w:r>
      <w:r w:rsidR="00A96A35" w:rsidRPr="0027638C">
        <w:rPr>
          <w:sz w:val="24"/>
          <w:rPrChange w16du:dateUtc="2026-07-07T18:18:00Z" w:author="Author" w:date="2026-07-07T20:18:00Z" w:id="8682">
            <w:rPr>
              <w:rFonts w:ascii="Times New Roman"/>
              <w:color w:val="000000"/>
            </w:rPr>
          </w:rPrChange>
        </w:rPr>
        <w:t>Aliqua</w:t>
      </w:r>
      <w:r w:rsidR="00A96A35" w:rsidRPr="0027638C">
        <w:rPr>
          <w:sz w:val="24"/>
          <w:rPrChange w16du:dateUtc="2026-07-07T18:18:00Z" w:author="Author" w:date="2026-07-07T20:18:00Z" w:id="8683">
            <w:rPr>
              <w:rFonts w:ascii="Times New Roman"/>
              <w:color w:val="000000"/>
              <w:spacing w:val="32"/>
            </w:rPr>
          </w:rPrChange>
        </w:rPr>
        <w:t xml:space="preserve"> </w:t>
      </w:r>
      <w:r w:rsidR="00A96A35" w:rsidRPr="0027638C">
        <w:rPr>
          <w:sz w:val="24"/>
          <w:rPrChange w16du:dateUtc="2026-07-07T18:18:00Z" w:author="Author" w:date="2026-07-07T20:18:00Z" w:id="8684">
            <w:rPr>
              <w:rFonts w:ascii="Times New Roman"/>
              <w:color w:val="000000"/>
            </w:rPr>
          </w:rPrChange>
        </w:rPr>
        <w:t>lorem</w:t>
      </w:r>
      <w:r w:rsidR="00A96A35" w:rsidRPr="0027638C">
        <w:rPr>
          <w:sz w:val="24"/>
          <w:rPrChange w16du:dateUtc="2026-07-07T18:18:00Z" w:author="Author" w:date="2026-07-07T20:18:00Z" w:id="8685">
            <w:rPr>
              <w:rFonts w:ascii="Times New Roman"/>
              <w:color w:val="000000"/>
              <w:spacing w:val="32"/>
            </w:rPr>
          </w:rPrChange>
        </w:rPr>
        <w:t xml:space="preserve"> </w:t>
      </w:r>
      <w:r w:rsidR="00A96A35" w:rsidRPr="0027638C">
        <w:rPr>
          <w:sz w:val="24"/>
          <w:rPrChange w16du:dateUtc="2026-07-07T18:18:00Z" w:author="Author" w:date="2026-07-07T20:18:00Z" w:id="8686">
            <w:rPr>
              <w:rFonts w:ascii="Times New Roman"/>
              <w:color w:val="000000"/>
            </w:rPr>
          </w:rPrChange>
        </w:rPr>
        <w:t>ipsum</w:t>
      </w:r>
      <w:r w:rsidR="00A96A35" w:rsidRPr="0027638C">
        <w:rPr>
          <w:sz w:val="24"/>
          <w:rPrChange w16du:dateUtc="2026-07-07T18:18:00Z" w:author="Author" w:date="2026-07-07T20:18:00Z" w:id="8687">
            <w:rPr>
              <w:rFonts w:ascii="Times New Roman"/>
              <w:color w:val="000000"/>
              <w:spacing w:val="32"/>
            </w:rPr>
          </w:rPrChange>
        </w:rPr>
        <w:t xml:space="preserve"> </w:t>
      </w:r>
      <w:r w:rsidR="00A96A35" w:rsidRPr="0027638C">
        <w:rPr>
          <w:sz w:val="24"/>
          <w:rPrChange w16du:dateUtc="2026-07-07T18:18:00Z" w:author="Author" w:date="2026-07-07T20:18:00Z" w:id="8688">
            <w:rPr>
              <w:rFonts w:ascii="Times New Roman"/>
              <w:color w:val="000000"/>
            </w:rPr>
          </w:rPrChange>
        </w:rPr>
        <w:t>dolor</w:t>
      </w:r>
      <w:r w:rsidR="00A96A35" w:rsidRPr="0027638C">
        <w:rPr>
          <w:sz w:val="24"/>
          <w:rPrChange w16du:dateUtc="2026-07-07T18:18:00Z" w:author="Author" w:date="2026-07-07T20:18:00Z" w:id="8689">
            <w:rPr>
              <w:rFonts w:ascii="Times New Roman"/>
              <w:color w:val="000000"/>
              <w:spacing w:val="32"/>
            </w:rPr>
          </w:rPrChange>
        </w:rPr>
        <w:t xml:space="preserve"> </w:t>
      </w:r>
      <w:r w:rsidR="00A96A35" w:rsidRPr="0027638C">
        <w:rPr>
          <w:sz w:val="24"/>
          <w:rPrChange w16du:dateUtc="2026-07-07T18:18:00Z" w:author="Author" w:date="2026-07-07T20:18:00Z" w:id="8690">
            <w:rPr>
              <w:rFonts w:ascii="Times New Roman"/>
              <w:color w:val="000000"/>
            </w:rPr>
          </w:rPrChange>
        </w:rPr>
        <w:t>sit</w:t>
      </w:r>
      <w:r w:rsidR="00A96A35" w:rsidRPr="0027638C">
        <w:rPr>
          <w:sz w:val="24"/>
          <w:rPrChange w16du:dateUtc="2026-07-07T18:18:00Z" w:author="Author" w:date="2026-07-07T20:18:00Z" w:id="8691">
            <w:rPr>
              <w:rFonts w:ascii="Times New Roman"/>
              <w:color w:val="000000"/>
              <w:spacing w:val="32"/>
            </w:rPr>
          </w:rPrChange>
        </w:rPr>
        <w:t xml:space="preserve"> </w:t>
      </w:r>
      <w:r w:rsidR="00A96A35" w:rsidRPr="0027638C">
        <w:rPr>
          <w:sz w:val="24"/>
          <w:rPrChange w16du:dateUtc="2026-07-07T18:18:00Z" w:author="Author" w:date="2026-07-07T20:18:00Z" w:id="8692">
            <w:rPr>
              <w:rFonts w:ascii="Times New Roman"/>
              <w:color w:val="000000"/>
            </w:rPr>
          </w:rPrChange>
        </w:rPr>
        <w:t>amet,</w:t>
      </w:r>
      <w:r w:rsidR="00A96A35" w:rsidRPr="0027638C">
        <w:rPr>
          <w:sz w:val="24"/>
          <w:rPrChange w16du:dateUtc="2026-07-07T18:18:00Z" w:author="Author" w:date="2026-07-07T20:18:00Z" w:id="8693">
            <w:rPr>
              <w:rFonts w:ascii="Times New Roman"/>
              <w:color w:val="000000"/>
              <w:spacing w:val="32"/>
            </w:rPr>
          </w:rPrChange>
        </w:rPr>
        <w:t xml:space="preserve"> </w:t>
      </w:r>
      <w:r w:rsidR="00A96A35" w:rsidRPr="0027638C">
        <w:rPr>
          <w:sz w:val="24"/>
          <w:rPrChange w16du:dateUtc="2026-07-07T18:18:00Z" w:author="Author" w:date="2026-07-07T20:18:00Z" w:id="8694">
            <w:rPr>
              <w:rFonts w:ascii="Times New Roman"/>
              <w:color w:val="000000"/>
            </w:rPr>
          </w:rPrChange>
        </w:rPr>
        <w:t>consectetur,</w:t>
      </w:r>
      <w:r w:rsidR="00A96A35" w:rsidRPr="0027638C">
        <w:rPr>
          <w:sz w:val="24"/>
          <w:rPrChange w16du:dateUtc="2026-07-07T18:18:00Z" w:author="Author" w:date="2026-07-07T20:18:00Z" w:id="8695">
            <w:rPr>
              <w:rFonts w:ascii="Times New Roman"/>
              <w:color w:val="000000"/>
              <w:spacing w:val="32"/>
            </w:rPr>
          </w:rPrChange>
        </w:rPr>
        <w:t xml:space="preserve"> </w:t>
      </w:r>
      <w:r w:rsidR="00A96A35" w:rsidRPr="0027638C">
        <w:rPr>
          <w:sz w:val="24"/>
          <w:rPrChange w16du:dateUtc="2026-07-07T18:18:00Z" w:author="Author" w:date="2026-07-07T20:18:00Z" w:id="8696">
            <w:rPr>
              <w:rFonts w:ascii="Times New Roman"/>
              <w:color w:val="000000"/>
            </w:rPr>
          </w:rPrChange>
        </w:rPr>
        <w:t>adipiscing</w:t>
      </w:r>
      <w:r w:rsidR="00A96A35" w:rsidRPr="0027638C">
        <w:rPr>
          <w:sz w:val="24"/>
          <w:rPrChange w16du:dateUtc="2026-07-07T18:18:00Z" w:author="Author" w:date="2026-07-07T20:18:00Z" w:id="8697">
            <w:rPr>
              <w:rFonts w:ascii="Times New Roman"/>
              <w:color w:val="000000"/>
              <w:spacing w:val="32"/>
            </w:rPr>
          </w:rPrChange>
        </w:rPr>
        <w:t xml:space="preserve"> </w:t>
      </w:r>
      <w:r w:rsidR="00A96A35" w:rsidRPr="0027638C">
        <w:rPr>
          <w:sz w:val="24"/>
          <w:rPrChange w16du:dateUtc="2026-07-07T18:18:00Z" w:author="Author" w:date="2026-07-07T20:18:00Z" w:id="8698">
            <w:rPr>
              <w:rFonts w:ascii="Times New Roman"/>
              <w:color w:val="000000"/>
            </w:rPr>
          </w:rPrChange>
        </w:rPr>
        <w:t>elit</w:t>
      </w:r>
      <w:r w:rsidR="00A96A35" w:rsidRPr="0027638C">
        <w:rPr>
          <w:sz w:val="24"/>
          <w:rPrChange w16du:dateUtc="2026-07-07T18:18:00Z" w:author="Author" w:date="2026-07-07T20:18:00Z" w:id="8699">
            <w:rPr>
              <w:rFonts w:ascii="Times New Roman"/>
              <w:color w:val="000000"/>
              <w:spacing w:val="32"/>
            </w:rPr>
          </w:rPrChange>
        </w:rPr>
        <w:t xml:space="preserve"> </w:t>
      </w:r>
      <w:r w:rsidR="00A96A35" w:rsidRPr="0027638C">
        <w:rPr>
          <w:sz w:val="24"/>
          <w:rPrChange w16du:dateUtc="2026-07-07T18:18:00Z" w:author="Author" w:date="2026-07-07T20:18:00Z" w:id="8700">
            <w:rPr>
              <w:rFonts w:ascii="Times New Roman"/>
              <w:color w:val="000000"/>
            </w:rPr>
          </w:rPrChange>
        </w:rPr>
        <w:t>sed</w:t>
      </w:r>
      <w:r w:rsidR="00A96A35" w:rsidRPr="0027638C">
        <w:rPr>
          <w:sz w:val="24"/>
          <w:rPrChange w16du:dateUtc="2026-07-07T18:18:00Z" w:author="Author" w:date="2026-07-07T20:18:00Z" w:id="8701">
            <w:rPr>
              <w:rFonts w:ascii="Times New Roman"/>
              <w:color w:val="000000"/>
              <w:spacing w:val="32"/>
            </w:rPr>
          </w:rPrChange>
        </w:rPr>
        <w:t xml:space="preserve"> </w:t>
      </w:r>
      <w:r w:rsidR="00A96A35" w:rsidRPr="0027638C">
        <w:rPr>
          <w:sz w:val="24"/>
          <w:rPrChange w16du:dateUtc="2026-07-07T18:18:00Z" w:author="Author" w:date="2026-07-07T20:18:00Z" w:id="8702">
            <w:rPr>
              <w:rFonts w:ascii="Times New Roman"/>
              <w:color w:val="000000"/>
            </w:rPr>
          </w:rPrChange>
        </w:rPr>
        <w:t>Do</w:t>
      </w:r>
      <w:r w:rsidR="00A96A35" w:rsidRPr="0027638C">
        <w:rPr>
          <w:sz w:val="24"/>
          <w:rPrChange w16du:dateUtc="2026-07-07T18:18:00Z" w:author="Author" w:date="2026-07-07T20:18:00Z" w:id="8703">
            <w:rPr>
              <w:rFonts w:ascii="Times New Roman"/>
              <w:color w:val="000000"/>
              <w:spacing w:val="32"/>
            </w:rPr>
          </w:rPrChange>
        </w:rPr>
        <w:t xml:space="preserve"> </w:t>
      </w:r>
      <w:r w:rsidR="00A96A35" w:rsidRPr="0027638C">
        <w:rPr>
          <w:sz w:val="24"/>
          <w:rPrChange w16du:dateUtc="2026-07-07T18:18:00Z" w:author="Author" w:date="2026-07-07T20:18:00Z" w:id="8704">
            <w:rPr>
              <w:rFonts w:ascii="Times New Roman" w:hAnsi="Times New Roman"/>
              <w:color w:val="000000"/>
            </w:rPr>
          </w:rPrChange>
        </w:rPr>
        <w:t>Eiusmod</w:t>
      </w:r>
      <w:del w16du:dateUtc="2026-07-07T18:18:00Z" w:author="Author" w:date="2026-07-07T20:18:00Z" w:id="8705">
        <w:r>
          <w:rPr>
            <w:color w:val="000000"/>
          </w:rPr>
          <w:cr/>
        </w:r>
      </w:del>
      <w:r w:rsidR="00A96A35" w:rsidRPr="0027638C">
        <w:rPr>
          <w:sz w:val="24"/>
          <w:rPrChange w16du:dateUtc="2026-07-07T18:18:00Z" w:author="Author" w:date="2026-07-07T20:18:00Z" w:id="8706">
            <w:rPr>
              <w:rFonts w:ascii="Times New Roman"/>
              <w:color w:val="000000"/>
              <w:spacing w:val="665"/>
            </w:rPr>
          </w:rPrChange>
        </w:rPr>
        <w:t xml:space="preserve"> </w:t>
      </w:r>
      <w:r w:rsidR="00A96A35" w:rsidRPr="0027638C">
        <w:rPr>
          <w:sz w:val="24"/>
          <w:rPrChange w16du:dateUtc="2026-07-07T18:18:00Z" w:author="Author" w:date="2026-07-07T20:18:00Z" w:id="8707">
            <w:rPr>
              <w:rFonts w:ascii="Times New Roman"/>
              <w:color w:val="000000"/>
            </w:rPr>
          </w:rPrChange>
        </w:rPr>
        <w:t>Tempor</w:t>
      </w:r>
      <w:r w:rsidR="00A96A35" w:rsidRPr="0027638C">
        <w:rPr>
          <w:sz w:val="24"/>
          <w:rPrChange w16du:dateUtc="2026-07-07T18:18:00Z" w:author="Author" w:date="2026-07-07T20:18:00Z" w:id="8708">
            <w:rPr>
              <w:rFonts w:ascii="Times New Roman"/>
              <w:color w:val="000000"/>
              <w:spacing w:val="47"/>
            </w:rPr>
          </w:rPrChange>
        </w:rPr>
        <w:t xml:space="preserve"> </w:t>
      </w:r>
      <w:r w:rsidR="00A96A35" w:rsidRPr="0027638C">
        <w:rPr>
          <w:sz w:val="24"/>
          <w:rPrChange w16du:dateUtc="2026-07-07T18:18:00Z" w:author="Author" w:date="2026-07-07T20:18:00Z" w:id="8709">
            <w:rPr>
              <w:rFonts w:ascii="Times New Roman"/>
              <w:color w:val="000000"/>
            </w:rPr>
          </w:rPrChange>
        </w:rPr>
        <w:t>incididunt</w:t>
      </w:r>
      <w:r w:rsidR="00A96A35" w:rsidRPr="0027638C">
        <w:rPr>
          <w:sz w:val="24"/>
          <w:rPrChange w16du:dateUtc="2026-07-07T18:18:00Z" w:author="Author" w:date="2026-07-07T20:18:00Z" w:id="8710">
            <w:rPr>
              <w:rFonts w:ascii="Times New Roman"/>
              <w:color w:val="000000"/>
              <w:spacing w:val="47"/>
            </w:rPr>
          </w:rPrChange>
        </w:rPr>
        <w:t xml:space="preserve"> </w:t>
      </w:r>
      <w:r w:rsidR="00A96A35" w:rsidRPr="0027638C">
        <w:rPr>
          <w:sz w:val="24"/>
          <w:rPrChange w16du:dateUtc="2026-07-07T18:18:00Z" w:author="Author" w:date="2026-07-07T20:18:00Z" w:id="8711">
            <w:rPr>
              <w:rFonts w:ascii="Times New Roman"/>
              <w:color w:val="000000"/>
            </w:rPr>
          </w:rPrChange>
        </w:rPr>
        <w:t>ut</w:t>
      </w:r>
      <w:r w:rsidR="00A96A35" w:rsidRPr="0027638C">
        <w:rPr>
          <w:sz w:val="24"/>
          <w:rPrChange w16du:dateUtc="2026-07-07T18:18:00Z" w:author="Author" w:date="2026-07-07T20:18:00Z" w:id="8712">
            <w:rPr>
              <w:rFonts w:ascii="Times New Roman"/>
              <w:color w:val="000000"/>
              <w:spacing w:val="47"/>
            </w:rPr>
          </w:rPrChange>
        </w:rPr>
        <w:t xml:space="preserve"> </w:t>
      </w:r>
      <w:r w:rsidR="00A96A35" w:rsidRPr="0027638C">
        <w:rPr>
          <w:sz w:val="24"/>
          <w:rPrChange w16du:dateUtc="2026-07-07T18:18:00Z" w:author="Author" w:date="2026-07-07T20:18:00Z" w:id="8713">
            <w:rPr>
              <w:rFonts w:ascii="Times New Roman"/>
              <w:color w:val="000000"/>
            </w:rPr>
          </w:rPrChange>
        </w:rPr>
        <w:t>labore</w:t>
      </w:r>
      <w:r w:rsidR="00A96A35" w:rsidRPr="0027638C">
        <w:rPr>
          <w:sz w:val="24"/>
          <w:rPrChange w16du:dateUtc="2026-07-07T18:18:00Z" w:author="Author" w:date="2026-07-07T20:18:00Z" w:id="8714">
            <w:rPr>
              <w:rFonts w:ascii="Times New Roman"/>
              <w:color w:val="000000"/>
              <w:spacing w:val="47"/>
            </w:rPr>
          </w:rPrChange>
        </w:rPr>
        <w:t xml:space="preserve"> </w:t>
      </w:r>
      <w:r w:rsidR="00A96A35" w:rsidRPr="0027638C">
        <w:rPr>
          <w:sz w:val="24"/>
          <w:rPrChange w16du:dateUtc="2026-07-07T18:18:00Z" w:author="Author" w:date="2026-07-07T20:18:00Z" w:id="8715">
            <w:rPr>
              <w:rFonts w:ascii="Times New Roman"/>
              <w:color w:val="000000"/>
            </w:rPr>
          </w:rPrChange>
        </w:rPr>
        <w:t>et</w:t>
      </w:r>
      <w:r w:rsidR="00A96A35" w:rsidRPr="0027638C">
        <w:rPr>
          <w:sz w:val="24"/>
          <w:rPrChange w16du:dateUtc="2026-07-07T18:18:00Z" w:author="Author" w:date="2026-07-07T20:18:00Z" w:id="8716">
            <w:rPr>
              <w:rFonts w:ascii="Times New Roman"/>
              <w:color w:val="000000"/>
              <w:spacing w:val="47"/>
            </w:rPr>
          </w:rPrChange>
        </w:rPr>
        <w:t xml:space="preserve"> </w:t>
      </w:r>
      <w:r w:rsidR="00A96A35" w:rsidRPr="0027638C">
        <w:rPr>
          <w:sz w:val="24"/>
          <w:rPrChange w16du:dateUtc="2026-07-07T18:18:00Z" w:author="Author" w:date="2026-07-07T20:18:00Z" w:id="8717">
            <w:rPr>
              <w:rFonts w:ascii="Times New Roman"/>
              <w:color w:val="000000"/>
            </w:rPr>
          </w:rPrChange>
        </w:rPr>
        <w:t>dolore</w:t>
      </w:r>
      <w:r w:rsidR="00A96A35" w:rsidRPr="0027638C">
        <w:rPr>
          <w:sz w:val="24"/>
          <w:rPrChange w16du:dateUtc="2026-07-07T18:18:00Z" w:author="Author" w:date="2026-07-07T20:18:00Z" w:id="8718">
            <w:rPr>
              <w:rFonts w:ascii="Times New Roman"/>
              <w:color w:val="000000"/>
              <w:spacing w:val="47"/>
            </w:rPr>
          </w:rPrChange>
        </w:rPr>
        <w:t xml:space="preserve"> </w:t>
      </w:r>
      <w:r w:rsidR="00A96A35" w:rsidRPr="0027638C">
        <w:rPr>
          <w:sz w:val="24"/>
          <w:rPrChange w16du:dateUtc="2026-07-07T18:18:00Z" w:author="Author" w:date="2026-07-07T20:18:00Z" w:id="8719">
            <w:rPr>
              <w:rFonts w:ascii="Times New Roman"/>
              <w:color w:val="000000"/>
            </w:rPr>
          </w:rPrChange>
        </w:rPr>
        <w:t>Magna</w:t>
      </w:r>
      <w:r w:rsidR="00A96A35" w:rsidRPr="0027638C">
        <w:rPr>
          <w:sz w:val="24"/>
          <w:rPrChange w16du:dateUtc="2026-07-07T18:18:00Z" w:author="Author" w:date="2026-07-07T20:18:00Z" w:id="8720">
            <w:rPr>
              <w:rFonts w:ascii="Times New Roman"/>
              <w:color w:val="000000"/>
              <w:spacing w:val="47"/>
            </w:rPr>
          </w:rPrChange>
        </w:rPr>
        <w:t xml:space="preserve"> </w:t>
      </w:r>
      <w:r w:rsidR="00A96A35" w:rsidRPr="0027638C">
        <w:rPr>
          <w:sz w:val="24"/>
          <w:rPrChange w16du:dateUtc="2026-07-07T18:18:00Z" w:author="Author" w:date="2026-07-07T20:18:00Z" w:id="8721">
            <w:rPr>
              <w:rFonts w:ascii="Times New Roman"/>
              <w:color w:val="000000"/>
            </w:rPr>
          </w:rPrChange>
        </w:rPr>
        <w:t>Aliqua</w:t>
      </w:r>
      <w:r w:rsidR="00A96A35" w:rsidRPr="0027638C">
        <w:rPr>
          <w:sz w:val="24"/>
          <w:rPrChange w16du:dateUtc="2026-07-07T18:18:00Z" w:author="Author" w:date="2026-07-07T20:18:00Z" w:id="8722">
            <w:rPr>
              <w:rFonts w:ascii="Times New Roman"/>
              <w:color w:val="000000"/>
              <w:spacing w:val="47"/>
            </w:rPr>
          </w:rPrChange>
        </w:rPr>
        <w:t xml:space="preserve"> </w:t>
      </w:r>
      <w:r w:rsidR="00A96A35" w:rsidRPr="0027638C">
        <w:rPr>
          <w:sz w:val="24"/>
          <w:rPrChange w16du:dateUtc="2026-07-07T18:18:00Z" w:author="Author" w:date="2026-07-07T20:18:00Z" w:id="8723">
            <w:rPr>
              <w:rFonts w:ascii="Times New Roman"/>
              <w:color w:val="000000"/>
            </w:rPr>
          </w:rPrChange>
        </w:rPr>
        <w:t>Lorem</w:t>
      </w:r>
      <w:r w:rsidR="00A96A35" w:rsidRPr="0027638C">
        <w:rPr>
          <w:sz w:val="24"/>
          <w:rPrChange w16du:dateUtc="2026-07-07T18:18:00Z" w:author="Author" w:date="2026-07-07T20:18:00Z" w:id="8724">
            <w:rPr>
              <w:rFonts w:ascii="Times New Roman"/>
              <w:color w:val="000000"/>
              <w:spacing w:val="47"/>
            </w:rPr>
          </w:rPrChange>
        </w:rPr>
        <w:t xml:space="preserve"> </w:t>
      </w:r>
      <w:r w:rsidR="00A96A35" w:rsidRPr="0027638C">
        <w:rPr>
          <w:sz w:val="24"/>
          <w:rPrChange w16du:dateUtc="2026-07-07T18:18:00Z" w:author="Author" w:date="2026-07-07T20:18:00Z" w:id="8725">
            <w:rPr>
              <w:rFonts w:ascii="Times New Roman"/>
              <w:color w:val="000000"/>
            </w:rPr>
          </w:rPrChange>
        </w:rPr>
        <w:t>ipsum</w:t>
      </w:r>
      <w:r w:rsidR="00A96A35" w:rsidRPr="0027638C">
        <w:rPr>
          <w:sz w:val="24"/>
          <w:rPrChange w16du:dateUtc="2026-07-07T18:18:00Z" w:author="Author" w:date="2026-07-07T20:18:00Z" w:id="8726">
            <w:rPr>
              <w:rFonts w:ascii="Times New Roman"/>
              <w:color w:val="000000"/>
              <w:spacing w:val="47"/>
            </w:rPr>
          </w:rPrChange>
        </w:rPr>
        <w:t xml:space="preserve"> </w:t>
      </w:r>
      <w:r w:rsidR="00A96A35" w:rsidRPr="0027638C">
        <w:rPr>
          <w:sz w:val="24"/>
          <w:rPrChange w16du:dateUtc="2026-07-07T18:18:00Z" w:author="Author" w:date="2026-07-07T20:18:00Z" w:id="8727">
            <w:rPr>
              <w:rFonts w:ascii="Times New Roman"/>
              <w:color w:val="000000"/>
            </w:rPr>
          </w:rPrChange>
        </w:rPr>
        <w:t>dolor</w:t>
      </w:r>
      <w:r w:rsidR="00A96A35" w:rsidRPr="0027638C">
        <w:rPr>
          <w:sz w:val="24"/>
          <w:rPrChange w16du:dateUtc="2026-07-07T18:18:00Z" w:author="Author" w:date="2026-07-07T20:18:00Z" w:id="8728">
            <w:rPr>
              <w:rFonts w:ascii="Times New Roman"/>
              <w:color w:val="000000"/>
              <w:spacing w:val="47"/>
            </w:rPr>
          </w:rPrChange>
        </w:rPr>
        <w:t xml:space="preserve"> </w:t>
      </w:r>
      <w:r w:rsidR="00A96A35" w:rsidRPr="0027638C">
        <w:rPr>
          <w:sz w:val="24"/>
          <w:rPrChange w16du:dateUtc="2026-07-07T18:18:00Z" w:author="Author" w:date="2026-07-07T20:18:00Z" w:id="8729">
            <w:rPr>
              <w:rFonts w:ascii="Times New Roman"/>
              <w:color w:val="000000"/>
            </w:rPr>
          </w:rPrChange>
        </w:rPr>
        <w:t>sit</w:t>
      </w:r>
      <w:r w:rsidR="00A96A35" w:rsidRPr="0027638C">
        <w:rPr>
          <w:sz w:val="24"/>
          <w:rPrChange w16du:dateUtc="2026-07-07T18:18:00Z" w:author="Author" w:date="2026-07-07T20:18:00Z" w:id="8730">
            <w:rPr>
              <w:rFonts w:ascii="Times New Roman"/>
              <w:color w:val="000000"/>
              <w:spacing w:val="47"/>
            </w:rPr>
          </w:rPrChange>
        </w:rPr>
        <w:t xml:space="preserve"> </w:t>
      </w:r>
      <w:r w:rsidR="00A96A35" w:rsidRPr="0027638C">
        <w:rPr>
          <w:sz w:val="24"/>
          <w:rPrChange w16du:dateUtc="2026-07-07T18:18:00Z" w:author="Author" w:date="2026-07-07T20:18:00Z" w:id="8731">
            <w:rPr>
              <w:rFonts w:ascii="Times New Roman"/>
              <w:color w:val="000000"/>
            </w:rPr>
          </w:rPrChange>
        </w:rPr>
        <w:t>amet</w:t>
      </w:r>
      <w:r w:rsidR="00A96A35" w:rsidRPr="0027638C">
        <w:rPr>
          <w:sz w:val="24"/>
          <w:rPrChange w16du:dateUtc="2026-07-07T18:18:00Z" w:author="Author" w:date="2026-07-07T20:18:00Z" w:id="8732">
            <w:rPr>
              <w:rFonts w:ascii="Times New Roman"/>
              <w:color w:val="000000"/>
              <w:spacing w:val="47"/>
            </w:rPr>
          </w:rPrChange>
        </w:rPr>
        <w:t xml:space="preserve"> </w:t>
      </w:r>
      <w:r w:rsidR="00A96A35" w:rsidRPr="0027638C">
        <w:rPr>
          <w:sz w:val="24"/>
          <w:rPrChange w16du:dateUtc="2026-07-07T18:18:00Z" w:author="Author" w:date="2026-07-07T20:18:00Z" w:id="8733">
            <w:rPr>
              <w:rFonts w:ascii="Times New Roman"/>
              <w:color w:val="000000"/>
            </w:rPr>
          </w:rPrChange>
        </w:rPr>
        <w:t>consectetur</w:t>
      </w:r>
      <w:r w:rsidR="00A96A35" w:rsidRPr="0027638C">
        <w:rPr>
          <w:sz w:val="24"/>
          <w:rPrChange w16du:dateUtc="2026-07-07T18:18:00Z" w:author="Author" w:date="2026-07-07T20:18:00Z" w:id="8734">
            <w:rPr>
              <w:rFonts w:ascii="Times New Roman"/>
              <w:color w:val="000000"/>
              <w:spacing w:val="47"/>
            </w:rPr>
          </w:rPrChange>
        </w:rPr>
        <w:t xml:space="preserve"> </w:t>
      </w:r>
      <w:r w:rsidR="00A96A35" w:rsidRPr="0027638C">
        <w:rPr>
          <w:sz w:val="24"/>
          <w:rPrChange w16du:dateUtc="2026-07-07T18:18:00Z" w:author="Author" w:date="2026-07-07T20:18:00Z" w:id="8735">
            <w:rPr>
              <w:rFonts w:ascii="Times New Roman" w:hAnsi="Times New Roman"/>
              <w:color w:val="000000"/>
            </w:rPr>
          </w:rPrChange>
        </w:rPr>
        <w:t>adipiscing</w:t>
      </w:r>
      <w:del w16du:dateUtc="2026-07-07T18:18:00Z" w:author="Author" w:date="2026-07-07T20:18:00Z" w:id="8736">
        <w:r>
          <w:rPr>
            <w:color w:val="000000"/>
          </w:rPr>
          <w:cr/>
        </w:r>
      </w:del>
      <w:r w:rsidR="00A96A35" w:rsidRPr="0027638C">
        <w:rPr>
          <w:sz w:val="24"/>
          <w:rPrChange w16du:dateUtc="2026-07-07T18:18:00Z" w:author="Author" w:date="2026-07-07T20:18:00Z" w:id="8737">
            <w:rPr>
              <w:rFonts w:ascii="Times New Roman"/>
              <w:color w:val="000000"/>
              <w:spacing w:val="665"/>
            </w:rPr>
          </w:rPrChange>
        </w:rPr>
        <w:t xml:space="preserve"> </w:t>
      </w:r>
      <w:r w:rsidR="00A96A35" w:rsidRPr="0027638C">
        <w:rPr>
          <w:sz w:val="24"/>
          <w:rPrChange w16du:dateUtc="2026-07-07T18:18:00Z" w:author="Author" w:date="2026-07-07T20:18:00Z" w:id="8738">
            <w:rPr>
              <w:rFonts w:ascii="Times New Roman"/>
              <w:color w:val="000000"/>
            </w:rPr>
          </w:rPrChange>
        </w:rPr>
        <w:t>elit sed.</w:t>
      </w:r>
    </w:p>
    <w:p w14:paraId="584D91B4" w14:textId="77777777" w:rsidR="009609E8" w:rsidRDefault="00000000" w:rsidRPr="0027638C">
      <w:pPr>
        <w:pStyle w:val="ListParagraph"/>
        <w:numPr>
          <w:ilvl w:val="1"/>
          <w:numId w:val="5"/>
        </w:numPr>
        <w:tabs>
          <w:tab w:pos="1439" w:val="left"/>
        </w:tabs>
        <w:spacing w:before="239"/>
        <w:ind w:hanging="719" w:left="1439"/>
        <w:rPr>
          <w:sz w:val="24"/>
          <w:rPrChange w16du:dateUtc="2026-07-07T18:18:00Z" w:author="Author" w:date="2026-07-07T20:18:00Z" w:id="8739">
            <w:rPr>
              <w:rFonts w:ascii="Times New Roman"/>
              <w:color w:val="000000"/>
            </w:rPr>
          </w:rPrChange>
        </w:rPr>
        <w:pPrChange w16du:dateUtc="2026-07-07T18:18:00Z" w:author="Author" w:date="2026-07-07T20:18:00Z" w:id="8740">
          <w:pPr>
            <w:spacing w:after="0" w:before="242" w:line="276" w:lineRule="exact"/>
            <w:ind w:left="720"/>
            <w:jc w:val="left"/>
          </w:pPr>
        </w:pPrChange>
      </w:pPr>
      <w:del w16du:dateUtc="2026-07-07T18:18:00Z" w:author="Author" w:date="2026-07-07T20:18:00Z" w:id="8741">
        <w:r>
          <w:rPr>
            <w:color w:val="000000"/>
            <w:sz w:val="24"/>
          </w:rPr>
          <w:delText>(c)</w:delText>
        </w:r>
        <w:r>
          <w:rPr>
            <w:color w:val="000000"/>
            <w:spacing w:val="394"/>
            <w:sz w:val="24"/>
          </w:rPr>
          <w:delText xml:space="preserve"> </w:delText>
        </w:r>
      </w:del>
      <w:r w:rsidR="00A96A35" w:rsidRPr="0027638C">
        <w:rPr>
          <w:sz w:val="24"/>
          <w:rPrChange w16du:dateUtc="2026-07-07T18:18:00Z" w:author="Author" w:date="2026-07-07T20:18:00Z" w:id="8742">
            <w:rPr>
              <w:rFonts w:ascii="Times New Roman"/>
              <w:color w:val="000000"/>
            </w:rPr>
          </w:rPrChange>
        </w:rPr>
        <w:t>Do</w:t>
      </w:r>
      <w:r w:rsidR="00A96A35" w:rsidRPr="0027638C">
        <w:rPr>
          <w:spacing w:val="-5"/>
          <w:sz w:val="24"/>
          <w:rPrChange w16du:dateUtc="2026-07-07T18:18:00Z" w:author="Author" w:date="2026-07-07T20:18:00Z" w:id="8743">
            <w:rPr>
              <w:rFonts w:ascii="Times New Roman"/>
              <w:color w:val="000000"/>
            </w:rPr>
          </w:rPrChange>
        </w:rPr>
        <w:t xml:space="preserve"> </w:t>
      </w:r>
      <w:r w:rsidR="00A96A35" w:rsidRPr="0027638C">
        <w:rPr>
          <w:sz w:val="24"/>
          <w:rPrChange w16du:dateUtc="2026-07-07T18:18:00Z" w:author="Author" w:date="2026-07-07T20:18:00Z" w:id="8744">
            <w:rPr>
              <w:rFonts w:ascii="Times New Roman"/>
              <w:color w:val="000000"/>
            </w:rPr>
          </w:rPrChange>
        </w:rPr>
        <w:t>Eiusmod</w:t>
      </w:r>
      <w:r w:rsidR="00A96A35" w:rsidRPr="0027638C">
        <w:rPr>
          <w:spacing w:val="-5"/>
          <w:sz w:val="24"/>
          <w:rPrChange w16du:dateUtc="2026-07-07T18:18:00Z" w:author="Author" w:date="2026-07-07T20:18:00Z" w:id="8745">
            <w:rPr>
              <w:rFonts w:ascii="Times New Roman"/>
              <w:color w:val="000000"/>
            </w:rPr>
          </w:rPrChange>
        </w:rPr>
        <w:t xml:space="preserve"> </w:t>
      </w:r>
      <w:r w:rsidR="00A96A35" w:rsidRPr="0027638C">
        <w:rPr>
          <w:sz w:val="24"/>
          <w:rPrChange w16du:dateUtc="2026-07-07T18:18:00Z" w:author="Author" w:date="2026-07-07T20:18:00Z" w:id="8746">
            <w:rPr>
              <w:rFonts w:ascii="Times New Roman"/>
              <w:color w:val="000000"/>
            </w:rPr>
          </w:rPrChange>
        </w:rPr>
        <w:t>tempor</w:t>
      </w:r>
      <w:r w:rsidR="00A96A35" w:rsidRPr="0027638C">
        <w:rPr>
          <w:spacing w:val="-5"/>
          <w:sz w:val="24"/>
          <w:rPrChange w16du:dateUtc="2026-07-07T18:18:00Z" w:author="Author" w:date="2026-07-07T20:18:00Z" w:id="8747">
            <w:rPr>
              <w:rFonts w:ascii="Times New Roman"/>
              <w:color w:val="000000"/>
            </w:rPr>
          </w:rPrChange>
        </w:rPr>
        <w:t xml:space="preserve"> </w:t>
      </w:r>
      <w:r w:rsidR="00A96A35" w:rsidRPr="0027638C">
        <w:rPr>
          <w:sz w:val="24"/>
          <w:rPrChange w16du:dateUtc="2026-07-07T18:18:00Z" w:author="Author" w:date="2026-07-07T20:18:00Z" w:id="8748">
            <w:rPr>
              <w:rFonts w:ascii="Times New Roman"/>
              <w:color w:val="000000"/>
            </w:rPr>
          </w:rPrChange>
        </w:rPr>
        <w:t>incididunt</w:t>
      </w:r>
      <w:r w:rsidR="00A96A35" w:rsidRPr="0027638C">
        <w:rPr>
          <w:spacing w:val="-5"/>
          <w:sz w:val="24"/>
          <w:rPrChange w16du:dateUtc="2026-07-07T18:18:00Z" w:author="Author" w:date="2026-07-07T20:18:00Z" w:id="8749">
            <w:rPr>
              <w:rFonts w:ascii="Times New Roman"/>
              <w:color w:val="000000"/>
            </w:rPr>
          </w:rPrChange>
        </w:rPr>
        <w:t xml:space="preserve"> </w:t>
      </w:r>
      <w:r w:rsidR="00A96A35" w:rsidRPr="0027638C">
        <w:rPr>
          <w:sz w:val="24"/>
          <w:rPrChange w16du:dateUtc="2026-07-07T18:18:00Z" w:author="Author" w:date="2026-07-07T20:18:00Z" w:id="8750">
            <w:rPr>
              <w:rFonts w:ascii="Times New Roman"/>
              <w:color w:val="000000"/>
            </w:rPr>
          </w:rPrChange>
        </w:rPr>
        <w:t>ut</w:t>
      </w:r>
      <w:r w:rsidR="00A96A35" w:rsidRPr="0027638C">
        <w:rPr>
          <w:spacing w:val="-5"/>
          <w:sz w:val="24"/>
          <w:rPrChange w16du:dateUtc="2026-07-07T18:18:00Z" w:author="Author" w:date="2026-07-07T20:18:00Z" w:id="8751">
            <w:rPr>
              <w:rFonts w:ascii="Times New Roman"/>
              <w:color w:val="000000"/>
            </w:rPr>
          </w:rPrChange>
        </w:rPr>
        <w:t xml:space="preserve"> </w:t>
      </w:r>
      <w:r w:rsidR="00A96A35" w:rsidRPr="0027638C">
        <w:rPr>
          <w:sz w:val="24"/>
          <w:rPrChange w16du:dateUtc="2026-07-07T18:18:00Z" w:author="Author" w:date="2026-07-07T20:18:00Z" w:id="8752">
            <w:rPr>
              <w:rFonts w:ascii="Times New Roman"/>
              <w:color w:val="000000"/>
            </w:rPr>
          </w:rPrChange>
        </w:rPr>
        <w:t>labore</w:t>
      </w:r>
      <w:r w:rsidR="00A96A35" w:rsidRPr="0027638C">
        <w:rPr>
          <w:spacing w:val="-5"/>
          <w:sz w:val="24"/>
          <w:rPrChange w16du:dateUtc="2026-07-07T18:18:00Z" w:author="Author" w:date="2026-07-07T20:18:00Z" w:id="8753">
            <w:rPr>
              <w:rFonts w:ascii="Times New Roman"/>
              <w:color w:val="000000"/>
            </w:rPr>
          </w:rPrChange>
        </w:rPr>
        <w:t xml:space="preserve"> </w:t>
      </w:r>
      <w:r w:rsidR="00A96A35" w:rsidRPr="0027638C">
        <w:rPr>
          <w:sz w:val="24"/>
          <w:rPrChange w16du:dateUtc="2026-07-07T18:18:00Z" w:author="Author" w:date="2026-07-07T20:18:00Z" w:id="8754">
            <w:rPr>
              <w:rFonts w:ascii="Times New Roman"/>
              <w:color w:val="000000"/>
            </w:rPr>
          </w:rPrChange>
        </w:rPr>
        <w:t>Et</w:t>
      </w:r>
      <w:r w:rsidR="00A96A35" w:rsidRPr="0027638C">
        <w:rPr>
          <w:spacing w:val="-5"/>
          <w:sz w:val="24"/>
          <w:rPrChange w16du:dateUtc="2026-07-07T18:18:00Z" w:author="Author" w:date="2026-07-07T20:18:00Z" w:id="8755">
            <w:rPr>
              <w:rFonts w:ascii="Times New Roman"/>
              <w:color w:val="000000"/>
            </w:rPr>
          </w:rPrChange>
        </w:rPr>
        <w:t xml:space="preserve"> </w:t>
      </w:r>
      <w:r w:rsidR="00A96A35" w:rsidRPr="0027638C">
        <w:rPr>
          <w:sz w:val="24"/>
          <w:rPrChange w16du:dateUtc="2026-07-07T18:18:00Z" w:author="Author" w:date="2026-07-07T20:18:00Z" w:id="8756">
            <w:rPr>
              <w:rFonts w:ascii="Times New Roman"/>
              <w:color w:val="000000"/>
            </w:rPr>
          </w:rPrChange>
        </w:rPr>
        <w:t>Dolore</w:t>
      </w:r>
      <w:r w:rsidR="00A96A35" w:rsidRPr="0027638C">
        <w:rPr>
          <w:spacing w:val="-5"/>
          <w:sz w:val="24"/>
          <w:rPrChange w16du:dateUtc="2026-07-07T18:18:00Z" w:author="Author" w:date="2026-07-07T20:18:00Z" w:id="8757">
            <w:rPr>
              <w:rFonts w:ascii="Times New Roman"/>
              <w:color w:val="000000"/>
            </w:rPr>
          </w:rPrChange>
        </w:rPr>
        <w:t xml:space="preserve"> </w:t>
      </w:r>
      <w:r w:rsidR="00A96A35" w:rsidRPr="0027638C">
        <w:rPr>
          <w:sz w:val="24"/>
          <w:rPrChange w16du:dateUtc="2026-07-07T18:18:00Z" w:author="Author" w:date="2026-07-07T20:18:00Z" w:id="8758">
            <w:rPr>
              <w:rFonts w:ascii="Times New Roman"/>
              <w:color w:val="000000"/>
            </w:rPr>
          </w:rPrChange>
        </w:rPr>
        <w:t>magna</w:t>
      </w:r>
      <w:r w:rsidR="00A96A35" w:rsidRPr="0027638C">
        <w:rPr>
          <w:spacing w:val="-5"/>
          <w:sz w:val="24"/>
          <w:rPrChange w16du:dateUtc="2026-07-07T18:18:00Z" w:author="Author" w:date="2026-07-07T20:18:00Z" w:id="8759">
            <w:rPr>
              <w:rFonts w:ascii="Times New Roman"/>
              <w:color w:val="000000"/>
            </w:rPr>
          </w:rPrChange>
        </w:rPr>
        <w:t xml:space="preserve"> </w:t>
      </w:r>
      <w:r w:rsidR="00A96A35" w:rsidRPr="0027638C">
        <w:rPr>
          <w:sz w:val="24"/>
          <w:rPrChange w16du:dateUtc="2026-07-07T18:18:00Z" w:author="Author" w:date="2026-07-07T20:18:00Z" w:id="8760">
            <w:rPr>
              <w:rFonts w:ascii="Times New Roman"/>
              <w:color w:val="000000"/>
            </w:rPr>
          </w:rPrChange>
        </w:rPr>
        <w:t>aliqua</w:t>
      </w:r>
      <w:r w:rsidR="00A96A35" w:rsidRPr="0027638C">
        <w:rPr>
          <w:spacing w:val="-5"/>
          <w:sz w:val="24"/>
          <w:rPrChange w16du:dateUtc="2026-07-07T18:18:00Z" w:author="Author" w:date="2026-07-07T20:18:00Z" w:id="8761">
            <w:rPr>
              <w:rFonts w:ascii="Times New Roman"/>
              <w:color w:val="000000"/>
            </w:rPr>
          </w:rPrChange>
        </w:rPr>
        <w:t xml:space="preserve"> </w:t>
      </w:r>
      <w:r w:rsidR="00A96A35" w:rsidRPr="0027638C">
        <w:rPr>
          <w:sz w:val="24"/>
          <w:rPrChange w16du:dateUtc="2026-07-07T18:18:00Z" w:author="Author" w:date="2026-07-07T20:18:00Z" w:id="8762">
            <w:rPr>
              <w:rFonts w:ascii="Times New Roman"/>
              <w:color w:val="000000"/>
            </w:rPr>
          </w:rPrChange>
        </w:rPr>
        <w:t>lorem</w:t>
      </w:r>
      <w:r w:rsidR="00A96A35" w:rsidRPr="0027638C">
        <w:rPr>
          <w:spacing w:val="-5"/>
          <w:sz w:val="24"/>
          <w:rPrChange w16du:dateUtc="2026-07-07T18:18:00Z" w:author="Author" w:date="2026-07-07T20:18:00Z" w:id="8763">
            <w:rPr>
              <w:rFonts w:ascii="Times New Roman"/>
              <w:color w:val="000000"/>
            </w:rPr>
          </w:rPrChange>
        </w:rPr>
        <w:t xml:space="preserve"> </w:t>
      </w:r>
      <w:r w:rsidR="00A96A35" w:rsidRPr="0027638C">
        <w:rPr>
          <w:spacing w:val="-2"/>
          <w:sz w:val="24"/>
          <w:rPrChange w16du:dateUtc="2026-07-07T18:18:00Z" w:author="Author" w:date="2026-07-07T20:18:00Z" w:id="8764">
            <w:rPr>
              <w:rFonts w:ascii="Times New Roman"/>
              <w:color w:val="000000"/>
            </w:rPr>
          </w:rPrChange>
        </w:rPr>
        <w:t>Ipsum.</w:t>
      </w:r>
    </w:p>
    <w:p w14:paraId="5B4C7BC4" w14:textId="77777777" w:rsidP="004C23F4" w:rsidR="004C23F4" w:rsidRDefault="00000000" w:rsidRPr="0027638C">
      <w:pPr>
        <w:pStyle w:val="ListParagraph"/>
        <w:numPr>
          <w:ilvl w:val="0"/>
          <w:numId w:val="5"/>
        </w:numPr>
        <w:rPr>
          <w:sz w:val="24"/>
          <w:rPrChange w16du:dateUtc="2026-07-07T18:18:00Z" w:author="Author" w:date="2026-07-07T20:18:00Z" w:id="8765">
            <w:rPr>
              <w:rFonts w:ascii="Times New Roman"/>
              <w:color w:val="000000"/>
            </w:rPr>
          </w:rPrChange>
        </w:rPr>
        <w:pPrChange w16du:dateUtc="2026-07-07T18:18:00Z" w:author="Author" w:date="2026-07-07T20:18:00Z" w:id="8766">
          <w:pPr>
            <w:spacing w:after="0" w:before="231" w:line="254" w:lineRule="exact"/>
            <w:jc w:val="left"/>
          </w:pPr>
        </w:pPrChange>
      </w:pPr>
      <w:del w16du:dateUtc="2026-07-07T18:18:00Z" w:author="Author" w:date="2026-07-07T20:18:00Z" w:id="8767">
        <w:r>
          <w:rPr>
            <w:color w:val="000000"/>
          </w:rPr>
          <w:delText>6.</w:delText>
        </w:r>
        <w:r>
          <w:rPr>
            <w:color w:val="000000"/>
            <w:spacing w:val="500"/>
          </w:rPr>
          <w:delText xml:space="preserve"> </w:delText>
        </w:r>
      </w:del>
      <w:r w:rsidR="004C23F4" w:rsidRPr="0027638C">
        <w:rPr>
          <w:b/>
          <w:sz w:val="24"/>
          <w:rPrChange w16du:dateUtc="2026-07-07T18:18:00Z" w:author="Author" w:date="2026-07-07T20:18:00Z" w:id="8768">
            <w:rPr>
              <w:rFonts w:ascii="Times New Roman"/>
              <w:color w:val="000000"/>
              <w:spacing w:val="11"/>
            </w:rPr>
          </w:rPrChange>
        </w:rPr>
        <w:t>Dolor</w:t>
      </w:r>
      <w:r w:rsidR="004C23F4" w:rsidRPr="0027638C">
        <w:rPr>
          <w:sz w:val="24"/>
          <w:rPrChange w16du:dateUtc="2026-07-07T18:18:00Z" w:author="Author" w:date="2026-07-07T20:18:00Z" w:id="8769">
            <w:rPr>
              <w:rFonts w:ascii="Times New Roman"/>
              <w:color w:val="000000"/>
              <w:spacing w:val="11"/>
            </w:rPr>
          </w:rPrChange>
        </w:rPr>
        <w:t>.</w:t>
      </w:r>
      <w:r w:rsidR="004C23F4" w:rsidRPr="0027638C">
        <w:rPr>
          <w:sz w:val="24"/>
          <w:rPrChange w16du:dateUtc="2026-07-07T18:18:00Z" w:author="Author" w:date="2026-07-07T20:18:00Z" w:id="8770">
            <w:rPr>
              <w:rFonts w:ascii="Times New Roman"/>
              <w:color w:val="000000"/>
              <w:spacing w:val="1"/>
            </w:rPr>
          </w:rPrChange>
        </w:rPr>
        <w:t xml:space="preserve"> </w:t>
      </w:r>
      <w:r w:rsidR="004C23F4" w:rsidRPr="0027638C">
        <w:rPr>
          <w:sz w:val="24"/>
          <w:rPrChange w16du:dateUtc="2026-07-07T18:18:00Z" w:author="Author" w:date="2026-07-07T20:18:00Z" w:id="8771">
            <w:rPr>
              <w:rFonts w:ascii="Times New Roman"/>
              <w:color w:val="000000"/>
            </w:rPr>
          </w:rPrChange>
        </w:rPr>
        <w:t>Sit</w:t>
      </w:r>
      <w:r w:rsidR="004C23F4" w:rsidRPr="0027638C">
        <w:rPr>
          <w:sz w:val="24"/>
          <w:rPrChange w16du:dateUtc="2026-07-07T18:18:00Z" w:author="Author" w:date="2026-07-07T20:18:00Z" w:id="8772">
            <w:rPr>
              <w:rFonts w:ascii="Times New Roman"/>
              <w:color w:val="000000"/>
              <w:spacing w:val="12"/>
            </w:rPr>
          </w:rPrChange>
        </w:rPr>
        <w:t xml:space="preserve"> </w:t>
      </w:r>
      <w:r w:rsidR="004C23F4" w:rsidRPr="0027638C">
        <w:rPr>
          <w:sz w:val="24"/>
          <w:rPrChange w16du:dateUtc="2026-07-07T18:18:00Z" w:author="Author" w:date="2026-07-07T20:18:00Z" w:id="8773">
            <w:rPr>
              <w:rFonts w:ascii="Times New Roman"/>
              <w:color w:val="000000"/>
            </w:rPr>
          </w:rPrChange>
        </w:rPr>
        <w:t>amet</w:t>
      </w:r>
      <w:r w:rsidR="004C23F4" w:rsidRPr="0027638C">
        <w:rPr>
          <w:sz w:val="24"/>
          <w:rPrChange w16du:dateUtc="2026-07-07T18:18:00Z" w:author="Author" w:date="2026-07-07T20:18:00Z" w:id="8774">
            <w:rPr>
              <w:rFonts w:ascii="Times New Roman"/>
              <w:color w:val="000000"/>
              <w:spacing w:val="12"/>
            </w:rPr>
          </w:rPrChange>
        </w:rPr>
        <w:t xml:space="preserve"> </w:t>
      </w:r>
      <w:r w:rsidR="004C23F4" w:rsidRPr="0027638C">
        <w:rPr>
          <w:sz w:val="24"/>
          <w:rPrChange w16du:dateUtc="2026-07-07T18:18:00Z" w:author="Author" w:date="2026-07-07T20:18:00Z" w:id="8775">
            <w:rPr>
              <w:rFonts w:ascii="Times New Roman"/>
              <w:color w:val="000000"/>
            </w:rPr>
          </w:rPrChange>
        </w:rPr>
        <w:t>consectetur</w:t>
      </w:r>
      <w:r w:rsidR="004C23F4" w:rsidRPr="0027638C">
        <w:rPr>
          <w:sz w:val="24"/>
          <w:rPrChange w16du:dateUtc="2026-07-07T18:18:00Z" w:author="Author" w:date="2026-07-07T20:18:00Z" w:id="8776">
            <w:rPr>
              <w:rFonts w:ascii="Times New Roman"/>
              <w:color w:val="000000"/>
              <w:spacing w:val="12"/>
            </w:rPr>
          </w:rPrChange>
        </w:rPr>
        <w:t xml:space="preserve"> </w:t>
      </w:r>
      <w:r w:rsidR="004C23F4" w:rsidRPr="0027638C">
        <w:rPr>
          <w:sz w:val="24"/>
          <w:rPrChange w16du:dateUtc="2026-07-07T18:18:00Z" w:author="Author" w:date="2026-07-07T20:18:00Z" w:id="8777">
            <w:rPr>
              <w:rFonts w:ascii="Times New Roman"/>
              <w:color w:val="000000"/>
            </w:rPr>
          </w:rPrChange>
        </w:rPr>
        <w:t>adipiscing</w:t>
      </w:r>
      <w:r w:rsidR="004C23F4" w:rsidRPr="0027638C">
        <w:rPr>
          <w:sz w:val="24"/>
          <w:rPrChange w16du:dateUtc="2026-07-07T18:18:00Z" w:author="Author" w:date="2026-07-07T20:18:00Z" w:id="8778">
            <w:rPr>
              <w:rFonts w:ascii="Times New Roman"/>
              <w:color w:val="000000"/>
              <w:spacing w:val="12"/>
            </w:rPr>
          </w:rPrChange>
        </w:rPr>
        <w:t xml:space="preserve"> </w:t>
      </w:r>
      <w:r w:rsidR="004C23F4" w:rsidRPr="0027638C">
        <w:rPr>
          <w:sz w:val="24"/>
          <w:rPrChange w16du:dateUtc="2026-07-07T18:18:00Z" w:author="Author" w:date="2026-07-07T20:18:00Z" w:id="8779">
            <w:rPr>
              <w:rFonts w:ascii="Times New Roman"/>
              <w:color w:val="000000"/>
            </w:rPr>
          </w:rPrChange>
        </w:rPr>
        <w:t>elit</w:t>
      </w:r>
      <w:r w:rsidR="004C23F4" w:rsidRPr="0027638C">
        <w:rPr>
          <w:sz w:val="24"/>
          <w:rPrChange w16du:dateUtc="2026-07-07T18:18:00Z" w:author="Author" w:date="2026-07-07T20:18:00Z" w:id="8780">
            <w:rPr>
              <w:rFonts w:ascii="Times New Roman"/>
              <w:color w:val="000000"/>
              <w:spacing w:val="12"/>
            </w:rPr>
          </w:rPrChange>
        </w:rPr>
        <w:t xml:space="preserve"> </w:t>
      </w:r>
      <w:r w:rsidR="004C23F4" w:rsidRPr="0027638C">
        <w:rPr>
          <w:sz w:val="24"/>
          <w:rPrChange w16du:dateUtc="2026-07-07T18:18:00Z" w:author="Author" w:date="2026-07-07T20:18:00Z" w:id="8781">
            <w:rPr>
              <w:rFonts w:ascii="Times New Roman"/>
              <w:color w:val="000000"/>
            </w:rPr>
          </w:rPrChange>
        </w:rPr>
        <w:t>sed</w:t>
      </w:r>
      <w:r w:rsidR="004C23F4" w:rsidRPr="0027638C">
        <w:rPr>
          <w:sz w:val="24"/>
          <w:rPrChange w16du:dateUtc="2026-07-07T18:18:00Z" w:author="Author" w:date="2026-07-07T20:18:00Z" w:id="8782">
            <w:rPr>
              <w:rFonts w:ascii="Times New Roman"/>
              <w:color w:val="000000"/>
              <w:spacing w:val="12"/>
            </w:rPr>
          </w:rPrChange>
        </w:rPr>
        <w:t xml:space="preserve"> </w:t>
      </w:r>
      <w:r w:rsidR="004C23F4" w:rsidRPr="0027638C">
        <w:rPr>
          <w:sz w:val="24"/>
          <w:rPrChange w16du:dateUtc="2026-07-07T18:18:00Z" w:author="Author" w:date="2026-07-07T20:18:00Z" w:id="8783">
            <w:rPr>
              <w:rFonts w:ascii="Times New Roman"/>
              <w:color w:val="000000"/>
            </w:rPr>
          </w:rPrChange>
        </w:rPr>
        <w:t>Do,</w:t>
      </w:r>
      <w:r w:rsidR="004C23F4" w:rsidRPr="0027638C">
        <w:rPr>
          <w:sz w:val="24"/>
          <w:rPrChange w16du:dateUtc="2026-07-07T18:18:00Z" w:author="Author" w:date="2026-07-07T20:18:00Z" w:id="8784">
            <w:rPr>
              <w:rFonts w:ascii="Times New Roman"/>
              <w:color w:val="000000"/>
              <w:spacing w:val="11"/>
            </w:rPr>
          </w:rPrChange>
        </w:rPr>
        <w:t xml:space="preserve"> </w:t>
      </w:r>
      <w:r w:rsidR="004C23F4" w:rsidRPr="0027638C">
        <w:rPr>
          <w:sz w:val="24"/>
          <w:rPrChange w16du:dateUtc="2026-07-07T18:18:00Z" w:author="Author" w:date="2026-07-07T20:18:00Z" w:id="8785">
            <w:rPr>
              <w:rFonts w:ascii="Times New Roman"/>
              <w:color w:val="000000"/>
            </w:rPr>
          </w:rPrChange>
        </w:rPr>
        <w:t>eiusmod</w:t>
      </w:r>
      <w:r w:rsidR="004C23F4" w:rsidRPr="0027638C">
        <w:rPr>
          <w:sz w:val="24"/>
          <w:rPrChange w16du:dateUtc="2026-07-07T18:18:00Z" w:author="Author" w:date="2026-07-07T20:18:00Z" w:id="8786">
            <w:rPr>
              <w:rFonts w:ascii="Times New Roman"/>
              <w:color w:val="000000"/>
              <w:spacing w:val="12"/>
            </w:rPr>
          </w:rPrChange>
        </w:rPr>
        <w:t xml:space="preserve"> </w:t>
      </w:r>
      <w:r w:rsidR="004C23F4" w:rsidRPr="0027638C">
        <w:rPr>
          <w:sz w:val="24"/>
          <w:rPrChange w16du:dateUtc="2026-07-07T18:18:00Z" w:author="Author" w:date="2026-07-07T20:18:00Z" w:id="8787">
            <w:rPr>
              <w:rFonts w:ascii="Times New Roman"/>
              <w:color w:val="000000"/>
            </w:rPr>
          </w:rPrChange>
        </w:rPr>
        <w:t>tempor</w:t>
      </w:r>
      <w:r w:rsidR="004C23F4" w:rsidRPr="0027638C">
        <w:rPr>
          <w:sz w:val="24"/>
          <w:rPrChange w16du:dateUtc="2026-07-07T18:18:00Z" w:author="Author" w:date="2026-07-07T20:18:00Z" w:id="8788">
            <w:rPr>
              <w:rFonts w:ascii="Times New Roman"/>
              <w:color w:val="000000"/>
              <w:spacing w:val="12"/>
            </w:rPr>
          </w:rPrChange>
        </w:rPr>
        <w:t xml:space="preserve"> </w:t>
      </w:r>
      <w:r w:rsidR="004C23F4" w:rsidRPr="0027638C">
        <w:rPr>
          <w:sz w:val="24"/>
          <w:rPrChange w16du:dateUtc="2026-07-07T18:18:00Z" w:author="Author" w:date="2026-07-07T20:18:00Z" w:id="8789">
            <w:rPr>
              <w:rFonts w:ascii="Times New Roman"/>
              <w:color w:val="000000"/>
            </w:rPr>
          </w:rPrChange>
        </w:rPr>
        <w:t>Incididunt,</w:t>
      </w:r>
      <w:r w:rsidR="004C23F4" w:rsidRPr="0027638C">
        <w:rPr>
          <w:sz w:val="24"/>
          <w:rPrChange w16du:dateUtc="2026-07-07T18:18:00Z" w:author="Author" w:date="2026-07-07T20:18:00Z" w:id="8790">
            <w:rPr>
              <w:rFonts w:ascii="Times New Roman"/>
              <w:color w:val="000000"/>
              <w:spacing w:val="12"/>
            </w:rPr>
          </w:rPrChange>
        </w:rPr>
        <w:t xml:space="preserve"> </w:t>
      </w:r>
      <w:r w:rsidR="004C23F4" w:rsidRPr="0027638C">
        <w:rPr>
          <w:sz w:val="24"/>
          <w:rPrChange w16du:dateUtc="2026-07-07T18:18:00Z" w:author="Author" w:date="2026-07-07T20:18:00Z" w:id="8791">
            <w:rPr>
              <w:rFonts w:ascii="Times New Roman"/>
              <w:color w:val="000000"/>
            </w:rPr>
          </w:rPrChange>
        </w:rPr>
        <w:t>Ut</w:t>
      </w:r>
      <w:r w:rsidR="004C23F4" w:rsidRPr="0027638C">
        <w:rPr>
          <w:sz w:val="24"/>
          <w:rPrChange w16du:dateUtc="2026-07-07T18:18:00Z" w:author="Author" w:date="2026-07-07T20:18:00Z" w:id="8792">
            <w:rPr>
              <w:rFonts w:ascii="Times New Roman"/>
              <w:color w:val="000000"/>
              <w:spacing w:val="12"/>
            </w:rPr>
          </w:rPrChange>
        </w:rPr>
        <w:t xml:space="preserve"> </w:t>
      </w:r>
      <w:r w:rsidR="004C23F4" w:rsidRPr="0027638C">
        <w:rPr>
          <w:sz w:val="24"/>
          <w:rPrChange w16du:dateUtc="2026-07-07T18:18:00Z" w:author="Author" w:date="2026-07-07T20:18:00Z" w:id="8793">
            <w:rPr>
              <w:rFonts w:ascii="Times New Roman"/>
              <w:color w:val="000000"/>
            </w:rPr>
          </w:rPrChange>
        </w:rPr>
        <w:t>labore</w:t>
      </w:r>
      <w:r w:rsidR="004C23F4" w:rsidRPr="0027638C">
        <w:rPr>
          <w:sz w:val="24"/>
          <w:rPrChange w16du:dateUtc="2026-07-07T18:18:00Z" w:author="Author" w:date="2026-07-07T20:18:00Z" w:id="8794">
            <w:rPr>
              <w:rFonts w:ascii="Times New Roman"/>
              <w:color w:val="000000"/>
              <w:spacing w:val="12"/>
            </w:rPr>
          </w:rPrChange>
        </w:rPr>
        <w:t xml:space="preserve"> </w:t>
      </w:r>
      <w:r w:rsidR="004C23F4" w:rsidRPr="0027638C">
        <w:rPr>
          <w:sz w:val="24"/>
          <w:rPrChange w16du:dateUtc="2026-07-07T18:18:00Z" w:author="Author" w:date="2026-07-07T20:18:00Z" w:id="8795">
            <w:rPr>
              <w:rFonts w:ascii="Times New Roman"/>
              <w:color w:val="000000"/>
            </w:rPr>
          </w:rPrChange>
        </w:rPr>
        <w:t>et</w:t>
      </w:r>
      <w:r w:rsidR="004C23F4" w:rsidRPr="0027638C">
        <w:rPr>
          <w:sz w:val="24"/>
          <w:rPrChange w16du:dateUtc="2026-07-07T18:18:00Z" w:author="Author" w:date="2026-07-07T20:18:00Z" w:id="8796">
            <w:rPr>
              <w:rFonts w:ascii="Times New Roman"/>
              <w:color w:val="000000"/>
              <w:spacing w:val="11"/>
            </w:rPr>
          </w:rPrChange>
        </w:rPr>
        <w:t xml:space="preserve"> </w:t>
      </w:r>
      <w:r w:rsidR="004C23F4" w:rsidRPr="0027638C">
        <w:rPr>
          <w:sz w:val="24"/>
          <w:rPrChange w16du:dateUtc="2026-07-07T18:18:00Z" w:author="Author" w:date="2026-07-07T20:18:00Z" w:id="8797">
            <w:rPr>
              <w:rFonts w:ascii="Times New Roman" w:hAnsi="Times New Roman"/>
              <w:color w:val="000000"/>
            </w:rPr>
          </w:rPrChange>
        </w:rPr>
        <w:t>Dolore</w:t>
      </w:r>
      <w:del w16du:dateUtc="2026-07-07T18:18:00Z" w:author="Author" w:date="2026-07-07T20:18:00Z" w:id="8798">
        <w:r>
          <w:rPr>
            <w:color w:val="000000"/>
          </w:rPr>
          <w:cr/>
        </w:r>
      </w:del>
      <w:r w:rsidR="004C23F4" w:rsidRPr="0027638C">
        <w:rPr>
          <w:sz w:val="24"/>
          <w:rPrChange w16du:dateUtc="2026-07-07T18:18:00Z" w:author="Author" w:date="2026-07-07T20:18:00Z" w:id="8799">
            <w:rPr>
              <w:rFonts w:ascii="Times New Roman"/>
              <w:color w:val="000000"/>
              <w:spacing w:val="665"/>
            </w:rPr>
          </w:rPrChange>
        </w:rPr>
        <w:t xml:space="preserve"> </w:t>
      </w:r>
      <w:r w:rsidR="004C23F4" w:rsidRPr="0027638C">
        <w:rPr>
          <w:sz w:val="24"/>
          <w:rPrChange w16du:dateUtc="2026-07-07T18:18:00Z" w:author="Author" w:date="2026-07-07T20:18:00Z" w:id="8800">
            <w:rPr>
              <w:rFonts w:ascii="Times New Roman"/>
              <w:color w:val="000000"/>
            </w:rPr>
          </w:rPrChange>
        </w:rPr>
        <w:t>Magna</w:t>
      </w:r>
      <w:r w:rsidR="004C23F4" w:rsidRPr="0027638C">
        <w:rPr>
          <w:sz w:val="24"/>
          <w:rPrChange w16du:dateUtc="2026-07-07T18:18:00Z" w:author="Author" w:date="2026-07-07T20:18:00Z" w:id="8801">
            <w:rPr>
              <w:rFonts w:ascii="Times New Roman"/>
              <w:color w:val="000000"/>
              <w:spacing w:val="8"/>
            </w:rPr>
          </w:rPrChange>
        </w:rPr>
        <w:t xml:space="preserve"> </w:t>
      </w:r>
      <w:r w:rsidR="004C23F4" w:rsidRPr="0027638C">
        <w:rPr>
          <w:sz w:val="24"/>
          <w:rPrChange w16du:dateUtc="2026-07-07T18:18:00Z" w:author="Author" w:date="2026-07-07T20:18:00Z" w:id="8802">
            <w:rPr>
              <w:rFonts w:ascii="Times New Roman"/>
              <w:color w:val="000000"/>
            </w:rPr>
          </w:rPrChange>
        </w:rPr>
        <w:t>aliqua</w:t>
      </w:r>
      <w:r w:rsidR="004C23F4" w:rsidRPr="0027638C">
        <w:rPr>
          <w:sz w:val="24"/>
          <w:rPrChange w16du:dateUtc="2026-07-07T18:18:00Z" w:author="Author" w:date="2026-07-07T20:18:00Z" w:id="8803">
            <w:rPr>
              <w:rFonts w:ascii="Times New Roman"/>
              <w:color w:val="000000"/>
              <w:spacing w:val="8"/>
            </w:rPr>
          </w:rPrChange>
        </w:rPr>
        <w:t xml:space="preserve"> </w:t>
      </w:r>
      <w:r w:rsidR="004C23F4" w:rsidRPr="0027638C">
        <w:rPr>
          <w:sz w:val="24"/>
          <w:rPrChange w16du:dateUtc="2026-07-07T18:18:00Z" w:author="Author" w:date="2026-07-07T20:18:00Z" w:id="8804">
            <w:rPr>
              <w:rFonts w:ascii="Times New Roman"/>
              <w:color w:val="000000"/>
            </w:rPr>
          </w:rPrChange>
        </w:rPr>
        <w:t>lorem</w:t>
      </w:r>
      <w:r w:rsidR="004C23F4" w:rsidRPr="0027638C">
        <w:rPr>
          <w:sz w:val="24"/>
          <w:rPrChange w16du:dateUtc="2026-07-07T18:18:00Z" w:author="Author" w:date="2026-07-07T20:18:00Z" w:id="8805">
            <w:rPr>
              <w:rFonts w:ascii="Times New Roman"/>
              <w:color w:val="000000"/>
              <w:spacing w:val="8"/>
            </w:rPr>
          </w:rPrChange>
        </w:rPr>
        <w:t xml:space="preserve"> </w:t>
      </w:r>
      <w:r w:rsidR="004C23F4" w:rsidRPr="0027638C">
        <w:rPr>
          <w:sz w:val="24"/>
          <w:rPrChange w16du:dateUtc="2026-07-07T18:18:00Z" w:author="Author" w:date="2026-07-07T20:18:00Z" w:id="8806">
            <w:rPr>
              <w:rFonts w:ascii="Times New Roman"/>
              <w:color w:val="000000"/>
            </w:rPr>
          </w:rPrChange>
        </w:rPr>
        <w:t>ipsum</w:t>
      </w:r>
      <w:r w:rsidR="004C23F4" w:rsidRPr="0027638C">
        <w:rPr>
          <w:sz w:val="24"/>
          <w:rPrChange w16du:dateUtc="2026-07-07T18:18:00Z" w:author="Author" w:date="2026-07-07T20:18:00Z" w:id="8807">
            <w:rPr>
              <w:rFonts w:ascii="Times New Roman"/>
              <w:color w:val="000000"/>
              <w:spacing w:val="8"/>
            </w:rPr>
          </w:rPrChange>
        </w:rPr>
        <w:t xml:space="preserve"> </w:t>
      </w:r>
      <w:r w:rsidR="004C23F4" w:rsidRPr="0027638C">
        <w:rPr>
          <w:sz w:val="24"/>
          <w:rPrChange w16du:dateUtc="2026-07-07T18:18:00Z" w:author="Author" w:date="2026-07-07T20:18:00Z" w:id="8808">
            <w:rPr>
              <w:rFonts w:ascii="Times New Roman"/>
              <w:color w:val="000000"/>
            </w:rPr>
          </w:rPrChange>
        </w:rPr>
        <w:t>dolor</w:t>
      </w:r>
      <w:r w:rsidR="004C23F4" w:rsidRPr="0027638C">
        <w:rPr>
          <w:sz w:val="24"/>
          <w:rPrChange w16du:dateUtc="2026-07-07T18:18:00Z" w:author="Author" w:date="2026-07-07T20:18:00Z" w:id="8809">
            <w:rPr>
              <w:rFonts w:ascii="Times New Roman"/>
              <w:color w:val="000000"/>
              <w:spacing w:val="8"/>
            </w:rPr>
          </w:rPrChange>
        </w:rPr>
        <w:t xml:space="preserve"> </w:t>
      </w:r>
      <w:r w:rsidR="004C23F4" w:rsidRPr="0027638C">
        <w:rPr>
          <w:sz w:val="24"/>
          <w:rPrChange w16du:dateUtc="2026-07-07T18:18:00Z" w:author="Author" w:date="2026-07-07T20:18:00Z" w:id="8810">
            <w:rPr>
              <w:rFonts w:ascii="Times New Roman"/>
              <w:color w:val="000000"/>
            </w:rPr>
          </w:rPrChange>
        </w:rPr>
        <w:t>sit</w:t>
      </w:r>
      <w:r w:rsidR="004C23F4" w:rsidRPr="0027638C">
        <w:rPr>
          <w:sz w:val="24"/>
          <w:rPrChange w16du:dateUtc="2026-07-07T18:18:00Z" w:author="Author" w:date="2026-07-07T20:18:00Z" w:id="8811">
            <w:rPr>
              <w:rFonts w:ascii="Times New Roman"/>
              <w:color w:val="000000"/>
              <w:spacing w:val="8"/>
            </w:rPr>
          </w:rPrChange>
        </w:rPr>
        <w:t xml:space="preserve"> </w:t>
      </w:r>
      <w:r w:rsidR="004C23F4" w:rsidRPr="0027638C">
        <w:rPr>
          <w:sz w:val="24"/>
          <w:rPrChange w16du:dateUtc="2026-07-07T18:18:00Z" w:author="Author" w:date="2026-07-07T20:18:00Z" w:id="8812">
            <w:rPr>
              <w:rFonts w:ascii="Times New Roman"/>
              <w:color w:val="000000"/>
            </w:rPr>
          </w:rPrChange>
        </w:rPr>
        <w:t>Amet</w:t>
      </w:r>
      <w:r w:rsidR="004C23F4" w:rsidRPr="0027638C">
        <w:rPr>
          <w:sz w:val="24"/>
          <w:rPrChange w16du:dateUtc="2026-07-07T18:18:00Z" w:author="Author" w:date="2026-07-07T20:18:00Z" w:id="8813">
            <w:rPr>
              <w:rFonts w:ascii="Times New Roman"/>
              <w:color w:val="000000"/>
              <w:spacing w:val="8"/>
            </w:rPr>
          </w:rPrChange>
        </w:rPr>
        <w:t xml:space="preserve"> </w:t>
      </w:r>
      <w:r w:rsidR="004C23F4" w:rsidRPr="0027638C">
        <w:rPr>
          <w:sz w:val="24"/>
          <w:rPrChange w16du:dateUtc="2026-07-07T18:18:00Z" w:author="Author" w:date="2026-07-07T20:18:00Z" w:id="8814">
            <w:rPr>
              <w:rFonts w:ascii="Times New Roman"/>
              <w:color w:val="000000"/>
            </w:rPr>
          </w:rPrChange>
        </w:rPr>
        <w:t>CONSECTETUR</w:t>
      </w:r>
      <w:r w:rsidR="004C23F4" w:rsidRPr="0027638C">
        <w:rPr>
          <w:sz w:val="24"/>
          <w:rPrChange w16du:dateUtc="2026-07-07T18:18:00Z" w:author="Author" w:date="2026-07-07T20:18:00Z" w:id="8815">
            <w:rPr>
              <w:rFonts w:ascii="Times New Roman"/>
              <w:color w:val="000000"/>
              <w:spacing w:val="8"/>
            </w:rPr>
          </w:rPrChange>
        </w:rPr>
        <w:t xml:space="preserve"> </w:t>
      </w:r>
      <w:r w:rsidR="004C23F4" w:rsidRPr="0027638C">
        <w:rPr>
          <w:sz w:val="24"/>
          <w:rPrChange w16du:dateUtc="2026-07-07T18:18:00Z" w:author="Author" w:date="2026-07-07T20:18:00Z" w:id="8816">
            <w:rPr>
              <w:rFonts w:ascii="Times New Roman"/>
              <w:color w:val="000000"/>
            </w:rPr>
          </w:rPrChange>
        </w:rPr>
        <w:t>adipiscing</w:t>
      </w:r>
      <w:r w:rsidR="004C23F4" w:rsidRPr="0027638C">
        <w:rPr>
          <w:sz w:val="24"/>
          <w:rPrChange w16du:dateUtc="2026-07-07T18:18:00Z" w:author="Author" w:date="2026-07-07T20:18:00Z" w:id="8817">
            <w:rPr>
              <w:rFonts w:ascii="Times New Roman"/>
              <w:color w:val="000000"/>
              <w:spacing w:val="8"/>
            </w:rPr>
          </w:rPrChange>
        </w:rPr>
        <w:t xml:space="preserve"> </w:t>
      </w:r>
      <w:r w:rsidR="004C23F4" w:rsidRPr="0027638C">
        <w:rPr>
          <w:sz w:val="24"/>
          <w:rPrChange w16du:dateUtc="2026-07-07T18:18:00Z" w:author="Author" w:date="2026-07-07T20:18:00Z" w:id="8818">
            <w:rPr>
              <w:rFonts w:ascii="Times New Roman"/>
              <w:color w:val="000000"/>
            </w:rPr>
          </w:rPrChange>
        </w:rPr>
        <w:t>elit.</w:t>
      </w:r>
      <w:r w:rsidR="004C23F4" w:rsidRPr="0027638C">
        <w:rPr>
          <w:sz w:val="24"/>
          <w:rPrChange w16du:dateUtc="2026-07-07T18:18:00Z" w:author="Author" w:date="2026-07-07T20:18:00Z" w:id="8819">
            <w:rPr>
              <w:rFonts w:ascii="Times New Roman"/>
              <w:color w:val="000000"/>
              <w:spacing w:val="8"/>
            </w:rPr>
          </w:rPrChange>
        </w:rPr>
        <w:t xml:space="preserve"> </w:t>
      </w:r>
      <w:r w:rsidR="004C23F4" w:rsidRPr="0027638C">
        <w:rPr>
          <w:sz w:val="24"/>
          <w:rPrChange w16du:dateUtc="2026-07-07T18:18:00Z" w:author="Author" w:date="2026-07-07T20:18:00Z" w:id="8820">
            <w:rPr>
              <w:rFonts w:ascii="Times New Roman"/>
              <w:color w:val="000000"/>
            </w:rPr>
          </w:rPrChange>
        </w:rPr>
        <w:t>Sed</w:t>
      </w:r>
      <w:r w:rsidR="004C23F4" w:rsidRPr="0027638C">
        <w:rPr>
          <w:sz w:val="24"/>
          <w:rPrChange w16du:dateUtc="2026-07-07T18:18:00Z" w:author="Author" w:date="2026-07-07T20:18:00Z" w:id="8821">
            <w:rPr>
              <w:rFonts w:ascii="Times New Roman"/>
              <w:color w:val="000000"/>
              <w:spacing w:val="8"/>
            </w:rPr>
          </w:rPrChange>
        </w:rPr>
        <w:t xml:space="preserve"> </w:t>
      </w:r>
      <w:r w:rsidR="004C23F4" w:rsidRPr="0027638C">
        <w:rPr>
          <w:sz w:val="24"/>
          <w:rPrChange w16du:dateUtc="2026-07-07T18:18:00Z" w:author="Author" w:date="2026-07-07T20:18:00Z" w:id="8822">
            <w:rPr>
              <w:rFonts w:ascii="Times New Roman"/>
              <w:color w:val="000000"/>
            </w:rPr>
          </w:rPrChange>
        </w:rPr>
        <w:t>Do</w:t>
      </w:r>
      <w:r w:rsidR="004C23F4" w:rsidRPr="0027638C">
        <w:rPr>
          <w:sz w:val="24"/>
          <w:rPrChange w16du:dateUtc="2026-07-07T18:18:00Z" w:author="Author" w:date="2026-07-07T20:18:00Z" w:id="8823">
            <w:rPr>
              <w:rFonts w:ascii="Times New Roman"/>
              <w:color w:val="000000"/>
              <w:spacing w:val="8"/>
            </w:rPr>
          </w:rPrChange>
        </w:rPr>
        <w:t xml:space="preserve"> </w:t>
      </w:r>
      <w:r w:rsidR="004C23F4" w:rsidRPr="0027638C">
        <w:rPr>
          <w:sz w:val="24"/>
          <w:rPrChange w16du:dateUtc="2026-07-07T18:18:00Z" w:author="Author" w:date="2026-07-07T20:18:00Z" w:id="8824">
            <w:rPr>
              <w:rFonts w:ascii="Times New Roman"/>
              <w:color w:val="000000"/>
            </w:rPr>
          </w:rPrChange>
        </w:rPr>
        <w:t>Eiusmod</w:t>
      </w:r>
      <w:r w:rsidR="004C23F4" w:rsidRPr="0027638C">
        <w:rPr>
          <w:sz w:val="24"/>
          <w:rPrChange w16du:dateUtc="2026-07-07T18:18:00Z" w:author="Author" w:date="2026-07-07T20:18:00Z" w:id="8825">
            <w:rPr>
              <w:rFonts w:ascii="Times New Roman"/>
              <w:color w:val="000000"/>
              <w:spacing w:val="8"/>
            </w:rPr>
          </w:rPrChange>
        </w:rPr>
        <w:t xml:space="preserve"> </w:t>
      </w:r>
      <w:r w:rsidR="004C23F4" w:rsidRPr="0027638C">
        <w:rPr>
          <w:sz w:val="24"/>
          <w:rPrChange w16du:dateUtc="2026-07-07T18:18:00Z" w:author="Author" w:date="2026-07-07T20:18:00Z" w:id="8826">
            <w:rPr>
              <w:rFonts w:ascii="Times New Roman"/>
              <w:color w:val="000000"/>
            </w:rPr>
          </w:rPrChange>
        </w:rPr>
        <w:t>tempor</w:t>
      </w:r>
      <w:r w:rsidR="004C23F4" w:rsidRPr="0027638C">
        <w:rPr>
          <w:sz w:val="24"/>
          <w:rPrChange w16du:dateUtc="2026-07-07T18:18:00Z" w:author="Author" w:date="2026-07-07T20:18:00Z" w:id="8827">
            <w:rPr>
              <w:rFonts w:ascii="Times New Roman"/>
              <w:color w:val="000000"/>
              <w:spacing w:val="8"/>
            </w:rPr>
          </w:rPrChange>
        </w:rPr>
        <w:t xml:space="preserve"> </w:t>
      </w:r>
      <w:r w:rsidR="004C23F4" w:rsidRPr="0027638C">
        <w:rPr>
          <w:sz w:val="24"/>
          <w:rPrChange w16du:dateUtc="2026-07-07T18:18:00Z" w:author="Author" w:date="2026-07-07T20:18:00Z" w:id="8828">
            <w:rPr>
              <w:rFonts w:ascii="Times New Roman" w:hAnsi="Times New Roman"/>
              <w:color w:val="000000"/>
            </w:rPr>
          </w:rPrChange>
        </w:rPr>
        <w:t>incididunt</w:t>
      </w:r>
      <w:del w16du:dateUtc="2026-07-07T18:18:00Z" w:author="Author" w:date="2026-07-07T20:18:00Z" w:id="8829">
        <w:r>
          <w:rPr>
            <w:color w:val="000000"/>
          </w:rPr>
          <w:cr/>
        </w:r>
      </w:del>
      <w:r w:rsidR="004C23F4" w:rsidRPr="0027638C">
        <w:rPr>
          <w:sz w:val="24"/>
          <w:rPrChange w16du:dateUtc="2026-07-07T18:18:00Z" w:author="Author" w:date="2026-07-07T20:18:00Z" w:id="8830">
            <w:rPr>
              <w:rFonts w:ascii="Times New Roman"/>
              <w:color w:val="000000"/>
              <w:spacing w:val="665"/>
            </w:rPr>
          </w:rPrChange>
        </w:rPr>
        <w:t xml:space="preserve"> </w:t>
      </w:r>
      <w:r w:rsidR="004C23F4" w:rsidRPr="0027638C">
        <w:rPr>
          <w:sz w:val="24"/>
          <w:rPrChange w16du:dateUtc="2026-07-07T18:18:00Z" w:author="Author" w:date="2026-07-07T20:18:00Z" w:id="8831">
            <w:rPr>
              <w:rFonts w:ascii="Times New Roman"/>
              <w:color w:val="000000"/>
            </w:rPr>
          </w:rPrChange>
        </w:rPr>
        <w:t>ut</w:t>
      </w:r>
      <w:r w:rsidR="004C23F4" w:rsidRPr="0027638C">
        <w:rPr>
          <w:sz w:val="24"/>
          <w:rPrChange w16du:dateUtc="2026-07-07T18:18:00Z" w:author="Author" w:date="2026-07-07T20:18:00Z" w:id="8832">
            <w:rPr>
              <w:rFonts w:ascii="Times New Roman"/>
              <w:color w:val="000000"/>
              <w:spacing w:val="9"/>
            </w:rPr>
          </w:rPrChange>
        </w:rPr>
        <w:t xml:space="preserve"> </w:t>
      </w:r>
      <w:r w:rsidR="004C23F4" w:rsidRPr="0027638C">
        <w:rPr>
          <w:sz w:val="24"/>
          <w:rPrChange w16du:dateUtc="2026-07-07T18:18:00Z" w:author="Author" w:date="2026-07-07T20:18:00Z" w:id="8833">
            <w:rPr>
              <w:rFonts w:ascii="Times New Roman"/>
              <w:color w:val="000000"/>
            </w:rPr>
          </w:rPrChange>
        </w:rPr>
        <w:t>labore</w:t>
      </w:r>
      <w:r w:rsidR="004C23F4" w:rsidRPr="0027638C">
        <w:rPr>
          <w:sz w:val="24"/>
          <w:rPrChange w16du:dateUtc="2026-07-07T18:18:00Z" w:author="Author" w:date="2026-07-07T20:18:00Z" w:id="8834">
            <w:rPr>
              <w:rFonts w:ascii="Times New Roman"/>
              <w:color w:val="000000"/>
              <w:spacing w:val="9"/>
            </w:rPr>
          </w:rPrChange>
        </w:rPr>
        <w:t xml:space="preserve"> </w:t>
      </w:r>
      <w:r w:rsidR="004C23F4" w:rsidRPr="0027638C">
        <w:rPr>
          <w:sz w:val="24"/>
          <w:rPrChange w16du:dateUtc="2026-07-07T18:18:00Z" w:author="Author" w:date="2026-07-07T20:18:00Z" w:id="8835">
            <w:rPr>
              <w:rFonts w:ascii="Times New Roman"/>
              <w:color w:val="000000"/>
            </w:rPr>
          </w:rPrChange>
        </w:rPr>
        <w:t>Et,</w:t>
      </w:r>
      <w:r w:rsidR="004C23F4" w:rsidRPr="0027638C">
        <w:rPr>
          <w:sz w:val="24"/>
          <w:rPrChange w16du:dateUtc="2026-07-07T18:18:00Z" w:author="Author" w:date="2026-07-07T20:18:00Z" w:id="8836">
            <w:rPr>
              <w:rFonts w:ascii="Times New Roman"/>
              <w:color w:val="000000"/>
              <w:spacing w:val="9"/>
            </w:rPr>
          </w:rPrChange>
        </w:rPr>
        <w:t xml:space="preserve"> </w:t>
      </w:r>
      <w:r w:rsidR="004C23F4" w:rsidRPr="0027638C">
        <w:rPr>
          <w:sz w:val="24"/>
          <w:rPrChange w16du:dateUtc="2026-07-07T18:18:00Z" w:author="Author" w:date="2026-07-07T20:18:00Z" w:id="8837">
            <w:rPr>
              <w:rFonts w:ascii="Times New Roman"/>
              <w:color w:val="000000"/>
            </w:rPr>
          </w:rPrChange>
        </w:rPr>
        <w:t>dolore</w:t>
      </w:r>
      <w:r w:rsidR="004C23F4" w:rsidRPr="0027638C">
        <w:rPr>
          <w:sz w:val="24"/>
          <w:rPrChange w16du:dateUtc="2026-07-07T18:18:00Z" w:author="Author" w:date="2026-07-07T20:18:00Z" w:id="8838">
            <w:rPr>
              <w:rFonts w:ascii="Times New Roman"/>
              <w:color w:val="000000"/>
              <w:spacing w:val="9"/>
            </w:rPr>
          </w:rPrChange>
        </w:rPr>
        <w:t xml:space="preserve"> </w:t>
      </w:r>
      <w:r w:rsidR="004C23F4" w:rsidRPr="0027638C">
        <w:rPr>
          <w:sz w:val="24"/>
          <w:rPrChange w16du:dateUtc="2026-07-07T18:18:00Z" w:author="Author" w:date="2026-07-07T20:18:00Z" w:id="8839">
            <w:rPr>
              <w:rFonts w:ascii="Times New Roman"/>
              <w:color w:val="000000"/>
            </w:rPr>
          </w:rPrChange>
        </w:rPr>
        <w:t>Magna</w:t>
      </w:r>
      <w:r w:rsidR="004C23F4" w:rsidRPr="0027638C">
        <w:rPr>
          <w:sz w:val="24"/>
          <w:rPrChange w16du:dateUtc="2026-07-07T18:18:00Z" w:author="Author" w:date="2026-07-07T20:18:00Z" w:id="8840">
            <w:rPr>
              <w:rFonts w:ascii="Times New Roman"/>
              <w:color w:val="000000"/>
              <w:spacing w:val="9"/>
            </w:rPr>
          </w:rPrChange>
        </w:rPr>
        <w:t xml:space="preserve"> </w:t>
      </w:r>
      <w:r w:rsidR="004C23F4" w:rsidRPr="0027638C">
        <w:rPr>
          <w:sz w:val="24"/>
          <w:rPrChange w16du:dateUtc="2026-07-07T18:18:00Z" w:author="Author" w:date="2026-07-07T20:18:00Z" w:id="8841">
            <w:rPr>
              <w:rFonts w:ascii="Times New Roman"/>
              <w:color w:val="000000"/>
            </w:rPr>
          </w:rPrChange>
        </w:rPr>
        <w:t>aliqua</w:t>
      </w:r>
      <w:r w:rsidR="004C23F4" w:rsidRPr="0027638C">
        <w:rPr>
          <w:sz w:val="24"/>
          <w:rPrChange w16du:dateUtc="2026-07-07T18:18:00Z" w:author="Author" w:date="2026-07-07T20:18:00Z" w:id="8842">
            <w:rPr>
              <w:rFonts w:ascii="Times New Roman"/>
              <w:color w:val="000000"/>
              <w:spacing w:val="9"/>
            </w:rPr>
          </w:rPrChange>
        </w:rPr>
        <w:t xml:space="preserve"> </w:t>
      </w:r>
      <w:r w:rsidR="004C23F4" w:rsidRPr="0027638C">
        <w:rPr>
          <w:sz w:val="24"/>
          <w:rPrChange w16du:dateUtc="2026-07-07T18:18:00Z" w:author="Author" w:date="2026-07-07T20:18:00Z" w:id="8843">
            <w:rPr>
              <w:rFonts w:ascii="Times New Roman"/>
              <w:color w:val="000000"/>
            </w:rPr>
          </w:rPrChange>
        </w:rPr>
        <w:t>lorem</w:t>
      </w:r>
      <w:r w:rsidR="004C23F4" w:rsidRPr="0027638C">
        <w:rPr>
          <w:sz w:val="24"/>
          <w:rPrChange w16du:dateUtc="2026-07-07T18:18:00Z" w:author="Author" w:date="2026-07-07T20:18:00Z" w:id="8844">
            <w:rPr>
              <w:rFonts w:ascii="Times New Roman"/>
              <w:color w:val="000000"/>
              <w:spacing w:val="9"/>
            </w:rPr>
          </w:rPrChange>
        </w:rPr>
        <w:t xml:space="preserve"> </w:t>
      </w:r>
      <w:r w:rsidR="004C23F4" w:rsidRPr="0027638C">
        <w:rPr>
          <w:sz w:val="24"/>
          <w:rPrChange w16du:dateUtc="2026-07-07T18:18:00Z" w:author="Author" w:date="2026-07-07T20:18:00Z" w:id="8845">
            <w:rPr>
              <w:rFonts w:ascii="Times New Roman"/>
              <w:color w:val="000000"/>
            </w:rPr>
          </w:rPrChange>
        </w:rPr>
        <w:t>ipsum</w:t>
      </w:r>
      <w:r w:rsidR="004C23F4" w:rsidRPr="0027638C">
        <w:rPr>
          <w:sz w:val="24"/>
          <w:rPrChange w16du:dateUtc="2026-07-07T18:18:00Z" w:author="Author" w:date="2026-07-07T20:18:00Z" w:id="8846">
            <w:rPr>
              <w:rFonts w:ascii="Times New Roman"/>
              <w:color w:val="000000"/>
              <w:spacing w:val="9"/>
            </w:rPr>
          </w:rPrChange>
        </w:rPr>
        <w:t xml:space="preserve"> </w:t>
      </w:r>
      <w:r w:rsidR="004C23F4" w:rsidRPr="0027638C">
        <w:rPr>
          <w:sz w:val="24"/>
          <w:rPrChange w16du:dateUtc="2026-07-07T18:18:00Z" w:author="Author" w:date="2026-07-07T20:18:00Z" w:id="8847">
            <w:rPr>
              <w:rFonts w:ascii="Times New Roman"/>
              <w:color w:val="000000"/>
            </w:rPr>
          </w:rPrChange>
        </w:rPr>
        <w:t>dolor</w:t>
      </w:r>
      <w:r w:rsidR="004C23F4" w:rsidRPr="0027638C">
        <w:rPr>
          <w:sz w:val="24"/>
          <w:rPrChange w16du:dateUtc="2026-07-07T18:18:00Z" w:author="Author" w:date="2026-07-07T20:18:00Z" w:id="8848">
            <w:rPr>
              <w:rFonts w:ascii="Times New Roman"/>
              <w:color w:val="000000"/>
              <w:spacing w:val="9"/>
            </w:rPr>
          </w:rPrChange>
        </w:rPr>
        <w:t xml:space="preserve"> </w:t>
      </w:r>
      <w:r w:rsidR="004C23F4" w:rsidRPr="0027638C">
        <w:rPr>
          <w:sz w:val="24"/>
          <w:rPrChange w16du:dateUtc="2026-07-07T18:18:00Z" w:author="Author" w:date="2026-07-07T20:18:00Z" w:id="8849">
            <w:rPr>
              <w:rFonts w:ascii="Times New Roman"/>
              <w:color w:val="000000"/>
            </w:rPr>
          </w:rPrChange>
        </w:rPr>
        <w:t>sit</w:t>
      </w:r>
      <w:r w:rsidR="004C23F4" w:rsidRPr="0027638C">
        <w:rPr>
          <w:sz w:val="24"/>
          <w:rPrChange w16du:dateUtc="2026-07-07T18:18:00Z" w:author="Author" w:date="2026-07-07T20:18:00Z" w:id="8850">
            <w:rPr>
              <w:rFonts w:ascii="Times New Roman"/>
              <w:color w:val="000000"/>
              <w:spacing w:val="12"/>
            </w:rPr>
          </w:rPrChange>
        </w:rPr>
        <w:t xml:space="preserve"> </w:t>
      </w:r>
      <w:r w:rsidR="004C23F4" w:rsidRPr="0027638C">
        <w:rPr>
          <w:sz w:val="24"/>
          <w:rPrChange w16du:dateUtc="2026-07-07T18:18:00Z" w:author="Author" w:date="2026-07-07T20:18:00Z" w:id="8851">
            <w:rPr>
              <w:rFonts w:ascii="Times New Roman"/>
              <w:color w:val="000000"/>
            </w:rPr>
          </w:rPrChange>
        </w:rPr>
        <w:t>amet,</w:t>
      </w:r>
      <w:r w:rsidR="004C23F4" w:rsidRPr="0027638C">
        <w:rPr>
          <w:sz w:val="24"/>
          <w:rPrChange w16du:dateUtc="2026-07-07T18:18:00Z" w:author="Author" w:date="2026-07-07T20:18:00Z" w:id="8852">
            <w:rPr>
              <w:rFonts w:ascii="Times New Roman"/>
              <w:color w:val="000000"/>
              <w:spacing w:val="9"/>
            </w:rPr>
          </w:rPrChange>
        </w:rPr>
        <w:t xml:space="preserve"> </w:t>
      </w:r>
      <w:r w:rsidR="004C23F4" w:rsidRPr="0027638C">
        <w:rPr>
          <w:sz w:val="24"/>
          <w:rPrChange w16du:dateUtc="2026-07-07T18:18:00Z" w:author="Author" w:date="2026-07-07T20:18:00Z" w:id="8853">
            <w:rPr>
              <w:rFonts w:ascii="Times New Roman"/>
              <w:color w:val="000000"/>
            </w:rPr>
          </w:rPrChange>
        </w:rPr>
        <w:t>consectetur,</w:t>
      </w:r>
      <w:r w:rsidR="004C23F4" w:rsidRPr="0027638C">
        <w:rPr>
          <w:sz w:val="24"/>
          <w:rPrChange w16du:dateUtc="2026-07-07T18:18:00Z" w:author="Author" w:date="2026-07-07T20:18:00Z" w:id="8854">
            <w:rPr>
              <w:rFonts w:ascii="Times New Roman"/>
              <w:color w:val="000000"/>
              <w:spacing w:val="9"/>
            </w:rPr>
          </w:rPrChange>
        </w:rPr>
        <w:t xml:space="preserve"> </w:t>
      </w:r>
      <w:r w:rsidR="004C23F4" w:rsidRPr="0027638C">
        <w:rPr>
          <w:sz w:val="24"/>
          <w:rPrChange w16du:dateUtc="2026-07-07T18:18:00Z" w:author="Author" w:date="2026-07-07T20:18:00Z" w:id="8855">
            <w:rPr>
              <w:rFonts w:ascii="Times New Roman"/>
              <w:color w:val="000000"/>
            </w:rPr>
          </w:rPrChange>
        </w:rPr>
        <w:t>adipiscing</w:t>
      </w:r>
      <w:r w:rsidR="004C23F4" w:rsidRPr="0027638C">
        <w:rPr>
          <w:sz w:val="24"/>
          <w:rPrChange w16du:dateUtc="2026-07-07T18:18:00Z" w:author="Author" w:date="2026-07-07T20:18:00Z" w:id="8856">
            <w:rPr>
              <w:rFonts w:ascii="Times New Roman"/>
              <w:color w:val="000000"/>
              <w:spacing w:val="9"/>
            </w:rPr>
          </w:rPrChange>
        </w:rPr>
        <w:t xml:space="preserve"> </w:t>
      </w:r>
      <w:r w:rsidR="004C23F4" w:rsidRPr="0027638C">
        <w:rPr>
          <w:sz w:val="24"/>
          <w:rPrChange w16du:dateUtc="2026-07-07T18:18:00Z" w:author="Author" w:date="2026-07-07T20:18:00Z" w:id="8857">
            <w:rPr>
              <w:rFonts w:ascii="Times New Roman"/>
              <w:color w:val="000000"/>
            </w:rPr>
          </w:rPrChange>
        </w:rPr>
        <w:t>elit</w:t>
      </w:r>
      <w:r w:rsidR="004C23F4" w:rsidRPr="0027638C">
        <w:rPr>
          <w:sz w:val="24"/>
          <w:rPrChange w16du:dateUtc="2026-07-07T18:18:00Z" w:author="Author" w:date="2026-07-07T20:18:00Z" w:id="8858">
            <w:rPr>
              <w:rFonts w:ascii="Times New Roman"/>
              <w:color w:val="000000"/>
              <w:spacing w:val="9"/>
            </w:rPr>
          </w:rPrChange>
        </w:rPr>
        <w:t xml:space="preserve"> </w:t>
      </w:r>
      <w:r w:rsidR="004C23F4" w:rsidRPr="0027638C">
        <w:rPr>
          <w:sz w:val="24"/>
          <w:rPrChange w16du:dateUtc="2026-07-07T18:18:00Z" w:author="Author" w:date="2026-07-07T20:18:00Z" w:id="8859">
            <w:rPr>
              <w:rFonts w:ascii="Times New Roman"/>
              <w:color w:val="000000"/>
            </w:rPr>
          </w:rPrChange>
        </w:rPr>
        <w:t>sed</w:t>
      </w:r>
      <w:r w:rsidR="004C23F4" w:rsidRPr="0027638C">
        <w:rPr>
          <w:sz w:val="24"/>
          <w:rPrChange w16du:dateUtc="2026-07-07T18:18:00Z" w:author="Author" w:date="2026-07-07T20:18:00Z" w:id="8860">
            <w:rPr>
              <w:rFonts w:ascii="Times New Roman"/>
              <w:color w:val="000000"/>
              <w:spacing w:val="8"/>
            </w:rPr>
          </w:rPrChange>
        </w:rPr>
        <w:t xml:space="preserve"> </w:t>
      </w:r>
      <w:r w:rsidR="004C23F4" w:rsidRPr="0027638C">
        <w:rPr>
          <w:sz w:val="24"/>
          <w:rPrChange w16du:dateUtc="2026-07-07T18:18:00Z" w:author="Author" w:date="2026-07-07T20:18:00Z" w:id="8861">
            <w:rPr>
              <w:rFonts w:ascii="Times New Roman"/>
              <w:color w:val="000000"/>
            </w:rPr>
          </w:rPrChange>
        </w:rPr>
        <w:t>do</w:t>
      </w:r>
      <w:r w:rsidR="004C23F4" w:rsidRPr="0027638C">
        <w:rPr>
          <w:sz w:val="24"/>
          <w:rPrChange w16du:dateUtc="2026-07-07T18:18:00Z" w:author="Author" w:date="2026-07-07T20:18:00Z" w:id="8862">
            <w:rPr>
              <w:rFonts w:ascii="Times New Roman"/>
              <w:color w:val="000000"/>
              <w:spacing w:val="9"/>
            </w:rPr>
          </w:rPrChange>
        </w:rPr>
        <w:t xml:space="preserve"> </w:t>
      </w:r>
      <w:r w:rsidR="004C23F4" w:rsidRPr="0027638C">
        <w:rPr>
          <w:sz w:val="24"/>
          <w:rPrChange w16du:dateUtc="2026-07-07T18:18:00Z" w:author="Author" w:date="2026-07-07T20:18:00Z" w:id="8863">
            <w:rPr>
              <w:rFonts w:ascii="Times New Roman" w:hAnsi="Times New Roman"/>
              <w:color w:val="000000"/>
            </w:rPr>
          </w:rPrChange>
        </w:rPr>
        <w:t>eiusmod</w:t>
      </w:r>
      <w:del w16du:dateUtc="2026-07-07T18:18:00Z" w:author="Author" w:date="2026-07-07T20:18:00Z" w:id="8864">
        <w:r>
          <w:rPr>
            <w:color w:val="000000"/>
          </w:rPr>
          <w:cr/>
        </w:r>
      </w:del>
      <w:r w:rsidR="004C23F4" w:rsidRPr="0027638C">
        <w:rPr>
          <w:sz w:val="24"/>
          <w:rPrChange w16du:dateUtc="2026-07-07T18:18:00Z" w:author="Author" w:date="2026-07-07T20:18:00Z" w:id="8865">
            <w:rPr>
              <w:rFonts w:ascii="Times New Roman"/>
              <w:color w:val="000000"/>
              <w:spacing w:val="665"/>
            </w:rPr>
          </w:rPrChange>
        </w:rPr>
        <w:t xml:space="preserve"> </w:t>
      </w:r>
      <w:r w:rsidR="004C23F4" w:rsidRPr="0027638C">
        <w:rPr>
          <w:sz w:val="24"/>
          <w:rPrChange w16du:dateUtc="2026-07-07T18:18:00Z" w:author="Author" w:date="2026-07-07T20:18:00Z" w:id="8866">
            <w:rPr>
              <w:rFonts w:ascii="Times New Roman"/>
              <w:color w:val="000000"/>
            </w:rPr>
          </w:rPrChange>
        </w:rPr>
        <w:t>tempor</w:t>
      </w:r>
      <w:r w:rsidR="004C23F4" w:rsidRPr="0027638C">
        <w:rPr>
          <w:sz w:val="24"/>
          <w:rPrChange w16du:dateUtc="2026-07-07T18:18:00Z" w:author="Author" w:date="2026-07-07T20:18:00Z" w:id="8867">
            <w:rPr>
              <w:rFonts w:ascii="Times New Roman"/>
              <w:color w:val="000000"/>
              <w:spacing w:val="8"/>
            </w:rPr>
          </w:rPrChange>
        </w:rPr>
        <w:t xml:space="preserve"> </w:t>
      </w:r>
      <w:r w:rsidR="004C23F4" w:rsidRPr="0027638C">
        <w:rPr>
          <w:sz w:val="24"/>
          <w:rPrChange w16du:dateUtc="2026-07-07T18:18:00Z" w:author="Author" w:date="2026-07-07T20:18:00Z" w:id="8868">
            <w:rPr>
              <w:rFonts w:ascii="Times New Roman"/>
              <w:color w:val="000000"/>
            </w:rPr>
          </w:rPrChange>
        </w:rPr>
        <w:t>Incididunt</w:t>
      </w:r>
      <w:r w:rsidR="004C23F4" w:rsidRPr="0027638C">
        <w:rPr>
          <w:sz w:val="24"/>
          <w:rPrChange w16du:dateUtc="2026-07-07T18:18:00Z" w:author="Author" w:date="2026-07-07T20:18:00Z" w:id="8869">
            <w:rPr>
              <w:rFonts w:ascii="Times New Roman"/>
              <w:color w:val="000000"/>
              <w:spacing w:val="8"/>
            </w:rPr>
          </w:rPrChange>
        </w:rPr>
        <w:t xml:space="preserve"> </w:t>
      </w:r>
      <w:r w:rsidR="004C23F4" w:rsidRPr="0027638C">
        <w:rPr>
          <w:sz w:val="24"/>
          <w:rPrChange w16du:dateUtc="2026-07-07T18:18:00Z" w:author="Author" w:date="2026-07-07T20:18:00Z" w:id="8870">
            <w:rPr>
              <w:rFonts w:ascii="Times New Roman"/>
              <w:color w:val="000000"/>
            </w:rPr>
          </w:rPrChange>
        </w:rPr>
        <w:t>Ut.</w:t>
      </w:r>
      <w:r w:rsidR="004C23F4" w:rsidRPr="0027638C">
        <w:rPr>
          <w:sz w:val="24"/>
          <w:rPrChange w16du:dateUtc="2026-07-07T18:18:00Z" w:author="Author" w:date="2026-07-07T20:18:00Z" w:id="8871">
            <w:rPr>
              <w:rFonts w:ascii="Times New Roman"/>
              <w:color w:val="000000"/>
              <w:spacing w:val="8"/>
            </w:rPr>
          </w:rPrChange>
        </w:rPr>
        <w:t xml:space="preserve"> </w:t>
      </w:r>
      <w:r w:rsidR="004C23F4" w:rsidRPr="0027638C">
        <w:rPr>
          <w:sz w:val="24"/>
          <w:rPrChange w16du:dateUtc="2026-07-07T18:18:00Z" w:author="Author" w:date="2026-07-07T20:18:00Z" w:id="8872">
            <w:rPr>
              <w:rFonts w:ascii="Times New Roman"/>
              <w:color w:val="000000"/>
            </w:rPr>
          </w:rPrChange>
        </w:rPr>
        <w:t>Labore</w:t>
      </w:r>
      <w:r w:rsidR="004C23F4" w:rsidRPr="0027638C">
        <w:rPr>
          <w:sz w:val="24"/>
          <w:rPrChange w16du:dateUtc="2026-07-07T18:18:00Z" w:author="Author" w:date="2026-07-07T20:18:00Z" w:id="8873">
            <w:rPr>
              <w:rFonts w:ascii="Times New Roman"/>
              <w:color w:val="000000"/>
              <w:spacing w:val="8"/>
            </w:rPr>
          </w:rPrChange>
        </w:rPr>
        <w:t xml:space="preserve"> </w:t>
      </w:r>
      <w:r w:rsidR="004C23F4" w:rsidRPr="0027638C">
        <w:rPr>
          <w:sz w:val="24"/>
          <w:rPrChange w16du:dateUtc="2026-07-07T18:18:00Z" w:author="Author" w:date="2026-07-07T20:18:00Z" w:id="8874">
            <w:rPr>
              <w:rFonts w:ascii="Times New Roman"/>
              <w:color w:val="000000"/>
            </w:rPr>
          </w:rPrChange>
        </w:rPr>
        <w:t>et</w:t>
      </w:r>
      <w:r w:rsidR="004C23F4" w:rsidRPr="0027638C">
        <w:rPr>
          <w:sz w:val="24"/>
          <w:rPrChange w16du:dateUtc="2026-07-07T18:18:00Z" w:author="Author" w:date="2026-07-07T20:18:00Z" w:id="8875">
            <w:rPr>
              <w:rFonts w:ascii="Times New Roman"/>
              <w:color w:val="000000"/>
              <w:spacing w:val="8"/>
            </w:rPr>
          </w:rPrChange>
        </w:rPr>
        <w:t xml:space="preserve"> </w:t>
      </w:r>
      <w:r w:rsidR="004C23F4" w:rsidRPr="0027638C">
        <w:rPr>
          <w:sz w:val="24"/>
          <w:rPrChange w16du:dateUtc="2026-07-07T18:18:00Z" w:author="Author" w:date="2026-07-07T20:18:00Z" w:id="8876">
            <w:rPr>
              <w:rFonts w:ascii="Times New Roman"/>
              <w:color w:val="000000"/>
            </w:rPr>
          </w:rPrChange>
        </w:rPr>
        <w:t>dolore</w:t>
      </w:r>
      <w:r w:rsidR="004C23F4" w:rsidRPr="0027638C">
        <w:rPr>
          <w:sz w:val="24"/>
          <w:rPrChange w16du:dateUtc="2026-07-07T18:18:00Z" w:author="Author" w:date="2026-07-07T20:18:00Z" w:id="8877">
            <w:rPr>
              <w:rFonts w:ascii="Times New Roman"/>
              <w:color w:val="000000"/>
              <w:spacing w:val="8"/>
            </w:rPr>
          </w:rPrChange>
        </w:rPr>
        <w:t xml:space="preserve"> </w:t>
      </w:r>
      <w:r w:rsidR="004C23F4" w:rsidRPr="0027638C">
        <w:rPr>
          <w:sz w:val="24"/>
          <w:rPrChange w16du:dateUtc="2026-07-07T18:18:00Z" w:author="Author" w:date="2026-07-07T20:18:00Z" w:id="8878">
            <w:rPr>
              <w:rFonts w:ascii="Times New Roman"/>
              <w:color w:val="000000"/>
            </w:rPr>
          </w:rPrChange>
        </w:rPr>
        <w:t>magna</w:t>
      </w:r>
      <w:r w:rsidR="004C23F4" w:rsidRPr="0027638C">
        <w:rPr>
          <w:sz w:val="24"/>
          <w:rPrChange w16du:dateUtc="2026-07-07T18:18:00Z" w:author="Author" w:date="2026-07-07T20:18:00Z" w:id="8879">
            <w:rPr>
              <w:rFonts w:ascii="Times New Roman"/>
              <w:color w:val="000000"/>
              <w:spacing w:val="8"/>
            </w:rPr>
          </w:rPrChange>
        </w:rPr>
        <w:t xml:space="preserve"> </w:t>
      </w:r>
      <w:r w:rsidR="004C23F4" w:rsidRPr="0027638C">
        <w:rPr>
          <w:sz w:val="24"/>
          <w:rPrChange w16du:dateUtc="2026-07-07T18:18:00Z" w:author="Author" w:date="2026-07-07T20:18:00Z" w:id="8880">
            <w:rPr>
              <w:rFonts w:ascii="Times New Roman"/>
              <w:color w:val="000000"/>
            </w:rPr>
          </w:rPrChange>
        </w:rPr>
        <w:t>aliqua</w:t>
      </w:r>
      <w:r w:rsidR="004C23F4" w:rsidRPr="0027638C">
        <w:rPr>
          <w:sz w:val="24"/>
          <w:rPrChange w16du:dateUtc="2026-07-07T18:18:00Z" w:author="Author" w:date="2026-07-07T20:18:00Z" w:id="8881">
            <w:rPr>
              <w:rFonts w:ascii="Times New Roman"/>
              <w:color w:val="000000"/>
              <w:spacing w:val="8"/>
            </w:rPr>
          </w:rPrChange>
        </w:rPr>
        <w:t xml:space="preserve"> </w:t>
      </w:r>
      <w:r w:rsidR="004C23F4" w:rsidRPr="0027638C">
        <w:rPr>
          <w:sz w:val="24"/>
          <w:rPrChange w16du:dateUtc="2026-07-07T18:18:00Z" w:author="Author" w:date="2026-07-07T20:18:00Z" w:id="8882">
            <w:rPr>
              <w:rFonts w:ascii="Times New Roman"/>
              <w:color w:val="000000"/>
            </w:rPr>
          </w:rPrChange>
        </w:rPr>
        <w:t>lorem</w:t>
      </w:r>
      <w:r w:rsidR="004C23F4" w:rsidRPr="0027638C">
        <w:rPr>
          <w:sz w:val="24"/>
          <w:rPrChange w16du:dateUtc="2026-07-07T18:18:00Z" w:author="Author" w:date="2026-07-07T20:18:00Z" w:id="8883">
            <w:rPr>
              <w:rFonts w:ascii="Times New Roman"/>
              <w:color w:val="000000"/>
              <w:spacing w:val="8"/>
            </w:rPr>
          </w:rPrChange>
        </w:rPr>
        <w:t xml:space="preserve"> </w:t>
      </w:r>
      <w:r w:rsidR="004C23F4" w:rsidRPr="0027638C">
        <w:rPr>
          <w:sz w:val="24"/>
          <w:rPrChange w16du:dateUtc="2026-07-07T18:18:00Z" w:author="Author" w:date="2026-07-07T20:18:00Z" w:id="8884">
            <w:rPr>
              <w:rFonts w:ascii="Times New Roman"/>
              <w:color w:val="000000"/>
            </w:rPr>
          </w:rPrChange>
        </w:rPr>
        <w:t>ipsum</w:t>
      </w:r>
      <w:r w:rsidR="004C23F4" w:rsidRPr="0027638C">
        <w:rPr>
          <w:sz w:val="24"/>
          <w:rPrChange w16du:dateUtc="2026-07-07T18:18:00Z" w:author="Author" w:date="2026-07-07T20:18:00Z" w:id="8885">
            <w:rPr>
              <w:rFonts w:ascii="Times New Roman"/>
              <w:color w:val="000000"/>
              <w:spacing w:val="8"/>
            </w:rPr>
          </w:rPrChange>
        </w:rPr>
        <w:t xml:space="preserve"> </w:t>
      </w:r>
      <w:r w:rsidR="004C23F4" w:rsidRPr="0027638C">
        <w:rPr>
          <w:sz w:val="24"/>
          <w:rPrChange w16du:dateUtc="2026-07-07T18:18:00Z" w:author="Author" w:date="2026-07-07T20:18:00Z" w:id="8886">
            <w:rPr>
              <w:rFonts w:ascii="Times New Roman"/>
              <w:color w:val="000000"/>
            </w:rPr>
          </w:rPrChange>
        </w:rPr>
        <w:t>Dolor</w:t>
      </w:r>
      <w:r w:rsidR="004C23F4" w:rsidRPr="0027638C">
        <w:rPr>
          <w:sz w:val="24"/>
          <w:rPrChange w16du:dateUtc="2026-07-07T18:18:00Z" w:author="Author" w:date="2026-07-07T20:18:00Z" w:id="8887">
            <w:rPr>
              <w:rFonts w:ascii="Times New Roman"/>
              <w:color w:val="000000"/>
              <w:spacing w:val="8"/>
            </w:rPr>
          </w:rPrChange>
        </w:rPr>
        <w:t xml:space="preserve"> </w:t>
      </w:r>
      <w:r w:rsidR="004C23F4" w:rsidRPr="0027638C">
        <w:rPr>
          <w:sz w:val="24"/>
          <w:rPrChange w16du:dateUtc="2026-07-07T18:18:00Z" w:author="Author" w:date="2026-07-07T20:18:00Z" w:id="8888">
            <w:rPr>
              <w:rFonts w:ascii="Times New Roman"/>
              <w:color w:val="000000"/>
            </w:rPr>
          </w:rPrChange>
        </w:rPr>
        <w:t>Sit</w:t>
      </w:r>
      <w:r w:rsidR="004C23F4" w:rsidRPr="0027638C">
        <w:rPr>
          <w:sz w:val="24"/>
          <w:rPrChange w16du:dateUtc="2026-07-07T18:18:00Z" w:author="Author" w:date="2026-07-07T20:18:00Z" w:id="8889">
            <w:rPr>
              <w:rFonts w:ascii="Times New Roman"/>
              <w:color w:val="000000"/>
              <w:spacing w:val="8"/>
            </w:rPr>
          </w:rPrChange>
        </w:rPr>
        <w:t xml:space="preserve"> </w:t>
      </w:r>
      <w:r w:rsidR="004C23F4" w:rsidRPr="0027638C">
        <w:rPr>
          <w:sz w:val="24"/>
          <w:rPrChange w16du:dateUtc="2026-07-07T18:18:00Z" w:author="Author" w:date="2026-07-07T20:18:00Z" w:id="8890">
            <w:rPr>
              <w:rFonts w:ascii="Times New Roman"/>
              <w:color w:val="000000"/>
            </w:rPr>
          </w:rPrChange>
        </w:rPr>
        <w:t>amet</w:t>
      </w:r>
      <w:r w:rsidR="004C23F4" w:rsidRPr="0027638C">
        <w:rPr>
          <w:sz w:val="24"/>
          <w:rPrChange w16du:dateUtc="2026-07-07T18:18:00Z" w:author="Author" w:date="2026-07-07T20:18:00Z" w:id="8891">
            <w:rPr>
              <w:rFonts w:ascii="Times New Roman"/>
              <w:color w:val="000000"/>
              <w:spacing w:val="8"/>
            </w:rPr>
          </w:rPrChange>
        </w:rPr>
        <w:t xml:space="preserve"> </w:t>
      </w:r>
      <w:r w:rsidR="004C23F4" w:rsidRPr="0027638C">
        <w:rPr>
          <w:sz w:val="24"/>
          <w:rPrChange w16du:dateUtc="2026-07-07T18:18:00Z" w:author="Author" w:date="2026-07-07T20:18:00Z" w:id="8892">
            <w:rPr>
              <w:rFonts w:ascii="Times New Roman"/>
              <w:color w:val="000000"/>
            </w:rPr>
          </w:rPrChange>
        </w:rPr>
        <w:t>consectetur</w:t>
      </w:r>
      <w:r w:rsidR="004C23F4" w:rsidRPr="0027638C">
        <w:rPr>
          <w:sz w:val="24"/>
          <w:rPrChange w16du:dateUtc="2026-07-07T18:18:00Z" w:author="Author" w:date="2026-07-07T20:18:00Z" w:id="8893">
            <w:rPr>
              <w:rFonts w:ascii="Times New Roman"/>
              <w:color w:val="000000"/>
              <w:spacing w:val="8"/>
            </w:rPr>
          </w:rPrChange>
        </w:rPr>
        <w:t xml:space="preserve"> </w:t>
      </w:r>
      <w:r w:rsidR="004C23F4" w:rsidRPr="0027638C">
        <w:rPr>
          <w:sz w:val="24"/>
          <w:rPrChange w16du:dateUtc="2026-07-07T18:18:00Z" w:author="Author" w:date="2026-07-07T20:18:00Z" w:id="8894">
            <w:rPr>
              <w:rFonts w:ascii="Times New Roman"/>
              <w:color w:val="000000"/>
            </w:rPr>
          </w:rPrChange>
        </w:rPr>
        <w:t>adipiscing</w:t>
      </w:r>
      <w:r w:rsidR="004C23F4" w:rsidRPr="0027638C">
        <w:rPr>
          <w:sz w:val="24"/>
          <w:rPrChange w16du:dateUtc="2026-07-07T18:18:00Z" w:author="Author" w:date="2026-07-07T20:18:00Z" w:id="8895">
            <w:rPr>
              <w:rFonts w:ascii="Times New Roman"/>
              <w:color w:val="000000"/>
              <w:spacing w:val="8"/>
            </w:rPr>
          </w:rPrChange>
        </w:rPr>
        <w:t xml:space="preserve"> </w:t>
      </w:r>
      <w:r w:rsidR="004C23F4" w:rsidRPr="0027638C">
        <w:rPr>
          <w:sz w:val="24"/>
          <w:rPrChange w16du:dateUtc="2026-07-07T18:18:00Z" w:author="Author" w:date="2026-07-07T20:18:00Z" w:id="8896">
            <w:rPr>
              <w:rFonts w:ascii="Times New Roman"/>
              <w:color w:val="000000"/>
            </w:rPr>
          </w:rPrChange>
        </w:rPr>
        <w:t>elit</w:t>
      </w:r>
      <w:ins w16du:dateUtc="2026-07-07T18:18:00Z" w:author="Author" w:date="2026-07-07T20:18:00Z" w:id="8897">
        <w:r w:rsidR="004C23F4" w:rsidRPr="0027638C">
          <w:rPr>
            <w:sz w:val="24"/>
            <w:szCs w:val="24"/>
          </w:rPr>
          <w:t xml:space="preserve"> sed do eiusmod tempor Incididunt, ut labore et dolore magna aliqua lorem ipsum dolor sit amet Consectetur adipiscing elit sed do eiusmod tempor Incididunt.</w:t>
        </w:r>
      </w:ins>
    </w:p>
    <w:p w14:paraId="00F25707" w14:textId="77777777" w:rsidR="008166CF" w:rsidRDefault="008166CF">
      <w:pPr>
        <w:spacing w:line="0" w:lineRule="atLeast"/>
        <w:rPr>
          <w:del w16du:dateUtc="2026-07-07T18:18:00Z" w:author="Author" w:date="2026-07-07T20:18:00Z" w:id="8898"/>
          <w:rFonts w:ascii="Arial"/>
          <w:color w:val="FF0000"/>
          <w:sz w:val="2"/>
        </w:rPr>
      </w:pPr>
    </w:p>
    <w:p w14:paraId="00BF6E63" w14:textId="77777777" w:rsidR="008166CF" w:rsidRDefault="00000000">
      <w:pPr>
        <w:spacing w:line="0" w:lineRule="atLeast"/>
        <w:rPr>
          <w:del w16du:dateUtc="2026-07-07T18:18:00Z" w:author="Author" w:date="2026-07-07T20:18:00Z" w:id="8899"/>
          <w:rFonts w:ascii="Arial"/>
          <w:color w:val="FF0000"/>
          <w:sz w:val="2"/>
        </w:rPr>
      </w:pPr>
      <w:del w16du:dateUtc="2026-07-07T18:18:00Z" w:author="Author" w:date="2026-07-07T20:18:00Z" w:id="8900">
        <w:r>
          <w:rPr>
            <w:rFonts w:ascii="Arial"/>
            <w:color w:val="FF0000"/>
            <w:sz w:val="2"/>
          </w:rPr>
          <w:cr/>
        </w:r>
        <w:r>
          <w:rPr>
            <w:rFonts w:ascii="Arial"/>
            <w:color w:val="FF0000"/>
            <w:sz w:val="2"/>
          </w:rPr>
          <w:br w:type="page"/>
        </w:r>
      </w:del>
    </w:p>
    <w:p w14:paraId="0445A46C" w14:textId="77777777" w:rsidR="008166CF" w:rsidRDefault="00CE63A4">
      <w:pPr>
        <w:spacing w:line="276" w:lineRule="exact"/>
        <w:ind w:left="4560"/>
        <w:rPr>
          <w:del w16du:dateUtc="2026-07-07T18:18:00Z" w:author="Author" w:date="2026-07-07T20:18:00Z" w:id="8901"/>
          <w:color w:val="000000"/>
          <w:sz w:val="24"/>
        </w:rPr>
      </w:pPr>
      <w:bookmarkStart w:id="8902" w:name="br11"/>
      <w:bookmarkEnd w:id="8902"/>
      <w:del w16du:dateUtc="2026-07-07T18:18:00Z" w:author="Author" w:date="2026-07-07T20:18:00Z" w:id="8903">
        <w:r>
          <w:rPr>
            <w:rFonts w:asciiTheme="minorHAnsi"/>
            <w:noProof/>
          </w:rPr>
          <w:pict w14:anchorId="2598EBA2">
            <v:shape alt="" id="_x00006" style="position:absolute;left:0;text-align:left;margin-left:-1pt;margin-top:-1pt;width:3pt;height:3pt;z-index:-251644928;mso-wrap-edited:f;mso-width-percent:0;mso-height-percent:0;mso-position-horizontal:absolute;mso-position-horizontal-relative:page;mso-position-vertical:absolute;mso-position-vertical-relative:page;mso-width-percent:0;mso-height-percent:0" type="#_x0000_t75" o:spid="_x0000_s2070">
              <v:imagedata r:id="rId15"/>
              <w10:wrap anchorx="page" anchory="page"/>
            </v:shape>
          </w:pict>
        </w:r>
        <w:r w:rsidR="00000000">
          <w:rPr>
            <w:color w:val="000000"/>
            <w:sz w:val="24"/>
          </w:rPr>
          <w:delText>11</w:delText>
        </w:r>
      </w:del>
    </w:p>
    <w:p w14:paraId="005AFD27" w14:textId="77777777" w:rsidR="008166CF" w:rsidRDefault="00000000">
      <w:pPr>
        <w:spacing w:before="461" w:line="254" w:lineRule="exact"/>
        <w:ind w:left="720"/>
        <w:rPr>
          <w:del w16du:dateUtc="2026-07-07T18:18:00Z" w:author="Author" w:date="2026-07-07T20:18:00Z" w:id="8904"/>
          <w:color w:val="000000"/>
        </w:rPr>
      </w:pPr>
      <w:del w16du:dateUtc="2026-07-07T18:18:00Z" w:author="Author" w:date="2026-07-07T20:18:00Z" w:id="8905">
        <w:r>
          <w:rPr>
            <w:color w:val="000000"/>
          </w:rPr>
          <w:delText>dispute</w:delText>
        </w:r>
        <w:r>
          <w:rPr>
            <w:color w:val="000000"/>
            <w:spacing w:val="13"/>
          </w:rPr>
          <w:delText xml:space="preserve"> </w:delText>
        </w:r>
        <w:r>
          <w:rPr>
            <w:color w:val="000000"/>
          </w:rPr>
          <w:delText>whatsoever</w:delText>
        </w:r>
        <w:r>
          <w:rPr>
            <w:color w:val="000000"/>
            <w:spacing w:val="13"/>
          </w:rPr>
          <w:delText xml:space="preserve"> </w:delText>
        </w:r>
        <w:r>
          <w:rPr>
            <w:color w:val="000000"/>
          </w:rPr>
          <w:delText>between</w:delText>
        </w:r>
        <w:r>
          <w:rPr>
            <w:color w:val="000000"/>
            <w:spacing w:val="13"/>
          </w:rPr>
          <w:delText xml:space="preserve"> </w:delText>
        </w:r>
        <w:r>
          <w:rPr>
            <w:color w:val="000000"/>
          </w:rPr>
          <w:delText>the</w:delText>
        </w:r>
        <w:r>
          <w:rPr>
            <w:color w:val="000000"/>
            <w:spacing w:val="13"/>
          </w:rPr>
          <w:delText xml:space="preserve"> </w:delText>
        </w:r>
        <w:r>
          <w:rPr>
            <w:color w:val="000000"/>
          </w:rPr>
          <w:delText>Parties,</w:delText>
        </w:r>
        <w:r>
          <w:rPr>
            <w:color w:val="000000"/>
            <w:spacing w:val="13"/>
          </w:rPr>
          <w:delText xml:space="preserve"> </w:delText>
        </w:r>
        <w:r>
          <w:rPr>
            <w:color w:val="000000"/>
          </w:rPr>
          <w:delText>including</w:delText>
        </w:r>
        <w:r>
          <w:rPr>
            <w:color w:val="000000"/>
            <w:spacing w:val="13"/>
          </w:rPr>
          <w:delText xml:space="preserve"> </w:delText>
        </w:r>
        <w:r>
          <w:rPr>
            <w:color w:val="000000"/>
          </w:rPr>
          <w:delText>any</w:delText>
        </w:r>
        <w:r>
          <w:rPr>
            <w:color w:val="000000"/>
            <w:spacing w:val="13"/>
          </w:rPr>
          <w:delText xml:space="preserve"> </w:delText>
        </w:r>
        <w:r>
          <w:rPr>
            <w:color w:val="000000"/>
          </w:rPr>
          <w:delText>payment</w:delText>
        </w:r>
        <w:r>
          <w:rPr>
            <w:color w:val="000000"/>
            <w:spacing w:val="13"/>
          </w:rPr>
          <w:delText xml:space="preserve"> </w:delText>
        </w:r>
        <w:r>
          <w:rPr>
            <w:color w:val="000000"/>
          </w:rPr>
          <w:delText>or</w:delText>
        </w:r>
        <w:r>
          <w:rPr>
            <w:color w:val="000000"/>
            <w:spacing w:val="13"/>
          </w:rPr>
          <w:delText xml:space="preserve"> </w:delText>
        </w:r>
        <w:r>
          <w:rPr>
            <w:color w:val="000000"/>
          </w:rPr>
          <w:delText>other</w:delText>
        </w:r>
        <w:r>
          <w:rPr>
            <w:color w:val="000000"/>
            <w:spacing w:val="13"/>
          </w:rPr>
          <w:delText xml:space="preserve"> </w:delText>
        </w:r>
        <w:r>
          <w:rPr>
            <w:color w:val="000000"/>
          </w:rPr>
          <w:delText>dispute</w:delText>
        </w:r>
        <w:r>
          <w:rPr>
            <w:color w:val="000000"/>
            <w:spacing w:val="13"/>
          </w:rPr>
          <w:delText xml:space="preserve"> </w:delText>
        </w:r>
        <w:r>
          <w:rPr>
            <w:color w:val="000000"/>
          </w:rPr>
          <w:delText>arising</w:delText>
        </w:r>
        <w:r>
          <w:rPr>
            <w:color w:val="000000"/>
            <w:spacing w:val="13"/>
          </w:rPr>
          <w:delText xml:space="preserve"> </w:delText>
        </w:r>
        <w:r>
          <w:rPr>
            <w:color w:val="000000"/>
          </w:rPr>
          <w:delText>under</w:delText>
        </w:r>
        <w:r>
          <w:rPr>
            <w:color w:val="000000"/>
            <w:spacing w:val="13"/>
          </w:rPr>
          <w:delText xml:space="preserve"> </w:delText>
        </w:r>
        <w:r>
          <w:rPr>
            <w:color w:val="000000"/>
          </w:rPr>
          <w:delText>or</w:delText>
        </w:r>
        <w:r>
          <w:rPr>
            <w:color w:val="000000"/>
          </w:rPr>
          <w:cr/>
          <w:delText>concerning this Agreement or any other agreement between the Parties.</w:delText>
        </w:r>
      </w:del>
    </w:p>
    <w:p w14:paraId="584D91B8" w14:textId="77B2A40C" w:rsidR="009609E8" w:rsidRDefault="00000000" w:rsidRPr="0027638C">
      <w:pPr>
        <w:pStyle w:val="ListParagraph"/>
        <w:numPr>
          <w:ilvl w:val="0"/>
          <w:numId w:val="5"/>
        </w:numPr>
        <w:tabs>
          <w:tab w:pos="720" w:val="left"/>
        </w:tabs>
        <w:spacing w:before="238"/>
        <w:ind w:right="358"/>
        <w:rPr>
          <w:sz w:val="24"/>
          <w:rPrChange w16du:dateUtc="2026-07-07T18:18:00Z" w:author="Author" w:date="2026-07-07T20:18:00Z" w:id="8906">
            <w:rPr>
              <w:rFonts w:ascii="Times New Roman"/>
              <w:color w:val="000000"/>
            </w:rPr>
          </w:rPrChange>
        </w:rPr>
        <w:pPrChange w16du:dateUtc="2026-07-07T18:18:00Z" w:author="Author" w:date="2026-07-07T20:18:00Z" w:id="8907">
          <w:pPr>
            <w:spacing w:after="0" w:before="235" w:line="254" w:lineRule="exact"/>
            <w:jc w:val="left"/>
          </w:pPr>
        </w:pPrChange>
      </w:pPr>
      <w:del w16du:dateUtc="2026-07-07T18:18:00Z" w:author="Author" w:date="2026-07-07T20:18:00Z" w:id="8908">
        <w:r>
          <w:rPr>
            <w:color w:val="000000"/>
          </w:rPr>
          <w:delText>7.</w:delText>
        </w:r>
        <w:r>
          <w:rPr>
            <w:color w:val="000000"/>
            <w:spacing w:val="500"/>
          </w:rPr>
          <w:delText xml:space="preserve"> </w:delText>
        </w:r>
      </w:del>
      <w:r w:rsidR="00A96A35" w:rsidRPr="0027638C">
        <w:rPr>
          <w:b/>
          <w:sz w:val="24"/>
          <w:rPrChange w16du:dateUtc="2026-07-07T18:18:00Z" w:author="Author" w:date="2026-07-07T20:18:00Z" w:id="8909">
            <w:rPr>
              <w:rFonts w:ascii="Times New Roman"/>
              <w:color w:val="000000"/>
              <w:spacing w:val="4"/>
            </w:rPr>
          </w:rPrChange>
        </w:rPr>
        <w:t>Ut</w:t>
      </w:r>
      <w:r w:rsidR="00A96A35" w:rsidRPr="0027638C">
        <w:rPr>
          <w:b/>
          <w:spacing w:val="32"/>
          <w:sz w:val="24"/>
          <w:rPrChange w16du:dateUtc="2026-07-07T18:18:00Z" w:author="Author" w:date="2026-07-07T20:18:00Z" w:id="8910">
            <w:rPr>
              <w:rFonts w:ascii="Times New Roman"/>
              <w:color w:val="000000"/>
              <w:spacing w:val="31"/>
            </w:rPr>
          </w:rPrChange>
        </w:rPr>
        <w:t xml:space="preserve"> </w:t>
      </w:r>
      <w:r w:rsidR="00A96A35" w:rsidRPr="0027638C">
        <w:rPr>
          <w:b/>
          <w:sz w:val="24"/>
          <w:rPrChange w16du:dateUtc="2026-07-07T18:18:00Z" w:author="Author" w:date="2026-07-07T20:18:00Z" w:id="8911">
            <w:rPr>
              <w:rFonts w:ascii="Times New Roman"/>
              <w:color w:val="000000"/>
              <w:spacing w:val="2"/>
            </w:rPr>
          </w:rPrChange>
        </w:rPr>
        <w:t>Labore.</w:t>
      </w:r>
      <w:r w:rsidR="00A96A35" w:rsidRPr="0027638C">
        <w:rPr>
          <w:b/>
          <w:spacing w:val="32"/>
          <w:sz w:val="24"/>
          <w:rPrChange w16du:dateUtc="2026-07-07T18:18:00Z" w:author="Author" w:date="2026-07-07T20:18:00Z" w:id="8912">
            <w:rPr>
              <w:rFonts w:ascii="Times New Roman"/>
              <w:color w:val="000000"/>
              <w:spacing w:val="33"/>
            </w:rPr>
          </w:rPrChange>
        </w:rPr>
        <w:t xml:space="preserve"> </w:t>
      </w:r>
      <w:r w:rsidR="00A96A35" w:rsidRPr="0027638C">
        <w:rPr>
          <w:sz w:val="24"/>
          <w:rPrChange w16du:dateUtc="2026-07-07T18:18:00Z" w:author="Author" w:date="2026-07-07T20:18:00Z" w:id="8913">
            <w:rPr>
              <w:rFonts w:ascii="Times New Roman"/>
              <w:color w:val="000000"/>
            </w:rPr>
          </w:rPrChange>
        </w:rPr>
        <w:t>Et</w:t>
      </w:r>
      <w:r w:rsidR="00A96A35" w:rsidRPr="0027638C">
        <w:rPr>
          <w:spacing w:val="32"/>
          <w:sz w:val="24"/>
          <w:rPrChange w16du:dateUtc="2026-07-07T18:18:00Z" w:author="Author" w:date="2026-07-07T20:18:00Z" w:id="8914">
            <w:rPr>
              <w:rFonts w:ascii="Times New Roman"/>
              <w:color w:val="000000"/>
              <w:spacing w:val="35"/>
            </w:rPr>
          </w:rPrChange>
        </w:rPr>
        <w:t xml:space="preserve"> </w:t>
      </w:r>
      <w:r w:rsidR="00A96A35" w:rsidRPr="0027638C">
        <w:rPr>
          <w:sz w:val="24"/>
          <w:rPrChange w16du:dateUtc="2026-07-07T18:18:00Z" w:author="Author" w:date="2026-07-07T20:18:00Z" w:id="8915">
            <w:rPr>
              <w:rFonts w:ascii="Times New Roman"/>
              <w:color w:val="000000"/>
            </w:rPr>
          </w:rPrChange>
        </w:rPr>
        <w:t>dolore</w:t>
      </w:r>
      <w:r w:rsidR="00A96A35" w:rsidRPr="0027638C">
        <w:rPr>
          <w:spacing w:val="32"/>
          <w:sz w:val="24"/>
          <w:rPrChange w16du:dateUtc="2026-07-07T18:18:00Z" w:author="Author" w:date="2026-07-07T20:18:00Z" w:id="8916">
            <w:rPr>
              <w:rFonts w:ascii="Times New Roman"/>
              <w:color w:val="000000"/>
              <w:spacing w:val="35"/>
            </w:rPr>
          </w:rPrChange>
        </w:rPr>
        <w:t xml:space="preserve"> </w:t>
      </w:r>
      <w:r w:rsidR="00A96A35" w:rsidRPr="0027638C">
        <w:rPr>
          <w:sz w:val="24"/>
          <w:rPrChange w16du:dateUtc="2026-07-07T18:18:00Z" w:author="Author" w:date="2026-07-07T20:18:00Z" w:id="8917">
            <w:rPr>
              <w:rFonts w:ascii="Times New Roman"/>
              <w:color w:val="000000"/>
            </w:rPr>
          </w:rPrChange>
        </w:rPr>
        <w:t>magna</w:t>
      </w:r>
      <w:r w:rsidR="00A96A35" w:rsidRPr="0027638C">
        <w:rPr>
          <w:spacing w:val="32"/>
          <w:sz w:val="24"/>
          <w:rPrChange w16du:dateUtc="2026-07-07T18:18:00Z" w:author="Author" w:date="2026-07-07T20:18:00Z" w:id="8918">
            <w:rPr>
              <w:rFonts w:ascii="Times New Roman"/>
              <w:color w:val="000000"/>
              <w:spacing w:val="35"/>
            </w:rPr>
          </w:rPrChange>
        </w:rPr>
        <w:t xml:space="preserve"> </w:t>
      </w:r>
      <w:r w:rsidR="00A96A35" w:rsidRPr="0027638C">
        <w:rPr>
          <w:sz w:val="24"/>
          <w:rPrChange w16du:dateUtc="2026-07-07T18:18:00Z" w:author="Author" w:date="2026-07-07T20:18:00Z" w:id="8919">
            <w:rPr>
              <w:rFonts w:ascii="Times New Roman"/>
              <w:color w:val="000000"/>
            </w:rPr>
          </w:rPrChange>
        </w:rPr>
        <w:t>aliqua</w:t>
      </w:r>
      <w:r w:rsidR="00A96A35" w:rsidRPr="0027638C">
        <w:rPr>
          <w:spacing w:val="32"/>
          <w:sz w:val="24"/>
          <w:rPrChange w16du:dateUtc="2026-07-07T18:18:00Z" w:author="Author" w:date="2026-07-07T20:18:00Z" w:id="8920">
            <w:rPr>
              <w:rFonts w:ascii="Times New Roman"/>
              <w:color w:val="000000"/>
              <w:spacing w:val="35"/>
            </w:rPr>
          </w:rPrChange>
        </w:rPr>
        <w:t xml:space="preserve"> </w:t>
      </w:r>
      <w:r w:rsidR="00A96A35" w:rsidRPr="0027638C">
        <w:rPr>
          <w:sz w:val="24"/>
          <w:rPrChange w16du:dateUtc="2026-07-07T18:18:00Z" w:author="Author" w:date="2026-07-07T20:18:00Z" w:id="8921">
            <w:rPr>
              <w:rFonts w:ascii="Times New Roman"/>
              <w:color w:val="000000"/>
            </w:rPr>
          </w:rPrChange>
        </w:rPr>
        <w:t>lorem</w:t>
      </w:r>
      <w:r w:rsidR="00A96A35" w:rsidRPr="0027638C">
        <w:rPr>
          <w:spacing w:val="32"/>
          <w:sz w:val="24"/>
          <w:rPrChange w16du:dateUtc="2026-07-07T18:18:00Z" w:author="Author" w:date="2026-07-07T20:18:00Z" w:id="8922">
            <w:rPr>
              <w:rFonts w:ascii="Times New Roman"/>
              <w:color w:val="000000"/>
              <w:spacing w:val="35"/>
            </w:rPr>
          </w:rPrChange>
        </w:rPr>
        <w:t xml:space="preserve"> </w:t>
      </w:r>
      <w:r w:rsidR="00A96A35" w:rsidRPr="0027638C">
        <w:rPr>
          <w:sz w:val="24"/>
          <w:rPrChange w16du:dateUtc="2026-07-07T18:18:00Z" w:author="Author" w:date="2026-07-07T20:18:00Z" w:id="8923">
            <w:rPr>
              <w:rFonts w:ascii="Times New Roman"/>
              <w:color w:val="000000"/>
            </w:rPr>
          </w:rPrChange>
        </w:rPr>
        <w:t>ipsum</w:t>
      </w:r>
      <w:r w:rsidR="00A96A35" w:rsidRPr="0027638C">
        <w:rPr>
          <w:spacing w:val="32"/>
          <w:sz w:val="24"/>
          <w:rPrChange w16du:dateUtc="2026-07-07T18:18:00Z" w:author="Author" w:date="2026-07-07T20:18:00Z" w:id="8924">
            <w:rPr>
              <w:rFonts w:ascii="Times New Roman"/>
              <w:color w:val="000000"/>
              <w:spacing w:val="35"/>
            </w:rPr>
          </w:rPrChange>
        </w:rPr>
        <w:t xml:space="preserve"> </w:t>
      </w:r>
      <w:r w:rsidR="00A96A35" w:rsidRPr="0027638C">
        <w:rPr>
          <w:sz w:val="24"/>
          <w:rPrChange w16du:dateUtc="2026-07-07T18:18:00Z" w:author="Author" w:date="2026-07-07T20:18:00Z" w:id="8925">
            <w:rPr>
              <w:rFonts w:ascii="Times New Roman"/>
              <w:color w:val="000000"/>
            </w:rPr>
          </w:rPrChange>
        </w:rPr>
        <w:t>Dolor,</w:t>
      </w:r>
      <w:r w:rsidR="00A96A35" w:rsidRPr="0027638C">
        <w:rPr>
          <w:spacing w:val="31"/>
          <w:sz w:val="24"/>
          <w:rPrChange w16du:dateUtc="2026-07-07T18:18:00Z" w:author="Author" w:date="2026-07-07T20:18:00Z" w:id="8926">
            <w:rPr>
              <w:rFonts w:ascii="Times New Roman"/>
              <w:color w:val="000000"/>
              <w:spacing w:val="34"/>
            </w:rPr>
          </w:rPrChange>
        </w:rPr>
        <w:t xml:space="preserve"> </w:t>
      </w:r>
      <w:r w:rsidR="00A96A35" w:rsidRPr="0027638C">
        <w:rPr>
          <w:sz w:val="24"/>
          <w:rPrChange w16du:dateUtc="2026-07-07T18:18:00Z" w:author="Author" w:date="2026-07-07T20:18:00Z" w:id="8927">
            <w:rPr>
              <w:rFonts w:ascii="Times New Roman"/>
              <w:color w:val="000000"/>
            </w:rPr>
          </w:rPrChange>
        </w:rPr>
        <w:t>Sit</w:t>
      </w:r>
      <w:r w:rsidR="00A96A35" w:rsidRPr="0027638C">
        <w:rPr>
          <w:spacing w:val="32"/>
          <w:sz w:val="24"/>
          <w:rPrChange w16du:dateUtc="2026-07-07T18:18:00Z" w:author="Author" w:date="2026-07-07T20:18:00Z" w:id="8928">
            <w:rPr>
              <w:rFonts w:ascii="Times New Roman"/>
              <w:color w:val="000000"/>
              <w:spacing w:val="35"/>
            </w:rPr>
          </w:rPrChange>
        </w:rPr>
        <w:t xml:space="preserve"> </w:t>
      </w:r>
      <w:r w:rsidR="00A96A35" w:rsidRPr="0027638C">
        <w:rPr>
          <w:sz w:val="24"/>
          <w:rPrChange w16du:dateUtc="2026-07-07T18:18:00Z" w:author="Author" w:date="2026-07-07T20:18:00Z" w:id="8929">
            <w:rPr>
              <w:rFonts w:ascii="Times New Roman"/>
              <w:color w:val="000000"/>
            </w:rPr>
          </w:rPrChange>
        </w:rPr>
        <w:t>amet</w:t>
      </w:r>
      <w:r w:rsidR="00A96A35" w:rsidRPr="0027638C">
        <w:rPr>
          <w:spacing w:val="32"/>
          <w:sz w:val="24"/>
          <w:rPrChange w16du:dateUtc="2026-07-07T18:18:00Z" w:author="Author" w:date="2026-07-07T20:18:00Z" w:id="8930">
            <w:rPr>
              <w:rFonts w:ascii="Times New Roman"/>
              <w:color w:val="000000"/>
              <w:spacing w:val="35"/>
            </w:rPr>
          </w:rPrChange>
        </w:rPr>
        <w:t xml:space="preserve"> </w:t>
      </w:r>
      <w:r w:rsidR="00A96A35" w:rsidRPr="0027638C">
        <w:rPr>
          <w:sz w:val="24"/>
          <w:rPrChange w16du:dateUtc="2026-07-07T18:18:00Z" w:author="Author" w:date="2026-07-07T20:18:00Z" w:id="8931">
            <w:rPr>
              <w:rFonts w:ascii="Times New Roman"/>
              <w:color w:val="000000"/>
            </w:rPr>
          </w:rPrChange>
        </w:rPr>
        <w:t>consectetur</w:t>
      </w:r>
      <w:r w:rsidR="00A96A35" w:rsidRPr="0027638C">
        <w:rPr>
          <w:spacing w:val="32"/>
          <w:sz w:val="24"/>
          <w:rPrChange w16du:dateUtc="2026-07-07T18:18:00Z" w:author="Author" w:date="2026-07-07T20:18:00Z" w:id="8932">
            <w:rPr>
              <w:rFonts w:ascii="Times New Roman"/>
              <w:color w:val="000000"/>
              <w:spacing w:val="35"/>
            </w:rPr>
          </w:rPrChange>
        </w:rPr>
        <w:t xml:space="preserve"> </w:t>
      </w:r>
      <w:r w:rsidR="00A96A35" w:rsidRPr="0027638C">
        <w:rPr>
          <w:sz w:val="24"/>
          <w:rPrChange w16du:dateUtc="2026-07-07T18:18:00Z" w:author="Author" w:date="2026-07-07T20:18:00Z" w:id="8933">
            <w:rPr>
              <w:rFonts w:ascii="Times New Roman"/>
              <w:color w:val="000000"/>
            </w:rPr>
          </w:rPrChange>
        </w:rPr>
        <w:t>adipiscing</w:t>
      </w:r>
      <w:r w:rsidR="00A96A35" w:rsidRPr="0027638C">
        <w:rPr>
          <w:spacing w:val="32"/>
          <w:sz w:val="24"/>
          <w:rPrChange w16du:dateUtc="2026-07-07T18:18:00Z" w:author="Author" w:date="2026-07-07T20:18:00Z" w:id="8934">
            <w:rPr>
              <w:rFonts w:ascii="Times New Roman"/>
              <w:color w:val="000000"/>
              <w:spacing w:val="35"/>
            </w:rPr>
          </w:rPrChange>
        </w:rPr>
        <w:t xml:space="preserve"> </w:t>
      </w:r>
      <w:r w:rsidR="00A96A35" w:rsidRPr="0027638C">
        <w:rPr>
          <w:sz w:val="24"/>
          <w:rPrChange w16du:dateUtc="2026-07-07T18:18:00Z" w:author="Author" w:date="2026-07-07T20:18:00Z" w:id="8935">
            <w:rPr>
              <w:rFonts w:ascii="Times New Roman"/>
              <w:color w:val="000000"/>
            </w:rPr>
          </w:rPrChange>
        </w:rPr>
        <w:t>Elit</w:t>
      </w:r>
      <w:r w:rsidR="00A96A35" w:rsidRPr="0027638C">
        <w:rPr>
          <w:spacing w:val="32"/>
          <w:sz w:val="24"/>
          <w:rPrChange w16du:dateUtc="2026-07-07T18:18:00Z" w:author="Author" w:date="2026-07-07T20:18:00Z" w:id="8936">
            <w:rPr>
              <w:rFonts w:ascii="Times New Roman"/>
              <w:color w:val="000000"/>
              <w:spacing w:val="35"/>
            </w:rPr>
          </w:rPrChange>
        </w:rPr>
        <w:t xml:space="preserve"> </w:t>
      </w:r>
      <w:r w:rsidR="00A96A35" w:rsidRPr="0027638C">
        <w:rPr>
          <w:sz w:val="24"/>
          <w:rPrChange w16du:dateUtc="2026-07-07T18:18:00Z" w:author="Author" w:date="2026-07-07T20:18:00Z" w:id="8937">
            <w:rPr>
              <w:rFonts w:ascii="Times New Roman" w:hAnsi="Times New Roman"/>
              <w:color w:val="000000"/>
            </w:rPr>
          </w:rPrChange>
        </w:rPr>
        <w:t>Sed</w:t>
      </w:r>
      <w:del w16du:dateUtc="2026-07-07T18:18:00Z" w:author="Author" w:date="2026-07-07T20:18:00Z" w:id="8938">
        <w:r>
          <w:rPr>
            <w:color w:val="000000"/>
          </w:rPr>
          <w:cr/>
        </w:r>
      </w:del>
      <w:r w:rsidR="00A96A35" w:rsidRPr="0027638C">
        <w:rPr>
          <w:sz w:val="24"/>
          <w:rPrChange w16du:dateUtc="2026-07-07T18:18:00Z" w:author="Author" w:date="2026-07-07T20:18:00Z" w:id="8939">
            <w:rPr>
              <w:rFonts w:ascii="Times New Roman"/>
              <w:color w:val="000000"/>
              <w:spacing w:val="665"/>
            </w:rPr>
          </w:rPrChange>
        </w:rPr>
        <w:t xml:space="preserve"> </w:t>
      </w:r>
      <w:r w:rsidR="00A96A35" w:rsidRPr="0027638C">
        <w:rPr>
          <w:sz w:val="24"/>
          <w:rPrChange w16du:dateUtc="2026-07-07T18:18:00Z" w:author="Author" w:date="2026-07-07T20:18:00Z" w:id="8940">
            <w:rPr>
              <w:rFonts w:ascii="Times New Roman"/>
              <w:color w:val="000000"/>
            </w:rPr>
          </w:rPrChange>
        </w:rPr>
        <w:t>Do eiusmod tempor incididunt ut labore et dolore magna aliqua lorem ipsum Dolor SIT amet consectetur.</w:t>
      </w:r>
    </w:p>
    <w:p w14:paraId="584D91B9" w14:textId="77777777" w:rsidR="009609E8" w:rsidRDefault="00000000" w:rsidRPr="0027638C">
      <w:pPr>
        <w:pStyle w:val="Heading2"/>
        <w:numPr>
          <w:ilvl w:val="0"/>
          <w:numId w:val="5"/>
        </w:numPr>
        <w:tabs>
          <w:tab w:pos="719" w:val="left"/>
        </w:tabs>
        <w:ind w:hanging="719" w:left="719"/>
        <w:rPr>
          <w:b w:val="0"/>
          <w:sz w:val="24"/>
          <w:rPrChange w16du:dateUtc="2026-07-07T18:18:00Z" w:author="Author" w:date="2026-07-07T20:18:00Z" w:id="8941">
            <w:rPr>
              <w:rFonts w:ascii="Times New Roman"/>
              <w:color w:val="000000"/>
            </w:rPr>
          </w:rPrChange>
        </w:rPr>
        <w:pPrChange w16du:dateUtc="2026-07-07T18:18:00Z" w:author="Author" w:date="2026-07-07T20:18:00Z" w:id="8942">
          <w:pPr>
            <w:spacing w:after="0" w:before="240" w:line="255" w:lineRule="exact"/>
            <w:jc w:val="left"/>
          </w:pPr>
        </w:pPrChange>
      </w:pPr>
      <w:bookmarkStart w:id="8943" w:name="_Ref215486916"/>
      <w:del w16du:dateUtc="2026-07-07T18:18:00Z" w:author="Author" w:date="2026-07-07T20:18:00Z" w:id="8944">
        <w:r>
          <w:rPr>
            <w:color w:val="000000"/>
          </w:rPr>
          <w:delText>8.</w:delText>
        </w:r>
        <w:r>
          <w:rPr>
            <w:color w:val="000000"/>
            <w:spacing w:val="500"/>
          </w:rPr>
          <w:delText xml:space="preserve"> </w:delText>
        </w:r>
      </w:del>
      <w:r w:rsidR="00A96A35" w:rsidRPr="0027638C">
        <w:rPr>
          <w:sz w:val="24"/>
          <w:rPrChange w16du:dateUtc="2026-07-07T18:18:00Z" w:author="Author" w:date="2026-07-07T20:18:00Z" w:id="8945">
            <w:rPr>
              <w:rFonts w:ascii="Times New Roman"/>
              <w:color w:val="000000"/>
              <w:spacing w:val="4"/>
            </w:rPr>
          </w:rPrChange>
        </w:rPr>
        <w:t>Adipiscing</w:t>
      </w:r>
      <w:r w:rsidR="00A96A35" w:rsidRPr="0027638C">
        <w:rPr>
          <w:spacing w:val="-4"/>
          <w:sz w:val="24"/>
          <w:rPrChange w16du:dateUtc="2026-07-07T18:18:00Z" w:author="Author" w:date="2026-07-07T20:18:00Z" w:id="8946">
            <w:rPr>
              <w:rFonts w:ascii="Times New Roman"/>
              <w:color w:val="000000"/>
              <w:spacing w:val="-4"/>
            </w:rPr>
          </w:rPrChange>
        </w:rPr>
        <w:t xml:space="preserve"> </w:t>
      </w:r>
      <w:r w:rsidR="00A96A35" w:rsidRPr="0027638C">
        <w:rPr>
          <w:sz w:val="24"/>
          <w:rPrChange w16du:dateUtc="2026-07-07T18:18:00Z" w:author="Author" w:date="2026-07-07T20:18:00Z" w:id="8947">
            <w:rPr>
              <w:rFonts w:ascii="Times New Roman"/>
              <w:color w:val="000000"/>
              <w:spacing w:val="12"/>
            </w:rPr>
          </w:rPrChange>
        </w:rPr>
        <w:t>elit</w:t>
      </w:r>
      <w:r w:rsidR="00A96A35" w:rsidRPr="0027638C">
        <w:rPr>
          <w:spacing w:val="-3"/>
          <w:sz w:val="24"/>
          <w:rPrChange w16du:dateUtc="2026-07-07T18:18:00Z" w:author="Author" w:date="2026-07-07T20:18:00Z" w:id="8948">
            <w:rPr>
              <w:rFonts w:ascii="Times New Roman"/>
              <w:color w:val="000000"/>
            </w:rPr>
          </w:rPrChange>
        </w:rPr>
        <w:t xml:space="preserve"> </w:t>
      </w:r>
      <w:r w:rsidR="00A96A35" w:rsidRPr="0027638C">
        <w:rPr>
          <w:spacing w:val="-2"/>
          <w:sz w:val="24"/>
          <w:rPrChange w16du:dateUtc="2026-07-07T18:18:00Z" w:author="Author" w:date="2026-07-07T20:18:00Z" w:id="8949">
            <w:rPr>
              <w:rFonts w:ascii="Times New Roman"/>
              <w:color w:val="000000"/>
              <w:spacing w:val="8"/>
            </w:rPr>
          </w:rPrChange>
        </w:rPr>
        <w:t>Sed</w:t>
      </w:r>
      <w:bookmarkEnd w:id="8943"/>
    </w:p>
    <w:p w14:paraId="584D91BA" w14:textId="77777777" w:rsidR="009609E8" w:rsidRDefault="00000000" w:rsidRPr="0027638C">
      <w:pPr>
        <w:pStyle w:val="ListParagraph"/>
        <w:numPr>
          <w:ilvl w:val="1"/>
          <w:numId w:val="5"/>
        </w:numPr>
        <w:tabs>
          <w:tab w:pos="1438" w:val="left"/>
          <w:tab w:pos="1440" w:val="left"/>
        </w:tabs>
        <w:spacing w:before="236"/>
        <w:ind w:right="354"/>
        <w:rPr>
          <w:sz w:val="24"/>
          <w:rPrChange w16du:dateUtc="2026-07-07T18:18:00Z" w:author="Author" w:date="2026-07-07T20:18:00Z" w:id="8950">
            <w:rPr>
              <w:rFonts w:ascii="Times New Roman"/>
              <w:color w:val="000000"/>
            </w:rPr>
          </w:rPrChange>
        </w:rPr>
        <w:pPrChange w16du:dateUtc="2026-07-07T18:18:00Z" w:author="Author" w:date="2026-07-07T20:18:00Z" w:id="8951">
          <w:pPr>
            <w:spacing w:after="0" w:before="237" w:line="253" w:lineRule="exact"/>
            <w:ind w:left="720"/>
            <w:jc w:val="left"/>
          </w:pPr>
        </w:pPrChange>
      </w:pPr>
      <w:bookmarkStart w:id="8952" w:name="_Ref215486309"/>
      <w:del w16du:dateUtc="2026-07-07T18:18:00Z" w:author="Author" w:date="2026-07-07T20:18:00Z" w:id="8953">
        <w:r>
          <w:rPr>
            <w:color w:val="000000"/>
          </w:rPr>
          <w:delText>(a)</w:delText>
        </w:r>
        <w:r>
          <w:rPr>
            <w:color w:val="000000"/>
            <w:spacing w:val="421"/>
          </w:rPr>
          <w:delText xml:space="preserve"> </w:delText>
        </w:r>
      </w:del>
      <w:r w:rsidR="00A96A35" w:rsidRPr="0027638C">
        <w:rPr>
          <w:sz w:val="24"/>
          <w:u w:val="single"/>
          <w:rPrChange w16du:dateUtc="2026-07-07T18:18:00Z" w:author="Author" w:date="2026-07-07T20:18:00Z" w:id="8954">
            <w:rPr>
              <w:rFonts w:ascii="Times New Roman"/>
              <w:color w:val="000000"/>
              <w:u w:val="single"/>
            </w:rPr>
          </w:rPrChange>
        </w:rPr>
        <w:t>Do</w:t>
      </w:r>
      <w:r w:rsidR="00A96A35" w:rsidRPr="0027638C">
        <w:rPr>
          <w:sz w:val="24"/>
          <w:rPrChange w16du:dateUtc="2026-07-07T18:18:00Z" w:author="Author" w:date="2026-07-07T20:18:00Z" w:id="8955">
            <w:rPr>
              <w:rFonts w:ascii="Times New Roman"/>
              <w:color w:val="000000"/>
            </w:rPr>
          </w:rPrChange>
        </w:rPr>
        <w:t>.</w:t>
      </w:r>
      <w:r w:rsidR="00A96A35" w:rsidRPr="0027638C">
        <w:rPr>
          <w:sz w:val="24"/>
          <w:rPrChange w16du:dateUtc="2026-07-07T18:18:00Z" w:author="Author" w:date="2026-07-07T20:18:00Z" w:id="8956">
            <w:rPr>
              <w:rFonts w:ascii="Times New Roman"/>
              <w:color w:val="000000"/>
              <w:spacing w:val="51"/>
            </w:rPr>
          </w:rPrChange>
        </w:rPr>
        <w:t xml:space="preserve"> </w:t>
      </w:r>
      <w:r w:rsidR="00A96A35" w:rsidRPr="0027638C">
        <w:rPr>
          <w:sz w:val="24"/>
          <w:rPrChange w16du:dateUtc="2026-07-07T18:18:00Z" w:author="Author" w:date="2026-07-07T20:18:00Z" w:id="8957">
            <w:rPr>
              <w:rFonts w:ascii="Times New Roman"/>
              <w:color w:val="000000"/>
            </w:rPr>
          </w:rPrChange>
        </w:rPr>
        <w:t>Eiusmod</w:t>
      </w:r>
      <w:r w:rsidR="00A96A35" w:rsidRPr="0027638C">
        <w:rPr>
          <w:sz w:val="24"/>
          <w:rPrChange w16du:dateUtc="2026-07-07T18:18:00Z" w:author="Author" w:date="2026-07-07T20:18:00Z" w:id="8958">
            <w:rPr>
              <w:rFonts w:ascii="Times New Roman"/>
              <w:color w:val="000000"/>
              <w:spacing w:val="51"/>
            </w:rPr>
          </w:rPrChange>
        </w:rPr>
        <w:t xml:space="preserve"> </w:t>
      </w:r>
      <w:r w:rsidR="00A96A35" w:rsidRPr="0027638C">
        <w:rPr>
          <w:sz w:val="24"/>
          <w:rPrChange w16du:dateUtc="2026-07-07T18:18:00Z" w:author="Author" w:date="2026-07-07T20:18:00Z" w:id="8959">
            <w:rPr>
              <w:rFonts w:ascii="Times New Roman"/>
              <w:color w:val="000000"/>
            </w:rPr>
          </w:rPrChange>
        </w:rPr>
        <w:t>Tempor</w:t>
      </w:r>
      <w:r w:rsidR="00A96A35" w:rsidRPr="0027638C">
        <w:rPr>
          <w:sz w:val="24"/>
          <w:rPrChange w16du:dateUtc="2026-07-07T18:18:00Z" w:author="Author" w:date="2026-07-07T20:18:00Z" w:id="8960">
            <w:rPr>
              <w:rFonts w:ascii="Times New Roman"/>
              <w:color w:val="000000"/>
              <w:spacing w:val="51"/>
            </w:rPr>
          </w:rPrChange>
        </w:rPr>
        <w:t xml:space="preserve"> </w:t>
      </w:r>
      <w:r w:rsidR="00A96A35" w:rsidRPr="0027638C">
        <w:rPr>
          <w:sz w:val="24"/>
          <w:rPrChange w16du:dateUtc="2026-07-07T18:18:00Z" w:author="Author" w:date="2026-07-07T20:18:00Z" w:id="8961">
            <w:rPr>
              <w:rFonts w:ascii="Times New Roman"/>
              <w:color w:val="000000"/>
            </w:rPr>
          </w:rPrChange>
        </w:rPr>
        <w:t>incididunt</w:t>
      </w:r>
      <w:r w:rsidR="00A96A35" w:rsidRPr="0027638C">
        <w:rPr>
          <w:sz w:val="24"/>
          <w:rPrChange w16du:dateUtc="2026-07-07T18:18:00Z" w:author="Author" w:date="2026-07-07T20:18:00Z" w:id="8962">
            <w:rPr>
              <w:rFonts w:ascii="Times New Roman"/>
              <w:color w:val="000000"/>
              <w:spacing w:val="51"/>
            </w:rPr>
          </w:rPrChange>
        </w:rPr>
        <w:t xml:space="preserve"> </w:t>
      </w:r>
      <w:r w:rsidR="00A96A35" w:rsidRPr="0027638C">
        <w:rPr>
          <w:sz w:val="24"/>
          <w:rPrChange w16du:dateUtc="2026-07-07T18:18:00Z" w:author="Author" w:date="2026-07-07T20:18:00Z" w:id="8963">
            <w:rPr>
              <w:rFonts w:ascii="Times New Roman"/>
              <w:color w:val="000000"/>
            </w:rPr>
          </w:rPrChange>
        </w:rPr>
        <w:t>ut</w:t>
      </w:r>
      <w:r w:rsidR="00A96A35" w:rsidRPr="0027638C">
        <w:rPr>
          <w:sz w:val="24"/>
          <w:rPrChange w16du:dateUtc="2026-07-07T18:18:00Z" w:author="Author" w:date="2026-07-07T20:18:00Z" w:id="8964">
            <w:rPr>
              <w:rFonts w:ascii="Times New Roman"/>
              <w:color w:val="000000"/>
              <w:spacing w:val="51"/>
            </w:rPr>
          </w:rPrChange>
        </w:rPr>
        <w:t xml:space="preserve"> </w:t>
      </w:r>
      <w:r w:rsidR="00A96A35" w:rsidRPr="0027638C">
        <w:rPr>
          <w:sz w:val="24"/>
          <w:rPrChange w16du:dateUtc="2026-07-07T18:18:00Z" w:author="Author" w:date="2026-07-07T20:18:00Z" w:id="8965">
            <w:rPr>
              <w:rFonts w:ascii="Times New Roman"/>
              <w:color w:val="000000"/>
            </w:rPr>
          </w:rPrChange>
        </w:rPr>
        <w:t>labore</w:t>
      </w:r>
      <w:r w:rsidR="00A96A35" w:rsidRPr="0027638C">
        <w:rPr>
          <w:sz w:val="24"/>
          <w:rPrChange w16du:dateUtc="2026-07-07T18:18:00Z" w:author="Author" w:date="2026-07-07T20:18:00Z" w:id="8966">
            <w:rPr>
              <w:rFonts w:ascii="Times New Roman"/>
              <w:color w:val="000000"/>
              <w:spacing w:val="51"/>
            </w:rPr>
          </w:rPrChange>
        </w:rPr>
        <w:t xml:space="preserve"> </w:t>
      </w:r>
      <w:r w:rsidR="00A96A35" w:rsidRPr="0027638C">
        <w:rPr>
          <w:sz w:val="24"/>
          <w:rPrChange w16du:dateUtc="2026-07-07T18:18:00Z" w:author="Author" w:date="2026-07-07T20:18:00Z" w:id="8967">
            <w:rPr>
              <w:rFonts w:ascii="Times New Roman"/>
              <w:color w:val="000000"/>
            </w:rPr>
          </w:rPrChange>
        </w:rPr>
        <w:t>Et</w:t>
      </w:r>
      <w:r w:rsidR="00A96A35" w:rsidRPr="0027638C">
        <w:rPr>
          <w:sz w:val="24"/>
          <w:rPrChange w16du:dateUtc="2026-07-07T18:18:00Z" w:author="Author" w:date="2026-07-07T20:18:00Z" w:id="8968">
            <w:rPr>
              <w:rFonts w:ascii="Times New Roman"/>
              <w:color w:val="000000"/>
              <w:spacing w:val="51"/>
            </w:rPr>
          </w:rPrChange>
        </w:rPr>
        <w:t xml:space="preserve"> </w:t>
      </w:r>
      <w:r w:rsidR="00A96A35" w:rsidRPr="0027638C">
        <w:rPr>
          <w:sz w:val="24"/>
          <w:rPrChange w16du:dateUtc="2026-07-07T18:18:00Z" w:author="Author" w:date="2026-07-07T20:18:00Z" w:id="8969">
            <w:rPr>
              <w:rFonts w:ascii="Times New Roman"/>
              <w:color w:val="000000"/>
            </w:rPr>
          </w:rPrChange>
        </w:rPr>
        <w:t>dolore</w:t>
      </w:r>
      <w:r w:rsidR="00A96A35" w:rsidRPr="0027638C">
        <w:rPr>
          <w:sz w:val="24"/>
          <w:rPrChange w16du:dateUtc="2026-07-07T18:18:00Z" w:author="Author" w:date="2026-07-07T20:18:00Z" w:id="8970">
            <w:rPr>
              <w:rFonts w:ascii="Times New Roman"/>
              <w:color w:val="000000"/>
              <w:spacing w:val="51"/>
            </w:rPr>
          </w:rPrChange>
        </w:rPr>
        <w:t xml:space="preserve"> </w:t>
      </w:r>
      <w:r w:rsidR="00A96A35" w:rsidRPr="0027638C">
        <w:rPr>
          <w:sz w:val="24"/>
          <w:rPrChange w16du:dateUtc="2026-07-07T18:18:00Z" w:author="Author" w:date="2026-07-07T20:18:00Z" w:id="8971">
            <w:rPr>
              <w:rFonts w:ascii="Times New Roman"/>
              <w:color w:val="000000"/>
            </w:rPr>
          </w:rPrChange>
        </w:rPr>
        <w:t>magna</w:t>
      </w:r>
      <w:r w:rsidR="00A96A35" w:rsidRPr="0027638C">
        <w:rPr>
          <w:sz w:val="24"/>
          <w:rPrChange w16du:dateUtc="2026-07-07T18:18:00Z" w:author="Author" w:date="2026-07-07T20:18:00Z" w:id="8972">
            <w:rPr>
              <w:rFonts w:ascii="Times New Roman"/>
              <w:color w:val="000000"/>
              <w:spacing w:val="51"/>
            </w:rPr>
          </w:rPrChange>
        </w:rPr>
        <w:t xml:space="preserve"> </w:t>
      </w:r>
      <w:r w:rsidR="00A96A35" w:rsidRPr="0027638C">
        <w:rPr>
          <w:sz w:val="24"/>
          <w:rPrChange w16du:dateUtc="2026-07-07T18:18:00Z" w:author="Author" w:date="2026-07-07T20:18:00Z" w:id="8973">
            <w:rPr>
              <w:rFonts w:ascii="Times New Roman"/>
              <w:color w:val="000000"/>
            </w:rPr>
          </w:rPrChange>
        </w:rPr>
        <w:t>aliqua</w:t>
      </w:r>
      <w:r w:rsidR="00A96A35" w:rsidRPr="0027638C">
        <w:rPr>
          <w:sz w:val="24"/>
          <w:rPrChange w16du:dateUtc="2026-07-07T18:18:00Z" w:author="Author" w:date="2026-07-07T20:18:00Z" w:id="8974">
            <w:rPr>
              <w:rFonts w:ascii="Times New Roman"/>
              <w:color w:val="000000"/>
              <w:spacing w:val="51"/>
            </w:rPr>
          </w:rPrChange>
        </w:rPr>
        <w:t xml:space="preserve"> </w:t>
      </w:r>
      <w:r w:rsidR="00A96A35" w:rsidRPr="0027638C">
        <w:rPr>
          <w:sz w:val="24"/>
          <w:rPrChange w16du:dateUtc="2026-07-07T18:18:00Z" w:author="Author" w:date="2026-07-07T20:18:00Z" w:id="8975">
            <w:rPr>
              <w:rFonts w:ascii="Times New Roman"/>
              <w:color w:val="000000"/>
            </w:rPr>
          </w:rPrChange>
        </w:rPr>
        <w:t>lorem</w:t>
      </w:r>
      <w:r w:rsidR="00A96A35" w:rsidRPr="0027638C">
        <w:rPr>
          <w:sz w:val="24"/>
          <w:rPrChange w16du:dateUtc="2026-07-07T18:18:00Z" w:author="Author" w:date="2026-07-07T20:18:00Z" w:id="8976">
            <w:rPr>
              <w:rFonts w:ascii="Times New Roman"/>
              <w:color w:val="000000"/>
              <w:spacing w:val="51"/>
            </w:rPr>
          </w:rPrChange>
        </w:rPr>
        <w:t xml:space="preserve"> </w:t>
      </w:r>
      <w:r w:rsidR="00A96A35" w:rsidRPr="0027638C">
        <w:rPr>
          <w:sz w:val="24"/>
          <w:rPrChange w16du:dateUtc="2026-07-07T18:18:00Z" w:author="Author" w:date="2026-07-07T20:18:00Z" w:id="8977">
            <w:rPr>
              <w:rFonts w:ascii="Times New Roman"/>
              <w:color w:val="000000"/>
            </w:rPr>
          </w:rPrChange>
        </w:rPr>
        <w:t>ipsum</w:t>
      </w:r>
      <w:r w:rsidR="00A96A35" w:rsidRPr="0027638C">
        <w:rPr>
          <w:sz w:val="24"/>
          <w:rPrChange w16du:dateUtc="2026-07-07T18:18:00Z" w:author="Author" w:date="2026-07-07T20:18:00Z" w:id="8978">
            <w:rPr>
              <w:rFonts w:ascii="Times New Roman"/>
              <w:color w:val="000000"/>
              <w:spacing w:val="51"/>
            </w:rPr>
          </w:rPrChange>
        </w:rPr>
        <w:t xml:space="preserve"> </w:t>
      </w:r>
      <w:r w:rsidR="00A96A35" w:rsidRPr="0027638C">
        <w:rPr>
          <w:sz w:val="24"/>
          <w:rPrChange w16du:dateUtc="2026-07-07T18:18:00Z" w:author="Author" w:date="2026-07-07T20:18:00Z" w:id="8979">
            <w:rPr>
              <w:rFonts w:ascii="Times New Roman"/>
              <w:color w:val="000000"/>
            </w:rPr>
          </w:rPrChange>
        </w:rPr>
        <w:t>dolor</w:t>
      </w:r>
      <w:r w:rsidR="00A96A35" w:rsidRPr="0027638C">
        <w:rPr>
          <w:sz w:val="24"/>
          <w:rPrChange w16du:dateUtc="2026-07-07T18:18:00Z" w:author="Author" w:date="2026-07-07T20:18:00Z" w:id="8980">
            <w:rPr>
              <w:rFonts w:ascii="Times New Roman"/>
              <w:color w:val="000000"/>
              <w:spacing w:val="51"/>
            </w:rPr>
          </w:rPrChange>
        </w:rPr>
        <w:t xml:space="preserve"> </w:t>
      </w:r>
      <w:r w:rsidR="00A96A35" w:rsidRPr="0027638C">
        <w:rPr>
          <w:sz w:val="24"/>
          <w:rPrChange w16du:dateUtc="2026-07-07T18:18:00Z" w:author="Author" w:date="2026-07-07T20:18:00Z" w:id="8981">
            <w:rPr>
              <w:rFonts w:ascii="Times New Roman" w:hAnsi="Times New Roman"/>
              <w:color w:val="000000"/>
            </w:rPr>
          </w:rPrChange>
        </w:rPr>
        <w:t>Sit</w:t>
      </w:r>
      <w:del w16du:dateUtc="2026-07-07T18:18:00Z" w:author="Author" w:date="2026-07-07T20:18:00Z" w:id="8982">
        <w:r>
          <w:rPr>
            <w:color w:val="000000"/>
          </w:rPr>
          <w:cr/>
        </w:r>
      </w:del>
      <w:r w:rsidR="00A96A35" w:rsidRPr="0027638C">
        <w:rPr>
          <w:sz w:val="24"/>
          <w:rPrChange w16du:dateUtc="2026-07-07T18:18:00Z" w:author="Author" w:date="2026-07-07T20:18:00Z" w:id="8983">
            <w:rPr>
              <w:rFonts w:ascii="Times New Roman"/>
              <w:color w:val="000000"/>
              <w:spacing w:val="665"/>
            </w:rPr>
          </w:rPrChange>
        </w:rPr>
        <w:t xml:space="preserve"> </w:t>
      </w:r>
      <w:r w:rsidR="00A96A35" w:rsidRPr="0027638C">
        <w:rPr>
          <w:sz w:val="24"/>
          <w:rPrChange w16du:dateUtc="2026-07-07T18:18:00Z" w:author="Author" w:date="2026-07-07T20:18:00Z" w:id="8984">
            <w:rPr>
              <w:rFonts w:ascii="Times New Roman" w:hAnsi="Times New Roman"/>
              <w:color w:val="000000"/>
              <w:spacing w:val="2"/>
            </w:rPr>
          </w:rPrChange>
        </w:rPr>
        <w:t>(“</w:t>
      </w:r>
      <w:r w:rsidR="00A96A35" w:rsidRPr="0027638C">
        <w:rPr>
          <w:b/>
          <w:sz w:val="24"/>
          <w:rPrChange w16du:dateUtc="2026-07-07T18:18:00Z" w:author="Author" w:date="2026-07-07T20:18:00Z" w:id="8985">
            <w:rPr>
              <w:rFonts w:ascii="Times New Roman" w:hAnsi="Times New Roman"/>
              <w:color w:val="000000"/>
              <w:spacing w:val="2"/>
            </w:rPr>
          </w:rPrChange>
        </w:rPr>
        <w:t>Amet</w:t>
      </w:r>
      <w:r w:rsidR="00A96A35" w:rsidRPr="0027638C">
        <w:rPr>
          <w:sz w:val="24"/>
          <w:rPrChange w16du:dateUtc="2026-07-07T18:18:00Z" w:author="Author" w:date="2026-07-07T20:18:00Z" w:id="8986">
            <w:rPr>
              <w:rFonts w:ascii="Times New Roman" w:hAnsi="Times New Roman"/>
              <w:color w:val="000000"/>
              <w:spacing w:val="2"/>
            </w:rPr>
          </w:rPrChange>
        </w:rPr>
        <w:t>”).</w:t>
      </w:r>
      <w:r w:rsidR="00A96A35" w:rsidRPr="0027638C">
        <w:rPr>
          <w:sz w:val="24"/>
          <w:rPrChange w16du:dateUtc="2026-07-07T18:18:00Z" w:author="Author" w:date="2026-07-07T20:18:00Z" w:id="8987">
            <w:rPr>
              <w:rFonts w:ascii="Times New Roman"/>
              <w:color w:val="000000"/>
              <w:spacing w:val="37"/>
            </w:rPr>
          </w:rPrChange>
        </w:rPr>
        <w:t xml:space="preserve"> </w:t>
      </w:r>
      <w:r w:rsidR="00A96A35" w:rsidRPr="0027638C">
        <w:rPr>
          <w:sz w:val="24"/>
          <w:rPrChange w16du:dateUtc="2026-07-07T18:18:00Z" w:author="Author" w:date="2026-07-07T20:18:00Z" w:id="8988">
            <w:rPr>
              <w:rFonts w:ascii="Times New Roman"/>
              <w:color w:val="000000"/>
            </w:rPr>
          </w:rPrChange>
        </w:rPr>
        <w:t>Consectetur</w:t>
      </w:r>
      <w:r w:rsidR="00A96A35" w:rsidRPr="0027638C">
        <w:rPr>
          <w:sz w:val="24"/>
          <w:rPrChange w16du:dateUtc="2026-07-07T18:18:00Z" w:author="Author" w:date="2026-07-07T20:18:00Z" w:id="8989">
            <w:rPr>
              <w:rFonts w:ascii="Times New Roman"/>
              <w:color w:val="000000"/>
              <w:spacing w:val="39"/>
            </w:rPr>
          </w:rPrChange>
        </w:rPr>
        <w:t xml:space="preserve"> </w:t>
      </w:r>
      <w:r w:rsidR="00A96A35" w:rsidRPr="0027638C">
        <w:rPr>
          <w:sz w:val="24"/>
          <w:rPrChange w16du:dateUtc="2026-07-07T18:18:00Z" w:author="Author" w:date="2026-07-07T20:18:00Z" w:id="8990">
            <w:rPr>
              <w:rFonts w:ascii="Times New Roman"/>
              <w:color w:val="000000"/>
            </w:rPr>
          </w:rPrChange>
        </w:rPr>
        <w:t>adipiscing</w:t>
      </w:r>
      <w:r w:rsidR="00A96A35" w:rsidRPr="0027638C">
        <w:rPr>
          <w:sz w:val="24"/>
          <w:rPrChange w16du:dateUtc="2026-07-07T18:18:00Z" w:author="Author" w:date="2026-07-07T20:18:00Z" w:id="8991">
            <w:rPr>
              <w:rFonts w:ascii="Times New Roman"/>
              <w:color w:val="000000"/>
              <w:spacing w:val="39"/>
            </w:rPr>
          </w:rPrChange>
        </w:rPr>
        <w:t xml:space="preserve"> </w:t>
      </w:r>
      <w:r w:rsidR="00A96A35" w:rsidRPr="0027638C">
        <w:rPr>
          <w:sz w:val="24"/>
          <w:rPrChange w16du:dateUtc="2026-07-07T18:18:00Z" w:author="Author" w:date="2026-07-07T20:18:00Z" w:id="8992">
            <w:rPr>
              <w:rFonts w:ascii="Times New Roman"/>
              <w:color w:val="000000"/>
            </w:rPr>
          </w:rPrChange>
        </w:rPr>
        <w:t>elit</w:t>
      </w:r>
      <w:r w:rsidR="00A96A35" w:rsidRPr="0027638C">
        <w:rPr>
          <w:sz w:val="24"/>
          <w:rPrChange w16du:dateUtc="2026-07-07T18:18:00Z" w:author="Author" w:date="2026-07-07T20:18:00Z" w:id="8993">
            <w:rPr>
              <w:rFonts w:ascii="Times New Roman"/>
              <w:color w:val="000000"/>
              <w:spacing w:val="39"/>
            </w:rPr>
          </w:rPrChange>
        </w:rPr>
        <w:t xml:space="preserve"> </w:t>
      </w:r>
      <w:r w:rsidR="00A96A35" w:rsidRPr="0027638C">
        <w:rPr>
          <w:sz w:val="24"/>
          <w:rPrChange w16du:dateUtc="2026-07-07T18:18:00Z" w:author="Author" w:date="2026-07-07T20:18:00Z" w:id="8994">
            <w:rPr>
              <w:rFonts w:ascii="Times New Roman"/>
              <w:color w:val="000000"/>
            </w:rPr>
          </w:rPrChange>
        </w:rPr>
        <w:t>sed</w:t>
      </w:r>
      <w:r w:rsidR="00A96A35" w:rsidRPr="0027638C">
        <w:rPr>
          <w:sz w:val="24"/>
          <w:rPrChange w16du:dateUtc="2026-07-07T18:18:00Z" w:author="Author" w:date="2026-07-07T20:18:00Z" w:id="8995">
            <w:rPr>
              <w:rFonts w:ascii="Times New Roman"/>
              <w:color w:val="000000"/>
              <w:spacing w:val="39"/>
            </w:rPr>
          </w:rPrChange>
        </w:rPr>
        <w:t xml:space="preserve"> </w:t>
      </w:r>
      <w:r w:rsidR="00A96A35" w:rsidRPr="0027638C">
        <w:rPr>
          <w:sz w:val="24"/>
          <w:rPrChange w16du:dateUtc="2026-07-07T18:18:00Z" w:author="Author" w:date="2026-07-07T20:18:00Z" w:id="8996">
            <w:rPr>
              <w:rFonts w:ascii="Times New Roman"/>
              <w:color w:val="000000"/>
            </w:rPr>
          </w:rPrChange>
        </w:rPr>
        <w:t>do</w:t>
      </w:r>
      <w:r w:rsidR="00A96A35" w:rsidRPr="0027638C">
        <w:rPr>
          <w:sz w:val="24"/>
          <w:rPrChange w16du:dateUtc="2026-07-07T18:18:00Z" w:author="Author" w:date="2026-07-07T20:18:00Z" w:id="8997">
            <w:rPr>
              <w:rFonts w:ascii="Times New Roman"/>
              <w:color w:val="000000"/>
              <w:spacing w:val="39"/>
            </w:rPr>
          </w:rPrChange>
        </w:rPr>
        <w:t xml:space="preserve"> </w:t>
      </w:r>
      <w:r w:rsidR="00A96A35" w:rsidRPr="0027638C">
        <w:rPr>
          <w:sz w:val="24"/>
          <w:rPrChange w16du:dateUtc="2026-07-07T18:18:00Z" w:author="Author" w:date="2026-07-07T20:18:00Z" w:id="8998">
            <w:rPr>
              <w:rFonts w:ascii="Times New Roman"/>
              <w:color w:val="000000"/>
            </w:rPr>
          </w:rPrChange>
        </w:rPr>
        <w:t>Eiusmod:</w:t>
      </w:r>
      <w:r w:rsidR="00A96A35" w:rsidRPr="0027638C">
        <w:rPr>
          <w:sz w:val="24"/>
          <w:rPrChange w16du:dateUtc="2026-07-07T18:18:00Z" w:author="Author" w:date="2026-07-07T20:18:00Z" w:id="8999">
            <w:rPr>
              <w:rFonts w:ascii="Times New Roman"/>
              <w:color w:val="000000"/>
              <w:spacing w:val="39"/>
            </w:rPr>
          </w:rPrChange>
        </w:rPr>
        <w:t xml:space="preserve"> </w:t>
      </w:r>
      <w:r w:rsidR="00A96A35" w:rsidRPr="0027638C">
        <w:rPr>
          <w:sz w:val="24"/>
          <w:rPrChange w16du:dateUtc="2026-07-07T18:18:00Z" w:author="Author" w:date="2026-07-07T20:18:00Z" w:id="9000">
            <w:rPr>
              <w:rFonts w:ascii="Times New Roman"/>
              <w:color w:val="000000"/>
            </w:rPr>
          </w:rPrChange>
        </w:rPr>
        <w:t>(tempor)</w:t>
      </w:r>
      <w:r w:rsidR="00A96A35" w:rsidRPr="0027638C">
        <w:rPr>
          <w:sz w:val="24"/>
          <w:rPrChange w16du:dateUtc="2026-07-07T18:18:00Z" w:author="Author" w:date="2026-07-07T20:18:00Z" w:id="9001">
            <w:rPr>
              <w:rFonts w:ascii="Times New Roman"/>
              <w:color w:val="000000"/>
              <w:spacing w:val="39"/>
            </w:rPr>
          </w:rPrChange>
        </w:rPr>
        <w:t xml:space="preserve"> </w:t>
      </w:r>
      <w:r w:rsidR="00A96A35" w:rsidRPr="0027638C">
        <w:rPr>
          <w:sz w:val="24"/>
          <w:rPrChange w16du:dateUtc="2026-07-07T18:18:00Z" w:author="Author" w:date="2026-07-07T20:18:00Z" w:id="9002">
            <w:rPr>
              <w:rFonts w:ascii="Times New Roman"/>
              <w:color w:val="000000"/>
            </w:rPr>
          </w:rPrChange>
        </w:rPr>
        <w:t>incididunt</w:t>
      </w:r>
      <w:r w:rsidR="00A96A35" w:rsidRPr="0027638C">
        <w:rPr>
          <w:sz w:val="24"/>
          <w:rPrChange w16du:dateUtc="2026-07-07T18:18:00Z" w:author="Author" w:date="2026-07-07T20:18:00Z" w:id="9003">
            <w:rPr>
              <w:rFonts w:ascii="Times New Roman"/>
              <w:color w:val="000000"/>
              <w:spacing w:val="39"/>
            </w:rPr>
          </w:rPrChange>
        </w:rPr>
        <w:t xml:space="preserve"> </w:t>
      </w:r>
      <w:r w:rsidR="00A96A35" w:rsidRPr="0027638C">
        <w:rPr>
          <w:sz w:val="24"/>
          <w:rPrChange w16du:dateUtc="2026-07-07T18:18:00Z" w:author="Author" w:date="2026-07-07T20:18:00Z" w:id="9004">
            <w:rPr>
              <w:rFonts w:ascii="Times New Roman"/>
              <w:color w:val="000000"/>
            </w:rPr>
          </w:rPrChange>
        </w:rPr>
        <w:t>Ut</w:t>
      </w:r>
      <w:r w:rsidR="00A96A35" w:rsidRPr="0027638C">
        <w:rPr>
          <w:sz w:val="24"/>
          <w:rPrChange w16du:dateUtc="2026-07-07T18:18:00Z" w:author="Author" w:date="2026-07-07T20:18:00Z" w:id="9005">
            <w:rPr>
              <w:rFonts w:ascii="Times New Roman"/>
              <w:color w:val="000000"/>
              <w:spacing w:val="39"/>
            </w:rPr>
          </w:rPrChange>
        </w:rPr>
        <w:t xml:space="preserve"> </w:t>
      </w:r>
      <w:r w:rsidR="00A96A35" w:rsidRPr="0027638C">
        <w:rPr>
          <w:sz w:val="24"/>
          <w:rPrChange w16du:dateUtc="2026-07-07T18:18:00Z" w:author="Author" w:date="2026-07-07T20:18:00Z" w:id="9006">
            <w:rPr>
              <w:rFonts w:ascii="Times New Roman"/>
              <w:color w:val="000000"/>
            </w:rPr>
          </w:rPrChange>
        </w:rPr>
        <w:t>labore</w:t>
      </w:r>
      <w:r w:rsidR="00A96A35" w:rsidRPr="0027638C">
        <w:rPr>
          <w:sz w:val="24"/>
          <w:rPrChange w16du:dateUtc="2026-07-07T18:18:00Z" w:author="Author" w:date="2026-07-07T20:18:00Z" w:id="9007">
            <w:rPr>
              <w:rFonts w:ascii="Times New Roman"/>
              <w:color w:val="000000"/>
              <w:spacing w:val="39"/>
            </w:rPr>
          </w:rPrChange>
        </w:rPr>
        <w:t xml:space="preserve"> </w:t>
      </w:r>
      <w:r w:rsidR="00A96A35" w:rsidRPr="0027638C">
        <w:rPr>
          <w:sz w:val="24"/>
          <w:rPrChange w16du:dateUtc="2026-07-07T18:18:00Z" w:author="Author" w:date="2026-07-07T20:18:00Z" w:id="9008">
            <w:rPr>
              <w:rFonts w:ascii="Times New Roman"/>
              <w:color w:val="000000"/>
            </w:rPr>
          </w:rPrChange>
        </w:rPr>
        <w:t>et</w:t>
      </w:r>
      <w:r w:rsidR="00A96A35" w:rsidRPr="0027638C">
        <w:rPr>
          <w:sz w:val="24"/>
          <w:rPrChange w16du:dateUtc="2026-07-07T18:18:00Z" w:author="Author" w:date="2026-07-07T20:18:00Z" w:id="9009">
            <w:rPr>
              <w:rFonts w:ascii="Times New Roman"/>
              <w:color w:val="000000"/>
              <w:spacing w:val="39"/>
            </w:rPr>
          </w:rPrChange>
        </w:rPr>
        <w:t xml:space="preserve"> </w:t>
      </w:r>
      <w:r w:rsidR="00A96A35" w:rsidRPr="0027638C">
        <w:rPr>
          <w:sz w:val="24"/>
          <w:rPrChange w16du:dateUtc="2026-07-07T18:18:00Z" w:author="Author" w:date="2026-07-07T20:18:00Z" w:id="9010">
            <w:rPr>
              <w:rFonts w:ascii="Times New Roman"/>
              <w:color w:val="000000"/>
            </w:rPr>
          </w:rPrChange>
        </w:rPr>
        <w:t>dolore</w:t>
      </w:r>
      <w:r w:rsidR="00A96A35" w:rsidRPr="0027638C">
        <w:rPr>
          <w:sz w:val="24"/>
          <w:rPrChange w16du:dateUtc="2026-07-07T18:18:00Z" w:author="Author" w:date="2026-07-07T20:18:00Z" w:id="9011">
            <w:rPr>
              <w:rFonts w:ascii="Times New Roman"/>
              <w:color w:val="000000"/>
              <w:spacing w:val="38"/>
            </w:rPr>
          </w:rPrChange>
        </w:rPr>
        <w:t xml:space="preserve"> </w:t>
      </w:r>
      <w:r w:rsidR="00A96A35" w:rsidRPr="0027638C">
        <w:rPr>
          <w:sz w:val="24"/>
          <w:rPrChange w16du:dateUtc="2026-07-07T18:18:00Z" w:author="Author" w:date="2026-07-07T20:18:00Z" w:id="9012">
            <w:rPr>
              <w:rFonts w:ascii="Times New Roman" w:hAnsi="Times New Roman"/>
              <w:color w:val="000000"/>
            </w:rPr>
          </w:rPrChange>
        </w:rPr>
        <w:t>Magna</w:t>
      </w:r>
      <w:del w16du:dateUtc="2026-07-07T18:18:00Z" w:author="Author" w:date="2026-07-07T20:18:00Z" w:id="9013">
        <w:r>
          <w:rPr>
            <w:color w:val="000000"/>
          </w:rPr>
          <w:cr/>
        </w:r>
      </w:del>
      <w:r w:rsidR="00A96A35" w:rsidRPr="0027638C">
        <w:rPr>
          <w:sz w:val="24"/>
          <w:rPrChange w16du:dateUtc="2026-07-07T18:18:00Z" w:author="Author" w:date="2026-07-07T20:18:00Z" w:id="9014">
            <w:rPr>
              <w:rFonts w:ascii="Times New Roman"/>
              <w:color w:val="000000"/>
              <w:spacing w:val="665"/>
            </w:rPr>
          </w:rPrChange>
        </w:rPr>
        <w:t xml:space="preserve"> </w:t>
      </w:r>
      <w:r w:rsidR="00A96A35" w:rsidRPr="0027638C">
        <w:rPr>
          <w:sz w:val="24"/>
          <w:rPrChange w16du:dateUtc="2026-07-07T18:18:00Z" w:author="Author" w:date="2026-07-07T20:18:00Z" w:id="9015">
            <w:rPr>
              <w:rFonts w:ascii="Times New Roman"/>
              <w:color w:val="000000"/>
            </w:rPr>
          </w:rPrChange>
        </w:rPr>
        <w:t>aliqua;</w:t>
      </w:r>
      <w:r w:rsidR="00A96A35" w:rsidRPr="0027638C">
        <w:rPr>
          <w:sz w:val="24"/>
          <w:rPrChange w16du:dateUtc="2026-07-07T18:18:00Z" w:author="Author" w:date="2026-07-07T20:18:00Z" w:id="9016">
            <w:rPr>
              <w:rFonts w:ascii="Times New Roman"/>
              <w:color w:val="000000"/>
              <w:spacing w:val="32"/>
            </w:rPr>
          </w:rPrChange>
        </w:rPr>
        <w:t xml:space="preserve"> </w:t>
      </w:r>
      <w:r w:rsidR="00A96A35" w:rsidRPr="0027638C">
        <w:rPr>
          <w:sz w:val="24"/>
          <w:rPrChange w16du:dateUtc="2026-07-07T18:18:00Z" w:author="Author" w:date="2026-07-07T20:18:00Z" w:id="9017">
            <w:rPr>
              <w:rFonts w:ascii="Times New Roman"/>
              <w:color w:val="000000"/>
            </w:rPr>
          </w:rPrChange>
        </w:rPr>
        <w:t>(lorem)</w:t>
      </w:r>
      <w:r w:rsidR="00A96A35" w:rsidRPr="0027638C">
        <w:rPr>
          <w:sz w:val="24"/>
          <w:rPrChange w16du:dateUtc="2026-07-07T18:18:00Z" w:author="Author" w:date="2026-07-07T20:18:00Z" w:id="9018">
            <w:rPr>
              <w:rFonts w:ascii="Times New Roman"/>
              <w:color w:val="000000"/>
              <w:spacing w:val="32"/>
            </w:rPr>
          </w:rPrChange>
        </w:rPr>
        <w:t xml:space="preserve"> </w:t>
      </w:r>
      <w:r w:rsidR="00A96A35" w:rsidRPr="0027638C">
        <w:rPr>
          <w:sz w:val="24"/>
          <w:rPrChange w16du:dateUtc="2026-07-07T18:18:00Z" w:author="Author" w:date="2026-07-07T20:18:00Z" w:id="9019">
            <w:rPr>
              <w:rFonts w:ascii="Times New Roman"/>
              <w:color w:val="000000"/>
            </w:rPr>
          </w:rPrChange>
        </w:rPr>
        <w:t>Ipsum</w:t>
      </w:r>
      <w:r w:rsidR="00A96A35" w:rsidRPr="0027638C">
        <w:rPr>
          <w:sz w:val="24"/>
          <w:rPrChange w16du:dateUtc="2026-07-07T18:18:00Z" w:author="Author" w:date="2026-07-07T20:18:00Z" w:id="9020">
            <w:rPr>
              <w:rFonts w:ascii="Times New Roman"/>
              <w:color w:val="000000"/>
              <w:spacing w:val="32"/>
            </w:rPr>
          </w:rPrChange>
        </w:rPr>
        <w:t xml:space="preserve"> </w:t>
      </w:r>
      <w:r w:rsidR="00A96A35" w:rsidRPr="0027638C">
        <w:rPr>
          <w:sz w:val="24"/>
          <w:rPrChange w16du:dateUtc="2026-07-07T18:18:00Z" w:author="Author" w:date="2026-07-07T20:18:00Z" w:id="9021">
            <w:rPr>
              <w:rFonts w:ascii="Times New Roman"/>
              <w:color w:val="000000"/>
            </w:rPr>
          </w:rPrChange>
        </w:rPr>
        <w:t>dolor</w:t>
      </w:r>
      <w:r w:rsidR="00A96A35" w:rsidRPr="0027638C">
        <w:rPr>
          <w:sz w:val="24"/>
          <w:rPrChange w16du:dateUtc="2026-07-07T18:18:00Z" w:author="Author" w:date="2026-07-07T20:18:00Z" w:id="9022">
            <w:rPr>
              <w:rFonts w:ascii="Times New Roman"/>
              <w:color w:val="000000"/>
              <w:spacing w:val="32"/>
            </w:rPr>
          </w:rPrChange>
        </w:rPr>
        <w:t xml:space="preserve"> </w:t>
      </w:r>
      <w:r w:rsidR="00A96A35" w:rsidRPr="0027638C">
        <w:rPr>
          <w:sz w:val="24"/>
          <w:rPrChange w16du:dateUtc="2026-07-07T18:18:00Z" w:author="Author" w:date="2026-07-07T20:18:00Z" w:id="9023">
            <w:rPr>
              <w:rFonts w:ascii="Times New Roman"/>
              <w:color w:val="000000"/>
            </w:rPr>
          </w:rPrChange>
        </w:rPr>
        <w:t>sit-amet</w:t>
      </w:r>
      <w:r w:rsidR="00A96A35" w:rsidRPr="0027638C">
        <w:rPr>
          <w:sz w:val="24"/>
          <w:rPrChange w16du:dateUtc="2026-07-07T18:18:00Z" w:author="Author" w:date="2026-07-07T20:18:00Z" w:id="9024">
            <w:rPr>
              <w:rFonts w:ascii="Times New Roman"/>
              <w:color w:val="000000"/>
              <w:spacing w:val="32"/>
            </w:rPr>
          </w:rPrChange>
        </w:rPr>
        <w:t xml:space="preserve"> </w:t>
      </w:r>
      <w:r w:rsidR="00A96A35" w:rsidRPr="0027638C">
        <w:rPr>
          <w:sz w:val="24"/>
          <w:rPrChange w16du:dateUtc="2026-07-07T18:18:00Z" w:author="Author" w:date="2026-07-07T20:18:00Z" w:id="9025">
            <w:rPr>
              <w:rFonts w:ascii="Times New Roman"/>
              <w:color w:val="000000"/>
            </w:rPr>
          </w:rPrChange>
        </w:rPr>
        <w:t>consectetur</w:t>
      </w:r>
      <w:r w:rsidR="00A96A35" w:rsidRPr="0027638C">
        <w:rPr>
          <w:sz w:val="24"/>
          <w:rPrChange w16du:dateUtc="2026-07-07T18:18:00Z" w:author="Author" w:date="2026-07-07T20:18:00Z" w:id="9026">
            <w:rPr>
              <w:rFonts w:ascii="Times New Roman"/>
              <w:color w:val="000000"/>
              <w:spacing w:val="32"/>
            </w:rPr>
          </w:rPrChange>
        </w:rPr>
        <w:t xml:space="preserve"> </w:t>
      </w:r>
      <w:r w:rsidR="00A96A35" w:rsidRPr="0027638C">
        <w:rPr>
          <w:sz w:val="24"/>
          <w:rPrChange w16du:dateUtc="2026-07-07T18:18:00Z" w:author="Author" w:date="2026-07-07T20:18:00Z" w:id="9027">
            <w:rPr>
              <w:rFonts w:ascii="Times New Roman"/>
              <w:color w:val="000000"/>
            </w:rPr>
          </w:rPrChange>
        </w:rPr>
        <w:t>adipiscing-elit;</w:t>
      </w:r>
      <w:r w:rsidR="00A96A35" w:rsidRPr="0027638C">
        <w:rPr>
          <w:sz w:val="24"/>
          <w:rPrChange w16du:dateUtc="2026-07-07T18:18:00Z" w:author="Author" w:date="2026-07-07T20:18:00Z" w:id="9028">
            <w:rPr>
              <w:rFonts w:ascii="Times New Roman"/>
              <w:color w:val="000000"/>
              <w:spacing w:val="32"/>
            </w:rPr>
          </w:rPrChange>
        </w:rPr>
        <w:t xml:space="preserve"> </w:t>
      </w:r>
      <w:r w:rsidR="00A96A35" w:rsidRPr="0027638C">
        <w:rPr>
          <w:sz w:val="24"/>
          <w:rPrChange w16du:dateUtc="2026-07-07T18:18:00Z" w:author="Author" w:date="2026-07-07T20:18:00Z" w:id="9029">
            <w:rPr>
              <w:rFonts w:ascii="Times New Roman"/>
              <w:color w:val="000000"/>
            </w:rPr>
          </w:rPrChange>
        </w:rPr>
        <w:t>sed</w:t>
      </w:r>
      <w:r w:rsidR="00A96A35" w:rsidRPr="0027638C">
        <w:rPr>
          <w:sz w:val="24"/>
          <w:rPrChange w16du:dateUtc="2026-07-07T18:18:00Z" w:author="Author" w:date="2026-07-07T20:18:00Z" w:id="9030">
            <w:rPr>
              <w:rFonts w:ascii="Times New Roman"/>
              <w:color w:val="000000"/>
              <w:spacing w:val="32"/>
            </w:rPr>
          </w:rPrChange>
        </w:rPr>
        <w:t xml:space="preserve"> </w:t>
      </w:r>
      <w:r w:rsidR="00A96A35" w:rsidRPr="0027638C">
        <w:rPr>
          <w:sz w:val="24"/>
          <w:rPrChange w16du:dateUtc="2026-07-07T18:18:00Z" w:author="Author" w:date="2026-07-07T20:18:00Z" w:id="9031">
            <w:rPr>
              <w:rFonts w:ascii="Times New Roman"/>
              <w:color w:val="000000"/>
            </w:rPr>
          </w:rPrChange>
        </w:rPr>
        <w:t>(do)</w:t>
      </w:r>
      <w:r w:rsidR="00A96A35" w:rsidRPr="0027638C">
        <w:rPr>
          <w:sz w:val="24"/>
          <w:rPrChange w16du:dateUtc="2026-07-07T18:18:00Z" w:author="Author" w:date="2026-07-07T20:18:00Z" w:id="9032">
            <w:rPr>
              <w:rFonts w:ascii="Times New Roman"/>
              <w:color w:val="000000"/>
              <w:spacing w:val="32"/>
            </w:rPr>
          </w:rPrChange>
        </w:rPr>
        <w:t xml:space="preserve"> </w:t>
      </w:r>
      <w:r w:rsidR="00A96A35" w:rsidRPr="0027638C">
        <w:rPr>
          <w:sz w:val="24"/>
          <w:rPrChange w16du:dateUtc="2026-07-07T18:18:00Z" w:author="Author" w:date="2026-07-07T20:18:00Z" w:id="9033">
            <w:rPr>
              <w:rFonts w:ascii="Times New Roman"/>
              <w:color w:val="000000"/>
            </w:rPr>
          </w:rPrChange>
        </w:rPr>
        <w:t>eiusmod</w:t>
      </w:r>
      <w:r w:rsidR="00A96A35" w:rsidRPr="0027638C">
        <w:rPr>
          <w:sz w:val="24"/>
          <w:rPrChange w16du:dateUtc="2026-07-07T18:18:00Z" w:author="Author" w:date="2026-07-07T20:18:00Z" w:id="9034">
            <w:rPr>
              <w:rFonts w:ascii="Times New Roman"/>
              <w:color w:val="000000"/>
              <w:spacing w:val="32"/>
            </w:rPr>
          </w:rPrChange>
        </w:rPr>
        <w:t xml:space="preserve"> </w:t>
      </w:r>
      <w:r w:rsidR="00A96A35" w:rsidRPr="0027638C">
        <w:rPr>
          <w:sz w:val="24"/>
          <w:rPrChange w16du:dateUtc="2026-07-07T18:18:00Z" w:author="Author" w:date="2026-07-07T20:18:00Z" w:id="9035">
            <w:rPr>
              <w:rFonts w:ascii="Times New Roman" w:hAnsi="Times New Roman"/>
              <w:color w:val="000000"/>
            </w:rPr>
          </w:rPrChange>
        </w:rPr>
        <w:t>tempor</w:t>
      </w:r>
      <w:del w16du:dateUtc="2026-07-07T18:18:00Z" w:author="Author" w:date="2026-07-07T20:18:00Z" w:id="9036">
        <w:r>
          <w:rPr>
            <w:color w:val="000000"/>
          </w:rPr>
          <w:cr/>
        </w:r>
      </w:del>
      <w:r w:rsidR="00A96A35" w:rsidRPr="0027638C">
        <w:rPr>
          <w:sz w:val="24"/>
          <w:rPrChange w16du:dateUtc="2026-07-07T18:18:00Z" w:author="Author" w:date="2026-07-07T20:18:00Z" w:id="9037">
            <w:rPr>
              <w:rFonts w:ascii="Times New Roman"/>
              <w:color w:val="000000"/>
              <w:spacing w:val="665"/>
            </w:rPr>
          </w:rPrChange>
        </w:rPr>
        <w:t xml:space="preserve"> </w:t>
      </w:r>
      <w:r w:rsidR="00A96A35" w:rsidRPr="0027638C">
        <w:rPr>
          <w:sz w:val="24"/>
          <w:rPrChange w16du:dateUtc="2026-07-07T18:18:00Z" w:author="Author" w:date="2026-07-07T20:18:00Z" w:id="9038">
            <w:rPr>
              <w:rFonts w:ascii="Times New Roman"/>
              <w:color w:val="000000"/>
            </w:rPr>
          </w:rPrChange>
        </w:rPr>
        <w:t>incididunt</w:t>
      </w:r>
      <w:r w:rsidR="00A96A35" w:rsidRPr="0027638C">
        <w:rPr>
          <w:sz w:val="24"/>
          <w:rPrChange w16du:dateUtc="2026-07-07T18:18:00Z" w:author="Author" w:date="2026-07-07T20:18:00Z" w:id="9039">
            <w:rPr>
              <w:rFonts w:ascii="Times New Roman"/>
              <w:color w:val="000000"/>
              <w:spacing w:val="22"/>
            </w:rPr>
          </w:rPrChange>
        </w:rPr>
        <w:t xml:space="preserve"> </w:t>
      </w:r>
      <w:r w:rsidR="00A96A35" w:rsidRPr="0027638C">
        <w:rPr>
          <w:sz w:val="24"/>
          <w:rPrChange w16du:dateUtc="2026-07-07T18:18:00Z" w:author="Author" w:date="2026-07-07T20:18:00Z" w:id="9040">
            <w:rPr>
              <w:rFonts w:ascii="Times New Roman"/>
              <w:color w:val="000000"/>
            </w:rPr>
          </w:rPrChange>
        </w:rPr>
        <w:t>ut</w:t>
      </w:r>
      <w:r w:rsidR="00A96A35" w:rsidRPr="0027638C">
        <w:rPr>
          <w:sz w:val="24"/>
          <w:rPrChange w16du:dateUtc="2026-07-07T18:18:00Z" w:author="Author" w:date="2026-07-07T20:18:00Z" w:id="9041">
            <w:rPr>
              <w:rFonts w:ascii="Times New Roman"/>
              <w:color w:val="000000"/>
              <w:spacing w:val="22"/>
            </w:rPr>
          </w:rPrChange>
        </w:rPr>
        <w:t xml:space="preserve"> </w:t>
      </w:r>
      <w:r w:rsidR="00A96A35" w:rsidRPr="0027638C">
        <w:rPr>
          <w:sz w:val="24"/>
          <w:rPrChange w16du:dateUtc="2026-07-07T18:18:00Z" w:author="Author" w:date="2026-07-07T20:18:00Z" w:id="9042">
            <w:rPr>
              <w:rFonts w:ascii="Times New Roman"/>
              <w:color w:val="000000"/>
            </w:rPr>
          </w:rPrChange>
        </w:rPr>
        <w:t>labore</w:t>
      </w:r>
      <w:r w:rsidR="00A96A35" w:rsidRPr="0027638C">
        <w:rPr>
          <w:sz w:val="24"/>
          <w:rPrChange w16du:dateUtc="2026-07-07T18:18:00Z" w:author="Author" w:date="2026-07-07T20:18:00Z" w:id="9043">
            <w:rPr>
              <w:rFonts w:ascii="Times New Roman"/>
              <w:color w:val="000000"/>
              <w:spacing w:val="22"/>
            </w:rPr>
          </w:rPrChange>
        </w:rPr>
        <w:t xml:space="preserve"> </w:t>
      </w:r>
      <w:r w:rsidR="00A96A35" w:rsidRPr="0027638C">
        <w:rPr>
          <w:sz w:val="24"/>
          <w:rPrChange w16du:dateUtc="2026-07-07T18:18:00Z" w:author="Author" w:date="2026-07-07T20:18:00Z" w:id="9044">
            <w:rPr>
              <w:rFonts w:ascii="Times New Roman"/>
              <w:color w:val="000000"/>
            </w:rPr>
          </w:rPrChange>
        </w:rPr>
        <w:t>et</w:t>
      </w:r>
      <w:r w:rsidR="00A96A35" w:rsidRPr="0027638C">
        <w:rPr>
          <w:sz w:val="24"/>
          <w:rPrChange w16du:dateUtc="2026-07-07T18:18:00Z" w:author="Author" w:date="2026-07-07T20:18:00Z" w:id="9045">
            <w:rPr>
              <w:rFonts w:ascii="Times New Roman"/>
              <w:color w:val="000000"/>
              <w:spacing w:val="22"/>
            </w:rPr>
          </w:rPrChange>
        </w:rPr>
        <w:t xml:space="preserve"> </w:t>
      </w:r>
      <w:r w:rsidR="00A96A35" w:rsidRPr="0027638C">
        <w:rPr>
          <w:sz w:val="24"/>
          <w:rPrChange w16du:dateUtc="2026-07-07T18:18:00Z" w:author="Author" w:date="2026-07-07T20:18:00Z" w:id="9046">
            <w:rPr>
              <w:rFonts w:ascii="Times New Roman"/>
              <w:color w:val="000000"/>
            </w:rPr>
          </w:rPrChange>
        </w:rPr>
        <w:t>dolore</w:t>
      </w:r>
      <w:r w:rsidR="00A96A35" w:rsidRPr="0027638C">
        <w:rPr>
          <w:sz w:val="24"/>
          <w:rPrChange w16du:dateUtc="2026-07-07T18:18:00Z" w:author="Author" w:date="2026-07-07T20:18:00Z" w:id="9047">
            <w:rPr>
              <w:rFonts w:ascii="Times New Roman"/>
              <w:color w:val="000000"/>
              <w:spacing w:val="22"/>
            </w:rPr>
          </w:rPrChange>
        </w:rPr>
        <w:t xml:space="preserve"> </w:t>
      </w:r>
      <w:r w:rsidR="00A96A35" w:rsidRPr="0027638C">
        <w:rPr>
          <w:sz w:val="24"/>
          <w:rPrChange w16du:dateUtc="2026-07-07T18:18:00Z" w:author="Author" w:date="2026-07-07T20:18:00Z" w:id="9048">
            <w:rPr>
              <w:rFonts w:ascii="Times New Roman"/>
              <w:color w:val="000000"/>
            </w:rPr>
          </w:rPrChange>
        </w:rPr>
        <w:t>magna</w:t>
      </w:r>
      <w:r w:rsidR="00A96A35" w:rsidRPr="0027638C">
        <w:rPr>
          <w:sz w:val="24"/>
          <w:rPrChange w16du:dateUtc="2026-07-07T18:18:00Z" w:author="Author" w:date="2026-07-07T20:18:00Z" w:id="9049">
            <w:rPr>
              <w:rFonts w:ascii="Times New Roman"/>
              <w:color w:val="000000"/>
              <w:spacing w:val="22"/>
            </w:rPr>
          </w:rPrChange>
        </w:rPr>
        <w:t xml:space="preserve"> </w:t>
      </w:r>
      <w:r w:rsidR="00A96A35" w:rsidRPr="0027638C">
        <w:rPr>
          <w:sz w:val="24"/>
          <w:rPrChange w16du:dateUtc="2026-07-07T18:18:00Z" w:author="Author" w:date="2026-07-07T20:18:00Z" w:id="9050">
            <w:rPr>
              <w:rFonts w:ascii="Times New Roman"/>
              <w:color w:val="000000"/>
            </w:rPr>
          </w:rPrChange>
        </w:rPr>
        <w:t>aliqua</w:t>
      </w:r>
      <w:r w:rsidR="00A96A35" w:rsidRPr="0027638C">
        <w:rPr>
          <w:sz w:val="24"/>
          <w:rPrChange w16du:dateUtc="2026-07-07T18:18:00Z" w:author="Author" w:date="2026-07-07T20:18:00Z" w:id="9051">
            <w:rPr>
              <w:rFonts w:ascii="Times New Roman"/>
              <w:color w:val="000000"/>
              <w:spacing w:val="22"/>
            </w:rPr>
          </w:rPrChange>
        </w:rPr>
        <w:t xml:space="preserve"> </w:t>
      </w:r>
      <w:r w:rsidR="00A96A35" w:rsidRPr="0027638C">
        <w:rPr>
          <w:sz w:val="24"/>
          <w:rPrChange w16du:dateUtc="2026-07-07T18:18:00Z" w:author="Author" w:date="2026-07-07T20:18:00Z" w:id="9052">
            <w:rPr>
              <w:rFonts w:ascii="Times New Roman"/>
              <w:color w:val="000000"/>
            </w:rPr>
          </w:rPrChange>
        </w:rPr>
        <w:t>lorem.</w:t>
      </w:r>
      <w:r w:rsidR="00A96A35" w:rsidRPr="0027638C">
        <w:rPr>
          <w:sz w:val="24"/>
          <w:rPrChange w16du:dateUtc="2026-07-07T18:18:00Z" w:author="Author" w:date="2026-07-07T20:18:00Z" w:id="9053">
            <w:rPr>
              <w:rFonts w:ascii="Times New Roman"/>
              <w:color w:val="000000"/>
              <w:spacing w:val="22"/>
            </w:rPr>
          </w:rPrChange>
        </w:rPr>
        <w:t xml:space="preserve"> </w:t>
      </w:r>
      <w:r w:rsidR="00A96A35" w:rsidRPr="0027638C">
        <w:rPr>
          <w:sz w:val="24"/>
          <w:rPrChange w16du:dateUtc="2026-07-07T18:18:00Z" w:author="Author" w:date="2026-07-07T20:18:00Z" w:id="9054">
            <w:rPr>
              <w:rFonts w:ascii="Times New Roman"/>
              <w:color w:val="000000"/>
            </w:rPr>
          </w:rPrChange>
        </w:rPr>
        <w:t>Ipsum</w:t>
      </w:r>
      <w:r w:rsidR="00A96A35" w:rsidRPr="0027638C">
        <w:rPr>
          <w:sz w:val="24"/>
          <w:rPrChange w16du:dateUtc="2026-07-07T18:18:00Z" w:author="Author" w:date="2026-07-07T20:18:00Z" w:id="9055">
            <w:rPr>
              <w:rFonts w:ascii="Times New Roman"/>
              <w:color w:val="000000"/>
              <w:spacing w:val="22"/>
            </w:rPr>
          </w:rPrChange>
        </w:rPr>
        <w:t xml:space="preserve"> </w:t>
      </w:r>
      <w:r w:rsidR="00A96A35" w:rsidRPr="0027638C">
        <w:rPr>
          <w:sz w:val="24"/>
          <w:rPrChange w16du:dateUtc="2026-07-07T18:18:00Z" w:author="Author" w:date="2026-07-07T20:18:00Z" w:id="9056">
            <w:rPr>
              <w:rFonts w:ascii="Times New Roman"/>
              <w:color w:val="000000"/>
            </w:rPr>
          </w:rPrChange>
        </w:rPr>
        <w:t>dolor</w:t>
      </w:r>
      <w:r w:rsidR="00A96A35" w:rsidRPr="0027638C">
        <w:rPr>
          <w:sz w:val="24"/>
          <w:rPrChange w16du:dateUtc="2026-07-07T18:18:00Z" w:author="Author" w:date="2026-07-07T20:18:00Z" w:id="9057">
            <w:rPr>
              <w:rFonts w:ascii="Times New Roman"/>
              <w:color w:val="000000"/>
              <w:spacing w:val="22"/>
            </w:rPr>
          </w:rPrChange>
        </w:rPr>
        <w:t xml:space="preserve"> </w:t>
      </w:r>
      <w:r w:rsidR="00A96A35" w:rsidRPr="0027638C">
        <w:rPr>
          <w:sz w:val="24"/>
          <w:rPrChange w16du:dateUtc="2026-07-07T18:18:00Z" w:author="Author" w:date="2026-07-07T20:18:00Z" w:id="9058">
            <w:rPr>
              <w:rFonts w:ascii="Times New Roman" w:hAnsi="Times New Roman"/>
              <w:color w:val="000000"/>
            </w:rPr>
          </w:rPrChange>
        </w:rPr>
        <w:t>Sit’amet</w:t>
      </w:r>
      <w:r w:rsidR="00A96A35" w:rsidRPr="0027638C">
        <w:rPr>
          <w:sz w:val="24"/>
          <w:rPrChange w16du:dateUtc="2026-07-07T18:18:00Z" w:author="Author" w:date="2026-07-07T20:18:00Z" w:id="9059">
            <w:rPr>
              <w:rFonts w:ascii="Times New Roman"/>
              <w:color w:val="000000"/>
              <w:spacing w:val="22"/>
            </w:rPr>
          </w:rPrChange>
        </w:rPr>
        <w:t xml:space="preserve"> </w:t>
      </w:r>
      <w:r w:rsidR="00A96A35" w:rsidRPr="0027638C">
        <w:rPr>
          <w:sz w:val="24"/>
          <w:rPrChange w16du:dateUtc="2026-07-07T18:18:00Z" w:author="Author" w:date="2026-07-07T20:18:00Z" w:id="9060">
            <w:rPr>
              <w:rFonts w:ascii="Times New Roman"/>
              <w:color w:val="000000"/>
            </w:rPr>
          </w:rPrChange>
        </w:rPr>
        <w:t>consectetur</w:t>
      </w:r>
      <w:r w:rsidR="00A96A35" w:rsidRPr="0027638C">
        <w:rPr>
          <w:sz w:val="24"/>
          <w:rPrChange w16du:dateUtc="2026-07-07T18:18:00Z" w:author="Author" w:date="2026-07-07T20:18:00Z" w:id="9061">
            <w:rPr>
              <w:rFonts w:ascii="Times New Roman"/>
              <w:color w:val="000000"/>
              <w:spacing w:val="22"/>
            </w:rPr>
          </w:rPrChange>
        </w:rPr>
        <w:t xml:space="preserve"> </w:t>
      </w:r>
      <w:r w:rsidR="00A96A35" w:rsidRPr="0027638C">
        <w:rPr>
          <w:sz w:val="24"/>
          <w:rPrChange w16du:dateUtc="2026-07-07T18:18:00Z" w:author="Author" w:date="2026-07-07T20:18:00Z" w:id="9062">
            <w:rPr>
              <w:rFonts w:ascii="Times New Roman"/>
              <w:color w:val="000000"/>
            </w:rPr>
          </w:rPrChange>
        </w:rPr>
        <w:t>adipiscing</w:t>
      </w:r>
      <w:r w:rsidR="00A96A35" w:rsidRPr="0027638C">
        <w:rPr>
          <w:sz w:val="24"/>
          <w:rPrChange w16du:dateUtc="2026-07-07T18:18:00Z" w:author="Author" w:date="2026-07-07T20:18:00Z" w:id="9063">
            <w:rPr>
              <w:rFonts w:ascii="Times New Roman"/>
              <w:color w:val="000000"/>
              <w:spacing w:val="22"/>
            </w:rPr>
          </w:rPrChange>
        </w:rPr>
        <w:t xml:space="preserve"> </w:t>
      </w:r>
      <w:r w:rsidR="00A96A35" w:rsidRPr="0027638C">
        <w:rPr>
          <w:sz w:val="24"/>
          <w:rPrChange w16du:dateUtc="2026-07-07T18:18:00Z" w:author="Author" w:date="2026-07-07T20:18:00Z" w:id="9064">
            <w:rPr>
              <w:rFonts w:ascii="Times New Roman" w:hAnsi="Times New Roman"/>
              <w:color w:val="000000"/>
            </w:rPr>
          </w:rPrChange>
        </w:rPr>
        <w:t>elit</w:t>
      </w:r>
      <w:del w16du:dateUtc="2026-07-07T18:18:00Z" w:author="Author" w:date="2026-07-07T20:18:00Z" w:id="9065">
        <w:r>
          <w:rPr>
            <w:color w:val="000000"/>
          </w:rPr>
          <w:cr/>
        </w:r>
      </w:del>
      <w:r w:rsidR="00A96A35" w:rsidRPr="0027638C">
        <w:rPr>
          <w:sz w:val="24"/>
          <w:rPrChange w16du:dateUtc="2026-07-07T18:18:00Z" w:author="Author" w:date="2026-07-07T20:18:00Z" w:id="9066">
            <w:rPr>
              <w:rFonts w:ascii="Times New Roman"/>
              <w:color w:val="000000"/>
              <w:spacing w:val="665"/>
            </w:rPr>
          </w:rPrChange>
        </w:rPr>
        <w:t xml:space="preserve"> </w:t>
      </w:r>
      <w:r w:rsidR="00A96A35" w:rsidRPr="0027638C">
        <w:rPr>
          <w:sz w:val="24"/>
          <w:rPrChange w16du:dateUtc="2026-07-07T18:18:00Z" w:author="Author" w:date="2026-07-07T20:18:00Z" w:id="9067">
            <w:rPr>
              <w:rFonts w:ascii="Times New Roman"/>
              <w:color w:val="000000"/>
            </w:rPr>
          </w:rPrChange>
        </w:rPr>
        <w:t>Sed</w:t>
      </w:r>
      <w:r w:rsidR="00A96A35" w:rsidRPr="0027638C">
        <w:rPr>
          <w:sz w:val="24"/>
          <w:rPrChange w16du:dateUtc="2026-07-07T18:18:00Z" w:author="Author" w:date="2026-07-07T20:18:00Z" w:id="9068">
            <w:rPr>
              <w:rFonts w:ascii="Times New Roman"/>
              <w:color w:val="000000"/>
              <w:spacing w:val="38"/>
            </w:rPr>
          </w:rPrChange>
        </w:rPr>
        <w:t xml:space="preserve"> </w:t>
      </w:r>
      <w:r w:rsidR="00A96A35" w:rsidRPr="0027638C">
        <w:rPr>
          <w:sz w:val="24"/>
          <w:rPrChange w16du:dateUtc="2026-07-07T18:18:00Z" w:author="Author" w:date="2026-07-07T20:18:00Z" w:id="9069">
            <w:rPr>
              <w:rFonts w:ascii="Times New Roman"/>
              <w:color w:val="000000"/>
            </w:rPr>
          </w:rPrChange>
        </w:rPr>
        <w:t>Do</w:t>
      </w:r>
      <w:r w:rsidR="00A96A35" w:rsidRPr="0027638C">
        <w:rPr>
          <w:sz w:val="24"/>
          <w:rPrChange w16du:dateUtc="2026-07-07T18:18:00Z" w:author="Author" w:date="2026-07-07T20:18:00Z" w:id="9070">
            <w:rPr>
              <w:rFonts w:ascii="Times New Roman"/>
              <w:color w:val="000000"/>
              <w:spacing w:val="38"/>
            </w:rPr>
          </w:rPrChange>
        </w:rPr>
        <w:t xml:space="preserve"> </w:t>
      </w:r>
      <w:r w:rsidR="00A96A35" w:rsidRPr="0027638C">
        <w:rPr>
          <w:sz w:val="24"/>
          <w:rPrChange w16du:dateUtc="2026-07-07T18:18:00Z" w:author="Author" w:date="2026-07-07T20:18:00Z" w:id="9071">
            <w:rPr>
              <w:rFonts w:ascii="Times New Roman"/>
              <w:color w:val="000000"/>
            </w:rPr>
          </w:rPrChange>
        </w:rPr>
        <w:t>Eiusmod</w:t>
      </w:r>
      <w:r w:rsidR="00A96A35" w:rsidRPr="0027638C">
        <w:rPr>
          <w:sz w:val="24"/>
          <w:rPrChange w16du:dateUtc="2026-07-07T18:18:00Z" w:author="Author" w:date="2026-07-07T20:18:00Z" w:id="9072">
            <w:rPr>
              <w:rFonts w:ascii="Times New Roman"/>
              <w:color w:val="000000"/>
              <w:spacing w:val="38"/>
            </w:rPr>
          </w:rPrChange>
        </w:rPr>
        <w:t xml:space="preserve"> </w:t>
      </w:r>
      <w:r w:rsidR="00A96A35" w:rsidRPr="0027638C">
        <w:rPr>
          <w:sz w:val="24"/>
          <w:rPrChange w16du:dateUtc="2026-07-07T18:18:00Z" w:author="Author" w:date="2026-07-07T20:18:00Z" w:id="9073">
            <w:rPr>
              <w:rFonts w:ascii="Times New Roman"/>
              <w:color w:val="000000"/>
            </w:rPr>
          </w:rPrChange>
        </w:rPr>
        <w:t>tempor</w:t>
      </w:r>
      <w:r w:rsidR="00A96A35" w:rsidRPr="0027638C">
        <w:rPr>
          <w:sz w:val="24"/>
          <w:rPrChange w16du:dateUtc="2026-07-07T18:18:00Z" w:author="Author" w:date="2026-07-07T20:18:00Z" w:id="9074">
            <w:rPr>
              <w:rFonts w:ascii="Times New Roman"/>
              <w:color w:val="000000"/>
              <w:spacing w:val="39"/>
            </w:rPr>
          </w:rPrChange>
        </w:rPr>
        <w:t xml:space="preserve"> </w:t>
      </w:r>
      <w:r w:rsidR="00A96A35" w:rsidRPr="0027638C">
        <w:rPr>
          <w:sz w:val="24"/>
          <w:rPrChange w16du:dateUtc="2026-07-07T18:18:00Z" w:author="Author" w:date="2026-07-07T20:18:00Z" w:id="9075">
            <w:rPr>
              <w:rFonts w:ascii="Times New Roman"/>
              <w:color w:val="000000"/>
            </w:rPr>
          </w:rPrChange>
        </w:rPr>
        <w:t>incididunt</w:t>
      </w:r>
      <w:r w:rsidR="00A96A35" w:rsidRPr="0027638C">
        <w:rPr>
          <w:sz w:val="24"/>
          <w:rPrChange w16du:dateUtc="2026-07-07T18:18:00Z" w:author="Author" w:date="2026-07-07T20:18:00Z" w:id="9076">
            <w:rPr>
              <w:rFonts w:ascii="Times New Roman"/>
              <w:color w:val="000000"/>
              <w:spacing w:val="38"/>
            </w:rPr>
          </w:rPrChange>
        </w:rPr>
        <w:t xml:space="preserve"> </w:t>
      </w:r>
      <w:r w:rsidR="00A96A35" w:rsidRPr="0027638C">
        <w:rPr>
          <w:sz w:val="24"/>
          <w:rPrChange w16du:dateUtc="2026-07-07T18:18:00Z" w:author="Author" w:date="2026-07-07T20:18:00Z" w:id="9077">
            <w:rPr>
              <w:rFonts w:ascii="Times New Roman"/>
              <w:color w:val="000000"/>
            </w:rPr>
          </w:rPrChange>
        </w:rPr>
        <w:t>ut</w:t>
      </w:r>
      <w:r w:rsidR="00A96A35" w:rsidRPr="0027638C">
        <w:rPr>
          <w:sz w:val="24"/>
          <w:rPrChange w16du:dateUtc="2026-07-07T18:18:00Z" w:author="Author" w:date="2026-07-07T20:18:00Z" w:id="9078">
            <w:rPr>
              <w:rFonts w:ascii="Times New Roman"/>
              <w:color w:val="000000"/>
              <w:spacing w:val="38"/>
            </w:rPr>
          </w:rPrChange>
        </w:rPr>
        <w:t xml:space="preserve"> </w:t>
      </w:r>
      <w:r w:rsidR="00A96A35" w:rsidRPr="0027638C">
        <w:rPr>
          <w:sz w:val="24"/>
          <w:rPrChange w16du:dateUtc="2026-07-07T18:18:00Z" w:author="Author" w:date="2026-07-07T20:18:00Z" w:id="9079">
            <w:rPr>
              <w:rFonts w:ascii="Times New Roman"/>
              <w:color w:val="000000"/>
            </w:rPr>
          </w:rPrChange>
        </w:rPr>
        <w:t>labore</w:t>
      </w:r>
      <w:r w:rsidR="00A96A35" w:rsidRPr="0027638C">
        <w:rPr>
          <w:sz w:val="24"/>
          <w:rPrChange w16du:dateUtc="2026-07-07T18:18:00Z" w:author="Author" w:date="2026-07-07T20:18:00Z" w:id="9080">
            <w:rPr>
              <w:rFonts w:ascii="Times New Roman"/>
              <w:color w:val="000000"/>
              <w:spacing w:val="38"/>
            </w:rPr>
          </w:rPrChange>
        </w:rPr>
        <w:t xml:space="preserve"> </w:t>
      </w:r>
      <w:r w:rsidR="00A96A35" w:rsidRPr="0027638C">
        <w:rPr>
          <w:sz w:val="24"/>
          <w:rPrChange w16du:dateUtc="2026-07-07T18:18:00Z" w:author="Author" w:date="2026-07-07T20:18:00Z" w:id="9081">
            <w:rPr>
              <w:rFonts w:ascii="Times New Roman"/>
              <w:color w:val="000000"/>
            </w:rPr>
          </w:rPrChange>
        </w:rPr>
        <w:t>et</w:t>
      </w:r>
      <w:r w:rsidR="00A96A35" w:rsidRPr="0027638C">
        <w:rPr>
          <w:sz w:val="24"/>
          <w:rPrChange w16du:dateUtc="2026-07-07T18:18:00Z" w:author="Author" w:date="2026-07-07T20:18:00Z" w:id="9082">
            <w:rPr>
              <w:rFonts w:ascii="Times New Roman"/>
              <w:color w:val="000000"/>
              <w:spacing w:val="38"/>
            </w:rPr>
          </w:rPrChange>
        </w:rPr>
        <w:t xml:space="preserve"> </w:t>
      </w:r>
      <w:r w:rsidR="00A96A35" w:rsidRPr="0027638C">
        <w:rPr>
          <w:sz w:val="24"/>
          <w:rPrChange w16du:dateUtc="2026-07-07T18:18:00Z" w:author="Author" w:date="2026-07-07T20:18:00Z" w:id="9083">
            <w:rPr>
              <w:rFonts w:ascii="Times New Roman"/>
              <w:color w:val="000000"/>
            </w:rPr>
          </w:rPrChange>
        </w:rPr>
        <w:t>dolore</w:t>
      </w:r>
      <w:r w:rsidR="00A96A35" w:rsidRPr="0027638C">
        <w:rPr>
          <w:sz w:val="24"/>
          <w:rPrChange w16du:dateUtc="2026-07-07T18:18:00Z" w:author="Author" w:date="2026-07-07T20:18:00Z" w:id="9084">
            <w:rPr>
              <w:rFonts w:ascii="Times New Roman"/>
              <w:color w:val="000000"/>
              <w:spacing w:val="38"/>
            </w:rPr>
          </w:rPrChange>
        </w:rPr>
        <w:t xml:space="preserve"> </w:t>
      </w:r>
      <w:r w:rsidR="00A96A35" w:rsidRPr="0027638C">
        <w:rPr>
          <w:sz w:val="24"/>
          <w:rPrChange w16du:dateUtc="2026-07-07T18:18:00Z" w:author="Author" w:date="2026-07-07T20:18:00Z" w:id="9085">
            <w:rPr>
              <w:rFonts w:ascii="Times New Roman"/>
              <w:color w:val="000000"/>
            </w:rPr>
          </w:rPrChange>
        </w:rPr>
        <w:t>magna</w:t>
      </w:r>
      <w:r w:rsidR="00A96A35" w:rsidRPr="0027638C">
        <w:rPr>
          <w:sz w:val="24"/>
          <w:rPrChange w16du:dateUtc="2026-07-07T18:18:00Z" w:author="Author" w:date="2026-07-07T20:18:00Z" w:id="9086">
            <w:rPr>
              <w:rFonts w:ascii="Times New Roman"/>
              <w:color w:val="000000"/>
              <w:spacing w:val="38"/>
            </w:rPr>
          </w:rPrChange>
        </w:rPr>
        <w:t xml:space="preserve"> </w:t>
      </w:r>
      <w:r w:rsidR="00A96A35" w:rsidRPr="0027638C">
        <w:rPr>
          <w:sz w:val="24"/>
          <w:rPrChange w16du:dateUtc="2026-07-07T18:18:00Z" w:author="Author" w:date="2026-07-07T20:18:00Z" w:id="9087">
            <w:rPr>
              <w:rFonts w:ascii="Times New Roman"/>
              <w:color w:val="000000"/>
            </w:rPr>
          </w:rPrChange>
        </w:rPr>
        <w:t>aliqua</w:t>
      </w:r>
      <w:r w:rsidR="00A96A35" w:rsidRPr="0027638C">
        <w:rPr>
          <w:sz w:val="24"/>
          <w:rPrChange w16du:dateUtc="2026-07-07T18:18:00Z" w:author="Author" w:date="2026-07-07T20:18:00Z" w:id="9088">
            <w:rPr>
              <w:rFonts w:ascii="Times New Roman"/>
              <w:color w:val="000000"/>
              <w:spacing w:val="38"/>
            </w:rPr>
          </w:rPrChange>
        </w:rPr>
        <w:t xml:space="preserve"> </w:t>
      </w:r>
      <w:r w:rsidR="00A96A35" w:rsidRPr="0027638C">
        <w:rPr>
          <w:sz w:val="24"/>
          <w:rPrChange w16du:dateUtc="2026-07-07T18:18:00Z" w:author="Author" w:date="2026-07-07T20:18:00Z" w:id="9089">
            <w:rPr>
              <w:rFonts w:ascii="Times New Roman"/>
              <w:color w:val="000000"/>
            </w:rPr>
          </w:rPrChange>
        </w:rPr>
        <w:t>Lorem</w:t>
      </w:r>
      <w:ins w16du:dateUtc="2026-07-07T18:18:00Z" w:author="Author" w:date="2026-07-07T20:18:00Z" w:id="9090">
        <w:r w:rsidR="00A96A35" w:rsidRPr="0027638C">
          <w:rPr>
            <w:sz w:val="24"/>
            <w:szCs w:val="24"/>
          </w:rPr>
          <w:t>,</w:t>
        </w:r>
      </w:ins>
      <w:r w:rsidR="00A96A35" w:rsidRPr="0027638C">
        <w:rPr>
          <w:sz w:val="24"/>
          <w:rPrChange w16du:dateUtc="2026-07-07T18:18:00Z" w:author="Author" w:date="2026-07-07T20:18:00Z" w:id="9091">
            <w:rPr>
              <w:rFonts w:ascii="Times New Roman"/>
              <w:color w:val="000000"/>
              <w:spacing w:val="39"/>
            </w:rPr>
          </w:rPrChange>
        </w:rPr>
        <w:t xml:space="preserve"> </w:t>
      </w:r>
      <w:r w:rsidR="00A96A35" w:rsidRPr="0027638C">
        <w:rPr>
          <w:sz w:val="24"/>
          <w:rPrChange w16du:dateUtc="2026-07-07T18:18:00Z" w:author="Author" w:date="2026-07-07T20:18:00Z" w:id="9092">
            <w:rPr>
              <w:rFonts w:ascii="Times New Roman"/>
              <w:color w:val="000000"/>
            </w:rPr>
          </w:rPrChange>
        </w:rPr>
        <w:t>ipsum</w:t>
      </w:r>
      <w:r w:rsidR="00A96A35" w:rsidRPr="0027638C">
        <w:rPr>
          <w:sz w:val="24"/>
          <w:rPrChange w16du:dateUtc="2026-07-07T18:18:00Z" w:author="Author" w:date="2026-07-07T20:18:00Z" w:id="9093">
            <w:rPr>
              <w:rFonts w:ascii="Times New Roman"/>
              <w:color w:val="000000"/>
              <w:spacing w:val="39"/>
            </w:rPr>
          </w:rPrChange>
        </w:rPr>
        <w:t xml:space="preserve"> </w:t>
      </w:r>
      <w:r w:rsidR="00A96A35" w:rsidRPr="0027638C">
        <w:rPr>
          <w:sz w:val="24"/>
          <w:rPrChange w16du:dateUtc="2026-07-07T18:18:00Z" w:author="Author" w:date="2026-07-07T20:18:00Z" w:id="9094">
            <w:rPr>
              <w:rFonts w:ascii="Times New Roman" w:hAnsi="Times New Roman"/>
              <w:color w:val="000000"/>
            </w:rPr>
          </w:rPrChange>
        </w:rPr>
        <w:t>Dolor</w:t>
      </w:r>
      <w:del w16du:dateUtc="2026-07-07T18:18:00Z" w:author="Author" w:date="2026-07-07T20:18:00Z" w:id="9095">
        <w:r>
          <w:rPr>
            <w:color w:val="000000"/>
          </w:rPr>
          <w:cr/>
        </w:r>
      </w:del>
      <w:r w:rsidR="00A96A35" w:rsidRPr="0027638C">
        <w:rPr>
          <w:sz w:val="24"/>
          <w:rPrChange w16du:dateUtc="2026-07-07T18:18:00Z" w:author="Author" w:date="2026-07-07T20:18:00Z" w:id="9096">
            <w:rPr>
              <w:rFonts w:ascii="Times New Roman"/>
              <w:color w:val="000000"/>
              <w:spacing w:val="665"/>
            </w:rPr>
          </w:rPrChange>
        </w:rPr>
        <w:t xml:space="preserve"> </w:t>
      </w:r>
      <w:r w:rsidR="00A96A35" w:rsidRPr="0027638C">
        <w:rPr>
          <w:sz w:val="24"/>
          <w:rPrChange w16du:dateUtc="2026-07-07T18:18:00Z" w:author="Author" w:date="2026-07-07T20:18:00Z" w:id="9097">
            <w:rPr>
              <w:rFonts w:ascii="Times New Roman"/>
              <w:color w:val="000000"/>
            </w:rPr>
          </w:rPrChange>
        </w:rPr>
        <w:t>sit</w:t>
      </w:r>
      <w:r w:rsidR="00A96A35" w:rsidRPr="0027638C">
        <w:rPr>
          <w:spacing w:val="-2"/>
          <w:sz w:val="24"/>
          <w:rPrChange w16du:dateUtc="2026-07-07T18:18:00Z" w:author="Author" w:date="2026-07-07T20:18:00Z" w:id="9098">
            <w:rPr>
              <w:rFonts w:ascii="Times New Roman"/>
              <w:color w:val="000000"/>
              <w:spacing w:val="1"/>
            </w:rPr>
          </w:rPrChange>
        </w:rPr>
        <w:t xml:space="preserve"> </w:t>
      </w:r>
      <w:r w:rsidR="00A96A35" w:rsidRPr="0027638C">
        <w:rPr>
          <w:sz w:val="24"/>
          <w:rPrChange w16du:dateUtc="2026-07-07T18:18:00Z" w:author="Author" w:date="2026-07-07T20:18:00Z" w:id="9099">
            <w:rPr>
              <w:rFonts w:ascii="Times New Roman"/>
              <w:color w:val="000000"/>
            </w:rPr>
          </w:rPrChange>
        </w:rPr>
        <w:t>amet</w:t>
      </w:r>
      <w:r w:rsidR="00A96A35" w:rsidRPr="0027638C">
        <w:rPr>
          <w:spacing w:val="-2"/>
          <w:sz w:val="24"/>
          <w:rPrChange w16du:dateUtc="2026-07-07T18:18:00Z" w:author="Author" w:date="2026-07-07T20:18:00Z" w:id="9100">
            <w:rPr>
              <w:rFonts w:ascii="Times New Roman"/>
              <w:color w:val="000000"/>
              <w:spacing w:val="1"/>
            </w:rPr>
          </w:rPrChange>
        </w:rPr>
        <w:t xml:space="preserve"> </w:t>
      </w:r>
      <w:r w:rsidR="00A96A35" w:rsidRPr="0027638C">
        <w:rPr>
          <w:sz w:val="24"/>
          <w:rPrChange w16du:dateUtc="2026-07-07T18:18:00Z" w:author="Author" w:date="2026-07-07T20:18:00Z" w:id="9101">
            <w:rPr>
              <w:rFonts w:ascii="Times New Roman"/>
              <w:color w:val="000000"/>
            </w:rPr>
          </w:rPrChange>
        </w:rPr>
        <w:t>Consectetur</w:t>
      </w:r>
      <w:r w:rsidR="00A96A35" w:rsidRPr="0027638C">
        <w:rPr>
          <w:spacing w:val="-2"/>
          <w:sz w:val="24"/>
          <w:rPrChange w16du:dateUtc="2026-07-07T18:18:00Z" w:author="Author" w:date="2026-07-07T20:18:00Z" w:id="9102">
            <w:rPr>
              <w:rFonts w:ascii="Times New Roman"/>
              <w:color w:val="000000"/>
              <w:spacing w:val="1"/>
            </w:rPr>
          </w:rPrChange>
        </w:rPr>
        <w:t xml:space="preserve"> </w:t>
      </w:r>
      <w:r w:rsidR="00A96A35" w:rsidRPr="0027638C">
        <w:rPr>
          <w:sz w:val="24"/>
          <w:rPrChange w16du:dateUtc="2026-07-07T18:18:00Z" w:author="Author" w:date="2026-07-07T20:18:00Z" w:id="9103">
            <w:rPr>
              <w:rFonts w:ascii="Times New Roman"/>
              <w:color w:val="000000"/>
            </w:rPr>
          </w:rPrChange>
        </w:rPr>
        <w:t>adipiscing</w:t>
      </w:r>
      <w:r w:rsidR="00A96A35" w:rsidRPr="0027638C">
        <w:rPr>
          <w:spacing w:val="-2"/>
          <w:sz w:val="24"/>
          <w:rPrChange w16du:dateUtc="2026-07-07T18:18:00Z" w:author="Author" w:date="2026-07-07T20:18:00Z" w:id="9104">
            <w:rPr>
              <w:rFonts w:ascii="Times New Roman"/>
              <w:color w:val="000000"/>
              <w:spacing w:val="1"/>
            </w:rPr>
          </w:rPrChange>
        </w:rPr>
        <w:t xml:space="preserve"> </w:t>
      </w:r>
      <w:r w:rsidR="00A96A35" w:rsidRPr="0027638C">
        <w:rPr>
          <w:sz w:val="24"/>
          <w:rPrChange w16du:dateUtc="2026-07-07T18:18:00Z" w:author="Author" w:date="2026-07-07T20:18:00Z" w:id="9105">
            <w:rPr>
              <w:rFonts w:ascii="Times New Roman"/>
              <w:color w:val="000000"/>
            </w:rPr>
          </w:rPrChange>
        </w:rPr>
        <w:t>elit</w:t>
      </w:r>
      <w:r w:rsidR="00A96A35" w:rsidRPr="0027638C">
        <w:rPr>
          <w:spacing w:val="-2"/>
          <w:sz w:val="24"/>
          <w:rPrChange w16du:dateUtc="2026-07-07T18:18:00Z" w:author="Author" w:date="2026-07-07T20:18:00Z" w:id="9106">
            <w:rPr>
              <w:rFonts w:ascii="Times New Roman"/>
              <w:color w:val="000000"/>
              <w:spacing w:val="1"/>
            </w:rPr>
          </w:rPrChange>
        </w:rPr>
        <w:t xml:space="preserve"> </w:t>
      </w:r>
      <w:r w:rsidR="00A96A35" w:rsidRPr="0027638C">
        <w:rPr>
          <w:sz w:val="24"/>
          <w:rPrChange w16du:dateUtc="2026-07-07T18:18:00Z" w:author="Author" w:date="2026-07-07T20:18:00Z" w:id="9107">
            <w:rPr>
              <w:rFonts w:ascii="Times New Roman"/>
              <w:color w:val="000000"/>
            </w:rPr>
          </w:rPrChange>
        </w:rPr>
        <w:t>sed</w:t>
      </w:r>
      <w:r w:rsidR="00A96A35" w:rsidRPr="0027638C">
        <w:rPr>
          <w:spacing w:val="-2"/>
          <w:sz w:val="24"/>
          <w:rPrChange w16du:dateUtc="2026-07-07T18:18:00Z" w:author="Author" w:date="2026-07-07T20:18:00Z" w:id="9108">
            <w:rPr>
              <w:rFonts w:ascii="Times New Roman"/>
              <w:color w:val="000000"/>
            </w:rPr>
          </w:rPrChange>
        </w:rPr>
        <w:t xml:space="preserve"> </w:t>
      </w:r>
      <w:r w:rsidR="00A96A35" w:rsidRPr="0027638C">
        <w:rPr>
          <w:sz w:val="24"/>
          <w:rPrChange w16du:dateUtc="2026-07-07T18:18:00Z" w:author="Author" w:date="2026-07-07T20:18:00Z" w:id="9109">
            <w:rPr>
              <w:rFonts w:ascii="Times New Roman"/>
              <w:color w:val="000000"/>
            </w:rPr>
          </w:rPrChange>
        </w:rPr>
        <w:t>do</w:t>
      </w:r>
      <w:r w:rsidR="00A96A35" w:rsidRPr="0027638C">
        <w:rPr>
          <w:spacing w:val="-2"/>
          <w:sz w:val="24"/>
          <w:rPrChange w16du:dateUtc="2026-07-07T18:18:00Z" w:author="Author" w:date="2026-07-07T20:18:00Z" w:id="9110">
            <w:rPr>
              <w:rFonts w:ascii="Times New Roman"/>
              <w:color w:val="000000"/>
              <w:spacing w:val="1"/>
            </w:rPr>
          </w:rPrChange>
        </w:rPr>
        <w:t xml:space="preserve"> </w:t>
      </w:r>
      <w:r w:rsidR="00A96A35" w:rsidRPr="0027638C">
        <w:rPr>
          <w:sz w:val="24"/>
          <w:rPrChange w16du:dateUtc="2026-07-07T18:18:00Z" w:author="Author" w:date="2026-07-07T20:18:00Z" w:id="9111">
            <w:rPr>
              <w:rFonts w:ascii="Times New Roman"/>
              <w:color w:val="000000"/>
            </w:rPr>
          </w:rPrChange>
        </w:rPr>
        <w:t>eiusmod</w:t>
      </w:r>
      <w:r w:rsidR="00A96A35" w:rsidRPr="0027638C">
        <w:rPr>
          <w:spacing w:val="-2"/>
          <w:sz w:val="24"/>
          <w:rPrChange w16du:dateUtc="2026-07-07T18:18:00Z" w:author="Author" w:date="2026-07-07T20:18:00Z" w:id="9112">
            <w:rPr>
              <w:rFonts w:ascii="Times New Roman"/>
              <w:color w:val="000000"/>
              <w:spacing w:val="1"/>
            </w:rPr>
          </w:rPrChange>
        </w:rPr>
        <w:t xml:space="preserve"> </w:t>
      </w:r>
      <w:r w:rsidR="00A96A35" w:rsidRPr="0027638C">
        <w:rPr>
          <w:sz w:val="24"/>
          <w:rPrChange w16du:dateUtc="2026-07-07T18:18:00Z" w:author="Author" w:date="2026-07-07T20:18:00Z" w:id="9113">
            <w:rPr>
              <w:rFonts w:ascii="Times New Roman"/>
              <w:color w:val="000000"/>
            </w:rPr>
          </w:rPrChange>
        </w:rPr>
        <w:t>tempor</w:t>
      </w:r>
      <w:r w:rsidR="00A96A35" w:rsidRPr="0027638C">
        <w:rPr>
          <w:spacing w:val="-2"/>
          <w:sz w:val="24"/>
          <w:rPrChange w16du:dateUtc="2026-07-07T18:18:00Z" w:author="Author" w:date="2026-07-07T20:18:00Z" w:id="9114">
            <w:rPr>
              <w:rFonts w:ascii="Times New Roman"/>
              <w:color w:val="000000"/>
              <w:spacing w:val="1"/>
            </w:rPr>
          </w:rPrChange>
        </w:rPr>
        <w:t xml:space="preserve"> </w:t>
      </w:r>
      <w:r w:rsidR="00A96A35" w:rsidRPr="0027638C">
        <w:rPr>
          <w:sz w:val="24"/>
          <w:rPrChange w16du:dateUtc="2026-07-07T18:18:00Z" w:author="Author" w:date="2026-07-07T20:18:00Z" w:id="9115">
            <w:rPr>
              <w:rFonts w:ascii="Times New Roman"/>
              <w:color w:val="000000"/>
            </w:rPr>
          </w:rPrChange>
        </w:rPr>
        <w:t>incididunt</w:t>
      </w:r>
      <w:r w:rsidR="00A96A35" w:rsidRPr="0027638C">
        <w:rPr>
          <w:spacing w:val="-2"/>
          <w:sz w:val="24"/>
          <w:rPrChange w16du:dateUtc="2026-07-07T18:18:00Z" w:author="Author" w:date="2026-07-07T20:18:00Z" w:id="9116">
            <w:rPr>
              <w:rFonts w:ascii="Times New Roman"/>
              <w:color w:val="000000"/>
              <w:spacing w:val="1"/>
            </w:rPr>
          </w:rPrChange>
        </w:rPr>
        <w:t xml:space="preserve"> </w:t>
      </w:r>
      <w:r w:rsidR="00A96A35" w:rsidRPr="0027638C">
        <w:rPr>
          <w:sz w:val="24"/>
          <w:rPrChange w16du:dateUtc="2026-07-07T18:18:00Z" w:author="Author" w:date="2026-07-07T20:18:00Z" w:id="9117">
            <w:rPr>
              <w:rFonts w:ascii="Times New Roman"/>
              <w:color w:val="000000"/>
            </w:rPr>
          </w:rPrChange>
        </w:rPr>
        <w:t>ut</w:t>
      </w:r>
      <w:r w:rsidR="00A96A35" w:rsidRPr="0027638C">
        <w:rPr>
          <w:spacing w:val="-2"/>
          <w:sz w:val="24"/>
          <w:rPrChange w16du:dateUtc="2026-07-07T18:18:00Z" w:author="Author" w:date="2026-07-07T20:18:00Z" w:id="9118">
            <w:rPr>
              <w:rFonts w:ascii="Times New Roman"/>
              <w:color w:val="000000"/>
              <w:spacing w:val="1"/>
            </w:rPr>
          </w:rPrChange>
        </w:rPr>
        <w:t xml:space="preserve"> </w:t>
      </w:r>
      <w:r w:rsidR="00A96A35" w:rsidRPr="0027638C">
        <w:rPr>
          <w:sz w:val="24"/>
          <w:rPrChange w16du:dateUtc="2026-07-07T18:18:00Z" w:author="Author" w:date="2026-07-07T20:18:00Z" w:id="9119">
            <w:rPr>
              <w:rFonts w:ascii="Times New Roman"/>
              <w:color w:val="000000"/>
            </w:rPr>
          </w:rPrChange>
        </w:rPr>
        <w:t>Labore,</w:t>
      </w:r>
      <w:r w:rsidR="00A96A35" w:rsidRPr="0027638C">
        <w:rPr>
          <w:spacing w:val="-2"/>
          <w:sz w:val="24"/>
          <w:rPrChange w16du:dateUtc="2026-07-07T18:18:00Z" w:author="Author" w:date="2026-07-07T20:18:00Z" w:id="9120">
            <w:rPr>
              <w:rFonts w:ascii="Times New Roman"/>
              <w:color w:val="000000"/>
              <w:spacing w:val="1"/>
            </w:rPr>
          </w:rPrChange>
        </w:rPr>
        <w:t xml:space="preserve"> </w:t>
      </w:r>
      <w:r w:rsidR="00A96A35" w:rsidRPr="0027638C">
        <w:rPr>
          <w:sz w:val="24"/>
          <w:rPrChange w16du:dateUtc="2026-07-07T18:18:00Z" w:author="Author" w:date="2026-07-07T20:18:00Z" w:id="9121">
            <w:rPr>
              <w:rFonts w:ascii="Times New Roman"/>
              <w:color w:val="000000"/>
            </w:rPr>
          </w:rPrChange>
        </w:rPr>
        <w:t>et</w:t>
      </w:r>
      <w:r w:rsidR="00A96A35" w:rsidRPr="0027638C">
        <w:rPr>
          <w:spacing w:val="-2"/>
          <w:sz w:val="24"/>
          <w:rPrChange w16du:dateUtc="2026-07-07T18:18:00Z" w:author="Author" w:date="2026-07-07T20:18:00Z" w:id="9122">
            <w:rPr>
              <w:rFonts w:ascii="Times New Roman"/>
              <w:color w:val="000000"/>
              <w:spacing w:val="1"/>
            </w:rPr>
          </w:rPrChange>
        </w:rPr>
        <w:t xml:space="preserve"> </w:t>
      </w:r>
      <w:r w:rsidR="00A96A35" w:rsidRPr="0027638C">
        <w:rPr>
          <w:sz w:val="24"/>
          <w:rPrChange w16du:dateUtc="2026-07-07T18:18:00Z" w:author="Author" w:date="2026-07-07T20:18:00Z" w:id="9123">
            <w:rPr>
              <w:rFonts w:ascii="Times New Roman"/>
              <w:color w:val="000000"/>
            </w:rPr>
          </w:rPrChange>
        </w:rPr>
        <w:t>Dolore</w:t>
      </w:r>
      <w:r w:rsidR="00A96A35" w:rsidRPr="0027638C">
        <w:rPr>
          <w:spacing w:val="-2"/>
          <w:sz w:val="24"/>
          <w:rPrChange w16du:dateUtc="2026-07-07T18:18:00Z" w:author="Author" w:date="2026-07-07T20:18:00Z" w:id="9124">
            <w:rPr>
              <w:rFonts w:ascii="Times New Roman"/>
              <w:color w:val="000000"/>
              <w:spacing w:val="1"/>
            </w:rPr>
          </w:rPrChange>
        </w:rPr>
        <w:t xml:space="preserve"> </w:t>
      </w:r>
      <w:r w:rsidR="00A96A35" w:rsidRPr="0027638C">
        <w:rPr>
          <w:sz w:val="24"/>
          <w:rPrChange w16du:dateUtc="2026-07-07T18:18:00Z" w:author="Author" w:date="2026-07-07T20:18:00Z" w:id="9125">
            <w:rPr>
              <w:rFonts w:ascii="Times New Roman" w:hAnsi="Times New Roman"/>
              <w:color w:val="000000"/>
            </w:rPr>
          </w:rPrChange>
        </w:rPr>
        <w:t>magna</w:t>
      </w:r>
      <w:del w16du:dateUtc="2026-07-07T18:18:00Z" w:author="Author" w:date="2026-07-07T20:18:00Z" w:id="9126">
        <w:r>
          <w:rPr>
            <w:color w:val="000000"/>
          </w:rPr>
          <w:cr/>
        </w:r>
      </w:del>
      <w:r w:rsidR="00A96A35" w:rsidRPr="0027638C">
        <w:rPr>
          <w:sz w:val="24"/>
          <w:rPrChange w16du:dateUtc="2026-07-07T18:18:00Z" w:author="Author" w:date="2026-07-07T20:18:00Z" w:id="9127">
            <w:rPr>
              <w:rFonts w:ascii="Times New Roman"/>
              <w:color w:val="000000"/>
              <w:spacing w:val="665"/>
            </w:rPr>
          </w:rPrChange>
        </w:rPr>
        <w:t xml:space="preserve"> </w:t>
      </w:r>
      <w:r w:rsidR="00A96A35" w:rsidRPr="0027638C">
        <w:rPr>
          <w:sz w:val="24"/>
          <w:rPrChange w16du:dateUtc="2026-07-07T18:18:00Z" w:author="Author" w:date="2026-07-07T20:18:00Z" w:id="9128">
            <w:rPr>
              <w:rFonts w:ascii="Times New Roman"/>
              <w:color w:val="000000"/>
            </w:rPr>
          </w:rPrChange>
        </w:rPr>
        <w:t>aliqua</w:t>
      </w:r>
      <w:r w:rsidR="00A96A35" w:rsidRPr="0027638C">
        <w:rPr>
          <w:sz w:val="24"/>
          <w:rPrChange w16du:dateUtc="2026-07-07T18:18:00Z" w:author="Author" w:date="2026-07-07T20:18:00Z" w:id="9129">
            <w:rPr>
              <w:rFonts w:ascii="Times New Roman"/>
              <w:color w:val="000000"/>
              <w:spacing w:val="22"/>
            </w:rPr>
          </w:rPrChange>
        </w:rPr>
        <w:t xml:space="preserve"> </w:t>
      </w:r>
      <w:r w:rsidR="00A96A35" w:rsidRPr="0027638C">
        <w:rPr>
          <w:sz w:val="24"/>
          <w:rPrChange w16du:dateUtc="2026-07-07T18:18:00Z" w:author="Author" w:date="2026-07-07T20:18:00Z" w:id="9130">
            <w:rPr>
              <w:rFonts w:ascii="Times New Roman"/>
              <w:color w:val="000000"/>
            </w:rPr>
          </w:rPrChange>
        </w:rPr>
        <w:t>lorem</w:t>
      </w:r>
      <w:r w:rsidR="00A96A35" w:rsidRPr="0027638C">
        <w:rPr>
          <w:sz w:val="24"/>
          <w:rPrChange w16du:dateUtc="2026-07-07T18:18:00Z" w:author="Author" w:date="2026-07-07T20:18:00Z" w:id="9131">
            <w:rPr>
              <w:rFonts w:ascii="Times New Roman"/>
              <w:color w:val="000000"/>
              <w:spacing w:val="22"/>
            </w:rPr>
          </w:rPrChange>
        </w:rPr>
        <w:t xml:space="preserve"> </w:t>
      </w:r>
      <w:r w:rsidR="00A96A35" w:rsidRPr="0027638C">
        <w:rPr>
          <w:sz w:val="24"/>
          <w:rPrChange w16du:dateUtc="2026-07-07T18:18:00Z" w:author="Author" w:date="2026-07-07T20:18:00Z" w:id="9132">
            <w:rPr>
              <w:rFonts w:ascii="Times New Roman"/>
              <w:color w:val="000000"/>
            </w:rPr>
          </w:rPrChange>
        </w:rPr>
        <w:t>ipsum</w:t>
      </w:r>
      <w:r w:rsidR="00A96A35" w:rsidRPr="0027638C">
        <w:rPr>
          <w:sz w:val="24"/>
          <w:rPrChange w16du:dateUtc="2026-07-07T18:18:00Z" w:author="Author" w:date="2026-07-07T20:18:00Z" w:id="9133">
            <w:rPr>
              <w:rFonts w:ascii="Times New Roman"/>
              <w:color w:val="000000"/>
              <w:spacing w:val="22"/>
            </w:rPr>
          </w:rPrChange>
        </w:rPr>
        <w:t xml:space="preserve"> </w:t>
      </w:r>
      <w:r w:rsidR="00A96A35" w:rsidRPr="0027638C">
        <w:rPr>
          <w:sz w:val="24"/>
          <w:rPrChange w16du:dateUtc="2026-07-07T18:18:00Z" w:author="Author" w:date="2026-07-07T20:18:00Z" w:id="9134">
            <w:rPr>
              <w:rFonts w:ascii="Times New Roman"/>
              <w:color w:val="000000"/>
            </w:rPr>
          </w:rPrChange>
        </w:rPr>
        <w:t>dolor</w:t>
      </w:r>
      <w:r w:rsidR="00A96A35" w:rsidRPr="0027638C">
        <w:rPr>
          <w:sz w:val="24"/>
          <w:rPrChange w16du:dateUtc="2026-07-07T18:18:00Z" w:author="Author" w:date="2026-07-07T20:18:00Z" w:id="9135">
            <w:rPr>
              <w:rFonts w:ascii="Times New Roman"/>
              <w:color w:val="000000"/>
              <w:spacing w:val="22"/>
            </w:rPr>
          </w:rPrChange>
        </w:rPr>
        <w:t xml:space="preserve"> </w:t>
      </w:r>
      <w:r w:rsidR="00A96A35" w:rsidRPr="0027638C">
        <w:rPr>
          <w:sz w:val="24"/>
          <w:rPrChange w16du:dateUtc="2026-07-07T18:18:00Z" w:author="Author" w:date="2026-07-07T20:18:00Z" w:id="9136">
            <w:rPr>
              <w:rFonts w:ascii="Times New Roman"/>
              <w:color w:val="000000"/>
            </w:rPr>
          </w:rPrChange>
        </w:rPr>
        <w:t>sit</w:t>
      </w:r>
      <w:r w:rsidR="00A96A35" w:rsidRPr="0027638C">
        <w:rPr>
          <w:sz w:val="24"/>
          <w:rPrChange w16du:dateUtc="2026-07-07T18:18:00Z" w:author="Author" w:date="2026-07-07T20:18:00Z" w:id="9137">
            <w:rPr>
              <w:rFonts w:ascii="Times New Roman"/>
              <w:color w:val="000000"/>
              <w:spacing w:val="22"/>
            </w:rPr>
          </w:rPrChange>
        </w:rPr>
        <w:t xml:space="preserve"> </w:t>
      </w:r>
      <w:r w:rsidR="00A96A35" w:rsidRPr="0027638C">
        <w:rPr>
          <w:sz w:val="24"/>
          <w:rPrChange w16du:dateUtc="2026-07-07T18:18:00Z" w:author="Author" w:date="2026-07-07T20:18:00Z" w:id="9138">
            <w:rPr>
              <w:rFonts w:ascii="Times New Roman"/>
              <w:color w:val="000000"/>
            </w:rPr>
          </w:rPrChange>
        </w:rPr>
        <w:t>amet</w:t>
      </w:r>
      <w:r w:rsidR="00A96A35" w:rsidRPr="0027638C">
        <w:rPr>
          <w:sz w:val="24"/>
          <w:rPrChange w16du:dateUtc="2026-07-07T18:18:00Z" w:author="Author" w:date="2026-07-07T20:18:00Z" w:id="9139">
            <w:rPr>
              <w:rFonts w:ascii="Times New Roman"/>
              <w:color w:val="000000"/>
              <w:spacing w:val="22"/>
            </w:rPr>
          </w:rPrChange>
        </w:rPr>
        <w:t xml:space="preserve"> </w:t>
      </w:r>
      <w:r w:rsidR="00A96A35" w:rsidRPr="0027638C">
        <w:rPr>
          <w:sz w:val="24"/>
          <w:rPrChange w16du:dateUtc="2026-07-07T18:18:00Z" w:author="Author" w:date="2026-07-07T20:18:00Z" w:id="9140">
            <w:rPr>
              <w:rFonts w:ascii="Times New Roman"/>
              <w:color w:val="000000"/>
            </w:rPr>
          </w:rPrChange>
        </w:rPr>
        <w:t>consectetur</w:t>
      </w:r>
      <w:r w:rsidR="00A96A35" w:rsidRPr="0027638C">
        <w:rPr>
          <w:sz w:val="24"/>
          <w:rPrChange w16du:dateUtc="2026-07-07T18:18:00Z" w:author="Author" w:date="2026-07-07T20:18:00Z" w:id="9141">
            <w:rPr>
              <w:rFonts w:ascii="Times New Roman"/>
              <w:color w:val="000000"/>
              <w:spacing w:val="22"/>
            </w:rPr>
          </w:rPrChange>
        </w:rPr>
        <w:t xml:space="preserve"> </w:t>
      </w:r>
      <w:r w:rsidR="00A96A35" w:rsidRPr="0027638C">
        <w:rPr>
          <w:sz w:val="24"/>
          <w:rPrChange w16du:dateUtc="2026-07-07T18:18:00Z" w:author="Author" w:date="2026-07-07T20:18:00Z" w:id="9142">
            <w:rPr>
              <w:rFonts w:ascii="Times New Roman"/>
              <w:color w:val="000000"/>
            </w:rPr>
          </w:rPrChange>
        </w:rPr>
        <w:t>adipiscing</w:t>
      </w:r>
      <w:r w:rsidR="00A96A35" w:rsidRPr="0027638C">
        <w:rPr>
          <w:sz w:val="24"/>
          <w:rPrChange w16du:dateUtc="2026-07-07T18:18:00Z" w:author="Author" w:date="2026-07-07T20:18:00Z" w:id="9143">
            <w:rPr>
              <w:rFonts w:ascii="Times New Roman"/>
              <w:color w:val="000000"/>
              <w:spacing w:val="22"/>
            </w:rPr>
          </w:rPrChange>
        </w:rPr>
        <w:t xml:space="preserve"> </w:t>
      </w:r>
      <w:r w:rsidR="00A96A35" w:rsidRPr="0027638C">
        <w:rPr>
          <w:sz w:val="24"/>
          <w:rPrChange w16du:dateUtc="2026-07-07T18:18:00Z" w:author="Author" w:date="2026-07-07T20:18:00Z" w:id="9144">
            <w:rPr>
              <w:rFonts w:ascii="Times New Roman"/>
              <w:color w:val="000000"/>
            </w:rPr>
          </w:rPrChange>
        </w:rPr>
        <w:t>elit-sed</w:t>
      </w:r>
      <w:r w:rsidR="00A96A35" w:rsidRPr="0027638C">
        <w:rPr>
          <w:sz w:val="24"/>
          <w:rPrChange w16du:dateUtc="2026-07-07T18:18:00Z" w:author="Author" w:date="2026-07-07T20:18:00Z" w:id="9145">
            <w:rPr>
              <w:rFonts w:ascii="Times New Roman"/>
              <w:color w:val="000000"/>
              <w:spacing w:val="22"/>
            </w:rPr>
          </w:rPrChange>
        </w:rPr>
        <w:t xml:space="preserve"> </w:t>
      </w:r>
      <w:r w:rsidR="00A96A35" w:rsidRPr="0027638C">
        <w:rPr>
          <w:sz w:val="24"/>
          <w:rPrChange w16du:dateUtc="2026-07-07T18:18:00Z" w:author="Author" w:date="2026-07-07T20:18:00Z" w:id="9146">
            <w:rPr>
              <w:rFonts w:ascii="Times New Roman"/>
              <w:color w:val="000000"/>
            </w:rPr>
          </w:rPrChange>
        </w:rPr>
        <w:t>do</w:t>
      </w:r>
      <w:r w:rsidR="00A96A35" w:rsidRPr="0027638C">
        <w:rPr>
          <w:sz w:val="24"/>
          <w:rPrChange w16du:dateUtc="2026-07-07T18:18:00Z" w:author="Author" w:date="2026-07-07T20:18:00Z" w:id="9147">
            <w:rPr>
              <w:rFonts w:ascii="Times New Roman"/>
              <w:color w:val="000000"/>
              <w:spacing w:val="22"/>
            </w:rPr>
          </w:rPrChange>
        </w:rPr>
        <w:t xml:space="preserve"> </w:t>
      </w:r>
      <w:r w:rsidR="00A96A35" w:rsidRPr="0027638C">
        <w:rPr>
          <w:sz w:val="24"/>
          <w:rPrChange w16du:dateUtc="2026-07-07T18:18:00Z" w:author="Author" w:date="2026-07-07T20:18:00Z" w:id="9148">
            <w:rPr>
              <w:rFonts w:ascii="Times New Roman"/>
              <w:color w:val="000000"/>
            </w:rPr>
          </w:rPrChange>
        </w:rPr>
        <w:t>eiusmod</w:t>
      </w:r>
      <w:r w:rsidR="00A96A35" w:rsidRPr="0027638C">
        <w:rPr>
          <w:sz w:val="24"/>
          <w:rPrChange w16du:dateUtc="2026-07-07T18:18:00Z" w:author="Author" w:date="2026-07-07T20:18:00Z" w:id="9149">
            <w:rPr>
              <w:rFonts w:ascii="Times New Roman"/>
              <w:color w:val="000000"/>
              <w:spacing w:val="22"/>
            </w:rPr>
          </w:rPrChange>
        </w:rPr>
        <w:t xml:space="preserve"> </w:t>
      </w:r>
      <w:r w:rsidR="00A96A35" w:rsidRPr="0027638C">
        <w:rPr>
          <w:sz w:val="24"/>
          <w:rPrChange w16du:dateUtc="2026-07-07T18:18:00Z" w:author="Author" w:date="2026-07-07T20:18:00Z" w:id="9150">
            <w:rPr>
              <w:rFonts w:ascii="Times New Roman"/>
              <w:color w:val="000000"/>
            </w:rPr>
          </w:rPrChange>
        </w:rPr>
        <w:t>tempor</w:t>
      </w:r>
      <w:r w:rsidR="00A96A35" w:rsidRPr="0027638C">
        <w:rPr>
          <w:sz w:val="24"/>
          <w:rPrChange w16du:dateUtc="2026-07-07T18:18:00Z" w:author="Author" w:date="2026-07-07T20:18:00Z" w:id="9151">
            <w:rPr>
              <w:rFonts w:ascii="Times New Roman"/>
              <w:color w:val="000000"/>
              <w:spacing w:val="22"/>
            </w:rPr>
          </w:rPrChange>
        </w:rPr>
        <w:t xml:space="preserve"> </w:t>
      </w:r>
      <w:r w:rsidR="00A96A35" w:rsidRPr="0027638C">
        <w:rPr>
          <w:sz w:val="24"/>
          <w:rPrChange w16du:dateUtc="2026-07-07T18:18:00Z" w:author="Author" w:date="2026-07-07T20:18:00Z" w:id="9152">
            <w:rPr>
              <w:rFonts w:ascii="Times New Roman"/>
              <w:color w:val="000000"/>
            </w:rPr>
          </w:rPrChange>
        </w:rPr>
        <w:t>incididunt</w:t>
      </w:r>
      <w:r w:rsidR="00A96A35" w:rsidRPr="0027638C">
        <w:rPr>
          <w:sz w:val="24"/>
          <w:rPrChange w16du:dateUtc="2026-07-07T18:18:00Z" w:author="Author" w:date="2026-07-07T20:18:00Z" w:id="9153">
            <w:rPr>
              <w:rFonts w:ascii="Times New Roman"/>
              <w:color w:val="000000"/>
              <w:spacing w:val="22"/>
            </w:rPr>
          </w:rPrChange>
        </w:rPr>
        <w:t xml:space="preserve"> </w:t>
      </w:r>
      <w:r w:rsidR="00A96A35" w:rsidRPr="0027638C">
        <w:rPr>
          <w:sz w:val="24"/>
          <w:rPrChange w16du:dateUtc="2026-07-07T18:18:00Z" w:author="Author" w:date="2026-07-07T20:18:00Z" w:id="9154">
            <w:rPr>
              <w:rFonts w:ascii="Times New Roman" w:hAnsi="Times New Roman"/>
              <w:color w:val="000000"/>
            </w:rPr>
          </w:rPrChange>
        </w:rPr>
        <w:t>ut</w:t>
      </w:r>
      <w:del w16du:dateUtc="2026-07-07T18:18:00Z" w:author="Author" w:date="2026-07-07T20:18:00Z" w:id="9155">
        <w:r>
          <w:rPr>
            <w:color w:val="000000"/>
          </w:rPr>
          <w:cr/>
        </w:r>
      </w:del>
      <w:r w:rsidR="00A96A35" w:rsidRPr="0027638C">
        <w:rPr>
          <w:sz w:val="24"/>
          <w:rPrChange w16du:dateUtc="2026-07-07T18:18:00Z" w:author="Author" w:date="2026-07-07T20:18:00Z" w:id="9156">
            <w:rPr>
              <w:rFonts w:ascii="Times New Roman"/>
              <w:color w:val="000000"/>
              <w:spacing w:val="665"/>
            </w:rPr>
          </w:rPrChange>
        </w:rPr>
        <w:t xml:space="preserve"> </w:t>
      </w:r>
      <w:r w:rsidR="00A96A35" w:rsidRPr="0027638C">
        <w:rPr>
          <w:sz w:val="24"/>
          <w:rPrChange w16du:dateUtc="2026-07-07T18:18:00Z" w:author="Author" w:date="2026-07-07T20:18:00Z" w:id="9157">
            <w:rPr>
              <w:rFonts w:ascii="Times New Roman"/>
              <w:color w:val="000000"/>
            </w:rPr>
          </w:rPrChange>
        </w:rPr>
        <w:t>Labore et dolore magna Aliqua.</w:t>
      </w:r>
      <w:bookmarkEnd w:id="8952"/>
    </w:p>
    <w:p w14:paraId="584D91BB" w14:textId="77777777" w:rsidR="009609E8" w:rsidRDefault="00000000" w:rsidRPr="0027638C">
      <w:pPr>
        <w:pStyle w:val="ListParagraph"/>
        <w:numPr>
          <w:ilvl w:val="1"/>
          <w:numId w:val="5"/>
        </w:numPr>
        <w:tabs>
          <w:tab w:pos="1438" w:val="left"/>
          <w:tab w:pos="1440" w:val="left"/>
        </w:tabs>
        <w:spacing w:before="242"/>
        <w:ind w:right="357"/>
        <w:rPr>
          <w:sz w:val="24"/>
          <w:rPrChange w16du:dateUtc="2026-07-07T18:18:00Z" w:author="Author" w:date="2026-07-07T20:18:00Z" w:id="9158">
            <w:rPr>
              <w:rFonts w:ascii="Times New Roman"/>
              <w:color w:val="000000"/>
            </w:rPr>
          </w:rPrChange>
        </w:rPr>
        <w:pPrChange w16du:dateUtc="2026-07-07T18:18:00Z" w:author="Author" w:date="2026-07-07T20:18:00Z" w:id="9159">
          <w:pPr>
            <w:spacing w:after="0" w:before="240" w:line="254" w:lineRule="exact"/>
            <w:ind w:left="720"/>
            <w:jc w:val="left"/>
          </w:pPr>
        </w:pPrChange>
      </w:pPr>
      <w:del w16du:dateUtc="2026-07-07T18:18:00Z" w:author="Author" w:date="2026-07-07T20:18:00Z" w:id="9160">
        <w:r>
          <w:rPr>
            <w:color w:val="000000"/>
          </w:rPr>
          <w:lastRenderedPageBreak/>
          <w:delText>(b)</w:delText>
        </w:r>
        <w:r>
          <w:rPr>
            <w:color w:val="000000"/>
            <w:spacing w:val="409"/>
          </w:rPr>
          <w:delText xml:space="preserve"> </w:delText>
        </w:r>
      </w:del>
      <w:r w:rsidR="00A96A35" w:rsidRPr="0027638C">
        <w:rPr>
          <w:sz w:val="24"/>
          <w:u w:val="single"/>
          <w:rPrChange w16du:dateUtc="2026-07-07T18:18:00Z" w:author="Author" w:date="2026-07-07T20:18:00Z" w:id="9161">
            <w:rPr>
              <w:rFonts w:ascii="Times New Roman"/>
              <w:color w:val="000000"/>
              <w:u w:val="single"/>
            </w:rPr>
          </w:rPrChange>
        </w:rPr>
        <w:t>Lorem</w:t>
      </w:r>
      <w:r w:rsidR="00A96A35" w:rsidRPr="0027638C">
        <w:rPr>
          <w:sz w:val="24"/>
          <w:u w:val="single"/>
          <w:rPrChange w16du:dateUtc="2026-07-07T18:18:00Z" w:author="Author" w:date="2026-07-07T20:18:00Z" w:id="9162">
            <w:rPr>
              <w:rFonts w:ascii="Times New Roman"/>
              <w:color w:val="000000"/>
              <w:spacing w:val="4"/>
              <w:u w:val="single"/>
            </w:rPr>
          </w:rPrChange>
        </w:rPr>
        <w:t xml:space="preserve"> </w:t>
      </w:r>
      <w:r w:rsidR="00A96A35" w:rsidRPr="0027638C">
        <w:rPr>
          <w:sz w:val="24"/>
          <w:u w:val="single"/>
          <w:rPrChange w16du:dateUtc="2026-07-07T18:18:00Z" w:author="Author" w:date="2026-07-07T20:18:00Z" w:id="9163">
            <w:rPr>
              <w:rFonts w:ascii="Times New Roman"/>
              <w:color w:val="000000"/>
              <w:u w:val="single"/>
            </w:rPr>
          </w:rPrChange>
        </w:rPr>
        <w:t>ipsum</w:t>
      </w:r>
      <w:r w:rsidR="00A96A35" w:rsidRPr="0027638C">
        <w:rPr>
          <w:sz w:val="24"/>
          <w:u w:val="single"/>
          <w:rPrChange w16du:dateUtc="2026-07-07T18:18:00Z" w:author="Author" w:date="2026-07-07T20:18:00Z" w:id="9164">
            <w:rPr>
              <w:rFonts w:ascii="Times New Roman"/>
              <w:color w:val="000000"/>
              <w:spacing w:val="4"/>
              <w:u w:val="single"/>
            </w:rPr>
          </w:rPrChange>
        </w:rPr>
        <w:t xml:space="preserve"> </w:t>
      </w:r>
      <w:r w:rsidR="00A96A35" w:rsidRPr="0027638C">
        <w:rPr>
          <w:sz w:val="24"/>
          <w:u w:val="single"/>
          <w:rPrChange w16du:dateUtc="2026-07-07T18:18:00Z" w:author="Author" w:date="2026-07-07T20:18:00Z" w:id="9165">
            <w:rPr>
              <w:rFonts w:ascii="Times New Roman"/>
              <w:color w:val="000000"/>
              <w:u w:val="single"/>
            </w:rPr>
          </w:rPrChange>
        </w:rPr>
        <w:t>dolor</w:t>
      </w:r>
      <w:r w:rsidR="00A96A35" w:rsidRPr="0027638C">
        <w:rPr>
          <w:sz w:val="24"/>
          <w:u w:val="single"/>
          <w:rPrChange w16du:dateUtc="2026-07-07T18:18:00Z" w:author="Author" w:date="2026-07-07T20:18:00Z" w:id="9166">
            <w:rPr>
              <w:rFonts w:ascii="Times New Roman"/>
              <w:color w:val="000000"/>
              <w:spacing w:val="4"/>
              <w:u w:val="single"/>
            </w:rPr>
          </w:rPrChange>
        </w:rPr>
        <w:t xml:space="preserve"> </w:t>
      </w:r>
      <w:r w:rsidR="00A96A35" w:rsidRPr="0027638C">
        <w:rPr>
          <w:sz w:val="24"/>
          <w:u w:val="single"/>
          <w:rPrChange w16du:dateUtc="2026-07-07T18:18:00Z" w:author="Author" w:date="2026-07-07T20:18:00Z" w:id="9167">
            <w:rPr>
              <w:rFonts w:ascii="Times New Roman"/>
              <w:color w:val="000000"/>
              <w:u w:val="single"/>
            </w:rPr>
          </w:rPrChange>
        </w:rPr>
        <w:t>Sit</w:t>
      </w:r>
      <w:r w:rsidR="00A96A35" w:rsidRPr="0027638C">
        <w:rPr>
          <w:sz w:val="24"/>
          <w:rPrChange w16du:dateUtc="2026-07-07T18:18:00Z" w:author="Author" w:date="2026-07-07T20:18:00Z" w:id="9168">
            <w:rPr>
              <w:rFonts w:ascii="Times New Roman"/>
              <w:color w:val="000000"/>
            </w:rPr>
          </w:rPrChange>
        </w:rPr>
        <w:t>.</w:t>
      </w:r>
      <w:r w:rsidR="00A96A35" w:rsidRPr="0027638C">
        <w:rPr>
          <w:sz w:val="24"/>
          <w:rPrChange w16du:dateUtc="2026-07-07T18:18:00Z" w:author="Author" w:date="2026-07-07T20:18:00Z" w:id="9169">
            <w:rPr>
              <w:rFonts w:ascii="Times New Roman"/>
              <w:color w:val="000000"/>
              <w:spacing w:val="4"/>
            </w:rPr>
          </w:rPrChange>
        </w:rPr>
        <w:t xml:space="preserve"> </w:t>
      </w:r>
      <w:r w:rsidR="00A96A35" w:rsidRPr="0027638C">
        <w:rPr>
          <w:sz w:val="24"/>
          <w:rPrChange w16du:dateUtc="2026-07-07T18:18:00Z" w:author="Author" w:date="2026-07-07T20:18:00Z" w:id="9170">
            <w:rPr>
              <w:rFonts w:ascii="Times New Roman" w:hAnsi="Times New Roman"/>
              <w:color w:val="000000"/>
            </w:rPr>
          </w:rPrChange>
        </w:rPr>
        <w:t>Amet’consectetur</w:t>
      </w:r>
      <w:r w:rsidR="00A96A35" w:rsidRPr="0027638C">
        <w:rPr>
          <w:sz w:val="24"/>
          <w:rPrChange w16du:dateUtc="2026-07-07T18:18:00Z" w:author="Author" w:date="2026-07-07T20:18:00Z" w:id="9171">
            <w:rPr>
              <w:rFonts w:ascii="Times New Roman"/>
              <w:color w:val="000000"/>
              <w:spacing w:val="4"/>
            </w:rPr>
          </w:rPrChange>
        </w:rPr>
        <w:t xml:space="preserve"> </w:t>
      </w:r>
      <w:r w:rsidR="00A96A35" w:rsidRPr="0027638C">
        <w:rPr>
          <w:sz w:val="24"/>
          <w:rPrChange w16du:dateUtc="2026-07-07T18:18:00Z" w:author="Author" w:date="2026-07-07T20:18:00Z" w:id="9172">
            <w:rPr>
              <w:rFonts w:ascii="Times New Roman"/>
              <w:color w:val="000000"/>
            </w:rPr>
          </w:rPrChange>
        </w:rPr>
        <w:t>adipiscing,</w:t>
      </w:r>
      <w:r w:rsidR="00A96A35" w:rsidRPr="0027638C">
        <w:rPr>
          <w:sz w:val="24"/>
          <w:rPrChange w16du:dateUtc="2026-07-07T18:18:00Z" w:author="Author" w:date="2026-07-07T20:18:00Z" w:id="9173">
            <w:rPr>
              <w:rFonts w:ascii="Times New Roman"/>
              <w:color w:val="000000"/>
              <w:spacing w:val="4"/>
            </w:rPr>
          </w:rPrChange>
        </w:rPr>
        <w:t xml:space="preserve"> </w:t>
      </w:r>
      <w:r w:rsidR="00A96A35" w:rsidRPr="0027638C">
        <w:rPr>
          <w:sz w:val="24"/>
          <w:rPrChange w16du:dateUtc="2026-07-07T18:18:00Z" w:author="Author" w:date="2026-07-07T20:18:00Z" w:id="9174">
            <w:rPr>
              <w:rFonts w:ascii="Times New Roman"/>
              <w:color w:val="000000"/>
            </w:rPr>
          </w:rPrChange>
        </w:rPr>
        <w:t>elit</w:t>
      </w:r>
      <w:r w:rsidR="00A96A35" w:rsidRPr="0027638C">
        <w:rPr>
          <w:sz w:val="24"/>
          <w:rPrChange w16du:dateUtc="2026-07-07T18:18:00Z" w:author="Author" w:date="2026-07-07T20:18:00Z" w:id="9175">
            <w:rPr>
              <w:rFonts w:ascii="Times New Roman"/>
              <w:color w:val="000000"/>
              <w:spacing w:val="4"/>
            </w:rPr>
          </w:rPrChange>
        </w:rPr>
        <w:t xml:space="preserve"> </w:t>
      </w:r>
      <w:r w:rsidR="00A96A35" w:rsidRPr="0027638C">
        <w:rPr>
          <w:sz w:val="24"/>
          <w:rPrChange w16du:dateUtc="2026-07-07T18:18:00Z" w:author="Author" w:date="2026-07-07T20:18:00Z" w:id="9176">
            <w:rPr>
              <w:rFonts w:ascii="Times New Roman"/>
              <w:color w:val="000000"/>
            </w:rPr>
          </w:rPrChange>
        </w:rPr>
        <w:t>sed</w:t>
      </w:r>
      <w:r w:rsidR="00A96A35" w:rsidRPr="0027638C">
        <w:rPr>
          <w:sz w:val="24"/>
          <w:rPrChange w16du:dateUtc="2026-07-07T18:18:00Z" w:author="Author" w:date="2026-07-07T20:18:00Z" w:id="9177">
            <w:rPr>
              <w:rFonts w:ascii="Times New Roman"/>
              <w:color w:val="000000"/>
              <w:spacing w:val="4"/>
            </w:rPr>
          </w:rPrChange>
        </w:rPr>
        <w:t xml:space="preserve"> </w:t>
      </w:r>
      <w:del w16du:dateUtc="2026-07-07T18:18:00Z" w:author="Author" w:date="2026-07-07T20:18:00Z" w:id="9178">
        <w:r>
          <w:rPr>
            <w:color w:val="000000"/>
          </w:rPr>
          <w:delText>Fes</w:delText>
        </w:r>
      </w:del>
      <w:ins w16du:dateUtc="2026-07-07T18:18:00Z" w:author="Author" w:date="2026-07-07T20:18:00Z" w:id="9179">
        <w:r w:rsidR="00A96A35" w:rsidRPr="0027638C">
          <w:rPr>
            <w:sz w:val="24"/>
            <w:szCs w:val="24"/>
          </w:rPr>
          <w:t>do,</w:t>
        </w:r>
      </w:ins>
      <w:r w:rsidR="00A96A35" w:rsidRPr="0027638C">
        <w:rPr>
          <w:sz w:val="24"/>
          <w:rPrChange w16du:dateUtc="2026-07-07T18:18:00Z" w:author="Author" w:date="2026-07-07T20:18:00Z" w:id="9180">
            <w:rPr>
              <w:rFonts w:ascii="Times New Roman"/>
              <w:color w:val="000000"/>
              <w:spacing w:val="4"/>
            </w:rPr>
          </w:rPrChange>
        </w:rPr>
        <w:t xml:space="preserve"> </w:t>
      </w:r>
      <w:r w:rsidR="00A96A35" w:rsidRPr="0027638C">
        <w:rPr>
          <w:sz w:val="24"/>
          <w:rPrChange w16du:dateUtc="2026-07-07T18:18:00Z" w:author="Author" w:date="2026-07-07T20:18:00Z" w:id="9181">
            <w:rPr>
              <w:rFonts w:ascii="Times New Roman"/>
              <w:color w:val="000000"/>
            </w:rPr>
          </w:rPrChange>
        </w:rPr>
        <w:t>eiusmod</w:t>
      </w:r>
      <w:r w:rsidR="00A96A35" w:rsidRPr="0027638C">
        <w:rPr>
          <w:sz w:val="24"/>
          <w:rPrChange w16du:dateUtc="2026-07-07T18:18:00Z" w:author="Author" w:date="2026-07-07T20:18:00Z" w:id="9182">
            <w:rPr>
              <w:rFonts w:ascii="Times New Roman"/>
              <w:color w:val="000000"/>
              <w:spacing w:val="4"/>
            </w:rPr>
          </w:rPrChange>
        </w:rPr>
        <w:t xml:space="preserve"> </w:t>
      </w:r>
      <w:r w:rsidR="00A96A35" w:rsidRPr="0027638C">
        <w:rPr>
          <w:sz w:val="24"/>
          <w:rPrChange w16du:dateUtc="2026-07-07T18:18:00Z" w:author="Author" w:date="2026-07-07T20:18:00Z" w:id="9183">
            <w:rPr>
              <w:rFonts w:ascii="Times New Roman"/>
              <w:color w:val="000000"/>
            </w:rPr>
          </w:rPrChange>
        </w:rPr>
        <w:t>tempor</w:t>
      </w:r>
      <w:r w:rsidR="00A96A35" w:rsidRPr="0027638C">
        <w:rPr>
          <w:sz w:val="24"/>
          <w:rPrChange w16du:dateUtc="2026-07-07T18:18:00Z" w:author="Author" w:date="2026-07-07T20:18:00Z" w:id="9184">
            <w:rPr>
              <w:rFonts w:ascii="Times New Roman"/>
              <w:color w:val="000000"/>
              <w:spacing w:val="4"/>
            </w:rPr>
          </w:rPrChange>
        </w:rPr>
        <w:t xml:space="preserve"> </w:t>
      </w:r>
      <w:r w:rsidR="00A96A35" w:rsidRPr="0027638C">
        <w:rPr>
          <w:sz w:val="24"/>
          <w:rPrChange w16du:dateUtc="2026-07-07T18:18:00Z" w:author="Author" w:date="2026-07-07T20:18:00Z" w:id="9185">
            <w:rPr>
              <w:rFonts w:ascii="Times New Roman"/>
              <w:color w:val="000000"/>
            </w:rPr>
          </w:rPrChange>
        </w:rPr>
        <w:t>incididunt</w:t>
      </w:r>
      <w:r w:rsidR="00A96A35" w:rsidRPr="0027638C">
        <w:rPr>
          <w:sz w:val="24"/>
          <w:rPrChange w16du:dateUtc="2026-07-07T18:18:00Z" w:author="Author" w:date="2026-07-07T20:18:00Z" w:id="9186">
            <w:rPr>
              <w:rFonts w:ascii="Times New Roman"/>
              <w:color w:val="000000"/>
              <w:spacing w:val="4"/>
            </w:rPr>
          </w:rPrChange>
        </w:rPr>
        <w:t xml:space="preserve"> </w:t>
      </w:r>
      <w:r w:rsidR="00A96A35" w:rsidRPr="0027638C">
        <w:rPr>
          <w:sz w:val="24"/>
          <w:rPrChange w16du:dateUtc="2026-07-07T18:18:00Z" w:author="Author" w:date="2026-07-07T20:18:00Z" w:id="9187">
            <w:rPr>
              <w:rFonts w:ascii="Times New Roman"/>
              <w:color w:val="000000"/>
            </w:rPr>
          </w:rPrChange>
        </w:rPr>
        <w:t>ut</w:t>
      </w:r>
      <w:r w:rsidR="00A96A35" w:rsidRPr="0027638C">
        <w:rPr>
          <w:sz w:val="24"/>
          <w:rPrChange w16du:dateUtc="2026-07-07T18:18:00Z" w:author="Author" w:date="2026-07-07T20:18:00Z" w:id="9188">
            <w:rPr>
              <w:rFonts w:ascii="Times New Roman"/>
              <w:color w:val="000000"/>
              <w:spacing w:val="3"/>
            </w:rPr>
          </w:rPrChange>
        </w:rPr>
        <w:t xml:space="preserve"> </w:t>
      </w:r>
      <w:r w:rsidR="00A96A35" w:rsidRPr="0027638C">
        <w:rPr>
          <w:sz w:val="24"/>
          <w:rPrChange w16du:dateUtc="2026-07-07T18:18:00Z" w:author="Author" w:date="2026-07-07T20:18:00Z" w:id="9189">
            <w:rPr>
              <w:rFonts w:ascii="Times New Roman"/>
              <w:color w:val="000000"/>
            </w:rPr>
          </w:rPrChange>
        </w:rPr>
        <w:t>labore</w:t>
      </w:r>
      <w:r w:rsidR="00A96A35" w:rsidRPr="0027638C">
        <w:rPr>
          <w:sz w:val="24"/>
          <w:rPrChange w16du:dateUtc="2026-07-07T18:18:00Z" w:author="Author" w:date="2026-07-07T20:18:00Z" w:id="9190">
            <w:rPr>
              <w:rFonts w:ascii="Times New Roman"/>
              <w:color w:val="000000"/>
              <w:spacing w:val="4"/>
            </w:rPr>
          </w:rPrChange>
        </w:rPr>
        <w:t xml:space="preserve"> </w:t>
      </w:r>
      <w:r w:rsidR="00A96A35" w:rsidRPr="0027638C">
        <w:rPr>
          <w:sz w:val="24"/>
          <w:rPrChange w16du:dateUtc="2026-07-07T18:18:00Z" w:author="Author" w:date="2026-07-07T20:18:00Z" w:id="9191">
            <w:rPr>
              <w:rFonts w:ascii="Times New Roman"/>
              <w:color w:val="000000"/>
            </w:rPr>
          </w:rPrChange>
        </w:rPr>
        <w:t>et</w:t>
      </w:r>
      <w:r w:rsidR="00A96A35" w:rsidRPr="0027638C">
        <w:rPr>
          <w:sz w:val="24"/>
          <w:rPrChange w16du:dateUtc="2026-07-07T18:18:00Z" w:author="Author" w:date="2026-07-07T20:18:00Z" w:id="9192">
            <w:rPr>
              <w:rFonts w:ascii="Times New Roman"/>
              <w:color w:val="000000"/>
              <w:spacing w:val="4"/>
            </w:rPr>
          </w:rPrChange>
        </w:rPr>
        <w:t xml:space="preserve"> </w:t>
      </w:r>
      <w:r w:rsidR="00A96A35" w:rsidRPr="0027638C">
        <w:rPr>
          <w:sz w:val="24"/>
          <w:rPrChange w16du:dateUtc="2026-07-07T18:18:00Z" w:author="Author" w:date="2026-07-07T20:18:00Z" w:id="9193">
            <w:rPr>
              <w:rFonts w:ascii="Times New Roman" w:hAnsi="Times New Roman"/>
              <w:color w:val="000000"/>
            </w:rPr>
          </w:rPrChange>
        </w:rPr>
        <w:t>dolore</w:t>
      </w:r>
      <w:del w16du:dateUtc="2026-07-07T18:18:00Z" w:author="Author" w:date="2026-07-07T20:18:00Z" w:id="9194">
        <w:r>
          <w:rPr>
            <w:color w:val="000000"/>
          </w:rPr>
          <w:cr/>
        </w:r>
      </w:del>
      <w:r w:rsidR="00A96A35" w:rsidRPr="0027638C">
        <w:rPr>
          <w:sz w:val="24"/>
          <w:rPrChange w16du:dateUtc="2026-07-07T18:18:00Z" w:author="Author" w:date="2026-07-07T20:18:00Z" w:id="9195">
            <w:rPr>
              <w:rFonts w:ascii="Times New Roman"/>
              <w:color w:val="000000"/>
              <w:spacing w:val="665"/>
            </w:rPr>
          </w:rPrChange>
        </w:rPr>
        <w:t xml:space="preserve"> </w:t>
      </w:r>
      <w:r w:rsidR="00A96A35" w:rsidRPr="0027638C">
        <w:rPr>
          <w:sz w:val="24"/>
          <w:rPrChange w16du:dateUtc="2026-07-07T18:18:00Z" w:author="Author" w:date="2026-07-07T20:18:00Z" w:id="9196">
            <w:rPr>
              <w:rFonts w:ascii="Times New Roman"/>
              <w:color w:val="000000"/>
            </w:rPr>
          </w:rPrChange>
        </w:rPr>
        <w:t>magna aliqua lorem ipsum</w:t>
      </w:r>
      <w:r w:rsidR="00A96A35" w:rsidRPr="0027638C">
        <w:rPr>
          <w:sz w:val="24"/>
          <w:rPrChange w16du:dateUtc="2026-07-07T18:18:00Z" w:author="Author" w:date="2026-07-07T20:18:00Z" w:id="9197">
            <w:rPr>
              <w:rFonts w:ascii="Times New Roman"/>
              <w:color w:val="000000"/>
              <w:spacing w:val="-1"/>
            </w:rPr>
          </w:rPrChange>
        </w:rPr>
        <w:t xml:space="preserve"> </w:t>
      </w:r>
      <w:r w:rsidR="00A96A35" w:rsidRPr="0027638C">
        <w:rPr>
          <w:sz w:val="24"/>
          <w:rPrChange w16du:dateUtc="2026-07-07T18:18:00Z" w:author="Author" w:date="2026-07-07T20:18:00Z" w:id="9198">
            <w:rPr>
              <w:rFonts w:ascii="Times New Roman"/>
              <w:color w:val="000000"/>
            </w:rPr>
          </w:rPrChange>
        </w:rPr>
        <w:t>Dolor.</w:t>
      </w:r>
    </w:p>
    <w:p w14:paraId="584D91BC" w14:textId="77777777" w:rsidR="009609E8" w:rsidRDefault="00000000" w:rsidRPr="0027638C">
      <w:pPr>
        <w:pStyle w:val="ListParagraph"/>
        <w:numPr>
          <w:ilvl w:val="1"/>
          <w:numId w:val="5"/>
        </w:numPr>
        <w:tabs>
          <w:tab w:pos="1438" w:val="left"/>
          <w:tab w:pos="1440" w:val="left"/>
        </w:tabs>
        <w:spacing w:before="238"/>
        <w:ind w:right="356"/>
        <w:rPr>
          <w:sz w:val="24"/>
          <w:rPrChange w16du:dateUtc="2026-07-07T18:18:00Z" w:author="Author" w:date="2026-07-07T20:18:00Z" w:id="9199">
            <w:rPr>
              <w:rFonts w:ascii="Times New Roman"/>
              <w:color w:val="000000"/>
            </w:rPr>
          </w:rPrChange>
        </w:rPr>
        <w:pPrChange w16du:dateUtc="2026-07-07T18:18:00Z" w:author="Author" w:date="2026-07-07T20:18:00Z" w:id="9200">
          <w:pPr>
            <w:spacing w:after="0" w:before="235" w:line="254" w:lineRule="exact"/>
            <w:ind w:left="720"/>
            <w:jc w:val="left"/>
          </w:pPr>
        </w:pPrChange>
      </w:pPr>
      <w:del w16du:dateUtc="2026-07-07T18:18:00Z" w:author="Author" w:date="2026-07-07T20:18:00Z" w:id="9201">
        <w:r>
          <w:rPr>
            <w:color w:val="000000"/>
          </w:rPr>
          <w:delText>(c)</w:delText>
        </w:r>
        <w:r>
          <w:rPr>
            <w:color w:val="000000"/>
            <w:spacing w:val="421"/>
          </w:rPr>
          <w:delText xml:space="preserve"> </w:delText>
        </w:r>
      </w:del>
      <w:r w:rsidR="00A96A35" w:rsidRPr="0027638C">
        <w:rPr>
          <w:sz w:val="24"/>
          <w:u w:val="single"/>
          <w:rPrChange w16du:dateUtc="2026-07-07T18:18:00Z" w:author="Author" w:date="2026-07-07T20:18:00Z" w:id="9202">
            <w:rPr>
              <w:rFonts w:ascii="Times New Roman"/>
              <w:color w:val="000000"/>
              <w:u w:val="single"/>
            </w:rPr>
          </w:rPrChange>
        </w:rPr>
        <w:t>Sit</w:t>
      </w:r>
      <w:r w:rsidR="00A96A35" w:rsidRPr="0027638C">
        <w:rPr>
          <w:sz w:val="24"/>
          <w:rPrChange w16du:dateUtc="2026-07-07T18:18:00Z" w:author="Author" w:date="2026-07-07T20:18:00Z" w:id="9203">
            <w:rPr>
              <w:rFonts w:ascii="Times New Roman"/>
              <w:color w:val="000000"/>
            </w:rPr>
          </w:rPrChange>
        </w:rPr>
        <w:t>.</w:t>
      </w:r>
      <w:r w:rsidR="00A96A35" w:rsidRPr="0027638C">
        <w:rPr>
          <w:sz w:val="24"/>
          <w:rPrChange w16du:dateUtc="2026-07-07T18:18:00Z" w:author="Author" w:date="2026-07-07T20:18:00Z" w:id="9204">
            <w:rPr>
              <w:rFonts w:ascii="Times New Roman"/>
              <w:color w:val="000000"/>
              <w:spacing w:val="46"/>
            </w:rPr>
          </w:rPrChange>
        </w:rPr>
        <w:t xml:space="preserve"> </w:t>
      </w:r>
      <w:r w:rsidR="00A96A35" w:rsidRPr="0027638C">
        <w:rPr>
          <w:sz w:val="24"/>
          <w:rPrChange w16du:dateUtc="2026-07-07T18:18:00Z" w:author="Author" w:date="2026-07-07T20:18:00Z" w:id="9205">
            <w:rPr>
              <w:rFonts w:ascii="Times New Roman"/>
              <w:color w:val="000000"/>
            </w:rPr>
          </w:rPrChange>
        </w:rPr>
        <w:t>Amet</w:t>
      </w:r>
      <w:r w:rsidR="00A96A35" w:rsidRPr="0027638C">
        <w:rPr>
          <w:sz w:val="24"/>
          <w:rPrChange w16du:dateUtc="2026-07-07T18:18:00Z" w:author="Author" w:date="2026-07-07T20:18:00Z" w:id="9206">
            <w:rPr>
              <w:rFonts w:ascii="Times New Roman"/>
              <w:color w:val="000000"/>
              <w:spacing w:val="46"/>
            </w:rPr>
          </w:rPrChange>
        </w:rPr>
        <w:t xml:space="preserve"> </w:t>
      </w:r>
      <w:r w:rsidR="00A96A35" w:rsidRPr="0027638C">
        <w:rPr>
          <w:sz w:val="24"/>
          <w:rPrChange w16du:dateUtc="2026-07-07T18:18:00Z" w:author="Author" w:date="2026-07-07T20:18:00Z" w:id="9207">
            <w:rPr>
              <w:rFonts w:ascii="Times New Roman"/>
              <w:color w:val="000000"/>
            </w:rPr>
          </w:rPrChange>
        </w:rPr>
        <w:t>consectetur</w:t>
      </w:r>
      <w:r w:rsidR="00A96A35" w:rsidRPr="0027638C">
        <w:rPr>
          <w:sz w:val="24"/>
          <w:rPrChange w16du:dateUtc="2026-07-07T18:18:00Z" w:author="Author" w:date="2026-07-07T20:18:00Z" w:id="9208">
            <w:rPr>
              <w:rFonts w:ascii="Times New Roman"/>
              <w:color w:val="000000"/>
              <w:spacing w:val="46"/>
            </w:rPr>
          </w:rPrChange>
        </w:rPr>
        <w:t xml:space="preserve"> </w:t>
      </w:r>
      <w:r w:rsidR="00A96A35" w:rsidRPr="0027638C">
        <w:rPr>
          <w:sz w:val="24"/>
          <w:rPrChange w16du:dateUtc="2026-07-07T18:18:00Z" w:author="Author" w:date="2026-07-07T20:18:00Z" w:id="9209">
            <w:rPr>
              <w:rFonts w:ascii="Times New Roman"/>
              <w:color w:val="000000"/>
            </w:rPr>
          </w:rPrChange>
        </w:rPr>
        <w:t>adipiscing</w:t>
      </w:r>
      <w:r w:rsidR="00A96A35" w:rsidRPr="0027638C">
        <w:rPr>
          <w:sz w:val="24"/>
          <w:rPrChange w16du:dateUtc="2026-07-07T18:18:00Z" w:author="Author" w:date="2026-07-07T20:18:00Z" w:id="9210">
            <w:rPr>
              <w:rFonts w:ascii="Times New Roman"/>
              <w:color w:val="000000"/>
              <w:spacing w:val="46"/>
            </w:rPr>
          </w:rPrChange>
        </w:rPr>
        <w:t xml:space="preserve"> </w:t>
      </w:r>
      <w:r w:rsidR="00A96A35" w:rsidRPr="0027638C">
        <w:rPr>
          <w:sz w:val="24"/>
          <w:rPrChange w16du:dateUtc="2026-07-07T18:18:00Z" w:author="Author" w:date="2026-07-07T20:18:00Z" w:id="9211">
            <w:rPr>
              <w:rFonts w:ascii="Times New Roman"/>
              <w:color w:val="000000"/>
            </w:rPr>
          </w:rPrChange>
        </w:rPr>
        <w:t>elit</w:t>
      </w:r>
      <w:r w:rsidR="00A96A35" w:rsidRPr="0027638C">
        <w:rPr>
          <w:sz w:val="24"/>
          <w:rPrChange w16du:dateUtc="2026-07-07T18:18:00Z" w:author="Author" w:date="2026-07-07T20:18:00Z" w:id="9212">
            <w:rPr>
              <w:rFonts w:ascii="Times New Roman"/>
              <w:color w:val="000000"/>
              <w:spacing w:val="46"/>
            </w:rPr>
          </w:rPrChange>
        </w:rPr>
        <w:t xml:space="preserve"> </w:t>
      </w:r>
      <w:r w:rsidR="00A96A35" w:rsidRPr="0027638C">
        <w:rPr>
          <w:sz w:val="24"/>
          <w:rPrChange w16du:dateUtc="2026-07-07T18:18:00Z" w:author="Author" w:date="2026-07-07T20:18:00Z" w:id="9213">
            <w:rPr>
              <w:rFonts w:ascii="Times New Roman"/>
              <w:color w:val="000000"/>
            </w:rPr>
          </w:rPrChange>
        </w:rPr>
        <w:t>sed</w:t>
      </w:r>
      <w:r w:rsidR="00A96A35" w:rsidRPr="0027638C">
        <w:rPr>
          <w:sz w:val="24"/>
          <w:rPrChange w16du:dateUtc="2026-07-07T18:18:00Z" w:author="Author" w:date="2026-07-07T20:18:00Z" w:id="9214">
            <w:rPr>
              <w:rFonts w:ascii="Times New Roman"/>
              <w:color w:val="000000"/>
              <w:spacing w:val="46"/>
            </w:rPr>
          </w:rPrChange>
        </w:rPr>
        <w:t xml:space="preserve"> </w:t>
      </w:r>
      <w:r w:rsidR="00A96A35" w:rsidRPr="0027638C">
        <w:rPr>
          <w:sz w:val="24"/>
          <w:rPrChange w16du:dateUtc="2026-07-07T18:18:00Z" w:author="Author" w:date="2026-07-07T20:18:00Z" w:id="9215">
            <w:rPr>
              <w:rFonts w:ascii="Times New Roman"/>
              <w:color w:val="000000"/>
            </w:rPr>
          </w:rPrChange>
        </w:rPr>
        <w:t>do</w:t>
      </w:r>
      <w:r w:rsidR="00A96A35" w:rsidRPr="0027638C">
        <w:rPr>
          <w:sz w:val="24"/>
          <w:rPrChange w16du:dateUtc="2026-07-07T18:18:00Z" w:author="Author" w:date="2026-07-07T20:18:00Z" w:id="9216">
            <w:rPr>
              <w:rFonts w:ascii="Times New Roman"/>
              <w:color w:val="000000"/>
              <w:spacing w:val="46"/>
            </w:rPr>
          </w:rPrChange>
        </w:rPr>
        <w:t xml:space="preserve"> </w:t>
      </w:r>
      <w:r w:rsidR="00A96A35" w:rsidRPr="0027638C">
        <w:rPr>
          <w:sz w:val="24"/>
          <w:rPrChange w16du:dateUtc="2026-07-07T18:18:00Z" w:author="Author" w:date="2026-07-07T20:18:00Z" w:id="9217">
            <w:rPr>
              <w:rFonts w:ascii="Times New Roman"/>
              <w:color w:val="000000"/>
            </w:rPr>
          </w:rPrChange>
        </w:rPr>
        <w:t>eiusmod</w:t>
      </w:r>
      <w:r w:rsidR="00A96A35" w:rsidRPr="0027638C">
        <w:rPr>
          <w:sz w:val="24"/>
          <w:rPrChange w16du:dateUtc="2026-07-07T18:18:00Z" w:author="Author" w:date="2026-07-07T20:18:00Z" w:id="9218">
            <w:rPr>
              <w:rFonts w:ascii="Times New Roman"/>
              <w:color w:val="000000"/>
              <w:spacing w:val="46"/>
            </w:rPr>
          </w:rPrChange>
        </w:rPr>
        <w:t xml:space="preserve"> </w:t>
      </w:r>
      <w:r w:rsidR="00A96A35" w:rsidRPr="0027638C">
        <w:rPr>
          <w:sz w:val="24"/>
          <w:rPrChange w16du:dateUtc="2026-07-07T18:18:00Z" w:author="Author" w:date="2026-07-07T20:18:00Z" w:id="9219">
            <w:rPr>
              <w:rFonts w:ascii="Times New Roman"/>
              <w:color w:val="000000"/>
            </w:rPr>
          </w:rPrChange>
        </w:rPr>
        <w:t>Tempor,</w:t>
      </w:r>
      <w:r w:rsidR="00A96A35" w:rsidRPr="0027638C">
        <w:rPr>
          <w:sz w:val="24"/>
          <w:rPrChange w16du:dateUtc="2026-07-07T18:18:00Z" w:author="Author" w:date="2026-07-07T20:18:00Z" w:id="9220">
            <w:rPr>
              <w:rFonts w:ascii="Times New Roman"/>
              <w:color w:val="000000"/>
              <w:spacing w:val="46"/>
            </w:rPr>
          </w:rPrChange>
        </w:rPr>
        <w:t xml:space="preserve"> </w:t>
      </w:r>
      <w:r w:rsidR="00A96A35" w:rsidRPr="0027638C">
        <w:rPr>
          <w:sz w:val="24"/>
          <w:rPrChange w16du:dateUtc="2026-07-07T18:18:00Z" w:author="Author" w:date="2026-07-07T20:18:00Z" w:id="9221">
            <w:rPr>
              <w:rFonts w:ascii="Times New Roman"/>
              <w:color w:val="000000"/>
            </w:rPr>
          </w:rPrChange>
        </w:rPr>
        <w:t>incididunt</w:t>
      </w:r>
      <w:r w:rsidR="00A96A35" w:rsidRPr="0027638C">
        <w:rPr>
          <w:sz w:val="24"/>
          <w:rPrChange w16du:dateUtc="2026-07-07T18:18:00Z" w:author="Author" w:date="2026-07-07T20:18:00Z" w:id="9222">
            <w:rPr>
              <w:rFonts w:ascii="Times New Roman"/>
              <w:color w:val="000000"/>
              <w:spacing w:val="46"/>
            </w:rPr>
          </w:rPrChange>
        </w:rPr>
        <w:t xml:space="preserve"> </w:t>
      </w:r>
      <w:r w:rsidR="00A96A35" w:rsidRPr="0027638C">
        <w:rPr>
          <w:sz w:val="24"/>
          <w:rPrChange w16du:dateUtc="2026-07-07T18:18:00Z" w:author="Author" w:date="2026-07-07T20:18:00Z" w:id="9223">
            <w:rPr>
              <w:rFonts w:ascii="Times New Roman"/>
              <w:color w:val="000000"/>
            </w:rPr>
          </w:rPrChange>
        </w:rPr>
        <w:t>ut</w:t>
      </w:r>
      <w:r w:rsidR="00A96A35" w:rsidRPr="0027638C">
        <w:rPr>
          <w:sz w:val="24"/>
          <w:rPrChange w16du:dateUtc="2026-07-07T18:18:00Z" w:author="Author" w:date="2026-07-07T20:18:00Z" w:id="9224">
            <w:rPr>
              <w:rFonts w:ascii="Times New Roman"/>
              <w:color w:val="000000"/>
              <w:spacing w:val="46"/>
            </w:rPr>
          </w:rPrChange>
        </w:rPr>
        <w:t xml:space="preserve"> </w:t>
      </w:r>
      <w:r w:rsidR="00A96A35" w:rsidRPr="0027638C">
        <w:rPr>
          <w:sz w:val="24"/>
          <w:rPrChange w16du:dateUtc="2026-07-07T18:18:00Z" w:author="Author" w:date="2026-07-07T20:18:00Z" w:id="9225">
            <w:rPr>
              <w:rFonts w:ascii="Times New Roman"/>
              <w:color w:val="000000"/>
            </w:rPr>
          </w:rPrChange>
        </w:rPr>
        <w:t>labore-et</w:t>
      </w:r>
      <w:r w:rsidR="00A96A35" w:rsidRPr="0027638C">
        <w:rPr>
          <w:sz w:val="24"/>
          <w:rPrChange w16du:dateUtc="2026-07-07T18:18:00Z" w:author="Author" w:date="2026-07-07T20:18:00Z" w:id="9226">
            <w:rPr>
              <w:rFonts w:ascii="Times New Roman"/>
              <w:color w:val="000000"/>
              <w:spacing w:val="46"/>
            </w:rPr>
          </w:rPrChange>
        </w:rPr>
        <w:t xml:space="preserve"> </w:t>
      </w:r>
      <w:r w:rsidR="00A96A35" w:rsidRPr="0027638C">
        <w:rPr>
          <w:sz w:val="24"/>
          <w:rPrChange w16du:dateUtc="2026-07-07T18:18:00Z" w:author="Author" w:date="2026-07-07T20:18:00Z" w:id="9227">
            <w:rPr>
              <w:rFonts w:ascii="Times New Roman" w:hAnsi="Times New Roman"/>
              <w:color w:val="000000"/>
            </w:rPr>
          </w:rPrChange>
        </w:rPr>
        <w:t>dolore</w:t>
      </w:r>
      <w:del w16du:dateUtc="2026-07-07T18:18:00Z" w:author="Author" w:date="2026-07-07T20:18:00Z" w:id="9228">
        <w:r>
          <w:rPr>
            <w:color w:val="000000"/>
          </w:rPr>
          <w:cr/>
        </w:r>
      </w:del>
      <w:r w:rsidR="00A96A35" w:rsidRPr="0027638C">
        <w:rPr>
          <w:sz w:val="24"/>
          <w:rPrChange w16du:dateUtc="2026-07-07T18:18:00Z" w:author="Author" w:date="2026-07-07T20:18:00Z" w:id="9229">
            <w:rPr>
              <w:rFonts w:ascii="Times New Roman"/>
              <w:color w:val="000000"/>
              <w:spacing w:val="665"/>
            </w:rPr>
          </w:rPrChange>
        </w:rPr>
        <w:t xml:space="preserve"> </w:t>
      </w:r>
      <w:r w:rsidR="00A96A35" w:rsidRPr="0027638C">
        <w:rPr>
          <w:sz w:val="24"/>
          <w:rPrChange w16du:dateUtc="2026-07-07T18:18:00Z" w:author="Author" w:date="2026-07-07T20:18:00Z" w:id="9230">
            <w:rPr>
              <w:rFonts w:ascii="Times New Roman"/>
              <w:color w:val="000000"/>
            </w:rPr>
          </w:rPrChange>
        </w:rPr>
        <w:t>magna</w:t>
      </w:r>
      <w:r w:rsidR="00A96A35" w:rsidRPr="0027638C">
        <w:rPr>
          <w:spacing w:val="-14"/>
          <w:sz w:val="24"/>
          <w:rPrChange w16du:dateUtc="2026-07-07T18:18:00Z" w:author="Author" w:date="2026-07-07T20:18:00Z" w:id="9231">
            <w:rPr>
              <w:rFonts w:ascii="Times New Roman"/>
              <w:color w:val="000000"/>
              <w:spacing w:val="-12"/>
            </w:rPr>
          </w:rPrChange>
        </w:rPr>
        <w:t xml:space="preserve"> </w:t>
      </w:r>
      <w:r w:rsidR="00A96A35" w:rsidRPr="0027638C">
        <w:rPr>
          <w:sz w:val="24"/>
          <w:rPrChange w16du:dateUtc="2026-07-07T18:18:00Z" w:author="Author" w:date="2026-07-07T20:18:00Z" w:id="9232">
            <w:rPr>
              <w:rFonts w:ascii="Times New Roman"/>
              <w:color w:val="000000"/>
            </w:rPr>
          </w:rPrChange>
        </w:rPr>
        <w:t>aliqua</w:t>
      </w:r>
      <w:r w:rsidR="00A96A35" w:rsidRPr="0027638C">
        <w:rPr>
          <w:spacing w:val="-14"/>
          <w:sz w:val="24"/>
          <w:rPrChange w16du:dateUtc="2026-07-07T18:18:00Z" w:author="Author" w:date="2026-07-07T20:18:00Z" w:id="9233">
            <w:rPr>
              <w:rFonts w:ascii="Times New Roman"/>
              <w:color w:val="000000"/>
              <w:spacing w:val="-12"/>
            </w:rPr>
          </w:rPrChange>
        </w:rPr>
        <w:t xml:space="preserve"> </w:t>
      </w:r>
      <w:r w:rsidR="00A96A35" w:rsidRPr="0027638C">
        <w:rPr>
          <w:sz w:val="24"/>
          <w:rPrChange w16du:dateUtc="2026-07-07T18:18:00Z" w:author="Author" w:date="2026-07-07T20:18:00Z" w:id="9234">
            <w:rPr>
              <w:rFonts w:ascii="Times New Roman"/>
              <w:color w:val="000000"/>
            </w:rPr>
          </w:rPrChange>
        </w:rPr>
        <w:t>lorem</w:t>
      </w:r>
      <w:r w:rsidR="00A96A35" w:rsidRPr="0027638C">
        <w:rPr>
          <w:spacing w:val="-14"/>
          <w:sz w:val="24"/>
          <w:rPrChange w16du:dateUtc="2026-07-07T18:18:00Z" w:author="Author" w:date="2026-07-07T20:18:00Z" w:id="9235">
            <w:rPr>
              <w:rFonts w:ascii="Times New Roman"/>
              <w:color w:val="000000"/>
              <w:spacing w:val="-12"/>
            </w:rPr>
          </w:rPrChange>
        </w:rPr>
        <w:t xml:space="preserve"> </w:t>
      </w:r>
      <w:r w:rsidR="00A96A35" w:rsidRPr="0027638C">
        <w:rPr>
          <w:sz w:val="24"/>
          <w:rPrChange w16du:dateUtc="2026-07-07T18:18:00Z" w:author="Author" w:date="2026-07-07T20:18:00Z" w:id="9236">
            <w:rPr>
              <w:rFonts w:ascii="Times New Roman"/>
              <w:color w:val="000000"/>
            </w:rPr>
          </w:rPrChange>
        </w:rPr>
        <w:t>ipsum</w:t>
      </w:r>
      <w:r w:rsidR="00A96A35" w:rsidRPr="0027638C">
        <w:rPr>
          <w:spacing w:val="-13"/>
          <w:sz w:val="24"/>
          <w:rPrChange w16du:dateUtc="2026-07-07T18:18:00Z" w:author="Author" w:date="2026-07-07T20:18:00Z" w:id="9237">
            <w:rPr>
              <w:rFonts w:ascii="Times New Roman"/>
              <w:color w:val="000000"/>
              <w:spacing w:val="-11"/>
            </w:rPr>
          </w:rPrChange>
        </w:rPr>
        <w:t xml:space="preserve"> </w:t>
      </w:r>
      <w:r w:rsidR="00A96A35" w:rsidRPr="0027638C">
        <w:rPr>
          <w:sz w:val="24"/>
          <w:rPrChange w16du:dateUtc="2026-07-07T18:18:00Z" w:author="Author" w:date="2026-07-07T20:18:00Z" w:id="9238">
            <w:rPr>
              <w:rFonts w:ascii="Times New Roman"/>
              <w:color w:val="000000"/>
            </w:rPr>
          </w:rPrChange>
        </w:rPr>
        <w:t>Dolor,</w:t>
      </w:r>
      <w:r w:rsidR="00A96A35" w:rsidRPr="0027638C">
        <w:rPr>
          <w:spacing w:val="-14"/>
          <w:sz w:val="24"/>
          <w:rPrChange w16du:dateUtc="2026-07-07T18:18:00Z" w:author="Author" w:date="2026-07-07T20:18:00Z" w:id="9239">
            <w:rPr>
              <w:rFonts w:ascii="Times New Roman"/>
              <w:color w:val="000000"/>
              <w:spacing w:val="-11"/>
            </w:rPr>
          </w:rPrChange>
        </w:rPr>
        <w:t xml:space="preserve"> </w:t>
      </w:r>
      <w:r w:rsidR="00A96A35" w:rsidRPr="0027638C">
        <w:rPr>
          <w:sz w:val="24"/>
          <w:rPrChange w16du:dateUtc="2026-07-07T18:18:00Z" w:author="Author" w:date="2026-07-07T20:18:00Z" w:id="9240">
            <w:rPr>
              <w:rFonts w:ascii="Times New Roman"/>
              <w:color w:val="000000"/>
            </w:rPr>
          </w:rPrChange>
        </w:rPr>
        <w:t>sit</w:t>
      </w:r>
      <w:r w:rsidR="00A96A35" w:rsidRPr="0027638C">
        <w:rPr>
          <w:spacing w:val="-14"/>
          <w:sz w:val="24"/>
          <w:rPrChange w16du:dateUtc="2026-07-07T18:18:00Z" w:author="Author" w:date="2026-07-07T20:18:00Z" w:id="9241">
            <w:rPr>
              <w:rFonts w:ascii="Times New Roman"/>
              <w:color w:val="000000"/>
              <w:spacing w:val="-11"/>
            </w:rPr>
          </w:rPrChange>
        </w:rPr>
        <w:t xml:space="preserve"> </w:t>
      </w:r>
      <w:r w:rsidR="00A96A35" w:rsidRPr="0027638C">
        <w:rPr>
          <w:sz w:val="24"/>
          <w:rPrChange w16du:dateUtc="2026-07-07T18:18:00Z" w:author="Author" w:date="2026-07-07T20:18:00Z" w:id="9242">
            <w:rPr>
              <w:rFonts w:ascii="Times New Roman"/>
              <w:color w:val="000000"/>
            </w:rPr>
          </w:rPrChange>
        </w:rPr>
        <w:t>amet</w:t>
      </w:r>
      <w:r w:rsidR="00A96A35" w:rsidRPr="0027638C">
        <w:rPr>
          <w:spacing w:val="-14"/>
          <w:sz w:val="24"/>
          <w:rPrChange w16du:dateUtc="2026-07-07T18:18:00Z" w:author="Author" w:date="2026-07-07T20:18:00Z" w:id="9243">
            <w:rPr>
              <w:rFonts w:ascii="Times New Roman"/>
              <w:color w:val="000000"/>
              <w:spacing w:val="-11"/>
            </w:rPr>
          </w:rPrChange>
        </w:rPr>
        <w:t xml:space="preserve"> </w:t>
      </w:r>
      <w:r w:rsidR="00A96A35" w:rsidRPr="0027638C">
        <w:rPr>
          <w:sz w:val="24"/>
          <w:rPrChange w16du:dateUtc="2026-07-07T18:18:00Z" w:author="Author" w:date="2026-07-07T20:18:00Z" w:id="9244">
            <w:rPr>
              <w:rFonts w:ascii="Times New Roman"/>
              <w:color w:val="000000"/>
            </w:rPr>
          </w:rPrChange>
        </w:rPr>
        <w:t>consectetur</w:t>
      </w:r>
      <w:r w:rsidR="00A96A35" w:rsidRPr="0027638C">
        <w:rPr>
          <w:spacing w:val="-13"/>
          <w:sz w:val="24"/>
          <w:rPrChange w16du:dateUtc="2026-07-07T18:18:00Z" w:author="Author" w:date="2026-07-07T20:18:00Z" w:id="9245">
            <w:rPr>
              <w:rFonts w:ascii="Times New Roman"/>
              <w:color w:val="000000"/>
              <w:spacing w:val="-12"/>
            </w:rPr>
          </w:rPrChange>
        </w:rPr>
        <w:t xml:space="preserve"> </w:t>
      </w:r>
      <w:r w:rsidR="00A96A35" w:rsidRPr="0027638C">
        <w:rPr>
          <w:sz w:val="24"/>
          <w:rPrChange w16du:dateUtc="2026-07-07T18:18:00Z" w:author="Author" w:date="2026-07-07T20:18:00Z" w:id="9246">
            <w:rPr>
              <w:rFonts w:ascii="Times New Roman"/>
              <w:color w:val="000000"/>
            </w:rPr>
          </w:rPrChange>
        </w:rPr>
        <w:t>adipiscing</w:t>
      </w:r>
      <w:r w:rsidR="00A96A35" w:rsidRPr="0027638C">
        <w:rPr>
          <w:spacing w:val="-14"/>
          <w:sz w:val="24"/>
          <w:rPrChange w16du:dateUtc="2026-07-07T18:18:00Z" w:author="Author" w:date="2026-07-07T20:18:00Z" w:id="9247">
            <w:rPr>
              <w:rFonts w:ascii="Times New Roman"/>
              <w:color w:val="000000"/>
              <w:spacing w:val="-11"/>
            </w:rPr>
          </w:rPrChange>
        </w:rPr>
        <w:t xml:space="preserve"> </w:t>
      </w:r>
      <w:r w:rsidR="00A96A35" w:rsidRPr="0027638C">
        <w:rPr>
          <w:sz w:val="24"/>
          <w:rPrChange w16du:dateUtc="2026-07-07T18:18:00Z" w:author="Author" w:date="2026-07-07T20:18:00Z" w:id="9248">
            <w:rPr>
              <w:rFonts w:ascii="Times New Roman"/>
              <w:color w:val="000000"/>
            </w:rPr>
          </w:rPrChange>
        </w:rPr>
        <w:t>elit</w:t>
      </w:r>
      <w:r w:rsidR="00A96A35" w:rsidRPr="0027638C">
        <w:rPr>
          <w:spacing w:val="-14"/>
          <w:sz w:val="24"/>
          <w:rPrChange w16du:dateUtc="2026-07-07T18:18:00Z" w:author="Author" w:date="2026-07-07T20:18:00Z" w:id="9249">
            <w:rPr>
              <w:rFonts w:ascii="Times New Roman"/>
              <w:color w:val="000000"/>
              <w:spacing w:val="-11"/>
            </w:rPr>
          </w:rPrChange>
        </w:rPr>
        <w:t xml:space="preserve"> </w:t>
      </w:r>
      <w:r w:rsidR="00A96A35" w:rsidRPr="0027638C">
        <w:rPr>
          <w:sz w:val="24"/>
          <w:rPrChange w16du:dateUtc="2026-07-07T18:18:00Z" w:author="Author" w:date="2026-07-07T20:18:00Z" w:id="9250">
            <w:rPr>
              <w:rFonts w:ascii="Times New Roman"/>
              <w:color w:val="000000"/>
            </w:rPr>
          </w:rPrChange>
        </w:rPr>
        <w:t>Sed.</w:t>
      </w:r>
      <w:r w:rsidR="00A96A35" w:rsidRPr="0027638C">
        <w:rPr>
          <w:spacing w:val="-14"/>
          <w:sz w:val="24"/>
          <w:rPrChange w16du:dateUtc="2026-07-07T18:18:00Z" w:author="Author" w:date="2026-07-07T20:18:00Z" w:id="9251">
            <w:rPr>
              <w:rFonts w:ascii="Times New Roman"/>
              <w:color w:val="000000"/>
              <w:spacing w:val="-11"/>
            </w:rPr>
          </w:rPrChange>
        </w:rPr>
        <w:t xml:space="preserve"> </w:t>
      </w:r>
      <w:r w:rsidR="00A96A35" w:rsidRPr="0027638C">
        <w:rPr>
          <w:sz w:val="24"/>
          <w:rPrChange w16du:dateUtc="2026-07-07T18:18:00Z" w:author="Author" w:date="2026-07-07T20:18:00Z" w:id="9252">
            <w:rPr>
              <w:rFonts w:ascii="Times New Roman"/>
              <w:color w:val="000000"/>
            </w:rPr>
          </w:rPrChange>
        </w:rPr>
        <w:t>Do</w:t>
      </w:r>
      <w:r w:rsidR="00A96A35" w:rsidRPr="0027638C">
        <w:rPr>
          <w:spacing w:val="-13"/>
          <w:sz w:val="24"/>
          <w:rPrChange w16du:dateUtc="2026-07-07T18:18:00Z" w:author="Author" w:date="2026-07-07T20:18:00Z" w:id="9253">
            <w:rPr>
              <w:rFonts w:ascii="Times New Roman"/>
              <w:color w:val="000000"/>
              <w:spacing w:val="-11"/>
            </w:rPr>
          </w:rPrChange>
        </w:rPr>
        <w:t xml:space="preserve"> </w:t>
      </w:r>
      <w:r w:rsidR="00A96A35" w:rsidRPr="0027638C">
        <w:rPr>
          <w:sz w:val="24"/>
          <w:rPrChange w16du:dateUtc="2026-07-07T18:18:00Z" w:author="Author" w:date="2026-07-07T20:18:00Z" w:id="9254">
            <w:rPr>
              <w:rFonts w:ascii="Times New Roman"/>
              <w:color w:val="000000"/>
            </w:rPr>
          </w:rPrChange>
        </w:rPr>
        <w:t>eiusmod</w:t>
      </w:r>
      <w:r w:rsidR="00A96A35" w:rsidRPr="0027638C">
        <w:rPr>
          <w:spacing w:val="-14"/>
          <w:sz w:val="24"/>
          <w:rPrChange w16du:dateUtc="2026-07-07T18:18:00Z" w:author="Author" w:date="2026-07-07T20:18:00Z" w:id="9255">
            <w:rPr>
              <w:rFonts w:ascii="Times New Roman"/>
              <w:color w:val="000000"/>
              <w:spacing w:val="-12"/>
            </w:rPr>
          </w:rPrChange>
        </w:rPr>
        <w:t xml:space="preserve"> </w:t>
      </w:r>
      <w:r w:rsidR="00A96A35" w:rsidRPr="0027638C">
        <w:rPr>
          <w:sz w:val="24"/>
          <w:rPrChange w16du:dateUtc="2026-07-07T18:18:00Z" w:author="Author" w:date="2026-07-07T20:18:00Z" w:id="9256">
            <w:rPr>
              <w:rFonts w:ascii="Times New Roman" w:hAnsi="Times New Roman"/>
              <w:color w:val="000000"/>
            </w:rPr>
          </w:rPrChange>
        </w:rPr>
        <w:t>tempor</w:t>
      </w:r>
      <w:del w16du:dateUtc="2026-07-07T18:18:00Z" w:author="Author" w:date="2026-07-07T20:18:00Z" w:id="9257">
        <w:r>
          <w:rPr>
            <w:color w:val="000000"/>
          </w:rPr>
          <w:cr/>
        </w:r>
      </w:del>
      <w:r w:rsidR="00A96A35" w:rsidRPr="0027638C">
        <w:rPr>
          <w:sz w:val="24"/>
          <w:rPrChange w16du:dateUtc="2026-07-07T18:18:00Z" w:author="Author" w:date="2026-07-07T20:18:00Z" w:id="9258">
            <w:rPr>
              <w:rFonts w:ascii="Times New Roman"/>
              <w:color w:val="000000"/>
              <w:spacing w:val="665"/>
            </w:rPr>
          </w:rPrChange>
        </w:rPr>
        <w:t xml:space="preserve"> </w:t>
      </w:r>
      <w:r w:rsidR="00A96A35" w:rsidRPr="0027638C">
        <w:rPr>
          <w:sz w:val="24"/>
          <w:rPrChange w16du:dateUtc="2026-07-07T18:18:00Z" w:author="Author" w:date="2026-07-07T20:18:00Z" w:id="9259">
            <w:rPr>
              <w:rFonts w:ascii="Times New Roman"/>
              <w:color w:val="000000"/>
            </w:rPr>
          </w:rPrChange>
        </w:rPr>
        <w:t>incididunt</w:t>
      </w:r>
      <w:r w:rsidR="00A96A35" w:rsidRPr="0027638C">
        <w:rPr>
          <w:sz w:val="24"/>
          <w:rPrChange w16du:dateUtc="2026-07-07T18:18:00Z" w:author="Author" w:date="2026-07-07T20:18:00Z" w:id="9260">
            <w:rPr>
              <w:rFonts w:ascii="Times New Roman"/>
              <w:color w:val="000000"/>
              <w:spacing w:val="18"/>
            </w:rPr>
          </w:rPrChange>
        </w:rPr>
        <w:t xml:space="preserve"> </w:t>
      </w:r>
      <w:r w:rsidR="00A96A35" w:rsidRPr="0027638C">
        <w:rPr>
          <w:sz w:val="24"/>
          <w:rPrChange w16du:dateUtc="2026-07-07T18:18:00Z" w:author="Author" w:date="2026-07-07T20:18:00Z" w:id="9261">
            <w:rPr>
              <w:rFonts w:ascii="Times New Roman"/>
              <w:color w:val="000000"/>
            </w:rPr>
          </w:rPrChange>
        </w:rPr>
        <w:t>ut</w:t>
      </w:r>
      <w:r w:rsidR="00A96A35" w:rsidRPr="0027638C">
        <w:rPr>
          <w:sz w:val="24"/>
          <w:rPrChange w16du:dateUtc="2026-07-07T18:18:00Z" w:author="Author" w:date="2026-07-07T20:18:00Z" w:id="9262">
            <w:rPr>
              <w:rFonts w:ascii="Times New Roman"/>
              <w:color w:val="000000"/>
              <w:spacing w:val="18"/>
            </w:rPr>
          </w:rPrChange>
        </w:rPr>
        <w:t xml:space="preserve"> </w:t>
      </w:r>
      <w:r w:rsidR="00A96A35" w:rsidRPr="0027638C">
        <w:rPr>
          <w:sz w:val="24"/>
          <w:rPrChange w16du:dateUtc="2026-07-07T18:18:00Z" w:author="Author" w:date="2026-07-07T20:18:00Z" w:id="9263">
            <w:rPr>
              <w:rFonts w:ascii="Times New Roman"/>
              <w:color w:val="000000"/>
            </w:rPr>
          </w:rPrChange>
        </w:rPr>
        <w:t>labore</w:t>
      </w:r>
      <w:r w:rsidR="00A96A35" w:rsidRPr="0027638C">
        <w:rPr>
          <w:sz w:val="24"/>
          <w:rPrChange w16du:dateUtc="2026-07-07T18:18:00Z" w:author="Author" w:date="2026-07-07T20:18:00Z" w:id="9264">
            <w:rPr>
              <w:rFonts w:ascii="Times New Roman"/>
              <w:color w:val="000000"/>
              <w:spacing w:val="18"/>
            </w:rPr>
          </w:rPrChange>
        </w:rPr>
        <w:t xml:space="preserve"> </w:t>
      </w:r>
      <w:r w:rsidR="00A96A35" w:rsidRPr="0027638C">
        <w:rPr>
          <w:sz w:val="24"/>
          <w:rPrChange w16du:dateUtc="2026-07-07T18:18:00Z" w:author="Author" w:date="2026-07-07T20:18:00Z" w:id="9265">
            <w:rPr>
              <w:rFonts w:ascii="Times New Roman"/>
              <w:color w:val="000000"/>
            </w:rPr>
          </w:rPrChange>
        </w:rPr>
        <w:t>et,</w:t>
      </w:r>
      <w:r w:rsidR="00A96A35" w:rsidRPr="0027638C">
        <w:rPr>
          <w:sz w:val="24"/>
          <w:rPrChange w16du:dateUtc="2026-07-07T18:18:00Z" w:author="Author" w:date="2026-07-07T20:18:00Z" w:id="9266">
            <w:rPr>
              <w:rFonts w:ascii="Times New Roman"/>
              <w:color w:val="000000"/>
              <w:spacing w:val="18"/>
            </w:rPr>
          </w:rPrChange>
        </w:rPr>
        <w:t xml:space="preserve"> </w:t>
      </w:r>
      <w:r w:rsidR="00A96A35" w:rsidRPr="0027638C">
        <w:rPr>
          <w:sz w:val="24"/>
          <w:rPrChange w16du:dateUtc="2026-07-07T18:18:00Z" w:author="Author" w:date="2026-07-07T20:18:00Z" w:id="9267">
            <w:rPr>
              <w:rFonts w:ascii="Times New Roman"/>
              <w:color w:val="000000"/>
            </w:rPr>
          </w:rPrChange>
        </w:rPr>
        <w:t>dolore</w:t>
      </w:r>
      <w:r w:rsidR="00A96A35" w:rsidRPr="0027638C">
        <w:rPr>
          <w:sz w:val="24"/>
          <w:rPrChange w16du:dateUtc="2026-07-07T18:18:00Z" w:author="Author" w:date="2026-07-07T20:18:00Z" w:id="9268">
            <w:rPr>
              <w:rFonts w:ascii="Times New Roman"/>
              <w:color w:val="000000"/>
              <w:spacing w:val="18"/>
            </w:rPr>
          </w:rPrChange>
        </w:rPr>
        <w:t xml:space="preserve"> </w:t>
      </w:r>
      <w:r w:rsidR="00A96A35" w:rsidRPr="0027638C">
        <w:rPr>
          <w:sz w:val="24"/>
          <w:rPrChange w16du:dateUtc="2026-07-07T18:18:00Z" w:author="Author" w:date="2026-07-07T20:18:00Z" w:id="9269">
            <w:rPr>
              <w:rFonts w:ascii="Times New Roman"/>
              <w:color w:val="000000"/>
            </w:rPr>
          </w:rPrChange>
        </w:rPr>
        <w:t>Magna</w:t>
      </w:r>
      <w:r w:rsidR="00A96A35" w:rsidRPr="0027638C">
        <w:rPr>
          <w:sz w:val="24"/>
          <w:rPrChange w16du:dateUtc="2026-07-07T18:18:00Z" w:author="Author" w:date="2026-07-07T20:18:00Z" w:id="9270">
            <w:rPr>
              <w:rFonts w:ascii="Times New Roman"/>
              <w:color w:val="000000"/>
              <w:spacing w:val="18"/>
            </w:rPr>
          </w:rPrChange>
        </w:rPr>
        <w:t xml:space="preserve"> </w:t>
      </w:r>
      <w:r w:rsidR="00A96A35" w:rsidRPr="0027638C">
        <w:rPr>
          <w:sz w:val="24"/>
          <w:rPrChange w16du:dateUtc="2026-07-07T18:18:00Z" w:author="Author" w:date="2026-07-07T20:18:00Z" w:id="9271">
            <w:rPr>
              <w:rFonts w:ascii="Times New Roman"/>
              <w:color w:val="000000"/>
            </w:rPr>
          </w:rPrChange>
        </w:rPr>
        <w:t>aliqua</w:t>
      </w:r>
      <w:r w:rsidR="00A96A35" w:rsidRPr="0027638C">
        <w:rPr>
          <w:sz w:val="24"/>
          <w:rPrChange w16du:dateUtc="2026-07-07T18:18:00Z" w:author="Author" w:date="2026-07-07T20:18:00Z" w:id="9272">
            <w:rPr>
              <w:rFonts w:ascii="Times New Roman"/>
              <w:color w:val="000000"/>
              <w:spacing w:val="18"/>
            </w:rPr>
          </w:rPrChange>
        </w:rPr>
        <w:t xml:space="preserve"> </w:t>
      </w:r>
      <w:r w:rsidR="00A96A35" w:rsidRPr="0027638C">
        <w:rPr>
          <w:sz w:val="24"/>
          <w:rPrChange w16du:dateUtc="2026-07-07T18:18:00Z" w:author="Author" w:date="2026-07-07T20:18:00Z" w:id="9273">
            <w:rPr>
              <w:rFonts w:ascii="Times New Roman"/>
              <w:color w:val="000000"/>
            </w:rPr>
          </w:rPrChange>
        </w:rPr>
        <w:t>lorem</w:t>
      </w:r>
      <w:r w:rsidR="00A96A35" w:rsidRPr="0027638C">
        <w:rPr>
          <w:sz w:val="24"/>
          <w:rPrChange w16du:dateUtc="2026-07-07T18:18:00Z" w:author="Author" w:date="2026-07-07T20:18:00Z" w:id="9274">
            <w:rPr>
              <w:rFonts w:ascii="Times New Roman"/>
              <w:color w:val="000000"/>
              <w:spacing w:val="18"/>
            </w:rPr>
          </w:rPrChange>
        </w:rPr>
        <w:t xml:space="preserve"> </w:t>
      </w:r>
      <w:r w:rsidR="00A96A35" w:rsidRPr="0027638C">
        <w:rPr>
          <w:sz w:val="24"/>
          <w:rPrChange w16du:dateUtc="2026-07-07T18:18:00Z" w:author="Author" w:date="2026-07-07T20:18:00Z" w:id="9275">
            <w:rPr>
              <w:rFonts w:ascii="Times New Roman"/>
              <w:color w:val="000000"/>
            </w:rPr>
          </w:rPrChange>
        </w:rPr>
        <w:t>ipsum</w:t>
      </w:r>
      <w:r w:rsidR="00A96A35" w:rsidRPr="0027638C">
        <w:rPr>
          <w:sz w:val="24"/>
          <w:rPrChange w16du:dateUtc="2026-07-07T18:18:00Z" w:author="Author" w:date="2026-07-07T20:18:00Z" w:id="9276">
            <w:rPr>
              <w:rFonts w:ascii="Times New Roman"/>
              <w:color w:val="000000"/>
              <w:spacing w:val="18"/>
            </w:rPr>
          </w:rPrChange>
        </w:rPr>
        <w:t xml:space="preserve"> </w:t>
      </w:r>
      <w:r w:rsidR="00A96A35" w:rsidRPr="0027638C">
        <w:rPr>
          <w:sz w:val="24"/>
          <w:rPrChange w16du:dateUtc="2026-07-07T18:18:00Z" w:author="Author" w:date="2026-07-07T20:18:00Z" w:id="9277">
            <w:rPr>
              <w:rFonts w:ascii="Times New Roman"/>
              <w:color w:val="000000"/>
            </w:rPr>
          </w:rPrChange>
        </w:rPr>
        <w:t>dolor</w:t>
      </w:r>
      <w:r w:rsidR="00A96A35" w:rsidRPr="0027638C">
        <w:rPr>
          <w:sz w:val="24"/>
          <w:rPrChange w16du:dateUtc="2026-07-07T18:18:00Z" w:author="Author" w:date="2026-07-07T20:18:00Z" w:id="9278">
            <w:rPr>
              <w:rFonts w:ascii="Times New Roman"/>
              <w:color w:val="000000"/>
              <w:spacing w:val="18"/>
            </w:rPr>
          </w:rPrChange>
        </w:rPr>
        <w:t xml:space="preserve"> </w:t>
      </w:r>
      <w:r w:rsidR="00A96A35" w:rsidRPr="0027638C">
        <w:rPr>
          <w:sz w:val="24"/>
          <w:rPrChange w16du:dateUtc="2026-07-07T18:18:00Z" w:author="Author" w:date="2026-07-07T20:18:00Z" w:id="9279">
            <w:rPr>
              <w:rFonts w:ascii="Times New Roman"/>
              <w:color w:val="000000"/>
            </w:rPr>
          </w:rPrChange>
        </w:rPr>
        <w:t>sit</w:t>
      </w:r>
      <w:r w:rsidR="00A96A35" w:rsidRPr="0027638C">
        <w:rPr>
          <w:sz w:val="24"/>
          <w:rPrChange w16du:dateUtc="2026-07-07T18:18:00Z" w:author="Author" w:date="2026-07-07T20:18:00Z" w:id="9280">
            <w:rPr>
              <w:rFonts w:ascii="Times New Roman"/>
              <w:color w:val="000000"/>
              <w:spacing w:val="18"/>
            </w:rPr>
          </w:rPrChange>
        </w:rPr>
        <w:t xml:space="preserve"> </w:t>
      </w:r>
      <w:r w:rsidR="00A96A35" w:rsidRPr="0027638C">
        <w:rPr>
          <w:sz w:val="24"/>
          <w:rPrChange w16du:dateUtc="2026-07-07T18:18:00Z" w:author="Author" w:date="2026-07-07T20:18:00Z" w:id="9281">
            <w:rPr>
              <w:rFonts w:ascii="Times New Roman"/>
              <w:color w:val="000000"/>
            </w:rPr>
          </w:rPrChange>
        </w:rPr>
        <w:t>amet</w:t>
      </w:r>
      <w:r w:rsidR="00A96A35" w:rsidRPr="0027638C">
        <w:rPr>
          <w:sz w:val="24"/>
          <w:rPrChange w16du:dateUtc="2026-07-07T18:18:00Z" w:author="Author" w:date="2026-07-07T20:18:00Z" w:id="9282">
            <w:rPr>
              <w:rFonts w:ascii="Times New Roman"/>
              <w:color w:val="000000"/>
              <w:spacing w:val="18"/>
            </w:rPr>
          </w:rPrChange>
        </w:rPr>
        <w:t xml:space="preserve"> </w:t>
      </w:r>
      <w:r w:rsidR="00A96A35" w:rsidRPr="0027638C">
        <w:rPr>
          <w:sz w:val="24"/>
          <w:rPrChange w16du:dateUtc="2026-07-07T18:18:00Z" w:author="Author" w:date="2026-07-07T20:18:00Z" w:id="9283">
            <w:rPr>
              <w:rFonts w:ascii="Times New Roman"/>
              <w:color w:val="000000"/>
            </w:rPr>
          </w:rPrChange>
        </w:rPr>
        <w:t>75</w:t>
      </w:r>
      <w:r w:rsidR="00A96A35" w:rsidRPr="0027638C">
        <w:rPr>
          <w:sz w:val="24"/>
          <w:rPrChange w16du:dateUtc="2026-07-07T18:18:00Z" w:author="Author" w:date="2026-07-07T20:18:00Z" w:id="9284">
            <w:rPr>
              <w:rFonts w:ascii="Times New Roman"/>
              <w:color w:val="000000"/>
              <w:spacing w:val="23"/>
            </w:rPr>
          </w:rPrChange>
        </w:rPr>
        <w:t xml:space="preserve"> </w:t>
      </w:r>
      <w:r w:rsidR="00A96A35" w:rsidRPr="0027638C">
        <w:rPr>
          <w:sz w:val="24"/>
          <w:rPrChange w16du:dateUtc="2026-07-07T18:18:00Z" w:author="Author" w:date="2026-07-07T20:18:00Z" w:id="9285">
            <w:rPr>
              <w:rFonts w:ascii="Times New Roman" w:hAnsi="Times New Roman"/>
              <w:color w:val="000000"/>
            </w:rPr>
          </w:rPrChange>
        </w:rPr>
        <w:t>consectetur</w:t>
      </w:r>
      <w:del w16du:dateUtc="2026-07-07T18:18:00Z" w:author="Author" w:date="2026-07-07T20:18:00Z" w:id="9286">
        <w:r>
          <w:rPr>
            <w:color w:val="000000"/>
          </w:rPr>
          <w:cr/>
        </w:r>
      </w:del>
      <w:r w:rsidR="00A96A35" w:rsidRPr="0027638C">
        <w:rPr>
          <w:sz w:val="24"/>
          <w:rPrChange w16du:dateUtc="2026-07-07T18:18:00Z" w:author="Author" w:date="2026-07-07T20:18:00Z" w:id="9287">
            <w:rPr>
              <w:rFonts w:ascii="Times New Roman"/>
              <w:color w:val="000000"/>
              <w:spacing w:val="665"/>
            </w:rPr>
          </w:rPrChange>
        </w:rPr>
        <w:t xml:space="preserve"> </w:t>
      </w:r>
      <w:r w:rsidR="00A96A35" w:rsidRPr="0027638C">
        <w:rPr>
          <w:sz w:val="24"/>
          <w:rPrChange w16du:dateUtc="2026-07-07T18:18:00Z" w:author="Author" w:date="2026-07-07T20:18:00Z" w:id="9288">
            <w:rPr>
              <w:rFonts w:ascii="Times New Roman"/>
              <w:color w:val="000000"/>
            </w:rPr>
          </w:rPrChange>
        </w:rPr>
        <w:t>adipiscing elit sed do eiusmod.</w:t>
      </w:r>
    </w:p>
    <w:p w14:paraId="584D91BD" w14:textId="77777777" w:rsidR="009609E8" w:rsidRDefault="00000000" w:rsidRPr="0027638C">
      <w:pPr>
        <w:pStyle w:val="ListParagraph"/>
        <w:numPr>
          <w:ilvl w:val="1"/>
          <w:numId w:val="5"/>
        </w:numPr>
        <w:tabs>
          <w:tab w:pos="1438" w:val="left"/>
          <w:tab w:pos="1440" w:val="left"/>
        </w:tabs>
        <w:ind w:right="356"/>
        <w:rPr>
          <w:sz w:val="24"/>
          <w:rPrChange w16du:dateUtc="2026-07-07T18:18:00Z" w:author="Author" w:date="2026-07-07T20:18:00Z" w:id="9289">
            <w:rPr>
              <w:rFonts w:ascii="Times New Roman"/>
              <w:color w:val="000000"/>
            </w:rPr>
          </w:rPrChange>
        </w:rPr>
        <w:pPrChange w16du:dateUtc="2026-07-07T18:18:00Z" w:author="Author" w:date="2026-07-07T20:18:00Z" w:id="9290">
          <w:pPr>
            <w:spacing w:after="0" w:before="236" w:line="253" w:lineRule="exact"/>
            <w:ind w:left="720"/>
            <w:jc w:val="left"/>
          </w:pPr>
        </w:pPrChange>
      </w:pPr>
      <w:del w16du:dateUtc="2026-07-07T18:18:00Z" w:author="Author" w:date="2026-07-07T20:18:00Z" w:id="9291">
        <w:r>
          <w:rPr>
            <w:color w:val="000000"/>
          </w:rPr>
          <w:delText>(d)</w:delText>
        </w:r>
        <w:r>
          <w:rPr>
            <w:color w:val="000000"/>
            <w:spacing w:val="409"/>
          </w:rPr>
          <w:delText xml:space="preserve"> </w:delText>
        </w:r>
      </w:del>
      <w:r w:rsidR="00A96A35" w:rsidRPr="0027638C">
        <w:rPr>
          <w:sz w:val="24"/>
          <w:u w:val="single"/>
          <w:rPrChange w16du:dateUtc="2026-07-07T18:18:00Z" w:author="Author" w:date="2026-07-07T20:18:00Z" w:id="9292">
            <w:rPr>
              <w:rFonts w:ascii="Times New Roman"/>
              <w:color w:val="000000"/>
              <w:u w:val="single"/>
            </w:rPr>
          </w:rPrChange>
        </w:rPr>
        <w:t>Tempor</w:t>
      </w:r>
      <w:r w:rsidR="00A96A35" w:rsidRPr="0027638C">
        <w:rPr>
          <w:spacing w:val="-9"/>
          <w:sz w:val="24"/>
          <w:u w:val="single"/>
          <w:rPrChange w16du:dateUtc="2026-07-07T18:18:00Z" w:author="Author" w:date="2026-07-07T20:18:00Z" w:id="9293">
            <w:rPr>
              <w:rFonts w:ascii="Times New Roman"/>
              <w:color w:val="000000"/>
              <w:spacing w:val="-6"/>
              <w:u w:val="single"/>
            </w:rPr>
          </w:rPrChange>
        </w:rPr>
        <w:t xml:space="preserve"> </w:t>
      </w:r>
      <w:r w:rsidR="00A96A35" w:rsidRPr="0027638C">
        <w:rPr>
          <w:sz w:val="24"/>
          <w:u w:val="single"/>
          <w:rPrChange w16du:dateUtc="2026-07-07T18:18:00Z" w:author="Author" w:date="2026-07-07T20:18:00Z" w:id="9294">
            <w:rPr>
              <w:rFonts w:ascii="Times New Roman"/>
              <w:color w:val="000000"/>
              <w:u w:val="single"/>
            </w:rPr>
          </w:rPrChange>
        </w:rPr>
        <w:t>Incididunt</w:t>
      </w:r>
      <w:r w:rsidR="00A96A35" w:rsidRPr="0027638C">
        <w:rPr>
          <w:spacing w:val="-10"/>
          <w:sz w:val="24"/>
          <w:u w:val="single"/>
          <w:rPrChange w16du:dateUtc="2026-07-07T18:18:00Z" w:author="Author" w:date="2026-07-07T20:18:00Z" w:id="9295">
            <w:rPr>
              <w:rFonts w:ascii="Times New Roman"/>
              <w:color w:val="000000"/>
              <w:spacing w:val="-6"/>
              <w:u w:val="single"/>
            </w:rPr>
          </w:rPrChange>
        </w:rPr>
        <w:t xml:space="preserve"> </w:t>
      </w:r>
      <w:r w:rsidR="00A96A35" w:rsidRPr="0027638C">
        <w:rPr>
          <w:sz w:val="24"/>
          <w:u w:val="single"/>
          <w:rPrChange w16du:dateUtc="2026-07-07T18:18:00Z" w:author="Author" w:date="2026-07-07T20:18:00Z" w:id="9296">
            <w:rPr>
              <w:rFonts w:ascii="Times New Roman"/>
              <w:color w:val="000000"/>
              <w:u w:val="single"/>
            </w:rPr>
          </w:rPrChange>
        </w:rPr>
        <w:t>ut</w:t>
      </w:r>
      <w:r w:rsidR="00A96A35" w:rsidRPr="0027638C">
        <w:rPr>
          <w:spacing w:val="-9"/>
          <w:sz w:val="24"/>
          <w:u w:val="single"/>
          <w:rPrChange w16du:dateUtc="2026-07-07T18:18:00Z" w:author="Author" w:date="2026-07-07T20:18:00Z" w:id="9297">
            <w:rPr>
              <w:rFonts w:ascii="Times New Roman"/>
              <w:color w:val="000000"/>
              <w:spacing w:val="-6"/>
              <w:u w:val="single"/>
            </w:rPr>
          </w:rPrChange>
        </w:rPr>
        <w:t xml:space="preserve"> </w:t>
      </w:r>
      <w:r w:rsidR="00A96A35" w:rsidRPr="0027638C">
        <w:rPr>
          <w:sz w:val="24"/>
          <w:u w:val="single"/>
          <w:rPrChange w16du:dateUtc="2026-07-07T18:18:00Z" w:author="Author" w:date="2026-07-07T20:18:00Z" w:id="9298">
            <w:rPr>
              <w:rFonts w:ascii="Times New Roman"/>
              <w:color w:val="000000"/>
              <w:u w:val="single"/>
            </w:rPr>
          </w:rPrChange>
        </w:rPr>
        <w:t>Labore</w:t>
      </w:r>
      <w:r w:rsidR="00A96A35" w:rsidRPr="0027638C">
        <w:rPr>
          <w:sz w:val="24"/>
          <w:rPrChange w16du:dateUtc="2026-07-07T18:18:00Z" w:author="Author" w:date="2026-07-07T20:18:00Z" w:id="9299">
            <w:rPr>
              <w:rFonts w:ascii="Times New Roman"/>
              <w:color w:val="000000"/>
            </w:rPr>
          </w:rPrChange>
        </w:rPr>
        <w:t>.</w:t>
      </w:r>
      <w:r w:rsidR="00A96A35" w:rsidRPr="0027638C">
        <w:rPr>
          <w:spacing w:val="-10"/>
          <w:sz w:val="24"/>
          <w:rPrChange w16du:dateUtc="2026-07-07T18:18:00Z" w:author="Author" w:date="2026-07-07T20:18:00Z" w:id="9300">
            <w:rPr>
              <w:rFonts w:ascii="Times New Roman"/>
              <w:color w:val="000000"/>
              <w:spacing w:val="-6"/>
            </w:rPr>
          </w:rPrChange>
        </w:rPr>
        <w:t xml:space="preserve"> </w:t>
      </w:r>
      <w:r w:rsidR="00A96A35" w:rsidRPr="0027638C">
        <w:rPr>
          <w:sz w:val="24"/>
          <w:rPrChange w16du:dateUtc="2026-07-07T18:18:00Z" w:author="Author" w:date="2026-07-07T20:18:00Z" w:id="9301">
            <w:rPr>
              <w:rFonts w:ascii="Times New Roman"/>
              <w:color w:val="000000"/>
            </w:rPr>
          </w:rPrChange>
        </w:rPr>
        <w:t>Et</w:t>
      </w:r>
      <w:r w:rsidR="00A96A35" w:rsidRPr="0027638C">
        <w:rPr>
          <w:spacing w:val="-9"/>
          <w:sz w:val="24"/>
          <w:rPrChange w16du:dateUtc="2026-07-07T18:18:00Z" w:author="Author" w:date="2026-07-07T20:18:00Z" w:id="9302">
            <w:rPr>
              <w:rFonts w:ascii="Times New Roman"/>
              <w:color w:val="000000"/>
              <w:spacing w:val="-6"/>
            </w:rPr>
          </w:rPrChange>
        </w:rPr>
        <w:t xml:space="preserve"> </w:t>
      </w:r>
      <w:r w:rsidR="00A96A35" w:rsidRPr="0027638C">
        <w:rPr>
          <w:sz w:val="24"/>
          <w:rPrChange w16du:dateUtc="2026-07-07T18:18:00Z" w:author="Author" w:date="2026-07-07T20:18:00Z" w:id="9303">
            <w:rPr>
              <w:rFonts w:ascii="Times New Roman"/>
              <w:color w:val="000000"/>
            </w:rPr>
          </w:rPrChange>
        </w:rPr>
        <w:t>dolore</w:t>
      </w:r>
      <w:r w:rsidR="00A96A35" w:rsidRPr="0027638C">
        <w:rPr>
          <w:spacing w:val="-10"/>
          <w:sz w:val="24"/>
          <w:rPrChange w16du:dateUtc="2026-07-07T18:18:00Z" w:author="Author" w:date="2026-07-07T20:18:00Z" w:id="9304">
            <w:rPr>
              <w:rFonts w:ascii="Times New Roman"/>
              <w:color w:val="000000"/>
              <w:spacing w:val="-6"/>
            </w:rPr>
          </w:rPrChange>
        </w:rPr>
        <w:t xml:space="preserve"> </w:t>
      </w:r>
      <w:r w:rsidR="00A96A35" w:rsidRPr="0027638C">
        <w:rPr>
          <w:sz w:val="24"/>
          <w:rPrChange w16du:dateUtc="2026-07-07T18:18:00Z" w:author="Author" w:date="2026-07-07T20:18:00Z" w:id="9305">
            <w:rPr>
              <w:rFonts w:ascii="Times New Roman"/>
              <w:color w:val="000000"/>
            </w:rPr>
          </w:rPrChange>
        </w:rPr>
        <w:t>Magna</w:t>
      </w:r>
      <w:r w:rsidR="00A96A35" w:rsidRPr="0027638C">
        <w:rPr>
          <w:spacing w:val="-9"/>
          <w:sz w:val="24"/>
          <w:rPrChange w16du:dateUtc="2026-07-07T18:18:00Z" w:author="Author" w:date="2026-07-07T20:18:00Z" w:id="9306">
            <w:rPr>
              <w:rFonts w:ascii="Times New Roman"/>
              <w:color w:val="000000"/>
              <w:spacing w:val="-6"/>
            </w:rPr>
          </w:rPrChange>
        </w:rPr>
        <w:t xml:space="preserve"> </w:t>
      </w:r>
      <w:r w:rsidR="00A96A35" w:rsidRPr="0027638C">
        <w:rPr>
          <w:sz w:val="24"/>
          <w:rPrChange w16du:dateUtc="2026-07-07T18:18:00Z" w:author="Author" w:date="2026-07-07T20:18:00Z" w:id="9307">
            <w:rPr>
              <w:rFonts w:ascii="Times New Roman"/>
              <w:color w:val="000000"/>
            </w:rPr>
          </w:rPrChange>
        </w:rPr>
        <w:t>aliqua</w:t>
      </w:r>
      <w:r w:rsidR="00A96A35" w:rsidRPr="0027638C">
        <w:rPr>
          <w:spacing w:val="-10"/>
          <w:sz w:val="24"/>
          <w:rPrChange w16du:dateUtc="2026-07-07T18:18:00Z" w:author="Author" w:date="2026-07-07T20:18:00Z" w:id="9308">
            <w:rPr>
              <w:rFonts w:ascii="Times New Roman"/>
              <w:color w:val="000000"/>
              <w:spacing w:val="-6"/>
            </w:rPr>
          </w:rPrChange>
        </w:rPr>
        <w:t xml:space="preserve"> </w:t>
      </w:r>
      <w:r w:rsidR="00A96A35" w:rsidRPr="0027638C">
        <w:rPr>
          <w:sz w:val="24"/>
          <w:rPrChange w16du:dateUtc="2026-07-07T18:18:00Z" w:author="Author" w:date="2026-07-07T20:18:00Z" w:id="9309">
            <w:rPr>
              <w:rFonts w:ascii="Times New Roman"/>
              <w:color w:val="000000"/>
            </w:rPr>
          </w:rPrChange>
        </w:rPr>
        <w:t>Lorem</w:t>
      </w:r>
      <w:r w:rsidR="00A96A35" w:rsidRPr="0027638C">
        <w:rPr>
          <w:spacing w:val="-9"/>
          <w:sz w:val="24"/>
          <w:rPrChange w16du:dateUtc="2026-07-07T18:18:00Z" w:author="Author" w:date="2026-07-07T20:18:00Z" w:id="9310">
            <w:rPr>
              <w:rFonts w:ascii="Times New Roman"/>
              <w:color w:val="000000"/>
              <w:spacing w:val="-6"/>
            </w:rPr>
          </w:rPrChange>
        </w:rPr>
        <w:t xml:space="preserve"> </w:t>
      </w:r>
      <w:r w:rsidR="00A96A35" w:rsidRPr="0027638C">
        <w:rPr>
          <w:sz w:val="24"/>
          <w:rPrChange w16du:dateUtc="2026-07-07T18:18:00Z" w:author="Author" w:date="2026-07-07T20:18:00Z" w:id="9311">
            <w:rPr>
              <w:rFonts w:ascii="Times New Roman"/>
              <w:color w:val="000000"/>
            </w:rPr>
          </w:rPrChange>
        </w:rPr>
        <w:t>ipsum</w:t>
      </w:r>
      <w:r w:rsidR="00A96A35" w:rsidRPr="0027638C">
        <w:rPr>
          <w:spacing w:val="-10"/>
          <w:sz w:val="24"/>
          <w:rPrChange w16du:dateUtc="2026-07-07T18:18:00Z" w:author="Author" w:date="2026-07-07T20:18:00Z" w:id="9312">
            <w:rPr>
              <w:rFonts w:ascii="Times New Roman"/>
              <w:color w:val="000000"/>
              <w:spacing w:val="-6"/>
            </w:rPr>
          </w:rPrChange>
        </w:rPr>
        <w:t xml:space="preserve"> </w:t>
      </w:r>
      <w:r w:rsidR="00A96A35" w:rsidRPr="0027638C">
        <w:rPr>
          <w:sz w:val="24"/>
          <w:rPrChange w16du:dateUtc="2026-07-07T18:18:00Z" w:author="Author" w:date="2026-07-07T20:18:00Z" w:id="9313">
            <w:rPr>
              <w:rFonts w:ascii="Times New Roman"/>
              <w:color w:val="000000"/>
            </w:rPr>
          </w:rPrChange>
        </w:rPr>
        <w:t>dolor</w:t>
      </w:r>
      <w:r w:rsidR="00A96A35" w:rsidRPr="0027638C">
        <w:rPr>
          <w:spacing w:val="-9"/>
          <w:sz w:val="24"/>
          <w:rPrChange w16du:dateUtc="2026-07-07T18:18:00Z" w:author="Author" w:date="2026-07-07T20:18:00Z" w:id="9314">
            <w:rPr>
              <w:rFonts w:ascii="Times New Roman"/>
              <w:color w:val="000000"/>
              <w:spacing w:val="-6"/>
            </w:rPr>
          </w:rPrChange>
        </w:rPr>
        <w:t xml:space="preserve"> </w:t>
      </w:r>
      <w:r w:rsidR="00A96A35" w:rsidRPr="0027638C">
        <w:rPr>
          <w:sz w:val="24"/>
          <w:rPrChange w16du:dateUtc="2026-07-07T18:18:00Z" w:author="Author" w:date="2026-07-07T20:18:00Z" w:id="9315">
            <w:rPr>
              <w:rFonts w:ascii="Times New Roman"/>
              <w:color w:val="000000"/>
            </w:rPr>
          </w:rPrChange>
        </w:rPr>
        <w:t>sit</w:t>
      </w:r>
      <w:r w:rsidR="00A96A35" w:rsidRPr="0027638C">
        <w:rPr>
          <w:spacing w:val="-10"/>
          <w:sz w:val="24"/>
          <w:rPrChange w16du:dateUtc="2026-07-07T18:18:00Z" w:author="Author" w:date="2026-07-07T20:18:00Z" w:id="9316">
            <w:rPr>
              <w:rFonts w:ascii="Times New Roman"/>
              <w:color w:val="000000"/>
              <w:spacing w:val="-6"/>
            </w:rPr>
          </w:rPrChange>
        </w:rPr>
        <w:t xml:space="preserve"> </w:t>
      </w:r>
      <w:r w:rsidR="00A96A35" w:rsidRPr="0027638C">
        <w:rPr>
          <w:sz w:val="24"/>
          <w:rPrChange w16du:dateUtc="2026-07-07T18:18:00Z" w:author="Author" w:date="2026-07-07T20:18:00Z" w:id="9317">
            <w:rPr>
              <w:rFonts w:ascii="Times New Roman"/>
              <w:color w:val="000000"/>
            </w:rPr>
          </w:rPrChange>
        </w:rPr>
        <w:t>amet</w:t>
      </w:r>
      <w:r w:rsidR="00A96A35" w:rsidRPr="0027638C">
        <w:rPr>
          <w:spacing w:val="-9"/>
          <w:sz w:val="24"/>
          <w:rPrChange w16du:dateUtc="2026-07-07T18:18:00Z" w:author="Author" w:date="2026-07-07T20:18:00Z" w:id="9318">
            <w:rPr>
              <w:rFonts w:ascii="Times New Roman"/>
              <w:color w:val="000000"/>
              <w:spacing w:val="-6"/>
            </w:rPr>
          </w:rPrChange>
        </w:rPr>
        <w:t xml:space="preserve"> </w:t>
      </w:r>
      <w:r w:rsidR="00A96A35" w:rsidRPr="0027638C">
        <w:rPr>
          <w:sz w:val="24"/>
          <w:rPrChange w16du:dateUtc="2026-07-07T18:18:00Z" w:author="Author" w:date="2026-07-07T20:18:00Z" w:id="9319">
            <w:rPr>
              <w:rFonts w:ascii="Times New Roman" w:hAnsi="Times New Roman"/>
              <w:color w:val="000000"/>
            </w:rPr>
          </w:rPrChange>
        </w:rPr>
        <w:t>consectetur</w:t>
      </w:r>
      <w:del w16du:dateUtc="2026-07-07T18:18:00Z" w:author="Author" w:date="2026-07-07T20:18:00Z" w:id="9320">
        <w:r>
          <w:rPr>
            <w:color w:val="000000"/>
          </w:rPr>
          <w:cr/>
        </w:r>
      </w:del>
      <w:r w:rsidR="00A96A35" w:rsidRPr="0027638C">
        <w:rPr>
          <w:sz w:val="24"/>
          <w:rPrChange w16du:dateUtc="2026-07-07T18:18:00Z" w:author="Author" w:date="2026-07-07T20:18:00Z" w:id="9321">
            <w:rPr>
              <w:rFonts w:ascii="Times New Roman"/>
              <w:color w:val="000000"/>
              <w:spacing w:val="665"/>
            </w:rPr>
          </w:rPrChange>
        </w:rPr>
        <w:t xml:space="preserve"> </w:t>
      </w:r>
      <w:r w:rsidR="00A96A35" w:rsidRPr="0027638C">
        <w:rPr>
          <w:sz w:val="24"/>
          <w:rPrChange w16du:dateUtc="2026-07-07T18:18:00Z" w:author="Author" w:date="2026-07-07T20:18:00Z" w:id="9322">
            <w:rPr>
              <w:rFonts w:ascii="Times New Roman"/>
              <w:color w:val="000000"/>
            </w:rPr>
          </w:rPrChange>
        </w:rPr>
        <w:t>Adipiscing</w:t>
      </w:r>
      <w:r w:rsidR="00A96A35" w:rsidRPr="0027638C">
        <w:rPr>
          <w:spacing w:val="-8"/>
          <w:sz w:val="24"/>
          <w:rPrChange w16du:dateUtc="2026-07-07T18:18:00Z" w:author="Author" w:date="2026-07-07T20:18:00Z" w:id="9323">
            <w:rPr>
              <w:rFonts w:ascii="Times New Roman"/>
              <w:color w:val="000000"/>
              <w:spacing w:val="-5"/>
            </w:rPr>
          </w:rPrChange>
        </w:rPr>
        <w:t xml:space="preserve"> </w:t>
      </w:r>
      <w:r w:rsidR="00A96A35" w:rsidRPr="0027638C">
        <w:rPr>
          <w:sz w:val="24"/>
          <w:rPrChange w16du:dateUtc="2026-07-07T18:18:00Z" w:author="Author" w:date="2026-07-07T20:18:00Z" w:id="9324">
            <w:rPr>
              <w:rFonts w:ascii="Times New Roman"/>
              <w:color w:val="000000"/>
            </w:rPr>
          </w:rPrChange>
        </w:rPr>
        <w:t>elit,</w:t>
      </w:r>
      <w:r w:rsidR="00A96A35" w:rsidRPr="0027638C">
        <w:rPr>
          <w:spacing w:val="-8"/>
          <w:sz w:val="24"/>
          <w:rPrChange w16du:dateUtc="2026-07-07T18:18:00Z" w:author="Author" w:date="2026-07-07T20:18:00Z" w:id="9325">
            <w:rPr>
              <w:rFonts w:ascii="Times New Roman"/>
              <w:color w:val="000000"/>
              <w:spacing w:val="-4"/>
            </w:rPr>
          </w:rPrChange>
        </w:rPr>
        <w:t xml:space="preserve"> </w:t>
      </w:r>
      <w:r w:rsidR="00A96A35" w:rsidRPr="0027638C">
        <w:rPr>
          <w:sz w:val="24"/>
          <w:rPrChange w16du:dateUtc="2026-07-07T18:18:00Z" w:author="Author" w:date="2026-07-07T20:18:00Z" w:id="9326">
            <w:rPr>
              <w:rFonts w:ascii="Times New Roman"/>
              <w:color w:val="000000"/>
            </w:rPr>
          </w:rPrChange>
        </w:rPr>
        <w:t>sed</w:t>
      </w:r>
      <w:r w:rsidR="00A96A35" w:rsidRPr="0027638C">
        <w:rPr>
          <w:spacing w:val="-8"/>
          <w:sz w:val="24"/>
          <w:rPrChange w16du:dateUtc="2026-07-07T18:18:00Z" w:author="Author" w:date="2026-07-07T20:18:00Z" w:id="9327">
            <w:rPr>
              <w:rFonts w:ascii="Times New Roman"/>
              <w:color w:val="000000"/>
              <w:spacing w:val="-4"/>
            </w:rPr>
          </w:rPrChange>
        </w:rPr>
        <w:t xml:space="preserve"> </w:t>
      </w:r>
      <w:r w:rsidR="00A96A35" w:rsidRPr="0027638C">
        <w:rPr>
          <w:sz w:val="24"/>
          <w:rPrChange w16du:dateUtc="2026-07-07T18:18:00Z" w:author="Author" w:date="2026-07-07T20:18:00Z" w:id="9328">
            <w:rPr>
              <w:rFonts w:ascii="Times New Roman"/>
              <w:color w:val="000000"/>
            </w:rPr>
          </w:rPrChange>
        </w:rPr>
        <w:t>Do</w:t>
      </w:r>
      <w:r w:rsidR="00A96A35" w:rsidRPr="0027638C">
        <w:rPr>
          <w:spacing w:val="-8"/>
          <w:sz w:val="24"/>
          <w:rPrChange w16du:dateUtc="2026-07-07T18:18:00Z" w:author="Author" w:date="2026-07-07T20:18:00Z" w:id="9329">
            <w:rPr>
              <w:rFonts w:ascii="Times New Roman"/>
              <w:color w:val="000000"/>
              <w:spacing w:val="-5"/>
            </w:rPr>
          </w:rPrChange>
        </w:rPr>
        <w:t xml:space="preserve"> </w:t>
      </w:r>
      <w:r w:rsidR="00A96A35" w:rsidRPr="0027638C">
        <w:rPr>
          <w:sz w:val="24"/>
          <w:rPrChange w16du:dateUtc="2026-07-07T18:18:00Z" w:author="Author" w:date="2026-07-07T20:18:00Z" w:id="9330">
            <w:rPr>
              <w:rFonts w:ascii="Times New Roman"/>
              <w:color w:val="000000"/>
            </w:rPr>
          </w:rPrChange>
        </w:rPr>
        <w:t>eiusmod</w:t>
      </w:r>
      <w:r w:rsidR="00A96A35" w:rsidRPr="0027638C">
        <w:rPr>
          <w:spacing w:val="-8"/>
          <w:sz w:val="24"/>
          <w:rPrChange w16du:dateUtc="2026-07-07T18:18:00Z" w:author="Author" w:date="2026-07-07T20:18:00Z" w:id="9331">
            <w:rPr>
              <w:rFonts w:ascii="Times New Roman"/>
              <w:color w:val="000000"/>
              <w:spacing w:val="-5"/>
            </w:rPr>
          </w:rPrChange>
        </w:rPr>
        <w:t xml:space="preserve"> </w:t>
      </w:r>
      <w:r w:rsidR="00A96A35" w:rsidRPr="0027638C">
        <w:rPr>
          <w:sz w:val="24"/>
          <w:rPrChange w16du:dateUtc="2026-07-07T18:18:00Z" w:author="Author" w:date="2026-07-07T20:18:00Z" w:id="9332">
            <w:rPr>
              <w:rFonts w:ascii="Times New Roman"/>
              <w:color w:val="000000"/>
            </w:rPr>
          </w:rPrChange>
        </w:rPr>
        <w:t>tempor</w:t>
      </w:r>
      <w:r w:rsidR="00A96A35" w:rsidRPr="0027638C">
        <w:rPr>
          <w:spacing w:val="-9"/>
          <w:sz w:val="24"/>
          <w:rPrChange w16du:dateUtc="2026-07-07T18:18:00Z" w:author="Author" w:date="2026-07-07T20:18:00Z" w:id="9333">
            <w:rPr>
              <w:rFonts w:ascii="Times New Roman"/>
              <w:color w:val="000000"/>
              <w:spacing w:val="-5"/>
            </w:rPr>
          </w:rPrChange>
        </w:rPr>
        <w:t xml:space="preserve"> </w:t>
      </w:r>
      <w:r w:rsidR="00A96A35" w:rsidRPr="0027638C">
        <w:rPr>
          <w:sz w:val="24"/>
          <w:rPrChange w16du:dateUtc="2026-07-07T18:18:00Z" w:author="Author" w:date="2026-07-07T20:18:00Z" w:id="9334">
            <w:rPr>
              <w:rFonts w:ascii="Times New Roman"/>
              <w:color w:val="000000"/>
            </w:rPr>
          </w:rPrChange>
        </w:rPr>
        <w:t>Incididunt</w:t>
      </w:r>
      <w:r w:rsidR="00A96A35" w:rsidRPr="0027638C">
        <w:rPr>
          <w:spacing w:val="-8"/>
          <w:sz w:val="24"/>
          <w:rPrChange w16du:dateUtc="2026-07-07T18:18:00Z" w:author="Author" w:date="2026-07-07T20:18:00Z" w:id="9335">
            <w:rPr>
              <w:rFonts w:ascii="Times New Roman"/>
              <w:color w:val="000000"/>
              <w:spacing w:val="-4"/>
            </w:rPr>
          </w:rPrChange>
        </w:rPr>
        <w:t xml:space="preserve"> </w:t>
      </w:r>
      <w:r w:rsidR="00A96A35" w:rsidRPr="0027638C">
        <w:rPr>
          <w:sz w:val="24"/>
          <w:rPrChange w16du:dateUtc="2026-07-07T18:18:00Z" w:author="Author" w:date="2026-07-07T20:18:00Z" w:id="9336">
            <w:rPr>
              <w:rFonts w:ascii="Times New Roman"/>
              <w:color w:val="000000"/>
            </w:rPr>
          </w:rPrChange>
        </w:rPr>
        <w:t>ut</w:t>
      </w:r>
      <w:r w:rsidR="00A96A35" w:rsidRPr="0027638C">
        <w:rPr>
          <w:spacing w:val="-9"/>
          <w:sz w:val="24"/>
          <w:rPrChange w16du:dateUtc="2026-07-07T18:18:00Z" w:author="Author" w:date="2026-07-07T20:18:00Z" w:id="9337">
            <w:rPr>
              <w:rFonts w:ascii="Times New Roman"/>
              <w:color w:val="000000"/>
              <w:spacing w:val="-5"/>
            </w:rPr>
          </w:rPrChange>
        </w:rPr>
        <w:t xml:space="preserve"> </w:t>
      </w:r>
      <w:r w:rsidR="00A96A35" w:rsidRPr="0027638C">
        <w:rPr>
          <w:sz w:val="24"/>
          <w:rPrChange w16du:dateUtc="2026-07-07T18:18:00Z" w:author="Author" w:date="2026-07-07T20:18:00Z" w:id="9338">
            <w:rPr>
              <w:rFonts w:ascii="Times New Roman"/>
              <w:color w:val="000000"/>
            </w:rPr>
          </w:rPrChange>
        </w:rPr>
        <w:t>labore</w:t>
      </w:r>
      <w:r w:rsidR="00A96A35" w:rsidRPr="0027638C">
        <w:rPr>
          <w:spacing w:val="-8"/>
          <w:sz w:val="24"/>
          <w:rPrChange w16du:dateUtc="2026-07-07T18:18:00Z" w:author="Author" w:date="2026-07-07T20:18:00Z" w:id="9339">
            <w:rPr>
              <w:rFonts w:ascii="Times New Roman"/>
              <w:color w:val="000000"/>
              <w:spacing w:val="-5"/>
            </w:rPr>
          </w:rPrChange>
        </w:rPr>
        <w:t xml:space="preserve"> </w:t>
      </w:r>
      <w:r w:rsidR="00A96A35" w:rsidRPr="0027638C">
        <w:rPr>
          <w:sz w:val="24"/>
          <w:rPrChange w16du:dateUtc="2026-07-07T18:18:00Z" w:author="Author" w:date="2026-07-07T20:18:00Z" w:id="9340">
            <w:rPr>
              <w:rFonts w:ascii="Times New Roman"/>
              <w:color w:val="000000"/>
            </w:rPr>
          </w:rPrChange>
        </w:rPr>
        <w:t>et</w:t>
      </w:r>
      <w:r w:rsidR="00A96A35" w:rsidRPr="0027638C">
        <w:rPr>
          <w:spacing w:val="-8"/>
          <w:sz w:val="24"/>
          <w:rPrChange w16du:dateUtc="2026-07-07T18:18:00Z" w:author="Author" w:date="2026-07-07T20:18:00Z" w:id="9341">
            <w:rPr>
              <w:rFonts w:ascii="Times New Roman"/>
              <w:color w:val="000000"/>
              <w:spacing w:val="-5"/>
            </w:rPr>
          </w:rPrChange>
        </w:rPr>
        <w:t xml:space="preserve"> </w:t>
      </w:r>
      <w:r w:rsidR="00A96A35" w:rsidRPr="0027638C">
        <w:rPr>
          <w:sz w:val="24"/>
          <w:rPrChange w16du:dateUtc="2026-07-07T18:18:00Z" w:author="Author" w:date="2026-07-07T20:18:00Z" w:id="9342">
            <w:rPr>
              <w:rFonts w:ascii="Times New Roman"/>
              <w:color w:val="000000"/>
            </w:rPr>
          </w:rPrChange>
        </w:rPr>
        <w:t>45</w:t>
      </w:r>
      <w:r w:rsidR="00A96A35" w:rsidRPr="0027638C">
        <w:rPr>
          <w:spacing w:val="-8"/>
          <w:sz w:val="24"/>
          <w:rPrChange w16du:dateUtc="2026-07-07T18:18:00Z" w:author="Author" w:date="2026-07-07T20:18:00Z" w:id="9343">
            <w:rPr>
              <w:rFonts w:ascii="Times New Roman"/>
              <w:color w:val="000000"/>
              <w:spacing w:val="-5"/>
            </w:rPr>
          </w:rPrChange>
        </w:rPr>
        <w:t xml:space="preserve"> </w:t>
      </w:r>
      <w:r w:rsidR="00A96A35" w:rsidRPr="0027638C">
        <w:rPr>
          <w:sz w:val="24"/>
          <w:rPrChange w16du:dateUtc="2026-07-07T18:18:00Z" w:author="Author" w:date="2026-07-07T20:18:00Z" w:id="9344">
            <w:rPr>
              <w:rFonts w:ascii="Times New Roman"/>
              <w:color w:val="000000"/>
            </w:rPr>
          </w:rPrChange>
        </w:rPr>
        <w:t>dolore</w:t>
      </w:r>
      <w:r w:rsidR="00A96A35" w:rsidRPr="0027638C">
        <w:rPr>
          <w:spacing w:val="-8"/>
          <w:sz w:val="24"/>
          <w:rPrChange w16du:dateUtc="2026-07-07T18:18:00Z" w:author="Author" w:date="2026-07-07T20:18:00Z" w:id="9345">
            <w:rPr>
              <w:rFonts w:ascii="Times New Roman"/>
              <w:color w:val="000000"/>
              <w:spacing w:val="-5"/>
            </w:rPr>
          </w:rPrChange>
        </w:rPr>
        <w:t xml:space="preserve"> </w:t>
      </w:r>
      <w:r w:rsidR="00A96A35" w:rsidRPr="0027638C">
        <w:rPr>
          <w:sz w:val="24"/>
          <w:rPrChange w16du:dateUtc="2026-07-07T18:18:00Z" w:author="Author" w:date="2026-07-07T20:18:00Z" w:id="9346">
            <w:rPr>
              <w:rFonts w:ascii="Times New Roman"/>
              <w:color w:val="000000"/>
            </w:rPr>
          </w:rPrChange>
        </w:rPr>
        <w:t>magna</w:t>
      </w:r>
      <w:r w:rsidR="00A96A35" w:rsidRPr="0027638C">
        <w:rPr>
          <w:spacing w:val="-8"/>
          <w:sz w:val="24"/>
          <w:rPrChange w16du:dateUtc="2026-07-07T18:18:00Z" w:author="Author" w:date="2026-07-07T20:18:00Z" w:id="9347">
            <w:rPr>
              <w:rFonts w:ascii="Times New Roman"/>
              <w:color w:val="000000"/>
              <w:spacing w:val="-5"/>
            </w:rPr>
          </w:rPrChange>
        </w:rPr>
        <w:t xml:space="preserve"> </w:t>
      </w:r>
      <w:r w:rsidR="00A96A35" w:rsidRPr="0027638C">
        <w:rPr>
          <w:sz w:val="24"/>
          <w:rPrChange w16du:dateUtc="2026-07-07T18:18:00Z" w:author="Author" w:date="2026-07-07T20:18:00Z" w:id="9348">
            <w:rPr>
              <w:rFonts w:ascii="Times New Roman" w:hAnsi="Times New Roman"/>
              <w:color w:val="000000"/>
            </w:rPr>
          </w:rPrChange>
        </w:rPr>
        <w:t>aliqua</w:t>
      </w:r>
      <w:del w16du:dateUtc="2026-07-07T18:18:00Z" w:author="Author" w:date="2026-07-07T20:18:00Z" w:id="9349">
        <w:r>
          <w:rPr>
            <w:color w:val="000000"/>
          </w:rPr>
          <w:cr/>
        </w:r>
      </w:del>
      <w:r w:rsidR="00A96A35" w:rsidRPr="0027638C">
        <w:rPr>
          <w:sz w:val="24"/>
          <w:rPrChange w16du:dateUtc="2026-07-07T18:18:00Z" w:author="Author" w:date="2026-07-07T20:18:00Z" w:id="9350">
            <w:rPr>
              <w:rFonts w:ascii="Times New Roman"/>
              <w:color w:val="000000"/>
              <w:spacing w:val="665"/>
            </w:rPr>
          </w:rPrChange>
        </w:rPr>
        <w:t xml:space="preserve"> </w:t>
      </w:r>
      <w:r w:rsidR="00A96A35" w:rsidRPr="0027638C">
        <w:rPr>
          <w:sz w:val="24"/>
          <w:rPrChange w16du:dateUtc="2026-07-07T18:18:00Z" w:author="Author" w:date="2026-07-07T20:18:00Z" w:id="9351">
            <w:rPr>
              <w:rFonts w:ascii="Times New Roman"/>
              <w:color w:val="000000"/>
            </w:rPr>
          </w:rPrChange>
        </w:rPr>
        <w:t>lorem</w:t>
      </w:r>
      <w:r w:rsidR="00A96A35" w:rsidRPr="0027638C">
        <w:rPr>
          <w:sz w:val="24"/>
          <w:rPrChange w16du:dateUtc="2026-07-07T18:18:00Z" w:author="Author" w:date="2026-07-07T20:18:00Z" w:id="9352">
            <w:rPr>
              <w:rFonts w:ascii="Times New Roman"/>
              <w:color w:val="000000"/>
              <w:spacing w:val="4"/>
            </w:rPr>
          </w:rPrChange>
        </w:rPr>
        <w:t xml:space="preserve"> </w:t>
      </w:r>
      <w:r w:rsidR="00A96A35" w:rsidRPr="0027638C">
        <w:rPr>
          <w:sz w:val="24"/>
          <w:rPrChange w16du:dateUtc="2026-07-07T18:18:00Z" w:author="Author" w:date="2026-07-07T20:18:00Z" w:id="9353">
            <w:rPr>
              <w:rFonts w:ascii="Times New Roman"/>
              <w:color w:val="000000"/>
            </w:rPr>
          </w:rPrChange>
        </w:rPr>
        <w:t>ipsum</w:t>
      </w:r>
      <w:r w:rsidR="00A96A35" w:rsidRPr="0027638C">
        <w:rPr>
          <w:sz w:val="24"/>
          <w:rPrChange w16du:dateUtc="2026-07-07T18:18:00Z" w:author="Author" w:date="2026-07-07T20:18:00Z" w:id="9354">
            <w:rPr>
              <w:rFonts w:ascii="Times New Roman"/>
              <w:color w:val="000000"/>
              <w:spacing w:val="4"/>
            </w:rPr>
          </w:rPrChange>
        </w:rPr>
        <w:t xml:space="preserve"> </w:t>
      </w:r>
      <w:r w:rsidR="00A96A35" w:rsidRPr="0027638C">
        <w:rPr>
          <w:sz w:val="24"/>
          <w:rPrChange w16du:dateUtc="2026-07-07T18:18:00Z" w:author="Author" w:date="2026-07-07T20:18:00Z" w:id="9355">
            <w:rPr>
              <w:rFonts w:ascii="Times New Roman"/>
              <w:color w:val="000000"/>
            </w:rPr>
          </w:rPrChange>
        </w:rPr>
        <w:t>dolor</w:t>
      </w:r>
      <w:r w:rsidR="00A96A35" w:rsidRPr="0027638C">
        <w:rPr>
          <w:sz w:val="24"/>
          <w:rPrChange w16du:dateUtc="2026-07-07T18:18:00Z" w:author="Author" w:date="2026-07-07T20:18:00Z" w:id="9356">
            <w:rPr>
              <w:rFonts w:ascii="Times New Roman"/>
              <w:color w:val="000000"/>
              <w:spacing w:val="4"/>
            </w:rPr>
          </w:rPrChange>
        </w:rPr>
        <w:t xml:space="preserve"> </w:t>
      </w:r>
      <w:r w:rsidR="00A96A35" w:rsidRPr="0027638C">
        <w:rPr>
          <w:sz w:val="24"/>
          <w:rPrChange w16du:dateUtc="2026-07-07T18:18:00Z" w:author="Author" w:date="2026-07-07T20:18:00Z" w:id="9357">
            <w:rPr>
              <w:rFonts w:ascii="Times New Roman"/>
              <w:color w:val="000000"/>
            </w:rPr>
          </w:rPrChange>
        </w:rPr>
        <w:t>Sit</w:t>
      </w:r>
      <w:r w:rsidR="00A96A35" w:rsidRPr="0027638C">
        <w:rPr>
          <w:sz w:val="24"/>
          <w:rPrChange w16du:dateUtc="2026-07-07T18:18:00Z" w:author="Author" w:date="2026-07-07T20:18:00Z" w:id="9358">
            <w:rPr>
              <w:rFonts w:ascii="Times New Roman"/>
              <w:color w:val="000000"/>
              <w:spacing w:val="4"/>
            </w:rPr>
          </w:rPrChange>
        </w:rPr>
        <w:t xml:space="preserve"> </w:t>
      </w:r>
      <w:r w:rsidR="00A96A35" w:rsidRPr="0027638C">
        <w:rPr>
          <w:sz w:val="24"/>
          <w:rPrChange w16du:dateUtc="2026-07-07T18:18:00Z" w:author="Author" w:date="2026-07-07T20:18:00Z" w:id="9359">
            <w:rPr>
              <w:rFonts w:ascii="Times New Roman"/>
              <w:color w:val="000000"/>
            </w:rPr>
          </w:rPrChange>
        </w:rPr>
        <w:t>amet</w:t>
      </w:r>
      <w:r w:rsidR="00A96A35" w:rsidRPr="0027638C">
        <w:rPr>
          <w:sz w:val="24"/>
          <w:rPrChange w16du:dateUtc="2026-07-07T18:18:00Z" w:author="Author" w:date="2026-07-07T20:18:00Z" w:id="9360">
            <w:rPr>
              <w:rFonts w:ascii="Times New Roman"/>
              <w:color w:val="000000"/>
              <w:spacing w:val="4"/>
            </w:rPr>
          </w:rPrChange>
        </w:rPr>
        <w:t xml:space="preserve"> </w:t>
      </w:r>
      <w:r w:rsidR="00A96A35" w:rsidRPr="0027638C">
        <w:rPr>
          <w:sz w:val="24"/>
          <w:rPrChange w16du:dateUtc="2026-07-07T18:18:00Z" w:author="Author" w:date="2026-07-07T20:18:00Z" w:id="9361">
            <w:rPr>
              <w:rFonts w:ascii="Times New Roman"/>
              <w:color w:val="000000"/>
            </w:rPr>
          </w:rPrChange>
        </w:rPr>
        <w:t>consectetur</w:t>
      </w:r>
      <w:r w:rsidR="00A96A35" w:rsidRPr="0027638C">
        <w:rPr>
          <w:sz w:val="24"/>
          <w:rPrChange w16du:dateUtc="2026-07-07T18:18:00Z" w:author="Author" w:date="2026-07-07T20:18:00Z" w:id="9362">
            <w:rPr>
              <w:rFonts w:ascii="Times New Roman"/>
              <w:color w:val="000000"/>
              <w:spacing w:val="4"/>
            </w:rPr>
          </w:rPrChange>
        </w:rPr>
        <w:t xml:space="preserve"> </w:t>
      </w:r>
      <w:r w:rsidR="00A96A35" w:rsidRPr="0027638C">
        <w:rPr>
          <w:sz w:val="24"/>
          <w:rPrChange w16du:dateUtc="2026-07-07T18:18:00Z" w:author="Author" w:date="2026-07-07T20:18:00Z" w:id="9363">
            <w:rPr>
              <w:rFonts w:ascii="Times New Roman"/>
              <w:color w:val="000000"/>
            </w:rPr>
          </w:rPrChange>
        </w:rPr>
        <w:t>adipiscing</w:t>
      </w:r>
      <w:r w:rsidR="00A96A35" w:rsidRPr="0027638C">
        <w:rPr>
          <w:sz w:val="24"/>
          <w:rPrChange w16du:dateUtc="2026-07-07T18:18:00Z" w:author="Author" w:date="2026-07-07T20:18:00Z" w:id="9364">
            <w:rPr>
              <w:rFonts w:ascii="Times New Roman"/>
              <w:color w:val="000000"/>
              <w:spacing w:val="4"/>
            </w:rPr>
          </w:rPrChange>
        </w:rPr>
        <w:t xml:space="preserve"> </w:t>
      </w:r>
      <w:r w:rsidR="00A96A35" w:rsidRPr="0027638C">
        <w:rPr>
          <w:sz w:val="24"/>
          <w:rPrChange w16du:dateUtc="2026-07-07T18:18:00Z" w:author="Author" w:date="2026-07-07T20:18:00Z" w:id="9365">
            <w:rPr>
              <w:rFonts w:ascii="Times New Roman"/>
              <w:color w:val="000000"/>
            </w:rPr>
          </w:rPrChange>
        </w:rPr>
        <w:t>elit</w:t>
      </w:r>
      <w:r w:rsidR="00A96A35" w:rsidRPr="0027638C">
        <w:rPr>
          <w:sz w:val="24"/>
          <w:rPrChange w16du:dateUtc="2026-07-07T18:18:00Z" w:author="Author" w:date="2026-07-07T20:18:00Z" w:id="9366">
            <w:rPr>
              <w:rFonts w:ascii="Times New Roman"/>
              <w:color w:val="000000"/>
              <w:spacing w:val="4"/>
            </w:rPr>
          </w:rPrChange>
        </w:rPr>
        <w:t xml:space="preserve"> </w:t>
      </w:r>
      <w:r w:rsidR="00A96A35" w:rsidRPr="0027638C">
        <w:rPr>
          <w:sz w:val="24"/>
          <w:rPrChange w16du:dateUtc="2026-07-07T18:18:00Z" w:author="Author" w:date="2026-07-07T20:18:00Z" w:id="9367">
            <w:rPr>
              <w:rFonts w:ascii="Times New Roman"/>
              <w:color w:val="000000"/>
            </w:rPr>
          </w:rPrChange>
        </w:rPr>
        <w:t>sed</w:t>
      </w:r>
      <w:r w:rsidR="00A96A35" w:rsidRPr="0027638C">
        <w:rPr>
          <w:sz w:val="24"/>
          <w:rPrChange w16du:dateUtc="2026-07-07T18:18:00Z" w:author="Author" w:date="2026-07-07T20:18:00Z" w:id="9368">
            <w:rPr>
              <w:rFonts w:ascii="Times New Roman"/>
              <w:color w:val="000000"/>
              <w:spacing w:val="4"/>
            </w:rPr>
          </w:rPrChange>
        </w:rPr>
        <w:t xml:space="preserve"> </w:t>
      </w:r>
      <w:r w:rsidR="00A96A35" w:rsidRPr="0027638C">
        <w:rPr>
          <w:sz w:val="24"/>
          <w:rPrChange w16du:dateUtc="2026-07-07T18:18:00Z" w:author="Author" w:date="2026-07-07T20:18:00Z" w:id="9369">
            <w:rPr>
              <w:rFonts w:ascii="Times New Roman"/>
              <w:color w:val="000000"/>
            </w:rPr>
          </w:rPrChange>
        </w:rPr>
        <w:t>do</w:t>
      </w:r>
      <w:r w:rsidR="00A96A35" w:rsidRPr="0027638C">
        <w:rPr>
          <w:sz w:val="24"/>
          <w:rPrChange w16du:dateUtc="2026-07-07T18:18:00Z" w:author="Author" w:date="2026-07-07T20:18:00Z" w:id="9370">
            <w:rPr>
              <w:rFonts w:ascii="Times New Roman"/>
              <w:color w:val="000000"/>
              <w:spacing w:val="4"/>
            </w:rPr>
          </w:rPrChange>
        </w:rPr>
        <w:t xml:space="preserve"> </w:t>
      </w:r>
      <w:r w:rsidR="00A96A35" w:rsidRPr="0027638C">
        <w:rPr>
          <w:sz w:val="24"/>
          <w:rPrChange w16du:dateUtc="2026-07-07T18:18:00Z" w:author="Author" w:date="2026-07-07T20:18:00Z" w:id="9371">
            <w:rPr>
              <w:rFonts w:ascii="Times New Roman"/>
              <w:color w:val="000000"/>
            </w:rPr>
          </w:rPrChange>
        </w:rPr>
        <w:t>eiusmod</w:t>
      </w:r>
      <w:r w:rsidR="00A96A35" w:rsidRPr="0027638C">
        <w:rPr>
          <w:sz w:val="24"/>
          <w:rPrChange w16du:dateUtc="2026-07-07T18:18:00Z" w:author="Author" w:date="2026-07-07T20:18:00Z" w:id="9372">
            <w:rPr>
              <w:rFonts w:ascii="Times New Roman"/>
              <w:color w:val="000000"/>
              <w:spacing w:val="4"/>
            </w:rPr>
          </w:rPrChange>
        </w:rPr>
        <w:t xml:space="preserve"> </w:t>
      </w:r>
      <w:r w:rsidR="00A96A35" w:rsidRPr="0027638C">
        <w:rPr>
          <w:sz w:val="24"/>
          <w:rPrChange w16du:dateUtc="2026-07-07T18:18:00Z" w:author="Author" w:date="2026-07-07T20:18:00Z" w:id="9373">
            <w:rPr>
              <w:rFonts w:ascii="Times New Roman"/>
              <w:color w:val="000000"/>
            </w:rPr>
          </w:rPrChange>
        </w:rPr>
        <w:t>tempor</w:t>
      </w:r>
      <w:r w:rsidR="00A96A35" w:rsidRPr="0027638C">
        <w:rPr>
          <w:sz w:val="24"/>
          <w:rPrChange w16du:dateUtc="2026-07-07T18:18:00Z" w:author="Author" w:date="2026-07-07T20:18:00Z" w:id="9374">
            <w:rPr>
              <w:rFonts w:ascii="Times New Roman"/>
              <w:color w:val="000000"/>
              <w:spacing w:val="4"/>
            </w:rPr>
          </w:rPrChange>
        </w:rPr>
        <w:t xml:space="preserve"> </w:t>
      </w:r>
      <w:r w:rsidR="00A96A35" w:rsidRPr="0027638C">
        <w:rPr>
          <w:sz w:val="24"/>
          <w:rPrChange w16du:dateUtc="2026-07-07T18:18:00Z" w:author="Author" w:date="2026-07-07T20:18:00Z" w:id="9375">
            <w:rPr>
              <w:rFonts w:ascii="Times New Roman"/>
              <w:color w:val="000000"/>
            </w:rPr>
          </w:rPrChange>
        </w:rPr>
        <w:t>incididunt</w:t>
      </w:r>
      <w:r w:rsidR="00A96A35" w:rsidRPr="0027638C">
        <w:rPr>
          <w:sz w:val="24"/>
          <w:rPrChange w16du:dateUtc="2026-07-07T18:18:00Z" w:author="Author" w:date="2026-07-07T20:18:00Z" w:id="9376">
            <w:rPr>
              <w:rFonts w:ascii="Times New Roman"/>
              <w:color w:val="000000"/>
              <w:spacing w:val="4"/>
            </w:rPr>
          </w:rPrChange>
        </w:rPr>
        <w:t xml:space="preserve"> </w:t>
      </w:r>
      <w:r w:rsidR="00A96A35" w:rsidRPr="0027638C">
        <w:rPr>
          <w:sz w:val="24"/>
          <w:rPrChange w16du:dateUtc="2026-07-07T18:18:00Z" w:author="Author" w:date="2026-07-07T20:18:00Z" w:id="9377">
            <w:rPr>
              <w:rFonts w:ascii="Times New Roman"/>
              <w:color w:val="000000"/>
            </w:rPr>
          </w:rPrChange>
        </w:rPr>
        <w:t>ut</w:t>
      </w:r>
      <w:r w:rsidR="00A96A35" w:rsidRPr="0027638C">
        <w:rPr>
          <w:sz w:val="24"/>
          <w:rPrChange w16du:dateUtc="2026-07-07T18:18:00Z" w:author="Author" w:date="2026-07-07T20:18:00Z" w:id="9378">
            <w:rPr>
              <w:rFonts w:ascii="Times New Roman"/>
              <w:color w:val="000000"/>
              <w:spacing w:val="4"/>
            </w:rPr>
          </w:rPrChange>
        </w:rPr>
        <w:t xml:space="preserve"> </w:t>
      </w:r>
      <w:r w:rsidR="00A96A35" w:rsidRPr="0027638C">
        <w:rPr>
          <w:sz w:val="24"/>
          <w:rPrChange w16du:dateUtc="2026-07-07T18:18:00Z" w:author="Author" w:date="2026-07-07T20:18:00Z" w:id="9379">
            <w:rPr>
              <w:rFonts w:ascii="Times New Roman" w:hAnsi="Times New Roman"/>
              <w:color w:val="000000"/>
            </w:rPr>
          </w:rPrChange>
        </w:rPr>
        <w:t>labore</w:t>
      </w:r>
      <w:del w16du:dateUtc="2026-07-07T18:18:00Z" w:author="Author" w:date="2026-07-07T20:18:00Z" w:id="9380">
        <w:r>
          <w:rPr>
            <w:color w:val="000000"/>
          </w:rPr>
          <w:cr/>
        </w:r>
      </w:del>
      <w:r w:rsidR="00A96A35" w:rsidRPr="0027638C">
        <w:rPr>
          <w:sz w:val="24"/>
          <w:rPrChange w16du:dateUtc="2026-07-07T18:18:00Z" w:author="Author" w:date="2026-07-07T20:18:00Z" w:id="9381">
            <w:rPr>
              <w:rFonts w:ascii="Times New Roman"/>
              <w:color w:val="000000"/>
              <w:spacing w:val="665"/>
            </w:rPr>
          </w:rPrChange>
        </w:rPr>
        <w:t xml:space="preserve"> </w:t>
      </w:r>
      <w:r w:rsidR="00A96A35" w:rsidRPr="0027638C">
        <w:rPr>
          <w:sz w:val="24"/>
          <w:rPrChange w16du:dateUtc="2026-07-07T18:18:00Z" w:author="Author" w:date="2026-07-07T20:18:00Z" w:id="9382">
            <w:rPr>
              <w:rFonts w:ascii="Times New Roman"/>
              <w:color w:val="000000"/>
            </w:rPr>
          </w:rPrChange>
        </w:rPr>
        <w:t>et</w:t>
      </w:r>
      <w:r w:rsidR="00A96A35" w:rsidRPr="0027638C">
        <w:rPr>
          <w:spacing w:val="-6"/>
          <w:sz w:val="24"/>
          <w:rPrChange w16du:dateUtc="2026-07-07T18:18:00Z" w:author="Author" w:date="2026-07-07T20:18:00Z" w:id="9383">
            <w:rPr>
              <w:rFonts w:ascii="Times New Roman"/>
              <w:color w:val="000000"/>
              <w:spacing w:val="-3"/>
            </w:rPr>
          </w:rPrChange>
        </w:rPr>
        <w:t xml:space="preserve"> </w:t>
      </w:r>
      <w:r w:rsidR="00A96A35" w:rsidRPr="0027638C">
        <w:rPr>
          <w:sz w:val="24"/>
          <w:rPrChange w16du:dateUtc="2026-07-07T18:18:00Z" w:author="Author" w:date="2026-07-07T20:18:00Z" w:id="9384">
            <w:rPr>
              <w:rFonts w:ascii="Times New Roman"/>
              <w:color w:val="000000"/>
            </w:rPr>
          </w:rPrChange>
        </w:rPr>
        <w:t>dolore</w:t>
      </w:r>
      <w:r w:rsidR="00A96A35" w:rsidRPr="0027638C">
        <w:rPr>
          <w:spacing w:val="-6"/>
          <w:sz w:val="24"/>
          <w:rPrChange w16du:dateUtc="2026-07-07T18:18:00Z" w:author="Author" w:date="2026-07-07T20:18:00Z" w:id="9385">
            <w:rPr>
              <w:rFonts w:ascii="Times New Roman"/>
              <w:color w:val="000000"/>
              <w:spacing w:val="-3"/>
            </w:rPr>
          </w:rPrChange>
        </w:rPr>
        <w:t xml:space="preserve"> </w:t>
      </w:r>
      <w:r w:rsidR="00A96A35" w:rsidRPr="0027638C">
        <w:rPr>
          <w:sz w:val="24"/>
          <w:rPrChange w16du:dateUtc="2026-07-07T18:18:00Z" w:author="Author" w:date="2026-07-07T20:18:00Z" w:id="9386">
            <w:rPr>
              <w:rFonts w:ascii="Times New Roman"/>
              <w:color w:val="000000"/>
            </w:rPr>
          </w:rPrChange>
        </w:rPr>
        <w:t>magna</w:t>
      </w:r>
      <w:r w:rsidR="00A96A35" w:rsidRPr="0027638C">
        <w:rPr>
          <w:spacing w:val="-6"/>
          <w:sz w:val="24"/>
          <w:rPrChange w16du:dateUtc="2026-07-07T18:18:00Z" w:author="Author" w:date="2026-07-07T20:18:00Z" w:id="9387">
            <w:rPr>
              <w:rFonts w:ascii="Times New Roman"/>
              <w:color w:val="000000"/>
              <w:spacing w:val="-3"/>
            </w:rPr>
          </w:rPrChange>
        </w:rPr>
        <w:t xml:space="preserve"> </w:t>
      </w:r>
      <w:r w:rsidR="00A96A35" w:rsidRPr="0027638C">
        <w:rPr>
          <w:sz w:val="24"/>
          <w:rPrChange w16du:dateUtc="2026-07-07T18:18:00Z" w:author="Author" w:date="2026-07-07T20:18:00Z" w:id="9388">
            <w:rPr>
              <w:rFonts w:ascii="Times New Roman"/>
              <w:color w:val="000000"/>
            </w:rPr>
          </w:rPrChange>
        </w:rPr>
        <w:t>aliqua</w:t>
      </w:r>
      <w:r w:rsidR="00A96A35" w:rsidRPr="0027638C">
        <w:rPr>
          <w:spacing w:val="-6"/>
          <w:sz w:val="24"/>
          <w:rPrChange w16du:dateUtc="2026-07-07T18:18:00Z" w:author="Author" w:date="2026-07-07T20:18:00Z" w:id="9389">
            <w:rPr>
              <w:rFonts w:ascii="Times New Roman"/>
              <w:color w:val="000000"/>
              <w:spacing w:val="-3"/>
            </w:rPr>
          </w:rPrChange>
        </w:rPr>
        <w:t xml:space="preserve"> </w:t>
      </w:r>
      <w:r w:rsidR="00A96A35" w:rsidRPr="0027638C">
        <w:rPr>
          <w:sz w:val="24"/>
          <w:rPrChange w16du:dateUtc="2026-07-07T18:18:00Z" w:author="Author" w:date="2026-07-07T20:18:00Z" w:id="9390">
            <w:rPr>
              <w:rFonts w:ascii="Times New Roman"/>
              <w:color w:val="000000"/>
            </w:rPr>
          </w:rPrChange>
        </w:rPr>
        <w:t>lorem</w:t>
      </w:r>
      <w:r w:rsidR="00A96A35" w:rsidRPr="0027638C">
        <w:rPr>
          <w:spacing w:val="-6"/>
          <w:sz w:val="24"/>
          <w:rPrChange w16du:dateUtc="2026-07-07T18:18:00Z" w:author="Author" w:date="2026-07-07T20:18:00Z" w:id="9391">
            <w:rPr>
              <w:rFonts w:ascii="Times New Roman"/>
              <w:color w:val="000000"/>
              <w:spacing w:val="-3"/>
            </w:rPr>
          </w:rPrChange>
        </w:rPr>
        <w:t xml:space="preserve"> </w:t>
      </w:r>
      <w:r w:rsidR="00A96A35" w:rsidRPr="0027638C">
        <w:rPr>
          <w:sz w:val="24"/>
          <w:rPrChange w16du:dateUtc="2026-07-07T18:18:00Z" w:author="Author" w:date="2026-07-07T20:18:00Z" w:id="9392">
            <w:rPr>
              <w:rFonts w:ascii="Times New Roman"/>
              <w:color w:val="000000"/>
            </w:rPr>
          </w:rPrChange>
        </w:rPr>
        <w:t>ipsum</w:t>
      </w:r>
      <w:r w:rsidR="00A96A35" w:rsidRPr="0027638C">
        <w:rPr>
          <w:spacing w:val="-6"/>
          <w:sz w:val="24"/>
          <w:rPrChange w16du:dateUtc="2026-07-07T18:18:00Z" w:author="Author" w:date="2026-07-07T20:18:00Z" w:id="9393">
            <w:rPr>
              <w:rFonts w:ascii="Times New Roman"/>
              <w:color w:val="000000"/>
              <w:spacing w:val="-3"/>
            </w:rPr>
          </w:rPrChange>
        </w:rPr>
        <w:t xml:space="preserve"> </w:t>
      </w:r>
      <w:r w:rsidR="00A96A35" w:rsidRPr="0027638C">
        <w:rPr>
          <w:sz w:val="24"/>
          <w:rPrChange w16du:dateUtc="2026-07-07T18:18:00Z" w:author="Author" w:date="2026-07-07T20:18:00Z" w:id="9394">
            <w:rPr>
              <w:rFonts w:ascii="Times New Roman"/>
              <w:color w:val="000000"/>
            </w:rPr>
          </w:rPrChange>
        </w:rPr>
        <w:t>dolor</w:t>
      </w:r>
      <w:r w:rsidR="00A96A35" w:rsidRPr="0027638C">
        <w:rPr>
          <w:spacing w:val="-6"/>
          <w:sz w:val="24"/>
          <w:rPrChange w16du:dateUtc="2026-07-07T18:18:00Z" w:author="Author" w:date="2026-07-07T20:18:00Z" w:id="9395">
            <w:rPr>
              <w:rFonts w:ascii="Times New Roman"/>
              <w:color w:val="000000"/>
              <w:spacing w:val="-3"/>
            </w:rPr>
          </w:rPrChange>
        </w:rPr>
        <w:t xml:space="preserve"> </w:t>
      </w:r>
      <w:r w:rsidR="00A96A35" w:rsidRPr="0027638C">
        <w:rPr>
          <w:sz w:val="24"/>
          <w:rPrChange w16du:dateUtc="2026-07-07T18:18:00Z" w:author="Author" w:date="2026-07-07T20:18:00Z" w:id="9396">
            <w:rPr>
              <w:rFonts w:ascii="Times New Roman"/>
              <w:color w:val="000000"/>
            </w:rPr>
          </w:rPrChange>
        </w:rPr>
        <w:t>sit.</w:t>
      </w:r>
      <w:r w:rsidR="00A96A35" w:rsidRPr="0027638C">
        <w:rPr>
          <w:spacing w:val="-6"/>
          <w:sz w:val="24"/>
          <w:rPrChange w16du:dateUtc="2026-07-07T18:18:00Z" w:author="Author" w:date="2026-07-07T20:18:00Z" w:id="9397">
            <w:rPr>
              <w:rFonts w:ascii="Times New Roman"/>
              <w:color w:val="000000"/>
              <w:spacing w:val="-3"/>
            </w:rPr>
          </w:rPrChange>
        </w:rPr>
        <w:t xml:space="preserve"> </w:t>
      </w:r>
      <w:r w:rsidR="00A96A35" w:rsidRPr="0027638C">
        <w:rPr>
          <w:sz w:val="24"/>
          <w:rPrChange w16du:dateUtc="2026-07-07T18:18:00Z" w:author="Author" w:date="2026-07-07T20:18:00Z" w:id="9398">
            <w:rPr>
              <w:rFonts w:ascii="Times New Roman"/>
              <w:color w:val="000000"/>
            </w:rPr>
          </w:rPrChange>
        </w:rPr>
        <w:t>Amet</w:t>
      </w:r>
      <w:r w:rsidR="00A96A35" w:rsidRPr="0027638C">
        <w:rPr>
          <w:spacing w:val="-6"/>
          <w:sz w:val="24"/>
          <w:rPrChange w16du:dateUtc="2026-07-07T18:18:00Z" w:author="Author" w:date="2026-07-07T20:18:00Z" w:id="9399">
            <w:rPr>
              <w:rFonts w:ascii="Times New Roman"/>
              <w:color w:val="000000"/>
              <w:spacing w:val="-3"/>
            </w:rPr>
          </w:rPrChange>
        </w:rPr>
        <w:t xml:space="preserve"> </w:t>
      </w:r>
      <w:r w:rsidR="00A96A35" w:rsidRPr="0027638C">
        <w:rPr>
          <w:sz w:val="24"/>
          <w:rPrChange w16du:dateUtc="2026-07-07T18:18:00Z" w:author="Author" w:date="2026-07-07T20:18:00Z" w:id="9400">
            <w:rPr>
              <w:rFonts w:ascii="Times New Roman"/>
              <w:color w:val="000000"/>
            </w:rPr>
          </w:rPrChange>
        </w:rPr>
        <w:t>consectetur</w:t>
      </w:r>
      <w:r w:rsidR="00A96A35" w:rsidRPr="0027638C">
        <w:rPr>
          <w:spacing w:val="-6"/>
          <w:sz w:val="24"/>
          <w:rPrChange w16du:dateUtc="2026-07-07T18:18:00Z" w:author="Author" w:date="2026-07-07T20:18:00Z" w:id="9401">
            <w:rPr>
              <w:rFonts w:ascii="Times New Roman"/>
              <w:color w:val="000000"/>
              <w:spacing w:val="-3"/>
            </w:rPr>
          </w:rPrChange>
        </w:rPr>
        <w:t xml:space="preserve"> </w:t>
      </w:r>
      <w:r w:rsidR="00A96A35" w:rsidRPr="0027638C">
        <w:rPr>
          <w:sz w:val="24"/>
          <w:rPrChange w16du:dateUtc="2026-07-07T18:18:00Z" w:author="Author" w:date="2026-07-07T20:18:00Z" w:id="9402">
            <w:rPr>
              <w:rFonts w:ascii="Times New Roman"/>
              <w:color w:val="000000"/>
            </w:rPr>
          </w:rPrChange>
        </w:rPr>
        <w:t>adipiscing</w:t>
      </w:r>
      <w:r w:rsidR="00A96A35" w:rsidRPr="0027638C">
        <w:rPr>
          <w:spacing w:val="-6"/>
          <w:sz w:val="24"/>
          <w:rPrChange w16du:dateUtc="2026-07-07T18:18:00Z" w:author="Author" w:date="2026-07-07T20:18:00Z" w:id="9403">
            <w:rPr>
              <w:rFonts w:ascii="Times New Roman"/>
              <w:color w:val="000000"/>
              <w:spacing w:val="-3"/>
            </w:rPr>
          </w:rPrChange>
        </w:rPr>
        <w:t xml:space="preserve"> </w:t>
      </w:r>
      <w:r w:rsidR="00A96A35" w:rsidRPr="0027638C">
        <w:rPr>
          <w:sz w:val="24"/>
          <w:rPrChange w16du:dateUtc="2026-07-07T18:18:00Z" w:author="Author" w:date="2026-07-07T20:18:00Z" w:id="9404">
            <w:rPr>
              <w:rFonts w:ascii="Times New Roman"/>
              <w:color w:val="000000"/>
            </w:rPr>
          </w:rPrChange>
        </w:rPr>
        <w:t>elit</w:t>
      </w:r>
      <w:r w:rsidR="00A96A35" w:rsidRPr="0027638C">
        <w:rPr>
          <w:spacing w:val="-6"/>
          <w:sz w:val="24"/>
          <w:rPrChange w16du:dateUtc="2026-07-07T18:18:00Z" w:author="Author" w:date="2026-07-07T20:18:00Z" w:id="9405">
            <w:rPr>
              <w:rFonts w:ascii="Times New Roman"/>
              <w:color w:val="000000"/>
              <w:spacing w:val="-3"/>
            </w:rPr>
          </w:rPrChange>
        </w:rPr>
        <w:t xml:space="preserve"> </w:t>
      </w:r>
      <w:r w:rsidR="00A96A35" w:rsidRPr="0027638C">
        <w:rPr>
          <w:sz w:val="24"/>
          <w:rPrChange w16du:dateUtc="2026-07-07T18:18:00Z" w:author="Author" w:date="2026-07-07T20:18:00Z" w:id="9406">
            <w:rPr>
              <w:rFonts w:ascii="Times New Roman"/>
              <w:color w:val="000000"/>
            </w:rPr>
          </w:rPrChange>
        </w:rPr>
        <w:t>sed</w:t>
      </w:r>
      <w:r w:rsidR="00A96A35" w:rsidRPr="0027638C">
        <w:rPr>
          <w:spacing w:val="-6"/>
          <w:sz w:val="24"/>
          <w:rPrChange w16du:dateUtc="2026-07-07T18:18:00Z" w:author="Author" w:date="2026-07-07T20:18:00Z" w:id="9407">
            <w:rPr>
              <w:rFonts w:ascii="Times New Roman"/>
              <w:color w:val="000000"/>
              <w:spacing w:val="-3"/>
            </w:rPr>
          </w:rPrChange>
        </w:rPr>
        <w:t xml:space="preserve"> </w:t>
      </w:r>
      <w:r w:rsidR="00A96A35" w:rsidRPr="0027638C">
        <w:rPr>
          <w:sz w:val="24"/>
          <w:rPrChange w16du:dateUtc="2026-07-07T18:18:00Z" w:author="Author" w:date="2026-07-07T20:18:00Z" w:id="9408">
            <w:rPr>
              <w:rFonts w:ascii="Times New Roman"/>
              <w:color w:val="000000"/>
            </w:rPr>
          </w:rPrChange>
        </w:rPr>
        <w:t>do,</w:t>
      </w:r>
      <w:r w:rsidR="00A96A35" w:rsidRPr="0027638C">
        <w:rPr>
          <w:spacing w:val="-6"/>
          <w:sz w:val="24"/>
          <w:rPrChange w16du:dateUtc="2026-07-07T18:18:00Z" w:author="Author" w:date="2026-07-07T20:18:00Z" w:id="9409">
            <w:rPr>
              <w:rFonts w:ascii="Times New Roman"/>
              <w:color w:val="000000"/>
              <w:spacing w:val="-3"/>
            </w:rPr>
          </w:rPrChange>
        </w:rPr>
        <w:t xml:space="preserve"> </w:t>
      </w:r>
      <w:r w:rsidR="00A96A35" w:rsidRPr="0027638C">
        <w:rPr>
          <w:sz w:val="24"/>
          <w:rPrChange w16du:dateUtc="2026-07-07T18:18:00Z" w:author="Author" w:date="2026-07-07T20:18:00Z" w:id="9410">
            <w:rPr>
              <w:rFonts w:ascii="Times New Roman"/>
              <w:color w:val="000000"/>
            </w:rPr>
          </w:rPrChange>
        </w:rPr>
        <w:t>eiusmod</w:t>
      </w:r>
      <w:r w:rsidR="00A96A35" w:rsidRPr="0027638C">
        <w:rPr>
          <w:spacing w:val="-6"/>
          <w:sz w:val="24"/>
          <w:rPrChange w16du:dateUtc="2026-07-07T18:18:00Z" w:author="Author" w:date="2026-07-07T20:18:00Z" w:id="9411">
            <w:rPr>
              <w:rFonts w:ascii="Times New Roman"/>
              <w:color w:val="000000"/>
              <w:spacing w:val="-3"/>
            </w:rPr>
          </w:rPrChange>
        </w:rPr>
        <w:t xml:space="preserve"> </w:t>
      </w:r>
      <w:r w:rsidR="00A96A35" w:rsidRPr="0027638C">
        <w:rPr>
          <w:sz w:val="24"/>
          <w:rPrChange w16du:dateUtc="2026-07-07T18:18:00Z" w:author="Author" w:date="2026-07-07T20:18:00Z" w:id="9412">
            <w:rPr>
              <w:rFonts w:ascii="Times New Roman"/>
              <w:color w:val="000000"/>
            </w:rPr>
          </w:rPrChange>
        </w:rPr>
        <w:t>Tempor</w:t>
      </w:r>
      <w:r w:rsidR="00A96A35" w:rsidRPr="0027638C">
        <w:rPr>
          <w:spacing w:val="-6"/>
          <w:sz w:val="24"/>
          <w:rPrChange w16du:dateUtc="2026-07-07T18:18:00Z" w:author="Author" w:date="2026-07-07T20:18:00Z" w:id="9413">
            <w:rPr>
              <w:rFonts w:ascii="Times New Roman"/>
              <w:color w:val="000000"/>
              <w:spacing w:val="-3"/>
            </w:rPr>
          </w:rPrChange>
        </w:rPr>
        <w:t xml:space="preserve"> </w:t>
      </w:r>
      <w:r w:rsidR="00A96A35" w:rsidRPr="0027638C">
        <w:rPr>
          <w:sz w:val="24"/>
          <w:rPrChange w16du:dateUtc="2026-07-07T18:18:00Z" w:author="Author" w:date="2026-07-07T20:18:00Z" w:id="9414">
            <w:rPr>
              <w:rFonts w:ascii="Times New Roman"/>
              <w:color w:val="000000"/>
            </w:rPr>
          </w:rPrChange>
        </w:rPr>
        <w:t>incididunt</w:t>
      </w:r>
      <w:r w:rsidR="00A96A35" w:rsidRPr="0027638C">
        <w:rPr>
          <w:spacing w:val="-6"/>
          <w:sz w:val="24"/>
          <w:rPrChange w16du:dateUtc="2026-07-07T18:18:00Z" w:author="Author" w:date="2026-07-07T20:18:00Z" w:id="9415">
            <w:rPr>
              <w:rFonts w:ascii="Times New Roman"/>
              <w:color w:val="000000"/>
              <w:spacing w:val="-3"/>
            </w:rPr>
          </w:rPrChange>
        </w:rPr>
        <w:t xml:space="preserve"> </w:t>
      </w:r>
      <w:r w:rsidR="00A96A35" w:rsidRPr="0027638C">
        <w:rPr>
          <w:sz w:val="24"/>
          <w:rPrChange w16du:dateUtc="2026-07-07T18:18:00Z" w:author="Author" w:date="2026-07-07T20:18:00Z" w:id="9416">
            <w:rPr>
              <w:rFonts w:ascii="Times New Roman" w:hAnsi="Times New Roman"/>
              <w:color w:val="000000"/>
            </w:rPr>
          </w:rPrChange>
        </w:rPr>
        <w:t>ut</w:t>
      </w:r>
      <w:del w16du:dateUtc="2026-07-07T18:18:00Z" w:author="Author" w:date="2026-07-07T20:18:00Z" w:id="9417">
        <w:r>
          <w:rPr>
            <w:color w:val="000000"/>
          </w:rPr>
          <w:cr/>
        </w:r>
      </w:del>
      <w:r w:rsidR="00A96A35" w:rsidRPr="0027638C">
        <w:rPr>
          <w:sz w:val="24"/>
          <w:rPrChange w16du:dateUtc="2026-07-07T18:18:00Z" w:author="Author" w:date="2026-07-07T20:18:00Z" w:id="9418">
            <w:rPr>
              <w:rFonts w:ascii="Times New Roman"/>
              <w:color w:val="000000"/>
              <w:spacing w:val="665"/>
            </w:rPr>
          </w:rPrChange>
        </w:rPr>
        <w:t xml:space="preserve"> </w:t>
      </w:r>
      <w:r w:rsidR="00A96A35" w:rsidRPr="0027638C">
        <w:rPr>
          <w:sz w:val="24"/>
          <w:rPrChange w16du:dateUtc="2026-07-07T18:18:00Z" w:author="Author" w:date="2026-07-07T20:18:00Z" w:id="9419">
            <w:rPr>
              <w:rFonts w:ascii="Times New Roman"/>
              <w:color w:val="000000"/>
            </w:rPr>
          </w:rPrChange>
        </w:rPr>
        <w:t>labore</w:t>
      </w:r>
      <w:r w:rsidR="00A96A35" w:rsidRPr="0027638C">
        <w:rPr>
          <w:spacing w:val="-5"/>
          <w:sz w:val="24"/>
          <w:rPrChange w16du:dateUtc="2026-07-07T18:18:00Z" w:author="Author" w:date="2026-07-07T20:18:00Z" w:id="9420">
            <w:rPr>
              <w:rFonts w:ascii="Times New Roman"/>
              <w:color w:val="000000"/>
              <w:spacing w:val="-2"/>
            </w:rPr>
          </w:rPrChange>
        </w:rPr>
        <w:t xml:space="preserve"> </w:t>
      </w:r>
      <w:r w:rsidR="00A96A35" w:rsidRPr="0027638C">
        <w:rPr>
          <w:sz w:val="24"/>
          <w:rPrChange w16du:dateUtc="2026-07-07T18:18:00Z" w:author="Author" w:date="2026-07-07T20:18:00Z" w:id="9421">
            <w:rPr>
              <w:rFonts w:ascii="Times New Roman"/>
              <w:color w:val="000000"/>
            </w:rPr>
          </w:rPrChange>
        </w:rPr>
        <w:t>et</w:t>
      </w:r>
      <w:r w:rsidR="00A96A35" w:rsidRPr="0027638C">
        <w:rPr>
          <w:spacing w:val="-5"/>
          <w:sz w:val="24"/>
          <w:rPrChange w16du:dateUtc="2026-07-07T18:18:00Z" w:author="Author" w:date="2026-07-07T20:18:00Z" w:id="9422">
            <w:rPr>
              <w:rFonts w:ascii="Times New Roman"/>
              <w:color w:val="000000"/>
              <w:spacing w:val="-2"/>
            </w:rPr>
          </w:rPrChange>
        </w:rPr>
        <w:t xml:space="preserve"> </w:t>
      </w:r>
      <w:r w:rsidR="00A96A35" w:rsidRPr="0027638C">
        <w:rPr>
          <w:sz w:val="24"/>
          <w:rPrChange w16du:dateUtc="2026-07-07T18:18:00Z" w:author="Author" w:date="2026-07-07T20:18:00Z" w:id="9423">
            <w:rPr>
              <w:rFonts w:ascii="Times New Roman"/>
              <w:color w:val="000000"/>
            </w:rPr>
          </w:rPrChange>
        </w:rPr>
        <w:t>dolore</w:t>
      </w:r>
      <w:r w:rsidR="00A96A35" w:rsidRPr="0027638C">
        <w:rPr>
          <w:spacing w:val="-4"/>
          <w:sz w:val="24"/>
          <w:rPrChange w16du:dateUtc="2026-07-07T18:18:00Z" w:author="Author" w:date="2026-07-07T20:18:00Z" w:id="9424">
            <w:rPr>
              <w:rFonts w:ascii="Times New Roman"/>
              <w:color w:val="000000"/>
              <w:spacing w:val="-2"/>
            </w:rPr>
          </w:rPrChange>
        </w:rPr>
        <w:t xml:space="preserve"> </w:t>
      </w:r>
      <w:r w:rsidR="00A96A35" w:rsidRPr="0027638C">
        <w:rPr>
          <w:sz w:val="24"/>
          <w:rPrChange w16du:dateUtc="2026-07-07T18:18:00Z" w:author="Author" w:date="2026-07-07T20:18:00Z" w:id="9425">
            <w:rPr>
              <w:rFonts w:ascii="Times New Roman"/>
              <w:color w:val="000000"/>
            </w:rPr>
          </w:rPrChange>
        </w:rPr>
        <w:t>magna</w:t>
      </w:r>
      <w:r w:rsidR="00A96A35" w:rsidRPr="0027638C">
        <w:rPr>
          <w:spacing w:val="-5"/>
          <w:sz w:val="24"/>
          <w:rPrChange w16du:dateUtc="2026-07-07T18:18:00Z" w:author="Author" w:date="2026-07-07T20:18:00Z" w:id="9426">
            <w:rPr>
              <w:rFonts w:ascii="Times New Roman"/>
              <w:color w:val="000000"/>
              <w:spacing w:val="-2"/>
            </w:rPr>
          </w:rPrChange>
        </w:rPr>
        <w:t xml:space="preserve"> </w:t>
      </w:r>
      <w:r w:rsidR="00A96A35" w:rsidRPr="0027638C">
        <w:rPr>
          <w:sz w:val="24"/>
          <w:rPrChange w16du:dateUtc="2026-07-07T18:18:00Z" w:author="Author" w:date="2026-07-07T20:18:00Z" w:id="9427">
            <w:rPr>
              <w:rFonts w:ascii="Times New Roman"/>
              <w:color w:val="000000"/>
            </w:rPr>
          </w:rPrChange>
        </w:rPr>
        <w:t>aliqua</w:t>
      </w:r>
      <w:r w:rsidR="00A96A35" w:rsidRPr="0027638C">
        <w:rPr>
          <w:spacing w:val="-5"/>
          <w:sz w:val="24"/>
          <w:rPrChange w16du:dateUtc="2026-07-07T18:18:00Z" w:author="Author" w:date="2026-07-07T20:18:00Z" w:id="9428">
            <w:rPr>
              <w:rFonts w:ascii="Times New Roman"/>
              <w:color w:val="000000"/>
              <w:spacing w:val="-2"/>
            </w:rPr>
          </w:rPrChange>
        </w:rPr>
        <w:t xml:space="preserve"> </w:t>
      </w:r>
      <w:r w:rsidR="00A96A35" w:rsidRPr="0027638C">
        <w:rPr>
          <w:sz w:val="24"/>
          <w:rPrChange w16du:dateUtc="2026-07-07T18:18:00Z" w:author="Author" w:date="2026-07-07T20:18:00Z" w:id="9429">
            <w:rPr>
              <w:rFonts w:ascii="Times New Roman"/>
              <w:color w:val="000000"/>
            </w:rPr>
          </w:rPrChange>
        </w:rPr>
        <w:t>lorem</w:t>
      </w:r>
      <w:r w:rsidR="00A96A35" w:rsidRPr="0027638C">
        <w:rPr>
          <w:spacing w:val="-5"/>
          <w:sz w:val="24"/>
          <w:rPrChange w16du:dateUtc="2026-07-07T18:18:00Z" w:author="Author" w:date="2026-07-07T20:18:00Z" w:id="9430">
            <w:rPr>
              <w:rFonts w:ascii="Times New Roman"/>
              <w:color w:val="000000"/>
              <w:spacing w:val="-2"/>
            </w:rPr>
          </w:rPrChange>
        </w:rPr>
        <w:t xml:space="preserve"> </w:t>
      </w:r>
      <w:r w:rsidR="00A96A35" w:rsidRPr="0027638C">
        <w:rPr>
          <w:sz w:val="24"/>
          <w:rPrChange w16du:dateUtc="2026-07-07T18:18:00Z" w:author="Author" w:date="2026-07-07T20:18:00Z" w:id="9431">
            <w:rPr>
              <w:rFonts w:ascii="Times New Roman"/>
              <w:color w:val="000000"/>
            </w:rPr>
          </w:rPrChange>
        </w:rPr>
        <w:t>ipsum</w:t>
      </w:r>
      <w:r w:rsidR="00A96A35" w:rsidRPr="0027638C">
        <w:rPr>
          <w:spacing w:val="-5"/>
          <w:sz w:val="24"/>
          <w:rPrChange w16du:dateUtc="2026-07-07T18:18:00Z" w:author="Author" w:date="2026-07-07T20:18:00Z" w:id="9432">
            <w:rPr>
              <w:rFonts w:ascii="Times New Roman"/>
              <w:color w:val="000000"/>
              <w:spacing w:val="-2"/>
            </w:rPr>
          </w:rPrChange>
        </w:rPr>
        <w:t xml:space="preserve"> </w:t>
      </w:r>
      <w:r w:rsidR="00A96A35" w:rsidRPr="0027638C">
        <w:rPr>
          <w:sz w:val="24"/>
          <w:rPrChange w16du:dateUtc="2026-07-07T18:18:00Z" w:author="Author" w:date="2026-07-07T20:18:00Z" w:id="9433">
            <w:rPr>
              <w:rFonts w:ascii="Times New Roman"/>
              <w:color w:val="000000"/>
            </w:rPr>
          </w:rPrChange>
        </w:rPr>
        <w:t>dolor</w:t>
      </w:r>
      <w:r w:rsidR="00A96A35" w:rsidRPr="0027638C">
        <w:rPr>
          <w:spacing w:val="-4"/>
          <w:sz w:val="24"/>
          <w:rPrChange w16du:dateUtc="2026-07-07T18:18:00Z" w:author="Author" w:date="2026-07-07T20:18:00Z" w:id="9434">
            <w:rPr>
              <w:rFonts w:ascii="Times New Roman"/>
              <w:color w:val="000000"/>
              <w:spacing w:val="-2"/>
            </w:rPr>
          </w:rPrChange>
        </w:rPr>
        <w:t xml:space="preserve"> </w:t>
      </w:r>
      <w:r w:rsidR="00A96A35" w:rsidRPr="0027638C">
        <w:rPr>
          <w:sz w:val="24"/>
          <w:rPrChange w16du:dateUtc="2026-07-07T18:18:00Z" w:author="Author" w:date="2026-07-07T20:18:00Z" w:id="9435">
            <w:rPr>
              <w:rFonts w:ascii="Times New Roman"/>
              <w:color w:val="000000"/>
            </w:rPr>
          </w:rPrChange>
        </w:rPr>
        <w:t>sit</w:t>
      </w:r>
      <w:r w:rsidR="00A96A35" w:rsidRPr="0027638C">
        <w:rPr>
          <w:spacing w:val="-4"/>
          <w:sz w:val="24"/>
          <w:rPrChange w16du:dateUtc="2026-07-07T18:18:00Z" w:author="Author" w:date="2026-07-07T20:18:00Z" w:id="9436">
            <w:rPr>
              <w:rFonts w:ascii="Times New Roman"/>
              <w:color w:val="000000"/>
              <w:spacing w:val="-2"/>
            </w:rPr>
          </w:rPrChange>
        </w:rPr>
        <w:t xml:space="preserve"> </w:t>
      </w:r>
      <w:r w:rsidR="00A96A35" w:rsidRPr="0027638C">
        <w:rPr>
          <w:sz w:val="24"/>
          <w:rPrChange w16du:dateUtc="2026-07-07T18:18:00Z" w:author="Author" w:date="2026-07-07T20:18:00Z" w:id="9437">
            <w:rPr>
              <w:rFonts w:ascii="Times New Roman"/>
              <w:color w:val="000000"/>
            </w:rPr>
          </w:rPrChange>
        </w:rPr>
        <w:t>amet,</w:t>
      </w:r>
      <w:r w:rsidR="00A96A35" w:rsidRPr="0027638C">
        <w:rPr>
          <w:spacing w:val="-4"/>
          <w:sz w:val="24"/>
          <w:rPrChange w16du:dateUtc="2026-07-07T18:18:00Z" w:author="Author" w:date="2026-07-07T20:18:00Z" w:id="9438">
            <w:rPr>
              <w:rFonts w:ascii="Times New Roman"/>
              <w:color w:val="000000"/>
              <w:spacing w:val="-2"/>
            </w:rPr>
          </w:rPrChange>
        </w:rPr>
        <w:t xml:space="preserve"> </w:t>
      </w:r>
      <w:r w:rsidR="00A96A35" w:rsidRPr="0027638C">
        <w:rPr>
          <w:sz w:val="24"/>
          <w:rPrChange w16du:dateUtc="2026-07-07T18:18:00Z" w:author="Author" w:date="2026-07-07T20:18:00Z" w:id="9439">
            <w:rPr>
              <w:rFonts w:ascii="Times New Roman"/>
              <w:color w:val="000000"/>
            </w:rPr>
          </w:rPrChange>
        </w:rPr>
        <w:t>consectetur</w:t>
      </w:r>
      <w:r w:rsidR="00A96A35" w:rsidRPr="0027638C">
        <w:rPr>
          <w:spacing w:val="-5"/>
          <w:sz w:val="24"/>
          <w:rPrChange w16du:dateUtc="2026-07-07T18:18:00Z" w:author="Author" w:date="2026-07-07T20:18:00Z" w:id="9440">
            <w:rPr>
              <w:rFonts w:ascii="Times New Roman"/>
              <w:color w:val="000000"/>
              <w:spacing w:val="-2"/>
            </w:rPr>
          </w:rPrChange>
        </w:rPr>
        <w:t xml:space="preserve"> </w:t>
      </w:r>
      <w:r w:rsidR="00A96A35" w:rsidRPr="0027638C">
        <w:rPr>
          <w:sz w:val="24"/>
          <w:rPrChange w16du:dateUtc="2026-07-07T18:18:00Z" w:author="Author" w:date="2026-07-07T20:18:00Z" w:id="9441">
            <w:rPr>
              <w:rFonts w:ascii="Times New Roman"/>
              <w:color w:val="000000"/>
            </w:rPr>
          </w:rPrChange>
        </w:rPr>
        <w:t>adipiscing</w:t>
      </w:r>
      <w:r w:rsidR="00A96A35" w:rsidRPr="0027638C">
        <w:rPr>
          <w:spacing w:val="-5"/>
          <w:sz w:val="24"/>
          <w:rPrChange w16du:dateUtc="2026-07-07T18:18:00Z" w:author="Author" w:date="2026-07-07T20:18:00Z" w:id="9442">
            <w:rPr>
              <w:rFonts w:ascii="Times New Roman"/>
              <w:color w:val="000000"/>
              <w:spacing w:val="-2"/>
            </w:rPr>
          </w:rPrChange>
        </w:rPr>
        <w:t xml:space="preserve"> </w:t>
      </w:r>
      <w:r w:rsidR="00A96A35" w:rsidRPr="0027638C">
        <w:rPr>
          <w:sz w:val="24"/>
          <w:rPrChange w16du:dateUtc="2026-07-07T18:18:00Z" w:author="Author" w:date="2026-07-07T20:18:00Z" w:id="9443">
            <w:rPr>
              <w:rFonts w:ascii="Times New Roman"/>
              <w:color w:val="000000"/>
            </w:rPr>
          </w:rPrChange>
        </w:rPr>
        <w:t>Elit</w:t>
      </w:r>
      <w:r w:rsidR="00A96A35" w:rsidRPr="0027638C">
        <w:rPr>
          <w:spacing w:val="-4"/>
          <w:sz w:val="24"/>
          <w:rPrChange w16du:dateUtc="2026-07-07T18:18:00Z" w:author="Author" w:date="2026-07-07T20:18:00Z" w:id="9444">
            <w:rPr>
              <w:rFonts w:ascii="Times New Roman"/>
              <w:color w:val="000000"/>
              <w:spacing w:val="-2"/>
            </w:rPr>
          </w:rPrChange>
        </w:rPr>
        <w:t xml:space="preserve"> </w:t>
      </w:r>
      <w:r w:rsidR="00A96A35" w:rsidRPr="0027638C">
        <w:rPr>
          <w:sz w:val="24"/>
          <w:rPrChange w16du:dateUtc="2026-07-07T18:18:00Z" w:author="Author" w:date="2026-07-07T20:18:00Z" w:id="9445">
            <w:rPr>
              <w:rFonts w:ascii="Times New Roman" w:hAnsi="Times New Roman"/>
              <w:color w:val="000000"/>
            </w:rPr>
          </w:rPrChange>
        </w:rPr>
        <w:t>sed</w:t>
      </w:r>
      <w:del w16du:dateUtc="2026-07-07T18:18:00Z" w:author="Author" w:date="2026-07-07T20:18:00Z" w:id="9446">
        <w:r>
          <w:rPr>
            <w:color w:val="000000"/>
          </w:rPr>
          <w:cr/>
        </w:r>
      </w:del>
      <w:r w:rsidR="00A96A35" w:rsidRPr="0027638C">
        <w:rPr>
          <w:sz w:val="24"/>
          <w:rPrChange w16du:dateUtc="2026-07-07T18:18:00Z" w:author="Author" w:date="2026-07-07T20:18:00Z" w:id="9447">
            <w:rPr>
              <w:rFonts w:ascii="Times New Roman"/>
              <w:color w:val="000000"/>
              <w:spacing w:val="665"/>
            </w:rPr>
          </w:rPrChange>
        </w:rPr>
        <w:t xml:space="preserve"> </w:t>
      </w:r>
      <w:r w:rsidR="00A96A35" w:rsidRPr="0027638C">
        <w:rPr>
          <w:sz w:val="24"/>
          <w:rPrChange w16du:dateUtc="2026-07-07T18:18:00Z" w:author="Author" w:date="2026-07-07T20:18:00Z" w:id="9448">
            <w:rPr>
              <w:rFonts w:ascii="Times New Roman"/>
              <w:color w:val="000000"/>
            </w:rPr>
          </w:rPrChange>
        </w:rPr>
        <w:t>do eiusmod tempor incididunt ut labore et dolore magna aliqua lorem ipsum dolor.</w:t>
      </w:r>
    </w:p>
    <w:p w14:paraId="584D91BE" w14:textId="77777777" w:rsidR="009609E8" w:rsidRDefault="00000000" w:rsidRPr="0027638C">
      <w:pPr>
        <w:pStyle w:val="ListParagraph"/>
        <w:numPr>
          <w:ilvl w:val="1"/>
          <w:numId w:val="5"/>
        </w:numPr>
        <w:tabs>
          <w:tab w:pos="1438" w:val="left"/>
          <w:tab w:pos="1440" w:val="left"/>
        </w:tabs>
        <w:spacing w:before="239"/>
        <w:ind w:right="356"/>
        <w:rPr>
          <w:sz w:val="24"/>
          <w:rPrChange w16du:dateUtc="2026-07-07T18:18:00Z" w:author="Author" w:date="2026-07-07T20:18:00Z" w:id="9449">
            <w:rPr>
              <w:rFonts w:ascii="Times New Roman"/>
              <w:color w:val="000000"/>
            </w:rPr>
          </w:rPrChange>
        </w:rPr>
        <w:pPrChange w16du:dateUtc="2026-07-07T18:18:00Z" w:author="Author" w:date="2026-07-07T20:18:00Z" w:id="9450">
          <w:pPr>
            <w:spacing w:after="0" w:before="236" w:line="254" w:lineRule="exact"/>
            <w:ind w:left="720"/>
            <w:jc w:val="left"/>
          </w:pPr>
        </w:pPrChange>
      </w:pPr>
      <w:del w16du:dateUtc="2026-07-07T18:18:00Z" w:author="Author" w:date="2026-07-07T20:18:00Z" w:id="9451">
        <w:r>
          <w:rPr>
            <w:color w:val="000000"/>
          </w:rPr>
          <w:delText>(e)</w:delText>
        </w:r>
        <w:r>
          <w:rPr>
            <w:color w:val="000000"/>
            <w:spacing w:val="421"/>
          </w:rPr>
          <w:delText xml:space="preserve"> </w:delText>
        </w:r>
      </w:del>
      <w:r w:rsidR="00A96A35" w:rsidRPr="0027638C">
        <w:rPr>
          <w:sz w:val="24"/>
          <w:u w:val="single"/>
          <w:rPrChange w16du:dateUtc="2026-07-07T18:18:00Z" w:author="Author" w:date="2026-07-07T20:18:00Z" w:id="9452">
            <w:rPr>
              <w:rFonts w:ascii="Times New Roman"/>
              <w:color w:val="000000"/>
              <w:u w:val="single"/>
            </w:rPr>
          </w:rPrChange>
        </w:rPr>
        <w:t>Sit</w:t>
      </w:r>
      <w:r w:rsidR="00A96A35" w:rsidRPr="0027638C">
        <w:rPr>
          <w:sz w:val="24"/>
          <w:u w:val="single"/>
          <w:rPrChange w16du:dateUtc="2026-07-07T18:18:00Z" w:author="Author" w:date="2026-07-07T20:18:00Z" w:id="9453">
            <w:rPr>
              <w:rFonts w:ascii="Times New Roman"/>
              <w:color w:val="000000"/>
              <w:spacing w:val="10"/>
              <w:u w:val="single"/>
            </w:rPr>
          </w:rPrChange>
        </w:rPr>
        <w:t xml:space="preserve"> </w:t>
      </w:r>
      <w:r w:rsidR="00A96A35" w:rsidRPr="0027638C">
        <w:rPr>
          <w:sz w:val="24"/>
          <w:u w:val="single"/>
          <w:rPrChange w16du:dateUtc="2026-07-07T18:18:00Z" w:author="Author" w:date="2026-07-07T20:18:00Z" w:id="9454">
            <w:rPr>
              <w:rFonts w:ascii="Times New Roman"/>
              <w:color w:val="000000"/>
              <w:u w:val="single"/>
            </w:rPr>
          </w:rPrChange>
        </w:rPr>
        <w:t>Amet</w:t>
      </w:r>
      <w:r w:rsidR="00A96A35" w:rsidRPr="0027638C">
        <w:rPr>
          <w:sz w:val="24"/>
          <w:rPrChange w16du:dateUtc="2026-07-07T18:18:00Z" w:author="Author" w:date="2026-07-07T20:18:00Z" w:id="9455">
            <w:rPr>
              <w:rFonts w:ascii="Times New Roman"/>
              <w:color w:val="000000"/>
            </w:rPr>
          </w:rPrChange>
        </w:rPr>
        <w:t>.</w:t>
      </w:r>
      <w:r w:rsidR="00A96A35" w:rsidRPr="0027638C">
        <w:rPr>
          <w:sz w:val="24"/>
          <w:rPrChange w16du:dateUtc="2026-07-07T18:18:00Z" w:author="Author" w:date="2026-07-07T20:18:00Z" w:id="9456">
            <w:rPr>
              <w:rFonts w:ascii="Times New Roman"/>
              <w:color w:val="000000"/>
              <w:spacing w:val="10"/>
            </w:rPr>
          </w:rPrChange>
        </w:rPr>
        <w:t xml:space="preserve"> </w:t>
      </w:r>
      <w:r w:rsidR="00A96A35" w:rsidRPr="0027638C">
        <w:rPr>
          <w:sz w:val="24"/>
          <w:rPrChange w16du:dateUtc="2026-07-07T18:18:00Z" w:author="Author" w:date="2026-07-07T20:18:00Z" w:id="9457">
            <w:rPr>
              <w:rFonts w:ascii="Times New Roman"/>
              <w:color w:val="000000"/>
            </w:rPr>
          </w:rPrChange>
        </w:rPr>
        <w:t>Consectetur</w:t>
      </w:r>
      <w:r w:rsidR="00A96A35" w:rsidRPr="0027638C">
        <w:rPr>
          <w:sz w:val="24"/>
          <w:rPrChange w16du:dateUtc="2026-07-07T18:18:00Z" w:author="Author" w:date="2026-07-07T20:18:00Z" w:id="9458">
            <w:rPr>
              <w:rFonts w:ascii="Times New Roman"/>
              <w:color w:val="000000"/>
              <w:spacing w:val="10"/>
            </w:rPr>
          </w:rPrChange>
        </w:rPr>
        <w:t xml:space="preserve"> </w:t>
      </w:r>
      <w:r w:rsidR="00A96A35" w:rsidRPr="0027638C">
        <w:rPr>
          <w:sz w:val="24"/>
          <w:rPrChange w16du:dateUtc="2026-07-07T18:18:00Z" w:author="Author" w:date="2026-07-07T20:18:00Z" w:id="9459">
            <w:rPr>
              <w:rFonts w:ascii="Times New Roman"/>
              <w:color w:val="000000"/>
            </w:rPr>
          </w:rPrChange>
        </w:rPr>
        <w:t>adipiscing</w:t>
      </w:r>
      <w:r w:rsidR="00A96A35" w:rsidRPr="0027638C">
        <w:rPr>
          <w:sz w:val="24"/>
          <w:rPrChange w16du:dateUtc="2026-07-07T18:18:00Z" w:author="Author" w:date="2026-07-07T20:18:00Z" w:id="9460">
            <w:rPr>
              <w:rFonts w:ascii="Times New Roman"/>
              <w:color w:val="000000"/>
              <w:spacing w:val="10"/>
            </w:rPr>
          </w:rPrChange>
        </w:rPr>
        <w:t xml:space="preserve"> </w:t>
      </w:r>
      <w:r w:rsidR="00A96A35" w:rsidRPr="0027638C">
        <w:rPr>
          <w:sz w:val="24"/>
          <w:rPrChange w16du:dateUtc="2026-07-07T18:18:00Z" w:author="Author" w:date="2026-07-07T20:18:00Z" w:id="9461">
            <w:rPr>
              <w:rFonts w:ascii="Times New Roman"/>
              <w:color w:val="000000"/>
            </w:rPr>
          </w:rPrChange>
        </w:rPr>
        <w:t>elit</w:t>
      </w:r>
      <w:r w:rsidR="00A96A35" w:rsidRPr="0027638C">
        <w:rPr>
          <w:sz w:val="24"/>
          <w:rPrChange w16du:dateUtc="2026-07-07T18:18:00Z" w:author="Author" w:date="2026-07-07T20:18:00Z" w:id="9462">
            <w:rPr>
              <w:rFonts w:ascii="Times New Roman"/>
              <w:color w:val="000000"/>
              <w:spacing w:val="10"/>
            </w:rPr>
          </w:rPrChange>
        </w:rPr>
        <w:t xml:space="preserve"> </w:t>
      </w:r>
      <w:r w:rsidR="00A96A35" w:rsidRPr="0027638C">
        <w:rPr>
          <w:sz w:val="24"/>
          <w:rPrChange w16du:dateUtc="2026-07-07T18:18:00Z" w:author="Author" w:date="2026-07-07T20:18:00Z" w:id="9463">
            <w:rPr>
              <w:rFonts w:ascii="Times New Roman"/>
              <w:color w:val="000000"/>
            </w:rPr>
          </w:rPrChange>
        </w:rPr>
        <w:t>sed</w:t>
      </w:r>
      <w:r w:rsidR="00A96A35" w:rsidRPr="0027638C">
        <w:rPr>
          <w:sz w:val="24"/>
          <w:rPrChange w16du:dateUtc="2026-07-07T18:18:00Z" w:author="Author" w:date="2026-07-07T20:18:00Z" w:id="9464">
            <w:rPr>
              <w:rFonts w:ascii="Times New Roman"/>
              <w:color w:val="000000"/>
              <w:spacing w:val="10"/>
            </w:rPr>
          </w:rPrChange>
        </w:rPr>
        <w:t xml:space="preserve"> </w:t>
      </w:r>
      <w:r w:rsidR="00A96A35" w:rsidRPr="0027638C">
        <w:rPr>
          <w:sz w:val="24"/>
          <w:rPrChange w16du:dateUtc="2026-07-07T18:18:00Z" w:author="Author" w:date="2026-07-07T20:18:00Z" w:id="9465">
            <w:rPr>
              <w:rFonts w:ascii="Times New Roman"/>
              <w:color w:val="000000"/>
            </w:rPr>
          </w:rPrChange>
        </w:rPr>
        <w:t>Do</w:t>
      </w:r>
      <w:r w:rsidR="00A96A35" w:rsidRPr="0027638C">
        <w:rPr>
          <w:sz w:val="24"/>
          <w:rPrChange w16du:dateUtc="2026-07-07T18:18:00Z" w:author="Author" w:date="2026-07-07T20:18:00Z" w:id="9466">
            <w:rPr>
              <w:rFonts w:ascii="Times New Roman"/>
              <w:color w:val="000000"/>
              <w:spacing w:val="10"/>
            </w:rPr>
          </w:rPrChange>
        </w:rPr>
        <w:t xml:space="preserve"> </w:t>
      </w:r>
      <w:r w:rsidR="00A96A35" w:rsidRPr="0027638C">
        <w:rPr>
          <w:sz w:val="24"/>
          <w:rPrChange w16du:dateUtc="2026-07-07T18:18:00Z" w:author="Author" w:date="2026-07-07T20:18:00Z" w:id="9467">
            <w:rPr>
              <w:rFonts w:ascii="Times New Roman"/>
              <w:color w:val="000000"/>
            </w:rPr>
          </w:rPrChange>
        </w:rPr>
        <w:t>8(eiusmod)</w:t>
      </w:r>
      <w:r w:rsidR="00A96A35" w:rsidRPr="0027638C">
        <w:rPr>
          <w:sz w:val="24"/>
          <w:rPrChange w16du:dateUtc="2026-07-07T18:18:00Z" w:author="Author" w:date="2026-07-07T20:18:00Z" w:id="9468">
            <w:rPr>
              <w:rFonts w:ascii="Times New Roman"/>
              <w:color w:val="000000"/>
              <w:spacing w:val="10"/>
            </w:rPr>
          </w:rPrChange>
        </w:rPr>
        <w:t xml:space="preserve"> </w:t>
      </w:r>
      <w:r w:rsidR="00A96A35" w:rsidRPr="0027638C">
        <w:rPr>
          <w:sz w:val="24"/>
          <w:rPrChange w16du:dateUtc="2026-07-07T18:18:00Z" w:author="Author" w:date="2026-07-07T20:18:00Z" w:id="9469">
            <w:rPr>
              <w:rFonts w:ascii="Times New Roman"/>
              <w:color w:val="000000"/>
            </w:rPr>
          </w:rPrChange>
        </w:rPr>
        <w:t>tempor</w:t>
      </w:r>
      <w:r w:rsidR="00A96A35" w:rsidRPr="0027638C">
        <w:rPr>
          <w:sz w:val="24"/>
          <w:rPrChange w16du:dateUtc="2026-07-07T18:18:00Z" w:author="Author" w:date="2026-07-07T20:18:00Z" w:id="9470">
            <w:rPr>
              <w:rFonts w:ascii="Times New Roman"/>
              <w:color w:val="000000"/>
              <w:spacing w:val="10"/>
            </w:rPr>
          </w:rPrChange>
        </w:rPr>
        <w:t xml:space="preserve"> </w:t>
      </w:r>
      <w:r w:rsidR="00A96A35" w:rsidRPr="0027638C">
        <w:rPr>
          <w:sz w:val="24"/>
          <w:rPrChange w16du:dateUtc="2026-07-07T18:18:00Z" w:author="Author" w:date="2026-07-07T20:18:00Z" w:id="9471">
            <w:rPr>
              <w:rFonts w:ascii="Times New Roman"/>
              <w:color w:val="000000"/>
            </w:rPr>
          </w:rPrChange>
        </w:rPr>
        <w:t>incididunt</w:t>
      </w:r>
      <w:r w:rsidR="00A96A35" w:rsidRPr="0027638C">
        <w:rPr>
          <w:sz w:val="24"/>
          <w:rPrChange w16du:dateUtc="2026-07-07T18:18:00Z" w:author="Author" w:date="2026-07-07T20:18:00Z" w:id="9472">
            <w:rPr>
              <w:rFonts w:ascii="Times New Roman"/>
              <w:color w:val="000000"/>
              <w:spacing w:val="10"/>
            </w:rPr>
          </w:rPrChange>
        </w:rPr>
        <w:t xml:space="preserve"> </w:t>
      </w:r>
      <w:r w:rsidR="00A96A35" w:rsidRPr="0027638C">
        <w:rPr>
          <w:sz w:val="24"/>
          <w:rPrChange w16du:dateUtc="2026-07-07T18:18:00Z" w:author="Author" w:date="2026-07-07T20:18:00Z" w:id="9473">
            <w:rPr>
              <w:rFonts w:ascii="Times New Roman"/>
              <w:color w:val="000000"/>
            </w:rPr>
          </w:rPrChange>
        </w:rPr>
        <w:t>ut</w:t>
      </w:r>
      <w:r w:rsidR="00A96A35" w:rsidRPr="0027638C">
        <w:rPr>
          <w:sz w:val="24"/>
          <w:rPrChange w16du:dateUtc="2026-07-07T18:18:00Z" w:author="Author" w:date="2026-07-07T20:18:00Z" w:id="9474">
            <w:rPr>
              <w:rFonts w:ascii="Times New Roman"/>
              <w:color w:val="000000"/>
              <w:spacing w:val="10"/>
            </w:rPr>
          </w:rPrChange>
        </w:rPr>
        <w:t xml:space="preserve"> </w:t>
      </w:r>
      <w:r w:rsidR="00A96A35" w:rsidRPr="0027638C">
        <w:rPr>
          <w:sz w:val="24"/>
          <w:rPrChange w16du:dateUtc="2026-07-07T18:18:00Z" w:author="Author" w:date="2026-07-07T20:18:00Z" w:id="9475">
            <w:rPr>
              <w:rFonts w:ascii="Times New Roman"/>
              <w:color w:val="000000"/>
            </w:rPr>
          </w:rPrChange>
        </w:rPr>
        <w:t>labore</w:t>
      </w:r>
      <w:r w:rsidR="00A96A35" w:rsidRPr="0027638C">
        <w:rPr>
          <w:sz w:val="24"/>
          <w:rPrChange w16du:dateUtc="2026-07-07T18:18:00Z" w:author="Author" w:date="2026-07-07T20:18:00Z" w:id="9476">
            <w:rPr>
              <w:rFonts w:ascii="Times New Roman"/>
              <w:color w:val="000000"/>
              <w:spacing w:val="10"/>
            </w:rPr>
          </w:rPrChange>
        </w:rPr>
        <w:t xml:space="preserve"> </w:t>
      </w:r>
      <w:r w:rsidR="00A96A35" w:rsidRPr="0027638C">
        <w:rPr>
          <w:sz w:val="24"/>
          <w:rPrChange w16du:dateUtc="2026-07-07T18:18:00Z" w:author="Author" w:date="2026-07-07T20:18:00Z" w:id="9477">
            <w:rPr>
              <w:rFonts w:ascii="Times New Roman"/>
              <w:color w:val="000000"/>
            </w:rPr>
          </w:rPrChange>
        </w:rPr>
        <w:t>et</w:t>
      </w:r>
      <w:r w:rsidR="00A96A35" w:rsidRPr="0027638C">
        <w:rPr>
          <w:sz w:val="24"/>
          <w:rPrChange w16du:dateUtc="2026-07-07T18:18:00Z" w:author="Author" w:date="2026-07-07T20:18:00Z" w:id="9478">
            <w:rPr>
              <w:rFonts w:ascii="Times New Roman"/>
              <w:color w:val="000000"/>
              <w:spacing w:val="10"/>
            </w:rPr>
          </w:rPrChange>
        </w:rPr>
        <w:t xml:space="preserve"> </w:t>
      </w:r>
      <w:r w:rsidR="00A96A35" w:rsidRPr="0027638C">
        <w:rPr>
          <w:sz w:val="24"/>
          <w:rPrChange w16du:dateUtc="2026-07-07T18:18:00Z" w:author="Author" w:date="2026-07-07T20:18:00Z" w:id="9479">
            <w:rPr>
              <w:rFonts w:ascii="Times New Roman"/>
              <w:color w:val="000000"/>
            </w:rPr>
          </w:rPrChange>
        </w:rPr>
        <w:t>dolore</w:t>
      </w:r>
      <w:r w:rsidR="00A96A35" w:rsidRPr="0027638C">
        <w:rPr>
          <w:sz w:val="24"/>
          <w:rPrChange w16du:dateUtc="2026-07-07T18:18:00Z" w:author="Author" w:date="2026-07-07T20:18:00Z" w:id="9480">
            <w:rPr>
              <w:rFonts w:ascii="Times New Roman"/>
              <w:color w:val="000000"/>
              <w:spacing w:val="10"/>
            </w:rPr>
          </w:rPrChange>
        </w:rPr>
        <w:t xml:space="preserve"> </w:t>
      </w:r>
      <w:r w:rsidR="00A96A35" w:rsidRPr="0027638C">
        <w:rPr>
          <w:sz w:val="24"/>
          <w:rPrChange w16du:dateUtc="2026-07-07T18:18:00Z" w:author="Author" w:date="2026-07-07T20:18:00Z" w:id="9481">
            <w:rPr>
              <w:rFonts w:ascii="Times New Roman"/>
              <w:color w:val="000000"/>
            </w:rPr>
          </w:rPrChange>
        </w:rPr>
        <w:t>magna</w:t>
      </w:r>
      <w:r w:rsidR="00A96A35" w:rsidRPr="0027638C">
        <w:rPr>
          <w:sz w:val="24"/>
          <w:rPrChange w16du:dateUtc="2026-07-07T18:18:00Z" w:author="Author" w:date="2026-07-07T20:18:00Z" w:id="9482">
            <w:rPr>
              <w:rFonts w:ascii="Times New Roman"/>
              <w:color w:val="000000"/>
              <w:spacing w:val="10"/>
            </w:rPr>
          </w:rPrChange>
        </w:rPr>
        <w:t xml:space="preserve"> </w:t>
      </w:r>
      <w:r w:rsidR="00A96A35" w:rsidRPr="0027638C">
        <w:rPr>
          <w:sz w:val="24"/>
          <w:rPrChange w16du:dateUtc="2026-07-07T18:18:00Z" w:author="Author" w:date="2026-07-07T20:18:00Z" w:id="9483">
            <w:rPr>
              <w:rFonts w:ascii="Times New Roman"/>
              <w:color w:val="000000"/>
            </w:rPr>
          </w:rPrChange>
        </w:rPr>
        <w:t>aliqua</w:t>
      </w:r>
      <w:r w:rsidR="00A96A35" w:rsidRPr="0027638C">
        <w:rPr>
          <w:sz w:val="24"/>
          <w:rPrChange w16du:dateUtc="2026-07-07T18:18:00Z" w:author="Author" w:date="2026-07-07T20:18:00Z" w:id="9484">
            <w:rPr>
              <w:rFonts w:ascii="Times New Roman"/>
              <w:color w:val="000000"/>
              <w:spacing w:val="10"/>
            </w:rPr>
          </w:rPrChange>
        </w:rPr>
        <w:t xml:space="preserve"> </w:t>
      </w:r>
      <w:r w:rsidR="00A96A35" w:rsidRPr="0027638C">
        <w:rPr>
          <w:sz w:val="24"/>
          <w:rPrChange w16du:dateUtc="2026-07-07T18:18:00Z" w:author="Author" w:date="2026-07-07T20:18:00Z" w:id="9485">
            <w:rPr>
              <w:rFonts w:ascii="Times New Roman" w:hAnsi="Times New Roman"/>
              <w:color w:val="000000"/>
            </w:rPr>
          </w:rPrChange>
        </w:rPr>
        <w:t>lorem</w:t>
      </w:r>
      <w:del w16du:dateUtc="2026-07-07T18:18:00Z" w:author="Author" w:date="2026-07-07T20:18:00Z" w:id="9486">
        <w:r>
          <w:rPr>
            <w:color w:val="000000"/>
          </w:rPr>
          <w:cr/>
        </w:r>
      </w:del>
      <w:r w:rsidR="00A96A35" w:rsidRPr="0027638C">
        <w:rPr>
          <w:sz w:val="24"/>
          <w:rPrChange w16du:dateUtc="2026-07-07T18:18:00Z" w:author="Author" w:date="2026-07-07T20:18:00Z" w:id="9487">
            <w:rPr>
              <w:rFonts w:ascii="Times New Roman"/>
              <w:color w:val="000000"/>
              <w:spacing w:val="665"/>
            </w:rPr>
          </w:rPrChange>
        </w:rPr>
        <w:t xml:space="preserve"> </w:t>
      </w:r>
      <w:r w:rsidR="00A96A35" w:rsidRPr="0027638C">
        <w:rPr>
          <w:sz w:val="24"/>
          <w:rPrChange w16du:dateUtc="2026-07-07T18:18:00Z" w:author="Author" w:date="2026-07-07T20:18:00Z" w:id="9488">
            <w:rPr>
              <w:rFonts w:ascii="Times New Roman"/>
              <w:color w:val="000000"/>
            </w:rPr>
          </w:rPrChange>
        </w:rPr>
        <w:t>Ipsum</w:t>
      </w:r>
      <w:r w:rsidR="00A96A35" w:rsidRPr="0027638C">
        <w:rPr>
          <w:sz w:val="24"/>
          <w:rPrChange w16du:dateUtc="2026-07-07T18:18:00Z" w:author="Author" w:date="2026-07-07T20:18:00Z" w:id="9489">
            <w:rPr>
              <w:rFonts w:ascii="Times New Roman"/>
              <w:color w:val="000000"/>
              <w:spacing w:val="7"/>
            </w:rPr>
          </w:rPrChange>
        </w:rPr>
        <w:t xml:space="preserve"> </w:t>
      </w:r>
      <w:r w:rsidR="00A96A35" w:rsidRPr="0027638C">
        <w:rPr>
          <w:sz w:val="24"/>
          <w:rPrChange w16du:dateUtc="2026-07-07T18:18:00Z" w:author="Author" w:date="2026-07-07T20:18:00Z" w:id="9490">
            <w:rPr>
              <w:rFonts w:ascii="Times New Roman"/>
              <w:color w:val="000000"/>
            </w:rPr>
          </w:rPrChange>
        </w:rPr>
        <w:t>dolor</w:t>
      </w:r>
      <w:r w:rsidR="00A96A35" w:rsidRPr="0027638C">
        <w:rPr>
          <w:sz w:val="24"/>
          <w:rPrChange w16du:dateUtc="2026-07-07T18:18:00Z" w:author="Author" w:date="2026-07-07T20:18:00Z" w:id="9491">
            <w:rPr>
              <w:rFonts w:ascii="Times New Roman"/>
              <w:color w:val="000000"/>
              <w:spacing w:val="7"/>
            </w:rPr>
          </w:rPrChange>
        </w:rPr>
        <w:t xml:space="preserve"> </w:t>
      </w:r>
      <w:r w:rsidR="00A96A35" w:rsidRPr="0027638C">
        <w:rPr>
          <w:sz w:val="24"/>
          <w:rPrChange w16du:dateUtc="2026-07-07T18:18:00Z" w:author="Author" w:date="2026-07-07T20:18:00Z" w:id="9492">
            <w:rPr>
              <w:rFonts w:ascii="Times New Roman"/>
              <w:color w:val="000000"/>
            </w:rPr>
          </w:rPrChange>
        </w:rPr>
        <w:t>sit</w:t>
      </w:r>
      <w:r w:rsidR="00A96A35" w:rsidRPr="0027638C">
        <w:rPr>
          <w:sz w:val="24"/>
          <w:rPrChange w16du:dateUtc="2026-07-07T18:18:00Z" w:author="Author" w:date="2026-07-07T20:18:00Z" w:id="9493">
            <w:rPr>
              <w:rFonts w:ascii="Times New Roman"/>
              <w:color w:val="000000"/>
              <w:spacing w:val="7"/>
            </w:rPr>
          </w:rPrChange>
        </w:rPr>
        <w:t xml:space="preserve"> </w:t>
      </w:r>
      <w:r w:rsidR="00A96A35" w:rsidRPr="0027638C">
        <w:rPr>
          <w:sz w:val="24"/>
          <w:rPrChange w16du:dateUtc="2026-07-07T18:18:00Z" w:author="Author" w:date="2026-07-07T20:18:00Z" w:id="9494">
            <w:rPr>
              <w:rFonts w:ascii="Times New Roman"/>
              <w:color w:val="000000"/>
            </w:rPr>
          </w:rPrChange>
        </w:rPr>
        <w:t>amet</w:t>
      </w:r>
      <w:r w:rsidR="00A96A35" w:rsidRPr="0027638C">
        <w:rPr>
          <w:sz w:val="24"/>
          <w:rPrChange w16du:dateUtc="2026-07-07T18:18:00Z" w:author="Author" w:date="2026-07-07T20:18:00Z" w:id="9495">
            <w:rPr>
              <w:rFonts w:ascii="Times New Roman"/>
              <w:color w:val="000000"/>
              <w:spacing w:val="7"/>
            </w:rPr>
          </w:rPrChange>
        </w:rPr>
        <w:t xml:space="preserve"> </w:t>
      </w:r>
      <w:r w:rsidR="00A96A35" w:rsidRPr="0027638C">
        <w:rPr>
          <w:sz w:val="24"/>
          <w:rPrChange w16du:dateUtc="2026-07-07T18:18:00Z" w:author="Author" w:date="2026-07-07T20:18:00Z" w:id="9496">
            <w:rPr>
              <w:rFonts w:ascii="Times New Roman"/>
              <w:color w:val="000000"/>
            </w:rPr>
          </w:rPrChange>
        </w:rPr>
        <w:t>consectetur</w:t>
      </w:r>
      <w:r w:rsidR="00A96A35" w:rsidRPr="0027638C">
        <w:rPr>
          <w:sz w:val="24"/>
          <w:rPrChange w16du:dateUtc="2026-07-07T18:18:00Z" w:author="Author" w:date="2026-07-07T20:18:00Z" w:id="9497">
            <w:rPr>
              <w:rFonts w:ascii="Times New Roman"/>
              <w:color w:val="000000"/>
              <w:spacing w:val="7"/>
            </w:rPr>
          </w:rPrChange>
        </w:rPr>
        <w:t xml:space="preserve"> </w:t>
      </w:r>
      <w:r w:rsidR="00A96A35" w:rsidRPr="0027638C">
        <w:rPr>
          <w:sz w:val="24"/>
          <w:rPrChange w16du:dateUtc="2026-07-07T18:18:00Z" w:author="Author" w:date="2026-07-07T20:18:00Z" w:id="9498">
            <w:rPr>
              <w:rFonts w:ascii="Times New Roman"/>
              <w:color w:val="000000"/>
            </w:rPr>
          </w:rPrChange>
        </w:rPr>
        <w:t>adipiscing</w:t>
      </w:r>
      <w:r w:rsidR="00A96A35" w:rsidRPr="0027638C">
        <w:rPr>
          <w:sz w:val="24"/>
          <w:rPrChange w16du:dateUtc="2026-07-07T18:18:00Z" w:author="Author" w:date="2026-07-07T20:18:00Z" w:id="9499">
            <w:rPr>
              <w:rFonts w:ascii="Times New Roman"/>
              <w:color w:val="000000"/>
              <w:spacing w:val="7"/>
            </w:rPr>
          </w:rPrChange>
        </w:rPr>
        <w:t xml:space="preserve"> </w:t>
      </w:r>
      <w:r w:rsidR="00A96A35" w:rsidRPr="0027638C">
        <w:rPr>
          <w:sz w:val="24"/>
          <w:rPrChange w16du:dateUtc="2026-07-07T18:18:00Z" w:author="Author" w:date="2026-07-07T20:18:00Z" w:id="9500">
            <w:rPr>
              <w:rFonts w:ascii="Times New Roman"/>
              <w:color w:val="000000"/>
            </w:rPr>
          </w:rPrChange>
        </w:rPr>
        <w:t>Elit,</w:t>
      </w:r>
      <w:r w:rsidR="00A96A35" w:rsidRPr="0027638C">
        <w:rPr>
          <w:sz w:val="24"/>
          <w:rPrChange w16du:dateUtc="2026-07-07T18:18:00Z" w:author="Author" w:date="2026-07-07T20:18:00Z" w:id="9501">
            <w:rPr>
              <w:rFonts w:ascii="Times New Roman"/>
              <w:color w:val="000000"/>
              <w:spacing w:val="7"/>
            </w:rPr>
          </w:rPrChange>
        </w:rPr>
        <w:t xml:space="preserve"> </w:t>
      </w:r>
      <w:r w:rsidR="00A96A35" w:rsidRPr="0027638C">
        <w:rPr>
          <w:sz w:val="24"/>
          <w:rPrChange w16du:dateUtc="2026-07-07T18:18:00Z" w:author="Author" w:date="2026-07-07T20:18:00Z" w:id="9502">
            <w:rPr>
              <w:rFonts w:ascii="Times New Roman"/>
              <w:color w:val="000000"/>
            </w:rPr>
          </w:rPrChange>
        </w:rPr>
        <w:t>Sed</w:t>
      </w:r>
      <w:r w:rsidR="00A96A35" w:rsidRPr="0027638C">
        <w:rPr>
          <w:sz w:val="24"/>
          <w:rPrChange w16du:dateUtc="2026-07-07T18:18:00Z" w:author="Author" w:date="2026-07-07T20:18:00Z" w:id="9503">
            <w:rPr>
              <w:rFonts w:ascii="Times New Roman"/>
              <w:color w:val="000000"/>
              <w:spacing w:val="7"/>
            </w:rPr>
          </w:rPrChange>
        </w:rPr>
        <w:t xml:space="preserve"> </w:t>
      </w:r>
      <w:r w:rsidR="00A96A35" w:rsidRPr="0027638C">
        <w:rPr>
          <w:sz w:val="24"/>
          <w:rPrChange w16du:dateUtc="2026-07-07T18:18:00Z" w:author="Author" w:date="2026-07-07T20:18:00Z" w:id="9504">
            <w:rPr>
              <w:rFonts w:ascii="Times New Roman"/>
              <w:color w:val="000000"/>
            </w:rPr>
          </w:rPrChange>
        </w:rPr>
        <w:t>do</w:t>
      </w:r>
      <w:r w:rsidR="00A96A35" w:rsidRPr="0027638C">
        <w:rPr>
          <w:sz w:val="24"/>
          <w:rPrChange w16du:dateUtc="2026-07-07T18:18:00Z" w:author="Author" w:date="2026-07-07T20:18:00Z" w:id="9505">
            <w:rPr>
              <w:rFonts w:ascii="Times New Roman"/>
              <w:color w:val="000000"/>
              <w:spacing w:val="7"/>
            </w:rPr>
          </w:rPrChange>
        </w:rPr>
        <w:t xml:space="preserve"> </w:t>
      </w:r>
      <w:r w:rsidR="00A96A35" w:rsidRPr="0027638C">
        <w:rPr>
          <w:sz w:val="24"/>
          <w:rPrChange w16du:dateUtc="2026-07-07T18:18:00Z" w:author="Author" w:date="2026-07-07T20:18:00Z" w:id="9506">
            <w:rPr>
              <w:rFonts w:ascii="Times New Roman"/>
              <w:color w:val="000000"/>
            </w:rPr>
          </w:rPrChange>
        </w:rPr>
        <w:t>eiusmod</w:t>
      </w:r>
      <w:r w:rsidR="00A96A35" w:rsidRPr="0027638C">
        <w:rPr>
          <w:sz w:val="24"/>
          <w:rPrChange w16du:dateUtc="2026-07-07T18:18:00Z" w:author="Author" w:date="2026-07-07T20:18:00Z" w:id="9507">
            <w:rPr>
              <w:rFonts w:ascii="Times New Roman"/>
              <w:color w:val="000000"/>
              <w:spacing w:val="7"/>
            </w:rPr>
          </w:rPrChange>
        </w:rPr>
        <w:t xml:space="preserve"> </w:t>
      </w:r>
      <w:r w:rsidR="00A96A35" w:rsidRPr="0027638C">
        <w:rPr>
          <w:sz w:val="24"/>
          <w:rPrChange w16du:dateUtc="2026-07-07T18:18:00Z" w:author="Author" w:date="2026-07-07T20:18:00Z" w:id="9508">
            <w:rPr>
              <w:rFonts w:ascii="Times New Roman"/>
              <w:color w:val="000000"/>
            </w:rPr>
          </w:rPrChange>
        </w:rPr>
        <w:t>tempor</w:t>
      </w:r>
      <w:r w:rsidR="00A96A35" w:rsidRPr="0027638C">
        <w:rPr>
          <w:sz w:val="24"/>
          <w:rPrChange w16du:dateUtc="2026-07-07T18:18:00Z" w:author="Author" w:date="2026-07-07T20:18:00Z" w:id="9509">
            <w:rPr>
              <w:rFonts w:ascii="Times New Roman"/>
              <w:color w:val="000000"/>
              <w:spacing w:val="7"/>
            </w:rPr>
          </w:rPrChange>
        </w:rPr>
        <w:t xml:space="preserve"> </w:t>
      </w:r>
      <w:r w:rsidR="00A96A35" w:rsidRPr="0027638C">
        <w:rPr>
          <w:sz w:val="24"/>
          <w:rPrChange w16du:dateUtc="2026-07-07T18:18:00Z" w:author="Author" w:date="2026-07-07T20:18:00Z" w:id="9510">
            <w:rPr>
              <w:rFonts w:ascii="Times New Roman"/>
              <w:color w:val="000000"/>
            </w:rPr>
          </w:rPrChange>
        </w:rPr>
        <w:t>incididunt</w:t>
      </w:r>
      <w:r w:rsidR="00A96A35" w:rsidRPr="0027638C">
        <w:rPr>
          <w:sz w:val="24"/>
          <w:rPrChange w16du:dateUtc="2026-07-07T18:18:00Z" w:author="Author" w:date="2026-07-07T20:18:00Z" w:id="9511">
            <w:rPr>
              <w:rFonts w:ascii="Times New Roman"/>
              <w:color w:val="000000"/>
              <w:spacing w:val="7"/>
            </w:rPr>
          </w:rPrChange>
        </w:rPr>
        <w:t xml:space="preserve"> </w:t>
      </w:r>
      <w:del w16du:dateUtc="2026-07-07T18:18:00Z" w:author="Author" w:date="2026-07-07T20:18:00Z" w:id="9512">
        <w:r>
          <w:rPr>
            <w:color w:val="000000"/>
          </w:rPr>
          <w:delText>setoff</w:delText>
        </w:r>
      </w:del>
      <w:ins w16du:dateUtc="2026-07-07T18:18:00Z" w:author="Author" w:date="2026-07-07T20:18:00Z" w:id="9513">
        <w:r w:rsidR="00A96A35" w:rsidRPr="0027638C">
          <w:rPr>
            <w:sz w:val="24"/>
            <w:szCs w:val="24"/>
          </w:rPr>
          <w:t>ut labore</w:t>
        </w:r>
      </w:ins>
      <w:r w:rsidR="00A96A35" w:rsidRPr="0027638C">
        <w:rPr>
          <w:sz w:val="24"/>
          <w:rPrChange w16du:dateUtc="2026-07-07T18:18:00Z" w:author="Author" w:date="2026-07-07T20:18:00Z" w:id="9514">
            <w:rPr>
              <w:rFonts w:ascii="Times New Roman"/>
              <w:color w:val="000000"/>
              <w:spacing w:val="7"/>
            </w:rPr>
          </w:rPrChange>
        </w:rPr>
        <w:t xml:space="preserve"> </w:t>
      </w:r>
      <w:r w:rsidR="00A96A35" w:rsidRPr="0027638C">
        <w:rPr>
          <w:sz w:val="24"/>
          <w:rPrChange w16du:dateUtc="2026-07-07T18:18:00Z" w:author="Author" w:date="2026-07-07T20:18:00Z" w:id="9515">
            <w:rPr>
              <w:rFonts w:ascii="Times New Roman" w:hAnsi="Times New Roman"/>
              <w:color w:val="000000"/>
            </w:rPr>
          </w:rPrChange>
        </w:rPr>
        <w:t>et</w:t>
      </w:r>
      <w:del w16du:dateUtc="2026-07-07T18:18:00Z" w:author="Author" w:date="2026-07-07T20:18:00Z" w:id="9516">
        <w:r>
          <w:rPr>
            <w:color w:val="000000"/>
          </w:rPr>
          <w:cr/>
        </w:r>
      </w:del>
      <w:r w:rsidR="00A96A35" w:rsidRPr="0027638C">
        <w:rPr>
          <w:sz w:val="24"/>
          <w:rPrChange w16du:dateUtc="2026-07-07T18:18:00Z" w:author="Author" w:date="2026-07-07T20:18:00Z" w:id="9517">
            <w:rPr>
              <w:rFonts w:ascii="Times New Roman"/>
              <w:color w:val="000000"/>
              <w:spacing w:val="665"/>
            </w:rPr>
          </w:rPrChange>
        </w:rPr>
        <w:t xml:space="preserve"> </w:t>
      </w:r>
      <w:r w:rsidR="00A96A35" w:rsidRPr="0027638C">
        <w:rPr>
          <w:sz w:val="24"/>
          <w:rPrChange w16du:dateUtc="2026-07-07T18:18:00Z" w:author="Author" w:date="2026-07-07T20:18:00Z" w:id="9518">
            <w:rPr>
              <w:rFonts w:ascii="Times New Roman"/>
              <w:color w:val="000000"/>
            </w:rPr>
          </w:rPrChange>
        </w:rPr>
        <w:t>dolore</w:t>
      </w:r>
      <w:r w:rsidR="00A96A35" w:rsidRPr="0027638C">
        <w:rPr>
          <w:sz w:val="24"/>
          <w:rPrChange w16du:dateUtc="2026-07-07T18:18:00Z" w:author="Author" w:date="2026-07-07T20:18:00Z" w:id="9519">
            <w:rPr>
              <w:rFonts w:ascii="Times New Roman"/>
              <w:color w:val="000000"/>
              <w:spacing w:val="45"/>
            </w:rPr>
          </w:rPrChange>
        </w:rPr>
        <w:t xml:space="preserve"> </w:t>
      </w:r>
      <w:r w:rsidR="00A96A35" w:rsidRPr="0027638C">
        <w:rPr>
          <w:sz w:val="24"/>
          <w:rPrChange w16du:dateUtc="2026-07-07T18:18:00Z" w:author="Author" w:date="2026-07-07T20:18:00Z" w:id="9520">
            <w:rPr>
              <w:rFonts w:ascii="Times New Roman"/>
              <w:color w:val="000000"/>
            </w:rPr>
          </w:rPrChange>
        </w:rPr>
        <w:t>magna</w:t>
      </w:r>
      <w:r w:rsidR="00A96A35" w:rsidRPr="0027638C">
        <w:rPr>
          <w:sz w:val="24"/>
          <w:rPrChange w16du:dateUtc="2026-07-07T18:18:00Z" w:author="Author" w:date="2026-07-07T20:18:00Z" w:id="9521">
            <w:rPr>
              <w:rFonts w:ascii="Times New Roman"/>
              <w:color w:val="000000"/>
              <w:spacing w:val="45"/>
            </w:rPr>
          </w:rPrChange>
        </w:rPr>
        <w:t xml:space="preserve"> </w:t>
      </w:r>
      <w:r w:rsidR="00A96A35" w:rsidRPr="0027638C">
        <w:rPr>
          <w:sz w:val="24"/>
          <w:rPrChange w16du:dateUtc="2026-07-07T18:18:00Z" w:author="Author" w:date="2026-07-07T20:18:00Z" w:id="9522">
            <w:rPr>
              <w:rFonts w:ascii="Times New Roman"/>
              <w:color w:val="000000"/>
            </w:rPr>
          </w:rPrChange>
        </w:rPr>
        <w:t>aliqua</w:t>
      </w:r>
      <w:r w:rsidR="00A96A35" w:rsidRPr="0027638C">
        <w:rPr>
          <w:sz w:val="24"/>
          <w:rPrChange w16du:dateUtc="2026-07-07T18:18:00Z" w:author="Author" w:date="2026-07-07T20:18:00Z" w:id="9523">
            <w:rPr>
              <w:rFonts w:ascii="Times New Roman"/>
              <w:color w:val="000000"/>
              <w:spacing w:val="45"/>
            </w:rPr>
          </w:rPrChange>
        </w:rPr>
        <w:t xml:space="preserve"> </w:t>
      </w:r>
      <w:r w:rsidR="00A96A35" w:rsidRPr="0027638C">
        <w:rPr>
          <w:sz w:val="24"/>
          <w:rPrChange w16du:dateUtc="2026-07-07T18:18:00Z" w:author="Author" w:date="2026-07-07T20:18:00Z" w:id="9524">
            <w:rPr>
              <w:rFonts w:ascii="Times New Roman"/>
              <w:color w:val="000000"/>
            </w:rPr>
          </w:rPrChange>
        </w:rPr>
        <w:t>lorem</w:t>
      </w:r>
      <w:r w:rsidR="00A96A35" w:rsidRPr="0027638C">
        <w:rPr>
          <w:sz w:val="24"/>
          <w:rPrChange w16du:dateUtc="2026-07-07T18:18:00Z" w:author="Author" w:date="2026-07-07T20:18:00Z" w:id="9525">
            <w:rPr>
              <w:rFonts w:ascii="Times New Roman"/>
              <w:color w:val="000000"/>
              <w:spacing w:val="45"/>
            </w:rPr>
          </w:rPrChange>
        </w:rPr>
        <w:t xml:space="preserve"> </w:t>
      </w:r>
      <w:r w:rsidR="00A96A35" w:rsidRPr="0027638C">
        <w:rPr>
          <w:sz w:val="24"/>
          <w:rPrChange w16du:dateUtc="2026-07-07T18:18:00Z" w:author="Author" w:date="2026-07-07T20:18:00Z" w:id="9526">
            <w:rPr>
              <w:rFonts w:ascii="Times New Roman"/>
              <w:color w:val="000000"/>
            </w:rPr>
          </w:rPrChange>
        </w:rPr>
        <w:t>Ipsum.</w:t>
      </w:r>
      <w:r w:rsidR="00A96A35" w:rsidRPr="0027638C">
        <w:rPr>
          <w:sz w:val="24"/>
          <w:rPrChange w16du:dateUtc="2026-07-07T18:18:00Z" w:author="Author" w:date="2026-07-07T20:18:00Z" w:id="9527">
            <w:rPr>
              <w:rFonts w:ascii="Times New Roman"/>
              <w:color w:val="000000"/>
              <w:spacing w:val="45"/>
            </w:rPr>
          </w:rPrChange>
        </w:rPr>
        <w:t xml:space="preserve"> </w:t>
      </w:r>
      <w:r w:rsidR="00A96A35" w:rsidRPr="0027638C">
        <w:rPr>
          <w:sz w:val="24"/>
          <w:rPrChange w16du:dateUtc="2026-07-07T18:18:00Z" w:author="Author" w:date="2026-07-07T20:18:00Z" w:id="9528">
            <w:rPr>
              <w:rFonts w:ascii="Times New Roman"/>
              <w:color w:val="000000"/>
            </w:rPr>
          </w:rPrChange>
        </w:rPr>
        <w:t>Dolor</w:t>
      </w:r>
      <w:r w:rsidR="00A96A35" w:rsidRPr="0027638C">
        <w:rPr>
          <w:sz w:val="24"/>
          <w:rPrChange w16du:dateUtc="2026-07-07T18:18:00Z" w:author="Author" w:date="2026-07-07T20:18:00Z" w:id="9529">
            <w:rPr>
              <w:rFonts w:ascii="Times New Roman"/>
              <w:color w:val="000000"/>
              <w:spacing w:val="45"/>
            </w:rPr>
          </w:rPrChange>
        </w:rPr>
        <w:t xml:space="preserve"> </w:t>
      </w:r>
      <w:r w:rsidR="00A96A35" w:rsidRPr="0027638C">
        <w:rPr>
          <w:sz w:val="24"/>
          <w:rPrChange w16du:dateUtc="2026-07-07T18:18:00Z" w:author="Author" w:date="2026-07-07T20:18:00Z" w:id="9530">
            <w:rPr>
              <w:rFonts w:ascii="Times New Roman"/>
              <w:color w:val="000000"/>
            </w:rPr>
          </w:rPrChange>
        </w:rPr>
        <w:t>sit</w:t>
      </w:r>
      <w:r w:rsidR="00A96A35" w:rsidRPr="0027638C">
        <w:rPr>
          <w:sz w:val="24"/>
          <w:rPrChange w16du:dateUtc="2026-07-07T18:18:00Z" w:author="Author" w:date="2026-07-07T20:18:00Z" w:id="9531">
            <w:rPr>
              <w:rFonts w:ascii="Times New Roman"/>
              <w:color w:val="000000"/>
              <w:spacing w:val="45"/>
            </w:rPr>
          </w:rPrChange>
        </w:rPr>
        <w:t xml:space="preserve"> </w:t>
      </w:r>
      <w:r w:rsidR="00A96A35" w:rsidRPr="0027638C">
        <w:rPr>
          <w:sz w:val="24"/>
          <w:rPrChange w16du:dateUtc="2026-07-07T18:18:00Z" w:author="Author" w:date="2026-07-07T20:18:00Z" w:id="9532">
            <w:rPr>
              <w:rFonts w:ascii="Times New Roman"/>
              <w:color w:val="000000"/>
            </w:rPr>
          </w:rPrChange>
        </w:rPr>
        <w:t>amet</w:t>
      </w:r>
      <w:r w:rsidR="00A96A35" w:rsidRPr="0027638C">
        <w:rPr>
          <w:sz w:val="24"/>
          <w:rPrChange w16du:dateUtc="2026-07-07T18:18:00Z" w:author="Author" w:date="2026-07-07T20:18:00Z" w:id="9533">
            <w:rPr>
              <w:rFonts w:ascii="Times New Roman"/>
              <w:color w:val="000000"/>
              <w:spacing w:val="45"/>
            </w:rPr>
          </w:rPrChange>
        </w:rPr>
        <w:t xml:space="preserve"> </w:t>
      </w:r>
      <w:r w:rsidR="00A96A35" w:rsidRPr="0027638C">
        <w:rPr>
          <w:sz w:val="24"/>
          <w:rPrChange w16du:dateUtc="2026-07-07T18:18:00Z" w:author="Author" w:date="2026-07-07T20:18:00Z" w:id="9534">
            <w:rPr>
              <w:rFonts w:ascii="Times New Roman"/>
              <w:color w:val="000000"/>
            </w:rPr>
          </w:rPrChange>
        </w:rPr>
        <w:t>Consectetur</w:t>
      </w:r>
      <w:r w:rsidR="00A96A35" w:rsidRPr="0027638C">
        <w:rPr>
          <w:sz w:val="24"/>
          <w:rPrChange w16du:dateUtc="2026-07-07T18:18:00Z" w:author="Author" w:date="2026-07-07T20:18:00Z" w:id="9535">
            <w:rPr>
              <w:rFonts w:ascii="Times New Roman"/>
              <w:color w:val="000000"/>
              <w:spacing w:val="45"/>
            </w:rPr>
          </w:rPrChange>
        </w:rPr>
        <w:t xml:space="preserve"> </w:t>
      </w:r>
      <w:r w:rsidR="00A96A35" w:rsidRPr="0027638C">
        <w:rPr>
          <w:sz w:val="24"/>
          <w:rPrChange w16du:dateUtc="2026-07-07T18:18:00Z" w:author="Author" w:date="2026-07-07T20:18:00Z" w:id="9536">
            <w:rPr>
              <w:rFonts w:ascii="Times New Roman"/>
              <w:color w:val="000000"/>
            </w:rPr>
          </w:rPrChange>
        </w:rPr>
        <w:t>adipiscing</w:t>
      </w:r>
      <w:r w:rsidR="00A96A35" w:rsidRPr="0027638C">
        <w:rPr>
          <w:sz w:val="24"/>
          <w:rPrChange w16du:dateUtc="2026-07-07T18:18:00Z" w:author="Author" w:date="2026-07-07T20:18:00Z" w:id="9537">
            <w:rPr>
              <w:rFonts w:ascii="Times New Roman"/>
              <w:color w:val="000000"/>
              <w:spacing w:val="45"/>
            </w:rPr>
          </w:rPrChange>
        </w:rPr>
        <w:t xml:space="preserve"> </w:t>
      </w:r>
      <w:r w:rsidR="00A96A35" w:rsidRPr="0027638C">
        <w:rPr>
          <w:sz w:val="24"/>
          <w:rPrChange w16du:dateUtc="2026-07-07T18:18:00Z" w:author="Author" w:date="2026-07-07T20:18:00Z" w:id="9538">
            <w:rPr>
              <w:rFonts w:ascii="Times New Roman"/>
              <w:color w:val="000000"/>
            </w:rPr>
          </w:rPrChange>
        </w:rPr>
        <w:t>elit</w:t>
      </w:r>
      <w:r w:rsidR="00A96A35" w:rsidRPr="0027638C">
        <w:rPr>
          <w:sz w:val="24"/>
          <w:rPrChange w16du:dateUtc="2026-07-07T18:18:00Z" w:author="Author" w:date="2026-07-07T20:18:00Z" w:id="9539">
            <w:rPr>
              <w:rFonts w:ascii="Times New Roman"/>
              <w:color w:val="000000"/>
              <w:spacing w:val="45"/>
            </w:rPr>
          </w:rPrChange>
        </w:rPr>
        <w:t xml:space="preserve"> </w:t>
      </w:r>
      <w:r w:rsidR="00A96A35" w:rsidRPr="0027638C">
        <w:rPr>
          <w:sz w:val="24"/>
          <w:rPrChange w16du:dateUtc="2026-07-07T18:18:00Z" w:author="Author" w:date="2026-07-07T20:18:00Z" w:id="9540">
            <w:rPr>
              <w:rFonts w:ascii="Times New Roman"/>
              <w:color w:val="000000"/>
            </w:rPr>
          </w:rPrChange>
        </w:rPr>
        <w:t>sed</w:t>
      </w:r>
      <w:r w:rsidR="00A96A35" w:rsidRPr="0027638C">
        <w:rPr>
          <w:sz w:val="24"/>
          <w:rPrChange w16du:dateUtc="2026-07-07T18:18:00Z" w:author="Author" w:date="2026-07-07T20:18:00Z" w:id="9541">
            <w:rPr>
              <w:rFonts w:ascii="Times New Roman"/>
              <w:color w:val="000000"/>
              <w:spacing w:val="45"/>
            </w:rPr>
          </w:rPrChange>
        </w:rPr>
        <w:t xml:space="preserve"> </w:t>
      </w:r>
      <w:r w:rsidR="00A96A35" w:rsidRPr="0027638C">
        <w:rPr>
          <w:sz w:val="24"/>
          <w:rPrChange w16du:dateUtc="2026-07-07T18:18:00Z" w:author="Author" w:date="2026-07-07T20:18:00Z" w:id="9542">
            <w:rPr>
              <w:rFonts w:ascii="Times New Roman"/>
              <w:color w:val="000000"/>
            </w:rPr>
          </w:rPrChange>
        </w:rPr>
        <w:t>do</w:t>
      </w:r>
      <w:r w:rsidR="00A96A35" w:rsidRPr="0027638C">
        <w:rPr>
          <w:sz w:val="24"/>
          <w:rPrChange w16du:dateUtc="2026-07-07T18:18:00Z" w:author="Author" w:date="2026-07-07T20:18:00Z" w:id="9543">
            <w:rPr>
              <w:rFonts w:ascii="Times New Roman"/>
              <w:color w:val="000000"/>
              <w:spacing w:val="45"/>
            </w:rPr>
          </w:rPrChange>
        </w:rPr>
        <w:t xml:space="preserve"> </w:t>
      </w:r>
      <w:r w:rsidR="00A96A35" w:rsidRPr="0027638C">
        <w:rPr>
          <w:sz w:val="24"/>
          <w:rPrChange w16du:dateUtc="2026-07-07T18:18:00Z" w:author="Author" w:date="2026-07-07T20:18:00Z" w:id="9544">
            <w:rPr>
              <w:rFonts w:ascii="Times New Roman"/>
              <w:color w:val="000000"/>
            </w:rPr>
          </w:rPrChange>
        </w:rPr>
        <w:t>eiusmod</w:t>
      </w:r>
      <w:r w:rsidR="00A96A35" w:rsidRPr="0027638C">
        <w:rPr>
          <w:sz w:val="24"/>
          <w:rPrChange w16du:dateUtc="2026-07-07T18:18:00Z" w:author="Author" w:date="2026-07-07T20:18:00Z" w:id="9545">
            <w:rPr>
              <w:rFonts w:ascii="Times New Roman"/>
              <w:color w:val="000000"/>
              <w:spacing w:val="45"/>
            </w:rPr>
          </w:rPrChange>
        </w:rPr>
        <w:t xml:space="preserve"> </w:t>
      </w:r>
      <w:r w:rsidR="00A96A35" w:rsidRPr="0027638C">
        <w:rPr>
          <w:sz w:val="24"/>
          <w:rPrChange w16du:dateUtc="2026-07-07T18:18:00Z" w:author="Author" w:date="2026-07-07T20:18:00Z" w:id="9546">
            <w:rPr>
              <w:rFonts w:ascii="Times New Roman" w:hAnsi="Times New Roman"/>
              <w:color w:val="000000"/>
            </w:rPr>
          </w:rPrChange>
        </w:rPr>
        <w:t>tempor</w:t>
      </w:r>
      <w:del w16du:dateUtc="2026-07-07T18:18:00Z" w:author="Author" w:date="2026-07-07T20:18:00Z" w:id="9547">
        <w:r>
          <w:rPr>
            <w:color w:val="000000"/>
          </w:rPr>
          <w:cr/>
        </w:r>
      </w:del>
      <w:r w:rsidR="00A96A35" w:rsidRPr="0027638C">
        <w:rPr>
          <w:sz w:val="24"/>
          <w:rPrChange w16du:dateUtc="2026-07-07T18:18:00Z" w:author="Author" w:date="2026-07-07T20:18:00Z" w:id="9548">
            <w:rPr>
              <w:rFonts w:ascii="Times New Roman"/>
              <w:color w:val="000000"/>
              <w:spacing w:val="665"/>
            </w:rPr>
          </w:rPrChange>
        </w:rPr>
        <w:t xml:space="preserve"> </w:t>
      </w:r>
      <w:r w:rsidR="00A96A35" w:rsidRPr="0027638C">
        <w:rPr>
          <w:sz w:val="24"/>
          <w:rPrChange w16du:dateUtc="2026-07-07T18:18:00Z" w:author="Author" w:date="2026-07-07T20:18:00Z" w:id="9549">
            <w:rPr>
              <w:rFonts w:ascii="Times New Roman"/>
              <w:color w:val="000000"/>
            </w:rPr>
          </w:rPrChange>
        </w:rPr>
        <w:t>incididunt</w:t>
      </w:r>
      <w:r w:rsidR="00A96A35" w:rsidRPr="0027638C">
        <w:rPr>
          <w:sz w:val="24"/>
          <w:rPrChange w16du:dateUtc="2026-07-07T18:18:00Z" w:author="Author" w:date="2026-07-07T20:18:00Z" w:id="9550">
            <w:rPr>
              <w:rFonts w:ascii="Times New Roman"/>
              <w:color w:val="000000"/>
              <w:spacing w:val="7"/>
            </w:rPr>
          </w:rPrChange>
        </w:rPr>
        <w:t xml:space="preserve"> </w:t>
      </w:r>
      <w:r w:rsidR="00A96A35" w:rsidRPr="0027638C">
        <w:rPr>
          <w:sz w:val="24"/>
          <w:rPrChange w16du:dateUtc="2026-07-07T18:18:00Z" w:author="Author" w:date="2026-07-07T20:18:00Z" w:id="9551">
            <w:rPr>
              <w:rFonts w:ascii="Times New Roman"/>
              <w:color w:val="000000"/>
            </w:rPr>
          </w:rPrChange>
        </w:rPr>
        <w:t>ut</w:t>
      </w:r>
      <w:r w:rsidR="00A96A35" w:rsidRPr="0027638C">
        <w:rPr>
          <w:sz w:val="24"/>
          <w:rPrChange w16du:dateUtc="2026-07-07T18:18:00Z" w:author="Author" w:date="2026-07-07T20:18:00Z" w:id="9552">
            <w:rPr>
              <w:rFonts w:ascii="Times New Roman"/>
              <w:color w:val="000000"/>
              <w:spacing w:val="8"/>
            </w:rPr>
          </w:rPrChange>
        </w:rPr>
        <w:t xml:space="preserve"> </w:t>
      </w:r>
      <w:r w:rsidR="00A96A35" w:rsidRPr="0027638C">
        <w:rPr>
          <w:sz w:val="24"/>
          <w:rPrChange w16du:dateUtc="2026-07-07T18:18:00Z" w:author="Author" w:date="2026-07-07T20:18:00Z" w:id="9553">
            <w:rPr>
              <w:rFonts w:ascii="Times New Roman"/>
              <w:color w:val="000000"/>
            </w:rPr>
          </w:rPrChange>
        </w:rPr>
        <w:t>labore</w:t>
      </w:r>
      <w:r w:rsidR="00A96A35" w:rsidRPr="0027638C">
        <w:rPr>
          <w:sz w:val="24"/>
          <w:rPrChange w16du:dateUtc="2026-07-07T18:18:00Z" w:author="Author" w:date="2026-07-07T20:18:00Z" w:id="9554">
            <w:rPr>
              <w:rFonts w:ascii="Times New Roman"/>
              <w:color w:val="000000"/>
              <w:spacing w:val="8"/>
            </w:rPr>
          </w:rPrChange>
        </w:rPr>
        <w:t xml:space="preserve"> </w:t>
      </w:r>
      <w:r w:rsidR="00A96A35" w:rsidRPr="0027638C">
        <w:rPr>
          <w:sz w:val="24"/>
          <w:rPrChange w16du:dateUtc="2026-07-07T18:18:00Z" w:author="Author" w:date="2026-07-07T20:18:00Z" w:id="9555">
            <w:rPr>
              <w:rFonts w:ascii="Times New Roman"/>
              <w:color w:val="000000"/>
            </w:rPr>
          </w:rPrChange>
        </w:rPr>
        <w:t>75</w:t>
      </w:r>
      <w:r w:rsidR="00A96A35" w:rsidRPr="0027638C">
        <w:rPr>
          <w:sz w:val="24"/>
          <w:rPrChange w16du:dateUtc="2026-07-07T18:18:00Z" w:author="Author" w:date="2026-07-07T20:18:00Z" w:id="9556">
            <w:rPr>
              <w:rFonts w:ascii="Times New Roman"/>
              <w:color w:val="000000"/>
              <w:spacing w:val="8"/>
            </w:rPr>
          </w:rPrChange>
        </w:rPr>
        <w:t xml:space="preserve"> </w:t>
      </w:r>
      <w:r w:rsidR="00A96A35" w:rsidRPr="0027638C">
        <w:rPr>
          <w:sz w:val="24"/>
          <w:rPrChange w16du:dateUtc="2026-07-07T18:18:00Z" w:author="Author" w:date="2026-07-07T20:18:00Z" w:id="9557">
            <w:rPr>
              <w:rFonts w:ascii="Times New Roman"/>
              <w:color w:val="000000"/>
            </w:rPr>
          </w:rPrChange>
        </w:rPr>
        <w:t>et</w:t>
      </w:r>
      <w:r w:rsidR="00A96A35" w:rsidRPr="0027638C">
        <w:rPr>
          <w:sz w:val="24"/>
          <w:rPrChange w16du:dateUtc="2026-07-07T18:18:00Z" w:author="Author" w:date="2026-07-07T20:18:00Z" w:id="9558">
            <w:rPr>
              <w:rFonts w:ascii="Times New Roman"/>
              <w:color w:val="000000"/>
              <w:spacing w:val="8"/>
            </w:rPr>
          </w:rPrChange>
        </w:rPr>
        <w:t xml:space="preserve"> </w:t>
      </w:r>
      <w:r w:rsidR="00A96A35" w:rsidRPr="0027638C">
        <w:rPr>
          <w:sz w:val="24"/>
          <w:rPrChange w16du:dateUtc="2026-07-07T18:18:00Z" w:author="Author" w:date="2026-07-07T20:18:00Z" w:id="9559">
            <w:rPr>
              <w:rFonts w:ascii="Times New Roman"/>
              <w:color w:val="000000"/>
            </w:rPr>
          </w:rPrChange>
        </w:rPr>
        <w:t>dolore</w:t>
      </w:r>
      <w:r w:rsidR="00A96A35" w:rsidRPr="0027638C">
        <w:rPr>
          <w:sz w:val="24"/>
          <w:rPrChange w16du:dateUtc="2026-07-07T18:18:00Z" w:author="Author" w:date="2026-07-07T20:18:00Z" w:id="9560">
            <w:rPr>
              <w:rFonts w:ascii="Times New Roman"/>
              <w:color w:val="000000"/>
              <w:spacing w:val="8"/>
            </w:rPr>
          </w:rPrChange>
        </w:rPr>
        <w:t xml:space="preserve"> </w:t>
      </w:r>
      <w:r w:rsidR="00A96A35" w:rsidRPr="0027638C">
        <w:rPr>
          <w:sz w:val="24"/>
          <w:rPrChange w16du:dateUtc="2026-07-07T18:18:00Z" w:author="Author" w:date="2026-07-07T20:18:00Z" w:id="9561">
            <w:rPr>
              <w:rFonts w:ascii="Times New Roman"/>
              <w:color w:val="000000"/>
            </w:rPr>
          </w:rPrChange>
        </w:rPr>
        <w:t>magna</w:t>
      </w:r>
      <w:r w:rsidR="00A96A35" w:rsidRPr="0027638C">
        <w:rPr>
          <w:sz w:val="24"/>
          <w:rPrChange w16du:dateUtc="2026-07-07T18:18:00Z" w:author="Author" w:date="2026-07-07T20:18:00Z" w:id="9562">
            <w:rPr>
              <w:rFonts w:ascii="Times New Roman"/>
              <w:color w:val="000000"/>
              <w:spacing w:val="8"/>
            </w:rPr>
          </w:rPrChange>
        </w:rPr>
        <w:t xml:space="preserve"> </w:t>
      </w:r>
      <w:r w:rsidR="00A96A35" w:rsidRPr="0027638C">
        <w:rPr>
          <w:sz w:val="24"/>
          <w:rPrChange w16du:dateUtc="2026-07-07T18:18:00Z" w:author="Author" w:date="2026-07-07T20:18:00Z" w:id="9563">
            <w:rPr>
              <w:rFonts w:ascii="Times New Roman"/>
              <w:color w:val="000000"/>
            </w:rPr>
          </w:rPrChange>
        </w:rPr>
        <w:t>aliqua</w:t>
      </w:r>
      <w:r w:rsidR="00A96A35" w:rsidRPr="0027638C">
        <w:rPr>
          <w:sz w:val="24"/>
          <w:rPrChange w16du:dateUtc="2026-07-07T18:18:00Z" w:author="Author" w:date="2026-07-07T20:18:00Z" w:id="9564">
            <w:rPr>
              <w:rFonts w:ascii="Times New Roman"/>
              <w:color w:val="000000"/>
              <w:spacing w:val="8"/>
            </w:rPr>
          </w:rPrChange>
        </w:rPr>
        <w:t xml:space="preserve"> </w:t>
      </w:r>
      <w:r w:rsidR="00A96A35" w:rsidRPr="0027638C">
        <w:rPr>
          <w:sz w:val="24"/>
          <w:rPrChange w16du:dateUtc="2026-07-07T18:18:00Z" w:author="Author" w:date="2026-07-07T20:18:00Z" w:id="9565">
            <w:rPr>
              <w:rFonts w:ascii="Times New Roman"/>
              <w:color w:val="000000"/>
            </w:rPr>
          </w:rPrChange>
        </w:rPr>
        <w:t>lorem</w:t>
      </w:r>
      <w:r w:rsidR="00A96A35" w:rsidRPr="0027638C">
        <w:rPr>
          <w:sz w:val="24"/>
          <w:rPrChange w16du:dateUtc="2026-07-07T18:18:00Z" w:author="Author" w:date="2026-07-07T20:18:00Z" w:id="9566">
            <w:rPr>
              <w:rFonts w:ascii="Times New Roman"/>
              <w:color w:val="000000"/>
              <w:spacing w:val="8"/>
            </w:rPr>
          </w:rPrChange>
        </w:rPr>
        <w:t xml:space="preserve"> </w:t>
      </w:r>
      <w:r w:rsidR="00A96A35" w:rsidRPr="0027638C">
        <w:rPr>
          <w:sz w:val="24"/>
          <w:rPrChange w16du:dateUtc="2026-07-07T18:18:00Z" w:author="Author" w:date="2026-07-07T20:18:00Z" w:id="9567">
            <w:rPr>
              <w:rFonts w:ascii="Times New Roman"/>
              <w:color w:val="000000"/>
            </w:rPr>
          </w:rPrChange>
        </w:rPr>
        <w:t>ipsum,</w:t>
      </w:r>
      <w:r w:rsidR="00A96A35" w:rsidRPr="0027638C">
        <w:rPr>
          <w:sz w:val="24"/>
          <w:rPrChange w16du:dateUtc="2026-07-07T18:18:00Z" w:author="Author" w:date="2026-07-07T20:18:00Z" w:id="9568">
            <w:rPr>
              <w:rFonts w:ascii="Times New Roman"/>
              <w:color w:val="000000"/>
              <w:spacing w:val="8"/>
            </w:rPr>
          </w:rPrChange>
        </w:rPr>
        <w:t xml:space="preserve"> </w:t>
      </w:r>
      <w:r w:rsidR="00A96A35" w:rsidRPr="0027638C">
        <w:rPr>
          <w:sz w:val="24"/>
          <w:rPrChange w16du:dateUtc="2026-07-07T18:18:00Z" w:author="Author" w:date="2026-07-07T20:18:00Z" w:id="9569">
            <w:rPr>
              <w:rFonts w:ascii="Times New Roman"/>
              <w:color w:val="000000"/>
            </w:rPr>
          </w:rPrChange>
        </w:rPr>
        <w:t>dolor</w:t>
      </w:r>
      <w:r w:rsidR="00A96A35" w:rsidRPr="0027638C">
        <w:rPr>
          <w:sz w:val="24"/>
          <w:rPrChange w16du:dateUtc="2026-07-07T18:18:00Z" w:author="Author" w:date="2026-07-07T20:18:00Z" w:id="9570">
            <w:rPr>
              <w:rFonts w:ascii="Times New Roman"/>
              <w:color w:val="000000"/>
              <w:spacing w:val="8"/>
            </w:rPr>
          </w:rPrChange>
        </w:rPr>
        <w:t xml:space="preserve"> </w:t>
      </w:r>
      <w:r w:rsidR="00A96A35" w:rsidRPr="0027638C">
        <w:rPr>
          <w:sz w:val="24"/>
          <w:rPrChange w16du:dateUtc="2026-07-07T18:18:00Z" w:author="Author" w:date="2026-07-07T20:18:00Z" w:id="9571">
            <w:rPr>
              <w:rFonts w:ascii="Times New Roman"/>
              <w:color w:val="000000"/>
            </w:rPr>
          </w:rPrChange>
        </w:rPr>
        <w:t>sit</w:t>
      </w:r>
      <w:r w:rsidR="00A96A35" w:rsidRPr="0027638C">
        <w:rPr>
          <w:sz w:val="24"/>
          <w:rPrChange w16du:dateUtc="2026-07-07T18:18:00Z" w:author="Author" w:date="2026-07-07T20:18:00Z" w:id="9572">
            <w:rPr>
              <w:rFonts w:ascii="Times New Roman"/>
              <w:color w:val="000000"/>
              <w:spacing w:val="8"/>
            </w:rPr>
          </w:rPrChange>
        </w:rPr>
        <w:t xml:space="preserve"> </w:t>
      </w:r>
      <w:r w:rsidR="00A96A35" w:rsidRPr="0027638C">
        <w:rPr>
          <w:sz w:val="24"/>
          <w:rPrChange w16du:dateUtc="2026-07-07T18:18:00Z" w:author="Author" w:date="2026-07-07T20:18:00Z" w:id="9573">
            <w:rPr>
              <w:rFonts w:ascii="Times New Roman"/>
              <w:color w:val="000000"/>
            </w:rPr>
          </w:rPrChange>
        </w:rPr>
        <w:t>amet</w:t>
      </w:r>
      <w:r w:rsidR="00A96A35" w:rsidRPr="0027638C">
        <w:rPr>
          <w:sz w:val="24"/>
          <w:rPrChange w16du:dateUtc="2026-07-07T18:18:00Z" w:author="Author" w:date="2026-07-07T20:18:00Z" w:id="9574">
            <w:rPr>
              <w:rFonts w:ascii="Times New Roman"/>
              <w:color w:val="000000"/>
              <w:spacing w:val="8"/>
            </w:rPr>
          </w:rPrChange>
        </w:rPr>
        <w:t xml:space="preserve"> </w:t>
      </w:r>
      <w:r w:rsidR="00A96A35" w:rsidRPr="0027638C">
        <w:rPr>
          <w:sz w:val="24"/>
          <w:rPrChange w16du:dateUtc="2026-07-07T18:18:00Z" w:author="Author" w:date="2026-07-07T20:18:00Z" w:id="9575">
            <w:rPr>
              <w:rFonts w:ascii="Times New Roman" w:hAnsi="Times New Roman"/>
              <w:color w:val="000000"/>
            </w:rPr>
          </w:rPrChange>
        </w:rPr>
        <w:t>Consectetur</w:t>
      </w:r>
      <w:del w16du:dateUtc="2026-07-07T18:18:00Z" w:author="Author" w:date="2026-07-07T20:18:00Z" w:id="9576">
        <w:r>
          <w:rPr>
            <w:color w:val="000000"/>
          </w:rPr>
          <w:cr/>
        </w:r>
      </w:del>
      <w:r w:rsidR="00A96A35" w:rsidRPr="0027638C">
        <w:rPr>
          <w:sz w:val="24"/>
          <w:rPrChange w16du:dateUtc="2026-07-07T18:18:00Z" w:author="Author" w:date="2026-07-07T20:18:00Z" w:id="9577">
            <w:rPr>
              <w:rFonts w:ascii="Times New Roman"/>
              <w:color w:val="000000"/>
              <w:spacing w:val="665"/>
            </w:rPr>
          </w:rPrChange>
        </w:rPr>
        <w:t xml:space="preserve"> </w:t>
      </w:r>
      <w:r w:rsidR="00A96A35" w:rsidRPr="0027638C">
        <w:rPr>
          <w:sz w:val="24"/>
          <w:rPrChange w16du:dateUtc="2026-07-07T18:18:00Z" w:author="Author" w:date="2026-07-07T20:18:00Z" w:id="9578">
            <w:rPr>
              <w:rFonts w:ascii="Times New Roman"/>
              <w:color w:val="000000"/>
            </w:rPr>
          </w:rPrChange>
        </w:rPr>
        <w:t>adipiscing</w:t>
      </w:r>
      <w:r w:rsidR="00A96A35" w:rsidRPr="0027638C">
        <w:rPr>
          <w:spacing w:val="-8"/>
          <w:sz w:val="24"/>
          <w:rPrChange w16du:dateUtc="2026-07-07T18:18:00Z" w:author="Author" w:date="2026-07-07T20:18:00Z" w:id="9579">
            <w:rPr>
              <w:rFonts w:ascii="Times New Roman"/>
              <w:color w:val="000000"/>
              <w:spacing w:val="-5"/>
            </w:rPr>
          </w:rPrChange>
        </w:rPr>
        <w:t xml:space="preserve"> </w:t>
      </w:r>
      <w:r w:rsidR="00A96A35" w:rsidRPr="0027638C">
        <w:rPr>
          <w:sz w:val="24"/>
          <w:rPrChange w16du:dateUtc="2026-07-07T18:18:00Z" w:author="Author" w:date="2026-07-07T20:18:00Z" w:id="9580">
            <w:rPr>
              <w:rFonts w:ascii="Times New Roman"/>
              <w:color w:val="000000"/>
            </w:rPr>
          </w:rPrChange>
        </w:rPr>
        <w:t>elit</w:t>
      </w:r>
      <w:r w:rsidR="00A96A35" w:rsidRPr="0027638C">
        <w:rPr>
          <w:spacing w:val="-8"/>
          <w:sz w:val="24"/>
          <w:rPrChange w16du:dateUtc="2026-07-07T18:18:00Z" w:author="Author" w:date="2026-07-07T20:18:00Z" w:id="9581">
            <w:rPr>
              <w:rFonts w:ascii="Times New Roman"/>
              <w:color w:val="000000"/>
              <w:spacing w:val="-5"/>
            </w:rPr>
          </w:rPrChange>
        </w:rPr>
        <w:t xml:space="preserve"> </w:t>
      </w:r>
      <w:r w:rsidR="00A96A35" w:rsidRPr="0027638C">
        <w:rPr>
          <w:sz w:val="24"/>
          <w:rPrChange w16du:dateUtc="2026-07-07T18:18:00Z" w:author="Author" w:date="2026-07-07T20:18:00Z" w:id="9582">
            <w:rPr>
              <w:rFonts w:ascii="Times New Roman"/>
              <w:color w:val="000000"/>
            </w:rPr>
          </w:rPrChange>
        </w:rPr>
        <w:t>sed</w:t>
      </w:r>
      <w:r w:rsidR="00A96A35" w:rsidRPr="0027638C">
        <w:rPr>
          <w:spacing w:val="-9"/>
          <w:sz w:val="24"/>
          <w:rPrChange w16du:dateUtc="2026-07-07T18:18:00Z" w:author="Author" w:date="2026-07-07T20:18:00Z" w:id="9583">
            <w:rPr>
              <w:rFonts w:ascii="Times New Roman"/>
              <w:color w:val="000000"/>
              <w:spacing w:val="-5"/>
            </w:rPr>
          </w:rPrChange>
        </w:rPr>
        <w:t xml:space="preserve"> </w:t>
      </w:r>
      <w:r w:rsidR="00A96A35" w:rsidRPr="0027638C">
        <w:rPr>
          <w:sz w:val="24"/>
          <w:rPrChange w16du:dateUtc="2026-07-07T18:18:00Z" w:author="Author" w:date="2026-07-07T20:18:00Z" w:id="9584">
            <w:rPr>
              <w:rFonts w:ascii="Times New Roman"/>
              <w:color w:val="000000"/>
            </w:rPr>
          </w:rPrChange>
        </w:rPr>
        <w:t>do</w:t>
      </w:r>
      <w:r w:rsidR="00A96A35" w:rsidRPr="0027638C">
        <w:rPr>
          <w:spacing w:val="-9"/>
          <w:sz w:val="24"/>
          <w:rPrChange w16du:dateUtc="2026-07-07T18:18:00Z" w:author="Author" w:date="2026-07-07T20:18:00Z" w:id="9585">
            <w:rPr>
              <w:rFonts w:ascii="Times New Roman"/>
              <w:color w:val="000000"/>
              <w:spacing w:val="-5"/>
            </w:rPr>
          </w:rPrChange>
        </w:rPr>
        <w:t xml:space="preserve"> </w:t>
      </w:r>
      <w:r w:rsidR="00A96A35" w:rsidRPr="0027638C">
        <w:rPr>
          <w:sz w:val="24"/>
          <w:rPrChange w16du:dateUtc="2026-07-07T18:18:00Z" w:author="Author" w:date="2026-07-07T20:18:00Z" w:id="9586">
            <w:rPr>
              <w:rFonts w:ascii="Times New Roman"/>
              <w:color w:val="000000"/>
            </w:rPr>
          </w:rPrChange>
        </w:rPr>
        <w:t>eiusmod</w:t>
      </w:r>
      <w:r w:rsidR="00A96A35" w:rsidRPr="0027638C">
        <w:rPr>
          <w:spacing w:val="-8"/>
          <w:sz w:val="24"/>
          <w:rPrChange w16du:dateUtc="2026-07-07T18:18:00Z" w:author="Author" w:date="2026-07-07T20:18:00Z" w:id="9587">
            <w:rPr>
              <w:rFonts w:ascii="Times New Roman"/>
              <w:color w:val="000000"/>
              <w:spacing w:val="-5"/>
            </w:rPr>
          </w:rPrChange>
        </w:rPr>
        <w:t xml:space="preserve"> </w:t>
      </w:r>
      <w:r w:rsidR="00A96A35" w:rsidRPr="0027638C">
        <w:rPr>
          <w:sz w:val="24"/>
          <w:rPrChange w16du:dateUtc="2026-07-07T18:18:00Z" w:author="Author" w:date="2026-07-07T20:18:00Z" w:id="9588">
            <w:rPr>
              <w:rFonts w:ascii="Times New Roman"/>
              <w:color w:val="000000"/>
            </w:rPr>
          </w:rPrChange>
        </w:rPr>
        <w:t>tempor</w:t>
      </w:r>
      <w:r w:rsidR="00A96A35" w:rsidRPr="0027638C">
        <w:rPr>
          <w:spacing w:val="-8"/>
          <w:sz w:val="24"/>
          <w:rPrChange w16du:dateUtc="2026-07-07T18:18:00Z" w:author="Author" w:date="2026-07-07T20:18:00Z" w:id="9589">
            <w:rPr>
              <w:rFonts w:ascii="Times New Roman"/>
              <w:color w:val="000000"/>
              <w:spacing w:val="-5"/>
            </w:rPr>
          </w:rPrChange>
        </w:rPr>
        <w:t xml:space="preserve"> </w:t>
      </w:r>
      <w:r w:rsidR="00A96A35" w:rsidRPr="0027638C">
        <w:rPr>
          <w:sz w:val="24"/>
          <w:rPrChange w16du:dateUtc="2026-07-07T18:18:00Z" w:author="Author" w:date="2026-07-07T20:18:00Z" w:id="9590">
            <w:rPr>
              <w:rFonts w:ascii="Times New Roman"/>
              <w:color w:val="000000"/>
            </w:rPr>
          </w:rPrChange>
        </w:rPr>
        <w:t>incididunt</w:t>
      </w:r>
      <w:r w:rsidR="00A96A35" w:rsidRPr="0027638C">
        <w:rPr>
          <w:spacing w:val="-8"/>
          <w:sz w:val="24"/>
          <w:rPrChange w16du:dateUtc="2026-07-07T18:18:00Z" w:author="Author" w:date="2026-07-07T20:18:00Z" w:id="9591">
            <w:rPr>
              <w:rFonts w:ascii="Times New Roman"/>
              <w:color w:val="000000"/>
              <w:spacing w:val="-5"/>
            </w:rPr>
          </w:rPrChange>
        </w:rPr>
        <w:t xml:space="preserve"> </w:t>
      </w:r>
      <w:r w:rsidR="00A96A35" w:rsidRPr="0027638C">
        <w:rPr>
          <w:sz w:val="24"/>
          <w:rPrChange w16du:dateUtc="2026-07-07T18:18:00Z" w:author="Author" w:date="2026-07-07T20:18:00Z" w:id="9592">
            <w:rPr>
              <w:rFonts w:ascii="Times New Roman"/>
              <w:color w:val="000000"/>
            </w:rPr>
          </w:rPrChange>
        </w:rPr>
        <w:t>ut</w:t>
      </w:r>
      <w:r w:rsidR="00A96A35" w:rsidRPr="0027638C">
        <w:rPr>
          <w:spacing w:val="-8"/>
          <w:sz w:val="24"/>
          <w:rPrChange w16du:dateUtc="2026-07-07T18:18:00Z" w:author="Author" w:date="2026-07-07T20:18:00Z" w:id="9593">
            <w:rPr>
              <w:rFonts w:ascii="Times New Roman"/>
              <w:color w:val="000000"/>
              <w:spacing w:val="-5"/>
            </w:rPr>
          </w:rPrChange>
        </w:rPr>
        <w:t xml:space="preserve"> </w:t>
      </w:r>
      <w:r w:rsidR="00A96A35" w:rsidRPr="0027638C">
        <w:rPr>
          <w:sz w:val="24"/>
          <w:rPrChange w16du:dateUtc="2026-07-07T18:18:00Z" w:author="Author" w:date="2026-07-07T20:18:00Z" w:id="9594">
            <w:rPr>
              <w:rFonts w:ascii="Times New Roman"/>
              <w:color w:val="000000"/>
            </w:rPr>
          </w:rPrChange>
        </w:rPr>
        <w:t>labore</w:t>
      </w:r>
      <w:r w:rsidR="00A96A35" w:rsidRPr="0027638C">
        <w:rPr>
          <w:spacing w:val="-8"/>
          <w:sz w:val="24"/>
          <w:rPrChange w16du:dateUtc="2026-07-07T18:18:00Z" w:author="Author" w:date="2026-07-07T20:18:00Z" w:id="9595">
            <w:rPr>
              <w:rFonts w:ascii="Times New Roman"/>
              <w:color w:val="000000"/>
              <w:spacing w:val="-5"/>
            </w:rPr>
          </w:rPrChange>
        </w:rPr>
        <w:t xml:space="preserve"> </w:t>
      </w:r>
      <w:r w:rsidR="00A96A35" w:rsidRPr="0027638C">
        <w:rPr>
          <w:sz w:val="24"/>
          <w:rPrChange w16du:dateUtc="2026-07-07T18:18:00Z" w:author="Author" w:date="2026-07-07T20:18:00Z" w:id="9596">
            <w:rPr>
              <w:rFonts w:ascii="Times New Roman"/>
              <w:color w:val="000000"/>
            </w:rPr>
          </w:rPrChange>
        </w:rPr>
        <w:t>Et,</w:t>
      </w:r>
      <w:r w:rsidR="00A96A35" w:rsidRPr="0027638C">
        <w:rPr>
          <w:spacing w:val="-5"/>
          <w:sz w:val="24"/>
          <w:rPrChange w16du:dateUtc="2026-07-07T18:18:00Z" w:author="Author" w:date="2026-07-07T20:18:00Z" w:id="9597">
            <w:rPr>
              <w:rFonts w:ascii="Times New Roman"/>
              <w:color w:val="000000"/>
              <w:spacing w:val="-2"/>
            </w:rPr>
          </w:rPrChange>
        </w:rPr>
        <w:t xml:space="preserve"> </w:t>
      </w:r>
      <w:r w:rsidR="00A96A35" w:rsidRPr="0027638C">
        <w:rPr>
          <w:sz w:val="24"/>
          <w:rPrChange w16du:dateUtc="2026-07-07T18:18:00Z" w:author="Author" w:date="2026-07-07T20:18:00Z" w:id="9598">
            <w:rPr>
              <w:rFonts w:ascii="Times New Roman"/>
              <w:color w:val="000000"/>
            </w:rPr>
          </w:rPrChange>
        </w:rPr>
        <w:t>Dolore</w:t>
      </w:r>
      <w:r w:rsidR="00A96A35" w:rsidRPr="0027638C">
        <w:rPr>
          <w:spacing w:val="-8"/>
          <w:sz w:val="24"/>
          <w:rPrChange w16du:dateUtc="2026-07-07T18:18:00Z" w:author="Author" w:date="2026-07-07T20:18:00Z" w:id="9599">
            <w:rPr>
              <w:rFonts w:ascii="Times New Roman"/>
              <w:color w:val="000000"/>
              <w:spacing w:val="-5"/>
            </w:rPr>
          </w:rPrChange>
        </w:rPr>
        <w:t xml:space="preserve"> </w:t>
      </w:r>
      <w:r w:rsidR="00A96A35" w:rsidRPr="0027638C">
        <w:rPr>
          <w:sz w:val="24"/>
          <w:rPrChange w16du:dateUtc="2026-07-07T18:18:00Z" w:author="Author" w:date="2026-07-07T20:18:00Z" w:id="9600">
            <w:rPr>
              <w:rFonts w:ascii="Times New Roman"/>
              <w:color w:val="000000"/>
            </w:rPr>
          </w:rPrChange>
        </w:rPr>
        <w:t>magna</w:t>
      </w:r>
      <w:r w:rsidR="00A96A35" w:rsidRPr="0027638C">
        <w:rPr>
          <w:spacing w:val="-9"/>
          <w:sz w:val="24"/>
          <w:rPrChange w16du:dateUtc="2026-07-07T18:18:00Z" w:author="Author" w:date="2026-07-07T20:18:00Z" w:id="9601">
            <w:rPr>
              <w:rFonts w:ascii="Times New Roman"/>
              <w:color w:val="000000"/>
              <w:spacing w:val="-5"/>
            </w:rPr>
          </w:rPrChange>
        </w:rPr>
        <w:t xml:space="preserve"> </w:t>
      </w:r>
      <w:r w:rsidR="00A96A35" w:rsidRPr="0027638C">
        <w:rPr>
          <w:sz w:val="24"/>
          <w:rPrChange w16du:dateUtc="2026-07-07T18:18:00Z" w:author="Author" w:date="2026-07-07T20:18:00Z" w:id="9602">
            <w:rPr>
              <w:rFonts w:ascii="Times New Roman"/>
              <w:color w:val="000000"/>
            </w:rPr>
          </w:rPrChange>
        </w:rPr>
        <w:t>aliqua</w:t>
      </w:r>
      <w:r w:rsidR="00A96A35" w:rsidRPr="0027638C">
        <w:rPr>
          <w:spacing w:val="-9"/>
          <w:sz w:val="24"/>
          <w:rPrChange w16du:dateUtc="2026-07-07T18:18:00Z" w:author="Author" w:date="2026-07-07T20:18:00Z" w:id="9603">
            <w:rPr>
              <w:rFonts w:ascii="Times New Roman"/>
              <w:color w:val="000000"/>
              <w:spacing w:val="-5"/>
            </w:rPr>
          </w:rPrChange>
        </w:rPr>
        <w:t xml:space="preserve"> </w:t>
      </w:r>
      <w:r w:rsidR="00A96A35" w:rsidRPr="0027638C">
        <w:rPr>
          <w:sz w:val="24"/>
          <w:rPrChange w16du:dateUtc="2026-07-07T18:18:00Z" w:author="Author" w:date="2026-07-07T20:18:00Z" w:id="9604">
            <w:rPr>
              <w:rFonts w:ascii="Times New Roman"/>
              <w:color w:val="000000"/>
            </w:rPr>
          </w:rPrChange>
        </w:rPr>
        <w:t>lorem</w:t>
      </w:r>
      <w:r w:rsidR="00A96A35" w:rsidRPr="0027638C">
        <w:rPr>
          <w:spacing w:val="-9"/>
          <w:sz w:val="24"/>
          <w:rPrChange w16du:dateUtc="2026-07-07T18:18:00Z" w:author="Author" w:date="2026-07-07T20:18:00Z" w:id="9605">
            <w:rPr>
              <w:rFonts w:ascii="Times New Roman"/>
              <w:color w:val="000000"/>
              <w:spacing w:val="-5"/>
            </w:rPr>
          </w:rPrChange>
        </w:rPr>
        <w:t xml:space="preserve"> </w:t>
      </w:r>
      <w:r w:rsidR="00A96A35" w:rsidRPr="0027638C">
        <w:rPr>
          <w:sz w:val="24"/>
          <w:rPrChange w16du:dateUtc="2026-07-07T18:18:00Z" w:author="Author" w:date="2026-07-07T20:18:00Z" w:id="9606">
            <w:rPr>
              <w:rFonts w:ascii="Times New Roman" w:hAnsi="Times New Roman"/>
              <w:color w:val="000000"/>
            </w:rPr>
          </w:rPrChange>
        </w:rPr>
        <w:t>ipsum</w:t>
      </w:r>
      <w:del w16du:dateUtc="2026-07-07T18:18:00Z" w:author="Author" w:date="2026-07-07T20:18:00Z" w:id="9607">
        <w:r>
          <w:rPr>
            <w:color w:val="000000"/>
          </w:rPr>
          <w:cr/>
        </w:r>
      </w:del>
      <w:r w:rsidR="00A96A35" w:rsidRPr="0027638C">
        <w:rPr>
          <w:sz w:val="24"/>
          <w:rPrChange w16du:dateUtc="2026-07-07T18:18:00Z" w:author="Author" w:date="2026-07-07T20:18:00Z" w:id="9608">
            <w:rPr>
              <w:rFonts w:ascii="Times New Roman"/>
              <w:color w:val="000000"/>
              <w:spacing w:val="665"/>
            </w:rPr>
          </w:rPrChange>
        </w:rPr>
        <w:t xml:space="preserve"> </w:t>
      </w:r>
      <w:r w:rsidR="00A96A35" w:rsidRPr="0027638C">
        <w:rPr>
          <w:sz w:val="24"/>
          <w:rPrChange w16du:dateUtc="2026-07-07T18:18:00Z" w:author="Author" w:date="2026-07-07T20:18:00Z" w:id="9609">
            <w:rPr>
              <w:rFonts w:ascii="Times New Roman"/>
              <w:color w:val="000000"/>
            </w:rPr>
          </w:rPrChange>
        </w:rPr>
        <w:t>dolor</w:t>
      </w:r>
      <w:r w:rsidR="00A96A35" w:rsidRPr="0027638C">
        <w:rPr>
          <w:sz w:val="24"/>
          <w:rPrChange w16du:dateUtc="2026-07-07T18:18:00Z" w:author="Author" w:date="2026-07-07T20:18:00Z" w:id="9610">
            <w:rPr>
              <w:rFonts w:ascii="Times New Roman"/>
              <w:color w:val="000000"/>
              <w:spacing w:val="9"/>
            </w:rPr>
          </w:rPrChange>
        </w:rPr>
        <w:t xml:space="preserve"> </w:t>
      </w:r>
      <w:r w:rsidR="00A96A35" w:rsidRPr="0027638C">
        <w:rPr>
          <w:sz w:val="24"/>
          <w:rPrChange w16du:dateUtc="2026-07-07T18:18:00Z" w:author="Author" w:date="2026-07-07T20:18:00Z" w:id="9611">
            <w:rPr>
              <w:rFonts w:ascii="Times New Roman"/>
              <w:color w:val="000000"/>
            </w:rPr>
          </w:rPrChange>
        </w:rPr>
        <w:t>sit</w:t>
      </w:r>
      <w:r w:rsidR="00A96A35" w:rsidRPr="0027638C">
        <w:rPr>
          <w:sz w:val="24"/>
          <w:rPrChange w16du:dateUtc="2026-07-07T18:18:00Z" w:author="Author" w:date="2026-07-07T20:18:00Z" w:id="9612">
            <w:rPr>
              <w:rFonts w:ascii="Times New Roman"/>
              <w:color w:val="000000"/>
              <w:spacing w:val="9"/>
            </w:rPr>
          </w:rPrChange>
        </w:rPr>
        <w:t xml:space="preserve"> </w:t>
      </w:r>
      <w:r w:rsidR="00A96A35" w:rsidRPr="0027638C">
        <w:rPr>
          <w:sz w:val="24"/>
          <w:rPrChange w16du:dateUtc="2026-07-07T18:18:00Z" w:author="Author" w:date="2026-07-07T20:18:00Z" w:id="9613">
            <w:rPr>
              <w:rFonts w:ascii="Times New Roman"/>
              <w:color w:val="000000"/>
            </w:rPr>
          </w:rPrChange>
        </w:rPr>
        <w:t>amet</w:t>
      </w:r>
      <w:r w:rsidR="00A96A35" w:rsidRPr="0027638C">
        <w:rPr>
          <w:sz w:val="24"/>
          <w:rPrChange w16du:dateUtc="2026-07-07T18:18:00Z" w:author="Author" w:date="2026-07-07T20:18:00Z" w:id="9614">
            <w:rPr>
              <w:rFonts w:ascii="Times New Roman"/>
              <w:color w:val="000000"/>
              <w:spacing w:val="9"/>
            </w:rPr>
          </w:rPrChange>
        </w:rPr>
        <w:t xml:space="preserve"> </w:t>
      </w:r>
      <w:r w:rsidR="00A96A35" w:rsidRPr="0027638C">
        <w:rPr>
          <w:sz w:val="24"/>
          <w:rPrChange w16du:dateUtc="2026-07-07T18:18:00Z" w:author="Author" w:date="2026-07-07T20:18:00Z" w:id="9615">
            <w:rPr>
              <w:rFonts w:ascii="Times New Roman"/>
              <w:color w:val="000000"/>
            </w:rPr>
          </w:rPrChange>
        </w:rPr>
        <w:t>consectetur</w:t>
      </w:r>
      <w:r w:rsidR="00A96A35" w:rsidRPr="0027638C">
        <w:rPr>
          <w:sz w:val="24"/>
          <w:rPrChange w16du:dateUtc="2026-07-07T18:18:00Z" w:author="Author" w:date="2026-07-07T20:18:00Z" w:id="9616">
            <w:rPr>
              <w:rFonts w:ascii="Times New Roman"/>
              <w:color w:val="000000"/>
              <w:spacing w:val="9"/>
            </w:rPr>
          </w:rPrChange>
        </w:rPr>
        <w:t xml:space="preserve"> </w:t>
      </w:r>
      <w:r w:rsidR="00A96A35" w:rsidRPr="0027638C">
        <w:rPr>
          <w:sz w:val="24"/>
          <w:rPrChange w16du:dateUtc="2026-07-07T18:18:00Z" w:author="Author" w:date="2026-07-07T20:18:00Z" w:id="9617">
            <w:rPr>
              <w:rFonts w:ascii="Times New Roman"/>
              <w:color w:val="000000"/>
            </w:rPr>
          </w:rPrChange>
        </w:rPr>
        <w:t>adipiscing</w:t>
      </w:r>
      <w:r w:rsidR="00A96A35" w:rsidRPr="0027638C">
        <w:rPr>
          <w:sz w:val="24"/>
          <w:rPrChange w16du:dateUtc="2026-07-07T18:18:00Z" w:author="Author" w:date="2026-07-07T20:18:00Z" w:id="9618">
            <w:rPr>
              <w:rFonts w:ascii="Times New Roman"/>
              <w:color w:val="000000"/>
              <w:spacing w:val="9"/>
            </w:rPr>
          </w:rPrChange>
        </w:rPr>
        <w:t xml:space="preserve"> </w:t>
      </w:r>
      <w:r w:rsidR="00A96A35" w:rsidRPr="0027638C">
        <w:rPr>
          <w:sz w:val="24"/>
          <w:rPrChange w16du:dateUtc="2026-07-07T18:18:00Z" w:author="Author" w:date="2026-07-07T20:18:00Z" w:id="9619">
            <w:rPr>
              <w:rFonts w:ascii="Times New Roman"/>
              <w:color w:val="000000"/>
            </w:rPr>
          </w:rPrChange>
        </w:rPr>
        <w:t>elit</w:t>
      </w:r>
      <w:r w:rsidR="00A96A35" w:rsidRPr="0027638C">
        <w:rPr>
          <w:sz w:val="24"/>
          <w:rPrChange w16du:dateUtc="2026-07-07T18:18:00Z" w:author="Author" w:date="2026-07-07T20:18:00Z" w:id="9620">
            <w:rPr>
              <w:rFonts w:ascii="Times New Roman"/>
              <w:color w:val="000000"/>
              <w:spacing w:val="9"/>
            </w:rPr>
          </w:rPrChange>
        </w:rPr>
        <w:t xml:space="preserve"> </w:t>
      </w:r>
      <w:r w:rsidR="00A96A35" w:rsidRPr="0027638C">
        <w:rPr>
          <w:sz w:val="24"/>
          <w:rPrChange w16du:dateUtc="2026-07-07T18:18:00Z" w:author="Author" w:date="2026-07-07T20:18:00Z" w:id="9621">
            <w:rPr>
              <w:rFonts w:ascii="Times New Roman"/>
              <w:color w:val="000000"/>
            </w:rPr>
          </w:rPrChange>
        </w:rPr>
        <w:t>Sed</w:t>
      </w:r>
      <w:r w:rsidR="00A96A35" w:rsidRPr="0027638C">
        <w:rPr>
          <w:sz w:val="24"/>
          <w:rPrChange w16du:dateUtc="2026-07-07T18:18:00Z" w:author="Author" w:date="2026-07-07T20:18:00Z" w:id="9622">
            <w:rPr>
              <w:rFonts w:ascii="Times New Roman"/>
              <w:color w:val="000000"/>
              <w:spacing w:val="9"/>
            </w:rPr>
          </w:rPrChange>
        </w:rPr>
        <w:t xml:space="preserve"> </w:t>
      </w:r>
      <w:r w:rsidR="00A96A35" w:rsidRPr="0027638C">
        <w:rPr>
          <w:sz w:val="24"/>
          <w:rPrChange w16du:dateUtc="2026-07-07T18:18:00Z" w:author="Author" w:date="2026-07-07T20:18:00Z" w:id="9623">
            <w:rPr>
              <w:rFonts w:ascii="Times New Roman"/>
              <w:color w:val="000000"/>
            </w:rPr>
          </w:rPrChange>
        </w:rPr>
        <w:t>do</w:t>
      </w:r>
      <w:r w:rsidR="00A96A35" w:rsidRPr="0027638C">
        <w:rPr>
          <w:sz w:val="24"/>
          <w:rPrChange w16du:dateUtc="2026-07-07T18:18:00Z" w:author="Author" w:date="2026-07-07T20:18:00Z" w:id="9624">
            <w:rPr>
              <w:rFonts w:ascii="Times New Roman"/>
              <w:color w:val="000000"/>
              <w:spacing w:val="9"/>
            </w:rPr>
          </w:rPrChange>
        </w:rPr>
        <w:t xml:space="preserve"> </w:t>
      </w:r>
      <w:r w:rsidR="00A96A35" w:rsidRPr="0027638C">
        <w:rPr>
          <w:sz w:val="24"/>
          <w:rPrChange w16du:dateUtc="2026-07-07T18:18:00Z" w:author="Author" w:date="2026-07-07T20:18:00Z" w:id="9625">
            <w:rPr>
              <w:rFonts w:ascii="Times New Roman"/>
              <w:color w:val="000000"/>
            </w:rPr>
          </w:rPrChange>
        </w:rPr>
        <w:t>eiusmod</w:t>
      </w:r>
      <w:r w:rsidR="00A96A35" w:rsidRPr="0027638C">
        <w:rPr>
          <w:sz w:val="24"/>
          <w:rPrChange w16du:dateUtc="2026-07-07T18:18:00Z" w:author="Author" w:date="2026-07-07T20:18:00Z" w:id="9626">
            <w:rPr>
              <w:rFonts w:ascii="Times New Roman"/>
              <w:color w:val="000000"/>
              <w:spacing w:val="9"/>
            </w:rPr>
          </w:rPrChange>
        </w:rPr>
        <w:t xml:space="preserve"> </w:t>
      </w:r>
      <w:r w:rsidR="00A96A35" w:rsidRPr="0027638C">
        <w:rPr>
          <w:sz w:val="24"/>
          <w:rPrChange w16du:dateUtc="2026-07-07T18:18:00Z" w:author="Author" w:date="2026-07-07T20:18:00Z" w:id="9627">
            <w:rPr>
              <w:rFonts w:ascii="Times New Roman"/>
              <w:color w:val="000000"/>
            </w:rPr>
          </w:rPrChange>
        </w:rPr>
        <w:t>tempor</w:t>
      </w:r>
      <w:r w:rsidR="00A96A35" w:rsidRPr="0027638C">
        <w:rPr>
          <w:sz w:val="24"/>
          <w:rPrChange w16du:dateUtc="2026-07-07T18:18:00Z" w:author="Author" w:date="2026-07-07T20:18:00Z" w:id="9628">
            <w:rPr>
              <w:rFonts w:ascii="Times New Roman"/>
              <w:color w:val="000000"/>
              <w:spacing w:val="9"/>
            </w:rPr>
          </w:rPrChange>
        </w:rPr>
        <w:t xml:space="preserve"> </w:t>
      </w:r>
      <w:r w:rsidR="00A96A35" w:rsidRPr="0027638C">
        <w:rPr>
          <w:sz w:val="24"/>
          <w:rPrChange w16du:dateUtc="2026-07-07T18:18:00Z" w:author="Author" w:date="2026-07-07T20:18:00Z" w:id="9629">
            <w:rPr>
              <w:rFonts w:ascii="Times New Roman"/>
              <w:color w:val="000000"/>
            </w:rPr>
          </w:rPrChange>
        </w:rPr>
        <w:t>incididunt</w:t>
      </w:r>
      <w:r w:rsidR="00A96A35" w:rsidRPr="0027638C">
        <w:rPr>
          <w:sz w:val="24"/>
          <w:rPrChange w16du:dateUtc="2026-07-07T18:18:00Z" w:author="Author" w:date="2026-07-07T20:18:00Z" w:id="9630">
            <w:rPr>
              <w:rFonts w:ascii="Times New Roman"/>
              <w:color w:val="000000"/>
              <w:spacing w:val="9"/>
            </w:rPr>
          </w:rPrChange>
        </w:rPr>
        <w:t xml:space="preserve"> </w:t>
      </w:r>
      <w:r w:rsidR="00A96A35" w:rsidRPr="0027638C">
        <w:rPr>
          <w:sz w:val="24"/>
          <w:rPrChange w16du:dateUtc="2026-07-07T18:18:00Z" w:author="Author" w:date="2026-07-07T20:18:00Z" w:id="9631">
            <w:rPr>
              <w:rFonts w:ascii="Times New Roman" w:hAnsi="Times New Roman"/>
              <w:color w:val="000000"/>
            </w:rPr>
          </w:rPrChange>
        </w:rPr>
        <w:t>Ut’labore</w:t>
      </w:r>
      <w:r w:rsidR="00A96A35" w:rsidRPr="0027638C">
        <w:rPr>
          <w:sz w:val="24"/>
          <w:rPrChange w16du:dateUtc="2026-07-07T18:18:00Z" w:author="Author" w:date="2026-07-07T20:18:00Z" w:id="9632">
            <w:rPr>
              <w:rFonts w:ascii="Times New Roman"/>
              <w:color w:val="000000"/>
              <w:spacing w:val="9"/>
            </w:rPr>
          </w:rPrChange>
        </w:rPr>
        <w:t xml:space="preserve"> </w:t>
      </w:r>
      <w:r w:rsidR="00A96A35" w:rsidRPr="0027638C">
        <w:rPr>
          <w:sz w:val="24"/>
          <w:rPrChange w16du:dateUtc="2026-07-07T18:18:00Z" w:author="Author" w:date="2026-07-07T20:18:00Z" w:id="9633">
            <w:rPr>
              <w:rFonts w:ascii="Times New Roman"/>
              <w:color w:val="000000"/>
            </w:rPr>
          </w:rPrChange>
        </w:rPr>
        <w:t>et</w:t>
      </w:r>
      <w:r w:rsidR="00A96A35" w:rsidRPr="0027638C">
        <w:rPr>
          <w:sz w:val="24"/>
          <w:rPrChange w16du:dateUtc="2026-07-07T18:18:00Z" w:author="Author" w:date="2026-07-07T20:18:00Z" w:id="9634">
            <w:rPr>
              <w:rFonts w:ascii="Times New Roman"/>
              <w:color w:val="000000"/>
              <w:spacing w:val="9"/>
            </w:rPr>
          </w:rPrChange>
        </w:rPr>
        <w:t xml:space="preserve"> </w:t>
      </w:r>
      <w:r w:rsidR="00A96A35" w:rsidRPr="0027638C">
        <w:rPr>
          <w:sz w:val="24"/>
          <w:rPrChange w16du:dateUtc="2026-07-07T18:18:00Z" w:author="Author" w:date="2026-07-07T20:18:00Z" w:id="9635">
            <w:rPr>
              <w:rFonts w:ascii="Times New Roman"/>
              <w:color w:val="000000"/>
            </w:rPr>
          </w:rPrChange>
        </w:rPr>
        <w:t>dolore</w:t>
      </w:r>
      <w:r w:rsidR="00A96A35" w:rsidRPr="0027638C">
        <w:rPr>
          <w:sz w:val="24"/>
          <w:rPrChange w16du:dateUtc="2026-07-07T18:18:00Z" w:author="Author" w:date="2026-07-07T20:18:00Z" w:id="9636">
            <w:rPr>
              <w:rFonts w:ascii="Times New Roman"/>
              <w:color w:val="000000"/>
              <w:spacing w:val="9"/>
            </w:rPr>
          </w:rPrChange>
        </w:rPr>
        <w:t xml:space="preserve"> </w:t>
      </w:r>
      <w:r w:rsidR="00A96A35" w:rsidRPr="0027638C">
        <w:rPr>
          <w:sz w:val="24"/>
          <w:rPrChange w16du:dateUtc="2026-07-07T18:18:00Z" w:author="Author" w:date="2026-07-07T20:18:00Z" w:id="9637">
            <w:rPr>
              <w:rFonts w:ascii="Times New Roman"/>
              <w:color w:val="000000"/>
            </w:rPr>
          </w:rPrChange>
        </w:rPr>
        <w:t>magna</w:t>
      </w:r>
      <w:r w:rsidR="00A96A35" w:rsidRPr="0027638C">
        <w:rPr>
          <w:sz w:val="24"/>
          <w:rPrChange w16du:dateUtc="2026-07-07T18:18:00Z" w:author="Author" w:date="2026-07-07T20:18:00Z" w:id="9638">
            <w:rPr>
              <w:rFonts w:ascii="Times New Roman"/>
              <w:color w:val="000000"/>
              <w:spacing w:val="7"/>
            </w:rPr>
          </w:rPrChange>
        </w:rPr>
        <w:t xml:space="preserve"> </w:t>
      </w:r>
      <w:r w:rsidR="00A96A35" w:rsidRPr="0027638C">
        <w:rPr>
          <w:sz w:val="24"/>
          <w:rPrChange w16du:dateUtc="2026-07-07T18:18:00Z" w:author="Author" w:date="2026-07-07T20:18:00Z" w:id="9639">
            <w:rPr>
              <w:rFonts w:ascii="Times New Roman" w:hAnsi="Times New Roman"/>
              <w:color w:val="000000"/>
            </w:rPr>
          </w:rPrChange>
        </w:rPr>
        <w:t>Aliqua</w:t>
      </w:r>
      <w:del w16du:dateUtc="2026-07-07T18:18:00Z" w:author="Author" w:date="2026-07-07T20:18:00Z" w:id="9640">
        <w:r>
          <w:rPr>
            <w:color w:val="000000"/>
          </w:rPr>
          <w:cr/>
        </w:r>
      </w:del>
      <w:r w:rsidR="00A96A35" w:rsidRPr="0027638C">
        <w:rPr>
          <w:sz w:val="24"/>
          <w:rPrChange w16du:dateUtc="2026-07-07T18:18:00Z" w:author="Author" w:date="2026-07-07T20:18:00Z" w:id="9641">
            <w:rPr>
              <w:rFonts w:ascii="Times New Roman"/>
              <w:color w:val="000000"/>
              <w:spacing w:val="665"/>
            </w:rPr>
          </w:rPrChange>
        </w:rPr>
        <w:t xml:space="preserve"> </w:t>
      </w:r>
      <w:r w:rsidR="00A96A35" w:rsidRPr="0027638C">
        <w:rPr>
          <w:sz w:val="24"/>
          <w:rPrChange w16du:dateUtc="2026-07-07T18:18:00Z" w:author="Author" w:date="2026-07-07T20:18:00Z" w:id="9642">
            <w:rPr>
              <w:rFonts w:ascii="Times New Roman"/>
              <w:color w:val="000000"/>
            </w:rPr>
          </w:rPrChange>
        </w:rPr>
        <w:t>Lorem</w:t>
      </w:r>
      <w:r w:rsidR="00A96A35" w:rsidRPr="0027638C">
        <w:rPr>
          <w:spacing w:val="-14"/>
          <w:sz w:val="24"/>
          <w:rPrChange w16du:dateUtc="2026-07-07T18:18:00Z" w:author="Author" w:date="2026-07-07T20:18:00Z" w:id="9643">
            <w:rPr>
              <w:rFonts w:ascii="Times New Roman"/>
              <w:color w:val="000000"/>
              <w:spacing w:val="-12"/>
            </w:rPr>
          </w:rPrChange>
        </w:rPr>
        <w:t xml:space="preserve"> </w:t>
      </w:r>
      <w:r w:rsidR="00A96A35" w:rsidRPr="0027638C">
        <w:rPr>
          <w:sz w:val="24"/>
          <w:rPrChange w16du:dateUtc="2026-07-07T18:18:00Z" w:author="Author" w:date="2026-07-07T20:18:00Z" w:id="9644">
            <w:rPr>
              <w:rFonts w:ascii="Times New Roman"/>
              <w:color w:val="000000"/>
            </w:rPr>
          </w:rPrChange>
        </w:rPr>
        <w:t>Ipsum</w:t>
      </w:r>
      <w:r w:rsidR="00A96A35" w:rsidRPr="0027638C">
        <w:rPr>
          <w:spacing w:val="-14"/>
          <w:sz w:val="24"/>
          <w:rPrChange w16du:dateUtc="2026-07-07T18:18:00Z" w:author="Author" w:date="2026-07-07T20:18:00Z" w:id="9645">
            <w:rPr>
              <w:rFonts w:ascii="Times New Roman"/>
              <w:color w:val="000000"/>
              <w:spacing w:val="-12"/>
            </w:rPr>
          </w:rPrChange>
        </w:rPr>
        <w:t xml:space="preserve"> </w:t>
      </w:r>
      <w:r w:rsidR="00A96A35" w:rsidRPr="0027638C">
        <w:rPr>
          <w:sz w:val="24"/>
          <w:rPrChange w16du:dateUtc="2026-07-07T18:18:00Z" w:author="Author" w:date="2026-07-07T20:18:00Z" w:id="9646">
            <w:rPr>
              <w:rFonts w:ascii="Times New Roman"/>
              <w:color w:val="000000"/>
            </w:rPr>
          </w:rPrChange>
        </w:rPr>
        <w:t>dolor</w:t>
      </w:r>
      <w:r w:rsidR="00A96A35" w:rsidRPr="0027638C">
        <w:rPr>
          <w:spacing w:val="-14"/>
          <w:sz w:val="24"/>
          <w:rPrChange w16du:dateUtc="2026-07-07T18:18:00Z" w:author="Author" w:date="2026-07-07T20:18:00Z" w:id="9647">
            <w:rPr>
              <w:rFonts w:ascii="Times New Roman"/>
              <w:color w:val="000000"/>
              <w:spacing w:val="-12"/>
            </w:rPr>
          </w:rPrChange>
        </w:rPr>
        <w:t xml:space="preserve"> </w:t>
      </w:r>
      <w:r w:rsidR="00A96A35" w:rsidRPr="0027638C">
        <w:rPr>
          <w:sz w:val="24"/>
          <w:rPrChange w16du:dateUtc="2026-07-07T18:18:00Z" w:author="Author" w:date="2026-07-07T20:18:00Z" w:id="9648">
            <w:rPr>
              <w:rFonts w:ascii="Times New Roman"/>
              <w:color w:val="000000"/>
            </w:rPr>
          </w:rPrChange>
        </w:rPr>
        <w:t>sit</w:t>
      </w:r>
      <w:r w:rsidR="00A96A35" w:rsidRPr="0027638C">
        <w:rPr>
          <w:spacing w:val="-13"/>
          <w:sz w:val="24"/>
          <w:rPrChange w16du:dateUtc="2026-07-07T18:18:00Z" w:author="Author" w:date="2026-07-07T20:18:00Z" w:id="9649">
            <w:rPr>
              <w:rFonts w:ascii="Times New Roman"/>
              <w:color w:val="000000"/>
              <w:spacing w:val="-12"/>
            </w:rPr>
          </w:rPrChange>
        </w:rPr>
        <w:t xml:space="preserve"> </w:t>
      </w:r>
      <w:r w:rsidR="00A96A35" w:rsidRPr="0027638C">
        <w:rPr>
          <w:sz w:val="24"/>
          <w:rPrChange w16du:dateUtc="2026-07-07T18:18:00Z" w:author="Author" w:date="2026-07-07T20:18:00Z" w:id="9650">
            <w:rPr>
              <w:rFonts w:ascii="Times New Roman"/>
              <w:color w:val="000000"/>
            </w:rPr>
          </w:rPrChange>
        </w:rPr>
        <w:t>amet</w:t>
      </w:r>
      <w:r w:rsidR="00A96A35" w:rsidRPr="0027638C">
        <w:rPr>
          <w:spacing w:val="-14"/>
          <w:sz w:val="24"/>
          <w:rPrChange w16du:dateUtc="2026-07-07T18:18:00Z" w:author="Author" w:date="2026-07-07T20:18:00Z" w:id="9651">
            <w:rPr>
              <w:rFonts w:ascii="Times New Roman"/>
              <w:color w:val="000000"/>
              <w:spacing w:val="-12"/>
            </w:rPr>
          </w:rPrChange>
        </w:rPr>
        <w:t xml:space="preserve"> </w:t>
      </w:r>
      <w:r w:rsidR="00A96A35" w:rsidRPr="0027638C">
        <w:rPr>
          <w:sz w:val="24"/>
          <w:rPrChange w16du:dateUtc="2026-07-07T18:18:00Z" w:author="Author" w:date="2026-07-07T20:18:00Z" w:id="9652">
            <w:rPr>
              <w:rFonts w:ascii="Times New Roman"/>
              <w:color w:val="000000"/>
            </w:rPr>
          </w:rPrChange>
        </w:rPr>
        <w:t>consectetur</w:t>
      </w:r>
      <w:r w:rsidR="00A96A35" w:rsidRPr="0027638C">
        <w:rPr>
          <w:spacing w:val="-14"/>
          <w:sz w:val="24"/>
          <w:rPrChange w16du:dateUtc="2026-07-07T18:18:00Z" w:author="Author" w:date="2026-07-07T20:18:00Z" w:id="9653">
            <w:rPr>
              <w:rFonts w:ascii="Times New Roman"/>
              <w:color w:val="000000"/>
              <w:spacing w:val="-12"/>
            </w:rPr>
          </w:rPrChange>
        </w:rPr>
        <w:t xml:space="preserve"> </w:t>
      </w:r>
      <w:r w:rsidR="00A96A35" w:rsidRPr="0027638C">
        <w:rPr>
          <w:sz w:val="24"/>
          <w:rPrChange w16du:dateUtc="2026-07-07T18:18:00Z" w:author="Author" w:date="2026-07-07T20:18:00Z" w:id="9654">
            <w:rPr>
              <w:rFonts w:ascii="Times New Roman"/>
              <w:color w:val="000000"/>
            </w:rPr>
          </w:rPrChange>
        </w:rPr>
        <w:t>Adipiscing</w:t>
      </w:r>
      <w:r w:rsidR="00A96A35" w:rsidRPr="0027638C">
        <w:rPr>
          <w:spacing w:val="-14"/>
          <w:sz w:val="24"/>
          <w:rPrChange w16du:dateUtc="2026-07-07T18:18:00Z" w:author="Author" w:date="2026-07-07T20:18:00Z" w:id="9655">
            <w:rPr>
              <w:rFonts w:ascii="Times New Roman"/>
              <w:color w:val="000000"/>
              <w:spacing w:val="-12"/>
            </w:rPr>
          </w:rPrChange>
        </w:rPr>
        <w:t xml:space="preserve"> </w:t>
      </w:r>
      <w:r w:rsidR="00A96A35" w:rsidRPr="0027638C">
        <w:rPr>
          <w:sz w:val="24"/>
          <w:rPrChange w16du:dateUtc="2026-07-07T18:18:00Z" w:author="Author" w:date="2026-07-07T20:18:00Z" w:id="9656">
            <w:rPr>
              <w:rFonts w:ascii="Times New Roman"/>
              <w:color w:val="000000"/>
            </w:rPr>
          </w:rPrChange>
        </w:rPr>
        <w:t>Elit</w:t>
      </w:r>
      <w:r w:rsidR="00A96A35" w:rsidRPr="0027638C">
        <w:rPr>
          <w:spacing w:val="-13"/>
          <w:sz w:val="24"/>
          <w:rPrChange w16du:dateUtc="2026-07-07T18:18:00Z" w:author="Author" w:date="2026-07-07T20:18:00Z" w:id="9657">
            <w:rPr>
              <w:rFonts w:ascii="Times New Roman"/>
              <w:color w:val="000000"/>
              <w:spacing w:val="-12"/>
            </w:rPr>
          </w:rPrChange>
        </w:rPr>
        <w:t xml:space="preserve"> </w:t>
      </w:r>
      <w:r w:rsidR="00A96A35" w:rsidRPr="0027638C">
        <w:rPr>
          <w:sz w:val="24"/>
          <w:rPrChange w16du:dateUtc="2026-07-07T18:18:00Z" w:author="Author" w:date="2026-07-07T20:18:00Z" w:id="9658">
            <w:rPr>
              <w:rFonts w:ascii="Times New Roman"/>
              <w:color w:val="000000"/>
            </w:rPr>
          </w:rPrChange>
        </w:rPr>
        <w:t>sed</w:t>
      </w:r>
      <w:r w:rsidR="00A96A35" w:rsidRPr="0027638C">
        <w:rPr>
          <w:spacing w:val="-14"/>
          <w:sz w:val="24"/>
          <w:rPrChange w16du:dateUtc="2026-07-07T18:18:00Z" w:author="Author" w:date="2026-07-07T20:18:00Z" w:id="9659">
            <w:rPr>
              <w:rFonts w:ascii="Times New Roman"/>
              <w:color w:val="000000"/>
              <w:spacing w:val="-12"/>
            </w:rPr>
          </w:rPrChange>
        </w:rPr>
        <w:t xml:space="preserve"> </w:t>
      </w:r>
      <w:r w:rsidR="00A96A35" w:rsidRPr="0027638C">
        <w:rPr>
          <w:sz w:val="24"/>
          <w:rPrChange w16du:dateUtc="2026-07-07T18:18:00Z" w:author="Author" w:date="2026-07-07T20:18:00Z" w:id="9660">
            <w:rPr>
              <w:rFonts w:ascii="Times New Roman"/>
              <w:color w:val="000000"/>
            </w:rPr>
          </w:rPrChange>
        </w:rPr>
        <w:t>do</w:t>
      </w:r>
      <w:r w:rsidR="00A96A35" w:rsidRPr="0027638C">
        <w:rPr>
          <w:spacing w:val="-14"/>
          <w:sz w:val="24"/>
          <w:rPrChange w16du:dateUtc="2026-07-07T18:18:00Z" w:author="Author" w:date="2026-07-07T20:18:00Z" w:id="9661">
            <w:rPr>
              <w:rFonts w:ascii="Times New Roman"/>
              <w:color w:val="000000"/>
              <w:spacing w:val="-12"/>
            </w:rPr>
          </w:rPrChange>
        </w:rPr>
        <w:t xml:space="preserve"> </w:t>
      </w:r>
      <w:r w:rsidR="00A96A35" w:rsidRPr="0027638C">
        <w:rPr>
          <w:sz w:val="24"/>
          <w:rPrChange w16du:dateUtc="2026-07-07T18:18:00Z" w:author="Author" w:date="2026-07-07T20:18:00Z" w:id="9662">
            <w:rPr>
              <w:rFonts w:ascii="Times New Roman"/>
              <w:color w:val="000000"/>
            </w:rPr>
          </w:rPrChange>
        </w:rPr>
        <w:t>eiusmod</w:t>
      </w:r>
      <w:r w:rsidR="00A96A35" w:rsidRPr="0027638C">
        <w:rPr>
          <w:spacing w:val="-14"/>
          <w:sz w:val="24"/>
          <w:rPrChange w16du:dateUtc="2026-07-07T18:18:00Z" w:author="Author" w:date="2026-07-07T20:18:00Z" w:id="9663">
            <w:rPr>
              <w:rFonts w:ascii="Times New Roman"/>
              <w:color w:val="000000"/>
              <w:spacing w:val="-12"/>
            </w:rPr>
          </w:rPrChange>
        </w:rPr>
        <w:t xml:space="preserve"> </w:t>
      </w:r>
      <w:r w:rsidR="00A96A35" w:rsidRPr="0027638C">
        <w:rPr>
          <w:sz w:val="24"/>
          <w:rPrChange w16du:dateUtc="2026-07-07T18:18:00Z" w:author="Author" w:date="2026-07-07T20:18:00Z" w:id="9664">
            <w:rPr>
              <w:rFonts w:ascii="Times New Roman"/>
              <w:color w:val="000000"/>
            </w:rPr>
          </w:rPrChange>
        </w:rPr>
        <w:t>tempor</w:t>
      </w:r>
      <w:r w:rsidR="00A96A35" w:rsidRPr="0027638C">
        <w:rPr>
          <w:spacing w:val="-13"/>
          <w:sz w:val="24"/>
          <w:rPrChange w16du:dateUtc="2026-07-07T18:18:00Z" w:author="Author" w:date="2026-07-07T20:18:00Z" w:id="9665">
            <w:rPr>
              <w:rFonts w:ascii="Times New Roman"/>
              <w:color w:val="000000"/>
              <w:spacing w:val="-12"/>
            </w:rPr>
          </w:rPrChange>
        </w:rPr>
        <w:t xml:space="preserve"> </w:t>
      </w:r>
      <w:r w:rsidR="00A96A35" w:rsidRPr="0027638C">
        <w:rPr>
          <w:sz w:val="24"/>
          <w:rPrChange w16du:dateUtc="2026-07-07T18:18:00Z" w:author="Author" w:date="2026-07-07T20:18:00Z" w:id="9666">
            <w:rPr>
              <w:rFonts w:ascii="Times New Roman"/>
              <w:color w:val="000000"/>
            </w:rPr>
          </w:rPrChange>
        </w:rPr>
        <w:t>incididunt</w:t>
      </w:r>
      <w:r w:rsidR="00A96A35" w:rsidRPr="0027638C">
        <w:rPr>
          <w:spacing w:val="-14"/>
          <w:sz w:val="24"/>
          <w:rPrChange w16du:dateUtc="2026-07-07T18:18:00Z" w:author="Author" w:date="2026-07-07T20:18:00Z" w:id="9667">
            <w:rPr>
              <w:rFonts w:ascii="Times New Roman"/>
              <w:color w:val="000000"/>
              <w:spacing w:val="-12"/>
            </w:rPr>
          </w:rPrChange>
        </w:rPr>
        <w:t xml:space="preserve"> </w:t>
      </w:r>
      <w:r w:rsidR="00A96A35" w:rsidRPr="0027638C">
        <w:rPr>
          <w:sz w:val="24"/>
          <w:rPrChange w16du:dateUtc="2026-07-07T18:18:00Z" w:author="Author" w:date="2026-07-07T20:18:00Z" w:id="9668">
            <w:rPr>
              <w:rFonts w:ascii="Times New Roman" w:hAnsi="Times New Roman"/>
              <w:color w:val="000000"/>
            </w:rPr>
          </w:rPrChange>
        </w:rPr>
        <w:t>ut</w:t>
      </w:r>
      <w:del w16du:dateUtc="2026-07-07T18:18:00Z" w:author="Author" w:date="2026-07-07T20:18:00Z" w:id="9669">
        <w:r>
          <w:rPr>
            <w:color w:val="000000"/>
          </w:rPr>
          <w:cr/>
        </w:r>
      </w:del>
      <w:r w:rsidR="00A96A35" w:rsidRPr="0027638C">
        <w:rPr>
          <w:sz w:val="24"/>
          <w:rPrChange w16du:dateUtc="2026-07-07T18:18:00Z" w:author="Author" w:date="2026-07-07T20:18:00Z" w:id="9670">
            <w:rPr>
              <w:rFonts w:ascii="Times New Roman"/>
              <w:color w:val="000000"/>
              <w:spacing w:val="665"/>
            </w:rPr>
          </w:rPrChange>
        </w:rPr>
        <w:t xml:space="preserve"> </w:t>
      </w:r>
      <w:r w:rsidR="00A96A35" w:rsidRPr="0027638C">
        <w:rPr>
          <w:sz w:val="24"/>
          <w:rPrChange w16du:dateUtc="2026-07-07T18:18:00Z" w:author="Author" w:date="2026-07-07T20:18:00Z" w:id="9671">
            <w:rPr>
              <w:rFonts w:ascii="Times New Roman"/>
              <w:color w:val="000000"/>
            </w:rPr>
          </w:rPrChange>
        </w:rPr>
        <w:t xml:space="preserve">labore et dolore magna aliqua lorem ipsum 30 dolor sit </w:t>
      </w:r>
      <w:r w:rsidR="00A96A35" w:rsidRPr="0027638C">
        <w:rPr>
          <w:sz w:val="24"/>
          <w:rPrChange w16du:dateUtc="2026-07-07T18:18:00Z" w:author="Author" w:date="2026-07-07T20:18:00Z" w:id="9672">
            <w:rPr>
              <w:rFonts w:ascii="Times New Roman" w:hAnsi="Times New Roman"/>
              <w:color w:val="000000"/>
            </w:rPr>
          </w:rPrChange>
        </w:rPr>
        <w:t>Amet’consectetur</w:t>
      </w:r>
      <w:r w:rsidR="00A96A35" w:rsidRPr="0027638C">
        <w:rPr>
          <w:sz w:val="24"/>
          <w:rPrChange w16du:dateUtc="2026-07-07T18:18:00Z" w:author="Author" w:date="2026-07-07T20:18:00Z" w:id="9673">
            <w:rPr>
              <w:rFonts w:ascii="Times New Roman"/>
              <w:color w:val="000000"/>
            </w:rPr>
          </w:rPrChange>
        </w:rPr>
        <w:t xml:space="preserve"> adipiscing elit sed do</w:t>
      </w:r>
      <w:del w16du:dateUtc="2026-07-07T18:18:00Z" w:author="Author" w:date="2026-07-07T20:18:00Z" w:id="9674">
        <w:r>
          <w:rPr>
            <w:color w:val="000000"/>
          </w:rPr>
          <w:delText>..</w:delText>
        </w:r>
      </w:del>
      <w:ins w16du:dateUtc="2026-07-07T18:18:00Z" w:author="Author" w:date="2026-07-07T20:18:00Z" w:id="9675">
        <w:r w:rsidR="00A96A35" w:rsidRPr="0027638C">
          <w:rPr>
            <w:sz w:val="24"/>
            <w:szCs w:val="24"/>
          </w:rPr>
          <w:t>.</w:t>
        </w:r>
      </w:ins>
    </w:p>
    <w:p w14:paraId="584D91BF" w14:textId="77777777" w:rsidR="009609E8" w:rsidRDefault="00000000" w:rsidRPr="0027638C">
      <w:pPr>
        <w:pStyle w:val="ListParagraph"/>
        <w:numPr>
          <w:ilvl w:val="1"/>
          <w:numId w:val="5"/>
        </w:numPr>
        <w:tabs>
          <w:tab w:pos="1437" w:val="left"/>
          <w:tab w:pos="1440" w:val="left"/>
        </w:tabs>
        <w:spacing w:before="242" w:line="259" w:lineRule="auto"/>
        <w:ind w:right="355"/>
        <w:rPr>
          <w:sz w:val="24"/>
          <w:rPrChange w16du:dateUtc="2026-07-07T18:18:00Z" w:author="Author" w:date="2026-07-07T20:18:00Z" w:id="9676">
            <w:rPr>
              <w:rFonts w:ascii="Times New Roman"/>
              <w:color w:val="000000"/>
            </w:rPr>
          </w:rPrChange>
        </w:rPr>
        <w:pPrChange w16du:dateUtc="2026-07-07T18:18:00Z" w:author="Author" w:date="2026-07-07T20:18:00Z" w:id="9677">
          <w:pPr>
            <w:spacing w:after="0" w:before="216" w:line="274" w:lineRule="exact"/>
            <w:ind w:left="720"/>
            <w:jc w:val="left"/>
          </w:pPr>
        </w:pPrChange>
      </w:pPr>
      <w:del w16du:dateUtc="2026-07-07T18:18:00Z" w:author="Author" w:date="2026-07-07T20:18:00Z" w:id="9678">
        <w:r>
          <w:rPr>
            <w:color w:val="000000"/>
          </w:rPr>
          <w:delText>(f)</w:delText>
        </w:r>
        <w:r>
          <w:rPr>
            <w:color w:val="000000"/>
            <w:spacing w:val="445"/>
          </w:rPr>
          <w:delText xml:space="preserve"> </w:delText>
        </w:r>
      </w:del>
      <w:r w:rsidR="00A96A35" w:rsidRPr="0027638C">
        <w:rPr>
          <w:sz w:val="24"/>
          <w:u w:val="single"/>
          <w:rPrChange w16du:dateUtc="2026-07-07T18:18:00Z" w:author="Author" w:date="2026-07-07T20:18:00Z" w:id="9679">
            <w:rPr>
              <w:rFonts w:ascii="Times New Roman"/>
              <w:color w:val="000000"/>
              <w:u w:val="single"/>
            </w:rPr>
          </w:rPrChange>
        </w:rPr>
        <w:t>Eiusmod</w:t>
      </w:r>
      <w:r w:rsidR="00A96A35" w:rsidRPr="0027638C">
        <w:rPr>
          <w:sz w:val="24"/>
          <w:rPrChange w16du:dateUtc="2026-07-07T18:18:00Z" w:author="Author" w:date="2026-07-07T20:18:00Z" w:id="9680">
            <w:rPr>
              <w:rFonts w:ascii="Times New Roman"/>
              <w:color w:val="000000"/>
            </w:rPr>
          </w:rPrChange>
        </w:rPr>
        <w:t>.</w:t>
      </w:r>
      <w:r w:rsidR="00A96A35" w:rsidRPr="0027638C">
        <w:rPr>
          <w:sz w:val="24"/>
          <w:rPrChange w16du:dateUtc="2026-07-07T18:18:00Z" w:author="Author" w:date="2026-07-07T20:18:00Z" w:id="9681">
            <w:rPr>
              <w:rFonts w:ascii="Times New Roman"/>
              <w:color w:val="000000"/>
              <w:spacing w:val="21"/>
            </w:rPr>
          </w:rPrChange>
        </w:rPr>
        <w:t xml:space="preserve"> </w:t>
      </w:r>
      <w:r w:rsidR="00A96A35" w:rsidRPr="0027638C">
        <w:rPr>
          <w:sz w:val="24"/>
          <w:rPrChange w16du:dateUtc="2026-07-07T18:18:00Z" w:author="Author" w:date="2026-07-07T20:18:00Z" w:id="9682">
            <w:rPr>
              <w:rFonts w:ascii="Times New Roman"/>
              <w:color w:val="000000"/>
            </w:rPr>
          </w:rPrChange>
        </w:rPr>
        <w:t>Tempor</w:t>
      </w:r>
      <w:r w:rsidR="00A96A35" w:rsidRPr="0027638C">
        <w:rPr>
          <w:sz w:val="24"/>
          <w:rPrChange w16du:dateUtc="2026-07-07T18:18:00Z" w:author="Author" w:date="2026-07-07T20:18:00Z" w:id="9683">
            <w:rPr>
              <w:rFonts w:ascii="Times New Roman"/>
              <w:color w:val="000000"/>
              <w:spacing w:val="21"/>
            </w:rPr>
          </w:rPrChange>
        </w:rPr>
        <w:t xml:space="preserve"> </w:t>
      </w:r>
      <w:r w:rsidR="00A96A35" w:rsidRPr="0027638C">
        <w:rPr>
          <w:sz w:val="24"/>
          <w:rPrChange w16du:dateUtc="2026-07-07T18:18:00Z" w:author="Author" w:date="2026-07-07T20:18:00Z" w:id="9684">
            <w:rPr>
              <w:rFonts w:ascii="Times New Roman"/>
              <w:color w:val="000000"/>
            </w:rPr>
          </w:rPrChange>
        </w:rPr>
        <w:t>Incididunt</w:t>
      </w:r>
      <w:r w:rsidR="00A96A35" w:rsidRPr="0027638C">
        <w:rPr>
          <w:sz w:val="24"/>
          <w:rPrChange w16du:dateUtc="2026-07-07T18:18:00Z" w:author="Author" w:date="2026-07-07T20:18:00Z" w:id="9685">
            <w:rPr>
              <w:rFonts w:ascii="Times New Roman"/>
              <w:color w:val="000000"/>
              <w:spacing w:val="21"/>
            </w:rPr>
          </w:rPrChange>
        </w:rPr>
        <w:t xml:space="preserve"> </w:t>
      </w:r>
      <w:r w:rsidR="00A96A35" w:rsidRPr="0027638C">
        <w:rPr>
          <w:sz w:val="24"/>
          <w:rPrChange w16du:dateUtc="2026-07-07T18:18:00Z" w:author="Author" w:date="2026-07-07T20:18:00Z" w:id="9686">
            <w:rPr>
              <w:rFonts w:ascii="Times New Roman"/>
              <w:color w:val="000000"/>
            </w:rPr>
          </w:rPrChange>
        </w:rPr>
        <w:t>ut</w:t>
      </w:r>
      <w:r w:rsidR="00A96A35" w:rsidRPr="0027638C">
        <w:rPr>
          <w:sz w:val="24"/>
          <w:rPrChange w16du:dateUtc="2026-07-07T18:18:00Z" w:author="Author" w:date="2026-07-07T20:18:00Z" w:id="9687">
            <w:rPr>
              <w:rFonts w:ascii="Times New Roman"/>
              <w:color w:val="000000"/>
              <w:spacing w:val="21"/>
            </w:rPr>
          </w:rPrChange>
        </w:rPr>
        <w:t xml:space="preserve"> </w:t>
      </w:r>
      <w:r w:rsidR="00A96A35" w:rsidRPr="0027638C">
        <w:rPr>
          <w:sz w:val="24"/>
          <w:rPrChange w16du:dateUtc="2026-07-07T18:18:00Z" w:author="Author" w:date="2026-07-07T20:18:00Z" w:id="9688">
            <w:rPr>
              <w:rFonts w:ascii="Times New Roman"/>
              <w:color w:val="000000"/>
            </w:rPr>
          </w:rPrChange>
        </w:rPr>
        <w:t>labore</w:t>
      </w:r>
      <w:r w:rsidR="00A96A35" w:rsidRPr="0027638C">
        <w:rPr>
          <w:sz w:val="24"/>
          <w:rPrChange w16du:dateUtc="2026-07-07T18:18:00Z" w:author="Author" w:date="2026-07-07T20:18:00Z" w:id="9689">
            <w:rPr>
              <w:rFonts w:ascii="Times New Roman"/>
              <w:color w:val="000000"/>
              <w:spacing w:val="21"/>
            </w:rPr>
          </w:rPrChange>
        </w:rPr>
        <w:t xml:space="preserve"> </w:t>
      </w:r>
      <w:r w:rsidR="00A96A35" w:rsidRPr="0027638C">
        <w:rPr>
          <w:sz w:val="24"/>
          <w:rPrChange w16du:dateUtc="2026-07-07T18:18:00Z" w:author="Author" w:date="2026-07-07T20:18:00Z" w:id="9690">
            <w:rPr>
              <w:rFonts w:ascii="Times New Roman"/>
              <w:color w:val="000000"/>
            </w:rPr>
          </w:rPrChange>
        </w:rPr>
        <w:t>et</w:t>
      </w:r>
      <w:r w:rsidR="00A96A35" w:rsidRPr="0027638C">
        <w:rPr>
          <w:sz w:val="24"/>
          <w:rPrChange w16du:dateUtc="2026-07-07T18:18:00Z" w:author="Author" w:date="2026-07-07T20:18:00Z" w:id="9691">
            <w:rPr>
              <w:rFonts w:ascii="Times New Roman"/>
              <w:color w:val="000000"/>
              <w:spacing w:val="20"/>
            </w:rPr>
          </w:rPrChange>
        </w:rPr>
        <w:t xml:space="preserve"> </w:t>
      </w:r>
      <w:r w:rsidR="00A96A35" w:rsidRPr="0027638C">
        <w:rPr>
          <w:sz w:val="24"/>
          <w:rPrChange w16du:dateUtc="2026-07-07T18:18:00Z" w:author="Author" w:date="2026-07-07T20:18:00Z" w:id="9692">
            <w:rPr>
              <w:rFonts w:ascii="Times New Roman"/>
              <w:color w:val="000000"/>
            </w:rPr>
          </w:rPrChange>
        </w:rPr>
        <w:t>dolore</w:t>
      </w:r>
      <w:r w:rsidR="00A96A35" w:rsidRPr="0027638C">
        <w:rPr>
          <w:sz w:val="24"/>
          <w:rPrChange w16du:dateUtc="2026-07-07T18:18:00Z" w:author="Author" w:date="2026-07-07T20:18:00Z" w:id="9693">
            <w:rPr>
              <w:rFonts w:ascii="Times New Roman"/>
              <w:color w:val="000000"/>
              <w:spacing w:val="21"/>
            </w:rPr>
          </w:rPrChange>
        </w:rPr>
        <w:t xml:space="preserve"> </w:t>
      </w:r>
      <w:r w:rsidR="00A96A35" w:rsidRPr="0027638C">
        <w:rPr>
          <w:sz w:val="24"/>
          <w:rPrChange w16du:dateUtc="2026-07-07T18:18:00Z" w:author="Author" w:date="2026-07-07T20:18:00Z" w:id="9694">
            <w:rPr>
              <w:rFonts w:ascii="Times New Roman"/>
              <w:color w:val="000000"/>
            </w:rPr>
          </w:rPrChange>
        </w:rPr>
        <w:t>magna,</w:t>
      </w:r>
      <w:r w:rsidR="00A96A35" w:rsidRPr="0027638C">
        <w:rPr>
          <w:sz w:val="24"/>
          <w:rPrChange w16du:dateUtc="2026-07-07T18:18:00Z" w:author="Author" w:date="2026-07-07T20:18:00Z" w:id="9695">
            <w:rPr>
              <w:rFonts w:ascii="Times New Roman"/>
              <w:color w:val="000000"/>
              <w:spacing w:val="21"/>
            </w:rPr>
          </w:rPrChange>
        </w:rPr>
        <w:t xml:space="preserve"> </w:t>
      </w:r>
      <w:r w:rsidR="00A96A35" w:rsidRPr="0027638C">
        <w:rPr>
          <w:sz w:val="24"/>
          <w:rPrChange w16du:dateUtc="2026-07-07T18:18:00Z" w:author="Author" w:date="2026-07-07T20:18:00Z" w:id="9696">
            <w:rPr>
              <w:rFonts w:ascii="Times New Roman"/>
              <w:color w:val="000000"/>
            </w:rPr>
          </w:rPrChange>
        </w:rPr>
        <w:t>aliqua,</w:t>
      </w:r>
      <w:r w:rsidR="00A96A35" w:rsidRPr="0027638C">
        <w:rPr>
          <w:sz w:val="24"/>
          <w:rPrChange w16du:dateUtc="2026-07-07T18:18:00Z" w:author="Author" w:date="2026-07-07T20:18:00Z" w:id="9697">
            <w:rPr>
              <w:rFonts w:ascii="Times New Roman"/>
              <w:color w:val="000000"/>
              <w:spacing w:val="21"/>
            </w:rPr>
          </w:rPrChange>
        </w:rPr>
        <w:t xml:space="preserve"> </w:t>
      </w:r>
      <w:r w:rsidR="00A96A35" w:rsidRPr="0027638C">
        <w:rPr>
          <w:sz w:val="24"/>
          <w:rPrChange w16du:dateUtc="2026-07-07T18:18:00Z" w:author="Author" w:date="2026-07-07T20:18:00Z" w:id="9698">
            <w:rPr>
              <w:rFonts w:ascii="Times New Roman"/>
              <w:color w:val="000000"/>
            </w:rPr>
          </w:rPrChange>
        </w:rPr>
        <w:t>lorem</w:t>
      </w:r>
      <w:r w:rsidR="00A96A35" w:rsidRPr="0027638C">
        <w:rPr>
          <w:sz w:val="24"/>
          <w:rPrChange w16du:dateUtc="2026-07-07T18:18:00Z" w:author="Author" w:date="2026-07-07T20:18:00Z" w:id="9699">
            <w:rPr>
              <w:rFonts w:ascii="Times New Roman"/>
              <w:color w:val="000000"/>
              <w:spacing w:val="21"/>
            </w:rPr>
          </w:rPrChange>
        </w:rPr>
        <w:t xml:space="preserve"> </w:t>
      </w:r>
      <w:r w:rsidR="00A96A35" w:rsidRPr="0027638C">
        <w:rPr>
          <w:sz w:val="24"/>
          <w:rPrChange w16du:dateUtc="2026-07-07T18:18:00Z" w:author="Author" w:date="2026-07-07T20:18:00Z" w:id="9700">
            <w:rPr>
              <w:rFonts w:ascii="Times New Roman"/>
              <w:color w:val="000000"/>
            </w:rPr>
          </w:rPrChange>
        </w:rPr>
        <w:t>ipsum,</w:t>
      </w:r>
      <w:r w:rsidR="00A96A35" w:rsidRPr="0027638C">
        <w:rPr>
          <w:sz w:val="24"/>
          <w:rPrChange w16du:dateUtc="2026-07-07T18:18:00Z" w:author="Author" w:date="2026-07-07T20:18:00Z" w:id="9701">
            <w:rPr>
              <w:rFonts w:ascii="Times New Roman"/>
              <w:color w:val="000000"/>
              <w:spacing w:val="21"/>
            </w:rPr>
          </w:rPrChange>
        </w:rPr>
        <w:t xml:space="preserve"> </w:t>
      </w:r>
      <w:r w:rsidR="00A96A35" w:rsidRPr="0027638C">
        <w:rPr>
          <w:sz w:val="24"/>
          <w:rPrChange w16du:dateUtc="2026-07-07T18:18:00Z" w:author="Author" w:date="2026-07-07T20:18:00Z" w:id="9702">
            <w:rPr>
              <w:rFonts w:ascii="Times New Roman"/>
              <w:color w:val="000000"/>
            </w:rPr>
          </w:rPrChange>
        </w:rPr>
        <w:t>dolor-sit,</w:t>
      </w:r>
      <w:r w:rsidR="00A96A35" w:rsidRPr="0027638C">
        <w:rPr>
          <w:sz w:val="24"/>
          <w:rPrChange w16du:dateUtc="2026-07-07T18:18:00Z" w:author="Author" w:date="2026-07-07T20:18:00Z" w:id="9703">
            <w:rPr>
              <w:rFonts w:ascii="Times New Roman"/>
              <w:color w:val="000000"/>
              <w:spacing w:val="21"/>
            </w:rPr>
          </w:rPrChange>
        </w:rPr>
        <w:t xml:space="preserve"> </w:t>
      </w:r>
      <w:r w:rsidR="00A96A35" w:rsidRPr="0027638C">
        <w:rPr>
          <w:sz w:val="24"/>
          <w:rPrChange w16du:dateUtc="2026-07-07T18:18:00Z" w:author="Author" w:date="2026-07-07T20:18:00Z" w:id="9704">
            <w:rPr>
              <w:rFonts w:ascii="Times New Roman" w:hAnsi="Times New Roman"/>
              <w:color w:val="000000"/>
            </w:rPr>
          </w:rPrChange>
        </w:rPr>
        <w:t>AMET,</w:t>
      </w:r>
      <w:del w16du:dateUtc="2026-07-07T18:18:00Z" w:author="Author" w:date="2026-07-07T20:18:00Z" w:id="9705">
        <w:r>
          <w:rPr>
            <w:color w:val="000000"/>
          </w:rPr>
          <w:cr/>
        </w:r>
      </w:del>
      <w:r w:rsidR="00A96A35" w:rsidRPr="0027638C">
        <w:rPr>
          <w:sz w:val="24"/>
          <w:rPrChange w16du:dateUtc="2026-07-07T18:18:00Z" w:author="Author" w:date="2026-07-07T20:18:00Z" w:id="9706">
            <w:rPr>
              <w:rFonts w:ascii="Times New Roman"/>
              <w:color w:val="000000"/>
              <w:spacing w:val="665"/>
            </w:rPr>
          </w:rPrChange>
        </w:rPr>
        <w:t xml:space="preserve"> </w:t>
      </w:r>
      <w:r w:rsidR="00A96A35" w:rsidRPr="0027638C">
        <w:rPr>
          <w:sz w:val="24"/>
          <w:rPrChange w16du:dateUtc="2026-07-07T18:18:00Z" w:author="Author" w:date="2026-07-07T20:18:00Z" w:id="9707">
            <w:rPr>
              <w:rFonts w:ascii="Times New Roman"/>
              <w:color w:val="000000"/>
            </w:rPr>
          </w:rPrChange>
        </w:rPr>
        <w:t>CONSECTETUR</w:t>
      </w:r>
      <w:r w:rsidR="00A96A35" w:rsidRPr="0027638C">
        <w:rPr>
          <w:sz w:val="24"/>
          <w:rPrChange w16du:dateUtc="2026-07-07T18:18:00Z" w:author="Author" w:date="2026-07-07T20:18:00Z" w:id="9708">
            <w:rPr>
              <w:rFonts w:ascii="Times New Roman"/>
              <w:color w:val="000000"/>
              <w:spacing w:val="11"/>
            </w:rPr>
          </w:rPrChange>
        </w:rPr>
        <w:t xml:space="preserve"> </w:t>
      </w:r>
      <w:r w:rsidR="00A96A35" w:rsidRPr="0027638C">
        <w:rPr>
          <w:sz w:val="24"/>
          <w:rPrChange w16du:dateUtc="2026-07-07T18:18:00Z" w:author="Author" w:date="2026-07-07T20:18:00Z" w:id="9709">
            <w:rPr>
              <w:rFonts w:ascii="Times New Roman"/>
              <w:color w:val="000000"/>
            </w:rPr>
          </w:rPrChange>
        </w:rPr>
        <w:t>adipiscing</w:t>
      </w:r>
      <w:r w:rsidR="00A96A35" w:rsidRPr="0027638C">
        <w:rPr>
          <w:sz w:val="24"/>
          <w:rPrChange w16du:dateUtc="2026-07-07T18:18:00Z" w:author="Author" w:date="2026-07-07T20:18:00Z" w:id="9710">
            <w:rPr>
              <w:rFonts w:ascii="Times New Roman"/>
              <w:color w:val="000000"/>
              <w:spacing w:val="12"/>
            </w:rPr>
          </w:rPrChange>
        </w:rPr>
        <w:t xml:space="preserve"> </w:t>
      </w:r>
      <w:r w:rsidR="00A96A35" w:rsidRPr="0027638C">
        <w:rPr>
          <w:sz w:val="24"/>
          <w:rPrChange w16du:dateUtc="2026-07-07T18:18:00Z" w:author="Author" w:date="2026-07-07T20:18:00Z" w:id="9711">
            <w:rPr>
              <w:rFonts w:ascii="Times New Roman"/>
              <w:color w:val="000000"/>
            </w:rPr>
          </w:rPrChange>
        </w:rPr>
        <w:t>ELIT,</w:t>
      </w:r>
      <w:r w:rsidR="00A96A35" w:rsidRPr="0027638C">
        <w:rPr>
          <w:sz w:val="24"/>
          <w:rPrChange w16du:dateUtc="2026-07-07T18:18:00Z" w:author="Author" w:date="2026-07-07T20:18:00Z" w:id="9712">
            <w:rPr>
              <w:rFonts w:ascii="Times New Roman"/>
              <w:color w:val="000000"/>
              <w:spacing w:val="12"/>
            </w:rPr>
          </w:rPrChange>
        </w:rPr>
        <w:t xml:space="preserve"> </w:t>
      </w:r>
      <w:r w:rsidR="00A96A35" w:rsidRPr="0027638C">
        <w:rPr>
          <w:sz w:val="24"/>
          <w:rPrChange w16du:dateUtc="2026-07-07T18:18:00Z" w:author="Author" w:date="2026-07-07T20:18:00Z" w:id="9713">
            <w:rPr>
              <w:rFonts w:ascii="Times New Roman"/>
              <w:color w:val="000000"/>
            </w:rPr>
          </w:rPrChange>
        </w:rPr>
        <w:t>sed</w:t>
      </w:r>
      <w:r w:rsidR="00A96A35" w:rsidRPr="0027638C">
        <w:rPr>
          <w:sz w:val="24"/>
          <w:rPrChange w16du:dateUtc="2026-07-07T18:18:00Z" w:author="Author" w:date="2026-07-07T20:18:00Z" w:id="9714">
            <w:rPr>
              <w:rFonts w:ascii="Times New Roman"/>
              <w:color w:val="000000"/>
              <w:spacing w:val="12"/>
            </w:rPr>
          </w:rPrChange>
        </w:rPr>
        <w:t xml:space="preserve"> </w:t>
      </w:r>
      <w:r w:rsidR="00A96A35" w:rsidRPr="0027638C">
        <w:rPr>
          <w:sz w:val="24"/>
          <w:rPrChange w16du:dateUtc="2026-07-07T18:18:00Z" w:author="Author" w:date="2026-07-07T20:18:00Z" w:id="9715">
            <w:rPr>
              <w:rFonts w:ascii="Times New Roman"/>
              <w:color w:val="000000"/>
            </w:rPr>
          </w:rPrChange>
        </w:rPr>
        <w:t>do</w:t>
      </w:r>
      <w:r w:rsidR="00A96A35" w:rsidRPr="0027638C">
        <w:rPr>
          <w:sz w:val="24"/>
          <w:rPrChange w16du:dateUtc="2026-07-07T18:18:00Z" w:author="Author" w:date="2026-07-07T20:18:00Z" w:id="9716">
            <w:rPr>
              <w:rFonts w:ascii="Times New Roman"/>
              <w:color w:val="000000"/>
              <w:spacing w:val="11"/>
            </w:rPr>
          </w:rPrChange>
        </w:rPr>
        <w:t xml:space="preserve"> </w:t>
      </w:r>
      <w:r w:rsidR="00A96A35" w:rsidRPr="0027638C">
        <w:rPr>
          <w:sz w:val="24"/>
          <w:rPrChange w16du:dateUtc="2026-07-07T18:18:00Z" w:author="Author" w:date="2026-07-07T20:18:00Z" w:id="9717">
            <w:rPr>
              <w:rFonts w:ascii="Times New Roman"/>
              <w:color w:val="000000"/>
            </w:rPr>
          </w:rPrChange>
        </w:rPr>
        <w:t>eiusmod</w:t>
      </w:r>
      <w:r w:rsidR="00A96A35" w:rsidRPr="0027638C">
        <w:rPr>
          <w:sz w:val="24"/>
          <w:rPrChange w16du:dateUtc="2026-07-07T18:18:00Z" w:author="Author" w:date="2026-07-07T20:18:00Z" w:id="9718">
            <w:rPr>
              <w:rFonts w:ascii="Times New Roman"/>
              <w:color w:val="000000"/>
              <w:spacing w:val="12"/>
            </w:rPr>
          </w:rPrChange>
        </w:rPr>
        <w:t xml:space="preserve"> </w:t>
      </w:r>
      <w:r w:rsidR="00A96A35" w:rsidRPr="0027638C">
        <w:rPr>
          <w:sz w:val="24"/>
          <w:rPrChange w16du:dateUtc="2026-07-07T18:18:00Z" w:author="Author" w:date="2026-07-07T20:18:00Z" w:id="9719">
            <w:rPr>
              <w:rFonts w:ascii="Times New Roman"/>
              <w:color w:val="000000"/>
            </w:rPr>
          </w:rPrChange>
        </w:rPr>
        <w:t>tempor</w:t>
      </w:r>
      <w:r w:rsidR="00A96A35" w:rsidRPr="0027638C">
        <w:rPr>
          <w:sz w:val="24"/>
          <w:rPrChange w16du:dateUtc="2026-07-07T18:18:00Z" w:author="Author" w:date="2026-07-07T20:18:00Z" w:id="9720">
            <w:rPr>
              <w:rFonts w:ascii="Times New Roman"/>
              <w:color w:val="000000"/>
              <w:spacing w:val="12"/>
            </w:rPr>
          </w:rPrChange>
        </w:rPr>
        <w:t xml:space="preserve"> </w:t>
      </w:r>
      <w:r w:rsidR="00A96A35" w:rsidRPr="0027638C">
        <w:rPr>
          <w:sz w:val="24"/>
          <w:rPrChange w16du:dateUtc="2026-07-07T18:18:00Z" w:author="Author" w:date="2026-07-07T20:18:00Z" w:id="9721">
            <w:rPr>
              <w:rFonts w:ascii="Times New Roman"/>
              <w:color w:val="000000"/>
            </w:rPr>
          </w:rPrChange>
        </w:rPr>
        <w:t>incididunt.</w:t>
      </w:r>
      <w:r w:rsidR="00A96A35" w:rsidRPr="0027638C">
        <w:rPr>
          <w:sz w:val="24"/>
          <w:rPrChange w16du:dateUtc="2026-07-07T18:18:00Z" w:author="Author" w:date="2026-07-07T20:18:00Z" w:id="9722">
            <w:rPr>
              <w:rFonts w:ascii="Times New Roman"/>
              <w:color w:val="000000"/>
              <w:spacing w:val="11"/>
            </w:rPr>
          </w:rPrChange>
        </w:rPr>
        <w:t xml:space="preserve"> </w:t>
      </w:r>
      <w:r w:rsidR="00A96A35" w:rsidRPr="0027638C">
        <w:rPr>
          <w:sz w:val="24"/>
          <w:rPrChange w16du:dateUtc="2026-07-07T18:18:00Z" w:author="Author" w:date="2026-07-07T20:18:00Z" w:id="9723">
            <w:rPr>
              <w:rFonts w:ascii="Times New Roman"/>
              <w:color w:val="000000"/>
            </w:rPr>
          </w:rPrChange>
        </w:rPr>
        <w:t>Ut</w:t>
      </w:r>
      <w:r w:rsidR="00A96A35" w:rsidRPr="0027638C">
        <w:rPr>
          <w:sz w:val="24"/>
          <w:rPrChange w16du:dateUtc="2026-07-07T18:18:00Z" w:author="Author" w:date="2026-07-07T20:18:00Z" w:id="9724">
            <w:rPr>
              <w:rFonts w:ascii="Times New Roman"/>
              <w:color w:val="000000"/>
              <w:spacing w:val="12"/>
            </w:rPr>
          </w:rPrChange>
        </w:rPr>
        <w:t xml:space="preserve"> </w:t>
      </w:r>
      <w:r w:rsidR="00A96A35" w:rsidRPr="0027638C">
        <w:rPr>
          <w:sz w:val="24"/>
          <w:rPrChange w16du:dateUtc="2026-07-07T18:18:00Z" w:author="Author" w:date="2026-07-07T20:18:00Z" w:id="9725">
            <w:rPr>
              <w:rFonts w:ascii="Times New Roman"/>
              <w:color w:val="000000"/>
            </w:rPr>
          </w:rPrChange>
        </w:rPr>
        <w:t>Labore</w:t>
      </w:r>
      <w:r w:rsidR="00A96A35" w:rsidRPr="0027638C">
        <w:rPr>
          <w:sz w:val="24"/>
          <w:rPrChange w16du:dateUtc="2026-07-07T18:18:00Z" w:author="Author" w:date="2026-07-07T20:18:00Z" w:id="9726">
            <w:rPr>
              <w:rFonts w:ascii="Times New Roman"/>
              <w:color w:val="000000"/>
              <w:spacing w:val="12"/>
            </w:rPr>
          </w:rPrChange>
        </w:rPr>
        <w:t xml:space="preserve"> </w:t>
      </w:r>
      <w:r w:rsidR="00A96A35" w:rsidRPr="0027638C">
        <w:rPr>
          <w:sz w:val="24"/>
          <w:rPrChange w16du:dateUtc="2026-07-07T18:18:00Z" w:author="Author" w:date="2026-07-07T20:18:00Z" w:id="9727">
            <w:rPr>
              <w:rFonts w:ascii="Times New Roman"/>
              <w:color w:val="000000"/>
            </w:rPr>
          </w:rPrChange>
        </w:rPr>
        <w:t>et</w:t>
      </w:r>
      <w:r w:rsidR="00A96A35" w:rsidRPr="0027638C">
        <w:rPr>
          <w:sz w:val="24"/>
          <w:rPrChange w16du:dateUtc="2026-07-07T18:18:00Z" w:author="Author" w:date="2026-07-07T20:18:00Z" w:id="9728">
            <w:rPr>
              <w:rFonts w:ascii="Times New Roman"/>
              <w:color w:val="000000"/>
              <w:spacing w:val="12"/>
            </w:rPr>
          </w:rPrChange>
        </w:rPr>
        <w:t xml:space="preserve"> </w:t>
      </w:r>
      <w:r w:rsidR="00A96A35" w:rsidRPr="0027638C">
        <w:rPr>
          <w:sz w:val="24"/>
          <w:rPrChange w16du:dateUtc="2026-07-07T18:18:00Z" w:author="Author" w:date="2026-07-07T20:18:00Z" w:id="9729">
            <w:rPr>
              <w:rFonts w:ascii="Times New Roman"/>
              <w:color w:val="000000"/>
            </w:rPr>
          </w:rPrChange>
        </w:rPr>
        <w:t>dolore</w:t>
      </w:r>
      <w:r w:rsidR="00A96A35" w:rsidRPr="0027638C">
        <w:rPr>
          <w:sz w:val="24"/>
          <w:rPrChange w16du:dateUtc="2026-07-07T18:18:00Z" w:author="Author" w:date="2026-07-07T20:18:00Z" w:id="9730">
            <w:rPr>
              <w:rFonts w:ascii="Times New Roman"/>
              <w:color w:val="000000"/>
              <w:spacing w:val="11"/>
            </w:rPr>
          </w:rPrChange>
        </w:rPr>
        <w:t xml:space="preserve"> </w:t>
      </w:r>
      <w:r w:rsidR="00A96A35" w:rsidRPr="0027638C">
        <w:rPr>
          <w:sz w:val="24"/>
          <w:rPrChange w16du:dateUtc="2026-07-07T18:18:00Z" w:author="Author" w:date="2026-07-07T20:18:00Z" w:id="9731">
            <w:rPr>
              <w:rFonts w:ascii="Times New Roman"/>
              <w:color w:val="000000"/>
            </w:rPr>
          </w:rPrChange>
        </w:rPr>
        <w:t>magna</w:t>
      </w:r>
      <w:r w:rsidR="00A96A35" w:rsidRPr="0027638C">
        <w:rPr>
          <w:sz w:val="24"/>
          <w:rPrChange w16du:dateUtc="2026-07-07T18:18:00Z" w:author="Author" w:date="2026-07-07T20:18:00Z" w:id="9732">
            <w:rPr>
              <w:rFonts w:ascii="Times New Roman"/>
              <w:color w:val="000000"/>
              <w:spacing w:val="11"/>
            </w:rPr>
          </w:rPrChange>
        </w:rPr>
        <w:t xml:space="preserve"> </w:t>
      </w:r>
      <w:r w:rsidR="00A96A35" w:rsidRPr="0027638C">
        <w:rPr>
          <w:sz w:val="24"/>
          <w:rPrChange w16du:dateUtc="2026-07-07T18:18:00Z" w:author="Author" w:date="2026-07-07T20:18:00Z" w:id="9733">
            <w:rPr>
              <w:rFonts w:ascii="Times New Roman"/>
              <w:color w:val="000000"/>
            </w:rPr>
          </w:rPrChange>
        </w:rPr>
        <w:t>aliqua</w:t>
      </w:r>
      <w:r w:rsidR="00A96A35" w:rsidRPr="0027638C">
        <w:rPr>
          <w:sz w:val="24"/>
          <w:rPrChange w16du:dateUtc="2026-07-07T18:18:00Z" w:author="Author" w:date="2026-07-07T20:18:00Z" w:id="9734">
            <w:rPr>
              <w:rFonts w:ascii="Times New Roman"/>
              <w:color w:val="000000"/>
              <w:spacing w:val="12"/>
            </w:rPr>
          </w:rPrChange>
        </w:rPr>
        <w:t xml:space="preserve"> </w:t>
      </w:r>
      <w:r w:rsidR="00A96A35" w:rsidRPr="0027638C">
        <w:rPr>
          <w:sz w:val="24"/>
          <w:rPrChange w16du:dateUtc="2026-07-07T18:18:00Z" w:author="Author" w:date="2026-07-07T20:18:00Z" w:id="9735">
            <w:rPr>
              <w:rFonts w:ascii="Times New Roman" w:hAnsi="Times New Roman"/>
              <w:color w:val="000000"/>
            </w:rPr>
          </w:rPrChange>
        </w:rPr>
        <w:t>lorem</w:t>
      </w:r>
      <w:del w16du:dateUtc="2026-07-07T18:18:00Z" w:author="Author" w:date="2026-07-07T20:18:00Z" w:id="9736">
        <w:r>
          <w:rPr>
            <w:color w:val="000000"/>
          </w:rPr>
          <w:cr/>
        </w:r>
      </w:del>
      <w:r w:rsidR="00A96A35" w:rsidRPr="0027638C">
        <w:rPr>
          <w:sz w:val="24"/>
          <w:rPrChange w16du:dateUtc="2026-07-07T18:18:00Z" w:author="Author" w:date="2026-07-07T20:18:00Z" w:id="9737">
            <w:rPr>
              <w:rFonts w:ascii="Times New Roman"/>
              <w:color w:val="000000"/>
              <w:spacing w:val="665"/>
            </w:rPr>
          </w:rPrChange>
        </w:rPr>
        <w:t xml:space="preserve"> </w:t>
      </w:r>
      <w:r w:rsidR="00A96A35" w:rsidRPr="0027638C">
        <w:rPr>
          <w:sz w:val="24"/>
          <w:rPrChange w16du:dateUtc="2026-07-07T18:18:00Z" w:author="Author" w:date="2026-07-07T20:18:00Z" w:id="9738">
            <w:rPr>
              <w:rFonts w:ascii="Times New Roman"/>
              <w:color w:val="000000"/>
            </w:rPr>
          </w:rPrChange>
        </w:rPr>
        <w:t>ipsum</w:t>
      </w:r>
      <w:r w:rsidR="00A96A35" w:rsidRPr="0027638C">
        <w:rPr>
          <w:sz w:val="24"/>
          <w:rPrChange w16du:dateUtc="2026-07-07T18:18:00Z" w:author="Author" w:date="2026-07-07T20:18:00Z" w:id="9739">
            <w:rPr>
              <w:rFonts w:ascii="Times New Roman"/>
              <w:color w:val="000000"/>
              <w:spacing w:val="35"/>
            </w:rPr>
          </w:rPrChange>
        </w:rPr>
        <w:t xml:space="preserve"> </w:t>
      </w:r>
      <w:r w:rsidR="00A96A35" w:rsidRPr="0027638C">
        <w:rPr>
          <w:sz w:val="24"/>
          <w:rPrChange w16du:dateUtc="2026-07-07T18:18:00Z" w:author="Author" w:date="2026-07-07T20:18:00Z" w:id="9740">
            <w:rPr>
              <w:rFonts w:ascii="Times New Roman"/>
              <w:color w:val="000000"/>
            </w:rPr>
          </w:rPrChange>
        </w:rPr>
        <w:t>dolor</w:t>
      </w:r>
      <w:r w:rsidR="00A96A35" w:rsidRPr="0027638C">
        <w:rPr>
          <w:sz w:val="24"/>
          <w:rPrChange w16du:dateUtc="2026-07-07T18:18:00Z" w:author="Author" w:date="2026-07-07T20:18:00Z" w:id="9741">
            <w:rPr>
              <w:rFonts w:ascii="Times New Roman"/>
              <w:color w:val="000000"/>
              <w:spacing w:val="35"/>
            </w:rPr>
          </w:rPrChange>
        </w:rPr>
        <w:t xml:space="preserve"> </w:t>
      </w:r>
      <w:r w:rsidR="00A96A35" w:rsidRPr="0027638C">
        <w:rPr>
          <w:sz w:val="24"/>
          <w:rPrChange w16du:dateUtc="2026-07-07T18:18:00Z" w:author="Author" w:date="2026-07-07T20:18:00Z" w:id="9742">
            <w:rPr>
              <w:rFonts w:ascii="Times New Roman"/>
              <w:color w:val="000000"/>
            </w:rPr>
          </w:rPrChange>
        </w:rPr>
        <w:t>sit</w:t>
      </w:r>
      <w:r w:rsidR="00A96A35" w:rsidRPr="0027638C">
        <w:rPr>
          <w:sz w:val="24"/>
          <w:rPrChange w16du:dateUtc="2026-07-07T18:18:00Z" w:author="Author" w:date="2026-07-07T20:18:00Z" w:id="9743">
            <w:rPr>
              <w:rFonts w:ascii="Times New Roman"/>
              <w:color w:val="000000"/>
              <w:spacing w:val="35"/>
            </w:rPr>
          </w:rPrChange>
        </w:rPr>
        <w:t xml:space="preserve"> </w:t>
      </w:r>
      <w:r w:rsidR="00A96A35" w:rsidRPr="0027638C">
        <w:rPr>
          <w:sz w:val="24"/>
          <w:rPrChange w16du:dateUtc="2026-07-07T18:18:00Z" w:author="Author" w:date="2026-07-07T20:18:00Z" w:id="9744">
            <w:rPr>
              <w:rFonts w:ascii="Times New Roman"/>
              <w:color w:val="000000"/>
            </w:rPr>
          </w:rPrChange>
        </w:rPr>
        <w:t>amet,</w:t>
      </w:r>
      <w:r w:rsidR="00A96A35" w:rsidRPr="0027638C">
        <w:rPr>
          <w:sz w:val="24"/>
          <w:rPrChange w16du:dateUtc="2026-07-07T18:18:00Z" w:author="Author" w:date="2026-07-07T20:18:00Z" w:id="9745">
            <w:rPr>
              <w:rFonts w:ascii="Times New Roman"/>
              <w:color w:val="000000"/>
              <w:spacing w:val="35"/>
            </w:rPr>
          </w:rPrChange>
        </w:rPr>
        <w:t xml:space="preserve"> </w:t>
      </w:r>
      <w:r w:rsidR="00A96A35" w:rsidRPr="0027638C">
        <w:rPr>
          <w:sz w:val="24"/>
          <w:rPrChange w16du:dateUtc="2026-07-07T18:18:00Z" w:author="Author" w:date="2026-07-07T20:18:00Z" w:id="9746">
            <w:rPr>
              <w:rFonts w:ascii="Times New Roman"/>
              <w:color w:val="000000"/>
            </w:rPr>
          </w:rPrChange>
        </w:rPr>
        <w:t>consectetur,</w:t>
      </w:r>
      <w:r w:rsidR="00A96A35" w:rsidRPr="0027638C">
        <w:rPr>
          <w:sz w:val="24"/>
          <w:rPrChange w16du:dateUtc="2026-07-07T18:18:00Z" w:author="Author" w:date="2026-07-07T20:18:00Z" w:id="9747">
            <w:rPr>
              <w:rFonts w:ascii="Times New Roman"/>
              <w:color w:val="000000"/>
              <w:spacing w:val="35"/>
            </w:rPr>
          </w:rPrChange>
        </w:rPr>
        <w:t xml:space="preserve"> </w:t>
      </w:r>
      <w:r w:rsidR="00A96A35" w:rsidRPr="0027638C">
        <w:rPr>
          <w:sz w:val="24"/>
          <w:rPrChange w16du:dateUtc="2026-07-07T18:18:00Z" w:author="Author" w:date="2026-07-07T20:18:00Z" w:id="9748">
            <w:rPr>
              <w:rFonts w:ascii="Times New Roman"/>
              <w:color w:val="000000"/>
            </w:rPr>
          </w:rPrChange>
        </w:rPr>
        <w:t>adipiscing,</w:t>
      </w:r>
      <w:r w:rsidR="00A96A35" w:rsidRPr="0027638C">
        <w:rPr>
          <w:sz w:val="24"/>
          <w:rPrChange w16du:dateUtc="2026-07-07T18:18:00Z" w:author="Author" w:date="2026-07-07T20:18:00Z" w:id="9749">
            <w:rPr>
              <w:rFonts w:ascii="Times New Roman"/>
              <w:color w:val="000000"/>
              <w:spacing w:val="35"/>
            </w:rPr>
          </w:rPrChange>
        </w:rPr>
        <w:t xml:space="preserve"> </w:t>
      </w:r>
      <w:r w:rsidR="00A96A35" w:rsidRPr="0027638C">
        <w:rPr>
          <w:sz w:val="24"/>
          <w:rPrChange w16du:dateUtc="2026-07-07T18:18:00Z" w:author="Author" w:date="2026-07-07T20:18:00Z" w:id="9750">
            <w:rPr>
              <w:rFonts w:ascii="Times New Roman"/>
              <w:color w:val="000000"/>
            </w:rPr>
          </w:rPrChange>
        </w:rPr>
        <w:t>elit,</w:t>
      </w:r>
      <w:r w:rsidR="00A96A35" w:rsidRPr="0027638C">
        <w:rPr>
          <w:sz w:val="24"/>
          <w:rPrChange w16du:dateUtc="2026-07-07T18:18:00Z" w:author="Author" w:date="2026-07-07T20:18:00Z" w:id="9751">
            <w:rPr>
              <w:rFonts w:ascii="Times New Roman"/>
              <w:color w:val="000000"/>
              <w:spacing w:val="35"/>
            </w:rPr>
          </w:rPrChange>
        </w:rPr>
        <w:t xml:space="preserve"> </w:t>
      </w:r>
      <w:r w:rsidR="00A96A35" w:rsidRPr="0027638C">
        <w:rPr>
          <w:sz w:val="24"/>
          <w:rPrChange w16du:dateUtc="2026-07-07T18:18:00Z" w:author="Author" w:date="2026-07-07T20:18:00Z" w:id="9752">
            <w:rPr>
              <w:rFonts w:ascii="Times New Roman"/>
              <w:color w:val="000000"/>
            </w:rPr>
          </w:rPrChange>
        </w:rPr>
        <w:t>sed</w:t>
      </w:r>
      <w:r w:rsidR="00A96A35" w:rsidRPr="0027638C">
        <w:rPr>
          <w:sz w:val="24"/>
          <w:rPrChange w16du:dateUtc="2026-07-07T18:18:00Z" w:author="Author" w:date="2026-07-07T20:18:00Z" w:id="9753">
            <w:rPr>
              <w:rFonts w:ascii="Times New Roman"/>
              <w:color w:val="000000"/>
              <w:spacing w:val="35"/>
            </w:rPr>
          </w:rPrChange>
        </w:rPr>
        <w:t xml:space="preserve"> </w:t>
      </w:r>
      <w:r w:rsidR="00A96A35" w:rsidRPr="0027638C">
        <w:rPr>
          <w:sz w:val="24"/>
          <w:rPrChange w16du:dateUtc="2026-07-07T18:18:00Z" w:author="Author" w:date="2026-07-07T20:18:00Z" w:id="9754">
            <w:rPr>
              <w:rFonts w:ascii="Times New Roman"/>
              <w:color w:val="000000"/>
            </w:rPr>
          </w:rPrChange>
        </w:rPr>
        <w:t>do</w:t>
      </w:r>
      <w:r w:rsidR="00A96A35" w:rsidRPr="0027638C">
        <w:rPr>
          <w:sz w:val="24"/>
          <w:rPrChange w16du:dateUtc="2026-07-07T18:18:00Z" w:author="Author" w:date="2026-07-07T20:18:00Z" w:id="9755">
            <w:rPr>
              <w:rFonts w:ascii="Times New Roman"/>
              <w:color w:val="000000"/>
              <w:spacing w:val="35"/>
            </w:rPr>
          </w:rPrChange>
        </w:rPr>
        <w:t xml:space="preserve"> </w:t>
      </w:r>
      <w:r w:rsidR="00A96A35" w:rsidRPr="0027638C">
        <w:rPr>
          <w:sz w:val="24"/>
          <w:rPrChange w16du:dateUtc="2026-07-07T18:18:00Z" w:author="Author" w:date="2026-07-07T20:18:00Z" w:id="9756">
            <w:rPr>
              <w:rFonts w:ascii="Times New Roman"/>
              <w:color w:val="000000"/>
            </w:rPr>
          </w:rPrChange>
        </w:rPr>
        <w:t>eiusmod</w:t>
      </w:r>
      <w:r w:rsidR="00A96A35" w:rsidRPr="0027638C">
        <w:rPr>
          <w:sz w:val="24"/>
          <w:rPrChange w16du:dateUtc="2026-07-07T18:18:00Z" w:author="Author" w:date="2026-07-07T20:18:00Z" w:id="9757">
            <w:rPr>
              <w:rFonts w:ascii="Times New Roman"/>
              <w:color w:val="000000"/>
              <w:spacing w:val="35"/>
            </w:rPr>
          </w:rPrChange>
        </w:rPr>
        <w:t xml:space="preserve"> </w:t>
      </w:r>
      <w:r w:rsidR="00A96A35" w:rsidRPr="0027638C">
        <w:rPr>
          <w:sz w:val="24"/>
          <w:rPrChange w16du:dateUtc="2026-07-07T18:18:00Z" w:author="Author" w:date="2026-07-07T20:18:00Z" w:id="9758">
            <w:rPr>
              <w:rFonts w:ascii="Times New Roman"/>
              <w:color w:val="000000"/>
            </w:rPr>
          </w:rPrChange>
        </w:rPr>
        <w:t>tempor</w:t>
      </w:r>
      <w:r w:rsidR="00A96A35" w:rsidRPr="0027638C">
        <w:rPr>
          <w:sz w:val="24"/>
          <w:rPrChange w16du:dateUtc="2026-07-07T18:18:00Z" w:author="Author" w:date="2026-07-07T20:18:00Z" w:id="9759">
            <w:rPr>
              <w:rFonts w:ascii="Times New Roman"/>
              <w:color w:val="000000"/>
              <w:spacing w:val="35"/>
            </w:rPr>
          </w:rPrChange>
        </w:rPr>
        <w:t xml:space="preserve"> </w:t>
      </w:r>
      <w:r w:rsidR="00A96A35" w:rsidRPr="0027638C">
        <w:rPr>
          <w:sz w:val="24"/>
          <w:rPrChange w16du:dateUtc="2026-07-07T18:18:00Z" w:author="Author" w:date="2026-07-07T20:18:00Z" w:id="9760">
            <w:rPr>
              <w:rFonts w:ascii="Times New Roman"/>
              <w:color w:val="000000"/>
            </w:rPr>
          </w:rPrChange>
        </w:rPr>
        <w:t>incididunt</w:t>
      </w:r>
      <w:r w:rsidR="00A96A35" w:rsidRPr="0027638C">
        <w:rPr>
          <w:sz w:val="24"/>
          <w:rPrChange w16du:dateUtc="2026-07-07T18:18:00Z" w:author="Author" w:date="2026-07-07T20:18:00Z" w:id="9761">
            <w:rPr>
              <w:rFonts w:ascii="Times New Roman"/>
              <w:color w:val="000000"/>
              <w:spacing w:val="35"/>
            </w:rPr>
          </w:rPrChange>
        </w:rPr>
        <w:t xml:space="preserve"> </w:t>
      </w:r>
      <w:r w:rsidR="00A96A35" w:rsidRPr="0027638C">
        <w:rPr>
          <w:sz w:val="24"/>
          <w:rPrChange w16du:dateUtc="2026-07-07T18:18:00Z" w:author="Author" w:date="2026-07-07T20:18:00Z" w:id="9762">
            <w:rPr>
              <w:rFonts w:ascii="Times New Roman" w:hAnsi="Times New Roman"/>
              <w:color w:val="000000"/>
              <w:spacing w:val="-1"/>
            </w:rPr>
          </w:rPrChange>
        </w:rPr>
        <w:t>ut</w:t>
      </w:r>
      <w:del w16du:dateUtc="2026-07-07T18:18:00Z" w:author="Author" w:date="2026-07-07T20:18:00Z" w:id="9763">
        <w:r>
          <w:rPr>
            <w:color w:val="000000"/>
            <w:spacing w:val="-1"/>
          </w:rPr>
          <w:cr/>
        </w:r>
      </w:del>
      <w:r w:rsidR="00A96A35" w:rsidRPr="0027638C">
        <w:rPr>
          <w:sz w:val="24"/>
          <w:rPrChange w16du:dateUtc="2026-07-07T18:18:00Z" w:author="Author" w:date="2026-07-07T20:18:00Z" w:id="9764">
            <w:rPr>
              <w:rFonts w:ascii="Times New Roman"/>
              <w:color w:val="000000"/>
              <w:spacing w:val="665"/>
            </w:rPr>
          </w:rPrChange>
        </w:rPr>
        <w:t xml:space="preserve"> </w:t>
      </w:r>
      <w:r w:rsidR="00A96A35" w:rsidRPr="0027638C">
        <w:rPr>
          <w:sz w:val="24"/>
          <w:rPrChange w16du:dateUtc="2026-07-07T18:18:00Z" w:author="Author" w:date="2026-07-07T20:18:00Z" w:id="9765">
            <w:rPr>
              <w:rFonts w:ascii="Times New Roman"/>
              <w:color w:val="000000"/>
            </w:rPr>
          </w:rPrChange>
        </w:rPr>
        <w:t>labore</w:t>
      </w:r>
      <w:r w:rsidR="00A96A35" w:rsidRPr="0027638C">
        <w:rPr>
          <w:sz w:val="24"/>
          <w:rPrChange w16du:dateUtc="2026-07-07T18:18:00Z" w:author="Author" w:date="2026-07-07T20:18:00Z" w:id="9766">
            <w:rPr>
              <w:rFonts w:ascii="Times New Roman"/>
              <w:color w:val="000000"/>
              <w:spacing w:val="59"/>
            </w:rPr>
          </w:rPrChange>
        </w:rPr>
        <w:t xml:space="preserve"> </w:t>
      </w:r>
      <w:r w:rsidR="00A96A35" w:rsidRPr="0027638C">
        <w:rPr>
          <w:sz w:val="24"/>
          <w:rPrChange w16du:dateUtc="2026-07-07T18:18:00Z" w:author="Author" w:date="2026-07-07T20:18:00Z" w:id="9767">
            <w:rPr>
              <w:rFonts w:ascii="Times New Roman"/>
              <w:color w:val="000000"/>
            </w:rPr>
          </w:rPrChange>
        </w:rPr>
        <w:t>(et</w:t>
      </w:r>
      <w:r w:rsidR="00A96A35" w:rsidRPr="0027638C">
        <w:rPr>
          <w:sz w:val="24"/>
          <w:rPrChange w16du:dateUtc="2026-07-07T18:18:00Z" w:author="Author" w:date="2026-07-07T20:18:00Z" w:id="9768">
            <w:rPr>
              <w:rFonts w:ascii="Times New Roman"/>
              <w:color w:val="000000"/>
              <w:spacing w:val="59"/>
            </w:rPr>
          </w:rPrChange>
        </w:rPr>
        <w:t xml:space="preserve"> </w:t>
      </w:r>
      <w:r w:rsidR="00A96A35" w:rsidRPr="0027638C">
        <w:rPr>
          <w:sz w:val="24"/>
          <w:rPrChange w16du:dateUtc="2026-07-07T18:18:00Z" w:author="Author" w:date="2026-07-07T20:18:00Z" w:id="9769">
            <w:rPr>
              <w:rFonts w:ascii="Times New Roman"/>
              <w:color w:val="000000"/>
            </w:rPr>
          </w:rPrChange>
        </w:rPr>
        <w:t>dolore</w:t>
      </w:r>
      <w:r w:rsidR="00A96A35" w:rsidRPr="0027638C">
        <w:rPr>
          <w:sz w:val="24"/>
          <w:rPrChange w16du:dateUtc="2026-07-07T18:18:00Z" w:author="Author" w:date="2026-07-07T20:18:00Z" w:id="9770">
            <w:rPr>
              <w:rFonts w:ascii="Times New Roman"/>
              <w:color w:val="000000"/>
              <w:spacing w:val="59"/>
            </w:rPr>
          </w:rPrChange>
        </w:rPr>
        <w:t xml:space="preserve"> </w:t>
      </w:r>
      <w:r w:rsidR="00A96A35" w:rsidRPr="0027638C">
        <w:rPr>
          <w:sz w:val="24"/>
          <w:rPrChange w16du:dateUtc="2026-07-07T18:18:00Z" w:author="Author" w:date="2026-07-07T20:18:00Z" w:id="9771">
            <w:rPr>
              <w:rFonts w:ascii="Times New Roman"/>
              <w:color w:val="000000"/>
            </w:rPr>
          </w:rPrChange>
        </w:rPr>
        <w:t>magna</w:t>
      </w:r>
      <w:r w:rsidR="00A96A35" w:rsidRPr="0027638C">
        <w:rPr>
          <w:sz w:val="24"/>
          <w:rPrChange w16du:dateUtc="2026-07-07T18:18:00Z" w:author="Author" w:date="2026-07-07T20:18:00Z" w:id="9772">
            <w:rPr>
              <w:rFonts w:ascii="Times New Roman"/>
              <w:color w:val="000000"/>
              <w:spacing w:val="59"/>
            </w:rPr>
          </w:rPrChange>
        </w:rPr>
        <w:t xml:space="preserve"> </w:t>
      </w:r>
      <w:r w:rsidR="00A96A35" w:rsidRPr="0027638C">
        <w:rPr>
          <w:sz w:val="24"/>
          <w:rPrChange w16du:dateUtc="2026-07-07T18:18:00Z" w:author="Author" w:date="2026-07-07T20:18:00Z" w:id="9773">
            <w:rPr>
              <w:rFonts w:ascii="Times New Roman"/>
              <w:color w:val="000000"/>
            </w:rPr>
          </w:rPrChange>
        </w:rPr>
        <w:t>aliqua</w:t>
      </w:r>
      <w:r w:rsidR="00A96A35" w:rsidRPr="0027638C">
        <w:rPr>
          <w:sz w:val="24"/>
          <w:rPrChange w16du:dateUtc="2026-07-07T18:18:00Z" w:author="Author" w:date="2026-07-07T20:18:00Z" w:id="9774">
            <w:rPr>
              <w:rFonts w:ascii="Times New Roman"/>
              <w:color w:val="000000"/>
              <w:spacing w:val="59"/>
            </w:rPr>
          </w:rPrChange>
        </w:rPr>
        <w:t xml:space="preserve"> </w:t>
      </w:r>
      <w:r w:rsidR="00A96A35" w:rsidRPr="0027638C">
        <w:rPr>
          <w:sz w:val="24"/>
          <w:rPrChange w16du:dateUtc="2026-07-07T18:18:00Z" w:author="Author" w:date="2026-07-07T20:18:00Z" w:id="9775">
            <w:rPr>
              <w:rFonts w:ascii="Times New Roman"/>
              <w:color w:val="000000"/>
            </w:rPr>
          </w:rPrChange>
        </w:rPr>
        <w:t>lorem)</w:t>
      </w:r>
      <w:r w:rsidR="00A96A35" w:rsidRPr="0027638C">
        <w:rPr>
          <w:sz w:val="24"/>
          <w:rPrChange w16du:dateUtc="2026-07-07T18:18:00Z" w:author="Author" w:date="2026-07-07T20:18:00Z" w:id="9776">
            <w:rPr>
              <w:rFonts w:ascii="Times New Roman"/>
              <w:color w:val="000000"/>
              <w:spacing w:val="59"/>
            </w:rPr>
          </w:rPrChange>
        </w:rPr>
        <w:t xml:space="preserve"> </w:t>
      </w:r>
      <w:r w:rsidR="00A96A35" w:rsidRPr="0027638C">
        <w:rPr>
          <w:sz w:val="24"/>
          <w:rPrChange w16du:dateUtc="2026-07-07T18:18:00Z" w:author="Author" w:date="2026-07-07T20:18:00Z" w:id="9777">
            <w:rPr>
              <w:rFonts w:ascii="Times New Roman"/>
              <w:color w:val="000000"/>
            </w:rPr>
          </w:rPrChange>
        </w:rPr>
        <w:t>ipsum</w:t>
      </w:r>
      <w:r w:rsidR="00A96A35" w:rsidRPr="0027638C">
        <w:rPr>
          <w:sz w:val="24"/>
          <w:rPrChange w16du:dateUtc="2026-07-07T18:18:00Z" w:author="Author" w:date="2026-07-07T20:18:00Z" w:id="9778">
            <w:rPr>
              <w:rFonts w:ascii="Times New Roman"/>
              <w:color w:val="000000"/>
              <w:spacing w:val="59"/>
            </w:rPr>
          </w:rPrChange>
        </w:rPr>
        <w:t xml:space="preserve"> </w:t>
      </w:r>
      <w:r w:rsidR="00A96A35" w:rsidRPr="0027638C">
        <w:rPr>
          <w:sz w:val="24"/>
          <w:rPrChange w16du:dateUtc="2026-07-07T18:18:00Z" w:author="Author" w:date="2026-07-07T20:18:00Z" w:id="9779">
            <w:rPr>
              <w:rFonts w:ascii="Times New Roman"/>
              <w:color w:val="000000"/>
            </w:rPr>
          </w:rPrChange>
        </w:rPr>
        <w:t>dolor</w:t>
      </w:r>
      <w:r w:rsidR="00A96A35" w:rsidRPr="0027638C">
        <w:rPr>
          <w:sz w:val="24"/>
          <w:rPrChange w16du:dateUtc="2026-07-07T18:18:00Z" w:author="Author" w:date="2026-07-07T20:18:00Z" w:id="9780">
            <w:rPr>
              <w:rFonts w:ascii="Times New Roman"/>
              <w:color w:val="000000"/>
              <w:spacing w:val="59"/>
            </w:rPr>
          </w:rPrChange>
        </w:rPr>
        <w:t xml:space="preserve"> </w:t>
      </w:r>
      <w:r w:rsidR="00A96A35" w:rsidRPr="0027638C">
        <w:rPr>
          <w:sz w:val="24"/>
          <w:rPrChange w16du:dateUtc="2026-07-07T18:18:00Z" w:author="Author" w:date="2026-07-07T20:18:00Z" w:id="9781">
            <w:rPr>
              <w:rFonts w:ascii="Times New Roman"/>
              <w:color w:val="000000"/>
            </w:rPr>
          </w:rPrChange>
        </w:rPr>
        <w:t>sit</w:t>
      </w:r>
      <w:r w:rsidR="00A96A35" w:rsidRPr="0027638C">
        <w:rPr>
          <w:sz w:val="24"/>
          <w:rPrChange w16du:dateUtc="2026-07-07T18:18:00Z" w:author="Author" w:date="2026-07-07T20:18:00Z" w:id="9782">
            <w:rPr>
              <w:rFonts w:ascii="Times New Roman"/>
              <w:color w:val="000000"/>
              <w:spacing w:val="59"/>
            </w:rPr>
          </w:rPrChange>
        </w:rPr>
        <w:t xml:space="preserve"> </w:t>
      </w:r>
      <w:r w:rsidR="00A96A35" w:rsidRPr="0027638C">
        <w:rPr>
          <w:sz w:val="24"/>
          <w:rPrChange w16du:dateUtc="2026-07-07T18:18:00Z" w:author="Author" w:date="2026-07-07T20:18:00Z" w:id="9783">
            <w:rPr>
              <w:rFonts w:ascii="Times New Roman"/>
              <w:color w:val="000000"/>
            </w:rPr>
          </w:rPrChange>
        </w:rPr>
        <w:t>amet</w:t>
      </w:r>
      <w:r w:rsidR="00A96A35" w:rsidRPr="0027638C">
        <w:rPr>
          <w:sz w:val="24"/>
          <w:rPrChange w16du:dateUtc="2026-07-07T18:18:00Z" w:author="Author" w:date="2026-07-07T20:18:00Z" w:id="9784">
            <w:rPr>
              <w:rFonts w:ascii="Times New Roman"/>
              <w:color w:val="000000"/>
              <w:spacing w:val="59"/>
            </w:rPr>
          </w:rPrChange>
        </w:rPr>
        <w:t xml:space="preserve"> </w:t>
      </w:r>
      <w:r w:rsidR="00A96A35" w:rsidRPr="0027638C">
        <w:rPr>
          <w:sz w:val="24"/>
          <w:rPrChange w16du:dateUtc="2026-07-07T18:18:00Z" w:author="Author" w:date="2026-07-07T20:18:00Z" w:id="9785">
            <w:rPr>
              <w:rFonts w:ascii="Times New Roman" w:hAnsi="Times New Roman"/>
              <w:color w:val="000000"/>
            </w:rPr>
          </w:rPrChange>
        </w:rPr>
        <w:t>consectetur</w:t>
      </w:r>
      <w:del w16du:dateUtc="2026-07-07T18:18:00Z" w:author="Author" w:date="2026-07-07T20:18:00Z" w:id="9786">
        <w:r>
          <w:rPr>
            <w:color w:val="000000"/>
          </w:rPr>
          <w:cr/>
        </w:r>
      </w:del>
      <w:r w:rsidR="00A96A35" w:rsidRPr="0027638C">
        <w:rPr>
          <w:sz w:val="24"/>
          <w:rPrChange w16du:dateUtc="2026-07-07T18:18:00Z" w:author="Author" w:date="2026-07-07T20:18:00Z" w:id="9787">
            <w:rPr>
              <w:rFonts w:ascii="Times New Roman"/>
              <w:color w:val="000000"/>
              <w:spacing w:val="665"/>
            </w:rPr>
          </w:rPrChange>
        </w:rPr>
        <w:t xml:space="preserve"> </w:t>
      </w:r>
      <w:r w:rsidR="00A96A35" w:rsidRPr="0027638C">
        <w:rPr>
          <w:sz w:val="24"/>
          <w:rPrChange w16du:dateUtc="2026-07-07T18:18:00Z" w:author="Author" w:date="2026-07-07T20:18:00Z" w:id="9788">
            <w:rPr>
              <w:rFonts w:ascii="Times New Roman"/>
              <w:color w:val="000000"/>
            </w:rPr>
          </w:rPrChange>
        </w:rPr>
        <w:t>adipiscing</w:t>
      </w:r>
      <w:r w:rsidR="00A96A35" w:rsidRPr="0027638C">
        <w:rPr>
          <w:sz w:val="24"/>
          <w:rPrChange w16du:dateUtc="2026-07-07T18:18:00Z" w:author="Author" w:date="2026-07-07T20:18:00Z" w:id="9789">
            <w:rPr>
              <w:rFonts w:ascii="Times New Roman"/>
              <w:color w:val="000000"/>
              <w:spacing w:val="18"/>
            </w:rPr>
          </w:rPrChange>
        </w:rPr>
        <w:t xml:space="preserve"> </w:t>
      </w:r>
      <w:r w:rsidR="00A96A35" w:rsidRPr="0027638C">
        <w:rPr>
          <w:sz w:val="24"/>
          <w:rPrChange w16du:dateUtc="2026-07-07T18:18:00Z" w:author="Author" w:date="2026-07-07T20:18:00Z" w:id="9790">
            <w:rPr>
              <w:rFonts w:ascii="Times New Roman"/>
              <w:color w:val="000000"/>
            </w:rPr>
          </w:rPrChange>
        </w:rPr>
        <w:t>elit</w:t>
      </w:r>
      <w:r w:rsidR="00A96A35" w:rsidRPr="0027638C">
        <w:rPr>
          <w:sz w:val="24"/>
          <w:rPrChange w16du:dateUtc="2026-07-07T18:18:00Z" w:author="Author" w:date="2026-07-07T20:18:00Z" w:id="9791">
            <w:rPr>
              <w:rFonts w:ascii="Times New Roman"/>
              <w:color w:val="000000"/>
              <w:spacing w:val="18"/>
            </w:rPr>
          </w:rPrChange>
        </w:rPr>
        <w:t xml:space="preserve"> </w:t>
      </w:r>
      <w:r w:rsidR="00A96A35" w:rsidRPr="0027638C">
        <w:rPr>
          <w:sz w:val="24"/>
          <w:rPrChange w16du:dateUtc="2026-07-07T18:18:00Z" w:author="Author" w:date="2026-07-07T20:18:00Z" w:id="9792">
            <w:rPr>
              <w:rFonts w:ascii="Times New Roman"/>
              <w:color w:val="000000"/>
            </w:rPr>
          </w:rPrChange>
        </w:rPr>
        <w:t>sed</w:t>
      </w:r>
      <w:r w:rsidR="00A96A35" w:rsidRPr="0027638C">
        <w:rPr>
          <w:sz w:val="24"/>
          <w:rPrChange w16du:dateUtc="2026-07-07T18:18:00Z" w:author="Author" w:date="2026-07-07T20:18:00Z" w:id="9793">
            <w:rPr>
              <w:rFonts w:ascii="Times New Roman"/>
              <w:color w:val="000000"/>
              <w:spacing w:val="18"/>
            </w:rPr>
          </w:rPrChange>
        </w:rPr>
        <w:t xml:space="preserve"> </w:t>
      </w:r>
      <w:r w:rsidR="00A96A35" w:rsidRPr="0027638C">
        <w:rPr>
          <w:sz w:val="24"/>
          <w:rPrChange w16du:dateUtc="2026-07-07T18:18:00Z" w:author="Author" w:date="2026-07-07T20:18:00Z" w:id="9794">
            <w:rPr>
              <w:rFonts w:ascii="Times New Roman"/>
              <w:color w:val="000000"/>
            </w:rPr>
          </w:rPrChange>
        </w:rPr>
        <w:t>do</w:t>
      </w:r>
      <w:r w:rsidR="00A96A35" w:rsidRPr="0027638C">
        <w:rPr>
          <w:sz w:val="24"/>
          <w:rPrChange w16du:dateUtc="2026-07-07T18:18:00Z" w:author="Author" w:date="2026-07-07T20:18:00Z" w:id="9795">
            <w:rPr>
              <w:rFonts w:ascii="Times New Roman"/>
              <w:color w:val="000000"/>
              <w:spacing w:val="18"/>
            </w:rPr>
          </w:rPrChange>
        </w:rPr>
        <w:t xml:space="preserve"> </w:t>
      </w:r>
      <w:r w:rsidR="00A96A35" w:rsidRPr="0027638C">
        <w:rPr>
          <w:sz w:val="24"/>
          <w:rPrChange w16du:dateUtc="2026-07-07T18:18:00Z" w:author="Author" w:date="2026-07-07T20:18:00Z" w:id="9796">
            <w:rPr>
              <w:rFonts w:ascii="Times New Roman"/>
              <w:color w:val="000000"/>
            </w:rPr>
          </w:rPrChange>
        </w:rPr>
        <w:t>eiusmod</w:t>
      </w:r>
      <w:r w:rsidR="00A96A35" w:rsidRPr="0027638C">
        <w:rPr>
          <w:sz w:val="24"/>
          <w:rPrChange w16du:dateUtc="2026-07-07T18:18:00Z" w:author="Author" w:date="2026-07-07T20:18:00Z" w:id="9797">
            <w:rPr>
              <w:rFonts w:ascii="Times New Roman"/>
              <w:color w:val="000000"/>
              <w:spacing w:val="18"/>
            </w:rPr>
          </w:rPrChange>
        </w:rPr>
        <w:t xml:space="preserve"> </w:t>
      </w:r>
      <w:r w:rsidR="00A96A35" w:rsidRPr="0027638C">
        <w:rPr>
          <w:sz w:val="24"/>
          <w:rPrChange w16du:dateUtc="2026-07-07T18:18:00Z" w:author="Author" w:date="2026-07-07T20:18:00Z" w:id="9798">
            <w:rPr>
              <w:rFonts w:ascii="Times New Roman"/>
              <w:color w:val="000000"/>
            </w:rPr>
          </w:rPrChange>
        </w:rPr>
        <w:t>tempor</w:t>
      </w:r>
      <w:r w:rsidR="00A96A35" w:rsidRPr="0027638C">
        <w:rPr>
          <w:sz w:val="24"/>
          <w:rPrChange w16du:dateUtc="2026-07-07T18:18:00Z" w:author="Author" w:date="2026-07-07T20:18:00Z" w:id="9799">
            <w:rPr>
              <w:rFonts w:ascii="Times New Roman"/>
              <w:color w:val="000000"/>
              <w:spacing w:val="18"/>
            </w:rPr>
          </w:rPrChange>
        </w:rPr>
        <w:t xml:space="preserve"> </w:t>
      </w:r>
      <w:r w:rsidR="00A96A35" w:rsidRPr="0027638C">
        <w:rPr>
          <w:sz w:val="24"/>
          <w:rPrChange w16du:dateUtc="2026-07-07T18:18:00Z" w:author="Author" w:date="2026-07-07T20:18:00Z" w:id="9800">
            <w:rPr>
              <w:rFonts w:ascii="Times New Roman"/>
              <w:color w:val="000000"/>
            </w:rPr>
          </w:rPrChange>
        </w:rPr>
        <w:t>Incididunt,</w:t>
      </w:r>
      <w:r w:rsidR="00A96A35" w:rsidRPr="0027638C">
        <w:rPr>
          <w:sz w:val="24"/>
          <w:rPrChange w16du:dateUtc="2026-07-07T18:18:00Z" w:author="Author" w:date="2026-07-07T20:18:00Z" w:id="9801">
            <w:rPr>
              <w:rFonts w:ascii="Times New Roman"/>
              <w:color w:val="000000"/>
              <w:spacing w:val="18"/>
            </w:rPr>
          </w:rPrChange>
        </w:rPr>
        <w:t xml:space="preserve"> </w:t>
      </w:r>
      <w:r w:rsidR="00A96A35" w:rsidRPr="0027638C">
        <w:rPr>
          <w:sz w:val="24"/>
          <w:rPrChange w16du:dateUtc="2026-07-07T18:18:00Z" w:author="Author" w:date="2026-07-07T20:18:00Z" w:id="9802">
            <w:rPr>
              <w:rFonts w:ascii="Times New Roman"/>
              <w:color w:val="000000"/>
            </w:rPr>
          </w:rPrChange>
        </w:rPr>
        <w:t>ut</w:t>
      </w:r>
      <w:r w:rsidR="00A96A35" w:rsidRPr="0027638C">
        <w:rPr>
          <w:sz w:val="24"/>
          <w:rPrChange w16du:dateUtc="2026-07-07T18:18:00Z" w:author="Author" w:date="2026-07-07T20:18:00Z" w:id="9803">
            <w:rPr>
              <w:rFonts w:ascii="Times New Roman"/>
              <w:color w:val="000000"/>
              <w:spacing w:val="18"/>
            </w:rPr>
          </w:rPrChange>
        </w:rPr>
        <w:t xml:space="preserve"> </w:t>
      </w:r>
      <w:r w:rsidR="00A96A35" w:rsidRPr="0027638C">
        <w:rPr>
          <w:sz w:val="24"/>
          <w:rPrChange w16du:dateUtc="2026-07-07T18:18:00Z" w:author="Author" w:date="2026-07-07T20:18:00Z" w:id="9804">
            <w:rPr>
              <w:rFonts w:ascii="Times New Roman"/>
              <w:color w:val="000000"/>
            </w:rPr>
          </w:rPrChange>
        </w:rPr>
        <w:t>labore</w:t>
      </w:r>
      <w:r w:rsidR="00A96A35" w:rsidRPr="0027638C">
        <w:rPr>
          <w:sz w:val="24"/>
          <w:rPrChange w16du:dateUtc="2026-07-07T18:18:00Z" w:author="Author" w:date="2026-07-07T20:18:00Z" w:id="9805">
            <w:rPr>
              <w:rFonts w:ascii="Times New Roman"/>
              <w:color w:val="000000"/>
              <w:spacing w:val="18"/>
            </w:rPr>
          </w:rPrChange>
        </w:rPr>
        <w:t xml:space="preserve"> </w:t>
      </w:r>
      <w:r w:rsidR="00A96A35" w:rsidRPr="0027638C">
        <w:rPr>
          <w:sz w:val="24"/>
          <w:rPrChange w16du:dateUtc="2026-07-07T18:18:00Z" w:author="Author" w:date="2026-07-07T20:18:00Z" w:id="9806">
            <w:rPr>
              <w:rFonts w:ascii="Times New Roman"/>
              <w:color w:val="000000"/>
            </w:rPr>
          </w:rPrChange>
        </w:rPr>
        <w:t>et</w:t>
      </w:r>
      <w:r w:rsidR="00A96A35" w:rsidRPr="0027638C">
        <w:rPr>
          <w:sz w:val="24"/>
          <w:rPrChange w16du:dateUtc="2026-07-07T18:18:00Z" w:author="Author" w:date="2026-07-07T20:18:00Z" w:id="9807">
            <w:rPr>
              <w:rFonts w:ascii="Times New Roman"/>
              <w:color w:val="000000"/>
              <w:spacing w:val="18"/>
            </w:rPr>
          </w:rPrChange>
        </w:rPr>
        <w:t xml:space="preserve"> </w:t>
      </w:r>
      <w:r w:rsidR="00A96A35" w:rsidRPr="0027638C">
        <w:rPr>
          <w:sz w:val="24"/>
          <w:rPrChange w16du:dateUtc="2026-07-07T18:18:00Z" w:author="Author" w:date="2026-07-07T20:18:00Z" w:id="9808">
            <w:rPr>
              <w:rFonts w:ascii="Times New Roman"/>
              <w:color w:val="000000"/>
            </w:rPr>
          </w:rPrChange>
        </w:rPr>
        <w:t>dolore</w:t>
      </w:r>
      <w:r w:rsidR="00A96A35" w:rsidRPr="0027638C">
        <w:rPr>
          <w:sz w:val="24"/>
          <w:rPrChange w16du:dateUtc="2026-07-07T18:18:00Z" w:author="Author" w:date="2026-07-07T20:18:00Z" w:id="9809">
            <w:rPr>
              <w:rFonts w:ascii="Times New Roman"/>
              <w:color w:val="000000"/>
              <w:spacing w:val="18"/>
            </w:rPr>
          </w:rPrChange>
        </w:rPr>
        <w:t xml:space="preserve"> </w:t>
      </w:r>
      <w:r w:rsidR="00A96A35" w:rsidRPr="0027638C">
        <w:rPr>
          <w:sz w:val="24"/>
          <w:rPrChange w16du:dateUtc="2026-07-07T18:18:00Z" w:author="Author" w:date="2026-07-07T20:18:00Z" w:id="9810">
            <w:rPr>
              <w:rFonts w:ascii="Times New Roman" w:hAnsi="Times New Roman"/>
              <w:color w:val="000000"/>
            </w:rPr>
          </w:rPrChange>
        </w:rPr>
        <w:t>magna</w:t>
      </w:r>
      <w:del w16du:dateUtc="2026-07-07T18:18:00Z" w:author="Author" w:date="2026-07-07T20:18:00Z" w:id="9811">
        <w:r>
          <w:rPr>
            <w:color w:val="000000"/>
          </w:rPr>
          <w:cr/>
        </w:r>
      </w:del>
      <w:r w:rsidR="00A96A35" w:rsidRPr="0027638C">
        <w:rPr>
          <w:sz w:val="24"/>
          <w:rPrChange w16du:dateUtc="2026-07-07T18:18:00Z" w:author="Author" w:date="2026-07-07T20:18:00Z" w:id="9812">
            <w:rPr>
              <w:rFonts w:ascii="Times New Roman"/>
              <w:color w:val="000000"/>
              <w:spacing w:val="665"/>
            </w:rPr>
          </w:rPrChange>
        </w:rPr>
        <w:t xml:space="preserve"> </w:t>
      </w:r>
      <w:r w:rsidR="00A96A35" w:rsidRPr="0027638C">
        <w:rPr>
          <w:sz w:val="24"/>
          <w:rPrChange w16du:dateUtc="2026-07-07T18:18:00Z" w:author="Author" w:date="2026-07-07T20:18:00Z" w:id="9813">
            <w:rPr>
              <w:rFonts w:ascii="Times New Roman"/>
              <w:color w:val="000000"/>
            </w:rPr>
          </w:rPrChange>
        </w:rPr>
        <w:t>aliqua lorem ipsum dolor sit amet</w:t>
      </w:r>
      <w:r w:rsidR="00A96A35" w:rsidRPr="0027638C">
        <w:rPr>
          <w:sz w:val="24"/>
          <w:rPrChange w16du:dateUtc="2026-07-07T18:18:00Z" w:author="Author" w:date="2026-07-07T20:18:00Z" w:id="9814">
            <w:rPr>
              <w:rFonts w:ascii="Times New Roman"/>
              <w:color w:val="000000"/>
              <w:spacing w:val="2"/>
            </w:rPr>
          </w:rPrChange>
        </w:rPr>
        <w:t xml:space="preserve"> </w:t>
      </w:r>
      <w:r w:rsidR="00A96A35" w:rsidRPr="0027638C">
        <w:rPr>
          <w:sz w:val="24"/>
          <w:rPrChange w16du:dateUtc="2026-07-07T18:18:00Z" w:author="Author" w:date="2026-07-07T20:18:00Z" w:id="9815">
            <w:rPr>
              <w:rFonts w:ascii="Times New Roman"/>
              <w:color w:val="000000"/>
            </w:rPr>
          </w:rPrChange>
        </w:rPr>
        <w:t>Consectetur.</w:t>
      </w:r>
    </w:p>
    <w:p w14:paraId="584D91C0" w14:textId="77777777" w:rsidR="009609E8" w:rsidRDefault="00000000" w:rsidRPr="0027638C">
      <w:pPr>
        <w:pStyle w:val="Heading2"/>
        <w:numPr>
          <w:ilvl w:val="0"/>
          <w:numId w:val="5"/>
        </w:numPr>
        <w:tabs>
          <w:tab w:pos="719" w:val="left"/>
        </w:tabs>
        <w:spacing w:before="160"/>
        <w:ind w:hanging="719" w:left="719"/>
        <w:rPr>
          <w:b w:val="0"/>
          <w:sz w:val="24"/>
          <w:rPrChange w16du:dateUtc="2026-07-07T18:18:00Z" w:author="Author" w:date="2026-07-07T20:18:00Z" w:id="9816">
            <w:rPr>
              <w:rFonts w:ascii="Times New Roman"/>
              <w:color w:val="000000"/>
            </w:rPr>
          </w:rPrChange>
        </w:rPr>
        <w:pPrChange w16du:dateUtc="2026-07-07T18:18:00Z" w:author="Author" w:date="2026-07-07T20:18:00Z" w:id="9817">
          <w:pPr>
            <w:spacing w:after="0" w:before="177" w:line="255" w:lineRule="exact"/>
            <w:jc w:val="left"/>
          </w:pPr>
        </w:pPrChange>
      </w:pPr>
      <w:bookmarkStart w:id="9818" w:name="_Ref215486920"/>
      <w:del w16du:dateUtc="2026-07-07T18:18:00Z" w:author="Author" w:date="2026-07-07T20:18:00Z" w:id="9819">
        <w:r>
          <w:rPr>
            <w:color w:val="000000"/>
          </w:rPr>
          <w:delText>9.</w:delText>
        </w:r>
        <w:r>
          <w:rPr>
            <w:color w:val="000000"/>
            <w:spacing w:val="500"/>
          </w:rPr>
          <w:delText xml:space="preserve"> </w:delText>
        </w:r>
      </w:del>
      <w:r w:rsidR="00A96A35" w:rsidRPr="0027638C">
        <w:rPr>
          <w:sz w:val="24"/>
          <w:rPrChange w16du:dateUtc="2026-07-07T18:18:00Z" w:author="Author" w:date="2026-07-07T20:18:00Z" w:id="9820">
            <w:rPr>
              <w:rFonts w:ascii="Times New Roman"/>
              <w:color w:val="000000"/>
              <w:spacing w:val="7"/>
            </w:rPr>
          </w:rPrChange>
        </w:rPr>
        <w:t>Adipiscing</w:t>
      </w:r>
      <w:r w:rsidR="00A96A35" w:rsidRPr="0027638C">
        <w:rPr>
          <w:spacing w:val="-12"/>
          <w:sz w:val="24"/>
          <w:rPrChange w16du:dateUtc="2026-07-07T18:18:00Z" w:author="Author" w:date="2026-07-07T20:18:00Z" w:id="9821">
            <w:rPr>
              <w:rFonts w:ascii="Times New Roman"/>
              <w:color w:val="000000"/>
              <w:spacing w:val="-7"/>
            </w:rPr>
          </w:rPrChange>
        </w:rPr>
        <w:t xml:space="preserve"> </w:t>
      </w:r>
      <w:r w:rsidR="00A96A35" w:rsidRPr="0027638C">
        <w:rPr>
          <w:spacing w:val="-2"/>
          <w:sz w:val="24"/>
          <w:rPrChange w16du:dateUtc="2026-07-07T18:18:00Z" w:author="Author" w:date="2026-07-07T20:18:00Z" w:id="9822">
            <w:rPr>
              <w:rFonts w:ascii="Times New Roman"/>
              <w:color w:val="000000"/>
              <w:spacing w:val="9"/>
            </w:rPr>
          </w:rPrChange>
        </w:rPr>
        <w:t>Elit</w:t>
      </w:r>
      <w:bookmarkEnd w:id="9818"/>
    </w:p>
    <w:p w14:paraId="0239BC9C" w14:textId="77777777" w:rsidR="008166CF" w:rsidRDefault="00000000">
      <w:pPr>
        <w:spacing w:before="235" w:line="254" w:lineRule="exact"/>
        <w:ind w:left="720"/>
        <w:rPr>
          <w:del w16du:dateUtc="2026-07-07T18:18:00Z" w:author="Author" w:date="2026-07-07T20:18:00Z" w:id="9823"/>
          <w:color w:val="000000"/>
        </w:rPr>
      </w:pPr>
      <w:bookmarkStart w:id="9824" w:name="_Ref215486261"/>
      <w:del w16du:dateUtc="2026-07-07T18:18:00Z" w:author="Author" w:date="2026-07-07T20:18:00Z" w:id="9825">
        <w:r>
          <w:rPr>
            <w:color w:val="000000"/>
          </w:rPr>
          <w:delText>(a)</w:delText>
        </w:r>
        <w:r>
          <w:rPr>
            <w:color w:val="000000"/>
            <w:spacing w:val="421"/>
          </w:rPr>
          <w:delText xml:space="preserve"> </w:delText>
        </w:r>
      </w:del>
      <w:r w:rsidR="00A96A35" w:rsidRPr="0027638C">
        <w:rPr>
          <w:sz w:val="24"/>
          <w:u w:val="single"/>
          <w:rPrChange w16du:dateUtc="2026-07-07T18:18:00Z" w:author="Author" w:date="2026-07-07T20:18:00Z" w:id="9826">
            <w:rPr>
              <w:rFonts w:ascii="Times New Roman"/>
              <w:color w:val="000000"/>
              <w:u w:val="single"/>
            </w:rPr>
          </w:rPrChange>
        </w:rPr>
        <w:t>Sed</w:t>
      </w:r>
      <w:r w:rsidR="00A96A35" w:rsidRPr="0027638C">
        <w:rPr>
          <w:sz w:val="24"/>
          <w:rPrChange w16du:dateUtc="2026-07-07T18:18:00Z" w:author="Author" w:date="2026-07-07T20:18:00Z" w:id="9827">
            <w:rPr>
              <w:rFonts w:ascii="Times New Roman"/>
              <w:color w:val="000000"/>
            </w:rPr>
          </w:rPrChange>
        </w:rPr>
        <w:t>.</w:t>
      </w:r>
      <w:r w:rsidR="00A96A35" w:rsidRPr="0027638C">
        <w:rPr>
          <w:sz w:val="24"/>
          <w:rPrChange w16du:dateUtc="2026-07-07T18:18:00Z" w:author="Author" w:date="2026-07-07T20:18:00Z" w:id="9828">
            <w:rPr>
              <w:rFonts w:ascii="Times New Roman"/>
              <w:color w:val="000000"/>
              <w:spacing w:val="56"/>
            </w:rPr>
          </w:rPrChange>
        </w:rPr>
        <w:t xml:space="preserve"> </w:t>
      </w:r>
      <w:r w:rsidR="00A96A35" w:rsidRPr="0027638C">
        <w:rPr>
          <w:sz w:val="24"/>
          <w:rPrChange w16du:dateUtc="2026-07-07T18:18:00Z" w:author="Author" w:date="2026-07-07T20:18:00Z" w:id="9829">
            <w:rPr>
              <w:rFonts w:ascii="Times New Roman"/>
              <w:color w:val="000000"/>
            </w:rPr>
          </w:rPrChange>
        </w:rPr>
        <w:t>Do</w:t>
      </w:r>
      <w:r w:rsidR="00A96A35" w:rsidRPr="0027638C">
        <w:rPr>
          <w:sz w:val="24"/>
          <w:rPrChange w16du:dateUtc="2026-07-07T18:18:00Z" w:author="Author" w:date="2026-07-07T20:18:00Z" w:id="9830">
            <w:rPr>
              <w:rFonts w:ascii="Times New Roman"/>
              <w:color w:val="000000"/>
              <w:spacing w:val="56"/>
            </w:rPr>
          </w:rPrChange>
        </w:rPr>
        <w:t xml:space="preserve"> </w:t>
      </w:r>
      <w:r w:rsidR="00A96A35" w:rsidRPr="0027638C">
        <w:rPr>
          <w:sz w:val="24"/>
          <w:rPrChange w16du:dateUtc="2026-07-07T18:18:00Z" w:author="Author" w:date="2026-07-07T20:18:00Z" w:id="9831">
            <w:rPr>
              <w:rFonts w:ascii="Times New Roman"/>
              <w:color w:val="000000"/>
            </w:rPr>
          </w:rPrChange>
        </w:rPr>
        <w:t>eiusmod</w:t>
      </w:r>
      <w:r w:rsidR="00A96A35" w:rsidRPr="0027638C">
        <w:rPr>
          <w:sz w:val="24"/>
          <w:rPrChange w16du:dateUtc="2026-07-07T18:18:00Z" w:author="Author" w:date="2026-07-07T20:18:00Z" w:id="9832">
            <w:rPr>
              <w:rFonts w:ascii="Times New Roman"/>
              <w:color w:val="000000"/>
              <w:spacing w:val="56"/>
            </w:rPr>
          </w:rPrChange>
        </w:rPr>
        <w:t xml:space="preserve"> </w:t>
      </w:r>
      <w:r w:rsidR="00A96A35" w:rsidRPr="0027638C">
        <w:rPr>
          <w:sz w:val="24"/>
          <w:rPrChange w16du:dateUtc="2026-07-07T18:18:00Z" w:author="Author" w:date="2026-07-07T20:18:00Z" w:id="9833">
            <w:rPr>
              <w:rFonts w:ascii="Times New Roman"/>
              <w:color w:val="000000"/>
            </w:rPr>
          </w:rPrChange>
        </w:rPr>
        <w:t>tempor</w:t>
      </w:r>
      <w:r w:rsidR="00A96A35" w:rsidRPr="0027638C">
        <w:rPr>
          <w:sz w:val="24"/>
          <w:rPrChange w16du:dateUtc="2026-07-07T18:18:00Z" w:author="Author" w:date="2026-07-07T20:18:00Z" w:id="9834">
            <w:rPr>
              <w:rFonts w:ascii="Times New Roman"/>
              <w:color w:val="000000"/>
              <w:spacing w:val="56"/>
            </w:rPr>
          </w:rPrChange>
        </w:rPr>
        <w:t xml:space="preserve"> </w:t>
      </w:r>
      <w:r w:rsidR="00A96A35" w:rsidRPr="0027638C">
        <w:rPr>
          <w:sz w:val="24"/>
          <w:rPrChange w16du:dateUtc="2026-07-07T18:18:00Z" w:author="Author" w:date="2026-07-07T20:18:00Z" w:id="9835">
            <w:rPr>
              <w:rFonts w:ascii="Times New Roman"/>
              <w:color w:val="000000"/>
            </w:rPr>
          </w:rPrChange>
        </w:rPr>
        <w:t>incididunt</w:t>
      </w:r>
      <w:r w:rsidR="00A96A35" w:rsidRPr="0027638C">
        <w:rPr>
          <w:sz w:val="24"/>
          <w:rPrChange w16du:dateUtc="2026-07-07T18:18:00Z" w:author="Author" w:date="2026-07-07T20:18:00Z" w:id="9836">
            <w:rPr>
              <w:rFonts w:ascii="Times New Roman"/>
              <w:color w:val="000000"/>
              <w:spacing w:val="56"/>
            </w:rPr>
          </w:rPrChange>
        </w:rPr>
        <w:t xml:space="preserve"> </w:t>
      </w:r>
      <w:r w:rsidR="00A96A35" w:rsidRPr="0027638C">
        <w:rPr>
          <w:sz w:val="24"/>
          <w:rPrChange w16du:dateUtc="2026-07-07T18:18:00Z" w:author="Author" w:date="2026-07-07T20:18:00Z" w:id="9837">
            <w:rPr>
              <w:rFonts w:ascii="Times New Roman"/>
              <w:color w:val="000000"/>
            </w:rPr>
          </w:rPrChange>
        </w:rPr>
        <w:t>ut</w:t>
      </w:r>
      <w:r w:rsidR="00A96A35" w:rsidRPr="0027638C">
        <w:rPr>
          <w:sz w:val="24"/>
          <w:rPrChange w16du:dateUtc="2026-07-07T18:18:00Z" w:author="Author" w:date="2026-07-07T20:18:00Z" w:id="9838">
            <w:rPr>
              <w:rFonts w:ascii="Times New Roman"/>
              <w:color w:val="000000"/>
              <w:spacing w:val="55"/>
            </w:rPr>
          </w:rPrChange>
        </w:rPr>
        <w:t xml:space="preserve"> </w:t>
      </w:r>
      <w:r w:rsidR="00A96A35" w:rsidRPr="0027638C">
        <w:rPr>
          <w:sz w:val="24"/>
          <w:rPrChange w16du:dateUtc="2026-07-07T18:18:00Z" w:author="Author" w:date="2026-07-07T20:18:00Z" w:id="9839">
            <w:rPr>
              <w:rFonts w:ascii="Times New Roman"/>
              <w:color w:val="000000"/>
            </w:rPr>
          </w:rPrChange>
        </w:rPr>
        <w:t>Labore,</w:t>
      </w:r>
      <w:r w:rsidR="00A96A35" w:rsidRPr="0027638C">
        <w:rPr>
          <w:sz w:val="24"/>
          <w:rPrChange w16du:dateUtc="2026-07-07T18:18:00Z" w:author="Author" w:date="2026-07-07T20:18:00Z" w:id="9840">
            <w:rPr>
              <w:rFonts w:ascii="Times New Roman"/>
              <w:color w:val="000000"/>
              <w:spacing w:val="56"/>
            </w:rPr>
          </w:rPrChange>
        </w:rPr>
        <w:t xml:space="preserve"> </w:t>
      </w:r>
      <w:r w:rsidR="00A96A35" w:rsidRPr="0027638C">
        <w:rPr>
          <w:sz w:val="24"/>
          <w:rPrChange w16du:dateUtc="2026-07-07T18:18:00Z" w:author="Author" w:date="2026-07-07T20:18:00Z" w:id="9841">
            <w:rPr>
              <w:rFonts w:ascii="Times New Roman"/>
              <w:color w:val="000000"/>
            </w:rPr>
          </w:rPrChange>
        </w:rPr>
        <w:t>et</w:t>
      </w:r>
      <w:r w:rsidR="00A96A35" w:rsidRPr="0027638C">
        <w:rPr>
          <w:sz w:val="24"/>
          <w:rPrChange w16du:dateUtc="2026-07-07T18:18:00Z" w:author="Author" w:date="2026-07-07T20:18:00Z" w:id="9842">
            <w:rPr>
              <w:rFonts w:ascii="Times New Roman"/>
              <w:color w:val="000000"/>
              <w:spacing w:val="56"/>
            </w:rPr>
          </w:rPrChange>
        </w:rPr>
        <w:t xml:space="preserve"> </w:t>
      </w:r>
      <w:r w:rsidR="00A96A35" w:rsidRPr="0027638C">
        <w:rPr>
          <w:sz w:val="24"/>
          <w:rPrChange w16du:dateUtc="2026-07-07T18:18:00Z" w:author="Author" w:date="2026-07-07T20:18:00Z" w:id="9843">
            <w:rPr>
              <w:rFonts w:ascii="Times New Roman"/>
              <w:color w:val="000000"/>
            </w:rPr>
          </w:rPrChange>
        </w:rPr>
        <w:t>Dolore</w:t>
      </w:r>
      <w:r w:rsidR="00A96A35" w:rsidRPr="0027638C">
        <w:rPr>
          <w:sz w:val="24"/>
          <w:rPrChange w16du:dateUtc="2026-07-07T18:18:00Z" w:author="Author" w:date="2026-07-07T20:18:00Z" w:id="9844">
            <w:rPr>
              <w:rFonts w:ascii="Times New Roman"/>
              <w:color w:val="000000"/>
              <w:spacing w:val="56"/>
            </w:rPr>
          </w:rPrChange>
        </w:rPr>
        <w:t xml:space="preserve"> </w:t>
      </w:r>
      <w:r w:rsidR="00A96A35" w:rsidRPr="0027638C">
        <w:rPr>
          <w:sz w:val="24"/>
          <w:rPrChange w16du:dateUtc="2026-07-07T18:18:00Z" w:author="Author" w:date="2026-07-07T20:18:00Z" w:id="9845">
            <w:rPr>
              <w:rFonts w:ascii="Times New Roman"/>
              <w:color w:val="000000"/>
            </w:rPr>
          </w:rPrChange>
        </w:rPr>
        <w:t>magna</w:t>
      </w:r>
      <w:r w:rsidR="00A96A35" w:rsidRPr="0027638C">
        <w:rPr>
          <w:sz w:val="24"/>
          <w:rPrChange w16du:dateUtc="2026-07-07T18:18:00Z" w:author="Author" w:date="2026-07-07T20:18:00Z" w:id="9846">
            <w:rPr>
              <w:rFonts w:ascii="Times New Roman"/>
              <w:color w:val="000000"/>
              <w:spacing w:val="56"/>
            </w:rPr>
          </w:rPrChange>
        </w:rPr>
        <w:t xml:space="preserve"> </w:t>
      </w:r>
      <w:r w:rsidR="00A96A35" w:rsidRPr="0027638C">
        <w:rPr>
          <w:sz w:val="24"/>
          <w:rPrChange w16du:dateUtc="2026-07-07T18:18:00Z" w:author="Author" w:date="2026-07-07T20:18:00Z" w:id="9847">
            <w:rPr>
              <w:rFonts w:ascii="Times New Roman"/>
              <w:color w:val="000000"/>
            </w:rPr>
          </w:rPrChange>
        </w:rPr>
        <w:t>aliqua</w:t>
      </w:r>
      <w:r w:rsidR="00A96A35" w:rsidRPr="0027638C">
        <w:rPr>
          <w:sz w:val="24"/>
          <w:rPrChange w16du:dateUtc="2026-07-07T18:18:00Z" w:author="Author" w:date="2026-07-07T20:18:00Z" w:id="9848">
            <w:rPr>
              <w:rFonts w:ascii="Times New Roman"/>
              <w:color w:val="000000"/>
              <w:spacing w:val="56"/>
            </w:rPr>
          </w:rPrChange>
        </w:rPr>
        <w:t xml:space="preserve"> </w:t>
      </w:r>
      <w:r w:rsidR="00A96A35" w:rsidRPr="0027638C">
        <w:rPr>
          <w:sz w:val="24"/>
          <w:rPrChange w16du:dateUtc="2026-07-07T18:18:00Z" w:author="Author" w:date="2026-07-07T20:18:00Z" w:id="9849">
            <w:rPr>
              <w:rFonts w:ascii="Times New Roman"/>
              <w:color w:val="000000"/>
            </w:rPr>
          </w:rPrChange>
        </w:rPr>
        <w:t>Lorem</w:t>
      </w:r>
      <w:del w16du:dateUtc="2026-07-07T18:18:00Z" w:author="Author" w:date="2026-07-07T20:18:00Z" w:id="9850">
        <w:r>
          <w:rPr>
            <w:rFonts w:ascii="Times New Roman"/>
            <w:color w:val="000000"/>
          </w:rPr>
          <w:delText>,</w:delText>
        </w:r>
      </w:del>
      <w:r w:rsidR="00A96A35" w:rsidRPr="0027638C">
        <w:rPr>
          <w:sz w:val="24"/>
          <w:rPrChange w16du:dateUtc="2026-07-07T18:18:00Z" w:author="Author" w:date="2026-07-07T20:18:00Z" w:id="9851">
            <w:rPr>
              <w:rFonts w:ascii="Times New Roman"/>
              <w:color w:val="000000"/>
              <w:spacing w:val="56"/>
            </w:rPr>
          </w:rPrChange>
        </w:rPr>
        <w:t xml:space="preserve"> </w:t>
      </w:r>
      <w:r w:rsidR="00A96A35" w:rsidRPr="0027638C">
        <w:rPr>
          <w:sz w:val="24"/>
          <w:rPrChange w16du:dateUtc="2026-07-07T18:18:00Z" w:author="Author" w:date="2026-07-07T20:18:00Z" w:id="9852">
            <w:rPr>
              <w:rFonts w:ascii="Times New Roman" w:hAnsi="Times New Roman"/>
              <w:color w:val="000000"/>
            </w:rPr>
          </w:rPrChange>
        </w:rPr>
        <w:t>ipsum</w:t>
      </w:r>
      <w:del w16du:dateUtc="2026-07-07T18:18:00Z" w:author="Author" w:date="2026-07-07T20:18:00Z" w:id="9853">
        <w:r>
          <w:rPr>
            <w:rFonts w:ascii="Times New Roman" w:cs="Times New Roman" w:hAnsi="Times New Roman"/>
            <w:color w:val="000000"/>
          </w:rPr>
          <w:cr/>
        </w:r>
      </w:del>
      <w:r w:rsidR="00A96A35" w:rsidRPr="0027638C">
        <w:rPr>
          <w:sz w:val="24"/>
          <w:rPrChange w16du:dateUtc="2026-07-07T18:18:00Z" w:author="Author" w:date="2026-07-07T20:18:00Z" w:id="9854">
            <w:rPr>
              <w:rFonts w:ascii="Times New Roman"/>
              <w:color w:val="000000"/>
              <w:spacing w:val="665"/>
            </w:rPr>
          </w:rPrChange>
        </w:rPr>
        <w:t xml:space="preserve"> </w:t>
      </w:r>
      <w:r w:rsidR="00A96A35" w:rsidRPr="0027638C">
        <w:rPr>
          <w:sz w:val="24"/>
          <w:rPrChange w16du:dateUtc="2026-07-07T18:18:00Z" w:author="Author" w:date="2026-07-07T20:18:00Z" w:id="9855">
            <w:rPr>
              <w:rFonts w:ascii="Times New Roman"/>
              <w:color w:val="000000"/>
            </w:rPr>
          </w:rPrChange>
        </w:rPr>
        <w:t>Dolor</w:t>
      </w:r>
      <w:r w:rsidR="00A96A35" w:rsidRPr="0027638C">
        <w:rPr>
          <w:spacing w:val="-14"/>
          <w:sz w:val="24"/>
          <w:rPrChange w16du:dateUtc="2026-07-07T18:18:00Z" w:author="Author" w:date="2026-07-07T20:18:00Z" w:id="9856">
            <w:rPr>
              <w:rFonts w:ascii="Times New Roman"/>
              <w:color w:val="000000"/>
              <w:spacing w:val="-12"/>
            </w:rPr>
          </w:rPrChange>
        </w:rPr>
        <w:t xml:space="preserve"> </w:t>
      </w:r>
      <w:r w:rsidR="00A96A35" w:rsidRPr="0027638C">
        <w:rPr>
          <w:sz w:val="24"/>
          <w:rPrChange w16du:dateUtc="2026-07-07T18:18:00Z" w:author="Author" w:date="2026-07-07T20:18:00Z" w:id="9857">
            <w:rPr>
              <w:rFonts w:ascii="Times New Roman"/>
              <w:color w:val="000000"/>
            </w:rPr>
          </w:rPrChange>
        </w:rPr>
        <w:t>Sit</w:t>
      </w:r>
      <w:r w:rsidR="00A96A35" w:rsidRPr="0027638C">
        <w:rPr>
          <w:spacing w:val="-14"/>
          <w:sz w:val="24"/>
          <w:rPrChange w16du:dateUtc="2026-07-07T18:18:00Z" w:author="Author" w:date="2026-07-07T20:18:00Z" w:id="9858">
            <w:rPr>
              <w:rFonts w:ascii="Times New Roman"/>
              <w:color w:val="000000"/>
              <w:spacing w:val="-12"/>
            </w:rPr>
          </w:rPrChange>
        </w:rPr>
        <w:t xml:space="preserve"> </w:t>
      </w:r>
      <w:r w:rsidR="00A96A35" w:rsidRPr="0027638C">
        <w:rPr>
          <w:sz w:val="24"/>
          <w:rPrChange w16du:dateUtc="2026-07-07T18:18:00Z" w:author="Author" w:date="2026-07-07T20:18:00Z" w:id="9859">
            <w:rPr>
              <w:rFonts w:ascii="Times New Roman"/>
              <w:color w:val="000000"/>
            </w:rPr>
          </w:rPrChange>
        </w:rPr>
        <w:t>(amet</w:t>
      </w:r>
      <w:r w:rsidR="00A96A35" w:rsidRPr="0027638C">
        <w:rPr>
          <w:spacing w:val="-14"/>
          <w:sz w:val="24"/>
          <w:rPrChange w16du:dateUtc="2026-07-07T18:18:00Z" w:author="Author" w:date="2026-07-07T20:18:00Z" w:id="9860">
            <w:rPr>
              <w:rFonts w:ascii="Times New Roman"/>
              <w:color w:val="000000"/>
              <w:spacing w:val="-12"/>
            </w:rPr>
          </w:rPrChange>
        </w:rPr>
        <w:t xml:space="preserve"> </w:t>
      </w:r>
      <w:r w:rsidR="00A96A35" w:rsidRPr="0027638C">
        <w:rPr>
          <w:sz w:val="24"/>
          <w:rPrChange w16du:dateUtc="2026-07-07T18:18:00Z" w:author="Author" w:date="2026-07-07T20:18:00Z" w:id="9861">
            <w:rPr>
              <w:rFonts w:ascii="Times New Roman"/>
              <w:color w:val="000000"/>
            </w:rPr>
          </w:rPrChange>
        </w:rPr>
        <w:t>consectetur</w:t>
      </w:r>
      <w:r w:rsidR="00A96A35" w:rsidRPr="0027638C">
        <w:rPr>
          <w:spacing w:val="-13"/>
          <w:sz w:val="24"/>
          <w:rPrChange w16du:dateUtc="2026-07-07T18:18:00Z" w:author="Author" w:date="2026-07-07T20:18:00Z" w:id="9862">
            <w:rPr>
              <w:rFonts w:ascii="Times New Roman"/>
              <w:color w:val="000000"/>
              <w:spacing w:val="-12"/>
            </w:rPr>
          </w:rPrChange>
        </w:rPr>
        <w:t xml:space="preserve"> </w:t>
      </w:r>
      <w:r w:rsidR="00A96A35" w:rsidRPr="0027638C">
        <w:rPr>
          <w:sz w:val="24"/>
          <w:rPrChange w16du:dateUtc="2026-07-07T18:18:00Z" w:author="Author" w:date="2026-07-07T20:18:00Z" w:id="9863">
            <w:rPr>
              <w:rFonts w:ascii="Times New Roman"/>
              <w:color w:val="000000"/>
            </w:rPr>
          </w:rPrChange>
        </w:rPr>
        <w:t>adipiscing),</w:t>
      </w:r>
      <w:r w:rsidR="00A96A35" w:rsidRPr="0027638C">
        <w:rPr>
          <w:spacing w:val="-14"/>
          <w:sz w:val="24"/>
          <w:rPrChange w16du:dateUtc="2026-07-07T18:18:00Z" w:author="Author" w:date="2026-07-07T20:18:00Z" w:id="9864">
            <w:rPr>
              <w:rFonts w:ascii="Times New Roman"/>
              <w:color w:val="000000"/>
              <w:spacing w:val="-12"/>
            </w:rPr>
          </w:rPrChange>
        </w:rPr>
        <w:t xml:space="preserve"> </w:t>
      </w:r>
      <w:r w:rsidR="00A96A35" w:rsidRPr="0027638C">
        <w:rPr>
          <w:sz w:val="24"/>
          <w:rPrChange w16du:dateUtc="2026-07-07T18:18:00Z" w:author="Author" w:date="2026-07-07T20:18:00Z" w:id="9865">
            <w:rPr>
              <w:rFonts w:ascii="Times New Roman"/>
              <w:color w:val="000000"/>
            </w:rPr>
          </w:rPrChange>
        </w:rPr>
        <w:t>elit</w:t>
      </w:r>
      <w:r w:rsidR="00A96A35" w:rsidRPr="0027638C">
        <w:rPr>
          <w:spacing w:val="-14"/>
          <w:sz w:val="24"/>
          <w:rPrChange w16du:dateUtc="2026-07-07T18:18:00Z" w:author="Author" w:date="2026-07-07T20:18:00Z" w:id="9866">
            <w:rPr>
              <w:rFonts w:ascii="Times New Roman"/>
              <w:color w:val="000000"/>
              <w:spacing w:val="-12"/>
            </w:rPr>
          </w:rPrChange>
        </w:rPr>
        <w:t xml:space="preserve"> </w:t>
      </w:r>
      <w:r w:rsidR="00A96A35" w:rsidRPr="0027638C">
        <w:rPr>
          <w:sz w:val="24"/>
          <w:rPrChange w16du:dateUtc="2026-07-07T18:18:00Z" w:author="Author" w:date="2026-07-07T20:18:00Z" w:id="9867">
            <w:rPr>
              <w:rFonts w:ascii="Times New Roman"/>
              <w:color w:val="000000"/>
            </w:rPr>
          </w:rPrChange>
        </w:rPr>
        <w:t>sed</w:t>
      </w:r>
      <w:r w:rsidR="00A96A35" w:rsidRPr="0027638C">
        <w:rPr>
          <w:spacing w:val="-14"/>
          <w:sz w:val="24"/>
          <w:rPrChange w16du:dateUtc="2026-07-07T18:18:00Z" w:author="Author" w:date="2026-07-07T20:18:00Z" w:id="9868">
            <w:rPr>
              <w:rFonts w:ascii="Times New Roman"/>
              <w:color w:val="000000"/>
              <w:spacing w:val="-12"/>
            </w:rPr>
          </w:rPrChange>
        </w:rPr>
        <w:t xml:space="preserve"> </w:t>
      </w:r>
      <w:r w:rsidR="00A96A35" w:rsidRPr="0027638C">
        <w:rPr>
          <w:sz w:val="24"/>
          <w:rPrChange w16du:dateUtc="2026-07-07T18:18:00Z" w:author="Author" w:date="2026-07-07T20:18:00Z" w:id="9869">
            <w:rPr>
              <w:rFonts w:ascii="Times New Roman"/>
              <w:color w:val="000000"/>
            </w:rPr>
          </w:rPrChange>
        </w:rPr>
        <w:t>do,</w:t>
      </w:r>
      <w:r w:rsidR="00A96A35" w:rsidRPr="0027638C">
        <w:rPr>
          <w:spacing w:val="-13"/>
          <w:sz w:val="24"/>
          <w:rPrChange w16du:dateUtc="2026-07-07T18:18:00Z" w:author="Author" w:date="2026-07-07T20:18:00Z" w:id="9870">
            <w:rPr>
              <w:rFonts w:ascii="Times New Roman"/>
              <w:color w:val="000000"/>
              <w:spacing w:val="-12"/>
            </w:rPr>
          </w:rPrChange>
        </w:rPr>
        <w:t xml:space="preserve"> </w:t>
      </w:r>
      <w:r w:rsidR="00A96A35" w:rsidRPr="0027638C">
        <w:rPr>
          <w:sz w:val="24"/>
          <w:rPrChange w16du:dateUtc="2026-07-07T18:18:00Z" w:author="Author" w:date="2026-07-07T20:18:00Z" w:id="9871">
            <w:rPr>
              <w:rFonts w:ascii="Times New Roman"/>
              <w:color w:val="000000"/>
            </w:rPr>
          </w:rPrChange>
        </w:rPr>
        <w:t>eiusmod</w:t>
      </w:r>
      <w:r w:rsidR="00A96A35" w:rsidRPr="0027638C">
        <w:rPr>
          <w:spacing w:val="-14"/>
          <w:sz w:val="24"/>
          <w:rPrChange w16du:dateUtc="2026-07-07T18:18:00Z" w:author="Author" w:date="2026-07-07T20:18:00Z" w:id="9872">
            <w:rPr>
              <w:rFonts w:ascii="Times New Roman"/>
              <w:color w:val="000000"/>
              <w:spacing w:val="-12"/>
            </w:rPr>
          </w:rPrChange>
        </w:rPr>
        <w:t xml:space="preserve"> </w:t>
      </w:r>
      <w:r w:rsidR="00A96A35" w:rsidRPr="0027638C">
        <w:rPr>
          <w:sz w:val="24"/>
          <w:rPrChange w16du:dateUtc="2026-07-07T18:18:00Z" w:author="Author" w:date="2026-07-07T20:18:00Z" w:id="9873">
            <w:rPr>
              <w:rFonts w:ascii="Times New Roman"/>
              <w:color w:val="000000"/>
            </w:rPr>
          </w:rPrChange>
        </w:rPr>
        <w:t>tempor</w:t>
      </w:r>
      <w:r w:rsidR="00A96A35" w:rsidRPr="0027638C">
        <w:rPr>
          <w:spacing w:val="-14"/>
          <w:sz w:val="24"/>
          <w:rPrChange w16du:dateUtc="2026-07-07T18:18:00Z" w:author="Author" w:date="2026-07-07T20:18:00Z" w:id="9874">
            <w:rPr>
              <w:rFonts w:ascii="Times New Roman"/>
              <w:color w:val="000000"/>
              <w:spacing w:val="-12"/>
            </w:rPr>
          </w:rPrChange>
        </w:rPr>
        <w:t xml:space="preserve"> </w:t>
      </w:r>
      <w:r w:rsidR="00A96A35" w:rsidRPr="0027638C">
        <w:rPr>
          <w:sz w:val="24"/>
          <w:rPrChange w16du:dateUtc="2026-07-07T18:18:00Z" w:author="Author" w:date="2026-07-07T20:18:00Z" w:id="9875">
            <w:rPr>
              <w:rFonts w:ascii="Times New Roman"/>
              <w:color w:val="000000"/>
            </w:rPr>
          </w:rPrChange>
        </w:rPr>
        <w:t>incididunt</w:t>
      </w:r>
      <w:r w:rsidR="00A96A35" w:rsidRPr="0027638C">
        <w:rPr>
          <w:spacing w:val="-14"/>
          <w:sz w:val="24"/>
          <w:rPrChange w16du:dateUtc="2026-07-07T18:18:00Z" w:author="Author" w:date="2026-07-07T20:18:00Z" w:id="9876">
            <w:rPr>
              <w:rFonts w:ascii="Times New Roman"/>
              <w:color w:val="000000"/>
              <w:spacing w:val="-12"/>
            </w:rPr>
          </w:rPrChange>
        </w:rPr>
        <w:t xml:space="preserve"> </w:t>
      </w:r>
      <w:r w:rsidR="00A96A35" w:rsidRPr="0027638C">
        <w:rPr>
          <w:sz w:val="24"/>
          <w:rPrChange w16du:dateUtc="2026-07-07T18:18:00Z" w:author="Author" w:date="2026-07-07T20:18:00Z" w:id="9877">
            <w:rPr>
              <w:rFonts w:ascii="Times New Roman" w:hAnsi="Times New Roman"/>
              <w:color w:val="000000"/>
              <w:spacing w:val="4"/>
            </w:rPr>
          </w:rPrChange>
        </w:rPr>
        <w:t>“</w:t>
      </w:r>
      <w:r w:rsidR="00A96A35" w:rsidRPr="0027638C">
        <w:rPr>
          <w:b/>
          <w:sz w:val="24"/>
          <w:rPrChange w16du:dateUtc="2026-07-07T18:18:00Z" w:author="Author" w:date="2026-07-07T20:18:00Z" w:id="9878">
            <w:rPr>
              <w:rFonts w:ascii="Times New Roman" w:hAnsi="Times New Roman"/>
              <w:color w:val="000000"/>
              <w:spacing w:val="4"/>
            </w:rPr>
          </w:rPrChange>
        </w:rPr>
        <w:t>Ut</w:t>
      </w:r>
      <w:r w:rsidR="00A96A35" w:rsidRPr="0027638C">
        <w:rPr>
          <w:sz w:val="24"/>
          <w:rPrChange w16du:dateUtc="2026-07-07T18:18:00Z" w:author="Author" w:date="2026-07-07T20:18:00Z" w:id="9879">
            <w:rPr>
              <w:rFonts w:ascii="Times New Roman" w:hAnsi="Times New Roman"/>
              <w:color w:val="000000"/>
              <w:spacing w:val="4"/>
            </w:rPr>
          </w:rPrChange>
        </w:rPr>
        <w:t>”,</w:t>
      </w:r>
      <w:del w16du:dateUtc="2026-07-07T18:18:00Z" w:author="Author" w:date="2026-07-07T20:18:00Z" w:id="9880">
        <w:r>
          <w:rPr>
            <w:rFonts w:ascii="Times New Roman" w:cs="Times New Roman" w:hAnsi="Times New Roman"/>
            <w:color w:val="000000"/>
            <w:spacing w:val="4"/>
          </w:rPr>
          <w:cr/>
        </w:r>
      </w:del>
      <w:r w:rsidR="00A96A35" w:rsidRPr="0027638C">
        <w:rPr>
          <w:sz w:val="24"/>
          <w:rPrChange w16du:dateUtc="2026-07-07T18:18:00Z" w:author="Author" w:date="2026-07-07T20:18:00Z" w:id="9881">
            <w:rPr>
              <w:rFonts w:ascii="Times New Roman"/>
              <w:color w:val="000000"/>
              <w:spacing w:val="665"/>
            </w:rPr>
          </w:rPrChange>
        </w:rPr>
        <w:t xml:space="preserve"> </w:t>
      </w:r>
      <w:r w:rsidR="00A96A35" w:rsidRPr="0027638C">
        <w:rPr>
          <w:sz w:val="24"/>
          <w:rPrChange w16du:dateUtc="2026-07-07T18:18:00Z" w:author="Author" w:date="2026-07-07T20:18:00Z" w:id="9882">
            <w:rPr>
              <w:rFonts w:ascii="Times New Roman"/>
              <w:color w:val="000000"/>
            </w:rPr>
          </w:rPrChange>
        </w:rPr>
        <w:t>labore</w:t>
      </w:r>
      <w:r w:rsidR="00A96A35" w:rsidRPr="0027638C">
        <w:rPr>
          <w:spacing w:val="80"/>
          <w:sz w:val="24"/>
          <w:rPrChange w16du:dateUtc="2026-07-07T18:18:00Z" w:author="Author" w:date="2026-07-07T20:18:00Z" w:id="9883">
            <w:rPr>
              <w:rFonts w:ascii="Times New Roman"/>
              <w:color w:val="000000"/>
              <w:spacing w:val="84"/>
            </w:rPr>
          </w:rPrChange>
        </w:rPr>
        <w:t xml:space="preserve"> </w:t>
      </w:r>
      <w:r w:rsidR="00A96A35" w:rsidRPr="0027638C">
        <w:rPr>
          <w:sz w:val="24"/>
          <w:rPrChange w16du:dateUtc="2026-07-07T18:18:00Z" w:author="Author" w:date="2026-07-07T20:18:00Z" w:id="9884">
            <w:rPr>
              <w:rFonts w:ascii="Times New Roman"/>
              <w:color w:val="000000"/>
            </w:rPr>
          </w:rPrChange>
        </w:rPr>
        <w:t>Et</w:t>
      </w:r>
      <w:r w:rsidR="00A96A35" w:rsidRPr="0027638C">
        <w:rPr>
          <w:spacing w:val="80"/>
          <w:sz w:val="24"/>
          <w:rPrChange w16du:dateUtc="2026-07-07T18:18:00Z" w:author="Author" w:date="2026-07-07T20:18:00Z" w:id="9885">
            <w:rPr>
              <w:rFonts w:ascii="Times New Roman"/>
              <w:color w:val="000000"/>
              <w:spacing w:val="84"/>
            </w:rPr>
          </w:rPrChange>
        </w:rPr>
        <w:t xml:space="preserve"> </w:t>
      </w:r>
      <w:r w:rsidR="00A96A35" w:rsidRPr="0027638C">
        <w:rPr>
          <w:sz w:val="24"/>
          <w:rPrChange w16du:dateUtc="2026-07-07T18:18:00Z" w:author="Author" w:date="2026-07-07T20:18:00Z" w:id="9886">
            <w:rPr>
              <w:rFonts w:ascii="Times New Roman"/>
              <w:color w:val="000000"/>
            </w:rPr>
          </w:rPrChange>
        </w:rPr>
        <w:t>dolore</w:t>
      </w:r>
      <w:r w:rsidR="00A96A35" w:rsidRPr="0027638C">
        <w:rPr>
          <w:spacing w:val="80"/>
          <w:sz w:val="24"/>
          <w:rPrChange w16du:dateUtc="2026-07-07T18:18:00Z" w:author="Author" w:date="2026-07-07T20:18:00Z" w:id="9887">
            <w:rPr>
              <w:rFonts w:ascii="Times New Roman"/>
              <w:color w:val="000000"/>
              <w:spacing w:val="84"/>
            </w:rPr>
          </w:rPrChange>
        </w:rPr>
        <w:t xml:space="preserve"> </w:t>
      </w:r>
      <w:r w:rsidR="00A96A35" w:rsidRPr="0027638C">
        <w:rPr>
          <w:sz w:val="24"/>
          <w:rPrChange w16du:dateUtc="2026-07-07T18:18:00Z" w:author="Author" w:date="2026-07-07T20:18:00Z" w:id="9888">
            <w:rPr>
              <w:rFonts w:ascii="Times New Roman"/>
              <w:color w:val="000000"/>
            </w:rPr>
          </w:rPrChange>
        </w:rPr>
        <w:t>magna</w:t>
      </w:r>
      <w:r w:rsidR="00A96A35" w:rsidRPr="0027638C">
        <w:rPr>
          <w:spacing w:val="80"/>
          <w:sz w:val="24"/>
          <w:rPrChange w16du:dateUtc="2026-07-07T18:18:00Z" w:author="Author" w:date="2026-07-07T20:18:00Z" w:id="9889">
            <w:rPr>
              <w:rFonts w:ascii="Times New Roman"/>
              <w:color w:val="000000"/>
              <w:spacing w:val="84"/>
            </w:rPr>
          </w:rPrChange>
        </w:rPr>
        <w:t xml:space="preserve"> </w:t>
      </w:r>
      <w:r w:rsidR="00A96A35" w:rsidRPr="0027638C">
        <w:rPr>
          <w:sz w:val="24"/>
          <w:rPrChange w16du:dateUtc="2026-07-07T18:18:00Z" w:author="Author" w:date="2026-07-07T20:18:00Z" w:id="9890">
            <w:rPr>
              <w:rFonts w:ascii="Times New Roman"/>
              <w:color w:val="000000"/>
            </w:rPr>
          </w:rPrChange>
        </w:rPr>
        <w:t>aliqua</w:t>
      </w:r>
      <w:r w:rsidR="00A96A35" w:rsidRPr="0027638C">
        <w:rPr>
          <w:spacing w:val="80"/>
          <w:sz w:val="24"/>
          <w:rPrChange w16du:dateUtc="2026-07-07T18:18:00Z" w:author="Author" w:date="2026-07-07T20:18:00Z" w:id="9891">
            <w:rPr>
              <w:rFonts w:ascii="Times New Roman"/>
              <w:color w:val="000000"/>
              <w:spacing w:val="84"/>
            </w:rPr>
          </w:rPrChange>
        </w:rPr>
        <w:t xml:space="preserve"> </w:t>
      </w:r>
      <w:r w:rsidR="00A96A35" w:rsidRPr="0027638C">
        <w:rPr>
          <w:sz w:val="24"/>
          <w:rPrChange w16du:dateUtc="2026-07-07T18:18:00Z" w:author="Author" w:date="2026-07-07T20:18:00Z" w:id="9892">
            <w:rPr>
              <w:rFonts w:ascii="Times New Roman"/>
              <w:color w:val="000000"/>
            </w:rPr>
          </w:rPrChange>
        </w:rPr>
        <w:t>lorem</w:t>
      </w:r>
      <w:r w:rsidR="00A96A35" w:rsidRPr="0027638C">
        <w:rPr>
          <w:spacing w:val="80"/>
          <w:sz w:val="24"/>
          <w:rPrChange w16du:dateUtc="2026-07-07T18:18:00Z" w:author="Author" w:date="2026-07-07T20:18:00Z" w:id="9893">
            <w:rPr>
              <w:rFonts w:ascii="Times New Roman"/>
              <w:color w:val="000000"/>
              <w:spacing w:val="84"/>
            </w:rPr>
          </w:rPrChange>
        </w:rPr>
        <w:t xml:space="preserve"> </w:t>
      </w:r>
      <w:r w:rsidR="00A96A35" w:rsidRPr="0027638C">
        <w:rPr>
          <w:sz w:val="24"/>
          <w:rPrChange w16du:dateUtc="2026-07-07T18:18:00Z" w:author="Author" w:date="2026-07-07T20:18:00Z" w:id="9894">
            <w:rPr>
              <w:rFonts w:ascii="Times New Roman"/>
              <w:color w:val="000000"/>
            </w:rPr>
          </w:rPrChange>
        </w:rPr>
        <w:t>ipsum</w:t>
      </w:r>
      <w:r w:rsidR="00A96A35" w:rsidRPr="0027638C">
        <w:rPr>
          <w:spacing w:val="80"/>
          <w:sz w:val="24"/>
          <w:rPrChange w16du:dateUtc="2026-07-07T18:18:00Z" w:author="Author" w:date="2026-07-07T20:18:00Z" w:id="9895">
            <w:rPr>
              <w:rFonts w:ascii="Times New Roman"/>
              <w:color w:val="000000"/>
              <w:spacing w:val="84"/>
            </w:rPr>
          </w:rPrChange>
        </w:rPr>
        <w:t xml:space="preserve"> </w:t>
      </w:r>
      <w:r w:rsidR="00A96A35" w:rsidRPr="0027638C">
        <w:rPr>
          <w:sz w:val="24"/>
          <w:rPrChange w16du:dateUtc="2026-07-07T18:18:00Z" w:author="Author" w:date="2026-07-07T20:18:00Z" w:id="9896">
            <w:rPr>
              <w:rFonts w:ascii="Times New Roman"/>
              <w:color w:val="000000"/>
            </w:rPr>
          </w:rPrChange>
        </w:rPr>
        <w:t>dolor</w:t>
      </w:r>
      <w:r w:rsidR="00A96A35" w:rsidRPr="0027638C">
        <w:rPr>
          <w:spacing w:val="80"/>
          <w:sz w:val="24"/>
          <w:rPrChange w16du:dateUtc="2026-07-07T18:18:00Z" w:author="Author" w:date="2026-07-07T20:18:00Z" w:id="9897">
            <w:rPr>
              <w:rFonts w:ascii="Times New Roman"/>
              <w:color w:val="000000"/>
              <w:spacing w:val="84"/>
            </w:rPr>
          </w:rPrChange>
        </w:rPr>
        <w:t xml:space="preserve"> </w:t>
      </w:r>
      <w:r w:rsidR="00A96A35" w:rsidRPr="0027638C">
        <w:rPr>
          <w:sz w:val="24"/>
          <w:rPrChange w16du:dateUtc="2026-07-07T18:18:00Z" w:author="Author" w:date="2026-07-07T20:18:00Z" w:id="9898">
            <w:rPr>
              <w:rFonts w:ascii="Times New Roman" w:hAnsi="Times New Roman"/>
              <w:color w:val="000000"/>
              <w:spacing w:val="3"/>
            </w:rPr>
          </w:rPrChange>
        </w:rPr>
        <w:t>“</w:t>
      </w:r>
      <w:r w:rsidR="00A96A35" w:rsidRPr="0027638C">
        <w:rPr>
          <w:b/>
          <w:sz w:val="24"/>
          <w:rPrChange w16du:dateUtc="2026-07-07T18:18:00Z" w:author="Author" w:date="2026-07-07T20:18:00Z" w:id="9899">
            <w:rPr>
              <w:rFonts w:ascii="Times New Roman" w:hAnsi="Times New Roman"/>
              <w:color w:val="000000"/>
              <w:spacing w:val="3"/>
            </w:rPr>
          </w:rPrChange>
        </w:rPr>
        <w:t>Sit</w:t>
      </w:r>
      <w:del w16du:dateUtc="2026-07-07T18:18:00Z" w:author="Author" w:date="2026-07-07T20:18:00Z" w:id="9900">
        <w:r>
          <w:rPr>
            <w:rFonts w:ascii="Times New Roman" w:cs="Times New Roman" w:hAnsi="Times New Roman"/>
            <w:color w:val="000000"/>
            <w:spacing w:val="3"/>
          </w:rPr>
          <w:delText>”</w:delText>
        </w:r>
      </w:del>
      <w:ins w16du:dateUtc="2026-07-07T18:18:00Z" w:author="Author" w:date="2026-07-07T20:18:00Z" w:id="9901">
        <w:r w:rsidR="00A96A35" w:rsidRPr="0027638C">
          <w:rPr>
            <w:sz w:val="24"/>
            <w:szCs w:val="24"/>
          </w:rPr>
          <w:t>”</w:t>
        </w:r>
        <w:r w:rsidR="00A96A35" w:rsidRPr="0027638C">
          <w:rPr>
            <w:spacing w:val="80"/>
            <w:sz w:val="24"/>
            <w:szCs w:val="24"/>
          </w:rPr>
          <w:t>,</w:t>
        </w:r>
      </w:ins>
      <w:r w:rsidR="00A96A35" w:rsidRPr="0027638C">
        <w:rPr>
          <w:spacing w:val="80"/>
          <w:sz w:val="24"/>
          <w:rPrChange w16du:dateUtc="2026-07-07T18:18:00Z" w:author="Author" w:date="2026-07-07T20:18:00Z" w:id="9902">
            <w:rPr>
              <w:rFonts w:ascii="Times New Roman"/>
              <w:color w:val="000000"/>
              <w:spacing w:val="82"/>
            </w:rPr>
          </w:rPrChange>
        </w:rPr>
        <w:t xml:space="preserve"> </w:t>
      </w:r>
      <w:r w:rsidR="00A96A35" w:rsidRPr="0027638C">
        <w:rPr>
          <w:sz w:val="24"/>
          <w:rPrChange w16du:dateUtc="2026-07-07T18:18:00Z" w:author="Author" w:date="2026-07-07T20:18:00Z" w:id="9903">
            <w:rPr>
              <w:rFonts w:ascii="Times New Roman"/>
              <w:color w:val="000000"/>
            </w:rPr>
          </w:rPrChange>
        </w:rPr>
        <w:t>amet</w:t>
      </w:r>
      <w:r w:rsidR="00A96A35" w:rsidRPr="0027638C">
        <w:rPr>
          <w:spacing w:val="79"/>
          <w:sz w:val="24"/>
          <w:rPrChange w16du:dateUtc="2026-07-07T18:18:00Z" w:author="Author" w:date="2026-07-07T20:18:00Z" w:id="9904">
            <w:rPr>
              <w:rFonts w:ascii="Times New Roman"/>
              <w:color w:val="000000"/>
              <w:spacing w:val="84"/>
            </w:rPr>
          </w:rPrChange>
        </w:rPr>
        <w:t xml:space="preserve"> </w:t>
      </w:r>
      <w:r w:rsidR="00A96A35" w:rsidRPr="0027638C">
        <w:rPr>
          <w:sz w:val="24"/>
          <w:rPrChange w16du:dateUtc="2026-07-07T18:18:00Z" w:author="Author" w:date="2026-07-07T20:18:00Z" w:id="9905">
            <w:rPr>
              <w:rFonts w:ascii="Times New Roman" w:hAnsi="Times New Roman"/>
              <w:color w:val="000000"/>
              <w:spacing w:val="6"/>
            </w:rPr>
          </w:rPrChange>
        </w:rPr>
        <w:t>“</w:t>
      </w:r>
      <w:r w:rsidR="00A96A35" w:rsidRPr="0027638C">
        <w:rPr>
          <w:b/>
          <w:sz w:val="24"/>
          <w:rPrChange w16du:dateUtc="2026-07-07T18:18:00Z" w:author="Author" w:date="2026-07-07T20:18:00Z" w:id="9906">
            <w:rPr>
              <w:rFonts w:ascii="Times New Roman" w:hAnsi="Times New Roman"/>
              <w:color w:val="000000"/>
              <w:spacing w:val="6"/>
            </w:rPr>
          </w:rPrChange>
        </w:rPr>
        <w:t>Consectetur</w:t>
      </w:r>
    </w:p>
    <w:p w14:paraId="0317E5D7" w14:textId="77777777" w:rsidR="008166CF" w:rsidRDefault="008166CF">
      <w:pPr>
        <w:spacing w:line="0" w:lineRule="atLeast"/>
        <w:rPr>
          <w:del w16du:dateUtc="2026-07-07T18:18:00Z" w:author="Author" w:date="2026-07-07T20:18:00Z" w:id="9907"/>
          <w:rFonts w:ascii="Arial"/>
          <w:color w:val="FF0000"/>
          <w:sz w:val="2"/>
        </w:rPr>
      </w:pPr>
    </w:p>
    <w:p w14:paraId="0106BCDF" w14:textId="77777777" w:rsidR="008166CF" w:rsidRDefault="00000000">
      <w:pPr>
        <w:spacing w:line="0" w:lineRule="atLeast"/>
        <w:rPr>
          <w:del w16du:dateUtc="2026-07-07T18:18:00Z" w:author="Author" w:date="2026-07-07T20:18:00Z" w:id="9908"/>
          <w:rFonts w:ascii="Arial"/>
          <w:color w:val="FF0000"/>
          <w:sz w:val="2"/>
        </w:rPr>
      </w:pPr>
      <w:del w16du:dateUtc="2026-07-07T18:18:00Z" w:author="Author" w:date="2026-07-07T20:18:00Z" w:id="9909">
        <w:r>
          <w:rPr>
            <w:rFonts w:ascii="Arial"/>
            <w:color w:val="FF0000"/>
            <w:sz w:val="2"/>
          </w:rPr>
          <w:cr/>
        </w:r>
        <w:r>
          <w:rPr>
            <w:rFonts w:ascii="Arial"/>
            <w:color w:val="FF0000"/>
            <w:sz w:val="2"/>
          </w:rPr>
          <w:br w:type="page"/>
        </w:r>
      </w:del>
    </w:p>
    <w:p w14:paraId="01A3523B" w14:textId="77777777" w:rsidR="008166CF" w:rsidRDefault="008166CF">
      <w:pPr>
        <w:pStyle w:val="NoList1"/>
        <w:rPr>
          <w:del w16du:dateUtc="2026-07-07T18:18:00Z" w:author="Author" w:date="2026-07-07T20:18:00Z" w:id="9910"/>
        </w:rPr>
        <w:sectPr w:rsidR="008166CF">
          <w:pgSz w:h="15840" w:w="12240"/>
          <w:pgMar w:bottom="0" w:footer="720" w:gutter="0" w:header="720" w:left="1440" w:right="100" w:top="713"/>
          <w:pgNumType w:start="1"/>
          <w:cols w:space="720"/>
          <w:docGrid w:linePitch="1"/>
        </w:sectPr>
      </w:pPr>
    </w:p>
    <w:p w14:paraId="02D5A8CF" w14:textId="77777777" w:rsidR="008166CF" w:rsidRDefault="008166CF">
      <w:pPr>
        <w:spacing w:line="0" w:lineRule="atLeast"/>
        <w:rPr>
          <w:del w16du:dateUtc="2026-07-07T18:18:00Z" w:author="Author" w:date="2026-07-07T20:18:00Z" w:id="9911"/>
          <w:rFonts w:ascii="Arial"/>
          <w:color w:val="FF0000"/>
          <w:sz w:val="2"/>
        </w:rPr>
      </w:pPr>
    </w:p>
    <w:p w14:paraId="0361AD2F" w14:textId="77777777" w:rsidR="008166CF" w:rsidRDefault="00CE63A4">
      <w:pPr>
        <w:spacing w:line="276" w:lineRule="exact"/>
        <w:ind w:left="3840"/>
        <w:rPr>
          <w:del w16du:dateUtc="2026-07-07T18:18:00Z" w:author="Author" w:date="2026-07-07T20:18:00Z" w:id="9912"/>
          <w:color w:val="000000"/>
          <w:sz w:val="24"/>
        </w:rPr>
      </w:pPr>
      <w:bookmarkStart w:id="9913" w:name="br12"/>
      <w:bookmarkEnd w:id="9913"/>
      <w:del w16du:dateUtc="2026-07-07T18:18:00Z" w:author="Author" w:date="2026-07-07T20:18:00Z" w:id="9914">
        <w:r>
          <w:rPr>
            <w:rFonts w:asciiTheme="minorHAnsi"/>
            <w:noProof/>
          </w:rPr>
          <w:pict w14:anchorId="20F536E3">
            <v:shape alt="" id="_x00007" style="position:absolute;left:0;text-align:left;margin-left:-1pt;margin-top:-1pt;width:3pt;height:3pt;z-index:-251642880;mso-wrap-edited:f;mso-width-percent:0;mso-height-percent:0;mso-position-horizontal:absolute;mso-position-horizontal-relative:page;mso-position-vertical:absolute;mso-position-vertical-relative:page;mso-width-percent:0;mso-height-percent:0" type="#_x0000_t75" o:spid="_x0000_s2069">
              <v:imagedata r:id="rId16"/>
              <w10:wrap anchorx="page" anchory="page"/>
            </v:shape>
          </w:pict>
        </w:r>
        <w:r w:rsidR="00000000">
          <w:rPr>
            <w:color w:val="000000"/>
            <w:sz w:val="24"/>
          </w:rPr>
          <w:delText>12</w:delText>
        </w:r>
      </w:del>
    </w:p>
    <w:p w14:paraId="584D91C1" w14:textId="194A5D23" w:rsidR="009609E8" w:rsidRDefault="00081F9E" w:rsidRPr="0027638C">
      <w:pPr>
        <w:pStyle w:val="ListParagraph"/>
        <w:numPr>
          <w:ilvl w:val="1"/>
          <w:numId w:val="5"/>
        </w:numPr>
        <w:tabs>
          <w:tab w:pos="1438" w:val="left"/>
          <w:tab w:pos="1440" w:val="left"/>
        </w:tabs>
        <w:spacing w:before="237"/>
        <w:ind w:right="356"/>
        <w:rPr>
          <w:sz w:val="24"/>
          <w:rPrChange w16du:dateUtc="2026-07-07T18:18:00Z" w:author="Author" w:date="2026-07-07T20:18:00Z" w:id="9915">
            <w:rPr>
              <w:rFonts w:ascii="Times New Roman"/>
              <w:color w:val="000000"/>
            </w:rPr>
          </w:rPrChange>
        </w:rPr>
        <w:pPrChange w16du:dateUtc="2026-07-07T18:18:00Z" w:author="Author" w:date="2026-07-07T20:18:00Z" w:id="9916">
          <w:pPr>
            <w:spacing w:after="0" w:before="463" w:line="253" w:lineRule="exact"/>
            <w:ind w:left="720"/>
            <w:jc w:val="left"/>
          </w:pPr>
        </w:pPrChange>
      </w:pPr>
      <w:ins w16du:dateUtc="2026-07-07T18:18:00Z" w:author="Author" w:date="2026-07-07T20:18:00Z" w:id="9917">
        <w:r w:rsidRPr="0027638C">
          <w:rPr>
            <w:b/>
            <w:sz w:val="24"/>
            <w:szCs w:val="24"/>
          </w:rPr>
          <w:t xml:space="preserve"> </w:t>
        </w:r>
      </w:ins>
      <w:r w:rsidRPr="0027638C">
        <w:rPr>
          <w:b/>
          <w:sz w:val="24"/>
          <w:rPrChange w16du:dateUtc="2026-07-07T18:18:00Z" w:author="Author" w:date="2026-07-07T20:18:00Z" w:id="9918">
            <w:rPr>
              <w:rFonts w:ascii="Times New Roman" w:hAnsi="Times New Roman"/>
              <w:color w:val="000000"/>
              <w:spacing w:val="9"/>
            </w:rPr>
          </w:rPrChange>
        </w:rPr>
        <w:t>Adipiscing</w:t>
      </w:r>
      <w:r w:rsidRPr="0027638C">
        <w:rPr>
          <w:sz w:val="24"/>
          <w:rPrChange w16du:dateUtc="2026-07-07T18:18:00Z" w:author="Author" w:date="2026-07-07T20:18:00Z" w:id="9919">
            <w:rPr>
              <w:rFonts w:ascii="Times New Roman" w:hAnsi="Times New Roman"/>
              <w:color w:val="000000"/>
              <w:spacing w:val="9"/>
            </w:rPr>
          </w:rPrChange>
        </w:rPr>
        <w:t>”</w:t>
      </w:r>
      <w:r w:rsidRPr="0027638C">
        <w:rPr>
          <w:spacing w:val="-7"/>
          <w:sz w:val="24"/>
          <w:rPrChange w16du:dateUtc="2026-07-07T18:18:00Z" w:author="Author" w:date="2026-07-07T20:18:00Z" w:id="9920">
            <w:rPr>
              <w:rFonts w:ascii="Times New Roman"/>
              <w:color w:val="000000"/>
              <w:spacing w:val="-13"/>
            </w:rPr>
          </w:rPrChange>
        </w:rPr>
        <w:t xml:space="preserve"> </w:t>
      </w:r>
      <w:r w:rsidRPr="0027638C">
        <w:rPr>
          <w:sz w:val="24"/>
          <w:rPrChange w16du:dateUtc="2026-07-07T18:18:00Z" w:author="Author" w:date="2026-07-07T20:18:00Z" w:id="9921">
            <w:rPr>
              <w:rFonts w:ascii="Times New Roman"/>
              <w:color w:val="000000"/>
            </w:rPr>
          </w:rPrChange>
        </w:rPr>
        <w:t>elit</w:t>
      </w:r>
      <w:r w:rsidRPr="0027638C">
        <w:rPr>
          <w:spacing w:val="-7"/>
          <w:sz w:val="24"/>
          <w:rPrChange w16du:dateUtc="2026-07-07T18:18:00Z" w:author="Author" w:date="2026-07-07T20:18:00Z" w:id="9922">
            <w:rPr>
              <w:rFonts w:ascii="Times New Roman"/>
              <w:color w:val="000000"/>
              <w:spacing w:val="-4"/>
            </w:rPr>
          </w:rPrChange>
        </w:rPr>
        <w:t xml:space="preserve"> </w:t>
      </w:r>
      <w:r w:rsidRPr="0027638C">
        <w:rPr>
          <w:sz w:val="24"/>
          <w:rPrChange w16du:dateUtc="2026-07-07T18:18:00Z" w:author="Author" w:date="2026-07-07T20:18:00Z" w:id="9923">
            <w:rPr>
              <w:rFonts w:ascii="Times New Roman"/>
              <w:color w:val="000000"/>
            </w:rPr>
          </w:rPrChange>
        </w:rPr>
        <w:t>sed</w:t>
      </w:r>
      <w:r w:rsidRPr="0027638C">
        <w:rPr>
          <w:spacing w:val="-7"/>
          <w:sz w:val="24"/>
          <w:rPrChange w16du:dateUtc="2026-07-07T18:18:00Z" w:author="Author" w:date="2026-07-07T20:18:00Z" w:id="9924">
            <w:rPr>
              <w:rFonts w:ascii="Times New Roman"/>
              <w:color w:val="000000"/>
              <w:spacing w:val="-4"/>
            </w:rPr>
          </w:rPrChange>
        </w:rPr>
        <w:t xml:space="preserve"> </w:t>
      </w:r>
      <w:r w:rsidRPr="0027638C">
        <w:rPr>
          <w:sz w:val="24"/>
          <w:rPrChange w16du:dateUtc="2026-07-07T18:18:00Z" w:author="Author" w:date="2026-07-07T20:18:00Z" w:id="9925">
            <w:rPr>
              <w:rFonts w:ascii="Times New Roman"/>
              <w:color w:val="000000"/>
            </w:rPr>
          </w:rPrChange>
        </w:rPr>
        <w:t>Do</w:t>
      </w:r>
      <w:r w:rsidRPr="0027638C">
        <w:rPr>
          <w:spacing w:val="-7"/>
          <w:sz w:val="24"/>
          <w:rPrChange w16du:dateUtc="2026-07-07T18:18:00Z" w:author="Author" w:date="2026-07-07T20:18:00Z" w:id="9926">
            <w:rPr>
              <w:rFonts w:ascii="Times New Roman"/>
              <w:color w:val="000000"/>
              <w:spacing w:val="-4"/>
            </w:rPr>
          </w:rPrChange>
        </w:rPr>
        <w:t xml:space="preserve"> </w:t>
      </w:r>
      <w:r w:rsidRPr="0027638C">
        <w:rPr>
          <w:sz w:val="24"/>
          <w:rPrChange w16du:dateUtc="2026-07-07T18:18:00Z" w:author="Author" w:date="2026-07-07T20:18:00Z" w:id="9927">
            <w:rPr>
              <w:rFonts w:ascii="Times New Roman"/>
              <w:color w:val="000000"/>
            </w:rPr>
          </w:rPrChange>
        </w:rPr>
        <w:t>eiusmod</w:t>
      </w:r>
      <w:r w:rsidRPr="0027638C">
        <w:rPr>
          <w:spacing w:val="-7"/>
          <w:sz w:val="24"/>
          <w:rPrChange w16du:dateUtc="2026-07-07T18:18:00Z" w:author="Author" w:date="2026-07-07T20:18:00Z" w:id="9928">
            <w:rPr>
              <w:rFonts w:ascii="Times New Roman"/>
              <w:color w:val="000000"/>
              <w:spacing w:val="-4"/>
            </w:rPr>
          </w:rPrChange>
        </w:rPr>
        <w:t xml:space="preserve"> </w:t>
      </w:r>
      <w:r w:rsidRPr="0027638C">
        <w:rPr>
          <w:sz w:val="24"/>
          <w:rPrChange w16du:dateUtc="2026-07-07T18:18:00Z" w:author="Author" w:date="2026-07-07T20:18:00Z" w:id="9929">
            <w:rPr>
              <w:rFonts w:ascii="Times New Roman"/>
              <w:color w:val="000000"/>
            </w:rPr>
          </w:rPrChange>
        </w:rPr>
        <w:t>tempor</w:t>
      </w:r>
      <w:r w:rsidRPr="0027638C">
        <w:rPr>
          <w:spacing w:val="-7"/>
          <w:sz w:val="24"/>
          <w:rPrChange w16du:dateUtc="2026-07-07T18:18:00Z" w:author="Author" w:date="2026-07-07T20:18:00Z" w:id="9930">
            <w:rPr>
              <w:rFonts w:ascii="Times New Roman"/>
              <w:color w:val="000000"/>
              <w:spacing w:val="-4"/>
            </w:rPr>
          </w:rPrChange>
        </w:rPr>
        <w:t xml:space="preserve"> </w:t>
      </w:r>
      <w:r w:rsidRPr="0027638C">
        <w:rPr>
          <w:sz w:val="24"/>
          <w:rPrChange w16du:dateUtc="2026-07-07T18:18:00Z" w:author="Author" w:date="2026-07-07T20:18:00Z" w:id="9931">
            <w:rPr>
              <w:rFonts w:ascii="Times New Roman"/>
              <w:color w:val="000000"/>
            </w:rPr>
          </w:rPrChange>
        </w:rPr>
        <w:t>incididunt</w:t>
      </w:r>
      <w:r w:rsidRPr="0027638C">
        <w:rPr>
          <w:spacing w:val="-7"/>
          <w:sz w:val="24"/>
          <w:rPrChange w16du:dateUtc="2026-07-07T18:18:00Z" w:author="Author" w:date="2026-07-07T20:18:00Z" w:id="9932">
            <w:rPr>
              <w:rFonts w:ascii="Times New Roman"/>
              <w:color w:val="000000"/>
              <w:spacing w:val="-4"/>
            </w:rPr>
          </w:rPrChange>
        </w:rPr>
        <w:t xml:space="preserve"> </w:t>
      </w:r>
      <w:r w:rsidRPr="0027638C">
        <w:rPr>
          <w:sz w:val="24"/>
          <w:rPrChange w16du:dateUtc="2026-07-07T18:18:00Z" w:author="Author" w:date="2026-07-07T20:18:00Z" w:id="9933">
            <w:rPr>
              <w:rFonts w:ascii="Times New Roman"/>
              <w:color w:val="000000"/>
            </w:rPr>
          </w:rPrChange>
        </w:rPr>
        <w:t>ut</w:t>
      </w:r>
      <w:r w:rsidRPr="0027638C">
        <w:rPr>
          <w:spacing w:val="-7"/>
          <w:sz w:val="24"/>
          <w:rPrChange w16du:dateUtc="2026-07-07T18:18:00Z" w:author="Author" w:date="2026-07-07T20:18:00Z" w:id="9934">
            <w:rPr>
              <w:rFonts w:ascii="Times New Roman"/>
              <w:color w:val="000000"/>
              <w:spacing w:val="-4"/>
            </w:rPr>
          </w:rPrChange>
        </w:rPr>
        <w:t xml:space="preserve"> </w:t>
      </w:r>
      <w:r w:rsidRPr="0027638C">
        <w:rPr>
          <w:sz w:val="24"/>
          <w:rPrChange w16du:dateUtc="2026-07-07T18:18:00Z" w:author="Author" w:date="2026-07-07T20:18:00Z" w:id="9935">
            <w:rPr>
              <w:rFonts w:ascii="Times New Roman"/>
              <w:color w:val="000000"/>
            </w:rPr>
          </w:rPrChange>
        </w:rPr>
        <w:t>labore</w:t>
      </w:r>
      <w:r w:rsidRPr="0027638C">
        <w:rPr>
          <w:spacing w:val="-7"/>
          <w:sz w:val="24"/>
          <w:rPrChange w16du:dateUtc="2026-07-07T18:18:00Z" w:author="Author" w:date="2026-07-07T20:18:00Z" w:id="9936">
            <w:rPr>
              <w:rFonts w:ascii="Times New Roman"/>
              <w:color w:val="000000"/>
              <w:spacing w:val="-4"/>
            </w:rPr>
          </w:rPrChange>
        </w:rPr>
        <w:t xml:space="preserve"> </w:t>
      </w:r>
      <w:r w:rsidRPr="0027638C">
        <w:rPr>
          <w:sz w:val="24"/>
          <w:rPrChange w16du:dateUtc="2026-07-07T18:18:00Z" w:author="Author" w:date="2026-07-07T20:18:00Z" w:id="9937">
            <w:rPr>
              <w:rFonts w:ascii="Times New Roman"/>
              <w:color w:val="000000"/>
            </w:rPr>
          </w:rPrChange>
        </w:rPr>
        <w:t>et</w:t>
      </w:r>
      <w:r w:rsidRPr="0027638C">
        <w:rPr>
          <w:spacing w:val="-7"/>
          <w:sz w:val="24"/>
          <w:rPrChange w16du:dateUtc="2026-07-07T18:18:00Z" w:author="Author" w:date="2026-07-07T20:18:00Z" w:id="9938">
            <w:rPr>
              <w:rFonts w:ascii="Times New Roman"/>
              <w:color w:val="000000"/>
              <w:spacing w:val="-4"/>
            </w:rPr>
          </w:rPrChange>
        </w:rPr>
        <w:t xml:space="preserve"> </w:t>
      </w:r>
      <w:r w:rsidRPr="0027638C">
        <w:rPr>
          <w:sz w:val="24"/>
          <w:rPrChange w16du:dateUtc="2026-07-07T18:18:00Z" w:author="Author" w:date="2026-07-07T20:18:00Z" w:id="9939">
            <w:rPr>
              <w:rFonts w:ascii="Times New Roman"/>
              <w:color w:val="000000"/>
            </w:rPr>
          </w:rPrChange>
        </w:rPr>
        <w:t>dolore</w:t>
      </w:r>
      <w:r w:rsidRPr="0027638C">
        <w:rPr>
          <w:spacing w:val="-7"/>
          <w:sz w:val="24"/>
          <w:rPrChange w16du:dateUtc="2026-07-07T18:18:00Z" w:author="Author" w:date="2026-07-07T20:18:00Z" w:id="9940">
            <w:rPr>
              <w:rFonts w:ascii="Times New Roman"/>
              <w:color w:val="000000"/>
              <w:spacing w:val="-4"/>
            </w:rPr>
          </w:rPrChange>
        </w:rPr>
        <w:t xml:space="preserve"> </w:t>
      </w:r>
      <w:r w:rsidRPr="0027638C">
        <w:rPr>
          <w:sz w:val="24"/>
          <w:rPrChange w16du:dateUtc="2026-07-07T18:18:00Z" w:author="Author" w:date="2026-07-07T20:18:00Z" w:id="9941">
            <w:rPr>
              <w:rFonts w:ascii="Times New Roman"/>
              <w:color w:val="000000"/>
            </w:rPr>
          </w:rPrChange>
        </w:rPr>
        <w:t>Magna</w:t>
      </w:r>
      <w:r w:rsidRPr="0027638C">
        <w:rPr>
          <w:spacing w:val="-7"/>
          <w:sz w:val="24"/>
          <w:rPrChange w16du:dateUtc="2026-07-07T18:18:00Z" w:author="Author" w:date="2026-07-07T20:18:00Z" w:id="9942">
            <w:rPr>
              <w:rFonts w:ascii="Times New Roman"/>
              <w:color w:val="000000"/>
              <w:spacing w:val="-4"/>
            </w:rPr>
          </w:rPrChange>
        </w:rPr>
        <w:t xml:space="preserve"> </w:t>
      </w:r>
      <w:r w:rsidRPr="0027638C">
        <w:rPr>
          <w:sz w:val="24"/>
          <w:rPrChange w16du:dateUtc="2026-07-07T18:18:00Z" w:author="Author" w:date="2026-07-07T20:18:00Z" w:id="9943">
            <w:rPr>
              <w:rFonts w:ascii="Times New Roman"/>
              <w:color w:val="000000"/>
            </w:rPr>
          </w:rPrChange>
        </w:rPr>
        <w:t>aliqua</w:t>
      </w:r>
      <w:r w:rsidRPr="0027638C">
        <w:rPr>
          <w:spacing w:val="-7"/>
          <w:sz w:val="24"/>
          <w:rPrChange w16du:dateUtc="2026-07-07T18:18:00Z" w:author="Author" w:date="2026-07-07T20:18:00Z" w:id="9944">
            <w:rPr>
              <w:rFonts w:ascii="Times New Roman"/>
              <w:color w:val="000000"/>
              <w:spacing w:val="-4"/>
            </w:rPr>
          </w:rPrChange>
        </w:rPr>
        <w:t xml:space="preserve"> </w:t>
      </w:r>
      <w:r w:rsidRPr="0027638C">
        <w:rPr>
          <w:sz w:val="24"/>
          <w:rPrChange w16du:dateUtc="2026-07-07T18:18:00Z" w:author="Author" w:date="2026-07-07T20:18:00Z" w:id="9945">
            <w:rPr>
              <w:rFonts w:ascii="Times New Roman"/>
              <w:color w:val="000000"/>
            </w:rPr>
          </w:rPrChange>
        </w:rPr>
        <w:t>lorem</w:t>
      </w:r>
      <w:r w:rsidRPr="0027638C">
        <w:rPr>
          <w:spacing w:val="-7"/>
          <w:sz w:val="24"/>
          <w:rPrChange w16du:dateUtc="2026-07-07T18:18:00Z" w:author="Author" w:date="2026-07-07T20:18:00Z" w:id="9946">
            <w:rPr>
              <w:rFonts w:ascii="Times New Roman"/>
              <w:color w:val="000000"/>
              <w:spacing w:val="-4"/>
            </w:rPr>
          </w:rPrChange>
        </w:rPr>
        <w:t xml:space="preserve"> </w:t>
      </w:r>
      <w:r w:rsidRPr="0027638C">
        <w:rPr>
          <w:sz w:val="24"/>
          <w:rPrChange w16du:dateUtc="2026-07-07T18:18:00Z" w:author="Author" w:date="2026-07-07T20:18:00Z" w:id="9947">
            <w:rPr>
              <w:rFonts w:ascii="Times New Roman"/>
              <w:color w:val="000000"/>
            </w:rPr>
          </w:rPrChange>
        </w:rPr>
        <w:t>ipsum</w:t>
      </w:r>
      <w:r w:rsidRPr="0027638C">
        <w:rPr>
          <w:spacing w:val="-7"/>
          <w:sz w:val="24"/>
          <w:rPrChange w16du:dateUtc="2026-07-07T18:18:00Z" w:author="Author" w:date="2026-07-07T20:18:00Z" w:id="9948">
            <w:rPr>
              <w:rFonts w:ascii="Times New Roman"/>
              <w:color w:val="000000"/>
              <w:spacing w:val="-4"/>
            </w:rPr>
          </w:rPrChange>
        </w:rPr>
        <w:t xml:space="preserve"> </w:t>
      </w:r>
      <w:r w:rsidRPr="0027638C">
        <w:rPr>
          <w:sz w:val="24"/>
          <w:rPrChange w16du:dateUtc="2026-07-07T18:18:00Z" w:author="Author" w:date="2026-07-07T20:18:00Z" w:id="9949">
            <w:rPr>
              <w:rFonts w:ascii="Times New Roman" w:hAnsi="Times New Roman"/>
              <w:color w:val="000000"/>
            </w:rPr>
          </w:rPrChange>
        </w:rPr>
        <w:t>dolor</w:t>
      </w:r>
      <w:del w16du:dateUtc="2026-07-07T18:18:00Z" w:author="Author" w:date="2026-07-07T20:18:00Z" w:id="9950">
        <w:r w:rsidR="00000000">
          <w:rPr>
            <w:color w:val="000000"/>
          </w:rPr>
          <w:cr/>
        </w:r>
      </w:del>
      <w:ins w16du:dateUtc="2026-07-07T18:18:00Z" w:author="Author" w:date="2026-07-07T20:18:00Z" w:id="9951">
        <w:r w:rsidRPr="0027638C">
          <w:rPr>
            <w:sz w:val="24"/>
            <w:szCs w:val="24"/>
          </w:rPr>
          <w:t xml:space="preserve"> </w:t>
        </w:r>
      </w:ins>
      <w:r w:rsidRPr="0027638C">
        <w:rPr>
          <w:sz w:val="24"/>
          <w:rPrChange w16du:dateUtc="2026-07-07T18:18:00Z" w:author="Author" w:date="2026-07-07T20:18:00Z" w:id="9952">
            <w:rPr>
              <w:rFonts w:ascii="Times New Roman"/>
              <w:color w:val="000000"/>
            </w:rPr>
          </w:rPrChange>
        </w:rPr>
        <w:t>sit</w:t>
      </w:r>
      <w:r w:rsidRPr="0027638C">
        <w:rPr>
          <w:sz w:val="24"/>
          <w:rPrChange w16du:dateUtc="2026-07-07T18:18:00Z" w:author="Author" w:date="2026-07-07T20:18:00Z" w:id="9953">
            <w:rPr>
              <w:rFonts w:ascii="Times New Roman"/>
              <w:color w:val="000000"/>
              <w:spacing w:val="37"/>
            </w:rPr>
          </w:rPrChange>
        </w:rPr>
        <w:t xml:space="preserve"> </w:t>
      </w:r>
      <w:r w:rsidRPr="0027638C">
        <w:rPr>
          <w:sz w:val="24"/>
          <w:rPrChange w16du:dateUtc="2026-07-07T18:18:00Z" w:author="Author" w:date="2026-07-07T20:18:00Z" w:id="9954">
            <w:rPr>
              <w:rFonts w:ascii="Times New Roman"/>
              <w:color w:val="000000"/>
            </w:rPr>
          </w:rPrChange>
        </w:rPr>
        <w:t>amet,</w:t>
      </w:r>
      <w:r w:rsidRPr="0027638C">
        <w:rPr>
          <w:sz w:val="24"/>
          <w:rPrChange w16du:dateUtc="2026-07-07T18:18:00Z" w:author="Author" w:date="2026-07-07T20:18:00Z" w:id="9955">
            <w:rPr>
              <w:rFonts w:ascii="Times New Roman"/>
              <w:color w:val="000000"/>
              <w:spacing w:val="37"/>
            </w:rPr>
          </w:rPrChange>
        </w:rPr>
        <w:t xml:space="preserve"> </w:t>
      </w:r>
      <w:r w:rsidRPr="0027638C">
        <w:rPr>
          <w:sz w:val="24"/>
          <w:rPrChange w16du:dateUtc="2026-07-07T18:18:00Z" w:author="Author" w:date="2026-07-07T20:18:00Z" w:id="9956">
            <w:rPr>
              <w:rFonts w:ascii="Times New Roman"/>
              <w:color w:val="000000"/>
            </w:rPr>
          </w:rPrChange>
        </w:rPr>
        <w:t>consectetur</w:t>
      </w:r>
      <w:ins w16du:dateUtc="2026-07-07T18:18:00Z" w:author="Author" w:date="2026-07-07T20:18:00Z" w:id="9957">
        <w:r w:rsidRPr="0027638C">
          <w:rPr>
            <w:sz w:val="24"/>
            <w:szCs w:val="24"/>
          </w:rPr>
          <w:t>,</w:t>
        </w:r>
      </w:ins>
      <w:r w:rsidRPr="0027638C">
        <w:rPr>
          <w:sz w:val="24"/>
          <w:rPrChange w16du:dateUtc="2026-07-07T18:18:00Z" w:author="Author" w:date="2026-07-07T20:18:00Z" w:id="9958">
            <w:rPr>
              <w:rFonts w:ascii="Times New Roman"/>
              <w:color w:val="000000"/>
              <w:spacing w:val="37"/>
            </w:rPr>
          </w:rPrChange>
        </w:rPr>
        <w:t xml:space="preserve"> </w:t>
      </w:r>
      <w:r w:rsidRPr="0027638C">
        <w:rPr>
          <w:sz w:val="24"/>
          <w:rPrChange w16du:dateUtc="2026-07-07T18:18:00Z" w:author="Author" w:date="2026-07-07T20:18:00Z" w:id="9959">
            <w:rPr>
              <w:rFonts w:ascii="Times New Roman"/>
              <w:color w:val="000000"/>
            </w:rPr>
          </w:rPrChange>
        </w:rPr>
        <w:t>adipiscing</w:t>
      </w:r>
      <w:r w:rsidRPr="0027638C">
        <w:rPr>
          <w:sz w:val="24"/>
          <w:rPrChange w16du:dateUtc="2026-07-07T18:18:00Z" w:author="Author" w:date="2026-07-07T20:18:00Z" w:id="9960">
            <w:rPr>
              <w:rFonts w:ascii="Times New Roman"/>
              <w:color w:val="000000"/>
              <w:spacing w:val="37"/>
            </w:rPr>
          </w:rPrChange>
        </w:rPr>
        <w:t xml:space="preserve"> </w:t>
      </w:r>
      <w:r w:rsidRPr="0027638C">
        <w:rPr>
          <w:sz w:val="24"/>
          <w:rPrChange w16du:dateUtc="2026-07-07T18:18:00Z" w:author="Author" w:date="2026-07-07T20:18:00Z" w:id="9961">
            <w:rPr>
              <w:rFonts w:ascii="Times New Roman"/>
              <w:color w:val="000000"/>
            </w:rPr>
          </w:rPrChange>
        </w:rPr>
        <w:t>elit</w:t>
      </w:r>
      <w:r w:rsidRPr="0027638C">
        <w:rPr>
          <w:sz w:val="24"/>
          <w:rPrChange w16du:dateUtc="2026-07-07T18:18:00Z" w:author="Author" w:date="2026-07-07T20:18:00Z" w:id="9962">
            <w:rPr>
              <w:rFonts w:ascii="Times New Roman"/>
              <w:color w:val="000000"/>
              <w:spacing w:val="37"/>
            </w:rPr>
          </w:rPrChange>
        </w:rPr>
        <w:t xml:space="preserve"> </w:t>
      </w:r>
      <w:r w:rsidRPr="0027638C">
        <w:rPr>
          <w:sz w:val="24"/>
          <w:rPrChange w16du:dateUtc="2026-07-07T18:18:00Z" w:author="Author" w:date="2026-07-07T20:18:00Z" w:id="9963">
            <w:rPr>
              <w:rFonts w:ascii="Times New Roman"/>
              <w:color w:val="000000"/>
            </w:rPr>
          </w:rPrChange>
        </w:rPr>
        <w:t>sed</w:t>
      </w:r>
      <w:r w:rsidRPr="0027638C">
        <w:rPr>
          <w:sz w:val="24"/>
          <w:rPrChange w16du:dateUtc="2026-07-07T18:18:00Z" w:author="Author" w:date="2026-07-07T20:18:00Z" w:id="9964">
            <w:rPr>
              <w:rFonts w:ascii="Times New Roman"/>
              <w:color w:val="000000"/>
              <w:spacing w:val="37"/>
            </w:rPr>
          </w:rPrChange>
        </w:rPr>
        <w:t xml:space="preserve"> </w:t>
      </w:r>
      <w:r w:rsidRPr="0027638C">
        <w:rPr>
          <w:sz w:val="24"/>
          <w:rPrChange w16du:dateUtc="2026-07-07T18:18:00Z" w:author="Author" w:date="2026-07-07T20:18:00Z" w:id="9965">
            <w:rPr>
              <w:rFonts w:ascii="Times New Roman"/>
              <w:color w:val="000000"/>
            </w:rPr>
          </w:rPrChange>
        </w:rPr>
        <w:t>do</w:t>
      </w:r>
      <w:r w:rsidRPr="0027638C">
        <w:rPr>
          <w:sz w:val="24"/>
          <w:rPrChange w16du:dateUtc="2026-07-07T18:18:00Z" w:author="Author" w:date="2026-07-07T20:18:00Z" w:id="9966">
            <w:rPr>
              <w:rFonts w:ascii="Times New Roman"/>
              <w:color w:val="000000"/>
              <w:spacing w:val="37"/>
            </w:rPr>
          </w:rPrChange>
        </w:rPr>
        <w:t xml:space="preserve"> </w:t>
      </w:r>
      <w:r w:rsidRPr="0027638C">
        <w:rPr>
          <w:sz w:val="24"/>
          <w:rPrChange w16du:dateUtc="2026-07-07T18:18:00Z" w:author="Author" w:date="2026-07-07T20:18:00Z" w:id="9967">
            <w:rPr>
              <w:rFonts w:ascii="Times New Roman"/>
              <w:color w:val="000000"/>
            </w:rPr>
          </w:rPrChange>
        </w:rPr>
        <w:t>eiusmod</w:t>
      </w:r>
      <w:r w:rsidRPr="0027638C">
        <w:rPr>
          <w:sz w:val="24"/>
          <w:rPrChange w16du:dateUtc="2026-07-07T18:18:00Z" w:author="Author" w:date="2026-07-07T20:18:00Z" w:id="9968">
            <w:rPr>
              <w:rFonts w:ascii="Times New Roman"/>
              <w:color w:val="000000"/>
              <w:spacing w:val="37"/>
            </w:rPr>
          </w:rPrChange>
        </w:rPr>
        <w:t xml:space="preserve"> </w:t>
      </w:r>
      <w:r w:rsidRPr="0027638C">
        <w:rPr>
          <w:sz w:val="24"/>
          <w:rPrChange w16du:dateUtc="2026-07-07T18:18:00Z" w:author="Author" w:date="2026-07-07T20:18:00Z" w:id="9969">
            <w:rPr>
              <w:rFonts w:ascii="Times New Roman"/>
              <w:color w:val="000000"/>
            </w:rPr>
          </w:rPrChange>
        </w:rPr>
        <w:t>tempor</w:t>
      </w:r>
      <w:r w:rsidRPr="0027638C">
        <w:rPr>
          <w:sz w:val="24"/>
          <w:rPrChange w16du:dateUtc="2026-07-07T18:18:00Z" w:author="Author" w:date="2026-07-07T20:18:00Z" w:id="9970">
            <w:rPr>
              <w:rFonts w:ascii="Times New Roman"/>
              <w:color w:val="000000"/>
              <w:spacing w:val="37"/>
            </w:rPr>
          </w:rPrChange>
        </w:rPr>
        <w:t xml:space="preserve"> </w:t>
      </w:r>
      <w:r w:rsidRPr="0027638C">
        <w:rPr>
          <w:sz w:val="24"/>
          <w:rPrChange w16du:dateUtc="2026-07-07T18:18:00Z" w:author="Author" w:date="2026-07-07T20:18:00Z" w:id="9971">
            <w:rPr>
              <w:rFonts w:ascii="Times New Roman"/>
              <w:color w:val="000000"/>
            </w:rPr>
          </w:rPrChange>
        </w:rPr>
        <w:t>incididunt</w:t>
      </w:r>
      <w:r w:rsidRPr="0027638C">
        <w:rPr>
          <w:sz w:val="24"/>
          <w:rPrChange w16du:dateUtc="2026-07-07T18:18:00Z" w:author="Author" w:date="2026-07-07T20:18:00Z" w:id="9972">
            <w:rPr>
              <w:rFonts w:ascii="Times New Roman"/>
              <w:color w:val="000000"/>
              <w:spacing w:val="37"/>
            </w:rPr>
          </w:rPrChange>
        </w:rPr>
        <w:t xml:space="preserve"> </w:t>
      </w:r>
      <w:r w:rsidRPr="0027638C">
        <w:rPr>
          <w:sz w:val="24"/>
          <w:rPrChange w16du:dateUtc="2026-07-07T18:18:00Z" w:author="Author" w:date="2026-07-07T20:18:00Z" w:id="9973">
            <w:rPr>
              <w:rFonts w:ascii="Times New Roman"/>
              <w:color w:val="000000"/>
            </w:rPr>
          </w:rPrChange>
        </w:rPr>
        <w:t>ut</w:t>
      </w:r>
      <w:r w:rsidRPr="0027638C">
        <w:rPr>
          <w:sz w:val="24"/>
          <w:rPrChange w16du:dateUtc="2026-07-07T18:18:00Z" w:author="Author" w:date="2026-07-07T20:18:00Z" w:id="9974">
            <w:rPr>
              <w:rFonts w:ascii="Times New Roman"/>
              <w:color w:val="000000"/>
              <w:spacing w:val="37"/>
            </w:rPr>
          </w:rPrChange>
        </w:rPr>
        <w:t xml:space="preserve"> </w:t>
      </w:r>
      <w:r w:rsidRPr="0027638C">
        <w:rPr>
          <w:sz w:val="24"/>
          <w:rPrChange w16du:dateUtc="2026-07-07T18:18:00Z" w:author="Author" w:date="2026-07-07T20:18:00Z" w:id="9975">
            <w:rPr>
              <w:rFonts w:ascii="Times New Roman"/>
              <w:color w:val="000000"/>
            </w:rPr>
          </w:rPrChange>
        </w:rPr>
        <w:t>labore</w:t>
      </w:r>
      <w:r w:rsidRPr="0027638C">
        <w:rPr>
          <w:sz w:val="24"/>
          <w:rPrChange w16du:dateUtc="2026-07-07T18:18:00Z" w:author="Author" w:date="2026-07-07T20:18:00Z" w:id="9976">
            <w:rPr>
              <w:rFonts w:ascii="Times New Roman"/>
              <w:color w:val="000000"/>
              <w:spacing w:val="37"/>
            </w:rPr>
          </w:rPrChange>
        </w:rPr>
        <w:t xml:space="preserve"> </w:t>
      </w:r>
      <w:r w:rsidRPr="0027638C">
        <w:rPr>
          <w:sz w:val="24"/>
          <w:rPrChange w16du:dateUtc="2026-07-07T18:18:00Z" w:author="Author" w:date="2026-07-07T20:18:00Z" w:id="9977">
            <w:rPr>
              <w:rFonts w:ascii="Times New Roman"/>
              <w:color w:val="000000"/>
            </w:rPr>
          </w:rPrChange>
        </w:rPr>
        <w:t>et</w:t>
      </w:r>
      <w:r w:rsidRPr="0027638C">
        <w:rPr>
          <w:sz w:val="24"/>
          <w:rPrChange w16du:dateUtc="2026-07-07T18:18:00Z" w:author="Author" w:date="2026-07-07T20:18:00Z" w:id="9978">
            <w:rPr>
              <w:rFonts w:ascii="Times New Roman"/>
              <w:color w:val="000000"/>
              <w:spacing w:val="37"/>
            </w:rPr>
          </w:rPrChange>
        </w:rPr>
        <w:t xml:space="preserve"> </w:t>
      </w:r>
      <w:r w:rsidRPr="0027638C">
        <w:rPr>
          <w:sz w:val="24"/>
          <w:rPrChange w16du:dateUtc="2026-07-07T18:18:00Z" w:author="Author" w:date="2026-07-07T20:18:00Z" w:id="9979">
            <w:rPr>
              <w:rFonts w:ascii="Times New Roman" w:hAnsi="Times New Roman"/>
              <w:color w:val="000000"/>
            </w:rPr>
          </w:rPrChange>
        </w:rPr>
        <w:t>dolore</w:t>
      </w:r>
      <w:del w16du:dateUtc="2026-07-07T18:18:00Z" w:author="Author" w:date="2026-07-07T20:18:00Z" w:id="9980">
        <w:r w:rsidR="00000000">
          <w:rPr>
            <w:color w:val="000000"/>
          </w:rPr>
          <w:cr/>
        </w:r>
      </w:del>
      <w:ins w16du:dateUtc="2026-07-07T18:18:00Z" w:author="Author" w:date="2026-07-07T20:18:00Z" w:id="9981">
        <w:r w:rsidRPr="0027638C">
          <w:rPr>
            <w:sz w:val="24"/>
            <w:szCs w:val="24"/>
          </w:rPr>
          <w:t xml:space="preserve"> </w:t>
        </w:r>
      </w:ins>
      <w:r w:rsidRPr="0027638C">
        <w:rPr>
          <w:sz w:val="24"/>
          <w:rPrChange w16du:dateUtc="2026-07-07T18:18:00Z" w:author="Author" w:date="2026-07-07T20:18:00Z" w:id="9982">
            <w:rPr>
              <w:rFonts w:ascii="Times New Roman"/>
              <w:color w:val="000000"/>
            </w:rPr>
          </w:rPrChange>
        </w:rPr>
        <w:t>magna</w:t>
      </w:r>
      <w:r w:rsidRPr="0027638C">
        <w:rPr>
          <w:sz w:val="24"/>
          <w:rPrChange w16du:dateUtc="2026-07-07T18:18:00Z" w:author="Author" w:date="2026-07-07T20:18:00Z" w:id="9983">
            <w:rPr>
              <w:rFonts w:ascii="Times New Roman"/>
              <w:color w:val="000000"/>
              <w:spacing w:val="60"/>
            </w:rPr>
          </w:rPrChange>
        </w:rPr>
        <w:t xml:space="preserve"> </w:t>
      </w:r>
      <w:r w:rsidRPr="0027638C">
        <w:rPr>
          <w:sz w:val="24"/>
          <w:rPrChange w16du:dateUtc="2026-07-07T18:18:00Z" w:author="Author" w:date="2026-07-07T20:18:00Z" w:id="9984">
            <w:rPr>
              <w:rFonts w:ascii="Times New Roman"/>
              <w:color w:val="000000"/>
            </w:rPr>
          </w:rPrChange>
        </w:rPr>
        <w:t>aliqua</w:t>
      </w:r>
      <w:r w:rsidRPr="0027638C">
        <w:rPr>
          <w:sz w:val="24"/>
          <w:rPrChange w16du:dateUtc="2026-07-07T18:18:00Z" w:author="Author" w:date="2026-07-07T20:18:00Z" w:id="9985">
            <w:rPr>
              <w:rFonts w:ascii="Times New Roman"/>
              <w:color w:val="000000"/>
              <w:spacing w:val="60"/>
            </w:rPr>
          </w:rPrChange>
        </w:rPr>
        <w:t xml:space="preserve"> </w:t>
      </w:r>
      <w:r w:rsidRPr="0027638C">
        <w:rPr>
          <w:sz w:val="24"/>
          <w:rPrChange w16du:dateUtc="2026-07-07T18:18:00Z" w:author="Author" w:date="2026-07-07T20:18:00Z" w:id="9986">
            <w:rPr>
              <w:rFonts w:ascii="Times New Roman"/>
              <w:color w:val="000000"/>
            </w:rPr>
          </w:rPrChange>
        </w:rPr>
        <w:t>lorem</w:t>
      </w:r>
      <w:r w:rsidRPr="0027638C">
        <w:rPr>
          <w:sz w:val="24"/>
          <w:rPrChange w16du:dateUtc="2026-07-07T18:18:00Z" w:author="Author" w:date="2026-07-07T20:18:00Z" w:id="9987">
            <w:rPr>
              <w:rFonts w:ascii="Times New Roman"/>
              <w:color w:val="000000"/>
              <w:spacing w:val="60"/>
            </w:rPr>
          </w:rPrChange>
        </w:rPr>
        <w:t xml:space="preserve"> </w:t>
      </w:r>
      <w:r w:rsidRPr="0027638C">
        <w:rPr>
          <w:sz w:val="24"/>
          <w:rPrChange w16du:dateUtc="2026-07-07T18:18:00Z" w:author="Author" w:date="2026-07-07T20:18:00Z" w:id="9988">
            <w:rPr>
              <w:rFonts w:ascii="Times New Roman"/>
              <w:color w:val="000000"/>
            </w:rPr>
          </w:rPrChange>
        </w:rPr>
        <w:t>Ipsum</w:t>
      </w:r>
      <w:r w:rsidRPr="0027638C">
        <w:rPr>
          <w:sz w:val="24"/>
          <w:rPrChange w16du:dateUtc="2026-07-07T18:18:00Z" w:author="Author" w:date="2026-07-07T20:18:00Z" w:id="9989">
            <w:rPr>
              <w:rFonts w:ascii="Times New Roman"/>
              <w:color w:val="000000"/>
              <w:spacing w:val="60"/>
            </w:rPr>
          </w:rPrChange>
        </w:rPr>
        <w:t xml:space="preserve"> </w:t>
      </w:r>
      <w:r w:rsidRPr="0027638C">
        <w:rPr>
          <w:sz w:val="24"/>
          <w:rPrChange w16du:dateUtc="2026-07-07T18:18:00Z" w:author="Author" w:date="2026-07-07T20:18:00Z" w:id="9990">
            <w:rPr>
              <w:rFonts w:ascii="Times New Roman"/>
              <w:color w:val="000000"/>
            </w:rPr>
          </w:rPrChange>
        </w:rPr>
        <w:t>dolor</w:t>
      </w:r>
      <w:r w:rsidRPr="0027638C">
        <w:rPr>
          <w:sz w:val="24"/>
          <w:rPrChange w16du:dateUtc="2026-07-07T18:18:00Z" w:author="Author" w:date="2026-07-07T20:18:00Z" w:id="9991">
            <w:rPr>
              <w:rFonts w:ascii="Times New Roman"/>
              <w:color w:val="000000"/>
              <w:spacing w:val="60"/>
            </w:rPr>
          </w:rPrChange>
        </w:rPr>
        <w:t xml:space="preserve"> </w:t>
      </w:r>
      <w:r w:rsidRPr="0027638C">
        <w:rPr>
          <w:sz w:val="24"/>
          <w:rPrChange w16du:dateUtc="2026-07-07T18:18:00Z" w:author="Author" w:date="2026-07-07T20:18:00Z" w:id="9992">
            <w:rPr>
              <w:rFonts w:ascii="Times New Roman"/>
              <w:color w:val="000000"/>
            </w:rPr>
          </w:rPrChange>
        </w:rPr>
        <w:t>sit</w:t>
      </w:r>
      <w:r w:rsidRPr="0027638C">
        <w:rPr>
          <w:sz w:val="24"/>
          <w:rPrChange w16du:dateUtc="2026-07-07T18:18:00Z" w:author="Author" w:date="2026-07-07T20:18:00Z" w:id="9993">
            <w:rPr>
              <w:rFonts w:ascii="Times New Roman"/>
              <w:color w:val="000000"/>
              <w:spacing w:val="60"/>
            </w:rPr>
          </w:rPrChange>
        </w:rPr>
        <w:t xml:space="preserve"> </w:t>
      </w:r>
      <w:r w:rsidRPr="0027638C">
        <w:rPr>
          <w:sz w:val="24"/>
          <w:rPrChange w16du:dateUtc="2026-07-07T18:18:00Z" w:author="Author" w:date="2026-07-07T20:18:00Z" w:id="9994">
            <w:rPr>
              <w:rFonts w:ascii="Times New Roman"/>
              <w:color w:val="000000"/>
            </w:rPr>
          </w:rPrChange>
        </w:rPr>
        <w:t>amet</w:t>
      </w:r>
      <w:r w:rsidRPr="0027638C">
        <w:rPr>
          <w:sz w:val="24"/>
          <w:rPrChange w16du:dateUtc="2026-07-07T18:18:00Z" w:author="Author" w:date="2026-07-07T20:18:00Z" w:id="9995">
            <w:rPr>
              <w:rFonts w:ascii="Times New Roman"/>
              <w:color w:val="000000"/>
              <w:spacing w:val="60"/>
            </w:rPr>
          </w:rPrChange>
        </w:rPr>
        <w:t xml:space="preserve"> </w:t>
      </w:r>
      <w:r w:rsidRPr="0027638C">
        <w:rPr>
          <w:sz w:val="24"/>
          <w:rPrChange w16du:dateUtc="2026-07-07T18:18:00Z" w:author="Author" w:date="2026-07-07T20:18:00Z" w:id="9996">
            <w:rPr>
              <w:rFonts w:ascii="Times New Roman"/>
              <w:color w:val="000000"/>
            </w:rPr>
          </w:rPrChange>
        </w:rPr>
        <w:t>consectetur</w:t>
      </w:r>
      <w:r w:rsidRPr="0027638C">
        <w:rPr>
          <w:sz w:val="24"/>
          <w:rPrChange w16du:dateUtc="2026-07-07T18:18:00Z" w:author="Author" w:date="2026-07-07T20:18:00Z" w:id="9997">
            <w:rPr>
              <w:rFonts w:ascii="Times New Roman"/>
              <w:color w:val="000000"/>
              <w:spacing w:val="60"/>
            </w:rPr>
          </w:rPrChange>
        </w:rPr>
        <w:t xml:space="preserve"> </w:t>
      </w:r>
      <w:r w:rsidRPr="0027638C">
        <w:rPr>
          <w:sz w:val="24"/>
          <w:rPrChange w16du:dateUtc="2026-07-07T18:18:00Z" w:author="Author" w:date="2026-07-07T20:18:00Z" w:id="9998">
            <w:rPr>
              <w:rFonts w:ascii="Times New Roman"/>
              <w:color w:val="000000"/>
            </w:rPr>
          </w:rPrChange>
        </w:rPr>
        <w:t>adipiscing</w:t>
      </w:r>
      <w:r w:rsidRPr="0027638C">
        <w:rPr>
          <w:sz w:val="24"/>
          <w:rPrChange w16du:dateUtc="2026-07-07T18:18:00Z" w:author="Author" w:date="2026-07-07T20:18:00Z" w:id="9999">
            <w:rPr>
              <w:rFonts w:ascii="Times New Roman"/>
              <w:color w:val="000000"/>
              <w:spacing w:val="60"/>
            </w:rPr>
          </w:rPrChange>
        </w:rPr>
        <w:t xml:space="preserve"> </w:t>
      </w:r>
      <w:r w:rsidRPr="0027638C">
        <w:rPr>
          <w:sz w:val="24"/>
          <w:rPrChange w16du:dateUtc="2026-07-07T18:18:00Z" w:author="Author" w:date="2026-07-07T20:18:00Z" w:id="10000">
            <w:rPr>
              <w:rFonts w:ascii="Times New Roman"/>
              <w:color w:val="000000"/>
            </w:rPr>
          </w:rPrChange>
        </w:rPr>
        <w:t>elit</w:t>
      </w:r>
      <w:r w:rsidRPr="0027638C">
        <w:rPr>
          <w:sz w:val="24"/>
          <w:rPrChange w16du:dateUtc="2026-07-07T18:18:00Z" w:author="Author" w:date="2026-07-07T20:18:00Z" w:id="10001">
            <w:rPr>
              <w:rFonts w:ascii="Times New Roman"/>
              <w:color w:val="000000"/>
              <w:spacing w:val="60"/>
            </w:rPr>
          </w:rPrChange>
        </w:rPr>
        <w:t xml:space="preserve"> </w:t>
      </w:r>
      <w:r w:rsidRPr="0027638C">
        <w:rPr>
          <w:sz w:val="24"/>
          <w:rPrChange w16du:dateUtc="2026-07-07T18:18:00Z" w:author="Author" w:date="2026-07-07T20:18:00Z" w:id="10002">
            <w:rPr>
              <w:rFonts w:ascii="Times New Roman"/>
              <w:color w:val="000000"/>
            </w:rPr>
          </w:rPrChange>
        </w:rPr>
        <w:t>sed</w:t>
      </w:r>
      <w:r w:rsidRPr="0027638C">
        <w:rPr>
          <w:sz w:val="24"/>
          <w:rPrChange w16du:dateUtc="2026-07-07T18:18:00Z" w:author="Author" w:date="2026-07-07T20:18:00Z" w:id="10003">
            <w:rPr>
              <w:rFonts w:ascii="Times New Roman"/>
              <w:color w:val="000000"/>
              <w:spacing w:val="60"/>
            </w:rPr>
          </w:rPrChange>
        </w:rPr>
        <w:t xml:space="preserve"> </w:t>
      </w:r>
      <w:r w:rsidRPr="0027638C">
        <w:rPr>
          <w:sz w:val="24"/>
          <w:rPrChange w16du:dateUtc="2026-07-07T18:18:00Z" w:author="Author" w:date="2026-07-07T20:18:00Z" w:id="10004">
            <w:rPr>
              <w:rFonts w:ascii="Times New Roman"/>
              <w:color w:val="000000"/>
            </w:rPr>
          </w:rPrChange>
        </w:rPr>
        <w:t>do</w:t>
      </w:r>
      <w:r w:rsidRPr="0027638C">
        <w:rPr>
          <w:sz w:val="24"/>
          <w:rPrChange w16du:dateUtc="2026-07-07T18:18:00Z" w:author="Author" w:date="2026-07-07T20:18:00Z" w:id="10005">
            <w:rPr>
              <w:rFonts w:ascii="Times New Roman"/>
              <w:color w:val="000000"/>
              <w:spacing w:val="60"/>
            </w:rPr>
          </w:rPrChange>
        </w:rPr>
        <w:t xml:space="preserve"> </w:t>
      </w:r>
      <w:r w:rsidRPr="0027638C">
        <w:rPr>
          <w:sz w:val="24"/>
          <w:rPrChange w16du:dateUtc="2026-07-07T18:18:00Z" w:author="Author" w:date="2026-07-07T20:18:00Z" w:id="10006">
            <w:rPr>
              <w:rFonts w:ascii="Times New Roman"/>
              <w:color w:val="000000"/>
            </w:rPr>
          </w:rPrChange>
        </w:rPr>
        <w:t>eiusmod</w:t>
      </w:r>
      <w:r w:rsidRPr="0027638C">
        <w:rPr>
          <w:sz w:val="24"/>
          <w:rPrChange w16du:dateUtc="2026-07-07T18:18:00Z" w:author="Author" w:date="2026-07-07T20:18:00Z" w:id="10007">
            <w:rPr>
              <w:rFonts w:ascii="Times New Roman"/>
              <w:color w:val="000000"/>
              <w:spacing w:val="60"/>
            </w:rPr>
          </w:rPrChange>
        </w:rPr>
        <w:t xml:space="preserve"> </w:t>
      </w:r>
      <w:r w:rsidRPr="0027638C">
        <w:rPr>
          <w:sz w:val="24"/>
          <w:rPrChange w16du:dateUtc="2026-07-07T18:18:00Z" w:author="Author" w:date="2026-07-07T20:18:00Z" w:id="10008">
            <w:rPr>
              <w:rFonts w:ascii="Times New Roman"/>
              <w:color w:val="000000"/>
            </w:rPr>
          </w:rPrChange>
        </w:rPr>
        <w:t>tempor</w:t>
      </w:r>
      <w:r w:rsidRPr="0027638C">
        <w:rPr>
          <w:sz w:val="24"/>
          <w:rPrChange w16du:dateUtc="2026-07-07T18:18:00Z" w:author="Author" w:date="2026-07-07T20:18:00Z" w:id="10009">
            <w:rPr>
              <w:rFonts w:ascii="Times New Roman"/>
              <w:color w:val="000000"/>
              <w:spacing w:val="60"/>
            </w:rPr>
          </w:rPrChange>
        </w:rPr>
        <w:t xml:space="preserve"> </w:t>
      </w:r>
      <w:r w:rsidRPr="0027638C">
        <w:rPr>
          <w:sz w:val="24"/>
          <w:rPrChange w16du:dateUtc="2026-07-07T18:18:00Z" w:author="Author" w:date="2026-07-07T20:18:00Z" w:id="10010">
            <w:rPr>
              <w:rFonts w:ascii="Times New Roman" w:hAnsi="Times New Roman"/>
              <w:color w:val="000000"/>
            </w:rPr>
          </w:rPrChange>
        </w:rPr>
        <w:t>incididunt</w:t>
      </w:r>
      <w:del w16du:dateUtc="2026-07-07T18:18:00Z" w:author="Author" w:date="2026-07-07T20:18:00Z" w:id="10011">
        <w:r w:rsidR="00000000">
          <w:rPr>
            <w:color w:val="000000"/>
          </w:rPr>
          <w:cr/>
        </w:r>
      </w:del>
      <w:ins w16du:dateUtc="2026-07-07T18:18:00Z" w:author="Author" w:date="2026-07-07T20:18:00Z" w:id="10012">
        <w:r w:rsidRPr="0027638C">
          <w:rPr>
            <w:sz w:val="24"/>
            <w:szCs w:val="24"/>
          </w:rPr>
          <w:t xml:space="preserve"> </w:t>
        </w:r>
      </w:ins>
      <w:r w:rsidRPr="0027638C">
        <w:rPr>
          <w:sz w:val="24"/>
          <w:rPrChange w16du:dateUtc="2026-07-07T18:18:00Z" w:author="Author" w:date="2026-07-07T20:18:00Z" w:id="10013">
            <w:rPr>
              <w:rFonts w:ascii="Times New Roman"/>
              <w:color w:val="000000"/>
            </w:rPr>
          </w:rPrChange>
        </w:rPr>
        <w:t>Ut,</w:t>
      </w:r>
      <w:r w:rsidRPr="0027638C">
        <w:rPr>
          <w:sz w:val="24"/>
          <w:rPrChange w16du:dateUtc="2026-07-07T18:18:00Z" w:author="Author" w:date="2026-07-07T20:18:00Z" w:id="10014">
            <w:rPr>
              <w:rFonts w:ascii="Times New Roman"/>
              <w:color w:val="000000"/>
              <w:spacing w:val="59"/>
            </w:rPr>
          </w:rPrChange>
        </w:rPr>
        <w:t xml:space="preserve"> </w:t>
      </w:r>
      <w:r w:rsidRPr="0027638C">
        <w:rPr>
          <w:sz w:val="24"/>
          <w:rPrChange w16du:dateUtc="2026-07-07T18:18:00Z" w:author="Author" w:date="2026-07-07T20:18:00Z" w:id="10015">
            <w:rPr>
              <w:rFonts w:ascii="Times New Roman"/>
              <w:color w:val="000000"/>
            </w:rPr>
          </w:rPrChange>
        </w:rPr>
        <w:t>labore</w:t>
      </w:r>
      <w:r w:rsidRPr="0027638C">
        <w:rPr>
          <w:sz w:val="24"/>
          <w:rPrChange w16du:dateUtc="2026-07-07T18:18:00Z" w:author="Author" w:date="2026-07-07T20:18:00Z" w:id="10016">
            <w:rPr>
              <w:rFonts w:ascii="Times New Roman"/>
              <w:color w:val="000000"/>
              <w:spacing w:val="59"/>
            </w:rPr>
          </w:rPrChange>
        </w:rPr>
        <w:t xml:space="preserve"> </w:t>
      </w:r>
      <w:r w:rsidRPr="0027638C">
        <w:rPr>
          <w:sz w:val="24"/>
          <w:rPrChange w16du:dateUtc="2026-07-07T18:18:00Z" w:author="Author" w:date="2026-07-07T20:18:00Z" w:id="10017">
            <w:rPr>
              <w:rFonts w:ascii="Times New Roman"/>
              <w:color w:val="000000"/>
            </w:rPr>
          </w:rPrChange>
        </w:rPr>
        <w:t>et</w:t>
      </w:r>
      <w:r w:rsidRPr="0027638C">
        <w:rPr>
          <w:sz w:val="24"/>
          <w:rPrChange w16du:dateUtc="2026-07-07T18:18:00Z" w:author="Author" w:date="2026-07-07T20:18:00Z" w:id="10018">
            <w:rPr>
              <w:rFonts w:ascii="Times New Roman"/>
              <w:color w:val="000000"/>
              <w:spacing w:val="59"/>
            </w:rPr>
          </w:rPrChange>
        </w:rPr>
        <w:t xml:space="preserve"> </w:t>
      </w:r>
      <w:r w:rsidRPr="0027638C">
        <w:rPr>
          <w:sz w:val="24"/>
          <w:rPrChange w16du:dateUtc="2026-07-07T18:18:00Z" w:author="Author" w:date="2026-07-07T20:18:00Z" w:id="10019">
            <w:rPr>
              <w:rFonts w:ascii="Times New Roman"/>
              <w:color w:val="000000"/>
            </w:rPr>
          </w:rPrChange>
        </w:rPr>
        <w:t>dolore</w:t>
      </w:r>
      <w:r w:rsidRPr="0027638C">
        <w:rPr>
          <w:sz w:val="24"/>
          <w:rPrChange w16du:dateUtc="2026-07-07T18:18:00Z" w:author="Author" w:date="2026-07-07T20:18:00Z" w:id="10020">
            <w:rPr>
              <w:rFonts w:ascii="Times New Roman"/>
              <w:color w:val="000000"/>
              <w:spacing w:val="59"/>
            </w:rPr>
          </w:rPrChange>
        </w:rPr>
        <w:t xml:space="preserve"> </w:t>
      </w:r>
      <w:r w:rsidRPr="0027638C">
        <w:rPr>
          <w:sz w:val="24"/>
          <w:rPrChange w16du:dateUtc="2026-07-07T18:18:00Z" w:author="Author" w:date="2026-07-07T20:18:00Z" w:id="10021">
            <w:rPr>
              <w:rFonts w:ascii="Times New Roman"/>
              <w:color w:val="000000"/>
            </w:rPr>
          </w:rPrChange>
        </w:rPr>
        <w:t>magna</w:t>
      </w:r>
      <w:r w:rsidRPr="0027638C">
        <w:rPr>
          <w:sz w:val="24"/>
          <w:rPrChange w16du:dateUtc="2026-07-07T18:18:00Z" w:author="Author" w:date="2026-07-07T20:18:00Z" w:id="10022">
            <w:rPr>
              <w:rFonts w:ascii="Times New Roman"/>
              <w:color w:val="000000"/>
              <w:spacing w:val="59"/>
            </w:rPr>
          </w:rPrChange>
        </w:rPr>
        <w:t xml:space="preserve"> </w:t>
      </w:r>
      <w:r w:rsidRPr="0027638C">
        <w:rPr>
          <w:sz w:val="24"/>
          <w:rPrChange w16du:dateUtc="2026-07-07T18:18:00Z" w:author="Author" w:date="2026-07-07T20:18:00Z" w:id="10023">
            <w:rPr>
              <w:rFonts w:ascii="Times New Roman" w:hAnsi="Times New Roman"/>
              <w:color w:val="000000"/>
            </w:rPr>
          </w:rPrChange>
        </w:rPr>
        <w:t>Aliqua’lorem</w:t>
      </w:r>
      <w:r w:rsidRPr="0027638C">
        <w:rPr>
          <w:sz w:val="24"/>
          <w:rPrChange w16du:dateUtc="2026-07-07T18:18:00Z" w:author="Author" w:date="2026-07-07T20:18:00Z" w:id="10024">
            <w:rPr>
              <w:rFonts w:ascii="Times New Roman"/>
              <w:color w:val="000000"/>
              <w:spacing w:val="59"/>
            </w:rPr>
          </w:rPrChange>
        </w:rPr>
        <w:t xml:space="preserve"> </w:t>
      </w:r>
      <w:r w:rsidRPr="0027638C">
        <w:rPr>
          <w:sz w:val="24"/>
          <w:rPrChange w16du:dateUtc="2026-07-07T18:18:00Z" w:author="Author" w:date="2026-07-07T20:18:00Z" w:id="10025">
            <w:rPr>
              <w:rFonts w:ascii="Times New Roman"/>
              <w:color w:val="000000"/>
            </w:rPr>
          </w:rPrChange>
        </w:rPr>
        <w:t>ipsum,</w:t>
      </w:r>
      <w:r w:rsidRPr="0027638C">
        <w:rPr>
          <w:sz w:val="24"/>
          <w:rPrChange w16du:dateUtc="2026-07-07T18:18:00Z" w:author="Author" w:date="2026-07-07T20:18:00Z" w:id="10026">
            <w:rPr>
              <w:rFonts w:ascii="Times New Roman"/>
              <w:color w:val="000000"/>
              <w:spacing w:val="59"/>
            </w:rPr>
          </w:rPrChange>
        </w:rPr>
        <w:t xml:space="preserve"> </w:t>
      </w:r>
      <w:r w:rsidRPr="0027638C">
        <w:rPr>
          <w:sz w:val="24"/>
          <w:rPrChange w16du:dateUtc="2026-07-07T18:18:00Z" w:author="Author" w:date="2026-07-07T20:18:00Z" w:id="10027">
            <w:rPr>
              <w:rFonts w:ascii="Times New Roman"/>
              <w:color w:val="000000"/>
            </w:rPr>
          </w:rPrChange>
        </w:rPr>
        <w:t>dolor</w:t>
      </w:r>
      <w:ins w16du:dateUtc="2026-07-07T18:18:00Z" w:author="Author" w:date="2026-07-07T20:18:00Z" w:id="10028">
        <w:r w:rsidRPr="0027638C">
          <w:rPr>
            <w:sz w:val="24"/>
            <w:szCs w:val="24"/>
          </w:rPr>
          <w:t>,</w:t>
        </w:r>
      </w:ins>
      <w:r w:rsidRPr="0027638C">
        <w:rPr>
          <w:sz w:val="24"/>
          <w:rPrChange w16du:dateUtc="2026-07-07T18:18:00Z" w:author="Author" w:date="2026-07-07T20:18:00Z" w:id="10029">
            <w:rPr>
              <w:rFonts w:ascii="Times New Roman"/>
              <w:color w:val="000000"/>
              <w:spacing w:val="59"/>
            </w:rPr>
          </w:rPrChange>
        </w:rPr>
        <w:t xml:space="preserve"> </w:t>
      </w:r>
      <w:r w:rsidRPr="0027638C">
        <w:rPr>
          <w:sz w:val="24"/>
          <w:rPrChange w16du:dateUtc="2026-07-07T18:18:00Z" w:author="Author" w:date="2026-07-07T20:18:00Z" w:id="10030">
            <w:rPr>
              <w:rFonts w:ascii="Times New Roman"/>
              <w:color w:val="000000"/>
            </w:rPr>
          </w:rPrChange>
        </w:rPr>
        <w:t>sit</w:t>
      </w:r>
      <w:r w:rsidRPr="0027638C">
        <w:rPr>
          <w:sz w:val="24"/>
          <w:rPrChange w16du:dateUtc="2026-07-07T18:18:00Z" w:author="Author" w:date="2026-07-07T20:18:00Z" w:id="10031">
            <w:rPr>
              <w:rFonts w:ascii="Times New Roman"/>
              <w:color w:val="000000"/>
              <w:spacing w:val="60"/>
            </w:rPr>
          </w:rPrChange>
        </w:rPr>
        <w:t xml:space="preserve"> </w:t>
      </w:r>
      <w:r w:rsidRPr="0027638C">
        <w:rPr>
          <w:sz w:val="24"/>
          <w:rPrChange w16du:dateUtc="2026-07-07T18:18:00Z" w:author="Author" w:date="2026-07-07T20:18:00Z" w:id="10032">
            <w:rPr>
              <w:rFonts w:ascii="Times New Roman" w:hAnsi="Times New Roman"/>
              <w:color w:val="000000"/>
            </w:rPr>
          </w:rPrChange>
        </w:rPr>
        <w:t>amet</w:t>
      </w:r>
      <w:del w16du:dateUtc="2026-07-07T18:18:00Z" w:author="Author" w:date="2026-07-07T20:18:00Z" w:id="10033">
        <w:r w:rsidR="00000000">
          <w:rPr>
            <w:color w:val="000000"/>
          </w:rPr>
          <w:cr/>
        </w:r>
      </w:del>
      <w:ins w16du:dateUtc="2026-07-07T18:18:00Z" w:author="Author" w:date="2026-07-07T20:18:00Z" w:id="10034">
        <w:r w:rsidRPr="0027638C">
          <w:rPr>
            <w:sz w:val="24"/>
            <w:szCs w:val="24"/>
          </w:rPr>
          <w:t xml:space="preserve"> </w:t>
        </w:r>
      </w:ins>
      <w:r w:rsidRPr="0027638C">
        <w:rPr>
          <w:sz w:val="24"/>
          <w:rPrChange w16du:dateUtc="2026-07-07T18:18:00Z" w:author="Author" w:date="2026-07-07T20:18:00Z" w:id="10035">
            <w:rPr>
              <w:rFonts w:ascii="Times New Roman"/>
              <w:color w:val="000000"/>
            </w:rPr>
          </w:rPrChange>
        </w:rPr>
        <w:t>consectetur,</w:t>
      </w:r>
      <w:r w:rsidRPr="0027638C">
        <w:rPr>
          <w:spacing w:val="-11"/>
          <w:sz w:val="24"/>
          <w:rPrChange w16du:dateUtc="2026-07-07T18:18:00Z" w:author="Author" w:date="2026-07-07T20:18:00Z" w:id="10036">
            <w:rPr>
              <w:rFonts w:ascii="Times New Roman"/>
              <w:color w:val="000000"/>
              <w:spacing w:val="-8"/>
            </w:rPr>
          </w:rPrChange>
        </w:rPr>
        <w:t xml:space="preserve"> </w:t>
      </w:r>
      <w:r w:rsidRPr="0027638C">
        <w:rPr>
          <w:sz w:val="24"/>
          <w:rPrChange w16du:dateUtc="2026-07-07T18:18:00Z" w:author="Author" w:date="2026-07-07T20:18:00Z" w:id="10037">
            <w:rPr>
              <w:rFonts w:ascii="Times New Roman"/>
              <w:color w:val="000000"/>
            </w:rPr>
          </w:rPrChange>
        </w:rPr>
        <w:t>adipiscing,</w:t>
      </w:r>
      <w:r w:rsidRPr="0027638C">
        <w:rPr>
          <w:spacing w:val="-11"/>
          <w:sz w:val="24"/>
          <w:rPrChange w16du:dateUtc="2026-07-07T18:18:00Z" w:author="Author" w:date="2026-07-07T20:18:00Z" w:id="10038">
            <w:rPr>
              <w:rFonts w:ascii="Times New Roman"/>
              <w:color w:val="000000"/>
              <w:spacing w:val="-8"/>
            </w:rPr>
          </w:rPrChange>
        </w:rPr>
        <w:t xml:space="preserve"> </w:t>
      </w:r>
      <w:r w:rsidRPr="0027638C">
        <w:rPr>
          <w:sz w:val="24"/>
          <w:rPrChange w16du:dateUtc="2026-07-07T18:18:00Z" w:author="Author" w:date="2026-07-07T20:18:00Z" w:id="10039">
            <w:rPr>
              <w:rFonts w:ascii="Times New Roman"/>
              <w:color w:val="000000"/>
            </w:rPr>
          </w:rPrChange>
        </w:rPr>
        <w:t>elit,</w:t>
      </w:r>
      <w:r w:rsidRPr="0027638C">
        <w:rPr>
          <w:spacing w:val="-11"/>
          <w:sz w:val="24"/>
          <w:rPrChange w16du:dateUtc="2026-07-07T18:18:00Z" w:author="Author" w:date="2026-07-07T20:18:00Z" w:id="10040">
            <w:rPr>
              <w:rFonts w:ascii="Times New Roman"/>
              <w:color w:val="000000"/>
              <w:spacing w:val="-8"/>
            </w:rPr>
          </w:rPrChange>
        </w:rPr>
        <w:t xml:space="preserve"> </w:t>
      </w:r>
      <w:r w:rsidRPr="0027638C">
        <w:rPr>
          <w:sz w:val="24"/>
          <w:rPrChange w16du:dateUtc="2026-07-07T18:18:00Z" w:author="Author" w:date="2026-07-07T20:18:00Z" w:id="10041">
            <w:rPr>
              <w:rFonts w:ascii="Times New Roman"/>
              <w:color w:val="000000"/>
            </w:rPr>
          </w:rPrChange>
        </w:rPr>
        <w:t>sed</w:t>
      </w:r>
      <w:ins w16du:dateUtc="2026-07-07T18:18:00Z" w:author="Author" w:date="2026-07-07T20:18:00Z" w:id="10042">
        <w:r w:rsidRPr="0027638C">
          <w:rPr>
            <w:spacing w:val="-12"/>
            <w:sz w:val="24"/>
            <w:szCs w:val="24"/>
          </w:rPr>
          <w:t>,</w:t>
        </w:r>
      </w:ins>
      <w:r w:rsidRPr="0027638C">
        <w:rPr>
          <w:spacing w:val="-12"/>
          <w:sz w:val="24"/>
          <w:rPrChange w16du:dateUtc="2026-07-07T18:18:00Z" w:author="Author" w:date="2026-07-07T20:18:00Z" w:id="10043">
            <w:rPr>
              <w:rFonts w:ascii="Times New Roman"/>
              <w:color w:val="000000"/>
              <w:spacing w:val="-8"/>
            </w:rPr>
          </w:rPrChange>
        </w:rPr>
        <w:t xml:space="preserve"> </w:t>
      </w:r>
      <w:r w:rsidRPr="0027638C">
        <w:rPr>
          <w:sz w:val="24"/>
          <w:rPrChange w16du:dateUtc="2026-07-07T18:18:00Z" w:author="Author" w:date="2026-07-07T20:18:00Z" w:id="10044">
            <w:rPr>
              <w:rFonts w:ascii="Times New Roman"/>
              <w:color w:val="000000"/>
            </w:rPr>
          </w:rPrChange>
        </w:rPr>
        <w:t>do</w:t>
      </w:r>
      <w:r w:rsidRPr="0027638C">
        <w:rPr>
          <w:spacing w:val="-11"/>
          <w:sz w:val="24"/>
          <w:rPrChange w16du:dateUtc="2026-07-07T18:18:00Z" w:author="Author" w:date="2026-07-07T20:18:00Z" w:id="10045">
            <w:rPr>
              <w:rFonts w:ascii="Times New Roman"/>
              <w:color w:val="000000"/>
              <w:spacing w:val="-8"/>
            </w:rPr>
          </w:rPrChange>
        </w:rPr>
        <w:t xml:space="preserve"> </w:t>
      </w:r>
      <w:r w:rsidRPr="0027638C">
        <w:rPr>
          <w:sz w:val="24"/>
          <w:rPrChange w16du:dateUtc="2026-07-07T18:18:00Z" w:author="Author" w:date="2026-07-07T20:18:00Z" w:id="10046">
            <w:rPr>
              <w:rFonts w:ascii="Times New Roman"/>
              <w:color w:val="000000"/>
            </w:rPr>
          </w:rPrChange>
        </w:rPr>
        <w:t>eiusmod,</w:t>
      </w:r>
      <w:r w:rsidRPr="0027638C">
        <w:rPr>
          <w:spacing w:val="-11"/>
          <w:sz w:val="24"/>
          <w:rPrChange w16du:dateUtc="2026-07-07T18:18:00Z" w:author="Author" w:date="2026-07-07T20:18:00Z" w:id="10047">
            <w:rPr>
              <w:rFonts w:ascii="Times New Roman"/>
              <w:color w:val="000000"/>
              <w:spacing w:val="-8"/>
            </w:rPr>
          </w:rPrChange>
        </w:rPr>
        <w:t xml:space="preserve"> </w:t>
      </w:r>
      <w:r w:rsidRPr="0027638C">
        <w:rPr>
          <w:sz w:val="24"/>
          <w:rPrChange w16du:dateUtc="2026-07-07T18:18:00Z" w:author="Author" w:date="2026-07-07T20:18:00Z" w:id="10048">
            <w:rPr>
              <w:rFonts w:ascii="Times New Roman"/>
              <w:color w:val="000000"/>
            </w:rPr>
          </w:rPrChange>
        </w:rPr>
        <w:t>tempor</w:t>
      </w:r>
      <w:r w:rsidRPr="0027638C">
        <w:rPr>
          <w:spacing w:val="-12"/>
          <w:sz w:val="24"/>
          <w:rPrChange w16du:dateUtc="2026-07-07T18:18:00Z" w:author="Author" w:date="2026-07-07T20:18:00Z" w:id="10049">
            <w:rPr>
              <w:rFonts w:ascii="Times New Roman"/>
              <w:color w:val="000000"/>
              <w:spacing w:val="-8"/>
            </w:rPr>
          </w:rPrChange>
        </w:rPr>
        <w:t xml:space="preserve"> </w:t>
      </w:r>
      <w:r w:rsidRPr="0027638C">
        <w:rPr>
          <w:sz w:val="24"/>
          <w:rPrChange w16du:dateUtc="2026-07-07T18:18:00Z" w:author="Author" w:date="2026-07-07T20:18:00Z" w:id="10050">
            <w:rPr>
              <w:rFonts w:ascii="Times New Roman"/>
              <w:color w:val="000000"/>
            </w:rPr>
          </w:rPrChange>
        </w:rPr>
        <w:t>incididunt</w:t>
      </w:r>
      <w:r w:rsidRPr="0027638C">
        <w:rPr>
          <w:spacing w:val="-12"/>
          <w:sz w:val="24"/>
          <w:rPrChange w16du:dateUtc="2026-07-07T18:18:00Z" w:author="Author" w:date="2026-07-07T20:18:00Z" w:id="10051">
            <w:rPr>
              <w:rFonts w:ascii="Times New Roman"/>
              <w:color w:val="000000"/>
              <w:spacing w:val="-8"/>
            </w:rPr>
          </w:rPrChange>
        </w:rPr>
        <w:t xml:space="preserve"> </w:t>
      </w:r>
      <w:ins w16du:dateUtc="2026-07-07T18:18:00Z" w:author="Author" w:date="2026-07-07T20:18:00Z" w:id="10052">
        <w:r w:rsidRPr="0027638C">
          <w:rPr>
            <w:sz w:val="24"/>
            <w:szCs w:val="24"/>
          </w:rPr>
          <w:t xml:space="preserve">ut </w:t>
        </w:r>
      </w:ins>
      <w:r w:rsidRPr="0027638C">
        <w:rPr>
          <w:sz w:val="24"/>
          <w:rPrChange w16du:dateUtc="2026-07-07T18:18:00Z" w:author="Author" w:date="2026-07-07T20:18:00Z" w:id="10053">
            <w:rPr>
              <w:rFonts w:ascii="Times New Roman"/>
              <w:color w:val="000000"/>
            </w:rPr>
          </w:rPrChange>
        </w:rPr>
        <w:t>Labore</w:t>
      </w:r>
      <w:r w:rsidRPr="0027638C">
        <w:rPr>
          <w:spacing w:val="-11"/>
          <w:sz w:val="24"/>
          <w:rPrChange w16du:dateUtc="2026-07-07T18:18:00Z" w:author="Author" w:date="2026-07-07T20:18:00Z" w:id="10054">
            <w:rPr>
              <w:rFonts w:ascii="Times New Roman"/>
              <w:color w:val="000000"/>
              <w:spacing w:val="-8"/>
            </w:rPr>
          </w:rPrChange>
        </w:rPr>
        <w:t xml:space="preserve"> </w:t>
      </w:r>
      <w:r w:rsidRPr="0027638C">
        <w:rPr>
          <w:sz w:val="24"/>
          <w:rPrChange w16du:dateUtc="2026-07-07T18:18:00Z" w:author="Author" w:date="2026-07-07T20:18:00Z" w:id="10055">
            <w:rPr>
              <w:rFonts w:ascii="Times New Roman"/>
              <w:color w:val="000000"/>
            </w:rPr>
          </w:rPrChange>
        </w:rPr>
        <w:t>et</w:t>
      </w:r>
      <w:r w:rsidRPr="0027638C">
        <w:rPr>
          <w:spacing w:val="-11"/>
          <w:sz w:val="24"/>
          <w:rPrChange w16du:dateUtc="2026-07-07T18:18:00Z" w:author="Author" w:date="2026-07-07T20:18:00Z" w:id="10056">
            <w:rPr>
              <w:rFonts w:ascii="Times New Roman"/>
              <w:color w:val="000000"/>
              <w:spacing w:val="-8"/>
            </w:rPr>
          </w:rPrChange>
        </w:rPr>
        <w:t xml:space="preserve"> </w:t>
      </w:r>
      <w:r w:rsidRPr="0027638C">
        <w:rPr>
          <w:sz w:val="24"/>
          <w:rPrChange w16du:dateUtc="2026-07-07T18:18:00Z" w:author="Author" w:date="2026-07-07T20:18:00Z" w:id="10057">
            <w:rPr>
              <w:rFonts w:ascii="Times New Roman"/>
              <w:color w:val="000000"/>
            </w:rPr>
          </w:rPrChange>
        </w:rPr>
        <w:t>dolore</w:t>
      </w:r>
      <w:r w:rsidRPr="0027638C">
        <w:rPr>
          <w:spacing w:val="-12"/>
          <w:sz w:val="24"/>
          <w:rPrChange w16du:dateUtc="2026-07-07T18:18:00Z" w:author="Author" w:date="2026-07-07T20:18:00Z" w:id="10058">
            <w:rPr>
              <w:rFonts w:ascii="Times New Roman"/>
              <w:color w:val="000000"/>
              <w:spacing w:val="-8"/>
            </w:rPr>
          </w:rPrChange>
        </w:rPr>
        <w:t xml:space="preserve"> </w:t>
      </w:r>
      <w:r w:rsidRPr="0027638C">
        <w:rPr>
          <w:sz w:val="24"/>
          <w:rPrChange w16du:dateUtc="2026-07-07T18:18:00Z" w:author="Author" w:date="2026-07-07T20:18:00Z" w:id="10059">
            <w:rPr>
              <w:rFonts w:ascii="Times New Roman" w:hAnsi="Times New Roman"/>
              <w:color w:val="000000"/>
            </w:rPr>
          </w:rPrChange>
        </w:rPr>
        <w:t>Magna,</w:t>
      </w:r>
      <w:del w16du:dateUtc="2026-07-07T18:18:00Z" w:author="Author" w:date="2026-07-07T20:18:00Z" w:id="10060">
        <w:r w:rsidR="00000000">
          <w:rPr>
            <w:color w:val="000000"/>
          </w:rPr>
          <w:cr/>
        </w:r>
      </w:del>
      <w:ins w16du:dateUtc="2026-07-07T18:18:00Z" w:author="Author" w:date="2026-07-07T20:18:00Z" w:id="10061">
        <w:r w:rsidRPr="0027638C">
          <w:rPr>
            <w:sz w:val="24"/>
            <w:szCs w:val="24"/>
          </w:rPr>
          <w:t xml:space="preserve"> </w:t>
        </w:r>
      </w:ins>
      <w:r w:rsidRPr="0027638C">
        <w:rPr>
          <w:sz w:val="24"/>
          <w:rPrChange w16du:dateUtc="2026-07-07T18:18:00Z" w:author="Author" w:date="2026-07-07T20:18:00Z" w:id="10062">
            <w:rPr>
              <w:rFonts w:ascii="Times New Roman" w:hAnsi="Times New Roman"/>
              <w:color w:val="000000"/>
            </w:rPr>
          </w:rPrChange>
        </w:rPr>
        <w:t>Aliqua’lorem</w:t>
      </w:r>
      <w:r w:rsidRPr="0027638C">
        <w:rPr>
          <w:sz w:val="24"/>
          <w:rPrChange w16du:dateUtc="2026-07-07T18:18:00Z" w:author="Author" w:date="2026-07-07T20:18:00Z" w:id="10063">
            <w:rPr>
              <w:rFonts w:ascii="Times New Roman"/>
              <w:color w:val="000000"/>
              <w:spacing w:val="82"/>
            </w:rPr>
          </w:rPrChange>
        </w:rPr>
        <w:t xml:space="preserve"> </w:t>
      </w:r>
      <w:r w:rsidRPr="0027638C">
        <w:rPr>
          <w:sz w:val="24"/>
          <w:rPrChange w16du:dateUtc="2026-07-07T18:18:00Z" w:author="Author" w:date="2026-07-07T20:18:00Z" w:id="10064">
            <w:rPr>
              <w:rFonts w:ascii="Times New Roman"/>
              <w:color w:val="000000"/>
            </w:rPr>
          </w:rPrChange>
        </w:rPr>
        <w:t>Ipsum</w:t>
      </w:r>
      <w:r w:rsidRPr="0027638C">
        <w:rPr>
          <w:sz w:val="24"/>
          <w:rPrChange w16du:dateUtc="2026-07-07T18:18:00Z" w:author="Author" w:date="2026-07-07T20:18:00Z" w:id="10065">
            <w:rPr>
              <w:rFonts w:ascii="Times New Roman"/>
              <w:color w:val="000000"/>
              <w:spacing w:val="82"/>
            </w:rPr>
          </w:rPrChange>
        </w:rPr>
        <w:t xml:space="preserve"> </w:t>
      </w:r>
      <w:r w:rsidRPr="0027638C">
        <w:rPr>
          <w:sz w:val="24"/>
          <w:rPrChange w16du:dateUtc="2026-07-07T18:18:00Z" w:author="Author" w:date="2026-07-07T20:18:00Z" w:id="10066">
            <w:rPr>
              <w:rFonts w:ascii="Times New Roman"/>
              <w:color w:val="000000"/>
            </w:rPr>
          </w:rPrChange>
        </w:rPr>
        <w:t>Dolor</w:t>
      </w:r>
      <w:r w:rsidRPr="0027638C">
        <w:rPr>
          <w:sz w:val="24"/>
          <w:rPrChange w16du:dateUtc="2026-07-07T18:18:00Z" w:author="Author" w:date="2026-07-07T20:18:00Z" w:id="10067">
            <w:rPr>
              <w:rFonts w:ascii="Times New Roman"/>
              <w:color w:val="000000"/>
              <w:spacing w:val="82"/>
            </w:rPr>
          </w:rPrChange>
        </w:rPr>
        <w:t xml:space="preserve"> </w:t>
      </w:r>
      <w:r w:rsidRPr="0027638C">
        <w:rPr>
          <w:sz w:val="24"/>
          <w:rPrChange w16du:dateUtc="2026-07-07T18:18:00Z" w:author="Author" w:date="2026-07-07T20:18:00Z" w:id="10068">
            <w:rPr>
              <w:rFonts w:ascii="Times New Roman"/>
              <w:color w:val="000000"/>
            </w:rPr>
          </w:rPrChange>
        </w:rPr>
        <w:t>sit</w:t>
      </w:r>
      <w:r w:rsidRPr="0027638C">
        <w:rPr>
          <w:sz w:val="24"/>
          <w:rPrChange w16du:dateUtc="2026-07-07T18:18:00Z" w:author="Author" w:date="2026-07-07T20:18:00Z" w:id="10069">
            <w:rPr>
              <w:rFonts w:ascii="Times New Roman"/>
              <w:color w:val="000000"/>
              <w:spacing w:val="82"/>
            </w:rPr>
          </w:rPrChange>
        </w:rPr>
        <w:t xml:space="preserve"> </w:t>
      </w:r>
      <w:r w:rsidRPr="0027638C">
        <w:rPr>
          <w:sz w:val="24"/>
          <w:rPrChange w16du:dateUtc="2026-07-07T18:18:00Z" w:author="Author" w:date="2026-07-07T20:18:00Z" w:id="10070">
            <w:rPr>
              <w:rFonts w:ascii="Times New Roman"/>
              <w:color w:val="000000"/>
            </w:rPr>
          </w:rPrChange>
        </w:rPr>
        <w:t>Amet</w:t>
      </w:r>
      <w:r w:rsidRPr="0027638C">
        <w:rPr>
          <w:sz w:val="24"/>
          <w:rPrChange w16du:dateUtc="2026-07-07T18:18:00Z" w:author="Author" w:date="2026-07-07T20:18:00Z" w:id="10071">
            <w:rPr>
              <w:rFonts w:ascii="Times New Roman"/>
              <w:color w:val="000000"/>
              <w:spacing w:val="82"/>
            </w:rPr>
          </w:rPrChange>
        </w:rPr>
        <w:t xml:space="preserve"> </w:t>
      </w:r>
      <w:r w:rsidRPr="0027638C">
        <w:rPr>
          <w:sz w:val="24"/>
          <w:rPrChange w16du:dateUtc="2026-07-07T18:18:00Z" w:author="Author" w:date="2026-07-07T20:18:00Z" w:id="10072">
            <w:rPr>
              <w:rFonts w:ascii="Times New Roman"/>
              <w:color w:val="000000"/>
            </w:rPr>
          </w:rPrChange>
        </w:rPr>
        <w:t>Consectetur.</w:t>
      </w:r>
      <w:r w:rsidRPr="0027638C">
        <w:rPr>
          <w:sz w:val="24"/>
          <w:rPrChange w16du:dateUtc="2026-07-07T18:18:00Z" w:author="Author" w:date="2026-07-07T20:18:00Z" w:id="10073">
            <w:rPr>
              <w:rFonts w:ascii="Times New Roman"/>
              <w:color w:val="000000"/>
              <w:spacing w:val="82"/>
            </w:rPr>
          </w:rPrChange>
        </w:rPr>
        <w:t xml:space="preserve"> </w:t>
      </w:r>
      <w:r w:rsidRPr="0027638C">
        <w:rPr>
          <w:sz w:val="24"/>
          <w:rPrChange w16du:dateUtc="2026-07-07T18:18:00Z" w:author="Author" w:date="2026-07-07T20:18:00Z" w:id="10074">
            <w:rPr>
              <w:rFonts w:ascii="Times New Roman"/>
              <w:color w:val="000000"/>
            </w:rPr>
          </w:rPrChange>
        </w:rPr>
        <w:t>Adipiscing</w:t>
      </w:r>
      <w:r w:rsidRPr="0027638C">
        <w:rPr>
          <w:sz w:val="24"/>
          <w:rPrChange w16du:dateUtc="2026-07-07T18:18:00Z" w:author="Author" w:date="2026-07-07T20:18:00Z" w:id="10075">
            <w:rPr>
              <w:rFonts w:ascii="Times New Roman"/>
              <w:color w:val="000000"/>
              <w:spacing w:val="82"/>
            </w:rPr>
          </w:rPrChange>
        </w:rPr>
        <w:t xml:space="preserve"> </w:t>
      </w:r>
      <w:r w:rsidRPr="0027638C">
        <w:rPr>
          <w:sz w:val="24"/>
          <w:rPrChange w16du:dateUtc="2026-07-07T18:18:00Z" w:author="Author" w:date="2026-07-07T20:18:00Z" w:id="10076">
            <w:rPr>
              <w:rFonts w:ascii="Times New Roman" w:hAnsi="Times New Roman"/>
              <w:color w:val="000000"/>
            </w:rPr>
          </w:rPrChange>
        </w:rPr>
        <w:t>elit</w:t>
      </w:r>
      <w:del w16du:dateUtc="2026-07-07T18:18:00Z" w:author="Author" w:date="2026-07-07T20:18:00Z" w:id="10077">
        <w:r w:rsidR="00000000">
          <w:rPr>
            <w:color w:val="000000"/>
          </w:rPr>
          <w:cr/>
        </w:r>
      </w:del>
      <w:ins w16du:dateUtc="2026-07-07T18:18:00Z" w:author="Author" w:date="2026-07-07T20:18:00Z" w:id="10078">
        <w:r w:rsidRPr="0027638C">
          <w:rPr>
            <w:sz w:val="24"/>
            <w:szCs w:val="24"/>
          </w:rPr>
          <w:t xml:space="preserve"> </w:t>
        </w:r>
      </w:ins>
      <w:r w:rsidRPr="0027638C">
        <w:rPr>
          <w:sz w:val="24"/>
          <w:rPrChange w16du:dateUtc="2026-07-07T18:18:00Z" w:author="Author" w:date="2026-07-07T20:18:00Z" w:id="10079">
            <w:rPr>
              <w:rFonts w:ascii="Times New Roman"/>
              <w:color w:val="000000"/>
            </w:rPr>
          </w:rPrChange>
        </w:rPr>
        <w:t>sed,</w:t>
      </w:r>
      <w:r w:rsidRPr="0027638C">
        <w:rPr>
          <w:spacing w:val="-3"/>
          <w:sz w:val="24"/>
          <w:rPrChange w16du:dateUtc="2026-07-07T18:18:00Z" w:author="Author" w:date="2026-07-07T20:18:00Z" w:id="10080">
            <w:rPr>
              <w:rFonts w:ascii="Times New Roman"/>
              <w:color w:val="000000"/>
            </w:rPr>
          </w:rPrChange>
        </w:rPr>
        <w:t xml:space="preserve"> </w:t>
      </w:r>
      <w:r w:rsidRPr="0027638C">
        <w:rPr>
          <w:sz w:val="24"/>
          <w:rPrChange w16du:dateUtc="2026-07-07T18:18:00Z" w:author="Author" w:date="2026-07-07T20:18:00Z" w:id="10081">
            <w:rPr>
              <w:rFonts w:ascii="Times New Roman"/>
              <w:color w:val="000000"/>
            </w:rPr>
          </w:rPrChange>
        </w:rPr>
        <w:t>do</w:t>
      </w:r>
      <w:r w:rsidRPr="0027638C">
        <w:rPr>
          <w:spacing w:val="-4"/>
          <w:sz w:val="24"/>
          <w:rPrChange w16du:dateUtc="2026-07-07T18:18:00Z" w:author="Author" w:date="2026-07-07T20:18:00Z" w:id="10082">
            <w:rPr>
              <w:rFonts w:ascii="Times New Roman"/>
              <w:color w:val="000000"/>
            </w:rPr>
          </w:rPrChange>
        </w:rPr>
        <w:t xml:space="preserve"> </w:t>
      </w:r>
      <w:r w:rsidRPr="0027638C">
        <w:rPr>
          <w:sz w:val="24"/>
          <w:rPrChange w16du:dateUtc="2026-07-07T18:18:00Z" w:author="Author" w:date="2026-07-07T20:18:00Z" w:id="10083">
            <w:rPr>
              <w:rFonts w:ascii="Times New Roman"/>
              <w:color w:val="000000"/>
            </w:rPr>
          </w:rPrChange>
        </w:rPr>
        <w:t>eiusmod</w:t>
      </w:r>
      <w:r w:rsidRPr="0027638C">
        <w:rPr>
          <w:spacing w:val="-4"/>
          <w:sz w:val="24"/>
          <w:rPrChange w16du:dateUtc="2026-07-07T18:18:00Z" w:author="Author" w:date="2026-07-07T20:18:00Z" w:id="10084">
            <w:rPr>
              <w:rFonts w:ascii="Times New Roman"/>
              <w:color w:val="000000"/>
            </w:rPr>
          </w:rPrChange>
        </w:rPr>
        <w:t xml:space="preserve"> </w:t>
      </w:r>
      <w:r w:rsidRPr="0027638C">
        <w:rPr>
          <w:sz w:val="24"/>
          <w:rPrChange w16du:dateUtc="2026-07-07T18:18:00Z" w:author="Author" w:date="2026-07-07T20:18:00Z" w:id="10085">
            <w:rPr>
              <w:rFonts w:ascii="Times New Roman"/>
              <w:color w:val="000000"/>
            </w:rPr>
          </w:rPrChange>
        </w:rPr>
        <w:t>tempor</w:t>
      </w:r>
      <w:r w:rsidRPr="0027638C">
        <w:rPr>
          <w:spacing w:val="-4"/>
          <w:sz w:val="24"/>
          <w:rPrChange w16du:dateUtc="2026-07-07T18:18:00Z" w:author="Author" w:date="2026-07-07T20:18:00Z" w:id="10086">
            <w:rPr>
              <w:rFonts w:ascii="Times New Roman"/>
              <w:color w:val="000000"/>
            </w:rPr>
          </w:rPrChange>
        </w:rPr>
        <w:t xml:space="preserve"> </w:t>
      </w:r>
      <w:r w:rsidRPr="0027638C">
        <w:rPr>
          <w:sz w:val="24"/>
          <w:rPrChange w16du:dateUtc="2026-07-07T18:18:00Z" w:author="Author" w:date="2026-07-07T20:18:00Z" w:id="10087">
            <w:rPr>
              <w:rFonts w:ascii="Times New Roman"/>
              <w:color w:val="000000"/>
            </w:rPr>
          </w:rPrChange>
        </w:rPr>
        <w:t>incididunt</w:t>
      </w:r>
      <w:r w:rsidRPr="0027638C">
        <w:rPr>
          <w:spacing w:val="-4"/>
          <w:sz w:val="24"/>
          <w:rPrChange w16du:dateUtc="2026-07-07T18:18:00Z" w:author="Author" w:date="2026-07-07T20:18:00Z" w:id="10088">
            <w:rPr>
              <w:rFonts w:ascii="Times New Roman"/>
              <w:color w:val="000000"/>
            </w:rPr>
          </w:rPrChange>
        </w:rPr>
        <w:t xml:space="preserve"> </w:t>
      </w:r>
      <w:r w:rsidRPr="0027638C">
        <w:rPr>
          <w:sz w:val="24"/>
          <w:rPrChange w16du:dateUtc="2026-07-07T18:18:00Z" w:author="Author" w:date="2026-07-07T20:18:00Z" w:id="10089">
            <w:rPr>
              <w:rFonts w:ascii="Times New Roman"/>
              <w:color w:val="000000"/>
            </w:rPr>
          </w:rPrChange>
        </w:rPr>
        <w:t>Ut</w:t>
      </w:r>
      <w:r w:rsidRPr="0027638C">
        <w:rPr>
          <w:spacing w:val="-4"/>
          <w:sz w:val="24"/>
          <w:rPrChange w16du:dateUtc="2026-07-07T18:18:00Z" w:author="Author" w:date="2026-07-07T20:18:00Z" w:id="10090">
            <w:rPr>
              <w:rFonts w:ascii="Times New Roman"/>
              <w:color w:val="000000"/>
            </w:rPr>
          </w:rPrChange>
        </w:rPr>
        <w:t xml:space="preserve"> </w:t>
      </w:r>
      <w:r w:rsidRPr="0027638C">
        <w:rPr>
          <w:sz w:val="24"/>
          <w:rPrChange w16du:dateUtc="2026-07-07T18:18:00Z" w:author="Author" w:date="2026-07-07T20:18:00Z" w:id="10091">
            <w:rPr>
              <w:rFonts w:ascii="Times New Roman"/>
              <w:color w:val="000000"/>
            </w:rPr>
          </w:rPrChange>
        </w:rPr>
        <w:t>Labore,</w:t>
      </w:r>
      <w:r w:rsidRPr="0027638C">
        <w:rPr>
          <w:spacing w:val="-3"/>
          <w:sz w:val="24"/>
          <w:rPrChange w16du:dateUtc="2026-07-07T18:18:00Z" w:author="Author" w:date="2026-07-07T20:18:00Z" w:id="10092">
            <w:rPr>
              <w:rFonts w:ascii="Times New Roman"/>
              <w:color w:val="000000"/>
            </w:rPr>
          </w:rPrChange>
        </w:rPr>
        <w:t xml:space="preserve"> </w:t>
      </w:r>
      <w:r w:rsidRPr="0027638C">
        <w:rPr>
          <w:sz w:val="24"/>
          <w:rPrChange w16du:dateUtc="2026-07-07T18:18:00Z" w:author="Author" w:date="2026-07-07T20:18:00Z" w:id="10093">
            <w:rPr>
              <w:rFonts w:ascii="Times New Roman"/>
              <w:color w:val="000000"/>
            </w:rPr>
          </w:rPrChange>
        </w:rPr>
        <w:t>Et</w:t>
      </w:r>
      <w:r w:rsidRPr="0027638C">
        <w:rPr>
          <w:spacing w:val="-4"/>
          <w:sz w:val="24"/>
          <w:rPrChange w16du:dateUtc="2026-07-07T18:18:00Z" w:author="Author" w:date="2026-07-07T20:18:00Z" w:id="10094">
            <w:rPr>
              <w:rFonts w:ascii="Times New Roman"/>
              <w:color w:val="000000"/>
            </w:rPr>
          </w:rPrChange>
        </w:rPr>
        <w:t xml:space="preserve"> </w:t>
      </w:r>
      <w:r w:rsidRPr="0027638C">
        <w:rPr>
          <w:sz w:val="24"/>
          <w:rPrChange w16du:dateUtc="2026-07-07T18:18:00Z" w:author="Author" w:date="2026-07-07T20:18:00Z" w:id="10095">
            <w:rPr>
              <w:rFonts w:ascii="Times New Roman"/>
              <w:color w:val="000000"/>
            </w:rPr>
          </w:rPrChange>
        </w:rPr>
        <w:t>Dolore</w:t>
      </w:r>
      <w:r w:rsidRPr="0027638C">
        <w:rPr>
          <w:spacing w:val="-4"/>
          <w:sz w:val="24"/>
          <w:rPrChange w16du:dateUtc="2026-07-07T18:18:00Z" w:author="Author" w:date="2026-07-07T20:18:00Z" w:id="10096">
            <w:rPr>
              <w:rFonts w:ascii="Times New Roman"/>
              <w:color w:val="000000"/>
            </w:rPr>
          </w:rPrChange>
        </w:rPr>
        <w:t xml:space="preserve"> </w:t>
      </w:r>
      <w:r w:rsidRPr="0027638C">
        <w:rPr>
          <w:sz w:val="24"/>
          <w:rPrChange w16du:dateUtc="2026-07-07T18:18:00Z" w:author="Author" w:date="2026-07-07T20:18:00Z" w:id="10097">
            <w:rPr>
              <w:rFonts w:ascii="Times New Roman"/>
              <w:color w:val="000000"/>
            </w:rPr>
          </w:rPrChange>
        </w:rPr>
        <w:t>magna</w:t>
      </w:r>
      <w:r w:rsidRPr="0027638C">
        <w:rPr>
          <w:spacing w:val="-4"/>
          <w:sz w:val="24"/>
          <w:rPrChange w16du:dateUtc="2026-07-07T18:18:00Z" w:author="Author" w:date="2026-07-07T20:18:00Z" w:id="10098">
            <w:rPr>
              <w:rFonts w:ascii="Times New Roman"/>
              <w:color w:val="000000"/>
            </w:rPr>
          </w:rPrChange>
        </w:rPr>
        <w:t xml:space="preserve"> </w:t>
      </w:r>
      <w:r w:rsidRPr="0027638C">
        <w:rPr>
          <w:sz w:val="24"/>
          <w:rPrChange w16du:dateUtc="2026-07-07T18:18:00Z" w:author="Author" w:date="2026-07-07T20:18:00Z" w:id="10099">
            <w:rPr>
              <w:rFonts w:ascii="Times New Roman" w:hAnsi="Times New Roman"/>
              <w:color w:val="000000"/>
            </w:rPr>
          </w:rPrChange>
        </w:rPr>
        <w:t>aliqua</w:t>
      </w:r>
      <w:del w16du:dateUtc="2026-07-07T18:18:00Z" w:author="Author" w:date="2026-07-07T20:18:00Z" w:id="10100">
        <w:r w:rsidR="00000000">
          <w:rPr>
            <w:color w:val="000000"/>
          </w:rPr>
          <w:cr/>
        </w:r>
      </w:del>
      <w:ins w16du:dateUtc="2026-07-07T18:18:00Z" w:author="Author" w:date="2026-07-07T20:18:00Z" w:id="10101">
        <w:r w:rsidRPr="0027638C">
          <w:rPr>
            <w:sz w:val="24"/>
            <w:szCs w:val="24"/>
          </w:rPr>
          <w:t xml:space="preserve"> </w:t>
        </w:r>
      </w:ins>
      <w:r w:rsidRPr="0027638C">
        <w:rPr>
          <w:sz w:val="24"/>
          <w:rPrChange w16du:dateUtc="2026-07-07T18:18:00Z" w:author="Author" w:date="2026-07-07T20:18:00Z" w:id="10102">
            <w:rPr>
              <w:rFonts w:ascii="Times New Roman"/>
              <w:color w:val="000000"/>
            </w:rPr>
          </w:rPrChange>
        </w:rPr>
        <w:t>lorem:</w:t>
      </w:r>
      <w:r w:rsidRPr="0027638C">
        <w:rPr>
          <w:sz w:val="24"/>
          <w:rPrChange w16du:dateUtc="2026-07-07T18:18:00Z" w:author="Author" w:date="2026-07-07T20:18:00Z" w:id="10103">
            <w:rPr>
              <w:rFonts w:ascii="Times New Roman"/>
              <w:color w:val="000000"/>
              <w:spacing w:val="50"/>
            </w:rPr>
          </w:rPrChange>
        </w:rPr>
        <w:t xml:space="preserve"> </w:t>
      </w:r>
      <w:r w:rsidRPr="0027638C">
        <w:rPr>
          <w:sz w:val="24"/>
          <w:rPrChange w16du:dateUtc="2026-07-07T18:18:00Z" w:author="Author" w:date="2026-07-07T20:18:00Z" w:id="10104">
            <w:rPr>
              <w:rFonts w:ascii="Times New Roman"/>
              <w:color w:val="000000"/>
            </w:rPr>
          </w:rPrChange>
        </w:rPr>
        <w:t>(ipsum)</w:t>
      </w:r>
      <w:r w:rsidRPr="0027638C">
        <w:rPr>
          <w:sz w:val="24"/>
          <w:rPrChange w16du:dateUtc="2026-07-07T18:18:00Z" w:author="Author" w:date="2026-07-07T20:18:00Z" w:id="10105">
            <w:rPr>
              <w:rFonts w:ascii="Times New Roman"/>
              <w:color w:val="000000"/>
              <w:spacing w:val="50"/>
            </w:rPr>
          </w:rPrChange>
        </w:rPr>
        <w:t xml:space="preserve"> </w:t>
      </w:r>
      <w:r w:rsidRPr="0027638C">
        <w:rPr>
          <w:sz w:val="24"/>
          <w:rPrChange w16du:dateUtc="2026-07-07T18:18:00Z" w:author="Author" w:date="2026-07-07T20:18:00Z" w:id="10106">
            <w:rPr>
              <w:rFonts w:ascii="Times New Roman"/>
              <w:color w:val="000000"/>
            </w:rPr>
          </w:rPrChange>
        </w:rPr>
        <w:t>dolor</w:t>
      </w:r>
      <w:r w:rsidRPr="0027638C">
        <w:rPr>
          <w:sz w:val="24"/>
          <w:rPrChange w16du:dateUtc="2026-07-07T18:18:00Z" w:author="Author" w:date="2026-07-07T20:18:00Z" w:id="10107">
            <w:rPr>
              <w:rFonts w:ascii="Times New Roman"/>
              <w:color w:val="000000"/>
              <w:spacing w:val="50"/>
            </w:rPr>
          </w:rPrChange>
        </w:rPr>
        <w:t xml:space="preserve"> </w:t>
      </w:r>
      <w:r w:rsidRPr="0027638C">
        <w:rPr>
          <w:sz w:val="24"/>
          <w:rPrChange w16du:dateUtc="2026-07-07T18:18:00Z" w:author="Author" w:date="2026-07-07T20:18:00Z" w:id="10108">
            <w:rPr>
              <w:rFonts w:ascii="Times New Roman"/>
              <w:color w:val="000000"/>
            </w:rPr>
          </w:rPrChange>
        </w:rPr>
        <w:t>sit</w:t>
      </w:r>
      <w:r w:rsidRPr="0027638C">
        <w:rPr>
          <w:sz w:val="24"/>
          <w:rPrChange w16du:dateUtc="2026-07-07T18:18:00Z" w:author="Author" w:date="2026-07-07T20:18:00Z" w:id="10109">
            <w:rPr>
              <w:rFonts w:ascii="Times New Roman"/>
              <w:color w:val="000000"/>
              <w:spacing w:val="50"/>
            </w:rPr>
          </w:rPrChange>
        </w:rPr>
        <w:t xml:space="preserve"> </w:t>
      </w:r>
      <w:r w:rsidRPr="0027638C">
        <w:rPr>
          <w:sz w:val="24"/>
          <w:rPrChange w16du:dateUtc="2026-07-07T18:18:00Z" w:author="Author" w:date="2026-07-07T20:18:00Z" w:id="10110">
            <w:rPr>
              <w:rFonts w:ascii="Times New Roman"/>
              <w:color w:val="000000"/>
            </w:rPr>
          </w:rPrChange>
        </w:rPr>
        <w:t>amet</w:t>
      </w:r>
      <w:r w:rsidRPr="0027638C">
        <w:rPr>
          <w:sz w:val="24"/>
          <w:rPrChange w16du:dateUtc="2026-07-07T18:18:00Z" w:author="Author" w:date="2026-07-07T20:18:00Z" w:id="10111">
            <w:rPr>
              <w:rFonts w:ascii="Times New Roman"/>
              <w:color w:val="000000"/>
              <w:spacing w:val="50"/>
            </w:rPr>
          </w:rPrChange>
        </w:rPr>
        <w:t xml:space="preserve"> </w:t>
      </w:r>
      <w:r w:rsidRPr="0027638C">
        <w:rPr>
          <w:sz w:val="24"/>
          <w:rPrChange w16du:dateUtc="2026-07-07T18:18:00Z" w:author="Author" w:date="2026-07-07T20:18:00Z" w:id="10112">
            <w:rPr>
              <w:rFonts w:ascii="Times New Roman"/>
              <w:color w:val="000000"/>
            </w:rPr>
          </w:rPrChange>
        </w:rPr>
        <w:t>consectetur</w:t>
      </w:r>
      <w:r w:rsidRPr="0027638C">
        <w:rPr>
          <w:sz w:val="24"/>
          <w:rPrChange w16du:dateUtc="2026-07-07T18:18:00Z" w:author="Author" w:date="2026-07-07T20:18:00Z" w:id="10113">
            <w:rPr>
              <w:rFonts w:ascii="Times New Roman"/>
              <w:color w:val="000000"/>
              <w:spacing w:val="50"/>
            </w:rPr>
          </w:rPrChange>
        </w:rPr>
        <w:t xml:space="preserve"> </w:t>
      </w:r>
      <w:r w:rsidRPr="0027638C">
        <w:rPr>
          <w:sz w:val="24"/>
          <w:rPrChange w16du:dateUtc="2026-07-07T18:18:00Z" w:author="Author" w:date="2026-07-07T20:18:00Z" w:id="10114">
            <w:rPr>
              <w:rFonts w:ascii="Times New Roman"/>
              <w:color w:val="000000"/>
            </w:rPr>
          </w:rPrChange>
        </w:rPr>
        <w:t>adipiscing</w:t>
      </w:r>
      <w:r w:rsidRPr="0027638C">
        <w:rPr>
          <w:sz w:val="24"/>
          <w:rPrChange w16du:dateUtc="2026-07-07T18:18:00Z" w:author="Author" w:date="2026-07-07T20:18:00Z" w:id="10115">
            <w:rPr>
              <w:rFonts w:ascii="Times New Roman"/>
              <w:color w:val="000000"/>
              <w:spacing w:val="50"/>
            </w:rPr>
          </w:rPrChange>
        </w:rPr>
        <w:t xml:space="preserve"> </w:t>
      </w:r>
      <w:r w:rsidRPr="0027638C">
        <w:rPr>
          <w:sz w:val="24"/>
          <w:rPrChange w16du:dateUtc="2026-07-07T18:18:00Z" w:author="Author" w:date="2026-07-07T20:18:00Z" w:id="10116">
            <w:rPr>
              <w:rFonts w:ascii="Times New Roman"/>
              <w:color w:val="000000"/>
            </w:rPr>
          </w:rPrChange>
        </w:rPr>
        <w:t>elit</w:t>
      </w:r>
      <w:r w:rsidRPr="0027638C">
        <w:rPr>
          <w:sz w:val="24"/>
          <w:rPrChange w16du:dateUtc="2026-07-07T18:18:00Z" w:author="Author" w:date="2026-07-07T20:18:00Z" w:id="10117">
            <w:rPr>
              <w:rFonts w:ascii="Times New Roman"/>
              <w:color w:val="000000"/>
              <w:spacing w:val="50"/>
            </w:rPr>
          </w:rPrChange>
        </w:rPr>
        <w:t xml:space="preserve"> </w:t>
      </w:r>
      <w:r w:rsidRPr="0027638C">
        <w:rPr>
          <w:sz w:val="24"/>
          <w:rPrChange w16du:dateUtc="2026-07-07T18:18:00Z" w:author="Author" w:date="2026-07-07T20:18:00Z" w:id="10118">
            <w:rPr>
              <w:rFonts w:ascii="Times New Roman"/>
              <w:color w:val="000000"/>
            </w:rPr>
          </w:rPrChange>
        </w:rPr>
        <w:t>sed</w:t>
      </w:r>
      <w:r w:rsidRPr="0027638C">
        <w:rPr>
          <w:sz w:val="24"/>
          <w:rPrChange w16du:dateUtc="2026-07-07T18:18:00Z" w:author="Author" w:date="2026-07-07T20:18:00Z" w:id="10119">
            <w:rPr>
              <w:rFonts w:ascii="Times New Roman"/>
              <w:color w:val="000000"/>
              <w:spacing w:val="50"/>
            </w:rPr>
          </w:rPrChange>
        </w:rPr>
        <w:t xml:space="preserve"> </w:t>
      </w:r>
      <w:r w:rsidRPr="0027638C">
        <w:rPr>
          <w:sz w:val="24"/>
          <w:rPrChange w16du:dateUtc="2026-07-07T18:18:00Z" w:author="Author" w:date="2026-07-07T20:18:00Z" w:id="10120">
            <w:rPr>
              <w:rFonts w:ascii="Times New Roman"/>
              <w:color w:val="000000"/>
            </w:rPr>
          </w:rPrChange>
        </w:rPr>
        <w:t>do</w:t>
      </w:r>
      <w:r w:rsidRPr="0027638C">
        <w:rPr>
          <w:sz w:val="24"/>
          <w:rPrChange w16du:dateUtc="2026-07-07T18:18:00Z" w:author="Author" w:date="2026-07-07T20:18:00Z" w:id="10121">
            <w:rPr>
              <w:rFonts w:ascii="Times New Roman"/>
              <w:color w:val="000000"/>
              <w:spacing w:val="50"/>
            </w:rPr>
          </w:rPrChange>
        </w:rPr>
        <w:t xml:space="preserve"> </w:t>
      </w:r>
      <w:r w:rsidRPr="0027638C">
        <w:rPr>
          <w:sz w:val="24"/>
          <w:rPrChange w16du:dateUtc="2026-07-07T18:18:00Z" w:author="Author" w:date="2026-07-07T20:18:00Z" w:id="10122">
            <w:rPr>
              <w:rFonts w:ascii="Times New Roman" w:hAnsi="Times New Roman"/>
              <w:color w:val="000000"/>
            </w:rPr>
          </w:rPrChange>
        </w:rPr>
        <w:t>Eiusmod</w:t>
      </w:r>
      <w:del w16du:dateUtc="2026-07-07T18:18:00Z" w:author="Author" w:date="2026-07-07T20:18:00Z" w:id="10123">
        <w:r w:rsidR="00000000">
          <w:rPr>
            <w:color w:val="000000"/>
          </w:rPr>
          <w:cr/>
        </w:r>
      </w:del>
      <w:ins w16du:dateUtc="2026-07-07T18:18:00Z" w:author="Author" w:date="2026-07-07T20:18:00Z" w:id="10124">
        <w:r w:rsidRPr="0027638C">
          <w:rPr>
            <w:sz w:val="24"/>
            <w:szCs w:val="24"/>
          </w:rPr>
          <w:t xml:space="preserve"> </w:t>
        </w:r>
      </w:ins>
      <w:r w:rsidRPr="0027638C">
        <w:rPr>
          <w:sz w:val="24"/>
          <w:rPrChange w16du:dateUtc="2026-07-07T18:18:00Z" w:author="Author" w:date="2026-07-07T20:18:00Z" w:id="10125">
            <w:rPr>
              <w:rFonts w:ascii="Times New Roman"/>
              <w:color w:val="000000"/>
            </w:rPr>
          </w:rPrChange>
        </w:rPr>
        <w:t>tempor</w:t>
      </w:r>
      <w:r w:rsidRPr="0027638C">
        <w:rPr>
          <w:spacing w:val="-10"/>
          <w:sz w:val="24"/>
          <w:rPrChange w16du:dateUtc="2026-07-07T18:18:00Z" w:author="Author" w:date="2026-07-07T20:18:00Z" w:id="10126">
            <w:rPr>
              <w:rFonts w:ascii="Times New Roman"/>
              <w:color w:val="000000"/>
              <w:spacing w:val="-6"/>
            </w:rPr>
          </w:rPrChange>
        </w:rPr>
        <w:t xml:space="preserve"> </w:t>
      </w:r>
      <w:r w:rsidRPr="0027638C">
        <w:rPr>
          <w:sz w:val="24"/>
          <w:rPrChange w16du:dateUtc="2026-07-07T18:18:00Z" w:author="Author" w:date="2026-07-07T20:18:00Z" w:id="10127">
            <w:rPr>
              <w:rFonts w:ascii="Times New Roman"/>
              <w:color w:val="000000"/>
            </w:rPr>
          </w:rPrChange>
        </w:rPr>
        <w:t>incididunt</w:t>
      </w:r>
      <w:r w:rsidRPr="0027638C">
        <w:rPr>
          <w:spacing w:val="-10"/>
          <w:sz w:val="24"/>
          <w:rPrChange w16du:dateUtc="2026-07-07T18:18:00Z" w:author="Author" w:date="2026-07-07T20:18:00Z" w:id="10128">
            <w:rPr>
              <w:rFonts w:ascii="Times New Roman"/>
              <w:color w:val="000000"/>
              <w:spacing w:val="-6"/>
            </w:rPr>
          </w:rPrChange>
        </w:rPr>
        <w:t xml:space="preserve"> </w:t>
      </w:r>
      <w:r w:rsidRPr="0027638C">
        <w:rPr>
          <w:sz w:val="24"/>
          <w:rPrChange w16du:dateUtc="2026-07-07T18:18:00Z" w:author="Author" w:date="2026-07-07T20:18:00Z" w:id="10129">
            <w:rPr>
              <w:rFonts w:ascii="Times New Roman"/>
              <w:color w:val="000000"/>
            </w:rPr>
          </w:rPrChange>
        </w:rPr>
        <w:t>ut</w:t>
      </w:r>
      <w:r w:rsidRPr="0027638C">
        <w:rPr>
          <w:spacing w:val="-10"/>
          <w:sz w:val="24"/>
          <w:rPrChange w16du:dateUtc="2026-07-07T18:18:00Z" w:author="Author" w:date="2026-07-07T20:18:00Z" w:id="10130">
            <w:rPr>
              <w:rFonts w:ascii="Times New Roman"/>
              <w:color w:val="000000"/>
              <w:spacing w:val="-6"/>
            </w:rPr>
          </w:rPrChange>
        </w:rPr>
        <w:t xml:space="preserve"> </w:t>
      </w:r>
      <w:r w:rsidRPr="0027638C">
        <w:rPr>
          <w:sz w:val="24"/>
          <w:rPrChange w16du:dateUtc="2026-07-07T18:18:00Z" w:author="Author" w:date="2026-07-07T20:18:00Z" w:id="10131">
            <w:rPr>
              <w:rFonts w:ascii="Times New Roman"/>
              <w:color w:val="000000"/>
            </w:rPr>
          </w:rPrChange>
        </w:rPr>
        <w:t>labore</w:t>
      </w:r>
      <w:r w:rsidRPr="0027638C">
        <w:rPr>
          <w:spacing w:val="-10"/>
          <w:sz w:val="24"/>
          <w:rPrChange w16du:dateUtc="2026-07-07T18:18:00Z" w:author="Author" w:date="2026-07-07T20:18:00Z" w:id="10132">
            <w:rPr>
              <w:rFonts w:ascii="Times New Roman"/>
              <w:color w:val="000000"/>
              <w:spacing w:val="-6"/>
            </w:rPr>
          </w:rPrChange>
        </w:rPr>
        <w:t xml:space="preserve"> </w:t>
      </w:r>
      <w:r w:rsidRPr="0027638C">
        <w:rPr>
          <w:sz w:val="24"/>
          <w:rPrChange w16du:dateUtc="2026-07-07T18:18:00Z" w:author="Author" w:date="2026-07-07T20:18:00Z" w:id="10133">
            <w:rPr>
              <w:rFonts w:ascii="Times New Roman" w:hAnsi="Times New Roman"/>
              <w:color w:val="000000"/>
            </w:rPr>
          </w:rPrChange>
        </w:rPr>
        <w:t>Et’dolore</w:t>
      </w:r>
      <w:r w:rsidRPr="0027638C">
        <w:rPr>
          <w:spacing w:val="-10"/>
          <w:sz w:val="24"/>
          <w:rPrChange w16du:dateUtc="2026-07-07T18:18:00Z" w:author="Author" w:date="2026-07-07T20:18:00Z" w:id="10134">
            <w:rPr>
              <w:rFonts w:ascii="Times New Roman"/>
              <w:color w:val="000000"/>
              <w:spacing w:val="-6"/>
            </w:rPr>
          </w:rPrChange>
        </w:rPr>
        <w:t xml:space="preserve"> </w:t>
      </w:r>
      <w:r w:rsidRPr="0027638C">
        <w:rPr>
          <w:sz w:val="24"/>
          <w:rPrChange w16du:dateUtc="2026-07-07T18:18:00Z" w:author="Author" w:date="2026-07-07T20:18:00Z" w:id="10135">
            <w:rPr>
              <w:rFonts w:ascii="Times New Roman"/>
              <w:color w:val="000000"/>
            </w:rPr>
          </w:rPrChange>
        </w:rPr>
        <w:t>Magna</w:t>
      </w:r>
      <w:r w:rsidRPr="0027638C">
        <w:rPr>
          <w:spacing w:val="-10"/>
          <w:sz w:val="24"/>
          <w:rPrChange w16du:dateUtc="2026-07-07T18:18:00Z" w:author="Author" w:date="2026-07-07T20:18:00Z" w:id="10136">
            <w:rPr>
              <w:rFonts w:ascii="Times New Roman"/>
              <w:color w:val="000000"/>
              <w:spacing w:val="-6"/>
            </w:rPr>
          </w:rPrChange>
        </w:rPr>
        <w:t xml:space="preserve"> </w:t>
      </w:r>
      <w:r w:rsidRPr="0027638C">
        <w:rPr>
          <w:sz w:val="24"/>
          <w:rPrChange w16du:dateUtc="2026-07-07T18:18:00Z" w:author="Author" w:date="2026-07-07T20:18:00Z" w:id="10137">
            <w:rPr>
              <w:rFonts w:ascii="Times New Roman"/>
              <w:color w:val="000000"/>
            </w:rPr>
          </w:rPrChange>
        </w:rPr>
        <w:t>Aliqua;</w:t>
      </w:r>
      <w:r w:rsidRPr="0027638C">
        <w:rPr>
          <w:spacing w:val="-10"/>
          <w:sz w:val="24"/>
          <w:rPrChange w16du:dateUtc="2026-07-07T18:18:00Z" w:author="Author" w:date="2026-07-07T20:18:00Z" w:id="10138">
            <w:rPr>
              <w:rFonts w:ascii="Times New Roman"/>
              <w:color w:val="000000"/>
              <w:spacing w:val="-6"/>
            </w:rPr>
          </w:rPrChange>
        </w:rPr>
        <w:t xml:space="preserve"> </w:t>
      </w:r>
      <w:r w:rsidRPr="0027638C">
        <w:rPr>
          <w:sz w:val="24"/>
          <w:rPrChange w16du:dateUtc="2026-07-07T18:18:00Z" w:author="Author" w:date="2026-07-07T20:18:00Z" w:id="10139">
            <w:rPr>
              <w:rFonts w:ascii="Times New Roman"/>
              <w:color w:val="000000"/>
            </w:rPr>
          </w:rPrChange>
        </w:rPr>
        <w:t>(lorem)</w:t>
      </w:r>
      <w:r w:rsidRPr="0027638C">
        <w:rPr>
          <w:spacing w:val="-10"/>
          <w:sz w:val="24"/>
          <w:rPrChange w16du:dateUtc="2026-07-07T18:18:00Z" w:author="Author" w:date="2026-07-07T20:18:00Z" w:id="10140">
            <w:rPr>
              <w:rFonts w:ascii="Times New Roman"/>
              <w:color w:val="000000"/>
              <w:spacing w:val="-6"/>
            </w:rPr>
          </w:rPrChange>
        </w:rPr>
        <w:t xml:space="preserve"> </w:t>
      </w:r>
      <w:r w:rsidRPr="0027638C">
        <w:rPr>
          <w:sz w:val="24"/>
          <w:rPrChange w16du:dateUtc="2026-07-07T18:18:00Z" w:author="Author" w:date="2026-07-07T20:18:00Z" w:id="10141">
            <w:rPr>
              <w:rFonts w:ascii="Times New Roman"/>
              <w:color w:val="000000"/>
            </w:rPr>
          </w:rPrChange>
        </w:rPr>
        <w:t>ipsum</w:t>
      </w:r>
      <w:r w:rsidRPr="0027638C">
        <w:rPr>
          <w:spacing w:val="-10"/>
          <w:sz w:val="24"/>
          <w:rPrChange w16du:dateUtc="2026-07-07T18:18:00Z" w:author="Author" w:date="2026-07-07T20:18:00Z" w:id="10142">
            <w:rPr>
              <w:rFonts w:ascii="Times New Roman"/>
              <w:color w:val="000000"/>
              <w:spacing w:val="-6"/>
            </w:rPr>
          </w:rPrChange>
        </w:rPr>
        <w:t xml:space="preserve"> </w:t>
      </w:r>
      <w:r w:rsidRPr="0027638C">
        <w:rPr>
          <w:sz w:val="24"/>
          <w:rPrChange w16du:dateUtc="2026-07-07T18:18:00Z" w:author="Author" w:date="2026-07-07T20:18:00Z" w:id="10143">
            <w:rPr>
              <w:rFonts w:ascii="Times New Roman"/>
              <w:color w:val="000000"/>
            </w:rPr>
          </w:rPrChange>
        </w:rPr>
        <w:t>dolor</w:t>
      </w:r>
      <w:r w:rsidRPr="0027638C">
        <w:rPr>
          <w:spacing w:val="-10"/>
          <w:sz w:val="24"/>
          <w:rPrChange w16du:dateUtc="2026-07-07T18:18:00Z" w:author="Author" w:date="2026-07-07T20:18:00Z" w:id="10144">
            <w:rPr>
              <w:rFonts w:ascii="Times New Roman"/>
              <w:color w:val="000000"/>
              <w:spacing w:val="-6"/>
            </w:rPr>
          </w:rPrChange>
        </w:rPr>
        <w:t xml:space="preserve"> </w:t>
      </w:r>
      <w:r w:rsidRPr="0027638C">
        <w:rPr>
          <w:sz w:val="24"/>
          <w:rPrChange w16du:dateUtc="2026-07-07T18:18:00Z" w:author="Author" w:date="2026-07-07T20:18:00Z" w:id="10145">
            <w:rPr>
              <w:rFonts w:ascii="Times New Roman"/>
              <w:color w:val="000000"/>
            </w:rPr>
          </w:rPrChange>
        </w:rPr>
        <w:t>sit</w:t>
      </w:r>
      <w:r w:rsidRPr="0027638C">
        <w:rPr>
          <w:spacing w:val="-10"/>
          <w:sz w:val="24"/>
          <w:rPrChange w16du:dateUtc="2026-07-07T18:18:00Z" w:author="Author" w:date="2026-07-07T20:18:00Z" w:id="10146">
            <w:rPr>
              <w:rFonts w:ascii="Times New Roman"/>
              <w:color w:val="000000"/>
              <w:spacing w:val="-6"/>
            </w:rPr>
          </w:rPrChange>
        </w:rPr>
        <w:t xml:space="preserve"> </w:t>
      </w:r>
      <w:r w:rsidRPr="0027638C">
        <w:rPr>
          <w:sz w:val="24"/>
          <w:rPrChange w16du:dateUtc="2026-07-07T18:18:00Z" w:author="Author" w:date="2026-07-07T20:18:00Z" w:id="10147">
            <w:rPr>
              <w:rFonts w:ascii="Times New Roman" w:hAnsi="Times New Roman"/>
              <w:color w:val="000000"/>
            </w:rPr>
          </w:rPrChange>
        </w:rPr>
        <w:t>amet</w:t>
      </w:r>
      <w:del w16du:dateUtc="2026-07-07T18:18:00Z" w:author="Author" w:date="2026-07-07T20:18:00Z" w:id="10148">
        <w:r w:rsidR="00000000">
          <w:rPr>
            <w:color w:val="000000"/>
          </w:rPr>
          <w:cr/>
        </w:r>
      </w:del>
      <w:ins w16du:dateUtc="2026-07-07T18:18:00Z" w:author="Author" w:date="2026-07-07T20:18:00Z" w:id="10149">
        <w:r w:rsidRPr="0027638C">
          <w:rPr>
            <w:sz w:val="24"/>
            <w:szCs w:val="24"/>
          </w:rPr>
          <w:t xml:space="preserve"> </w:t>
        </w:r>
      </w:ins>
      <w:r w:rsidRPr="0027638C">
        <w:rPr>
          <w:sz w:val="24"/>
          <w:rPrChange w16du:dateUtc="2026-07-07T18:18:00Z" w:author="Author" w:date="2026-07-07T20:18:00Z" w:id="10150">
            <w:rPr>
              <w:rFonts w:ascii="Times New Roman"/>
              <w:color w:val="000000"/>
            </w:rPr>
          </w:rPrChange>
        </w:rPr>
        <w:t>consectetur</w:t>
      </w:r>
      <w:r w:rsidRPr="0027638C">
        <w:rPr>
          <w:sz w:val="24"/>
          <w:rPrChange w16du:dateUtc="2026-07-07T18:18:00Z" w:author="Author" w:date="2026-07-07T20:18:00Z" w:id="10151">
            <w:rPr>
              <w:rFonts w:ascii="Times New Roman"/>
              <w:color w:val="000000"/>
              <w:spacing w:val="23"/>
            </w:rPr>
          </w:rPrChange>
        </w:rPr>
        <w:t xml:space="preserve"> </w:t>
      </w:r>
      <w:r w:rsidRPr="0027638C">
        <w:rPr>
          <w:sz w:val="24"/>
          <w:rPrChange w16du:dateUtc="2026-07-07T18:18:00Z" w:author="Author" w:date="2026-07-07T20:18:00Z" w:id="10152">
            <w:rPr>
              <w:rFonts w:ascii="Times New Roman"/>
              <w:color w:val="000000"/>
            </w:rPr>
          </w:rPrChange>
        </w:rPr>
        <w:t>adipiscing</w:t>
      </w:r>
      <w:r w:rsidRPr="0027638C">
        <w:rPr>
          <w:sz w:val="24"/>
          <w:rPrChange w16du:dateUtc="2026-07-07T18:18:00Z" w:author="Author" w:date="2026-07-07T20:18:00Z" w:id="10153">
            <w:rPr>
              <w:rFonts w:ascii="Times New Roman"/>
              <w:color w:val="000000"/>
              <w:spacing w:val="23"/>
            </w:rPr>
          </w:rPrChange>
        </w:rPr>
        <w:t xml:space="preserve"> </w:t>
      </w:r>
      <w:r w:rsidRPr="0027638C">
        <w:rPr>
          <w:sz w:val="24"/>
          <w:rPrChange w16du:dateUtc="2026-07-07T18:18:00Z" w:author="Author" w:date="2026-07-07T20:18:00Z" w:id="10154">
            <w:rPr>
              <w:rFonts w:ascii="Times New Roman"/>
              <w:color w:val="000000"/>
            </w:rPr>
          </w:rPrChange>
        </w:rPr>
        <w:t>elit</w:t>
      </w:r>
      <w:r w:rsidRPr="0027638C">
        <w:rPr>
          <w:sz w:val="24"/>
          <w:rPrChange w16du:dateUtc="2026-07-07T18:18:00Z" w:author="Author" w:date="2026-07-07T20:18:00Z" w:id="10155">
            <w:rPr>
              <w:rFonts w:ascii="Times New Roman"/>
              <w:color w:val="000000"/>
              <w:spacing w:val="23"/>
            </w:rPr>
          </w:rPrChange>
        </w:rPr>
        <w:t xml:space="preserve"> </w:t>
      </w:r>
      <w:r w:rsidRPr="0027638C">
        <w:rPr>
          <w:sz w:val="24"/>
          <w:rPrChange w16du:dateUtc="2026-07-07T18:18:00Z" w:author="Author" w:date="2026-07-07T20:18:00Z" w:id="10156">
            <w:rPr>
              <w:rFonts w:ascii="Times New Roman"/>
              <w:color w:val="000000"/>
            </w:rPr>
          </w:rPrChange>
        </w:rPr>
        <w:t>sed</w:t>
      </w:r>
      <w:r w:rsidRPr="0027638C">
        <w:rPr>
          <w:sz w:val="24"/>
          <w:rPrChange w16du:dateUtc="2026-07-07T18:18:00Z" w:author="Author" w:date="2026-07-07T20:18:00Z" w:id="10157">
            <w:rPr>
              <w:rFonts w:ascii="Times New Roman"/>
              <w:color w:val="000000"/>
              <w:spacing w:val="23"/>
            </w:rPr>
          </w:rPrChange>
        </w:rPr>
        <w:t xml:space="preserve"> </w:t>
      </w:r>
      <w:r w:rsidRPr="0027638C">
        <w:rPr>
          <w:sz w:val="24"/>
          <w:rPrChange w16du:dateUtc="2026-07-07T18:18:00Z" w:author="Author" w:date="2026-07-07T20:18:00Z" w:id="10158">
            <w:rPr>
              <w:rFonts w:ascii="Times New Roman"/>
              <w:color w:val="000000"/>
            </w:rPr>
          </w:rPrChange>
        </w:rPr>
        <w:t>do</w:t>
      </w:r>
      <w:r w:rsidRPr="0027638C">
        <w:rPr>
          <w:sz w:val="24"/>
          <w:rPrChange w16du:dateUtc="2026-07-07T18:18:00Z" w:author="Author" w:date="2026-07-07T20:18:00Z" w:id="10159">
            <w:rPr>
              <w:rFonts w:ascii="Times New Roman"/>
              <w:color w:val="000000"/>
              <w:spacing w:val="23"/>
            </w:rPr>
          </w:rPrChange>
        </w:rPr>
        <w:t xml:space="preserve"> </w:t>
      </w:r>
      <w:r w:rsidRPr="0027638C">
        <w:rPr>
          <w:sz w:val="24"/>
          <w:rPrChange w16du:dateUtc="2026-07-07T18:18:00Z" w:author="Author" w:date="2026-07-07T20:18:00Z" w:id="10160">
            <w:rPr>
              <w:rFonts w:ascii="Times New Roman"/>
              <w:color w:val="000000"/>
            </w:rPr>
          </w:rPrChange>
        </w:rPr>
        <w:t>eiusmod</w:t>
      </w:r>
      <w:r w:rsidRPr="0027638C">
        <w:rPr>
          <w:sz w:val="24"/>
          <w:rPrChange w16du:dateUtc="2026-07-07T18:18:00Z" w:author="Author" w:date="2026-07-07T20:18:00Z" w:id="10161">
            <w:rPr>
              <w:rFonts w:ascii="Times New Roman"/>
              <w:color w:val="000000"/>
              <w:spacing w:val="23"/>
            </w:rPr>
          </w:rPrChange>
        </w:rPr>
        <w:t xml:space="preserve"> </w:t>
      </w:r>
      <w:r w:rsidRPr="0027638C">
        <w:rPr>
          <w:sz w:val="24"/>
          <w:rPrChange w16du:dateUtc="2026-07-07T18:18:00Z" w:author="Author" w:date="2026-07-07T20:18:00Z" w:id="10162">
            <w:rPr>
              <w:rFonts w:ascii="Times New Roman"/>
              <w:color w:val="000000"/>
            </w:rPr>
          </w:rPrChange>
        </w:rPr>
        <w:t>tempor</w:t>
      </w:r>
      <w:r w:rsidRPr="0027638C">
        <w:rPr>
          <w:sz w:val="24"/>
          <w:rPrChange w16du:dateUtc="2026-07-07T18:18:00Z" w:author="Author" w:date="2026-07-07T20:18:00Z" w:id="10163">
            <w:rPr>
              <w:rFonts w:ascii="Times New Roman"/>
              <w:color w:val="000000"/>
              <w:spacing w:val="23"/>
            </w:rPr>
          </w:rPrChange>
        </w:rPr>
        <w:t xml:space="preserve"> </w:t>
      </w:r>
      <w:r w:rsidRPr="0027638C">
        <w:rPr>
          <w:sz w:val="24"/>
          <w:rPrChange w16du:dateUtc="2026-07-07T18:18:00Z" w:author="Author" w:date="2026-07-07T20:18:00Z" w:id="10164">
            <w:rPr>
              <w:rFonts w:ascii="Times New Roman"/>
              <w:color w:val="000000"/>
            </w:rPr>
          </w:rPrChange>
        </w:rPr>
        <w:t>Incididunt;</w:t>
      </w:r>
      <w:r w:rsidRPr="0027638C">
        <w:rPr>
          <w:sz w:val="24"/>
          <w:rPrChange w16du:dateUtc="2026-07-07T18:18:00Z" w:author="Author" w:date="2026-07-07T20:18:00Z" w:id="10165">
            <w:rPr>
              <w:rFonts w:ascii="Times New Roman"/>
              <w:color w:val="000000"/>
              <w:spacing w:val="23"/>
            </w:rPr>
          </w:rPrChange>
        </w:rPr>
        <w:t xml:space="preserve"> </w:t>
      </w:r>
      <w:r w:rsidRPr="0027638C">
        <w:rPr>
          <w:sz w:val="24"/>
          <w:rPrChange w16du:dateUtc="2026-07-07T18:18:00Z" w:author="Author" w:date="2026-07-07T20:18:00Z" w:id="10166">
            <w:rPr>
              <w:rFonts w:ascii="Times New Roman"/>
              <w:color w:val="000000"/>
            </w:rPr>
          </w:rPrChange>
        </w:rPr>
        <w:t>ut</w:t>
      </w:r>
      <w:r w:rsidRPr="0027638C">
        <w:rPr>
          <w:sz w:val="24"/>
          <w:rPrChange w16du:dateUtc="2026-07-07T18:18:00Z" w:author="Author" w:date="2026-07-07T20:18:00Z" w:id="10167">
            <w:rPr>
              <w:rFonts w:ascii="Times New Roman"/>
              <w:color w:val="000000"/>
              <w:spacing w:val="23"/>
            </w:rPr>
          </w:rPrChange>
        </w:rPr>
        <w:t xml:space="preserve"> </w:t>
      </w:r>
      <w:r w:rsidRPr="0027638C">
        <w:rPr>
          <w:sz w:val="24"/>
          <w:rPrChange w16du:dateUtc="2026-07-07T18:18:00Z" w:author="Author" w:date="2026-07-07T20:18:00Z" w:id="10168">
            <w:rPr>
              <w:rFonts w:ascii="Times New Roman"/>
              <w:color w:val="000000"/>
            </w:rPr>
          </w:rPrChange>
        </w:rPr>
        <w:t>(labore)</w:t>
      </w:r>
      <w:r w:rsidRPr="0027638C">
        <w:rPr>
          <w:sz w:val="24"/>
          <w:rPrChange w16du:dateUtc="2026-07-07T18:18:00Z" w:author="Author" w:date="2026-07-07T20:18:00Z" w:id="10169">
            <w:rPr>
              <w:rFonts w:ascii="Times New Roman"/>
              <w:color w:val="000000"/>
              <w:spacing w:val="23"/>
            </w:rPr>
          </w:rPrChange>
        </w:rPr>
        <w:t xml:space="preserve"> </w:t>
      </w:r>
      <w:r w:rsidRPr="0027638C">
        <w:rPr>
          <w:sz w:val="24"/>
          <w:rPrChange w16du:dateUtc="2026-07-07T18:18:00Z" w:author="Author" w:date="2026-07-07T20:18:00Z" w:id="10170">
            <w:rPr>
              <w:rFonts w:ascii="Times New Roman"/>
              <w:color w:val="000000"/>
            </w:rPr>
          </w:rPrChange>
        </w:rPr>
        <w:t>et</w:t>
      </w:r>
      <w:r w:rsidRPr="0027638C">
        <w:rPr>
          <w:sz w:val="24"/>
          <w:rPrChange w16du:dateUtc="2026-07-07T18:18:00Z" w:author="Author" w:date="2026-07-07T20:18:00Z" w:id="10171">
            <w:rPr>
              <w:rFonts w:ascii="Times New Roman"/>
              <w:color w:val="000000"/>
              <w:spacing w:val="23"/>
            </w:rPr>
          </w:rPrChange>
        </w:rPr>
        <w:t xml:space="preserve"> </w:t>
      </w:r>
      <w:r w:rsidRPr="0027638C">
        <w:rPr>
          <w:sz w:val="24"/>
          <w:rPrChange w16du:dateUtc="2026-07-07T18:18:00Z" w:author="Author" w:date="2026-07-07T20:18:00Z" w:id="10172">
            <w:rPr>
              <w:rFonts w:ascii="Times New Roman"/>
              <w:color w:val="000000"/>
            </w:rPr>
          </w:rPrChange>
        </w:rPr>
        <w:t>dolore</w:t>
      </w:r>
      <w:r w:rsidRPr="0027638C">
        <w:rPr>
          <w:sz w:val="24"/>
          <w:rPrChange w16du:dateUtc="2026-07-07T18:18:00Z" w:author="Author" w:date="2026-07-07T20:18:00Z" w:id="10173">
            <w:rPr>
              <w:rFonts w:ascii="Times New Roman"/>
              <w:color w:val="000000"/>
              <w:spacing w:val="23"/>
            </w:rPr>
          </w:rPrChange>
        </w:rPr>
        <w:t xml:space="preserve"> </w:t>
      </w:r>
      <w:r w:rsidRPr="0027638C">
        <w:rPr>
          <w:sz w:val="24"/>
          <w:rPrChange w16du:dateUtc="2026-07-07T18:18:00Z" w:author="Author" w:date="2026-07-07T20:18:00Z" w:id="10174">
            <w:rPr>
              <w:rFonts w:ascii="Times New Roman"/>
              <w:color w:val="000000"/>
            </w:rPr>
          </w:rPrChange>
        </w:rPr>
        <w:t>magna</w:t>
      </w:r>
      <w:r w:rsidRPr="0027638C">
        <w:rPr>
          <w:sz w:val="24"/>
          <w:rPrChange w16du:dateUtc="2026-07-07T18:18:00Z" w:author="Author" w:date="2026-07-07T20:18:00Z" w:id="10175">
            <w:rPr>
              <w:rFonts w:ascii="Times New Roman"/>
              <w:color w:val="000000"/>
              <w:spacing w:val="23"/>
            </w:rPr>
          </w:rPrChange>
        </w:rPr>
        <w:t xml:space="preserve"> </w:t>
      </w:r>
      <w:r w:rsidRPr="0027638C">
        <w:rPr>
          <w:sz w:val="24"/>
          <w:rPrChange w16du:dateUtc="2026-07-07T18:18:00Z" w:author="Author" w:date="2026-07-07T20:18:00Z" w:id="10176">
            <w:rPr>
              <w:rFonts w:ascii="Times New Roman" w:hAnsi="Times New Roman"/>
              <w:color w:val="000000"/>
            </w:rPr>
          </w:rPrChange>
        </w:rPr>
        <w:t>aliqua</w:t>
      </w:r>
      <w:del w16du:dateUtc="2026-07-07T18:18:00Z" w:author="Author" w:date="2026-07-07T20:18:00Z" w:id="10177">
        <w:r w:rsidR="00000000">
          <w:rPr>
            <w:color w:val="000000"/>
          </w:rPr>
          <w:cr/>
        </w:r>
      </w:del>
      <w:ins w16du:dateUtc="2026-07-07T18:18:00Z" w:author="Author" w:date="2026-07-07T20:18:00Z" w:id="10178">
        <w:r w:rsidRPr="0027638C">
          <w:rPr>
            <w:sz w:val="24"/>
            <w:szCs w:val="24"/>
          </w:rPr>
          <w:t xml:space="preserve"> </w:t>
        </w:r>
      </w:ins>
      <w:r w:rsidRPr="0027638C">
        <w:rPr>
          <w:sz w:val="24"/>
          <w:rPrChange w16du:dateUtc="2026-07-07T18:18:00Z" w:author="Author" w:date="2026-07-07T20:18:00Z" w:id="10179">
            <w:rPr>
              <w:rFonts w:ascii="Times New Roman"/>
              <w:color w:val="000000"/>
            </w:rPr>
          </w:rPrChange>
        </w:rPr>
        <w:t>Lorem</w:t>
      </w:r>
      <w:r w:rsidRPr="0027638C">
        <w:rPr>
          <w:spacing w:val="-7"/>
          <w:sz w:val="24"/>
          <w:rPrChange w16du:dateUtc="2026-07-07T18:18:00Z" w:author="Author" w:date="2026-07-07T20:18:00Z" w:id="10180">
            <w:rPr>
              <w:rFonts w:ascii="Times New Roman"/>
              <w:color w:val="000000"/>
              <w:spacing w:val="-4"/>
            </w:rPr>
          </w:rPrChange>
        </w:rPr>
        <w:t xml:space="preserve"> </w:t>
      </w:r>
      <w:r w:rsidRPr="0027638C">
        <w:rPr>
          <w:sz w:val="24"/>
          <w:rPrChange w16du:dateUtc="2026-07-07T18:18:00Z" w:author="Author" w:date="2026-07-07T20:18:00Z" w:id="10181">
            <w:rPr>
              <w:rFonts w:ascii="Times New Roman"/>
              <w:color w:val="000000"/>
            </w:rPr>
          </w:rPrChange>
        </w:rPr>
        <w:t>ipsum</w:t>
      </w:r>
      <w:r w:rsidRPr="0027638C">
        <w:rPr>
          <w:spacing w:val="-7"/>
          <w:sz w:val="24"/>
          <w:rPrChange w16du:dateUtc="2026-07-07T18:18:00Z" w:author="Author" w:date="2026-07-07T20:18:00Z" w:id="10182">
            <w:rPr>
              <w:rFonts w:ascii="Times New Roman"/>
              <w:color w:val="000000"/>
              <w:spacing w:val="-4"/>
            </w:rPr>
          </w:rPrChange>
        </w:rPr>
        <w:t xml:space="preserve"> </w:t>
      </w:r>
      <w:r w:rsidRPr="0027638C">
        <w:rPr>
          <w:sz w:val="24"/>
          <w:rPrChange w16du:dateUtc="2026-07-07T18:18:00Z" w:author="Author" w:date="2026-07-07T20:18:00Z" w:id="10183">
            <w:rPr>
              <w:rFonts w:ascii="Times New Roman"/>
              <w:color w:val="000000"/>
            </w:rPr>
          </w:rPrChange>
        </w:rPr>
        <w:t>dolor</w:t>
      </w:r>
      <w:r w:rsidRPr="0027638C">
        <w:rPr>
          <w:spacing w:val="-7"/>
          <w:sz w:val="24"/>
          <w:rPrChange w16du:dateUtc="2026-07-07T18:18:00Z" w:author="Author" w:date="2026-07-07T20:18:00Z" w:id="10184">
            <w:rPr>
              <w:rFonts w:ascii="Times New Roman"/>
              <w:color w:val="000000"/>
              <w:spacing w:val="-4"/>
            </w:rPr>
          </w:rPrChange>
        </w:rPr>
        <w:t xml:space="preserve"> </w:t>
      </w:r>
      <w:r w:rsidRPr="0027638C">
        <w:rPr>
          <w:spacing w:val="-7"/>
          <w:sz w:val="24"/>
          <w:rPrChange w16du:dateUtc="2026-07-07T18:18:00Z" w:author="Author" w:date="2026-07-07T20:18:00Z" w:id="10185">
            <w:rPr>
              <w:rFonts w:ascii="Times New Roman"/>
              <w:color w:val="000000"/>
            </w:rPr>
          </w:rPrChange>
        </w:rPr>
        <w:t>sit</w:t>
      </w:r>
      <w:del w16du:dateUtc="2026-07-07T18:18:00Z" w:author="Author" w:date="2026-07-07T20:18:00Z" w:id="10186">
        <w:r w:rsidR="00000000">
          <w:rPr>
            <w:color w:val="000000"/>
          </w:rPr>
          <w:delText>-</w:delText>
        </w:r>
      </w:del>
      <w:ins w16du:dateUtc="2026-07-07T18:18:00Z" w:author="Author" w:date="2026-07-07T20:18:00Z" w:id="10187">
        <w:r w:rsidRPr="0027638C">
          <w:rPr>
            <w:spacing w:val="-7"/>
            <w:sz w:val="24"/>
            <w:szCs w:val="24"/>
          </w:rPr>
          <w:t xml:space="preserve"> </w:t>
        </w:r>
      </w:ins>
      <w:r w:rsidRPr="0027638C">
        <w:rPr>
          <w:sz w:val="24"/>
          <w:rPrChange w16du:dateUtc="2026-07-07T18:18:00Z" w:author="Author" w:date="2026-07-07T20:18:00Z" w:id="10188">
            <w:rPr>
              <w:rFonts w:ascii="Times New Roman"/>
              <w:color w:val="000000"/>
            </w:rPr>
          </w:rPrChange>
        </w:rPr>
        <w:t>amet</w:t>
      </w:r>
      <w:r w:rsidRPr="0027638C">
        <w:rPr>
          <w:spacing w:val="-7"/>
          <w:sz w:val="24"/>
          <w:rPrChange w16du:dateUtc="2026-07-07T18:18:00Z" w:author="Author" w:date="2026-07-07T20:18:00Z" w:id="10189">
            <w:rPr>
              <w:rFonts w:ascii="Times New Roman"/>
              <w:color w:val="000000"/>
              <w:spacing w:val="-4"/>
            </w:rPr>
          </w:rPrChange>
        </w:rPr>
        <w:t xml:space="preserve"> </w:t>
      </w:r>
      <w:r w:rsidRPr="0027638C">
        <w:rPr>
          <w:sz w:val="24"/>
          <w:rPrChange w16du:dateUtc="2026-07-07T18:18:00Z" w:author="Author" w:date="2026-07-07T20:18:00Z" w:id="10190">
            <w:rPr>
              <w:rFonts w:ascii="Times New Roman"/>
              <w:color w:val="000000"/>
            </w:rPr>
          </w:rPrChange>
        </w:rPr>
        <w:t>consectetur</w:t>
      </w:r>
      <w:r w:rsidRPr="0027638C">
        <w:rPr>
          <w:spacing w:val="-7"/>
          <w:sz w:val="24"/>
          <w:rPrChange w16du:dateUtc="2026-07-07T18:18:00Z" w:author="Author" w:date="2026-07-07T20:18:00Z" w:id="10191">
            <w:rPr>
              <w:rFonts w:ascii="Times New Roman"/>
              <w:color w:val="000000"/>
              <w:spacing w:val="-4"/>
            </w:rPr>
          </w:rPrChange>
        </w:rPr>
        <w:t xml:space="preserve"> </w:t>
      </w:r>
      <w:r w:rsidRPr="0027638C">
        <w:rPr>
          <w:sz w:val="24"/>
          <w:rPrChange w16du:dateUtc="2026-07-07T18:18:00Z" w:author="Author" w:date="2026-07-07T20:18:00Z" w:id="10192">
            <w:rPr>
              <w:rFonts w:ascii="Times New Roman"/>
              <w:color w:val="000000"/>
            </w:rPr>
          </w:rPrChange>
        </w:rPr>
        <w:t>adipiscing</w:t>
      </w:r>
      <w:r w:rsidRPr="0027638C">
        <w:rPr>
          <w:spacing w:val="-7"/>
          <w:sz w:val="24"/>
          <w:rPrChange w16du:dateUtc="2026-07-07T18:18:00Z" w:author="Author" w:date="2026-07-07T20:18:00Z" w:id="10193">
            <w:rPr>
              <w:rFonts w:ascii="Times New Roman"/>
              <w:color w:val="000000"/>
              <w:spacing w:val="-4"/>
            </w:rPr>
          </w:rPrChange>
        </w:rPr>
        <w:t xml:space="preserve"> </w:t>
      </w:r>
      <w:r w:rsidRPr="0027638C">
        <w:rPr>
          <w:sz w:val="24"/>
          <w:rPrChange w16du:dateUtc="2026-07-07T18:18:00Z" w:author="Author" w:date="2026-07-07T20:18:00Z" w:id="10194">
            <w:rPr>
              <w:rFonts w:ascii="Times New Roman"/>
              <w:color w:val="000000"/>
            </w:rPr>
          </w:rPrChange>
        </w:rPr>
        <w:t>elit</w:t>
      </w:r>
      <w:r w:rsidRPr="0027638C">
        <w:rPr>
          <w:spacing w:val="-7"/>
          <w:sz w:val="24"/>
          <w:rPrChange w16du:dateUtc="2026-07-07T18:18:00Z" w:author="Author" w:date="2026-07-07T20:18:00Z" w:id="10195">
            <w:rPr>
              <w:rFonts w:ascii="Times New Roman"/>
              <w:color w:val="000000"/>
              <w:spacing w:val="-4"/>
            </w:rPr>
          </w:rPrChange>
        </w:rPr>
        <w:t xml:space="preserve"> </w:t>
      </w:r>
      <w:r w:rsidRPr="0027638C">
        <w:rPr>
          <w:sz w:val="24"/>
          <w:rPrChange w16du:dateUtc="2026-07-07T18:18:00Z" w:author="Author" w:date="2026-07-07T20:18:00Z" w:id="10196">
            <w:rPr>
              <w:rFonts w:ascii="Times New Roman"/>
              <w:color w:val="000000"/>
            </w:rPr>
          </w:rPrChange>
        </w:rPr>
        <w:t>sed</w:t>
      </w:r>
      <w:r w:rsidRPr="0027638C">
        <w:rPr>
          <w:spacing w:val="-7"/>
          <w:sz w:val="24"/>
          <w:rPrChange w16du:dateUtc="2026-07-07T18:18:00Z" w:author="Author" w:date="2026-07-07T20:18:00Z" w:id="10197">
            <w:rPr>
              <w:rFonts w:ascii="Times New Roman"/>
              <w:color w:val="000000"/>
              <w:spacing w:val="-4"/>
            </w:rPr>
          </w:rPrChange>
        </w:rPr>
        <w:t xml:space="preserve"> </w:t>
      </w:r>
      <w:r w:rsidRPr="0027638C">
        <w:rPr>
          <w:sz w:val="24"/>
          <w:rPrChange w16du:dateUtc="2026-07-07T18:18:00Z" w:author="Author" w:date="2026-07-07T20:18:00Z" w:id="10198">
            <w:rPr>
              <w:rFonts w:ascii="Times New Roman"/>
              <w:color w:val="000000"/>
            </w:rPr>
          </w:rPrChange>
        </w:rPr>
        <w:t>do</w:t>
      </w:r>
      <w:r w:rsidRPr="0027638C">
        <w:rPr>
          <w:spacing w:val="-7"/>
          <w:sz w:val="24"/>
          <w:rPrChange w16du:dateUtc="2026-07-07T18:18:00Z" w:author="Author" w:date="2026-07-07T20:18:00Z" w:id="10199">
            <w:rPr>
              <w:rFonts w:ascii="Times New Roman"/>
              <w:color w:val="000000"/>
              <w:spacing w:val="-4"/>
            </w:rPr>
          </w:rPrChange>
        </w:rPr>
        <w:t xml:space="preserve"> </w:t>
      </w:r>
      <w:r w:rsidRPr="0027638C">
        <w:rPr>
          <w:sz w:val="24"/>
          <w:rPrChange w16du:dateUtc="2026-07-07T18:18:00Z" w:author="Author" w:date="2026-07-07T20:18:00Z" w:id="10200">
            <w:rPr>
              <w:rFonts w:ascii="Times New Roman"/>
              <w:color w:val="000000"/>
            </w:rPr>
          </w:rPrChange>
        </w:rPr>
        <w:t>eiusmod</w:t>
      </w:r>
      <w:r w:rsidRPr="0027638C">
        <w:rPr>
          <w:spacing w:val="-7"/>
          <w:sz w:val="24"/>
          <w:rPrChange w16du:dateUtc="2026-07-07T18:18:00Z" w:author="Author" w:date="2026-07-07T20:18:00Z" w:id="10201">
            <w:rPr>
              <w:rFonts w:ascii="Times New Roman"/>
              <w:color w:val="000000"/>
              <w:spacing w:val="-4"/>
            </w:rPr>
          </w:rPrChange>
        </w:rPr>
        <w:t xml:space="preserve"> </w:t>
      </w:r>
      <w:r w:rsidRPr="0027638C">
        <w:rPr>
          <w:sz w:val="24"/>
          <w:rPrChange w16du:dateUtc="2026-07-07T18:18:00Z" w:author="Author" w:date="2026-07-07T20:18:00Z" w:id="10202">
            <w:rPr>
              <w:rFonts w:ascii="Times New Roman"/>
              <w:color w:val="000000"/>
            </w:rPr>
          </w:rPrChange>
        </w:rPr>
        <w:t>tempor</w:t>
      </w:r>
      <w:r w:rsidRPr="0027638C">
        <w:rPr>
          <w:spacing w:val="-7"/>
          <w:sz w:val="24"/>
          <w:rPrChange w16du:dateUtc="2026-07-07T18:18:00Z" w:author="Author" w:date="2026-07-07T20:18:00Z" w:id="10203">
            <w:rPr>
              <w:rFonts w:ascii="Times New Roman"/>
              <w:color w:val="000000"/>
              <w:spacing w:val="-4"/>
            </w:rPr>
          </w:rPrChange>
        </w:rPr>
        <w:t xml:space="preserve"> </w:t>
      </w:r>
      <w:r w:rsidRPr="0027638C">
        <w:rPr>
          <w:sz w:val="24"/>
          <w:rPrChange w16du:dateUtc="2026-07-07T18:18:00Z" w:author="Author" w:date="2026-07-07T20:18:00Z" w:id="10204">
            <w:rPr>
              <w:rFonts w:ascii="Times New Roman"/>
              <w:color w:val="000000"/>
            </w:rPr>
          </w:rPrChange>
        </w:rPr>
        <w:t>incididunt</w:t>
      </w:r>
      <w:r w:rsidRPr="0027638C">
        <w:rPr>
          <w:spacing w:val="-7"/>
          <w:sz w:val="24"/>
          <w:rPrChange w16du:dateUtc="2026-07-07T18:18:00Z" w:author="Author" w:date="2026-07-07T20:18:00Z" w:id="10205">
            <w:rPr>
              <w:rFonts w:ascii="Times New Roman"/>
              <w:color w:val="000000"/>
              <w:spacing w:val="-4"/>
            </w:rPr>
          </w:rPrChange>
        </w:rPr>
        <w:t xml:space="preserve"> </w:t>
      </w:r>
      <w:r w:rsidRPr="0027638C">
        <w:rPr>
          <w:sz w:val="24"/>
          <w:rPrChange w16du:dateUtc="2026-07-07T18:18:00Z" w:author="Author" w:date="2026-07-07T20:18:00Z" w:id="10206">
            <w:rPr>
              <w:rFonts w:ascii="Times New Roman" w:hAnsi="Times New Roman"/>
              <w:color w:val="000000"/>
            </w:rPr>
          </w:rPrChange>
        </w:rPr>
        <w:t>ut</w:t>
      </w:r>
      <w:del w16du:dateUtc="2026-07-07T18:18:00Z" w:author="Author" w:date="2026-07-07T20:18:00Z" w:id="10207">
        <w:r w:rsidR="00000000">
          <w:rPr>
            <w:color w:val="000000"/>
          </w:rPr>
          <w:cr/>
        </w:r>
      </w:del>
      <w:ins w16du:dateUtc="2026-07-07T18:18:00Z" w:author="Author" w:date="2026-07-07T20:18:00Z" w:id="10208">
        <w:r w:rsidRPr="0027638C">
          <w:rPr>
            <w:sz w:val="24"/>
            <w:szCs w:val="24"/>
          </w:rPr>
          <w:t xml:space="preserve">. </w:t>
        </w:r>
      </w:ins>
      <w:r w:rsidRPr="0027638C">
        <w:rPr>
          <w:sz w:val="24"/>
          <w:rPrChange w16du:dateUtc="2026-07-07T18:18:00Z" w:author="Author" w:date="2026-07-07T20:18:00Z" w:id="10209">
            <w:rPr>
              <w:rFonts w:ascii="Times New Roman"/>
              <w:color w:val="000000"/>
            </w:rPr>
          </w:rPrChange>
        </w:rPr>
        <w:t>Labore</w:t>
      </w:r>
      <w:r w:rsidRPr="0027638C">
        <w:rPr>
          <w:sz w:val="24"/>
          <w:rPrChange w16du:dateUtc="2026-07-07T18:18:00Z" w:author="Author" w:date="2026-07-07T20:18:00Z" w:id="10210">
            <w:rPr>
              <w:rFonts w:ascii="Times New Roman"/>
              <w:color w:val="000000"/>
              <w:spacing w:val="10"/>
            </w:rPr>
          </w:rPrChange>
        </w:rPr>
        <w:t xml:space="preserve"> </w:t>
      </w:r>
      <w:r w:rsidRPr="0027638C">
        <w:rPr>
          <w:sz w:val="24"/>
          <w:rPrChange w16du:dateUtc="2026-07-07T18:18:00Z" w:author="Author" w:date="2026-07-07T20:18:00Z" w:id="10211">
            <w:rPr>
              <w:rFonts w:ascii="Times New Roman"/>
              <w:color w:val="000000"/>
            </w:rPr>
          </w:rPrChange>
        </w:rPr>
        <w:t>et</w:t>
      </w:r>
      <w:r w:rsidRPr="0027638C">
        <w:rPr>
          <w:sz w:val="24"/>
          <w:rPrChange w16du:dateUtc="2026-07-07T18:18:00Z" w:author="Author" w:date="2026-07-07T20:18:00Z" w:id="10212">
            <w:rPr>
              <w:rFonts w:ascii="Times New Roman"/>
              <w:color w:val="000000"/>
              <w:spacing w:val="10"/>
            </w:rPr>
          </w:rPrChange>
        </w:rPr>
        <w:t xml:space="preserve"> </w:t>
      </w:r>
      <w:r w:rsidRPr="0027638C">
        <w:rPr>
          <w:sz w:val="24"/>
          <w:rPrChange w16du:dateUtc="2026-07-07T18:18:00Z" w:author="Author" w:date="2026-07-07T20:18:00Z" w:id="10213">
            <w:rPr>
              <w:rFonts w:ascii="Times New Roman"/>
              <w:color w:val="000000"/>
            </w:rPr>
          </w:rPrChange>
        </w:rPr>
        <w:t>dolore</w:t>
      </w:r>
      <w:r w:rsidRPr="0027638C">
        <w:rPr>
          <w:sz w:val="24"/>
          <w:rPrChange w16du:dateUtc="2026-07-07T18:18:00Z" w:author="Author" w:date="2026-07-07T20:18:00Z" w:id="10214">
            <w:rPr>
              <w:rFonts w:ascii="Times New Roman"/>
              <w:color w:val="000000"/>
              <w:spacing w:val="10"/>
            </w:rPr>
          </w:rPrChange>
        </w:rPr>
        <w:t xml:space="preserve"> </w:t>
      </w:r>
      <w:r w:rsidRPr="0027638C">
        <w:rPr>
          <w:sz w:val="24"/>
          <w:rPrChange w16du:dateUtc="2026-07-07T18:18:00Z" w:author="Author" w:date="2026-07-07T20:18:00Z" w:id="10215">
            <w:rPr>
              <w:rFonts w:ascii="Times New Roman"/>
              <w:color w:val="000000"/>
            </w:rPr>
          </w:rPrChange>
        </w:rPr>
        <w:t>magna</w:t>
      </w:r>
      <w:r w:rsidRPr="0027638C">
        <w:rPr>
          <w:sz w:val="24"/>
          <w:rPrChange w16du:dateUtc="2026-07-07T18:18:00Z" w:author="Author" w:date="2026-07-07T20:18:00Z" w:id="10216">
            <w:rPr>
              <w:rFonts w:ascii="Times New Roman"/>
              <w:color w:val="000000"/>
              <w:spacing w:val="11"/>
            </w:rPr>
          </w:rPrChange>
        </w:rPr>
        <w:t xml:space="preserve"> </w:t>
      </w:r>
      <w:r w:rsidRPr="0027638C">
        <w:rPr>
          <w:sz w:val="24"/>
          <w:rPrChange w16du:dateUtc="2026-07-07T18:18:00Z" w:author="Author" w:date="2026-07-07T20:18:00Z" w:id="10217">
            <w:rPr>
              <w:rFonts w:ascii="Times New Roman"/>
              <w:color w:val="000000"/>
            </w:rPr>
          </w:rPrChange>
        </w:rPr>
        <w:t>Aliqua,</w:t>
      </w:r>
      <w:r w:rsidRPr="0027638C">
        <w:rPr>
          <w:sz w:val="24"/>
          <w:rPrChange w16du:dateUtc="2026-07-07T18:18:00Z" w:author="Author" w:date="2026-07-07T20:18:00Z" w:id="10218">
            <w:rPr>
              <w:rFonts w:ascii="Times New Roman"/>
              <w:color w:val="000000"/>
              <w:spacing w:val="11"/>
            </w:rPr>
          </w:rPrChange>
        </w:rPr>
        <w:t xml:space="preserve"> </w:t>
      </w:r>
      <w:r w:rsidRPr="0027638C">
        <w:rPr>
          <w:sz w:val="24"/>
          <w:rPrChange w16du:dateUtc="2026-07-07T18:18:00Z" w:author="Author" w:date="2026-07-07T20:18:00Z" w:id="10219">
            <w:rPr>
              <w:rFonts w:ascii="Times New Roman" w:hAnsi="Times New Roman"/>
              <w:color w:val="000000"/>
            </w:rPr>
          </w:rPrChange>
        </w:rPr>
        <w:t>“Lorem’ipsum</w:t>
      </w:r>
      <w:r w:rsidRPr="0027638C">
        <w:rPr>
          <w:sz w:val="24"/>
          <w:rPrChange w16du:dateUtc="2026-07-07T18:18:00Z" w:author="Author" w:date="2026-07-07T20:18:00Z" w:id="10220">
            <w:rPr>
              <w:rFonts w:ascii="Times New Roman"/>
              <w:color w:val="000000"/>
              <w:spacing w:val="11"/>
            </w:rPr>
          </w:rPrChange>
        </w:rPr>
        <w:t xml:space="preserve"> </w:t>
      </w:r>
      <w:r w:rsidRPr="0027638C">
        <w:rPr>
          <w:sz w:val="24"/>
          <w:rPrChange w16du:dateUtc="2026-07-07T18:18:00Z" w:author="Author" w:date="2026-07-07T20:18:00Z" w:id="10221">
            <w:rPr>
              <w:rFonts w:ascii="Times New Roman"/>
              <w:color w:val="000000"/>
            </w:rPr>
          </w:rPrChange>
        </w:rPr>
        <w:t>Dolor</w:t>
      </w:r>
      <w:r w:rsidRPr="0027638C">
        <w:rPr>
          <w:sz w:val="24"/>
          <w:rPrChange w16du:dateUtc="2026-07-07T18:18:00Z" w:author="Author" w:date="2026-07-07T20:18:00Z" w:id="10222">
            <w:rPr>
              <w:rFonts w:ascii="Times New Roman"/>
              <w:color w:val="000000"/>
              <w:spacing w:val="11"/>
            </w:rPr>
          </w:rPrChange>
        </w:rPr>
        <w:t xml:space="preserve"> </w:t>
      </w:r>
      <w:r w:rsidRPr="0027638C">
        <w:rPr>
          <w:sz w:val="24"/>
          <w:rPrChange w16du:dateUtc="2026-07-07T18:18:00Z" w:author="Author" w:date="2026-07-07T20:18:00Z" w:id="10223">
            <w:rPr>
              <w:rFonts w:ascii="Times New Roman" w:hAnsi="Times New Roman"/>
              <w:color w:val="000000"/>
            </w:rPr>
          </w:rPrChange>
        </w:rPr>
        <w:t>Sit”</w:t>
      </w:r>
      <w:r w:rsidRPr="0027638C">
        <w:rPr>
          <w:sz w:val="24"/>
          <w:rPrChange w16du:dateUtc="2026-07-07T18:18:00Z" w:author="Author" w:date="2026-07-07T20:18:00Z" w:id="10224">
            <w:rPr>
              <w:rFonts w:ascii="Times New Roman"/>
              <w:color w:val="000000"/>
              <w:spacing w:val="10"/>
            </w:rPr>
          </w:rPrChange>
        </w:rPr>
        <w:t xml:space="preserve"> </w:t>
      </w:r>
      <w:r w:rsidRPr="0027638C">
        <w:rPr>
          <w:sz w:val="24"/>
          <w:rPrChange w16du:dateUtc="2026-07-07T18:18:00Z" w:author="Author" w:date="2026-07-07T20:18:00Z" w:id="10225">
            <w:rPr>
              <w:rFonts w:ascii="Times New Roman"/>
              <w:color w:val="000000"/>
            </w:rPr>
          </w:rPrChange>
        </w:rPr>
        <w:t>amet</w:t>
      </w:r>
      <w:r w:rsidRPr="0027638C">
        <w:rPr>
          <w:sz w:val="24"/>
          <w:rPrChange w16du:dateUtc="2026-07-07T18:18:00Z" w:author="Author" w:date="2026-07-07T20:18:00Z" w:id="10226">
            <w:rPr>
              <w:rFonts w:ascii="Times New Roman"/>
              <w:color w:val="000000"/>
              <w:spacing w:val="10"/>
            </w:rPr>
          </w:rPrChange>
        </w:rPr>
        <w:t xml:space="preserve"> </w:t>
      </w:r>
      <w:r w:rsidRPr="0027638C">
        <w:rPr>
          <w:sz w:val="24"/>
          <w:rPrChange w16du:dateUtc="2026-07-07T18:18:00Z" w:author="Author" w:date="2026-07-07T20:18:00Z" w:id="10227">
            <w:rPr>
              <w:rFonts w:ascii="Times New Roman"/>
              <w:color w:val="000000"/>
            </w:rPr>
          </w:rPrChange>
        </w:rPr>
        <w:t>Consectetur</w:t>
      </w:r>
      <w:r w:rsidRPr="0027638C">
        <w:rPr>
          <w:sz w:val="24"/>
          <w:rPrChange w16du:dateUtc="2026-07-07T18:18:00Z" w:author="Author" w:date="2026-07-07T20:18:00Z" w:id="10228">
            <w:rPr>
              <w:rFonts w:ascii="Times New Roman"/>
              <w:color w:val="000000"/>
              <w:spacing w:val="11"/>
            </w:rPr>
          </w:rPrChange>
        </w:rPr>
        <w:t xml:space="preserve"> </w:t>
      </w:r>
      <w:r w:rsidRPr="0027638C">
        <w:rPr>
          <w:sz w:val="24"/>
          <w:rPrChange w16du:dateUtc="2026-07-07T18:18:00Z" w:author="Author" w:date="2026-07-07T20:18:00Z" w:id="10229">
            <w:rPr>
              <w:rFonts w:ascii="Times New Roman" w:hAnsi="Times New Roman"/>
              <w:color w:val="000000"/>
            </w:rPr>
          </w:rPrChange>
        </w:rPr>
        <w:t>Adipiscing</w:t>
      </w:r>
      <w:del w16du:dateUtc="2026-07-07T18:18:00Z" w:author="Author" w:date="2026-07-07T20:18:00Z" w:id="10230">
        <w:r w:rsidR="00000000">
          <w:rPr>
            <w:color w:val="000000"/>
          </w:rPr>
          <w:cr/>
        </w:r>
      </w:del>
      <w:ins w16du:dateUtc="2026-07-07T18:18:00Z" w:author="Author" w:date="2026-07-07T20:18:00Z" w:id="10231">
        <w:r w:rsidRPr="0027638C">
          <w:rPr>
            <w:sz w:val="24"/>
            <w:szCs w:val="24"/>
          </w:rPr>
          <w:t xml:space="preserve"> </w:t>
        </w:r>
      </w:ins>
      <w:r w:rsidRPr="0027638C">
        <w:rPr>
          <w:sz w:val="24"/>
          <w:rPrChange w16du:dateUtc="2026-07-07T18:18:00Z" w:author="Author" w:date="2026-07-07T20:18:00Z" w:id="10232">
            <w:rPr>
              <w:rFonts w:ascii="Times New Roman"/>
              <w:color w:val="000000"/>
            </w:rPr>
          </w:rPrChange>
        </w:rPr>
        <w:t>elit Sed Do eiusmod</w:t>
      </w:r>
      <w:r w:rsidRPr="0027638C">
        <w:rPr>
          <w:spacing w:val="40"/>
          <w:sz w:val="24"/>
          <w:rPrChange w16du:dateUtc="2026-07-07T18:18:00Z" w:author="Author" w:date="2026-07-07T20:18:00Z" w:id="10233">
            <w:rPr>
              <w:rFonts w:ascii="Times New Roman"/>
              <w:color w:val="000000"/>
              <w:spacing w:val="54"/>
            </w:rPr>
          </w:rPrChange>
        </w:rPr>
        <w:t xml:space="preserve"> </w:t>
      </w:r>
      <w:r w:rsidRPr="0027638C">
        <w:rPr>
          <w:sz w:val="24"/>
          <w:rPrChange w16du:dateUtc="2026-07-07T18:18:00Z" w:author="Author" w:date="2026-07-07T20:18:00Z" w:id="10234">
            <w:rPr>
              <w:rFonts w:ascii="Times New Roman" w:hAnsi="Times New Roman"/>
              <w:color w:val="000000"/>
            </w:rPr>
          </w:rPrChange>
        </w:rPr>
        <w:t>Tempor’incididunt</w:t>
      </w:r>
      <w:r w:rsidRPr="0027638C">
        <w:rPr>
          <w:sz w:val="24"/>
          <w:rPrChange w16du:dateUtc="2026-07-07T18:18:00Z" w:author="Author" w:date="2026-07-07T20:18:00Z" w:id="10235">
            <w:rPr>
              <w:rFonts w:ascii="Times New Roman"/>
              <w:color w:val="000000"/>
            </w:rPr>
          </w:rPrChange>
        </w:rPr>
        <w:t xml:space="preserve"> Ut</w:t>
      </w:r>
      <w:ins w16du:dateUtc="2026-07-07T18:18:00Z" w:author="Author" w:date="2026-07-07T20:18:00Z" w:id="10236">
        <w:r w:rsidRPr="0027638C">
          <w:rPr>
            <w:sz w:val="24"/>
            <w:szCs w:val="24"/>
          </w:rPr>
          <w:t>.</w:t>
        </w:r>
      </w:ins>
      <w:bookmarkEnd w:id="9824"/>
    </w:p>
    <w:p w14:paraId="584D91C4" w14:textId="77777777" w:rsidR="009609E8" w:rsidRDefault="00000000" w:rsidRPr="0027638C">
      <w:pPr>
        <w:pStyle w:val="ListParagraph"/>
        <w:numPr>
          <w:ilvl w:val="1"/>
          <w:numId w:val="5"/>
        </w:numPr>
        <w:tabs>
          <w:tab w:pos="1438" w:val="left"/>
          <w:tab w:pos="1440" w:val="left"/>
        </w:tabs>
        <w:spacing w:before="239"/>
        <w:ind w:right="356"/>
        <w:rPr>
          <w:sz w:val="24"/>
          <w:rPrChange w16du:dateUtc="2026-07-07T18:18:00Z" w:author="Author" w:date="2026-07-07T20:18:00Z" w:id="10237">
            <w:rPr>
              <w:rFonts w:ascii="Times New Roman"/>
              <w:color w:val="000000"/>
            </w:rPr>
          </w:rPrChange>
        </w:rPr>
        <w:pPrChange w16du:dateUtc="2026-07-07T18:18:00Z" w:author="Author" w:date="2026-07-07T20:18:00Z" w:id="10238">
          <w:pPr>
            <w:spacing w:after="0" w:before="240" w:line="254" w:lineRule="exact"/>
            <w:jc w:val="left"/>
          </w:pPr>
        </w:pPrChange>
      </w:pPr>
      <w:del w16du:dateUtc="2026-07-07T18:18:00Z" w:author="Author" w:date="2026-07-07T20:18:00Z" w:id="10239">
        <w:r>
          <w:rPr>
            <w:color w:val="000000"/>
          </w:rPr>
          <w:lastRenderedPageBreak/>
          <w:delText>(b)</w:delText>
        </w:r>
        <w:r>
          <w:rPr>
            <w:color w:val="000000"/>
            <w:spacing w:val="409"/>
          </w:rPr>
          <w:delText xml:space="preserve"> </w:delText>
        </w:r>
      </w:del>
      <w:r w:rsidR="00A96A35" w:rsidRPr="0027638C">
        <w:rPr>
          <w:sz w:val="24"/>
          <w:u w:val="single"/>
          <w:rPrChange w16du:dateUtc="2026-07-07T18:18:00Z" w:author="Author" w:date="2026-07-07T20:18:00Z" w:id="10240">
            <w:rPr>
              <w:rFonts w:ascii="Times New Roman"/>
              <w:color w:val="000000"/>
              <w:u w:val="single"/>
            </w:rPr>
          </w:rPrChange>
        </w:rPr>
        <w:t>Labore</w:t>
      </w:r>
      <w:r w:rsidR="00A96A35" w:rsidRPr="0027638C">
        <w:rPr>
          <w:sz w:val="24"/>
          <w:u w:val="single"/>
          <w:rPrChange w16du:dateUtc="2026-07-07T18:18:00Z" w:author="Author" w:date="2026-07-07T20:18:00Z" w:id="10241">
            <w:rPr>
              <w:rFonts w:ascii="Times New Roman"/>
              <w:color w:val="000000"/>
              <w:spacing w:val="21"/>
              <w:u w:val="single"/>
            </w:rPr>
          </w:rPrChange>
        </w:rPr>
        <w:t xml:space="preserve"> </w:t>
      </w:r>
      <w:r w:rsidR="00A96A35" w:rsidRPr="0027638C">
        <w:rPr>
          <w:sz w:val="24"/>
          <w:u w:val="single"/>
          <w:rPrChange w16du:dateUtc="2026-07-07T18:18:00Z" w:author="Author" w:date="2026-07-07T20:18:00Z" w:id="10242">
            <w:rPr>
              <w:rFonts w:ascii="Times New Roman"/>
              <w:color w:val="000000"/>
              <w:u w:val="single"/>
            </w:rPr>
          </w:rPrChange>
        </w:rPr>
        <w:t>Et</w:t>
      </w:r>
      <w:r w:rsidR="00A96A35" w:rsidRPr="0027638C">
        <w:rPr>
          <w:sz w:val="24"/>
          <w:rPrChange w16du:dateUtc="2026-07-07T18:18:00Z" w:author="Author" w:date="2026-07-07T20:18:00Z" w:id="10243">
            <w:rPr>
              <w:rFonts w:ascii="Times New Roman"/>
              <w:color w:val="000000"/>
            </w:rPr>
          </w:rPrChange>
        </w:rPr>
        <w:t>.</w:t>
      </w:r>
      <w:r w:rsidR="00A96A35" w:rsidRPr="0027638C">
        <w:rPr>
          <w:sz w:val="24"/>
          <w:rPrChange w16du:dateUtc="2026-07-07T18:18:00Z" w:author="Author" w:date="2026-07-07T20:18:00Z" w:id="10244">
            <w:rPr>
              <w:rFonts w:ascii="Times New Roman"/>
              <w:color w:val="000000"/>
              <w:spacing w:val="21"/>
            </w:rPr>
          </w:rPrChange>
        </w:rPr>
        <w:t xml:space="preserve"> </w:t>
      </w:r>
      <w:r w:rsidR="00A96A35" w:rsidRPr="0027638C">
        <w:rPr>
          <w:sz w:val="24"/>
          <w:rPrChange w16du:dateUtc="2026-07-07T18:18:00Z" w:author="Author" w:date="2026-07-07T20:18:00Z" w:id="10245">
            <w:rPr>
              <w:rFonts w:ascii="Times New Roman"/>
              <w:color w:val="000000"/>
            </w:rPr>
          </w:rPrChange>
        </w:rPr>
        <w:t>Dolore</w:t>
      </w:r>
      <w:r w:rsidR="00A96A35" w:rsidRPr="0027638C">
        <w:rPr>
          <w:sz w:val="24"/>
          <w:rPrChange w16du:dateUtc="2026-07-07T18:18:00Z" w:author="Author" w:date="2026-07-07T20:18:00Z" w:id="10246">
            <w:rPr>
              <w:rFonts w:ascii="Times New Roman"/>
              <w:color w:val="000000"/>
              <w:spacing w:val="21"/>
            </w:rPr>
          </w:rPrChange>
        </w:rPr>
        <w:t xml:space="preserve"> </w:t>
      </w:r>
      <w:r w:rsidR="00A96A35" w:rsidRPr="0027638C">
        <w:rPr>
          <w:sz w:val="24"/>
          <w:rPrChange w16du:dateUtc="2026-07-07T18:18:00Z" w:author="Author" w:date="2026-07-07T20:18:00Z" w:id="10247">
            <w:rPr>
              <w:rFonts w:ascii="Times New Roman"/>
              <w:color w:val="000000"/>
            </w:rPr>
          </w:rPrChange>
        </w:rPr>
        <w:t>Magna</w:t>
      </w:r>
      <w:r w:rsidR="00A96A35" w:rsidRPr="0027638C">
        <w:rPr>
          <w:sz w:val="24"/>
          <w:rPrChange w16du:dateUtc="2026-07-07T18:18:00Z" w:author="Author" w:date="2026-07-07T20:18:00Z" w:id="10248">
            <w:rPr>
              <w:rFonts w:ascii="Times New Roman"/>
              <w:color w:val="000000"/>
              <w:spacing w:val="21"/>
            </w:rPr>
          </w:rPrChange>
        </w:rPr>
        <w:t xml:space="preserve"> </w:t>
      </w:r>
      <w:r w:rsidR="00A96A35" w:rsidRPr="0027638C">
        <w:rPr>
          <w:sz w:val="24"/>
          <w:rPrChange w16du:dateUtc="2026-07-07T18:18:00Z" w:author="Author" w:date="2026-07-07T20:18:00Z" w:id="10249">
            <w:rPr>
              <w:rFonts w:ascii="Times New Roman"/>
              <w:color w:val="000000"/>
            </w:rPr>
          </w:rPrChange>
        </w:rPr>
        <w:t>aliqua</w:t>
      </w:r>
      <w:r w:rsidR="00A96A35" w:rsidRPr="0027638C">
        <w:rPr>
          <w:sz w:val="24"/>
          <w:rPrChange w16du:dateUtc="2026-07-07T18:18:00Z" w:author="Author" w:date="2026-07-07T20:18:00Z" w:id="10250">
            <w:rPr>
              <w:rFonts w:ascii="Times New Roman"/>
              <w:color w:val="000000"/>
              <w:spacing w:val="21"/>
            </w:rPr>
          </w:rPrChange>
        </w:rPr>
        <w:t xml:space="preserve"> </w:t>
      </w:r>
      <w:r w:rsidR="00A96A35" w:rsidRPr="0027638C">
        <w:rPr>
          <w:sz w:val="24"/>
          <w:rPrChange w16du:dateUtc="2026-07-07T18:18:00Z" w:author="Author" w:date="2026-07-07T20:18:00Z" w:id="10251">
            <w:rPr>
              <w:rFonts w:ascii="Times New Roman"/>
              <w:color w:val="000000"/>
            </w:rPr>
          </w:rPrChange>
        </w:rPr>
        <w:t>lorem</w:t>
      </w:r>
      <w:r w:rsidR="00A96A35" w:rsidRPr="0027638C">
        <w:rPr>
          <w:sz w:val="24"/>
          <w:rPrChange w16du:dateUtc="2026-07-07T18:18:00Z" w:author="Author" w:date="2026-07-07T20:18:00Z" w:id="10252">
            <w:rPr>
              <w:rFonts w:ascii="Times New Roman"/>
              <w:color w:val="000000"/>
              <w:spacing w:val="21"/>
            </w:rPr>
          </w:rPrChange>
        </w:rPr>
        <w:t xml:space="preserve"> </w:t>
      </w:r>
      <w:r w:rsidR="00A96A35" w:rsidRPr="0027638C">
        <w:rPr>
          <w:sz w:val="24"/>
          <w:rPrChange w16du:dateUtc="2026-07-07T18:18:00Z" w:author="Author" w:date="2026-07-07T20:18:00Z" w:id="10253">
            <w:rPr>
              <w:rFonts w:ascii="Times New Roman"/>
              <w:color w:val="000000"/>
            </w:rPr>
          </w:rPrChange>
        </w:rPr>
        <w:t>ipsum</w:t>
      </w:r>
      <w:r w:rsidR="00A96A35" w:rsidRPr="0027638C">
        <w:rPr>
          <w:sz w:val="24"/>
          <w:rPrChange w16du:dateUtc="2026-07-07T18:18:00Z" w:author="Author" w:date="2026-07-07T20:18:00Z" w:id="10254">
            <w:rPr>
              <w:rFonts w:ascii="Times New Roman"/>
              <w:color w:val="000000"/>
              <w:spacing w:val="21"/>
            </w:rPr>
          </w:rPrChange>
        </w:rPr>
        <w:t xml:space="preserve"> </w:t>
      </w:r>
      <w:r w:rsidR="00A96A35" w:rsidRPr="0027638C">
        <w:rPr>
          <w:sz w:val="24"/>
          <w:rPrChange w16du:dateUtc="2026-07-07T18:18:00Z" w:author="Author" w:date="2026-07-07T20:18:00Z" w:id="10255">
            <w:rPr>
              <w:rFonts w:ascii="Times New Roman"/>
              <w:color w:val="000000"/>
            </w:rPr>
          </w:rPrChange>
        </w:rPr>
        <w:t>dolor</w:t>
      </w:r>
      <w:r w:rsidR="00A96A35" w:rsidRPr="0027638C">
        <w:rPr>
          <w:sz w:val="24"/>
          <w:rPrChange w16du:dateUtc="2026-07-07T18:18:00Z" w:author="Author" w:date="2026-07-07T20:18:00Z" w:id="10256">
            <w:rPr>
              <w:rFonts w:ascii="Times New Roman"/>
              <w:color w:val="000000"/>
              <w:spacing w:val="21"/>
            </w:rPr>
          </w:rPrChange>
        </w:rPr>
        <w:t xml:space="preserve"> </w:t>
      </w:r>
      <w:r w:rsidR="00A96A35" w:rsidRPr="0027638C">
        <w:rPr>
          <w:sz w:val="24"/>
          <w:rPrChange w16du:dateUtc="2026-07-07T18:18:00Z" w:author="Author" w:date="2026-07-07T20:18:00Z" w:id="10257">
            <w:rPr>
              <w:rFonts w:ascii="Times New Roman"/>
              <w:color w:val="000000"/>
            </w:rPr>
          </w:rPrChange>
        </w:rPr>
        <w:t>sit</w:t>
      </w:r>
      <w:r w:rsidR="00A96A35" w:rsidRPr="0027638C">
        <w:rPr>
          <w:sz w:val="24"/>
          <w:rPrChange w16du:dateUtc="2026-07-07T18:18:00Z" w:author="Author" w:date="2026-07-07T20:18:00Z" w:id="10258">
            <w:rPr>
              <w:rFonts w:ascii="Times New Roman"/>
              <w:color w:val="000000"/>
              <w:spacing w:val="21"/>
            </w:rPr>
          </w:rPrChange>
        </w:rPr>
        <w:t xml:space="preserve"> </w:t>
      </w:r>
      <w:r w:rsidR="00A96A35" w:rsidRPr="0027638C">
        <w:rPr>
          <w:sz w:val="24"/>
          <w:rPrChange w16du:dateUtc="2026-07-07T18:18:00Z" w:author="Author" w:date="2026-07-07T20:18:00Z" w:id="10259">
            <w:rPr>
              <w:rFonts w:ascii="Times New Roman"/>
              <w:color w:val="000000"/>
            </w:rPr>
          </w:rPrChange>
        </w:rPr>
        <w:t>Amet</w:t>
      </w:r>
      <w:r w:rsidR="00A96A35" w:rsidRPr="0027638C">
        <w:rPr>
          <w:sz w:val="24"/>
          <w:rPrChange w16du:dateUtc="2026-07-07T18:18:00Z" w:author="Author" w:date="2026-07-07T20:18:00Z" w:id="10260">
            <w:rPr>
              <w:rFonts w:ascii="Times New Roman"/>
              <w:color w:val="000000"/>
              <w:spacing w:val="21"/>
            </w:rPr>
          </w:rPrChange>
        </w:rPr>
        <w:t xml:space="preserve"> </w:t>
      </w:r>
      <w:r w:rsidR="00A96A35" w:rsidRPr="0027638C">
        <w:rPr>
          <w:sz w:val="24"/>
          <w:rPrChange w16du:dateUtc="2026-07-07T18:18:00Z" w:author="Author" w:date="2026-07-07T20:18:00Z" w:id="10261">
            <w:rPr>
              <w:rFonts w:ascii="Times New Roman"/>
              <w:color w:val="000000"/>
            </w:rPr>
          </w:rPrChange>
        </w:rPr>
        <w:t>consectetur</w:t>
      </w:r>
      <w:r w:rsidR="00A96A35" w:rsidRPr="0027638C">
        <w:rPr>
          <w:sz w:val="24"/>
          <w:rPrChange w16du:dateUtc="2026-07-07T18:18:00Z" w:author="Author" w:date="2026-07-07T20:18:00Z" w:id="10262">
            <w:rPr>
              <w:rFonts w:ascii="Times New Roman"/>
              <w:color w:val="000000"/>
              <w:spacing w:val="21"/>
            </w:rPr>
          </w:rPrChange>
        </w:rPr>
        <w:t xml:space="preserve"> </w:t>
      </w:r>
      <w:r w:rsidR="00A96A35" w:rsidRPr="0027638C">
        <w:rPr>
          <w:sz w:val="24"/>
          <w:rPrChange w16du:dateUtc="2026-07-07T18:18:00Z" w:author="Author" w:date="2026-07-07T20:18:00Z" w:id="10263">
            <w:rPr>
              <w:rFonts w:ascii="Times New Roman"/>
              <w:color w:val="000000"/>
            </w:rPr>
          </w:rPrChange>
        </w:rPr>
        <w:t>adipiscing</w:t>
      </w:r>
      <w:r w:rsidR="00A96A35" w:rsidRPr="0027638C">
        <w:rPr>
          <w:sz w:val="24"/>
          <w:rPrChange w16du:dateUtc="2026-07-07T18:18:00Z" w:author="Author" w:date="2026-07-07T20:18:00Z" w:id="10264">
            <w:rPr>
              <w:rFonts w:ascii="Times New Roman"/>
              <w:color w:val="000000"/>
              <w:spacing w:val="21"/>
            </w:rPr>
          </w:rPrChange>
        </w:rPr>
        <w:t xml:space="preserve"> </w:t>
      </w:r>
      <w:r w:rsidR="00A96A35" w:rsidRPr="0027638C">
        <w:rPr>
          <w:sz w:val="24"/>
          <w:rPrChange w16du:dateUtc="2026-07-07T18:18:00Z" w:author="Author" w:date="2026-07-07T20:18:00Z" w:id="10265">
            <w:rPr>
              <w:rFonts w:ascii="Times New Roman" w:hAnsi="Times New Roman"/>
              <w:color w:val="000000"/>
            </w:rPr>
          </w:rPrChange>
        </w:rPr>
        <w:t>elit</w:t>
      </w:r>
      <w:del w16du:dateUtc="2026-07-07T18:18:00Z" w:author="Author" w:date="2026-07-07T20:18:00Z" w:id="10266">
        <w:r>
          <w:rPr>
            <w:color w:val="000000"/>
          </w:rPr>
          <w:cr/>
        </w:r>
      </w:del>
      <w:r w:rsidR="00A96A35" w:rsidRPr="0027638C">
        <w:rPr>
          <w:sz w:val="24"/>
          <w:rPrChange w16du:dateUtc="2026-07-07T18:18:00Z" w:author="Author" w:date="2026-07-07T20:18:00Z" w:id="10267">
            <w:rPr>
              <w:rFonts w:ascii="Times New Roman"/>
              <w:color w:val="000000"/>
              <w:spacing w:val="665"/>
            </w:rPr>
          </w:rPrChange>
        </w:rPr>
        <w:t xml:space="preserve"> </w:t>
      </w:r>
      <w:r w:rsidR="00A96A35" w:rsidRPr="0027638C">
        <w:rPr>
          <w:sz w:val="24"/>
          <w:rPrChange w16du:dateUtc="2026-07-07T18:18:00Z" w:author="Author" w:date="2026-07-07T20:18:00Z" w:id="10268">
            <w:rPr>
              <w:rFonts w:ascii="Times New Roman"/>
              <w:color w:val="000000"/>
            </w:rPr>
          </w:rPrChange>
        </w:rPr>
        <w:t>sed do eiusmod tempor incididunt:</w:t>
      </w:r>
    </w:p>
    <w:p w14:paraId="584D91C5" w14:textId="77777777" w:rsidR="009609E8" w:rsidRDefault="00000000" w:rsidRPr="0027638C">
      <w:pPr>
        <w:pStyle w:val="ListParagraph"/>
        <w:numPr>
          <w:ilvl w:val="2"/>
          <w:numId w:val="5"/>
        </w:numPr>
        <w:tabs>
          <w:tab w:pos="2159" w:val="left"/>
        </w:tabs>
        <w:spacing w:before="243"/>
        <w:ind w:hanging="719" w:left="2159"/>
        <w:rPr>
          <w:sz w:val="24"/>
          <w:rPrChange w16du:dateUtc="2026-07-07T18:18:00Z" w:author="Author" w:date="2026-07-07T20:18:00Z" w:id="10269">
            <w:rPr>
              <w:rFonts w:ascii="Times New Roman"/>
              <w:color w:val="000000"/>
            </w:rPr>
          </w:rPrChange>
        </w:rPr>
        <w:pPrChange w16du:dateUtc="2026-07-07T18:18:00Z" w:author="Author" w:date="2026-07-07T20:18:00Z" w:id="10270">
          <w:pPr>
            <w:spacing w:after="0" w:before="240" w:line="255" w:lineRule="exact"/>
            <w:ind w:left="720"/>
            <w:jc w:val="left"/>
          </w:pPr>
        </w:pPrChange>
      </w:pPr>
      <w:del w16du:dateUtc="2026-07-07T18:18:00Z" w:author="Author" w:date="2026-07-07T20:18:00Z" w:id="10271">
        <w:r>
          <w:rPr>
            <w:color w:val="000000"/>
          </w:rPr>
          <w:delText>(i)</w:delText>
        </w:r>
        <w:r>
          <w:rPr>
            <w:color w:val="000000"/>
            <w:spacing w:val="457"/>
          </w:rPr>
          <w:delText xml:space="preserve"> </w:delText>
        </w:r>
      </w:del>
      <w:r w:rsidR="00A96A35" w:rsidRPr="0027638C">
        <w:rPr>
          <w:sz w:val="24"/>
          <w:rPrChange w16du:dateUtc="2026-07-07T18:18:00Z" w:author="Author" w:date="2026-07-07T20:18:00Z" w:id="10272">
            <w:rPr>
              <w:rFonts w:ascii="Times New Roman"/>
              <w:color w:val="000000"/>
            </w:rPr>
          </w:rPrChange>
        </w:rPr>
        <w:t>ut</w:t>
      </w:r>
      <w:r w:rsidR="00A96A35" w:rsidRPr="0027638C">
        <w:rPr>
          <w:spacing w:val="-9"/>
          <w:sz w:val="24"/>
          <w:rPrChange w16du:dateUtc="2026-07-07T18:18:00Z" w:author="Author" w:date="2026-07-07T20:18:00Z" w:id="10273">
            <w:rPr>
              <w:rFonts w:ascii="Times New Roman"/>
              <w:color w:val="000000"/>
            </w:rPr>
          </w:rPrChange>
        </w:rPr>
        <w:t xml:space="preserve"> </w:t>
      </w:r>
      <w:r w:rsidR="00A96A35" w:rsidRPr="0027638C">
        <w:rPr>
          <w:sz w:val="24"/>
          <w:rPrChange w16du:dateUtc="2026-07-07T18:18:00Z" w:author="Author" w:date="2026-07-07T20:18:00Z" w:id="10274">
            <w:rPr>
              <w:rFonts w:ascii="Times New Roman"/>
              <w:color w:val="000000"/>
            </w:rPr>
          </w:rPrChange>
        </w:rPr>
        <w:t>Labore</w:t>
      </w:r>
      <w:r w:rsidR="00A96A35" w:rsidRPr="0027638C">
        <w:rPr>
          <w:spacing w:val="-6"/>
          <w:sz w:val="24"/>
          <w:rPrChange w16du:dateUtc="2026-07-07T18:18:00Z" w:author="Author" w:date="2026-07-07T20:18:00Z" w:id="10275">
            <w:rPr>
              <w:rFonts w:ascii="Times New Roman"/>
              <w:color w:val="000000"/>
            </w:rPr>
          </w:rPrChange>
        </w:rPr>
        <w:t xml:space="preserve"> </w:t>
      </w:r>
      <w:r w:rsidR="00A96A35" w:rsidRPr="0027638C">
        <w:rPr>
          <w:sz w:val="24"/>
          <w:rPrChange w16du:dateUtc="2026-07-07T18:18:00Z" w:author="Author" w:date="2026-07-07T20:18:00Z" w:id="10276">
            <w:rPr>
              <w:rFonts w:ascii="Times New Roman"/>
              <w:color w:val="000000"/>
            </w:rPr>
          </w:rPrChange>
        </w:rPr>
        <w:t>Et</w:t>
      </w:r>
      <w:r w:rsidR="00A96A35" w:rsidRPr="0027638C">
        <w:rPr>
          <w:spacing w:val="-6"/>
          <w:sz w:val="24"/>
          <w:rPrChange w16du:dateUtc="2026-07-07T18:18:00Z" w:author="Author" w:date="2026-07-07T20:18:00Z" w:id="10277">
            <w:rPr>
              <w:rFonts w:ascii="Times New Roman"/>
              <w:color w:val="000000"/>
            </w:rPr>
          </w:rPrChange>
        </w:rPr>
        <w:t xml:space="preserve"> </w:t>
      </w:r>
      <w:r w:rsidR="00A96A35" w:rsidRPr="0027638C">
        <w:rPr>
          <w:sz w:val="24"/>
          <w:rPrChange w16du:dateUtc="2026-07-07T18:18:00Z" w:author="Author" w:date="2026-07-07T20:18:00Z" w:id="10278">
            <w:rPr>
              <w:rFonts w:ascii="Times New Roman"/>
              <w:color w:val="000000"/>
            </w:rPr>
          </w:rPrChange>
        </w:rPr>
        <w:t>dolore</w:t>
      </w:r>
      <w:r w:rsidR="00A96A35" w:rsidRPr="0027638C">
        <w:rPr>
          <w:spacing w:val="-7"/>
          <w:sz w:val="24"/>
          <w:rPrChange w16du:dateUtc="2026-07-07T18:18:00Z" w:author="Author" w:date="2026-07-07T20:18:00Z" w:id="10279">
            <w:rPr>
              <w:rFonts w:ascii="Times New Roman"/>
              <w:color w:val="000000"/>
            </w:rPr>
          </w:rPrChange>
        </w:rPr>
        <w:t xml:space="preserve"> </w:t>
      </w:r>
      <w:r w:rsidR="00A96A35" w:rsidRPr="0027638C">
        <w:rPr>
          <w:sz w:val="24"/>
          <w:rPrChange w16du:dateUtc="2026-07-07T18:18:00Z" w:author="Author" w:date="2026-07-07T20:18:00Z" w:id="10280">
            <w:rPr>
              <w:rFonts w:ascii="Times New Roman"/>
              <w:color w:val="000000"/>
            </w:rPr>
          </w:rPrChange>
        </w:rPr>
        <w:t>magna</w:t>
      </w:r>
      <w:r w:rsidR="00A96A35" w:rsidRPr="0027638C">
        <w:rPr>
          <w:spacing w:val="-6"/>
          <w:sz w:val="24"/>
          <w:rPrChange w16du:dateUtc="2026-07-07T18:18:00Z" w:author="Author" w:date="2026-07-07T20:18:00Z" w:id="10281">
            <w:rPr>
              <w:rFonts w:ascii="Times New Roman"/>
              <w:color w:val="000000"/>
            </w:rPr>
          </w:rPrChange>
        </w:rPr>
        <w:t xml:space="preserve"> </w:t>
      </w:r>
      <w:r w:rsidR="00A96A35" w:rsidRPr="0027638C">
        <w:rPr>
          <w:sz w:val="24"/>
          <w:rPrChange w16du:dateUtc="2026-07-07T18:18:00Z" w:author="Author" w:date="2026-07-07T20:18:00Z" w:id="10282">
            <w:rPr>
              <w:rFonts w:ascii="Times New Roman"/>
              <w:color w:val="000000"/>
            </w:rPr>
          </w:rPrChange>
        </w:rPr>
        <w:t>Aliqua</w:t>
      </w:r>
      <w:r w:rsidR="00A96A35" w:rsidRPr="0027638C">
        <w:rPr>
          <w:spacing w:val="-6"/>
          <w:sz w:val="24"/>
          <w:rPrChange w16du:dateUtc="2026-07-07T18:18:00Z" w:author="Author" w:date="2026-07-07T20:18:00Z" w:id="10283">
            <w:rPr>
              <w:rFonts w:ascii="Times New Roman"/>
              <w:color w:val="000000"/>
            </w:rPr>
          </w:rPrChange>
        </w:rPr>
        <w:t xml:space="preserve"> </w:t>
      </w:r>
      <w:r w:rsidR="00A96A35" w:rsidRPr="0027638C">
        <w:rPr>
          <w:sz w:val="24"/>
          <w:rPrChange w16du:dateUtc="2026-07-07T18:18:00Z" w:author="Author" w:date="2026-07-07T20:18:00Z" w:id="10284">
            <w:rPr>
              <w:rFonts w:ascii="Times New Roman"/>
              <w:color w:val="000000"/>
            </w:rPr>
          </w:rPrChange>
        </w:rPr>
        <w:t>lorem</w:t>
      </w:r>
      <w:r w:rsidR="00A96A35" w:rsidRPr="0027638C">
        <w:rPr>
          <w:spacing w:val="-7"/>
          <w:sz w:val="24"/>
          <w:rPrChange w16du:dateUtc="2026-07-07T18:18:00Z" w:author="Author" w:date="2026-07-07T20:18:00Z" w:id="10285">
            <w:rPr>
              <w:rFonts w:ascii="Times New Roman"/>
              <w:color w:val="000000"/>
            </w:rPr>
          </w:rPrChange>
        </w:rPr>
        <w:t xml:space="preserve"> </w:t>
      </w:r>
      <w:r w:rsidR="00A96A35" w:rsidRPr="0027638C">
        <w:rPr>
          <w:sz w:val="24"/>
          <w:rPrChange w16du:dateUtc="2026-07-07T18:18:00Z" w:author="Author" w:date="2026-07-07T20:18:00Z" w:id="10286">
            <w:rPr>
              <w:rFonts w:ascii="Times New Roman"/>
              <w:color w:val="000000"/>
            </w:rPr>
          </w:rPrChange>
        </w:rPr>
        <w:t>ipsum</w:t>
      </w:r>
      <w:r w:rsidR="00A96A35" w:rsidRPr="0027638C">
        <w:rPr>
          <w:spacing w:val="-6"/>
          <w:sz w:val="24"/>
          <w:rPrChange w16du:dateUtc="2026-07-07T18:18:00Z" w:author="Author" w:date="2026-07-07T20:18:00Z" w:id="10287">
            <w:rPr>
              <w:rFonts w:ascii="Times New Roman"/>
              <w:color w:val="000000"/>
            </w:rPr>
          </w:rPrChange>
        </w:rPr>
        <w:t xml:space="preserve"> </w:t>
      </w:r>
      <w:r w:rsidR="00A96A35" w:rsidRPr="0027638C">
        <w:rPr>
          <w:sz w:val="24"/>
          <w:rPrChange w16du:dateUtc="2026-07-07T18:18:00Z" w:author="Author" w:date="2026-07-07T20:18:00Z" w:id="10288">
            <w:rPr>
              <w:rFonts w:ascii="Times New Roman"/>
              <w:color w:val="000000"/>
            </w:rPr>
          </w:rPrChange>
        </w:rPr>
        <w:t>Dolor,</w:t>
      </w:r>
      <w:r w:rsidR="00A96A35" w:rsidRPr="0027638C">
        <w:rPr>
          <w:spacing w:val="-6"/>
          <w:sz w:val="24"/>
          <w:rPrChange w16du:dateUtc="2026-07-07T18:18:00Z" w:author="Author" w:date="2026-07-07T20:18:00Z" w:id="10289">
            <w:rPr>
              <w:rFonts w:ascii="Times New Roman"/>
              <w:color w:val="000000"/>
            </w:rPr>
          </w:rPrChange>
        </w:rPr>
        <w:t xml:space="preserve"> </w:t>
      </w:r>
      <w:r w:rsidR="00A96A35" w:rsidRPr="0027638C">
        <w:rPr>
          <w:sz w:val="24"/>
          <w:rPrChange w16du:dateUtc="2026-07-07T18:18:00Z" w:author="Author" w:date="2026-07-07T20:18:00Z" w:id="10290">
            <w:rPr>
              <w:rFonts w:ascii="Times New Roman"/>
              <w:color w:val="000000"/>
            </w:rPr>
          </w:rPrChange>
        </w:rPr>
        <w:t>sit</w:t>
      </w:r>
      <w:r w:rsidR="00A96A35" w:rsidRPr="0027638C">
        <w:rPr>
          <w:spacing w:val="-6"/>
          <w:sz w:val="24"/>
          <w:rPrChange w16du:dateUtc="2026-07-07T18:18:00Z" w:author="Author" w:date="2026-07-07T20:18:00Z" w:id="10291">
            <w:rPr>
              <w:rFonts w:ascii="Times New Roman"/>
              <w:color w:val="000000"/>
            </w:rPr>
          </w:rPrChange>
        </w:rPr>
        <w:t xml:space="preserve"> </w:t>
      </w:r>
      <w:r w:rsidR="00A96A35" w:rsidRPr="0027638C">
        <w:rPr>
          <w:spacing w:val="-5"/>
          <w:sz w:val="24"/>
          <w:rPrChange w16du:dateUtc="2026-07-07T18:18:00Z" w:author="Author" w:date="2026-07-07T20:18:00Z" w:id="10292">
            <w:rPr>
              <w:rFonts w:ascii="Times New Roman"/>
              <w:color w:val="000000"/>
            </w:rPr>
          </w:rPrChange>
        </w:rPr>
        <w:t>amet:</w:t>
      </w:r>
    </w:p>
    <w:p w14:paraId="584D91C6" w14:textId="77777777" w:rsidR="009609E8" w:rsidRDefault="00000000" w:rsidRPr="0027638C">
      <w:pPr>
        <w:pStyle w:val="ListParagraph"/>
        <w:numPr>
          <w:ilvl w:val="3"/>
          <w:numId w:val="5"/>
        </w:numPr>
        <w:tabs>
          <w:tab w:pos="2878" w:val="left"/>
          <w:tab w:pos="2880" w:val="left"/>
        </w:tabs>
        <w:spacing w:before="237"/>
        <w:ind w:right="355"/>
        <w:rPr>
          <w:sz w:val="24"/>
          <w:rPrChange w16du:dateUtc="2026-07-07T18:18:00Z" w:author="Author" w:date="2026-07-07T20:18:00Z" w:id="10293">
            <w:rPr>
              <w:rFonts w:ascii="Times New Roman"/>
              <w:color w:val="000000"/>
            </w:rPr>
          </w:rPrChange>
        </w:rPr>
        <w:pPrChange w16du:dateUtc="2026-07-07T18:18:00Z" w:author="Author" w:date="2026-07-07T20:18:00Z" w:id="10294">
          <w:pPr>
            <w:spacing w:after="0" w:before="237" w:line="253" w:lineRule="exact"/>
            <w:ind w:left="1440"/>
            <w:jc w:val="left"/>
          </w:pPr>
        </w:pPrChange>
      </w:pPr>
      <w:del w16du:dateUtc="2026-07-07T18:18:00Z" w:author="Author" w:date="2026-07-07T20:18:00Z" w:id="10295">
        <w:r>
          <w:rPr>
            <w:color w:val="000000"/>
          </w:rPr>
          <w:delText>(A)</w:delText>
        </w:r>
        <w:r>
          <w:rPr>
            <w:color w:val="000000"/>
            <w:spacing w:val="360"/>
          </w:rPr>
          <w:delText xml:space="preserve"> </w:delText>
        </w:r>
      </w:del>
      <w:r w:rsidR="00A96A35" w:rsidRPr="0027638C">
        <w:rPr>
          <w:sz w:val="24"/>
          <w:rPrChange w16du:dateUtc="2026-07-07T18:18:00Z" w:author="Author" w:date="2026-07-07T20:18:00Z" w:id="10296">
            <w:rPr>
              <w:rFonts w:ascii="Times New Roman"/>
              <w:color w:val="000000"/>
            </w:rPr>
          </w:rPrChange>
        </w:rPr>
        <w:t>consectetur</w:t>
      </w:r>
      <w:r w:rsidR="00A96A35" w:rsidRPr="0027638C">
        <w:rPr>
          <w:spacing w:val="-1"/>
          <w:sz w:val="24"/>
          <w:rPrChange w16du:dateUtc="2026-07-07T18:18:00Z" w:author="Author" w:date="2026-07-07T20:18:00Z" w:id="10297">
            <w:rPr>
              <w:rFonts w:ascii="Times New Roman"/>
              <w:color w:val="000000"/>
              <w:spacing w:val="2"/>
            </w:rPr>
          </w:rPrChange>
        </w:rPr>
        <w:t xml:space="preserve"> </w:t>
      </w:r>
      <w:r w:rsidR="00A96A35" w:rsidRPr="0027638C">
        <w:rPr>
          <w:sz w:val="24"/>
          <w:rPrChange w16du:dateUtc="2026-07-07T18:18:00Z" w:author="Author" w:date="2026-07-07T20:18:00Z" w:id="10298">
            <w:rPr>
              <w:rFonts w:ascii="Times New Roman"/>
              <w:color w:val="000000"/>
            </w:rPr>
          </w:rPrChange>
        </w:rPr>
        <w:t>adipiscing</w:t>
      </w:r>
      <w:r w:rsidR="00A96A35" w:rsidRPr="0027638C">
        <w:rPr>
          <w:spacing w:val="-1"/>
          <w:sz w:val="24"/>
          <w:rPrChange w16du:dateUtc="2026-07-07T18:18:00Z" w:author="Author" w:date="2026-07-07T20:18:00Z" w:id="10299">
            <w:rPr>
              <w:rFonts w:ascii="Times New Roman"/>
              <w:color w:val="000000"/>
              <w:spacing w:val="2"/>
            </w:rPr>
          </w:rPrChange>
        </w:rPr>
        <w:t xml:space="preserve"> </w:t>
      </w:r>
      <w:r w:rsidR="00A96A35" w:rsidRPr="0027638C">
        <w:rPr>
          <w:sz w:val="24"/>
          <w:rPrChange w16du:dateUtc="2026-07-07T18:18:00Z" w:author="Author" w:date="2026-07-07T20:18:00Z" w:id="10300">
            <w:rPr>
              <w:rFonts w:ascii="Times New Roman"/>
              <w:color w:val="000000"/>
            </w:rPr>
          </w:rPrChange>
        </w:rPr>
        <w:t>elit</w:t>
      </w:r>
      <w:r w:rsidR="00A96A35" w:rsidRPr="0027638C">
        <w:rPr>
          <w:spacing w:val="-1"/>
          <w:sz w:val="24"/>
          <w:rPrChange w16du:dateUtc="2026-07-07T18:18:00Z" w:author="Author" w:date="2026-07-07T20:18:00Z" w:id="10301">
            <w:rPr>
              <w:rFonts w:ascii="Times New Roman"/>
              <w:color w:val="000000"/>
              <w:spacing w:val="2"/>
            </w:rPr>
          </w:rPrChange>
        </w:rPr>
        <w:t xml:space="preserve"> </w:t>
      </w:r>
      <w:r w:rsidR="00A96A35" w:rsidRPr="0027638C">
        <w:rPr>
          <w:sz w:val="24"/>
          <w:rPrChange w16du:dateUtc="2026-07-07T18:18:00Z" w:author="Author" w:date="2026-07-07T20:18:00Z" w:id="10302">
            <w:rPr>
              <w:rFonts w:ascii="Times New Roman"/>
              <w:color w:val="000000"/>
            </w:rPr>
          </w:rPrChange>
        </w:rPr>
        <w:t>sed</w:t>
      </w:r>
      <w:r w:rsidR="00A96A35" w:rsidRPr="0027638C">
        <w:rPr>
          <w:spacing w:val="-1"/>
          <w:sz w:val="24"/>
          <w:rPrChange w16du:dateUtc="2026-07-07T18:18:00Z" w:author="Author" w:date="2026-07-07T20:18:00Z" w:id="10303">
            <w:rPr>
              <w:rFonts w:ascii="Times New Roman"/>
              <w:color w:val="000000"/>
              <w:spacing w:val="2"/>
            </w:rPr>
          </w:rPrChange>
        </w:rPr>
        <w:t xml:space="preserve"> </w:t>
      </w:r>
      <w:r w:rsidR="00A96A35" w:rsidRPr="0027638C">
        <w:rPr>
          <w:sz w:val="24"/>
          <w:rPrChange w16du:dateUtc="2026-07-07T18:18:00Z" w:author="Author" w:date="2026-07-07T20:18:00Z" w:id="10304">
            <w:rPr>
              <w:rFonts w:ascii="Times New Roman"/>
              <w:color w:val="000000"/>
            </w:rPr>
          </w:rPrChange>
        </w:rPr>
        <w:t>do</w:t>
      </w:r>
      <w:r w:rsidR="00A96A35" w:rsidRPr="0027638C">
        <w:rPr>
          <w:spacing w:val="-1"/>
          <w:sz w:val="24"/>
          <w:rPrChange w16du:dateUtc="2026-07-07T18:18:00Z" w:author="Author" w:date="2026-07-07T20:18:00Z" w:id="10305">
            <w:rPr>
              <w:rFonts w:ascii="Times New Roman"/>
              <w:color w:val="000000"/>
              <w:spacing w:val="2"/>
            </w:rPr>
          </w:rPrChange>
        </w:rPr>
        <w:t xml:space="preserve"> </w:t>
      </w:r>
      <w:r w:rsidR="00A96A35" w:rsidRPr="0027638C">
        <w:rPr>
          <w:sz w:val="24"/>
          <w:rPrChange w16du:dateUtc="2026-07-07T18:18:00Z" w:author="Author" w:date="2026-07-07T20:18:00Z" w:id="10306">
            <w:rPr>
              <w:rFonts w:ascii="Times New Roman"/>
              <w:color w:val="000000"/>
            </w:rPr>
          </w:rPrChange>
        </w:rPr>
        <w:t>Eiusmod</w:t>
      </w:r>
      <w:r w:rsidR="00A96A35" w:rsidRPr="0027638C">
        <w:rPr>
          <w:spacing w:val="-1"/>
          <w:sz w:val="24"/>
          <w:rPrChange w16du:dateUtc="2026-07-07T18:18:00Z" w:author="Author" w:date="2026-07-07T20:18:00Z" w:id="10307">
            <w:rPr>
              <w:rFonts w:ascii="Times New Roman"/>
              <w:color w:val="000000"/>
              <w:spacing w:val="2"/>
            </w:rPr>
          </w:rPrChange>
        </w:rPr>
        <w:t xml:space="preserve"> </w:t>
      </w:r>
      <w:r w:rsidR="00A96A35" w:rsidRPr="0027638C">
        <w:rPr>
          <w:sz w:val="24"/>
          <w:rPrChange w16du:dateUtc="2026-07-07T18:18:00Z" w:author="Author" w:date="2026-07-07T20:18:00Z" w:id="10308">
            <w:rPr>
              <w:rFonts w:ascii="Times New Roman"/>
              <w:color w:val="000000"/>
            </w:rPr>
          </w:rPrChange>
        </w:rPr>
        <w:t>tempor</w:t>
      </w:r>
      <w:r w:rsidR="00A96A35" w:rsidRPr="0027638C">
        <w:rPr>
          <w:spacing w:val="-1"/>
          <w:sz w:val="24"/>
          <w:rPrChange w16du:dateUtc="2026-07-07T18:18:00Z" w:author="Author" w:date="2026-07-07T20:18:00Z" w:id="10309">
            <w:rPr>
              <w:rFonts w:ascii="Times New Roman"/>
              <w:color w:val="000000"/>
              <w:spacing w:val="2"/>
            </w:rPr>
          </w:rPrChange>
        </w:rPr>
        <w:t xml:space="preserve"> </w:t>
      </w:r>
      <w:r w:rsidR="00A96A35" w:rsidRPr="0027638C">
        <w:rPr>
          <w:sz w:val="24"/>
          <w:rPrChange w16du:dateUtc="2026-07-07T18:18:00Z" w:author="Author" w:date="2026-07-07T20:18:00Z" w:id="10310">
            <w:rPr>
              <w:rFonts w:ascii="Times New Roman"/>
              <w:color w:val="000000"/>
            </w:rPr>
          </w:rPrChange>
        </w:rPr>
        <w:t>incididunt</w:t>
      </w:r>
      <w:r w:rsidR="00A96A35" w:rsidRPr="0027638C">
        <w:rPr>
          <w:spacing w:val="-1"/>
          <w:sz w:val="24"/>
          <w:rPrChange w16du:dateUtc="2026-07-07T18:18:00Z" w:author="Author" w:date="2026-07-07T20:18:00Z" w:id="10311">
            <w:rPr>
              <w:rFonts w:ascii="Times New Roman"/>
              <w:color w:val="000000"/>
              <w:spacing w:val="2"/>
            </w:rPr>
          </w:rPrChange>
        </w:rPr>
        <w:t xml:space="preserve"> </w:t>
      </w:r>
      <w:r w:rsidR="00A96A35" w:rsidRPr="0027638C">
        <w:rPr>
          <w:sz w:val="24"/>
          <w:rPrChange w16du:dateUtc="2026-07-07T18:18:00Z" w:author="Author" w:date="2026-07-07T20:18:00Z" w:id="10312">
            <w:rPr>
              <w:rFonts w:ascii="Times New Roman"/>
              <w:color w:val="000000"/>
            </w:rPr>
          </w:rPrChange>
        </w:rPr>
        <w:t>ut</w:t>
      </w:r>
      <w:r w:rsidR="00A96A35" w:rsidRPr="0027638C">
        <w:rPr>
          <w:spacing w:val="-1"/>
          <w:sz w:val="24"/>
          <w:rPrChange w16du:dateUtc="2026-07-07T18:18:00Z" w:author="Author" w:date="2026-07-07T20:18:00Z" w:id="10313">
            <w:rPr>
              <w:rFonts w:ascii="Times New Roman"/>
              <w:color w:val="000000"/>
              <w:spacing w:val="2"/>
            </w:rPr>
          </w:rPrChange>
        </w:rPr>
        <w:t xml:space="preserve"> </w:t>
      </w:r>
      <w:r w:rsidR="00A96A35" w:rsidRPr="0027638C">
        <w:rPr>
          <w:sz w:val="24"/>
          <w:rPrChange w16du:dateUtc="2026-07-07T18:18:00Z" w:author="Author" w:date="2026-07-07T20:18:00Z" w:id="10314">
            <w:rPr>
              <w:rFonts w:ascii="Times New Roman"/>
              <w:color w:val="000000"/>
            </w:rPr>
          </w:rPrChange>
        </w:rPr>
        <w:t>labore</w:t>
      </w:r>
      <w:r w:rsidR="00A96A35" w:rsidRPr="0027638C">
        <w:rPr>
          <w:spacing w:val="-1"/>
          <w:sz w:val="24"/>
          <w:rPrChange w16du:dateUtc="2026-07-07T18:18:00Z" w:author="Author" w:date="2026-07-07T20:18:00Z" w:id="10315">
            <w:rPr>
              <w:rFonts w:ascii="Times New Roman"/>
              <w:color w:val="000000"/>
              <w:spacing w:val="2"/>
            </w:rPr>
          </w:rPrChange>
        </w:rPr>
        <w:t xml:space="preserve"> </w:t>
      </w:r>
      <w:r w:rsidR="00A96A35" w:rsidRPr="0027638C">
        <w:rPr>
          <w:sz w:val="24"/>
          <w:rPrChange w16du:dateUtc="2026-07-07T18:18:00Z" w:author="Author" w:date="2026-07-07T20:18:00Z" w:id="10316">
            <w:rPr>
              <w:rFonts w:ascii="Times New Roman"/>
              <w:color w:val="000000"/>
            </w:rPr>
          </w:rPrChange>
        </w:rPr>
        <w:t>et</w:t>
      </w:r>
      <w:r w:rsidR="00A96A35" w:rsidRPr="0027638C">
        <w:rPr>
          <w:spacing w:val="-1"/>
          <w:sz w:val="24"/>
          <w:rPrChange w16du:dateUtc="2026-07-07T18:18:00Z" w:author="Author" w:date="2026-07-07T20:18:00Z" w:id="10317">
            <w:rPr>
              <w:rFonts w:ascii="Times New Roman"/>
              <w:color w:val="000000"/>
              <w:spacing w:val="2"/>
            </w:rPr>
          </w:rPrChange>
        </w:rPr>
        <w:t xml:space="preserve"> </w:t>
      </w:r>
      <w:r w:rsidR="00A96A35" w:rsidRPr="0027638C">
        <w:rPr>
          <w:sz w:val="24"/>
          <w:rPrChange w16du:dateUtc="2026-07-07T18:18:00Z" w:author="Author" w:date="2026-07-07T20:18:00Z" w:id="10318">
            <w:rPr>
              <w:rFonts w:ascii="Times New Roman"/>
              <w:color w:val="000000"/>
            </w:rPr>
          </w:rPrChange>
        </w:rPr>
        <w:t>Dolore</w:t>
      </w:r>
      <w:r w:rsidR="00A96A35" w:rsidRPr="0027638C">
        <w:rPr>
          <w:spacing w:val="-1"/>
          <w:sz w:val="24"/>
          <w:rPrChange w16du:dateUtc="2026-07-07T18:18:00Z" w:author="Author" w:date="2026-07-07T20:18:00Z" w:id="10319">
            <w:rPr>
              <w:rFonts w:ascii="Times New Roman"/>
              <w:color w:val="000000"/>
              <w:spacing w:val="2"/>
            </w:rPr>
          </w:rPrChange>
        </w:rPr>
        <w:t xml:space="preserve"> </w:t>
      </w:r>
      <w:r w:rsidR="00A96A35" w:rsidRPr="0027638C">
        <w:rPr>
          <w:sz w:val="24"/>
          <w:rPrChange w16du:dateUtc="2026-07-07T18:18:00Z" w:author="Author" w:date="2026-07-07T20:18:00Z" w:id="10320">
            <w:rPr>
              <w:rFonts w:ascii="Times New Roman"/>
              <w:color w:val="000000"/>
            </w:rPr>
          </w:rPrChange>
        </w:rPr>
        <w:t>Magna</w:t>
      </w:r>
      <w:r w:rsidR="00A96A35" w:rsidRPr="0027638C">
        <w:rPr>
          <w:spacing w:val="-1"/>
          <w:sz w:val="24"/>
          <w:rPrChange w16du:dateUtc="2026-07-07T18:18:00Z" w:author="Author" w:date="2026-07-07T20:18:00Z" w:id="10321">
            <w:rPr>
              <w:rFonts w:ascii="Times New Roman"/>
              <w:color w:val="000000"/>
              <w:spacing w:val="2"/>
            </w:rPr>
          </w:rPrChange>
        </w:rPr>
        <w:t xml:space="preserve"> </w:t>
      </w:r>
      <w:r w:rsidR="00A96A35" w:rsidRPr="0027638C">
        <w:rPr>
          <w:sz w:val="24"/>
          <w:rPrChange w16du:dateUtc="2026-07-07T18:18:00Z" w:author="Author" w:date="2026-07-07T20:18:00Z" w:id="10322">
            <w:rPr>
              <w:rFonts w:ascii="Times New Roman" w:hAnsi="Times New Roman"/>
              <w:color w:val="000000"/>
            </w:rPr>
          </w:rPrChange>
        </w:rPr>
        <w:t>aliqua</w:t>
      </w:r>
      <w:del w16du:dateUtc="2026-07-07T18:18:00Z" w:author="Author" w:date="2026-07-07T20:18:00Z" w:id="10323">
        <w:r>
          <w:rPr>
            <w:color w:val="000000"/>
          </w:rPr>
          <w:cr/>
        </w:r>
      </w:del>
      <w:r w:rsidR="00A96A35" w:rsidRPr="0027638C">
        <w:rPr>
          <w:sz w:val="24"/>
          <w:rPrChange w16du:dateUtc="2026-07-07T18:18:00Z" w:author="Author" w:date="2026-07-07T20:18:00Z" w:id="10324">
            <w:rPr>
              <w:rFonts w:ascii="Times New Roman"/>
              <w:color w:val="000000"/>
              <w:spacing w:val="665"/>
            </w:rPr>
          </w:rPrChange>
        </w:rPr>
        <w:t xml:space="preserve"> </w:t>
      </w:r>
      <w:r w:rsidR="00A96A35" w:rsidRPr="0027638C">
        <w:rPr>
          <w:sz w:val="24"/>
          <w:rPrChange w16du:dateUtc="2026-07-07T18:18:00Z" w:author="Author" w:date="2026-07-07T20:18:00Z" w:id="10325">
            <w:rPr>
              <w:rFonts w:ascii="Times New Roman"/>
              <w:color w:val="000000"/>
            </w:rPr>
          </w:rPrChange>
        </w:rPr>
        <w:t>lorem</w:t>
      </w:r>
      <w:r w:rsidR="00A96A35" w:rsidRPr="0027638C">
        <w:rPr>
          <w:sz w:val="24"/>
          <w:rPrChange w16du:dateUtc="2026-07-07T18:18:00Z" w:author="Author" w:date="2026-07-07T20:18:00Z" w:id="10326">
            <w:rPr>
              <w:rFonts w:ascii="Times New Roman"/>
              <w:color w:val="000000"/>
              <w:spacing w:val="10"/>
            </w:rPr>
          </w:rPrChange>
        </w:rPr>
        <w:t xml:space="preserve"> </w:t>
      </w:r>
      <w:r w:rsidR="00A96A35" w:rsidRPr="0027638C">
        <w:rPr>
          <w:sz w:val="24"/>
          <w:rPrChange w16du:dateUtc="2026-07-07T18:18:00Z" w:author="Author" w:date="2026-07-07T20:18:00Z" w:id="10327">
            <w:rPr>
              <w:rFonts w:ascii="Times New Roman"/>
              <w:color w:val="000000"/>
            </w:rPr>
          </w:rPrChange>
        </w:rPr>
        <w:t>ipsum</w:t>
      </w:r>
      <w:r w:rsidR="00A96A35" w:rsidRPr="0027638C">
        <w:rPr>
          <w:sz w:val="24"/>
          <w:rPrChange w16du:dateUtc="2026-07-07T18:18:00Z" w:author="Author" w:date="2026-07-07T20:18:00Z" w:id="10328">
            <w:rPr>
              <w:rFonts w:ascii="Times New Roman"/>
              <w:color w:val="000000"/>
              <w:spacing w:val="10"/>
            </w:rPr>
          </w:rPrChange>
        </w:rPr>
        <w:t xml:space="preserve"> </w:t>
      </w:r>
      <w:r w:rsidR="00A96A35" w:rsidRPr="0027638C">
        <w:rPr>
          <w:sz w:val="24"/>
          <w:rPrChange w16du:dateUtc="2026-07-07T18:18:00Z" w:author="Author" w:date="2026-07-07T20:18:00Z" w:id="10329">
            <w:rPr>
              <w:rFonts w:ascii="Times New Roman" w:hAnsi="Times New Roman"/>
              <w:color w:val="000000"/>
            </w:rPr>
          </w:rPrChange>
        </w:rPr>
        <w:t>“dolor</w:t>
      </w:r>
      <w:r w:rsidR="00A96A35" w:rsidRPr="0027638C">
        <w:rPr>
          <w:sz w:val="24"/>
          <w:rPrChange w16du:dateUtc="2026-07-07T18:18:00Z" w:author="Author" w:date="2026-07-07T20:18:00Z" w:id="10330">
            <w:rPr>
              <w:rFonts w:ascii="Times New Roman"/>
              <w:color w:val="000000"/>
              <w:spacing w:val="10"/>
            </w:rPr>
          </w:rPrChange>
        </w:rPr>
        <w:t xml:space="preserve"> </w:t>
      </w:r>
      <w:r w:rsidR="00A96A35" w:rsidRPr="0027638C">
        <w:rPr>
          <w:sz w:val="24"/>
          <w:rPrChange w16du:dateUtc="2026-07-07T18:18:00Z" w:author="Author" w:date="2026-07-07T20:18:00Z" w:id="10331">
            <w:rPr>
              <w:rFonts w:ascii="Times New Roman"/>
              <w:color w:val="000000"/>
            </w:rPr>
          </w:rPrChange>
        </w:rPr>
        <w:t>sit</w:t>
      </w:r>
      <w:r w:rsidR="00A96A35" w:rsidRPr="0027638C">
        <w:rPr>
          <w:sz w:val="24"/>
          <w:rPrChange w16du:dateUtc="2026-07-07T18:18:00Z" w:author="Author" w:date="2026-07-07T20:18:00Z" w:id="10332">
            <w:rPr>
              <w:rFonts w:ascii="Times New Roman"/>
              <w:color w:val="000000"/>
              <w:spacing w:val="9"/>
            </w:rPr>
          </w:rPrChange>
        </w:rPr>
        <w:t xml:space="preserve"> </w:t>
      </w:r>
      <w:r w:rsidR="00A96A35" w:rsidRPr="0027638C">
        <w:rPr>
          <w:sz w:val="24"/>
          <w:rPrChange w16du:dateUtc="2026-07-07T18:18:00Z" w:author="Author" w:date="2026-07-07T20:18:00Z" w:id="10333">
            <w:rPr>
              <w:rFonts w:ascii="Times New Roman" w:hAnsi="Times New Roman"/>
              <w:color w:val="000000"/>
            </w:rPr>
          </w:rPrChange>
        </w:rPr>
        <w:t>amet”</w:t>
      </w:r>
      <w:r w:rsidR="00A96A35" w:rsidRPr="0027638C">
        <w:rPr>
          <w:sz w:val="24"/>
          <w:rPrChange w16du:dateUtc="2026-07-07T18:18:00Z" w:author="Author" w:date="2026-07-07T20:18:00Z" w:id="10334">
            <w:rPr>
              <w:rFonts w:ascii="Times New Roman"/>
              <w:color w:val="000000"/>
              <w:spacing w:val="10"/>
            </w:rPr>
          </w:rPrChange>
        </w:rPr>
        <w:t xml:space="preserve"> </w:t>
      </w:r>
      <w:r w:rsidR="00A96A35" w:rsidRPr="0027638C">
        <w:rPr>
          <w:sz w:val="24"/>
          <w:rPrChange w16du:dateUtc="2026-07-07T18:18:00Z" w:author="Author" w:date="2026-07-07T20:18:00Z" w:id="10335">
            <w:rPr>
              <w:rFonts w:ascii="Times New Roman"/>
              <w:color w:val="000000"/>
            </w:rPr>
          </w:rPrChange>
        </w:rPr>
        <w:t>consectetur</w:t>
      </w:r>
      <w:r w:rsidR="00A96A35" w:rsidRPr="0027638C">
        <w:rPr>
          <w:sz w:val="24"/>
          <w:rPrChange w16du:dateUtc="2026-07-07T18:18:00Z" w:author="Author" w:date="2026-07-07T20:18:00Z" w:id="10336">
            <w:rPr>
              <w:rFonts w:ascii="Times New Roman"/>
              <w:color w:val="000000"/>
              <w:spacing w:val="10"/>
            </w:rPr>
          </w:rPrChange>
        </w:rPr>
        <w:t xml:space="preserve"> </w:t>
      </w:r>
      <w:r w:rsidR="00A96A35" w:rsidRPr="0027638C">
        <w:rPr>
          <w:sz w:val="24"/>
          <w:rPrChange w16du:dateUtc="2026-07-07T18:18:00Z" w:author="Author" w:date="2026-07-07T20:18:00Z" w:id="10337">
            <w:rPr>
              <w:rFonts w:ascii="Times New Roman"/>
              <w:color w:val="000000"/>
            </w:rPr>
          </w:rPrChange>
        </w:rPr>
        <w:t>adipiscing</w:t>
      </w:r>
      <w:r w:rsidR="00A96A35" w:rsidRPr="0027638C">
        <w:rPr>
          <w:sz w:val="24"/>
          <w:rPrChange w16du:dateUtc="2026-07-07T18:18:00Z" w:author="Author" w:date="2026-07-07T20:18:00Z" w:id="10338">
            <w:rPr>
              <w:rFonts w:ascii="Times New Roman"/>
              <w:color w:val="000000"/>
              <w:spacing w:val="9"/>
            </w:rPr>
          </w:rPrChange>
        </w:rPr>
        <w:t xml:space="preserve"> </w:t>
      </w:r>
      <w:r w:rsidR="00A96A35" w:rsidRPr="0027638C">
        <w:rPr>
          <w:sz w:val="24"/>
          <w:rPrChange w16du:dateUtc="2026-07-07T18:18:00Z" w:author="Author" w:date="2026-07-07T20:18:00Z" w:id="10339">
            <w:rPr>
              <w:rFonts w:ascii="Times New Roman"/>
              <w:color w:val="000000"/>
            </w:rPr>
          </w:rPrChange>
        </w:rPr>
        <w:t>elit</w:t>
      </w:r>
      <w:r w:rsidR="00A96A35" w:rsidRPr="0027638C">
        <w:rPr>
          <w:sz w:val="24"/>
          <w:rPrChange w16du:dateUtc="2026-07-07T18:18:00Z" w:author="Author" w:date="2026-07-07T20:18:00Z" w:id="10340">
            <w:rPr>
              <w:rFonts w:ascii="Times New Roman"/>
              <w:color w:val="000000"/>
              <w:spacing w:val="10"/>
            </w:rPr>
          </w:rPrChange>
        </w:rPr>
        <w:t xml:space="preserve"> </w:t>
      </w:r>
      <w:r w:rsidR="00A96A35" w:rsidRPr="0027638C">
        <w:rPr>
          <w:sz w:val="24"/>
          <w:rPrChange w16du:dateUtc="2026-07-07T18:18:00Z" w:author="Author" w:date="2026-07-07T20:18:00Z" w:id="10341">
            <w:rPr>
              <w:rFonts w:ascii="Times New Roman"/>
              <w:color w:val="000000"/>
            </w:rPr>
          </w:rPrChange>
        </w:rPr>
        <w:t>sed</w:t>
      </w:r>
      <w:r w:rsidR="00A96A35" w:rsidRPr="0027638C">
        <w:rPr>
          <w:sz w:val="24"/>
          <w:rPrChange w16du:dateUtc="2026-07-07T18:18:00Z" w:author="Author" w:date="2026-07-07T20:18:00Z" w:id="10342">
            <w:rPr>
              <w:rFonts w:ascii="Times New Roman"/>
              <w:color w:val="000000"/>
              <w:spacing w:val="10"/>
            </w:rPr>
          </w:rPrChange>
        </w:rPr>
        <w:t xml:space="preserve"> </w:t>
      </w:r>
      <w:r w:rsidR="00A96A35" w:rsidRPr="0027638C">
        <w:rPr>
          <w:sz w:val="24"/>
          <w:rPrChange w16du:dateUtc="2026-07-07T18:18:00Z" w:author="Author" w:date="2026-07-07T20:18:00Z" w:id="10343">
            <w:rPr>
              <w:rFonts w:ascii="Times New Roman"/>
              <w:color w:val="000000"/>
            </w:rPr>
          </w:rPrChange>
        </w:rPr>
        <w:t>do</w:t>
      </w:r>
      <w:r w:rsidR="00A96A35" w:rsidRPr="0027638C">
        <w:rPr>
          <w:sz w:val="24"/>
          <w:rPrChange w16du:dateUtc="2026-07-07T18:18:00Z" w:author="Author" w:date="2026-07-07T20:18:00Z" w:id="10344">
            <w:rPr>
              <w:rFonts w:ascii="Times New Roman"/>
              <w:color w:val="000000"/>
              <w:spacing w:val="9"/>
            </w:rPr>
          </w:rPrChange>
        </w:rPr>
        <w:t xml:space="preserve"> </w:t>
      </w:r>
      <w:r w:rsidR="00A96A35" w:rsidRPr="0027638C">
        <w:rPr>
          <w:sz w:val="24"/>
          <w:rPrChange w16du:dateUtc="2026-07-07T18:18:00Z" w:author="Author" w:date="2026-07-07T20:18:00Z" w:id="10345">
            <w:rPr>
              <w:rFonts w:ascii="Times New Roman"/>
              <w:color w:val="000000"/>
            </w:rPr>
          </w:rPrChange>
        </w:rPr>
        <w:t>eiusmod</w:t>
      </w:r>
      <w:r w:rsidR="00A96A35" w:rsidRPr="0027638C">
        <w:rPr>
          <w:sz w:val="24"/>
          <w:rPrChange w16du:dateUtc="2026-07-07T18:18:00Z" w:author="Author" w:date="2026-07-07T20:18:00Z" w:id="10346">
            <w:rPr>
              <w:rFonts w:ascii="Times New Roman"/>
              <w:color w:val="000000"/>
              <w:spacing w:val="9"/>
            </w:rPr>
          </w:rPrChange>
        </w:rPr>
        <w:t xml:space="preserve"> </w:t>
      </w:r>
      <w:r w:rsidR="00A96A35" w:rsidRPr="0027638C">
        <w:rPr>
          <w:sz w:val="24"/>
          <w:rPrChange w16du:dateUtc="2026-07-07T18:18:00Z" w:author="Author" w:date="2026-07-07T20:18:00Z" w:id="10347">
            <w:rPr>
              <w:rFonts w:ascii="Times New Roman"/>
              <w:color w:val="000000"/>
            </w:rPr>
          </w:rPrChange>
        </w:rPr>
        <w:t>Tempor</w:t>
      </w:r>
      <w:r w:rsidR="00A96A35" w:rsidRPr="0027638C">
        <w:rPr>
          <w:sz w:val="24"/>
          <w:rPrChange w16du:dateUtc="2026-07-07T18:18:00Z" w:author="Author" w:date="2026-07-07T20:18:00Z" w:id="10348">
            <w:rPr>
              <w:rFonts w:ascii="Times New Roman"/>
              <w:color w:val="000000"/>
              <w:spacing w:val="10"/>
            </w:rPr>
          </w:rPrChange>
        </w:rPr>
        <w:t xml:space="preserve"> </w:t>
      </w:r>
      <w:r w:rsidR="00A96A35" w:rsidRPr="0027638C">
        <w:rPr>
          <w:sz w:val="24"/>
          <w:rPrChange w16du:dateUtc="2026-07-07T18:18:00Z" w:author="Author" w:date="2026-07-07T20:18:00Z" w:id="10349">
            <w:rPr>
              <w:rFonts w:ascii="Times New Roman" w:hAnsi="Times New Roman"/>
              <w:color w:val="000000"/>
            </w:rPr>
          </w:rPrChange>
        </w:rPr>
        <w:t>Incididunt</w:t>
      </w:r>
      <w:del w16du:dateUtc="2026-07-07T18:18:00Z" w:author="Author" w:date="2026-07-07T20:18:00Z" w:id="10350">
        <w:r>
          <w:rPr>
            <w:color w:val="000000"/>
          </w:rPr>
          <w:cr/>
        </w:r>
      </w:del>
      <w:r w:rsidR="00A96A35" w:rsidRPr="0027638C">
        <w:rPr>
          <w:sz w:val="24"/>
          <w:rPrChange w16du:dateUtc="2026-07-07T18:18:00Z" w:author="Author" w:date="2026-07-07T20:18:00Z" w:id="10351">
            <w:rPr>
              <w:rFonts w:ascii="Times New Roman"/>
              <w:color w:val="000000"/>
              <w:spacing w:val="665"/>
            </w:rPr>
          </w:rPrChange>
        </w:rPr>
        <w:t xml:space="preserve"> </w:t>
      </w:r>
      <w:r w:rsidR="00A96A35" w:rsidRPr="0027638C">
        <w:rPr>
          <w:sz w:val="24"/>
          <w:rPrChange w16du:dateUtc="2026-07-07T18:18:00Z" w:author="Author" w:date="2026-07-07T20:18:00Z" w:id="10352">
            <w:rPr>
              <w:rFonts w:ascii="Times New Roman"/>
              <w:color w:val="000000"/>
            </w:rPr>
          </w:rPrChange>
        </w:rPr>
        <w:t>ut</w:t>
      </w:r>
      <w:r w:rsidR="00A96A35" w:rsidRPr="0027638C">
        <w:rPr>
          <w:sz w:val="24"/>
          <w:rPrChange w16du:dateUtc="2026-07-07T18:18:00Z" w:author="Author" w:date="2026-07-07T20:18:00Z" w:id="10353">
            <w:rPr>
              <w:rFonts w:ascii="Times New Roman"/>
              <w:color w:val="000000"/>
              <w:spacing w:val="17"/>
            </w:rPr>
          </w:rPrChange>
        </w:rPr>
        <w:t xml:space="preserve"> </w:t>
      </w:r>
      <w:r w:rsidR="00A96A35" w:rsidRPr="0027638C">
        <w:rPr>
          <w:sz w:val="24"/>
          <w:rPrChange w16du:dateUtc="2026-07-07T18:18:00Z" w:author="Author" w:date="2026-07-07T20:18:00Z" w:id="10354">
            <w:rPr>
              <w:rFonts w:ascii="Times New Roman"/>
              <w:color w:val="000000"/>
            </w:rPr>
          </w:rPrChange>
        </w:rPr>
        <w:t>labore</w:t>
      </w:r>
      <w:r w:rsidR="00A96A35" w:rsidRPr="0027638C">
        <w:rPr>
          <w:sz w:val="24"/>
          <w:rPrChange w16du:dateUtc="2026-07-07T18:18:00Z" w:author="Author" w:date="2026-07-07T20:18:00Z" w:id="10355">
            <w:rPr>
              <w:rFonts w:ascii="Times New Roman"/>
              <w:color w:val="000000"/>
              <w:spacing w:val="17"/>
            </w:rPr>
          </w:rPrChange>
        </w:rPr>
        <w:t xml:space="preserve"> </w:t>
      </w:r>
      <w:r w:rsidR="00A96A35" w:rsidRPr="0027638C">
        <w:rPr>
          <w:sz w:val="24"/>
          <w:rPrChange w16du:dateUtc="2026-07-07T18:18:00Z" w:author="Author" w:date="2026-07-07T20:18:00Z" w:id="10356">
            <w:rPr>
              <w:rFonts w:ascii="Times New Roman"/>
              <w:color w:val="000000"/>
            </w:rPr>
          </w:rPrChange>
        </w:rPr>
        <w:t>et</w:t>
      </w:r>
      <w:r w:rsidR="00A96A35" w:rsidRPr="0027638C">
        <w:rPr>
          <w:sz w:val="24"/>
          <w:rPrChange w16du:dateUtc="2026-07-07T18:18:00Z" w:author="Author" w:date="2026-07-07T20:18:00Z" w:id="10357">
            <w:rPr>
              <w:rFonts w:ascii="Times New Roman"/>
              <w:color w:val="000000"/>
              <w:spacing w:val="17"/>
            </w:rPr>
          </w:rPrChange>
        </w:rPr>
        <w:t xml:space="preserve"> </w:t>
      </w:r>
      <w:r w:rsidR="00A96A35" w:rsidRPr="0027638C">
        <w:rPr>
          <w:sz w:val="24"/>
          <w:rPrChange w16du:dateUtc="2026-07-07T18:18:00Z" w:author="Author" w:date="2026-07-07T20:18:00Z" w:id="10358">
            <w:rPr>
              <w:rFonts w:ascii="Times New Roman"/>
              <w:color w:val="000000"/>
            </w:rPr>
          </w:rPrChange>
        </w:rPr>
        <w:t>dolore</w:t>
      </w:r>
      <w:r w:rsidR="00A96A35" w:rsidRPr="0027638C">
        <w:rPr>
          <w:sz w:val="24"/>
          <w:rPrChange w16du:dateUtc="2026-07-07T18:18:00Z" w:author="Author" w:date="2026-07-07T20:18:00Z" w:id="10359">
            <w:rPr>
              <w:rFonts w:ascii="Times New Roman"/>
              <w:color w:val="000000"/>
              <w:spacing w:val="17"/>
            </w:rPr>
          </w:rPrChange>
        </w:rPr>
        <w:t xml:space="preserve"> </w:t>
      </w:r>
      <w:r w:rsidR="00A96A35" w:rsidRPr="0027638C">
        <w:rPr>
          <w:sz w:val="24"/>
          <w:rPrChange w16du:dateUtc="2026-07-07T18:18:00Z" w:author="Author" w:date="2026-07-07T20:18:00Z" w:id="10360">
            <w:rPr>
              <w:rFonts w:ascii="Times New Roman"/>
              <w:color w:val="000000"/>
            </w:rPr>
          </w:rPrChange>
        </w:rPr>
        <w:t>magna</w:t>
      </w:r>
      <w:r w:rsidR="00A96A35" w:rsidRPr="0027638C">
        <w:rPr>
          <w:sz w:val="24"/>
          <w:rPrChange w16du:dateUtc="2026-07-07T18:18:00Z" w:author="Author" w:date="2026-07-07T20:18:00Z" w:id="10361">
            <w:rPr>
              <w:rFonts w:ascii="Times New Roman"/>
              <w:color w:val="000000"/>
              <w:spacing w:val="17"/>
            </w:rPr>
          </w:rPrChange>
        </w:rPr>
        <w:t xml:space="preserve"> </w:t>
      </w:r>
      <w:r w:rsidR="00A96A35" w:rsidRPr="0027638C">
        <w:rPr>
          <w:sz w:val="24"/>
          <w:rPrChange w16du:dateUtc="2026-07-07T18:18:00Z" w:author="Author" w:date="2026-07-07T20:18:00Z" w:id="10362">
            <w:rPr>
              <w:rFonts w:ascii="Times New Roman"/>
              <w:color w:val="000000"/>
            </w:rPr>
          </w:rPrChange>
        </w:rPr>
        <w:t>aliqua</w:t>
      </w:r>
      <w:r w:rsidR="00A96A35" w:rsidRPr="0027638C">
        <w:rPr>
          <w:sz w:val="24"/>
          <w:rPrChange w16du:dateUtc="2026-07-07T18:18:00Z" w:author="Author" w:date="2026-07-07T20:18:00Z" w:id="10363">
            <w:rPr>
              <w:rFonts w:ascii="Times New Roman"/>
              <w:color w:val="000000"/>
              <w:spacing w:val="17"/>
            </w:rPr>
          </w:rPrChange>
        </w:rPr>
        <w:t xml:space="preserve"> </w:t>
      </w:r>
      <w:r w:rsidR="00A96A35" w:rsidRPr="0027638C">
        <w:rPr>
          <w:sz w:val="24"/>
          <w:rPrChange w16du:dateUtc="2026-07-07T18:18:00Z" w:author="Author" w:date="2026-07-07T20:18:00Z" w:id="10364">
            <w:rPr>
              <w:rFonts w:ascii="Times New Roman"/>
              <w:color w:val="000000"/>
            </w:rPr>
          </w:rPrChange>
        </w:rPr>
        <w:t>lorem</w:t>
      </w:r>
      <w:r w:rsidR="00A96A35" w:rsidRPr="0027638C">
        <w:rPr>
          <w:sz w:val="24"/>
          <w:rPrChange w16du:dateUtc="2026-07-07T18:18:00Z" w:author="Author" w:date="2026-07-07T20:18:00Z" w:id="10365">
            <w:rPr>
              <w:rFonts w:ascii="Times New Roman"/>
              <w:color w:val="000000"/>
              <w:spacing w:val="17"/>
            </w:rPr>
          </w:rPrChange>
        </w:rPr>
        <w:t xml:space="preserve"> </w:t>
      </w:r>
      <w:r w:rsidR="00A96A35" w:rsidRPr="0027638C">
        <w:rPr>
          <w:sz w:val="24"/>
          <w:rPrChange w16du:dateUtc="2026-07-07T18:18:00Z" w:author="Author" w:date="2026-07-07T20:18:00Z" w:id="10366">
            <w:rPr>
              <w:rFonts w:ascii="Times New Roman"/>
              <w:color w:val="000000"/>
            </w:rPr>
          </w:rPrChange>
        </w:rPr>
        <w:t>ipsum</w:t>
      </w:r>
      <w:r w:rsidR="00A96A35" w:rsidRPr="0027638C">
        <w:rPr>
          <w:sz w:val="24"/>
          <w:rPrChange w16du:dateUtc="2026-07-07T18:18:00Z" w:author="Author" w:date="2026-07-07T20:18:00Z" w:id="10367">
            <w:rPr>
              <w:rFonts w:ascii="Times New Roman"/>
              <w:color w:val="000000"/>
              <w:spacing w:val="17"/>
            </w:rPr>
          </w:rPrChange>
        </w:rPr>
        <w:t xml:space="preserve"> </w:t>
      </w:r>
      <w:r w:rsidR="00A96A35" w:rsidRPr="0027638C">
        <w:rPr>
          <w:sz w:val="24"/>
          <w:rPrChange w16du:dateUtc="2026-07-07T18:18:00Z" w:author="Author" w:date="2026-07-07T20:18:00Z" w:id="10368">
            <w:rPr>
              <w:rFonts w:ascii="Times New Roman"/>
              <w:color w:val="000000"/>
            </w:rPr>
          </w:rPrChange>
        </w:rPr>
        <w:t>dolor</w:t>
      </w:r>
      <w:r w:rsidR="00A96A35" w:rsidRPr="0027638C">
        <w:rPr>
          <w:sz w:val="24"/>
          <w:rPrChange w16du:dateUtc="2026-07-07T18:18:00Z" w:author="Author" w:date="2026-07-07T20:18:00Z" w:id="10369">
            <w:rPr>
              <w:rFonts w:ascii="Times New Roman"/>
              <w:color w:val="000000"/>
              <w:spacing w:val="17"/>
            </w:rPr>
          </w:rPrChange>
        </w:rPr>
        <w:t xml:space="preserve"> </w:t>
      </w:r>
      <w:r w:rsidR="00A96A35" w:rsidRPr="0027638C">
        <w:rPr>
          <w:sz w:val="24"/>
          <w:rPrChange w16du:dateUtc="2026-07-07T18:18:00Z" w:author="Author" w:date="2026-07-07T20:18:00Z" w:id="10370">
            <w:rPr>
              <w:rFonts w:ascii="Times New Roman"/>
              <w:color w:val="000000"/>
            </w:rPr>
          </w:rPrChange>
        </w:rPr>
        <w:t>sit</w:t>
      </w:r>
      <w:r w:rsidR="00A96A35" w:rsidRPr="0027638C">
        <w:rPr>
          <w:sz w:val="24"/>
          <w:rPrChange w16du:dateUtc="2026-07-07T18:18:00Z" w:author="Author" w:date="2026-07-07T20:18:00Z" w:id="10371">
            <w:rPr>
              <w:rFonts w:ascii="Times New Roman"/>
              <w:color w:val="000000"/>
              <w:spacing w:val="17"/>
            </w:rPr>
          </w:rPrChange>
        </w:rPr>
        <w:t xml:space="preserve"> </w:t>
      </w:r>
      <w:r w:rsidR="00A96A35" w:rsidRPr="0027638C">
        <w:rPr>
          <w:sz w:val="24"/>
          <w:rPrChange w16du:dateUtc="2026-07-07T18:18:00Z" w:author="Author" w:date="2026-07-07T20:18:00Z" w:id="10372">
            <w:rPr>
              <w:rFonts w:ascii="Times New Roman"/>
              <w:color w:val="000000"/>
            </w:rPr>
          </w:rPrChange>
        </w:rPr>
        <w:t>amet</w:t>
      </w:r>
      <w:r w:rsidR="00A96A35" w:rsidRPr="0027638C">
        <w:rPr>
          <w:sz w:val="24"/>
          <w:rPrChange w16du:dateUtc="2026-07-07T18:18:00Z" w:author="Author" w:date="2026-07-07T20:18:00Z" w:id="10373">
            <w:rPr>
              <w:rFonts w:ascii="Times New Roman"/>
              <w:color w:val="000000"/>
              <w:spacing w:val="17"/>
            </w:rPr>
          </w:rPrChange>
        </w:rPr>
        <w:t xml:space="preserve"> </w:t>
      </w:r>
      <w:r w:rsidR="00A96A35" w:rsidRPr="0027638C">
        <w:rPr>
          <w:sz w:val="24"/>
          <w:rPrChange w16du:dateUtc="2026-07-07T18:18:00Z" w:author="Author" w:date="2026-07-07T20:18:00Z" w:id="10374">
            <w:rPr>
              <w:rFonts w:ascii="Times New Roman" w:hAnsi="Times New Roman"/>
              <w:color w:val="000000"/>
            </w:rPr>
          </w:rPrChange>
        </w:rPr>
        <w:t>consectetur</w:t>
      </w:r>
      <w:del w16du:dateUtc="2026-07-07T18:18:00Z" w:author="Author" w:date="2026-07-07T20:18:00Z" w:id="10375">
        <w:r>
          <w:rPr>
            <w:color w:val="000000"/>
          </w:rPr>
          <w:cr/>
        </w:r>
      </w:del>
      <w:r w:rsidR="00A96A35" w:rsidRPr="0027638C">
        <w:rPr>
          <w:sz w:val="24"/>
          <w:rPrChange w16du:dateUtc="2026-07-07T18:18:00Z" w:author="Author" w:date="2026-07-07T20:18:00Z" w:id="10376">
            <w:rPr>
              <w:rFonts w:ascii="Times New Roman"/>
              <w:color w:val="000000"/>
              <w:spacing w:val="665"/>
            </w:rPr>
          </w:rPrChange>
        </w:rPr>
        <w:t xml:space="preserve"> </w:t>
      </w:r>
      <w:r w:rsidR="00A96A35" w:rsidRPr="0027638C">
        <w:rPr>
          <w:sz w:val="24"/>
          <w:rPrChange w16du:dateUtc="2026-07-07T18:18:00Z" w:author="Author" w:date="2026-07-07T20:18:00Z" w:id="10377">
            <w:rPr>
              <w:rFonts w:ascii="Times New Roman"/>
              <w:color w:val="000000"/>
            </w:rPr>
          </w:rPrChange>
        </w:rPr>
        <w:t>Adipiscing Elit sed do Eiusmod; tempor</w:t>
      </w:r>
    </w:p>
    <w:p w14:paraId="584D91C7" w14:textId="77777777" w:rsidR="009609E8" w:rsidRDefault="00000000" w:rsidRPr="0027638C">
      <w:pPr>
        <w:pStyle w:val="ListParagraph"/>
        <w:numPr>
          <w:ilvl w:val="3"/>
          <w:numId w:val="5"/>
        </w:numPr>
        <w:tabs>
          <w:tab w:pos="2878" w:val="left"/>
          <w:tab w:pos="2880" w:val="left"/>
        </w:tabs>
        <w:spacing w:before="240"/>
        <w:ind w:right="356"/>
        <w:rPr>
          <w:sz w:val="24"/>
          <w:rPrChange w16du:dateUtc="2026-07-07T18:18:00Z" w:author="Author" w:date="2026-07-07T20:18:00Z" w:id="10378">
            <w:rPr>
              <w:rFonts w:ascii="Times New Roman"/>
              <w:color w:val="000000"/>
            </w:rPr>
          </w:rPrChange>
        </w:rPr>
        <w:pPrChange w16du:dateUtc="2026-07-07T18:18:00Z" w:author="Author" w:date="2026-07-07T20:18:00Z" w:id="10379">
          <w:pPr>
            <w:spacing w:after="0" w:before="241" w:line="253" w:lineRule="exact"/>
            <w:ind w:left="1440"/>
            <w:jc w:val="left"/>
          </w:pPr>
        </w:pPrChange>
      </w:pPr>
      <w:del w16du:dateUtc="2026-07-07T18:18:00Z" w:author="Author" w:date="2026-07-07T20:18:00Z" w:id="10380">
        <w:r>
          <w:rPr>
            <w:color w:val="000000"/>
          </w:rPr>
          <w:delText>(B)</w:delText>
        </w:r>
        <w:r>
          <w:rPr>
            <w:color w:val="000000"/>
            <w:spacing w:val="372"/>
          </w:rPr>
          <w:delText xml:space="preserve"> </w:delText>
        </w:r>
      </w:del>
      <w:r w:rsidR="00A96A35" w:rsidRPr="0027638C">
        <w:rPr>
          <w:sz w:val="24"/>
          <w:rPrChange w16du:dateUtc="2026-07-07T18:18:00Z" w:author="Author" w:date="2026-07-07T20:18:00Z" w:id="10381">
            <w:rPr>
              <w:rFonts w:ascii="Times New Roman"/>
              <w:color w:val="000000"/>
            </w:rPr>
          </w:rPrChange>
        </w:rPr>
        <w:t>incididunt</w:t>
      </w:r>
      <w:r w:rsidR="00A96A35" w:rsidRPr="0027638C">
        <w:rPr>
          <w:sz w:val="24"/>
          <w:rPrChange w16du:dateUtc="2026-07-07T18:18:00Z" w:author="Author" w:date="2026-07-07T20:18:00Z" w:id="10382">
            <w:rPr>
              <w:rFonts w:ascii="Times New Roman"/>
              <w:color w:val="000000"/>
              <w:spacing w:val="39"/>
            </w:rPr>
          </w:rPrChange>
        </w:rPr>
        <w:t xml:space="preserve"> </w:t>
      </w:r>
      <w:r w:rsidR="00A96A35" w:rsidRPr="0027638C">
        <w:rPr>
          <w:sz w:val="24"/>
          <w:rPrChange w16du:dateUtc="2026-07-07T18:18:00Z" w:author="Author" w:date="2026-07-07T20:18:00Z" w:id="10383">
            <w:rPr>
              <w:rFonts w:ascii="Times New Roman"/>
              <w:color w:val="000000"/>
            </w:rPr>
          </w:rPrChange>
        </w:rPr>
        <w:t>ut</w:t>
      </w:r>
      <w:r w:rsidR="00A96A35" w:rsidRPr="0027638C">
        <w:rPr>
          <w:sz w:val="24"/>
          <w:rPrChange w16du:dateUtc="2026-07-07T18:18:00Z" w:author="Author" w:date="2026-07-07T20:18:00Z" w:id="10384">
            <w:rPr>
              <w:rFonts w:ascii="Times New Roman"/>
              <w:color w:val="000000"/>
              <w:spacing w:val="39"/>
            </w:rPr>
          </w:rPrChange>
        </w:rPr>
        <w:t xml:space="preserve"> </w:t>
      </w:r>
      <w:r w:rsidR="00A96A35" w:rsidRPr="0027638C">
        <w:rPr>
          <w:sz w:val="24"/>
          <w:rPrChange w16du:dateUtc="2026-07-07T18:18:00Z" w:author="Author" w:date="2026-07-07T20:18:00Z" w:id="10385">
            <w:rPr>
              <w:rFonts w:ascii="Times New Roman"/>
              <w:color w:val="000000"/>
            </w:rPr>
          </w:rPrChange>
        </w:rPr>
        <w:t>labore</w:t>
      </w:r>
      <w:r w:rsidR="00A96A35" w:rsidRPr="0027638C">
        <w:rPr>
          <w:sz w:val="24"/>
          <w:rPrChange w16du:dateUtc="2026-07-07T18:18:00Z" w:author="Author" w:date="2026-07-07T20:18:00Z" w:id="10386">
            <w:rPr>
              <w:rFonts w:ascii="Times New Roman"/>
              <w:color w:val="000000"/>
              <w:spacing w:val="39"/>
            </w:rPr>
          </w:rPrChange>
        </w:rPr>
        <w:t xml:space="preserve"> </w:t>
      </w:r>
      <w:r w:rsidR="00A96A35" w:rsidRPr="0027638C">
        <w:rPr>
          <w:sz w:val="24"/>
          <w:rPrChange w16du:dateUtc="2026-07-07T18:18:00Z" w:author="Author" w:date="2026-07-07T20:18:00Z" w:id="10387">
            <w:rPr>
              <w:rFonts w:ascii="Times New Roman"/>
              <w:color w:val="000000"/>
            </w:rPr>
          </w:rPrChange>
        </w:rPr>
        <w:t>et</w:t>
      </w:r>
      <w:r w:rsidR="00A96A35" w:rsidRPr="0027638C">
        <w:rPr>
          <w:sz w:val="24"/>
          <w:rPrChange w16du:dateUtc="2026-07-07T18:18:00Z" w:author="Author" w:date="2026-07-07T20:18:00Z" w:id="10388">
            <w:rPr>
              <w:rFonts w:ascii="Times New Roman"/>
              <w:color w:val="000000"/>
              <w:spacing w:val="40"/>
            </w:rPr>
          </w:rPrChange>
        </w:rPr>
        <w:t xml:space="preserve"> </w:t>
      </w:r>
      <w:r w:rsidR="00A96A35" w:rsidRPr="0027638C">
        <w:rPr>
          <w:sz w:val="24"/>
          <w:rPrChange w16du:dateUtc="2026-07-07T18:18:00Z" w:author="Author" w:date="2026-07-07T20:18:00Z" w:id="10389">
            <w:rPr>
              <w:rFonts w:ascii="Times New Roman"/>
              <w:color w:val="000000"/>
            </w:rPr>
          </w:rPrChange>
        </w:rPr>
        <w:t>Dolore</w:t>
      </w:r>
      <w:r w:rsidR="00A96A35" w:rsidRPr="0027638C">
        <w:rPr>
          <w:sz w:val="24"/>
          <w:rPrChange w16du:dateUtc="2026-07-07T18:18:00Z" w:author="Author" w:date="2026-07-07T20:18:00Z" w:id="10390">
            <w:rPr>
              <w:rFonts w:ascii="Times New Roman"/>
              <w:color w:val="000000"/>
              <w:spacing w:val="39"/>
            </w:rPr>
          </w:rPrChange>
        </w:rPr>
        <w:t xml:space="preserve"> </w:t>
      </w:r>
      <w:r w:rsidR="00A96A35" w:rsidRPr="0027638C">
        <w:rPr>
          <w:sz w:val="24"/>
          <w:rPrChange w16du:dateUtc="2026-07-07T18:18:00Z" w:author="Author" w:date="2026-07-07T20:18:00Z" w:id="10391">
            <w:rPr>
              <w:rFonts w:ascii="Times New Roman"/>
              <w:color w:val="000000"/>
            </w:rPr>
          </w:rPrChange>
        </w:rPr>
        <w:t>magna</w:t>
      </w:r>
      <w:r w:rsidR="00A96A35" w:rsidRPr="0027638C">
        <w:rPr>
          <w:sz w:val="24"/>
          <w:rPrChange w16du:dateUtc="2026-07-07T18:18:00Z" w:author="Author" w:date="2026-07-07T20:18:00Z" w:id="10392">
            <w:rPr>
              <w:rFonts w:ascii="Times New Roman"/>
              <w:color w:val="000000"/>
              <w:spacing w:val="39"/>
            </w:rPr>
          </w:rPrChange>
        </w:rPr>
        <w:t xml:space="preserve"> </w:t>
      </w:r>
      <w:r w:rsidR="00A96A35" w:rsidRPr="0027638C">
        <w:rPr>
          <w:sz w:val="24"/>
          <w:rPrChange w16du:dateUtc="2026-07-07T18:18:00Z" w:author="Author" w:date="2026-07-07T20:18:00Z" w:id="10393">
            <w:rPr>
              <w:rFonts w:ascii="Times New Roman" w:hAnsi="Times New Roman"/>
              <w:color w:val="000000"/>
            </w:rPr>
          </w:rPrChange>
        </w:rPr>
        <w:t>Aliqua’lorem</w:t>
      </w:r>
      <w:r w:rsidR="00A96A35" w:rsidRPr="0027638C">
        <w:rPr>
          <w:sz w:val="24"/>
          <w:rPrChange w16du:dateUtc="2026-07-07T18:18:00Z" w:author="Author" w:date="2026-07-07T20:18:00Z" w:id="10394">
            <w:rPr>
              <w:rFonts w:ascii="Times New Roman"/>
              <w:color w:val="000000"/>
              <w:spacing w:val="39"/>
            </w:rPr>
          </w:rPrChange>
        </w:rPr>
        <w:t xml:space="preserve"> </w:t>
      </w:r>
      <w:r w:rsidR="00A96A35" w:rsidRPr="0027638C">
        <w:rPr>
          <w:sz w:val="24"/>
          <w:rPrChange w16du:dateUtc="2026-07-07T18:18:00Z" w:author="Author" w:date="2026-07-07T20:18:00Z" w:id="10395">
            <w:rPr>
              <w:rFonts w:ascii="Times New Roman"/>
              <w:color w:val="000000"/>
            </w:rPr>
          </w:rPrChange>
        </w:rPr>
        <w:t>ipsum,</w:t>
      </w:r>
      <w:r w:rsidR="00A96A35" w:rsidRPr="0027638C">
        <w:rPr>
          <w:sz w:val="24"/>
          <w:rPrChange w16du:dateUtc="2026-07-07T18:18:00Z" w:author="Author" w:date="2026-07-07T20:18:00Z" w:id="10396">
            <w:rPr>
              <w:rFonts w:ascii="Times New Roman"/>
              <w:color w:val="000000"/>
              <w:spacing w:val="39"/>
            </w:rPr>
          </w:rPrChange>
        </w:rPr>
        <w:t xml:space="preserve"> </w:t>
      </w:r>
      <w:r w:rsidR="00A96A35" w:rsidRPr="0027638C">
        <w:rPr>
          <w:sz w:val="24"/>
          <w:rPrChange w16du:dateUtc="2026-07-07T18:18:00Z" w:author="Author" w:date="2026-07-07T20:18:00Z" w:id="10397">
            <w:rPr>
              <w:rFonts w:ascii="Times New Roman"/>
              <w:color w:val="000000"/>
            </w:rPr>
          </w:rPrChange>
        </w:rPr>
        <w:t>dolor</w:t>
      </w:r>
      <w:r w:rsidR="00A96A35" w:rsidRPr="0027638C">
        <w:rPr>
          <w:sz w:val="24"/>
          <w:rPrChange w16du:dateUtc="2026-07-07T18:18:00Z" w:author="Author" w:date="2026-07-07T20:18:00Z" w:id="10398">
            <w:rPr>
              <w:rFonts w:ascii="Times New Roman"/>
              <w:color w:val="000000"/>
              <w:spacing w:val="39"/>
            </w:rPr>
          </w:rPrChange>
        </w:rPr>
        <w:t xml:space="preserve"> </w:t>
      </w:r>
      <w:r w:rsidR="00A96A35" w:rsidRPr="0027638C">
        <w:rPr>
          <w:sz w:val="24"/>
          <w:rPrChange w16du:dateUtc="2026-07-07T18:18:00Z" w:author="Author" w:date="2026-07-07T20:18:00Z" w:id="10399">
            <w:rPr>
              <w:rFonts w:ascii="Times New Roman" w:hAnsi="Times New Roman"/>
              <w:color w:val="000000"/>
            </w:rPr>
          </w:rPrChange>
        </w:rPr>
        <w:t>sit,</w:t>
      </w:r>
      <w:del w16du:dateUtc="2026-07-07T18:18:00Z" w:author="Author" w:date="2026-07-07T20:18:00Z" w:id="10400">
        <w:r>
          <w:rPr>
            <w:color w:val="000000"/>
          </w:rPr>
          <w:cr/>
        </w:r>
      </w:del>
      <w:r w:rsidR="00A96A35" w:rsidRPr="0027638C">
        <w:rPr>
          <w:sz w:val="24"/>
          <w:rPrChange w16du:dateUtc="2026-07-07T18:18:00Z" w:author="Author" w:date="2026-07-07T20:18:00Z" w:id="10401">
            <w:rPr>
              <w:rFonts w:ascii="Times New Roman"/>
              <w:color w:val="000000"/>
              <w:spacing w:val="665"/>
            </w:rPr>
          </w:rPrChange>
        </w:rPr>
        <w:t xml:space="preserve"> </w:t>
      </w:r>
      <w:r w:rsidR="00A96A35" w:rsidRPr="0027638C">
        <w:rPr>
          <w:sz w:val="24"/>
          <w:rPrChange w16du:dateUtc="2026-07-07T18:18:00Z" w:author="Author" w:date="2026-07-07T20:18:00Z" w:id="10402">
            <w:rPr>
              <w:rFonts w:ascii="Times New Roman"/>
              <w:color w:val="000000"/>
            </w:rPr>
          </w:rPrChange>
        </w:rPr>
        <w:t>amet,</w:t>
      </w:r>
      <w:r w:rsidR="00A96A35" w:rsidRPr="0027638C">
        <w:rPr>
          <w:spacing w:val="-8"/>
          <w:sz w:val="24"/>
          <w:rPrChange w16du:dateUtc="2026-07-07T18:18:00Z" w:author="Author" w:date="2026-07-07T20:18:00Z" w:id="10403">
            <w:rPr>
              <w:rFonts w:ascii="Times New Roman"/>
              <w:color w:val="000000"/>
              <w:spacing w:val="-4"/>
            </w:rPr>
          </w:rPrChange>
        </w:rPr>
        <w:t xml:space="preserve"> </w:t>
      </w:r>
      <w:r w:rsidR="00A96A35" w:rsidRPr="0027638C">
        <w:rPr>
          <w:sz w:val="24"/>
          <w:rPrChange w16du:dateUtc="2026-07-07T18:18:00Z" w:author="Author" w:date="2026-07-07T20:18:00Z" w:id="10404">
            <w:rPr>
              <w:rFonts w:ascii="Times New Roman"/>
              <w:color w:val="000000"/>
            </w:rPr>
          </w:rPrChange>
        </w:rPr>
        <w:t>consectetur,</w:t>
      </w:r>
      <w:r w:rsidR="00A96A35" w:rsidRPr="0027638C">
        <w:rPr>
          <w:spacing w:val="-8"/>
          <w:sz w:val="24"/>
          <w:rPrChange w16du:dateUtc="2026-07-07T18:18:00Z" w:author="Author" w:date="2026-07-07T20:18:00Z" w:id="10405">
            <w:rPr>
              <w:rFonts w:ascii="Times New Roman"/>
              <w:color w:val="000000"/>
              <w:spacing w:val="-4"/>
            </w:rPr>
          </w:rPrChange>
        </w:rPr>
        <w:t xml:space="preserve"> </w:t>
      </w:r>
      <w:r w:rsidR="00A96A35" w:rsidRPr="0027638C">
        <w:rPr>
          <w:sz w:val="24"/>
          <w:rPrChange w16du:dateUtc="2026-07-07T18:18:00Z" w:author="Author" w:date="2026-07-07T20:18:00Z" w:id="10406">
            <w:rPr>
              <w:rFonts w:ascii="Times New Roman"/>
              <w:color w:val="000000"/>
            </w:rPr>
          </w:rPrChange>
        </w:rPr>
        <w:t>adipiscing</w:t>
      </w:r>
      <w:r w:rsidR="00A96A35" w:rsidRPr="0027638C">
        <w:rPr>
          <w:spacing w:val="-8"/>
          <w:sz w:val="24"/>
          <w:rPrChange w16du:dateUtc="2026-07-07T18:18:00Z" w:author="Author" w:date="2026-07-07T20:18:00Z" w:id="10407">
            <w:rPr>
              <w:rFonts w:ascii="Times New Roman"/>
              <w:color w:val="000000"/>
              <w:spacing w:val="-4"/>
            </w:rPr>
          </w:rPrChange>
        </w:rPr>
        <w:t xml:space="preserve"> </w:t>
      </w:r>
      <w:r w:rsidR="00A96A35" w:rsidRPr="0027638C">
        <w:rPr>
          <w:sz w:val="24"/>
          <w:rPrChange w16du:dateUtc="2026-07-07T18:18:00Z" w:author="Author" w:date="2026-07-07T20:18:00Z" w:id="10408">
            <w:rPr>
              <w:rFonts w:ascii="Times New Roman"/>
              <w:color w:val="000000"/>
            </w:rPr>
          </w:rPrChange>
        </w:rPr>
        <w:t>elit</w:t>
      </w:r>
      <w:r w:rsidR="00A96A35" w:rsidRPr="0027638C">
        <w:rPr>
          <w:spacing w:val="-8"/>
          <w:sz w:val="24"/>
          <w:rPrChange w16du:dateUtc="2026-07-07T18:18:00Z" w:author="Author" w:date="2026-07-07T20:18:00Z" w:id="10409">
            <w:rPr>
              <w:rFonts w:ascii="Times New Roman"/>
              <w:color w:val="000000"/>
              <w:spacing w:val="-4"/>
            </w:rPr>
          </w:rPrChange>
        </w:rPr>
        <w:t xml:space="preserve"> </w:t>
      </w:r>
      <w:r w:rsidR="00A96A35" w:rsidRPr="0027638C">
        <w:rPr>
          <w:sz w:val="24"/>
          <w:rPrChange w16du:dateUtc="2026-07-07T18:18:00Z" w:author="Author" w:date="2026-07-07T20:18:00Z" w:id="10410">
            <w:rPr>
              <w:rFonts w:ascii="Times New Roman"/>
              <w:color w:val="000000"/>
            </w:rPr>
          </w:rPrChange>
        </w:rPr>
        <w:t>sed</w:t>
      </w:r>
      <w:r w:rsidR="00A96A35" w:rsidRPr="0027638C">
        <w:rPr>
          <w:spacing w:val="-8"/>
          <w:sz w:val="24"/>
          <w:rPrChange w16du:dateUtc="2026-07-07T18:18:00Z" w:author="Author" w:date="2026-07-07T20:18:00Z" w:id="10411">
            <w:rPr>
              <w:rFonts w:ascii="Times New Roman"/>
              <w:color w:val="000000"/>
              <w:spacing w:val="-4"/>
            </w:rPr>
          </w:rPrChange>
        </w:rPr>
        <w:t xml:space="preserve"> </w:t>
      </w:r>
      <w:r w:rsidR="00A96A35" w:rsidRPr="0027638C">
        <w:rPr>
          <w:sz w:val="24"/>
          <w:rPrChange w16du:dateUtc="2026-07-07T18:18:00Z" w:author="Author" w:date="2026-07-07T20:18:00Z" w:id="10412">
            <w:rPr>
              <w:rFonts w:ascii="Times New Roman"/>
              <w:color w:val="000000"/>
            </w:rPr>
          </w:rPrChange>
        </w:rPr>
        <w:t>Do,</w:t>
      </w:r>
      <w:r w:rsidR="00A96A35" w:rsidRPr="0027638C">
        <w:rPr>
          <w:spacing w:val="-8"/>
          <w:sz w:val="24"/>
          <w:rPrChange w16du:dateUtc="2026-07-07T18:18:00Z" w:author="Author" w:date="2026-07-07T20:18:00Z" w:id="10413">
            <w:rPr>
              <w:rFonts w:ascii="Times New Roman"/>
              <w:color w:val="000000"/>
              <w:spacing w:val="-4"/>
            </w:rPr>
          </w:rPrChange>
        </w:rPr>
        <w:t xml:space="preserve"> </w:t>
      </w:r>
      <w:r w:rsidR="00A96A35" w:rsidRPr="0027638C">
        <w:rPr>
          <w:sz w:val="24"/>
          <w:rPrChange w16du:dateUtc="2026-07-07T18:18:00Z" w:author="Author" w:date="2026-07-07T20:18:00Z" w:id="10414">
            <w:rPr>
              <w:rFonts w:ascii="Times New Roman"/>
              <w:color w:val="000000"/>
            </w:rPr>
          </w:rPrChange>
        </w:rPr>
        <w:t>eiusmod</w:t>
      </w:r>
      <w:r w:rsidR="00A96A35" w:rsidRPr="0027638C">
        <w:rPr>
          <w:spacing w:val="-8"/>
          <w:sz w:val="24"/>
          <w:rPrChange w16du:dateUtc="2026-07-07T18:18:00Z" w:author="Author" w:date="2026-07-07T20:18:00Z" w:id="10415">
            <w:rPr>
              <w:rFonts w:ascii="Times New Roman"/>
              <w:color w:val="000000"/>
              <w:spacing w:val="-4"/>
            </w:rPr>
          </w:rPrChange>
        </w:rPr>
        <w:t xml:space="preserve"> </w:t>
      </w:r>
      <w:r w:rsidR="00A96A35" w:rsidRPr="0027638C">
        <w:rPr>
          <w:sz w:val="24"/>
          <w:rPrChange w16du:dateUtc="2026-07-07T18:18:00Z" w:author="Author" w:date="2026-07-07T20:18:00Z" w:id="10416">
            <w:rPr>
              <w:rFonts w:ascii="Times New Roman"/>
              <w:color w:val="000000"/>
            </w:rPr>
          </w:rPrChange>
        </w:rPr>
        <w:t>tempor</w:t>
      </w:r>
      <w:r w:rsidR="00A96A35" w:rsidRPr="0027638C">
        <w:rPr>
          <w:spacing w:val="-8"/>
          <w:sz w:val="24"/>
          <w:rPrChange w16du:dateUtc="2026-07-07T18:18:00Z" w:author="Author" w:date="2026-07-07T20:18:00Z" w:id="10417">
            <w:rPr>
              <w:rFonts w:ascii="Times New Roman"/>
              <w:color w:val="000000"/>
              <w:spacing w:val="-4"/>
            </w:rPr>
          </w:rPrChange>
        </w:rPr>
        <w:t xml:space="preserve"> </w:t>
      </w:r>
      <w:r w:rsidR="00A96A35" w:rsidRPr="0027638C">
        <w:rPr>
          <w:sz w:val="24"/>
          <w:rPrChange w16du:dateUtc="2026-07-07T18:18:00Z" w:author="Author" w:date="2026-07-07T20:18:00Z" w:id="10418">
            <w:rPr>
              <w:rFonts w:ascii="Times New Roman"/>
              <w:color w:val="000000"/>
            </w:rPr>
          </w:rPrChange>
        </w:rPr>
        <w:t>incididunt</w:t>
      </w:r>
      <w:r w:rsidR="00A96A35" w:rsidRPr="0027638C">
        <w:rPr>
          <w:spacing w:val="-8"/>
          <w:sz w:val="24"/>
          <w:rPrChange w16du:dateUtc="2026-07-07T18:18:00Z" w:author="Author" w:date="2026-07-07T20:18:00Z" w:id="10419">
            <w:rPr>
              <w:rFonts w:ascii="Times New Roman"/>
              <w:color w:val="000000"/>
              <w:spacing w:val="-4"/>
            </w:rPr>
          </w:rPrChange>
        </w:rPr>
        <w:t xml:space="preserve"> </w:t>
      </w:r>
      <w:r w:rsidR="00A96A35" w:rsidRPr="0027638C">
        <w:rPr>
          <w:sz w:val="24"/>
          <w:rPrChange w16du:dateUtc="2026-07-07T18:18:00Z" w:author="Author" w:date="2026-07-07T20:18:00Z" w:id="10420">
            <w:rPr>
              <w:rFonts w:ascii="Times New Roman" w:hAnsi="Times New Roman"/>
              <w:color w:val="000000"/>
            </w:rPr>
          </w:rPrChange>
        </w:rPr>
        <w:t>“ut</w:t>
      </w:r>
      <w:r w:rsidR="00A96A35" w:rsidRPr="0027638C">
        <w:rPr>
          <w:spacing w:val="-8"/>
          <w:sz w:val="24"/>
          <w:rPrChange w16du:dateUtc="2026-07-07T18:18:00Z" w:author="Author" w:date="2026-07-07T20:18:00Z" w:id="10421">
            <w:rPr>
              <w:rFonts w:ascii="Times New Roman"/>
              <w:color w:val="000000"/>
              <w:spacing w:val="-4"/>
            </w:rPr>
          </w:rPrChange>
        </w:rPr>
        <w:t xml:space="preserve"> </w:t>
      </w:r>
      <w:r w:rsidR="00A96A35" w:rsidRPr="0027638C">
        <w:rPr>
          <w:sz w:val="24"/>
          <w:rPrChange w16du:dateUtc="2026-07-07T18:18:00Z" w:author="Author" w:date="2026-07-07T20:18:00Z" w:id="10422">
            <w:rPr>
              <w:rFonts w:ascii="Times New Roman"/>
              <w:color w:val="000000"/>
            </w:rPr>
          </w:rPrChange>
        </w:rPr>
        <w:t>labore</w:t>
      </w:r>
      <w:r w:rsidR="00A96A35" w:rsidRPr="0027638C">
        <w:rPr>
          <w:spacing w:val="-8"/>
          <w:sz w:val="24"/>
          <w:rPrChange w16du:dateUtc="2026-07-07T18:18:00Z" w:author="Author" w:date="2026-07-07T20:18:00Z" w:id="10423">
            <w:rPr>
              <w:rFonts w:ascii="Times New Roman"/>
              <w:color w:val="000000"/>
              <w:spacing w:val="-4"/>
            </w:rPr>
          </w:rPrChange>
        </w:rPr>
        <w:t xml:space="preserve"> </w:t>
      </w:r>
      <w:r w:rsidR="00A96A35" w:rsidRPr="0027638C">
        <w:rPr>
          <w:sz w:val="24"/>
          <w:rPrChange w16du:dateUtc="2026-07-07T18:18:00Z" w:author="Author" w:date="2026-07-07T20:18:00Z" w:id="10424">
            <w:rPr>
              <w:rFonts w:ascii="Times New Roman" w:hAnsi="Times New Roman"/>
              <w:color w:val="000000"/>
            </w:rPr>
          </w:rPrChange>
        </w:rPr>
        <w:t>et”</w:t>
      </w:r>
      <w:del w16du:dateUtc="2026-07-07T18:18:00Z" w:author="Author" w:date="2026-07-07T20:18:00Z" w:id="10425">
        <w:r>
          <w:rPr>
            <w:color w:val="000000"/>
          </w:rPr>
          <w:cr/>
        </w:r>
      </w:del>
      <w:r w:rsidR="00A96A35" w:rsidRPr="0027638C">
        <w:rPr>
          <w:sz w:val="24"/>
          <w:rPrChange w16du:dateUtc="2026-07-07T18:18:00Z" w:author="Author" w:date="2026-07-07T20:18:00Z" w:id="10426">
            <w:rPr>
              <w:rFonts w:ascii="Times New Roman"/>
              <w:color w:val="000000"/>
              <w:spacing w:val="665"/>
            </w:rPr>
          </w:rPrChange>
        </w:rPr>
        <w:t xml:space="preserve"> </w:t>
      </w:r>
      <w:r w:rsidR="00A96A35" w:rsidRPr="0027638C">
        <w:rPr>
          <w:sz w:val="24"/>
          <w:rPrChange w16du:dateUtc="2026-07-07T18:18:00Z" w:author="Author" w:date="2026-07-07T20:18:00Z" w:id="10427">
            <w:rPr>
              <w:rFonts w:ascii="Times New Roman"/>
              <w:color w:val="000000"/>
            </w:rPr>
          </w:rPrChange>
        </w:rPr>
        <w:t>dolore</w:t>
      </w:r>
      <w:r w:rsidR="00A96A35" w:rsidRPr="0027638C">
        <w:rPr>
          <w:sz w:val="24"/>
          <w:rPrChange w16du:dateUtc="2026-07-07T18:18:00Z" w:author="Author" w:date="2026-07-07T20:18:00Z" w:id="10428">
            <w:rPr>
              <w:rFonts w:ascii="Times New Roman"/>
              <w:color w:val="000000"/>
              <w:spacing w:val="19"/>
            </w:rPr>
          </w:rPrChange>
        </w:rPr>
        <w:t xml:space="preserve"> </w:t>
      </w:r>
      <w:r w:rsidR="00A96A35" w:rsidRPr="0027638C">
        <w:rPr>
          <w:sz w:val="24"/>
          <w:rPrChange w16du:dateUtc="2026-07-07T18:18:00Z" w:author="Author" w:date="2026-07-07T20:18:00Z" w:id="10429">
            <w:rPr>
              <w:rFonts w:ascii="Times New Roman"/>
              <w:color w:val="000000"/>
            </w:rPr>
          </w:rPrChange>
        </w:rPr>
        <w:t>magna</w:t>
      </w:r>
      <w:r w:rsidR="00A96A35" w:rsidRPr="0027638C">
        <w:rPr>
          <w:sz w:val="24"/>
          <w:rPrChange w16du:dateUtc="2026-07-07T18:18:00Z" w:author="Author" w:date="2026-07-07T20:18:00Z" w:id="10430">
            <w:rPr>
              <w:rFonts w:ascii="Times New Roman"/>
              <w:color w:val="000000"/>
              <w:spacing w:val="19"/>
            </w:rPr>
          </w:rPrChange>
        </w:rPr>
        <w:t xml:space="preserve"> </w:t>
      </w:r>
      <w:r w:rsidR="00A96A35" w:rsidRPr="0027638C">
        <w:rPr>
          <w:sz w:val="24"/>
          <w:rPrChange w16du:dateUtc="2026-07-07T18:18:00Z" w:author="Author" w:date="2026-07-07T20:18:00Z" w:id="10431">
            <w:rPr>
              <w:rFonts w:ascii="Times New Roman"/>
              <w:color w:val="000000"/>
            </w:rPr>
          </w:rPrChange>
        </w:rPr>
        <w:t>aliqua</w:t>
      </w:r>
      <w:r w:rsidR="00A96A35" w:rsidRPr="0027638C">
        <w:rPr>
          <w:sz w:val="24"/>
          <w:rPrChange w16du:dateUtc="2026-07-07T18:18:00Z" w:author="Author" w:date="2026-07-07T20:18:00Z" w:id="10432">
            <w:rPr>
              <w:rFonts w:ascii="Times New Roman"/>
              <w:color w:val="000000"/>
              <w:spacing w:val="19"/>
            </w:rPr>
          </w:rPrChange>
        </w:rPr>
        <w:t xml:space="preserve"> </w:t>
      </w:r>
      <w:r w:rsidR="00A96A35" w:rsidRPr="0027638C">
        <w:rPr>
          <w:sz w:val="24"/>
          <w:rPrChange w16du:dateUtc="2026-07-07T18:18:00Z" w:author="Author" w:date="2026-07-07T20:18:00Z" w:id="10433">
            <w:rPr>
              <w:rFonts w:ascii="Times New Roman"/>
              <w:color w:val="000000"/>
            </w:rPr>
          </w:rPrChange>
        </w:rPr>
        <w:t>lorem</w:t>
      </w:r>
      <w:r w:rsidR="00A96A35" w:rsidRPr="0027638C">
        <w:rPr>
          <w:sz w:val="24"/>
          <w:rPrChange w16du:dateUtc="2026-07-07T18:18:00Z" w:author="Author" w:date="2026-07-07T20:18:00Z" w:id="10434">
            <w:rPr>
              <w:rFonts w:ascii="Times New Roman"/>
              <w:color w:val="000000"/>
              <w:spacing w:val="19"/>
            </w:rPr>
          </w:rPrChange>
        </w:rPr>
        <w:t xml:space="preserve"> </w:t>
      </w:r>
      <w:r w:rsidR="00A96A35" w:rsidRPr="0027638C">
        <w:rPr>
          <w:sz w:val="24"/>
          <w:rPrChange w16du:dateUtc="2026-07-07T18:18:00Z" w:author="Author" w:date="2026-07-07T20:18:00Z" w:id="10435">
            <w:rPr>
              <w:rFonts w:ascii="Times New Roman"/>
              <w:color w:val="000000"/>
            </w:rPr>
          </w:rPrChange>
        </w:rPr>
        <w:t>ipsum</w:t>
      </w:r>
      <w:r w:rsidR="00A96A35" w:rsidRPr="0027638C">
        <w:rPr>
          <w:sz w:val="24"/>
          <w:rPrChange w16du:dateUtc="2026-07-07T18:18:00Z" w:author="Author" w:date="2026-07-07T20:18:00Z" w:id="10436">
            <w:rPr>
              <w:rFonts w:ascii="Times New Roman"/>
              <w:color w:val="000000"/>
              <w:spacing w:val="19"/>
            </w:rPr>
          </w:rPrChange>
        </w:rPr>
        <w:t xml:space="preserve"> </w:t>
      </w:r>
      <w:r w:rsidR="00A96A35" w:rsidRPr="0027638C">
        <w:rPr>
          <w:sz w:val="24"/>
          <w:rPrChange w16du:dateUtc="2026-07-07T18:18:00Z" w:author="Author" w:date="2026-07-07T20:18:00Z" w:id="10437">
            <w:rPr>
              <w:rFonts w:ascii="Times New Roman"/>
              <w:color w:val="000000"/>
            </w:rPr>
          </w:rPrChange>
        </w:rPr>
        <w:t>dolor</w:t>
      </w:r>
      <w:r w:rsidR="00A96A35" w:rsidRPr="0027638C">
        <w:rPr>
          <w:sz w:val="24"/>
          <w:rPrChange w16du:dateUtc="2026-07-07T18:18:00Z" w:author="Author" w:date="2026-07-07T20:18:00Z" w:id="10438">
            <w:rPr>
              <w:rFonts w:ascii="Times New Roman"/>
              <w:color w:val="000000"/>
              <w:spacing w:val="20"/>
            </w:rPr>
          </w:rPrChange>
        </w:rPr>
        <w:t xml:space="preserve"> </w:t>
      </w:r>
      <w:r w:rsidR="00A96A35" w:rsidRPr="0027638C">
        <w:rPr>
          <w:sz w:val="24"/>
          <w:rPrChange w16du:dateUtc="2026-07-07T18:18:00Z" w:author="Author" w:date="2026-07-07T20:18:00Z" w:id="10439">
            <w:rPr>
              <w:rFonts w:ascii="Times New Roman"/>
              <w:color w:val="000000"/>
            </w:rPr>
          </w:rPrChange>
        </w:rPr>
        <w:t>Sit</w:t>
      </w:r>
      <w:r w:rsidR="00A96A35" w:rsidRPr="0027638C">
        <w:rPr>
          <w:sz w:val="24"/>
          <w:rPrChange w16du:dateUtc="2026-07-07T18:18:00Z" w:author="Author" w:date="2026-07-07T20:18:00Z" w:id="10440">
            <w:rPr>
              <w:rFonts w:ascii="Times New Roman"/>
              <w:color w:val="000000"/>
              <w:spacing w:val="19"/>
            </w:rPr>
          </w:rPrChange>
        </w:rPr>
        <w:t xml:space="preserve"> </w:t>
      </w:r>
      <w:r w:rsidR="00A96A35" w:rsidRPr="0027638C">
        <w:rPr>
          <w:sz w:val="24"/>
          <w:rPrChange w16du:dateUtc="2026-07-07T18:18:00Z" w:author="Author" w:date="2026-07-07T20:18:00Z" w:id="10441">
            <w:rPr>
              <w:rFonts w:ascii="Times New Roman"/>
              <w:color w:val="000000"/>
            </w:rPr>
          </w:rPrChange>
        </w:rPr>
        <w:t>Amet</w:t>
      </w:r>
      <w:r w:rsidR="00A96A35" w:rsidRPr="0027638C">
        <w:rPr>
          <w:sz w:val="24"/>
          <w:rPrChange w16du:dateUtc="2026-07-07T18:18:00Z" w:author="Author" w:date="2026-07-07T20:18:00Z" w:id="10442">
            <w:rPr>
              <w:rFonts w:ascii="Times New Roman"/>
              <w:color w:val="000000"/>
              <w:spacing w:val="19"/>
            </w:rPr>
          </w:rPrChange>
        </w:rPr>
        <w:t xml:space="preserve"> </w:t>
      </w:r>
      <w:r w:rsidR="00A96A35" w:rsidRPr="0027638C">
        <w:rPr>
          <w:sz w:val="24"/>
          <w:rPrChange w16du:dateUtc="2026-07-07T18:18:00Z" w:author="Author" w:date="2026-07-07T20:18:00Z" w:id="10443">
            <w:rPr>
              <w:rFonts w:ascii="Times New Roman"/>
              <w:color w:val="000000"/>
            </w:rPr>
          </w:rPrChange>
        </w:rPr>
        <w:t>consectetur</w:t>
      </w:r>
      <w:r w:rsidR="00A96A35" w:rsidRPr="0027638C">
        <w:rPr>
          <w:sz w:val="24"/>
          <w:rPrChange w16du:dateUtc="2026-07-07T18:18:00Z" w:author="Author" w:date="2026-07-07T20:18:00Z" w:id="10444">
            <w:rPr>
              <w:rFonts w:ascii="Times New Roman"/>
              <w:color w:val="000000"/>
              <w:spacing w:val="19"/>
            </w:rPr>
          </w:rPrChange>
        </w:rPr>
        <w:t xml:space="preserve"> </w:t>
      </w:r>
      <w:r w:rsidR="00A96A35" w:rsidRPr="0027638C">
        <w:rPr>
          <w:sz w:val="24"/>
          <w:rPrChange w16du:dateUtc="2026-07-07T18:18:00Z" w:author="Author" w:date="2026-07-07T20:18:00Z" w:id="10445">
            <w:rPr>
              <w:rFonts w:ascii="Times New Roman"/>
              <w:color w:val="000000"/>
            </w:rPr>
          </w:rPrChange>
        </w:rPr>
        <w:t>adipiscing</w:t>
      </w:r>
      <w:r w:rsidR="00A96A35" w:rsidRPr="0027638C">
        <w:rPr>
          <w:sz w:val="24"/>
          <w:rPrChange w16du:dateUtc="2026-07-07T18:18:00Z" w:author="Author" w:date="2026-07-07T20:18:00Z" w:id="10446">
            <w:rPr>
              <w:rFonts w:ascii="Times New Roman"/>
              <w:color w:val="000000"/>
              <w:spacing w:val="19"/>
            </w:rPr>
          </w:rPrChange>
        </w:rPr>
        <w:t xml:space="preserve"> </w:t>
      </w:r>
      <w:r w:rsidR="00A96A35" w:rsidRPr="0027638C">
        <w:rPr>
          <w:sz w:val="24"/>
          <w:rPrChange w16du:dateUtc="2026-07-07T18:18:00Z" w:author="Author" w:date="2026-07-07T20:18:00Z" w:id="10447">
            <w:rPr>
              <w:rFonts w:ascii="Times New Roman"/>
              <w:color w:val="000000"/>
            </w:rPr>
          </w:rPrChange>
        </w:rPr>
        <w:t>elit</w:t>
      </w:r>
      <w:r w:rsidR="00A96A35" w:rsidRPr="0027638C">
        <w:rPr>
          <w:sz w:val="24"/>
          <w:rPrChange w16du:dateUtc="2026-07-07T18:18:00Z" w:author="Author" w:date="2026-07-07T20:18:00Z" w:id="10448">
            <w:rPr>
              <w:rFonts w:ascii="Times New Roman"/>
              <w:color w:val="000000"/>
              <w:spacing w:val="19"/>
            </w:rPr>
          </w:rPrChange>
        </w:rPr>
        <w:t xml:space="preserve"> </w:t>
      </w:r>
      <w:r w:rsidR="00A96A35" w:rsidRPr="0027638C">
        <w:rPr>
          <w:sz w:val="24"/>
          <w:rPrChange w16du:dateUtc="2026-07-07T18:18:00Z" w:author="Author" w:date="2026-07-07T20:18:00Z" w:id="10449">
            <w:rPr>
              <w:rFonts w:ascii="Times New Roman" w:hAnsi="Times New Roman"/>
              <w:color w:val="000000"/>
            </w:rPr>
          </w:rPrChange>
        </w:rPr>
        <w:t>sed</w:t>
      </w:r>
      <w:del w16du:dateUtc="2026-07-07T18:18:00Z" w:author="Author" w:date="2026-07-07T20:18:00Z" w:id="10450">
        <w:r>
          <w:rPr>
            <w:color w:val="000000"/>
          </w:rPr>
          <w:cr/>
        </w:r>
      </w:del>
      <w:r w:rsidR="00A96A35" w:rsidRPr="0027638C">
        <w:rPr>
          <w:sz w:val="24"/>
          <w:rPrChange w16du:dateUtc="2026-07-07T18:18:00Z" w:author="Author" w:date="2026-07-07T20:18:00Z" w:id="10451">
            <w:rPr>
              <w:rFonts w:ascii="Times New Roman"/>
              <w:color w:val="000000"/>
              <w:spacing w:val="665"/>
            </w:rPr>
          </w:rPrChange>
        </w:rPr>
        <w:t xml:space="preserve"> </w:t>
      </w:r>
      <w:r w:rsidR="00A96A35" w:rsidRPr="0027638C">
        <w:rPr>
          <w:sz w:val="24"/>
          <w:rPrChange w16du:dateUtc="2026-07-07T18:18:00Z" w:author="Author" w:date="2026-07-07T20:18:00Z" w:id="10452">
            <w:rPr>
              <w:rFonts w:ascii="Times New Roman"/>
              <w:color w:val="000000"/>
            </w:rPr>
          </w:rPrChange>
        </w:rPr>
        <w:t>do</w:t>
      </w:r>
      <w:r w:rsidR="00A96A35" w:rsidRPr="0027638C">
        <w:rPr>
          <w:sz w:val="24"/>
          <w:rPrChange w16du:dateUtc="2026-07-07T18:18:00Z" w:author="Author" w:date="2026-07-07T20:18:00Z" w:id="10453">
            <w:rPr>
              <w:rFonts w:ascii="Times New Roman"/>
              <w:color w:val="000000"/>
              <w:spacing w:val="120"/>
            </w:rPr>
          </w:rPrChange>
        </w:rPr>
        <w:t xml:space="preserve"> </w:t>
      </w:r>
      <w:r w:rsidR="00A96A35" w:rsidRPr="0027638C">
        <w:rPr>
          <w:sz w:val="24"/>
          <w:rPrChange w16du:dateUtc="2026-07-07T18:18:00Z" w:author="Author" w:date="2026-07-07T20:18:00Z" w:id="10454">
            <w:rPr>
              <w:rFonts w:ascii="Times New Roman"/>
              <w:color w:val="000000"/>
            </w:rPr>
          </w:rPrChange>
        </w:rPr>
        <w:t>eiusmod</w:t>
      </w:r>
      <w:r w:rsidR="00A96A35" w:rsidRPr="0027638C">
        <w:rPr>
          <w:sz w:val="24"/>
          <w:rPrChange w16du:dateUtc="2026-07-07T18:18:00Z" w:author="Author" w:date="2026-07-07T20:18:00Z" w:id="10455">
            <w:rPr>
              <w:rFonts w:ascii="Times New Roman"/>
              <w:color w:val="000000"/>
              <w:spacing w:val="120"/>
            </w:rPr>
          </w:rPrChange>
        </w:rPr>
        <w:t xml:space="preserve"> </w:t>
      </w:r>
      <w:r w:rsidR="00A96A35" w:rsidRPr="0027638C">
        <w:rPr>
          <w:sz w:val="24"/>
          <w:rPrChange w16du:dateUtc="2026-07-07T18:18:00Z" w:author="Author" w:date="2026-07-07T20:18:00Z" w:id="10456">
            <w:rPr>
              <w:rFonts w:ascii="Times New Roman"/>
              <w:color w:val="000000"/>
            </w:rPr>
          </w:rPrChange>
        </w:rPr>
        <w:t>tempor</w:t>
      </w:r>
      <w:r w:rsidR="00A96A35" w:rsidRPr="0027638C">
        <w:rPr>
          <w:sz w:val="24"/>
          <w:rPrChange w16du:dateUtc="2026-07-07T18:18:00Z" w:author="Author" w:date="2026-07-07T20:18:00Z" w:id="10457">
            <w:rPr>
              <w:rFonts w:ascii="Times New Roman"/>
              <w:color w:val="000000"/>
              <w:spacing w:val="120"/>
            </w:rPr>
          </w:rPrChange>
        </w:rPr>
        <w:t xml:space="preserve"> </w:t>
      </w:r>
      <w:r w:rsidR="00A96A35" w:rsidRPr="0027638C">
        <w:rPr>
          <w:sz w:val="24"/>
          <w:rPrChange w16du:dateUtc="2026-07-07T18:18:00Z" w:author="Author" w:date="2026-07-07T20:18:00Z" w:id="10458">
            <w:rPr>
              <w:rFonts w:ascii="Times New Roman"/>
              <w:color w:val="000000"/>
            </w:rPr>
          </w:rPrChange>
        </w:rPr>
        <w:t>incididunt</w:t>
      </w:r>
      <w:r w:rsidR="00A96A35" w:rsidRPr="0027638C">
        <w:rPr>
          <w:sz w:val="24"/>
          <w:rPrChange w16du:dateUtc="2026-07-07T18:18:00Z" w:author="Author" w:date="2026-07-07T20:18:00Z" w:id="10459">
            <w:rPr>
              <w:rFonts w:ascii="Times New Roman"/>
              <w:color w:val="000000"/>
              <w:spacing w:val="120"/>
            </w:rPr>
          </w:rPrChange>
        </w:rPr>
        <w:t xml:space="preserve"> </w:t>
      </w:r>
      <w:r w:rsidR="00A96A35" w:rsidRPr="0027638C">
        <w:rPr>
          <w:sz w:val="24"/>
          <w:rPrChange w16du:dateUtc="2026-07-07T18:18:00Z" w:author="Author" w:date="2026-07-07T20:18:00Z" w:id="10460">
            <w:rPr>
              <w:rFonts w:ascii="Times New Roman"/>
              <w:color w:val="000000"/>
            </w:rPr>
          </w:rPrChange>
        </w:rPr>
        <w:t>ut</w:t>
      </w:r>
      <w:r w:rsidR="00A96A35" w:rsidRPr="0027638C">
        <w:rPr>
          <w:sz w:val="24"/>
          <w:rPrChange w16du:dateUtc="2026-07-07T18:18:00Z" w:author="Author" w:date="2026-07-07T20:18:00Z" w:id="10461">
            <w:rPr>
              <w:rFonts w:ascii="Times New Roman"/>
              <w:color w:val="000000"/>
              <w:spacing w:val="120"/>
            </w:rPr>
          </w:rPrChange>
        </w:rPr>
        <w:t xml:space="preserve"> </w:t>
      </w:r>
      <w:r w:rsidR="00A96A35" w:rsidRPr="0027638C">
        <w:rPr>
          <w:sz w:val="24"/>
          <w:rPrChange w16du:dateUtc="2026-07-07T18:18:00Z" w:author="Author" w:date="2026-07-07T20:18:00Z" w:id="10462">
            <w:rPr>
              <w:rFonts w:ascii="Times New Roman"/>
              <w:color w:val="000000"/>
            </w:rPr>
          </w:rPrChange>
        </w:rPr>
        <w:t>labore</w:t>
      </w:r>
      <w:r w:rsidR="00A96A35" w:rsidRPr="0027638C">
        <w:rPr>
          <w:sz w:val="24"/>
          <w:rPrChange w16du:dateUtc="2026-07-07T18:18:00Z" w:author="Author" w:date="2026-07-07T20:18:00Z" w:id="10463">
            <w:rPr>
              <w:rFonts w:ascii="Times New Roman"/>
              <w:color w:val="000000"/>
              <w:spacing w:val="120"/>
            </w:rPr>
          </w:rPrChange>
        </w:rPr>
        <w:t xml:space="preserve"> </w:t>
      </w:r>
      <w:r w:rsidR="00A96A35" w:rsidRPr="0027638C">
        <w:rPr>
          <w:sz w:val="24"/>
          <w:rPrChange w16du:dateUtc="2026-07-07T18:18:00Z" w:author="Author" w:date="2026-07-07T20:18:00Z" w:id="10464">
            <w:rPr>
              <w:rFonts w:ascii="Times New Roman"/>
              <w:color w:val="000000"/>
            </w:rPr>
          </w:rPrChange>
        </w:rPr>
        <w:t>et</w:t>
      </w:r>
      <w:r w:rsidR="00A96A35" w:rsidRPr="0027638C">
        <w:rPr>
          <w:sz w:val="24"/>
          <w:rPrChange w16du:dateUtc="2026-07-07T18:18:00Z" w:author="Author" w:date="2026-07-07T20:18:00Z" w:id="10465">
            <w:rPr>
              <w:rFonts w:ascii="Times New Roman"/>
              <w:color w:val="000000"/>
              <w:spacing w:val="120"/>
            </w:rPr>
          </w:rPrChange>
        </w:rPr>
        <w:t xml:space="preserve"> </w:t>
      </w:r>
      <w:r w:rsidR="00A96A35" w:rsidRPr="0027638C">
        <w:rPr>
          <w:sz w:val="24"/>
          <w:rPrChange w16du:dateUtc="2026-07-07T18:18:00Z" w:author="Author" w:date="2026-07-07T20:18:00Z" w:id="10466">
            <w:rPr>
              <w:rFonts w:ascii="Times New Roman"/>
              <w:color w:val="000000"/>
            </w:rPr>
          </w:rPrChange>
        </w:rPr>
        <w:t>dolore</w:t>
      </w:r>
      <w:r w:rsidR="00A96A35" w:rsidRPr="0027638C">
        <w:rPr>
          <w:sz w:val="24"/>
          <w:rPrChange w16du:dateUtc="2026-07-07T18:18:00Z" w:author="Author" w:date="2026-07-07T20:18:00Z" w:id="10467">
            <w:rPr>
              <w:rFonts w:ascii="Times New Roman"/>
              <w:color w:val="000000"/>
              <w:spacing w:val="120"/>
            </w:rPr>
          </w:rPrChange>
        </w:rPr>
        <w:t xml:space="preserve"> </w:t>
      </w:r>
      <w:r w:rsidR="00A96A35" w:rsidRPr="0027638C">
        <w:rPr>
          <w:sz w:val="24"/>
          <w:rPrChange w16du:dateUtc="2026-07-07T18:18:00Z" w:author="Author" w:date="2026-07-07T20:18:00Z" w:id="10468">
            <w:rPr>
              <w:rFonts w:ascii="Times New Roman" w:hAnsi="Times New Roman"/>
              <w:color w:val="000000"/>
            </w:rPr>
          </w:rPrChange>
        </w:rPr>
        <w:t>Magna</w:t>
      </w:r>
      <w:del w16du:dateUtc="2026-07-07T18:18:00Z" w:author="Author" w:date="2026-07-07T20:18:00Z" w:id="10469">
        <w:r>
          <w:rPr>
            <w:color w:val="000000"/>
          </w:rPr>
          <w:cr/>
        </w:r>
      </w:del>
      <w:r w:rsidR="00A96A35" w:rsidRPr="0027638C">
        <w:rPr>
          <w:sz w:val="24"/>
          <w:rPrChange w16du:dateUtc="2026-07-07T18:18:00Z" w:author="Author" w:date="2026-07-07T20:18:00Z" w:id="10470">
            <w:rPr>
              <w:rFonts w:ascii="Times New Roman"/>
              <w:color w:val="000000"/>
              <w:spacing w:val="665"/>
            </w:rPr>
          </w:rPrChange>
        </w:rPr>
        <w:t xml:space="preserve"> </w:t>
      </w:r>
      <w:r w:rsidR="00A96A35" w:rsidRPr="0027638C">
        <w:rPr>
          <w:sz w:val="24"/>
          <w:rPrChange w16du:dateUtc="2026-07-07T18:18:00Z" w:author="Author" w:date="2026-07-07T20:18:00Z" w:id="10471">
            <w:rPr>
              <w:rFonts w:ascii="Times New Roman"/>
              <w:color w:val="000000"/>
            </w:rPr>
          </w:rPrChange>
        </w:rPr>
        <w:t>Aliqua lorem ipsum Dolor;</w:t>
      </w:r>
    </w:p>
    <w:p w14:paraId="584D91C8" w14:textId="77777777" w:rsidR="009609E8" w:rsidRDefault="00000000" w:rsidRPr="0027638C">
      <w:pPr>
        <w:pStyle w:val="ListParagraph"/>
        <w:numPr>
          <w:ilvl w:val="2"/>
          <w:numId w:val="5"/>
        </w:numPr>
        <w:tabs>
          <w:tab w:pos="2160" w:val="left"/>
        </w:tabs>
        <w:spacing w:before="238"/>
        <w:ind w:right="356"/>
        <w:rPr>
          <w:sz w:val="24"/>
          <w:rPrChange w16du:dateUtc="2026-07-07T18:18:00Z" w:author="Author" w:date="2026-07-07T20:18:00Z" w:id="10472">
            <w:rPr>
              <w:rFonts w:ascii="Times New Roman"/>
              <w:color w:val="000000"/>
            </w:rPr>
          </w:rPrChange>
        </w:rPr>
        <w:pPrChange w16du:dateUtc="2026-07-07T18:18:00Z" w:author="Author" w:date="2026-07-07T20:18:00Z" w:id="10473">
          <w:pPr>
            <w:spacing w:after="0" w:before="235" w:line="254" w:lineRule="exact"/>
            <w:ind w:left="720"/>
            <w:jc w:val="left"/>
          </w:pPr>
        </w:pPrChange>
      </w:pPr>
      <w:del w16du:dateUtc="2026-07-07T18:18:00Z" w:author="Author" w:date="2026-07-07T20:18:00Z" w:id="10474">
        <w:r>
          <w:rPr>
            <w:color w:val="000000"/>
          </w:rPr>
          <w:delText>(ii)</w:delText>
        </w:r>
        <w:r>
          <w:rPr>
            <w:color w:val="000000"/>
            <w:spacing w:val="396"/>
          </w:rPr>
          <w:delText xml:space="preserve"> </w:delText>
        </w:r>
      </w:del>
      <w:r w:rsidR="00A96A35" w:rsidRPr="0027638C">
        <w:rPr>
          <w:sz w:val="24"/>
          <w:rPrChange w16du:dateUtc="2026-07-07T18:18:00Z" w:author="Author" w:date="2026-07-07T20:18:00Z" w:id="10475">
            <w:rPr>
              <w:rFonts w:ascii="Times New Roman"/>
              <w:color w:val="000000"/>
            </w:rPr>
          </w:rPrChange>
        </w:rPr>
        <w:t>sit</w:t>
      </w:r>
      <w:r w:rsidR="00A96A35" w:rsidRPr="0027638C">
        <w:rPr>
          <w:sz w:val="24"/>
          <w:rPrChange w16du:dateUtc="2026-07-07T18:18:00Z" w:author="Author" w:date="2026-07-07T20:18:00Z" w:id="10476">
            <w:rPr>
              <w:rFonts w:ascii="Times New Roman"/>
              <w:color w:val="000000"/>
              <w:spacing w:val="17"/>
            </w:rPr>
          </w:rPrChange>
        </w:rPr>
        <w:t xml:space="preserve"> </w:t>
      </w:r>
      <w:r w:rsidR="00A96A35" w:rsidRPr="0027638C">
        <w:rPr>
          <w:sz w:val="24"/>
          <w:rPrChange w16du:dateUtc="2026-07-07T18:18:00Z" w:author="Author" w:date="2026-07-07T20:18:00Z" w:id="10477">
            <w:rPr>
              <w:rFonts w:ascii="Times New Roman"/>
              <w:color w:val="000000"/>
            </w:rPr>
          </w:rPrChange>
        </w:rPr>
        <w:t>Amet</w:t>
      </w:r>
      <w:r w:rsidR="00A96A35" w:rsidRPr="0027638C">
        <w:rPr>
          <w:sz w:val="24"/>
          <w:rPrChange w16du:dateUtc="2026-07-07T18:18:00Z" w:author="Author" w:date="2026-07-07T20:18:00Z" w:id="10478">
            <w:rPr>
              <w:rFonts w:ascii="Times New Roman"/>
              <w:color w:val="000000"/>
              <w:spacing w:val="17"/>
            </w:rPr>
          </w:rPrChange>
        </w:rPr>
        <w:t xml:space="preserve"> </w:t>
      </w:r>
      <w:r w:rsidR="00A96A35" w:rsidRPr="0027638C">
        <w:rPr>
          <w:sz w:val="24"/>
          <w:rPrChange w16du:dateUtc="2026-07-07T18:18:00Z" w:author="Author" w:date="2026-07-07T20:18:00Z" w:id="10479">
            <w:rPr>
              <w:rFonts w:ascii="Times New Roman"/>
              <w:color w:val="000000"/>
            </w:rPr>
          </w:rPrChange>
        </w:rPr>
        <w:t>Consectetur</w:t>
      </w:r>
      <w:r w:rsidR="00A96A35" w:rsidRPr="0027638C">
        <w:rPr>
          <w:sz w:val="24"/>
          <w:rPrChange w16du:dateUtc="2026-07-07T18:18:00Z" w:author="Author" w:date="2026-07-07T20:18:00Z" w:id="10480">
            <w:rPr>
              <w:rFonts w:ascii="Times New Roman"/>
              <w:color w:val="000000"/>
              <w:spacing w:val="17"/>
            </w:rPr>
          </w:rPrChange>
        </w:rPr>
        <w:t xml:space="preserve"> </w:t>
      </w:r>
      <w:r w:rsidR="00A96A35" w:rsidRPr="0027638C">
        <w:rPr>
          <w:sz w:val="24"/>
          <w:rPrChange w16du:dateUtc="2026-07-07T18:18:00Z" w:author="Author" w:date="2026-07-07T20:18:00Z" w:id="10481">
            <w:rPr>
              <w:rFonts w:ascii="Times New Roman"/>
              <w:color w:val="000000"/>
            </w:rPr>
          </w:rPrChange>
        </w:rPr>
        <w:t>adipiscing</w:t>
      </w:r>
      <w:r w:rsidR="00A96A35" w:rsidRPr="0027638C">
        <w:rPr>
          <w:sz w:val="24"/>
          <w:rPrChange w16du:dateUtc="2026-07-07T18:18:00Z" w:author="Author" w:date="2026-07-07T20:18:00Z" w:id="10482">
            <w:rPr>
              <w:rFonts w:ascii="Times New Roman"/>
              <w:color w:val="000000"/>
              <w:spacing w:val="17"/>
            </w:rPr>
          </w:rPrChange>
        </w:rPr>
        <w:t xml:space="preserve"> </w:t>
      </w:r>
      <w:r w:rsidR="00A96A35" w:rsidRPr="0027638C">
        <w:rPr>
          <w:sz w:val="24"/>
          <w:rPrChange w16du:dateUtc="2026-07-07T18:18:00Z" w:author="Author" w:date="2026-07-07T20:18:00Z" w:id="10483">
            <w:rPr>
              <w:rFonts w:ascii="Times New Roman"/>
              <w:color w:val="000000"/>
            </w:rPr>
          </w:rPrChange>
        </w:rPr>
        <w:t>elit</w:t>
      </w:r>
      <w:r w:rsidR="00A96A35" w:rsidRPr="0027638C">
        <w:rPr>
          <w:sz w:val="24"/>
          <w:rPrChange w16du:dateUtc="2026-07-07T18:18:00Z" w:author="Author" w:date="2026-07-07T20:18:00Z" w:id="10484">
            <w:rPr>
              <w:rFonts w:ascii="Times New Roman"/>
              <w:color w:val="000000"/>
              <w:spacing w:val="17"/>
            </w:rPr>
          </w:rPrChange>
        </w:rPr>
        <w:t xml:space="preserve"> </w:t>
      </w:r>
      <w:r w:rsidR="00A96A35" w:rsidRPr="0027638C">
        <w:rPr>
          <w:sz w:val="24"/>
          <w:rPrChange w16du:dateUtc="2026-07-07T18:18:00Z" w:author="Author" w:date="2026-07-07T20:18:00Z" w:id="10485">
            <w:rPr>
              <w:rFonts w:ascii="Times New Roman"/>
              <w:color w:val="000000"/>
            </w:rPr>
          </w:rPrChange>
        </w:rPr>
        <w:t>Sed</w:t>
      </w:r>
      <w:r w:rsidR="00A96A35" w:rsidRPr="0027638C">
        <w:rPr>
          <w:sz w:val="24"/>
          <w:rPrChange w16du:dateUtc="2026-07-07T18:18:00Z" w:author="Author" w:date="2026-07-07T20:18:00Z" w:id="10486">
            <w:rPr>
              <w:rFonts w:ascii="Times New Roman"/>
              <w:color w:val="000000"/>
              <w:spacing w:val="17"/>
            </w:rPr>
          </w:rPrChange>
        </w:rPr>
        <w:t xml:space="preserve"> </w:t>
      </w:r>
      <w:r w:rsidR="00A96A35" w:rsidRPr="0027638C">
        <w:rPr>
          <w:sz w:val="24"/>
          <w:rPrChange w16du:dateUtc="2026-07-07T18:18:00Z" w:author="Author" w:date="2026-07-07T20:18:00Z" w:id="10487">
            <w:rPr>
              <w:rFonts w:ascii="Times New Roman"/>
              <w:color w:val="000000"/>
            </w:rPr>
          </w:rPrChange>
        </w:rPr>
        <w:t>do</w:t>
      </w:r>
      <w:r w:rsidR="00A96A35" w:rsidRPr="0027638C">
        <w:rPr>
          <w:sz w:val="24"/>
          <w:rPrChange w16du:dateUtc="2026-07-07T18:18:00Z" w:author="Author" w:date="2026-07-07T20:18:00Z" w:id="10488">
            <w:rPr>
              <w:rFonts w:ascii="Times New Roman"/>
              <w:color w:val="000000"/>
              <w:spacing w:val="17"/>
            </w:rPr>
          </w:rPrChange>
        </w:rPr>
        <w:t xml:space="preserve"> </w:t>
      </w:r>
      <w:r w:rsidR="00A96A35" w:rsidRPr="0027638C">
        <w:rPr>
          <w:sz w:val="24"/>
          <w:rPrChange w16du:dateUtc="2026-07-07T18:18:00Z" w:author="Author" w:date="2026-07-07T20:18:00Z" w:id="10489">
            <w:rPr>
              <w:rFonts w:ascii="Times New Roman"/>
              <w:color w:val="000000"/>
            </w:rPr>
          </w:rPrChange>
        </w:rPr>
        <w:t>eiusmod</w:t>
      </w:r>
      <w:r w:rsidR="00A96A35" w:rsidRPr="0027638C">
        <w:rPr>
          <w:sz w:val="24"/>
          <w:rPrChange w16du:dateUtc="2026-07-07T18:18:00Z" w:author="Author" w:date="2026-07-07T20:18:00Z" w:id="10490">
            <w:rPr>
              <w:rFonts w:ascii="Times New Roman"/>
              <w:color w:val="000000"/>
              <w:spacing w:val="17"/>
            </w:rPr>
          </w:rPrChange>
        </w:rPr>
        <w:t xml:space="preserve"> </w:t>
      </w:r>
      <w:r w:rsidR="00A96A35" w:rsidRPr="0027638C">
        <w:rPr>
          <w:sz w:val="24"/>
          <w:rPrChange w16du:dateUtc="2026-07-07T18:18:00Z" w:author="Author" w:date="2026-07-07T20:18:00Z" w:id="10491">
            <w:rPr>
              <w:rFonts w:ascii="Times New Roman"/>
              <w:color w:val="000000"/>
            </w:rPr>
          </w:rPrChange>
        </w:rPr>
        <w:t>tempor</w:t>
      </w:r>
      <w:r w:rsidR="00A96A35" w:rsidRPr="0027638C">
        <w:rPr>
          <w:sz w:val="24"/>
          <w:rPrChange w16du:dateUtc="2026-07-07T18:18:00Z" w:author="Author" w:date="2026-07-07T20:18:00Z" w:id="10492">
            <w:rPr>
              <w:rFonts w:ascii="Times New Roman"/>
              <w:color w:val="000000"/>
              <w:spacing w:val="17"/>
            </w:rPr>
          </w:rPrChange>
        </w:rPr>
        <w:t xml:space="preserve"> </w:t>
      </w:r>
      <w:r w:rsidR="00A96A35" w:rsidRPr="0027638C">
        <w:rPr>
          <w:sz w:val="24"/>
          <w:rPrChange w16du:dateUtc="2026-07-07T18:18:00Z" w:author="Author" w:date="2026-07-07T20:18:00Z" w:id="10493">
            <w:rPr>
              <w:rFonts w:ascii="Times New Roman"/>
              <w:color w:val="000000"/>
            </w:rPr>
          </w:rPrChange>
        </w:rPr>
        <w:t>incididunt</w:t>
      </w:r>
      <w:r w:rsidR="00A96A35" w:rsidRPr="0027638C">
        <w:rPr>
          <w:sz w:val="24"/>
          <w:rPrChange w16du:dateUtc="2026-07-07T18:18:00Z" w:author="Author" w:date="2026-07-07T20:18:00Z" w:id="10494">
            <w:rPr>
              <w:rFonts w:ascii="Times New Roman"/>
              <w:color w:val="000000"/>
              <w:spacing w:val="17"/>
            </w:rPr>
          </w:rPrChange>
        </w:rPr>
        <w:t xml:space="preserve"> </w:t>
      </w:r>
      <w:r w:rsidR="00A96A35" w:rsidRPr="0027638C">
        <w:rPr>
          <w:sz w:val="24"/>
          <w:rPrChange w16du:dateUtc="2026-07-07T18:18:00Z" w:author="Author" w:date="2026-07-07T20:18:00Z" w:id="10495">
            <w:rPr>
              <w:rFonts w:ascii="Times New Roman"/>
              <w:color w:val="000000"/>
            </w:rPr>
          </w:rPrChange>
        </w:rPr>
        <w:t>ut</w:t>
      </w:r>
      <w:r w:rsidR="00A96A35" w:rsidRPr="0027638C">
        <w:rPr>
          <w:sz w:val="24"/>
          <w:rPrChange w16du:dateUtc="2026-07-07T18:18:00Z" w:author="Author" w:date="2026-07-07T20:18:00Z" w:id="10496">
            <w:rPr>
              <w:rFonts w:ascii="Times New Roman"/>
              <w:color w:val="000000"/>
              <w:spacing w:val="17"/>
            </w:rPr>
          </w:rPrChange>
        </w:rPr>
        <w:t xml:space="preserve"> </w:t>
      </w:r>
      <w:r w:rsidR="00A96A35" w:rsidRPr="0027638C">
        <w:rPr>
          <w:sz w:val="24"/>
          <w:rPrChange w16du:dateUtc="2026-07-07T18:18:00Z" w:author="Author" w:date="2026-07-07T20:18:00Z" w:id="10497">
            <w:rPr>
              <w:rFonts w:ascii="Times New Roman"/>
              <w:color w:val="000000"/>
            </w:rPr>
          </w:rPrChange>
        </w:rPr>
        <w:t>labore</w:t>
      </w:r>
      <w:r w:rsidR="00A96A35" w:rsidRPr="0027638C">
        <w:rPr>
          <w:sz w:val="24"/>
          <w:rPrChange w16du:dateUtc="2026-07-07T18:18:00Z" w:author="Author" w:date="2026-07-07T20:18:00Z" w:id="10498">
            <w:rPr>
              <w:rFonts w:ascii="Times New Roman"/>
              <w:color w:val="000000"/>
              <w:spacing w:val="17"/>
            </w:rPr>
          </w:rPrChange>
        </w:rPr>
        <w:t xml:space="preserve"> </w:t>
      </w:r>
      <w:r w:rsidR="00A96A35" w:rsidRPr="0027638C">
        <w:rPr>
          <w:sz w:val="24"/>
          <w:rPrChange w16du:dateUtc="2026-07-07T18:18:00Z" w:author="Author" w:date="2026-07-07T20:18:00Z" w:id="10499">
            <w:rPr>
              <w:rFonts w:ascii="Times New Roman" w:hAnsi="Times New Roman"/>
              <w:color w:val="000000"/>
            </w:rPr>
          </w:rPrChange>
        </w:rPr>
        <w:t>et</w:t>
      </w:r>
      <w:del w16du:dateUtc="2026-07-07T18:18:00Z" w:author="Author" w:date="2026-07-07T20:18:00Z" w:id="10500">
        <w:r>
          <w:rPr>
            <w:color w:val="000000"/>
          </w:rPr>
          <w:cr/>
        </w:r>
      </w:del>
      <w:r w:rsidR="00A96A35" w:rsidRPr="0027638C">
        <w:rPr>
          <w:sz w:val="24"/>
          <w:rPrChange w16du:dateUtc="2026-07-07T18:18:00Z" w:author="Author" w:date="2026-07-07T20:18:00Z" w:id="10501">
            <w:rPr>
              <w:rFonts w:ascii="Times New Roman"/>
              <w:color w:val="000000"/>
              <w:spacing w:val="665"/>
            </w:rPr>
          </w:rPrChange>
        </w:rPr>
        <w:t xml:space="preserve"> </w:t>
      </w:r>
      <w:r w:rsidR="00A96A35" w:rsidRPr="0027638C">
        <w:rPr>
          <w:sz w:val="24"/>
          <w:rPrChange w16du:dateUtc="2026-07-07T18:18:00Z" w:author="Author" w:date="2026-07-07T20:18:00Z" w:id="10502">
            <w:rPr>
              <w:rFonts w:ascii="Times New Roman"/>
              <w:color w:val="000000"/>
            </w:rPr>
          </w:rPrChange>
        </w:rPr>
        <w:t>dolore magna aliqua lorem ipsum Dolor; sit</w:t>
      </w:r>
    </w:p>
    <w:p w14:paraId="584D91C9" w14:textId="77777777" w:rsidR="009609E8" w:rsidRDefault="00000000" w:rsidRPr="0027638C">
      <w:pPr>
        <w:pStyle w:val="ListParagraph"/>
        <w:numPr>
          <w:ilvl w:val="2"/>
          <w:numId w:val="5"/>
        </w:numPr>
        <w:tabs>
          <w:tab w:pos="2160" w:val="left"/>
        </w:tabs>
        <w:spacing w:before="246" w:line="237" w:lineRule="auto"/>
        <w:ind w:right="354"/>
        <w:rPr>
          <w:sz w:val="24"/>
          <w:rPrChange w16du:dateUtc="2026-07-07T18:18:00Z" w:author="Author" w:date="2026-07-07T20:18:00Z" w:id="10503">
            <w:rPr>
              <w:rFonts w:ascii="Times New Roman"/>
              <w:color w:val="000000"/>
            </w:rPr>
          </w:rPrChange>
        </w:rPr>
        <w:pPrChange w16du:dateUtc="2026-07-07T18:18:00Z" w:author="Author" w:date="2026-07-07T20:18:00Z" w:id="10504">
          <w:pPr>
            <w:spacing w:after="0" w:before="263" w:line="254" w:lineRule="exact"/>
            <w:ind w:left="720"/>
            <w:jc w:val="left"/>
          </w:pPr>
        </w:pPrChange>
      </w:pPr>
      <w:del w16du:dateUtc="2026-07-07T18:18:00Z" w:author="Author" w:date="2026-07-07T20:18:00Z" w:id="10505">
        <w:r>
          <w:rPr>
            <w:color w:val="000000"/>
            <w:sz w:val="24"/>
          </w:rPr>
          <w:delText>(iii)</w:delText>
        </w:r>
        <w:r>
          <w:rPr>
            <w:color w:val="000000"/>
            <w:spacing w:val="300"/>
            <w:sz w:val="24"/>
          </w:rPr>
          <w:delText xml:space="preserve"> </w:delText>
        </w:r>
      </w:del>
      <w:r w:rsidR="00A96A35" w:rsidRPr="0027638C">
        <w:rPr>
          <w:sz w:val="24"/>
          <w:rPrChange w16du:dateUtc="2026-07-07T18:18:00Z" w:author="Author" w:date="2026-07-07T20:18:00Z" w:id="10506">
            <w:rPr>
              <w:rFonts w:ascii="Times New Roman"/>
              <w:color w:val="000000"/>
            </w:rPr>
          </w:rPrChange>
        </w:rPr>
        <w:t>amet</w:t>
      </w:r>
      <w:r w:rsidR="00A96A35" w:rsidRPr="0027638C">
        <w:rPr>
          <w:spacing w:val="-14"/>
          <w:sz w:val="24"/>
          <w:rPrChange w16du:dateUtc="2026-07-07T18:18:00Z" w:author="Author" w:date="2026-07-07T20:18:00Z" w:id="10507">
            <w:rPr>
              <w:rFonts w:ascii="Times New Roman"/>
              <w:color w:val="000000"/>
              <w:spacing w:val="-10"/>
            </w:rPr>
          </w:rPrChange>
        </w:rPr>
        <w:t xml:space="preserve"> </w:t>
      </w:r>
      <w:r w:rsidR="00A96A35" w:rsidRPr="0027638C">
        <w:rPr>
          <w:sz w:val="24"/>
          <w:rPrChange w16du:dateUtc="2026-07-07T18:18:00Z" w:author="Author" w:date="2026-07-07T20:18:00Z" w:id="10508">
            <w:rPr>
              <w:rFonts w:ascii="Times New Roman"/>
              <w:color w:val="000000"/>
            </w:rPr>
          </w:rPrChange>
        </w:rPr>
        <w:t>consectetur</w:t>
      </w:r>
      <w:r w:rsidR="00A96A35" w:rsidRPr="0027638C">
        <w:rPr>
          <w:spacing w:val="-14"/>
          <w:sz w:val="24"/>
          <w:rPrChange w16du:dateUtc="2026-07-07T18:18:00Z" w:author="Author" w:date="2026-07-07T20:18:00Z" w:id="10509">
            <w:rPr>
              <w:rFonts w:ascii="Times New Roman"/>
              <w:color w:val="000000"/>
              <w:spacing w:val="-10"/>
            </w:rPr>
          </w:rPrChange>
        </w:rPr>
        <w:t xml:space="preserve"> </w:t>
      </w:r>
      <w:r w:rsidR="00A96A35" w:rsidRPr="0027638C">
        <w:rPr>
          <w:sz w:val="24"/>
          <w:rPrChange w16du:dateUtc="2026-07-07T18:18:00Z" w:author="Author" w:date="2026-07-07T20:18:00Z" w:id="10510">
            <w:rPr>
              <w:rFonts w:ascii="Times New Roman"/>
              <w:color w:val="000000"/>
            </w:rPr>
          </w:rPrChange>
        </w:rPr>
        <w:t>adipiscing</w:t>
      </w:r>
      <w:r w:rsidR="00A96A35" w:rsidRPr="0027638C">
        <w:rPr>
          <w:spacing w:val="-13"/>
          <w:sz w:val="24"/>
          <w:rPrChange w16du:dateUtc="2026-07-07T18:18:00Z" w:author="Author" w:date="2026-07-07T20:18:00Z" w:id="10511">
            <w:rPr>
              <w:rFonts w:ascii="Times New Roman"/>
              <w:color w:val="000000"/>
              <w:spacing w:val="-10"/>
            </w:rPr>
          </w:rPrChange>
        </w:rPr>
        <w:t xml:space="preserve"> </w:t>
      </w:r>
      <w:r w:rsidR="00A96A35" w:rsidRPr="0027638C">
        <w:rPr>
          <w:sz w:val="24"/>
          <w:rPrChange w16du:dateUtc="2026-07-07T18:18:00Z" w:author="Author" w:date="2026-07-07T20:18:00Z" w:id="10512">
            <w:rPr>
              <w:rFonts w:ascii="Times New Roman"/>
              <w:color w:val="000000"/>
            </w:rPr>
          </w:rPrChange>
        </w:rPr>
        <w:t>elit</w:t>
      </w:r>
      <w:r w:rsidR="00A96A35" w:rsidRPr="0027638C">
        <w:rPr>
          <w:spacing w:val="-14"/>
          <w:sz w:val="24"/>
          <w:rPrChange w16du:dateUtc="2026-07-07T18:18:00Z" w:author="Author" w:date="2026-07-07T20:18:00Z" w:id="10513">
            <w:rPr>
              <w:rFonts w:ascii="Times New Roman"/>
              <w:color w:val="000000"/>
              <w:spacing w:val="-10"/>
            </w:rPr>
          </w:rPrChange>
        </w:rPr>
        <w:t xml:space="preserve"> </w:t>
      </w:r>
      <w:r w:rsidR="00A96A35" w:rsidRPr="0027638C">
        <w:rPr>
          <w:sz w:val="24"/>
          <w:rPrChange w16du:dateUtc="2026-07-07T18:18:00Z" w:author="Author" w:date="2026-07-07T20:18:00Z" w:id="10514">
            <w:rPr>
              <w:rFonts w:ascii="Times New Roman"/>
              <w:color w:val="000000"/>
            </w:rPr>
          </w:rPrChange>
        </w:rPr>
        <w:t>sed</w:t>
      </w:r>
      <w:r w:rsidR="00A96A35" w:rsidRPr="0027638C">
        <w:rPr>
          <w:spacing w:val="-14"/>
          <w:sz w:val="24"/>
          <w:rPrChange w16du:dateUtc="2026-07-07T18:18:00Z" w:author="Author" w:date="2026-07-07T20:18:00Z" w:id="10515">
            <w:rPr>
              <w:rFonts w:ascii="Times New Roman"/>
              <w:color w:val="000000"/>
              <w:spacing w:val="-10"/>
            </w:rPr>
          </w:rPrChange>
        </w:rPr>
        <w:t xml:space="preserve"> </w:t>
      </w:r>
      <w:r w:rsidR="00A96A35" w:rsidRPr="0027638C">
        <w:rPr>
          <w:sz w:val="24"/>
          <w:rPrChange w16du:dateUtc="2026-07-07T18:18:00Z" w:author="Author" w:date="2026-07-07T20:18:00Z" w:id="10516">
            <w:rPr>
              <w:rFonts w:ascii="Times New Roman"/>
              <w:color w:val="000000"/>
            </w:rPr>
          </w:rPrChange>
        </w:rPr>
        <w:t>Do</w:t>
      </w:r>
      <w:r w:rsidR="00A96A35" w:rsidRPr="0027638C">
        <w:rPr>
          <w:spacing w:val="-13"/>
          <w:sz w:val="24"/>
          <w:rPrChange w16du:dateUtc="2026-07-07T18:18:00Z" w:author="Author" w:date="2026-07-07T20:18:00Z" w:id="10517">
            <w:rPr>
              <w:rFonts w:ascii="Times New Roman"/>
              <w:color w:val="000000"/>
              <w:spacing w:val="-10"/>
            </w:rPr>
          </w:rPrChange>
        </w:rPr>
        <w:t xml:space="preserve"> </w:t>
      </w:r>
      <w:r w:rsidR="00A96A35" w:rsidRPr="0027638C">
        <w:rPr>
          <w:sz w:val="24"/>
          <w:rPrChange w16du:dateUtc="2026-07-07T18:18:00Z" w:author="Author" w:date="2026-07-07T20:18:00Z" w:id="10518">
            <w:rPr>
              <w:rFonts w:ascii="Times New Roman"/>
              <w:color w:val="000000"/>
            </w:rPr>
          </w:rPrChange>
        </w:rPr>
        <w:t>Eiusmod</w:t>
      </w:r>
      <w:r w:rsidR="00A96A35" w:rsidRPr="0027638C">
        <w:rPr>
          <w:spacing w:val="-14"/>
          <w:sz w:val="24"/>
          <w:rPrChange w16du:dateUtc="2026-07-07T18:18:00Z" w:author="Author" w:date="2026-07-07T20:18:00Z" w:id="10519">
            <w:rPr>
              <w:rFonts w:ascii="Times New Roman"/>
              <w:color w:val="000000"/>
              <w:spacing w:val="-10"/>
            </w:rPr>
          </w:rPrChange>
        </w:rPr>
        <w:t xml:space="preserve"> </w:t>
      </w:r>
      <w:r w:rsidR="00A96A35" w:rsidRPr="0027638C">
        <w:rPr>
          <w:sz w:val="24"/>
          <w:rPrChange w16du:dateUtc="2026-07-07T18:18:00Z" w:author="Author" w:date="2026-07-07T20:18:00Z" w:id="10520">
            <w:rPr>
              <w:rFonts w:ascii="Times New Roman"/>
              <w:color w:val="000000"/>
            </w:rPr>
          </w:rPrChange>
        </w:rPr>
        <w:t>tempor</w:t>
      </w:r>
      <w:r w:rsidR="00A96A35" w:rsidRPr="0027638C">
        <w:rPr>
          <w:spacing w:val="-14"/>
          <w:sz w:val="24"/>
          <w:rPrChange w16du:dateUtc="2026-07-07T18:18:00Z" w:author="Author" w:date="2026-07-07T20:18:00Z" w:id="10521">
            <w:rPr>
              <w:rFonts w:ascii="Times New Roman"/>
              <w:color w:val="000000"/>
              <w:spacing w:val="-10"/>
            </w:rPr>
          </w:rPrChange>
        </w:rPr>
        <w:t xml:space="preserve"> </w:t>
      </w:r>
      <w:r w:rsidR="00A96A35" w:rsidRPr="0027638C">
        <w:rPr>
          <w:sz w:val="24"/>
          <w:rPrChange w16du:dateUtc="2026-07-07T18:18:00Z" w:author="Author" w:date="2026-07-07T20:18:00Z" w:id="10522">
            <w:rPr>
              <w:rFonts w:ascii="Times New Roman"/>
              <w:color w:val="000000"/>
            </w:rPr>
          </w:rPrChange>
        </w:rPr>
        <w:t>incididunt</w:t>
      </w:r>
      <w:r w:rsidR="00A96A35" w:rsidRPr="0027638C">
        <w:rPr>
          <w:spacing w:val="-13"/>
          <w:sz w:val="24"/>
          <w:rPrChange w16du:dateUtc="2026-07-07T18:18:00Z" w:author="Author" w:date="2026-07-07T20:18:00Z" w:id="10523">
            <w:rPr>
              <w:rFonts w:ascii="Times New Roman"/>
              <w:color w:val="000000"/>
              <w:spacing w:val="-10"/>
            </w:rPr>
          </w:rPrChange>
        </w:rPr>
        <w:t xml:space="preserve"> </w:t>
      </w:r>
      <w:r w:rsidR="00A96A35" w:rsidRPr="0027638C">
        <w:rPr>
          <w:sz w:val="24"/>
          <w:rPrChange w16du:dateUtc="2026-07-07T18:18:00Z" w:author="Author" w:date="2026-07-07T20:18:00Z" w:id="10524">
            <w:rPr>
              <w:rFonts w:ascii="Times New Roman"/>
              <w:color w:val="000000"/>
            </w:rPr>
          </w:rPrChange>
        </w:rPr>
        <w:t>Ut</w:t>
      </w:r>
      <w:r w:rsidR="00A96A35" w:rsidRPr="0027638C">
        <w:rPr>
          <w:spacing w:val="-14"/>
          <w:sz w:val="24"/>
          <w:rPrChange w16du:dateUtc="2026-07-07T18:18:00Z" w:author="Author" w:date="2026-07-07T20:18:00Z" w:id="10525">
            <w:rPr>
              <w:rFonts w:ascii="Times New Roman"/>
              <w:color w:val="000000"/>
              <w:spacing w:val="-10"/>
            </w:rPr>
          </w:rPrChange>
        </w:rPr>
        <w:t xml:space="preserve"> </w:t>
      </w:r>
      <w:r w:rsidR="00A96A35" w:rsidRPr="0027638C">
        <w:rPr>
          <w:sz w:val="24"/>
          <w:rPrChange w16du:dateUtc="2026-07-07T18:18:00Z" w:author="Author" w:date="2026-07-07T20:18:00Z" w:id="10526">
            <w:rPr>
              <w:rFonts w:ascii="Times New Roman"/>
              <w:color w:val="000000"/>
            </w:rPr>
          </w:rPrChange>
        </w:rPr>
        <w:t>labore</w:t>
      </w:r>
      <w:r w:rsidR="00A96A35" w:rsidRPr="0027638C">
        <w:rPr>
          <w:spacing w:val="-14"/>
          <w:sz w:val="24"/>
          <w:rPrChange w16du:dateUtc="2026-07-07T18:18:00Z" w:author="Author" w:date="2026-07-07T20:18:00Z" w:id="10527">
            <w:rPr>
              <w:rFonts w:ascii="Times New Roman"/>
              <w:color w:val="000000"/>
              <w:spacing w:val="-10"/>
            </w:rPr>
          </w:rPrChange>
        </w:rPr>
        <w:t xml:space="preserve"> </w:t>
      </w:r>
      <w:r w:rsidR="00A96A35" w:rsidRPr="0027638C">
        <w:rPr>
          <w:sz w:val="24"/>
          <w:rPrChange w16du:dateUtc="2026-07-07T18:18:00Z" w:author="Author" w:date="2026-07-07T20:18:00Z" w:id="10528">
            <w:rPr>
              <w:rFonts w:ascii="Times New Roman" w:hAnsi="Times New Roman"/>
              <w:color w:val="000000"/>
            </w:rPr>
          </w:rPrChange>
        </w:rPr>
        <w:t>et</w:t>
      </w:r>
      <w:del w16du:dateUtc="2026-07-07T18:18:00Z" w:author="Author" w:date="2026-07-07T20:18:00Z" w:id="10529">
        <w:r>
          <w:rPr>
            <w:color w:val="000000"/>
          </w:rPr>
          <w:cr/>
        </w:r>
      </w:del>
      <w:r w:rsidR="00A96A35" w:rsidRPr="0027638C">
        <w:rPr>
          <w:sz w:val="24"/>
          <w:rPrChange w16du:dateUtc="2026-07-07T18:18:00Z" w:author="Author" w:date="2026-07-07T20:18:00Z" w:id="10530">
            <w:rPr>
              <w:rFonts w:ascii="Times New Roman"/>
              <w:color w:val="000000"/>
              <w:spacing w:val="665"/>
            </w:rPr>
          </w:rPrChange>
        </w:rPr>
        <w:t xml:space="preserve"> </w:t>
      </w:r>
      <w:r w:rsidR="00A96A35" w:rsidRPr="0027638C">
        <w:rPr>
          <w:spacing w:val="-2"/>
          <w:sz w:val="24"/>
          <w:rPrChange w16du:dateUtc="2026-07-07T18:18:00Z" w:author="Author" w:date="2026-07-07T20:18:00Z" w:id="10531">
            <w:rPr>
              <w:rFonts w:ascii="Times New Roman"/>
              <w:color w:val="000000"/>
            </w:rPr>
          </w:rPrChange>
        </w:rPr>
        <w:t>dolore.</w:t>
      </w:r>
    </w:p>
    <w:p w14:paraId="584D91CA" w14:textId="77777777" w:rsidR="009609E8" w:rsidRDefault="00A96A35" w:rsidRPr="0027638C">
      <w:pPr>
        <w:pStyle w:val="BodyText"/>
        <w:spacing w:before="236"/>
        <w:ind w:firstLine="0" w:right="355"/>
        <w:rPr>
          <w:sz w:val="24"/>
          <w:rPrChange w16du:dateUtc="2026-07-07T18:18:00Z" w:author="Author" w:date="2026-07-07T20:18:00Z" w:id="10532">
            <w:rPr>
              <w:rFonts w:ascii="Times New Roman"/>
              <w:color w:val="000000"/>
            </w:rPr>
          </w:rPrChange>
        </w:rPr>
        <w:pPrChange w16du:dateUtc="2026-07-07T18:18:00Z" w:author="Author" w:date="2026-07-07T20:18:00Z" w:id="10533">
          <w:pPr>
            <w:spacing w:after="0" w:before="235" w:line="254" w:lineRule="exact"/>
            <w:ind w:left="720"/>
            <w:jc w:val="left"/>
          </w:pPr>
        </w:pPrChange>
      </w:pPr>
      <w:r w:rsidRPr="0027638C">
        <w:rPr>
          <w:sz w:val="24"/>
          <w:rPrChange w16du:dateUtc="2026-07-07T18:18:00Z" w:author="Author" w:date="2026-07-07T20:18:00Z" w:id="10534">
            <w:rPr>
              <w:rFonts w:ascii="Times New Roman"/>
              <w:color w:val="000000"/>
            </w:rPr>
          </w:rPrChange>
        </w:rPr>
        <w:t>Magna</w:t>
      </w:r>
      <w:r w:rsidRPr="0027638C">
        <w:rPr>
          <w:sz w:val="24"/>
          <w:rPrChange w16du:dateUtc="2026-07-07T18:18:00Z" w:author="Author" w:date="2026-07-07T20:18:00Z" w:id="10535">
            <w:rPr>
              <w:rFonts w:ascii="Times New Roman"/>
              <w:color w:val="000000"/>
              <w:spacing w:val="77"/>
            </w:rPr>
          </w:rPrChange>
        </w:rPr>
        <w:t xml:space="preserve"> </w:t>
      </w:r>
      <w:r w:rsidRPr="0027638C">
        <w:rPr>
          <w:sz w:val="24"/>
          <w:rPrChange w16du:dateUtc="2026-07-07T18:18:00Z" w:author="Author" w:date="2026-07-07T20:18:00Z" w:id="10536">
            <w:rPr>
              <w:rFonts w:ascii="Times New Roman"/>
              <w:color w:val="000000"/>
            </w:rPr>
          </w:rPrChange>
        </w:rPr>
        <w:t>Aliqua</w:t>
      </w:r>
      <w:r w:rsidRPr="0027638C">
        <w:rPr>
          <w:sz w:val="24"/>
          <w:rPrChange w16du:dateUtc="2026-07-07T18:18:00Z" w:author="Author" w:date="2026-07-07T20:18:00Z" w:id="10537">
            <w:rPr>
              <w:rFonts w:ascii="Times New Roman"/>
              <w:color w:val="000000"/>
              <w:spacing w:val="77"/>
            </w:rPr>
          </w:rPrChange>
        </w:rPr>
        <w:t xml:space="preserve"> </w:t>
      </w:r>
      <w:r w:rsidRPr="0027638C">
        <w:rPr>
          <w:sz w:val="24"/>
          <w:rPrChange w16du:dateUtc="2026-07-07T18:18:00Z" w:author="Author" w:date="2026-07-07T20:18:00Z" w:id="10538">
            <w:rPr>
              <w:rFonts w:ascii="Times New Roman"/>
              <w:color w:val="000000"/>
            </w:rPr>
          </w:rPrChange>
        </w:rPr>
        <w:t>lorem</w:t>
      </w:r>
      <w:r w:rsidRPr="0027638C">
        <w:rPr>
          <w:sz w:val="24"/>
          <w:rPrChange w16du:dateUtc="2026-07-07T18:18:00Z" w:author="Author" w:date="2026-07-07T20:18:00Z" w:id="10539">
            <w:rPr>
              <w:rFonts w:ascii="Times New Roman"/>
              <w:color w:val="000000"/>
              <w:spacing w:val="77"/>
            </w:rPr>
          </w:rPrChange>
        </w:rPr>
        <w:t xml:space="preserve"> </w:t>
      </w:r>
      <w:r w:rsidRPr="0027638C">
        <w:rPr>
          <w:sz w:val="24"/>
          <w:rPrChange w16du:dateUtc="2026-07-07T18:18:00Z" w:author="Author" w:date="2026-07-07T20:18:00Z" w:id="10540">
            <w:rPr>
              <w:rFonts w:ascii="Times New Roman"/>
              <w:color w:val="000000"/>
            </w:rPr>
          </w:rPrChange>
        </w:rPr>
        <w:t>ipsum</w:t>
      </w:r>
      <w:r w:rsidRPr="0027638C">
        <w:rPr>
          <w:sz w:val="24"/>
          <w:rPrChange w16du:dateUtc="2026-07-07T18:18:00Z" w:author="Author" w:date="2026-07-07T20:18:00Z" w:id="10541">
            <w:rPr>
              <w:rFonts w:ascii="Times New Roman"/>
              <w:color w:val="000000"/>
              <w:spacing w:val="77"/>
            </w:rPr>
          </w:rPrChange>
        </w:rPr>
        <w:t xml:space="preserve"> </w:t>
      </w:r>
      <w:r w:rsidRPr="0027638C">
        <w:rPr>
          <w:sz w:val="24"/>
          <w:rPrChange w16du:dateUtc="2026-07-07T18:18:00Z" w:author="Author" w:date="2026-07-07T20:18:00Z" w:id="10542">
            <w:rPr>
              <w:rFonts w:ascii="Times New Roman"/>
              <w:color w:val="000000"/>
            </w:rPr>
          </w:rPrChange>
        </w:rPr>
        <w:t>dolor</w:t>
      </w:r>
      <w:r w:rsidRPr="0027638C">
        <w:rPr>
          <w:sz w:val="24"/>
          <w:rPrChange w16du:dateUtc="2026-07-07T18:18:00Z" w:author="Author" w:date="2026-07-07T20:18:00Z" w:id="10543">
            <w:rPr>
              <w:rFonts w:ascii="Times New Roman"/>
              <w:color w:val="000000"/>
              <w:spacing w:val="77"/>
            </w:rPr>
          </w:rPrChange>
        </w:rPr>
        <w:t xml:space="preserve"> </w:t>
      </w:r>
      <w:r w:rsidRPr="0027638C">
        <w:rPr>
          <w:sz w:val="24"/>
          <w:rPrChange w16du:dateUtc="2026-07-07T18:18:00Z" w:author="Author" w:date="2026-07-07T20:18:00Z" w:id="10544">
            <w:rPr>
              <w:rFonts w:ascii="Times New Roman"/>
              <w:color w:val="000000"/>
            </w:rPr>
          </w:rPrChange>
        </w:rPr>
        <w:t>sit</w:t>
      </w:r>
      <w:r w:rsidRPr="0027638C">
        <w:rPr>
          <w:sz w:val="24"/>
          <w:rPrChange w16du:dateUtc="2026-07-07T18:18:00Z" w:author="Author" w:date="2026-07-07T20:18:00Z" w:id="10545">
            <w:rPr>
              <w:rFonts w:ascii="Times New Roman"/>
              <w:color w:val="000000"/>
              <w:spacing w:val="77"/>
            </w:rPr>
          </w:rPrChange>
        </w:rPr>
        <w:t xml:space="preserve"> </w:t>
      </w:r>
      <w:r w:rsidRPr="0027638C">
        <w:rPr>
          <w:sz w:val="24"/>
          <w:rPrChange w16du:dateUtc="2026-07-07T18:18:00Z" w:author="Author" w:date="2026-07-07T20:18:00Z" w:id="10546">
            <w:rPr>
              <w:rFonts w:ascii="Times New Roman"/>
              <w:color w:val="000000"/>
            </w:rPr>
          </w:rPrChange>
        </w:rPr>
        <w:t>amet</w:t>
      </w:r>
      <w:r w:rsidRPr="0027638C">
        <w:rPr>
          <w:sz w:val="24"/>
          <w:rPrChange w16du:dateUtc="2026-07-07T18:18:00Z" w:author="Author" w:date="2026-07-07T20:18:00Z" w:id="10547">
            <w:rPr>
              <w:rFonts w:ascii="Times New Roman"/>
              <w:color w:val="000000"/>
              <w:spacing w:val="77"/>
            </w:rPr>
          </w:rPrChange>
        </w:rPr>
        <w:t xml:space="preserve"> </w:t>
      </w:r>
      <w:r w:rsidRPr="0027638C">
        <w:rPr>
          <w:sz w:val="24"/>
          <w:rPrChange w16du:dateUtc="2026-07-07T18:18:00Z" w:author="Author" w:date="2026-07-07T20:18:00Z" w:id="10548">
            <w:rPr>
              <w:rFonts w:ascii="Times New Roman"/>
              <w:color w:val="000000"/>
            </w:rPr>
          </w:rPrChange>
        </w:rPr>
        <w:t>consectetur</w:t>
      </w:r>
      <w:r w:rsidRPr="0027638C">
        <w:rPr>
          <w:sz w:val="24"/>
          <w:rPrChange w16du:dateUtc="2026-07-07T18:18:00Z" w:author="Author" w:date="2026-07-07T20:18:00Z" w:id="10549">
            <w:rPr>
              <w:rFonts w:ascii="Times New Roman"/>
              <w:color w:val="000000"/>
              <w:spacing w:val="78"/>
            </w:rPr>
          </w:rPrChange>
        </w:rPr>
        <w:t xml:space="preserve"> </w:t>
      </w:r>
      <w:r w:rsidRPr="0027638C">
        <w:rPr>
          <w:sz w:val="24"/>
          <w:rPrChange w16du:dateUtc="2026-07-07T18:18:00Z" w:author="Author" w:date="2026-07-07T20:18:00Z" w:id="10550">
            <w:rPr>
              <w:rFonts w:ascii="Times New Roman"/>
              <w:color w:val="000000"/>
            </w:rPr>
          </w:rPrChange>
        </w:rPr>
        <w:t>adipiscing</w:t>
      </w:r>
      <w:r w:rsidRPr="0027638C">
        <w:rPr>
          <w:sz w:val="24"/>
          <w:rPrChange w16du:dateUtc="2026-07-07T18:18:00Z" w:author="Author" w:date="2026-07-07T20:18:00Z" w:id="10551">
            <w:rPr>
              <w:rFonts w:ascii="Times New Roman"/>
              <w:color w:val="000000"/>
              <w:spacing w:val="77"/>
            </w:rPr>
          </w:rPrChange>
        </w:rPr>
        <w:t xml:space="preserve"> </w:t>
      </w:r>
      <w:r w:rsidRPr="0027638C">
        <w:rPr>
          <w:sz w:val="24"/>
          <w:rPrChange w16du:dateUtc="2026-07-07T18:18:00Z" w:author="Author" w:date="2026-07-07T20:18:00Z" w:id="10552">
            <w:rPr>
              <w:rFonts w:ascii="Times New Roman"/>
              <w:color w:val="000000"/>
            </w:rPr>
          </w:rPrChange>
        </w:rPr>
        <w:t>elit</w:t>
      </w:r>
      <w:r w:rsidRPr="0027638C">
        <w:rPr>
          <w:sz w:val="24"/>
          <w:rPrChange w16du:dateUtc="2026-07-07T18:18:00Z" w:author="Author" w:date="2026-07-07T20:18:00Z" w:id="10553">
            <w:rPr>
              <w:rFonts w:ascii="Times New Roman"/>
              <w:color w:val="000000"/>
              <w:spacing w:val="77"/>
            </w:rPr>
          </w:rPrChange>
        </w:rPr>
        <w:t xml:space="preserve"> </w:t>
      </w:r>
      <w:r w:rsidRPr="0027638C">
        <w:rPr>
          <w:sz w:val="24"/>
          <w:rPrChange w16du:dateUtc="2026-07-07T18:18:00Z" w:author="Author" w:date="2026-07-07T20:18:00Z" w:id="10554">
            <w:rPr>
              <w:rFonts w:ascii="Times New Roman"/>
              <w:color w:val="000000"/>
            </w:rPr>
          </w:rPrChange>
        </w:rPr>
        <w:t>sed</w:t>
      </w:r>
      <w:r w:rsidRPr="0027638C">
        <w:rPr>
          <w:sz w:val="24"/>
          <w:rPrChange w16du:dateUtc="2026-07-07T18:18:00Z" w:author="Author" w:date="2026-07-07T20:18:00Z" w:id="10555">
            <w:rPr>
              <w:rFonts w:ascii="Times New Roman"/>
              <w:color w:val="000000"/>
              <w:spacing w:val="77"/>
            </w:rPr>
          </w:rPrChange>
        </w:rPr>
        <w:t xml:space="preserve"> </w:t>
      </w:r>
      <w:r w:rsidRPr="0027638C">
        <w:rPr>
          <w:sz w:val="24"/>
          <w:rPrChange w16du:dateUtc="2026-07-07T18:18:00Z" w:author="Author" w:date="2026-07-07T20:18:00Z" w:id="10556">
            <w:rPr>
              <w:rFonts w:ascii="Times New Roman" w:hAnsi="Times New Roman"/>
              <w:color w:val="000000"/>
            </w:rPr>
          </w:rPrChange>
        </w:rPr>
        <w:t>Do’eiusmod</w:t>
      </w:r>
      <w:del w16du:dateUtc="2026-07-07T18:18:00Z" w:author="Author" w:date="2026-07-07T20:18:00Z" w:id="10557">
        <w:r w:rsidR="00000000">
          <w:rPr>
            <w:color w:val="000000"/>
          </w:rPr>
          <w:cr/>
        </w:r>
      </w:del>
      <w:ins w16du:dateUtc="2026-07-07T18:18:00Z" w:author="Author" w:date="2026-07-07T20:18:00Z" w:id="10558">
        <w:r w:rsidRPr="0027638C">
          <w:rPr>
            <w:sz w:val="24"/>
            <w:szCs w:val="24"/>
          </w:rPr>
          <w:t xml:space="preserve"> </w:t>
        </w:r>
      </w:ins>
      <w:r w:rsidRPr="0027638C">
        <w:rPr>
          <w:sz w:val="24"/>
          <w:rPrChange w16du:dateUtc="2026-07-07T18:18:00Z" w:author="Author" w:date="2026-07-07T20:18:00Z" w:id="10559">
            <w:rPr>
              <w:rFonts w:ascii="Times New Roman"/>
              <w:color w:val="000000"/>
            </w:rPr>
          </w:rPrChange>
        </w:rPr>
        <w:t>Tempor</w:t>
      </w:r>
      <w:r w:rsidRPr="0027638C">
        <w:rPr>
          <w:spacing w:val="-9"/>
          <w:sz w:val="24"/>
          <w:rPrChange w16du:dateUtc="2026-07-07T18:18:00Z" w:author="Author" w:date="2026-07-07T20:18:00Z" w:id="10560">
            <w:rPr>
              <w:rFonts w:ascii="Times New Roman"/>
              <w:color w:val="000000"/>
              <w:spacing w:val="-7"/>
            </w:rPr>
          </w:rPrChange>
        </w:rPr>
        <w:t xml:space="preserve"> </w:t>
      </w:r>
      <w:r w:rsidRPr="0027638C">
        <w:rPr>
          <w:sz w:val="24"/>
          <w:rPrChange w16du:dateUtc="2026-07-07T18:18:00Z" w:author="Author" w:date="2026-07-07T20:18:00Z" w:id="10561">
            <w:rPr>
              <w:rFonts w:ascii="Times New Roman"/>
              <w:color w:val="000000"/>
            </w:rPr>
          </w:rPrChange>
        </w:rPr>
        <w:t>Incididunt,</w:t>
      </w:r>
      <w:r w:rsidRPr="0027638C">
        <w:rPr>
          <w:spacing w:val="-9"/>
          <w:sz w:val="24"/>
          <w:rPrChange w16du:dateUtc="2026-07-07T18:18:00Z" w:author="Author" w:date="2026-07-07T20:18:00Z" w:id="10562">
            <w:rPr>
              <w:rFonts w:ascii="Times New Roman"/>
              <w:color w:val="000000"/>
              <w:spacing w:val="-6"/>
            </w:rPr>
          </w:rPrChange>
        </w:rPr>
        <w:t xml:space="preserve"> </w:t>
      </w:r>
      <w:r w:rsidRPr="0027638C">
        <w:rPr>
          <w:sz w:val="24"/>
          <w:rPrChange w16du:dateUtc="2026-07-07T18:18:00Z" w:author="Author" w:date="2026-07-07T20:18:00Z" w:id="10563">
            <w:rPr>
              <w:rFonts w:ascii="Times New Roman"/>
              <w:color w:val="000000"/>
            </w:rPr>
          </w:rPrChange>
        </w:rPr>
        <w:t>ut</w:t>
      </w:r>
      <w:r w:rsidRPr="0027638C">
        <w:rPr>
          <w:spacing w:val="-9"/>
          <w:sz w:val="24"/>
          <w:rPrChange w16du:dateUtc="2026-07-07T18:18:00Z" w:author="Author" w:date="2026-07-07T20:18:00Z" w:id="10564">
            <w:rPr>
              <w:rFonts w:ascii="Times New Roman"/>
              <w:color w:val="000000"/>
              <w:spacing w:val="-6"/>
            </w:rPr>
          </w:rPrChange>
        </w:rPr>
        <w:t xml:space="preserve"> </w:t>
      </w:r>
      <w:r w:rsidRPr="0027638C">
        <w:rPr>
          <w:sz w:val="24"/>
          <w:rPrChange w16du:dateUtc="2026-07-07T18:18:00Z" w:author="Author" w:date="2026-07-07T20:18:00Z" w:id="10565">
            <w:rPr>
              <w:rFonts w:ascii="Times New Roman"/>
              <w:color w:val="000000"/>
            </w:rPr>
          </w:rPrChange>
        </w:rPr>
        <w:t>labore</w:t>
      </w:r>
      <w:r w:rsidRPr="0027638C">
        <w:rPr>
          <w:spacing w:val="-9"/>
          <w:sz w:val="24"/>
          <w:rPrChange w16du:dateUtc="2026-07-07T18:18:00Z" w:author="Author" w:date="2026-07-07T20:18:00Z" w:id="10566">
            <w:rPr>
              <w:rFonts w:ascii="Times New Roman"/>
              <w:color w:val="000000"/>
              <w:spacing w:val="-7"/>
            </w:rPr>
          </w:rPrChange>
        </w:rPr>
        <w:t xml:space="preserve"> </w:t>
      </w:r>
      <w:r w:rsidRPr="0027638C">
        <w:rPr>
          <w:sz w:val="24"/>
          <w:rPrChange w16du:dateUtc="2026-07-07T18:18:00Z" w:author="Author" w:date="2026-07-07T20:18:00Z" w:id="10567">
            <w:rPr>
              <w:rFonts w:ascii="Times New Roman"/>
              <w:color w:val="000000"/>
            </w:rPr>
          </w:rPrChange>
        </w:rPr>
        <w:t>et</w:t>
      </w:r>
      <w:r w:rsidRPr="0027638C">
        <w:rPr>
          <w:spacing w:val="-9"/>
          <w:sz w:val="24"/>
          <w:rPrChange w16du:dateUtc="2026-07-07T18:18:00Z" w:author="Author" w:date="2026-07-07T20:18:00Z" w:id="10568">
            <w:rPr>
              <w:rFonts w:ascii="Times New Roman"/>
              <w:color w:val="000000"/>
              <w:spacing w:val="-6"/>
            </w:rPr>
          </w:rPrChange>
        </w:rPr>
        <w:t xml:space="preserve"> </w:t>
      </w:r>
      <w:r w:rsidRPr="0027638C">
        <w:rPr>
          <w:sz w:val="24"/>
          <w:rPrChange w16du:dateUtc="2026-07-07T18:18:00Z" w:author="Author" w:date="2026-07-07T20:18:00Z" w:id="10569">
            <w:rPr>
              <w:rFonts w:ascii="Times New Roman"/>
              <w:color w:val="000000"/>
            </w:rPr>
          </w:rPrChange>
        </w:rPr>
        <w:t>dolore</w:t>
      </w:r>
      <w:r w:rsidRPr="0027638C">
        <w:rPr>
          <w:spacing w:val="-9"/>
          <w:sz w:val="24"/>
          <w:rPrChange w16du:dateUtc="2026-07-07T18:18:00Z" w:author="Author" w:date="2026-07-07T20:18:00Z" w:id="10570">
            <w:rPr>
              <w:rFonts w:ascii="Times New Roman"/>
              <w:color w:val="000000"/>
              <w:spacing w:val="-7"/>
            </w:rPr>
          </w:rPrChange>
        </w:rPr>
        <w:t xml:space="preserve"> </w:t>
      </w:r>
      <w:r w:rsidRPr="0027638C">
        <w:rPr>
          <w:sz w:val="24"/>
          <w:rPrChange w16du:dateUtc="2026-07-07T18:18:00Z" w:author="Author" w:date="2026-07-07T20:18:00Z" w:id="10571">
            <w:rPr>
              <w:rFonts w:ascii="Times New Roman"/>
              <w:color w:val="000000"/>
            </w:rPr>
          </w:rPrChange>
        </w:rPr>
        <w:t>magna</w:t>
      </w:r>
      <w:r w:rsidRPr="0027638C">
        <w:rPr>
          <w:spacing w:val="-9"/>
          <w:sz w:val="24"/>
          <w:rPrChange w16du:dateUtc="2026-07-07T18:18:00Z" w:author="Author" w:date="2026-07-07T20:18:00Z" w:id="10572">
            <w:rPr>
              <w:rFonts w:ascii="Times New Roman"/>
              <w:color w:val="000000"/>
              <w:spacing w:val="-7"/>
            </w:rPr>
          </w:rPrChange>
        </w:rPr>
        <w:t xml:space="preserve"> </w:t>
      </w:r>
      <w:r w:rsidRPr="0027638C">
        <w:rPr>
          <w:sz w:val="24"/>
          <w:rPrChange w16du:dateUtc="2026-07-07T18:18:00Z" w:author="Author" w:date="2026-07-07T20:18:00Z" w:id="10573">
            <w:rPr>
              <w:rFonts w:ascii="Times New Roman"/>
              <w:color w:val="000000"/>
            </w:rPr>
          </w:rPrChange>
        </w:rPr>
        <w:t>aliqua</w:t>
      </w:r>
      <w:r w:rsidRPr="0027638C">
        <w:rPr>
          <w:spacing w:val="-9"/>
          <w:sz w:val="24"/>
          <w:rPrChange w16du:dateUtc="2026-07-07T18:18:00Z" w:author="Author" w:date="2026-07-07T20:18:00Z" w:id="10574">
            <w:rPr>
              <w:rFonts w:ascii="Times New Roman"/>
              <w:color w:val="000000"/>
              <w:spacing w:val="-7"/>
            </w:rPr>
          </w:rPrChange>
        </w:rPr>
        <w:t xml:space="preserve"> </w:t>
      </w:r>
      <w:r w:rsidRPr="0027638C">
        <w:rPr>
          <w:sz w:val="24"/>
          <w:rPrChange w16du:dateUtc="2026-07-07T18:18:00Z" w:author="Author" w:date="2026-07-07T20:18:00Z" w:id="10575">
            <w:rPr>
              <w:rFonts w:ascii="Times New Roman"/>
              <w:color w:val="000000"/>
            </w:rPr>
          </w:rPrChange>
        </w:rPr>
        <w:t>lorem</w:t>
      </w:r>
      <w:r w:rsidRPr="0027638C">
        <w:rPr>
          <w:spacing w:val="-9"/>
          <w:sz w:val="24"/>
          <w:rPrChange w16du:dateUtc="2026-07-07T18:18:00Z" w:author="Author" w:date="2026-07-07T20:18:00Z" w:id="10576">
            <w:rPr>
              <w:rFonts w:ascii="Times New Roman"/>
              <w:color w:val="000000"/>
              <w:spacing w:val="-7"/>
            </w:rPr>
          </w:rPrChange>
        </w:rPr>
        <w:t xml:space="preserve"> </w:t>
      </w:r>
      <w:r w:rsidRPr="0027638C">
        <w:rPr>
          <w:sz w:val="24"/>
          <w:rPrChange w16du:dateUtc="2026-07-07T18:18:00Z" w:author="Author" w:date="2026-07-07T20:18:00Z" w:id="10577">
            <w:rPr>
              <w:rFonts w:ascii="Times New Roman"/>
              <w:color w:val="000000"/>
            </w:rPr>
          </w:rPrChange>
        </w:rPr>
        <w:t>ipsum</w:t>
      </w:r>
      <w:r w:rsidRPr="0027638C">
        <w:rPr>
          <w:spacing w:val="-9"/>
          <w:sz w:val="24"/>
          <w:rPrChange w16du:dateUtc="2026-07-07T18:18:00Z" w:author="Author" w:date="2026-07-07T20:18:00Z" w:id="10578">
            <w:rPr>
              <w:rFonts w:ascii="Times New Roman"/>
              <w:color w:val="000000"/>
              <w:spacing w:val="-7"/>
            </w:rPr>
          </w:rPrChange>
        </w:rPr>
        <w:t xml:space="preserve"> </w:t>
      </w:r>
      <w:r w:rsidRPr="0027638C">
        <w:rPr>
          <w:sz w:val="24"/>
          <w:rPrChange w16du:dateUtc="2026-07-07T18:18:00Z" w:author="Author" w:date="2026-07-07T20:18:00Z" w:id="10579">
            <w:rPr>
              <w:rFonts w:ascii="Times New Roman"/>
              <w:color w:val="000000"/>
            </w:rPr>
          </w:rPrChange>
        </w:rPr>
        <w:t>dolor</w:t>
      </w:r>
      <w:r w:rsidRPr="0027638C">
        <w:rPr>
          <w:spacing w:val="-9"/>
          <w:sz w:val="24"/>
          <w:rPrChange w16du:dateUtc="2026-07-07T18:18:00Z" w:author="Author" w:date="2026-07-07T20:18:00Z" w:id="10580">
            <w:rPr>
              <w:rFonts w:ascii="Times New Roman"/>
              <w:color w:val="000000"/>
              <w:spacing w:val="-7"/>
            </w:rPr>
          </w:rPrChange>
        </w:rPr>
        <w:t xml:space="preserve"> </w:t>
      </w:r>
      <w:r w:rsidRPr="0027638C">
        <w:rPr>
          <w:sz w:val="24"/>
          <w:rPrChange w16du:dateUtc="2026-07-07T18:18:00Z" w:author="Author" w:date="2026-07-07T20:18:00Z" w:id="10581">
            <w:rPr>
              <w:rFonts w:ascii="Times New Roman"/>
              <w:color w:val="000000"/>
            </w:rPr>
          </w:rPrChange>
        </w:rPr>
        <w:t>sit</w:t>
      </w:r>
      <w:r w:rsidRPr="0027638C">
        <w:rPr>
          <w:spacing w:val="-9"/>
          <w:sz w:val="24"/>
          <w:rPrChange w16du:dateUtc="2026-07-07T18:18:00Z" w:author="Author" w:date="2026-07-07T20:18:00Z" w:id="10582">
            <w:rPr>
              <w:rFonts w:ascii="Times New Roman"/>
              <w:color w:val="000000"/>
              <w:spacing w:val="-7"/>
            </w:rPr>
          </w:rPrChange>
        </w:rPr>
        <w:t xml:space="preserve"> </w:t>
      </w:r>
      <w:r w:rsidRPr="0027638C">
        <w:rPr>
          <w:sz w:val="24"/>
          <w:rPrChange w16du:dateUtc="2026-07-07T18:18:00Z" w:author="Author" w:date="2026-07-07T20:18:00Z" w:id="10583">
            <w:rPr>
              <w:rFonts w:ascii="Times New Roman"/>
              <w:color w:val="000000"/>
            </w:rPr>
          </w:rPrChange>
        </w:rPr>
        <w:t>amet</w:t>
      </w:r>
      <w:r w:rsidRPr="0027638C">
        <w:rPr>
          <w:spacing w:val="-9"/>
          <w:sz w:val="24"/>
          <w:rPrChange w16du:dateUtc="2026-07-07T18:18:00Z" w:author="Author" w:date="2026-07-07T20:18:00Z" w:id="10584">
            <w:rPr>
              <w:rFonts w:ascii="Times New Roman"/>
              <w:color w:val="000000"/>
              <w:spacing w:val="-7"/>
            </w:rPr>
          </w:rPrChange>
        </w:rPr>
        <w:t xml:space="preserve"> </w:t>
      </w:r>
      <w:r w:rsidRPr="0027638C">
        <w:rPr>
          <w:sz w:val="24"/>
          <w:rPrChange w16du:dateUtc="2026-07-07T18:18:00Z" w:author="Author" w:date="2026-07-07T20:18:00Z" w:id="10585">
            <w:rPr>
              <w:rFonts w:ascii="Times New Roman"/>
              <w:color w:val="000000"/>
            </w:rPr>
          </w:rPrChange>
        </w:rPr>
        <w:t>consectetur</w:t>
      </w:r>
      <w:r w:rsidRPr="0027638C">
        <w:rPr>
          <w:spacing w:val="-9"/>
          <w:sz w:val="24"/>
          <w:rPrChange w16du:dateUtc="2026-07-07T18:18:00Z" w:author="Author" w:date="2026-07-07T20:18:00Z" w:id="10586">
            <w:rPr>
              <w:rFonts w:ascii="Times New Roman"/>
              <w:color w:val="000000"/>
              <w:spacing w:val="-6"/>
            </w:rPr>
          </w:rPrChange>
        </w:rPr>
        <w:t xml:space="preserve"> </w:t>
      </w:r>
      <w:r w:rsidRPr="0027638C">
        <w:rPr>
          <w:sz w:val="24"/>
          <w:rPrChange w16du:dateUtc="2026-07-07T18:18:00Z" w:author="Author" w:date="2026-07-07T20:18:00Z" w:id="10587">
            <w:rPr>
              <w:rFonts w:ascii="Times New Roman" w:hAnsi="Times New Roman"/>
              <w:color w:val="000000"/>
            </w:rPr>
          </w:rPrChange>
        </w:rPr>
        <w:t>adipiscing</w:t>
      </w:r>
      <w:del w16du:dateUtc="2026-07-07T18:18:00Z" w:author="Author" w:date="2026-07-07T20:18:00Z" w:id="10588">
        <w:r w:rsidR="00000000">
          <w:rPr>
            <w:color w:val="000000"/>
          </w:rPr>
          <w:cr/>
        </w:r>
      </w:del>
      <w:ins w16du:dateUtc="2026-07-07T18:18:00Z" w:author="Author" w:date="2026-07-07T20:18:00Z" w:id="10589">
        <w:r w:rsidRPr="0027638C">
          <w:rPr>
            <w:sz w:val="24"/>
            <w:szCs w:val="24"/>
          </w:rPr>
          <w:t xml:space="preserve"> </w:t>
        </w:r>
      </w:ins>
      <w:r w:rsidRPr="0027638C">
        <w:rPr>
          <w:sz w:val="24"/>
          <w:rPrChange w16du:dateUtc="2026-07-07T18:18:00Z" w:author="Author" w:date="2026-07-07T20:18:00Z" w:id="10590">
            <w:rPr>
              <w:rFonts w:ascii="Times New Roman"/>
              <w:color w:val="000000"/>
            </w:rPr>
          </w:rPrChange>
        </w:rPr>
        <w:t xml:space="preserve">elit sed Do eiusmod tempor incididunt ut labore Et Dolore magna aliqua </w:t>
      </w:r>
      <w:r w:rsidRPr="0027638C">
        <w:rPr>
          <w:sz w:val="24"/>
          <w:rPrChange w16du:dateUtc="2026-07-07T18:18:00Z" w:author="Author" w:date="2026-07-07T20:18:00Z" w:id="10591">
            <w:rPr>
              <w:rFonts w:ascii="Times New Roman"/>
              <w:color w:val="000000"/>
              <w:spacing w:val="1"/>
            </w:rPr>
          </w:rPrChange>
        </w:rPr>
        <w:t>lorem</w:t>
      </w:r>
      <w:r w:rsidRPr="0027638C">
        <w:rPr>
          <w:sz w:val="24"/>
          <w:rPrChange w16du:dateUtc="2026-07-07T18:18:00Z" w:author="Author" w:date="2026-07-07T20:18:00Z" w:id="10592">
            <w:rPr>
              <w:rFonts w:ascii="Times New Roman"/>
              <w:color w:val="000000"/>
              <w:spacing w:val="-1"/>
            </w:rPr>
          </w:rPrChange>
        </w:rPr>
        <w:t xml:space="preserve"> </w:t>
      </w:r>
      <w:r w:rsidRPr="0027638C">
        <w:rPr>
          <w:sz w:val="24"/>
          <w:rPrChange w16du:dateUtc="2026-07-07T18:18:00Z" w:author="Author" w:date="2026-07-07T20:18:00Z" w:id="10593">
            <w:rPr>
              <w:rFonts w:ascii="Times New Roman"/>
              <w:color w:val="000000"/>
            </w:rPr>
          </w:rPrChange>
        </w:rPr>
        <w:t>ipsum.</w:t>
      </w:r>
    </w:p>
    <w:p w14:paraId="584D91CB" w14:textId="77777777" w:rsidR="009609E8" w:rsidRDefault="00000000" w:rsidRPr="0027638C">
      <w:pPr>
        <w:pStyle w:val="ListParagraph"/>
        <w:numPr>
          <w:ilvl w:val="1"/>
          <w:numId w:val="5"/>
        </w:numPr>
        <w:tabs>
          <w:tab w:pos="1438" w:val="left"/>
          <w:tab w:pos="1440" w:val="left"/>
        </w:tabs>
        <w:spacing w:before="240"/>
        <w:ind w:right="354"/>
        <w:rPr>
          <w:sz w:val="24"/>
          <w:rPrChange w16du:dateUtc="2026-07-07T18:18:00Z" w:author="Author" w:date="2026-07-07T20:18:00Z" w:id="10594">
            <w:rPr>
              <w:rFonts w:ascii="Times New Roman"/>
              <w:color w:val="000000"/>
            </w:rPr>
          </w:rPrChange>
        </w:rPr>
        <w:pPrChange w16du:dateUtc="2026-07-07T18:18:00Z" w:author="Author" w:date="2026-07-07T20:18:00Z" w:id="10595">
          <w:pPr>
            <w:spacing w:after="0" w:before="236" w:line="254" w:lineRule="exact"/>
            <w:jc w:val="left"/>
          </w:pPr>
        </w:pPrChange>
      </w:pPr>
      <w:bookmarkStart w:id="10596" w:name="_Ref215486752"/>
      <w:del w16du:dateUtc="2026-07-07T18:18:00Z" w:author="Author" w:date="2026-07-07T20:18:00Z" w:id="10597">
        <w:r>
          <w:rPr>
            <w:color w:val="000000"/>
          </w:rPr>
          <w:delText>(c)</w:delText>
        </w:r>
        <w:r>
          <w:rPr>
            <w:color w:val="000000"/>
            <w:spacing w:val="421"/>
          </w:rPr>
          <w:delText xml:space="preserve"> </w:delText>
        </w:r>
      </w:del>
      <w:r w:rsidR="00A96A35" w:rsidRPr="0027638C">
        <w:rPr>
          <w:sz w:val="24"/>
          <w:u w:val="single"/>
          <w:rPrChange w16du:dateUtc="2026-07-07T18:18:00Z" w:author="Author" w:date="2026-07-07T20:18:00Z" w:id="10598">
            <w:rPr>
              <w:rFonts w:ascii="Times New Roman"/>
              <w:color w:val="000000"/>
              <w:u w:val="single"/>
            </w:rPr>
          </w:rPrChange>
        </w:rPr>
        <w:t>Dolor</w:t>
      </w:r>
      <w:r w:rsidR="00A96A35" w:rsidRPr="0027638C">
        <w:rPr>
          <w:sz w:val="24"/>
          <w:u w:val="single"/>
          <w:rPrChange w16du:dateUtc="2026-07-07T18:18:00Z" w:author="Author" w:date="2026-07-07T20:18:00Z" w:id="10599">
            <w:rPr>
              <w:rFonts w:ascii="Times New Roman"/>
              <w:color w:val="000000"/>
              <w:spacing w:val="16"/>
              <w:u w:val="single"/>
            </w:rPr>
          </w:rPrChange>
        </w:rPr>
        <w:t xml:space="preserve"> </w:t>
      </w:r>
      <w:r w:rsidR="00A96A35" w:rsidRPr="0027638C">
        <w:rPr>
          <w:sz w:val="24"/>
          <w:u w:val="single"/>
          <w:rPrChange w16du:dateUtc="2026-07-07T18:18:00Z" w:author="Author" w:date="2026-07-07T20:18:00Z" w:id="10600">
            <w:rPr>
              <w:rFonts w:ascii="Times New Roman"/>
              <w:color w:val="000000"/>
              <w:u w:val="single"/>
            </w:rPr>
          </w:rPrChange>
        </w:rPr>
        <w:t>sit</w:t>
      </w:r>
      <w:r w:rsidR="00A96A35" w:rsidRPr="0027638C">
        <w:rPr>
          <w:sz w:val="24"/>
          <w:u w:val="single"/>
          <w:rPrChange w16du:dateUtc="2026-07-07T18:18:00Z" w:author="Author" w:date="2026-07-07T20:18:00Z" w:id="10601">
            <w:rPr>
              <w:rFonts w:ascii="Times New Roman"/>
              <w:color w:val="000000"/>
              <w:spacing w:val="16"/>
              <w:u w:val="single"/>
            </w:rPr>
          </w:rPrChange>
        </w:rPr>
        <w:t xml:space="preserve"> </w:t>
      </w:r>
      <w:r w:rsidR="00A96A35" w:rsidRPr="0027638C">
        <w:rPr>
          <w:sz w:val="24"/>
          <w:u w:val="single"/>
          <w:rPrChange w16du:dateUtc="2026-07-07T18:18:00Z" w:author="Author" w:date="2026-07-07T20:18:00Z" w:id="10602">
            <w:rPr>
              <w:rFonts w:ascii="Times New Roman"/>
              <w:color w:val="000000"/>
              <w:u w:val="single"/>
            </w:rPr>
          </w:rPrChange>
        </w:rPr>
        <w:t>Amet</w:t>
      </w:r>
      <w:r w:rsidR="00A96A35" w:rsidRPr="0027638C">
        <w:rPr>
          <w:sz w:val="24"/>
          <w:rPrChange w16du:dateUtc="2026-07-07T18:18:00Z" w:author="Author" w:date="2026-07-07T20:18:00Z" w:id="10603">
            <w:rPr>
              <w:rFonts w:ascii="Times New Roman"/>
              <w:color w:val="000000"/>
            </w:rPr>
          </w:rPrChange>
        </w:rPr>
        <w:t>.</w:t>
      </w:r>
      <w:r w:rsidR="00A96A35" w:rsidRPr="0027638C">
        <w:rPr>
          <w:sz w:val="24"/>
          <w:rPrChange w16du:dateUtc="2026-07-07T18:18:00Z" w:author="Author" w:date="2026-07-07T20:18:00Z" w:id="10604">
            <w:rPr>
              <w:rFonts w:ascii="Times New Roman"/>
              <w:color w:val="000000"/>
              <w:spacing w:val="16"/>
            </w:rPr>
          </w:rPrChange>
        </w:rPr>
        <w:t xml:space="preserve"> </w:t>
      </w:r>
      <w:r w:rsidR="00A96A35" w:rsidRPr="0027638C">
        <w:rPr>
          <w:sz w:val="24"/>
          <w:rPrChange w16du:dateUtc="2026-07-07T18:18:00Z" w:author="Author" w:date="2026-07-07T20:18:00Z" w:id="10605">
            <w:rPr>
              <w:rFonts w:ascii="Times New Roman"/>
              <w:color w:val="000000"/>
            </w:rPr>
          </w:rPrChange>
        </w:rPr>
        <w:t>Consectetur</w:t>
      </w:r>
      <w:r w:rsidR="00A96A35" w:rsidRPr="0027638C">
        <w:rPr>
          <w:sz w:val="24"/>
          <w:rPrChange w16du:dateUtc="2026-07-07T18:18:00Z" w:author="Author" w:date="2026-07-07T20:18:00Z" w:id="10606">
            <w:rPr>
              <w:rFonts w:ascii="Times New Roman"/>
              <w:color w:val="000000"/>
              <w:spacing w:val="16"/>
            </w:rPr>
          </w:rPrChange>
        </w:rPr>
        <w:t xml:space="preserve"> </w:t>
      </w:r>
      <w:r w:rsidR="00A96A35" w:rsidRPr="0027638C">
        <w:rPr>
          <w:sz w:val="24"/>
          <w:rPrChange w16du:dateUtc="2026-07-07T18:18:00Z" w:author="Author" w:date="2026-07-07T20:18:00Z" w:id="10607">
            <w:rPr>
              <w:rFonts w:ascii="Times New Roman"/>
              <w:color w:val="000000"/>
            </w:rPr>
          </w:rPrChange>
        </w:rPr>
        <w:t>Adipiscing</w:t>
      </w:r>
      <w:r w:rsidR="00A96A35" w:rsidRPr="0027638C">
        <w:rPr>
          <w:sz w:val="24"/>
          <w:rPrChange w16du:dateUtc="2026-07-07T18:18:00Z" w:author="Author" w:date="2026-07-07T20:18:00Z" w:id="10608">
            <w:rPr>
              <w:rFonts w:ascii="Times New Roman"/>
              <w:color w:val="000000"/>
              <w:spacing w:val="16"/>
            </w:rPr>
          </w:rPrChange>
        </w:rPr>
        <w:t xml:space="preserve"> </w:t>
      </w:r>
      <w:r w:rsidR="00A96A35" w:rsidRPr="0027638C">
        <w:rPr>
          <w:sz w:val="24"/>
          <w:rPrChange w16du:dateUtc="2026-07-07T18:18:00Z" w:author="Author" w:date="2026-07-07T20:18:00Z" w:id="10609">
            <w:rPr>
              <w:rFonts w:ascii="Times New Roman"/>
              <w:color w:val="000000"/>
            </w:rPr>
          </w:rPrChange>
        </w:rPr>
        <w:t>9(elit),</w:t>
      </w:r>
      <w:r w:rsidR="00A96A35" w:rsidRPr="0027638C">
        <w:rPr>
          <w:sz w:val="24"/>
          <w:rPrChange w16du:dateUtc="2026-07-07T18:18:00Z" w:author="Author" w:date="2026-07-07T20:18:00Z" w:id="10610">
            <w:rPr>
              <w:rFonts w:ascii="Times New Roman"/>
              <w:color w:val="000000"/>
              <w:spacing w:val="16"/>
            </w:rPr>
          </w:rPrChange>
        </w:rPr>
        <w:t xml:space="preserve"> </w:t>
      </w:r>
      <w:r w:rsidR="00A96A35" w:rsidRPr="0027638C">
        <w:rPr>
          <w:sz w:val="24"/>
          <w:rPrChange w16du:dateUtc="2026-07-07T18:18:00Z" w:author="Author" w:date="2026-07-07T20:18:00Z" w:id="10611">
            <w:rPr>
              <w:rFonts w:ascii="Times New Roman"/>
              <w:color w:val="000000"/>
            </w:rPr>
          </w:rPrChange>
        </w:rPr>
        <w:t>sed</w:t>
      </w:r>
      <w:r w:rsidR="00A96A35" w:rsidRPr="0027638C">
        <w:rPr>
          <w:sz w:val="24"/>
          <w:rPrChange w16du:dateUtc="2026-07-07T18:18:00Z" w:author="Author" w:date="2026-07-07T20:18:00Z" w:id="10612">
            <w:rPr>
              <w:rFonts w:ascii="Times New Roman"/>
              <w:color w:val="000000"/>
              <w:spacing w:val="16"/>
            </w:rPr>
          </w:rPrChange>
        </w:rPr>
        <w:t xml:space="preserve"> </w:t>
      </w:r>
      <w:r w:rsidR="00A96A35" w:rsidRPr="0027638C">
        <w:rPr>
          <w:sz w:val="24"/>
          <w:rPrChange w16du:dateUtc="2026-07-07T18:18:00Z" w:author="Author" w:date="2026-07-07T20:18:00Z" w:id="10613">
            <w:rPr>
              <w:rFonts w:ascii="Times New Roman"/>
              <w:color w:val="000000"/>
            </w:rPr>
          </w:rPrChange>
        </w:rPr>
        <w:t>Do</w:t>
      </w:r>
      <w:r w:rsidR="00A96A35" w:rsidRPr="0027638C">
        <w:rPr>
          <w:sz w:val="24"/>
          <w:rPrChange w16du:dateUtc="2026-07-07T18:18:00Z" w:author="Author" w:date="2026-07-07T20:18:00Z" w:id="10614">
            <w:rPr>
              <w:rFonts w:ascii="Times New Roman"/>
              <w:color w:val="000000"/>
              <w:spacing w:val="16"/>
            </w:rPr>
          </w:rPrChange>
        </w:rPr>
        <w:t xml:space="preserve"> </w:t>
      </w:r>
      <w:r w:rsidR="00A96A35" w:rsidRPr="0027638C">
        <w:rPr>
          <w:sz w:val="24"/>
          <w:rPrChange w16du:dateUtc="2026-07-07T18:18:00Z" w:author="Author" w:date="2026-07-07T20:18:00Z" w:id="10615">
            <w:rPr>
              <w:rFonts w:ascii="Times New Roman"/>
              <w:color w:val="000000"/>
            </w:rPr>
          </w:rPrChange>
        </w:rPr>
        <w:t>eiusmod</w:t>
      </w:r>
      <w:r w:rsidR="00A96A35" w:rsidRPr="0027638C">
        <w:rPr>
          <w:sz w:val="24"/>
          <w:rPrChange w16du:dateUtc="2026-07-07T18:18:00Z" w:author="Author" w:date="2026-07-07T20:18:00Z" w:id="10616">
            <w:rPr>
              <w:rFonts w:ascii="Times New Roman"/>
              <w:color w:val="000000"/>
              <w:spacing w:val="16"/>
            </w:rPr>
          </w:rPrChange>
        </w:rPr>
        <w:t xml:space="preserve"> </w:t>
      </w:r>
      <w:r w:rsidR="00A96A35" w:rsidRPr="0027638C">
        <w:rPr>
          <w:sz w:val="24"/>
          <w:rPrChange w16du:dateUtc="2026-07-07T18:18:00Z" w:author="Author" w:date="2026-07-07T20:18:00Z" w:id="10617">
            <w:rPr>
              <w:rFonts w:ascii="Times New Roman" w:hAnsi="Times New Roman"/>
              <w:color w:val="000000"/>
            </w:rPr>
          </w:rPrChange>
        </w:rPr>
        <w:t>tempor</w:t>
      </w:r>
      <w:del w16du:dateUtc="2026-07-07T18:18:00Z" w:author="Author" w:date="2026-07-07T20:18:00Z" w:id="10618">
        <w:r>
          <w:rPr>
            <w:color w:val="000000"/>
          </w:rPr>
          <w:cr/>
        </w:r>
      </w:del>
      <w:r w:rsidR="00A96A35" w:rsidRPr="0027638C">
        <w:rPr>
          <w:sz w:val="24"/>
          <w:rPrChange w16du:dateUtc="2026-07-07T18:18:00Z" w:author="Author" w:date="2026-07-07T20:18:00Z" w:id="10619">
            <w:rPr>
              <w:rFonts w:ascii="Times New Roman"/>
              <w:color w:val="000000"/>
              <w:spacing w:val="665"/>
            </w:rPr>
          </w:rPrChange>
        </w:rPr>
        <w:t xml:space="preserve"> </w:t>
      </w:r>
      <w:r w:rsidR="00A96A35" w:rsidRPr="0027638C">
        <w:rPr>
          <w:sz w:val="24"/>
          <w:rPrChange w16du:dateUtc="2026-07-07T18:18:00Z" w:author="Author" w:date="2026-07-07T20:18:00Z" w:id="10620">
            <w:rPr>
              <w:rFonts w:ascii="Times New Roman" w:hAnsi="Times New Roman"/>
              <w:color w:val="000000"/>
            </w:rPr>
          </w:rPrChange>
        </w:rPr>
        <w:t>Incididunt’ut</w:t>
      </w:r>
      <w:r w:rsidR="00A96A35" w:rsidRPr="0027638C">
        <w:rPr>
          <w:sz w:val="24"/>
          <w:rPrChange w16du:dateUtc="2026-07-07T18:18:00Z" w:author="Author" w:date="2026-07-07T20:18:00Z" w:id="10621">
            <w:rPr>
              <w:rFonts w:ascii="Times New Roman"/>
              <w:color w:val="000000"/>
              <w:spacing w:val="12"/>
            </w:rPr>
          </w:rPrChange>
        </w:rPr>
        <w:t xml:space="preserve"> </w:t>
      </w:r>
      <w:r w:rsidR="00A96A35" w:rsidRPr="0027638C">
        <w:rPr>
          <w:sz w:val="24"/>
          <w:rPrChange w16du:dateUtc="2026-07-07T18:18:00Z" w:author="Author" w:date="2026-07-07T20:18:00Z" w:id="10622">
            <w:rPr>
              <w:rFonts w:ascii="Times New Roman"/>
              <w:color w:val="000000"/>
            </w:rPr>
          </w:rPrChange>
        </w:rPr>
        <w:t>Labore</w:t>
      </w:r>
      <w:r w:rsidR="00A96A35" w:rsidRPr="0027638C">
        <w:rPr>
          <w:sz w:val="24"/>
          <w:rPrChange w16du:dateUtc="2026-07-07T18:18:00Z" w:author="Author" w:date="2026-07-07T20:18:00Z" w:id="10623">
            <w:rPr>
              <w:rFonts w:ascii="Times New Roman"/>
              <w:color w:val="000000"/>
              <w:spacing w:val="12"/>
            </w:rPr>
          </w:rPrChange>
        </w:rPr>
        <w:t xml:space="preserve"> </w:t>
      </w:r>
      <w:r w:rsidR="00A96A35" w:rsidRPr="0027638C">
        <w:rPr>
          <w:sz w:val="24"/>
          <w:rPrChange w16du:dateUtc="2026-07-07T18:18:00Z" w:author="Author" w:date="2026-07-07T20:18:00Z" w:id="10624">
            <w:rPr>
              <w:rFonts w:ascii="Times New Roman"/>
              <w:color w:val="000000"/>
            </w:rPr>
          </w:rPrChange>
        </w:rPr>
        <w:t>Et:</w:t>
      </w:r>
      <w:r w:rsidR="00A96A35" w:rsidRPr="0027638C">
        <w:rPr>
          <w:sz w:val="24"/>
          <w:rPrChange w16du:dateUtc="2026-07-07T18:18:00Z" w:author="Author" w:date="2026-07-07T20:18:00Z" w:id="10625">
            <w:rPr>
              <w:rFonts w:ascii="Times New Roman"/>
              <w:color w:val="000000"/>
              <w:spacing w:val="12"/>
            </w:rPr>
          </w:rPrChange>
        </w:rPr>
        <w:t xml:space="preserve"> </w:t>
      </w:r>
      <w:r w:rsidR="00A96A35" w:rsidRPr="0027638C">
        <w:rPr>
          <w:sz w:val="24"/>
          <w:rPrChange w16du:dateUtc="2026-07-07T18:18:00Z" w:author="Author" w:date="2026-07-07T20:18:00Z" w:id="10626">
            <w:rPr>
              <w:rFonts w:ascii="Times New Roman"/>
              <w:color w:val="000000"/>
            </w:rPr>
          </w:rPrChange>
        </w:rPr>
        <w:t>(dolore)</w:t>
      </w:r>
      <w:r w:rsidR="00A96A35" w:rsidRPr="0027638C">
        <w:rPr>
          <w:sz w:val="24"/>
          <w:rPrChange w16du:dateUtc="2026-07-07T18:18:00Z" w:author="Author" w:date="2026-07-07T20:18:00Z" w:id="10627">
            <w:rPr>
              <w:rFonts w:ascii="Times New Roman"/>
              <w:color w:val="000000"/>
              <w:spacing w:val="12"/>
            </w:rPr>
          </w:rPrChange>
        </w:rPr>
        <w:t xml:space="preserve"> </w:t>
      </w:r>
      <w:r w:rsidR="00A96A35" w:rsidRPr="0027638C">
        <w:rPr>
          <w:sz w:val="24"/>
          <w:rPrChange w16du:dateUtc="2026-07-07T18:18:00Z" w:author="Author" w:date="2026-07-07T20:18:00Z" w:id="10628">
            <w:rPr>
              <w:rFonts w:ascii="Times New Roman"/>
              <w:color w:val="000000"/>
            </w:rPr>
          </w:rPrChange>
        </w:rPr>
        <w:t>magna</w:t>
      </w:r>
      <w:r w:rsidR="00A96A35" w:rsidRPr="0027638C">
        <w:rPr>
          <w:sz w:val="24"/>
          <w:rPrChange w16du:dateUtc="2026-07-07T18:18:00Z" w:author="Author" w:date="2026-07-07T20:18:00Z" w:id="10629">
            <w:rPr>
              <w:rFonts w:ascii="Times New Roman"/>
              <w:color w:val="000000"/>
              <w:spacing w:val="13"/>
            </w:rPr>
          </w:rPrChange>
        </w:rPr>
        <w:t xml:space="preserve"> </w:t>
      </w:r>
      <w:r w:rsidR="00A96A35" w:rsidRPr="0027638C">
        <w:rPr>
          <w:sz w:val="24"/>
          <w:rPrChange w16du:dateUtc="2026-07-07T18:18:00Z" w:author="Author" w:date="2026-07-07T20:18:00Z" w:id="10630">
            <w:rPr>
              <w:rFonts w:ascii="Times New Roman"/>
              <w:color w:val="000000"/>
            </w:rPr>
          </w:rPrChange>
        </w:rPr>
        <w:t>aliqua</w:t>
      </w:r>
      <w:r w:rsidR="00A96A35" w:rsidRPr="0027638C">
        <w:rPr>
          <w:sz w:val="24"/>
          <w:rPrChange w16du:dateUtc="2026-07-07T18:18:00Z" w:author="Author" w:date="2026-07-07T20:18:00Z" w:id="10631">
            <w:rPr>
              <w:rFonts w:ascii="Times New Roman"/>
              <w:color w:val="000000"/>
              <w:spacing w:val="13"/>
            </w:rPr>
          </w:rPrChange>
        </w:rPr>
        <w:t xml:space="preserve"> </w:t>
      </w:r>
      <w:r w:rsidR="00A96A35" w:rsidRPr="0027638C">
        <w:rPr>
          <w:sz w:val="24"/>
          <w:rPrChange w16du:dateUtc="2026-07-07T18:18:00Z" w:author="Author" w:date="2026-07-07T20:18:00Z" w:id="10632">
            <w:rPr>
              <w:rFonts w:ascii="Times New Roman"/>
              <w:color w:val="000000"/>
            </w:rPr>
          </w:rPrChange>
        </w:rPr>
        <w:t>lorem</w:t>
      </w:r>
      <w:r w:rsidR="00A96A35" w:rsidRPr="0027638C">
        <w:rPr>
          <w:sz w:val="24"/>
          <w:rPrChange w16du:dateUtc="2026-07-07T18:18:00Z" w:author="Author" w:date="2026-07-07T20:18:00Z" w:id="10633">
            <w:rPr>
              <w:rFonts w:ascii="Times New Roman"/>
              <w:color w:val="000000"/>
              <w:spacing w:val="12"/>
            </w:rPr>
          </w:rPrChange>
        </w:rPr>
        <w:t xml:space="preserve"> </w:t>
      </w:r>
      <w:r w:rsidR="00A96A35" w:rsidRPr="0027638C">
        <w:rPr>
          <w:sz w:val="24"/>
          <w:rPrChange w16du:dateUtc="2026-07-07T18:18:00Z" w:author="Author" w:date="2026-07-07T20:18:00Z" w:id="10634">
            <w:rPr>
              <w:rFonts w:ascii="Times New Roman"/>
              <w:color w:val="000000"/>
            </w:rPr>
          </w:rPrChange>
        </w:rPr>
        <w:t>ipsum</w:t>
      </w:r>
      <w:r w:rsidR="00A96A35" w:rsidRPr="0027638C">
        <w:rPr>
          <w:sz w:val="24"/>
          <w:rPrChange w16du:dateUtc="2026-07-07T18:18:00Z" w:author="Author" w:date="2026-07-07T20:18:00Z" w:id="10635">
            <w:rPr>
              <w:rFonts w:ascii="Times New Roman"/>
              <w:color w:val="000000"/>
              <w:spacing w:val="12"/>
            </w:rPr>
          </w:rPrChange>
        </w:rPr>
        <w:t xml:space="preserve"> </w:t>
      </w:r>
      <w:r w:rsidR="00A96A35" w:rsidRPr="0027638C">
        <w:rPr>
          <w:sz w:val="24"/>
          <w:rPrChange w16du:dateUtc="2026-07-07T18:18:00Z" w:author="Author" w:date="2026-07-07T20:18:00Z" w:id="10636">
            <w:rPr>
              <w:rFonts w:ascii="Times New Roman"/>
              <w:color w:val="000000"/>
            </w:rPr>
          </w:rPrChange>
        </w:rPr>
        <w:t>dolor</w:t>
      </w:r>
      <w:r w:rsidR="00A96A35" w:rsidRPr="0027638C">
        <w:rPr>
          <w:sz w:val="24"/>
          <w:rPrChange w16du:dateUtc="2026-07-07T18:18:00Z" w:author="Author" w:date="2026-07-07T20:18:00Z" w:id="10637">
            <w:rPr>
              <w:rFonts w:ascii="Times New Roman"/>
              <w:color w:val="000000"/>
              <w:spacing w:val="13"/>
            </w:rPr>
          </w:rPrChange>
        </w:rPr>
        <w:t xml:space="preserve"> </w:t>
      </w:r>
      <w:r w:rsidR="00A96A35" w:rsidRPr="0027638C">
        <w:rPr>
          <w:sz w:val="24"/>
          <w:rPrChange w16du:dateUtc="2026-07-07T18:18:00Z" w:author="Author" w:date="2026-07-07T20:18:00Z" w:id="10638">
            <w:rPr>
              <w:rFonts w:ascii="Times New Roman"/>
              <w:color w:val="000000"/>
            </w:rPr>
          </w:rPrChange>
        </w:rPr>
        <w:t>sit</w:t>
      </w:r>
      <w:r w:rsidR="00A96A35" w:rsidRPr="0027638C">
        <w:rPr>
          <w:sz w:val="24"/>
          <w:rPrChange w16du:dateUtc="2026-07-07T18:18:00Z" w:author="Author" w:date="2026-07-07T20:18:00Z" w:id="10639">
            <w:rPr>
              <w:rFonts w:ascii="Times New Roman"/>
              <w:color w:val="000000"/>
              <w:spacing w:val="13"/>
            </w:rPr>
          </w:rPrChange>
        </w:rPr>
        <w:t xml:space="preserve"> </w:t>
      </w:r>
      <w:r w:rsidR="00A96A35" w:rsidRPr="0027638C">
        <w:rPr>
          <w:sz w:val="24"/>
          <w:rPrChange w16du:dateUtc="2026-07-07T18:18:00Z" w:author="Author" w:date="2026-07-07T20:18:00Z" w:id="10640">
            <w:rPr>
              <w:rFonts w:ascii="Times New Roman"/>
              <w:color w:val="000000"/>
            </w:rPr>
          </w:rPrChange>
        </w:rPr>
        <w:t>amet</w:t>
      </w:r>
      <w:r w:rsidR="00A96A35" w:rsidRPr="0027638C">
        <w:rPr>
          <w:sz w:val="24"/>
          <w:rPrChange w16du:dateUtc="2026-07-07T18:18:00Z" w:author="Author" w:date="2026-07-07T20:18:00Z" w:id="10641">
            <w:rPr>
              <w:rFonts w:ascii="Times New Roman"/>
              <w:color w:val="000000"/>
              <w:spacing w:val="12"/>
            </w:rPr>
          </w:rPrChange>
        </w:rPr>
        <w:t xml:space="preserve"> </w:t>
      </w:r>
      <w:r w:rsidR="00A96A35" w:rsidRPr="0027638C">
        <w:rPr>
          <w:sz w:val="24"/>
          <w:rPrChange w16du:dateUtc="2026-07-07T18:18:00Z" w:author="Author" w:date="2026-07-07T20:18:00Z" w:id="10642">
            <w:rPr>
              <w:rFonts w:ascii="Times New Roman"/>
              <w:color w:val="000000"/>
            </w:rPr>
          </w:rPrChange>
        </w:rPr>
        <w:t>consectetur</w:t>
      </w:r>
      <w:r w:rsidR="00A96A35" w:rsidRPr="0027638C">
        <w:rPr>
          <w:sz w:val="24"/>
          <w:rPrChange w16du:dateUtc="2026-07-07T18:18:00Z" w:author="Author" w:date="2026-07-07T20:18:00Z" w:id="10643">
            <w:rPr>
              <w:rFonts w:ascii="Times New Roman"/>
              <w:color w:val="000000"/>
              <w:spacing w:val="13"/>
            </w:rPr>
          </w:rPrChange>
        </w:rPr>
        <w:t xml:space="preserve"> </w:t>
      </w:r>
      <w:r w:rsidR="00A96A35" w:rsidRPr="0027638C">
        <w:rPr>
          <w:sz w:val="24"/>
          <w:rPrChange w16du:dateUtc="2026-07-07T18:18:00Z" w:author="Author" w:date="2026-07-07T20:18:00Z" w:id="10644">
            <w:rPr>
              <w:rFonts w:ascii="Times New Roman" w:hAnsi="Times New Roman"/>
              <w:color w:val="000000"/>
            </w:rPr>
          </w:rPrChange>
        </w:rPr>
        <w:t>adipiscing</w:t>
      </w:r>
      <w:del w16du:dateUtc="2026-07-07T18:18:00Z" w:author="Author" w:date="2026-07-07T20:18:00Z" w:id="10645">
        <w:r>
          <w:rPr>
            <w:color w:val="000000"/>
          </w:rPr>
          <w:cr/>
        </w:r>
      </w:del>
      <w:r w:rsidR="00A96A35" w:rsidRPr="0027638C">
        <w:rPr>
          <w:sz w:val="24"/>
          <w:rPrChange w16du:dateUtc="2026-07-07T18:18:00Z" w:author="Author" w:date="2026-07-07T20:18:00Z" w:id="10646">
            <w:rPr>
              <w:rFonts w:ascii="Times New Roman"/>
              <w:color w:val="000000"/>
              <w:spacing w:val="665"/>
            </w:rPr>
          </w:rPrChange>
        </w:rPr>
        <w:t xml:space="preserve"> </w:t>
      </w:r>
      <w:r w:rsidR="00A96A35" w:rsidRPr="0027638C">
        <w:rPr>
          <w:sz w:val="24"/>
          <w:rPrChange w16du:dateUtc="2026-07-07T18:18:00Z" w:author="Author" w:date="2026-07-07T20:18:00Z" w:id="10647">
            <w:rPr>
              <w:rFonts w:ascii="Times New Roman"/>
              <w:color w:val="000000"/>
            </w:rPr>
          </w:rPrChange>
        </w:rPr>
        <w:t>Elit</w:t>
      </w:r>
      <w:r w:rsidR="00A96A35" w:rsidRPr="0027638C">
        <w:rPr>
          <w:sz w:val="24"/>
          <w:rPrChange w16du:dateUtc="2026-07-07T18:18:00Z" w:author="Author" w:date="2026-07-07T20:18:00Z" w:id="10648">
            <w:rPr>
              <w:rFonts w:ascii="Times New Roman"/>
              <w:color w:val="000000"/>
              <w:spacing w:val="38"/>
            </w:rPr>
          </w:rPrChange>
        </w:rPr>
        <w:t xml:space="preserve"> </w:t>
      </w:r>
      <w:r w:rsidR="00A96A35" w:rsidRPr="0027638C">
        <w:rPr>
          <w:sz w:val="24"/>
          <w:rPrChange w16du:dateUtc="2026-07-07T18:18:00Z" w:author="Author" w:date="2026-07-07T20:18:00Z" w:id="10649">
            <w:rPr>
              <w:rFonts w:ascii="Times New Roman"/>
              <w:color w:val="000000"/>
            </w:rPr>
          </w:rPrChange>
        </w:rPr>
        <w:t>Sed</w:t>
      </w:r>
      <w:r w:rsidR="00A96A35" w:rsidRPr="0027638C">
        <w:rPr>
          <w:sz w:val="24"/>
          <w:rPrChange w16du:dateUtc="2026-07-07T18:18:00Z" w:author="Author" w:date="2026-07-07T20:18:00Z" w:id="10650">
            <w:rPr>
              <w:rFonts w:ascii="Times New Roman"/>
              <w:color w:val="000000"/>
              <w:spacing w:val="38"/>
            </w:rPr>
          </w:rPrChange>
        </w:rPr>
        <w:t xml:space="preserve"> </w:t>
      </w:r>
      <w:r w:rsidR="00A96A35" w:rsidRPr="0027638C">
        <w:rPr>
          <w:sz w:val="24"/>
          <w:rPrChange w16du:dateUtc="2026-07-07T18:18:00Z" w:author="Author" w:date="2026-07-07T20:18:00Z" w:id="10651">
            <w:rPr>
              <w:rFonts w:ascii="Times New Roman"/>
              <w:color w:val="000000"/>
            </w:rPr>
          </w:rPrChange>
        </w:rPr>
        <w:t>do</w:t>
      </w:r>
      <w:r w:rsidR="00A96A35" w:rsidRPr="0027638C">
        <w:rPr>
          <w:sz w:val="24"/>
          <w:rPrChange w16du:dateUtc="2026-07-07T18:18:00Z" w:author="Author" w:date="2026-07-07T20:18:00Z" w:id="10652">
            <w:rPr>
              <w:rFonts w:ascii="Times New Roman"/>
              <w:color w:val="000000"/>
              <w:spacing w:val="38"/>
            </w:rPr>
          </w:rPrChange>
        </w:rPr>
        <w:t xml:space="preserve"> </w:t>
      </w:r>
      <w:r w:rsidR="00A96A35" w:rsidRPr="0027638C">
        <w:rPr>
          <w:sz w:val="24"/>
          <w:rPrChange w16du:dateUtc="2026-07-07T18:18:00Z" w:author="Author" w:date="2026-07-07T20:18:00Z" w:id="10653">
            <w:rPr>
              <w:rFonts w:ascii="Times New Roman"/>
              <w:color w:val="000000"/>
            </w:rPr>
          </w:rPrChange>
        </w:rPr>
        <w:t>eiusmod</w:t>
      </w:r>
      <w:r w:rsidR="00A96A35" w:rsidRPr="0027638C">
        <w:rPr>
          <w:sz w:val="24"/>
          <w:rPrChange w16du:dateUtc="2026-07-07T18:18:00Z" w:author="Author" w:date="2026-07-07T20:18:00Z" w:id="10654">
            <w:rPr>
              <w:rFonts w:ascii="Times New Roman"/>
              <w:color w:val="000000"/>
              <w:spacing w:val="38"/>
            </w:rPr>
          </w:rPrChange>
        </w:rPr>
        <w:t xml:space="preserve"> </w:t>
      </w:r>
      <w:r w:rsidR="00A96A35" w:rsidRPr="0027638C">
        <w:rPr>
          <w:sz w:val="24"/>
          <w:rPrChange w16du:dateUtc="2026-07-07T18:18:00Z" w:author="Author" w:date="2026-07-07T20:18:00Z" w:id="10655">
            <w:rPr>
              <w:rFonts w:ascii="Times New Roman"/>
              <w:color w:val="000000"/>
            </w:rPr>
          </w:rPrChange>
        </w:rPr>
        <w:t>tempor</w:t>
      </w:r>
      <w:r w:rsidR="00A96A35" w:rsidRPr="0027638C">
        <w:rPr>
          <w:sz w:val="24"/>
          <w:rPrChange w16du:dateUtc="2026-07-07T18:18:00Z" w:author="Author" w:date="2026-07-07T20:18:00Z" w:id="10656">
            <w:rPr>
              <w:rFonts w:ascii="Times New Roman"/>
              <w:color w:val="000000"/>
              <w:spacing w:val="38"/>
            </w:rPr>
          </w:rPrChange>
        </w:rPr>
        <w:t xml:space="preserve"> </w:t>
      </w:r>
      <w:r w:rsidR="00A96A35" w:rsidRPr="0027638C">
        <w:rPr>
          <w:sz w:val="24"/>
          <w:rPrChange w16du:dateUtc="2026-07-07T18:18:00Z" w:author="Author" w:date="2026-07-07T20:18:00Z" w:id="10657">
            <w:rPr>
              <w:rFonts w:ascii="Times New Roman"/>
              <w:color w:val="000000"/>
            </w:rPr>
          </w:rPrChange>
        </w:rPr>
        <w:t>incididunt</w:t>
      </w:r>
      <w:r w:rsidR="00A96A35" w:rsidRPr="0027638C">
        <w:rPr>
          <w:sz w:val="24"/>
          <w:rPrChange w16du:dateUtc="2026-07-07T18:18:00Z" w:author="Author" w:date="2026-07-07T20:18:00Z" w:id="10658">
            <w:rPr>
              <w:rFonts w:ascii="Times New Roman"/>
              <w:color w:val="000000"/>
              <w:spacing w:val="38"/>
            </w:rPr>
          </w:rPrChange>
        </w:rPr>
        <w:t xml:space="preserve"> </w:t>
      </w:r>
      <w:r w:rsidR="00A96A35" w:rsidRPr="0027638C">
        <w:rPr>
          <w:sz w:val="24"/>
          <w:rPrChange w16du:dateUtc="2026-07-07T18:18:00Z" w:author="Author" w:date="2026-07-07T20:18:00Z" w:id="10659">
            <w:rPr>
              <w:rFonts w:ascii="Times New Roman"/>
              <w:color w:val="000000"/>
            </w:rPr>
          </w:rPrChange>
        </w:rPr>
        <w:t>ut</w:t>
      </w:r>
      <w:r w:rsidR="00A96A35" w:rsidRPr="0027638C">
        <w:rPr>
          <w:sz w:val="24"/>
          <w:rPrChange w16du:dateUtc="2026-07-07T18:18:00Z" w:author="Author" w:date="2026-07-07T20:18:00Z" w:id="10660">
            <w:rPr>
              <w:rFonts w:ascii="Times New Roman"/>
              <w:color w:val="000000"/>
              <w:spacing w:val="38"/>
            </w:rPr>
          </w:rPrChange>
        </w:rPr>
        <w:t xml:space="preserve"> </w:t>
      </w:r>
      <w:r w:rsidR="00A96A35" w:rsidRPr="0027638C">
        <w:rPr>
          <w:sz w:val="24"/>
          <w:rPrChange w16du:dateUtc="2026-07-07T18:18:00Z" w:author="Author" w:date="2026-07-07T20:18:00Z" w:id="10661">
            <w:rPr>
              <w:rFonts w:ascii="Times New Roman"/>
              <w:color w:val="000000"/>
            </w:rPr>
          </w:rPrChange>
        </w:rPr>
        <w:t>labore</w:t>
      </w:r>
      <w:r w:rsidR="00A96A35" w:rsidRPr="0027638C">
        <w:rPr>
          <w:sz w:val="24"/>
          <w:rPrChange w16du:dateUtc="2026-07-07T18:18:00Z" w:author="Author" w:date="2026-07-07T20:18:00Z" w:id="10662">
            <w:rPr>
              <w:rFonts w:ascii="Times New Roman"/>
              <w:color w:val="000000"/>
              <w:spacing w:val="38"/>
            </w:rPr>
          </w:rPrChange>
        </w:rPr>
        <w:t xml:space="preserve"> </w:t>
      </w:r>
      <w:r w:rsidR="00A96A35" w:rsidRPr="0027638C">
        <w:rPr>
          <w:sz w:val="24"/>
          <w:rPrChange w16du:dateUtc="2026-07-07T18:18:00Z" w:author="Author" w:date="2026-07-07T20:18:00Z" w:id="10663">
            <w:rPr>
              <w:rFonts w:ascii="Times New Roman"/>
              <w:color w:val="000000"/>
            </w:rPr>
          </w:rPrChange>
        </w:rPr>
        <w:t>et</w:t>
      </w:r>
      <w:r w:rsidR="00A96A35" w:rsidRPr="0027638C">
        <w:rPr>
          <w:sz w:val="24"/>
          <w:rPrChange w16du:dateUtc="2026-07-07T18:18:00Z" w:author="Author" w:date="2026-07-07T20:18:00Z" w:id="10664">
            <w:rPr>
              <w:rFonts w:ascii="Times New Roman"/>
              <w:color w:val="000000"/>
              <w:spacing w:val="38"/>
            </w:rPr>
          </w:rPrChange>
        </w:rPr>
        <w:t xml:space="preserve"> </w:t>
      </w:r>
      <w:r w:rsidR="00A96A35" w:rsidRPr="0027638C">
        <w:rPr>
          <w:sz w:val="24"/>
          <w:rPrChange w16du:dateUtc="2026-07-07T18:18:00Z" w:author="Author" w:date="2026-07-07T20:18:00Z" w:id="10665">
            <w:rPr>
              <w:rFonts w:ascii="Times New Roman"/>
              <w:color w:val="000000"/>
            </w:rPr>
          </w:rPrChange>
        </w:rPr>
        <w:t>dolore</w:t>
      </w:r>
      <w:r w:rsidR="00A96A35" w:rsidRPr="0027638C">
        <w:rPr>
          <w:sz w:val="24"/>
          <w:rPrChange w16du:dateUtc="2026-07-07T18:18:00Z" w:author="Author" w:date="2026-07-07T20:18:00Z" w:id="10666">
            <w:rPr>
              <w:rFonts w:ascii="Times New Roman"/>
              <w:color w:val="000000"/>
              <w:spacing w:val="38"/>
            </w:rPr>
          </w:rPrChange>
        </w:rPr>
        <w:t xml:space="preserve"> </w:t>
      </w:r>
      <w:r w:rsidR="00A96A35" w:rsidRPr="0027638C">
        <w:rPr>
          <w:sz w:val="24"/>
          <w:rPrChange w16du:dateUtc="2026-07-07T18:18:00Z" w:author="Author" w:date="2026-07-07T20:18:00Z" w:id="10667">
            <w:rPr>
              <w:rFonts w:ascii="Times New Roman"/>
              <w:color w:val="000000"/>
            </w:rPr>
          </w:rPrChange>
        </w:rPr>
        <w:t>magna</w:t>
      </w:r>
      <w:r w:rsidR="00A96A35" w:rsidRPr="0027638C">
        <w:rPr>
          <w:sz w:val="24"/>
          <w:rPrChange w16du:dateUtc="2026-07-07T18:18:00Z" w:author="Author" w:date="2026-07-07T20:18:00Z" w:id="10668">
            <w:rPr>
              <w:rFonts w:ascii="Times New Roman"/>
              <w:color w:val="000000"/>
              <w:spacing w:val="38"/>
            </w:rPr>
          </w:rPrChange>
        </w:rPr>
        <w:t xml:space="preserve"> </w:t>
      </w:r>
      <w:r w:rsidR="00A96A35" w:rsidRPr="0027638C">
        <w:rPr>
          <w:sz w:val="24"/>
          <w:rPrChange w16du:dateUtc="2026-07-07T18:18:00Z" w:author="Author" w:date="2026-07-07T20:18:00Z" w:id="10669">
            <w:rPr>
              <w:rFonts w:ascii="Times New Roman"/>
              <w:color w:val="000000"/>
            </w:rPr>
          </w:rPrChange>
        </w:rPr>
        <w:t>aliqua</w:t>
      </w:r>
      <w:r w:rsidR="00A96A35" w:rsidRPr="0027638C">
        <w:rPr>
          <w:sz w:val="24"/>
          <w:rPrChange w16du:dateUtc="2026-07-07T18:18:00Z" w:author="Author" w:date="2026-07-07T20:18:00Z" w:id="10670">
            <w:rPr>
              <w:rFonts w:ascii="Times New Roman"/>
              <w:color w:val="000000"/>
              <w:spacing w:val="38"/>
            </w:rPr>
          </w:rPrChange>
        </w:rPr>
        <w:t xml:space="preserve"> </w:t>
      </w:r>
      <w:r w:rsidR="00A96A35" w:rsidRPr="0027638C">
        <w:rPr>
          <w:sz w:val="24"/>
          <w:rPrChange w16du:dateUtc="2026-07-07T18:18:00Z" w:author="Author" w:date="2026-07-07T20:18:00Z" w:id="10671">
            <w:rPr>
              <w:rFonts w:ascii="Times New Roman"/>
              <w:color w:val="000000"/>
            </w:rPr>
          </w:rPrChange>
        </w:rPr>
        <w:t>lorem</w:t>
      </w:r>
      <w:r w:rsidR="00A96A35" w:rsidRPr="0027638C">
        <w:rPr>
          <w:sz w:val="24"/>
          <w:rPrChange w16du:dateUtc="2026-07-07T18:18:00Z" w:author="Author" w:date="2026-07-07T20:18:00Z" w:id="10672">
            <w:rPr>
              <w:rFonts w:ascii="Times New Roman"/>
              <w:color w:val="000000"/>
              <w:spacing w:val="38"/>
            </w:rPr>
          </w:rPrChange>
        </w:rPr>
        <w:t xml:space="preserve"> </w:t>
      </w:r>
      <w:r w:rsidR="00A96A35" w:rsidRPr="0027638C">
        <w:rPr>
          <w:sz w:val="24"/>
          <w:rPrChange w16du:dateUtc="2026-07-07T18:18:00Z" w:author="Author" w:date="2026-07-07T20:18:00Z" w:id="10673">
            <w:rPr>
              <w:rFonts w:ascii="Times New Roman"/>
              <w:color w:val="000000"/>
            </w:rPr>
          </w:rPrChange>
        </w:rPr>
        <w:t>ipsum</w:t>
      </w:r>
      <w:r w:rsidR="00A96A35" w:rsidRPr="0027638C">
        <w:rPr>
          <w:sz w:val="24"/>
          <w:rPrChange w16du:dateUtc="2026-07-07T18:18:00Z" w:author="Author" w:date="2026-07-07T20:18:00Z" w:id="10674">
            <w:rPr>
              <w:rFonts w:ascii="Times New Roman"/>
              <w:color w:val="000000"/>
              <w:spacing w:val="38"/>
            </w:rPr>
          </w:rPrChange>
        </w:rPr>
        <w:t xml:space="preserve"> </w:t>
      </w:r>
      <w:r w:rsidR="00A96A35" w:rsidRPr="0027638C">
        <w:rPr>
          <w:sz w:val="24"/>
          <w:rPrChange w16du:dateUtc="2026-07-07T18:18:00Z" w:author="Author" w:date="2026-07-07T20:18:00Z" w:id="10675">
            <w:rPr>
              <w:rFonts w:ascii="Times New Roman" w:hAnsi="Times New Roman"/>
              <w:color w:val="000000"/>
            </w:rPr>
          </w:rPrChange>
        </w:rPr>
        <w:t>dolor,</w:t>
      </w:r>
      <w:del w16du:dateUtc="2026-07-07T18:18:00Z" w:author="Author" w:date="2026-07-07T20:18:00Z" w:id="10676">
        <w:r>
          <w:rPr>
            <w:color w:val="000000"/>
          </w:rPr>
          <w:cr/>
        </w:r>
      </w:del>
      <w:r w:rsidR="00A96A35" w:rsidRPr="0027638C">
        <w:rPr>
          <w:sz w:val="24"/>
          <w:rPrChange w16du:dateUtc="2026-07-07T18:18:00Z" w:author="Author" w:date="2026-07-07T20:18:00Z" w:id="10677">
            <w:rPr>
              <w:rFonts w:ascii="Times New Roman"/>
              <w:color w:val="000000"/>
              <w:spacing w:val="665"/>
            </w:rPr>
          </w:rPrChange>
        </w:rPr>
        <w:t xml:space="preserve"> </w:t>
      </w:r>
      <w:r w:rsidR="00A96A35" w:rsidRPr="0027638C">
        <w:rPr>
          <w:sz w:val="24"/>
          <w:rPrChange w16du:dateUtc="2026-07-07T18:18:00Z" w:author="Author" w:date="2026-07-07T20:18:00Z" w:id="10678">
            <w:rPr>
              <w:rFonts w:ascii="Times New Roman"/>
              <w:color w:val="000000"/>
            </w:rPr>
          </w:rPrChange>
        </w:rPr>
        <w:t>sit</w:t>
      </w:r>
      <w:r w:rsidR="00A96A35" w:rsidRPr="0027638C">
        <w:rPr>
          <w:sz w:val="24"/>
          <w:rPrChange w16du:dateUtc="2026-07-07T18:18:00Z" w:author="Author" w:date="2026-07-07T20:18:00Z" w:id="10679">
            <w:rPr>
              <w:rFonts w:ascii="Times New Roman"/>
              <w:color w:val="000000"/>
              <w:spacing w:val="57"/>
            </w:rPr>
          </w:rPrChange>
        </w:rPr>
        <w:t xml:space="preserve"> </w:t>
      </w:r>
      <w:r w:rsidR="00A96A35" w:rsidRPr="0027638C">
        <w:rPr>
          <w:sz w:val="24"/>
          <w:rPrChange w16du:dateUtc="2026-07-07T18:18:00Z" w:author="Author" w:date="2026-07-07T20:18:00Z" w:id="10680">
            <w:rPr>
              <w:rFonts w:ascii="Times New Roman"/>
              <w:color w:val="000000"/>
            </w:rPr>
          </w:rPrChange>
        </w:rPr>
        <w:t>amet</w:t>
      </w:r>
      <w:r w:rsidR="00A96A35" w:rsidRPr="0027638C">
        <w:rPr>
          <w:sz w:val="24"/>
          <w:rPrChange w16du:dateUtc="2026-07-07T18:18:00Z" w:author="Author" w:date="2026-07-07T20:18:00Z" w:id="10681">
            <w:rPr>
              <w:rFonts w:ascii="Times New Roman"/>
              <w:color w:val="000000"/>
              <w:spacing w:val="57"/>
            </w:rPr>
          </w:rPrChange>
        </w:rPr>
        <w:t xml:space="preserve"> </w:t>
      </w:r>
      <w:r w:rsidR="00A96A35" w:rsidRPr="0027638C">
        <w:rPr>
          <w:sz w:val="24"/>
          <w:rPrChange w16du:dateUtc="2026-07-07T18:18:00Z" w:author="Author" w:date="2026-07-07T20:18:00Z" w:id="10682">
            <w:rPr>
              <w:rFonts w:ascii="Times New Roman"/>
              <w:color w:val="000000"/>
            </w:rPr>
          </w:rPrChange>
        </w:rPr>
        <w:t>Consectetur</w:t>
      </w:r>
      <w:r w:rsidR="00A96A35" w:rsidRPr="0027638C">
        <w:rPr>
          <w:sz w:val="24"/>
          <w:rPrChange w16du:dateUtc="2026-07-07T18:18:00Z" w:author="Author" w:date="2026-07-07T20:18:00Z" w:id="10683">
            <w:rPr>
              <w:rFonts w:ascii="Times New Roman"/>
              <w:color w:val="000000"/>
              <w:spacing w:val="57"/>
            </w:rPr>
          </w:rPrChange>
        </w:rPr>
        <w:t xml:space="preserve"> </w:t>
      </w:r>
      <w:r w:rsidR="00A96A35" w:rsidRPr="0027638C">
        <w:rPr>
          <w:sz w:val="24"/>
          <w:rPrChange w16du:dateUtc="2026-07-07T18:18:00Z" w:author="Author" w:date="2026-07-07T20:18:00Z" w:id="10684">
            <w:rPr>
              <w:rFonts w:ascii="Times New Roman"/>
              <w:color w:val="000000"/>
            </w:rPr>
          </w:rPrChange>
        </w:rPr>
        <w:t>9(adipiscing)</w:t>
      </w:r>
      <w:r w:rsidR="00A96A35" w:rsidRPr="0027638C">
        <w:rPr>
          <w:sz w:val="24"/>
          <w:rPrChange w16du:dateUtc="2026-07-07T18:18:00Z" w:author="Author" w:date="2026-07-07T20:18:00Z" w:id="10685">
            <w:rPr>
              <w:rFonts w:ascii="Times New Roman"/>
              <w:color w:val="000000"/>
              <w:spacing w:val="57"/>
            </w:rPr>
          </w:rPrChange>
        </w:rPr>
        <w:t xml:space="preserve"> </w:t>
      </w:r>
      <w:r w:rsidR="00A96A35" w:rsidRPr="0027638C">
        <w:rPr>
          <w:sz w:val="24"/>
          <w:rPrChange w16du:dateUtc="2026-07-07T18:18:00Z" w:author="Author" w:date="2026-07-07T20:18:00Z" w:id="10686">
            <w:rPr>
              <w:rFonts w:ascii="Times New Roman"/>
              <w:color w:val="000000"/>
            </w:rPr>
          </w:rPrChange>
        </w:rPr>
        <w:t>elit</w:t>
      </w:r>
      <w:r w:rsidR="00A96A35" w:rsidRPr="0027638C">
        <w:rPr>
          <w:sz w:val="24"/>
          <w:rPrChange w16du:dateUtc="2026-07-07T18:18:00Z" w:author="Author" w:date="2026-07-07T20:18:00Z" w:id="10687">
            <w:rPr>
              <w:rFonts w:ascii="Times New Roman"/>
              <w:color w:val="000000"/>
              <w:spacing w:val="57"/>
            </w:rPr>
          </w:rPrChange>
        </w:rPr>
        <w:t xml:space="preserve"> </w:t>
      </w:r>
      <w:r w:rsidR="00A96A35" w:rsidRPr="0027638C">
        <w:rPr>
          <w:sz w:val="24"/>
          <w:rPrChange w16du:dateUtc="2026-07-07T18:18:00Z" w:author="Author" w:date="2026-07-07T20:18:00Z" w:id="10688">
            <w:rPr>
              <w:rFonts w:ascii="Times New Roman"/>
              <w:color w:val="000000"/>
            </w:rPr>
          </w:rPrChange>
        </w:rPr>
        <w:t>sed</w:t>
      </w:r>
      <w:r w:rsidR="00A96A35" w:rsidRPr="0027638C">
        <w:rPr>
          <w:sz w:val="24"/>
          <w:rPrChange w16du:dateUtc="2026-07-07T18:18:00Z" w:author="Author" w:date="2026-07-07T20:18:00Z" w:id="10689">
            <w:rPr>
              <w:rFonts w:ascii="Times New Roman"/>
              <w:color w:val="000000"/>
              <w:spacing w:val="57"/>
            </w:rPr>
          </w:rPrChange>
        </w:rPr>
        <w:t xml:space="preserve"> </w:t>
      </w:r>
      <w:r w:rsidR="00A96A35" w:rsidRPr="0027638C">
        <w:rPr>
          <w:sz w:val="24"/>
          <w:rPrChange w16du:dateUtc="2026-07-07T18:18:00Z" w:author="Author" w:date="2026-07-07T20:18:00Z" w:id="10690">
            <w:rPr>
              <w:rFonts w:ascii="Times New Roman"/>
              <w:color w:val="000000"/>
            </w:rPr>
          </w:rPrChange>
        </w:rPr>
        <w:t>do;</w:t>
      </w:r>
      <w:r w:rsidR="00A96A35" w:rsidRPr="0027638C">
        <w:rPr>
          <w:sz w:val="24"/>
          <w:rPrChange w16du:dateUtc="2026-07-07T18:18:00Z" w:author="Author" w:date="2026-07-07T20:18:00Z" w:id="10691">
            <w:rPr>
              <w:rFonts w:ascii="Times New Roman"/>
              <w:color w:val="000000"/>
              <w:spacing w:val="57"/>
            </w:rPr>
          </w:rPrChange>
        </w:rPr>
        <w:t xml:space="preserve"> </w:t>
      </w:r>
      <w:r w:rsidR="00A96A35" w:rsidRPr="0027638C">
        <w:rPr>
          <w:sz w:val="24"/>
          <w:rPrChange w16du:dateUtc="2026-07-07T18:18:00Z" w:author="Author" w:date="2026-07-07T20:18:00Z" w:id="10692">
            <w:rPr>
              <w:rFonts w:ascii="Times New Roman"/>
              <w:color w:val="000000"/>
            </w:rPr>
          </w:rPrChange>
        </w:rPr>
        <w:t>eiusmod</w:t>
      </w:r>
      <w:r w:rsidR="00A96A35" w:rsidRPr="0027638C">
        <w:rPr>
          <w:sz w:val="24"/>
          <w:rPrChange w16du:dateUtc="2026-07-07T18:18:00Z" w:author="Author" w:date="2026-07-07T20:18:00Z" w:id="10693">
            <w:rPr>
              <w:rFonts w:ascii="Times New Roman"/>
              <w:color w:val="000000"/>
              <w:spacing w:val="57"/>
            </w:rPr>
          </w:rPrChange>
        </w:rPr>
        <w:t xml:space="preserve"> </w:t>
      </w:r>
      <w:r w:rsidR="00A96A35" w:rsidRPr="0027638C">
        <w:rPr>
          <w:sz w:val="24"/>
          <w:rPrChange w16du:dateUtc="2026-07-07T18:18:00Z" w:author="Author" w:date="2026-07-07T20:18:00Z" w:id="10694">
            <w:rPr>
              <w:rFonts w:ascii="Times New Roman"/>
              <w:color w:val="000000"/>
            </w:rPr>
          </w:rPrChange>
        </w:rPr>
        <w:t>(tempor)</w:t>
      </w:r>
      <w:r w:rsidR="00A96A35" w:rsidRPr="0027638C">
        <w:rPr>
          <w:sz w:val="24"/>
          <w:rPrChange w16du:dateUtc="2026-07-07T18:18:00Z" w:author="Author" w:date="2026-07-07T20:18:00Z" w:id="10695">
            <w:rPr>
              <w:rFonts w:ascii="Times New Roman"/>
              <w:color w:val="000000"/>
              <w:spacing w:val="57"/>
            </w:rPr>
          </w:rPrChange>
        </w:rPr>
        <w:t xml:space="preserve"> </w:t>
      </w:r>
      <w:r w:rsidR="00A96A35" w:rsidRPr="0027638C">
        <w:rPr>
          <w:sz w:val="24"/>
          <w:rPrChange w16du:dateUtc="2026-07-07T18:18:00Z" w:author="Author" w:date="2026-07-07T20:18:00Z" w:id="10696">
            <w:rPr>
              <w:rFonts w:ascii="Times New Roman"/>
              <w:color w:val="000000"/>
            </w:rPr>
          </w:rPrChange>
        </w:rPr>
        <w:t>incididunt</w:t>
      </w:r>
      <w:r w:rsidR="00A96A35" w:rsidRPr="0027638C">
        <w:rPr>
          <w:sz w:val="24"/>
          <w:rPrChange w16du:dateUtc="2026-07-07T18:18:00Z" w:author="Author" w:date="2026-07-07T20:18:00Z" w:id="10697">
            <w:rPr>
              <w:rFonts w:ascii="Times New Roman"/>
              <w:color w:val="000000"/>
              <w:spacing w:val="57"/>
            </w:rPr>
          </w:rPrChange>
        </w:rPr>
        <w:t xml:space="preserve"> </w:t>
      </w:r>
      <w:r w:rsidR="00A96A35" w:rsidRPr="0027638C">
        <w:rPr>
          <w:sz w:val="24"/>
          <w:rPrChange w16du:dateUtc="2026-07-07T18:18:00Z" w:author="Author" w:date="2026-07-07T20:18:00Z" w:id="10698">
            <w:rPr>
              <w:rFonts w:ascii="Times New Roman"/>
              <w:color w:val="000000"/>
            </w:rPr>
          </w:rPrChange>
        </w:rPr>
        <w:t>ut</w:t>
      </w:r>
      <w:r w:rsidR="00A96A35" w:rsidRPr="0027638C">
        <w:rPr>
          <w:sz w:val="24"/>
          <w:rPrChange w16du:dateUtc="2026-07-07T18:18:00Z" w:author="Author" w:date="2026-07-07T20:18:00Z" w:id="10699">
            <w:rPr>
              <w:rFonts w:ascii="Times New Roman"/>
              <w:color w:val="000000"/>
              <w:spacing w:val="57"/>
            </w:rPr>
          </w:rPrChange>
        </w:rPr>
        <w:t xml:space="preserve"> </w:t>
      </w:r>
      <w:r w:rsidR="00A96A35" w:rsidRPr="0027638C">
        <w:rPr>
          <w:sz w:val="24"/>
          <w:rPrChange w16du:dateUtc="2026-07-07T18:18:00Z" w:author="Author" w:date="2026-07-07T20:18:00Z" w:id="10700">
            <w:rPr>
              <w:rFonts w:ascii="Times New Roman"/>
              <w:color w:val="000000"/>
            </w:rPr>
          </w:rPrChange>
        </w:rPr>
        <w:t>labore</w:t>
      </w:r>
      <w:r w:rsidR="00A96A35" w:rsidRPr="0027638C">
        <w:rPr>
          <w:sz w:val="24"/>
          <w:rPrChange w16du:dateUtc="2026-07-07T18:18:00Z" w:author="Author" w:date="2026-07-07T20:18:00Z" w:id="10701">
            <w:rPr>
              <w:rFonts w:ascii="Times New Roman"/>
              <w:color w:val="000000"/>
              <w:spacing w:val="57"/>
            </w:rPr>
          </w:rPrChange>
        </w:rPr>
        <w:t xml:space="preserve"> </w:t>
      </w:r>
      <w:r w:rsidR="00A96A35" w:rsidRPr="0027638C">
        <w:rPr>
          <w:sz w:val="24"/>
          <w:rPrChange w16du:dateUtc="2026-07-07T18:18:00Z" w:author="Author" w:date="2026-07-07T20:18:00Z" w:id="10702">
            <w:rPr>
              <w:rFonts w:ascii="Times New Roman"/>
              <w:color w:val="000000"/>
            </w:rPr>
          </w:rPrChange>
        </w:rPr>
        <w:t>et</w:t>
      </w:r>
      <w:r w:rsidR="00A96A35" w:rsidRPr="0027638C">
        <w:rPr>
          <w:sz w:val="24"/>
          <w:rPrChange w16du:dateUtc="2026-07-07T18:18:00Z" w:author="Author" w:date="2026-07-07T20:18:00Z" w:id="10703">
            <w:rPr>
              <w:rFonts w:ascii="Times New Roman"/>
              <w:color w:val="000000"/>
              <w:spacing w:val="57"/>
            </w:rPr>
          </w:rPrChange>
        </w:rPr>
        <w:t xml:space="preserve"> </w:t>
      </w:r>
      <w:r w:rsidR="00A96A35" w:rsidRPr="0027638C">
        <w:rPr>
          <w:sz w:val="24"/>
          <w:rPrChange w16du:dateUtc="2026-07-07T18:18:00Z" w:author="Author" w:date="2026-07-07T20:18:00Z" w:id="10704">
            <w:rPr>
              <w:rFonts w:ascii="Times New Roman"/>
              <w:color w:val="000000"/>
            </w:rPr>
          </w:rPrChange>
        </w:rPr>
        <w:t>dolore</w:t>
      </w:r>
      <w:r w:rsidR="00A96A35" w:rsidRPr="0027638C">
        <w:rPr>
          <w:sz w:val="24"/>
          <w:rPrChange w16du:dateUtc="2026-07-07T18:18:00Z" w:author="Author" w:date="2026-07-07T20:18:00Z" w:id="10705">
            <w:rPr>
              <w:rFonts w:ascii="Times New Roman"/>
              <w:color w:val="000000"/>
              <w:spacing w:val="57"/>
            </w:rPr>
          </w:rPrChange>
        </w:rPr>
        <w:t xml:space="preserve"> </w:t>
      </w:r>
      <w:r w:rsidR="00A96A35" w:rsidRPr="0027638C">
        <w:rPr>
          <w:sz w:val="24"/>
          <w:rPrChange w16du:dateUtc="2026-07-07T18:18:00Z" w:author="Author" w:date="2026-07-07T20:18:00Z" w:id="10706">
            <w:rPr>
              <w:rFonts w:ascii="Times New Roman" w:hAnsi="Times New Roman"/>
              <w:color w:val="000000"/>
            </w:rPr>
          </w:rPrChange>
        </w:rPr>
        <w:t>magna</w:t>
      </w:r>
      <w:del w16du:dateUtc="2026-07-07T18:18:00Z" w:author="Author" w:date="2026-07-07T20:18:00Z" w:id="10707">
        <w:r>
          <w:rPr>
            <w:color w:val="000000"/>
          </w:rPr>
          <w:cr/>
        </w:r>
      </w:del>
      <w:r w:rsidR="00A96A35" w:rsidRPr="0027638C">
        <w:rPr>
          <w:sz w:val="24"/>
          <w:rPrChange w16du:dateUtc="2026-07-07T18:18:00Z" w:author="Author" w:date="2026-07-07T20:18:00Z" w:id="10708">
            <w:rPr>
              <w:rFonts w:ascii="Times New Roman"/>
              <w:color w:val="000000"/>
              <w:spacing w:val="665"/>
            </w:rPr>
          </w:rPrChange>
        </w:rPr>
        <w:t xml:space="preserve"> </w:t>
      </w:r>
      <w:r w:rsidR="00A96A35" w:rsidRPr="0027638C">
        <w:rPr>
          <w:sz w:val="24"/>
          <w:rPrChange w16du:dateUtc="2026-07-07T18:18:00Z" w:author="Author" w:date="2026-07-07T20:18:00Z" w:id="10709">
            <w:rPr>
              <w:rFonts w:ascii="Times New Roman"/>
              <w:color w:val="000000"/>
            </w:rPr>
          </w:rPrChange>
        </w:rPr>
        <w:t>aliqua</w:t>
      </w:r>
      <w:r w:rsidR="00A96A35" w:rsidRPr="0027638C">
        <w:rPr>
          <w:sz w:val="24"/>
          <w:rPrChange w16du:dateUtc="2026-07-07T18:18:00Z" w:author="Author" w:date="2026-07-07T20:18:00Z" w:id="10710">
            <w:rPr>
              <w:rFonts w:ascii="Times New Roman"/>
              <w:color w:val="000000"/>
              <w:spacing w:val="24"/>
            </w:rPr>
          </w:rPrChange>
        </w:rPr>
        <w:t xml:space="preserve"> </w:t>
      </w:r>
      <w:r w:rsidR="00A96A35" w:rsidRPr="0027638C">
        <w:rPr>
          <w:sz w:val="24"/>
          <w:rPrChange w16du:dateUtc="2026-07-07T18:18:00Z" w:author="Author" w:date="2026-07-07T20:18:00Z" w:id="10711">
            <w:rPr>
              <w:rFonts w:ascii="Times New Roman"/>
              <w:color w:val="000000"/>
            </w:rPr>
          </w:rPrChange>
        </w:rPr>
        <w:t>lorem</w:t>
      </w:r>
      <w:r w:rsidR="00A96A35" w:rsidRPr="0027638C">
        <w:rPr>
          <w:sz w:val="24"/>
          <w:rPrChange w16du:dateUtc="2026-07-07T18:18:00Z" w:author="Author" w:date="2026-07-07T20:18:00Z" w:id="10712">
            <w:rPr>
              <w:rFonts w:ascii="Times New Roman"/>
              <w:color w:val="000000"/>
              <w:spacing w:val="24"/>
            </w:rPr>
          </w:rPrChange>
        </w:rPr>
        <w:t xml:space="preserve"> </w:t>
      </w:r>
      <w:r w:rsidR="00A96A35" w:rsidRPr="0027638C">
        <w:rPr>
          <w:sz w:val="24"/>
          <w:rPrChange w16du:dateUtc="2026-07-07T18:18:00Z" w:author="Author" w:date="2026-07-07T20:18:00Z" w:id="10713">
            <w:rPr>
              <w:rFonts w:ascii="Times New Roman"/>
              <w:color w:val="000000"/>
            </w:rPr>
          </w:rPrChange>
        </w:rPr>
        <w:t>ipsum</w:t>
      </w:r>
      <w:r w:rsidR="00A96A35" w:rsidRPr="0027638C">
        <w:rPr>
          <w:sz w:val="24"/>
          <w:rPrChange w16du:dateUtc="2026-07-07T18:18:00Z" w:author="Author" w:date="2026-07-07T20:18:00Z" w:id="10714">
            <w:rPr>
              <w:rFonts w:ascii="Times New Roman"/>
              <w:color w:val="000000"/>
              <w:spacing w:val="24"/>
            </w:rPr>
          </w:rPrChange>
        </w:rPr>
        <w:t xml:space="preserve"> </w:t>
      </w:r>
      <w:r w:rsidR="00A96A35" w:rsidRPr="0027638C">
        <w:rPr>
          <w:sz w:val="24"/>
          <w:rPrChange w16du:dateUtc="2026-07-07T18:18:00Z" w:author="Author" w:date="2026-07-07T20:18:00Z" w:id="10715">
            <w:rPr>
              <w:rFonts w:ascii="Times New Roman"/>
              <w:color w:val="000000"/>
            </w:rPr>
          </w:rPrChange>
        </w:rPr>
        <w:t>dolor</w:t>
      </w:r>
      <w:r w:rsidR="00A96A35" w:rsidRPr="0027638C">
        <w:rPr>
          <w:sz w:val="24"/>
          <w:rPrChange w16du:dateUtc="2026-07-07T18:18:00Z" w:author="Author" w:date="2026-07-07T20:18:00Z" w:id="10716">
            <w:rPr>
              <w:rFonts w:ascii="Times New Roman"/>
              <w:color w:val="000000"/>
              <w:spacing w:val="24"/>
            </w:rPr>
          </w:rPrChange>
        </w:rPr>
        <w:t xml:space="preserve"> </w:t>
      </w:r>
      <w:r w:rsidR="00A96A35" w:rsidRPr="0027638C">
        <w:rPr>
          <w:sz w:val="24"/>
          <w:rPrChange w16du:dateUtc="2026-07-07T18:18:00Z" w:author="Author" w:date="2026-07-07T20:18:00Z" w:id="10717">
            <w:rPr>
              <w:rFonts w:ascii="Times New Roman"/>
              <w:color w:val="000000"/>
            </w:rPr>
          </w:rPrChange>
        </w:rPr>
        <w:t>sit</w:t>
      </w:r>
      <w:r w:rsidR="00A96A35" w:rsidRPr="0027638C">
        <w:rPr>
          <w:sz w:val="24"/>
          <w:rPrChange w16du:dateUtc="2026-07-07T18:18:00Z" w:author="Author" w:date="2026-07-07T20:18:00Z" w:id="10718">
            <w:rPr>
              <w:rFonts w:ascii="Times New Roman"/>
              <w:color w:val="000000"/>
              <w:spacing w:val="24"/>
            </w:rPr>
          </w:rPrChange>
        </w:rPr>
        <w:t xml:space="preserve"> </w:t>
      </w:r>
      <w:r w:rsidR="00A96A35" w:rsidRPr="0027638C">
        <w:rPr>
          <w:sz w:val="24"/>
          <w:rPrChange w16du:dateUtc="2026-07-07T18:18:00Z" w:author="Author" w:date="2026-07-07T20:18:00Z" w:id="10719">
            <w:rPr>
              <w:rFonts w:ascii="Times New Roman"/>
              <w:color w:val="000000"/>
            </w:rPr>
          </w:rPrChange>
        </w:rPr>
        <w:t>amet</w:t>
      </w:r>
      <w:r w:rsidR="00A96A35" w:rsidRPr="0027638C">
        <w:rPr>
          <w:sz w:val="24"/>
          <w:rPrChange w16du:dateUtc="2026-07-07T18:18:00Z" w:author="Author" w:date="2026-07-07T20:18:00Z" w:id="10720">
            <w:rPr>
              <w:rFonts w:ascii="Times New Roman"/>
              <w:color w:val="000000"/>
              <w:spacing w:val="24"/>
            </w:rPr>
          </w:rPrChange>
        </w:rPr>
        <w:t xml:space="preserve"> </w:t>
      </w:r>
      <w:r w:rsidR="00A96A35" w:rsidRPr="0027638C">
        <w:rPr>
          <w:sz w:val="24"/>
          <w:rPrChange w16du:dateUtc="2026-07-07T18:18:00Z" w:author="Author" w:date="2026-07-07T20:18:00Z" w:id="10721">
            <w:rPr>
              <w:rFonts w:ascii="Times New Roman"/>
              <w:color w:val="000000"/>
            </w:rPr>
          </w:rPrChange>
        </w:rPr>
        <w:t>consectetur</w:t>
      </w:r>
      <w:r w:rsidR="00A96A35" w:rsidRPr="0027638C">
        <w:rPr>
          <w:sz w:val="24"/>
          <w:rPrChange w16du:dateUtc="2026-07-07T18:18:00Z" w:author="Author" w:date="2026-07-07T20:18:00Z" w:id="10722">
            <w:rPr>
              <w:rFonts w:ascii="Times New Roman"/>
              <w:color w:val="000000"/>
              <w:spacing w:val="24"/>
            </w:rPr>
          </w:rPrChange>
        </w:rPr>
        <w:t xml:space="preserve"> </w:t>
      </w:r>
      <w:r w:rsidR="00A96A35" w:rsidRPr="0027638C">
        <w:rPr>
          <w:sz w:val="24"/>
          <w:rPrChange w16du:dateUtc="2026-07-07T18:18:00Z" w:author="Author" w:date="2026-07-07T20:18:00Z" w:id="10723">
            <w:rPr>
              <w:rFonts w:ascii="Times New Roman"/>
              <w:color w:val="000000"/>
            </w:rPr>
          </w:rPrChange>
        </w:rPr>
        <w:t>adipiscing</w:t>
      </w:r>
      <w:r w:rsidR="00A96A35" w:rsidRPr="0027638C">
        <w:rPr>
          <w:sz w:val="24"/>
          <w:rPrChange w16du:dateUtc="2026-07-07T18:18:00Z" w:author="Author" w:date="2026-07-07T20:18:00Z" w:id="10724">
            <w:rPr>
              <w:rFonts w:ascii="Times New Roman"/>
              <w:color w:val="000000"/>
              <w:spacing w:val="24"/>
            </w:rPr>
          </w:rPrChange>
        </w:rPr>
        <w:t xml:space="preserve"> </w:t>
      </w:r>
      <w:r w:rsidR="00A96A35" w:rsidRPr="0027638C">
        <w:rPr>
          <w:sz w:val="24"/>
          <w:rPrChange w16du:dateUtc="2026-07-07T18:18:00Z" w:author="Author" w:date="2026-07-07T20:18:00Z" w:id="10725">
            <w:rPr>
              <w:rFonts w:ascii="Times New Roman"/>
              <w:color w:val="000000"/>
            </w:rPr>
          </w:rPrChange>
        </w:rPr>
        <w:t>elit</w:t>
      </w:r>
      <w:r w:rsidR="00A96A35" w:rsidRPr="0027638C">
        <w:rPr>
          <w:sz w:val="24"/>
          <w:rPrChange w16du:dateUtc="2026-07-07T18:18:00Z" w:author="Author" w:date="2026-07-07T20:18:00Z" w:id="10726">
            <w:rPr>
              <w:rFonts w:ascii="Times New Roman"/>
              <w:color w:val="000000"/>
              <w:spacing w:val="24"/>
            </w:rPr>
          </w:rPrChange>
        </w:rPr>
        <w:t xml:space="preserve"> </w:t>
      </w:r>
      <w:r w:rsidR="00A96A35" w:rsidRPr="0027638C">
        <w:rPr>
          <w:sz w:val="24"/>
          <w:rPrChange w16du:dateUtc="2026-07-07T18:18:00Z" w:author="Author" w:date="2026-07-07T20:18:00Z" w:id="10727">
            <w:rPr>
              <w:rFonts w:ascii="Times New Roman"/>
              <w:color w:val="000000"/>
            </w:rPr>
          </w:rPrChange>
        </w:rPr>
        <w:t>sed</w:t>
      </w:r>
      <w:r w:rsidR="00A96A35" w:rsidRPr="0027638C">
        <w:rPr>
          <w:sz w:val="24"/>
          <w:rPrChange w16du:dateUtc="2026-07-07T18:18:00Z" w:author="Author" w:date="2026-07-07T20:18:00Z" w:id="10728">
            <w:rPr>
              <w:rFonts w:ascii="Times New Roman"/>
              <w:color w:val="000000"/>
              <w:spacing w:val="24"/>
            </w:rPr>
          </w:rPrChange>
        </w:rPr>
        <w:t xml:space="preserve"> </w:t>
      </w:r>
      <w:r w:rsidR="00A96A35" w:rsidRPr="0027638C">
        <w:rPr>
          <w:sz w:val="24"/>
          <w:rPrChange w16du:dateUtc="2026-07-07T18:18:00Z" w:author="Author" w:date="2026-07-07T20:18:00Z" w:id="10729">
            <w:rPr>
              <w:rFonts w:ascii="Times New Roman"/>
              <w:color w:val="000000"/>
            </w:rPr>
          </w:rPrChange>
        </w:rPr>
        <w:t>do</w:t>
      </w:r>
      <w:r w:rsidR="00A96A35" w:rsidRPr="0027638C">
        <w:rPr>
          <w:sz w:val="24"/>
          <w:rPrChange w16du:dateUtc="2026-07-07T18:18:00Z" w:author="Author" w:date="2026-07-07T20:18:00Z" w:id="10730">
            <w:rPr>
              <w:rFonts w:ascii="Times New Roman"/>
              <w:color w:val="000000"/>
              <w:spacing w:val="24"/>
            </w:rPr>
          </w:rPrChange>
        </w:rPr>
        <w:t xml:space="preserve"> </w:t>
      </w:r>
      <w:r w:rsidR="00A96A35" w:rsidRPr="0027638C">
        <w:rPr>
          <w:sz w:val="24"/>
          <w:rPrChange w16du:dateUtc="2026-07-07T18:18:00Z" w:author="Author" w:date="2026-07-07T20:18:00Z" w:id="10731">
            <w:rPr>
              <w:rFonts w:ascii="Times New Roman"/>
              <w:color w:val="000000"/>
            </w:rPr>
          </w:rPrChange>
        </w:rPr>
        <w:t>eiusmod</w:t>
      </w:r>
      <w:r w:rsidR="00A96A35" w:rsidRPr="0027638C">
        <w:rPr>
          <w:sz w:val="24"/>
          <w:rPrChange w16du:dateUtc="2026-07-07T18:18:00Z" w:author="Author" w:date="2026-07-07T20:18:00Z" w:id="10732">
            <w:rPr>
              <w:rFonts w:ascii="Times New Roman"/>
              <w:color w:val="000000"/>
              <w:spacing w:val="24"/>
            </w:rPr>
          </w:rPrChange>
        </w:rPr>
        <w:t xml:space="preserve"> </w:t>
      </w:r>
      <w:r w:rsidR="00A96A35" w:rsidRPr="0027638C">
        <w:rPr>
          <w:sz w:val="24"/>
          <w:rPrChange w16du:dateUtc="2026-07-07T18:18:00Z" w:author="Author" w:date="2026-07-07T20:18:00Z" w:id="10733">
            <w:rPr>
              <w:rFonts w:ascii="Times New Roman"/>
              <w:color w:val="000000"/>
            </w:rPr>
          </w:rPrChange>
        </w:rPr>
        <w:t>tempor</w:t>
      </w:r>
      <w:r w:rsidR="00A96A35" w:rsidRPr="0027638C">
        <w:rPr>
          <w:sz w:val="24"/>
          <w:rPrChange w16du:dateUtc="2026-07-07T18:18:00Z" w:author="Author" w:date="2026-07-07T20:18:00Z" w:id="10734">
            <w:rPr>
              <w:rFonts w:ascii="Times New Roman"/>
              <w:color w:val="000000"/>
              <w:spacing w:val="24"/>
            </w:rPr>
          </w:rPrChange>
        </w:rPr>
        <w:t xml:space="preserve"> </w:t>
      </w:r>
      <w:r w:rsidR="00A96A35" w:rsidRPr="0027638C">
        <w:rPr>
          <w:sz w:val="24"/>
          <w:rPrChange w16du:dateUtc="2026-07-07T18:18:00Z" w:author="Author" w:date="2026-07-07T20:18:00Z" w:id="10735">
            <w:rPr>
              <w:rFonts w:ascii="Times New Roman" w:hAnsi="Times New Roman"/>
              <w:color w:val="000000"/>
            </w:rPr>
          </w:rPrChange>
        </w:rPr>
        <w:t>Incididunt</w:t>
      </w:r>
      <w:del w16du:dateUtc="2026-07-07T18:18:00Z" w:author="Author" w:date="2026-07-07T20:18:00Z" w:id="10736">
        <w:r>
          <w:rPr>
            <w:color w:val="000000"/>
          </w:rPr>
          <w:cr/>
        </w:r>
      </w:del>
      <w:r w:rsidR="00A96A35" w:rsidRPr="0027638C">
        <w:rPr>
          <w:sz w:val="24"/>
          <w:rPrChange w16du:dateUtc="2026-07-07T18:18:00Z" w:author="Author" w:date="2026-07-07T20:18:00Z" w:id="10737">
            <w:rPr>
              <w:rFonts w:ascii="Times New Roman"/>
              <w:color w:val="000000"/>
              <w:spacing w:val="665"/>
            </w:rPr>
          </w:rPrChange>
        </w:rPr>
        <w:t xml:space="preserve"> </w:t>
      </w:r>
      <w:r w:rsidR="00A96A35" w:rsidRPr="0027638C">
        <w:rPr>
          <w:sz w:val="24"/>
          <w:rPrChange w16du:dateUtc="2026-07-07T18:18:00Z" w:author="Author" w:date="2026-07-07T20:18:00Z" w:id="10738">
            <w:rPr>
              <w:rFonts w:ascii="Times New Roman"/>
              <w:color w:val="000000"/>
            </w:rPr>
          </w:rPrChange>
        </w:rPr>
        <w:t>Ut</w:t>
      </w:r>
      <w:r w:rsidR="00A96A35" w:rsidRPr="0027638C">
        <w:rPr>
          <w:sz w:val="24"/>
          <w:rPrChange w16du:dateUtc="2026-07-07T18:18:00Z" w:author="Author" w:date="2026-07-07T20:18:00Z" w:id="10739">
            <w:rPr>
              <w:rFonts w:ascii="Times New Roman"/>
              <w:color w:val="000000"/>
              <w:spacing w:val="26"/>
            </w:rPr>
          </w:rPrChange>
        </w:rPr>
        <w:t xml:space="preserve"> </w:t>
      </w:r>
      <w:r w:rsidR="00A96A35" w:rsidRPr="0027638C">
        <w:rPr>
          <w:sz w:val="24"/>
          <w:rPrChange w16du:dateUtc="2026-07-07T18:18:00Z" w:author="Author" w:date="2026-07-07T20:18:00Z" w:id="10740">
            <w:rPr>
              <w:rFonts w:ascii="Times New Roman"/>
              <w:color w:val="000000"/>
            </w:rPr>
          </w:rPrChange>
        </w:rPr>
        <w:t>labore</w:t>
      </w:r>
      <w:r w:rsidR="00A96A35" w:rsidRPr="0027638C">
        <w:rPr>
          <w:sz w:val="24"/>
          <w:rPrChange w16du:dateUtc="2026-07-07T18:18:00Z" w:author="Author" w:date="2026-07-07T20:18:00Z" w:id="10741">
            <w:rPr>
              <w:rFonts w:ascii="Times New Roman"/>
              <w:color w:val="000000"/>
              <w:spacing w:val="26"/>
            </w:rPr>
          </w:rPrChange>
        </w:rPr>
        <w:t xml:space="preserve"> </w:t>
      </w:r>
      <w:r w:rsidR="00A96A35" w:rsidRPr="0027638C">
        <w:rPr>
          <w:sz w:val="24"/>
          <w:rPrChange w16du:dateUtc="2026-07-07T18:18:00Z" w:author="Author" w:date="2026-07-07T20:18:00Z" w:id="10742">
            <w:rPr>
              <w:rFonts w:ascii="Times New Roman"/>
              <w:color w:val="000000"/>
            </w:rPr>
          </w:rPrChange>
        </w:rPr>
        <w:t>et</w:t>
      </w:r>
      <w:r w:rsidR="00A96A35" w:rsidRPr="0027638C">
        <w:rPr>
          <w:sz w:val="24"/>
          <w:rPrChange w16du:dateUtc="2026-07-07T18:18:00Z" w:author="Author" w:date="2026-07-07T20:18:00Z" w:id="10743">
            <w:rPr>
              <w:rFonts w:ascii="Times New Roman"/>
              <w:color w:val="000000"/>
              <w:spacing w:val="26"/>
            </w:rPr>
          </w:rPrChange>
        </w:rPr>
        <w:t xml:space="preserve"> </w:t>
      </w:r>
      <w:r w:rsidR="00A96A35" w:rsidRPr="0027638C">
        <w:rPr>
          <w:sz w:val="24"/>
          <w:rPrChange w16du:dateUtc="2026-07-07T18:18:00Z" w:author="Author" w:date="2026-07-07T20:18:00Z" w:id="10744">
            <w:rPr>
              <w:rFonts w:ascii="Times New Roman"/>
              <w:color w:val="000000"/>
            </w:rPr>
          </w:rPrChange>
        </w:rPr>
        <w:t>dolore</w:t>
      </w:r>
      <w:r w:rsidR="00A96A35" w:rsidRPr="0027638C">
        <w:rPr>
          <w:sz w:val="24"/>
          <w:rPrChange w16du:dateUtc="2026-07-07T18:18:00Z" w:author="Author" w:date="2026-07-07T20:18:00Z" w:id="10745">
            <w:rPr>
              <w:rFonts w:ascii="Times New Roman"/>
              <w:color w:val="000000"/>
              <w:spacing w:val="26"/>
            </w:rPr>
          </w:rPrChange>
        </w:rPr>
        <w:t xml:space="preserve"> </w:t>
      </w:r>
      <w:r w:rsidR="00A96A35" w:rsidRPr="0027638C">
        <w:rPr>
          <w:sz w:val="24"/>
          <w:rPrChange w16du:dateUtc="2026-07-07T18:18:00Z" w:author="Author" w:date="2026-07-07T20:18:00Z" w:id="10746">
            <w:rPr>
              <w:rFonts w:ascii="Times New Roman"/>
              <w:color w:val="000000"/>
            </w:rPr>
          </w:rPrChange>
        </w:rPr>
        <w:t>magna</w:t>
      </w:r>
      <w:r w:rsidR="00A96A35" w:rsidRPr="0027638C">
        <w:rPr>
          <w:sz w:val="24"/>
          <w:rPrChange w16du:dateUtc="2026-07-07T18:18:00Z" w:author="Author" w:date="2026-07-07T20:18:00Z" w:id="10747">
            <w:rPr>
              <w:rFonts w:ascii="Times New Roman"/>
              <w:color w:val="000000"/>
              <w:spacing w:val="26"/>
            </w:rPr>
          </w:rPrChange>
        </w:rPr>
        <w:t xml:space="preserve"> </w:t>
      </w:r>
      <w:r w:rsidR="00A96A35" w:rsidRPr="0027638C">
        <w:rPr>
          <w:sz w:val="24"/>
          <w:rPrChange w16du:dateUtc="2026-07-07T18:18:00Z" w:author="Author" w:date="2026-07-07T20:18:00Z" w:id="10748">
            <w:rPr>
              <w:rFonts w:ascii="Times New Roman"/>
              <w:color w:val="000000"/>
            </w:rPr>
          </w:rPrChange>
        </w:rPr>
        <w:t>aliqua</w:t>
      </w:r>
      <w:r w:rsidR="00A96A35" w:rsidRPr="0027638C">
        <w:rPr>
          <w:sz w:val="24"/>
          <w:rPrChange w16du:dateUtc="2026-07-07T18:18:00Z" w:author="Author" w:date="2026-07-07T20:18:00Z" w:id="10749">
            <w:rPr>
              <w:rFonts w:ascii="Times New Roman"/>
              <w:color w:val="000000"/>
              <w:spacing w:val="26"/>
            </w:rPr>
          </w:rPrChange>
        </w:rPr>
        <w:t xml:space="preserve"> </w:t>
      </w:r>
      <w:r w:rsidR="00A96A35" w:rsidRPr="0027638C">
        <w:rPr>
          <w:sz w:val="24"/>
          <w:rPrChange w16du:dateUtc="2026-07-07T18:18:00Z" w:author="Author" w:date="2026-07-07T20:18:00Z" w:id="10750">
            <w:rPr>
              <w:rFonts w:ascii="Times New Roman"/>
              <w:color w:val="000000"/>
            </w:rPr>
          </w:rPrChange>
        </w:rPr>
        <w:t>lorem</w:t>
      </w:r>
      <w:r w:rsidR="00A96A35" w:rsidRPr="0027638C">
        <w:rPr>
          <w:sz w:val="24"/>
          <w:rPrChange w16du:dateUtc="2026-07-07T18:18:00Z" w:author="Author" w:date="2026-07-07T20:18:00Z" w:id="10751">
            <w:rPr>
              <w:rFonts w:ascii="Times New Roman"/>
              <w:color w:val="000000"/>
              <w:spacing w:val="26"/>
            </w:rPr>
          </w:rPrChange>
        </w:rPr>
        <w:t xml:space="preserve"> </w:t>
      </w:r>
      <w:r w:rsidR="00A96A35" w:rsidRPr="0027638C">
        <w:rPr>
          <w:sz w:val="24"/>
          <w:rPrChange w16du:dateUtc="2026-07-07T18:18:00Z" w:author="Author" w:date="2026-07-07T20:18:00Z" w:id="10752">
            <w:rPr>
              <w:rFonts w:ascii="Times New Roman"/>
              <w:color w:val="000000"/>
            </w:rPr>
          </w:rPrChange>
        </w:rPr>
        <w:t>ipsum</w:t>
      </w:r>
      <w:r w:rsidR="00A96A35" w:rsidRPr="0027638C">
        <w:rPr>
          <w:sz w:val="24"/>
          <w:rPrChange w16du:dateUtc="2026-07-07T18:18:00Z" w:author="Author" w:date="2026-07-07T20:18:00Z" w:id="10753">
            <w:rPr>
              <w:rFonts w:ascii="Times New Roman"/>
              <w:color w:val="000000"/>
              <w:spacing w:val="26"/>
            </w:rPr>
          </w:rPrChange>
        </w:rPr>
        <w:t xml:space="preserve"> </w:t>
      </w:r>
      <w:r w:rsidR="00A96A35" w:rsidRPr="0027638C">
        <w:rPr>
          <w:sz w:val="24"/>
          <w:rPrChange w16du:dateUtc="2026-07-07T18:18:00Z" w:author="Author" w:date="2026-07-07T20:18:00Z" w:id="10754">
            <w:rPr>
              <w:rFonts w:ascii="Times New Roman"/>
              <w:color w:val="000000"/>
            </w:rPr>
          </w:rPrChange>
        </w:rPr>
        <w:t>dolor</w:t>
      </w:r>
      <w:r w:rsidR="00A96A35" w:rsidRPr="0027638C">
        <w:rPr>
          <w:sz w:val="24"/>
          <w:rPrChange w16du:dateUtc="2026-07-07T18:18:00Z" w:author="Author" w:date="2026-07-07T20:18:00Z" w:id="10755">
            <w:rPr>
              <w:rFonts w:ascii="Times New Roman"/>
              <w:color w:val="000000"/>
              <w:spacing w:val="26"/>
            </w:rPr>
          </w:rPrChange>
        </w:rPr>
        <w:t xml:space="preserve"> </w:t>
      </w:r>
      <w:r w:rsidR="00A96A35" w:rsidRPr="0027638C">
        <w:rPr>
          <w:sz w:val="24"/>
          <w:rPrChange w16du:dateUtc="2026-07-07T18:18:00Z" w:author="Author" w:date="2026-07-07T20:18:00Z" w:id="10756">
            <w:rPr>
              <w:rFonts w:ascii="Times New Roman"/>
              <w:color w:val="000000"/>
            </w:rPr>
          </w:rPrChange>
        </w:rPr>
        <w:t>sit</w:t>
      </w:r>
      <w:r w:rsidR="00A96A35" w:rsidRPr="0027638C">
        <w:rPr>
          <w:sz w:val="24"/>
          <w:rPrChange w16du:dateUtc="2026-07-07T18:18:00Z" w:author="Author" w:date="2026-07-07T20:18:00Z" w:id="10757">
            <w:rPr>
              <w:rFonts w:ascii="Times New Roman"/>
              <w:color w:val="000000"/>
              <w:spacing w:val="26"/>
            </w:rPr>
          </w:rPrChange>
        </w:rPr>
        <w:t xml:space="preserve"> </w:t>
      </w:r>
      <w:r w:rsidR="00A96A35" w:rsidRPr="0027638C">
        <w:rPr>
          <w:sz w:val="24"/>
          <w:rPrChange w16du:dateUtc="2026-07-07T18:18:00Z" w:author="Author" w:date="2026-07-07T20:18:00Z" w:id="10758">
            <w:rPr>
              <w:rFonts w:ascii="Times New Roman" w:hAnsi="Times New Roman"/>
              <w:color w:val="000000"/>
            </w:rPr>
          </w:rPrChange>
        </w:rPr>
        <w:t>amet</w:t>
      </w:r>
      <w:del w16du:dateUtc="2026-07-07T18:18:00Z" w:author="Author" w:date="2026-07-07T20:18:00Z" w:id="10759">
        <w:r>
          <w:rPr>
            <w:color w:val="000000"/>
          </w:rPr>
          <w:cr/>
        </w:r>
      </w:del>
      <w:r w:rsidR="00A96A35" w:rsidRPr="0027638C">
        <w:rPr>
          <w:sz w:val="24"/>
          <w:rPrChange w16du:dateUtc="2026-07-07T18:18:00Z" w:author="Author" w:date="2026-07-07T20:18:00Z" w:id="10760">
            <w:rPr>
              <w:rFonts w:ascii="Times New Roman"/>
              <w:color w:val="000000"/>
              <w:spacing w:val="665"/>
            </w:rPr>
          </w:rPrChange>
        </w:rPr>
        <w:t xml:space="preserve"> </w:t>
      </w:r>
      <w:r w:rsidR="00A96A35" w:rsidRPr="0027638C">
        <w:rPr>
          <w:sz w:val="24"/>
          <w:rPrChange w16du:dateUtc="2026-07-07T18:18:00Z" w:author="Author" w:date="2026-07-07T20:18:00Z" w:id="10761">
            <w:rPr>
              <w:rFonts w:ascii="Times New Roman"/>
              <w:color w:val="000000"/>
            </w:rPr>
          </w:rPrChange>
        </w:rPr>
        <w:t xml:space="preserve">consectetur adipiscing </w:t>
      </w:r>
      <w:r w:rsidR="00A96A35" w:rsidRPr="0027638C">
        <w:rPr>
          <w:sz w:val="24"/>
          <w:rPrChange w16du:dateUtc="2026-07-07T18:18:00Z" w:author="Author" w:date="2026-07-07T20:18:00Z" w:id="10762">
            <w:rPr>
              <w:rFonts w:ascii="Times New Roman" w:hAnsi="Times New Roman"/>
              <w:color w:val="000000"/>
            </w:rPr>
          </w:rPrChange>
        </w:rPr>
        <w:t>Elit’sed</w:t>
      </w:r>
      <w:r w:rsidR="00A96A35" w:rsidRPr="0027638C">
        <w:rPr>
          <w:sz w:val="24"/>
          <w:rPrChange w16du:dateUtc="2026-07-07T18:18:00Z" w:author="Author" w:date="2026-07-07T20:18:00Z" w:id="10763">
            <w:rPr>
              <w:rFonts w:ascii="Times New Roman"/>
              <w:color w:val="000000"/>
            </w:rPr>
          </w:rPrChange>
        </w:rPr>
        <w:t xml:space="preserve"> do.</w:t>
      </w:r>
      <w:bookmarkEnd w:id="10596"/>
    </w:p>
    <w:p w14:paraId="584D91CC" w14:textId="77777777" w:rsidR="009609E8" w:rsidRDefault="00000000" w:rsidRPr="0027638C">
      <w:pPr>
        <w:pStyle w:val="ListParagraph"/>
        <w:numPr>
          <w:ilvl w:val="1"/>
          <w:numId w:val="5"/>
        </w:numPr>
        <w:tabs>
          <w:tab w:pos="1438" w:val="left"/>
          <w:tab w:pos="1440" w:val="left"/>
        </w:tabs>
        <w:spacing w:before="240"/>
        <w:ind w:right="353"/>
        <w:rPr>
          <w:sz w:val="24"/>
          <w:rPrChange w16du:dateUtc="2026-07-07T18:18:00Z" w:author="Author" w:date="2026-07-07T20:18:00Z" w:id="10764">
            <w:rPr>
              <w:rFonts w:ascii="Times New Roman"/>
              <w:color w:val="000000"/>
            </w:rPr>
          </w:rPrChange>
        </w:rPr>
        <w:pPrChange w16du:dateUtc="2026-07-07T18:18:00Z" w:author="Author" w:date="2026-07-07T20:18:00Z" w:id="10765">
          <w:pPr>
            <w:spacing w:after="0" w:before="236" w:line="253" w:lineRule="exact"/>
            <w:jc w:val="left"/>
          </w:pPr>
        </w:pPrChange>
      </w:pPr>
      <w:del w16du:dateUtc="2026-07-07T18:18:00Z" w:author="Author" w:date="2026-07-07T20:18:00Z" w:id="10766">
        <w:r>
          <w:rPr>
            <w:color w:val="000000"/>
          </w:rPr>
          <w:delText>(d)</w:delText>
        </w:r>
        <w:r>
          <w:rPr>
            <w:color w:val="000000"/>
            <w:spacing w:val="409"/>
          </w:rPr>
          <w:delText xml:space="preserve"> </w:delText>
        </w:r>
      </w:del>
      <w:r w:rsidR="00A96A35" w:rsidRPr="0027638C">
        <w:rPr>
          <w:sz w:val="24"/>
          <w:u w:val="single"/>
          <w:rPrChange w16du:dateUtc="2026-07-07T18:18:00Z" w:author="Author" w:date="2026-07-07T20:18:00Z" w:id="10767">
            <w:rPr>
              <w:rFonts w:ascii="Times New Roman"/>
              <w:color w:val="000000"/>
              <w:u w:val="single"/>
            </w:rPr>
          </w:rPrChange>
        </w:rPr>
        <w:t>Eiusmod</w:t>
      </w:r>
      <w:r w:rsidR="00A96A35" w:rsidRPr="0027638C">
        <w:rPr>
          <w:spacing w:val="-5"/>
          <w:sz w:val="24"/>
          <w:u w:val="single"/>
          <w:rPrChange w16du:dateUtc="2026-07-07T18:18:00Z" w:author="Author" w:date="2026-07-07T20:18:00Z" w:id="10768">
            <w:rPr>
              <w:rFonts w:ascii="Times New Roman"/>
              <w:color w:val="000000"/>
              <w:spacing w:val="-2"/>
              <w:u w:val="single"/>
            </w:rPr>
          </w:rPrChange>
        </w:rPr>
        <w:t xml:space="preserve"> </w:t>
      </w:r>
      <w:r w:rsidR="00A96A35" w:rsidRPr="0027638C">
        <w:rPr>
          <w:sz w:val="24"/>
          <w:u w:val="single"/>
          <w:rPrChange w16du:dateUtc="2026-07-07T18:18:00Z" w:author="Author" w:date="2026-07-07T20:18:00Z" w:id="10769">
            <w:rPr>
              <w:rFonts w:ascii="Times New Roman"/>
              <w:color w:val="000000"/>
              <w:u w:val="single"/>
            </w:rPr>
          </w:rPrChange>
        </w:rPr>
        <w:t>tempor</w:t>
      </w:r>
      <w:r w:rsidR="00A96A35" w:rsidRPr="0027638C">
        <w:rPr>
          <w:spacing w:val="-5"/>
          <w:sz w:val="24"/>
          <w:u w:val="single"/>
          <w:rPrChange w16du:dateUtc="2026-07-07T18:18:00Z" w:author="Author" w:date="2026-07-07T20:18:00Z" w:id="10770">
            <w:rPr>
              <w:rFonts w:ascii="Times New Roman"/>
              <w:color w:val="000000"/>
              <w:spacing w:val="-2"/>
              <w:u w:val="single"/>
            </w:rPr>
          </w:rPrChange>
        </w:rPr>
        <w:t xml:space="preserve"> </w:t>
      </w:r>
      <w:r w:rsidR="00A96A35" w:rsidRPr="0027638C">
        <w:rPr>
          <w:sz w:val="24"/>
          <w:u w:val="single"/>
          <w:rPrChange w16du:dateUtc="2026-07-07T18:18:00Z" w:author="Author" w:date="2026-07-07T20:18:00Z" w:id="10771">
            <w:rPr>
              <w:rFonts w:ascii="Times New Roman"/>
              <w:color w:val="000000"/>
              <w:u w:val="single"/>
            </w:rPr>
          </w:rPrChange>
        </w:rPr>
        <w:t>incididunt</w:t>
      </w:r>
      <w:r w:rsidR="00A96A35" w:rsidRPr="0027638C">
        <w:rPr>
          <w:spacing w:val="-4"/>
          <w:sz w:val="24"/>
          <w:u w:val="single"/>
          <w:rPrChange w16du:dateUtc="2026-07-07T18:18:00Z" w:author="Author" w:date="2026-07-07T20:18:00Z" w:id="10772">
            <w:rPr>
              <w:rFonts w:ascii="Times New Roman"/>
              <w:color w:val="000000"/>
              <w:spacing w:val="-2"/>
              <w:u w:val="single"/>
            </w:rPr>
          </w:rPrChange>
        </w:rPr>
        <w:t xml:space="preserve"> </w:t>
      </w:r>
      <w:r w:rsidR="00A96A35" w:rsidRPr="0027638C">
        <w:rPr>
          <w:sz w:val="24"/>
          <w:u w:val="single"/>
          <w:rPrChange w16du:dateUtc="2026-07-07T18:18:00Z" w:author="Author" w:date="2026-07-07T20:18:00Z" w:id="10773">
            <w:rPr>
              <w:rFonts w:ascii="Times New Roman"/>
              <w:color w:val="000000"/>
              <w:u w:val="single"/>
            </w:rPr>
          </w:rPrChange>
        </w:rPr>
        <w:t>ut</w:t>
      </w:r>
      <w:r w:rsidR="00A96A35" w:rsidRPr="0027638C">
        <w:rPr>
          <w:spacing w:val="-5"/>
          <w:sz w:val="24"/>
          <w:u w:val="single"/>
          <w:rPrChange w16du:dateUtc="2026-07-07T18:18:00Z" w:author="Author" w:date="2026-07-07T20:18:00Z" w:id="10774">
            <w:rPr>
              <w:rFonts w:ascii="Times New Roman"/>
              <w:color w:val="000000"/>
              <w:spacing w:val="-2"/>
              <w:u w:val="single"/>
            </w:rPr>
          </w:rPrChange>
        </w:rPr>
        <w:t xml:space="preserve"> </w:t>
      </w:r>
      <w:r w:rsidR="00A96A35" w:rsidRPr="0027638C">
        <w:rPr>
          <w:sz w:val="24"/>
          <w:u w:val="single"/>
          <w:rPrChange w16du:dateUtc="2026-07-07T18:18:00Z" w:author="Author" w:date="2026-07-07T20:18:00Z" w:id="10775">
            <w:rPr>
              <w:rFonts w:ascii="Times New Roman"/>
              <w:color w:val="000000"/>
              <w:u w:val="single"/>
            </w:rPr>
          </w:rPrChange>
        </w:rPr>
        <w:t>labore</w:t>
      </w:r>
      <w:r w:rsidR="00A96A35" w:rsidRPr="0027638C">
        <w:rPr>
          <w:sz w:val="24"/>
          <w:rPrChange w16du:dateUtc="2026-07-07T18:18:00Z" w:author="Author" w:date="2026-07-07T20:18:00Z" w:id="10776">
            <w:rPr>
              <w:rFonts w:ascii="Times New Roman"/>
              <w:color w:val="000000"/>
            </w:rPr>
          </w:rPrChange>
        </w:rPr>
        <w:t>.</w:t>
      </w:r>
      <w:r w:rsidR="00A96A35" w:rsidRPr="0027638C">
        <w:rPr>
          <w:spacing w:val="-4"/>
          <w:sz w:val="24"/>
          <w:rPrChange w16du:dateUtc="2026-07-07T18:18:00Z" w:author="Author" w:date="2026-07-07T20:18:00Z" w:id="10777">
            <w:rPr>
              <w:rFonts w:ascii="Times New Roman"/>
              <w:color w:val="000000"/>
              <w:spacing w:val="-2"/>
            </w:rPr>
          </w:rPrChange>
        </w:rPr>
        <w:t xml:space="preserve"> </w:t>
      </w:r>
      <w:r w:rsidR="00A96A35" w:rsidRPr="0027638C">
        <w:rPr>
          <w:sz w:val="24"/>
          <w:rPrChange w16du:dateUtc="2026-07-07T18:18:00Z" w:author="Author" w:date="2026-07-07T20:18:00Z" w:id="10778">
            <w:rPr>
              <w:rFonts w:ascii="Times New Roman"/>
              <w:color w:val="000000"/>
            </w:rPr>
          </w:rPrChange>
        </w:rPr>
        <w:t>Et</w:t>
      </w:r>
      <w:r w:rsidR="00A96A35" w:rsidRPr="0027638C">
        <w:rPr>
          <w:spacing w:val="-5"/>
          <w:sz w:val="24"/>
          <w:rPrChange w16du:dateUtc="2026-07-07T18:18:00Z" w:author="Author" w:date="2026-07-07T20:18:00Z" w:id="10779">
            <w:rPr>
              <w:rFonts w:ascii="Times New Roman"/>
              <w:color w:val="000000"/>
              <w:spacing w:val="-2"/>
            </w:rPr>
          </w:rPrChange>
        </w:rPr>
        <w:t xml:space="preserve"> </w:t>
      </w:r>
      <w:r w:rsidR="00A96A35" w:rsidRPr="0027638C">
        <w:rPr>
          <w:sz w:val="24"/>
          <w:rPrChange w16du:dateUtc="2026-07-07T18:18:00Z" w:author="Author" w:date="2026-07-07T20:18:00Z" w:id="10780">
            <w:rPr>
              <w:rFonts w:ascii="Times New Roman"/>
              <w:color w:val="000000"/>
            </w:rPr>
          </w:rPrChange>
        </w:rPr>
        <w:t>Dolore</w:t>
      </w:r>
      <w:r w:rsidR="00A96A35" w:rsidRPr="0027638C">
        <w:rPr>
          <w:spacing w:val="-5"/>
          <w:sz w:val="24"/>
          <w:rPrChange w16du:dateUtc="2026-07-07T18:18:00Z" w:author="Author" w:date="2026-07-07T20:18:00Z" w:id="10781">
            <w:rPr>
              <w:rFonts w:ascii="Times New Roman"/>
              <w:color w:val="000000"/>
              <w:spacing w:val="-2"/>
            </w:rPr>
          </w:rPrChange>
        </w:rPr>
        <w:t xml:space="preserve"> </w:t>
      </w:r>
      <w:r w:rsidR="00A96A35" w:rsidRPr="0027638C">
        <w:rPr>
          <w:sz w:val="24"/>
          <w:rPrChange w16du:dateUtc="2026-07-07T18:18:00Z" w:author="Author" w:date="2026-07-07T20:18:00Z" w:id="10782">
            <w:rPr>
              <w:rFonts w:ascii="Times New Roman"/>
              <w:color w:val="000000"/>
            </w:rPr>
          </w:rPrChange>
        </w:rPr>
        <w:t>magna:</w:t>
      </w:r>
      <w:r w:rsidR="00A96A35" w:rsidRPr="0027638C">
        <w:rPr>
          <w:spacing w:val="-4"/>
          <w:sz w:val="24"/>
          <w:rPrChange w16du:dateUtc="2026-07-07T18:18:00Z" w:author="Author" w:date="2026-07-07T20:18:00Z" w:id="10783">
            <w:rPr>
              <w:rFonts w:ascii="Times New Roman"/>
              <w:color w:val="000000"/>
              <w:spacing w:val="-2"/>
            </w:rPr>
          </w:rPrChange>
        </w:rPr>
        <w:t xml:space="preserve"> </w:t>
      </w:r>
      <w:r w:rsidR="00A96A35" w:rsidRPr="0027638C">
        <w:rPr>
          <w:sz w:val="24"/>
          <w:rPrChange w16du:dateUtc="2026-07-07T18:18:00Z" w:author="Author" w:date="2026-07-07T20:18:00Z" w:id="10784">
            <w:rPr>
              <w:rFonts w:ascii="Times New Roman"/>
              <w:color w:val="000000"/>
            </w:rPr>
          </w:rPrChange>
        </w:rPr>
        <w:t>(aliqua)</w:t>
      </w:r>
      <w:r w:rsidR="00A96A35" w:rsidRPr="0027638C">
        <w:rPr>
          <w:spacing w:val="-4"/>
          <w:sz w:val="24"/>
          <w:rPrChange w16du:dateUtc="2026-07-07T18:18:00Z" w:author="Author" w:date="2026-07-07T20:18:00Z" w:id="10785">
            <w:rPr>
              <w:rFonts w:ascii="Times New Roman"/>
              <w:color w:val="000000"/>
              <w:spacing w:val="-2"/>
            </w:rPr>
          </w:rPrChange>
        </w:rPr>
        <w:t xml:space="preserve"> </w:t>
      </w:r>
      <w:r w:rsidR="00A96A35" w:rsidRPr="0027638C">
        <w:rPr>
          <w:sz w:val="24"/>
          <w:rPrChange w16du:dateUtc="2026-07-07T18:18:00Z" w:author="Author" w:date="2026-07-07T20:18:00Z" w:id="10786">
            <w:rPr>
              <w:rFonts w:ascii="Times New Roman"/>
              <w:color w:val="000000"/>
            </w:rPr>
          </w:rPrChange>
        </w:rPr>
        <w:t>lorem</w:t>
      </w:r>
      <w:r w:rsidR="00A96A35" w:rsidRPr="0027638C">
        <w:rPr>
          <w:spacing w:val="-4"/>
          <w:sz w:val="24"/>
          <w:rPrChange w16du:dateUtc="2026-07-07T18:18:00Z" w:author="Author" w:date="2026-07-07T20:18:00Z" w:id="10787">
            <w:rPr>
              <w:rFonts w:ascii="Times New Roman"/>
              <w:color w:val="000000"/>
              <w:spacing w:val="-2"/>
            </w:rPr>
          </w:rPrChange>
        </w:rPr>
        <w:t xml:space="preserve"> </w:t>
      </w:r>
      <w:r w:rsidR="00A96A35" w:rsidRPr="0027638C">
        <w:rPr>
          <w:sz w:val="24"/>
          <w:rPrChange w16du:dateUtc="2026-07-07T18:18:00Z" w:author="Author" w:date="2026-07-07T20:18:00Z" w:id="10788">
            <w:rPr>
              <w:rFonts w:ascii="Times New Roman"/>
              <w:color w:val="000000"/>
            </w:rPr>
          </w:rPrChange>
        </w:rPr>
        <w:t>ipsum</w:t>
      </w:r>
      <w:r w:rsidR="00A96A35" w:rsidRPr="0027638C">
        <w:rPr>
          <w:spacing w:val="-5"/>
          <w:sz w:val="24"/>
          <w:rPrChange w16du:dateUtc="2026-07-07T18:18:00Z" w:author="Author" w:date="2026-07-07T20:18:00Z" w:id="10789">
            <w:rPr>
              <w:rFonts w:ascii="Times New Roman"/>
              <w:color w:val="000000"/>
              <w:spacing w:val="-2"/>
            </w:rPr>
          </w:rPrChange>
        </w:rPr>
        <w:t xml:space="preserve"> </w:t>
      </w:r>
      <w:r w:rsidR="00A96A35" w:rsidRPr="0027638C">
        <w:rPr>
          <w:sz w:val="24"/>
          <w:rPrChange w16du:dateUtc="2026-07-07T18:18:00Z" w:author="Author" w:date="2026-07-07T20:18:00Z" w:id="10790">
            <w:rPr>
              <w:rFonts w:ascii="Times New Roman"/>
              <w:color w:val="000000"/>
            </w:rPr>
          </w:rPrChange>
        </w:rPr>
        <w:t>dolor</w:t>
      </w:r>
      <w:r w:rsidR="00A96A35" w:rsidRPr="0027638C">
        <w:rPr>
          <w:spacing w:val="-5"/>
          <w:sz w:val="24"/>
          <w:rPrChange w16du:dateUtc="2026-07-07T18:18:00Z" w:author="Author" w:date="2026-07-07T20:18:00Z" w:id="10791">
            <w:rPr>
              <w:rFonts w:ascii="Times New Roman"/>
              <w:color w:val="000000"/>
              <w:spacing w:val="-2"/>
            </w:rPr>
          </w:rPrChange>
        </w:rPr>
        <w:t xml:space="preserve"> </w:t>
      </w:r>
      <w:r w:rsidR="00A96A35" w:rsidRPr="0027638C">
        <w:rPr>
          <w:sz w:val="24"/>
          <w:rPrChange w16du:dateUtc="2026-07-07T18:18:00Z" w:author="Author" w:date="2026-07-07T20:18:00Z" w:id="10792">
            <w:rPr>
              <w:rFonts w:ascii="Times New Roman"/>
              <w:color w:val="000000"/>
            </w:rPr>
          </w:rPrChange>
        </w:rPr>
        <w:t>sit</w:t>
      </w:r>
      <w:r w:rsidR="00A96A35" w:rsidRPr="0027638C">
        <w:rPr>
          <w:spacing w:val="-5"/>
          <w:sz w:val="24"/>
          <w:rPrChange w16du:dateUtc="2026-07-07T18:18:00Z" w:author="Author" w:date="2026-07-07T20:18:00Z" w:id="10793">
            <w:rPr>
              <w:rFonts w:ascii="Times New Roman"/>
              <w:color w:val="000000"/>
              <w:spacing w:val="-2"/>
            </w:rPr>
          </w:rPrChange>
        </w:rPr>
        <w:t xml:space="preserve"> </w:t>
      </w:r>
      <w:r w:rsidR="00A96A35" w:rsidRPr="0027638C">
        <w:rPr>
          <w:sz w:val="24"/>
          <w:rPrChange w16du:dateUtc="2026-07-07T18:18:00Z" w:author="Author" w:date="2026-07-07T20:18:00Z" w:id="10794">
            <w:rPr>
              <w:rFonts w:ascii="Times New Roman" w:hAnsi="Times New Roman"/>
              <w:color w:val="000000"/>
            </w:rPr>
          </w:rPrChange>
        </w:rPr>
        <w:t>amet</w:t>
      </w:r>
      <w:del w16du:dateUtc="2026-07-07T18:18:00Z" w:author="Author" w:date="2026-07-07T20:18:00Z" w:id="10795">
        <w:r>
          <w:rPr>
            <w:color w:val="000000"/>
          </w:rPr>
          <w:cr/>
        </w:r>
      </w:del>
      <w:r w:rsidR="00A96A35" w:rsidRPr="0027638C">
        <w:rPr>
          <w:sz w:val="24"/>
          <w:rPrChange w16du:dateUtc="2026-07-07T18:18:00Z" w:author="Author" w:date="2026-07-07T20:18:00Z" w:id="10796">
            <w:rPr>
              <w:rFonts w:ascii="Times New Roman"/>
              <w:color w:val="000000"/>
              <w:spacing w:val="665"/>
            </w:rPr>
          </w:rPrChange>
        </w:rPr>
        <w:t xml:space="preserve"> </w:t>
      </w:r>
      <w:r w:rsidR="00A96A35" w:rsidRPr="0027638C">
        <w:rPr>
          <w:sz w:val="24"/>
          <w:rPrChange w16du:dateUtc="2026-07-07T18:18:00Z" w:author="Author" w:date="2026-07-07T20:18:00Z" w:id="10797">
            <w:rPr>
              <w:rFonts w:ascii="Times New Roman"/>
              <w:color w:val="000000"/>
            </w:rPr>
          </w:rPrChange>
        </w:rPr>
        <w:t>consectetur</w:t>
      </w:r>
      <w:r w:rsidR="00A96A35" w:rsidRPr="0027638C">
        <w:rPr>
          <w:spacing w:val="-2"/>
          <w:sz w:val="24"/>
          <w:rPrChange w16du:dateUtc="2026-07-07T18:18:00Z" w:author="Author" w:date="2026-07-07T20:18:00Z" w:id="10798">
            <w:rPr>
              <w:rFonts w:ascii="Times New Roman"/>
              <w:color w:val="000000"/>
              <w:spacing w:val="1"/>
            </w:rPr>
          </w:rPrChange>
        </w:rPr>
        <w:t xml:space="preserve"> </w:t>
      </w:r>
      <w:r w:rsidR="00A96A35" w:rsidRPr="0027638C">
        <w:rPr>
          <w:sz w:val="24"/>
          <w:rPrChange w16du:dateUtc="2026-07-07T18:18:00Z" w:author="Author" w:date="2026-07-07T20:18:00Z" w:id="10799">
            <w:rPr>
              <w:rFonts w:ascii="Times New Roman"/>
              <w:color w:val="000000"/>
            </w:rPr>
          </w:rPrChange>
        </w:rPr>
        <w:t>adipiscing</w:t>
      </w:r>
      <w:r w:rsidR="00A96A35" w:rsidRPr="0027638C">
        <w:rPr>
          <w:spacing w:val="-3"/>
          <w:sz w:val="24"/>
          <w:rPrChange w16du:dateUtc="2026-07-07T18:18:00Z" w:author="Author" w:date="2026-07-07T20:18:00Z" w:id="10800">
            <w:rPr>
              <w:rFonts w:ascii="Times New Roman"/>
              <w:color w:val="000000"/>
            </w:rPr>
          </w:rPrChange>
        </w:rPr>
        <w:t xml:space="preserve"> </w:t>
      </w:r>
      <w:r w:rsidR="00A96A35" w:rsidRPr="0027638C">
        <w:rPr>
          <w:sz w:val="24"/>
          <w:rPrChange w16du:dateUtc="2026-07-07T18:18:00Z" w:author="Author" w:date="2026-07-07T20:18:00Z" w:id="10801">
            <w:rPr>
              <w:rFonts w:ascii="Times New Roman"/>
              <w:color w:val="000000"/>
            </w:rPr>
          </w:rPrChange>
        </w:rPr>
        <w:t>elit</w:t>
      </w:r>
      <w:r w:rsidR="00A96A35" w:rsidRPr="0027638C">
        <w:rPr>
          <w:spacing w:val="-2"/>
          <w:sz w:val="24"/>
          <w:rPrChange w16du:dateUtc="2026-07-07T18:18:00Z" w:author="Author" w:date="2026-07-07T20:18:00Z" w:id="10802">
            <w:rPr>
              <w:rFonts w:ascii="Times New Roman"/>
              <w:color w:val="000000"/>
            </w:rPr>
          </w:rPrChange>
        </w:rPr>
        <w:t xml:space="preserve"> </w:t>
      </w:r>
      <w:r w:rsidR="00A96A35" w:rsidRPr="0027638C">
        <w:rPr>
          <w:sz w:val="24"/>
          <w:rPrChange w16du:dateUtc="2026-07-07T18:18:00Z" w:author="Author" w:date="2026-07-07T20:18:00Z" w:id="10803">
            <w:rPr>
              <w:rFonts w:ascii="Times New Roman"/>
              <w:color w:val="000000"/>
            </w:rPr>
          </w:rPrChange>
        </w:rPr>
        <w:t>sed</w:t>
      </w:r>
      <w:r w:rsidR="00A96A35" w:rsidRPr="0027638C">
        <w:rPr>
          <w:spacing w:val="-2"/>
          <w:sz w:val="24"/>
          <w:rPrChange w16du:dateUtc="2026-07-07T18:18:00Z" w:author="Author" w:date="2026-07-07T20:18:00Z" w:id="10804">
            <w:rPr>
              <w:rFonts w:ascii="Times New Roman"/>
              <w:color w:val="000000"/>
            </w:rPr>
          </w:rPrChange>
        </w:rPr>
        <w:t xml:space="preserve"> </w:t>
      </w:r>
      <w:r w:rsidR="00A96A35" w:rsidRPr="0027638C">
        <w:rPr>
          <w:sz w:val="24"/>
          <w:rPrChange w16du:dateUtc="2026-07-07T18:18:00Z" w:author="Author" w:date="2026-07-07T20:18:00Z" w:id="10805">
            <w:rPr>
              <w:rFonts w:ascii="Times New Roman"/>
              <w:color w:val="000000"/>
            </w:rPr>
          </w:rPrChange>
        </w:rPr>
        <w:t>do</w:t>
      </w:r>
      <w:r w:rsidR="00A96A35" w:rsidRPr="0027638C">
        <w:rPr>
          <w:spacing w:val="-2"/>
          <w:sz w:val="24"/>
          <w:rPrChange w16du:dateUtc="2026-07-07T18:18:00Z" w:author="Author" w:date="2026-07-07T20:18:00Z" w:id="10806">
            <w:rPr>
              <w:rFonts w:ascii="Times New Roman"/>
              <w:color w:val="000000"/>
              <w:spacing w:val="1"/>
            </w:rPr>
          </w:rPrChange>
        </w:rPr>
        <w:t xml:space="preserve"> </w:t>
      </w:r>
      <w:r w:rsidR="00A96A35" w:rsidRPr="0027638C">
        <w:rPr>
          <w:sz w:val="24"/>
          <w:rPrChange w16du:dateUtc="2026-07-07T18:18:00Z" w:author="Author" w:date="2026-07-07T20:18:00Z" w:id="10807">
            <w:rPr>
              <w:rFonts w:ascii="Times New Roman"/>
              <w:color w:val="000000"/>
            </w:rPr>
          </w:rPrChange>
        </w:rPr>
        <w:t>eiusmod</w:t>
      </w:r>
      <w:r w:rsidR="00A96A35" w:rsidRPr="0027638C">
        <w:rPr>
          <w:spacing w:val="-2"/>
          <w:sz w:val="24"/>
          <w:rPrChange w16du:dateUtc="2026-07-07T18:18:00Z" w:author="Author" w:date="2026-07-07T20:18:00Z" w:id="10808">
            <w:rPr>
              <w:rFonts w:ascii="Times New Roman"/>
              <w:color w:val="000000"/>
            </w:rPr>
          </w:rPrChange>
        </w:rPr>
        <w:t xml:space="preserve"> </w:t>
      </w:r>
      <w:r w:rsidR="00A96A35" w:rsidRPr="0027638C">
        <w:rPr>
          <w:sz w:val="24"/>
          <w:rPrChange w16du:dateUtc="2026-07-07T18:18:00Z" w:author="Author" w:date="2026-07-07T20:18:00Z" w:id="10809">
            <w:rPr>
              <w:rFonts w:ascii="Times New Roman"/>
              <w:color w:val="000000"/>
            </w:rPr>
          </w:rPrChange>
        </w:rPr>
        <w:t>tempor</w:t>
      </w:r>
      <w:r w:rsidR="00A96A35" w:rsidRPr="0027638C">
        <w:rPr>
          <w:spacing w:val="-2"/>
          <w:sz w:val="24"/>
          <w:rPrChange w16du:dateUtc="2026-07-07T18:18:00Z" w:author="Author" w:date="2026-07-07T20:18:00Z" w:id="10810">
            <w:rPr>
              <w:rFonts w:ascii="Times New Roman"/>
              <w:color w:val="000000"/>
              <w:spacing w:val="1"/>
            </w:rPr>
          </w:rPrChange>
        </w:rPr>
        <w:t xml:space="preserve"> </w:t>
      </w:r>
      <w:r w:rsidR="00A96A35" w:rsidRPr="0027638C">
        <w:rPr>
          <w:sz w:val="24"/>
          <w:rPrChange w16du:dateUtc="2026-07-07T18:18:00Z" w:author="Author" w:date="2026-07-07T20:18:00Z" w:id="10811">
            <w:rPr>
              <w:rFonts w:ascii="Times New Roman"/>
              <w:color w:val="000000"/>
            </w:rPr>
          </w:rPrChange>
        </w:rPr>
        <w:t>incididunt</w:t>
      </w:r>
      <w:r w:rsidR="00A96A35" w:rsidRPr="0027638C">
        <w:rPr>
          <w:spacing w:val="-2"/>
          <w:sz w:val="24"/>
          <w:rPrChange w16du:dateUtc="2026-07-07T18:18:00Z" w:author="Author" w:date="2026-07-07T20:18:00Z" w:id="10812">
            <w:rPr>
              <w:rFonts w:ascii="Times New Roman"/>
              <w:color w:val="000000"/>
            </w:rPr>
          </w:rPrChange>
        </w:rPr>
        <w:t xml:space="preserve"> </w:t>
      </w:r>
      <w:r w:rsidR="00A96A35" w:rsidRPr="0027638C">
        <w:rPr>
          <w:sz w:val="24"/>
          <w:rPrChange w16du:dateUtc="2026-07-07T18:18:00Z" w:author="Author" w:date="2026-07-07T20:18:00Z" w:id="10813">
            <w:rPr>
              <w:rFonts w:ascii="Times New Roman"/>
              <w:color w:val="000000"/>
            </w:rPr>
          </w:rPrChange>
        </w:rPr>
        <w:t>ut</w:t>
      </w:r>
      <w:r w:rsidR="00A96A35" w:rsidRPr="0027638C">
        <w:rPr>
          <w:spacing w:val="-2"/>
          <w:sz w:val="24"/>
          <w:rPrChange w16du:dateUtc="2026-07-07T18:18:00Z" w:author="Author" w:date="2026-07-07T20:18:00Z" w:id="10814">
            <w:rPr>
              <w:rFonts w:ascii="Times New Roman"/>
              <w:color w:val="000000"/>
              <w:spacing w:val="1"/>
            </w:rPr>
          </w:rPrChange>
        </w:rPr>
        <w:t xml:space="preserve"> </w:t>
      </w:r>
      <w:r w:rsidR="00A96A35" w:rsidRPr="0027638C">
        <w:rPr>
          <w:sz w:val="24"/>
          <w:rPrChange w16du:dateUtc="2026-07-07T18:18:00Z" w:author="Author" w:date="2026-07-07T20:18:00Z" w:id="10815">
            <w:rPr>
              <w:rFonts w:ascii="Times New Roman"/>
              <w:color w:val="000000"/>
            </w:rPr>
          </w:rPrChange>
        </w:rPr>
        <w:t>labore</w:t>
      </w:r>
      <w:r w:rsidR="00A96A35" w:rsidRPr="0027638C">
        <w:rPr>
          <w:spacing w:val="-2"/>
          <w:sz w:val="24"/>
          <w:rPrChange w16du:dateUtc="2026-07-07T18:18:00Z" w:author="Author" w:date="2026-07-07T20:18:00Z" w:id="10816">
            <w:rPr>
              <w:rFonts w:ascii="Times New Roman"/>
              <w:color w:val="000000"/>
            </w:rPr>
          </w:rPrChange>
        </w:rPr>
        <w:t xml:space="preserve"> </w:t>
      </w:r>
      <w:r w:rsidR="00A96A35" w:rsidRPr="0027638C">
        <w:rPr>
          <w:sz w:val="24"/>
          <w:rPrChange w16du:dateUtc="2026-07-07T18:18:00Z" w:author="Author" w:date="2026-07-07T20:18:00Z" w:id="10817">
            <w:rPr>
              <w:rFonts w:ascii="Times New Roman"/>
              <w:color w:val="000000"/>
            </w:rPr>
          </w:rPrChange>
        </w:rPr>
        <w:t>et</w:t>
      </w:r>
      <w:r w:rsidR="00A96A35" w:rsidRPr="0027638C">
        <w:rPr>
          <w:spacing w:val="-2"/>
          <w:sz w:val="24"/>
          <w:rPrChange w16du:dateUtc="2026-07-07T18:18:00Z" w:author="Author" w:date="2026-07-07T20:18:00Z" w:id="10818">
            <w:rPr>
              <w:rFonts w:ascii="Times New Roman"/>
              <w:color w:val="000000"/>
              <w:spacing w:val="1"/>
            </w:rPr>
          </w:rPrChange>
        </w:rPr>
        <w:t xml:space="preserve"> </w:t>
      </w:r>
      <w:r w:rsidR="00A96A35" w:rsidRPr="0027638C">
        <w:rPr>
          <w:sz w:val="24"/>
          <w:rPrChange w16du:dateUtc="2026-07-07T18:18:00Z" w:author="Author" w:date="2026-07-07T20:18:00Z" w:id="10819">
            <w:rPr>
              <w:rFonts w:ascii="Times New Roman"/>
              <w:color w:val="000000"/>
            </w:rPr>
          </w:rPrChange>
        </w:rPr>
        <w:t>Dolore</w:t>
      </w:r>
      <w:r w:rsidR="00A96A35" w:rsidRPr="0027638C">
        <w:rPr>
          <w:spacing w:val="-2"/>
          <w:sz w:val="24"/>
          <w:rPrChange w16du:dateUtc="2026-07-07T18:18:00Z" w:author="Author" w:date="2026-07-07T20:18:00Z" w:id="10820">
            <w:rPr>
              <w:rFonts w:ascii="Times New Roman"/>
              <w:color w:val="000000"/>
            </w:rPr>
          </w:rPrChange>
        </w:rPr>
        <w:t xml:space="preserve"> </w:t>
      </w:r>
      <w:r w:rsidR="00A96A35" w:rsidRPr="0027638C">
        <w:rPr>
          <w:sz w:val="24"/>
          <w:rPrChange w16du:dateUtc="2026-07-07T18:18:00Z" w:author="Author" w:date="2026-07-07T20:18:00Z" w:id="10821">
            <w:rPr>
              <w:rFonts w:ascii="Times New Roman"/>
              <w:color w:val="000000"/>
            </w:rPr>
          </w:rPrChange>
        </w:rPr>
        <w:t>9;</w:t>
      </w:r>
      <w:r w:rsidR="00A96A35" w:rsidRPr="0027638C">
        <w:rPr>
          <w:spacing w:val="-2"/>
          <w:sz w:val="24"/>
          <w:rPrChange w16du:dateUtc="2026-07-07T18:18:00Z" w:author="Author" w:date="2026-07-07T20:18:00Z" w:id="10822">
            <w:rPr>
              <w:rFonts w:ascii="Times New Roman"/>
              <w:color w:val="000000"/>
              <w:spacing w:val="1"/>
            </w:rPr>
          </w:rPrChange>
        </w:rPr>
        <w:t xml:space="preserve"> </w:t>
      </w:r>
      <w:r w:rsidR="00A96A35" w:rsidRPr="0027638C">
        <w:rPr>
          <w:sz w:val="24"/>
          <w:rPrChange w16du:dateUtc="2026-07-07T18:18:00Z" w:author="Author" w:date="2026-07-07T20:18:00Z" w:id="10823">
            <w:rPr>
              <w:rFonts w:ascii="Times New Roman"/>
              <w:color w:val="000000"/>
            </w:rPr>
          </w:rPrChange>
        </w:rPr>
        <w:t>(magna)</w:t>
      </w:r>
      <w:r w:rsidR="00A96A35" w:rsidRPr="0027638C">
        <w:rPr>
          <w:spacing w:val="-2"/>
          <w:sz w:val="24"/>
          <w:rPrChange w16du:dateUtc="2026-07-07T18:18:00Z" w:author="Author" w:date="2026-07-07T20:18:00Z" w:id="10824">
            <w:rPr>
              <w:rFonts w:ascii="Times New Roman"/>
              <w:color w:val="000000"/>
            </w:rPr>
          </w:rPrChange>
        </w:rPr>
        <w:t xml:space="preserve"> </w:t>
      </w:r>
      <w:r w:rsidR="00A96A35" w:rsidRPr="0027638C">
        <w:rPr>
          <w:sz w:val="24"/>
          <w:rPrChange w16du:dateUtc="2026-07-07T18:18:00Z" w:author="Author" w:date="2026-07-07T20:18:00Z" w:id="10825">
            <w:rPr>
              <w:rFonts w:ascii="Times New Roman"/>
              <w:color w:val="000000"/>
            </w:rPr>
          </w:rPrChange>
        </w:rPr>
        <w:t>aliqua</w:t>
      </w:r>
      <w:r w:rsidR="00A96A35" w:rsidRPr="0027638C">
        <w:rPr>
          <w:spacing w:val="-2"/>
          <w:sz w:val="24"/>
          <w:rPrChange w16du:dateUtc="2026-07-07T18:18:00Z" w:author="Author" w:date="2026-07-07T20:18:00Z" w:id="10826">
            <w:rPr>
              <w:rFonts w:ascii="Times New Roman"/>
              <w:color w:val="000000"/>
              <w:spacing w:val="1"/>
            </w:rPr>
          </w:rPrChange>
        </w:rPr>
        <w:t xml:space="preserve"> </w:t>
      </w:r>
      <w:r w:rsidR="00A96A35" w:rsidRPr="0027638C">
        <w:rPr>
          <w:sz w:val="24"/>
          <w:rPrChange w16du:dateUtc="2026-07-07T18:18:00Z" w:author="Author" w:date="2026-07-07T20:18:00Z" w:id="10827">
            <w:rPr>
              <w:rFonts w:ascii="Times New Roman"/>
              <w:color w:val="000000"/>
            </w:rPr>
          </w:rPrChange>
        </w:rPr>
        <w:t>lorem</w:t>
      </w:r>
      <w:r w:rsidR="00A96A35" w:rsidRPr="0027638C">
        <w:rPr>
          <w:spacing w:val="-2"/>
          <w:sz w:val="24"/>
          <w:rPrChange w16du:dateUtc="2026-07-07T18:18:00Z" w:author="Author" w:date="2026-07-07T20:18:00Z" w:id="10828">
            <w:rPr>
              <w:rFonts w:ascii="Times New Roman"/>
              <w:color w:val="000000"/>
            </w:rPr>
          </w:rPrChange>
        </w:rPr>
        <w:t xml:space="preserve"> </w:t>
      </w:r>
      <w:r w:rsidR="00A96A35" w:rsidRPr="0027638C">
        <w:rPr>
          <w:sz w:val="24"/>
          <w:rPrChange w16du:dateUtc="2026-07-07T18:18:00Z" w:author="Author" w:date="2026-07-07T20:18:00Z" w:id="10829">
            <w:rPr>
              <w:rFonts w:ascii="Times New Roman"/>
              <w:color w:val="000000"/>
            </w:rPr>
          </w:rPrChange>
        </w:rPr>
        <w:t>ipsum</w:t>
      </w:r>
      <w:r w:rsidR="00A96A35" w:rsidRPr="0027638C">
        <w:rPr>
          <w:spacing w:val="-2"/>
          <w:sz w:val="24"/>
          <w:rPrChange w16du:dateUtc="2026-07-07T18:18:00Z" w:author="Author" w:date="2026-07-07T20:18:00Z" w:id="10830">
            <w:rPr>
              <w:rFonts w:ascii="Times New Roman"/>
              <w:color w:val="000000"/>
            </w:rPr>
          </w:rPrChange>
        </w:rPr>
        <w:t xml:space="preserve"> </w:t>
      </w:r>
      <w:r w:rsidR="00A96A35" w:rsidRPr="0027638C">
        <w:rPr>
          <w:sz w:val="24"/>
          <w:rPrChange w16du:dateUtc="2026-07-07T18:18:00Z" w:author="Author" w:date="2026-07-07T20:18:00Z" w:id="10831">
            <w:rPr>
              <w:rFonts w:ascii="Times New Roman"/>
              <w:color w:val="000000"/>
            </w:rPr>
          </w:rPrChange>
        </w:rPr>
        <w:t>dolor</w:t>
      </w:r>
      <w:r w:rsidR="00A96A35" w:rsidRPr="0027638C">
        <w:rPr>
          <w:spacing w:val="-2"/>
          <w:sz w:val="24"/>
          <w:rPrChange w16du:dateUtc="2026-07-07T18:18:00Z" w:author="Author" w:date="2026-07-07T20:18:00Z" w:id="10832">
            <w:rPr>
              <w:rFonts w:ascii="Times New Roman"/>
              <w:color w:val="000000"/>
            </w:rPr>
          </w:rPrChange>
        </w:rPr>
        <w:t xml:space="preserve"> </w:t>
      </w:r>
      <w:r w:rsidR="00A96A35" w:rsidRPr="0027638C">
        <w:rPr>
          <w:sz w:val="24"/>
          <w:rPrChange w16du:dateUtc="2026-07-07T18:18:00Z" w:author="Author" w:date="2026-07-07T20:18:00Z" w:id="10833">
            <w:rPr>
              <w:rFonts w:ascii="Times New Roman"/>
              <w:color w:val="000000"/>
            </w:rPr>
          </w:rPrChange>
        </w:rPr>
        <w:t>sit</w:t>
      </w:r>
      <w:r w:rsidR="00A96A35" w:rsidRPr="0027638C">
        <w:rPr>
          <w:spacing w:val="-2"/>
          <w:sz w:val="24"/>
          <w:rPrChange w16du:dateUtc="2026-07-07T18:18:00Z" w:author="Author" w:date="2026-07-07T20:18:00Z" w:id="10834">
            <w:rPr>
              <w:rFonts w:ascii="Times New Roman"/>
              <w:color w:val="000000"/>
            </w:rPr>
          </w:rPrChange>
        </w:rPr>
        <w:t xml:space="preserve"> </w:t>
      </w:r>
      <w:r w:rsidR="00A96A35" w:rsidRPr="0027638C">
        <w:rPr>
          <w:sz w:val="24"/>
          <w:rPrChange w16du:dateUtc="2026-07-07T18:18:00Z" w:author="Author" w:date="2026-07-07T20:18:00Z" w:id="10835">
            <w:rPr>
              <w:rFonts w:ascii="Times New Roman" w:hAnsi="Times New Roman"/>
              <w:color w:val="000000"/>
            </w:rPr>
          </w:rPrChange>
        </w:rPr>
        <w:t>amet</w:t>
      </w:r>
      <w:del w16du:dateUtc="2026-07-07T18:18:00Z" w:author="Author" w:date="2026-07-07T20:18:00Z" w:id="10836">
        <w:r>
          <w:rPr>
            <w:color w:val="000000"/>
          </w:rPr>
          <w:cr/>
        </w:r>
      </w:del>
      <w:r w:rsidR="00A96A35" w:rsidRPr="0027638C">
        <w:rPr>
          <w:sz w:val="24"/>
          <w:rPrChange w16du:dateUtc="2026-07-07T18:18:00Z" w:author="Author" w:date="2026-07-07T20:18:00Z" w:id="10837">
            <w:rPr>
              <w:rFonts w:ascii="Times New Roman"/>
              <w:color w:val="000000"/>
              <w:spacing w:val="665"/>
            </w:rPr>
          </w:rPrChange>
        </w:rPr>
        <w:t xml:space="preserve"> </w:t>
      </w:r>
      <w:r w:rsidR="00A96A35" w:rsidRPr="0027638C">
        <w:rPr>
          <w:sz w:val="24"/>
          <w:rPrChange w16du:dateUtc="2026-07-07T18:18:00Z" w:author="Author" w:date="2026-07-07T20:18:00Z" w:id="10838">
            <w:rPr>
              <w:rFonts w:ascii="Times New Roman"/>
              <w:color w:val="000000"/>
            </w:rPr>
          </w:rPrChange>
        </w:rPr>
        <w:t>consectetur</w:t>
      </w:r>
      <w:r w:rsidR="00A96A35" w:rsidRPr="0027638C">
        <w:rPr>
          <w:sz w:val="24"/>
          <w:rPrChange w16du:dateUtc="2026-07-07T18:18:00Z" w:author="Author" w:date="2026-07-07T20:18:00Z" w:id="10839">
            <w:rPr>
              <w:rFonts w:ascii="Times New Roman"/>
              <w:color w:val="000000"/>
              <w:spacing w:val="24"/>
            </w:rPr>
          </w:rPrChange>
        </w:rPr>
        <w:t xml:space="preserve"> </w:t>
      </w:r>
      <w:r w:rsidR="00A96A35" w:rsidRPr="0027638C">
        <w:rPr>
          <w:sz w:val="24"/>
          <w:rPrChange w16du:dateUtc="2026-07-07T18:18:00Z" w:author="Author" w:date="2026-07-07T20:18:00Z" w:id="10840">
            <w:rPr>
              <w:rFonts w:ascii="Times New Roman"/>
              <w:color w:val="000000"/>
            </w:rPr>
          </w:rPrChange>
        </w:rPr>
        <w:t>adipiscing</w:t>
      </w:r>
      <w:r w:rsidR="00A96A35" w:rsidRPr="0027638C">
        <w:rPr>
          <w:sz w:val="24"/>
          <w:rPrChange w16du:dateUtc="2026-07-07T18:18:00Z" w:author="Author" w:date="2026-07-07T20:18:00Z" w:id="10841">
            <w:rPr>
              <w:rFonts w:ascii="Times New Roman"/>
              <w:color w:val="000000"/>
              <w:spacing w:val="24"/>
            </w:rPr>
          </w:rPrChange>
        </w:rPr>
        <w:t xml:space="preserve"> </w:t>
      </w:r>
      <w:r w:rsidR="00A96A35" w:rsidRPr="0027638C">
        <w:rPr>
          <w:sz w:val="24"/>
          <w:rPrChange w16du:dateUtc="2026-07-07T18:18:00Z" w:author="Author" w:date="2026-07-07T20:18:00Z" w:id="10842">
            <w:rPr>
              <w:rFonts w:ascii="Times New Roman"/>
              <w:color w:val="000000"/>
            </w:rPr>
          </w:rPrChange>
        </w:rPr>
        <w:t>elit</w:t>
      </w:r>
      <w:r w:rsidR="00A96A35" w:rsidRPr="0027638C">
        <w:rPr>
          <w:sz w:val="24"/>
          <w:rPrChange w16du:dateUtc="2026-07-07T18:18:00Z" w:author="Author" w:date="2026-07-07T20:18:00Z" w:id="10843">
            <w:rPr>
              <w:rFonts w:ascii="Times New Roman"/>
              <w:color w:val="000000"/>
              <w:spacing w:val="24"/>
            </w:rPr>
          </w:rPrChange>
        </w:rPr>
        <w:t xml:space="preserve"> </w:t>
      </w:r>
      <w:r w:rsidR="00A96A35" w:rsidRPr="0027638C">
        <w:rPr>
          <w:sz w:val="24"/>
          <w:rPrChange w16du:dateUtc="2026-07-07T18:18:00Z" w:author="Author" w:date="2026-07-07T20:18:00Z" w:id="10844">
            <w:rPr>
              <w:rFonts w:ascii="Times New Roman"/>
              <w:color w:val="000000"/>
            </w:rPr>
          </w:rPrChange>
        </w:rPr>
        <w:t>sed</w:t>
      </w:r>
      <w:r w:rsidR="00A96A35" w:rsidRPr="0027638C">
        <w:rPr>
          <w:sz w:val="24"/>
          <w:rPrChange w16du:dateUtc="2026-07-07T18:18:00Z" w:author="Author" w:date="2026-07-07T20:18:00Z" w:id="10845">
            <w:rPr>
              <w:rFonts w:ascii="Times New Roman"/>
              <w:color w:val="000000"/>
              <w:spacing w:val="24"/>
            </w:rPr>
          </w:rPrChange>
        </w:rPr>
        <w:t xml:space="preserve"> </w:t>
      </w:r>
      <w:r w:rsidR="00A96A35" w:rsidRPr="0027638C">
        <w:rPr>
          <w:sz w:val="24"/>
          <w:rPrChange w16du:dateUtc="2026-07-07T18:18:00Z" w:author="Author" w:date="2026-07-07T20:18:00Z" w:id="10846">
            <w:rPr>
              <w:rFonts w:ascii="Times New Roman"/>
              <w:color w:val="000000"/>
            </w:rPr>
          </w:rPrChange>
        </w:rPr>
        <w:t>do</w:t>
      </w:r>
      <w:r w:rsidR="00A96A35" w:rsidRPr="0027638C">
        <w:rPr>
          <w:sz w:val="24"/>
          <w:rPrChange w16du:dateUtc="2026-07-07T18:18:00Z" w:author="Author" w:date="2026-07-07T20:18:00Z" w:id="10847">
            <w:rPr>
              <w:rFonts w:ascii="Times New Roman"/>
              <w:color w:val="000000"/>
              <w:spacing w:val="24"/>
            </w:rPr>
          </w:rPrChange>
        </w:rPr>
        <w:t xml:space="preserve"> </w:t>
      </w:r>
      <w:r w:rsidR="00A96A35" w:rsidRPr="0027638C">
        <w:rPr>
          <w:sz w:val="24"/>
          <w:rPrChange w16du:dateUtc="2026-07-07T18:18:00Z" w:author="Author" w:date="2026-07-07T20:18:00Z" w:id="10848">
            <w:rPr>
              <w:rFonts w:ascii="Times New Roman"/>
              <w:color w:val="000000"/>
            </w:rPr>
          </w:rPrChange>
        </w:rPr>
        <w:t>eiusmod</w:t>
      </w:r>
      <w:r w:rsidR="00A96A35" w:rsidRPr="0027638C">
        <w:rPr>
          <w:sz w:val="24"/>
          <w:rPrChange w16du:dateUtc="2026-07-07T18:18:00Z" w:author="Author" w:date="2026-07-07T20:18:00Z" w:id="10849">
            <w:rPr>
              <w:rFonts w:ascii="Times New Roman"/>
              <w:color w:val="000000"/>
              <w:spacing w:val="24"/>
            </w:rPr>
          </w:rPrChange>
        </w:rPr>
        <w:t xml:space="preserve"> </w:t>
      </w:r>
      <w:r w:rsidR="00A96A35" w:rsidRPr="0027638C">
        <w:rPr>
          <w:sz w:val="24"/>
          <w:rPrChange w16du:dateUtc="2026-07-07T18:18:00Z" w:author="Author" w:date="2026-07-07T20:18:00Z" w:id="10850">
            <w:rPr>
              <w:rFonts w:ascii="Times New Roman"/>
              <w:color w:val="000000"/>
            </w:rPr>
          </w:rPrChange>
        </w:rPr>
        <w:t>tempor</w:t>
      </w:r>
      <w:r w:rsidR="00A96A35" w:rsidRPr="0027638C">
        <w:rPr>
          <w:sz w:val="24"/>
          <w:rPrChange w16du:dateUtc="2026-07-07T18:18:00Z" w:author="Author" w:date="2026-07-07T20:18:00Z" w:id="10851">
            <w:rPr>
              <w:rFonts w:ascii="Times New Roman"/>
              <w:color w:val="000000"/>
              <w:spacing w:val="24"/>
            </w:rPr>
          </w:rPrChange>
        </w:rPr>
        <w:t xml:space="preserve"> </w:t>
      </w:r>
      <w:r w:rsidR="00A96A35" w:rsidRPr="0027638C">
        <w:rPr>
          <w:sz w:val="24"/>
          <w:rPrChange w16du:dateUtc="2026-07-07T18:18:00Z" w:author="Author" w:date="2026-07-07T20:18:00Z" w:id="10852">
            <w:rPr>
              <w:rFonts w:ascii="Times New Roman"/>
              <w:color w:val="000000"/>
            </w:rPr>
          </w:rPrChange>
        </w:rPr>
        <w:t>incididunt</w:t>
      </w:r>
      <w:r w:rsidR="00A96A35" w:rsidRPr="0027638C">
        <w:rPr>
          <w:sz w:val="24"/>
          <w:rPrChange w16du:dateUtc="2026-07-07T18:18:00Z" w:author="Author" w:date="2026-07-07T20:18:00Z" w:id="10853">
            <w:rPr>
              <w:rFonts w:ascii="Times New Roman"/>
              <w:color w:val="000000"/>
              <w:spacing w:val="24"/>
            </w:rPr>
          </w:rPrChange>
        </w:rPr>
        <w:t xml:space="preserve"> </w:t>
      </w:r>
      <w:r w:rsidR="00A96A35" w:rsidRPr="0027638C">
        <w:rPr>
          <w:sz w:val="24"/>
          <w:rPrChange w16du:dateUtc="2026-07-07T18:18:00Z" w:author="Author" w:date="2026-07-07T20:18:00Z" w:id="10854">
            <w:rPr>
              <w:rFonts w:ascii="Times New Roman"/>
              <w:color w:val="000000"/>
            </w:rPr>
          </w:rPrChange>
        </w:rPr>
        <w:t>ut</w:t>
      </w:r>
      <w:r w:rsidR="00A96A35" w:rsidRPr="0027638C">
        <w:rPr>
          <w:sz w:val="24"/>
          <w:rPrChange w16du:dateUtc="2026-07-07T18:18:00Z" w:author="Author" w:date="2026-07-07T20:18:00Z" w:id="10855">
            <w:rPr>
              <w:rFonts w:ascii="Times New Roman"/>
              <w:color w:val="000000"/>
              <w:spacing w:val="24"/>
            </w:rPr>
          </w:rPrChange>
        </w:rPr>
        <w:t xml:space="preserve"> </w:t>
      </w:r>
      <w:r w:rsidR="00A96A35" w:rsidRPr="0027638C">
        <w:rPr>
          <w:sz w:val="24"/>
          <w:rPrChange w16du:dateUtc="2026-07-07T18:18:00Z" w:author="Author" w:date="2026-07-07T20:18:00Z" w:id="10856">
            <w:rPr>
              <w:rFonts w:ascii="Times New Roman"/>
              <w:color w:val="000000"/>
            </w:rPr>
          </w:rPrChange>
        </w:rPr>
        <w:t>Labore</w:t>
      </w:r>
      <w:r w:rsidR="00A96A35" w:rsidRPr="0027638C">
        <w:rPr>
          <w:sz w:val="24"/>
          <w:rPrChange w16du:dateUtc="2026-07-07T18:18:00Z" w:author="Author" w:date="2026-07-07T20:18:00Z" w:id="10857">
            <w:rPr>
              <w:rFonts w:ascii="Times New Roman"/>
              <w:color w:val="000000"/>
              <w:spacing w:val="24"/>
            </w:rPr>
          </w:rPrChange>
        </w:rPr>
        <w:t xml:space="preserve"> </w:t>
      </w:r>
      <w:r w:rsidR="00A96A35" w:rsidRPr="0027638C">
        <w:rPr>
          <w:sz w:val="24"/>
          <w:rPrChange w16du:dateUtc="2026-07-07T18:18:00Z" w:author="Author" w:date="2026-07-07T20:18:00Z" w:id="10858">
            <w:rPr>
              <w:rFonts w:ascii="Times New Roman"/>
              <w:color w:val="000000"/>
            </w:rPr>
          </w:rPrChange>
        </w:rPr>
        <w:t>9</w:t>
      </w:r>
      <w:r w:rsidR="00A96A35" w:rsidRPr="0027638C">
        <w:rPr>
          <w:sz w:val="24"/>
          <w:rPrChange w16du:dateUtc="2026-07-07T18:18:00Z" w:author="Author" w:date="2026-07-07T20:18:00Z" w:id="10859">
            <w:rPr>
              <w:rFonts w:ascii="Times New Roman"/>
              <w:color w:val="000000"/>
              <w:spacing w:val="24"/>
            </w:rPr>
          </w:rPrChange>
        </w:rPr>
        <w:t xml:space="preserve"> </w:t>
      </w:r>
      <w:r w:rsidR="00A96A35" w:rsidRPr="0027638C">
        <w:rPr>
          <w:sz w:val="24"/>
          <w:rPrChange w16du:dateUtc="2026-07-07T18:18:00Z" w:author="Author" w:date="2026-07-07T20:18:00Z" w:id="10860">
            <w:rPr>
              <w:rFonts w:ascii="Times New Roman"/>
              <w:color w:val="000000"/>
            </w:rPr>
          </w:rPrChange>
        </w:rPr>
        <w:t>et</w:t>
      </w:r>
      <w:r w:rsidR="00A96A35" w:rsidRPr="0027638C">
        <w:rPr>
          <w:sz w:val="24"/>
          <w:rPrChange w16du:dateUtc="2026-07-07T18:18:00Z" w:author="Author" w:date="2026-07-07T20:18:00Z" w:id="10861">
            <w:rPr>
              <w:rFonts w:ascii="Times New Roman"/>
              <w:color w:val="000000"/>
              <w:spacing w:val="24"/>
            </w:rPr>
          </w:rPrChange>
        </w:rPr>
        <w:t xml:space="preserve"> </w:t>
      </w:r>
      <w:r w:rsidR="00A96A35" w:rsidRPr="0027638C">
        <w:rPr>
          <w:sz w:val="24"/>
          <w:rPrChange w16du:dateUtc="2026-07-07T18:18:00Z" w:author="Author" w:date="2026-07-07T20:18:00Z" w:id="10862">
            <w:rPr>
              <w:rFonts w:ascii="Times New Roman"/>
              <w:color w:val="000000"/>
            </w:rPr>
          </w:rPrChange>
        </w:rPr>
        <w:t>dolore</w:t>
      </w:r>
      <w:r w:rsidR="00A96A35" w:rsidRPr="0027638C">
        <w:rPr>
          <w:sz w:val="24"/>
          <w:rPrChange w16du:dateUtc="2026-07-07T18:18:00Z" w:author="Author" w:date="2026-07-07T20:18:00Z" w:id="10863">
            <w:rPr>
              <w:rFonts w:ascii="Times New Roman"/>
              <w:color w:val="000000"/>
              <w:spacing w:val="24"/>
            </w:rPr>
          </w:rPrChange>
        </w:rPr>
        <w:t xml:space="preserve"> </w:t>
      </w:r>
      <w:r w:rsidR="00A96A35" w:rsidRPr="0027638C">
        <w:rPr>
          <w:sz w:val="24"/>
          <w:rPrChange w16du:dateUtc="2026-07-07T18:18:00Z" w:author="Author" w:date="2026-07-07T20:18:00Z" w:id="10864">
            <w:rPr>
              <w:rFonts w:ascii="Times New Roman"/>
              <w:color w:val="000000"/>
            </w:rPr>
          </w:rPrChange>
        </w:rPr>
        <w:t>magna</w:t>
      </w:r>
      <w:r w:rsidR="00A96A35" w:rsidRPr="0027638C">
        <w:rPr>
          <w:sz w:val="24"/>
          <w:rPrChange w16du:dateUtc="2026-07-07T18:18:00Z" w:author="Author" w:date="2026-07-07T20:18:00Z" w:id="10865">
            <w:rPr>
              <w:rFonts w:ascii="Times New Roman"/>
              <w:color w:val="000000"/>
              <w:spacing w:val="24"/>
            </w:rPr>
          </w:rPrChange>
        </w:rPr>
        <w:t xml:space="preserve"> </w:t>
      </w:r>
      <w:r w:rsidR="00A96A35" w:rsidRPr="0027638C">
        <w:rPr>
          <w:sz w:val="24"/>
          <w:rPrChange w16du:dateUtc="2026-07-07T18:18:00Z" w:author="Author" w:date="2026-07-07T20:18:00Z" w:id="10866">
            <w:rPr>
              <w:rFonts w:ascii="Times New Roman" w:hAnsi="Times New Roman"/>
              <w:color w:val="000000"/>
            </w:rPr>
          </w:rPrChange>
        </w:rPr>
        <w:t>aliqua</w:t>
      </w:r>
      <w:del w16du:dateUtc="2026-07-07T18:18:00Z" w:author="Author" w:date="2026-07-07T20:18:00Z" w:id="10867">
        <w:r>
          <w:rPr>
            <w:color w:val="000000"/>
          </w:rPr>
          <w:cr/>
        </w:r>
      </w:del>
      <w:r w:rsidR="00A96A35" w:rsidRPr="0027638C">
        <w:rPr>
          <w:sz w:val="24"/>
          <w:rPrChange w16du:dateUtc="2026-07-07T18:18:00Z" w:author="Author" w:date="2026-07-07T20:18:00Z" w:id="10868">
            <w:rPr>
              <w:rFonts w:ascii="Times New Roman"/>
              <w:color w:val="000000"/>
              <w:spacing w:val="665"/>
            </w:rPr>
          </w:rPrChange>
        </w:rPr>
        <w:t xml:space="preserve"> </w:t>
      </w:r>
      <w:r w:rsidR="00A96A35" w:rsidRPr="0027638C">
        <w:rPr>
          <w:sz w:val="24"/>
          <w:rPrChange w16du:dateUtc="2026-07-07T18:18:00Z" w:author="Author" w:date="2026-07-07T20:18:00Z" w:id="10869">
            <w:rPr>
              <w:rFonts w:ascii="Times New Roman"/>
              <w:color w:val="000000"/>
            </w:rPr>
          </w:rPrChange>
        </w:rPr>
        <w:t>lorem</w:t>
      </w:r>
      <w:r w:rsidR="00A96A35" w:rsidRPr="0027638C">
        <w:rPr>
          <w:sz w:val="24"/>
          <w:rPrChange w16du:dateUtc="2026-07-07T18:18:00Z" w:author="Author" w:date="2026-07-07T20:18:00Z" w:id="10870">
            <w:rPr>
              <w:rFonts w:ascii="Times New Roman"/>
              <w:color w:val="000000"/>
              <w:spacing w:val="8"/>
            </w:rPr>
          </w:rPrChange>
        </w:rPr>
        <w:t xml:space="preserve"> </w:t>
      </w:r>
      <w:r w:rsidR="00A96A35" w:rsidRPr="0027638C">
        <w:rPr>
          <w:sz w:val="24"/>
          <w:rPrChange w16du:dateUtc="2026-07-07T18:18:00Z" w:author="Author" w:date="2026-07-07T20:18:00Z" w:id="10871">
            <w:rPr>
              <w:rFonts w:ascii="Times New Roman"/>
              <w:color w:val="000000"/>
            </w:rPr>
          </w:rPrChange>
        </w:rPr>
        <w:t>ipsum</w:t>
      </w:r>
      <w:r w:rsidR="00A96A35" w:rsidRPr="0027638C">
        <w:rPr>
          <w:sz w:val="24"/>
          <w:rPrChange w16du:dateUtc="2026-07-07T18:18:00Z" w:author="Author" w:date="2026-07-07T20:18:00Z" w:id="10872">
            <w:rPr>
              <w:rFonts w:ascii="Times New Roman"/>
              <w:color w:val="000000"/>
              <w:spacing w:val="8"/>
            </w:rPr>
          </w:rPrChange>
        </w:rPr>
        <w:t xml:space="preserve"> </w:t>
      </w:r>
      <w:r w:rsidR="00A96A35" w:rsidRPr="0027638C">
        <w:rPr>
          <w:sz w:val="24"/>
          <w:rPrChange w16du:dateUtc="2026-07-07T18:18:00Z" w:author="Author" w:date="2026-07-07T20:18:00Z" w:id="10873">
            <w:rPr>
              <w:rFonts w:ascii="Times New Roman"/>
              <w:color w:val="000000"/>
            </w:rPr>
          </w:rPrChange>
        </w:rPr>
        <w:t>dolor</w:t>
      </w:r>
      <w:r w:rsidR="00A96A35" w:rsidRPr="0027638C">
        <w:rPr>
          <w:sz w:val="24"/>
          <w:rPrChange w16du:dateUtc="2026-07-07T18:18:00Z" w:author="Author" w:date="2026-07-07T20:18:00Z" w:id="10874">
            <w:rPr>
              <w:rFonts w:ascii="Times New Roman"/>
              <w:color w:val="000000"/>
              <w:spacing w:val="8"/>
            </w:rPr>
          </w:rPrChange>
        </w:rPr>
        <w:t xml:space="preserve"> </w:t>
      </w:r>
      <w:r w:rsidR="00A96A35" w:rsidRPr="0027638C">
        <w:rPr>
          <w:sz w:val="24"/>
          <w:rPrChange w16du:dateUtc="2026-07-07T18:18:00Z" w:author="Author" w:date="2026-07-07T20:18:00Z" w:id="10875">
            <w:rPr>
              <w:rFonts w:ascii="Times New Roman"/>
              <w:color w:val="000000"/>
            </w:rPr>
          </w:rPrChange>
        </w:rPr>
        <w:t>sit</w:t>
      </w:r>
      <w:r w:rsidR="00A96A35" w:rsidRPr="0027638C">
        <w:rPr>
          <w:sz w:val="24"/>
          <w:rPrChange w16du:dateUtc="2026-07-07T18:18:00Z" w:author="Author" w:date="2026-07-07T20:18:00Z" w:id="10876">
            <w:rPr>
              <w:rFonts w:ascii="Times New Roman"/>
              <w:color w:val="000000"/>
              <w:spacing w:val="8"/>
            </w:rPr>
          </w:rPrChange>
        </w:rPr>
        <w:t xml:space="preserve"> </w:t>
      </w:r>
      <w:r w:rsidR="00A96A35" w:rsidRPr="0027638C">
        <w:rPr>
          <w:sz w:val="24"/>
          <w:rPrChange w16du:dateUtc="2026-07-07T18:18:00Z" w:author="Author" w:date="2026-07-07T20:18:00Z" w:id="10877">
            <w:rPr>
              <w:rFonts w:ascii="Times New Roman"/>
              <w:color w:val="000000"/>
            </w:rPr>
          </w:rPrChange>
        </w:rPr>
        <w:t>amet</w:t>
      </w:r>
      <w:r w:rsidR="00A96A35" w:rsidRPr="0027638C">
        <w:rPr>
          <w:sz w:val="24"/>
          <w:rPrChange w16du:dateUtc="2026-07-07T18:18:00Z" w:author="Author" w:date="2026-07-07T20:18:00Z" w:id="10878">
            <w:rPr>
              <w:rFonts w:ascii="Times New Roman"/>
              <w:color w:val="000000"/>
              <w:spacing w:val="9"/>
            </w:rPr>
          </w:rPrChange>
        </w:rPr>
        <w:t xml:space="preserve"> </w:t>
      </w:r>
      <w:r w:rsidR="00A96A35" w:rsidRPr="0027638C">
        <w:rPr>
          <w:sz w:val="24"/>
          <w:rPrChange w16du:dateUtc="2026-07-07T18:18:00Z" w:author="Author" w:date="2026-07-07T20:18:00Z" w:id="10879">
            <w:rPr>
              <w:rFonts w:ascii="Times New Roman"/>
              <w:color w:val="000000"/>
            </w:rPr>
          </w:rPrChange>
        </w:rPr>
        <w:t>consectetur</w:t>
      </w:r>
      <w:r w:rsidR="00A96A35" w:rsidRPr="0027638C">
        <w:rPr>
          <w:sz w:val="24"/>
          <w:rPrChange w16du:dateUtc="2026-07-07T18:18:00Z" w:author="Author" w:date="2026-07-07T20:18:00Z" w:id="10880">
            <w:rPr>
              <w:rFonts w:ascii="Times New Roman"/>
              <w:color w:val="000000"/>
              <w:spacing w:val="8"/>
            </w:rPr>
          </w:rPrChange>
        </w:rPr>
        <w:t xml:space="preserve"> </w:t>
      </w:r>
      <w:r w:rsidR="00A96A35" w:rsidRPr="0027638C">
        <w:rPr>
          <w:sz w:val="24"/>
          <w:rPrChange w16du:dateUtc="2026-07-07T18:18:00Z" w:author="Author" w:date="2026-07-07T20:18:00Z" w:id="10881">
            <w:rPr>
              <w:rFonts w:ascii="Times New Roman"/>
              <w:color w:val="000000"/>
            </w:rPr>
          </w:rPrChange>
        </w:rPr>
        <w:t>Adipiscing;</w:t>
      </w:r>
      <w:r w:rsidR="00A96A35" w:rsidRPr="0027638C">
        <w:rPr>
          <w:sz w:val="24"/>
          <w:rPrChange w16du:dateUtc="2026-07-07T18:18:00Z" w:author="Author" w:date="2026-07-07T20:18:00Z" w:id="10882">
            <w:rPr>
              <w:rFonts w:ascii="Times New Roman"/>
              <w:color w:val="000000"/>
              <w:spacing w:val="8"/>
            </w:rPr>
          </w:rPrChange>
        </w:rPr>
        <w:t xml:space="preserve"> </w:t>
      </w:r>
      <w:r w:rsidR="00A96A35" w:rsidRPr="0027638C">
        <w:rPr>
          <w:sz w:val="24"/>
          <w:rPrChange w16du:dateUtc="2026-07-07T18:18:00Z" w:author="Author" w:date="2026-07-07T20:18:00Z" w:id="10883">
            <w:rPr>
              <w:rFonts w:ascii="Times New Roman"/>
              <w:color w:val="000000"/>
            </w:rPr>
          </w:rPrChange>
        </w:rPr>
        <w:t>elit</w:t>
      </w:r>
      <w:r w:rsidR="00A96A35" w:rsidRPr="0027638C">
        <w:rPr>
          <w:sz w:val="24"/>
          <w:rPrChange w16du:dateUtc="2026-07-07T18:18:00Z" w:author="Author" w:date="2026-07-07T20:18:00Z" w:id="10884">
            <w:rPr>
              <w:rFonts w:ascii="Times New Roman"/>
              <w:color w:val="000000"/>
              <w:spacing w:val="8"/>
            </w:rPr>
          </w:rPrChange>
        </w:rPr>
        <w:t xml:space="preserve"> </w:t>
      </w:r>
      <w:r w:rsidR="00A96A35" w:rsidRPr="0027638C">
        <w:rPr>
          <w:sz w:val="24"/>
          <w:rPrChange w16du:dateUtc="2026-07-07T18:18:00Z" w:author="Author" w:date="2026-07-07T20:18:00Z" w:id="10885">
            <w:rPr>
              <w:rFonts w:ascii="Times New Roman"/>
              <w:color w:val="000000"/>
            </w:rPr>
          </w:rPrChange>
        </w:rPr>
        <w:t>(sed)</w:t>
      </w:r>
      <w:r w:rsidR="00A96A35" w:rsidRPr="0027638C">
        <w:rPr>
          <w:sz w:val="24"/>
          <w:rPrChange w16du:dateUtc="2026-07-07T18:18:00Z" w:author="Author" w:date="2026-07-07T20:18:00Z" w:id="10886">
            <w:rPr>
              <w:rFonts w:ascii="Times New Roman"/>
              <w:color w:val="000000"/>
              <w:spacing w:val="8"/>
            </w:rPr>
          </w:rPrChange>
        </w:rPr>
        <w:t xml:space="preserve"> </w:t>
      </w:r>
      <w:r w:rsidR="00A96A35" w:rsidRPr="0027638C">
        <w:rPr>
          <w:sz w:val="24"/>
          <w:rPrChange w16du:dateUtc="2026-07-07T18:18:00Z" w:author="Author" w:date="2026-07-07T20:18:00Z" w:id="10887">
            <w:rPr>
              <w:rFonts w:ascii="Times New Roman"/>
              <w:color w:val="000000"/>
            </w:rPr>
          </w:rPrChange>
        </w:rPr>
        <w:t>do</w:t>
      </w:r>
      <w:r w:rsidR="00A96A35" w:rsidRPr="0027638C">
        <w:rPr>
          <w:sz w:val="24"/>
          <w:rPrChange w16du:dateUtc="2026-07-07T18:18:00Z" w:author="Author" w:date="2026-07-07T20:18:00Z" w:id="10888">
            <w:rPr>
              <w:rFonts w:ascii="Times New Roman"/>
              <w:color w:val="000000"/>
              <w:spacing w:val="8"/>
            </w:rPr>
          </w:rPrChange>
        </w:rPr>
        <w:t xml:space="preserve"> </w:t>
      </w:r>
      <w:r w:rsidR="00A96A35" w:rsidRPr="0027638C">
        <w:rPr>
          <w:sz w:val="24"/>
          <w:rPrChange w16du:dateUtc="2026-07-07T18:18:00Z" w:author="Author" w:date="2026-07-07T20:18:00Z" w:id="10889">
            <w:rPr>
              <w:rFonts w:ascii="Times New Roman"/>
              <w:color w:val="000000"/>
            </w:rPr>
          </w:rPrChange>
        </w:rPr>
        <w:t>eiusmod</w:t>
      </w:r>
      <w:r w:rsidR="00A96A35" w:rsidRPr="0027638C">
        <w:rPr>
          <w:sz w:val="24"/>
          <w:rPrChange w16du:dateUtc="2026-07-07T18:18:00Z" w:author="Author" w:date="2026-07-07T20:18:00Z" w:id="10890">
            <w:rPr>
              <w:rFonts w:ascii="Times New Roman"/>
              <w:color w:val="000000"/>
              <w:spacing w:val="8"/>
            </w:rPr>
          </w:rPrChange>
        </w:rPr>
        <w:t xml:space="preserve"> </w:t>
      </w:r>
      <w:r w:rsidR="00A96A35" w:rsidRPr="0027638C">
        <w:rPr>
          <w:sz w:val="24"/>
          <w:rPrChange w16du:dateUtc="2026-07-07T18:18:00Z" w:author="Author" w:date="2026-07-07T20:18:00Z" w:id="10891">
            <w:rPr>
              <w:rFonts w:ascii="Times New Roman"/>
              <w:color w:val="000000"/>
            </w:rPr>
          </w:rPrChange>
        </w:rPr>
        <w:t>tempor</w:t>
      </w:r>
      <w:r w:rsidR="00A96A35" w:rsidRPr="0027638C">
        <w:rPr>
          <w:sz w:val="24"/>
          <w:rPrChange w16du:dateUtc="2026-07-07T18:18:00Z" w:author="Author" w:date="2026-07-07T20:18:00Z" w:id="10892">
            <w:rPr>
              <w:rFonts w:ascii="Times New Roman"/>
              <w:color w:val="000000"/>
              <w:spacing w:val="8"/>
            </w:rPr>
          </w:rPrChange>
        </w:rPr>
        <w:t xml:space="preserve"> </w:t>
      </w:r>
      <w:r w:rsidR="00A96A35" w:rsidRPr="0027638C">
        <w:rPr>
          <w:sz w:val="24"/>
          <w:rPrChange w16du:dateUtc="2026-07-07T18:18:00Z" w:author="Author" w:date="2026-07-07T20:18:00Z" w:id="10893">
            <w:rPr>
              <w:rFonts w:ascii="Times New Roman"/>
              <w:color w:val="000000"/>
            </w:rPr>
          </w:rPrChange>
        </w:rPr>
        <w:t>incididunt</w:t>
      </w:r>
      <w:r w:rsidR="00A96A35" w:rsidRPr="0027638C">
        <w:rPr>
          <w:sz w:val="24"/>
          <w:rPrChange w16du:dateUtc="2026-07-07T18:18:00Z" w:author="Author" w:date="2026-07-07T20:18:00Z" w:id="10894">
            <w:rPr>
              <w:rFonts w:ascii="Times New Roman"/>
              <w:color w:val="000000"/>
              <w:spacing w:val="8"/>
            </w:rPr>
          </w:rPrChange>
        </w:rPr>
        <w:t xml:space="preserve"> </w:t>
      </w:r>
      <w:r w:rsidR="00A96A35" w:rsidRPr="0027638C">
        <w:rPr>
          <w:sz w:val="24"/>
          <w:rPrChange w16du:dateUtc="2026-07-07T18:18:00Z" w:author="Author" w:date="2026-07-07T20:18:00Z" w:id="10895">
            <w:rPr>
              <w:rFonts w:ascii="Times New Roman"/>
              <w:color w:val="000000"/>
            </w:rPr>
          </w:rPrChange>
        </w:rPr>
        <w:t>ut</w:t>
      </w:r>
      <w:r w:rsidR="00A96A35" w:rsidRPr="0027638C">
        <w:rPr>
          <w:sz w:val="24"/>
          <w:rPrChange w16du:dateUtc="2026-07-07T18:18:00Z" w:author="Author" w:date="2026-07-07T20:18:00Z" w:id="10896">
            <w:rPr>
              <w:rFonts w:ascii="Times New Roman"/>
              <w:color w:val="000000"/>
              <w:spacing w:val="8"/>
            </w:rPr>
          </w:rPrChange>
        </w:rPr>
        <w:t xml:space="preserve"> </w:t>
      </w:r>
      <w:del w16du:dateUtc="2026-07-07T18:18:00Z" w:author="Author" w:date="2026-07-07T20:18:00Z" w:id="10897">
        <w:r>
          <w:rPr>
            <w:color w:val="000000"/>
          </w:rPr>
          <w:delText>relieve</w:delText>
        </w:r>
        <w:r>
          <w:rPr>
            <w:color w:val="000000"/>
          </w:rPr>
          <w:cr/>
        </w:r>
      </w:del>
      <w:ins w16du:dateUtc="2026-07-07T18:18:00Z" w:author="Author" w:date="2026-07-07T20:18:00Z" w:id="10898">
        <w:r w:rsidR="00A96A35" w:rsidRPr="0027638C">
          <w:rPr>
            <w:sz w:val="24"/>
            <w:szCs w:val="24"/>
          </w:rPr>
          <w:t>labore</w:t>
        </w:r>
      </w:ins>
      <w:r w:rsidR="00A96A35" w:rsidRPr="0027638C">
        <w:rPr>
          <w:sz w:val="24"/>
          <w:rPrChange w16du:dateUtc="2026-07-07T18:18:00Z" w:author="Author" w:date="2026-07-07T20:18:00Z" w:id="10899">
            <w:rPr>
              <w:rFonts w:ascii="Times New Roman"/>
              <w:color w:val="000000"/>
              <w:spacing w:val="665"/>
            </w:rPr>
          </w:rPrChange>
        </w:rPr>
        <w:t xml:space="preserve"> </w:t>
      </w:r>
      <w:r w:rsidR="00A96A35" w:rsidRPr="0027638C">
        <w:rPr>
          <w:sz w:val="24"/>
          <w:rPrChange w16du:dateUtc="2026-07-07T18:18:00Z" w:author="Author" w:date="2026-07-07T20:18:00Z" w:id="10900">
            <w:rPr>
              <w:rFonts w:ascii="Times New Roman"/>
              <w:color w:val="000000"/>
            </w:rPr>
          </w:rPrChange>
        </w:rPr>
        <w:t>et</w:t>
      </w:r>
      <w:r w:rsidR="00A96A35" w:rsidRPr="0027638C">
        <w:rPr>
          <w:sz w:val="24"/>
          <w:rPrChange w16du:dateUtc="2026-07-07T18:18:00Z" w:author="Author" w:date="2026-07-07T20:18:00Z" w:id="10901">
            <w:rPr>
              <w:rFonts w:ascii="Times New Roman"/>
              <w:color w:val="000000"/>
              <w:spacing w:val="5"/>
            </w:rPr>
          </w:rPrChange>
        </w:rPr>
        <w:t xml:space="preserve"> </w:t>
      </w:r>
      <w:r w:rsidR="00A96A35" w:rsidRPr="0027638C">
        <w:rPr>
          <w:sz w:val="24"/>
          <w:rPrChange w16du:dateUtc="2026-07-07T18:18:00Z" w:author="Author" w:date="2026-07-07T20:18:00Z" w:id="10902">
            <w:rPr>
              <w:rFonts w:ascii="Times New Roman"/>
              <w:color w:val="000000"/>
            </w:rPr>
          </w:rPrChange>
        </w:rPr>
        <w:t>dolore</w:t>
      </w:r>
      <w:r w:rsidR="00A96A35" w:rsidRPr="0027638C">
        <w:rPr>
          <w:sz w:val="24"/>
          <w:rPrChange w16du:dateUtc="2026-07-07T18:18:00Z" w:author="Author" w:date="2026-07-07T20:18:00Z" w:id="10903">
            <w:rPr>
              <w:rFonts w:ascii="Times New Roman"/>
              <w:color w:val="000000"/>
              <w:spacing w:val="5"/>
            </w:rPr>
          </w:rPrChange>
        </w:rPr>
        <w:t xml:space="preserve"> </w:t>
      </w:r>
      <w:r w:rsidR="00A96A35" w:rsidRPr="0027638C">
        <w:rPr>
          <w:sz w:val="24"/>
          <w:rPrChange w16du:dateUtc="2026-07-07T18:18:00Z" w:author="Author" w:date="2026-07-07T20:18:00Z" w:id="10904">
            <w:rPr>
              <w:rFonts w:ascii="Times New Roman"/>
              <w:color w:val="000000"/>
            </w:rPr>
          </w:rPrChange>
        </w:rPr>
        <w:t>magna</w:t>
      </w:r>
      <w:r w:rsidR="00A96A35" w:rsidRPr="0027638C">
        <w:rPr>
          <w:sz w:val="24"/>
          <w:rPrChange w16du:dateUtc="2026-07-07T18:18:00Z" w:author="Author" w:date="2026-07-07T20:18:00Z" w:id="10905">
            <w:rPr>
              <w:rFonts w:ascii="Times New Roman"/>
              <w:color w:val="000000"/>
              <w:spacing w:val="5"/>
            </w:rPr>
          </w:rPrChange>
        </w:rPr>
        <w:t xml:space="preserve"> </w:t>
      </w:r>
      <w:r w:rsidR="00A96A35" w:rsidRPr="0027638C">
        <w:rPr>
          <w:sz w:val="24"/>
          <w:rPrChange w16du:dateUtc="2026-07-07T18:18:00Z" w:author="Author" w:date="2026-07-07T20:18:00Z" w:id="10906">
            <w:rPr>
              <w:rFonts w:ascii="Times New Roman"/>
              <w:color w:val="000000"/>
            </w:rPr>
          </w:rPrChange>
        </w:rPr>
        <w:t>aliqua</w:t>
      </w:r>
      <w:r w:rsidR="00A96A35" w:rsidRPr="0027638C">
        <w:rPr>
          <w:sz w:val="24"/>
          <w:rPrChange w16du:dateUtc="2026-07-07T18:18:00Z" w:author="Author" w:date="2026-07-07T20:18:00Z" w:id="10907">
            <w:rPr>
              <w:rFonts w:ascii="Times New Roman"/>
              <w:color w:val="000000"/>
              <w:spacing w:val="5"/>
            </w:rPr>
          </w:rPrChange>
        </w:rPr>
        <w:t xml:space="preserve"> </w:t>
      </w:r>
      <w:r w:rsidR="00A96A35" w:rsidRPr="0027638C">
        <w:rPr>
          <w:sz w:val="24"/>
          <w:rPrChange w16du:dateUtc="2026-07-07T18:18:00Z" w:author="Author" w:date="2026-07-07T20:18:00Z" w:id="10908">
            <w:rPr>
              <w:rFonts w:ascii="Times New Roman"/>
              <w:color w:val="000000"/>
            </w:rPr>
          </w:rPrChange>
        </w:rPr>
        <w:t>lorem</w:t>
      </w:r>
      <w:r w:rsidR="00A96A35" w:rsidRPr="0027638C">
        <w:rPr>
          <w:sz w:val="24"/>
          <w:rPrChange w16du:dateUtc="2026-07-07T18:18:00Z" w:author="Author" w:date="2026-07-07T20:18:00Z" w:id="10909">
            <w:rPr>
              <w:rFonts w:ascii="Times New Roman"/>
              <w:color w:val="000000"/>
              <w:spacing w:val="5"/>
            </w:rPr>
          </w:rPrChange>
        </w:rPr>
        <w:t xml:space="preserve"> </w:t>
      </w:r>
      <w:r w:rsidR="00A96A35" w:rsidRPr="0027638C">
        <w:rPr>
          <w:sz w:val="24"/>
          <w:rPrChange w16du:dateUtc="2026-07-07T18:18:00Z" w:author="Author" w:date="2026-07-07T20:18:00Z" w:id="10910">
            <w:rPr>
              <w:rFonts w:ascii="Times New Roman"/>
              <w:color w:val="000000"/>
            </w:rPr>
          </w:rPrChange>
        </w:rPr>
        <w:t>ipsum</w:t>
      </w:r>
      <w:r w:rsidR="00A96A35" w:rsidRPr="0027638C">
        <w:rPr>
          <w:sz w:val="24"/>
          <w:rPrChange w16du:dateUtc="2026-07-07T18:18:00Z" w:author="Author" w:date="2026-07-07T20:18:00Z" w:id="10911">
            <w:rPr>
              <w:rFonts w:ascii="Times New Roman"/>
              <w:color w:val="000000"/>
              <w:spacing w:val="5"/>
            </w:rPr>
          </w:rPrChange>
        </w:rPr>
        <w:t xml:space="preserve"> </w:t>
      </w:r>
      <w:r w:rsidR="00A96A35" w:rsidRPr="0027638C">
        <w:rPr>
          <w:sz w:val="24"/>
          <w:rPrChange w16du:dateUtc="2026-07-07T18:18:00Z" w:author="Author" w:date="2026-07-07T20:18:00Z" w:id="10912">
            <w:rPr>
              <w:rFonts w:ascii="Times New Roman"/>
              <w:color w:val="000000"/>
            </w:rPr>
          </w:rPrChange>
        </w:rPr>
        <w:t>dolor</w:t>
      </w:r>
      <w:r w:rsidR="00A96A35" w:rsidRPr="0027638C">
        <w:rPr>
          <w:sz w:val="24"/>
          <w:rPrChange w16du:dateUtc="2026-07-07T18:18:00Z" w:author="Author" w:date="2026-07-07T20:18:00Z" w:id="10913">
            <w:rPr>
              <w:rFonts w:ascii="Times New Roman"/>
              <w:color w:val="000000"/>
              <w:spacing w:val="5"/>
            </w:rPr>
          </w:rPrChange>
        </w:rPr>
        <w:t xml:space="preserve"> </w:t>
      </w:r>
      <w:r w:rsidR="00A96A35" w:rsidRPr="0027638C">
        <w:rPr>
          <w:sz w:val="24"/>
          <w:rPrChange w16du:dateUtc="2026-07-07T18:18:00Z" w:author="Author" w:date="2026-07-07T20:18:00Z" w:id="10914">
            <w:rPr>
              <w:rFonts w:ascii="Times New Roman"/>
              <w:color w:val="000000"/>
            </w:rPr>
          </w:rPrChange>
        </w:rPr>
        <w:t>sit,</w:t>
      </w:r>
      <w:r w:rsidR="00A96A35" w:rsidRPr="0027638C">
        <w:rPr>
          <w:sz w:val="24"/>
          <w:rPrChange w16du:dateUtc="2026-07-07T18:18:00Z" w:author="Author" w:date="2026-07-07T20:18:00Z" w:id="10915">
            <w:rPr>
              <w:rFonts w:ascii="Times New Roman"/>
              <w:color w:val="000000"/>
              <w:spacing w:val="5"/>
            </w:rPr>
          </w:rPrChange>
        </w:rPr>
        <w:t xml:space="preserve"> </w:t>
      </w:r>
      <w:r w:rsidR="00A96A35" w:rsidRPr="0027638C">
        <w:rPr>
          <w:sz w:val="24"/>
          <w:rPrChange w16du:dateUtc="2026-07-07T18:18:00Z" w:author="Author" w:date="2026-07-07T20:18:00Z" w:id="10916">
            <w:rPr>
              <w:rFonts w:ascii="Times New Roman"/>
              <w:color w:val="000000"/>
            </w:rPr>
          </w:rPrChange>
        </w:rPr>
        <w:t>amet</w:t>
      </w:r>
      <w:r w:rsidR="00A96A35" w:rsidRPr="0027638C">
        <w:rPr>
          <w:sz w:val="24"/>
          <w:rPrChange w16du:dateUtc="2026-07-07T18:18:00Z" w:author="Author" w:date="2026-07-07T20:18:00Z" w:id="10917">
            <w:rPr>
              <w:rFonts w:ascii="Times New Roman"/>
              <w:color w:val="000000"/>
              <w:spacing w:val="5"/>
            </w:rPr>
          </w:rPrChange>
        </w:rPr>
        <w:t xml:space="preserve"> </w:t>
      </w:r>
      <w:r w:rsidR="00A96A35" w:rsidRPr="0027638C">
        <w:rPr>
          <w:sz w:val="24"/>
          <w:rPrChange w16du:dateUtc="2026-07-07T18:18:00Z" w:author="Author" w:date="2026-07-07T20:18:00Z" w:id="10918">
            <w:rPr>
              <w:rFonts w:ascii="Times New Roman"/>
              <w:color w:val="000000"/>
            </w:rPr>
          </w:rPrChange>
        </w:rPr>
        <w:t>consectetur</w:t>
      </w:r>
      <w:r w:rsidR="00A96A35" w:rsidRPr="0027638C">
        <w:rPr>
          <w:sz w:val="24"/>
          <w:rPrChange w16du:dateUtc="2026-07-07T18:18:00Z" w:author="Author" w:date="2026-07-07T20:18:00Z" w:id="10919">
            <w:rPr>
              <w:rFonts w:ascii="Times New Roman"/>
              <w:color w:val="000000"/>
              <w:spacing w:val="5"/>
            </w:rPr>
          </w:rPrChange>
        </w:rPr>
        <w:t xml:space="preserve"> </w:t>
      </w:r>
      <w:r w:rsidR="00A96A35" w:rsidRPr="0027638C">
        <w:rPr>
          <w:sz w:val="24"/>
          <w:rPrChange w16du:dateUtc="2026-07-07T18:18:00Z" w:author="Author" w:date="2026-07-07T20:18:00Z" w:id="10920">
            <w:rPr>
              <w:rFonts w:ascii="Times New Roman"/>
              <w:color w:val="000000"/>
            </w:rPr>
          </w:rPrChange>
        </w:rPr>
        <w:t>adipiscing</w:t>
      </w:r>
      <w:r w:rsidR="00A96A35" w:rsidRPr="0027638C">
        <w:rPr>
          <w:sz w:val="24"/>
          <w:rPrChange w16du:dateUtc="2026-07-07T18:18:00Z" w:author="Author" w:date="2026-07-07T20:18:00Z" w:id="10921">
            <w:rPr>
              <w:rFonts w:ascii="Times New Roman"/>
              <w:color w:val="000000"/>
              <w:spacing w:val="5"/>
            </w:rPr>
          </w:rPrChange>
        </w:rPr>
        <w:t xml:space="preserve"> </w:t>
      </w:r>
      <w:r w:rsidR="00A96A35" w:rsidRPr="0027638C">
        <w:rPr>
          <w:sz w:val="24"/>
          <w:rPrChange w16du:dateUtc="2026-07-07T18:18:00Z" w:author="Author" w:date="2026-07-07T20:18:00Z" w:id="10922">
            <w:rPr>
              <w:rFonts w:ascii="Times New Roman"/>
              <w:color w:val="000000"/>
            </w:rPr>
          </w:rPrChange>
        </w:rPr>
        <w:t>elit</w:t>
      </w:r>
      <w:r w:rsidR="00A96A35" w:rsidRPr="0027638C">
        <w:rPr>
          <w:sz w:val="24"/>
          <w:rPrChange w16du:dateUtc="2026-07-07T18:18:00Z" w:author="Author" w:date="2026-07-07T20:18:00Z" w:id="10923">
            <w:rPr>
              <w:rFonts w:ascii="Times New Roman"/>
              <w:color w:val="000000"/>
              <w:spacing w:val="3"/>
            </w:rPr>
          </w:rPrChange>
        </w:rPr>
        <w:t xml:space="preserve"> </w:t>
      </w:r>
      <w:r w:rsidR="00A96A35" w:rsidRPr="0027638C">
        <w:rPr>
          <w:sz w:val="24"/>
          <w:rPrChange w16du:dateUtc="2026-07-07T18:18:00Z" w:author="Author" w:date="2026-07-07T20:18:00Z" w:id="10924">
            <w:rPr>
              <w:rFonts w:ascii="Times New Roman"/>
              <w:color w:val="000000"/>
            </w:rPr>
          </w:rPrChange>
        </w:rPr>
        <w:t>sed</w:t>
      </w:r>
      <w:r w:rsidR="00A96A35" w:rsidRPr="0027638C">
        <w:rPr>
          <w:sz w:val="24"/>
          <w:rPrChange w16du:dateUtc="2026-07-07T18:18:00Z" w:author="Author" w:date="2026-07-07T20:18:00Z" w:id="10925">
            <w:rPr>
              <w:rFonts w:ascii="Times New Roman"/>
              <w:color w:val="000000"/>
              <w:spacing w:val="5"/>
            </w:rPr>
          </w:rPrChange>
        </w:rPr>
        <w:t xml:space="preserve"> </w:t>
      </w:r>
      <w:r w:rsidR="00A96A35" w:rsidRPr="0027638C">
        <w:rPr>
          <w:sz w:val="24"/>
          <w:rPrChange w16du:dateUtc="2026-07-07T18:18:00Z" w:author="Author" w:date="2026-07-07T20:18:00Z" w:id="10926">
            <w:rPr>
              <w:rFonts w:ascii="Times New Roman"/>
              <w:color w:val="000000"/>
            </w:rPr>
          </w:rPrChange>
        </w:rPr>
        <w:t>Do</w:t>
      </w:r>
    </w:p>
    <w:p w14:paraId="04468BF8" w14:textId="77777777" w:rsidR="008166CF" w:rsidRDefault="008166CF">
      <w:pPr>
        <w:spacing w:line="0" w:lineRule="atLeast"/>
        <w:rPr>
          <w:del w16du:dateUtc="2026-07-07T18:18:00Z" w:author="Author" w:date="2026-07-07T20:18:00Z" w:id="10927"/>
          <w:rFonts w:ascii="Arial"/>
          <w:color w:val="FF0000"/>
          <w:sz w:val="2"/>
        </w:rPr>
      </w:pPr>
    </w:p>
    <w:p w14:paraId="01E4E659" w14:textId="77777777" w:rsidR="008166CF" w:rsidRDefault="00000000">
      <w:pPr>
        <w:spacing w:line="0" w:lineRule="atLeast"/>
        <w:rPr>
          <w:del w16du:dateUtc="2026-07-07T18:18:00Z" w:author="Author" w:date="2026-07-07T20:18:00Z" w:id="10928"/>
          <w:rFonts w:ascii="Arial"/>
          <w:color w:val="FF0000"/>
          <w:sz w:val="2"/>
        </w:rPr>
      </w:pPr>
      <w:del w16du:dateUtc="2026-07-07T18:18:00Z" w:author="Author" w:date="2026-07-07T20:18:00Z" w:id="10929">
        <w:r>
          <w:rPr>
            <w:rFonts w:ascii="Arial"/>
            <w:color w:val="FF0000"/>
            <w:sz w:val="2"/>
          </w:rPr>
          <w:cr/>
        </w:r>
        <w:r>
          <w:rPr>
            <w:rFonts w:ascii="Arial"/>
            <w:color w:val="FF0000"/>
            <w:sz w:val="2"/>
          </w:rPr>
          <w:br w:type="page"/>
        </w:r>
      </w:del>
    </w:p>
    <w:p w14:paraId="0244E1C4" w14:textId="77777777" w:rsidR="008166CF" w:rsidRDefault="008166CF">
      <w:pPr>
        <w:pStyle w:val="NoList1"/>
        <w:rPr>
          <w:del w16du:dateUtc="2026-07-07T18:18:00Z" w:author="Author" w:date="2026-07-07T20:18:00Z" w:id="10930"/>
        </w:rPr>
        <w:sectPr w:rsidR="008166CF">
          <w:pgSz w:h="15840" w:w="12240"/>
          <w:pgMar w:bottom="0" w:footer="720" w:gutter="0" w:header="720" w:left="2160" w:right="100" w:top="713"/>
          <w:pgNumType w:start="1"/>
          <w:cols w:space="720"/>
          <w:docGrid w:linePitch="1"/>
        </w:sectPr>
      </w:pPr>
    </w:p>
    <w:p w14:paraId="01474EFE" w14:textId="77777777" w:rsidR="008166CF" w:rsidRDefault="008166CF">
      <w:pPr>
        <w:spacing w:line="0" w:lineRule="atLeast"/>
        <w:rPr>
          <w:del w16du:dateUtc="2026-07-07T18:18:00Z" w:author="Author" w:date="2026-07-07T20:18:00Z" w:id="10931"/>
          <w:rFonts w:ascii="Arial"/>
          <w:color w:val="FF0000"/>
          <w:sz w:val="2"/>
        </w:rPr>
      </w:pPr>
    </w:p>
    <w:p w14:paraId="01AAE4B6" w14:textId="77777777" w:rsidR="008166CF" w:rsidRDefault="00CE63A4">
      <w:pPr>
        <w:spacing w:line="276" w:lineRule="exact"/>
        <w:ind w:left="4560"/>
        <w:rPr>
          <w:del w16du:dateUtc="2026-07-07T18:18:00Z" w:author="Author" w:date="2026-07-07T20:18:00Z" w:id="10932"/>
          <w:color w:val="000000"/>
          <w:sz w:val="24"/>
        </w:rPr>
      </w:pPr>
      <w:bookmarkStart w:id="10933" w:name="br13"/>
      <w:bookmarkEnd w:id="10933"/>
      <w:del w16du:dateUtc="2026-07-07T18:18:00Z" w:author="Author" w:date="2026-07-07T20:18:00Z" w:id="10934">
        <w:r>
          <w:rPr>
            <w:rFonts w:asciiTheme="minorHAnsi"/>
            <w:noProof/>
          </w:rPr>
          <w:pict w14:anchorId="01FB2A42">
            <v:shape alt="" id="_x00008" style="position:absolute;left:0;text-align:left;margin-left:-1pt;margin-top:-1pt;width:3pt;height:3pt;z-index:-251640832;mso-wrap-edited:f;mso-width-percent:0;mso-height-percent:0;mso-position-horizontal:absolute;mso-position-horizontal-relative:page;mso-position-vertical:absolute;mso-position-vertical-relative:page;mso-width-percent:0;mso-height-percent:0" type="#_x0000_t75" o:spid="_x0000_s2068">
              <v:imagedata r:id="rId17"/>
              <w10:wrap anchorx="page" anchory="page"/>
            </v:shape>
          </w:pict>
        </w:r>
        <w:r w:rsidR="00000000">
          <w:rPr>
            <w:color w:val="000000"/>
            <w:sz w:val="24"/>
          </w:rPr>
          <w:delText>13</w:delText>
        </w:r>
      </w:del>
    </w:p>
    <w:p w14:paraId="584D91CE" w14:textId="77777777" w:rsidR="009609E8" w:rsidRDefault="00A96A35" w:rsidRPr="0027638C">
      <w:pPr>
        <w:pStyle w:val="BodyText"/>
        <w:spacing w:before="84"/>
        <w:ind w:firstLine="0" w:right="327"/>
        <w:jc w:val="left"/>
        <w:rPr>
          <w:sz w:val="24"/>
          <w:rPrChange w16du:dateUtc="2026-07-07T18:18:00Z" w:author="Author" w:date="2026-07-07T20:18:00Z" w:id="10935">
            <w:rPr>
              <w:rFonts w:ascii="Times New Roman"/>
              <w:color w:val="000000"/>
            </w:rPr>
          </w:rPrChange>
        </w:rPr>
        <w:pPrChange w16du:dateUtc="2026-07-07T18:18:00Z" w:author="Author" w:date="2026-07-07T20:18:00Z" w:id="10936">
          <w:pPr>
            <w:spacing w:after="0" w:before="461" w:line="254" w:lineRule="exact"/>
            <w:ind w:left="1440"/>
            <w:jc w:val="left"/>
          </w:pPr>
        </w:pPrChange>
      </w:pPr>
      <w:r w:rsidRPr="0027638C">
        <w:rPr>
          <w:sz w:val="24"/>
          <w:rPrChange w16du:dateUtc="2026-07-07T18:18:00Z" w:author="Author" w:date="2026-07-07T20:18:00Z" w:id="10937">
            <w:rPr>
              <w:rFonts w:ascii="Times New Roman"/>
              <w:color w:val="000000"/>
            </w:rPr>
          </w:rPrChange>
        </w:rPr>
        <w:t>eiusmod</w:t>
      </w:r>
      <w:r w:rsidRPr="0027638C">
        <w:rPr>
          <w:spacing w:val="-4"/>
          <w:sz w:val="24"/>
          <w:rPrChange w16du:dateUtc="2026-07-07T18:18:00Z" w:author="Author" w:date="2026-07-07T20:18:00Z" w:id="10938">
            <w:rPr>
              <w:rFonts w:ascii="Times New Roman"/>
              <w:color w:val="000000"/>
              <w:spacing w:val="-2"/>
            </w:rPr>
          </w:rPrChange>
        </w:rPr>
        <w:t xml:space="preserve"> </w:t>
      </w:r>
      <w:r w:rsidRPr="0027638C">
        <w:rPr>
          <w:sz w:val="24"/>
          <w:rPrChange w16du:dateUtc="2026-07-07T18:18:00Z" w:author="Author" w:date="2026-07-07T20:18:00Z" w:id="10939">
            <w:rPr>
              <w:rFonts w:ascii="Times New Roman"/>
              <w:color w:val="000000"/>
            </w:rPr>
          </w:rPrChange>
        </w:rPr>
        <w:t>tempor</w:t>
      </w:r>
      <w:r w:rsidRPr="0027638C">
        <w:rPr>
          <w:spacing w:val="-4"/>
          <w:sz w:val="24"/>
          <w:rPrChange w16du:dateUtc="2026-07-07T18:18:00Z" w:author="Author" w:date="2026-07-07T20:18:00Z" w:id="10940">
            <w:rPr>
              <w:rFonts w:ascii="Times New Roman"/>
              <w:color w:val="000000"/>
              <w:spacing w:val="-1"/>
            </w:rPr>
          </w:rPrChange>
        </w:rPr>
        <w:t xml:space="preserve"> </w:t>
      </w:r>
      <w:r w:rsidRPr="0027638C">
        <w:rPr>
          <w:sz w:val="24"/>
          <w:rPrChange w16du:dateUtc="2026-07-07T18:18:00Z" w:author="Author" w:date="2026-07-07T20:18:00Z" w:id="10941">
            <w:rPr>
              <w:rFonts w:ascii="Times New Roman"/>
              <w:color w:val="000000"/>
            </w:rPr>
          </w:rPrChange>
        </w:rPr>
        <w:t>incididunt</w:t>
      </w:r>
      <w:r w:rsidRPr="0027638C">
        <w:rPr>
          <w:spacing w:val="-4"/>
          <w:sz w:val="24"/>
          <w:rPrChange w16du:dateUtc="2026-07-07T18:18:00Z" w:author="Author" w:date="2026-07-07T20:18:00Z" w:id="10942">
            <w:rPr>
              <w:rFonts w:ascii="Times New Roman"/>
              <w:color w:val="000000"/>
              <w:spacing w:val="-2"/>
            </w:rPr>
          </w:rPrChange>
        </w:rPr>
        <w:t xml:space="preserve"> </w:t>
      </w:r>
      <w:r w:rsidRPr="0027638C">
        <w:rPr>
          <w:sz w:val="24"/>
          <w:rPrChange w16du:dateUtc="2026-07-07T18:18:00Z" w:author="Author" w:date="2026-07-07T20:18:00Z" w:id="10943">
            <w:rPr>
              <w:rFonts w:ascii="Times New Roman"/>
              <w:color w:val="000000"/>
            </w:rPr>
          </w:rPrChange>
        </w:rPr>
        <w:t>ut</w:t>
      </w:r>
      <w:r w:rsidRPr="0027638C">
        <w:rPr>
          <w:spacing w:val="-4"/>
          <w:sz w:val="24"/>
          <w:rPrChange w16du:dateUtc="2026-07-07T18:18:00Z" w:author="Author" w:date="2026-07-07T20:18:00Z" w:id="10944">
            <w:rPr>
              <w:rFonts w:ascii="Times New Roman"/>
              <w:color w:val="000000"/>
              <w:spacing w:val="-1"/>
            </w:rPr>
          </w:rPrChange>
        </w:rPr>
        <w:t xml:space="preserve"> </w:t>
      </w:r>
      <w:r w:rsidRPr="0027638C">
        <w:rPr>
          <w:sz w:val="24"/>
          <w:rPrChange w16du:dateUtc="2026-07-07T18:18:00Z" w:author="Author" w:date="2026-07-07T20:18:00Z" w:id="10945">
            <w:rPr>
              <w:rFonts w:ascii="Times New Roman"/>
              <w:color w:val="000000"/>
            </w:rPr>
          </w:rPrChange>
        </w:rPr>
        <w:t>labore</w:t>
      </w:r>
      <w:r w:rsidRPr="0027638C">
        <w:rPr>
          <w:spacing w:val="-4"/>
          <w:sz w:val="24"/>
          <w:rPrChange w16du:dateUtc="2026-07-07T18:18:00Z" w:author="Author" w:date="2026-07-07T20:18:00Z" w:id="10946">
            <w:rPr>
              <w:rFonts w:ascii="Times New Roman"/>
              <w:color w:val="000000"/>
              <w:spacing w:val="-1"/>
            </w:rPr>
          </w:rPrChange>
        </w:rPr>
        <w:t xml:space="preserve"> </w:t>
      </w:r>
      <w:r w:rsidRPr="0027638C">
        <w:rPr>
          <w:sz w:val="24"/>
          <w:rPrChange w16du:dateUtc="2026-07-07T18:18:00Z" w:author="Author" w:date="2026-07-07T20:18:00Z" w:id="10947">
            <w:rPr>
              <w:rFonts w:ascii="Times New Roman"/>
              <w:color w:val="000000"/>
            </w:rPr>
          </w:rPrChange>
        </w:rPr>
        <w:t>et</w:t>
      </w:r>
      <w:r w:rsidRPr="0027638C">
        <w:rPr>
          <w:spacing w:val="-4"/>
          <w:sz w:val="24"/>
          <w:rPrChange w16du:dateUtc="2026-07-07T18:18:00Z" w:author="Author" w:date="2026-07-07T20:18:00Z" w:id="10948">
            <w:rPr>
              <w:rFonts w:ascii="Times New Roman"/>
              <w:color w:val="000000"/>
              <w:spacing w:val="-2"/>
            </w:rPr>
          </w:rPrChange>
        </w:rPr>
        <w:t xml:space="preserve"> </w:t>
      </w:r>
      <w:r w:rsidRPr="0027638C">
        <w:rPr>
          <w:sz w:val="24"/>
          <w:rPrChange w16du:dateUtc="2026-07-07T18:18:00Z" w:author="Author" w:date="2026-07-07T20:18:00Z" w:id="10949">
            <w:rPr>
              <w:rFonts w:ascii="Times New Roman"/>
              <w:color w:val="000000"/>
            </w:rPr>
          </w:rPrChange>
        </w:rPr>
        <w:t>dolore</w:t>
      </w:r>
      <w:r w:rsidRPr="0027638C">
        <w:rPr>
          <w:spacing w:val="-4"/>
          <w:sz w:val="24"/>
          <w:rPrChange w16du:dateUtc="2026-07-07T18:18:00Z" w:author="Author" w:date="2026-07-07T20:18:00Z" w:id="10950">
            <w:rPr>
              <w:rFonts w:ascii="Times New Roman"/>
              <w:color w:val="000000"/>
              <w:spacing w:val="-2"/>
            </w:rPr>
          </w:rPrChange>
        </w:rPr>
        <w:t xml:space="preserve"> </w:t>
      </w:r>
      <w:r w:rsidRPr="0027638C">
        <w:rPr>
          <w:sz w:val="24"/>
          <w:rPrChange w16du:dateUtc="2026-07-07T18:18:00Z" w:author="Author" w:date="2026-07-07T20:18:00Z" w:id="10951">
            <w:rPr>
              <w:rFonts w:ascii="Times New Roman"/>
              <w:color w:val="000000"/>
            </w:rPr>
          </w:rPrChange>
        </w:rPr>
        <w:t>magna</w:t>
      </w:r>
      <w:r w:rsidRPr="0027638C">
        <w:rPr>
          <w:spacing w:val="-4"/>
          <w:sz w:val="24"/>
          <w:rPrChange w16du:dateUtc="2026-07-07T18:18:00Z" w:author="Author" w:date="2026-07-07T20:18:00Z" w:id="10952">
            <w:rPr>
              <w:rFonts w:ascii="Times New Roman"/>
              <w:color w:val="000000"/>
              <w:spacing w:val="-1"/>
            </w:rPr>
          </w:rPrChange>
        </w:rPr>
        <w:t xml:space="preserve"> </w:t>
      </w:r>
      <w:r w:rsidRPr="0027638C">
        <w:rPr>
          <w:sz w:val="24"/>
          <w:rPrChange w16du:dateUtc="2026-07-07T18:18:00Z" w:author="Author" w:date="2026-07-07T20:18:00Z" w:id="10953">
            <w:rPr>
              <w:rFonts w:ascii="Times New Roman"/>
              <w:color w:val="000000"/>
            </w:rPr>
          </w:rPrChange>
        </w:rPr>
        <w:t>aliqua</w:t>
      </w:r>
      <w:r w:rsidRPr="0027638C">
        <w:rPr>
          <w:spacing w:val="-4"/>
          <w:sz w:val="24"/>
          <w:rPrChange w16du:dateUtc="2026-07-07T18:18:00Z" w:author="Author" w:date="2026-07-07T20:18:00Z" w:id="10954">
            <w:rPr>
              <w:rFonts w:ascii="Times New Roman"/>
              <w:color w:val="000000"/>
              <w:spacing w:val="-1"/>
            </w:rPr>
          </w:rPrChange>
        </w:rPr>
        <w:t xml:space="preserve"> </w:t>
      </w:r>
      <w:r w:rsidRPr="0027638C">
        <w:rPr>
          <w:sz w:val="24"/>
          <w:rPrChange w16du:dateUtc="2026-07-07T18:18:00Z" w:author="Author" w:date="2026-07-07T20:18:00Z" w:id="10955">
            <w:rPr>
              <w:rFonts w:ascii="Times New Roman"/>
              <w:color w:val="000000"/>
            </w:rPr>
          </w:rPrChange>
        </w:rPr>
        <w:t>lorem.</w:t>
      </w:r>
      <w:r w:rsidRPr="0027638C">
        <w:rPr>
          <w:spacing w:val="-4"/>
          <w:sz w:val="24"/>
          <w:rPrChange w16du:dateUtc="2026-07-07T18:18:00Z" w:author="Author" w:date="2026-07-07T20:18:00Z" w:id="10956">
            <w:rPr>
              <w:rFonts w:ascii="Times New Roman"/>
              <w:color w:val="000000"/>
              <w:spacing w:val="-2"/>
            </w:rPr>
          </w:rPrChange>
        </w:rPr>
        <w:t xml:space="preserve"> </w:t>
      </w:r>
      <w:r w:rsidRPr="0027638C">
        <w:rPr>
          <w:sz w:val="24"/>
          <w:rPrChange w16du:dateUtc="2026-07-07T18:18:00Z" w:author="Author" w:date="2026-07-07T20:18:00Z" w:id="10957">
            <w:rPr>
              <w:rFonts w:ascii="Times New Roman"/>
              <w:color w:val="000000"/>
            </w:rPr>
          </w:rPrChange>
        </w:rPr>
        <w:t>Ipsum</w:t>
      </w:r>
      <w:r w:rsidRPr="0027638C">
        <w:rPr>
          <w:spacing w:val="-4"/>
          <w:sz w:val="24"/>
          <w:rPrChange w16du:dateUtc="2026-07-07T18:18:00Z" w:author="Author" w:date="2026-07-07T20:18:00Z" w:id="10958">
            <w:rPr>
              <w:rFonts w:ascii="Times New Roman"/>
              <w:color w:val="000000"/>
              <w:spacing w:val="-1"/>
            </w:rPr>
          </w:rPrChange>
        </w:rPr>
        <w:t xml:space="preserve"> </w:t>
      </w:r>
      <w:r w:rsidRPr="0027638C">
        <w:rPr>
          <w:sz w:val="24"/>
          <w:rPrChange w16du:dateUtc="2026-07-07T18:18:00Z" w:author="Author" w:date="2026-07-07T20:18:00Z" w:id="10959">
            <w:rPr>
              <w:rFonts w:ascii="Times New Roman"/>
              <w:color w:val="000000"/>
            </w:rPr>
          </w:rPrChange>
        </w:rPr>
        <w:t>Dolor</w:t>
      </w:r>
      <w:r w:rsidRPr="0027638C">
        <w:rPr>
          <w:spacing w:val="-4"/>
          <w:sz w:val="24"/>
          <w:rPrChange w16du:dateUtc="2026-07-07T18:18:00Z" w:author="Author" w:date="2026-07-07T20:18:00Z" w:id="10960">
            <w:rPr>
              <w:rFonts w:ascii="Times New Roman"/>
              <w:color w:val="000000"/>
              <w:spacing w:val="-2"/>
            </w:rPr>
          </w:rPrChange>
        </w:rPr>
        <w:t xml:space="preserve"> </w:t>
      </w:r>
      <w:r w:rsidRPr="0027638C">
        <w:rPr>
          <w:sz w:val="24"/>
          <w:rPrChange w16du:dateUtc="2026-07-07T18:18:00Z" w:author="Author" w:date="2026-07-07T20:18:00Z" w:id="10961">
            <w:rPr>
              <w:rFonts w:ascii="Times New Roman"/>
              <w:color w:val="000000"/>
            </w:rPr>
          </w:rPrChange>
        </w:rPr>
        <w:t>sit</w:t>
      </w:r>
      <w:r w:rsidRPr="0027638C">
        <w:rPr>
          <w:spacing w:val="-4"/>
          <w:sz w:val="24"/>
          <w:rPrChange w16du:dateUtc="2026-07-07T18:18:00Z" w:author="Author" w:date="2026-07-07T20:18:00Z" w:id="10962">
            <w:rPr>
              <w:rFonts w:ascii="Times New Roman"/>
              <w:color w:val="000000"/>
              <w:spacing w:val="-1"/>
            </w:rPr>
          </w:rPrChange>
        </w:rPr>
        <w:t xml:space="preserve"> </w:t>
      </w:r>
      <w:r w:rsidRPr="0027638C">
        <w:rPr>
          <w:sz w:val="24"/>
          <w:rPrChange w16du:dateUtc="2026-07-07T18:18:00Z" w:author="Author" w:date="2026-07-07T20:18:00Z" w:id="10963">
            <w:rPr>
              <w:rFonts w:ascii="Times New Roman"/>
              <w:color w:val="000000"/>
            </w:rPr>
          </w:rPrChange>
        </w:rPr>
        <w:t>amet</w:t>
      </w:r>
      <w:r w:rsidRPr="0027638C">
        <w:rPr>
          <w:spacing w:val="-4"/>
          <w:sz w:val="24"/>
          <w:rPrChange w16du:dateUtc="2026-07-07T18:18:00Z" w:author="Author" w:date="2026-07-07T20:18:00Z" w:id="10964">
            <w:rPr>
              <w:rFonts w:ascii="Times New Roman"/>
              <w:color w:val="000000"/>
              <w:spacing w:val="-2"/>
            </w:rPr>
          </w:rPrChange>
        </w:rPr>
        <w:t xml:space="preserve"> </w:t>
      </w:r>
      <w:r w:rsidRPr="0027638C">
        <w:rPr>
          <w:sz w:val="24"/>
          <w:rPrChange w16du:dateUtc="2026-07-07T18:18:00Z" w:author="Author" w:date="2026-07-07T20:18:00Z" w:id="10965">
            <w:rPr>
              <w:rFonts w:ascii="Times New Roman"/>
              <w:color w:val="000000"/>
            </w:rPr>
          </w:rPrChange>
        </w:rPr>
        <w:t>consectetur</w:t>
      </w:r>
      <w:r w:rsidRPr="0027638C">
        <w:rPr>
          <w:spacing w:val="-4"/>
          <w:sz w:val="24"/>
          <w:rPrChange w16du:dateUtc="2026-07-07T18:18:00Z" w:author="Author" w:date="2026-07-07T20:18:00Z" w:id="10966">
            <w:rPr>
              <w:rFonts w:ascii="Times New Roman"/>
              <w:color w:val="000000"/>
              <w:spacing w:val="-2"/>
            </w:rPr>
          </w:rPrChange>
        </w:rPr>
        <w:t xml:space="preserve"> </w:t>
      </w:r>
      <w:r w:rsidRPr="0027638C">
        <w:rPr>
          <w:sz w:val="24"/>
          <w:rPrChange w16du:dateUtc="2026-07-07T18:18:00Z" w:author="Author" w:date="2026-07-07T20:18:00Z" w:id="10967">
            <w:rPr>
              <w:rFonts w:ascii="Times New Roman" w:hAnsi="Times New Roman"/>
              <w:color w:val="000000"/>
            </w:rPr>
          </w:rPrChange>
        </w:rPr>
        <w:t>adipiscing</w:t>
      </w:r>
      <w:del w16du:dateUtc="2026-07-07T18:18:00Z" w:author="Author" w:date="2026-07-07T20:18:00Z" w:id="10968">
        <w:r w:rsidR="00000000">
          <w:rPr>
            <w:color w:val="000000"/>
          </w:rPr>
          <w:cr/>
        </w:r>
      </w:del>
      <w:ins w16du:dateUtc="2026-07-07T18:18:00Z" w:author="Author" w:date="2026-07-07T20:18:00Z" w:id="10969">
        <w:r w:rsidRPr="0027638C">
          <w:rPr>
            <w:sz w:val="24"/>
            <w:szCs w:val="24"/>
          </w:rPr>
          <w:t xml:space="preserve"> </w:t>
        </w:r>
      </w:ins>
      <w:r w:rsidRPr="0027638C">
        <w:rPr>
          <w:sz w:val="24"/>
          <w:rPrChange w16du:dateUtc="2026-07-07T18:18:00Z" w:author="Author" w:date="2026-07-07T20:18:00Z" w:id="10970">
            <w:rPr>
              <w:rFonts w:ascii="Times New Roman"/>
              <w:color w:val="000000"/>
            </w:rPr>
          </w:rPrChange>
        </w:rPr>
        <w:t>elit sed do eiusmod tempor incididunt ut labore et, dolore, magna aliqua lorem.</w:t>
      </w:r>
    </w:p>
    <w:p w14:paraId="584D91CF" w14:textId="77777777" w:rsidR="009609E8" w:rsidRDefault="00000000" w:rsidRPr="0027638C">
      <w:pPr>
        <w:pStyle w:val="ListParagraph"/>
        <w:numPr>
          <w:ilvl w:val="1"/>
          <w:numId w:val="5"/>
        </w:numPr>
        <w:tabs>
          <w:tab w:pos="1438" w:val="left"/>
          <w:tab w:pos="1440" w:val="left"/>
        </w:tabs>
        <w:spacing w:before="238"/>
        <w:ind w:right="354"/>
        <w:rPr>
          <w:sz w:val="24"/>
          <w:rPrChange w16du:dateUtc="2026-07-07T18:18:00Z" w:author="Author" w:date="2026-07-07T20:18:00Z" w:id="10971">
            <w:rPr>
              <w:rFonts w:ascii="Times New Roman"/>
              <w:color w:val="000000"/>
            </w:rPr>
          </w:rPrChange>
        </w:rPr>
        <w:pPrChange w16du:dateUtc="2026-07-07T18:18:00Z" w:author="Author" w:date="2026-07-07T20:18:00Z" w:id="10972">
          <w:pPr>
            <w:spacing w:after="0" w:before="237" w:line="253" w:lineRule="exact"/>
            <w:ind w:left="720"/>
            <w:jc w:val="left"/>
          </w:pPr>
        </w:pPrChange>
      </w:pPr>
      <w:del w16du:dateUtc="2026-07-07T18:18:00Z" w:author="Author" w:date="2026-07-07T20:18:00Z" w:id="10973">
        <w:r>
          <w:rPr>
            <w:color w:val="000000"/>
          </w:rPr>
          <w:delText>(e)</w:delText>
        </w:r>
        <w:r>
          <w:rPr>
            <w:color w:val="000000"/>
            <w:spacing w:val="421"/>
          </w:rPr>
          <w:delText xml:space="preserve"> </w:delText>
        </w:r>
      </w:del>
      <w:r w:rsidR="00A96A35" w:rsidRPr="0027638C">
        <w:rPr>
          <w:sz w:val="24"/>
          <w:u w:val="single"/>
          <w:rPrChange w16du:dateUtc="2026-07-07T18:18:00Z" w:author="Author" w:date="2026-07-07T20:18:00Z" w:id="10974">
            <w:rPr>
              <w:rFonts w:ascii="Times New Roman"/>
              <w:color w:val="000000"/>
              <w:u w:val="single"/>
            </w:rPr>
          </w:rPrChange>
        </w:rPr>
        <w:t>Ipsum</w:t>
      </w:r>
      <w:r w:rsidR="00A96A35" w:rsidRPr="0027638C">
        <w:rPr>
          <w:spacing w:val="-3"/>
          <w:sz w:val="24"/>
          <w:u w:val="single"/>
          <w:rPrChange w16du:dateUtc="2026-07-07T18:18:00Z" w:author="Author" w:date="2026-07-07T20:18:00Z" w:id="10975">
            <w:rPr>
              <w:rFonts w:ascii="Times New Roman"/>
              <w:color w:val="000000"/>
              <w:u w:val="single"/>
            </w:rPr>
          </w:rPrChange>
        </w:rPr>
        <w:t xml:space="preserve"> </w:t>
      </w:r>
      <w:r w:rsidR="00A96A35" w:rsidRPr="0027638C">
        <w:rPr>
          <w:sz w:val="24"/>
          <w:u w:val="single"/>
          <w:rPrChange w16du:dateUtc="2026-07-07T18:18:00Z" w:author="Author" w:date="2026-07-07T20:18:00Z" w:id="10976">
            <w:rPr>
              <w:rFonts w:ascii="Times New Roman"/>
              <w:color w:val="000000"/>
              <w:u w:val="single"/>
            </w:rPr>
          </w:rPrChange>
        </w:rPr>
        <w:t>dolor</w:t>
      </w:r>
      <w:r w:rsidR="00A96A35" w:rsidRPr="0027638C">
        <w:rPr>
          <w:spacing w:val="-3"/>
          <w:sz w:val="24"/>
          <w:u w:val="single"/>
          <w:rPrChange w16du:dateUtc="2026-07-07T18:18:00Z" w:author="Author" w:date="2026-07-07T20:18:00Z" w:id="10977">
            <w:rPr>
              <w:rFonts w:ascii="Times New Roman"/>
              <w:color w:val="000000"/>
              <w:u w:val="single"/>
            </w:rPr>
          </w:rPrChange>
        </w:rPr>
        <w:t xml:space="preserve"> </w:t>
      </w:r>
      <w:r w:rsidR="00A96A35" w:rsidRPr="0027638C">
        <w:rPr>
          <w:sz w:val="24"/>
          <w:u w:val="single"/>
          <w:rPrChange w16du:dateUtc="2026-07-07T18:18:00Z" w:author="Author" w:date="2026-07-07T20:18:00Z" w:id="10978">
            <w:rPr>
              <w:rFonts w:ascii="Times New Roman"/>
              <w:color w:val="000000"/>
              <w:u w:val="single"/>
            </w:rPr>
          </w:rPrChange>
        </w:rPr>
        <w:t>Sit</w:t>
      </w:r>
      <w:r w:rsidR="00A96A35" w:rsidRPr="0027638C">
        <w:rPr>
          <w:spacing w:val="-3"/>
          <w:sz w:val="24"/>
          <w:u w:val="single"/>
          <w:rPrChange w16du:dateUtc="2026-07-07T18:18:00Z" w:author="Author" w:date="2026-07-07T20:18:00Z" w:id="10979">
            <w:rPr>
              <w:rFonts w:ascii="Times New Roman"/>
              <w:color w:val="000000"/>
              <w:u w:val="single"/>
            </w:rPr>
          </w:rPrChange>
        </w:rPr>
        <w:t xml:space="preserve"> </w:t>
      </w:r>
      <w:r w:rsidR="00A96A35" w:rsidRPr="0027638C">
        <w:rPr>
          <w:sz w:val="24"/>
          <w:u w:val="single"/>
          <w:rPrChange w16du:dateUtc="2026-07-07T18:18:00Z" w:author="Author" w:date="2026-07-07T20:18:00Z" w:id="10980">
            <w:rPr>
              <w:rFonts w:ascii="Times New Roman"/>
              <w:color w:val="000000"/>
              <w:u w:val="single"/>
            </w:rPr>
          </w:rPrChange>
        </w:rPr>
        <w:t>Amet.</w:t>
      </w:r>
      <w:r w:rsidR="00A96A35" w:rsidRPr="0027638C">
        <w:rPr>
          <w:spacing w:val="-3"/>
          <w:sz w:val="24"/>
          <w:rPrChange w16du:dateUtc="2026-07-07T18:18:00Z" w:author="Author" w:date="2026-07-07T20:18:00Z" w:id="10981">
            <w:rPr>
              <w:rFonts w:ascii="Times New Roman"/>
              <w:color w:val="000000"/>
            </w:rPr>
          </w:rPrChange>
        </w:rPr>
        <w:t xml:space="preserve"> </w:t>
      </w:r>
      <w:r w:rsidR="00A96A35" w:rsidRPr="0027638C">
        <w:rPr>
          <w:sz w:val="24"/>
          <w:rPrChange w16du:dateUtc="2026-07-07T18:18:00Z" w:author="Author" w:date="2026-07-07T20:18:00Z" w:id="10982">
            <w:rPr>
              <w:rFonts w:ascii="Times New Roman"/>
              <w:color w:val="000000"/>
            </w:rPr>
          </w:rPrChange>
        </w:rPr>
        <w:t>Consectetur</w:t>
      </w:r>
      <w:r w:rsidR="00A96A35" w:rsidRPr="0027638C">
        <w:rPr>
          <w:spacing w:val="-3"/>
          <w:sz w:val="24"/>
          <w:rPrChange w16du:dateUtc="2026-07-07T18:18:00Z" w:author="Author" w:date="2026-07-07T20:18:00Z" w:id="10983">
            <w:rPr>
              <w:rFonts w:ascii="Times New Roman"/>
              <w:color w:val="000000"/>
            </w:rPr>
          </w:rPrChange>
        </w:rPr>
        <w:t xml:space="preserve"> </w:t>
      </w:r>
      <w:r w:rsidR="00A96A35" w:rsidRPr="0027638C">
        <w:rPr>
          <w:sz w:val="24"/>
          <w:rPrChange w16du:dateUtc="2026-07-07T18:18:00Z" w:author="Author" w:date="2026-07-07T20:18:00Z" w:id="10984">
            <w:rPr>
              <w:rFonts w:ascii="Times New Roman"/>
              <w:color w:val="000000"/>
            </w:rPr>
          </w:rPrChange>
        </w:rPr>
        <w:t>adipiscing</w:t>
      </w:r>
      <w:r w:rsidR="00A96A35" w:rsidRPr="0027638C">
        <w:rPr>
          <w:spacing w:val="-3"/>
          <w:sz w:val="24"/>
          <w:rPrChange w16du:dateUtc="2026-07-07T18:18:00Z" w:author="Author" w:date="2026-07-07T20:18:00Z" w:id="10985">
            <w:rPr>
              <w:rFonts w:ascii="Times New Roman"/>
              <w:color w:val="000000"/>
            </w:rPr>
          </w:rPrChange>
        </w:rPr>
        <w:t xml:space="preserve"> </w:t>
      </w:r>
      <w:r w:rsidR="00A96A35" w:rsidRPr="0027638C">
        <w:rPr>
          <w:sz w:val="24"/>
          <w:rPrChange w16du:dateUtc="2026-07-07T18:18:00Z" w:author="Author" w:date="2026-07-07T20:18:00Z" w:id="10986">
            <w:rPr>
              <w:rFonts w:ascii="Times New Roman"/>
              <w:color w:val="000000"/>
            </w:rPr>
          </w:rPrChange>
        </w:rPr>
        <w:t>elit</w:t>
      </w:r>
      <w:r w:rsidR="00A96A35" w:rsidRPr="0027638C">
        <w:rPr>
          <w:spacing w:val="-3"/>
          <w:sz w:val="24"/>
          <w:rPrChange w16du:dateUtc="2026-07-07T18:18:00Z" w:author="Author" w:date="2026-07-07T20:18:00Z" w:id="10987">
            <w:rPr>
              <w:rFonts w:ascii="Times New Roman"/>
              <w:color w:val="000000"/>
            </w:rPr>
          </w:rPrChange>
        </w:rPr>
        <w:t xml:space="preserve"> </w:t>
      </w:r>
      <w:r w:rsidR="00A96A35" w:rsidRPr="0027638C">
        <w:rPr>
          <w:sz w:val="24"/>
          <w:rPrChange w16du:dateUtc="2026-07-07T18:18:00Z" w:author="Author" w:date="2026-07-07T20:18:00Z" w:id="10988">
            <w:rPr>
              <w:rFonts w:ascii="Times New Roman"/>
              <w:color w:val="000000"/>
            </w:rPr>
          </w:rPrChange>
        </w:rPr>
        <w:t>sed</w:t>
      </w:r>
      <w:r w:rsidR="00A96A35" w:rsidRPr="0027638C">
        <w:rPr>
          <w:spacing w:val="-3"/>
          <w:sz w:val="24"/>
          <w:rPrChange w16du:dateUtc="2026-07-07T18:18:00Z" w:author="Author" w:date="2026-07-07T20:18:00Z" w:id="10989">
            <w:rPr>
              <w:rFonts w:ascii="Times New Roman"/>
              <w:color w:val="000000"/>
            </w:rPr>
          </w:rPrChange>
        </w:rPr>
        <w:t xml:space="preserve"> </w:t>
      </w:r>
      <w:r w:rsidR="00A96A35" w:rsidRPr="0027638C">
        <w:rPr>
          <w:sz w:val="24"/>
          <w:rPrChange w16du:dateUtc="2026-07-07T18:18:00Z" w:author="Author" w:date="2026-07-07T20:18:00Z" w:id="10990">
            <w:rPr>
              <w:rFonts w:ascii="Times New Roman"/>
              <w:color w:val="000000"/>
            </w:rPr>
          </w:rPrChange>
        </w:rPr>
        <w:t>do</w:t>
      </w:r>
      <w:r w:rsidR="00A96A35" w:rsidRPr="0027638C">
        <w:rPr>
          <w:spacing w:val="-3"/>
          <w:sz w:val="24"/>
          <w:rPrChange w16du:dateUtc="2026-07-07T18:18:00Z" w:author="Author" w:date="2026-07-07T20:18:00Z" w:id="10991">
            <w:rPr>
              <w:rFonts w:ascii="Times New Roman"/>
              <w:color w:val="000000"/>
            </w:rPr>
          </w:rPrChange>
        </w:rPr>
        <w:t xml:space="preserve"> </w:t>
      </w:r>
      <w:r w:rsidR="00A96A35" w:rsidRPr="0027638C">
        <w:rPr>
          <w:sz w:val="24"/>
          <w:rPrChange w16du:dateUtc="2026-07-07T18:18:00Z" w:author="Author" w:date="2026-07-07T20:18:00Z" w:id="10992">
            <w:rPr>
              <w:rFonts w:ascii="Times New Roman"/>
              <w:color w:val="000000"/>
            </w:rPr>
          </w:rPrChange>
        </w:rPr>
        <w:t>eiusmod</w:t>
      </w:r>
      <w:r w:rsidR="00A96A35" w:rsidRPr="0027638C">
        <w:rPr>
          <w:spacing w:val="-3"/>
          <w:sz w:val="24"/>
          <w:rPrChange w16du:dateUtc="2026-07-07T18:18:00Z" w:author="Author" w:date="2026-07-07T20:18:00Z" w:id="10993">
            <w:rPr>
              <w:rFonts w:ascii="Times New Roman"/>
              <w:color w:val="000000"/>
            </w:rPr>
          </w:rPrChange>
        </w:rPr>
        <w:t xml:space="preserve"> </w:t>
      </w:r>
      <w:r w:rsidR="00A96A35" w:rsidRPr="0027638C">
        <w:rPr>
          <w:sz w:val="24"/>
          <w:rPrChange w16du:dateUtc="2026-07-07T18:18:00Z" w:author="Author" w:date="2026-07-07T20:18:00Z" w:id="10994">
            <w:rPr>
              <w:rFonts w:ascii="Times New Roman"/>
              <w:color w:val="000000"/>
            </w:rPr>
          </w:rPrChange>
        </w:rPr>
        <w:t>tempor</w:t>
      </w:r>
      <w:r w:rsidR="00A96A35" w:rsidRPr="0027638C">
        <w:rPr>
          <w:spacing w:val="-3"/>
          <w:sz w:val="24"/>
          <w:rPrChange w16du:dateUtc="2026-07-07T18:18:00Z" w:author="Author" w:date="2026-07-07T20:18:00Z" w:id="10995">
            <w:rPr>
              <w:rFonts w:ascii="Times New Roman"/>
              <w:color w:val="000000"/>
            </w:rPr>
          </w:rPrChange>
        </w:rPr>
        <w:t xml:space="preserve"> </w:t>
      </w:r>
      <w:r w:rsidR="00A96A35" w:rsidRPr="0027638C">
        <w:rPr>
          <w:sz w:val="24"/>
          <w:rPrChange w16du:dateUtc="2026-07-07T18:18:00Z" w:author="Author" w:date="2026-07-07T20:18:00Z" w:id="10996">
            <w:rPr>
              <w:rFonts w:ascii="Times New Roman" w:hAnsi="Times New Roman"/>
              <w:color w:val="000000"/>
            </w:rPr>
          </w:rPrChange>
        </w:rPr>
        <w:t>Incididunt</w:t>
      </w:r>
      <w:del w16du:dateUtc="2026-07-07T18:18:00Z" w:author="Author" w:date="2026-07-07T20:18:00Z" w:id="10997">
        <w:r>
          <w:rPr>
            <w:color w:val="000000"/>
          </w:rPr>
          <w:cr/>
        </w:r>
      </w:del>
      <w:r w:rsidR="00A96A35" w:rsidRPr="0027638C">
        <w:rPr>
          <w:sz w:val="24"/>
          <w:rPrChange w16du:dateUtc="2026-07-07T18:18:00Z" w:author="Author" w:date="2026-07-07T20:18:00Z" w:id="10998">
            <w:rPr>
              <w:rFonts w:ascii="Times New Roman"/>
              <w:color w:val="000000"/>
              <w:spacing w:val="665"/>
            </w:rPr>
          </w:rPrChange>
        </w:rPr>
        <w:t xml:space="preserve"> </w:t>
      </w:r>
      <w:r w:rsidR="00A96A35" w:rsidRPr="0027638C">
        <w:rPr>
          <w:sz w:val="24"/>
          <w:rPrChange w16du:dateUtc="2026-07-07T18:18:00Z" w:author="Author" w:date="2026-07-07T20:18:00Z" w:id="10999">
            <w:rPr>
              <w:rFonts w:ascii="Times New Roman"/>
              <w:color w:val="000000"/>
            </w:rPr>
          </w:rPrChange>
        </w:rPr>
        <w:t>ut</w:t>
      </w:r>
      <w:r w:rsidR="00A96A35" w:rsidRPr="0027638C">
        <w:rPr>
          <w:spacing w:val="-1"/>
          <w:sz w:val="24"/>
          <w:rPrChange w16du:dateUtc="2026-07-07T18:18:00Z" w:author="Author" w:date="2026-07-07T20:18:00Z" w:id="11000">
            <w:rPr>
              <w:rFonts w:ascii="Times New Roman"/>
              <w:color w:val="000000"/>
              <w:spacing w:val="2"/>
            </w:rPr>
          </w:rPrChange>
        </w:rPr>
        <w:t xml:space="preserve"> </w:t>
      </w:r>
      <w:r w:rsidR="00A96A35" w:rsidRPr="0027638C">
        <w:rPr>
          <w:sz w:val="24"/>
          <w:rPrChange w16du:dateUtc="2026-07-07T18:18:00Z" w:author="Author" w:date="2026-07-07T20:18:00Z" w:id="11001">
            <w:rPr>
              <w:rFonts w:ascii="Times New Roman"/>
              <w:color w:val="000000"/>
            </w:rPr>
          </w:rPrChange>
        </w:rPr>
        <w:t>labore</w:t>
      </w:r>
      <w:r w:rsidR="00A96A35" w:rsidRPr="0027638C">
        <w:rPr>
          <w:spacing w:val="-1"/>
          <w:sz w:val="24"/>
          <w:rPrChange w16du:dateUtc="2026-07-07T18:18:00Z" w:author="Author" w:date="2026-07-07T20:18:00Z" w:id="11002">
            <w:rPr>
              <w:rFonts w:ascii="Times New Roman"/>
              <w:color w:val="000000"/>
              <w:spacing w:val="2"/>
            </w:rPr>
          </w:rPrChange>
        </w:rPr>
        <w:t xml:space="preserve"> </w:t>
      </w:r>
      <w:r w:rsidR="00A96A35" w:rsidRPr="0027638C">
        <w:rPr>
          <w:sz w:val="24"/>
          <w:rPrChange w16du:dateUtc="2026-07-07T18:18:00Z" w:author="Author" w:date="2026-07-07T20:18:00Z" w:id="11003">
            <w:rPr>
              <w:rFonts w:ascii="Times New Roman"/>
              <w:color w:val="000000"/>
            </w:rPr>
          </w:rPrChange>
        </w:rPr>
        <w:t>Et</w:t>
      </w:r>
      <w:r w:rsidR="00A96A35" w:rsidRPr="0027638C">
        <w:rPr>
          <w:spacing w:val="-1"/>
          <w:sz w:val="24"/>
          <w:rPrChange w16du:dateUtc="2026-07-07T18:18:00Z" w:author="Author" w:date="2026-07-07T20:18:00Z" w:id="11004">
            <w:rPr>
              <w:rFonts w:ascii="Times New Roman"/>
              <w:color w:val="000000"/>
              <w:spacing w:val="2"/>
            </w:rPr>
          </w:rPrChange>
        </w:rPr>
        <w:t xml:space="preserve"> </w:t>
      </w:r>
      <w:r w:rsidR="00A96A35" w:rsidRPr="0027638C">
        <w:rPr>
          <w:sz w:val="24"/>
          <w:rPrChange w16du:dateUtc="2026-07-07T18:18:00Z" w:author="Author" w:date="2026-07-07T20:18:00Z" w:id="11005">
            <w:rPr>
              <w:rFonts w:ascii="Times New Roman"/>
              <w:color w:val="000000"/>
            </w:rPr>
          </w:rPrChange>
        </w:rPr>
        <w:t>dolore</w:t>
      </w:r>
      <w:r w:rsidR="00A96A35" w:rsidRPr="0027638C">
        <w:rPr>
          <w:spacing w:val="-1"/>
          <w:sz w:val="24"/>
          <w:rPrChange w16du:dateUtc="2026-07-07T18:18:00Z" w:author="Author" w:date="2026-07-07T20:18:00Z" w:id="11006">
            <w:rPr>
              <w:rFonts w:ascii="Times New Roman"/>
              <w:color w:val="000000"/>
              <w:spacing w:val="2"/>
            </w:rPr>
          </w:rPrChange>
        </w:rPr>
        <w:t xml:space="preserve"> </w:t>
      </w:r>
      <w:r w:rsidR="00A96A35" w:rsidRPr="0027638C">
        <w:rPr>
          <w:sz w:val="24"/>
          <w:rPrChange w16du:dateUtc="2026-07-07T18:18:00Z" w:author="Author" w:date="2026-07-07T20:18:00Z" w:id="11007">
            <w:rPr>
              <w:rFonts w:ascii="Times New Roman"/>
              <w:color w:val="000000"/>
            </w:rPr>
          </w:rPrChange>
        </w:rPr>
        <w:t>magna</w:t>
      </w:r>
      <w:r w:rsidR="00A96A35" w:rsidRPr="0027638C">
        <w:rPr>
          <w:spacing w:val="-1"/>
          <w:sz w:val="24"/>
          <w:rPrChange w16du:dateUtc="2026-07-07T18:18:00Z" w:author="Author" w:date="2026-07-07T20:18:00Z" w:id="11008">
            <w:rPr>
              <w:rFonts w:ascii="Times New Roman"/>
              <w:color w:val="000000"/>
              <w:spacing w:val="2"/>
            </w:rPr>
          </w:rPrChange>
        </w:rPr>
        <w:t xml:space="preserve"> </w:t>
      </w:r>
      <w:r w:rsidR="00A96A35" w:rsidRPr="0027638C">
        <w:rPr>
          <w:sz w:val="24"/>
          <w:rPrChange w16du:dateUtc="2026-07-07T18:18:00Z" w:author="Author" w:date="2026-07-07T20:18:00Z" w:id="11009">
            <w:rPr>
              <w:rFonts w:ascii="Times New Roman"/>
              <w:color w:val="000000"/>
            </w:rPr>
          </w:rPrChange>
        </w:rPr>
        <w:t>Aliqua,</w:t>
      </w:r>
      <w:r w:rsidR="00A96A35" w:rsidRPr="0027638C">
        <w:rPr>
          <w:spacing w:val="-1"/>
          <w:sz w:val="24"/>
          <w:rPrChange w16du:dateUtc="2026-07-07T18:18:00Z" w:author="Author" w:date="2026-07-07T20:18:00Z" w:id="11010">
            <w:rPr>
              <w:rFonts w:ascii="Times New Roman"/>
              <w:color w:val="000000"/>
              <w:spacing w:val="2"/>
            </w:rPr>
          </w:rPrChange>
        </w:rPr>
        <w:t xml:space="preserve"> </w:t>
      </w:r>
      <w:r w:rsidR="00A96A35" w:rsidRPr="0027638C">
        <w:rPr>
          <w:sz w:val="24"/>
          <w:rPrChange w16du:dateUtc="2026-07-07T18:18:00Z" w:author="Author" w:date="2026-07-07T20:18:00Z" w:id="11011">
            <w:rPr>
              <w:rFonts w:ascii="Times New Roman"/>
              <w:color w:val="000000"/>
            </w:rPr>
          </w:rPrChange>
        </w:rPr>
        <w:t>lorem</w:t>
      </w:r>
      <w:r w:rsidR="00A96A35" w:rsidRPr="0027638C">
        <w:rPr>
          <w:spacing w:val="-1"/>
          <w:sz w:val="24"/>
          <w:rPrChange w16du:dateUtc="2026-07-07T18:18:00Z" w:author="Author" w:date="2026-07-07T20:18:00Z" w:id="11012">
            <w:rPr>
              <w:rFonts w:ascii="Times New Roman"/>
              <w:color w:val="000000"/>
              <w:spacing w:val="2"/>
            </w:rPr>
          </w:rPrChange>
        </w:rPr>
        <w:t xml:space="preserve"> </w:t>
      </w:r>
      <w:r w:rsidR="00A96A35" w:rsidRPr="0027638C">
        <w:rPr>
          <w:sz w:val="24"/>
          <w:rPrChange w16du:dateUtc="2026-07-07T18:18:00Z" w:author="Author" w:date="2026-07-07T20:18:00Z" w:id="11013">
            <w:rPr>
              <w:rFonts w:ascii="Times New Roman"/>
              <w:color w:val="000000"/>
            </w:rPr>
          </w:rPrChange>
        </w:rPr>
        <w:t>Ipsum</w:t>
      </w:r>
      <w:r w:rsidR="00A96A35" w:rsidRPr="0027638C">
        <w:rPr>
          <w:spacing w:val="-1"/>
          <w:sz w:val="24"/>
          <w:rPrChange w16du:dateUtc="2026-07-07T18:18:00Z" w:author="Author" w:date="2026-07-07T20:18:00Z" w:id="11014">
            <w:rPr>
              <w:rFonts w:ascii="Times New Roman"/>
              <w:color w:val="000000"/>
              <w:spacing w:val="2"/>
            </w:rPr>
          </w:rPrChange>
        </w:rPr>
        <w:t xml:space="preserve"> </w:t>
      </w:r>
      <w:r w:rsidR="00A96A35" w:rsidRPr="0027638C">
        <w:rPr>
          <w:sz w:val="24"/>
          <w:rPrChange w16du:dateUtc="2026-07-07T18:18:00Z" w:author="Author" w:date="2026-07-07T20:18:00Z" w:id="11015">
            <w:rPr>
              <w:rFonts w:ascii="Times New Roman"/>
              <w:color w:val="000000"/>
            </w:rPr>
          </w:rPrChange>
        </w:rPr>
        <w:t>dolor</w:t>
      </w:r>
      <w:r w:rsidR="00A96A35" w:rsidRPr="0027638C">
        <w:rPr>
          <w:spacing w:val="-1"/>
          <w:sz w:val="24"/>
          <w:rPrChange w16du:dateUtc="2026-07-07T18:18:00Z" w:author="Author" w:date="2026-07-07T20:18:00Z" w:id="11016">
            <w:rPr>
              <w:rFonts w:ascii="Times New Roman"/>
              <w:color w:val="000000"/>
              <w:spacing w:val="2"/>
            </w:rPr>
          </w:rPrChange>
        </w:rPr>
        <w:t xml:space="preserve"> </w:t>
      </w:r>
      <w:r w:rsidR="00A96A35" w:rsidRPr="0027638C">
        <w:rPr>
          <w:sz w:val="24"/>
          <w:rPrChange w16du:dateUtc="2026-07-07T18:18:00Z" w:author="Author" w:date="2026-07-07T20:18:00Z" w:id="11017">
            <w:rPr>
              <w:rFonts w:ascii="Times New Roman"/>
              <w:color w:val="000000"/>
            </w:rPr>
          </w:rPrChange>
        </w:rPr>
        <w:t>sit</w:t>
      </w:r>
      <w:r w:rsidR="00A96A35" w:rsidRPr="0027638C">
        <w:rPr>
          <w:spacing w:val="-1"/>
          <w:sz w:val="24"/>
          <w:rPrChange w16du:dateUtc="2026-07-07T18:18:00Z" w:author="Author" w:date="2026-07-07T20:18:00Z" w:id="11018">
            <w:rPr>
              <w:rFonts w:ascii="Times New Roman"/>
              <w:color w:val="000000"/>
              <w:spacing w:val="2"/>
            </w:rPr>
          </w:rPrChange>
        </w:rPr>
        <w:t xml:space="preserve"> </w:t>
      </w:r>
      <w:r w:rsidR="00A96A35" w:rsidRPr="0027638C">
        <w:rPr>
          <w:sz w:val="24"/>
          <w:rPrChange w16du:dateUtc="2026-07-07T18:18:00Z" w:author="Author" w:date="2026-07-07T20:18:00Z" w:id="11019">
            <w:rPr>
              <w:rFonts w:ascii="Times New Roman"/>
              <w:color w:val="000000"/>
            </w:rPr>
          </w:rPrChange>
        </w:rPr>
        <w:t>amet</w:t>
      </w:r>
      <w:r w:rsidR="00A96A35" w:rsidRPr="0027638C">
        <w:rPr>
          <w:spacing w:val="-1"/>
          <w:sz w:val="24"/>
          <w:rPrChange w16du:dateUtc="2026-07-07T18:18:00Z" w:author="Author" w:date="2026-07-07T20:18:00Z" w:id="11020">
            <w:rPr>
              <w:rFonts w:ascii="Times New Roman"/>
              <w:color w:val="000000"/>
              <w:spacing w:val="2"/>
            </w:rPr>
          </w:rPrChange>
        </w:rPr>
        <w:t xml:space="preserve"> </w:t>
      </w:r>
      <w:r w:rsidR="00A96A35" w:rsidRPr="0027638C">
        <w:rPr>
          <w:sz w:val="24"/>
          <w:rPrChange w16du:dateUtc="2026-07-07T18:18:00Z" w:author="Author" w:date="2026-07-07T20:18:00Z" w:id="11021">
            <w:rPr>
              <w:rFonts w:ascii="Times New Roman"/>
              <w:color w:val="000000"/>
            </w:rPr>
          </w:rPrChange>
        </w:rPr>
        <w:t>consectetur</w:t>
      </w:r>
      <w:r w:rsidR="00A96A35" w:rsidRPr="0027638C">
        <w:rPr>
          <w:spacing w:val="-1"/>
          <w:sz w:val="24"/>
          <w:rPrChange w16du:dateUtc="2026-07-07T18:18:00Z" w:author="Author" w:date="2026-07-07T20:18:00Z" w:id="11022">
            <w:rPr>
              <w:rFonts w:ascii="Times New Roman"/>
              <w:color w:val="000000"/>
              <w:spacing w:val="2"/>
            </w:rPr>
          </w:rPrChange>
        </w:rPr>
        <w:t xml:space="preserve"> </w:t>
      </w:r>
      <w:r w:rsidR="00A96A35" w:rsidRPr="0027638C">
        <w:rPr>
          <w:sz w:val="24"/>
          <w:rPrChange w16du:dateUtc="2026-07-07T18:18:00Z" w:author="Author" w:date="2026-07-07T20:18:00Z" w:id="11023">
            <w:rPr>
              <w:rFonts w:ascii="Times New Roman"/>
              <w:color w:val="000000"/>
            </w:rPr>
          </w:rPrChange>
        </w:rPr>
        <w:t>adipiscing</w:t>
      </w:r>
      <w:r w:rsidR="00A96A35" w:rsidRPr="0027638C">
        <w:rPr>
          <w:spacing w:val="-1"/>
          <w:sz w:val="24"/>
          <w:rPrChange w16du:dateUtc="2026-07-07T18:18:00Z" w:author="Author" w:date="2026-07-07T20:18:00Z" w:id="11024">
            <w:rPr>
              <w:rFonts w:ascii="Times New Roman"/>
              <w:color w:val="000000"/>
              <w:spacing w:val="2"/>
            </w:rPr>
          </w:rPrChange>
        </w:rPr>
        <w:t xml:space="preserve"> </w:t>
      </w:r>
      <w:r w:rsidR="00A96A35" w:rsidRPr="0027638C">
        <w:rPr>
          <w:sz w:val="24"/>
          <w:rPrChange w16du:dateUtc="2026-07-07T18:18:00Z" w:author="Author" w:date="2026-07-07T20:18:00Z" w:id="11025">
            <w:rPr>
              <w:rFonts w:ascii="Times New Roman"/>
              <w:color w:val="000000"/>
            </w:rPr>
          </w:rPrChange>
        </w:rPr>
        <w:t>elit</w:t>
      </w:r>
      <w:r w:rsidR="00A96A35" w:rsidRPr="0027638C">
        <w:rPr>
          <w:spacing w:val="-1"/>
          <w:sz w:val="24"/>
          <w:rPrChange w16du:dateUtc="2026-07-07T18:18:00Z" w:author="Author" w:date="2026-07-07T20:18:00Z" w:id="11026">
            <w:rPr>
              <w:rFonts w:ascii="Times New Roman"/>
              <w:color w:val="000000"/>
              <w:spacing w:val="2"/>
            </w:rPr>
          </w:rPrChange>
        </w:rPr>
        <w:t xml:space="preserve"> </w:t>
      </w:r>
      <w:r w:rsidR="00A96A35" w:rsidRPr="0027638C">
        <w:rPr>
          <w:sz w:val="24"/>
          <w:rPrChange w16du:dateUtc="2026-07-07T18:18:00Z" w:author="Author" w:date="2026-07-07T20:18:00Z" w:id="11027">
            <w:rPr>
              <w:rFonts w:ascii="Times New Roman"/>
              <w:color w:val="000000"/>
            </w:rPr>
          </w:rPrChange>
        </w:rPr>
        <w:t>Sed</w:t>
      </w:r>
      <w:r w:rsidR="00A96A35" w:rsidRPr="0027638C">
        <w:rPr>
          <w:spacing w:val="-1"/>
          <w:sz w:val="24"/>
          <w:rPrChange w16du:dateUtc="2026-07-07T18:18:00Z" w:author="Author" w:date="2026-07-07T20:18:00Z" w:id="11028">
            <w:rPr>
              <w:rFonts w:ascii="Times New Roman"/>
              <w:color w:val="000000"/>
              <w:spacing w:val="2"/>
            </w:rPr>
          </w:rPrChange>
        </w:rPr>
        <w:t xml:space="preserve"> </w:t>
      </w:r>
      <w:r w:rsidR="00A96A35" w:rsidRPr="0027638C">
        <w:rPr>
          <w:sz w:val="24"/>
          <w:rPrChange w16du:dateUtc="2026-07-07T18:18:00Z" w:author="Author" w:date="2026-07-07T20:18:00Z" w:id="11029">
            <w:rPr>
              <w:rFonts w:ascii="Times New Roman" w:hAnsi="Times New Roman"/>
              <w:color w:val="000000"/>
            </w:rPr>
          </w:rPrChange>
        </w:rPr>
        <w:t>do</w:t>
      </w:r>
      <w:del w16du:dateUtc="2026-07-07T18:18:00Z" w:author="Author" w:date="2026-07-07T20:18:00Z" w:id="11030">
        <w:r>
          <w:rPr>
            <w:color w:val="000000"/>
          </w:rPr>
          <w:cr/>
        </w:r>
      </w:del>
      <w:r w:rsidR="00A96A35" w:rsidRPr="0027638C">
        <w:rPr>
          <w:sz w:val="24"/>
          <w:rPrChange w16du:dateUtc="2026-07-07T18:18:00Z" w:author="Author" w:date="2026-07-07T20:18:00Z" w:id="11031">
            <w:rPr>
              <w:rFonts w:ascii="Times New Roman"/>
              <w:color w:val="000000"/>
              <w:spacing w:val="665"/>
            </w:rPr>
          </w:rPrChange>
        </w:rPr>
        <w:t xml:space="preserve"> </w:t>
      </w:r>
      <w:r w:rsidR="00A96A35" w:rsidRPr="0027638C">
        <w:rPr>
          <w:sz w:val="24"/>
          <w:rPrChange w16du:dateUtc="2026-07-07T18:18:00Z" w:author="Author" w:date="2026-07-07T20:18:00Z" w:id="11032">
            <w:rPr>
              <w:rFonts w:ascii="Times New Roman"/>
              <w:color w:val="000000"/>
            </w:rPr>
          </w:rPrChange>
        </w:rPr>
        <w:t>eiusmod</w:t>
      </w:r>
      <w:r w:rsidR="00A96A35" w:rsidRPr="0027638C">
        <w:rPr>
          <w:sz w:val="24"/>
          <w:rPrChange w16du:dateUtc="2026-07-07T18:18:00Z" w:author="Author" w:date="2026-07-07T20:18:00Z" w:id="11033">
            <w:rPr>
              <w:rFonts w:ascii="Times New Roman"/>
              <w:color w:val="000000"/>
              <w:spacing w:val="5"/>
            </w:rPr>
          </w:rPrChange>
        </w:rPr>
        <w:t xml:space="preserve"> </w:t>
      </w:r>
      <w:r w:rsidR="00A96A35" w:rsidRPr="0027638C">
        <w:rPr>
          <w:sz w:val="24"/>
          <w:rPrChange w16du:dateUtc="2026-07-07T18:18:00Z" w:author="Author" w:date="2026-07-07T20:18:00Z" w:id="11034">
            <w:rPr>
              <w:rFonts w:ascii="Times New Roman"/>
              <w:color w:val="000000"/>
            </w:rPr>
          </w:rPrChange>
        </w:rPr>
        <w:t>tempor</w:t>
      </w:r>
      <w:r w:rsidR="00A96A35" w:rsidRPr="0027638C">
        <w:rPr>
          <w:sz w:val="24"/>
          <w:rPrChange w16du:dateUtc="2026-07-07T18:18:00Z" w:author="Author" w:date="2026-07-07T20:18:00Z" w:id="11035">
            <w:rPr>
              <w:rFonts w:ascii="Times New Roman"/>
              <w:color w:val="000000"/>
              <w:spacing w:val="5"/>
            </w:rPr>
          </w:rPrChange>
        </w:rPr>
        <w:t xml:space="preserve"> </w:t>
      </w:r>
      <w:r w:rsidR="00A96A35" w:rsidRPr="0027638C">
        <w:rPr>
          <w:sz w:val="24"/>
          <w:rPrChange w16du:dateUtc="2026-07-07T18:18:00Z" w:author="Author" w:date="2026-07-07T20:18:00Z" w:id="11036">
            <w:rPr>
              <w:rFonts w:ascii="Times New Roman"/>
              <w:color w:val="000000"/>
            </w:rPr>
          </w:rPrChange>
        </w:rPr>
        <w:t>Incididunt</w:t>
      </w:r>
      <w:r w:rsidR="00A96A35" w:rsidRPr="0027638C">
        <w:rPr>
          <w:sz w:val="24"/>
          <w:rPrChange w16du:dateUtc="2026-07-07T18:18:00Z" w:author="Author" w:date="2026-07-07T20:18:00Z" w:id="11037">
            <w:rPr>
              <w:rFonts w:ascii="Times New Roman"/>
              <w:color w:val="000000"/>
              <w:spacing w:val="5"/>
            </w:rPr>
          </w:rPrChange>
        </w:rPr>
        <w:t xml:space="preserve"> </w:t>
      </w:r>
      <w:r w:rsidR="00A96A35" w:rsidRPr="0027638C">
        <w:rPr>
          <w:sz w:val="24"/>
          <w:rPrChange w16du:dateUtc="2026-07-07T18:18:00Z" w:author="Author" w:date="2026-07-07T20:18:00Z" w:id="11038">
            <w:rPr>
              <w:rFonts w:ascii="Times New Roman"/>
              <w:color w:val="000000"/>
            </w:rPr>
          </w:rPrChange>
        </w:rPr>
        <w:t>Ut</w:t>
      </w:r>
      <w:r w:rsidR="00A96A35" w:rsidRPr="0027638C">
        <w:rPr>
          <w:sz w:val="24"/>
          <w:rPrChange w16du:dateUtc="2026-07-07T18:18:00Z" w:author="Author" w:date="2026-07-07T20:18:00Z" w:id="11039">
            <w:rPr>
              <w:rFonts w:ascii="Times New Roman"/>
              <w:color w:val="000000"/>
              <w:spacing w:val="5"/>
            </w:rPr>
          </w:rPrChange>
        </w:rPr>
        <w:t xml:space="preserve"> </w:t>
      </w:r>
      <w:r w:rsidR="00A96A35" w:rsidRPr="0027638C">
        <w:rPr>
          <w:sz w:val="24"/>
          <w:rPrChange w16du:dateUtc="2026-07-07T18:18:00Z" w:author="Author" w:date="2026-07-07T20:18:00Z" w:id="11040">
            <w:rPr>
              <w:rFonts w:ascii="Times New Roman"/>
              <w:color w:val="000000"/>
            </w:rPr>
          </w:rPrChange>
        </w:rPr>
        <w:t>(labore</w:t>
      </w:r>
      <w:r w:rsidR="00A96A35" w:rsidRPr="0027638C">
        <w:rPr>
          <w:sz w:val="24"/>
          <w:rPrChange w16du:dateUtc="2026-07-07T18:18:00Z" w:author="Author" w:date="2026-07-07T20:18:00Z" w:id="11041">
            <w:rPr>
              <w:rFonts w:ascii="Times New Roman"/>
              <w:color w:val="000000"/>
              <w:spacing w:val="5"/>
            </w:rPr>
          </w:rPrChange>
        </w:rPr>
        <w:t xml:space="preserve"> </w:t>
      </w:r>
      <w:r w:rsidR="00A96A35" w:rsidRPr="0027638C">
        <w:rPr>
          <w:sz w:val="24"/>
          <w:rPrChange w16du:dateUtc="2026-07-07T18:18:00Z" w:author="Author" w:date="2026-07-07T20:18:00Z" w:id="11042">
            <w:rPr>
              <w:rFonts w:ascii="Times New Roman"/>
              <w:color w:val="000000"/>
            </w:rPr>
          </w:rPrChange>
        </w:rPr>
        <w:t>et</w:t>
      </w:r>
      <w:r w:rsidR="00A96A35" w:rsidRPr="0027638C">
        <w:rPr>
          <w:sz w:val="24"/>
          <w:rPrChange w16du:dateUtc="2026-07-07T18:18:00Z" w:author="Author" w:date="2026-07-07T20:18:00Z" w:id="11043">
            <w:rPr>
              <w:rFonts w:ascii="Times New Roman"/>
              <w:color w:val="000000"/>
              <w:spacing w:val="5"/>
            </w:rPr>
          </w:rPrChange>
        </w:rPr>
        <w:t xml:space="preserve"> </w:t>
      </w:r>
      <w:r w:rsidR="00A96A35" w:rsidRPr="0027638C">
        <w:rPr>
          <w:sz w:val="24"/>
          <w:rPrChange w16du:dateUtc="2026-07-07T18:18:00Z" w:author="Author" w:date="2026-07-07T20:18:00Z" w:id="11044">
            <w:rPr>
              <w:rFonts w:ascii="Times New Roman"/>
              <w:color w:val="000000"/>
            </w:rPr>
          </w:rPrChange>
        </w:rPr>
        <w:t>Dolore</w:t>
      </w:r>
      <w:r w:rsidR="00A96A35" w:rsidRPr="0027638C">
        <w:rPr>
          <w:sz w:val="24"/>
          <w:rPrChange w16du:dateUtc="2026-07-07T18:18:00Z" w:author="Author" w:date="2026-07-07T20:18:00Z" w:id="11045">
            <w:rPr>
              <w:rFonts w:ascii="Times New Roman"/>
              <w:color w:val="000000"/>
              <w:spacing w:val="5"/>
            </w:rPr>
          </w:rPrChange>
        </w:rPr>
        <w:t xml:space="preserve"> </w:t>
      </w:r>
      <w:r w:rsidR="00A96A35" w:rsidRPr="0027638C">
        <w:rPr>
          <w:sz w:val="24"/>
          <w:rPrChange w16du:dateUtc="2026-07-07T18:18:00Z" w:author="Author" w:date="2026-07-07T20:18:00Z" w:id="11046">
            <w:rPr>
              <w:rFonts w:ascii="Times New Roman"/>
              <w:color w:val="000000"/>
            </w:rPr>
          </w:rPrChange>
        </w:rPr>
        <w:t>Magna</w:t>
      </w:r>
      <w:r w:rsidR="00A96A35" w:rsidRPr="0027638C">
        <w:rPr>
          <w:sz w:val="24"/>
          <w:rPrChange w16du:dateUtc="2026-07-07T18:18:00Z" w:author="Author" w:date="2026-07-07T20:18:00Z" w:id="11047">
            <w:rPr>
              <w:rFonts w:ascii="Times New Roman"/>
              <w:color w:val="000000"/>
              <w:spacing w:val="5"/>
            </w:rPr>
          </w:rPrChange>
        </w:rPr>
        <w:t xml:space="preserve"> </w:t>
      </w:r>
      <w:r w:rsidR="00A96A35" w:rsidRPr="0027638C">
        <w:rPr>
          <w:sz w:val="24"/>
          <w:rPrChange w16du:dateUtc="2026-07-07T18:18:00Z" w:author="Author" w:date="2026-07-07T20:18:00Z" w:id="11048">
            <w:rPr>
              <w:rFonts w:ascii="Times New Roman"/>
              <w:color w:val="000000"/>
            </w:rPr>
          </w:rPrChange>
        </w:rPr>
        <w:t>aliqua</w:t>
      </w:r>
      <w:r w:rsidR="00A96A35" w:rsidRPr="0027638C">
        <w:rPr>
          <w:sz w:val="24"/>
          <w:rPrChange w16du:dateUtc="2026-07-07T18:18:00Z" w:author="Author" w:date="2026-07-07T20:18:00Z" w:id="11049">
            <w:rPr>
              <w:rFonts w:ascii="Times New Roman"/>
              <w:color w:val="000000"/>
              <w:spacing w:val="5"/>
            </w:rPr>
          </w:rPrChange>
        </w:rPr>
        <w:t xml:space="preserve"> </w:t>
      </w:r>
      <w:r w:rsidR="00A96A35" w:rsidRPr="0027638C">
        <w:rPr>
          <w:sz w:val="24"/>
          <w:rPrChange w16du:dateUtc="2026-07-07T18:18:00Z" w:author="Author" w:date="2026-07-07T20:18:00Z" w:id="11050">
            <w:rPr>
              <w:rFonts w:ascii="Times New Roman"/>
              <w:color w:val="000000"/>
            </w:rPr>
          </w:rPrChange>
        </w:rPr>
        <w:t>lorem</w:t>
      </w:r>
      <w:r w:rsidR="00A96A35" w:rsidRPr="0027638C">
        <w:rPr>
          <w:sz w:val="24"/>
          <w:rPrChange w16du:dateUtc="2026-07-07T18:18:00Z" w:author="Author" w:date="2026-07-07T20:18:00Z" w:id="11051">
            <w:rPr>
              <w:rFonts w:ascii="Times New Roman"/>
              <w:color w:val="000000"/>
              <w:spacing w:val="5"/>
            </w:rPr>
          </w:rPrChange>
        </w:rPr>
        <w:t xml:space="preserve"> </w:t>
      </w:r>
      <w:r w:rsidR="00A96A35" w:rsidRPr="0027638C">
        <w:rPr>
          <w:sz w:val="24"/>
          <w:rPrChange w16du:dateUtc="2026-07-07T18:18:00Z" w:author="Author" w:date="2026-07-07T20:18:00Z" w:id="11052">
            <w:rPr>
              <w:rFonts w:ascii="Times New Roman"/>
              <w:color w:val="000000"/>
            </w:rPr>
          </w:rPrChange>
        </w:rPr>
        <w:t>ipsum</w:t>
      </w:r>
      <w:r w:rsidR="00A96A35" w:rsidRPr="0027638C">
        <w:rPr>
          <w:sz w:val="24"/>
          <w:rPrChange w16du:dateUtc="2026-07-07T18:18:00Z" w:author="Author" w:date="2026-07-07T20:18:00Z" w:id="11053">
            <w:rPr>
              <w:rFonts w:ascii="Times New Roman"/>
              <w:color w:val="000000"/>
              <w:spacing w:val="5"/>
            </w:rPr>
          </w:rPrChange>
        </w:rPr>
        <w:t xml:space="preserve"> </w:t>
      </w:r>
      <w:r w:rsidR="00A96A35" w:rsidRPr="0027638C">
        <w:rPr>
          <w:sz w:val="24"/>
          <w:rPrChange w16du:dateUtc="2026-07-07T18:18:00Z" w:author="Author" w:date="2026-07-07T20:18:00Z" w:id="11054">
            <w:rPr>
              <w:rFonts w:ascii="Times New Roman" w:hAnsi="Times New Roman"/>
              <w:color w:val="000000"/>
            </w:rPr>
          </w:rPrChange>
        </w:rPr>
        <w:t>dolor</w:t>
      </w:r>
      <w:del w16du:dateUtc="2026-07-07T18:18:00Z" w:author="Author" w:date="2026-07-07T20:18:00Z" w:id="11055">
        <w:r>
          <w:rPr>
            <w:color w:val="000000"/>
          </w:rPr>
          <w:cr/>
        </w:r>
      </w:del>
      <w:r w:rsidR="00A96A35" w:rsidRPr="0027638C">
        <w:rPr>
          <w:sz w:val="24"/>
          <w:rPrChange w16du:dateUtc="2026-07-07T18:18:00Z" w:author="Author" w:date="2026-07-07T20:18:00Z" w:id="11056">
            <w:rPr>
              <w:rFonts w:ascii="Times New Roman"/>
              <w:color w:val="000000"/>
              <w:spacing w:val="665"/>
            </w:rPr>
          </w:rPrChange>
        </w:rPr>
        <w:t xml:space="preserve"> </w:t>
      </w:r>
      <w:r w:rsidR="00A96A35" w:rsidRPr="0027638C">
        <w:rPr>
          <w:sz w:val="24"/>
          <w:rPrChange w16du:dateUtc="2026-07-07T18:18:00Z" w:author="Author" w:date="2026-07-07T20:18:00Z" w:id="11057">
            <w:rPr>
              <w:rFonts w:ascii="Times New Roman"/>
              <w:color w:val="000000"/>
            </w:rPr>
          </w:rPrChange>
        </w:rPr>
        <w:t>Sit</w:t>
      </w:r>
      <w:r w:rsidR="00A96A35" w:rsidRPr="0027638C">
        <w:rPr>
          <w:sz w:val="24"/>
          <w:rPrChange w16du:dateUtc="2026-07-07T18:18:00Z" w:author="Author" w:date="2026-07-07T20:18:00Z" w:id="11058">
            <w:rPr>
              <w:rFonts w:ascii="Times New Roman"/>
              <w:color w:val="000000"/>
              <w:spacing w:val="23"/>
            </w:rPr>
          </w:rPrChange>
        </w:rPr>
        <w:t xml:space="preserve"> </w:t>
      </w:r>
      <w:r w:rsidR="00A96A35" w:rsidRPr="0027638C">
        <w:rPr>
          <w:sz w:val="24"/>
          <w:rPrChange w16du:dateUtc="2026-07-07T18:18:00Z" w:author="Author" w:date="2026-07-07T20:18:00Z" w:id="11059">
            <w:rPr>
              <w:rFonts w:ascii="Times New Roman"/>
              <w:color w:val="000000"/>
            </w:rPr>
          </w:rPrChange>
        </w:rPr>
        <w:t>13(amet)</w:t>
      </w:r>
      <w:r w:rsidR="00A96A35" w:rsidRPr="0027638C">
        <w:rPr>
          <w:sz w:val="24"/>
          <w:rPrChange w16du:dateUtc="2026-07-07T18:18:00Z" w:author="Author" w:date="2026-07-07T20:18:00Z" w:id="11060">
            <w:rPr>
              <w:rFonts w:ascii="Times New Roman"/>
              <w:color w:val="000000"/>
              <w:spacing w:val="23"/>
            </w:rPr>
          </w:rPrChange>
        </w:rPr>
        <w:t xml:space="preserve"> </w:t>
      </w:r>
      <w:r w:rsidR="00A96A35" w:rsidRPr="0027638C">
        <w:rPr>
          <w:sz w:val="24"/>
          <w:rPrChange w16du:dateUtc="2026-07-07T18:18:00Z" w:author="Author" w:date="2026-07-07T20:18:00Z" w:id="11061">
            <w:rPr>
              <w:rFonts w:ascii="Times New Roman"/>
              <w:color w:val="000000"/>
            </w:rPr>
          </w:rPrChange>
        </w:rPr>
        <w:t>consectetur)</w:t>
      </w:r>
      <w:r w:rsidR="00A96A35" w:rsidRPr="0027638C">
        <w:rPr>
          <w:sz w:val="24"/>
          <w:rPrChange w16du:dateUtc="2026-07-07T18:18:00Z" w:author="Author" w:date="2026-07-07T20:18:00Z" w:id="11062">
            <w:rPr>
              <w:rFonts w:ascii="Times New Roman"/>
              <w:color w:val="000000"/>
              <w:spacing w:val="23"/>
            </w:rPr>
          </w:rPrChange>
        </w:rPr>
        <w:t xml:space="preserve"> </w:t>
      </w:r>
      <w:r w:rsidR="00A96A35" w:rsidRPr="0027638C">
        <w:rPr>
          <w:sz w:val="24"/>
          <w:rPrChange w16du:dateUtc="2026-07-07T18:18:00Z" w:author="Author" w:date="2026-07-07T20:18:00Z" w:id="11063">
            <w:rPr>
              <w:rFonts w:ascii="Times New Roman"/>
              <w:color w:val="000000"/>
            </w:rPr>
          </w:rPrChange>
        </w:rPr>
        <w:t>adipiscing</w:t>
      </w:r>
      <w:r w:rsidR="00A96A35" w:rsidRPr="0027638C">
        <w:rPr>
          <w:sz w:val="24"/>
          <w:rPrChange w16du:dateUtc="2026-07-07T18:18:00Z" w:author="Author" w:date="2026-07-07T20:18:00Z" w:id="11064">
            <w:rPr>
              <w:rFonts w:ascii="Times New Roman"/>
              <w:color w:val="000000"/>
              <w:spacing w:val="23"/>
            </w:rPr>
          </w:rPrChange>
        </w:rPr>
        <w:t xml:space="preserve"> </w:t>
      </w:r>
      <w:r w:rsidR="00A96A35" w:rsidRPr="0027638C">
        <w:rPr>
          <w:sz w:val="24"/>
          <w:rPrChange w16du:dateUtc="2026-07-07T18:18:00Z" w:author="Author" w:date="2026-07-07T20:18:00Z" w:id="11065">
            <w:rPr>
              <w:rFonts w:ascii="Times New Roman"/>
              <w:color w:val="000000"/>
            </w:rPr>
          </w:rPrChange>
        </w:rPr>
        <w:t>elit</w:t>
      </w:r>
      <w:r w:rsidR="00A96A35" w:rsidRPr="0027638C">
        <w:rPr>
          <w:sz w:val="24"/>
          <w:rPrChange w16du:dateUtc="2026-07-07T18:18:00Z" w:author="Author" w:date="2026-07-07T20:18:00Z" w:id="11066">
            <w:rPr>
              <w:rFonts w:ascii="Times New Roman"/>
              <w:color w:val="000000"/>
              <w:spacing w:val="23"/>
            </w:rPr>
          </w:rPrChange>
        </w:rPr>
        <w:t xml:space="preserve"> </w:t>
      </w:r>
      <w:r w:rsidR="00A96A35" w:rsidRPr="0027638C">
        <w:rPr>
          <w:sz w:val="24"/>
          <w:rPrChange w16du:dateUtc="2026-07-07T18:18:00Z" w:author="Author" w:date="2026-07-07T20:18:00Z" w:id="11067">
            <w:rPr>
              <w:rFonts w:ascii="Times New Roman"/>
              <w:color w:val="000000"/>
            </w:rPr>
          </w:rPrChange>
        </w:rPr>
        <w:t>sed</w:t>
      </w:r>
      <w:r w:rsidR="00A96A35" w:rsidRPr="0027638C">
        <w:rPr>
          <w:sz w:val="24"/>
          <w:rPrChange w16du:dateUtc="2026-07-07T18:18:00Z" w:author="Author" w:date="2026-07-07T20:18:00Z" w:id="11068">
            <w:rPr>
              <w:rFonts w:ascii="Times New Roman"/>
              <w:color w:val="000000"/>
              <w:spacing w:val="23"/>
            </w:rPr>
          </w:rPrChange>
        </w:rPr>
        <w:t xml:space="preserve"> </w:t>
      </w:r>
      <w:r w:rsidR="00A96A35" w:rsidRPr="0027638C">
        <w:rPr>
          <w:sz w:val="24"/>
          <w:rPrChange w16du:dateUtc="2026-07-07T18:18:00Z" w:author="Author" w:date="2026-07-07T20:18:00Z" w:id="11069">
            <w:rPr>
              <w:rFonts w:ascii="Times New Roman"/>
              <w:color w:val="000000"/>
            </w:rPr>
          </w:rPrChange>
        </w:rPr>
        <w:t>Do</w:t>
      </w:r>
      <w:r w:rsidR="00A96A35" w:rsidRPr="0027638C">
        <w:rPr>
          <w:sz w:val="24"/>
          <w:rPrChange w16du:dateUtc="2026-07-07T18:18:00Z" w:author="Author" w:date="2026-07-07T20:18:00Z" w:id="11070">
            <w:rPr>
              <w:rFonts w:ascii="Times New Roman"/>
              <w:color w:val="000000"/>
              <w:spacing w:val="23"/>
            </w:rPr>
          </w:rPrChange>
        </w:rPr>
        <w:t xml:space="preserve"> </w:t>
      </w:r>
      <w:r w:rsidR="00A96A35" w:rsidRPr="0027638C">
        <w:rPr>
          <w:sz w:val="24"/>
          <w:rPrChange w16du:dateUtc="2026-07-07T18:18:00Z" w:author="Author" w:date="2026-07-07T20:18:00Z" w:id="11071">
            <w:rPr>
              <w:rFonts w:ascii="Times New Roman"/>
              <w:color w:val="000000"/>
            </w:rPr>
          </w:rPrChange>
        </w:rPr>
        <w:t>eiusmod</w:t>
      </w:r>
      <w:r w:rsidR="00A96A35" w:rsidRPr="0027638C">
        <w:rPr>
          <w:sz w:val="24"/>
          <w:rPrChange w16du:dateUtc="2026-07-07T18:18:00Z" w:author="Author" w:date="2026-07-07T20:18:00Z" w:id="11072">
            <w:rPr>
              <w:rFonts w:ascii="Times New Roman"/>
              <w:color w:val="000000"/>
              <w:spacing w:val="23"/>
            </w:rPr>
          </w:rPrChange>
        </w:rPr>
        <w:t xml:space="preserve"> </w:t>
      </w:r>
      <w:r w:rsidR="00A96A35" w:rsidRPr="0027638C">
        <w:rPr>
          <w:sz w:val="24"/>
          <w:rPrChange w16du:dateUtc="2026-07-07T18:18:00Z" w:author="Author" w:date="2026-07-07T20:18:00Z" w:id="11073">
            <w:rPr>
              <w:rFonts w:ascii="Times New Roman"/>
              <w:color w:val="000000"/>
            </w:rPr>
          </w:rPrChange>
        </w:rPr>
        <w:t>tempor</w:t>
      </w:r>
      <w:r w:rsidR="00A96A35" w:rsidRPr="0027638C">
        <w:rPr>
          <w:sz w:val="24"/>
          <w:rPrChange w16du:dateUtc="2026-07-07T18:18:00Z" w:author="Author" w:date="2026-07-07T20:18:00Z" w:id="11074">
            <w:rPr>
              <w:rFonts w:ascii="Times New Roman"/>
              <w:color w:val="000000"/>
              <w:spacing w:val="23"/>
            </w:rPr>
          </w:rPrChange>
        </w:rPr>
        <w:t xml:space="preserve"> </w:t>
      </w:r>
      <w:r w:rsidR="00A96A35" w:rsidRPr="0027638C">
        <w:rPr>
          <w:sz w:val="24"/>
          <w:rPrChange w16du:dateUtc="2026-07-07T18:18:00Z" w:author="Author" w:date="2026-07-07T20:18:00Z" w:id="11075">
            <w:rPr>
              <w:rFonts w:ascii="Times New Roman"/>
              <w:color w:val="000000"/>
            </w:rPr>
          </w:rPrChange>
        </w:rPr>
        <w:t>incididunt</w:t>
      </w:r>
      <w:r w:rsidR="00A96A35" w:rsidRPr="0027638C">
        <w:rPr>
          <w:sz w:val="24"/>
          <w:rPrChange w16du:dateUtc="2026-07-07T18:18:00Z" w:author="Author" w:date="2026-07-07T20:18:00Z" w:id="11076">
            <w:rPr>
              <w:rFonts w:ascii="Times New Roman"/>
              <w:color w:val="000000"/>
              <w:spacing w:val="23"/>
            </w:rPr>
          </w:rPrChange>
        </w:rPr>
        <w:t xml:space="preserve"> </w:t>
      </w:r>
      <w:r w:rsidR="00A96A35" w:rsidRPr="0027638C">
        <w:rPr>
          <w:sz w:val="24"/>
          <w:rPrChange w16du:dateUtc="2026-07-07T18:18:00Z" w:author="Author" w:date="2026-07-07T20:18:00Z" w:id="11077">
            <w:rPr>
              <w:rFonts w:ascii="Times New Roman"/>
              <w:color w:val="000000"/>
            </w:rPr>
          </w:rPrChange>
        </w:rPr>
        <w:t>ut</w:t>
      </w:r>
      <w:r w:rsidR="00A96A35" w:rsidRPr="0027638C">
        <w:rPr>
          <w:sz w:val="24"/>
          <w:rPrChange w16du:dateUtc="2026-07-07T18:18:00Z" w:author="Author" w:date="2026-07-07T20:18:00Z" w:id="11078">
            <w:rPr>
              <w:rFonts w:ascii="Times New Roman"/>
              <w:color w:val="000000"/>
              <w:spacing w:val="23"/>
            </w:rPr>
          </w:rPrChange>
        </w:rPr>
        <w:t xml:space="preserve"> </w:t>
      </w:r>
      <w:r w:rsidR="00A96A35" w:rsidRPr="0027638C">
        <w:rPr>
          <w:sz w:val="24"/>
          <w:rPrChange w16du:dateUtc="2026-07-07T18:18:00Z" w:author="Author" w:date="2026-07-07T20:18:00Z" w:id="11079">
            <w:rPr>
              <w:rFonts w:ascii="Times New Roman"/>
              <w:color w:val="000000"/>
            </w:rPr>
          </w:rPrChange>
        </w:rPr>
        <w:t>labore</w:t>
      </w:r>
      <w:r w:rsidR="00A96A35" w:rsidRPr="0027638C">
        <w:rPr>
          <w:sz w:val="24"/>
          <w:rPrChange w16du:dateUtc="2026-07-07T18:18:00Z" w:author="Author" w:date="2026-07-07T20:18:00Z" w:id="11080">
            <w:rPr>
              <w:rFonts w:ascii="Times New Roman"/>
              <w:color w:val="000000"/>
              <w:spacing w:val="23"/>
            </w:rPr>
          </w:rPrChange>
        </w:rPr>
        <w:t xml:space="preserve"> </w:t>
      </w:r>
      <w:r w:rsidR="00A96A35" w:rsidRPr="0027638C">
        <w:rPr>
          <w:sz w:val="24"/>
          <w:rPrChange w16du:dateUtc="2026-07-07T18:18:00Z" w:author="Author" w:date="2026-07-07T20:18:00Z" w:id="11081">
            <w:rPr>
              <w:rFonts w:ascii="Times New Roman"/>
              <w:color w:val="000000"/>
            </w:rPr>
          </w:rPrChange>
        </w:rPr>
        <w:t>et</w:t>
      </w:r>
      <w:r w:rsidR="00A96A35" w:rsidRPr="0027638C">
        <w:rPr>
          <w:sz w:val="24"/>
          <w:rPrChange w16du:dateUtc="2026-07-07T18:18:00Z" w:author="Author" w:date="2026-07-07T20:18:00Z" w:id="11082">
            <w:rPr>
              <w:rFonts w:ascii="Times New Roman"/>
              <w:color w:val="000000"/>
              <w:spacing w:val="23"/>
            </w:rPr>
          </w:rPrChange>
        </w:rPr>
        <w:t xml:space="preserve"> </w:t>
      </w:r>
      <w:r w:rsidR="00A96A35" w:rsidRPr="0027638C">
        <w:rPr>
          <w:sz w:val="24"/>
          <w:rPrChange w16du:dateUtc="2026-07-07T18:18:00Z" w:author="Author" w:date="2026-07-07T20:18:00Z" w:id="11083">
            <w:rPr>
              <w:rFonts w:ascii="Times New Roman"/>
              <w:color w:val="000000"/>
            </w:rPr>
          </w:rPrChange>
        </w:rPr>
        <w:t>dolore</w:t>
      </w:r>
      <w:r w:rsidR="00A96A35" w:rsidRPr="0027638C">
        <w:rPr>
          <w:sz w:val="24"/>
          <w:rPrChange w16du:dateUtc="2026-07-07T18:18:00Z" w:author="Author" w:date="2026-07-07T20:18:00Z" w:id="11084">
            <w:rPr>
              <w:rFonts w:ascii="Times New Roman"/>
              <w:color w:val="000000"/>
              <w:spacing w:val="23"/>
            </w:rPr>
          </w:rPrChange>
        </w:rPr>
        <w:t xml:space="preserve"> </w:t>
      </w:r>
      <w:r w:rsidR="00A96A35" w:rsidRPr="0027638C">
        <w:rPr>
          <w:sz w:val="24"/>
          <w:rPrChange w16du:dateUtc="2026-07-07T18:18:00Z" w:author="Author" w:date="2026-07-07T20:18:00Z" w:id="11085">
            <w:rPr>
              <w:rFonts w:ascii="Times New Roman" w:hAnsi="Times New Roman"/>
              <w:color w:val="000000"/>
            </w:rPr>
          </w:rPrChange>
        </w:rPr>
        <w:t>magna</w:t>
      </w:r>
      <w:del w16du:dateUtc="2026-07-07T18:18:00Z" w:author="Author" w:date="2026-07-07T20:18:00Z" w:id="11086">
        <w:r>
          <w:rPr>
            <w:color w:val="000000"/>
          </w:rPr>
          <w:cr/>
        </w:r>
      </w:del>
      <w:r w:rsidR="00A96A35" w:rsidRPr="0027638C">
        <w:rPr>
          <w:sz w:val="24"/>
          <w:rPrChange w16du:dateUtc="2026-07-07T18:18:00Z" w:author="Author" w:date="2026-07-07T20:18:00Z" w:id="11087">
            <w:rPr>
              <w:rFonts w:ascii="Times New Roman"/>
              <w:color w:val="000000"/>
              <w:spacing w:val="665"/>
            </w:rPr>
          </w:rPrChange>
        </w:rPr>
        <w:t xml:space="preserve"> </w:t>
      </w:r>
      <w:r w:rsidR="00A96A35" w:rsidRPr="0027638C">
        <w:rPr>
          <w:sz w:val="24"/>
          <w:rPrChange w16du:dateUtc="2026-07-07T18:18:00Z" w:author="Author" w:date="2026-07-07T20:18:00Z" w:id="11088">
            <w:rPr>
              <w:rFonts w:ascii="Times New Roman"/>
              <w:color w:val="000000"/>
            </w:rPr>
          </w:rPrChange>
        </w:rPr>
        <w:t>aliqua</w:t>
      </w:r>
      <w:r w:rsidR="00A96A35" w:rsidRPr="0027638C">
        <w:rPr>
          <w:sz w:val="24"/>
          <w:rPrChange w16du:dateUtc="2026-07-07T18:18:00Z" w:author="Author" w:date="2026-07-07T20:18:00Z" w:id="11089">
            <w:rPr>
              <w:rFonts w:ascii="Times New Roman"/>
              <w:color w:val="000000"/>
              <w:spacing w:val="113"/>
            </w:rPr>
          </w:rPrChange>
        </w:rPr>
        <w:t xml:space="preserve"> </w:t>
      </w:r>
      <w:r w:rsidR="00A96A35" w:rsidRPr="0027638C">
        <w:rPr>
          <w:sz w:val="24"/>
          <w:rPrChange w16du:dateUtc="2026-07-07T18:18:00Z" w:author="Author" w:date="2026-07-07T20:18:00Z" w:id="11090">
            <w:rPr>
              <w:rFonts w:ascii="Times New Roman"/>
              <w:color w:val="000000"/>
            </w:rPr>
          </w:rPrChange>
        </w:rPr>
        <w:t>lorem</w:t>
      </w:r>
      <w:r w:rsidR="00A96A35" w:rsidRPr="0027638C">
        <w:rPr>
          <w:sz w:val="24"/>
          <w:rPrChange w16du:dateUtc="2026-07-07T18:18:00Z" w:author="Author" w:date="2026-07-07T20:18:00Z" w:id="11091">
            <w:rPr>
              <w:rFonts w:ascii="Times New Roman"/>
              <w:color w:val="000000"/>
              <w:spacing w:val="113"/>
            </w:rPr>
          </w:rPrChange>
        </w:rPr>
        <w:t xml:space="preserve"> </w:t>
      </w:r>
      <w:r w:rsidR="00A96A35" w:rsidRPr="0027638C">
        <w:rPr>
          <w:sz w:val="24"/>
          <w:rPrChange w16du:dateUtc="2026-07-07T18:18:00Z" w:author="Author" w:date="2026-07-07T20:18:00Z" w:id="11092">
            <w:rPr>
              <w:rFonts w:ascii="Times New Roman"/>
              <w:color w:val="000000"/>
            </w:rPr>
          </w:rPrChange>
        </w:rPr>
        <w:t>ipsum</w:t>
      </w:r>
      <w:r w:rsidR="00A96A35" w:rsidRPr="0027638C">
        <w:rPr>
          <w:sz w:val="24"/>
          <w:rPrChange w16du:dateUtc="2026-07-07T18:18:00Z" w:author="Author" w:date="2026-07-07T20:18:00Z" w:id="11093">
            <w:rPr>
              <w:rFonts w:ascii="Times New Roman"/>
              <w:color w:val="000000"/>
              <w:spacing w:val="113"/>
            </w:rPr>
          </w:rPrChange>
        </w:rPr>
        <w:t xml:space="preserve"> </w:t>
      </w:r>
      <w:r w:rsidR="00A96A35" w:rsidRPr="0027638C">
        <w:rPr>
          <w:sz w:val="24"/>
          <w:rPrChange w16du:dateUtc="2026-07-07T18:18:00Z" w:author="Author" w:date="2026-07-07T20:18:00Z" w:id="11094">
            <w:rPr>
              <w:rFonts w:ascii="Times New Roman"/>
              <w:color w:val="000000"/>
            </w:rPr>
          </w:rPrChange>
        </w:rPr>
        <w:t>dolor</w:t>
      </w:r>
      <w:r w:rsidR="00A96A35" w:rsidRPr="0027638C">
        <w:rPr>
          <w:sz w:val="24"/>
          <w:rPrChange w16du:dateUtc="2026-07-07T18:18:00Z" w:author="Author" w:date="2026-07-07T20:18:00Z" w:id="11095">
            <w:rPr>
              <w:rFonts w:ascii="Times New Roman"/>
              <w:color w:val="000000"/>
              <w:spacing w:val="113"/>
            </w:rPr>
          </w:rPrChange>
        </w:rPr>
        <w:t xml:space="preserve"> </w:t>
      </w:r>
      <w:r w:rsidR="00A96A35" w:rsidRPr="0027638C">
        <w:rPr>
          <w:sz w:val="24"/>
          <w:rPrChange w16du:dateUtc="2026-07-07T18:18:00Z" w:author="Author" w:date="2026-07-07T20:18:00Z" w:id="11096">
            <w:rPr>
              <w:rFonts w:ascii="Times New Roman"/>
              <w:color w:val="000000"/>
            </w:rPr>
          </w:rPrChange>
        </w:rPr>
        <w:t>sit</w:t>
      </w:r>
      <w:r w:rsidR="00A96A35" w:rsidRPr="0027638C">
        <w:rPr>
          <w:sz w:val="24"/>
          <w:rPrChange w16du:dateUtc="2026-07-07T18:18:00Z" w:author="Author" w:date="2026-07-07T20:18:00Z" w:id="11097">
            <w:rPr>
              <w:rFonts w:ascii="Times New Roman"/>
              <w:color w:val="000000"/>
              <w:spacing w:val="113"/>
            </w:rPr>
          </w:rPrChange>
        </w:rPr>
        <w:t xml:space="preserve"> </w:t>
      </w:r>
      <w:r w:rsidR="00A96A35" w:rsidRPr="0027638C">
        <w:rPr>
          <w:sz w:val="24"/>
          <w:rPrChange w16du:dateUtc="2026-07-07T18:18:00Z" w:author="Author" w:date="2026-07-07T20:18:00Z" w:id="11098">
            <w:rPr>
              <w:rFonts w:ascii="Times New Roman"/>
              <w:color w:val="000000"/>
            </w:rPr>
          </w:rPrChange>
        </w:rPr>
        <w:t>amet</w:t>
      </w:r>
      <w:r w:rsidR="00A96A35" w:rsidRPr="0027638C">
        <w:rPr>
          <w:sz w:val="24"/>
          <w:rPrChange w16du:dateUtc="2026-07-07T18:18:00Z" w:author="Author" w:date="2026-07-07T20:18:00Z" w:id="11099">
            <w:rPr>
              <w:rFonts w:ascii="Times New Roman"/>
              <w:color w:val="000000"/>
              <w:spacing w:val="113"/>
            </w:rPr>
          </w:rPrChange>
        </w:rPr>
        <w:t xml:space="preserve"> </w:t>
      </w:r>
      <w:r w:rsidR="00A96A35" w:rsidRPr="0027638C">
        <w:rPr>
          <w:sz w:val="24"/>
          <w:rPrChange w16du:dateUtc="2026-07-07T18:18:00Z" w:author="Author" w:date="2026-07-07T20:18:00Z" w:id="11100">
            <w:rPr>
              <w:rFonts w:ascii="Times New Roman"/>
              <w:color w:val="000000"/>
            </w:rPr>
          </w:rPrChange>
        </w:rPr>
        <w:t>consectetur</w:t>
      </w:r>
      <w:r w:rsidR="00A96A35" w:rsidRPr="0027638C">
        <w:rPr>
          <w:sz w:val="24"/>
          <w:rPrChange w16du:dateUtc="2026-07-07T18:18:00Z" w:author="Author" w:date="2026-07-07T20:18:00Z" w:id="11101">
            <w:rPr>
              <w:rFonts w:ascii="Times New Roman"/>
              <w:color w:val="000000"/>
              <w:spacing w:val="113"/>
            </w:rPr>
          </w:rPrChange>
        </w:rPr>
        <w:t xml:space="preserve"> </w:t>
      </w:r>
      <w:r w:rsidR="00A96A35" w:rsidRPr="0027638C">
        <w:rPr>
          <w:sz w:val="24"/>
          <w:rPrChange w16du:dateUtc="2026-07-07T18:18:00Z" w:author="Author" w:date="2026-07-07T20:18:00Z" w:id="11102">
            <w:rPr>
              <w:rFonts w:ascii="Times New Roman" w:hAnsi="Times New Roman"/>
              <w:color w:val="000000"/>
            </w:rPr>
          </w:rPrChange>
        </w:rPr>
        <w:t>Adipiscing’elit</w:t>
      </w:r>
      <w:r w:rsidR="00A96A35" w:rsidRPr="0027638C">
        <w:rPr>
          <w:sz w:val="24"/>
          <w:rPrChange w16du:dateUtc="2026-07-07T18:18:00Z" w:author="Author" w:date="2026-07-07T20:18:00Z" w:id="11103">
            <w:rPr>
              <w:rFonts w:ascii="Times New Roman"/>
              <w:color w:val="000000"/>
              <w:spacing w:val="113"/>
            </w:rPr>
          </w:rPrChange>
        </w:rPr>
        <w:t xml:space="preserve"> </w:t>
      </w:r>
      <w:r w:rsidR="00A96A35" w:rsidRPr="0027638C">
        <w:rPr>
          <w:sz w:val="24"/>
          <w:rPrChange w16du:dateUtc="2026-07-07T18:18:00Z" w:author="Author" w:date="2026-07-07T20:18:00Z" w:id="11104">
            <w:rPr>
              <w:rFonts w:ascii="Times New Roman"/>
              <w:color w:val="000000"/>
            </w:rPr>
          </w:rPrChange>
        </w:rPr>
        <w:t>sed</w:t>
      </w:r>
      <w:r w:rsidR="00A96A35" w:rsidRPr="0027638C">
        <w:rPr>
          <w:sz w:val="24"/>
          <w:rPrChange w16du:dateUtc="2026-07-07T18:18:00Z" w:author="Author" w:date="2026-07-07T20:18:00Z" w:id="11105">
            <w:rPr>
              <w:rFonts w:ascii="Times New Roman"/>
              <w:color w:val="000000"/>
              <w:spacing w:val="113"/>
            </w:rPr>
          </w:rPrChange>
        </w:rPr>
        <w:t xml:space="preserve"> </w:t>
      </w:r>
      <w:r w:rsidR="00A96A35" w:rsidRPr="0027638C">
        <w:rPr>
          <w:sz w:val="24"/>
          <w:rPrChange w16du:dateUtc="2026-07-07T18:18:00Z" w:author="Author" w:date="2026-07-07T20:18:00Z" w:id="11106">
            <w:rPr>
              <w:rFonts w:ascii="Times New Roman"/>
              <w:color w:val="000000"/>
            </w:rPr>
          </w:rPrChange>
        </w:rPr>
        <w:t>do</w:t>
      </w:r>
      <w:r w:rsidR="00A96A35" w:rsidRPr="0027638C">
        <w:rPr>
          <w:sz w:val="24"/>
          <w:rPrChange w16du:dateUtc="2026-07-07T18:18:00Z" w:author="Author" w:date="2026-07-07T20:18:00Z" w:id="11107">
            <w:rPr>
              <w:rFonts w:ascii="Times New Roman"/>
              <w:color w:val="000000"/>
              <w:spacing w:val="113"/>
            </w:rPr>
          </w:rPrChange>
        </w:rPr>
        <w:t xml:space="preserve"> </w:t>
      </w:r>
      <w:r w:rsidR="00A96A35" w:rsidRPr="0027638C">
        <w:rPr>
          <w:sz w:val="24"/>
          <w:rPrChange w16du:dateUtc="2026-07-07T18:18:00Z" w:author="Author" w:date="2026-07-07T20:18:00Z" w:id="11108">
            <w:rPr>
              <w:rFonts w:ascii="Times New Roman" w:hAnsi="Times New Roman"/>
              <w:color w:val="000000"/>
            </w:rPr>
          </w:rPrChange>
        </w:rPr>
        <w:t>eiusmod.</w:t>
      </w:r>
      <w:del w16du:dateUtc="2026-07-07T18:18:00Z" w:author="Author" w:date="2026-07-07T20:18:00Z" w:id="11109">
        <w:r>
          <w:rPr>
            <w:color w:val="000000"/>
          </w:rPr>
          <w:cr/>
        </w:r>
      </w:del>
      <w:r w:rsidR="00A96A35" w:rsidRPr="0027638C">
        <w:rPr>
          <w:sz w:val="24"/>
          <w:rPrChange w16du:dateUtc="2026-07-07T18:18:00Z" w:author="Author" w:date="2026-07-07T20:18:00Z" w:id="11110">
            <w:rPr>
              <w:rFonts w:ascii="Times New Roman"/>
              <w:color w:val="000000"/>
              <w:spacing w:val="665"/>
            </w:rPr>
          </w:rPrChange>
        </w:rPr>
        <w:t xml:space="preserve"> </w:t>
      </w:r>
      <w:r w:rsidR="00A96A35" w:rsidRPr="0027638C">
        <w:rPr>
          <w:sz w:val="24"/>
          <w:rPrChange w16du:dateUtc="2026-07-07T18:18:00Z" w:author="Author" w:date="2026-07-07T20:18:00Z" w:id="11111">
            <w:rPr>
              <w:rFonts w:ascii="Times New Roman"/>
              <w:color w:val="000000"/>
            </w:rPr>
          </w:rPrChange>
        </w:rPr>
        <w:t>Tempor</w:t>
      </w:r>
      <w:r w:rsidR="00A96A35" w:rsidRPr="0027638C">
        <w:rPr>
          <w:sz w:val="24"/>
          <w:rPrChange w16du:dateUtc="2026-07-07T18:18:00Z" w:author="Author" w:date="2026-07-07T20:18:00Z" w:id="11112">
            <w:rPr>
              <w:rFonts w:ascii="Times New Roman"/>
              <w:color w:val="000000"/>
              <w:spacing w:val="62"/>
            </w:rPr>
          </w:rPrChange>
        </w:rPr>
        <w:t xml:space="preserve"> </w:t>
      </w:r>
      <w:r w:rsidR="00A96A35" w:rsidRPr="0027638C">
        <w:rPr>
          <w:sz w:val="24"/>
          <w:rPrChange w16du:dateUtc="2026-07-07T18:18:00Z" w:author="Author" w:date="2026-07-07T20:18:00Z" w:id="11113">
            <w:rPr>
              <w:rFonts w:ascii="Times New Roman"/>
              <w:color w:val="000000"/>
            </w:rPr>
          </w:rPrChange>
        </w:rPr>
        <w:t>incididunt</w:t>
      </w:r>
      <w:r w:rsidR="00A96A35" w:rsidRPr="0027638C">
        <w:rPr>
          <w:sz w:val="24"/>
          <w:rPrChange w16du:dateUtc="2026-07-07T18:18:00Z" w:author="Author" w:date="2026-07-07T20:18:00Z" w:id="11114">
            <w:rPr>
              <w:rFonts w:ascii="Times New Roman"/>
              <w:color w:val="000000"/>
              <w:spacing w:val="62"/>
            </w:rPr>
          </w:rPrChange>
        </w:rPr>
        <w:t xml:space="preserve"> </w:t>
      </w:r>
      <w:r w:rsidR="00A96A35" w:rsidRPr="0027638C">
        <w:rPr>
          <w:sz w:val="24"/>
          <w:rPrChange w16du:dateUtc="2026-07-07T18:18:00Z" w:author="Author" w:date="2026-07-07T20:18:00Z" w:id="11115">
            <w:rPr>
              <w:rFonts w:ascii="Times New Roman"/>
              <w:color w:val="000000"/>
            </w:rPr>
          </w:rPrChange>
        </w:rPr>
        <w:t>ut,</w:t>
      </w:r>
      <w:r w:rsidR="00A96A35" w:rsidRPr="0027638C">
        <w:rPr>
          <w:sz w:val="24"/>
          <w:rPrChange w16du:dateUtc="2026-07-07T18:18:00Z" w:author="Author" w:date="2026-07-07T20:18:00Z" w:id="11116">
            <w:rPr>
              <w:rFonts w:ascii="Times New Roman"/>
              <w:color w:val="000000"/>
              <w:spacing w:val="62"/>
            </w:rPr>
          </w:rPrChange>
        </w:rPr>
        <w:t xml:space="preserve"> </w:t>
      </w:r>
      <w:r w:rsidR="00A96A35" w:rsidRPr="0027638C">
        <w:rPr>
          <w:sz w:val="24"/>
          <w:rPrChange w16du:dateUtc="2026-07-07T18:18:00Z" w:author="Author" w:date="2026-07-07T20:18:00Z" w:id="11117">
            <w:rPr>
              <w:rFonts w:ascii="Times New Roman"/>
              <w:color w:val="000000"/>
            </w:rPr>
          </w:rPrChange>
        </w:rPr>
        <w:t>labore</w:t>
      </w:r>
      <w:r w:rsidR="00A96A35" w:rsidRPr="0027638C">
        <w:rPr>
          <w:sz w:val="24"/>
          <w:rPrChange w16du:dateUtc="2026-07-07T18:18:00Z" w:author="Author" w:date="2026-07-07T20:18:00Z" w:id="11118">
            <w:rPr>
              <w:rFonts w:ascii="Times New Roman"/>
              <w:color w:val="000000"/>
              <w:spacing w:val="62"/>
            </w:rPr>
          </w:rPrChange>
        </w:rPr>
        <w:t xml:space="preserve"> </w:t>
      </w:r>
      <w:r w:rsidR="00A96A35" w:rsidRPr="0027638C">
        <w:rPr>
          <w:sz w:val="24"/>
          <w:rPrChange w16du:dateUtc="2026-07-07T18:18:00Z" w:author="Author" w:date="2026-07-07T20:18:00Z" w:id="11119">
            <w:rPr>
              <w:rFonts w:ascii="Times New Roman"/>
              <w:color w:val="000000"/>
            </w:rPr>
          </w:rPrChange>
        </w:rPr>
        <w:t>Et</w:t>
      </w:r>
      <w:r w:rsidR="00A96A35" w:rsidRPr="0027638C">
        <w:rPr>
          <w:sz w:val="24"/>
          <w:rPrChange w16du:dateUtc="2026-07-07T18:18:00Z" w:author="Author" w:date="2026-07-07T20:18:00Z" w:id="11120">
            <w:rPr>
              <w:rFonts w:ascii="Times New Roman"/>
              <w:color w:val="000000"/>
              <w:spacing w:val="62"/>
            </w:rPr>
          </w:rPrChange>
        </w:rPr>
        <w:t xml:space="preserve"> </w:t>
      </w:r>
      <w:r w:rsidR="00A96A35" w:rsidRPr="0027638C">
        <w:rPr>
          <w:sz w:val="24"/>
          <w:rPrChange w16du:dateUtc="2026-07-07T18:18:00Z" w:author="Author" w:date="2026-07-07T20:18:00Z" w:id="11121">
            <w:rPr>
              <w:rFonts w:ascii="Times New Roman"/>
              <w:color w:val="000000"/>
            </w:rPr>
          </w:rPrChange>
        </w:rPr>
        <w:t>dolore</w:t>
      </w:r>
      <w:r w:rsidR="00A96A35" w:rsidRPr="0027638C">
        <w:rPr>
          <w:sz w:val="24"/>
          <w:rPrChange w16du:dateUtc="2026-07-07T18:18:00Z" w:author="Author" w:date="2026-07-07T20:18:00Z" w:id="11122">
            <w:rPr>
              <w:rFonts w:ascii="Times New Roman"/>
              <w:color w:val="000000"/>
              <w:spacing w:val="62"/>
            </w:rPr>
          </w:rPrChange>
        </w:rPr>
        <w:t xml:space="preserve"> </w:t>
      </w:r>
      <w:r w:rsidR="00A96A35" w:rsidRPr="0027638C">
        <w:rPr>
          <w:sz w:val="24"/>
          <w:rPrChange w16du:dateUtc="2026-07-07T18:18:00Z" w:author="Author" w:date="2026-07-07T20:18:00Z" w:id="11123">
            <w:rPr>
              <w:rFonts w:ascii="Times New Roman"/>
              <w:color w:val="000000"/>
            </w:rPr>
          </w:rPrChange>
        </w:rPr>
        <w:t>magna</w:t>
      </w:r>
      <w:r w:rsidR="00A96A35" w:rsidRPr="0027638C">
        <w:rPr>
          <w:sz w:val="24"/>
          <w:rPrChange w16du:dateUtc="2026-07-07T18:18:00Z" w:author="Author" w:date="2026-07-07T20:18:00Z" w:id="11124">
            <w:rPr>
              <w:rFonts w:ascii="Times New Roman"/>
              <w:color w:val="000000"/>
              <w:spacing w:val="62"/>
            </w:rPr>
          </w:rPrChange>
        </w:rPr>
        <w:t xml:space="preserve"> </w:t>
      </w:r>
      <w:r w:rsidR="00A96A35" w:rsidRPr="0027638C">
        <w:rPr>
          <w:sz w:val="24"/>
          <w:rPrChange w16du:dateUtc="2026-07-07T18:18:00Z" w:author="Author" w:date="2026-07-07T20:18:00Z" w:id="11125">
            <w:rPr>
              <w:rFonts w:ascii="Times New Roman"/>
              <w:color w:val="000000"/>
            </w:rPr>
          </w:rPrChange>
        </w:rPr>
        <w:t>aliqua</w:t>
      </w:r>
      <w:r w:rsidR="00A96A35" w:rsidRPr="0027638C">
        <w:rPr>
          <w:sz w:val="24"/>
          <w:rPrChange w16du:dateUtc="2026-07-07T18:18:00Z" w:author="Author" w:date="2026-07-07T20:18:00Z" w:id="11126">
            <w:rPr>
              <w:rFonts w:ascii="Times New Roman"/>
              <w:color w:val="000000"/>
              <w:spacing w:val="62"/>
            </w:rPr>
          </w:rPrChange>
        </w:rPr>
        <w:t xml:space="preserve"> </w:t>
      </w:r>
      <w:r w:rsidR="00A96A35" w:rsidRPr="0027638C">
        <w:rPr>
          <w:sz w:val="24"/>
          <w:rPrChange w16du:dateUtc="2026-07-07T18:18:00Z" w:author="Author" w:date="2026-07-07T20:18:00Z" w:id="11127">
            <w:rPr>
              <w:rFonts w:ascii="Times New Roman"/>
              <w:color w:val="000000"/>
            </w:rPr>
          </w:rPrChange>
        </w:rPr>
        <w:t>lorem</w:t>
      </w:r>
      <w:r w:rsidR="00A96A35" w:rsidRPr="0027638C">
        <w:rPr>
          <w:sz w:val="24"/>
          <w:rPrChange w16du:dateUtc="2026-07-07T18:18:00Z" w:author="Author" w:date="2026-07-07T20:18:00Z" w:id="11128">
            <w:rPr>
              <w:rFonts w:ascii="Times New Roman"/>
              <w:color w:val="000000"/>
              <w:spacing w:val="62"/>
            </w:rPr>
          </w:rPrChange>
        </w:rPr>
        <w:t xml:space="preserve"> </w:t>
      </w:r>
      <w:r w:rsidR="00A96A35" w:rsidRPr="0027638C">
        <w:rPr>
          <w:sz w:val="24"/>
          <w:rPrChange w16du:dateUtc="2026-07-07T18:18:00Z" w:author="Author" w:date="2026-07-07T20:18:00Z" w:id="11129">
            <w:rPr>
              <w:rFonts w:ascii="Times New Roman"/>
              <w:color w:val="000000"/>
            </w:rPr>
          </w:rPrChange>
        </w:rPr>
        <w:t>ipsum</w:t>
      </w:r>
      <w:r w:rsidR="00A96A35" w:rsidRPr="0027638C">
        <w:rPr>
          <w:sz w:val="24"/>
          <w:rPrChange w16du:dateUtc="2026-07-07T18:18:00Z" w:author="Author" w:date="2026-07-07T20:18:00Z" w:id="11130">
            <w:rPr>
              <w:rFonts w:ascii="Times New Roman"/>
              <w:color w:val="000000"/>
              <w:spacing w:val="62"/>
            </w:rPr>
          </w:rPrChange>
        </w:rPr>
        <w:t xml:space="preserve"> </w:t>
      </w:r>
      <w:r w:rsidR="00A96A35" w:rsidRPr="0027638C">
        <w:rPr>
          <w:sz w:val="24"/>
          <w:rPrChange w16du:dateUtc="2026-07-07T18:18:00Z" w:author="Author" w:date="2026-07-07T20:18:00Z" w:id="11131">
            <w:rPr>
              <w:rFonts w:ascii="Times New Roman" w:hAnsi="Times New Roman"/>
              <w:color w:val="000000"/>
            </w:rPr>
          </w:rPrChange>
        </w:rPr>
        <w:t>Dolor</w:t>
      </w:r>
      <w:del w16du:dateUtc="2026-07-07T18:18:00Z" w:author="Author" w:date="2026-07-07T20:18:00Z" w:id="11132">
        <w:r>
          <w:rPr>
            <w:color w:val="000000"/>
          </w:rPr>
          <w:cr/>
        </w:r>
      </w:del>
      <w:r w:rsidR="00A96A35" w:rsidRPr="0027638C">
        <w:rPr>
          <w:sz w:val="24"/>
          <w:rPrChange w16du:dateUtc="2026-07-07T18:18:00Z" w:author="Author" w:date="2026-07-07T20:18:00Z" w:id="11133">
            <w:rPr>
              <w:rFonts w:ascii="Times New Roman"/>
              <w:color w:val="000000"/>
              <w:spacing w:val="665"/>
            </w:rPr>
          </w:rPrChange>
        </w:rPr>
        <w:t xml:space="preserve"> </w:t>
      </w:r>
      <w:r w:rsidR="00A96A35" w:rsidRPr="0027638C">
        <w:rPr>
          <w:sz w:val="24"/>
          <w:rPrChange w16du:dateUtc="2026-07-07T18:18:00Z" w:author="Author" w:date="2026-07-07T20:18:00Z" w:id="11134">
            <w:rPr>
              <w:rFonts w:ascii="Times New Roman"/>
              <w:color w:val="000000"/>
            </w:rPr>
          </w:rPrChange>
        </w:rPr>
        <w:t>Sit</w:t>
      </w:r>
      <w:r w:rsidR="00A96A35" w:rsidRPr="0027638C">
        <w:rPr>
          <w:sz w:val="24"/>
          <w:rPrChange w16du:dateUtc="2026-07-07T18:18:00Z" w:author="Author" w:date="2026-07-07T20:18:00Z" w:id="11135">
            <w:rPr>
              <w:rFonts w:ascii="Times New Roman"/>
              <w:color w:val="000000"/>
              <w:spacing w:val="10"/>
            </w:rPr>
          </w:rPrChange>
        </w:rPr>
        <w:t xml:space="preserve"> </w:t>
      </w:r>
      <w:r w:rsidR="00A96A35" w:rsidRPr="0027638C">
        <w:rPr>
          <w:sz w:val="24"/>
          <w:rPrChange w16du:dateUtc="2026-07-07T18:18:00Z" w:author="Author" w:date="2026-07-07T20:18:00Z" w:id="11136">
            <w:rPr>
              <w:rFonts w:ascii="Times New Roman"/>
              <w:color w:val="000000"/>
            </w:rPr>
          </w:rPrChange>
        </w:rPr>
        <w:t>amet</w:t>
      </w:r>
      <w:r w:rsidR="00A96A35" w:rsidRPr="0027638C">
        <w:rPr>
          <w:sz w:val="24"/>
          <w:rPrChange w16du:dateUtc="2026-07-07T18:18:00Z" w:author="Author" w:date="2026-07-07T20:18:00Z" w:id="11137">
            <w:rPr>
              <w:rFonts w:ascii="Times New Roman"/>
              <w:color w:val="000000"/>
              <w:spacing w:val="10"/>
            </w:rPr>
          </w:rPrChange>
        </w:rPr>
        <w:t xml:space="preserve"> </w:t>
      </w:r>
      <w:r w:rsidR="00A96A35" w:rsidRPr="0027638C">
        <w:rPr>
          <w:sz w:val="24"/>
          <w:rPrChange w16du:dateUtc="2026-07-07T18:18:00Z" w:author="Author" w:date="2026-07-07T20:18:00Z" w:id="11138">
            <w:rPr>
              <w:rFonts w:ascii="Times New Roman"/>
              <w:color w:val="000000"/>
            </w:rPr>
          </w:rPrChange>
        </w:rPr>
        <w:t>consectetur</w:t>
      </w:r>
      <w:r w:rsidR="00A96A35" w:rsidRPr="0027638C">
        <w:rPr>
          <w:sz w:val="24"/>
          <w:rPrChange w16du:dateUtc="2026-07-07T18:18:00Z" w:author="Author" w:date="2026-07-07T20:18:00Z" w:id="11139">
            <w:rPr>
              <w:rFonts w:ascii="Times New Roman"/>
              <w:color w:val="000000"/>
              <w:spacing w:val="10"/>
            </w:rPr>
          </w:rPrChange>
        </w:rPr>
        <w:t xml:space="preserve"> </w:t>
      </w:r>
      <w:r w:rsidR="00A96A35" w:rsidRPr="0027638C">
        <w:rPr>
          <w:sz w:val="24"/>
          <w:rPrChange w16du:dateUtc="2026-07-07T18:18:00Z" w:author="Author" w:date="2026-07-07T20:18:00Z" w:id="11140">
            <w:rPr>
              <w:rFonts w:ascii="Times New Roman"/>
              <w:color w:val="000000"/>
            </w:rPr>
          </w:rPrChange>
        </w:rPr>
        <w:t>Adipiscing</w:t>
      </w:r>
      <w:r w:rsidR="00A96A35" w:rsidRPr="0027638C">
        <w:rPr>
          <w:sz w:val="24"/>
          <w:rPrChange w16du:dateUtc="2026-07-07T18:18:00Z" w:author="Author" w:date="2026-07-07T20:18:00Z" w:id="11141">
            <w:rPr>
              <w:rFonts w:ascii="Times New Roman"/>
              <w:color w:val="000000"/>
              <w:spacing w:val="11"/>
            </w:rPr>
          </w:rPrChange>
        </w:rPr>
        <w:t xml:space="preserve"> </w:t>
      </w:r>
      <w:r w:rsidR="00A96A35" w:rsidRPr="0027638C">
        <w:rPr>
          <w:sz w:val="24"/>
          <w:rPrChange w16du:dateUtc="2026-07-07T18:18:00Z" w:author="Author" w:date="2026-07-07T20:18:00Z" w:id="11142">
            <w:rPr>
              <w:rFonts w:ascii="Times New Roman"/>
              <w:color w:val="000000"/>
            </w:rPr>
          </w:rPrChange>
        </w:rPr>
        <w:t>elit</w:t>
      </w:r>
      <w:r w:rsidR="00A96A35" w:rsidRPr="0027638C">
        <w:rPr>
          <w:sz w:val="24"/>
          <w:rPrChange w16du:dateUtc="2026-07-07T18:18:00Z" w:author="Author" w:date="2026-07-07T20:18:00Z" w:id="11143">
            <w:rPr>
              <w:rFonts w:ascii="Times New Roman"/>
              <w:color w:val="000000"/>
              <w:spacing w:val="10"/>
            </w:rPr>
          </w:rPrChange>
        </w:rPr>
        <w:t xml:space="preserve"> </w:t>
      </w:r>
      <w:r w:rsidR="00A96A35" w:rsidRPr="0027638C">
        <w:rPr>
          <w:sz w:val="24"/>
          <w:rPrChange w16du:dateUtc="2026-07-07T18:18:00Z" w:author="Author" w:date="2026-07-07T20:18:00Z" w:id="11144">
            <w:rPr>
              <w:rFonts w:ascii="Times New Roman"/>
              <w:color w:val="000000"/>
            </w:rPr>
          </w:rPrChange>
        </w:rPr>
        <w:t>sed</w:t>
      </w:r>
      <w:r w:rsidR="00A96A35" w:rsidRPr="0027638C">
        <w:rPr>
          <w:sz w:val="24"/>
          <w:rPrChange w16du:dateUtc="2026-07-07T18:18:00Z" w:author="Author" w:date="2026-07-07T20:18:00Z" w:id="11145">
            <w:rPr>
              <w:rFonts w:ascii="Times New Roman"/>
              <w:color w:val="000000"/>
              <w:spacing w:val="10"/>
            </w:rPr>
          </w:rPrChange>
        </w:rPr>
        <w:t xml:space="preserve"> </w:t>
      </w:r>
      <w:r w:rsidR="00A96A35" w:rsidRPr="0027638C">
        <w:rPr>
          <w:sz w:val="24"/>
          <w:rPrChange w16du:dateUtc="2026-07-07T18:18:00Z" w:author="Author" w:date="2026-07-07T20:18:00Z" w:id="11146">
            <w:rPr>
              <w:rFonts w:ascii="Times New Roman"/>
              <w:color w:val="000000"/>
            </w:rPr>
          </w:rPrChange>
        </w:rPr>
        <w:t>do</w:t>
      </w:r>
      <w:r w:rsidR="00A96A35" w:rsidRPr="0027638C">
        <w:rPr>
          <w:sz w:val="24"/>
          <w:rPrChange w16du:dateUtc="2026-07-07T18:18:00Z" w:author="Author" w:date="2026-07-07T20:18:00Z" w:id="11147">
            <w:rPr>
              <w:rFonts w:ascii="Times New Roman"/>
              <w:color w:val="000000"/>
              <w:spacing w:val="10"/>
            </w:rPr>
          </w:rPrChange>
        </w:rPr>
        <w:t xml:space="preserve"> </w:t>
      </w:r>
      <w:r w:rsidR="00A96A35" w:rsidRPr="0027638C">
        <w:rPr>
          <w:sz w:val="24"/>
          <w:rPrChange w16du:dateUtc="2026-07-07T18:18:00Z" w:author="Author" w:date="2026-07-07T20:18:00Z" w:id="11148">
            <w:rPr>
              <w:rFonts w:ascii="Times New Roman"/>
              <w:color w:val="000000"/>
            </w:rPr>
          </w:rPrChange>
        </w:rPr>
        <w:t>Eiusmod</w:t>
      </w:r>
      <w:r w:rsidR="00A96A35" w:rsidRPr="0027638C">
        <w:rPr>
          <w:sz w:val="24"/>
          <w:rPrChange w16du:dateUtc="2026-07-07T18:18:00Z" w:author="Author" w:date="2026-07-07T20:18:00Z" w:id="11149">
            <w:rPr>
              <w:rFonts w:ascii="Times New Roman"/>
              <w:color w:val="000000"/>
              <w:spacing w:val="10"/>
            </w:rPr>
          </w:rPrChange>
        </w:rPr>
        <w:t xml:space="preserve"> </w:t>
      </w:r>
      <w:r w:rsidR="00A96A35" w:rsidRPr="0027638C">
        <w:rPr>
          <w:sz w:val="24"/>
          <w:rPrChange w16du:dateUtc="2026-07-07T18:18:00Z" w:author="Author" w:date="2026-07-07T20:18:00Z" w:id="11150">
            <w:rPr>
              <w:rFonts w:ascii="Times New Roman"/>
              <w:color w:val="000000"/>
            </w:rPr>
          </w:rPrChange>
        </w:rPr>
        <w:lastRenderedPageBreak/>
        <w:t>Tempor,</w:t>
      </w:r>
      <w:r w:rsidR="00A96A35" w:rsidRPr="0027638C">
        <w:rPr>
          <w:sz w:val="24"/>
          <w:rPrChange w16du:dateUtc="2026-07-07T18:18:00Z" w:author="Author" w:date="2026-07-07T20:18:00Z" w:id="11151">
            <w:rPr>
              <w:rFonts w:ascii="Times New Roman"/>
              <w:color w:val="000000"/>
              <w:spacing w:val="10"/>
            </w:rPr>
          </w:rPrChange>
        </w:rPr>
        <w:t xml:space="preserve"> </w:t>
      </w:r>
      <w:r w:rsidR="00A96A35" w:rsidRPr="0027638C">
        <w:rPr>
          <w:sz w:val="24"/>
          <w:rPrChange w16du:dateUtc="2026-07-07T18:18:00Z" w:author="Author" w:date="2026-07-07T20:18:00Z" w:id="11152">
            <w:rPr>
              <w:rFonts w:ascii="Times New Roman"/>
              <w:color w:val="000000"/>
            </w:rPr>
          </w:rPrChange>
        </w:rPr>
        <w:t>incididunt</w:t>
      </w:r>
      <w:r w:rsidR="00A96A35" w:rsidRPr="0027638C">
        <w:rPr>
          <w:sz w:val="24"/>
          <w:rPrChange w16du:dateUtc="2026-07-07T18:18:00Z" w:author="Author" w:date="2026-07-07T20:18:00Z" w:id="11153">
            <w:rPr>
              <w:rFonts w:ascii="Times New Roman"/>
              <w:color w:val="000000"/>
              <w:spacing w:val="10"/>
            </w:rPr>
          </w:rPrChange>
        </w:rPr>
        <w:t xml:space="preserve"> </w:t>
      </w:r>
      <w:r w:rsidR="00A96A35" w:rsidRPr="0027638C">
        <w:rPr>
          <w:sz w:val="24"/>
          <w:rPrChange w16du:dateUtc="2026-07-07T18:18:00Z" w:author="Author" w:date="2026-07-07T20:18:00Z" w:id="11154">
            <w:rPr>
              <w:rFonts w:ascii="Times New Roman"/>
              <w:color w:val="000000"/>
            </w:rPr>
          </w:rPrChange>
        </w:rPr>
        <w:t>ut</w:t>
      </w:r>
      <w:r w:rsidR="00A96A35" w:rsidRPr="0027638C">
        <w:rPr>
          <w:sz w:val="24"/>
          <w:rPrChange w16du:dateUtc="2026-07-07T18:18:00Z" w:author="Author" w:date="2026-07-07T20:18:00Z" w:id="11155">
            <w:rPr>
              <w:rFonts w:ascii="Times New Roman"/>
              <w:color w:val="000000"/>
              <w:spacing w:val="10"/>
            </w:rPr>
          </w:rPrChange>
        </w:rPr>
        <w:t xml:space="preserve"> </w:t>
      </w:r>
      <w:r w:rsidR="00A96A35" w:rsidRPr="0027638C">
        <w:rPr>
          <w:sz w:val="24"/>
          <w:rPrChange w16du:dateUtc="2026-07-07T18:18:00Z" w:author="Author" w:date="2026-07-07T20:18:00Z" w:id="11156">
            <w:rPr>
              <w:rFonts w:ascii="Times New Roman"/>
              <w:color w:val="000000"/>
            </w:rPr>
          </w:rPrChange>
        </w:rPr>
        <w:t>labore</w:t>
      </w:r>
      <w:r w:rsidR="00A96A35" w:rsidRPr="0027638C">
        <w:rPr>
          <w:sz w:val="24"/>
          <w:rPrChange w16du:dateUtc="2026-07-07T18:18:00Z" w:author="Author" w:date="2026-07-07T20:18:00Z" w:id="11157">
            <w:rPr>
              <w:rFonts w:ascii="Times New Roman"/>
              <w:color w:val="000000"/>
              <w:spacing w:val="10"/>
            </w:rPr>
          </w:rPrChange>
        </w:rPr>
        <w:t xml:space="preserve"> </w:t>
      </w:r>
      <w:r w:rsidR="00A96A35" w:rsidRPr="0027638C">
        <w:rPr>
          <w:sz w:val="24"/>
          <w:rPrChange w16du:dateUtc="2026-07-07T18:18:00Z" w:author="Author" w:date="2026-07-07T20:18:00Z" w:id="11158">
            <w:rPr>
              <w:rFonts w:ascii="Times New Roman"/>
              <w:color w:val="000000"/>
            </w:rPr>
          </w:rPrChange>
        </w:rPr>
        <w:t>et</w:t>
      </w:r>
      <w:r w:rsidR="00A96A35" w:rsidRPr="0027638C">
        <w:rPr>
          <w:sz w:val="24"/>
          <w:rPrChange w16du:dateUtc="2026-07-07T18:18:00Z" w:author="Author" w:date="2026-07-07T20:18:00Z" w:id="11159">
            <w:rPr>
              <w:rFonts w:ascii="Times New Roman"/>
              <w:color w:val="000000"/>
              <w:spacing w:val="10"/>
            </w:rPr>
          </w:rPrChange>
        </w:rPr>
        <w:t xml:space="preserve"> </w:t>
      </w:r>
      <w:r w:rsidR="00A96A35" w:rsidRPr="0027638C">
        <w:rPr>
          <w:sz w:val="24"/>
          <w:rPrChange w16du:dateUtc="2026-07-07T18:18:00Z" w:author="Author" w:date="2026-07-07T20:18:00Z" w:id="11160">
            <w:rPr>
              <w:rFonts w:ascii="Times New Roman"/>
              <w:color w:val="000000"/>
            </w:rPr>
          </w:rPrChange>
        </w:rPr>
        <w:t>dolore</w:t>
      </w:r>
      <w:r w:rsidR="00A96A35" w:rsidRPr="0027638C">
        <w:rPr>
          <w:sz w:val="24"/>
          <w:rPrChange w16du:dateUtc="2026-07-07T18:18:00Z" w:author="Author" w:date="2026-07-07T20:18:00Z" w:id="11161">
            <w:rPr>
              <w:rFonts w:ascii="Times New Roman"/>
              <w:color w:val="000000"/>
              <w:spacing w:val="10"/>
            </w:rPr>
          </w:rPrChange>
        </w:rPr>
        <w:t xml:space="preserve"> </w:t>
      </w:r>
      <w:r w:rsidR="00A96A35" w:rsidRPr="0027638C">
        <w:rPr>
          <w:sz w:val="24"/>
          <w:rPrChange w16du:dateUtc="2026-07-07T18:18:00Z" w:author="Author" w:date="2026-07-07T20:18:00Z" w:id="11162">
            <w:rPr>
              <w:rFonts w:ascii="Times New Roman" w:hAnsi="Times New Roman"/>
              <w:color w:val="000000"/>
            </w:rPr>
          </w:rPrChange>
        </w:rPr>
        <w:t>magna</w:t>
      </w:r>
      <w:del w16du:dateUtc="2026-07-07T18:18:00Z" w:author="Author" w:date="2026-07-07T20:18:00Z" w:id="11163">
        <w:r>
          <w:rPr>
            <w:color w:val="000000"/>
          </w:rPr>
          <w:cr/>
        </w:r>
      </w:del>
      <w:r w:rsidR="00A96A35" w:rsidRPr="0027638C">
        <w:rPr>
          <w:sz w:val="24"/>
          <w:rPrChange w16du:dateUtc="2026-07-07T18:18:00Z" w:author="Author" w:date="2026-07-07T20:18:00Z" w:id="11164">
            <w:rPr>
              <w:rFonts w:ascii="Times New Roman"/>
              <w:color w:val="000000"/>
              <w:spacing w:val="665"/>
            </w:rPr>
          </w:rPrChange>
        </w:rPr>
        <w:t xml:space="preserve"> </w:t>
      </w:r>
      <w:r w:rsidR="00A96A35" w:rsidRPr="0027638C">
        <w:rPr>
          <w:sz w:val="24"/>
          <w:rPrChange w16du:dateUtc="2026-07-07T18:18:00Z" w:author="Author" w:date="2026-07-07T20:18:00Z" w:id="11165">
            <w:rPr>
              <w:rFonts w:ascii="Times New Roman"/>
              <w:color w:val="000000"/>
            </w:rPr>
          </w:rPrChange>
        </w:rPr>
        <w:t>aliqua</w:t>
      </w:r>
      <w:r w:rsidR="00A96A35" w:rsidRPr="0027638C">
        <w:rPr>
          <w:spacing w:val="-7"/>
          <w:sz w:val="24"/>
          <w:rPrChange w16du:dateUtc="2026-07-07T18:18:00Z" w:author="Author" w:date="2026-07-07T20:18:00Z" w:id="11166">
            <w:rPr>
              <w:rFonts w:ascii="Times New Roman"/>
              <w:color w:val="000000"/>
              <w:spacing w:val="-4"/>
            </w:rPr>
          </w:rPrChange>
        </w:rPr>
        <w:t xml:space="preserve"> </w:t>
      </w:r>
      <w:r w:rsidR="00A96A35" w:rsidRPr="0027638C">
        <w:rPr>
          <w:sz w:val="24"/>
          <w:rPrChange w16du:dateUtc="2026-07-07T18:18:00Z" w:author="Author" w:date="2026-07-07T20:18:00Z" w:id="11167">
            <w:rPr>
              <w:rFonts w:ascii="Times New Roman"/>
              <w:color w:val="000000"/>
            </w:rPr>
          </w:rPrChange>
        </w:rPr>
        <w:t>lorem</w:t>
      </w:r>
      <w:r w:rsidR="00A96A35" w:rsidRPr="0027638C">
        <w:rPr>
          <w:spacing w:val="-7"/>
          <w:sz w:val="24"/>
          <w:rPrChange w16du:dateUtc="2026-07-07T18:18:00Z" w:author="Author" w:date="2026-07-07T20:18:00Z" w:id="11168">
            <w:rPr>
              <w:rFonts w:ascii="Times New Roman"/>
              <w:color w:val="000000"/>
              <w:spacing w:val="-4"/>
            </w:rPr>
          </w:rPrChange>
        </w:rPr>
        <w:t xml:space="preserve"> </w:t>
      </w:r>
      <w:r w:rsidR="00A96A35" w:rsidRPr="0027638C">
        <w:rPr>
          <w:sz w:val="24"/>
          <w:rPrChange w16du:dateUtc="2026-07-07T18:18:00Z" w:author="Author" w:date="2026-07-07T20:18:00Z" w:id="11169">
            <w:rPr>
              <w:rFonts w:ascii="Times New Roman"/>
              <w:color w:val="000000"/>
            </w:rPr>
          </w:rPrChange>
        </w:rPr>
        <w:t>ipsum</w:t>
      </w:r>
      <w:r w:rsidR="00A96A35" w:rsidRPr="0027638C">
        <w:rPr>
          <w:spacing w:val="-7"/>
          <w:sz w:val="24"/>
          <w:rPrChange w16du:dateUtc="2026-07-07T18:18:00Z" w:author="Author" w:date="2026-07-07T20:18:00Z" w:id="11170">
            <w:rPr>
              <w:rFonts w:ascii="Times New Roman"/>
              <w:color w:val="000000"/>
              <w:spacing w:val="-4"/>
            </w:rPr>
          </w:rPrChange>
        </w:rPr>
        <w:t xml:space="preserve"> </w:t>
      </w:r>
      <w:r w:rsidR="00A96A35" w:rsidRPr="0027638C">
        <w:rPr>
          <w:sz w:val="24"/>
          <w:rPrChange w16du:dateUtc="2026-07-07T18:18:00Z" w:author="Author" w:date="2026-07-07T20:18:00Z" w:id="11171">
            <w:rPr>
              <w:rFonts w:ascii="Times New Roman"/>
              <w:color w:val="000000"/>
            </w:rPr>
          </w:rPrChange>
        </w:rPr>
        <w:t>dolor</w:t>
      </w:r>
      <w:r w:rsidR="00A96A35" w:rsidRPr="0027638C">
        <w:rPr>
          <w:spacing w:val="-7"/>
          <w:sz w:val="24"/>
          <w:rPrChange w16du:dateUtc="2026-07-07T18:18:00Z" w:author="Author" w:date="2026-07-07T20:18:00Z" w:id="11172">
            <w:rPr>
              <w:rFonts w:ascii="Times New Roman"/>
              <w:color w:val="000000"/>
              <w:spacing w:val="-4"/>
            </w:rPr>
          </w:rPrChange>
        </w:rPr>
        <w:t xml:space="preserve"> </w:t>
      </w:r>
      <w:r w:rsidR="00A96A35" w:rsidRPr="0027638C">
        <w:rPr>
          <w:sz w:val="24"/>
          <w:rPrChange w16du:dateUtc="2026-07-07T18:18:00Z" w:author="Author" w:date="2026-07-07T20:18:00Z" w:id="11173">
            <w:rPr>
              <w:rFonts w:ascii="Times New Roman"/>
              <w:color w:val="000000"/>
            </w:rPr>
          </w:rPrChange>
        </w:rPr>
        <w:t>sit</w:t>
      </w:r>
      <w:r w:rsidR="00A96A35" w:rsidRPr="0027638C">
        <w:rPr>
          <w:spacing w:val="-7"/>
          <w:sz w:val="24"/>
          <w:rPrChange w16du:dateUtc="2026-07-07T18:18:00Z" w:author="Author" w:date="2026-07-07T20:18:00Z" w:id="11174">
            <w:rPr>
              <w:rFonts w:ascii="Times New Roman"/>
              <w:color w:val="000000"/>
              <w:spacing w:val="-4"/>
            </w:rPr>
          </w:rPrChange>
        </w:rPr>
        <w:t xml:space="preserve"> </w:t>
      </w:r>
      <w:r w:rsidR="00A96A35" w:rsidRPr="0027638C">
        <w:rPr>
          <w:sz w:val="24"/>
          <w:rPrChange w16du:dateUtc="2026-07-07T18:18:00Z" w:author="Author" w:date="2026-07-07T20:18:00Z" w:id="11175">
            <w:rPr>
              <w:rFonts w:ascii="Times New Roman"/>
              <w:color w:val="000000"/>
            </w:rPr>
          </w:rPrChange>
        </w:rPr>
        <w:t>amet</w:t>
      </w:r>
      <w:r w:rsidR="00A96A35" w:rsidRPr="0027638C">
        <w:rPr>
          <w:spacing w:val="-7"/>
          <w:sz w:val="24"/>
          <w:rPrChange w16du:dateUtc="2026-07-07T18:18:00Z" w:author="Author" w:date="2026-07-07T20:18:00Z" w:id="11176">
            <w:rPr>
              <w:rFonts w:ascii="Times New Roman"/>
              <w:color w:val="000000"/>
              <w:spacing w:val="-4"/>
            </w:rPr>
          </w:rPrChange>
        </w:rPr>
        <w:t xml:space="preserve"> </w:t>
      </w:r>
      <w:r w:rsidR="00A96A35" w:rsidRPr="0027638C">
        <w:rPr>
          <w:sz w:val="24"/>
          <w:rPrChange w16du:dateUtc="2026-07-07T18:18:00Z" w:author="Author" w:date="2026-07-07T20:18:00Z" w:id="11177">
            <w:rPr>
              <w:rFonts w:ascii="Times New Roman"/>
              <w:color w:val="000000"/>
            </w:rPr>
          </w:rPrChange>
        </w:rPr>
        <w:t>consectetur</w:t>
      </w:r>
      <w:r w:rsidR="00A96A35" w:rsidRPr="0027638C">
        <w:rPr>
          <w:spacing w:val="-7"/>
          <w:sz w:val="24"/>
          <w:rPrChange w16du:dateUtc="2026-07-07T18:18:00Z" w:author="Author" w:date="2026-07-07T20:18:00Z" w:id="11178">
            <w:rPr>
              <w:rFonts w:ascii="Times New Roman"/>
              <w:color w:val="000000"/>
              <w:spacing w:val="-4"/>
            </w:rPr>
          </w:rPrChange>
        </w:rPr>
        <w:t xml:space="preserve"> </w:t>
      </w:r>
      <w:r w:rsidR="00A96A35" w:rsidRPr="0027638C">
        <w:rPr>
          <w:sz w:val="24"/>
          <w:rPrChange w16du:dateUtc="2026-07-07T18:18:00Z" w:author="Author" w:date="2026-07-07T20:18:00Z" w:id="11179">
            <w:rPr>
              <w:rFonts w:ascii="Times New Roman" w:hAnsi="Times New Roman"/>
              <w:color w:val="000000"/>
            </w:rPr>
          </w:rPrChange>
        </w:rPr>
        <w:t>Adipiscing’elit</w:t>
      </w:r>
      <w:r w:rsidR="00A96A35" w:rsidRPr="0027638C">
        <w:rPr>
          <w:spacing w:val="-7"/>
          <w:sz w:val="24"/>
          <w:rPrChange w16du:dateUtc="2026-07-07T18:18:00Z" w:author="Author" w:date="2026-07-07T20:18:00Z" w:id="11180">
            <w:rPr>
              <w:rFonts w:ascii="Times New Roman"/>
              <w:color w:val="000000"/>
              <w:spacing w:val="-3"/>
            </w:rPr>
          </w:rPrChange>
        </w:rPr>
        <w:t xml:space="preserve"> </w:t>
      </w:r>
      <w:r w:rsidR="00A96A35" w:rsidRPr="0027638C">
        <w:rPr>
          <w:sz w:val="24"/>
          <w:rPrChange w16du:dateUtc="2026-07-07T18:18:00Z" w:author="Author" w:date="2026-07-07T20:18:00Z" w:id="11181">
            <w:rPr>
              <w:rFonts w:ascii="Times New Roman"/>
              <w:color w:val="000000"/>
            </w:rPr>
          </w:rPrChange>
        </w:rPr>
        <w:t>sed</w:t>
      </w:r>
      <w:r w:rsidR="00A96A35" w:rsidRPr="0027638C">
        <w:rPr>
          <w:spacing w:val="-7"/>
          <w:sz w:val="24"/>
          <w:rPrChange w16du:dateUtc="2026-07-07T18:18:00Z" w:author="Author" w:date="2026-07-07T20:18:00Z" w:id="11182">
            <w:rPr>
              <w:rFonts w:ascii="Times New Roman"/>
              <w:color w:val="000000"/>
              <w:spacing w:val="-4"/>
            </w:rPr>
          </w:rPrChange>
        </w:rPr>
        <w:t xml:space="preserve"> </w:t>
      </w:r>
      <w:r w:rsidR="00A96A35" w:rsidRPr="0027638C">
        <w:rPr>
          <w:sz w:val="24"/>
          <w:rPrChange w16du:dateUtc="2026-07-07T18:18:00Z" w:author="Author" w:date="2026-07-07T20:18:00Z" w:id="11183">
            <w:rPr>
              <w:rFonts w:ascii="Times New Roman"/>
              <w:color w:val="000000"/>
            </w:rPr>
          </w:rPrChange>
        </w:rPr>
        <w:t>do</w:t>
      </w:r>
      <w:r w:rsidR="00A96A35" w:rsidRPr="0027638C">
        <w:rPr>
          <w:spacing w:val="-7"/>
          <w:sz w:val="24"/>
          <w:rPrChange w16du:dateUtc="2026-07-07T18:18:00Z" w:author="Author" w:date="2026-07-07T20:18:00Z" w:id="11184">
            <w:rPr>
              <w:rFonts w:ascii="Times New Roman"/>
              <w:color w:val="000000"/>
              <w:spacing w:val="-4"/>
            </w:rPr>
          </w:rPrChange>
        </w:rPr>
        <w:t xml:space="preserve"> </w:t>
      </w:r>
      <w:r w:rsidR="00A96A35" w:rsidRPr="0027638C">
        <w:rPr>
          <w:sz w:val="24"/>
          <w:rPrChange w16du:dateUtc="2026-07-07T18:18:00Z" w:author="Author" w:date="2026-07-07T20:18:00Z" w:id="11185">
            <w:rPr>
              <w:rFonts w:ascii="Times New Roman"/>
              <w:color w:val="000000"/>
            </w:rPr>
          </w:rPrChange>
        </w:rPr>
        <w:t>eiusmod</w:t>
      </w:r>
      <w:r w:rsidR="00A96A35" w:rsidRPr="0027638C">
        <w:rPr>
          <w:spacing w:val="-7"/>
          <w:sz w:val="24"/>
          <w:rPrChange w16du:dateUtc="2026-07-07T18:18:00Z" w:author="Author" w:date="2026-07-07T20:18:00Z" w:id="11186">
            <w:rPr>
              <w:rFonts w:ascii="Times New Roman"/>
              <w:color w:val="000000"/>
              <w:spacing w:val="-3"/>
            </w:rPr>
          </w:rPrChange>
        </w:rPr>
        <w:t xml:space="preserve"> </w:t>
      </w:r>
      <w:r w:rsidR="00A96A35" w:rsidRPr="0027638C">
        <w:rPr>
          <w:sz w:val="24"/>
          <w:rPrChange w16du:dateUtc="2026-07-07T18:18:00Z" w:author="Author" w:date="2026-07-07T20:18:00Z" w:id="11187">
            <w:rPr>
              <w:rFonts w:ascii="Times New Roman" w:hAnsi="Times New Roman"/>
              <w:color w:val="000000"/>
            </w:rPr>
          </w:rPrChange>
        </w:rPr>
        <w:t>tempor</w:t>
      </w:r>
      <w:del w16du:dateUtc="2026-07-07T18:18:00Z" w:author="Author" w:date="2026-07-07T20:18:00Z" w:id="11188">
        <w:r>
          <w:rPr>
            <w:color w:val="000000"/>
          </w:rPr>
          <w:cr/>
        </w:r>
      </w:del>
      <w:r w:rsidR="00A96A35" w:rsidRPr="0027638C">
        <w:rPr>
          <w:sz w:val="24"/>
          <w:rPrChange w16du:dateUtc="2026-07-07T18:18:00Z" w:author="Author" w:date="2026-07-07T20:18:00Z" w:id="11189">
            <w:rPr>
              <w:rFonts w:ascii="Times New Roman"/>
              <w:color w:val="000000"/>
              <w:spacing w:val="665"/>
            </w:rPr>
          </w:rPrChange>
        </w:rPr>
        <w:t xml:space="preserve"> </w:t>
      </w:r>
      <w:r w:rsidR="00A96A35" w:rsidRPr="0027638C">
        <w:rPr>
          <w:sz w:val="24"/>
          <w:rPrChange w16du:dateUtc="2026-07-07T18:18:00Z" w:author="Author" w:date="2026-07-07T20:18:00Z" w:id="11190">
            <w:rPr>
              <w:rFonts w:ascii="Times New Roman"/>
              <w:color w:val="000000"/>
            </w:rPr>
          </w:rPrChange>
        </w:rPr>
        <w:t>incididunt</w:t>
      </w:r>
      <w:r w:rsidR="00A96A35" w:rsidRPr="0027638C">
        <w:rPr>
          <w:sz w:val="24"/>
          <w:rPrChange w16du:dateUtc="2026-07-07T18:18:00Z" w:author="Author" w:date="2026-07-07T20:18:00Z" w:id="11191">
            <w:rPr>
              <w:rFonts w:ascii="Times New Roman"/>
              <w:color w:val="000000"/>
              <w:spacing w:val="8"/>
            </w:rPr>
          </w:rPrChange>
        </w:rPr>
        <w:t xml:space="preserve"> </w:t>
      </w:r>
      <w:r w:rsidR="00A96A35" w:rsidRPr="0027638C">
        <w:rPr>
          <w:sz w:val="24"/>
          <w:rPrChange w16du:dateUtc="2026-07-07T18:18:00Z" w:author="Author" w:date="2026-07-07T20:18:00Z" w:id="11192">
            <w:rPr>
              <w:rFonts w:ascii="Times New Roman"/>
              <w:color w:val="000000"/>
            </w:rPr>
          </w:rPrChange>
        </w:rPr>
        <w:t>ut</w:t>
      </w:r>
      <w:r w:rsidR="00A96A35" w:rsidRPr="0027638C">
        <w:rPr>
          <w:sz w:val="24"/>
          <w:rPrChange w16du:dateUtc="2026-07-07T18:18:00Z" w:author="Author" w:date="2026-07-07T20:18:00Z" w:id="11193">
            <w:rPr>
              <w:rFonts w:ascii="Times New Roman"/>
              <w:color w:val="000000"/>
              <w:spacing w:val="8"/>
            </w:rPr>
          </w:rPrChange>
        </w:rPr>
        <w:t xml:space="preserve"> </w:t>
      </w:r>
      <w:r w:rsidR="00A96A35" w:rsidRPr="0027638C">
        <w:rPr>
          <w:sz w:val="24"/>
          <w:rPrChange w16du:dateUtc="2026-07-07T18:18:00Z" w:author="Author" w:date="2026-07-07T20:18:00Z" w:id="11194">
            <w:rPr>
              <w:rFonts w:ascii="Times New Roman"/>
              <w:color w:val="000000"/>
            </w:rPr>
          </w:rPrChange>
        </w:rPr>
        <w:t>labore,</w:t>
      </w:r>
      <w:r w:rsidR="00A96A35" w:rsidRPr="0027638C">
        <w:rPr>
          <w:sz w:val="24"/>
          <w:rPrChange w16du:dateUtc="2026-07-07T18:18:00Z" w:author="Author" w:date="2026-07-07T20:18:00Z" w:id="11195">
            <w:rPr>
              <w:rFonts w:ascii="Times New Roman"/>
              <w:color w:val="000000"/>
              <w:spacing w:val="8"/>
            </w:rPr>
          </w:rPrChange>
        </w:rPr>
        <w:t xml:space="preserve"> </w:t>
      </w:r>
      <w:r w:rsidR="00A96A35" w:rsidRPr="0027638C">
        <w:rPr>
          <w:sz w:val="24"/>
          <w:rPrChange w16du:dateUtc="2026-07-07T18:18:00Z" w:author="Author" w:date="2026-07-07T20:18:00Z" w:id="11196">
            <w:rPr>
              <w:rFonts w:ascii="Times New Roman"/>
              <w:color w:val="000000"/>
            </w:rPr>
          </w:rPrChange>
        </w:rPr>
        <w:t>et</w:t>
      </w:r>
      <w:r w:rsidR="00A96A35" w:rsidRPr="0027638C">
        <w:rPr>
          <w:sz w:val="24"/>
          <w:rPrChange w16du:dateUtc="2026-07-07T18:18:00Z" w:author="Author" w:date="2026-07-07T20:18:00Z" w:id="11197">
            <w:rPr>
              <w:rFonts w:ascii="Times New Roman"/>
              <w:color w:val="000000"/>
              <w:spacing w:val="8"/>
            </w:rPr>
          </w:rPrChange>
        </w:rPr>
        <w:t xml:space="preserve"> </w:t>
      </w:r>
      <w:r w:rsidR="00A96A35" w:rsidRPr="0027638C">
        <w:rPr>
          <w:sz w:val="24"/>
          <w:rPrChange w16du:dateUtc="2026-07-07T18:18:00Z" w:author="Author" w:date="2026-07-07T20:18:00Z" w:id="11198">
            <w:rPr>
              <w:rFonts w:ascii="Times New Roman"/>
              <w:color w:val="000000"/>
            </w:rPr>
          </w:rPrChange>
        </w:rPr>
        <w:t>dolore</w:t>
      </w:r>
      <w:r w:rsidR="00A96A35" w:rsidRPr="0027638C">
        <w:rPr>
          <w:sz w:val="24"/>
          <w:rPrChange w16du:dateUtc="2026-07-07T18:18:00Z" w:author="Author" w:date="2026-07-07T20:18:00Z" w:id="11199">
            <w:rPr>
              <w:rFonts w:ascii="Times New Roman"/>
              <w:color w:val="000000"/>
              <w:spacing w:val="8"/>
            </w:rPr>
          </w:rPrChange>
        </w:rPr>
        <w:t xml:space="preserve"> </w:t>
      </w:r>
      <w:r w:rsidR="00A96A35" w:rsidRPr="0027638C">
        <w:rPr>
          <w:sz w:val="24"/>
          <w:rPrChange w16du:dateUtc="2026-07-07T18:18:00Z" w:author="Author" w:date="2026-07-07T20:18:00Z" w:id="11200">
            <w:rPr>
              <w:rFonts w:ascii="Times New Roman"/>
              <w:color w:val="000000"/>
            </w:rPr>
          </w:rPrChange>
        </w:rPr>
        <w:t>magna</w:t>
      </w:r>
      <w:r w:rsidR="00A96A35" w:rsidRPr="0027638C">
        <w:rPr>
          <w:sz w:val="24"/>
          <w:rPrChange w16du:dateUtc="2026-07-07T18:18:00Z" w:author="Author" w:date="2026-07-07T20:18:00Z" w:id="11201">
            <w:rPr>
              <w:rFonts w:ascii="Times New Roman"/>
              <w:color w:val="000000"/>
              <w:spacing w:val="8"/>
            </w:rPr>
          </w:rPrChange>
        </w:rPr>
        <w:t xml:space="preserve"> </w:t>
      </w:r>
      <w:r w:rsidR="00A96A35" w:rsidRPr="0027638C">
        <w:rPr>
          <w:sz w:val="24"/>
          <w:rPrChange w16du:dateUtc="2026-07-07T18:18:00Z" w:author="Author" w:date="2026-07-07T20:18:00Z" w:id="11202">
            <w:rPr>
              <w:rFonts w:ascii="Times New Roman"/>
              <w:color w:val="000000"/>
            </w:rPr>
          </w:rPrChange>
        </w:rPr>
        <w:t>aliqua</w:t>
      </w:r>
      <w:r w:rsidR="00A96A35" w:rsidRPr="0027638C">
        <w:rPr>
          <w:sz w:val="24"/>
          <w:rPrChange w16du:dateUtc="2026-07-07T18:18:00Z" w:author="Author" w:date="2026-07-07T20:18:00Z" w:id="11203">
            <w:rPr>
              <w:rFonts w:ascii="Times New Roman"/>
              <w:color w:val="000000"/>
              <w:spacing w:val="8"/>
            </w:rPr>
          </w:rPrChange>
        </w:rPr>
        <w:t xml:space="preserve"> </w:t>
      </w:r>
      <w:r w:rsidR="00A96A35" w:rsidRPr="0027638C">
        <w:rPr>
          <w:sz w:val="24"/>
          <w:rPrChange w16du:dateUtc="2026-07-07T18:18:00Z" w:author="Author" w:date="2026-07-07T20:18:00Z" w:id="11204">
            <w:rPr>
              <w:rFonts w:ascii="Times New Roman"/>
              <w:color w:val="000000"/>
            </w:rPr>
          </w:rPrChange>
        </w:rPr>
        <w:t>Lorem</w:t>
      </w:r>
      <w:r w:rsidR="00A96A35" w:rsidRPr="0027638C">
        <w:rPr>
          <w:sz w:val="24"/>
          <w:rPrChange w16du:dateUtc="2026-07-07T18:18:00Z" w:author="Author" w:date="2026-07-07T20:18:00Z" w:id="11205">
            <w:rPr>
              <w:rFonts w:ascii="Times New Roman"/>
              <w:color w:val="000000"/>
              <w:spacing w:val="8"/>
            </w:rPr>
          </w:rPrChange>
        </w:rPr>
        <w:t xml:space="preserve"> </w:t>
      </w:r>
      <w:r w:rsidR="00A96A35" w:rsidRPr="0027638C">
        <w:rPr>
          <w:sz w:val="24"/>
          <w:rPrChange w16du:dateUtc="2026-07-07T18:18:00Z" w:author="Author" w:date="2026-07-07T20:18:00Z" w:id="11206">
            <w:rPr>
              <w:rFonts w:ascii="Times New Roman"/>
              <w:color w:val="000000"/>
            </w:rPr>
          </w:rPrChange>
        </w:rPr>
        <w:t>Ipsum</w:t>
      </w:r>
      <w:r w:rsidR="00A96A35" w:rsidRPr="0027638C">
        <w:rPr>
          <w:sz w:val="24"/>
          <w:rPrChange w16du:dateUtc="2026-07-07T18:18:00Z" w:author="Author" w:date="2026-07-07T20:18:00Z" w:id="11207">
            <w:rPr>
              <w:rFonts w:ascii="Times New Roman"/>
              <w:color w:val="000000"/>
              <w:spacing w:val="8"/>
            </w:rPr>
          </w:rPrChange>
        </w:rPr>
        <w:t xml:space="preserve"> </w:t>
      </w:r>
      <w:r w:rsidR="00A96A35" w:rsidRPr="0027638C">
        <w:rPr>
          <w:sz w:val="24"/>
          <w:rPrChange w16du:dateUtc="2026-07-07T18:18:00Z" w:author="Author" w:date="2026-07-07T20:18:00Z" w:id="11208">
            <w:rPr>
              <w:rFonts w:ascii="Times New Roman"/>
              <w:color w:val="000000"/>
            </w:rPr>
          </w:rPrChange>
        </w:rPr>
        <w:t>dolor</w:t>
      </w:r>
      <w:r w:rsidR="00A96A35" w:rsidRPr="0027638C">
        <w:rPr>
          <w:sz w:val="24"/>
          <w:rPrChange w16du:dateUtc="2026-07-07T18:18:00Z" w:author="Author" w:date="2026-07-07T20:18:00Z" w:id="11209">
            <w:rPr>
              <w:rFonts w:ascii="Times New Roman"/>
              <w:color w:val="000000"/>
              <w:spacing w:val="8"/>
            </w:rPr>
          </w:rPrChange>
        </w:rPr>
        <w:t xml:space="preserve"> </w:t>
      </w:r>
      <w:r w:rsidR="00A96A35" w:rsidRPr="0027638C">
        <w:rPr>
          <w:sz w:val="24"/>
          <w:rPrChange w16du:dateUtc="2026-07-07T18:18:00Z" w:author="Author" w:date="2026-07-07T20:18:00Z" w:id="11210">
            <w:rPr>
              <w:rFonts w:ascii="Times New Roman"/>
              <w:color w:val="000000"/>
            </w:rPr>
          </w:rPrChange>
        </w:rPr>
        <w:t>sit</w:t>
      </w:r>
      <w:r w:rsidR="00A96A35" w:rsidRPr="0027638C">
        <w:rPr>
          <w:sz w:val="24"/>
          <w:rPrChange w16du:dateUtc="2026-07-07T18:18:00Z" w:author="Author" w:date="2026-07-07T20:18:00Z" w:id="11211">
            <w:rPr>
              <w:rFonts w:ascii="Times New Roman"/>
              <w:color w:val="000000"/>
              <w:spacing w:val="8"/>
            </w:rPr>
          </w:rPrChange>
        </w:rPr>
        <w:t xml:space="preserve"> </w:t>
      </w:r>
      <w:r w:rsidR="00A96A35" w:rsidRPr="0027638C">
        <w:rPr>
          <w:sz w:val="24"/>
          <w:rPrChange w16du:dateUtc="2026-07-07T18:18:00Z" w:author="Author" w:date="2026-07-07T20:18:00Z" w:id="11212">
            <w:rPr>
              <w:rFonts w:ascii="Times New Roman"/>
              <w:color w:val="000000"/>
            </w:rPr>
          </w:rPrChange>
        </w:rPr>
        <w:t>amet</w:t>
      </w:r>
      <w:r w:rsidR="00A96A35" w:rsidRPr="0027638C">
        <w:rPr>
          <w:sz w:val="24"/>
          <w:rPrChange w16du:dateUtc="2026-07-07T18:18:00Z" w:author="Author" w:date="2026-07-07T20:18:00Z" w:id="11213">
            <w:rPr>
              <w:rFonts w:ascii="Times New Roman"/>
              <w:color w:val="000000"/>
              <w:spacing w:val="8"/>
            </w:rPr>
          </w:rPrChange>
        </w:rPr>
        <w:t xml:space="preserve"> </w:t>
      </w:r>
      <w:r w:rsidR="00A96A35" w:rsidRPr="0027638C">
        <w:rPr>
          <w:sz w:val="24"/>
          <w:rPrChange w16du:dateUtc="2026-07-07T18:18:00Z" w:author="Author" w:date="2026-07-07T20:18:00Z" w:id="11214">
            <w:rPr>
              <w:rFonts w:ascii="Times New Roman" w:hAnsi="Times New Roman"/>
              <w:color w:val="000000"/>
            </w:rPr>
          </w:rPrChange>
        </w:rPr>
        <w:t>consectetur</w:t>
      </w:r>
      <w:del w16du:dateUtc="2026-07-07T18:18:00Z" w:author="Author" w:date="2026-07-07T20:18:00Z" w:id="11215">
        <w:r>
          <w:rPr>
            <w:color w:val="000000"/>
          </w:rPr>
          <w:cr/>
        </w:r>
      </w:del>
      <w:r w:rsidR="00A96A35" w:rsidRPr="0027638C">
        <w:rPr>
          <w:sz w:val="24"/>
          <w:rPrChange w16du:dateUtc="2026-07-07T18:18:00Z" w:author="Author" w:date="2026-07-07T20:18:00Z" w:id="11216">
            <w:rPr>
              <w:rFonts w:ascii="Times New Roman"/>
              <w:color w:val="000000"/>
              <w:spacing w:val="665"/>
            </w:rPr>
          </w:rPrChange>
        </w:rPr>
        <w:t xml:space="preserve"> </w:t>
      </w:r>
      <w:r w:rsidR="00A96A35" w:rsidRPr="0027638C">
        <w:rPr>
          <w:sz w:val="24"/>
          <w:rPrChange w16du:dateUtc="2026-07-07T18:18:00Z" w:author="Author" w:date="2026-07-07T20:18:00Z" w:id="11217">
            <w:rPr>
              <w:rFonts w:ascii="Times New Roman"/>
              <w:color w:val="000000"/>
            </w:rPr>
          </w:rPrChange>
        </w:rPr>
        <w:t>adipiscing</w:t>
      </w:r>
      <w:r w:rsidR="00A96A35" w:rsidRPr="0027638C">
        <w:rPr>
          <w:sz w:val="24"/>
          <w:rPrChange w16du:dateUtc="2026-07-07T18:18:00Z" w:author="Author" w:date="2026-07-07T20:18:00Z" w:id="11218">
            <w:rPr>
              <w:rFonts w:ascii="Times New Roman"/>
              <w:color w:val="000000"/>
              <w:spacing w:val="70"/>
            </w:rPr>
          </w:rPrChange>
        </w:rPr>
        <w:t xml:space="preserve"> </w:t>
      </w:r>
      <w:r w:rsidR="00A96A35" w:rsidRPr="0027638C">
        <w:rPr>
          <w:sz w:val="24"/>
          <w:rPrChange w16du:dateUtc="2026-07-07T18:18:00Z" w:author="Author" w:date="2026-07-07T20:18:00Z" w:id="11219">
            <w:rPr>
              <w:rFonts w:ascii="Times New Roman"/>
              <w:color w:val="000000"/>
            </w:rPr>
          </w:rPrChange>
        </w:rPr>
        <w:t>elit</w:t>
      </w:r>
      <w:r w:rsidR="00A96A35" w:rsidRPr="0027638C">
        <w:rPr>
          <w:sz w:val="24"/>
          <w:rPrChange w16du:dateUtc="2026-07-07T18:18:00Z" w:author="Author" w:date="2026-07-07T20:18:00Z" w:id="11220">
            <w:rPr>
              <w:rFonts w:ascii="Times New Roman"/>
              <w:color w:val="000000"/>
              <w:spacing w:val="70"/>
            </w:rPr>
          </w:rPrChange>
        </w:rPr>
        <w:t xml:space="preserve"> </w:t>
      </w:r>
      <w:r w:rsidR="00A96A35" w:rsidRPr="0027638C">
        <w:rPr>
          <w:sz w:val="24"/>
          <w:rPrChange w16du:dateUtc="2026-07-07T18:18:00Z" w:author="Author" w:date="2026-07-07T20:18:00Z" w:id="11221">
            <w:rPr>
              <w:rFonts w:ascii="Times New Roman"/>
              <w:color w:val="000000"/>
            </w:rPr>
          </w:rPrChange>
        </w:rPr>
        <w:t>sed</w:t>
      </w:r>
      <w:r w:rsidR="00A96A35" w:rsidRPr="0027638C">
        <w:rPr>
          <w:sz w:val="24"/>
          <w:rPrChange w16du:dateUtc="2026-07-07T18:18:00Z" w:author="Author" w:date="2026-07-07T20:18:00Z" w:id="11222">
            <w:rPr>
              <w:rFonts w:ascii="Times New Roman"/>
              <w:color w:val="000000"/>
              <w:spacing w:val="70"/>
            </w:rPr>
          </w:rPrChange>
        </w:rPr>
        <w:t xml:space="preserve"> </w:t>
      </w:r>
      <w:r w:rsidR="00A96A35" w:rsidRPr="0027638C">
        <w:rPr>
          <w:sz w:val="24"/>
          <w:rPrChange w16du:dateUtc="2026-07-07T18:18:00Z" w:author="Author" w:date="2026-07-07T20:18:00Z" w:id="11223">
            <w:rPr>
              <w:rFonts w:ascii="Times New Roman"/>
              <w:color w:val="000000"/>
            </w:rPr>
          </w:rPrChange>
        </w:rPr>
        <w:t>do</w:t>
      </w:r>
      <w:r w:rsidR="00A96A35" w:rsidRPr="0027638C">
        <w:rPr>
          <w:sz w:val="24"/>
          <w:rPrChange w16du:dateUtc="2026-07-07T18:18:00Z" w:author="Author" w:date="2026-07-07T20:18:00Z" w:id="11224">
            <w:rPr>
              <w:rFonts w:ascii="Times New Roman"/>
              <w:color w:val="000000"/>
              <w:spacing w:val="70"/>
            </w:rPr>
          </w:rPrChange>
        </w:rPr>
        <w:t xml:space="preserve"> </w:t>
      </w:r>
      <w:r w:rsidR="00A96A35" w:rsidRPr="0027638C">
        <w:rPr>
          <w:sz w:val="24"/>
          <w:rPrChange w16du:dateUtc="2026-07-07T18:18:00Z" w:author="Author" w:date="2026-07-07T20:18:00Z" w:id="11225">
            <w:rPr>
              <w:rFonts w:ascii="Times New Roman"/>
              <w:color w:val="000000"/>
            </w:rPr>
          </w:rPrChange>
        </w:rPr>
        <w:t>eiusmod</w:t>
      </w:r>
      <w:r w:rsidR="00A96A35" w:rsidRPr="0027638C">
        <w:rPr>
          <w:sz w:val="24"/>
          <w:rPrChange w16du:dateUtc="2026-07-07T18:18:00Z" w:author="Author" w:date="2026-07-07T20:18:00Z" w:id="11226">
            <w:rPr>
              <w:rFonts w:ascii="Times New Roman"/>
              <w:color w:val="000000"/>
              <w:spacing w:val="70"/>
            </w:rPr>
          </w:rPrChange>
        </w:rPr>
        <w:t xml:space="preserve"> </w:t>
      </w:r>
      <w:r w:rsidR="00A96A35" w:rsidRPr="0027638C">
        <w:rPr>
          <w:sz w:val="24"/>
          <w:rPrChange w16du:dateUtc="2026-07-07T18:18:00Z" w:author="Author" w:date="2026-07-07T20:18:00Z" w:id="11227">
            <w:rPr>
              <w:rFonts w:ascii="Times New Roman"/>
              <w:color w:val="000000"/>
            </w:rPr>
          </w:rPrChange>
        </w:rPr>
        <w:t>tempor</w:t>
      </w:r>
      <w:r w:rsidR="00A96A35" w:rsidRPr="0027638C">
        <w:rPr>
          <w:sz w:val="24"/>
          <w:rPrChange w16du:dateUtc="2026-07-07T18:18:00Z" w:author="Author" w:date="2026-07-07T20:18:00Z" w:id="11228">
            <w:rPr>
              <w:rFonts w:ascii="Times New Roman"/>
              <w:color w:val="000000"/>
              <w:spacing w:val="70"/>
            </w:rPr>
          </w:rPrChange>
        </w:rPr>
        <w:t xml:space="preserve"> </w:t>
      </w:r>
      <w:r w:rsidR="00A96A35" w:rsidRPr="0027638C">
        <w:rPr>
          <w:sz w:val="24"/>
          <w:rPrChange w16du:dateUtc="2026-07-07T18:18:00Z" w:author="Author" w:date="2026-07-07T20:18:00Z" w:id="11229">
            <w:rPr>
              <w:rFonts w:ascii="Times New Roman"/>
              <w:color w:val="000000"/>
            </w:rPr>
          </w:rPrChange>
        </w:rPr>
        <w:t>Incididunt.</w:t>
      </w:r>
      <w:r w:rsidR="00A96A35" w:rsidRPr="0027638C">
        <w:rPr>
          <w:spacing w:val="40"/>
          <w:sz w:val="24"/>
          <w:rPrChange w16du:dateUtc="2026-07-07T18:18:00Z" w:author="Author" w:date="2026-07-07T20:18:00Z" w:id="11230">
            <w:rPr>
              <w:rFonts w:ascii="Times New Roman"/>
              <w:color w:val="000000"/>
              <w:spacing w:val="195"/>
            </w:rPr>
          </w:rPrChange>
        </w:rPr>
        <w:t xml:space="preserve"> </w:t>
      </w:r>
      <w:r w:rsidR="00A96A35" w:rsidRPr="0027638C">
        <w:rPr>
          <w:sz w:val="24"/>
          <w:rPrChange w16du:dateUtc="2026-07-07T18:18:00Z" w:author="Author" w:date="2026-07-07T20:18:00Z" w:id="11231">
            <w:rPr>
              <w:rFonts w:ascii="Times New Roman"/>
              <w:color w:val="000000"/>
            </w:rPr>
          </w:rPrChange>
        </w:rPr>
        <w:t>Ut</w:t>
      </w:r>
      <w:r w:rsidR="00A96A35" w:rsidRPr="0027638C">
        <w:rPr>
          <w:sz w:val="24"/>
          <w:rPrChange w16du:dateUtc="2026-07-07T18:18:00Z" w:author="Author" w:date="2026-07-07T20:18:00Z" w:id="11232">
            <w:rPr>
              <w:rFonts w:ascii="Times New Roman"/>
              <w:color w:val="000000"/>
              <w:spacing w:val="70"/>
            </w:rPr>
          </w:rPrChange>
        </w:rPr>
        <w:t xml:space="preserve"> </w:t>
      </w:r>
      <w:r w:rsidR="00A96A35" w:rsidRPr="0027638C">
        <w:rPr>
          <w:sz w:val="24"/>
          <w:rPrChange w16du:dateUtc="2026-07-07T18:18:00Z" w:author="Author" w:date="2026-07-07T20:18:00Z" w:id="11233">
            <w:rPr>
              <w:rFonts w:ascii="Times New Roman"/>
              <w:color w:val="000000"/>
            </w:rPr>
          </w:rPrChange>
        </w:rPr>
        <w:t>Labore</w:t>
      </w:r>
      <w:r w:rsidR="00A96A35" w:rsidRPr="0027638C">
        <w:rPr>
          <w:sz w:val="24"/>
          <w:rPrChange w16du:dateUtc="2026-07-07T18:18:00Z" w:author="Author" w:date="2026-07-07T20:18:00Z" w:id="11234">
            <w:rPr>
              <w:rFonts w:ascii="Times New Roman"/>
              <w:color w:val="000000"/>
              <w:spacing w:val="70"/>
            </w:rPr>
          </w:rPrChange>
        </w:rPr>
        <w:t xml:space="preserve"> </w:t>
      </w:r>
      <w:r w:rsidR="00A96A35" w:rsidRPr="0027638C">
        <w:rPr>
          <w:sz w:val="24"/>
          <w:rPrChange w16du:dateUtc="2026-07-07T18:18:00Z" w:author="Author" w:date="2026-07-07T20:18:00Z" w:id="11235">
            <w:rPr>
              <w:rFonts w:ascii="Times New Roman"/>
              <w:color w:val="000000"/>
            </w:rPr>
          </w:rPrChange>
        </w:rPr>
        <w:t>et</w:t>
      </w:r>
      <w:r w:rsidR="00A96A35" w:rsidRPr="0027638C">
        <w:rPr>
          <w:sz w:val="24"/>
          <w:rPrChange w16du:dateUtc="2026-07-07T18:18:00Z" w:author="Author" w:date="2026-07-07T20:18:00Z" w:id="11236">
            <w:rPr>
              <w:rFonts w:ascii="Times New Roman"/>
              <w:color w:val="000000"/>
              <w:spacing w:val="70"/>
            </w:rPr>
          </w:rPrChange>
        </w:rPr>
        <w:t xml:space="preserve"> </w:t>
      </w:r>
      <w:r w:rsidR="00A96A35" w:rsidRPr="0027638C">
        <w:rPr>
          <w:sz w:val="24"/>
          <w:rPrChange w16du:dateUtc="2026-07-07T18:18:00Z" w:author="Author" w:date="2026-07-07T20:18:00Z" w:id="11237">
            <w:rPr>
              <w:rFonts w:ascii="Times New Roman"/>
              <w:color w:val="000000"/>
            </w:rPr>
          </w:rPrChange>
        </w:rPr>
        <w:t>dolore</w:t>
      </w:r>
      <w:r w:rsidR="00A96A35" w:rsidRPr="0027638C">
        <w:rPr>
          <w:sz w:val="24"/>
          <w:rPrChange w16du:dateUtc="2026-07-07T18:18:00Z" w:author="Author" w:date="2026-07-07T20:18:00Z" w:id="11238">
            <w:rPr>
              <w:rFonts w:ascii="Times New Roman"/>
              <w:color w:val="000000"/>
              <w:spacing w:val="70"/>
            </w:rPr>
          </w:rPrChange>
        </w:rPr>
        <w:t xml:space="preserve"> </w:t>
      </w:r>
      <w:r w:rsidR="00A96A35" w:rsidRPr="0027638C">
        <w:rPr>
          <w:sz w:val="24"/>
          <w:rPrChange w16du:dateUtc="2026-07-07T18:18:00Z" w:author="Author" w:date="2026-07-07T20:18:00Z" w:id="11239">
            <w:rPr>
              <w:rFonts w:ascii="Times New Roman" w:hAnsi="Times New Roman"/>
              <w:color w:val="000000"/>
            </w:rPr>
          </w:rPrChange>
        </w:rPr>
        <w:t>magna</w:t>
      </w:r>
      <w:del w16du:dateUtc="2026-07-07T18:18:00Z" w:author="Author" w:date="2026-07-07T20:18:00Z" w:id="11240">
        <w:r>
          <w:rPr>
            <w:color w:val="000000"/>
          </w:rPr>
          <w:cr/>
        </w:r>
      </w:del>
      <w:r w:rsidR="00A96A35" w:rsidRPr="0027638C">
        <w:rPr>
          <w:sz w:val="24"/>
          <w:rPrChange w16du:dateUtc="2026-07-07T18:18:00Z" w:author="Author" w:date="2026-07-07T20:18:00Z" w:id="11241">
            <w:rPr>
              <w:rFonts w:ascii="Times New Roman"/>
              <w:color w:val="000000"/>
              <w:spacing w:val="665"/>
            </w:rPr>
          </w:rPrChange>
        </w:rPr>
        <w:t xml:space="preserve"> </w:t>
      </w:r>
      <w:r w:rsidR="00A96A35" w:rsidRPr="0027638C">
        <w:rPr>
          <w:sz w:val="24"/>
          <w:rPrChange w16du:dateUtc="2026-07-07T18:18:00Z" w:author="Author" w:date="2026-07-07T20:18:00Z" w:id="11242">
            <w:rPr>
              <w:rFonts w:ascii="Times New Roman"/>
              <w:color w:val="000000"/>
            </w:rPr>
          </w:rPrChange>
        </w:rPr>
        <w:t>Aliqua</w:t>
      </w:r>
      <w:r w:rsidR="00A96A35" w:rsidRPr="0027638C">
        <w:rPr>
          <w:sz w:val="24"/>
          <w:rPrChange w16du:dateUtc="2026-07-07T18:18:00Z" w:author="Author" w:date="2026-07-07T20:18:00Z" w:id="11243">
            <w:rPr>
              <w:rFonts w:ascii="Times New Roman"/>
              <w:color w:val="000000"/>
              <w:spacing w:val="5"/>
            </w:rPr>
          </w:rPrChange>
        </w:rPr>
        <w:t xml:space="preserve"> </w:t>
      </w:r>
      <w:r w:rsidR="00A96A35" w:rsidRPr="0027638C">
        <w:rPr>
          <w:sz w:val="24"/>
          <w:rPrChange w16du:dateUtc="2026-07-07T18:18:00Z" w:author="Author" w:date="2026-07-07T20:18:00Z" w:id="11244">
            <w:rPr>
              <w:rFonts w:ascii="Times New Roman"/>
              <w:color w:val="000000"/>
            </w:rPr>
          </w:rPrChange>
        </w:rPr>
        <w:t>Lorem</w:t>
      </w:r>
      <w:r w:rsidR="00A96A35" w:rsidRPr="0027638C">
        <w:rPr>
          <w:sz w:val="24"/>
          <w:rPrChange w16du:dateUtc="2026-07-07T18:18:00Z" w:author="Author" w:date="2026-07-07T20:18:00Z" w:id="11245">
            <w:rPr>
              <w:rFonts w:ascii="Times New Roman"/>
              <w:color w:val="000000"/>
              <w:spacing w:val="5"/>
            </w:rPr>
          </w:rPrChange>
        </w:rPr>
        <w:t xml:space="preserve"> </w:t>
      </w:r>
      <w:r w:rsidR="00A96A35" w:rsidRPr="0027638C">
        <w:rPr>
          <w:sz w:val="24"/>
          <w:rPrChange w16du:dateUtc="2026-07-07T18:18:00Z" w:author="Author" w:date="2026-07-07T20:18:00Z" w:id="11246">
            <w:rPr>
              <w:rFonts w:ascii="Times New Roman"/>
              <w:color w:val="000000"/>
            </w:rPr>
          </w:rPrChange>
        </w:rPr>
        <w:t>ipsum</w:t>
      </w:r>
      <w:r w:rsidR="00A96A35" w:rsidRPr="0027638C">
        <w:rPr>
          <w:sz w:val="24"/>
          <w:rPrChange w16du:dateUtc="2026-07-07T18:18:00Z" w:author="Author" w:date="2026-07-07T20:18:00Z" w:id="11247">
            <w:rPr>
              <w:rFonts w:ascii="Times New Roman"/>
              <w:color w:val="000000"/>
              <w:spacing w:val="5"/>
            </w:rPr>
          </w:rPrChange>
        </w:rPr>
        <w:t xml:space="preserve"> </w:t>
      </w:r>
      <w:r w:rsidR="00A96A35" w:rsidRPr="0027638C">
        <w:rPr>
          <w:sz w:val="24"/>
          <w:rPrChange w16du:dateUtc="2026-07-07T18:18:00Z" w:author="Author" w:date="2026-07-07T20:18:00Z" w:id="11248">
            <w:rPr>
              <w:rFonts w:ascii="Times New Roman"/>
              <w:color w:val="000000"/>
            </w:rPr>
          </w:rPrChange>
        </w:rPr>
        <w:t>dolor</w:t>
      </w:r>
      <w:r w:rsidR="00A96A35" w:rsidRPr="0027638C">
        <w:rPr>
          <w:sz w:val="24"/>
          <w:rPrChange w16du:dateUtc="2026-07-07T18:18:00Z" w:author="Author" w:date="2026-07-07T20:18:00Z" w:id="11249">
            <w:rPr>
              <w:rFonts w:ascii="Times New Roman"/>
              <w:color w:val="000000"/>
              <w:spacing w:val="5"/>
            </w:rPr>
          </w:rPrChange>
        </w:rPr>
        <w:t xml:space="preserve"> </w:t>
      </w:r>
      <w:r w:rsidR="00A96A35" w:rsidRPr="0027638C">
        <w:rPr>
          <w:sz w:val="24"/>
          <w:rPrChange w16du:dateUtc="2026-07-07T18:18:00Z" w:author="Author" w:date="2026-07-07T20:18:00Z" w:id="11250">
            <w:rPr>
              <w:rFonts w:ascii="Times New Roman"/>
              <w:color w:val="000000"/>
            </w:rPr>
          </w:rPrChange>
        </w:rPr>
        <w:t>sit</w:t>
      </w:r>
      <w:r w:rsidR="00A96A35" w:rsidRPr="0027638C">
        <w:rPr>
          <w:sz w:val="24"/>
          <w:rPrChange w16du:dateUtc="2026-07-07T18:18:00Z" w:author="Author" w:date="2026-07-07T20:18:00Z" w:id="11251">
            <w:rPr>
              <w:rFonts w:ascii="Times New Roman"/>
              <w:color w:val="000000"/>
              <w:spacing w:val="5"/>
            </w:rPr>
          </w:rPrChange>
        </w:rPr>
        <w:t xml:space="preserve"> </w:t>
      </w:r>
      <w:r w:rsidR="00A96A35" w:rsidRPr="0027638C">
        <w:rPr>
          <w:sz w:val="24"/>
          <w:rPrChange w16du:dateUtc="2026-07-07T18:18:00Z" w:author="Author" w:date="2026-07-07T20:18:00Z" w:id="11252">
            <w:rPr>
              <w:rFonts w:ascii="Times New Roman"/>
              <w:color w:val="000000"/>
            </w:rPr>
          </w:rPrChange>
        </w:rPr>
        <w:t>Amet</w:t>
      </w:r>
      <w:r w:rsidR="00A96A35" w:rsidRPr="0027638C">
        <w:rPr>
          <w:sz w:val="24"/>
          <w:rPrChange w16du:dateUtc="2026-07-07T18:18:00Z" w:author="Author" w:date="2026-07-07T20:18:00Z" w:id="11253">
            <w:rPr>
              <w:rFonts w:ascii="Times New Roman"/>
              <w:color w:val="000000"/>
              <w:spacing w:val="5"/>
            </w:rPr>
          </w:rPrChange>
        </w:rPr>
        <w:t xml:space="preserve"> </w:t>
      </w:r>
      <w:r w:rsidR="00A96A35" w:rsidRPr="0027638C">
        <w:rPr>
          <w:sz w:val="24"/>
          <w:rPrChange w16du:dateUtc="2026-07-07T18:18:00Z" w:author="Author" w:date="2026-07-07T20:18:00Z" w:id="11254">
            <w:rPr>
              <w:rFonts w:ascii="Times New Roman"/>
              <w:color w:val="000000"/>
            </w:rPr>
          </w:rPrChange>
        </w:rPr>
        <w:t>consectetur</w:t>
      </w:r>
      <w:r w:rsidR="00A96A35" w:rsidRPr="0027638C">
        <w:rPr>
          <w:sz w:val="24"/>
          <w:rPrChange w16du:dateUtc="2026-07-07T18:18:00Z" w:author="Author" w:date="2026-07-07T20:18:00Z" w:id="11255">
            <w:rPr>
              <w:rFonts w:ascii="Times New Roman"/>
              <w:color w:val="000000"/>
              <w:spacing w:val="6"/>
            </w:rPr>
          </w:rPrChange>
        </w:rPr>
        <w:t xml:space="preserve"> </w:t>
      </w:r>
      <w:r w:rsidR="00A96A35" w:rsidRPr="0027638C">
        <w:rPr>
          <w:sz w:val="24"/>
          <w:rPrChange w16du:dateUtc="2026-07-07T18:18:00Z" w:author="Author" w:date="2026-07-07T20:18:00Z" w:id="11256">
            <w:rPr>
              <w:rFonts w:ascii="Times New Roman"/>
              <w:color w:val="000000"/>
            </w:rPr>
          </w:rPrChange>
        </w:rPr>
        <w:t>adipiscing</w:t>
      </w:r>
      <w:r w:rsidR="00A96A35" w:rsidRPr="0027638C">
        <w:rPr>
          <w:sz w:val="24"/>
          <w:rPrChange w16du:dateUtc="2026-07-07T18:18:00Z" w:author="Author" w:date="2026-07-07T20:18:00Z" w:id="11257">
            <w:rPr>
              <w:rFonts w:ascii="Times New Roman"/>
              <w:color w:val="000000"/>
              <w:spacing w:val="5"/>
            </w:rPr>
          </w:rPrChange>
        </w:rPr>
        <w:t xml:space="preserve"> </w:t>
      </w:r>
      <w:r w:rsidR="00A96A35" w:rsidRPr="0027638C">
        <w:rPr>
          <w:sz w:val="24"/>
          <w:rPrChange w16du:dateUtc="2026-07-07T18:18:00Z" w:author="Author" w:date="2026-07-07T20:18:00Z" w:id="11258">
            <w:rPr>
              <w:rFonts w:ascii="Times New Roman"/>
              <w:color w:val="000000"/>
            </w:rPr>
          </w:rPrChange>
        </w:rPr>
        <w:t>elit</w:t>
      </w:r>
      <w:r w:rsidR="00A96A35" w:rsidRPr="0027638C">
        <w:rPr>
          <w:sz w:val="24"/>
          <w:rPrChange w16du:dateUtc="2026-07-07T18:18:00Z" w:author="Author" w:date="2026-07-07T20:18:00Z" w:id="11259">
            <w:rPr>
              <w:rFonts w:ascii="Times New Roman"/>
              <w:color w:val="000000"/>
              <w:spacing w:val="6"/>
            </w:rPr>
          </w:rPrChange>
        </w:rPr>
        <w:t xml:space="preserve"> </w:t>
      </w:r>
      <w:r w:rsidR="00A96A35" w:rsidRPr="0027638C">
        <w:rPr>
          <w:sz w:val="24"/>
          <w:rPrChange w16du:dateUtc="2026-07-07T18:18:00Z" w:author="Author" w:date="2026-07-07T20:18:00Z" w:id="11260">
            <w:rPr>
              <w:rFonts w:ascii="Times New Roman"/>
              <w:color w:val="000000"/>
            </w:rPr>
          </w:rPrChange>
        </w:rPr>
        <w:t>sed</w:t>
      </w:r>
      <w:r w:rsidR="00A96A35" w:rsidRPr="0027638C">
        <w:rPr>
          <w:sz w:val="24"/>
          <w:rPrChange w16du:dateUtc="2026-07-07T18:18:00Z" w:author="Author" w:date="2026-07-07T20:18:00Z" w:id="11261">
            <w:rPr>
              <w:rFonts w:ascii="Times New Roman"/>
              <w:color w:val="000000"/>
              <w:spacing w:val="5"/>
            </w:rPr>
          </w:rPrChange>
        </w:rPr>
        <w:t xml:space="preserve"> </w:t>
      </w:r>
      <w:r w:rsidR="00A96A35" w:rsidRPr="0027638C">
        <w:rPr>
          <w:sz w:val="24"/>
          <w:rPrChange w16du:dateUtc="2026-07-07T18:18:00Z" w:author="Author" w:date="2026-07-07T20:18:00Z" w:id="11262">
            <w:rPr>
              <w:rFonts w:ascii="Times New Roman"/>
              <w:color w:val="000000"/>
            </w:rPr>
          </w:rPrChange>
        </w:rPr>
        <w:t>Do</w:t>
      </w:r>
      <w:r w:rsidR="00A96A35" w:rsidRPr="0027638C">
        <w:rPr>
          <w:sz w:val="24"/>
          <w:rPrChange w16du:dateUtc="2026-07-07T18:18:00Z" w:author="Author" w:date="2026-07-07T20:18:00Z" w:id="11263">
            <w:rPr>
              <w:rFonts w:ascii="Times New Roman"/>
              <w:color w:val="000000"/>
              <w:spacing w:val="5"/>
            </w:rPr>
          </w:rPrChange>
        </w:rPr>
        <w:t xml:space="preserve"> </w:t>
      </w:r>
      <w:r w:rsidR="00A96A35" w:rsidRPr="0027638C">
        <w:rPr>
          <w:sz w:val="24"/>
          <w:rPrChange w16du:dateUtc="2026-07-07T18:18:00Z" w:author="Author" w:date="2026-07-07T20:18:00Z" w:id="11264">
            <w:rPr>
              <w:rFonts w:ascii="Times New Roman"/>
              <w:color w:val="000000"/>
            </w:rPr>
          </w:rPrChange>
        </w:rPr>
        <w:t>eiusmod</w:t>
      </w:r>
      <w:r w:rsidR="00A96A35" w:rsidRPr="0027638C">
        <w:rPr>
          <w:sz w:val="24"/>
          <w:rPrChange w16du:dateUtc="2026-07-07T18:18:00Z" w:author="Author" w:date="2026-07-07T20:18:00Z" w:id="11265">
            <w:rPr>
              <w:rFonts w:ascii="Times New Roman"/>
              <w:color w:val="000000"/>
              <w:spacing w:val="6"/>
            </w:rPr>
          </w:rPrChange>
        </w:rPr>
        <w:t xml:space="preserve"> </w:t>
      </w:r>
      <w:r w:rsidR="00A96A35" w:rsidRPr="0027638C">
        <w:rPr>
          <w:sz w:val="24"/>
          <w:rPrChange w16du:dateUtc="2026-07-07T18:18:00Z" w:author="Author" w:date="2026-07-07T20:18:00Z" w:id="11266">
            <w:rPr>
              <w:rFonts w:ascii="Times New Roman"/>
              <w:color w:val="000000"/>
            </w:rPr>
          </w:rPrChange>
        </w:rPr>
        <w:t>tempor</w:t>
      </w:r>
      <w:r w:rsidR="00A96A35" w:rsidRPr="0027638C">
        <w:rPr>
          <w:sz w:val="24"/>
          <w:rPrChange w16du:dateUtc="2026-07-07T18:18:00Z" w:author="Author" w:date="2026-07-07T20:18:00Z" w:id="11267">
            <w:rPr>
              <w:rFonts w:ascii="Times New Roman"/>
              <w:color w:val="000000"/>
              <w:spacing w:val="5"/>
            </w:rPr>
          </w:rPrChange>
        </w:rPr>
        <w:t xml:space="preserve"> </w:t>
      </w:r>
      <w:r w:rsidR="00A96A35" w:rsidRPr="0027638C">
        <w:rPr>
          <w:sz w:val="24"/>
          <w:rPrChange w16du:dateUtc="2026-07-07T18:18:00Z" w:author="Author" w:date="2026-07-07T20:18:00Z" w:id="11268">
            <w:rPr>
              <w:rFonts w:ascii="Times New Roman" w:hAnsi="Times New Roman"/>
              <w:color w:val="000000"/>
            </w:rPr>
          </w:rPrChange>
        </w:rPr>
        <w:t>incididunt</w:t>
      </w:r>
      <w:del w16du:dateUtc="2026-07-07T18:18:00Z" w:author="Author" w:date="2026-07-07T20:18:00Z" w:id="11269">
        <w:r>
          <w:rPr>
            <w:color w:val="000000"/>
          </w:rPr>
          <w:cr/>
        </w:r>
      </w:del>
      <w:r w:rsidR="00A96A35" w:rsidRPr="0027638C">
        <w:rPr>
          <w:sz w:val="24"/>
          <w:rPrChange w16du:dateUtc="2026-07-07T18:18:00Z" w:author="Author" w:date="2026-07-07T20:18:00Z" w:id="11270">
            <w:rPr>
              <w:rFonts w:ascii="Times New Roman"/>
              <w:color w:val="000000"/>
              <w:spacing w:val="665"/>
            </w:rPr>
          </w:rPrChange>
        </w:rPr>
        <w:t xml:space="preserve"> </w:t>
      </w:r>
      <w:r w:rsidR="00A96A35" w:rsidRPr="0027638C">
        <w:rPr>
          <w:sz w:val="24"/>
          <w:rPrChange w16du:dateUtc="2026-07-07T18:18:00Z" w:author="Author" w:date="2026-07-07T20:18:00Z" w:id="11271">
            <w:rPr>
              <w:rFonts w:ascii="Times New Roman"/>
              <w:color w:val="000000"/>
            </w:rPr>
          </w:rPrChange>
        </w:rPr>
        <w:t>ut labore et Dolore Magna.</w:t>
      </w:r>
    </w:p>
    <w:p w14:paraId="584D91D0" w14:textId="0842CE1E" w:rsidR="009609E8" w:rsidRDefault="00000000" w:rsidRPr="0027638C">
      <w:pPr>
        <w:pStyle w:val="ListParagraph"/>
        <w:numPr>
          <w:ilvl w:val="1"/>
          <w:numId w:val="5"/>
        </w:numPr>
        <w:tabs>
          <w:tab w:pos="1437" w:val="left"/>
          <w:tab w:pos="1440" w:val="left"/>
        </w:tabs>
        <w:spacing w:before="252"/>
        <w:ind w:right="354"/>
        <w:rPr>
          <w:sz w:val="24"/>
          <w:rPrChange w16du:dateUtc="2026-07-07T18:18:00Z" w:author="Author" w:date="2026-07-07T20:18:00Z" w:id="11272">
            <w:rPr>
              <w:rFonts w:ascii="Times New Roman"/>
              <w:color w:val="000000"/>
            </w:rPr>
          </w:rPrChange>
        </w:rPr>
        <w:pPrChange w16du:dateUtc="2026-07-07T18:18:00Z" w:author="Author" w:date="2026-07-07T20:18:00Z" w:id="11273">
          <w:pPr>
            <w:spacing w:after="0" w:before="251" w:line="253" w:lineRule="exact"/>
            <w:ind w:left="720"/>
            <w:jc w:val="left"/>
          </w:pPr>
        </w:pPrChange>
      </w:pPr>
      <w:del w16du:dateUtc="2026-07-07T18:18:00Z" w:author="Author" w:date="2026-07-07T20:18:00Z" w:id="11274">
        <w:r>
          <w:rPr>
            <w:color w:val="000000"/>
          </w:rPr>
          <w:delText>(f)</w:delText>
        </w:r>
        <w:r>
          <w:rPr>
            <w:color w:val="000000"/>
            <w:spacing w:val="445"/>
          </w:rPr>
          <w:delText xml:space="preserve"> </w:delText>
        </w:r>
      </w:del>
      <w:r w:rsidR="00A96A35" w:rsidRPr="0027638C">
        <w:rPr>
          <w:sz w:val="24"/>
          <w:u w:val="single"/>
          <w:rPrChange w16du:dateUtc="2026-07-07T18:18:00Z" w:author="Author" w:date="2026-07-07T20:18:00Z" w:id="11275">
            <w:rPr>
              <w:rFonts w:ascii="Times New Roman"/>
              <w:color w:val="000000"/>
              <w:u w:val="single"/>
            </w:rPr>
          </w:rPrChange>
        </w:rPr>
        <w:t>Aliqua</w:t>
      </w:r>
      <w:r w:rsidR="00A96A35" w:rsidRPr="0027638C">
        <w:rPr>
          <w:sz w:val="24"/>
          <w:u w:val="single"/>
          <w:rPrChange w16du:dateUtc="2026-07-07T18:18:00Z" w:author="Author" w:date="2026-07-07T20:18:00Z" w:id="11276">
            <w:rPr>
              <w:rFonts w:ascii="Times New Roman"/>
              <w:color w:val="000000"/>
              <w:spacing w:val="8"/>
              <w:u w:val="single"/>
            </w:rPr>
          </w:rPrChange>
        </w:rPr>
        <w:t xml:space="preserve"> </w:t>
      </w:r>
      <w:r w:rsidR="00A96A35" w:rsidRPr="0027638C">
        <w:rPr>
          <w:sz w:val="24"/>
          <w:u w:val="single"/>
          <w:rPrChange w16du:dateUtc="2026-07-07T18:18:00Z" w:author="Author" w:date="2026-07-07T20:18:00Z" w:id="11277">
            <w:rPr>
              <w:rFonts w:ascii="Times New Roman"/>
              <w:color w:val="000000"/>
              <w:u w:val="single"/>
            </w:rPr>
          </w:rPrChange>
        </w:rPr>
        <w:t>Lorem</w:t>
      </w:r>
      <w:r w:rsidR="00A96A35" w:rsidRPr="0027638C">
        <w:rPr>
          <w:sz w:val="24"/>
          <w:u w:val="single"/>
          <w:rPrChange w16du:dateUtc="2026-07-07T18:18:00Z" w:author="Author" w:date="2026-07-07T20:18:00Z" w:id="11278">
            <w:rPr>
              <w:rFonts w:ascii="Times New Roman"/>
              <w:color w:val="000000"/>
              <w:spacing w:val="8"/>
              <w:u w:val="single"/>
            </w:rPr>
          </w:rPrChange>
        </w:rPr>
        <w:t xml:space="preserve"> </w:t>
      </w:r>
      <w:r w:rsidR="00A96A35" w:rsidRPr="0027638C">
        <w:rPr>
          <w:sz w:val="24"/>
          <w:u w:val="single"/>
          <w:rPrChange w16du:dateUtc="2026-07-07T18:18:00Z" w:author="Author" w:date="2026-07-07T20:18:00Z" w:id="11279">
            <w:rPr>
              <w:rFonts w:ascii="Times New Roman"/>
              <w:color w:val="000000"/>
              <w:u w:val="single"/>
            </w:rPr>
          </w:rPrChange>
        </w:rPr>
        <w:t>Ipsum</w:t>
      </w:r>
      <w:r w:rsidR="00A96A35" w:rsidRPr="0027638C">
        <w:rPr>
          <w:sz w:val="24"/>
          <w:rPrChange w16du:dateUtc="2026-07-07T18:18:00Z" w:author="Author" w:date="2026-07-07T20:18:00Z" w:id="11280">
            <w:rPr>
              <w:rFonts w:ascii="Times New Roman"/>
              <w:color w:val="000000"/>
            </w:rPr>
          </w:rPrChange>
        </w:rPr>
        <w:t>.</w:t>
      </w:r>
      <w:r w:rsidR="00A96A35" w:rsidRPr="0027638C">
        <w:rPr>
          <w:sz w:val="24"/>
          <w:rPrChange w16du:dateUtc="2026-07-07T18:18:00Z" w:author="Author" w:date="2026-07-07T20:18:00Z" w:id="11281">
            <w:rPr>
              <w:rFonts w:ascii="Times New Roman"/>
              <w:color w:val="000000"/>
              <w:spacing w:val="8"/>
            </w:rPr>
          </w:rPrChange>
        </w:rPr>
        <w:t xml:space="preserve"> </w:t>
      </w:r>
      <w:r w:rsidR="00A96A35" w:rsidRPr="0027638C">
        <w:rPr>
          <w:sz w:val="24"/>
          <w:rPrChange w16du:dateUtc="2026-07-07T18:18:00Z" w:author="Author" w:date="2026-07-07T20:18:00Z" w:id="11282">
            <w:rPr>
              <w:rFonts w:ascii="Times New Roman"/>
              <w:color w:val="000000"/>
            </w:rPr>
          </w:rPrChange>
        </w:rPr>
        <w:t>Dolor</w:t>
      </w:r>
      <w:r w:rsidR="00A96A35" w:rsidRPr="0027638C">
        <w:rPr>
          <w:sz w:val="24"/>
          <w:rPrChange w16du:dateUtc="2026-07-07T18:18:00Z" w:author="Author" w:date="2026-07-07T20:18:00Z" w:id="11283">
            <w:rPr>
              <w:rFonts w:ascii="Times New Roman"/>
              <w:color w:val="000000"/>
              <w:spacing w:val="8"/>
            </w:rPr>
          </w:rPrChange>
        </w:rPr>
        <w:t xml:space="preserve"> </w:t>
      </w:r>
      <w:r w:rsidR="00A96A35" w:rsidRPr="0027638C">
        <w:rPr>
          <w:sz w:val="24"/>
          <w:rPrChange w16du:dateUtc="2026-07-07T18:18:00Z" w:author="Author" w:date="2026-07-07T20:18:00Z" w:id="11284">
            <w:rPr>
              <w:rFonts w:ascii="Times New Roman"/>
              <w:color w:val="000000"/>
            </w:rPr>
          </w:rPrChange>
        </w:rPr>
        <w:t>sit</w:t>
      </w:r>
      <w:r w:rsidR="00A96A35" w:rsidRPr="0027638C">
        <w:rPr>
          <w:sz w:val="24"/>
          <w:rPrChange w16du:dateUtc="2026-07-07T18:18:00Z" w:author="Author" w:date="2026-07-07T20:18:00Z" w:id="11285">
            <w:rPr>
              <w:rFonts w:ascii="Times New Roman"/>
              <w:color w:val="000000"/>
              <w:spacing w:val="8"/>
            </w:rPr>
          </w:rPrChange>
        </w:rPr>
        <w:t xml:space="preserve"> </w:t>
      </w:r>
      <w:r w:rsidR="00A96A35" w:rsidRPr="0027638C">
        <w:rPr>
          <w:sz w:val="24"/>
          <w:rPrChange w16du:dateUtc="2026-07-07T18:18:00Z" w:author="Author" w:date="2026-07-07T20:18:00Z" w:id="11286">
            <w:rPr>
              <w:rFonts w:ascii="Times New Roman"/>
              <w:color w:val="000000"/>
            </w:rPr>
          </w:rPrChange>
        </w:rPr>
        <w:t>amet</w:t>
      </w:r>
      <w:r w:rsidR="00A96A35" w:rsidRPr="0027638C">
        <w:rPr>
          <w:sz w:val="24"/>
          <w:rPrChange w16du:dateUtc="2026-07-07T18:18:00Z" w:author="Author" w:date="2026-07-07T20:18:00Z" w:id="11287">
            <w:rPr>
              <w:rFonts w:ascii="Times New Roman"/>
              <w:color w:val="000000"/>
              <w:spacing w:val="8"/>
            </w:rPr>
          </w:rPrChange>
        </w:rPr>
        <w:t xml:space="preserve"> </w:t>
      </w:r>
      <w:r w:rsidR="00A96A35" w:rsidRPr="0027638C">
        <w:rPr>
          <w:sz w:val="24"/>
          <w:rPrChange w16du:dateUtc="2026-07-07T18:18:00Z" w:author="Author" w:date="2026-07-07T20:18:00Z" w:id="11288">
            <w:rPr>
              <w:rFonts w:ascii="Times New Roman"/>
              <w:color w:val="000000"/>
            </w:rPr>
          </w:rPrChange>
        </w:rPr>
        <w:t>consectetur</w:t>
      </w:r>
      <w:r w:rsidR="00A96A35" w:rsidRPr="0027638C">
        <w:rPr>
          <w:sz w:val="24"/>
          <w:rPrChange w16du:dateUtc="2026-07-07T18:18:00Z" w:author="Author" w:date="2026-07-07T20:18:00Z" w:id="11289">
            <w:rPr>
              <w:rFonts w:ascii="Times New Roman"/>
              <w:color w:val="000000"/>
              <w:spacing w:val="8"/>
            </w:rPr>
          </w:rPrChange>
        </w:rPr>
        <w:t xml:space="preserve"> </w:t>
      </w:r>
      <w:r w:rsidR="00A96A35" w:rsidRPr="0027638C">
        <w:rPr>
          <w:sz w:val="24"/>
          <w:rPrChange w16du:dateUtc="2026-07-07T18:18:00Z" w:author="Author" w:date="2026-07-07T20:18:00Z" w:id="11290">
            <w:rPr>
              <w:rFonts w:ascii="Times New Roman"/>
              <w:color w:val="000000"/>
            </w:rPr>
          </w:rPrChange>
        </w:rPr>
        <w:t>adipiscing</w:t>
      </w:r>
      <w:r w:rsidR="00A96A35" w:rsidRPr="0027638C">
        <w:rPr>
          <w:sz w:val="24"/>
          <w:rPrChange w16du:dateUtc="2026-07-07T18:18:00Z" w:author="Author" w:date="2026-07-07T20:18:00Z" w:id="11291">
            <w:rPr>
              <w:rFonts w:ascii="Times New Roman"/>
              <w:color w:val="000000"/>
              <w:spacing w:val="8"/>
            </w:rPr>
          </w:rPrChange>
        </w:rPr>
        <w:t xml:space="preserve"> </w:t>
      </w:r>
      <w:r w:rsidR="00A96A35" w:rsidRPr="0027638C">
        <w:rPr>
          <w:sz w:val="24"/>
          <w:rPrChange w16du:dateUtc="2026-07-07T18:18:00Z" w:author="Author" w:date="2026-07-07T20:18:00Z" w:id="11292">
            <w:rPr>
              <w:rFonts w:ascii="Times New Roman"/>
              <w:color w:val="000000"/>
            </w:rPr>
          </w:rPrChange>
        </w:rPr>
        <w:t>Elit</w:t>
      </w:r>
      <w:r w:rsidR="00A96A35" w:rsidRPr="0027638C">
        <w:rPr>
          <w:sz w:val="24"/>
          <w:rPrChange w16du:dateUtc="2026-07-07T18:18:00Z" w:author="Author" w:date="2026-07-07T20:18:00Z" w:id="11293">
            <w:rPr>
              <w:rFonts w:ascii="Times New Roman"/>
              <w:color w:val="000000"/>
              <w:spacing w:val="8"/>
            </w:rPr>
          </w:rPrChange>
        </w:rPr>
        <w:t xml:space="preserve"> </w:t>
      </w:r>
      <w:r w:rsidR="00A96A35" w:rsidRPr="0027638C">
        <w:rPr>
          <w:sz w:val="24"/>
          <w:rPrChange w16du:dateUtc="2026-07-07T18:18:00Z" w:author="Author" w:date="2026-07-07T20:18:00Z" w:id="11294">
            <w:rPr>
              <w:rFonts w:ascii="Times New Roman"/>
              <w:color w:val="000000"/>
            </w:rPr>
          </w:rPrChange>
        </w:rPr>
        <w:t>Sed,</w:t>
      </w:r>
      <w:r w:rsidR="00A96A35" w:rsidRPr="0027638C">
        <w:rPr>
          <w:sz w:val="24"/>
          <w:rPrChange w16du:dateUtc="2026-07-07T18:18:00Z" w:author="Author" w:date="2026-07-07T20:18:00Z" w:id="11295">
            <w:rPr>
              <w:rFonts w:ascii="Times New Roman"/>
              <w:color w:val="000000"/>
              <w:spacing w:val="8"/>
            </w:rPr>
          </w:rPrChange>
        </w:rPr>
        <w:t xml:space="preserve"> </w:t>
      </w:r>
      <w:r w:rsidR="00A96A35" w:rsidRPr="0027638C">
        <w:rPr>
          <w:sz w:val="24"/>
          <w:rPrChange w16du:dateUtc="2026-07-07T18:18:00Z" w:author="Author" w:date="2026-07-07T20:18:00Z" w:id="11296">
            <w:rPr>
              <w:rFonts w:ascii="Times New Roman"/>
              <w:color w:val="000000"/>
            </w:rPr>
          </w:rPrChange>
        </w:rPr>
        <w:t>do</w:t>
      </w:r>
      <w:r w:rsidR="00A96A35" w:rsidRPr="0027638C">
        <w:rPr>
          <w:sz w:val="24"/>
          <w:rPrChange w16du:dateUtc="2026-07-07T18:18:00Z" w:author="Author" w:date="2026-07-07T20:18:00Z" w:id="11297">
            <w:rPr>
              <w:rFonts w:ascii="Times New Roman"/>
              <w:color w:val="000000"/>
              <w:spacing w:val="8"/>
            </w:rPr>
          </w:rPrChange>
        </w:rPr>
        <w:t xml:space="preserve"> </w:t>
      </w:r>
      <w:r w:rsidR="00A96A35" w:rsidRPr="0027638C">
        <w:rPr>
          <w:sz w:val="24"/>
          <w:rPrChange w16du:dateUtc="2026-07-07T18:18:00Z" w:author="Author" w:date="2026-07-07T20:18:00Z" w:id="11298">
            <w:rPr>
              <w:rFonts w:ascii="Times New Roman"/>
              <w:color w:val="000000"/>
            </w:rPr>
          </w:rPrChange>
        </w:rPr>
        <w:t>eiusmod</w:t>
      </w:r>
      <w:r w:rsidR="00A96A35" w:rsidRPr="0027638C">
        <w:rPr>
          <w:sz w:val="24"/>
          <w:rPrChange w16du:dateUtc="2026-07-07T18:18:00Z" w:author="Author" w:date="2026-07-07T20:18:00Z" w:id="11299">
            <w:rPr>
              <w:rFonts w:ascii="Times New Roman"/>
              <w:color w:val="000000"/>
              <w:spacing w:val="8"/>
            </w:rPr>
          </w:rPrChange>
        </w:rPr>
        <w:t xml:space="preserve"> </w:t>
      </w:r>
      <w:r w:rsidR="00A96A35" w:rsidRPr="0027638C">
        <w:rPr>
          <w:sz w:val="24"/>
          <w:rPrChange w16du:dateUtc="2026-07-07T18:18:00Z" w:author="Author" w:date="2026-07-07T20:18:00Z" w:id="11300">
            <w:rPr>
              <w:rFonts w:ascii="Times New Roman" w:hAnsi="Times New Roman"/>
              <w:color w:val="000000"/>
            </w:rPr>
          </w:rPrChange>
        </w:rPr>
        <w:t>tempor</w:t>
      </w:r>
      <w:del w16du:dateUtc="2026-07-07T18:18:00Z" w:author="Author" w:date="2026-07-07T20:18:00Z" w:id="11301">
        <w:r>
          <w:rPr>
            <w:color w:val="000000"/>
          </w:rPr>
          <w:cr/>
        </w:r>
      </w:del>
      <w:r w:rsidR="00A96A35" w:rsidRPr="0027638C">
        <w:rPr>
          <w:sz w:val="24"/>
          <w:rPrChange w16du:dateUtc="2026-07-07T18:18:00Z" w:author="Author" w:date="2026-07-07T20:18:00Z" w:id="11302">
            <w:rPr>
              <w:rFonts w:ascii="Times New Roman"/>
              <w:color w:val="000000"/>
              <w:spacing w:val="665"/>
            </w:rPr>
          </w:rPrChange>
        </w:rPr>
        <w:t xml:space="preserve"> </w:t>
      </w:r>
      <w:r w:rsidR="00A96A35" w:rsidRPr="0027638C">
        <w:rPr>
          <w:sz w:val="24"/>
          <w:rPrChange w16du:dateUtc="2026-07-07T18:18:00Z" w:author="Author" w:date="2026-07-07T20:18:00Z" w:id="11303">
            <w:rPr>
              <w:rFonts w:ascii="Times New Roman"/>
              <w:color w:val="000000"/>
            </w:rPr>
          </w:rPrChange>
        </w:rPr>
        <w:t>incididunt</w:t>
      </w:r>
      <w:r w:rsidR="00A96A35" w:rsidRPr="0027638C">
        <w:rPr>
          <w:sz w:val="24"/>
          <w:rPrChange w16du:dateUtc="2026-07-07T18:18:00Z" w:author="Author" w:date="2026-07-07T20:18:00Z" w:id="11304">
            <w:rPr>
              <w:rFonts w:ascii="Times New Roman"/>
              <w:color w:val="000000"/>
              <w:spacing w:val="12"/>
            </w:rPr>
          </w:rPrChange>
        </w:rPr>
        <w:t xml:space="preserve"> </w:t>
      </w:r>
      <w:r w:rsidR="00A96A35" w:rsidRPr="0027638C">
        <w:rPr>
          <w:sz w:val="24"/>
          <w:rPrChange w16du:dateUtc="2026-07-07T18:18:00Z" w:author="Author" w:date="2026-07-07T20:18:00Z" w:id="11305">
            <w:rPr>
              <w:rFonts w:ascii="Times New Roman"/>
              <w:color w:val="000000"/>
            </w:rPr>
          </w:rPrChange>
        </w:rPr>
        <w:t>ut</w:t>
      </w:r>
      <w:r w:rsidR="00A96A35" w:rsidRPr="0027638C">
        <w:rPr>
          <w:sz w:val="24"/>
          <w:rPrChange w16du:dateUtc="2026-07-07T18:18:00Z" w:author="Author" w:date="2026-07-07T20:18:00Z" w:id="11306">
            <w:rPr>
              <w:rFonts w:ascii="Times New Roman"/>
              <w:color w:val="000000"/>
              <w:spacing w:val="12"/>
            </w:rPr>
          </w:rPrChange>
        </w:rPr>
        <w:t xml:space="preserve"> </w:t>
      </w:r>
      <w:r w:rsidR="00A96A35" w:rsidRPr="0027638C">
        <w:rPr>
          <w:sz w:val="24"/>
          <w:rPrChange w16du:dateUtc="2026-07-07T18:18:00Z" w:author="Author" w:date="2026-07-07T20:18:00Z" w:id="11307">
            <w:rPr>
              <w:rFonts w:ascii="Times New Roman"/>
              <w:color w:val="000000"/>
            </w:rPr>
          </w:rPrChange>
        </w:rPr>
        <w:t>labore</w:t>
      </w:r>
      <w:r w:rsidR="00A96A35" w:rsidRPr="0027638C">
        <w:rPr>
          <w:sz w:val="24"/>
          <w:rPrChange w16du:dateUtc="2026-07-07T18:18:00Z" w:author="Author" w:date="2026-07-07T20:18:00Z" w:id="11308">
            <w:rPr>
              <w:rFonts w:ascii="Times New Roman"/>
              <w:color w:val="000000"/>
              <w:spacing w:val="12"/>
            </w:rPr>
          </w:rPrChange>
        </w:rPr>
        <w:t xml:space="preserve"> </w:t>
      </w:r>
      <w:r w:rsidR="00A96A35" w:rsidRPr="0027638C">
        <w:rPr>
          <w:sz w:val="24"/>
          <w:rPrChange w16du:dateUtc="2026-07-07T18:18:00Z" w:author="Author" w:date="2026-07-07T20:18:00Z" w:id="11309">
            <w:rPr>
              <w:rFonts w:ascii="Times New Roman"/>
              <w:color w:val="000000"/>
            </w:rPr>
          </w:rPrChange>
        </w:rPr>
        <w:t>Et</w:t>
      </w:r>
      <w:r w:rsidR="00A96A35" w:rsidRPr="0027638C">
        <w:rPr>
          <w:sz w:val="24"/>
          <w:rPrChange w16du:dateUtc="2026-07-07T18:18:00Z" w:author="Author" w:date="2026-07-07T20:18:00Z" w:id="11310">
            <w:rPr>
              <w:rFonts w:ascii="Times New Roman"/>
              <w:color w:val="000000"/>
              <w:spacing w:val="12"/>
            </w:rPr>
          </w:rPrChange>
        </w:rPr>
        <w:t xml:space="preserve"> </w:t>
      </w:r>
      <w:r w:rsidR="00A96A35" w:rsidRPr="0027638C">
        <w:rPr>
          <w:sz w:val="24"/>
          <w:rPrChange w16du:dateUtc="2026-07-07T18:18:00Z" w:author="Author" w:date="2026-07-07T20:18:00Z" w:id="11311">
            <w:rPr>
              <w:rFonts w:ascii="Times New Roman"/>
              <w:color w:val="000000"/>
            </w:rPr>
          </w:rPrChange>
        </w:rPr>
        <w:t>Dolore</w:t>
      </w:r>
      <w:r w:rsidR="00A96A35" w:rsidRPr="0027638C">
        <w:rPr>
          <w:sz w:val="24"/>
          <w:rPrChange w16du:dateUtc="2026-07-07T18:18:00Z" w:author="Author" w:date="2026-07-07T20:18:00Z" w:id="11312">
            <w:rPr>
              <w:rFonts w:ascii="Times New Roman"/>
              <w:color w:val="000000"/>
              <w:spacing w:val="12"/>
            </w:rPr>
          </w:rPrChange>
        </w:rPr>
        <w:t xml:space="preserve"> </w:t>
      </w:r>
      <w:r w:rsidR="00A96A35" w:rsidRPr="0027638C">
        <w:rPr>
          <w:sz w:val="24"/>
          <w:rPrChange w16du:dateUtc="2026-07-07T18:18:00Z" w:author="Author" w:date="2026-07-07T20:18:00Z" w:id="11313">
            <w:rPr>
              <w:rFonts w:ascii="Times New Roman"/>
              <w:color w:val="000000"/>
            </w:rPr>
          </w:rPrChange>
        </w:rPr>
        <w:t>magna</w:t>
      </w:r>
      <w:r w:rsidR="00A96A35" w:rsidRPr="0027638C">
        <w:rPr>
          <w:sz w:val="24"/>
          <w:rPrChange w16du:dateUtc="2026-07-07T18:18:00Z" w:author="Author" w:date="2026-07-07T20:18:00Z" w:id="11314">
            <w:rPr>
              <w:rFonts w:ascii="Times New Roman"/>
              <w:color w:val="000000"/>
              <w:spacing w:val="12"/>
            </w:rPr>
          </w:rPrChange>
        </w:rPr>
        <w:t xml:space="preserve"> </w:t>
      </w:r>
      <w:ins w16du:dateUtc="2026-07-07T18:18:00Z" w:author="Author" w:date="2026-07-07T20:18:00Z" w:id="11315">
        <w:r w:rsidR="0027638C" w:rsidRPr="0027638C">
          <w:rPr>
            <w:sz w:val="24"/>
            <w:szCs w:val="24"/>
          </w:rPr>
          <w:t xml:space="preserve">aliqua (lorem) ipsum </w:t>
        </w:r>
      </w:ins>
      <w:r w:rsidR="00A96A35" w:rsidRPr="0027638C">
        <w:rPr>
          <w:sz w:val="24"/>
          <w:rPrChange w16du:dateUtc="2026-07-07T18:18:00Z" w:author="Author" w:date="2026-07-07T20:18:00Z" w:id="11316">
            <w:rPr>
              <w:rFonts w:ascii="Times New Roman"/>
              <w:color w:val="000000"/>
            </w:rPr>
          </w:rPrChange>
        </w:rPr>
        <w:t>Dolor</w:t>
      </w:r>
      <w:r w:rsidR="00A96A35" w:rsidRPr="0027638C">
        <w:rPr>
          <w:sz w:val="24"/>
          <w:rPrChange w16du:dateUtc="2026-07-07T18:18:00Z" w:author="Author" w:date="2026-07-07T20:18:00Z" w:id="11317">
            <w:rPr>
              <w:rFonts w:ascii="Times New Roman"/>
              <w:color w:val="000000"/>
              <w:spacing w:val="12"/>
            </w:rPr>
          </w:rPrChange>
        </w:rPr>
        <w:t xml:space="preserve"> </w:t>
      </w:r>
      <w:del w16du:dateUtc="2026-07-07T18:18:00Z" w:author="Author" w:date="2026-07-07T20:18:00Z" w:id="11318">
        <w:r>
          <w:rPr>
            <w:color w:val="000000"/>
          </w:rPr>
          <w:delText>9(c)(i):</w:delText>
        </w:r>
      </w:del>
      <w:ins w16du:dateUtc="2026-07-07T18:18:00Z" w:author="Author" w:date="2026-07-07T20:18:00Z" w:id="11319">
        <w:r w:rsidR="0027638C" w:rsidRPr="0027638C">
          <w:rPr>
            <w:sz w:val="24"/>
            <w:szCs w:val="24"/>
          </w:rPr>
          <w:fldChar w:fldCharType="begin"/>
        </w:r>
        <w:r w:rsidR="0027638C" w:rsidRPr="0027638C">
          <w:rPr>
            <w:sz w:val="24"/>
            <w:szCs w:val="24"/>
          </w:rPr>
          <w:instrText xml:space="preserve"> REF _Ref215486752 \w \h  \* MERGEFORMAT </w:instrText>
        </w:r>
        <w:r w:rsidR="0027638C" w:rsidRPr="0027638C">
          <w:rPr>
            <w:sz w:val="24"/>
            <w:szCs w:val="24"/>
          </w:rPr>
        </w:r>
        <w:r w:rsidR="0027638C" w:rsidRPr="0027638C">
          <w:rPr>
            <w:sz w:val="24"/>
            <w:szCs w:val="24"/>
          </w:rPr>
          <w:fldChar w:fldCharType="separate"/>
        </w:r>
        <w:r w:rsidR="0027638C" w:rsidRPr="0027638C">
          <w:rPr>
            <w:sz w:val="24"/>
            <w:szCs w:val="24"/>
          </w:rPr>
          <w:t>9(sit)</w:t>
        </w:r>
        <w:r w:rsidR="0027638C" w:rsidRPr="0027638C">
          <w:rPr>
            <w:sz w:val="24"/>
            <w:szCs w:val="24"/>
          </w:rPr>
          <w:fldChar w:fldCharType="end"/>
        </w:r>
        <w:r w:rsidR="00A96A35" w:rsidRPr="0027638C">
          <w:rPr>
            <w:sz w:val="24"/>
            <w:szCs w:val="24"/>
          </w:rPr>
          <w:t>:</w:t>
        </w:r>
      </w:ins>
      <w:r w:rsidR="00A96A35" w:rsidRPr="0027638C">
        <w:rPr>
          <w:sz w:val="24"/>
          <w:rPrChange w16du:dateUtc="2026-07-07T18:18:00Z" w:author="Author" w:date="2026-07-07T20:18:00Z" w:id="11320">
            <w:rPr>
              <w:rFonts w:ascii="Times New Roman"/>
              <w:color w:val="000000"/>
              <w:spacing w:val="12"/>
            </w:rPr>
          </w:rPrChange>
        </w:rPr>
        <w:t xml:space="preserve"> </w:t>
      </w:r>
      <w:r w:rsidR="00A96A35" w:rsidRPr="0027638C">
        <w:rPr>
          <w:sz w:val="24"/>
          <w:rPrChange w16du:dateUtc="2026-07-07T18:18:00Z" w:author="Author" w:date="2026-07-07T20:18:00Z" w:id="11321">
            <w:rPr>
              <w:rFonts w:ascii="Times New Roman"/>
              <w:color w:val="000000"/>
            </w:rPr>
          </w:rPrChange>
        </w:rPr>
        <w:t>(amet)</w:t>
      </w:r>
      <w:r w:rsidR="00A96A35" w:rsidRPr="0027638C">
        <w:rPr>
          <w:sz w:val="24"/>
          <w:rPrChange w16du:dateUtc="2026-07-07T18:18:00Z" w:author="Author" w:date="2026-07-07T20:18:00Z" w:id="11322">
            <w:rPr>
              <w:rFonts w:ascii="Times New Roman"/>
              <w:color w:val="000000"/>
              <w:spacing w:val="12"/>
            </w:rPr>
          </w:rPrChange>
        </w:rPr>
        <w:t xml:space="preserve"> </w:t>
      </w:r>
      <w:r w:rsidR="00A96A35" w:rsidRPr="0027638C">
        <w:rPr>
          <w:sz w:val="24"/>
          <w:rPrChange w16du:dateUtc="2026-07-07T18:18:00Z" w:author="Author" w:date="2026-07-07T20:18:00Z" w:id="11323">
            <w:rPr>
              <w:rFonts w:ascii="Times New Roman"/>
              <w:color w:val="000000"/>
            </w:rPr>
          </w:rPrChange>
        </w:rPr>
        <w:t>consectetur</w:t>
      </w:r>
      <w:r w:rsidR="00A96A35" w:rsidRPr="0027638C">
        <w:rPr>
          <w:sz w:val="24"/>
          <w:rPrChange w16du:dateUtc="2026-07-07T18:18:00Z" w:author="Author" w:date="2026-07-07T20:18:00Z" w:id="11324">
            <w:rPr>
              <w:rFonts w:ascii="Times New Roman"/>
              <w:color w:val="000000"/>
              <w:spacing w:val="12"/>
            </w:rPr>
          </w:rPrChange>
        </w:rPr>
        <w:t xml:space="preserve"> </w:t>
      </w:r>
      <w:r w:rsidR="00A96A35" w:rsidRPr="0027638C">
        <w:rPr>
          <w:sz w:val="24"/>
          <w:rPrChange w16du:dateUtc="2026-07-07T18:18:00Z" w:author="Author" w:date="2026-07-07T20:18:00Z" w:id="11325">
            <w:rPr>
              <w:rFonts w:ascii="Times New Roman" w:hAnsi="Times New Roman"/>
              <w:color w:val="000000"/>
            </w:rPr>
          </w:rPrChange>
        </w:rPr>
        <w:t>Adipiscing</w:t>
      </w:r>
      <w:del w16du:dateUtc="2026-07-07T18:18:00Z" w:author="Author" w:date="2026-07-07T20:18:00Z" w:id="11326">
        <w:r>
          <w:rPr>
            <w:color w:val="000000"/>
          </w:rPr>
          <w:cr/>
        </w:r>
      </w:del>
      <w:r w:rsidR="00A96A35" w:rsidRPr="0027638C">
        <w:rPr>
          <w:sz w:val="24"/>
          <w:rPrChange w16du:dateUtc="2026-07-07T18:18:00Z" w:author="Author" w:date="2026-07-07T20:18:00Z" w:id="11327">
            <w:rPr>
              <w:rFonts w:ascii="Times New Roman"/>
              <w:color w:val="000000"/>
              <w:spacing w:val="665"/>
            </w:rPr>
          </w:rPrChange>
        </w:rPr>
        <w:t xml:space="preserve"> </w:t>
      </w:r>
      <w:r w:rsidR="00A96A35" w:rsidRPr="0027638C">
        <w:rPr>
          <w:sz w:val="24"/>
          <w:rPrChange w16du:dateUtc="2026-07-07T18:18:00Z" w:author="Author" w:date="2026-07-07T20:18:00Z" w:id="11328">
            <w:rPr>
              <w:rFonts w:ascii="Times New Roman"/>
              <w:color w:val="000000"/>
            </w:rPr>
          </w:rPrChange>
        </w:rPr>
        <w:t>elit</w:t>
      </w:r>
      <w:r w:rsidR="00A96A35" w:rsidRPr="0027638C">
        <w:rPr>
          <w:sz w:val="24"/>
          <w:rPrChange w16du:dateUtc="2026-07-07T18:18:00Z" w:author="Author" w:date="2026-07-07T20:18:00Z" w:id="11329">
            <w:rPr>
              <w:rFonts w:ascii="Times New Roman"/>
              <w:color w:val="000000"/>
              <w:spacing w:val="45"/>
            </w:rPr>
          </w:rPrChange>
        </w:rPr>
        <w:t xml:space="preserve"> </w:t>
      </w:r>
      <w:r w:rsidR="00A96A35" w:rsidRPr="0027638C">
        <w:rPr>
          <w:sz w:val="24"/>
          <w:rPrChange w16du:dateUtc="2026-07-07T18:18:00Z" w:author="Author" w:date="2026-07-07T20:18:00Z" w:id="11330">
            <w:rPr>
              <w:rFonts w:ascii="Times New Roman"/>
              <w:color w:val="000000"/>
            </w:rPr>
          </w:rPrChange>
        </w:rPr>
        <w:t>sed</w:t>
      </w:r>
      <w:r w:rsidR="00A96A35" w:rsidRPr="0027638C">
        <w:rPr>
          <w:sz w:val="24"/>
          <w:rPrChange w16du:dateUtc="2026-07-07T18:18:00Z" w:author="Author" w:date="2026-07-07T20:18:00Z" w:id="11331">
            <w:rPr>
              <w:rFonts w:ascii="Times New Roman"/>
              <w:color w:val="000000"/>
              <w:spacing w:val="45"/>
            </w:rPr>
          </w:rPrChange>
        </w:rPr>
        <w:t xml:space="preserve"> </w:t>
      </w:r>
      <w:r w:rsidR="00A96A35" w:rsidRPr="0027638C">
        <w:rPr>
          <w:sz w:val="24"/>
          <w:rPrChange w16du:dateUtc="2026-07-07T18:18:00Z" w:author="Author" w:date="2026-07-07T20:18:00Z" w:id="11332">
            <w:rPr>
              <w:rFonts w:ascii="Times New Roman"/>
              <w:color w:val="000000"/>
            </w:rPr>
          </w:rPrChange>
        </w:rPr>
        <w:t>do</w:t>
      </w:r>
      <w:r w:rsidR="00A96A35" w:rsidRPr="0027638C">
        <w:rPr>
          <w:sz w:val="24"/>
          <w:rPrChange w16du:dateUtc="2026-07-07T18:18:00Z" w:author="Author" w:date="2026-07-07T20:18:00Z" w:id="11333">
            <w:rPr>
              <w:rFonts w:ascii="Times New Roman"/>
              <w:color w:val="000000"/>
              <w:spacing w:val="45"/>
            </w:rPr>
          </w:rPrChange>
        </w:rPr>
        <w:t xml:space="preserve"> </w:t>
      </w:r>
      <w:r w:rsidR="00A96A35" w:rsidRPr="0027638C">
        <w:rPr>
          <w:sz w:val="24"/>
          <w:rPrChange w16du:dateUtc="2026-07-07T18:18:00Z" w:author="Author" w:date="2026-07-07T20:18:00Z" w:id="11334">
            <w:rPr>
              <w:rFonts w:ascii="Times New Roman"/>
              <w:color w:val="000000"/>
            </w:rPr>
          </w:rPrChange>
        </w:rPr>
        <w:t>Eiusmod</w:t>
      </w:r>
      <w:r w:rsidR="00A96A35" w:rsidRPr="0027638C">
        <w:rPr>
          <w:sz w:val="24"/>
          <w:rPrChange w16du:dateUtc="2026-07-07T18:18:00Z" w:author="Author" w:date="2026-07-07T20:18:00Z" w:id="11335">
            <w:rPr>
              <w:rFonts w:ascii="Times New Roman"/>
              <w:color w:val="000000"/>
              <w:spacing w:val="45"/>
            </w:rPr>
          </w:rPrChange>
        </w:rPr>
        <w:t xml:space="preserve"> </w:t>
      </w:r>
      <w:r w:rsidR="00A96A35" w:rsidRPr="0027638C">
        <w:rPr>
          <w:sz w:val="24"/>
          <w:rPrChange w16du:dateUtc="2026-07-07T18:18:00Z" w:author="Author" w:date="2026-07-07T20:18:00Z" w:id="11336">
            <w:rPr>
              <w:rFonts w:ascii="Times New Roman"/>
              <w:color w:val="000000"/>
            </w:rPr>
          </w:rPrChange>
        </w:rPr>
        <w:t>tempor</w:t>
      </w:r>
      <w:r w:rsidR="00A96A35" w:rsidRPr="0027638C">
        <w:rPr>
          <w:sz w:val="24"/>
          <w:rPrChange w16du:dateUtc="2026-07-07T18:18:00Z" w:author="Author" w:date="2026-07-07T20:18:00Z" w:id="11337">
            <w:rPr>
              <w:rFonts w:ascii="Times New Roman"/>
              <w:color w:val="000000"/>
              <w:spacing w:val="45"/>
            </w:rPr>
          </w:rPrChange>
        </w:rPr>
        <w:t xml:space="preserve"> </w:t>
      </w:r>
      <w:r w:rsidR="00A96A35" w:rsidRPr="0027638C">
        <w:rPr>
          <w:sz w:val="24"/>
          <w:rPrChange w16du:dateUtc="2026-07-07T18:18:00Z" w:author="Author" w:date="2026-07-07T20:18:00Z" w:id="11338">
            <w:rPr>
              <w:rFonts w:ascii="Times New Roman"/>
              <w:color w:val="000000"/>
            </w:rPr>
          </w:rPrChange>
        </w:rPr>
        <w:t>incididunt</w:t>
      </w:r>
      <w:r w:rsidR="00A96A35" w:rsidRPr="0027638C">
        <w:rPr>
          <w:sz w:val="24"/>
          <w:rPrChange w16du:dateUtc="2026-07-07T18:18:00Z" w:author="Author" w:date="2026-07-07T20:18:00Z" w:id="11339">
            <w:rPr>
              <w:rFonts w:ascii="Times New Roman"/>
              <w:color w:val="000000"/>
              <w:spacing w:val="45"/>
            </w:rPr>
          </w:rPrChange>
        </w:rPr>
        <w:t xml:space="preserve"> </w:t>
      </w:r>
      <w:r w:rsidR="00A96A35" w:rsidRPr="0027638C">
        <w:rPr>
          <w:sz w:val="24"/>
          <w:rPrChange w16du:dateUtc="2026-07-07T18:18:00Z" w:author="Author" w:date="2026-07-07T20:18:00Z" w:id="11340">
            <w:rPr>
              <w:rFonts w:ascii="Times New Roman"/>
              <w:color w:val="000000"/>
            </w:rPr>
          </w:rPrChange>
        </w:rPr>
        <w:t>ut</w:t>
      </w:r>
      <w:r w:rsidR="00A96A35" w:rsidRPr="0027638C">
        <w:rPr>
          <w:sz w:val="24"/>
          <w:rPrChange w16du:dateUtc="2026-07-07T18:18:00Z" w:author="Author" w:date="2026-07-07T20:18:00Z" w:id="11341">
            <w:rPr>
              <w:rFonts w:ascii="Times New Roman"/>
              <w:color w:val="000000"/>
              <w:spacing w:val="45"/>
            </w:rPr>
          </w:rPrChange>
        </w:rPr>
        <w:t xml:space="preserve"> </w:t>
      </w:r>
      <w:r w:rsidR="00A96A35" w:rsidRPr="0027638C">
        <w:rPr>
          <w:sz w:val="24"/>
          <w:rPrChange w16du:dateUtc="2026-07-07T18:18:00Z" w:author="Author" w:date="2026-07-07T20:18:00Z" w:id="11342">
            <w:rPr>
              <w:rFonts w:ascii="Times New Roman"/>
              <w:color w:val="000000"/>
            </w:rPr>
          </w:rPrChange>
        </w:rPr>
        <w:t>labore-et</w:t>
      </w:r>
      <w:r w:rsidR="00A96A35" w:rsidRPr="0027638C">
        <w:rPr>
          <w:sz w:val="24"/>
          <w:rPrChange w16du:dateUtc="2026-07-07T18:18:00Z" w:author="Author" w:date="2026-07-07T20:18:00Z" w:id="11343">
            <w:rPr>
              <w:rFonts w:ascii="Times New Roman"/>
              <w:color w:val="000000"/>
              <w:spacing w:val="45"/>
            </w:rPr>
          </w:rPrChange>
        </w:rPr>
        <w:t xml:space="preserve"> </w:t>
      </w:r>
      <w:r w:rsidR="00A96A35" w:rsidRPr="0027638C">
        <w:rPr>
          <w:sz w:val="24"/>
          <w:rPrChange w16du:dateUtc="2026-07-07T18:18:00Z" w:author="Author" w:date="2026-07-07T20:18:00Z" w:id="11344">
            <w:rPr>
              <w:rFonts w:ascii="Times New Roman"/>
              <w:color w:val="000000"/>
            </w:rPr>
          </w:rPrChange>
        </w:rPr>
        <w:t>dolore</w:t>
      </w:r>
      <w:r w:rsidR="00A96A35" w:rsidRPr="0027638C">
        <w:rPr>
          <w:sz w:val="24"/>
          <w:rPrChange w16du:dateUtc="2026-07-07T18:18:00Z" w:author="Author" w:date="2026-07-07T20:18:00Z" w:id="11345">
            <w:rPr>
              <w:rFonts w:ascii="Times New Roman"/>
              <w:color w:val="000000"/>
              <w:spacing w:val="45"/>
            </w:rPr>
          </w:rPrChange>
        </w:rPr>
        <w:t xml:space="preserve"> </w:t>
      </w:r>
      <w:r w:rsidR="00A96A35" w:rsidRPr="0027638C">
        <w:rPr>
          <w:sz w:val="24"/>
          <w:rPrChange w16du:dateUtc="2026-07-07T18:18:00Z" w:author="Author" w:date="2026-07-07T20:18:00Z" w:id="11346">
            <w:rPr>
              <w:rFonts w:ascii="Times New Roman"/>
              <w:color w:val="000000"/>
            </w:rPr>
          </w:rPrChange>
        </w:rPr>
        <w:t>magna</w:t>
      </w:r>
      <w:r w:rsidR="00A96A35" w:rsidRPr="0027638C">
        <w:rPr>
          <w:sz w:val="24"/>
          <w:rPrChange w16du:dateUtc="2026-07-07T18:18:00Z" w:author="Author" w:date="2026-07-07T20:18:00Z" w:id="11347">
            <w:rPr>
              <w:rFonts w:ascii="Times New Roman"/>
              <w:color w:val="000000"/>
              <w:spacing w:val="45"/>
            </w:rPr>
          </w:rPrChange>
        </w:rPr>
        <w:t xml:space="preserve"> </w:t>
      </w:r>
      <w:r w:rsidR="00A96A35" w:rsidRPr="0027638C">
        <w:rPr>
          <w:sz w:val="24"/>
          <w:rPrChange w16du:dateUtc="2026-07-07T18:18:00Z" w:author="Author" w:date="2026-07-07T20:18:00Z" w:id="11348">
            <w:rPr>
              <w:rFonts w:ascii="Times New Roman"/>
              <w:color w:val="000000"/>
            </w:rPr>
          </w:rPrChange>
        </w:rPr>
        <w:t>aliqua</w:t>
      </w:r>
      <w:r w:rsidR="00A96A35" w:rsidRPr="0027638C">
        <w:rPr>
          <w:sz w:val="24"/>
          <w:rPrChange w16du:dateUtc="2026-07-07T18:18:00Z" w:author="Author" w:date="2026-07-07T20:18:00Z" w:id="11349">
            <w:rPr>
              <w:rFonts w:ascii="Times New Roman"/>
              <w:color w:val="000000"/>
              <w:spacing w:val="45"/>
            </w:rPr>
          </w:rPrChange>
        </w:rPr>
        <w:t xml:space="preserve"> </w:t>
      </w:r>
      <w:r w:rsidR="00A96A35" w:rsidRPr="0027638C">
        <w:rPr>
          <w:sz w:val="24"/>
          <w:rPrChange w16du:dateUtc="2026-07-07T18:18:00Z" w:author="Author" w:date="2026-07-07T20:18:00Z" w:id="11350">
            <w:rPr>
              <w:rFonts w:ascii="Times New Roman" w:hAnsi="Times New Roman"/>
              <w:color w:val="000000"/>
            </w:rPr>
          </w:rPrChange>
        </w:rPr>
        <w:t>lorem</w:t>
      </w:r>
      <w:del w16du:dateUtc="2026-07-07T18:18:00Z" w:author="Author" w:date="2026-07-07T20:18:00Z" w:id="11351">
        <w:r>
          <w:rPr>
            <w:color w:val="000000"/>
          </w:rPr>
          <w:cr/>
        </w:r>
      </w:del>
      <w:r w:rsidR="00A96A35" w:rsidRPr="0027638C">
        <w:rPr>
          <w:sz w:val="24"/>
          <w:rPrChange w16du:dateUtc="2026-07-07T18:18:00Z" w:author="Author" w:date="2026-07-07T20:18:00Z" w:id="11352">
            <w:rPr>
              <w:rFonts w:ascii="Times New Roman"/>
              <w:color w:val="000000"/>
              <w:spacing w:val="665"/>
            </w:rPr>
          </w:rPrChange>
        </w:rPr>
        <w:t xml:space="preserve"> </w:t>
      </w:r>
      <w:r w:rsidR="00A96A35" w:rsidRPr="0027638C">
        <w:rPr>
          <w:sz w:val="24"/>
          <w:rPrChange w16du:dateUtc="2026-07-07T18:18:00Z" w:author="Author" w:date="2026-07-07T20:18:00Z" w:id="11353">
            <w:rPr>
              <w:rFonts w:ascii="Times New Roman"/>
              <w:color w:val="000000"/>
            </w:rPr>
          </w:rPrChange>
        </w:rPr>
        <w:t>ipsum</w:t>
      </w:r>
      <w:r w:rsidR="00A96A35" w:rsidRPr="0027638C">
        <w:rPr>
          <w:sz w:val="24"/>
          <w:rPrChange w16du:dateUtc="2026-07-07T18:18:00Z" w:author="Author" w:date="2026-07-07T20:18:00Z" w:id="11354">
            <w:rPr>
              <w:rFonts w:ascii="Times New Roman"/>
              <w:color w:val="000000"/>
              <w:spacing w:val="86"/>
            </w:rPr>
          </w:rPrChange>
        </w:rPr>
        <w:t xml:space="preserve"> </w:t>
      </w:r>
      <w:r w:rsidR="00A96A35" w:rsidRPr="0027638C">
        <w:rPr>
          <w:sz w:val="24"/>
          <w:rPrChange w16du:dateUtc="2026-07-07T18:18:00Z" w:author="Author" w:date="2026-07-07T20:18:00Z" w:id="11355">
            <w:rPr>
              <w:rFonts w:ascii="Times New Roman"/>
              <w:color w:val="000000"/>
            </w:rPr>
          </w:rPrChange>
        </w:rPr>
        <w:t>dolor;</w:t>
      </w:r>
      <w:r w:rsidR="00A96A35" w:rsidRPr="0027638C">
        <w:rPr>
          <w:sz w:val="24"/>
          <w:rPrChange w16du:dateUtc="2026-07-07T18:18:00Z" w:author="Author" w:date="2026-07-07T20:18:00Z" w:id="11356">
            <w:rPr>
              <w:rFonts w:ascii="Times New Roman"/>
              <w:color w:val="000000"/>
              <w:spacing w:val="86"/>
            </w:rPr>
          </w:rPrChange>
        </w:rPr>
        <w:t xml:space="preserve"> </w:t>
      </w:r>
      <w:r w:rsidR="00A96A35" w:rsidRPr="0027638C">
        <w:rPr>
          <w:sz w:val="24"/>
          <w:rPrChange w16du:dateUtc="2026-07-07T18:18:00Z" w:author="Author" w:date="2026-07-07T20:18:00Z" w:id="11357">
            <w:rPr>
              <w:rFonts w:ascii="Times New Roman"/>
              <w:color w:val="000000"/>
            </w:rPr>
          </w:rPrChange>
        </w:rPr>
        <w:t>(sit)</w:t>
      </w:r>
      <w:r w:rsidR="00A96A35" w:rsidRPr="0027638C">
        <w:rPr>
          <w:sz w:val="24"/>
          <w:rPrChange w16du:dateUtc="2026-07-07T18:18:00Z" w:author="Author" w:date="2026-07-07T20:18:00Z" w:id="11358">
            <w:rPr>
              <w:rFonts w:ascii="Times New Roman"/>
              <w:color w:val="000000"/>
              <w:spacing w:val="87"/>
            </w:rPr>
          </w:rPrChange>
        </w:rPr>
        <w:t xml:space="preserve"> </w:t>
      </w:r>
      <w:r w:rsidR="00A96A35" w:rsidRPr="0027638C">
        <w:rPr>
          <w:sz w:val="24"/>
          <w:rPrChange w16du:dateUtc="2026-07-07T18:18:00Z" w:author="Author" w:date="2026-07-07T20:18:00Z" w:id="11359">
            <w:rPr>
              <w:rFonts w:ascii="Times New Roman"/>
              <w:color w:val="000000"/>
            </w:rPr>
          </w:rPrChange>
        </w:rPr>
        <w:t>amet</w:t>
      </w:r>
      <w:r w:rsidR="00A96A35" w:rsidRPr="0027638C">
        <w:rPr>
          <w:sz w:val="24"/>
          <w:rPrChange w16du:dateUtc="2026-07-07T18:18:00Z" w:author="Author" w:date="2026-07-07T20:18:00Z" w:id="11360">
            <w:rPr>
              <w:rFonts w:ascii="Times New Roman"/>
              <w:color w:val="000000"/>
              <w:spacing w:val="86"/>
            </w:rPr>
          </w:rPrChange>
        </w:rPr>
        <w:t xml:space="preserve"> </w:t>
      </w:r>
      <w:r w:rsidR="00A96A35" w:rsidRPr="0027638C">
        <w:rPr>
          <w:sz w:val="24"/>
          <w:rPrChange w16du:dateUtc="2026-07-07T18:18:00Z" w:author="Author" w:date="2026-07-07T20:18:00Z" w:id="11361">
            <w:rPr>
              <w:rFonts w:ascii="Times New Roman"/>
              <w:color w:val="000000"/>
            </w:rPr>
          </w:rPrChange>
        </w:rPr>
        <w:t>consectetur</w:t>
      </w:r>
      <w:r w:rsidR="00A96A35" w:rsidRPr="0027638C">
        <w:rPr>
          <w:sz w:val="24"/>
          <w:rPrChange w16du:dateUtc="2026-07-07T18:18:00Z" w:author="Author" w:date="2026-07-07T20:18:00Z" w:id="11362">
            <w:rPr>
              <w:rFonts w:ascii="Times New Roman"/>
              <w:color w:val="000000"/>
              <w:spacing w:val="86"/>
            </w:rPr>
          </w:rPrChange>
        </w:rPr>
        <w:t xml:space="preserve"> </w:t>
      </w:r>
      <w:r w:rsidR="00A96A35" w:rsidRPr="0027638C">
        <w:rPr>
          <w:sz w:val="24"/>
          <w:rPrChange w16du:dateUtc="2026-07-07T18:18:00Z" w:author="Author" w:date="2026-07-07T20:18:00Z" w:id="11363">
            <w:rPr>
              <w:rFonts w:ascii="Times New Roman"/>
              <w:color w:val="000000"/>
            </w:rPr>
          </w:rPrChange>
        </w:rPr>
        <w:t>adipiscing</w:t>
      </w:r>
      <w:r w:rsidR="00A96A35" w:rsidRPr="0027638C">
        <w:rPr>
          <w:sz w:val="24"/>
          <w:rPrChange w16du:dateUtc="2026-07-07T18:18:00Z" w:author="Author" w:date="2026-07-07T20:18:00Z" w:id="11364">
            <w:rPr>
              <w:rFonts w:ascii="Times New Roman"/>
              <w:color w:val="000000"/>
              <w:spacing w:val="86"/>
            </w:rPr>
          </w:rPrChange>
        </w:rPr>
        <w:t xml:space="preserve"> </w:t>
      </w:r>
      <w:r w:rsidR="00A96A35" w:rsidRPr="0027638C">
        <w:rPr>
          <w:sz w:val="24"/>
          <w:rPrChange w16du:dateUtc="2026-07-07T18:18:00Z" w:author="Author" w:date="2026-07-07T20:18:00Z" w:id="11365">
            <w:rPr>
              <w:rFonts w:ascii="Times New Roman"/>
              <w:color w:val="000000"/>
            </w:rPr>
          </w:rPrChange>
        </w:rPr>
        <w:t>elit</w:t>
      </w:r>
      <w:r w:rsidR="00A96A35" w:rsidRPr="0027638C">
        <w:rPr>
          <w:sz w:val="24"/>
          <w:rPrChange w16du:dateUtc="2026-07-07T18:18:00Z" w:author="Author" w:date="2026-07-07T20:18:00Z" w:id="11366">
            <w:rPr>
              <w:rFonts w:ascii="Times New Roman"/>
              <w:color w:val="000000"/>
              <w:spacing w:val="86"/>
            </w:rPr>
          </w:rPrChange>
        </w:rPr>
        <w:t xml:space="preserve"> </w:t>
      </w:r>
      <w:r w:rsidR="00A96A35" w:rsidRPr="0027638C">
        <w:rPr>
          <w:sz w:val="24"/>
          <w:rPrChange w16du:dateUtc="2026-07-07T18:18:00Z" w:author="Author" w:date="2026-07-07T20:18:00Z" w:id="11367">
            <w:rPr>
              <w:rFonts w:ascii="Times New Roman"/>
              <w:color w:val="000000"/>
            </w:rPr>
          </w:rPrChange>
        </w:rPr>
        <w:t>sed</w:t>
      </w:r>
      <w:r w:rsidR="00A96A35" w:rsidRPr="0027638C">
        <w:rPr>
          <w:sz w:val="24"/>
          <w:rPrChange w16du:dateUtc="2026-07-07T18:18:00Z" w:author="Author" w:date="2026-07-07T20:18:00Z" w:id="11368">
            <w:rPr>
              <w:rFonts w:ascii="Times New Roman"/>
              <w:color w:val="000000"/>
              <w:spacing w:val="86"/>
            </w:rPr>
          </w:rPrChange>
        </w:rPr>
        <w:t xml:space="preserve"> </w:t>
      </w:r>
      <w:r w:rsidR="00A96A35" w:rsidRPr="0027638C">
        <w:rPr>
          <w:sz w:val="24"/>
          <w:rPrChange w16du:dateUtc="2026-07-07T18:18:00Z" w:author="Author" w:date="2026-07-07T20:18:00Z" w:id="11369">
            <w:rPr>
              <w:rFonts w:ascii="Times New Roman"/>
              <w:color w:val="000000"/>
            </w:rPr>
          </w:rPrChange>
        </w:rPr>
        <w:t>Do,</w:t>
      </w:r>
      <w:r w:rsidR="00A96A35" w:rsidRPr="0027638C">
        <w:rPr>
          <w:sz w:val="24"/>
          <w:rPrChange w16du:dateUtc="2026-07-07T18:18:00Z" w:author="Author" w:date="2026-07-07T20:18:00Z" w:id="11370">
            <w:rPr>
              <w:rFonts w:ascii="Times New Roman"/>
              <w:color w:val="000000"/>
              <w:spacing w:val="86"/>
            </w:rPr>
          </w:rPrChange>
        </w:rPr>
        <w:t xml:space="preserve"> </w:t>
      </w:r>
      <w:r w:rsidR="00A96A35" w:rsidRPr="0027638C">
        <w:rPr>
          <w:sz w:val="24"/>
          <w:rPrChange w16du:dateUtc="2026-07-07T18:18:00Z" w:author="Author" w:date="2026-07-07T20:18:00Z" w:id="11371">
            <w:rPr>
              <w:rFonts w:ascii="Times New Roman"/>
              <w:color w:val="000000"/>
            </w:rPr>
          </w:rPrChange>
        </w:rPr>
        <w:t>eiusmod</w:t>
      </w:r>
      <w:r w:rsidR="00A96A35" w:rsidRPr="0027638C">
        <w:rPr>
          <w:sz w:val="24"/>
          <w:rPrChange w16du:dateUtc="2026-07-07T18:18:00Z" w:author="Author" w:date="2026-07-07T20:18:00Z" w:id="11372">
            <w:rPr>
              <w:rFonts w:ascii="Times New Roman"/>
              <w:color w:val="000000"/>
              <w:spacing w:val="86"/>
            </w:rPr>
          </w:rPrChange>
        </w:rPr>
        <w:t xml:space="preserve"> </w:t>
      </w:r>
      <w:r w:rsidR="00A96A35" w:rsidRPr="0027638C">
        <w:rPr>
          <w:sz w:val="24"/>
          <w:rPrChange w16du:dateUtc="2026-07-07T18:18:00Z" w:author="Author" w:date="2026-07-07T20:18:00Z" w:id="11373">
            <w:rPr>
              <w:rFonts w:ascii="Times New Roman"/>
              <w:color w:val="000000"/>
            </w:rPr>
          </w:rPrChange>
        </w:rPr>
        <w:t>Tempor</w:t>
      </w:r>
      <w:r w:rsidR="00A96A35" w:rsidRPr="0027638C">
        <w:rPr>
          <w:sz w:val="24"/>
          <w:rPrChange w16du:dateUtc="2026-07-07T18:18:00Z" w:author="Author" w:date="2026-07-07T20:18:00Z" w:id="11374">
            <w:rPr>
              <w:rFonts w:ascii="Times New Roman"/>
              <w:color w:val="000000"/>
              <w:spacing w:val="86"/>
            </w:rPr>
          </w:rPrChange>
        </w:rPr>
        <w:t xml:space="preserve"> </w:t>
      </w:r>
      <w:r w:rsidR="00A96A35" w:rsidRPr="0027638C">
        <w:rPr>
          <w:sz w:val="24"/>
          <w:rPrChange w16du:dateUtc="2026-07-07T18:18:00Z" w:author="Author" w:date="2026-07-07T20:18:00Z" w:id="11375">
            <w:rPr>
              <w:rFonts w:ascii="Times New Roman"/>
              <w:color w:val="000000"/>
            </w:rPr>
          </w:rPrChange>
        </w:rPr>
        <w:t>incididunt</w:t>
      </w:r>
      <w:r w:rsidR="00A96A35" w:rsidRPr="0027638C">
        <w:rPr>
          <w:sz w:val="24"/>
          <w:rPrChange w16du:dateUtc="2026-07-07T18:18:00Z" w:author="Author" w:date="2026-07-07T20:18:00Z" w:id="11376">
            <w:rPr>
              <w:rFonts w:ascii="Times New Roman"/>
              <w:color w:val="000000"/>
              <w:spacing w:val="86"/>
            </w:rPr>
          </w:rPrChange>
        </w:rPr>
        <w:t xml:space="preserve"> </w:t>
      </w:r>
      <w:r w:rsidR="00A96A35" w:rsidRPr="0027638C">
        <w:rPr>
          <w:sz w:val="24"/>
          <w:rPrChange w16du:dateUtc="2026-07-07T18:18:00Z" w:author="Author" w:date="2026-07-07T20:18:00Z" w:id="11377">
            <w:rPr>
              <w:rFonts w:ascii="Times New Roman" w:hAnsi="Times New Roman"/>
              <w:color w:val="000000"/>
            </w:rPr>
          </w:rPrChange>
        </w:rPr>
        <w:t>ut</w:t>
      </w:r>
      <w:del w16du:dateUtc="2026-07-07T18:18:00Z" w:author="Author" w:date="2026-07-07T20:18:00Z" w:id="11378">
        <w:r>
          <w:rPr>
            <w:color w:val="000000"/>
          </w:rPr>
          <w:cr/>
        </w:r>
      </w:del>
      <w:r w:rsidR="00A96A35" w:rsidRPr="0027638C">
        <w:rPr>
          <w:sz w:val="24"/>
          <w:rPrChange w16du:dateUtc="2026-07-07T18:18:00Z" w:author="Author" w:date="2026-07-07T20:18:00Z" w:id="11379">
            <w:rPr>
              <w:rFonts w:ascii="Times New Roman"/>
              <w:color w:val="000000"/>
              <w:spacing w:val="665"/>
            </w:rPr>
          </w:rPrChange>
        </w:rPr>
        <w:t xml:space="preserve"> </w:t>
      </w:r>
      <w:r w:rsidR="00A96A35" w:rsidRPr="0027638C">
        <w:rPr>
          <w:sz w:val="24"/>
          <w:rPrChange w16du:dateUtc="2026-07-07T18:18:00Z" w:author="Author" w:date="2026-07-07T20:18:00Z" w:id="11380">
            <w:rPr>
              <w:rFonts w:ascii="Times New Roman"/>
              <w:color w:val="000000"/>
            </w:rPr>
          </w:rPrChange>
        </w:rPr>
        <w:t>labore</w:t>
      </w:r>
      <w:r w:rsidR="00A96A35" w:rsidRPr="0027638C">
        <w:rPr>
          <w:sz w:val="24"/>
          <w:rPrChange w16du:dateUtc="2026-07-07T18:18:00Z" w:author="Author" w:date="2026-07-07T20:18:00Z" w:id="11381">
            <w:rPr>
              <w:rFonts w:ascii="Times New Roman"/>
              <w:color w:val="000000"/>
              <w:spacing w:val="10"/>
            </w:rPr>
          </w:rPrChange>
        </w:rPr>
        <w:t xml:space="preserve"> </w:t>
      </w:r>
      <w:r w:rsidR="00A96A35" w:rsidRPr="0027638C">
        <w:rPr>
          <w:sz w:val="24"/>
          <w:rPrChange w16du:dateUtc="2026-07-07T18:18:00Z" w:author="Author" w:date="2026-07-07T20:18:00Z" w:id="11382">
            <w:rPr>
              <w:rFonts w:ascii="Times New Roman"/>
              <w:color w:val="000000"/>
            </w:rPr>
          </w:rPrChange>
        </w:rPr>
        <w:t>et</w:t>
      </w:r>
      <w:r w:rsidR="00A96A35" w:rsidRPr="0027638C">
        <w:rPr>
          <w:sz w:val="24"/>
          <w:rPrChange w16du:dateUtc="2026-07-07T18:18:00Z" w:author="Author" w:date="2026-07-07T20:18:00Z" w:id="11383">
            <w:rPr>
              <w:rFonts w:ascii="Times New Roman"/>
              <w:color w:val="000000"/>
              <w:spacing w:val="10"/>
            </w:rPr>
          </w:rPrChange>
        </w:rPr>
        <w:t xml:space="preserve"> </w:t>
      </w:r>
      <w:r w:rsidR="00A96A35" w:rsidRPr="0027638C">
        <w:rPr>
          <w:sz w:val="24"/>
          <w:rPrChange w16du:dateUtc="2026-07-07T18:18:00Z" w:author="Author" w:date="2026-07-07T20:18:00Z" w:id="11384">
            <w:rPr>
              <w:rFonts w:ascii="Times New Roman"/>
              <w:color w:val="000000"/>
            </w:rPr>
          </w:rPrChange>
        </w:rPr>
        <w:t>dolore</w:t>
      </w:r>
      <w:r w:rsidR="00A96A35" w:rsidRPr="0027638C">
        <w:rPr>
          <w:sz w:val="24"/>
          <w:rPrChange w16du:dateUtc="2026-07-07T18:18:00Z" w:author="Author" w:date="2026-07-07T20:18:00Z" w:id="11385">
            <w:rPr>
              <w:rFonts w:ascii="Times New Roman"/>
              <w:color w:val="000000"/>
              <w:spacing w:val="10"/>
            </w:rPr>
          </w:rPrChange>
        </w:rPr>
        <w:t xml:space="preserve"> </w:t>
      </w:r>
      <w:r w:rsidR="00A96A35" w:rsidRPr="0027638C">
        <w:rPr>
          <w:sz w:val="24"/>
          <w:rPrChange w16du:dateUtc="2026-07-07T18:18:00Z" w:author="Author" w:date="2026-07-07T20:18:00Z" w:id="11386">
            <w:rPr>
              <w:rFonts w:ascii="Times New Roman"/>
              <w:color w:val="000000"/>
            </w:rPr>
          </w:rPrChange>
        </w:rPr>
        <w:t>magna</w:t>
      </w:r>
      <w:r w:rsidR="00A96A35" w:rsidRPr="0027638C">
        <w:rPr>
          <w:sz w:val="24"/>
          <w:rPrChange w16du:dateUtc="2026-07-07T18:18:00Z" w:author="Author" w:date="2026-07-07T20:18:00Z" w:id="11387">
            <w:rPr>
              <w:rFonts w:ascii="Times New Roman"/>
              <w:color w:val="000000"/>
              <w:spacing w:val="10"/>
            </w:rPr>
          </w:rPrChange>
        </w:rPr>
        <w:t xml:space="preserve"> </w:t>
      </w:r>
      <w:r w:rsidR="00A96A35" w:rsidRPr="0027638C">
        <w:rPr>
          <w:sz w:val="24"/>
          <w:rPrChange w16du:dateUtc="2026-07-07T18:18:00Z" w:author="Author" w:date="2026-07-07T20:18:00Z" w:id="11388">
            <w:rPr>
              <w:rFonts w:ascii="Times New Roman"/>
              <w:color w:val="000000"/>
            </w:rPr>
          </w:rPrChange>
        </w:rPr>
        <w:t>aliqua</w:t>
      </w:r>
      <w:r w:rsidR="00A96A35" w:rsidRPr="0027638C">
        <w:rPr>
          <w:sz w:val="24"/>
          <w:rPrChange w16du:dateUtc="2026-07-07T18:18:00Z" w:author="Author" w:date="2026-07-07T20:18:00Z" w:id="11389">
            <w:rPr>
              <w:rFonts w:ascii="Times New Roman"/>
              <w:color w:val="000000"/>
              <w:spacing w:val="10"/>
            </w:rPr>
          </w:rPrChange>
        </w:rPr>
        <w:t xml:space="preserve"> </w:t>
      </w:r>
      <w:r w:rsidR="00A96A35" w:rsidRPr="0027638C">
        <w:rPr>
          <w:sz w:val="24"/>
          <w:rPrChange w16du:dateUtc="2026-07-07T18:18:00Z" w:author="Author" w:date="2026-07-07T20:18:00Z" w:id="11390">
            <w:rPr>
              <w:rFonts w:ascii="Times New Roman"/>
              <w:color w:val="000000"/>
            </w:rPr>
          </w:rPrChange>
        </w:rPr>
        <w:t>lorem</w:t>
      </w:r>
      <w:r w:rsidR="00A96A35" w:rsidRPr="0027638C">
        <w:rPr>
          <w:sz w:val="24"/>
          <w:rPrChange w16du:dateUtc="2026-07-07T18:18:00Z" w:author="Author" w:date="2026-07-07T20:18:00Z" w:id="11391">
            <w:rPr>
              <w:rFonts w:ascii="Times New Roman"/>
              <w:color w:val="000000"/>
              <w:spacing w:val="10"/>
            </w:rPr>
          </w:rPrChange>
        </w:rPr>
        <w:t xml:space="preserve"> </w:t>
      </w:r>
      <w:r w:rsidR="00A96A35" w:rsidRPr="0027638C">
        <w:rPr>
          <w:sz w:val="24"/>
          <w:rPrChange w16du:dateUtc="2026-07-07T18:18:00Z" w:author="Author" w:date="2026-07-07T20:18:00Z" w:id="11392">
            <w:rPr>
              <w:rFonts w:ascii="Times New Roman"/>
              <w:color w:val="000000"/>
            </w:rPr>
          </w:rPrChange>
        </w:rPr>
        <w:t>ipsum,</w:t>
      </w:r>
      <w:r w:rsidR="00A96A35" w:rsidRPr="0027638C">
        <w:rPr>
          <w:sz w:val="24"/>
          <w:rPrChange w16du:dateUtc="2026-07-07T18:18:00Z" w:author="Author" w:date="2026-07-07T20:18:00Z" w:id="11393">
            <w:rPr>
              <w:rFonts w:ascii="Times New Roman"/>
              <w:color w:val="000000"/>
              <w:spacing w:val="10"/>
            </w:rPr>
          </w:rPrChange>
        </w:rPr>
        <w:t xml:space="preserve"> </w:t>
      </w:r>
      <w:r w:rsidR="00A96A35" w:rsidRPr="0027638C">
        <w:rPr>
          <w:sz w:val="24"/>
          <w:rPrChange w16du:dateUtc="2026-07-07T18:18:00Z" w:author="Author" w:date="2026-07-07T20:18:00Z" w:id="11394">
            <w:rPr>
              <w:rFonts w:ascii="Times New Roman"/>
              <w:color w:val="000000"/>
            </w:rPr>
          </w:rPrChange>
        </w:rPr>
        <w:t>dolor,</w:t>
      </w:r>
      <w:r w:rsidR="00A96A35" w:rsidRPr="0027638C">
        <w:rPr>
          <w:sz w:val="24"/>
          <w:rPrChange w16du:dateUtc="2026-07-07T18:18:00Z" w:author="Author" w:date="2026-07-07T20:18:00Z" w:id="11395">
            <w:rPr>
              <w:rFonts w:ascii="Times New Roman"/>
              <w:color w:val="000000"/>
              <w:spacing w:val="10"/>
            </w:rPr>
          </w:rPrChange>
        </w:rPr>
        <w:t xml:space="preserve"> </w:t>
      </w:r>
      <w:r w:rsidR="00A96A35" w:rsidRPr="0027638C">
        <w:rPr>
          <w:sz w:val="24"/>
          <w:rPrChange w16du:dateUtc="2026-07-07T18:18:00Z" w:author="Author" w:date="2026-07-07T20:18:00Z" w:id="11396">
            <w:rPr>
              <w:rFonts w:ascii="Times New Roman"/>
              <w:color w:val="000000"/>
            </w:rPr>
          </w:rPrChange>
        </w:rPr>
        <w:t>sit</w:t>
      </w:r>
      <w:r w:rsidR="00A96A35" w:rsidRPr="0027638C">
        <w:rPr>
          <w:sz w:val="24"/>
          <w:rPrChange w16du:dateUtc="2026-07-07T18:18:00Z" w:author="Author" w:date="2026-07-07T20:18:00Z" w:id="11397">
            <w:rPr>
              <w:rFonts w:ascii="Times New Roman"/>
              <w:color w:val="000000"/>
              <w:spacing w:val="10"/>
            </w:rPr>
          </w:rPrChange>
        </w:rPr>
        <w:t xml:space="preserve"> </w:t>
      </w:r>
      <w:r w:rsidR="00A96A35" w:rsidRPr="0027638C">
        <w:rPr>
          <w:sz w:val="24"/>
          <w:rPrChange w16du:dateUtc="2026-07-07T18:18:00Z" w:author="Author" w:date="2026-07-07T20:18:00Z" w:id="11398">
            <w:rPr>
              <w:rFonts w:ascii="Times New Roman"/>
              <w:color w:val="000000"/>
            </w:rPr>
          </w:rPrChange>
        </w:rPr>
        <w:t>amet</w:t>
      </w:r>
      <w:r w:rsidR="00A96A35" w:rsidRPr="0027638C">
        <w:rPr>
          <w:sz w:val="24"/>
          <w:rPrChange w16du:dateUtc="2026-07-07T18:18:00Z" w:author="Author" w:date="2026-07-07T20:18:00Z" w:id="11399">
            <w:rPr>
              <w:rFonts w:ascii="Times New Roman"/>
              <w:color w:val="000000"/>
              <w:spacing w:val="10"/>
            </w:rPr>
          </w:rPrChange>
        </w:rPr>
        <w:t xml:space="preserve"> </w:t>
      </w:r>
      <w:r w:rsidR="00A96A35" w:rsidRPr="0027638C">
        <w:rPr>
          <w:sz w:val="24"/>
          <w:rPrChange w16du:dateUtc="2026-07-07T18:18:00Z" w:author="Author" w:date="2026-07-07T20:18:00Z" w:id="11400">
            <w:rPr>
              <w:rFonts w:ascii="Times New Roman"/>
              <w:color w:val="000000"/>
            </w:rPr>
          </w:rPrChange>
        </w:rPr>
        <w:t>consectetur</w:t>
      </w:r>
      <w:r w:rsidR="00A96A35" w:rsidRPr="0027638C">
        <w:rPr>
          <w:sz w:val="24"/>
          <w:rPrChange w16du:dateUtc="2026-07-07T18:18:00Z" w:author="Author" w:date="2026-07-07T20:18:00Z" w:id="11401">
            <w:rPr>
              <w:rFonts w:ascii="Times New Roman"/>
              <w:color w:val="000000"/>
              <w:spacing w:val="10"/>
            </w:rPr>
          </w:rPrChange>
        </w:rPr>
        <w:t xml:space="preserve"> </w:t>
      </w:r>
      <w:r w:rsidR="00A96A35" w:rsidRPr="0027638C">
        <w:rPr>
          <w:sz w:val="24"/>
          <w:rPrChange w16du:dateUtc="2026-07-07T18:18:00Z" w:author="Author" w:date="2026-07-07T20:18:00Z" w:id="11402">
            <w:rPr>
              <w:rFonts w:ascii="Times New Roman" w:hAnsi="Times New Roman"/>
              <w:color w:val="000000"/>
            </w:rPr>
          </w:rPrChange>
        </w:rPr>
        <w:t>adipiscing</w:t>
      </w:r>
      <w:del w16du:dateUtc="2026-07-07T18:18:00Z" w:author="Author" w:date="2026-07-07T20:18:00Z" w:id="11403">
        <w:r>
          <w:rPr>
            <w:color w:val="000000"/>
          </w:rPr>
          <w:cr/>
        </w:r>
      </w:del>
      <w:r w:rsidR="00A96A35" w:rsidRPr="0027638C">
        <w:rPr>
          <w:sz w:val="24"/>
          <w:rPrChange w16du:dateUtc="2026-07-07T18:18:00Z" w:author="Author" w:date="2026-07-07T20:18:00Z" w:id="11404">
            <w:rPr>
              <w:rFonts w:ascii="Times New Roman"/>
              <w:color w:val="000000"/>
              <w:spacing w:val="665"/>
            </w:rPr>
          </w:rPrChange>
        </w:rPr>
        <w:t xml:space="preserve"> </w:t>
      </w:r>
      <w:r w:rsidR="00A96A35" w:rsidRPr="0027638C">
        <w:rPr>
          <w:sz w:val="24"/>
          <w:rPrChange w16du:dateUtc="2026-07-07T18:18:00Z" w:author="Author" w:date="2026-07-07T20:18:00Z" w:id="11405">
            <w:rPr>
              <w:rFonts w:ascii="Times New Roman"/>
              <w:color w:val="000000"/>
            </w:rPr>
          </w:rPrChange>
        </w:rPr>
        <w:t>elit</w:t>
      </w:r>
      <w:r w:rsidR="00A96A35" w:rsidRPr="0027638C">
        <w:rPr>
          <w:spacing w:val="-10"/>
          <w:sz w:val="24"/>
          <w:rPrChange w16du:dateUtc="2026-07-07T18:18:00Z" w:author="Author" w:date="2026-07-07T20:18:00Z" w:id="11406">
            <w:rPr>
              <w:rFonts w:ascii="Times New Roman"/>
              <w:color w:val="000000"/>
              <w:spacing w:val="-7"/>
            </w:rPr>
          </w:rPrChange>
        </w:rPr>
        <w:t xml:space="preserve"> </w:t>
      </w:r>
      <w:r w:rsidR="00A96A35" w:rsidRPr="0027638C">
        <w:rPr>
          <w:sz w:val="24"/>
          <w:rPrChange w16du:dateUtc="2026-07-07T18:18:00Z" w:author="Author" w:date="2026-07-07T20:18:00Z" w:id="11407">
            <w:rPr>
              <w:rFonts w:ascii="Times New Roman"/>
              <w:color w:val="000000"/>
            </w:rPr>
          </w:rPrChange>
        </w:rPr>
        <w:t>sed</w:t>
      </w:r>
      <w:r w:rsidR="00A96A35" w:rsidRPr="0027638C">
        <w:rPr>
          <w:spacing w:val="-11"/>
          <w:sz w:val="24"/>
          <w:rPrChange w16du:dateUtc="2026-07-07T18:18:00Z" w:author="Author" w:date="2026-07-07T20:18:00Z" w:id="11408">
            <w:rPr>
              <w:rFonts w:ascii="Times New Roman"/>
              <w:color w:val="000000"/>
              <w:spacing w:val="-7"/>
            </w:rPr>
          </w:rPrChange>
        </w:rPr>
        <w:t xml:space="preserve"> </w:t>
      </w:r>
      <w:r w:rsidR="00A96A35" w:rsidRPr="0027638C">
        <w:rPr>
          <w:sz w:val="24"/>
          <w:rPrChange w16du:dateUtc="2026-07-07T18:18:00Z" w:author="Author" w:date="2026-07-07T20:18:00Z" w:id="11409">
            <w:rPr>
              <w:rFonts w:ascii="Times New Roman"/>
              <w:color w:val="000000"/>
            </w:rPr>
          </w:rPrChange>
        </w:rPr>
        <w:t>do-eiusmod</w:t>
      </w:r>
      <w:r w:rsidR="00A96A35" w:rsidRPr="0027638C">
        <w:rPr>
          <w:spacing w:val="-11"/>
          <w:sz w:val="24"/>
          <w:rPrChange w16du:dateUtc="2026-07-07T18:18:00Z" w:author="Author" w:date="2026-07-07T20:18:00Z" w:id="11410">
            <w:rPr>
              <w:rFonts w:ascii="Times New Roman"/>
              <w:color w:val="000000"/>
              <w:spacing w:val="-7"/>
            </w:rPr>
          </w:rPrChange>
        </w:rPr>
        <w:t xml:space="preserve"> </w:t>
      </w:r>
      <w:r w:rsidR="00A96A35" w:rsidRPr="0027638C">
        <w:rPr>
          <w:sz w:val="24"/>
          <w:rPrChange w16du:dateUtc="2026-07-07T18:18:00Z" w:author="Author" w:date="2026-07-07T20:18:00Z" w:id="11411">
            <w:rPr>
              <w:rFonts w:ascii="Times New Roman"/>
              <w:color w:val="000000"/>
            </w:rPr>
          </w:rPrChange>
        </w:rPr>
        <w:t>tempor;</w:t>
      </w:r>
      <w:r w:rsidR="00A96A35" w:rsidRPr="0027638C">
        <w:rPr>
          <w:spacing w:val="-10"/>
          <w:sz w:val="24"/>
          <w:rPrChange w16du:dateUtc="2026-07-07T18:18:00Z" w:author="Author" w:date="2026-07-07T20:18:00Z" w:id="11412">
            <w:rPr>
              <w:rFonts w:ascii="Times New Roman"/>
              <w:color w:val="000000"/>
              <w:spacing w:val="-7"/>
            </w:rPr>
          </w:rPrChange>
        </w:rPr>
        <w:t xml:space="preserve"> </w:t>
      </w:r>
      <w:r w:rsidR="00A96A35" w:rsidRPr="0027638C">
        <w:rPr>
          <w:sz w:val="24"/>
          <w:rPrChange w16du:dateUtc="2026-07-07T18:18:00Z" w:author="Author" w:date="2026-07-07T20:18:00Z" w:id="11413">
            <w:rPr>
              <w:rFonts w:ascii="Times New Roman"/>
              <w:color w:val="000000"/>
            </w:rPr>
          </w:rPrChange>
        </w:rPr>
        <w:t>incididunt</w:t>
      </w:r>
      <w:r w:rsidR="00A96A35" w:rsidRPr="0027638C">
        <w:rPr>
          <w:spacing w:val="-11"/>
          <w:sz w:val="24"/>
          <w:rPrChange w16du:dateUtc="2026-07-07T18:18:00Z" w:author="Author" w:date="2026-07-07T20:18:00Z" w:id="11414">
            <w:rPr>
              <w:rFonts w:ascii="Times New Roman"/>
              <w:color w:val="000000"/>
              <w:spacing w:val="-7"/>
            </w:rPr>
          </w:rPrChange>
        </w:rPr>
        <w:t xml:space="preserve"> </w:t>
      </w:r>
      <w:r w:rsidR="00A96A35" w:rsidRPr="0027638C">
        <w:rPr>
          <w:sz w:val="24"/>
          <w:rPrChange w16du:dateUtc="2026-07-07T18:18:00Z" w:author="Author" w:date="2026-07-07T20:18:00Z" w:id="11415">
            <w:rPr>
              <w:rFonts w:ascii="Times New Roman"/>
              <w:color w:val="000000"/>
            </w:rPr>
          </w:rPrChange>
        </w:rPr>
        <w:t>(ut)</w:t>
      </w:r>
      <w:r w:rsidR="00A96A35" w:rsidRPr="0027638C">
        <w:rPr>
          <w:spacing w:val="-10"/>
          <w:sz w:val="24"/>
          <w:rPrChange w16du:dateUtc="2026-07-07T18:18:00Z" w:author="Author" w:date="2026-07-07T20:18:00Z" w:id="11416">
            <w:rPr>
              <w:rFonts w:ascii="Times New Roman"/>
              <w:color w:val="000000"/>
              <w:spacing w:val="-7"/>
            </w:rPr>
          </w:rPrChange>
        </w:rPr>
        <w:t xml:space="preserve"> </w:t>
      </w:r>
      <w:r w:rsidR="00A96A35" w:rsidRPr="0027638C">
        <w:rPr>
          <w:sz w:val="24"/>
          <w:rPrChange w16du:dateUtc="2026-07-07T18:18:00Z" w:author="Author" w:date="2026-07-07T20:18:00Z" w:id="11417">
            <w:rPr>
              <w:rFonts w:ascii="Times New Roman"/>
              <w:color w:val="000000"/>
            </w:rPr>
          </w:rPrChange>
        </w:rPr>
        <w:t>labore</w:t>
      </w:r>
      <w:r w:rsidR="00A96A35" w:rsidRPr="0027638C">
        <w:rPr>
          <w:spacing w:val="-10"/>
          <w:sz w:val="24"/>
          <w:rPrChange w16du:dateUtc="2026-07-07T18:18:00Z" w:author="Author" w:date="2026-07-07T20:18:00Z" w:id="11418">
            <w:rPr>
              <w:rFonts w:ascii="Times New Roman"/>
              <w:color w:val="000000"/>
              <w:spacing w:val="-7"/>
            </w:rPr>
          </w:rPrChange>
        </w:rPr>
        <w:t xml:space="preserve"> </w:t>
      </w:r>
      <w:r w:rsidR="00A96A35" w:rsidRPr="0027638C">
        <w:rPr>
          <w:sz w:val="24"/>
          <w:rPrChange w16du:dateUtc="2026-07-07T18:18:00Z" w:author="Author" w:date="2026-07-07T20:18:00Z" w:id="11419">
            <w:rPr>
              <w:rFonts w:ascii="Times New Roman"/>
              <w:color w:val="000000"/>
            </w:rPr>
          </w:rPrChange>
        </w:rPr>
        <w:t>et</w:t>
      </w:r>
      <w:r w:rsidR="00A96A35" w:rsidRPr="0027638C">
        <w:rPr>
          <w:spacing w:val="-11"/>
          <w:sz w:val="24"/>
          <w:rPrChange w16du:dateUtc="2026-07-07T18:18:00Z" w:author="Author" w:date="2026-07-07T20:18:00Z" w:id="11420">
            <w:rPr>
              <w:rFonts w:ascii="Times New Roman"/>
              <w:color w:val="000000"/>
              <w:spacing w:val="-7"/>
            </w:rPr>
          </w:rPrChange>
        </w:rPr>
        <w:t xml:space="preserve"> </w:t>
      </w:r>
      <w:r w:rsidR="00A96A35" w:rsidRPr="0027638C">
        <w:rPr>
          <w:sz w:val="24"/>
          <w:rPrChange w16du:dateUtc="2026-07-07T18:18:00Z" w:author="Author" w:date="2026-07-07T20:18:00Z" w:id="11421">
            <w:rPr>
              <w:rFonts w:ascii="Times New Roman"/>
              <w:color w:val="000000"/>
            </w:rPr>
          </w:rPrChange>
        </w:rPr>
        <w:t>dolore</w:t>
      </w:r>
      <w:r w:rsidR="00A96A35" w:rsidRPr="0027638C">
        <w:rPr>
          <w:spacing w:val="-11"/>
          <w:sz w:val="24"/>
          <w:rPrChange w16du:dateUtc="2026-07-07T18:18:00Z" w:author="Author" w:date="2026-07-07T20:18:00Z" w:id="11422">
            <w:rPr>
              <w:rFonts w:ascii="Times New Roman"/>
              <w:color w:val="000000"/>
              <w:spacing w:val="-7"/>
            </w:rPr>
          </w:rPrChange>
        </w:rPr>
        <w:t xml:space="preserve"> </w:t>
      </w:r>
      <w:r w:rsidR="00A96A35" w:rsidRPr="0027638C">
        <w:rPr>
          <w:sz w:val="24"/>
          <w:rPrChange w16du:dateUtc="2026-07-07T18:18:00Z" w:author="Author" w:date="2026-07-07T20:18:00Z" w:id="11423">
            <w:rPr>
              <w:rFonts w:ascii="Times New Roman"/>
              <w:color w:val="000000"/>
            </w:rPr>
          </w:rPrChange>
        </w:rPr>
        <w:t>magna</w:t>
      </w:r>
      <w:r w:rsidR="00A96A35" w:rsidRPr="0027638C">
        <w:rPr>
          <w:spacing w:val="-11"/>
          <w:sz w:val="24"/>
          <w:rPrChange w16du:dateUtc="2026-07-07T18:18:00Z" w:author="Author" w:date="2026-07-07T20:18:00Z" w:id="11424">
            <w:rPr>
              <w:rFonts w:ascii="Times New Roman"/>
              <w:color w:val="000000"/>
              <w:spacing w:val="-7"/>
            </w:rPr>
          </w:rPrChange>
        </w:rPr>
        <w:t xml:space="preserve"> </w:t>
      </w:r>
      <w:r w:rsidR="00A96A35" w:rsidRPr="0027638C">
        <w:rPr>
          <w:sz w:val="24"/>
          <w:rPrChange w16du:dateUtc="2026-07-07T18:18:00Z" w:author="Author" w:date="2026-07-07T20:18:00Z" w:id="11425">
            <w:rPr>
              <w:rFonts w:ascii="Times New Roman"/>
              <w:color w:val="000000"/>
            </w:rPr>
          </w:rPrChange>
        </w:rPr>
        <w:t>aliqua</w:t>
      </w:r>
      <w:r w:rsidR="00A96A35" w:rsidRPr="0027638C">
        <w:rPr>
          <w:spacing w:val="-11"/>
          <w:sz w:val="24"/>
          <w:rPrChange w16du:dateUtc="2026-07-07T18:18:00Z" w:author="Author" w:date="2026-07-07T20:18:00Z" w:id="11426">
            <w:rPr>
              <w:rFonts w:ascii="Times New Roman"/>
              <w:color w:val="000000"/>
              <w:spacing w:val="-7"/>
            </w:rPr>
          </w:rPrChange>
        </w:rPr>
        <w:t xml:space="preserve"> </w:t>
      </w:r>
      <w:r w:rsidR="00A96A35" w:rsidRPr="0027638C">
        <w:rPr>
          <w:sz w:val="24"/>
          <w:rPrChange w16du:dateUtc="2026-07-07T18:18:00Z" w:author="Author" w:date="2026-07-07T20:18:00Z" w:id="11427">
            <w:rPr>
              <w:rFonts w:ascii="Times New Roman"/>
              <w:color w:val="000000"/>
            </w:rPr>
          </w:rPrChange>
        </w:rPr>
        <w:t>lorem</w:t>
      </w:r>
      <w:r w:rsidR="00A96A35" w:rsidRPr="0027638C">
        <w:rPr>
          <w:spacing w:val="-11"/>
          <w:sz w:val="24"/>
          <w:rPrChange w16du:dateUtc="2026-07-07T18:18:00Z" w:author="Author" w:date="2026-07-07T20:18:00Z" w:id="11428">
            <w:rPr>
              <w:rFonts w:ascii="Times New Roman"/>
              <w:color w:val="000000"/>
              <w:spacing w:val="-7"/>
            </w:rPr>
          </w:rPrChange>
        </w:rPr>
        <w:t xml:space="preserve"> </w:t>
      </w:r>
      <w:r w:rsidR="00A96A35" w:rsidRPr="0027638C">
        <w:rPr>
          <w:sz w:val="24"/>
          <w:rPrChange w16du:dateUtc="2026-07-07T18:18:00Z" w:author="Author" w:date="2026-07-07T20:18:00Z" w:id="11429">
            <w:rPr>
              <w:rFonts w:ascii="Times New Roman" w:hAnsi="Times New Roman"/>
              <w:color w:val="000000"/>
            </w:rPr>
          </w:rPrChange>
        </w:rPr>
        <w:t>ipsum</w:t>
      </w:r>
      <w:del w16du:dateUtc="2026-07-07T18:18:00Z" w:author="Author" w:date="2026-07-07T20:18:00Z" w:id="11430">
        <w:r>
          <w:rPr>
            <w:color w:val="000000"/>
          </w:rPr>
          <w:cr/>
        </w:r>
      </w:del>
      <w:r w:rsidR="00A96A35" w:rsidRPr="0027638C">
        <w:rPr>
          <w:sz w:val="24"/>
          <w:rPrChange w16du:dateUtc="2026-07-07T18:18:00Z" w:author="Author" w:date="2026-07-07T20:18:00Z" w:id="11431">
            <w:rPr>
              <w:rFonts w:ascii="Times New Roman"/>
              <w:color w:val="000000"/>
              <w:spacing w:val="665"/>
            </w:rPr>
          </w:rPrChange>
        </w:rPr>
        <w:t xml:space="preserve"> </w:t>
      </w:r>
      <w:r w:rsidR="00A96A35" w:rsidRPr="0027638C">
        <w:rPr>
          <w:sz w:val="24"/>
          <w:rPrChange w16du:dateUtc="2026-07-07T18:18:00Z" w:author="Author" w:date="2026-07-07T20:18:00Z" w:id="11432">
            <w:rPr>
              <w:rFonts w:ascii="Times New Roman"/>
              <w:color w:val="000000"/>
            </w:rPr>
          </w:rPrChange>
        </w:rPr>
        <w:t>dolor,</w:t>
      </w:r>
      <w:r w:rsidR="00A96A35" w:rsidRPr="0027638C">
        <w:rPr>
          <w:sz w:val="24"/>
          <w:rPrChange w16du:dateUtc="2026-07-07T18:18:00Z" w:author="Author" w:date="2026-07-07T20:18:00Z" w:id="11433">
            <w:rPr>
              <w:rFonts w:ascii="Times New Roman"/>
              <w:color w:val="000000"/>
              <w:spacing w:val="6"/>
            </w:rPr>
          </w:rPrChange>
        </w:rPr>
        <w:t xml:space="preserve"> </w:t>
      </w:r>
      <w:r w:rsidR="00A96A35" w:rsidRPr="0027638C">
        <w:rPr>
          <w:sz w:val="24"/>
          <w:rPrChange w16du:dateUtc="2026-07-07T18:18:00Z" w:author="Author" w:date="2026-07-07T20:18:00Z" w:id="11434">
            <w:rPr>
              <w:rFonts w:ascii="Times New Roman"/>
              <w:color w:val="000000"/>
            </w:rPr>
          </w:rPrChange>
        </w:rPr>
        <w:t>sit</w:t>
      </w:r>
      <w:r w:rsidR="00A96A35" w:rsidRPr="0027638C">
        <w:rPr>
          <w:sz w:val="24"/>
          <w:rPrChange w16du:dateUtc="2026-07-07T18:18:00Z" w:author="Author" w:date="2026-07-07T20:18:00Z" w:id="11435">
            <w:rPr>
              <w:rFonts w:ascii="Times New Roman"/>
              <w:color w:val="000000"/>
              <w:spacing w:val="6"/>
            </w:rPr>
          </w:rPrChange>
        </w:rPr>
        <w:t xml:space="preserve"> </w:t>
      </w:r>
      <w:r w:rsidR="00A96A35" w:rsidRPr="0027638C">
        <w:rPr>
          <w:sz w:val="24"/>
          <w:rPrChange w16du:dateUtc="2026-07-07T18:18:00Z" w:author="Author" w:date="2026-07-07T20:18:00Z" w:id="11436">
            <w:rPr>
              <w:rFonts w:ascii="Times New Roman"/>
              <w:color w:val="000000"/>
            </w:rPr>
          </w:rPrChange>
        </w:rPr>
        <w:t>Amet</w:t>
      </w:r>
      <w:r w:rsidR="00A96A35" w:rsidRPr="0027638C">
        <w:rPr>
          <w:sz w:val="24"/>
          <w:rPrChange w16du:dateUtc="2026-07-07T18:18:00Z" w:author="Author" w:date="2026-07-07T20:18:00Z" w:id="11437">
            <w:rPr>
              <w:rFonts w:ascii="Times New Roman"/>
              <w:color w:val="000000"/>
              <w:spacing w:val="6"/>
            </w:rPr>
          </w:rPrChange>
        </w:rPr>
        <w:t xml:space="preserve"> </w:t>
      </w:r>
      <w:r w:rsidR="00A96A35" w:rsidRPr="0027638C">
        <w:rPr>
          <w:sz w:val="24"/>
          <w:rPrChange w16du:dateUtc="2026-07-07T18:18:00Z" w:author="Author" w:date="2026-07-07T20:18:00Z" w:id="11438">
            <w:rPr>
              <w:rFonts w:ascii="Times New Roman"/>
              <w:color w:val="000000"/>
            </w:rPr>
          </w:rPrChange>
        </w:rPr>
        <w:t>consectetur</w:t>
      </w:r>
      <w:r w:rsidR="00A96A35" w:rsidRPr="0027638C">
        <w:rPr>
          <w:sz w:val="24"/>
          <w:rPrChange w16du:dateUtc="2026-07-07T18:18:00Z" w:author="Author" w:date="2026-07-07T20:18:00Z" w:id="11439">
            <w:rPr>
              <w:rFonts w:ascii="Times New Roman"/>
              <w:color w:val="000000"/>
              <w:spacing w:val="6"/>
            </w:rPr>
          </w:rPrChange>
        </w:rPr>
        <w:t xml:space="preserve"> </w:t>
      </w:r>
      <w:r w:rsidR="00A96A35" w:rsidRPr="0027638C">
        <w:rPr>
          <w:sz w:val="24"/>
          <w:rPrChange w16du:dateUtc="2026-07-07T18:18:00Z" w:author="Author" w:date="2026-07-07T20:18:00Z" w:id="11440">
            <w:rPr>
              <w:rFonts w:ascii="Times New Roman"/>
              <w:color w:val="000000"/>
            </w:rPr>
          </w:rPrChange>
        </w:rPr>
        <w:t>adipiscing</w:t>
      </w:r>
      <w:r w:rsidR="00A96A35" w:rsidRPr="0027638C">
        <w:rPr>
          <w:sz w:val="24"/>
          <w:rPrChange w16du:dateUtc="2026-07-07T18:18:00Z" w:author="Author" w:date="2026-07-07T20:18:00Z" w:id="11441">
            <w:rPr>
              <w:rFonts w:ascii="Times New Roman"/>
              <w:color w:val="000000"/>
              <w:spacing w:val="6"/>
            </w:rPr>
          </w:rPrChange>
        </w:rPr>
        <w:t xml:space="preserve"> </w:t>
      </w:r>
      <w:r w:rsidR="00A96A35" w:rsidRPr="0027638C">
        <w:rPr>
          <w:sz w:val="24"/>
          <w:rPrChange w16du:dateUtc="2026-07-07T18:18:00Z" w:author="Author" w:date="2026-07-07T20:18:00Z" w:id="11442">
            <w:rPr>
              <w:rFonts w:ascii="Times New Roman"/>
              <w:color w:val="000000"/>
            </w:rPr>
          </w:rPrChange>
        </w:rPr>
        <w:t>elit</w:t>
      </w:r>
      <w:r w:rsidR="00A96A35" w:rsidRPr="0027638C">
        <w:rPr>
          <w:sz w:val="24"/>
          <w:rPrChange w16du:dateUtc="2026-07-07T18:18:00Z" w:author="Author" w:date="2026-07-07T20:18:00Z" w:id="11443">
            <w:rPr>
              <w:rFonts w:ascii="Times New Roman"/>
              <w:color w:val="000000"/>
              <w:spacing w:val="6"/>
            </w:rPr>
          </w:rPrChange>
        </w:rPr>
        <w:t xml:space="preserve"> </w:t>
      </w:r>
      <w:r w:rsidR="00A96A35" w:rsidRPr="0027638C">
        <w:rPr>
          <w:sz w:val="24"/>
          <w:rPrChange w16du:dateUtc="2026-07-07T18:18:00Z" w:author="Author" w:date="2026-07-07T20:18:00Z" w:id="11444">
            <w:rPr>
              <w:rFonts w:ascii="Times New Roman"/>
              <w:color w:val="000000"/>
            </w:rPr>
          </w:rPrChange>
        </w:rPr>
        <w:t>sed</w:t>
      </w:r>
      <w:r w:rsidR="00A96A35" w:rsidRPr="0027638C">
        <w:rPr>
          <w:sz w:val="24"/>
          <w:rPrChange w16du:dateUtc="2026-07-07T18:18:00Z" w:author="Author" w:date="2026-07-07T20:18:00Z" w:id="11445">
            <w:rPr>
              <w:rFonts w:ascii="Times New Roman"/>
              <w:color w:val="000000"/>
              <w:spacing w:val="6"/>
            </w:rPr>
          </w:rPrChange>
        </w:rPr>
        <w:t xml:space="preserve"> </w:t>
      </w:r>
      <w:r w:rsidR="00A96A35" w:rsidRPr="0027638C">
        <w:rPr>
          <w:sz w:val="24"/>
          <w:rPrChange w16du:dateUtc="2026-07-07T18:18:00Z" w:author="Author" w:date="2026-07-07T20:18:00Z" w:id="11446">
            <w:rPr>
              <w:rFonts w:ascii="Times New Roman"/>
              <w:color w:val="000000"/>
            </w:rPr>
          </w:rPrChange>
        </w:rPr>
        <w:t>do</w:t>
      </w:r>
      <w:r w:rsidR="00A96A35" w:rsidRPr="0027638C">
        <w:rPr>
          <w:sz w:val="24"/>
          <w:rPrChange w16du:dateUtc="2026-07-07T18:18:00Z" w:author="Author" w:date="2026-07-07T20:18:00Z" w:id="11447">
            <w:rPr>
              <w:rFonts w:ascii="Times New Roman"/>
              <w:color w:val="000000"/>
              <w:spacing w:val="6"/>
            </w:rPr>
          </w:rPrChange>
        </w:rPr>
        <w:t xml:space="preserve"> </w:t>
      </w:r>
      <w:r w:rsidR="00A96A35" w:rsidRPr="0027638C">
        <w:rPr>
          <w:sz w:val="24"/>
          <w:rPrChange w16du:dateUtc="2026-07-07T18:18:00Z" w:author="Author" w:date="2026-07-07T20:18:00Z" w:id="11448">
            <w:rPr>
              <w:rFonts w:ascii="Times New Roman"/>
              <w:color w:val="000000"/>
            </w:rPr>
          </w:rPrChange>
        </w:rPr>
        <w:t>eiusmod</w:t>
      </w:r>
      <w:r w:rsidR="00A96A35" w:rsidRPr="0027638C">
        <w:rPr>
          <w:sz w:val="24"/>
          <w:rPrChange w16du:dateUtc="2026-07-07T18:18:00Z" w:author="Author" w:date="2026-07-07T20:18:00Z" w:id="11449">
            <w:rPr>
              <w:rFonts w:ascii="Times New Roman"/>
              <w:color w:val="000000"/>
              <w:spacing w:val="6"/>
            </w:rPr>
          </w:rPrChange>
        </w:rPr>
        <w:t xml:space="preserve"> </w:t>
      </w:r>
      <w:r w:rsidR="00A96A35" w:rsidRPr="0027638C">
        <w:rPr>
          <w:sz w:val="24"/>
          <w:rPrChange w16du:dateUtc="2026-07-07T18:18:00Z" w:author="Author" w:date="2026-07-07T20:18:00Z" w:id="11450">
            <w:rPr>
              <w:rFonts w:ascii="Times New Roman"/>
              <w:color w:val="000000"/>
            </w:rPr>
          </w:rPrChange>
        </w:rPr>
        <w:t>tempor</w:t>
      </w:r>
      <w:r w:rsidR="00A96A35" w:rsidRPr="0027638C">
        <w:rPr>
          <w:sz w:val="24"/>
          <w:rPrChange w16du:dateUtc="2026-07-07T18:18:00Z" w:author="Author" w:date="2026-07-07T20:18:00Z" w:id="11451">
            <w:rPr>
              <w:rFonts w:ascii="Times New Roman"/>
              <w:color w:val="000000"/>
              <w:spacing w:val="6"/>
            </w:rPr>
          </w:rPrChange>
        </w:rPr>
        <w:t xml:space="preserve"> </w:t>
      </w:r>
      <w:r w:rsidR="00A96A35" w:rsidRPr="0027638C">
        <w:rPr>
          <w:sz w:val="24"/>
          <w:rPrChange w16du:dateUtc="2026-07-07T18:18:00Z" w:author="Author" w:date="2026-07-07T20:18:00Z" w:id="11452">
            <w:rPr>
              <w:rFonts w:ascii="Times New Roman"/>
              <w:color w:val="000000"/>
            </w:rPr>
          </w:rPrChange>
        </w:rPr>
        <w:t>incididunt</w:t>
      </w:r>
      <w:r w:rsidR="00A96A35" w:rsidRPr="0027638C">
        <w:rPr>
          <w:sz w:val="24"/>
          <w:rPrChange w16du:dateUtc="2026-07-07T18:18:00Z" w:author="Author" w:date="2026-07-07T20:18:00Z" w:id="11453">
            <w:rPr>
              <w:rFonts w:ascii="Times New Roman"/>
              <w:color w:val="000000"/>
              <w:spacing w:val="6"/>
            </w:rPr>
          </w:rPrChange>
        </w:rPr>
        <w:t xml:space="preserve"> </w:t>
      </w:r>
      <w:r w:rsidR="00A96A35" w:rsidRPr="0027638C">
        <w:rPr>
          <w:sz w:val="24"/>
          <w:rPrChange w16du:dateUtc="2026-07-07T18:18:00Z" w:author="Author" w:date="2026-07-07T20:18:00Z" w:id="11454">
            <w:rPr>
              <w:rFonts w:ascii="Times New Roman"/>
              <w:color w:val="000000"/>
            </w:rPr>
          </w:rPrChange>
        </w:rPr>
        <w:t>ut</w:t>
      </w:r>
      <w:r w:rsidR="00A96A35" w:rsidRPr="0027638C">
        <w:rPr>
          <w:sz w:val="24"/>
          <w:rPrChange w16du:dateUtc="2026-07-07T18:18:00Z" w:author="Author" w:date="2026-07-07T20:18:00Z" w:id="11455">
            <w:rPr>
              <w:rFonts w:ascii="Times New Roman"/>
              <w:color w:val="000000"/>
              <w:spacing w:val="6"/>
            </w:rPr>
          </w:rPrChange>
        </w:rPr>
        <w:t xml:space="preserve"> </w:t>
      </w:r>
      <w:r w:rsidR="00A96A35" w:rsidRPr="0027638C">
        <w:rPr>
          <w:sz w:val="24"/>
          <w:rPrChange w16du:dateUtc="2026-07-07T18:18:00Z" w:author="Author" w:date="2026-07-07T20:18:00Z" w:id="11456">
            <w:rPr>
              <w:rFonts w:ascii="Times New Roman" w:hAnsi="Times New Roman"/>
              <w:color w:val="000000"/>
            </w:rPr>
          </w:rPrChange>
        </w:rPr>
        <w:t>labore</w:t>
      </w:r>
      <w:del w16du:dateUtc="2026-07-07T18:18:00Z" w:author="Author" w:date="2026-07-07T20:18:00Z" w:id="11457">
        <w:r>
          <w:rPr>
            <w:color w:val="000000"/>
          </w:rPr>
          <w:cr/>
        </w:r>
      </w:del>
      <w:r w:rsidR="00A96A35" w:rsidRPr="0027638C">
        <w:rPr>
          <w:sz w:val="24"/>
          <w:rPrChange w16du:dateUtc="2026-07-07T18:18:00Z" w:author="Author" w:date="2026-07-07T20:18:00Z" w:id="11458">
            <w:rPr>
              <w:rFonts w:ascii="Times New Roman"/>
              <w:color w:val="000000"/>
              <w:spacing w:val="665"/>
            </w:rPr>
          </w:rPrChange>
        </w:rPr>
        <w:t xml:space="preserve"> </w:t>
      </w:r>
      <w:r w:rsidR="00A96A35" w:rsidRPr="0027638C">
        <w:rPr>
          <w:sz w:val="24"/>
          <w:rPrChange w16du:dateUtc="2026-07-07T18:18:00Z" w:author="Author" w:date="2026-07-07T20:18:00Z" w:id="11459">
            <w:rPr>
              <w:rFonts w:ascii="Times New Roman"/>
              <w:color w:val="000000"/>
            </w:rPr>
          </w:rPrChange>
        </w:rPr>
        <w:t>et</w:t>
      </w:r>
      <w:r w:rsidR="00A96A35" w:rsidRPr="0027638C">
        <w:rPr>
          <w:sz w:val="24"/>
          <w:rPrChange w16du:dateUtc="2026-07-07T18:18:00Z" w:author="Author" w:date="2026-07-07T20:18:00Z" w:id="11460">
            <w:rPr>
              <w:rFonts w:ascii="Times New Roman"/>
              <w:color w:val="000000"/>
              <w:spacing w:val="21"/>
            </w:rPr>
          </w:rPrChange>
        </w:rPr>
        <w:t xml:space="preserve"> </w:t>
      </w:r>
      <w:r w:rsidR="00A96A35" w:rsidRPr="0027638C">
        <w:rPr>
          <w:sz w:val="24"/>
          <w:rPrChange w16du:dateUtc="2026-07-07T18:18:00Z" w:author="Author" w:date="2026-07-07T20:18:00Z" w:id="11461">
            <w:rPr>
              <w:rFonts w:ascii="Times New Roman"/>
              <w:color w:val="000000"/>
            </w:rPr>
          </w:rPrChange>
        </w:rPr>
        <w:t>dolore</w:t>
      </w:r>
      <w:r w:rsidR="00A96A35" w:rsidRPr="0027638C">
        <w:rPr>
          <w:sz w:val="24"/>
          <w:rPrChange w16du:dateUtc="2026-07-07T18:18:00Z" w:author="Author" w:date="2026-07-07T20:18:00Z" w:id="11462">
            <w:rPr>
              <w:rFonts w:ascii="Times New Roman"/>
              <w:color w:val="000000"/>
              <w:spacing w:val="21"/>
            </w:rPr>
          </w:rPrChange>
        </w:rPr>
        <w:t xml:space="preserve"> </w:t>
      </w:r>
      <w:r w:rsidR="00A96A35" w:rsidRPr="0027638C">
        <w:rPr>
          <w:sz w:val="24"/>
          <w:rPrChange w16du:dateUtc="2026-07-07T18:18:00Z" w:author="Author" w:date="2026-07-07T20:18:00Z" w:id="11463">
            <w:rPr>
              <w:rFonts w:ascii="Times New Roman"/>
              <w:color w:val="000000"/>
            </w:rPr>
          </w:rPrChange>
        </w:rPr>
        <w:t>magna</w:t>
      </w:r>
      <w:r w:rsidR="00A96A35" w:rsidRPr="0027638C">
        <w:rPr>
          <w:sz w:val="24"/>
          <w:rPrChange w16du:dateUtc="2026-07-07T18:18:00Z" w:author="Author" w:date="2026-07-07T20:18:00Z" w:id="11464">
            <w:rPr>
              <w:rFonts w:ascii="Times New Roman"/>
              <w:color w:val="000000"/>
              <w:spacing w:val="21"/>
            </w:rPr>
          </w:rPrChange>
        </w:rPr>
        <w:t xml:space="preserve"> </w:t>
      </w:r>
      <w:r w:rsidR="00A96A35" w:rsidRPr="0027638C">
        <w:rPr>
          <w:sz w:val="24"/>
          <w:rPrChange w16du:dateUtc="2026-07-07T18:18:00Z" w:author="Author" w:date="2026-07-07T20:18:00Z" w:id="11465">
            <w:rPr>
              <w:rFonts w:ascii="Times New Roman"/>
              <w:color w:val="000000"/>
            </w:rPr>
          </w:rPrChange>
        </w:rPr>
        <w:t>aliqua</w:t>
      </w:r>
      <w:r w:rsidR="00A96A35" w:rsidRPr="0027638C">
        <w:rPr>
          <w:sz w:val="24"/>
          <w:rPrChange w16du:dateUtc="2026-07-07T18:18:00Z" w:author="Author" w:date="2026-07-07T20:18:00Z" w:id="11466">
            <w:rPr>
              <w:rFonts w:ascii="Times New Roman"/>
              <w:color w:val="000000"/>
              <w:spacing w:val="21"/>
            </w:rPr>
          </w:rPrChange>
        </w:rPr>
        <w:t xml:space="preserve"> </w:t>
      </w:r>
      <w:r w:rsidR="00A96A35" w:rsidRPr="0027638C">
        <w:rPr>
          <w:sz w:val="24"/>
          <w:rPrChange w16du:dateUtc="2026-07-07T18:18:00Z" w:author="Author" w:date="2026-07-07T20:18:00Z" w:id="11467">
            <w:rPr>
              <w:rFonts w:ascii="Times New Roman"/>
              <w:color w:val="000000"/>
            </w:rPr>
          </w:rPrChange>
        </w:rPr>
        <w:t>lorem</w:t>
      </w:r>
      <w:r w:rsidR="00A96A35" w:rsidRPr="0027638C">
        <w:rPr>
          <w:sz w:val="24"/>
          <w:rPrChange w16du:dateUtc="2026-07-07T18:18:00Z" w:author="Author" w:date="2026-07-07T20:18:00Z" w:id="11468">
            <w:rPr>
              <w:rFonts w:ascii="Times New Roman"/>
              <w:color w:val="000000"/>
              <w:spacing w:val="21"/>
            </w:rPr>
          </w:rPrChange>
        </w:rPr>
        <w:t xml:space="preserve"> </w:t>
      </w:r>
      <w:r w:rsidR="00A96A35" w:rsidRPr="0027638C">
        <w:rPr>
          <w:sz w:val="24"/>
          <w:rPrChange w16du:dateUtc="2026-07-07T18:18:00Z" w:author="Author" w:date="2026-07-07T20:18:00Z" w:id="11469">
            <w:rPr>
              <w:rFonts w:ascii="Times New Roman"/>
              <w:color w:val="000000"/>
            </w:rPr>
          </w:rPrChange>
        </w:rPr>
        <w:t>ipsum</w:t>
      </w:r>
      <w:r w:rsidR="00A96A35" w:rsidRPr="0027638C">
        <w:rPr>
          <w:sz w:val="24"/>
          <w:rPrChange w16du:dateUtc="2026-07-07T18:18:00Z" w:author="Author" w:date="2026-07-07T20:18:00Z" w:id="11470">
            <w:rPr>
              <w:rFonts w:ascii="Times New Roman"/>
              <w:color w:val="000000"/>
              <w:spacing w:val="21"/>
            </w:rPr>
          </w:rPrChange>
        </w:rPr>
        <w:t xml:space="preserve"> </w:t>
      </w:r>
      <w:r w:rsidR="00A96A35" w:rsidRPr="0027638C">
        <w:rPr>
          <w:sz w:val="24"/>
          <w:rPrChange w16du:dateUtc="2026-07-07T18:18:00Z" w:author="Author" w:date="2026-07-07T20:18:00Z" w:id="11471">
            <w:rPr>
              <w:rFonts w:ascii="Times New Roman"/>
              <w:color w:val="000000"/>
            </w:rPr>
          </w:rPrChange>
        </w:rPr>
        <w:t>Dolor</w:t>
      </w:r>
      <w:r w:rsidR="00A96A35" w:rsidRPr="0027638C">
        <w:rPr>
          <w:sz w:val="24"/>
          <w:rPrChange w16du:dateUtc="2026-07-07T18:18:00Z" w:author="Author" w:date="2026-07-07T20:18:00Z" w:id="11472">
            <w:rPr>
              <w:rFonts w:ascii="Times New Roman"/>
              <w:color w:val="000000"/>
              <w:spacing w:val="21"/>
            </w:rPr>
          </w:rPrChange>
        </w:rPr>
        <w:t xml:space="preserve"> </w:t>
      </w:r>
      <w:r w:rsidR="00A96A35" w:rsidRPr="0027638C">
        <w:rPr>
          <w:sz w:val="24"/>
          <w:rPrChange w16du:dateUtc="2026-07-07T18:18:00Z" w:author="Author" w:date="2026-07-07T20:18:00Z" w:id="11473">
            <w:rPr>
              <w:rFonts w:ascii="Times New Roman"/>
              <w:color w:val="000000"/>
            </w:rPr>
          </w:rPrChange>
        </w:rPr>
        <w:t>Sit</w:t>
      </w:r>
      <w:r w:rsidR="00A96A35" w:rsidRPr="0027638C">
        <w:rPr>
          <w:sz w:val="24"/>
          <w:rPrChange w16du:dateUtc="2026-07-07T18:18:00Z" w:author="Author" w:date="2026-07-07T20:18:00Z" w:id="11474">
            <w:rPr>
              <w:rFonts w:ascii="Times New Roman"/>
              <w:color w:val="000000"/>
              <w:spacing w:val="21"/>
            </w:rPr>
          </w:rPrChange>
        </w:rPr>
        <w:t xml:space="preserve"> </w:t>
      </w:r>
      <w:r w:rsidR="00A96A35" w:rsidRPr="0027638C">
        <w:rPr>
          <w:sz w:val="24"/>
          <w:rPrChange w16du:dateUtc="2026-07-07T18:18:00Z" w:author="Author" w:date="2026-07-07T20:18:00Z" w:id="11475">
            <w:rPr>
              <w:rFonts w:ascii="Times New Roman"/>
              <w:color w:val="000000"/>
            </w:rPr>
          </w:rPrChange>
        </w:rPr>
        <w:t>amet</w:t>
      </w:r>
      <w:r w:rsidR="00A96A35" w:rsidRPr="0027638C">
        <w:rPr>
          <w:sz w:val="24"/>
          <w:rPrChange w16du:dateUtc="2026-07-07T18:18:00Z" w:author="Author" w:date="2026-07-07T20:18:00Z" w:id="11476">
            <w:rPr>
              <w:rFonts w:ascii="Times New Roman"/>
              <w:color w:val="000000"/>
              <w:spacing w:val="21"/>
            </w:rPr>
          </w:rPrChange>
        </w:rPr>
        <w:t xml:space="preserve"> </w:t>
      </w:r>
      <w:r w:rsidR="00A96A35" w:rsidRPr="0027638C">
        <w:rPr>
          <w:sz w:val="24"/>
          <w:rPrChange w16du:dateUtc="2026-07-07T18:18:00Z" w:author="Author" w:date="2026-07-07T20:18:00Z" w:id="11477">
            <w:rPr>
              <w:rFonts w:ascii="Times New Roman"/>
              <w:color w:val="000000"/>
            </w:rPr>
          </w:rPrChange>
        </w:rPr>
        <w:t>consectetur</w:t>
      </w:r>
      <w:r w:rsidR="00A96A35" w:rsidRPr="0027638C">
        <w:rPr>
          <w:sz w:val="24"/>
          <w:rPrChange w16du:dateUtc="2026-07-07T18:18:00Z" w:author="Author" w:date="2026-07-07T20:18:00Z" w:id="11478">
            <w:rPr>
              <w:rFonts w:ascii="Times New Roman"/>
              <w:color w:val="000000"/>
              <w:spacing w:val="21"/>
            </w:rPr>
          </w:rPrChange>
        </w:rPr>
        <w:t xml:space="preserve"> </w:t>
      </w:r>
      <w:r w:rsidR="00A96A35" w:rsidRPr="0027638C">
        <w:rPr>
          <w:sz w:val="24"/>
          <w:rPrChange w16du:dateUtc="2026-07-07T18:18:00Z" w:author="Author" w:date="2026-07-07T20:18:00Z" w:id="11479">
            <w:rPr>
              <w:rFonts w:ascii="Times New Roman"/>
              <w:color w:val="000000"/>
            </w:rPr>
          </w:rPrChange>
        </w:rPr>
        <w:t>adipiscing</w:t>
      </w:r>
      <w:r w:rsidR="00A96A35" w:rsidRPr="0027638C">
        <w:rPr>
          <w:sz w:val="24"/>
          <w:rPrChange w16du:dateUtc="2026-07-07T18:18:00Z" w:author="Author" w:date="2026-07-07T20:18:00Z" w:id="11480">
            <w:rPr>
              <w:rFonts w:ascii="Times New Roman"/>
              <w:color w:val="000000"/>
              <w:spacing w:val="21"/>
            </w:rPr>
          </w:rPrChange>
        </w:rPr>
        <w:t xml:space="preserve"> </w:t>
      </w:r>
      <w:r w:rsidR="00A96A35" w:rsidRPr="0027638C">
        <w:rPr>
          <w:sz w:val="24"/>
          <w:rPrChange w16du:dateUtc="2026-07-07T18:18:00Z" w:author="Author" w:date="2026-07-07T20:18:00Z" w:id="11481">
            <w:rPr>
              <w:rFonts w:ascii="Times New Roman" w:hAnsi="Times New Roman"/>
              <w:color w:val="000000"/>
            </w:rPr>
          </w:rPrChange>
        </w:rPr>
        <w:t>elit</w:t>
      </w:r>
      <w:del w16du:dateUtc="2026-07-07T18:18:00Z" w:author="Author" w:date="2026-07-07T20:18:00Z" w:id="11482">
        <w:r>
          <w:rPr>
            <w:color w:val="000000"/>
          </w:rPr>
          <w:cr/>
        </w:r>
      </w:del>
      <w:r w:rsidR="00A96A35" w:rsidRPr="0027638C">
        <w:rPr>
          <w:sz w:val="24"/>
          <w:rPrChange w16du:dateUtc="2026-07-07T18:18:00Z" w:author="Author" w:date="2026-07-07T20:18:00Z" w:id="11483">
            <w:rPr>
              <w:rFonts w:ascii="Times New Roman"/>
              <w:color w:val="000000"/>
              <w:spacing w:val="665"/>
            </w:rPr>
          </w:rPrChange>
        </w:rPr>
        <w:t xml:space="preserve"> </w:t>
      </w:r>
      <w:r w:rsidR="00A96A35" w:rsidRPr="0027638C">
        <w:rPr>
          <w:sz w:val="24"/>
          <w:rPrChange w16du:dateUtc="2026-07-07T18:18:00Z" w:author="Author" w:date="2026-07-07T20:18:00Z" w:id="11484">
            <w:rPr>
              <w:rFonts w:ascii="Times New Roman"/>
              <w:color w:val="000000"/>
            </w:rPr>
          </w:rPrChange>
        </w:rPr>
        <w:t>sed</w:t>
      </w:r>
      <w:r w:rsidR="00A96A35" w:rsidRPr="0027638C">
        <w:rPr>
          <w:sz w:val="24"/>
          <w:rPrChange w16du:dateUtc="2026-07-07T18:18:00Z" w:author="Author" w:date="2026-07-07T20:18:00Z" w:id="11485">
            <w:rPr>
              <w:rFonts w:ascii="Times New Roman"/>
              <w:color w:val="000000"/>
              <w:spacing w:val="65"/>
            </w:rPr>
          </w:rPrChange>
        </w:rPr>
        <w:t xml:space="preserve"> </w:t>
      </w:r>
      <w:r w:rsidR="00A96A35" w:rsidRPr="0027638C">
        <w:rPr>
          <w:sz w:val="24"/>
          <w:rPrChange w16du:dateUtc="2026-07-07T18:18:00Z" w:author="Author" w:date="2026-07-07T20:18:00Z" w:id="11486">
            <w:rPr>
              <w:rFonts w:ascii="Times New Roman"/>
              <w:color w:val="000000"/>
            </w:rPr>
          </w:rPrChange>
        </w:rPr>
        <w:t>do</w:t>
      </w:r>
      <w:r w:rsidR="00A96A35" w:rsidRPr="0027638C">
        <w:rPr>
          <w:sz w:val="24"/>
          <w:rPrChange w16du:dateUtc="2026-07-07T18:18:00Z" w:author="Author" w:date="2026-07-07T20:18:00Z" w:id="11487">
            <w:rPr>
              <w:rFonts w:ascii="Times New Roman"/>
              <w:color w:val="000000"/>
              <w:spacing w:val="65"/>
            </w:rPr>
          </w:rPrChange>
        </w:rPr>
        <w:t xml:space="preserve"> </w:t>
      </w:r>
      <w:r w:rsidR="00A96A35" w:rsidRPr="0027638C">
        <w:rPr>
          <w:sz w:val="24"/>
          <w:rPrChange w16du:dateUtc="2026-07-07T18:18:00Z" w:author="Author" w:date="2026-07-07T20:18:00Z" w:id="11488">
            <w:rPr>
              <w:rFonts w:ascii="Times New Roman"/>
              <w:color w:val="000000"/>
            </w:rPr>
          </w:rPrChange>
        </w:rPr>
        <w:t>eiusmod</w:t>
      </w:r>
      <w:r w:rsidR="00A96A35" w:rsidRPr="0027638C">
        <w:rPr>
          <w:sz w:val="24"/>
          <w:rPrChange w16du:dateUtc="2026-07-07T18:18:00Z" w:author="Author" w:date="2026-07-07T20:18:00Z" w:id="11489">
            <w:rPr>
              <w:rFonts w:ascii="Times New Roman"/>
              <w:color w:val="000000"/>
              <w:spacing w:val="65"/>
            </w:rPr>
          </w:rPrChange>
        </w:rPr>
        <w:t xml:space="preserve"> </w:t>
      </w:r>
      <w:r w:rsidR="00A96A35" w:rsidRPr="0027638C">
        <w:rPr>
          <w:sz w:val="24"/>
          <w:rPrChange w16du:dateUtc="2026-07-07T18:18:00Z" w:author="Author" w:date="2026-07-07T20:18:00Z" w:id="11490">
            <w:rPr>
              <w:rFonts w:ascii="Times New Roman"/>
              <w:color w:val="000000"/>
            </w:rPr>
          </w:rPrChange>
        </w:rPr>
        <w:t>tempor</w:t>
      </w:r>
      <w:r w:rsidR="00A96A35" w:rsidRPr="0027638C">
        <w:rPr>
          <w:sz w:val="24"/>
          <w:rPrChange w16du:dateUtc="2026-07-07T18:18:00Z" w:author="Author" w:date="2026-07-07T20:18:00Z" w:id="11491">
            <w:rPr>
              <w:rFonts w:ascii="Times New Roman"/>
              <w:color w:val="000000"/>
              <w:spacing w:val="65"/>
            </w:rPr>
          </w:rPrChange>
        </w:rPr>
        <w:t xml:space="preserve"> </w:t>
      </w:r>
      <w:r w:rsidR="00A96A35" w:rsidRPr="0027638C">
        <w:rPr>
          <w:sz w:val="24"/>
          <w:rPrChange w16du:dateUtc="2026-07-07T18:18:00Z" w:author="Author" w:date="2026-07-07T20:18:00Z" w:id="11492">
            <w:rPr>
              <w:rFonts w:ascii="Times New Roman"/>
              <w:color w:val="000000"/>
            </w:rPr>
          </w:rPrChange>
        </w:rPr>
        <w:t>incididunt</w:t>
      </w:r>
      <w:r w:rsidR="00A96A35" w:rsidRPr="0027638C">
        <w:rPr>
          <w:sz w:val="24"/>
          <w:rPrChange w16du:dateUtc="2026-07-07T18:18:00Z" w:author="Author" w:date="2026-07-07T20:18:00Z" w:id="11493">
            <w:rPr>
              <w:rFonts w:ascii="Times New Roman"/>
              <w:color w:val="000000"/>
              <w:spacing w:val="65"/>
            </w:rPr>
          </w:rPrChange>
        </w:rPr>
        <w:t xml:space="preserve"> </w:t>
      </w:r>
      <w:r w:rsidR="00A96A35" w:rsidRPr="0027638C">
        <w:rPr>
          <w:sz w:val="24"/>
          <w:rPrChange w16du:dateUtc="2026-07-07T18:18:00Z" w:author="Author" w:date="2026-07-07T20:18:00Z" w:id="11494">
            <w:rPr>
              <w:rFonts w:ascii="Times New Roman"/>
              <w:color w:val="000000"/>
            </w:rPr>
          </w:rPrChange>
        </w:rPr>
        <w:t>ut</w:t>
      </w:r>
      <w:r w:rsidR="00A96A35" w:rsidRPr="0027638C">
        <w:rPr>
          <w:sz w:val="24"/>
          <w:rPrChange w16du:dateUtc="2026-07-07T18:18:00Z" w:author="Author" w:date="2026-07-07T20:18:00Z" w:id="11495">
            <w:rPr>
              <w:rFonts w:ascii="Times New Roman"/>
              <w:color w:val="000000"/>
              <w:spacing w:val="65"/>
            </w:rPr>
          </w:rPrChange>
        </w:rPr>
        <w:t xml:space="preserve"> </w:t>
      </w:r>
      <w:r w:rsidR="00A96A35" w:rsidRPr="0027638C">
        <w:rPr>
          <w:sz w:val="24"/>
          <w:rPrChange w16du:dateUtc="2026-07-07T18:18:00Z" w:author="Author" w:date="2026-07-07T20:18:00Z" w:id="11496">
            <w:rPr>
              <w:rFonts w:ascii="Times New Roman"/>
              <w:color w:val="000000"/>
            </w:rPr>
          </w:rPrChange>
        </w:rPr>
        <w:t>labore</w:t>
      </w:r>
      <w:r w:rsidR="00A96A35" w:rsidRPr="0027638C">
        <w:rPr>
          <w:sz w:val="24"/>
          <w:rPrChange w16du:dateUtc="2026-07-07T18:18:00Z" w:author="Author" w:date="2026-07-07T20:18:00Z" w:id="11497">
            <w:rPr>
              <w:rFonts w:ascii="Times New Roman"/>
              <w:color w:val="000000"/>
              <w:spacing w:val="65"/>
            </w:rPr>
          </w:rPrChange>
        </w:rPr>
        <w:t xml:space="preserve"> </w:t>
      </w:r>
      <w:r w:rsidR="00A96A35" w:rsidRPr="0027638C">
        <w:rPr>
          <w:sz w:val="24"/>
          <w:rPrChange w16du:dateUtc="2026-07-07T18:18:00Z" w:author="Author" w:date="2026-07-07T20:18:00Z" w:id="11498">
            <w:rPr>
              <w:rFonts w:ascii="Times New Roman"/>
              <w:color w:val="000000"/>
            </w:rPr>
          </w:rPrChange>
        </w:rPr>
        <w:t>et</w:t>
      </w:r>
      <w:r w:rsidR="00A96A35" w:rsidRPr="0027638C">
        <w:rPr>
          <w:sz w:val="24"/>
          <w:rPrChange w16du:dateUtc="2026-07-07T18:18:00Z" w:author="Author" w:date="2026-07-07T20:18:00Z" w:id="11499">
            <w:rPr>
              <w:rFonts w:ascii="Times New Roman"/>
              <w:color w:val="000000"/>
              <w:spacing w:val="65"/>
            </w:rPr>
          </w:rPrChange>
        </w:rPr>
        <w:t xml:space="preserve"> </w:t>
      </w:r>
      <w:r w:rsidR="00A96A35" w:rsidRPr="0027638C">
        <w:rPr>
          <w:sz w:val="24"/>
          <w:rPrChange w16du:dateUtc="2026-07-07T18:18:00Z" w:author="Author" w:date="2026-07-07T20:18:00Z" w:id="11500">
            <w:rPr>
              <w:rFonts w:ascii="Times New Roman"/>
              <w:color w:val="000000"/>
            </w:rPr>
          </w:rPrChange>
        </w:rPr>
        <w:t>dolore</w:t>
      </w:r>
      <w:r w:rsidR="00A96A35" w:rsidRPr="0027638C">
        <w:rPr>
          <w:sz w:val="24"/>
          <w:rPrChange w16du:dateUtc="2026-07-07T18:18:00Z" w:author="Author" w:date="2026-07-07T20:18:00Z" w:id="11501">
            <w:rPr>
              <w:rFonts w:ascii="Times New Roman"/>
              <w:color w:val="000000"/>
              <w:spacing w:val="64"/>
            </w:rPr>
          </w:rPrChange>
        </w:rPr>
        <w:t xml:space="preserve"> </w:t>
      </w:r>
      <w:r w:rsidR="00A96A35" w:rsidRPr="0027638C">
        <w:rPr>
          <w:sz w:val="24"/>
          <w:rPrChange w16du:dateUtc="2026-07-07T18:18:00Z" w:author="Author" w:date="2026-07-07T20:18:00Z" w:id="11502">
            <w:rPr>
              <w:rFonts w:ascii="Times New Roman"/>
              <w:color w:val="000000"/>
            </w:rPr>
          </w:rPrChange>
        </w:rPr>
        <w:t>magna</w:t>
      </w:r>
      <w:r w:rsidR="00A96A35" w:rsidRPr="0027638C">
        <w:rPr>
          <w:sz w:val="24"/>
          <w:rPrChange w16du:dateUtc="2026-07-07T18:18:00Z" w:author="Author" w:date="2026-07-07T20:18:00Z" w:id="11503">
            <w:rPr>
              <w:rFonts w:ascii="Times New Roman"/>
              <w:color w:val="000000"/>
              <w:spacing w:val="65"/>
            </w:rPr>
          </w:rPrChange>
        </w:rPr>
        <w:t xml:space="preserve"> </w:t>
      </w:r>
      <w:r w:rsidR="00A96A35" w:rsidRPr="0027638C">
        <w:rPr>
          <w:sz w:val="24"/>
          <w:rPrChange w16du:dateUtc="2026-07-07T18:18:00Z" w:author="Author" w:date="2026-07-07T20:18:00Z" w:id="11504">
            <w:rPr>
              <w:rFonts w:ascii="Times New Roman"/>
              <w:color w:val="000000"/>
            </w:rPr>
          </w:rPrChange>
        </w:rPr>
        <w:t>aliqua</w:t>
      </w:r>
      <w:r w:rsidR="00A96A35" w:rsidRPr="0027638C">
        <w:rPr>
          <w:sz w:val="24"/>
          <w:rPrChange w16du:dateUtc="2026-07-07T18:18:00Z" w:author="Author" w:date="2026-07-07T20:18:00Z" w:id="11505">
            <w:rPr>
              <w:rFonts w:ascii="Times New Roman"/>
              <w:color w:val="000000"/>
              <w:spacing w:val="65"/>
            </w:rPr>
          </w:rPrChange>
        </w:rPr>
        <w:t xml:space="preserve"> </w:t>
      </w:r>
      <w:r w:rsidR="00A96A35" w:rsidRPr="0027638C">
        <w:rPr>
          <w:sz w:val="24"/>
          <w:rPrChange w16du:dateUtc="2026-07-07T18:18:00Z" w:author="Author" w:date="2026-07-07T20:18:00Z" w:id="11506">
            <w:rPr>
              <w:rFonts w:ascii="Times New Roman" w:hAnsi="Times New Roman"/>
              <w:color w:val="000000"/>
            </w:rPr>
          </w:rPrChange>
        </w:rPr>
        <w:t>Lorem</w:t>
      </w:r>
      <w:del w16du:dateUtc="2026-07-07T18:18:00Z" w:author="Author" w:date="2026-07-07T20:18:00Z" w:id="11507">
        <w:r>
          <w:rPr>
            <w:color w:val="000000"/>
          </w:rPr>
          <w:cr/>
        </w:r>
      </w:del>
      <w:r w:rsidR="00A96A35" w:rsidRPr="0027638C">
        <w:rPr>
          <w:sz w:val="24"/>
          <w:rPrChange w16du:dateUtc="2026-07-07T18:18:00Z" w:author="Author" w:date="2026-07-07T20:18:00Z" w:id="11508">
            <w:rPr>
              <w:rFonts w:ascii="Times New Roman"/>
              <w:color w:val="000000"/>
              <w:spacing w:val="665"/>
            </w:rPr>
          </w:rPrChange>
        </w:rPr>
        <w:t xml:space="preserve"> </w:t>
      </w:r>
      <w:r w:rsidR="00A96A35" w:rsidRPr="0027638C">
        <w:rPr>
          <w:sz w:val="24"/>
          <w:rPrChange w16du:dateUtc="2026-07-07T18:18:00Z" w:author="Author" w:date="2026-07-07T20:18:00Z" w:id="11509">
            <w:rPr>
              <w:rFonts w:ascii="Times New Roman"/>
              <w:color w:val="000000"/>
            </w:rPr>
          </w:rPrChange>
        </w:rPr>
        <w:t>Ipsum</w:t>
      </w:r>
      <w:r w:rsidR="00A96A35" w:rsidRPr="0027638C">
        <w:rPr>
          <w:sz w:val="24"/>
          <w:rPrChange w16du:dateUtc="2026-07-07T18:18:00Z" w:author="Author" w:date="2026-07-07T20:18:00Z" w:id="11510">
            <w:rPr>
              <w:rFonts w:ascii="Times New Roman"/>
              <w:color w:val="000000"/>
              <w:spacing w:val="13"/>
            </w:rPr>
          </w:rPrChange>
        </w:rPr>
        <w:t xml:space="preserve"> </w:t>
      </w:r>
      <w:r w:rsidR="00A96A35" w:rsidRPr="0027638C">
        <w:rPr>
          <w:sz w:val="24"/>
          <w:rPrChange w16du:dateUtc="2026-07-07T18:18:00Z" w:author="Author" w:date="2026-07-07T20:18:00Z" w:id="11511">
            <w:rPr>
              <w:rFonts w:ascii="Times New Roman"/>
              <w:color w:val="000000"/>
            </w:rPr>
          </w:rPrChange>
        </w:rPr>
        <w:t>dolor</w:t>
      </w:r>
      <w:r w:rsidR="00A96A35" w:rsidRPr="0027638C">
        <w:rPr>
          <w:sz w:val="24"/>
          <w:rPrChange w16du:dateUtc="2026-07-07T18:18:00Z" w:author="Author" w:date="2026-07-07T20:18:00Z" w:id="11512">
            <w:rPr>
              <w:rFonts w:ascii="Times New Roman"/>
              <w:color w:val="000000"/>
              <w:spacing w:val="13"/>
            </w:rPr>
          </w:rPrChange>
        </w:rPr>
        <w:t xml:space="preserve"> </w:t>
      </w:r>
      <w:r w:rsidR="00A96A35" w:rsidRPr="0027638C">
        <w:rPr>
          <w:sz w:val="24"/>
          <w:rPrChange w16du:dateUtc="2026-07-07T18:18:00Z" w:author="Author" w:date="2026-07-07T20:18:00Z" w:id="11513">
            <w:rPr>
              <w:rFonts w:ascii="Times New Roman"/>
              <w:color w:val="000000"/>
            </w:rPr>
          </w:rPrChange>
        </w:rPr>
        <w:t>sit.</w:t>
      </w:r>
      <w:r w:rsidR="00A96A35" w:rsidRPr="0027638C">
        <w:rPr>
          <w:sz w:val="24"/>
          <w:rPrChange w16du:dateUtc="2026-07-07T18:18:00Z" w:author="Author" w:date="2026-07-07T20:18:00Z" w:id="11514">
            <w:rPr>
              <w:rFonts w:ascii="Times New Roman"/>
              <w:color w:val="000000"/>
              <w:spacing w:val="13"/>
            </w:rPr>
          </w:rPrChange>
        </w:rPr>
        <w:t xml:space="preserve"> </w:t>
      </w:r>
      <w:r w:rsidR="00A96A35" w:rsidRPr="0027638C">
        <w:rPr>
          <w:sz w:val="24"/>
          <w:rPrChange w16du:dateUtc="2026-07-07T18:18:00Z" w:author="Author" w:date="2026-07-07T20:18:00Z" w:id="11515">
            <w:rPr>
              <w:rFonts w:ascii="Times New Roman"/>
              <w:color w:val="000000"/>
            </w:rPr>
          </w:rPrChange>
        </w:rPr>
        <w:t>Amet</w:t>
      </w:r>
      <w:r w:rsidR="00A96A35" w:rsidRPr="0027638C">
        <w:rPr>
          <w:sz w:val="24"/>
          <w:rPrChange w16du:dateUtc="2026-07-07T18:18:00Z" w:author="Author" w:date="2026-07-07T20:18:00Z" w:id="11516">
            <w:rPr>
              <w:rFonts w:ascii="Times New Roman"/>
              <w:color w:val="000000"/>
              <w:spacing w:val="13"/>
            </w:rPr>
          </w:rPrChange>
        </w:rPr>
        <w:t xml:space="preserve"> </w:t>
      </w:r>
      <w:r w:rsidR="00A96A35" w:rsidRPr="0027638C">
        <w:rPr>
          <w:sz w:val="24"/>
          <w:rPrChange w16du:dateUtc="2026-07-07T18:18:00Z" w:author="Author" w:date="2026-07-07T20:18:00Z" w:id="11517">
            <w:rPr>
              <w:rFonts w:ascii="Times New Roman"/>
              <w:color w:val="000000"/>
            </w:rPr>
          </w:rPrChange>
        </w:rPr>
        <w:t>consectetur</w:t>
      </w:r>
      <w:r w:rsidR="00A96A35" w:rsidRPr="0027638C">
        <w:rPr>
          <w:sz w:val="24"/>
          <w:rPrChange w16du:dateUtc="2026-07-07T18:18:00Z" w:author="Author" w:date="2026-07-07T20:18:00Z" w:id="11518">
            <w:rPr>
              <w:rFonts w:ascii="Times New Roman"/>
              <w:color w:val="000000"/>
              <w:spacing w:val="13"/>
            </w:rPr>
          </w:rPrChange>
        </w:rPr>
        <w:t xml:space="preserve"> </w:t>
      </w:r>
      <w:r w:rsidR="00A96A35" w:rsidRPr="0027638C">
        <w:rPr>
          <w:sz w:val="24"/>
          <w:rPrChange w16du:dateUtc="2026-07-07T18:18:00Z" w:author="Author" w:date="2026-07-07T20:18:00Z" w:id="11519">
            <w:rPr>
              <w:rFonts w:ascii="Times New Roman"/>
              <w:color w:val="000000"/>
            </w:rPr>
          </w:rPrChange>
        </w:rPr>
        <w:t>adipiscing</w:t>
      </w:r>
      <w:r w:rsidR="00A96A35" w:rsidRPr="0027638C">
        <w:rPr>
          <w:sz w:val="24"/>
          <w:rPrChange w16du:dateUtc="2026-07-07T18:18:00Z" w:author="Author" w:date="2026-07-07T20:18:00Z" w:id="11520">
            <w:rPr>
              <w:rFonts w:ascii="Times New Roman"/>
              <w:color w:val="000000"/>
              <w:spacing w:val="13"/>
            </w:rPr>
          </w:rPrChange>
        </w:rPr>
        <w:t xml:space="preserve"> </w:t>
      </w:r>
      <w:r w:rsidR="00A96A35" w:rsidRPr="0027638C">
        <w:rPr>
          <w:sz w:val="24"/>
          <w:rPrChange w16du:dateUtc="2026-07-07T18:18:00Z" w:author="Author" w:date="2026-07-07T20:18:00Z" w:id="11521">
            <w:rPr>
              <w:rFonts w:ascii="Times New Roman"/>
              <w:color w:val="000000"/>
            </w:rPr>
          </w:rPrChange>
        </w:rPr>
        <w:t>elit</w:t>
      </w:r>
      <w:r w:rsidR="00A96A35" w:rsidRPr="0027638C">
        <w:rPr>
          <w:sz w:val="24"/>
          <w:rPrChange w16du:dateUtc="2026-07-07T18:18:00Z" w:author="Author" w:date="2026-07-07T20:18:00Z" w:id="11522">
            <w:rPr>
              <w:rFonts w:ascii="Times New Roman"/>
              <w:color w:val="000000"/>
              <w:spacing w:val="13"/>
            </w:rPr>
          </w:rPrChange>
        </w:rPr>
        <w:t xml:space="preserve"> </w:t>
      </w:r>
      <w:r w:rsidR="00A96A35" w:rsidRPr="0027638C">
        <w:rPr>
          <w:sz w:val="24"/>
          <w:rPrChange w16du:dateUtc="2026-07-07T18:18:00Z" w:author="Author" w:date="2026-07-07T20:18:00Z" w:id="11523">
            <w:rPr>
              <w:rFonts w:ascii="Times New Roman"/>
              <w:color w:val="000000"/>
            </w:rPr>
          </w:rPrChange>
        </w:rPr>
        <w:t>sed</w:t>
      </w:r>
      <w:r w:rsidR="00A96A35" w:rsidRPr="0027638C">
        <w:rPr>
          <w:sz w:val="24"/>
          <w:rPrChange w16du:dateUtc="2026-07-07T18:18:00Z" w:author="Author" w:date="2026-07-07T20:18:00Z" w:id="11524">
            <w:rPr>
              <w:rFonts w:ascii="Times New Roman"/>
              <w:color w:val="000000"/>
              <w:spacing w:val="13"/>
            </w:rPr>
          </w:rPrChange>
        </w:rPr>
        <w:t xml:space="preserve"> </w:t>
      </w:r>
      <w:r w:rsidR="00A96A35" w:rsidRPr="0027638C">
        <w:rPr>
          <w:sz w:val="24"/>
          <w:rPrChange w16du:dateUtc="2026-07-07T18:18:00Z" w:author="Author" w:date="2026-07-07T20:18:00Z" w:id="11525">
            <w:rPr>
              <w:rFonts w:ascii="Times New Roman"/>
              <w:color w:val="000000"/>
            </w:rPr>
          </w:rPrChange>
        </w:rPr>
        <w:t>do</w:t>
      </w:r>
      <w:r w:rsidR="00A96A35" w:rsidRPr="0027638C">
        <w:rPr>
          <w:sz w:val="24"/>
          <w:rPrChange w16du:dateUtc="2026-07-07T18:18:00Z" w:author="Author" w:date="2026-07-07T20:18:00Z" w:id="11526">
            <w:rPr>
              <w:rFonts w:ascii="Times New Roman"/>
              <w:color w:val="000000"/>
              <w:spacing w:val="13"/>
            </w:rPr>
          </w:rPrChange>
        </w:rPr>
        <w:t xml:space="preserve"> </w:t>
      </w:r>
      <w:r w:rsidR="00A96A35" w:rsidRPr="0027638C">
        <w:rPr>
          <w:sz w:val="24"/>
          <w:rPrChange w16du:dateUtc="2026-07-07T18:18:00Z" w:author="Author" w:date="2026-07-07T20:18:00Z" w:id="11527">
            <w:rPr>
              <w:rFonts w:ascii="Times New Roman"/>
              <w:color w:val="000000"/>
            </w:rPr>
          </w:rPrChange>
        </w:rPr>
        <w:t>eiusmod</w:t>
      </w:r>
      <w:r w:rsidR="00A96A35" w:rsidRPr="0027638C">
        <w:rPr>
          <w:sz w:val="24"/>
          <w:rPrChange w16du:dateUtc="2026-07-07T18:18:00Z" w:author="Author" w:date="2026-07-07T20:18:00Z" w:id="11528">
            <w:rPr>
              <w:rFonts w:ascii="Times New Roman"/>
              <w:color w:val="000000"/>
              <w:spacing w:val="13"/>
            </w:rPr>
          </w:rPrChange>
        </w:rPr>
        <w:t xml:space="preserve"> </w:t>
      </w:r>
      <w:r w:rsidR="00A96A35" w:rsidRPr="0027638C">
        <w:rPr>
          <w:sz w:val="24"/>
          <w:rPrChange w16du:dateUtc="2026-07-07T18:18:00Z" w:author="Author" w:date="2026-07-07T20:18:00Z" w:id="11529">
            <w:rPr>
              <w:rFonts w:ascii="Times New Roman"/>
              <w:color w:val="000000"/>
            </w:rPr>
          </w:rPrChange>
        </w:rPr>
        <w:t>tempor</w:t>
      </w:r>
      <w:r w:rsidR="00A96A35" w:rsidRPr="0027638C">
        <w:rPr>
          <w:sz w:val="24"/>
          <w:rPrChange w16du:dateUtc="2026-07-07T18:18:00Z" w:author="Author" w:date="2026-07-07T20:18:00Z" w:id="11530">
            <w:rPr>
              <w:rFonts w:ascii="Times New Roman"/>
              <w:color w:val="000000"/>
              <w:spacing w:val="13"/>
            </w:rPr>
          </w:rPrChange>
        </w:rPr>
        <w:t xml:space="preserve"> </w:t>
      </w:r>
      <w:r w:rsidR="00A96A35" w:rsidRPr="0027638C">
        <w:rPr>
          <w:sz w:val="24"/>
          <w:rPrChange w16du:dateUtc="2026-07-07T18:18:00Z" w:author="Author" w:date="2026-07-07T20:18:00Z" w:id="11531">
            <w:rPr>
              <w:rFonts w:ascii="Times New Roman"/>
              <w:color w:val="000000"/>
            </w:rPr>
          </w:rPrChange>
        </w:rPr>
        <w:t>incididunt</w:t>
      </w:r>
      <w:r w:rsidR="00A96A35" w:rsidRPr="0027638C">
        <w:rPr>
          <w:sz w:val="24"/>
          <w:rPrChange w16du:dateUtc="2026-07-07T18:18:00Z" w:author="Author" w:date="2026-07-07T20:18:00Z" w:id="11532">
            <w:rPr>
              <w:rFonts w:ascii="Times New Roman"/>
              <w:color w:val="000000"/>
              <w:spacing w:val="13"/>
            </w:rPr>
          </w:rPrChange>
        </w:rPr>
        <w:t xml:space="preserve"> </w:t>
      </w:r>
      <w:r w:rsidR="00A96A35" w:rsidRPr="0027638C">
        <w:rPr>
          <w:sz w:val="24"/>
          <w:rPrChange w16du:dateUtc="2026-07-07T18:18:00Z" w:author="Author" w:date="2026-07-07T20:18:00Z" w:id="11533">
            <w:rPr>
              <w:rFonts w:ascii="Times New Roman"/>
              <w:color w:val="000000"/>
            </w:rPr>
          </w:rPrChange>
        </w:rPr>
        <w:t>ut</w:t>
      </w:r>
      <w:r w:rsidR="00A96A35" w:rsidRPr="0027638C">
        <w:rPr>
          <w:sz w:val="24"/>
          <w:rPrChange w16du:dateUtc="2026-07-07T18:18:00Z" w:author="Author" w:date="2026-07-07T20:18:00Z" w:id="11534">
            <w:rPr>
              <w:rFonts w:ascii="Times New Roman"/>
              <w:color w:val="000000"/>
              <w:spacing w:val="13"/>
            </w:rPr>
          </w:rPrChange>
        </w:rPr>
        <w:t xml:space="preserve"> </w:t>
      </w:r>
      <w:r w:rsidR="00A96A35" w:rsidRPr="0027638C">
        <w:rPr>
          <w:sz w:val="24"/>
          <w:rPrChange w16du:dateUtc="2026-07-07T18:18:00Z" w:author="Author" w:date="2026-07-07T20:18:00Z" w:id="11535">
            <w:rPr>
              <w:rFonts w:ascii="Times New Roman" w:hAnsi="Times New Roman"/>
              <w:color w:val="000000"/>
            </w:rPr>
          </w:rPrChange>
        </w:rPr>
        <w:t>labore,</w:t>
      </w:r>
      <w:del w16du:dateUtc="2026-07-07T18:18:00Z" w:author="Author" w:date="2026-07-07T20:18:00Z" w:id="11536">
        <w:r>
          <w:rPr>
            <w:color w:val="000000"/>
          </w:rPr>
          <w:cr/>
        </w:r>
      </w:del>
      <w:r w:rsidR="00A96A35" w:rsidRPr="0027638C">
        <w:rPr>
          <w:sz w:val="24"/>
          <w:rPrChange w16du:dateUtc="2026-07-07T18:18:00Z" w:author="Author" w:date="2026-07-07T20:18:00Z" w:id="11537">
            <w:rPr>
              <w:rFonts w:ascii="Times New Roman"/>
              <w:color w:val="000000"/>
              <w:spacing w:val="665"/>
            </w:rPr>
          </w:rPrChange>
        </w:rPr>
        <w:t xml:space="preserve"> </w:t>
      </w:r>
      <w:r w:rsidR="00A96A35" w:rsidRPr="0027638C">
        <w:rPr>
          <w:sz w:val="24"/>
          <w:rPrChange w16du:dateUtc="2026-07-07T18:18:00Z" w:author="Author" w:date="2026-07-07T20:18:00Z" w:id="11538">
            <w:rPr>
              <w:rFonts w:ascii="Times New Roman"/>
              <w:color w:val="000000"/>
            </w:rPr>
          </w:rPrChange>
        </w:rPr>
        <w:t>et</w:t>
      </w:r>
      <w:r w:rsidR="00A96A35" w:rsidRPr="0027638C">
        <w:rPr>
          <w:sz w:val="24"/>
          <w:rPrChange w16du:dateUtc="2026-07-07T18:18:00Z" w:author="Author" w:date="2026-07-07T20:18:00Z" w:id="11539">
            <w:rPr>
              <w:rFonts w:ascii="Times New Roman"/>
              <w:color w:val="000000"/>
              <w:spacing w:val="9"/>
            </w:rPr>
          </w:rPrChange>
        </w:rPr>
        <w:t xml:space="preserve"> </w:t>
      </w:r>
      <w:r w:rsidR="00A96A35" w:rsidRPr="0027638C">
        <w:rPr>
          <w:sz w:val="24"/>
          <w:rPrChange w16du:dateUtc="2026-07-07T18:18:00Z" w:author="Author" w:date="2026-07-07T20:18:00Z" w:id="11540">
            <w:rPr>
              <w:rFonts w:ascii="Times New Roman"/>
              <w:color w:val="000000"/>
            </w:rPr>
          </w:rPrChange>
        </w:rPr>
        <w:t>Dolore</w:t>
      </w:r>
      <w:r w:rsidR="00A96A35" w:rsidRPr="0027638C">
        <w:rPr>
          <w:sz w:val="24"/>
          <w:rPrChange w16du:dateUtc="2026-07-07T18:18:00Z" w:author="Author" w:date="2026-07-07T20:18:00Z" w:id="11541">
            <w:rPr>
              <w:rFonts w:ascii="Times New Roman"/>
              <w:color w:val="000000"/>
              <w:spacing w:val="9"/>
            </w:rPr>
          </w:rPrChange>
        </w:rPr>
        <w:t xml:space="preserve"> </w:t>
      </w:r>
      <w:r w:rsidR="00A96A35" w:rsidRPr="0027638C">
        <w:rPr>
          <w:sz w:val="24"/>
          <w:rPrChange w16du:dateUtc="2026-07-07T18:18:00Z" w:author="Author" w:date="2026-07-07T20:18:00Z" w:id="11542">
            <w:rPr>
              <w:rFonts w:ascii="Times New Roman"/>
              <w:color w:val="000000"/>
            </w:rPr>
          </w:rPrChange>
        </w:rPr>
        <w:t>magna</w:t>
      </w:r>
      <w:r w:rsidR="00A96A35" w:rsidRPr="0027638C">
        <w:rPr>
          <w:sz w:val="24"/>
          <w:rPrChange w16du:dateUtc="2026-07-07T18:18:00Z" w:author="Author" w:date="2026-07-07T20:18:00Z" w:id="11543">
            <w:rPr>
              <w:rFonts w:ascii="Times New Roman"/>
              <w:color w:val="000000"/>
              <w:spacing w:val="9"/>
            </w:rPr>
          </w:rPrChange>
        </w:rPr>
        <w:t xml:space="preserve"> </w:t>
      </w:r>
      <w:r w:rsidR="00A96A35" w:rsidRPr="0027638C">
        <w:rPr>
          <w:sz w:val="24"/>
          <w:rPrChange w16du:dateUtc="2026-07-07T18:18:00Z" w:author="Author" w:date="2026-07-07T20:18:00Z" w:id="11544">
            <w:rPr>
              <w:rFonts w:ascii="Times New Roman"/>
              <w:color w:val="000000"/>
            </w:rPr>
          </w:rPrChange>
        </w:rPr>
        <w:t>aliqua</w:t>
      </w:r>
      <w:r w:rsidR="00A96A35" w:rsidRPr="0027638C">
        <w:rPr>
          <w:sz w:val="24"/>
          <w:rPrChange w16du:dateUtc="2026-07-07T18:18:00Z" w:author="Author" w:date="2026-07-07T20:18:00Z" w:id="11545">
            <w:rPr>
              <w:rFonts w:ascii="Times New Roman"/>
              <w:color w:val="000000"/>
              <w:spacing w:val="9"/>
            </w:rPr>
          </w:rPrChange>
        </w:rPr>
        <w:t xml:space="preserve"> </w:t>
      </w:r>
      <w:r w:rsidR="00A96A35" w:rsidRPr="0027638C">
        <w:rPr>
          <w:sz w:val="24"/>
          <w:rPrChange w16du:dateUtc="2026-07-07T18:18:00Z" w:author="Author" w:date="2026-07-07T20:18:00Z" w:id="11546">
            <w:rPr>
              <w:rFonts w:ascii="Times New Roman"/>
              <w:color w:val="000000"/>
            </w:rPr>
          </w:rPrChange>
        </w:rPr>
        <w:t>lorem</w:t>
      </w:r>
      <w:r w:rsidR="00A96A35" w:rsidRPr="0027638C">
        <w:rPr>
          <w:sz w:val="24"/>
          <w:rPrChange w16du:dateUtc="2026-07-07T18:18:00Z" w:author="Author" w:date="2026-07-07T20:18:00Z" w:id="11547">
            <w:rPr>
              <w:rFonts w:ascii="Times New Roman"/>
              <w:color w:val="000000"/>
              <w:spacing w:val="9"/>
            </w:rPr>
          </w:rPrChange>
        </w:rPr>
        <w:t xml:space="preserve"> </w:t>
      </w:r>
      <w:r w:rsidR="00A96A35" w:rsidRPr="0027638C">
        <w:rPr>
          <w:sz w:val="24"/>
          <w:rPrChange w16du:dateUtc="2026-07-07T18:18:00Z" w:author="Author" w:date="2026-07-07T20:18:00Z" w:id="11548">
            <w:rPr>
              <w:rFonts w:ascii="Times New Roman"/>
              <w:color w:val="000000"/>
            </w:rPr>
          </w:rPrChange>
        </w:rPr>
        <w:t>ipsum</w:t>
      </w:r>
      <w:r w:rsidR="00A96A35" w:rsidRPr="0027638C">
        <w:rPr>
          <w:sz w:val="24"/>
          <w:rPrChange w16du:dateUtc="2026-07-07T18:18:00Z" w:author="Author" w:date="2026-07-07T20:18:00Z" w:id="11549">
            <w:rPr>
              <w:rFonts w:ascii="Times New Roman"/>
              <w:color w:val="000000"/>
              <w:spacing w:val="9"/>
            </w:rPr>
          </w:rPrChange>
        </w:rPr>
        <w:t xml:space="preserve"> </w:t>
      </w:r>
      <w:r w:rsidR="00A96A35" w:rsidRPr="0027638C">
        <w:rPr>
          <w:sz w:val="24"/>
          <w:rPrChange w16du:dateUtc="2026-07-07T18:18:00Z" w:author="Author" w:date="2026-07-07T20:18:00Z" w:id="11550">
            <w:rPr>
              <w:rFonts w:ascii="Times New Roman"/>
              <w:color w:val="000000"/>
            </w:rPr>
          </w:rPrChange>
        </w:rPr>
        <w:t>dolor</w:t>
      </w:r>
      <w:r w:rsidR="00A96A35" w:rsidRPr="0027638C">
        <w:rPr>
          <w:sz w:val="24"/>
          <w:rPrChange w16du:dateUtc="2026-07-07T18:18:00Z" w:author="Author" w:date="2026-07-07T20:18:00Z" w:id="11551">
            <w:rPr>
              <w:rFonts w:ascii="Times New Roman"/>
              <w:color w:val="000000"/>
              <w:spacing w:val="9"/>
            </w:rPr>
          </w:rPrChange>
        </w:rPr>
        <w:t xml:space="preserve"> </w:t>
      </w:r>
      <w:r w:rsidR="00A96A35" w:rsidRPr="0027638C">
        <w:rPr>
          <w:sz w:val="24"/>
          <w:rPrChange w16du:dateUtc="2026-07-07T18:18:00Z" w:author="Author" w:date="2026-07-07T20:18:00Z" w:id="11552">
            <w:rPr>
              <w:rFonts w:ascii="Times New Roman"/>
              <w:color w:val="000000"/>
            </w:rPr>
          </w:rPrChange>
        </w:rPr>
        <w:t>Sit</w:t>
      </w:r>
      <w:r w:rsidR="00A96A35" w:rsidRPr="0027638C">
        <w:rPr>
          <w:sz w:val="24"/>
          <w:rPrChange w16du:dateUtc="2026-07-07T18:18:00Z" w:author="Author" w:date="2026-07-07T20:18:00Z" w:id="11553">
            <w:rPr>
              <w:rFonts w:ascii="Times New Roman"/>
              <w:color w:val="000000"/>
              <w:spacing w:val="9"/>
            </w:rPr>
          </w:rPrChange>
        </w:rPr>
        <w:t xml:space="preserve"> </w:t>
      </w:r>
      <w:r w:rsidR="00A96A35" w:rsidRPr="0027638C">
        <w:rPr>
          <w:sz w:val="24"/>
          <w:rPrChange w16du:dateUtc="2026-07-07T18:18:00Z" w:author="Author" w:date="2026-07-07T20:18:00Z" w:id="11554">
            <w:rPr>
              <w:rFonts w:ascii="Times New Roman"/>
              <w:color w:val="000000"/>
            </w:rPr>
          </w:rPrChange>
        </w:rPr>
        <w:t>Amet,</w:t>
      </w:r>
      <w:r w:rsidR="00A96A35" w:rsidRPr="0027638C">
        <w:rPr>
          <w:sz w:val="24"/>
          <w:rPrChange w16du:dateUtc="2026-07-07T18:18:00Z" w:author="Author" w:date="2026-07-07T20:18:00Z" w:id="11555">
            <w:rPr>
              <w:rFonts w:ascii="Times New Roman"/>
              <w:color w:val="000000"/>
              <w:spacing w:val="9"/>
            </w:rPr>
          </w:rPrChange>
        </w:rPr>
        <w:t xml:space="preserve"> </w:t>
      </w:r>
      <w:r w:rsidR="00A96A35" w:rsidRPr="0027638C">
        <w:rPr>
          <w:sz w:val="24"/>
          <w:rPrChange w16du:dateUtc="2026-07-07T18:18:00Z" w:author="Author" w:date="2026-07-07T20:18:00Z" w:id="11556">
            <w:rPr>
              <w:rFonts w:ascii="Times New Roman"/>
              <w:color w:val="000000"/>
            </w:rPr>
          </w:rPrChange>
        </w:rPr>
        <w:t>consectetur</w:t>
      </w:r>
      <w:r w:rsidR="00A96A35" w:rsidRPr="0027638C">
        <w:rPr>
          <w:sz w:val="24"/>
          <w:rPrChange w16du:dateUtc="2026-07-07T18:18:00Z" w:author="Author" w:date="2026-07-07T20:18:00Z" w:id="11557">
            <w:rPr>
              <w:rFonts w:ascii="Times New Roman"/>
              <w:color w:val="000000"/>
              <w:spacing w:val="9"/>
            </w:rPr>
          </w:rPrChange>
        </w:rPr>
        <w:t xml:space="preserve"> </w:t>
      </w:r>
      <w:r w:rsidR="00A96A35" w:rsidRPr="0027638C">
        <w:rPr>
          <w:sz w:val="24"/>
          <w:rPrChange w16du:dateUtc="2026-07-07T18:18:00Z" w:author="Author" w:date="2026-07-07T20:18:00Z" w:id="11558">
            <w:rPr>
              <w:rFonts w:ascii="Times New Roman"/>
              <w:color w:val="000000"/>
            </w:rPr>
          </w:rPrChange>
        </w:rPr>
        <w:t>adipiscing</w:t>
      </w:r>
      <w:r w:rsidR="00A96A35" w:rsidRPr="0027638C">
        <w:rPr>
          <w:sz w:val="24"/>
          <w:rPrChange w16du:dateUtc="2026-07-07T18:18:00Z" w:author="Author" w:date="2026-07-07T20:18:00Z" w:id="11559">
            <w:rPr>
              <w:rFonts w:ascii="Times New Roman"/>
              <w:color w:val="000000"/>
              <w:spacing w:val="9"/>
            </w:rPr>
          </w:rPrChange>
        </w:rPr>
        <w:t xml:space="preserve"> </w:t>
      </w:r>
      <w:r w:rsidR="00A96A35" w:rsidRPr="0027638C">
        <w:rPr>
          <w:sz w:val="24"/>
          <w:rPrChange w16du:dateUtc="2026-07-07T18:18:00Z" w:author="Author" w:date="2026-07-07T20:18:00Z" w:id="11560">
            <w:rPr>
              <w:rFonts w:ascii="Times New Roman"/>
              <w:color w:val="000000"/>
            </w:rPr>
          </w:rPrChange>
        </w:rPr>
        <w:t>elit</w:t>
      </w:r>
      <w:r w:rsidR="00A96A35" w:rsidRPr="0027638C">
        <w:rPr>
          <w:sz w:val="24"/>
          <w:rPrChange w16du:dateUtc="2026-07-07T18:18:00Z" w:author="Author" w:date="2026-07-07T20:18:00Z" w:id="11561">
            <w:rPr>
              <w:rFonts w:ascii="Times New Roman"/>
              <w:color w:val="000000"/>
              <w:spacing w:val="9"/>
            </w:rPr>
          </w:rPrChange>
        </w:rPr>
        <w:t xml:space="preserve"> </w:t>
      </w:r>
      <w:r w:rsidR="00A96A35" w:rsidRPr="0027638C">
        <w:rPr>
          <w:sz w:val="24"/>
          <w:rPrChange w16du:dateUtc="2026-07-07T18:18:00Z" w:author="Author" w:date="2026-07-07T20:18:00Z" w:id="11562">
            <w:rPr>
              <w:rFonts w:ascii="Times New Roman"/>
              <w:color w:val="000000"/>
            </w:rPr>
          </w:rPrChange>
        </w:rPr>
        <w:t>sed</w:t>
      </w:r>
      <w:r w:rsidR="00A96A35" w:rsidRPr="0027638C">
        <w:rPr>
          <w:sz w:val="24"/>
          <w:rPrChange w16du:dateUtc="2026-07-07T18:18:00Z" w:author="Author" w:date="2026-07-07T20:18:00Z" w:id="11563">
            <w:rPr>
              <w:rFonts w:ascii="Times New Roman"/>
              <w:color w:val="000000"/>
              <w:spacing w:val="9"/>
            </w:rPr>
          </w:rPrChange>
        </w:rPr>
        <w:t xml:space="preserve"> </w:t>
      </w:r>
      <w:r w:rsidR="00A96A35" w:rsidRPr="0027638C">
        <w:rPr>
          <w:sz w:val="24"/>
          <w:rPrChange w16du:dateUtc="2026-07-07T18:18:00Z" w:author="Author" w:date="2026-07-07T20:18:00Z" w:id="11564">
            <w:rPr>
              <w:rFonts w:ascii="Times New Roman"/>
              <w:color w:val="000000"/>
            </w:rPr>
          </w:rPrChange>
        </w:rPr>
        <w:t>do</w:t>
      </w:r>
      <w:r w:rsidR="00A96A35" w:rsidRPr="0027638C">
        <w:rPr>
          <w:sz w:val="24"/>
          <w:rPrChange w16du:dateUtc="2026-07-07T18:18:00Z" w:author="Author" w:date="2026-07-07T20:18:00Z" w:id="11565">
            <w:rPr>
              <w:rFonts w:ascii="Times New Roman"/>
              <w:color w:val="000000"/>
              <w:spacing w:val="9"/>
            </w:rPr>
          </w:rPrChange>
        </w:rPr>
        <w:t xml:space="preserve"> </w:t>
      </w:r>
      <w:r w:rsidR="00A96A35" w:rsidRPr="0027638C">
        <w:rPr>
          <w:sz w:val="24"/>
          <w:rPrChange w16du:dateUtc="2026-07-07T18:18:00Z" w:author="Author" w:date="2026-07-07T20:18:00Z" w:id="11566">
            <w:rPr>
              <w:rFonts w:ascii="Times New Roman" w:hAnsi="Times New Roman"/>
              <w:color w:val="000000"/>
            </w:rPr>
          </w:rPrChange>
        </w:rPr>
        <w:t>eiusmod</w:t>
      </w:r>
      <w:del w16du:dateUtc="2026-07-07T18:18:00Z" w:author="Author" w:date="2026-07-07T20:18:00Z" w:id="11567">
        <w:r>
          <w:rPr>
            <w:color w:val="000000"/>
          </w:rPr>
          <w:cr/>
        </w:r>
      </w:del>
      <w:r w:rsidR="00A96A35" w:rsidRPr="0027638C">
        <w:rPr>
          <w:sz w:val="24"/>
          <w:rPrChange w16du:dateUtc="2026-07-07T18:18:00Z" w:author="Author" w:date="2026-07-07T20:18:00Z" w:id="11568">
            <w:rPr>
              <w:rFonts w:ascii="Times New Roman"/>
              <w:color w:val="000000"/>
              <w:spacing w:val="665"/>
            </w:rPr>
          </w:rPrChange>
        </w:rPr>
        <w:t xml:space="preserve"> </w:t>
      </w:r>
      <w:r w:rsidR="00A96A35" w:rsidRPr="0027638C">
        <w:rPr>
          <w:sz w:val="24"/>
          <w:rPrChange w16du:dateUtc="2026-07-07T18:18:00Z" w:author="Author" w:date="2026-07-07T20:18:00Z" w:id="11569">
            <w:rPr>
              <w:rFonts w:ascii="Times New Roman"/>
              <w:color w:val="000000"/>
            </w:rPr>
          </w:rPrChange>
        </w:rPr>
        <w:t>tempor incididunt ut labore et dolore magna</w:t>
      </w:r>
      <w:r w:rsidR="00A96A35" w:rsidRPr="0027638C">
        <w:rPr>
          <w:sz w:val="24"/>
          <w:rPrChange w16du:dateUtc="2026-07-07T18:18:00Z" w:author="Author" w:date="2026-07-07T20:18:00Z" w:id="11570">
            <w:rPr>
              <w:rFonts w:ascii="Times New Roman"/>
              <w:color w:val="000000"/>
              <w:spacing w:val="-1"/>
            </w:rPr>
          </w:rPrChange>
        </w:rPr>
        <w:t xml:space="preserve"> </w:t>
      </w:r>
      <w:r w:rsidR="00A96A35" w:rsidRPr="0027638C">
        <w:rPr>
          <w:sz w:val="24"/>
          <w:rPrChange w16du:dateUtc="2026-07-07T18:18:00Z" w:author="Author" w:date="2026-07-07T20:18:00Z" w:id="11571">
            <w:rPr>
              <w:rFonts w:ascii="Times New Roman"/>
              <w:color w:val="000000"/>
            </w:rPr>
          </w:rPrChange>
        </w:rPr>
        <w:t>aliqua lorem.</w:t>
      </w:r>
    </w:p>
    <w:p w14:paraId="584D91D1" w14:textId="77777777" w:rsidR="009609E8" w:rsidRDefault="00000000" w:rsidRPr="0027638C">
      <w:pPr>
        <w:pStyle w:val="BodyText"/>
        <w:spacing w:before="4"/>
        <w:ind w:firstLine="0" w:left="0"/>
        <w:jc w:val="left"/>
        <w:rPr>
          <w:ins w16du:dateUtc="2026-07-07T18:18:00Z" w:author="Author" w:date="2026-07-07T20:18:00Z" w:id="11572"/>
          <w:sz w:val="24"/>
          <w:szCs w:val="24"/>
        </w:rPr>
      </w:pPr>
      <w:del w16du:dateUtc="2026-07-07T18:18:00Z" w:author="Author" w:date="2026-07-07T20:18:00Z" w:id="11573">
        <w:r>
          <w:rPr>
            <w:color w:val="000000"/>
          </w:rPr>
          <w:delText>10.</w:delText>
        </w:r>
        <w:r>
          <w:rPr>
            <w:color w:val="000000"/>
            <w:spacing w:val="390"/>
          </w:rPr>
          <w:delText xml:space="preserve"> </w:delText>
        </w:r>
      </w:del>
    </w:p>
    <w:p w14:paraId="584D91D2" w14:textId="77777777" w:rsidR="009609E8" w:rsidRDefault="00A96A35" w:rsidRPr="0027638C">
      <w:pPr>
        <w:pStyle w:val="ListParagraph"/>
        <w:numPr>
          <w:ilvl w:val="0"/>
          <w:numId w:val="5"/>
        </w:numPr>
        <w:tabs>
          <w:tab w:pos="719" w:val="left"/>
        </w:tabs>
        <w:spacing w:before="0"/>
        <w:ind w:hanging="719" w:left="719"/>
        <w:rPr>
          <w:sz w:val="24"/>
          <w:rPrChange w16du:dateUtc="2026-07-07T18:18:00Z" w:author="Author" w:date="2026-07-07T20:18:00Z" w:id="11574">
            <w:rPr>
              <w:rFonts w:ascii="Times New Roman"/>
              <w:color w:val="000000"/>
            </w:rPr>
          </w:rPrChange>
        </w:rPr>
        <w:pPrChange w16du:dateUtc="2026-07-07T18:18:00Z" w:author="Author" w:date="2026-07-07T20:18:00Z" w:id="11575">
          <w:pPr>
            <w:spacing w:after="0" w:before="254" w:line="255" w:lineRule="exact"/>
            <w:jc w:val="left"/>
          </w:pPr>
        </w:pPrChange>
      </w:pPr>
      <w:bookmarkStart w:id="11576" w:name="_Ref215486925"/>
      <w:r w:rsidRPr="0027638C">
        <w:rPr>
          <w:b/>
          <w:sz w:val="24"/>
          <w:rPrChange w16du:dateUtc="2026-07-07T18:18:00Z" w:author="Author" w:date="2026-07-07T20:18:00Z" w:id="11577">
            <w:rPr>
              <w:rFonts w:ascii="Times New Roman"/>
              <w:color w:val="000000"/>
              <w:spacing w:val="14"/>
            </w:rPr>
          </w:rPrChange>
        </w:rPr>
        <w:t>Ipsum;</w:t>
      </w:r>
      <w:r w:rsidRPr="0027638C">
        <w:rPr>
          <w:b/>
          <w:spacing w:val="-9"/>
          <w:sz w:val="24"/>
          <w:rPrChange w16du:dateUtc="2026-07-07T18:18:00Z" w:author="Author" w:date="2026-07-07T20:18:00Z" w:id="11578">
            <w:rPr>
              <w:rFonts w:ascii="Times New Roman"/>
              <w:color w:val="000000"/>
              <w:spacing w:val="-2"/>
            </w:rPr>
          </w:rPrChange>
        </w:rPr>
        <w:t xml:space="preserve"> </w:t>
      </w:r>
      <w:r w:rsidRPr="0027638C">
        <w:rPr>
          <w:b/>
          <w:spacing w:val="-2"/>
          <w:sz w:val="24"/>
          <w:rPrChange w16du:dateUtc="2026-07-07T18:18:00Z" w:author="Author" w:date="2026-07-07T20:18:00Z" w:id="11579">
            <w:rPr>
              <w:rFonts w:ascii="Times New Roman"/>
              <w:color w:val="000000"/>
              <w:spacing w:val="3"/>
            </w:rPr>
          </w:rPrChange>
        </w:rPr>
        <w:t>Dolor</w:t>
      </w:r>
      <w:bookmarkEnd w:id="11576"/>
    </w:p>
    <w:p w14:paraId="584D91D3" w14:textId="77777777" w:rsidR="009609E8" w:rsidRDefault="00000000" w:rsidRPr="0027638C">
      <w:pPr>
        <w:pStyle w:val="ListParagraph"/>
        <w:numPr>
          <w:ilvl w:val="1"/>
          <w:numId w:val="5"/>
        </w:numPr>
        <w:tabs>
          <w:tab w:pos="1438" w:val="left"/>
          <w:tab w:pos="1440" w:val="left"/>
        </w:tabs>
        <w:spacing w:before="233" w:line="247" w:lineRule="auto"/>
        <w:ind w:right="357"/>
        <w:rPr>
          <w:sz w:val="24"/>
          <w:rPrChange w16du:dateUtc="2026-07-07T18:18:00Z" w:author="Author" w:date="2026-07-07T20:18:00Z" w:id="11580">
            <w:rPr>
              <w:rFonts w:ascii="Times New Roman"/>
              <w:color w:val="000000"/>
              <w:sz w:val="24"/>
            </w:rPr>
          </w:rPrChange>
        </w:rPr>
        <w:pPrChange w16du:dateUtc="2026-07-07T18:18:00Z" w:author="Author" w:date="2026-07-07T20:18:00Z" w:id="11581">
          <w:pPr>
            <w:spacing w:after="0" w:before="225" w:line="283" w:lineRule="exact"/>
            <w:ind w:left="720"/>
            <w:jc w:val="left"/>
          </w:pPr>
        </w:pPrChange>
      </w:pPr>
      <w:del w16du:dateUtc="2026-07-07T18:18:00Z" w:author="Author" w:date="2026-07-07T20:18:00Z" w:id="11582">
        <w:r>
          <w:rPr>
            <w:color w:val="000000"/>
            <w:sz w:val="24"/>
          </w:rPr>
          <w:delText>(a)</w:delText>
        </w:r>
        <w:r>
          <w:rPr>
            <w:color w:val="000000"/>
            <w:spacing w:val="394"/>
            <w:sz w:val="24"/>
          </w:rPr>
          <w:delText xml:space="preserve"> </w:delText>
        </w:r>
      </w:del>
      <w:r w:rsidR="00A96A35" w:rsidRPr="0027638C">
        <w:rPr>
          <w:sz w:val="24"/>
          <w:u w:val="single"/>
          <w:rPrChange w16du:dateUtc="2026-07-07T18:18:00Z" w:author="Author" w:date="2026-07-07T20:18:00Z" w:id="11583">
            <w:rPr>
              <w:rFonts w:ascii="Times New Roman"/>
              <w:color w:val="000000"/>
              <w:sz w:val="24"/>
              <w:u w:val="single"/>
            </w:rPr>
          </w:rPrChange>
        </w:rPr>
        <w:t>Sit</w:t>
      </w:r>
      <w:r w:rsidR="00A96A35" w:rsidRPr="0027638C">
        <w:rPr>
          <w:sz w:val="24"/>
          <w:u w:val="single"/>
          <w:rPrChange w16du:dateUtc="2026-07-07T18:18:00Z" w:author="Author" w:date="2026-07-07T20:18:00Z" w:id="11584">
            <w:rPr>
              <w:rFonts w:ascii="Times New Roman"/>
              <w:color w:val="000000"/>
              <w:spacing w:val="86"/>
              <w:sz w:val="24"/>
              <w:u w:val="single"/>
            </w:rPr>
          </w:rPrChange>
        </w:rPr>
        <w:t xml:space="preserve"> </w:t>
      </w:r>
      <w:r w:rsidR="00A96A35" w:rsidRPr="0027638C">
        <w:rPr>
          <w:sz w:val="24"/>
          <w:u w:val="single"/>
          <w:rPrChange w16du:dateUtc="2026-07-07T18:18:00Z" w:author="Author" w:date="2026-07-07T20:18:00Z" w:id="11585">
            <w:rPr>
              <w:rFonts w:ascii="Times New Roman"/>
              <w:color w:val="000000"/>
              <w:sz w:val="24"/>
              <w:u w:val="single"/>
            </w:rPr>
          </w:rPrChange>
        </w:rPr>
        <w:t>Amet</w:t>
      </w:r>
      <w:r w:rsidR="00A96A35" w:rsidRPr="0027638C">
        <w:rPr>
          <w:sz w:val="24"/>
          <w:rPrChange w16du:dateUtc="2026-07-07T18:18:00Z" w:author="Author" w:date="2026-07-07T20:18:00Z" w:id="11586">
            <w:rPr>
              <w:rFonts w:ascii="Times New Roman"/>
              <w:color w:val="000000"/>
              <w:sz w:val="24"/>
            </w:rPr>
          </w:rPrChange>
        </w:rPr>
        <w:t>.</w:t>
      </w:r>
      <w:r w:rsidR="00A96A35" w:rsidRPr="0027638C">
        <w:rPr>
          <w:sz w:val="24"/>
          <w:rPrChange w16du:dateUtc="2026-07-07T18:18:00Z" w:author="Author" w:date="2026-07-07T20:18:00Z" w:id="11587">
            <w:rPr>
              <w:rFonts w:ascii="Times New Roman"/>
              <w:color w:val="000000"/>
              <w:spacing w:val="86"/>
              <w:sz w:val="24"/>
            </w:rPr>
          </w:rPrChange>
        </w:rPr>
        <w:t xml:space="preserve"> </w:t>
      </w:r>
      <w:r w:rsidR="00A96A35" w:rsidRPr="0027638C">
        <w:rPr>
          <w:sz w:val="24"/>
          <w:rPrChange w16du:dateUtc="2026-07-07T18:18:00Z" w:author="Author" w:date="2026-07-07T20:18:00Z" w:id="11588">
            <w:rPr>
              <w:rFonts w:ascii="Times New Roman"/>
              <w:color w:val="000000"/>
              <w:sz w:val="24"/>
            </w:rPr>
          </w:rPrChange>
        </w:rPr>
        <w:t>Consectetur</w:t>
      </w:r>
      <w:r w:rsidR="00A96A35" w:rsidRPr="0027638C">
        <w:rPr>
          <w:sz w:val="24"/>
          <w:rPrChange w16du:dateUtc="2026-07-07T18:18:00Z" w:author="Author" w:date="2026-07-07T20:18:00Z" w:id="11589">
            <w:rPr>
              <w:rFonts w:ascii="Times New Roman"/>
              <w:color w:val="000000"/>
              <w:spacing w:val="86"/>
              <w:sz w:val="24"/>
            </w:rPr>
          </w:rPrChange>
        </w:rPr>
        <w:t xml:space="preserve"> </w:t>
      </w:r>
      <w:r w:rsidR="00A96A35" w:rsidRPr="0027638C">
        <w:rPr>
          <w:sz w:val="24"/>
          <w:rPrChange w16du:dateUtc="2026-07-07T18:18:00Z" w:author="Author" w:date="2026-07-07T20:18:00Z" w:id="11590">
            <w:rPr>
              <w:rFonts w:ascii="Times New Roman"/>
              <w:color w:val="000000"/>
              <w:sz w:val="24"/>
            </w:rPr>
          </w:rPrChange>
        </w:rPr>
        <w:t>adipiscing</w:t>
      </w:r>
      <w:r w:rsidR="00A96A35" w:rsidRPr="0027638C">
        <w:rPr>
          <w:sz w:val="24"/>
          <w:rPrChange w16du:dateUtc="2026-07-07T18:18:00Z" w:author="Author" w:date="2026-07-07T20:18:00Z" w:id="11591">
            <w:rPr>
              <w:rFonts w:ascii="Times New Roman"/>
              <w:color w:val="000000"/>
              <w:spacing w:val="86"/>
              <w:sz w:val="24"/>
            </w:rPr>
          </w:rPrChange>
        </w:rPr>
        <w:t xml:space="preserve"> </w:t>
      </w:r>
      <w:r w:rsidR="00A96A35" w:rsidRPr="0027638C">
        <w:rPr>
          <w:sz w:val="24"/>
          <w:rPrChange w16du:dateUtc="2026-07-07T18:18:00Z" w:author="Author" w:date="2026-07-07T20:18:00Z" w:id="11592">
            <w:rPr>
              <w:rFonts w:ascii="Times New Roman"/>
              <w:color w:val="000000"/>
              <w:sz w:val="24"/>
            </w:rPr>
          </w:rPrChange>
        </w:rPr>
        <w:t>elit</w:t>
      </w:r>
      <w:r w:rsidR="00A96A35" w:rsidRPr="0027638C">
        <w:rPr>
          <w:sz w:val="24"/>
          <w:rPrChange w16du:dateUtc="2026-07-07T18:18:00Z" w:author="Author" w:date="2026-07-07T20:18:00Z" w:id="11593">
            <w:rPr>
              <w:rFonts w:ascii="Times New Roman"/>
              <w:color w:val="000000"/>
              <w:spacing w:val="86"/>
              <w:sz w:val="24"/>
            </w:rPr>
          </w:rPrChange>
        </w:rPr>
        <w:t xml:space="preserve"> </w:t>
      </w:r>
      <w:r w:rsidR="00A96A35" w:rsidRPr="0027638C">
        <w:rPr>
          <w:sz w:val="24"/>
          <w:rPrChange w16du:dateUtc="2026-07-07T18:18:00Z" w:author="Author" w:date="2026-07-07T20:18:00Z" w:id="11594">
            <w:rPr>
              <w:rFonts w:ascii="Times New Roman"/>
              <w:color w:val="000000"/>
              <w:sz w:val="24"/>
            </w:rPr>
          </w:rPrChange>
        </w:rPr>
        <w:t>sed</w:t>
      </w:r>
      <w:r w:rsidR="00A96A35" w:rsidRPr="0027638C">
        <w:rPr>
          <w:sz w:val="24"/>
          <w:rPrChange w16du:dateUtc="2026-07-07T18:18:00Z" w:author="Author" w:date="2026-07-07T20:18:00Z" w:id="11595">
            <w:rPr>
              <w:rFonts w:ascii="Times New Roman"/>
              <w:color w:val="000000"/>
              <w:spacing w:val="86"/>
              <w:sz w:val="24"/>
            </w:rPr>
          </w:rPrChange>
        </w:rPr>
        <w:t xml:space="preserve"> </w:t>
      </w:r>
      <w:r w:rsidR="00A96A35" w:rsidRPr="0027638C">
        <w:rPr>
          <w:sz w:val="24"/>
          <w:rPrChange w16du:dateUtc="2026-07-07T18:18:00Z" w:author="Author" w:date="2026-07-07T20:18:00Z" w:id="11596">
            <w:rPr>
              <w:rFonts w:ascii="Times New Roman"/>
              <w:color w:val="000000"/>
              <w:sz w:val="24"/>
            </w:rPr>
          </w:rPrChange>
        </w:rPr>
        <w:t>do,</w:t>
      </w:r>
      <w:r w:rsidR="00A96A35" w:rsidRPr="0027638C">
        <w:rPr>
          <w:sz w:val="24"/>
          <w:rPrChange w16du:dateUtc="2026-07-07T18:18:00Z" w:author="Author" w:date="2026-07-07T20:18:00Z" w:id="11597">
            <w:rPr>
              <w:rFonts w:ascii="Times New Roman"/>
              <w:color w:val="000000"/>
              <w:spacing w:val="86"/>
              <w:sz w:val="24"/>
            </w:rPr>
          </w:rPrChange>
        </w:rPr>
        <w:t xml:space="preserve"> </w:t>
      </w:r>
      <w:r w:rsidR="00A96A35" w:rsidRPr="0027638C">
        <w:rPr>
          <w:sz w:val="24"/>
          <w:rPrChange w16du:dateUtc="2026-07-07T18:18:00Z" w:author="Author" w:date="2026-07-07T20:18:00Z" w:id="11598">
            <w:rPr>
              <w:rFonts w:ascii="Times New Roman"/>
              <w:color w:val="000000"/>
              <w:sz w:val="24"/>
            </w:rPr>
          </w:rPrChange>
        </w:rPr>
        <w:t>eiusmod</w:t>
      </w:r>
      <w:r w:rsidR="00A96A35" w:rsidRPr="0027638C">
        <w:rPr>
          <w:sz w:val="24"/>
          <w:rPrChange w16du:dateUtc="2026-07-07T18:18:00Z" w:author="Author" w:date="2026-07-07T20:18:00Z" w:id="11599">
            <w:rPr>
              <w:rFonts w:ascii="Times New Roman"/>
              <w:color w:val="000000"/>
              <w:spacing w:val="86"/>
              <w:sz w:val="24"/>
            </w:rPr>
          </w:rPrChange>
        </w:rPr>
        <w:t xml:space="preserve"> </w:t>
      </w:r>
      <w:r w:rsidR="00A96A35" w:rsidRPr="0027638C">
        <w:rPr>
          <w:sz w:val="24"/>
          <w:rPrChange w16du:dateUtc="2026-07-07T18:18:00Z" w:author="Author" w:date="2026-07-07T20:18:00Z" w:id="11600">
            <w:rPr>
              <w:rFonts w:ascii="Times New Roman"/>
              <w:color w:val="000000"/>
              <w:sz w:val="24"/>
            </w:rPr>
          </w:rPrChange>
        </w:rPr>
        <w:t>tempor</w:t>
      </w:r>
      <w:r w:rsidR="00A96A35" w:rsidRPr="0027638C">
        <w:rPr>
          <w:sz w:val="24"/>
          <w:rPrChange w16du:dateUtc="2026-07-07T18:18:00Z" w:author="Author" w:date="2026-07-07T20:18:00Z" w:id="11601">
            <w:rPr>
              <w:rFonts w:ascii="Times New Roman"/>
              <w:color w:val="000000"/>
              <w:spacing w:val="86"/>
              <w:sz w:val="24"/>
            </w:rPr>
          </w:rPrChange>
        </w:rPr>
        <w:t xml:space="preserve"> </w:t>
      </w:r>
      <w:r w:rsidR="00A96A35" w:rsidRPr="0027638C">
        <w:rPr>
          <w:sz w:val="24"/>
          <w:rPrChange w16du:dateUtc="2026-07-07T18:18:00Z" w:author="Author" w:date="2026-07-07T20:18:00Z" w:id="11602">
            <w:rPr>
              <w:rFonts w:ascii="Times New Roman" w:hAnsi="Times New Roman"/>
              <w:color w:val="000000"/>
              <w:sz w:val="24"/>
            </w:rPr>
          </w:rPrChange>
        </w:rPr>
        <w:t>incididunt,</w:t>
      </w:r>
      <w:del w16du:dateUtc="2026-07-07T18:18:00Z" w:author="Author" w:date="2026-07-07T20:18:00Z" w:id="11603">
        <w:r>
          <w:rPr>
            <w:color w:val="000000"/>
            <w:sz w:val="24"/>
          </w:rPr>
          <w:cr/>
        </w:r>
      </w:del>
      <w:r w:rsidR="00A96A35" w:rsidRPr="0027638C">
        <w:rPr>
          <w:sz w:val="24"/>
          <w:rPrChange w16du:dateUtc="2026-07-07T18:18:00Z" w:author="Author" w:date="2026-07-07T20:18:00Z" w:id="11604">
            <w:rPr>
              <w:rFonts w:ascii="Times New Roman"/>
              <w:color w:val="000000"/>
              <w:spacing w:val="660"/>
              <w:sz w:val="24"/>
            </w:rPr>
          </w:rPrChange>
        </w:rPr>
        <w:t xml:space="preserve"> </w:t>
      </w:r>
      <w:r w:rsidR="00A96A35" w:rsidRPr="0027638C">
        <w:rPr>
          <w:sz w:val="24"/>
          <w:rPrChange w16du:dateUtc="2026-07-07T18:18:00Z" w:author="Author" w:date="2026-07-07T20:18:00Z" w:id="11605">
            <w:rPr>
              <w:rFonts w:ascii="Times New Roman"/>
              <w:color w:val="000000"/>
              <w:sz w:val="24"/>
            </w:rPr>
          </w:rPrChange>
        </w:rPr>
        <w:t>Ut labore:</w:t>
      </w:r>
    </w:p>
    <w:p w14:paraId="584D91D4" w14:textId="77777777" w:rsidR="009609E8" w:rsidRDefault="00000000" w:rsidRPr="0027638C">
      <w:pPr>
        <w:pStyle w:val="ListParagraph"/>
        <w:numPr>
          <w:ilvl w:val="2"/>
          <w:numId w:val="5"/>
        </w:numPr>
        <w:tabs>
          <w:tab w:pos="2160" w:val="left"/>
        </w:tabs>
        <w:spacing w:before="223" w:line="247" w:lineRule="auto"/>
        <w:ind w:right="357"/>
        <w:rPr>
          <w:sz w:val="24"/>
          <w:rPrChange w16du:dateUtc="2026-07-07T18:18:00Z" w:author="Author" w:date="2026-07-07T20:18:00Z" w:id="11606">
            <w:rPr>
              <w:rFonts w:ascii="Times New Roman"/>
              <w:color w:val="000000"/>
              <w:sz w:val="24"/>
            </w:rPr>
          </w:rPrChange>
        </w:rPr>
        <w:pPrChange w16du:dateUtc="2026-07-07T18:18:00Z" w:author="Author" w:date="2026-07-07T20:18:00Z" w:id="11607">
          <w:pPr>
            <w:spacing w:after="0" w:before="226" w:line="283" w:lineRule="exact"/>
            <w:ind w:left="1440"/>
            <w:jc w:val="left"/>
          </w:pPr>
        </w:pPrChange>
      </w:pPr>
      <w:del w16du:dateUtc="2026-07-07T18:18:00Z" w:author="Author" w:date="2026-07-07T20:18:00Z" w:id="11608">
        <w:r>
          <w:rPr>
            <w:color w:val="000000"/>
            <w:sz w:val="24"/>
          </w:rPr>
          <w:delText>(i)</w:delText>
        </w:r>
        <w:r>
          <w:rPr>
            <w:color w:val="000000"/>
            <w:spacing w:val="433"/>
            <w:sz w:val="24"/>
          </w:rPr>
          <w:delText xml:space="preserve"> </w:delText>
        </w:r>
      </w:del>
      <w:r w:rsidR="00A96A35" w:rsidRPr="0027638C">
        <w:rPr>
          <w:sz w:val="24"/>
          <w:rPrChange w16du:dateUtc="2026-07-07T18:18:00Z" w:author="Author" w:date="2026-07-07T20:18:00Z" w:id="11609">
            <w:rPr>
              <w:rFonts w:ascii="Times New Roman"/>
              <w:color w:val="000000"/>
              <w:sz w:val="24"/>
            </w:rPr>
          </w:rPrChange>
        </w:rPr>
        <w:t>et</w:t>
      </w:r>
      <w:r w:rsidR="00A96A35" w:rsidRPr="0027638C">
        <w:rPr>
          <w:sz w:val="24"/>
          <w:rPrChange w16du:dateUtc="2026-07-07T18:18:00Z" w:author="Author" w:date="2026-07-07T20:18:00Z" w:id="11610">
            <w:rPr>
              <w:rFonts w:ascii="Times New Roman"/>
              <w:color w:val="000000"/>
              <w:spacing w:val="37"/>
              <w:sz w:val="24"/>
            </w:rPr>
          </w:rPrChange>
        </w:rPr>
        <w:t xml:space="preserve"> </w:t>
      </w:r>
      <w:r w:rsidR="00A96A35" w:rsidRPr="0027638C">
        <w:rPr>
          <w:sz w:val="24"/>
          <w:rPrChange w16du:dateUtc="2026-07-07T18:18:00Z" w:author="Author" w:date="2026-07-07T20:18:00Z" w:id="11611">
            <w:rPr>
              <w:rFonts w:ascii="Times New Roman"/>
              <w:color w:val="000000"/>
              <w:sz w:val="24"/>
            </w:rPr>
          </w:rPrChange>
        </w:rPr>
        <w:t>Dolore</w:t>
      </w:r>
      <w:r w:rsidR="00A96A35" w:rsidRPr="0027638C">
        <w:rPr>
          <w:sz w:val="24"/>
          <w:rPrChange w16du:dateUtc="2026-07-07T18:18:00Z" w:author="Author" w:date="2026-07-07T20:18:00Z" w:id="11612">
            <w:rPr>
              <w:rFonts w:ascii="Times New Roman"/>
              <w:color w:val="000000"/>
              <w:spacing w:val="37"/>
              <w:sz w:val="24"/>
            </w:rPr>
          </w:rPrChange>
        </w:rPr>
        <w:t xml:space="preserve"> </w:t>
      </w:r>
      <w:r w:rsidR="00A96A35" w:rsidRPr="0027638C">
        <w:rPr>
          <w:sz w:val="24"/>
          <w:rPrChange w16du:dateUtc="2026-07-07T18:18:00Z" w:author="Author" w:date="2026-07-07T20:18:00Z" w:id="11613">
            <w:rPr>
              <w:rFonts w:ascii="Times New Roman"/>
              <w:color w:val="000000"/>
              <w:sz w:val="24"/>
            </w:rPr>
          </w:rPrChange>
        </w:rPr>
        <w:t>Magna</w:t>
      </w:r>
      <w:r w:rsidR="00A96A35" w:rsidRPr="0027638C">
        <w:rPr>
          <w:sz w:val="24"/>
          <w:rPrChange w16du:dateUtc="2026-07-07T18:18:00Z" w:author="Author" w:date="2026-07-07T20:18:00Z" w:id="11614">
            <w:rPr>
              <w:rFonts w:ascii="Times New Roman"/>
              <w:color w:val="000000"/>
              <w:spacing w:val="37"/>
              <w:sz w:val="24"/>
            </w:rPr>
          </w:rPrChange>
        </w:rPr>
        <w:t xml:space="preserve"> </w:t>
      </w:r>
      <w:r w:rsidR="00A96A35" w:rsidRPr="0027638C">
        <w:rPr>
          <w:sz w:val="24"/>
          <w:rPrChange w16du:dateUtc="2026-07-07T18:18:00Z" w:author="Author" w:date="2026-07-07T20:18:00Z" w:id="11615">
            <w:rPr>
              <w:rFonts w:ascii="Times New Roman"/>
              <w:color w:val="000000"/>
              <w:sz w:val="24"/>
            </w:rPr>
          </w:rPrChange>
        </w:rPr>
        <w:t>Aliqua</w:t>
      </w:r>
      <w:r w:rsidR="00A96A35" w:rsidRPr="0027638C">
        <w:rPr>
          <w:sz w:val="24"/>
          <w:rPrChange w16du:dateUtc="2026-07-07T18:18:00Z" w:author="Author" w:date="2026-07-07T20:18:00Z" w:id="11616">
            <w:rPr>
              <w:rFonts w:ascii="Times New Roman"/>
              <w:color w:val="000000"/>
              <w:spacing w:val="37"/>
              <w:sz w:val="24"/>
            </w:rPr>
          </w:rPrChange>
        </w:rPr>
        <w:t xml:space="preserve"> </w:t>
      </w:r>
      <w:r w:rsidR="00A96A35" w:rsidRPr="0027638C">
        <w:rPr>
          <w:sz w:val="24"/>
          <w:rPrChange w16du:dateUtc="2026-07-07T18:18:00Z" w:author="Author" w:date="2026-07-07T20:18:00Z" w:id="11617">
            <w:rPr>
              <w:rFonts w:ascii="Times New Roman"/>
              <w:color w:val="000000"/>
              <w:sz w:val="24"/>
            </w:rPr>
          </w:rPrChange>
        </w:rPr>
        <w:t>lorem</w:t>
      </w:r>
      <w:r w:rsidR="00A96A35" w:rsidRPr="0027638C">
        <w:rPr>
          <w:sz w:val="24"/>
          <w:rPrChange w16du:dateUtc="2026-07-07T18:18:00Z" w:author="Author" w:date="2026-07-07T20:18:00Z" w:id="11618">
            <w:rPr>
              <w:rFonts w:ascii="Times New Roman"/>
              <w:color w:val="000000"/>
              <w:spacing w:val="37"/>
              <w:sz w:val="24"/>
            </w:rPr>
          </w:rPrChange>
        </w:rPr>
        <w:t xml:space="preserve"> </w:t>
      </w:r>
      <w:r w:rsidR="00A96A35" w:rsidRPr="0027638C">
        <w:rPr>
          <w:sz w:val="24"/>
          <w:rPrChange w16du:dateUtc="2026-07-07T18:18:00Z" w:author="Author" w:date="2026-07-07T20:18:00Z" w:id="11619">
            <w:rPr>
              <w:rFonts w:ascii="Times New Roman"/>
              <w:color w:val="000000"/>
              <w:sz w:val="24"/>
            </w:rPr>
          </w:rPrChange>
        </w:rPr>
        <w:t>ipsum</w:t>
      </w:r>
      <w:r w:rsidR="00A96A35" w:rsidRPr="0027638C">
        <w:rPr>
          <w:sz w:val="24"/>
          <w:rPrChange w16du:dateUtc="2026-07-07T18:18:00Z" w:author="Author" w:date="2026-07-07T20:18:00Z" w:id="11620">
            <w:rPr>
              <w:rFonts w:ascii="Times New Roman"/>
              <w:color w:val="000000"/>
              <w:spacing w:val="37"/>
              <w:sz w:val="24"/>
            </w:rPr>
          </w:rPrChange>
        </w:rPr>
        <w:t xml:space="preserve"> </w:t>
      </w:r>
      <w:r w:rsidR="00A96A35" w:rsidRPr="0027638C">
        <w:rPr>
          <w:sz w:val="24"/>
          <w:rPrChange w16du:dateUtc="2026-07-07T18:18:00Z" w:author="Author" w:date="2026-07-07T20:18:00Z" w:id="11621">
            <w:rPr>
              <w:rFonts w:ascii="Times New Roman"/>
              <w:color w:val="000000"/>
              <w:sz w:val="24"/>
            </w:rPr>
          </w:rPrChange>
        </w:rPr>
        <w:t>dolor</w:t>
      </w:r>
      <w:r w:rsidR="00A96A35" w:rsidRPr="0027638C">
        <w:rPr>
          <w:sz w:val="24"/>
          <w:rPrChange w16du:dateUtc="2026-07-07T18:18:00Z" w:author="Author" w:date="2026-07-07T20:18:00Z" w:id="11622">
            <w:rPr>
              <w:rFonts w:ascii="Times New Roman"/>
              <w:color w:val="000000"/>
              <w:spacing w:val="37"/>
              <w:sz w:val="24"/>
            </w:rPr>
          </w:rPrChange>
        </w:rPr>
        <w:t xml:space="preserve"> </w:t>
      </w:r>
      <w:r w:rsidR="00A96A35" w:rsidRPr="0027638C">
        <w:rPr>
          <w:sz w:val="24"/>
          <w:rPrChange w16du:dateUtc="2026-07-07T18:18:00Z" w:author="Author" w:date="2026-07-07T20:18:00Z" w:id="11623">
            <w:rPr>
              <w:rFonts w:ascii="Times New Roman"/>
              <w:color w:val="000000"/>
              <w:sz w:val="24"/>
            </w:rPr>
          </w:rPrChange>
        </w:rPr>
        <w:t>sit</w:t>
      </w:r>
      <w:r w:rsidR="00A96A35" w:rsidRPr="0027638C">
        <w:rPr>
          <w:sz w:val="24"/>
          <w:rPrChange w16du:dateUtc="2026-07-07T18:18:00Z" w:author="Author" w:date="2026-07-07T20:18:00Z" w:id="11624">
            <w:rPr>
              <w:rFonts w:ascii="Times New Roman"/>
              <w:color w:val="000000"/>
              <w:spacing w:val="37"/>
              <w:sz w:val="24"/>
            </w:rPr>
          </w:rPrChange>
        </w:rPr>
        <w:t xml:space="preserve"> </w:t>
      </w:r>
      <w:r w:rsidR="00A96A35" w:rsidRPr="0027638C">
        <w:rPr>
          <w:sz w:val="24"/>
          <w:rPrChange w16du:dateUtc="2026-07-07T18:18:00Z" w:author="Author" w:date="2026-07-07T20:18:00Z" w:id="11625">
            <w:rPr>
              <w:rFonts w:ascii="Times New Roman"/>
              <w:color w:val="000000"/>
              <w:sz w:val="24"/>
            </w:rPr>
          </w:rPrChange>
        </w:rPr>
        <w:t>amet</w:t>
      </w:r>
      <w:r w:rsidR="00A96A35" w:rsidRPr="0027638C">
        <w:rPr>
          <w:sz w:val="24"/>
          <w:rPrChange w16du:dateUtc="2026-07-07T18:18:00Z" w:author="Author" w:date="2026-07-07T20:18:00Z" w:id="11626">
            <w:rPr>
              <w:rFonts w:ascii="Times New Roman"/>
              <w:color w:val="000000"/>
              <w:spacing w:val="37"/>
              <w:sz w:val="24"/>
            </w:rPr>
          </w:rPrChange>
        </w:rPr>
        <w:t xml:space="preserve"> </w:t>
      </w:r>
      <w:r w:rsidR="00A96A35" w:rsidRPr="0027638C">
        <w:rPr>
          <w:sz w:val="24"/>
          <w:rPrChange w16du:dateUtc="2026-07-07T18:18:00Z" w:author="Author" w:date="2026-07-07T20:18:00Z" w:id="11627">
            <w:rPr>
              <w:rFonts w:ascii="Times New Roman"/>
              <w:color w:val="000000"/>
              <w:sz w:val="24"/>
            </w:rPr>
          </w:rPrChange>
        </w:rPr>
        <w:t>consectetur</w:t>
      </w:r>
      <w:r w:rsidR="00A96A35" w:rsidRPr="0027638C">
        <w:rPr>
          <w:sz w:val="24"/>
          <w:rPrChange w16du:dateUtc="2026-07-07T18:18:00Z" w:author="Author" w:date="2026-07-07T20:18:00Z" w:id="11628">
            <w:rPr>
              <w:rFonts w:ascii="Times New Roman"/>
              <w:color w:val="000000"/>
              <w:spacing w:val="37"/>
              <w:sz w:val="24"/>
            </w:rPr>
          </w:rPrChange>
        </w:rPr>
        <w:t xml:space="preserve"> </w:t>
      </w:r>
      <w:r w:rsidR="00A96A35" w:rsidRPr="0027638C">
        <w:rPr>
          <w:sz w:val="24"/>
          <w:rPrChange w16du:dateUtc="2026-07-07T18:18:00Z" w:author="Author" w:date="2026-07-07T20:18:00Z" w:id="11629">
            <w:rPr>
              <w:rFonts w:ascii="Times New Roman"/>
              <w:color w:val="000000"/>
              <w:sz w:val="24"/>
            </w:rPr>
          </w:rPrChange>
        </w:rPr>
        <w:t>adipiscing</w:t>
      </w:r>
      <w:r w:rsidR="00A96A35" w:rsidRPr="0027638C">
        <w:rPr>
          <w:sz w:val="24"/>
          <w:rPrChange w16du:dateUtc="2026-07-07T18:18:00Z" w:author="Author" w:date="2026-07-07T20:18:00Z" w:id="11630">
            <w:rPr>
              <w:rFonts w:ascii="Times New Roman"/>
              <w:color w:val="000000"/>
              <w:spacing w:val="37"/>
              <w:sz w:val="24"/>
            </w:rPr>
          </w:rPrChange>
        </w:rPr>
        <w:t xml:space="preserve"> </w:t>
      </w:r>
      <w:r w:rsidR="00A96A35" w:rsidRPr="0027638C">
        <w:rPr>
          <w:sz w:val="24"/>
          <w:rPrChange w16du:dateUtc="2026-07-07T18:18:00Z" w:author="Author" w:date="2026-07-07T20:18:00Z" w:id="11631">
            <w:rPr>
              <w:rFonts w:ascii="Times New Roman" w:hAnsi="Times New Roman"/>
              <w:color w:val="000000"/>
              <w:sz w:val="24"/>
            </w:rPr>
          </w:rPrChange>
        </w:rPr>
        <w:t>elit</w:t>
      </w:r>
      <w:del w16du:dateUtc="2026-07-07T18:18:00Z" w:author="Author" w:date="2026-07-07T20:18:00Z" w:id="11632">
        <w:r>
          <w:rPr>
            <w:color w:val="000000"/>
            <w:sz w:val="24"/>
          </w:rPr>
          <w:cr/>
        </w:r>
      </w:del>
      <w:r w:rsidR="00A96A35" w:rsidRPr="0027638C">
        <w:rPr>
          <w:sz w:val="24"/>
          <w:rPrChange w16du:dateUtc="2026-07-07T18:18:00Z" w:author="Author" w:date="2026-07-07T20:18:00Z" w:id="11633">
            <w:rPr>
              <w:rFonts w:ascii="Times New Roman"/>
              <w:color w:val="000000"/>
              <w:spacing w:val="660"/>
              <w:sz w:val="24"/>
            </w:rPr>
          </w:rPrChange>
        </w:rPr>
        <w:t xml:space="preserve"> </w:t>
      </w:r>
      <w:r w:rsidR="00A96A35" w:rsidRPr="0027638C">
        <w:rPr>
          <w:spacing w:val="-2"/>
          <w:sz w:val="24"/>
          <w:rPrChange w16du:dateUtc="2026-07-07T18:18:00Z" w:author="Author" w:date="2026-07-07T20:18:00Z" w:id="11634">
            <w:rPr>
              <w:rFonts w:ascii="Times New Roman"/>
              <w:color w:val="000000"/>
              <w:sz w:val="24"/>
            </w:rPr>
          </w:rPrChange>
        </w:rPr>
        <w:t>Sed;</w:t>
      </w:r>
    </w:p>
    <w:p w14:paraId="584D91D5" w14:textId="6DD71188" w:rsidR="009609E8" w:rsidRDefault="00000000" w:rsidRPr="0027638C">
      <w:pPr>
        <w:pStyle w:val="ListParagraph"/>
        <w:numPr>
          <w:ilvl w:val="2"/>
          <w:numId w:val="5"/>
        </w:numPr>
        <w:tabs>
          <w:tab w:pos="2160" w:val="left"/>
        </w:tabs>
        <w:spacing w:before="223" w:line="242" w:lineRule="auto"/>
        <w:ind w:right="357"/>
        <w:rPr>
          <w:sz w:val="24"/>
          <w:rPrChange w16du:dateUtc="2026-07-07T18:18:00Z" w:author="Author" w:date="2026-07-07T20:18:00Z" w:id="11635">
            <w:rPr>
              <w:rFonts w:ascii="Times New Roman"/>
              <w:color w:val="000000"/>
              <w:sz w:val="24"/>
            </w:rPr>
          </w:rPrChange>
        </w:rPr>
        <w:pPrChange w16du:dateUtc="2026-07-07T18:18:00Z" w:author="Author" w:date="2026-07-07T20:18:00Z" w:id="11636">
          <w:pPr>
            <w:spacing w:after="0" w:before="230" w:line="278" w:lineRule="exact"/>
            <w:ind w:left="1440"/>
            <w:jc w:val="left"/>
          </w:pPr>
        </w:pPrChange>
      </w:pPr>
      <w:del w16du:dateUtc="2026-07-07T18:18:00Z" w:author="Author" w:date="2026-07-07T20:18:00Z" w:id="11637">
        <w:r>
          <w:rPr>
            <w:color w:val="000000"/>
            <w:sz w:val="24"/>
          </w:rPr>
          <w:delText>(ii)</w:delText>
        </w:r>
        <w:r>
          <w:rPr>
            <w:color w:val="000000"/>
            <w:spacing w:val="367"/>
            <w:sz w:val="24"/>
          </w:rPr>
          <w:delText xml:space="preserve"> </w:delText>
        </w:r>
      </w:del>
      <w:r w:rsidR="00A96A35" w:rsidRPr="0027638C">
        <w:rPr>
          <w:sz w:val="24"/>
          <w:rPrChange w16du:dateUtc="2026-07-07T18:18:00Z" w:author="Author" w:date="2026-07-07T20:18:00Z" w:id="11638">
            <w:rPr>
              <w:rFonts w:ascii="Times New Roman"/>
              <w:color w:val="000000"/>
              <w:sz w:val="24"/>
            </w:rPr>
          </w:rPrChange>
        </w:rPr>
        <w:t>do</w:t>
      </w:r>
      <w:r w:rsidR="00A96A35" w:rsidRPr="0027638C">
        <w:rPr>
          <w:sz w:val="24"/>
          <w:rPrChange w16du:dateUtc="2026-07-07T18:18:00Z" w:author="Author" w:date="2026-07-07T20:18:00Z" w:id="11639">
            <w:rPr>
              <w:rFonts w:ascii="Times New Roman"/>
              <w:color w:val="000000"/>
              <w:spacing w:val="106"/>
              <w:sz w:val="24"/>
            </w:rPr>
          </w:rPrChange>
        </w:rPr>
        <w:t xml:space="preserve"> </w:t>
      </w:r>
      <w:r w:rsidR="00A96A35" w:rsidRPr="0027638C">
        <w:rPr>
          <w:sz w:val="24"/>
          <w:rPrChange w16du:dateUtc="2026-07-07T18:18:00Z" w:author="Author" w:date="2026-07-07T20:18:00Z" w:id="11640">
            <w:rPr>
              <w:rFonts w:ascii="Times New Roman"/>
              <w:color w:val="000000"/>
              <w:sz w:val="24"/>
            </w:rPr>
          </w:rPrChange>
        </w:rPr>
        <w:t>Eiusmod</w:t>
      </w:r>
      <w:r w:rsidR="00A96A35" w:rsidRPr="0027638C">
        <w:rPr>
          <w:sz w:val="24"/>
          <w:rPrChange w16du:dateUtc="2026-07-07T18:18:00Z" w:author="Author" w:date="2026-07-07T20:18:00Z" w:id="11641">
            <w:rPr>
              <w:rFonts w:ascii="Times New Roman"/>
              <w:color w:val="000000"/>
              <w:spacing w:val="106"/>
              <w:sz w:val="24"/>
            </w:rPr>
          </w:rPrChange>
        </w:rPr>
        <w:t xml:space="preserve"> </w:t>
      </w:r>
      <w:r w:rsidR="00A96A35" w:rsidRPr="0027638C">
        <w:rPr>
          <w:sz w:val="24"/>
          <w:rPrChange w16du:dateUtc="2026-07-07T18:18:00Z" w:author="Author" w:date="2026-07-07T20:18:00Z" w:id="11642">
            <w:rPr>
              <w:rFonts w:ascii="Times New Roman"/>
              <w:color w:val="000000"/>
              <w:sz w:val="24"/>
            </w:rPr>
          </w:rPrChange>
        </w:rPr>
        <w:t>Tempor</w:t>
      </w:r>
      <w:r w:rsidR="00A96A35" w:rsidRPr="0027638C">
        <w:rPr>
          <w:sz w:val="24"/>
          <w:rPrChange w16du:dateUtc="2026-07-07T18:18:00Z" w:author="Author" w:date="2026-07-07T20:18:00Z" w:id="11643">
            <w:rPr>
              <w:rFonts w:ascii="Times New Roman"/>
              <w:color w:val="000000"/>
              <w:spacing w:val="106"/>
              <w:sz w:val="24"/>
            </w:rPr>
          </w:rPrChange>
        </w:rPr>
        <w:t xml:space="preserve"> </w:t>
      </w:r>
      <w:r w:rsidR="00A96A35" w:rsidRPr="0027638C">
        <w:rPr>
          <w:sz w:val="24"/>
          <w:rPrChange w16du:dateUtc="2026-07-07T18:18:00Z" w:author="Author" w:date="2026-07-07T20:18:00Z" w:id="11644">
            <w:rPr>
              <w:rFonts w:ascii="Times New Roman"/>
              <w:color w:val="000000"/>
              <w:sz w:val="24"/>
            </w:rPr>
          </w:rPrChange>
        </w:rPr>
        <w:t>incididunt</w:t>
      </w:r>
      <w:r w:rsidR="00A96A35" w:rsidRPr="0027638C">
        <w:rPr>
          <w:sz w:val="24"/>
          <w:rPrChange w16du:dateUtc="2026-07-07T18:18:00Z" w:author="Author" w:date="2026-07-07T20:18:00Z" w:id="11645">
            <w:rPr>
              <w:rFonts w:ascii="Times New Roman"/>
              <w:color w:val="000000"/>
              <w:spacing w:val="106"/>
              <w:sz w:val="24"/>
            </w:rPr>
          </w:rPrChange>
        </w:rPr>
        <w:t xml:space="preserve"> </w:t>
      </w:r>
      <w:r w:rsidR="00A96A35" w:rsidRPr="0027638C">
        <w:rPr>
          <w:sz w:val="24"/>
          <w:rPrChange w16du:dateUtc="2026-07-07T18:18:00Z" w:author="Author" w:date="2026-07-07T20:18:00Z" w:id="11646">
            <w:rPr>
              <w:rFonts w:ascii="Times New Roman"/>
              <w:color w:val="000000"/>
              <w:sz w:val="24"/>
            </w:rPr>
          </w:rPrChange>
        </w:rPr>
        <w:t>ut</w:t>
      </w:r>
      <w:r w:rsidR="00A96A35" w:rsidRPr="0027638C">
        <w:rPr>
          <w:sz w:val="24"/>
          <w:rPrChange w16du:dateUtc="2026-07-07T18:18:00Z" w:author="Author" w:date="2026-07-07T20:18:00Z" w:id="11647">
            <w:rPr>
              <w:rFonts w:ascii="Times New Roman"/>
              <w:color w:val="000000"/>
              <w:spacing w:val="106"/>
              <w:sz w:val="24"/>
            </w:rPr>
          </w:rPrChange>
        </w:rPr>
        <w:t xml:space="preserve"> </w:t>
      </w:r>
      <w:r w:rsidR="00A96A35" w:rsidRPr="0027638C">
        <w:rPr>
          <w:sz w:val="24"/>
          <w:rPrChange w16du:dateUtc="2026-07-07T18:18:00Z" w:author="Author" w:date="2026-07-07T20:18:00Z" w:id="11648">
            <w:rPr>
              <w:rFonts w:ascii="Times New Roman"/>
              <w:color w:val="000000"/>
              <w:sz w:val="24"/>
            </w:rPr>
          </w:rPrChange>
        </w:rPr>
        <w:t>labore</w:t>
      </w:r>
      <w:r w:rsidR="00A96A35" w:rsidRPr="0027638C">
        <w:rPr>
          <w:sz w:val="24"/>
          <w:rPrChange w16du:dateUtc="2026-07-07T18:18:00Z" w:author="Author" w:date="2026-07-07T20:18:00Z" w:id="11649">
            <w:rPr>
              <w:rFonts w:ascii="Times New Roman"/>
              <w:color w:val="000000"/>
              <w:spacing w:val="106"/>
              <w:sz w:val="24"/>
            </w:rPr>
          </w:rPrChange>
        </w:rPr>
        <w:t xml:space="preserve"> </w:t>
      </w:r>
      <w:r w:rsidR="00A96A35" w:rsidRPr="0027638C">
        <w:rPr>
          <w:sz w:val="24"/>
          <w:rPrChange w16du:dateUtc="2026-07-07T18:18:00Z" w:author="Author" w:date="2026-07-07T20:18:00Z" w:id="11650">
            <w:rPr>
              <w:rFonts w:ascii="Times New Roman"/>
              <w:color w:val="000000"/>
              <w:sz w:val="24"/>
            </w:rPr>
          </w:rPrChange>
        </w:rPr>
        <w:t>et</w:t>
      </w:r>
      <w:r w:rsidR="00A96A35" w:rsidRPr="0027638C">
        <w:rPr>
          <w:sz w:val="24"/>
          <w:rPrChange w16du:dateUtc="2026-07-07T18:18:00Z" w:author="Author" w:date="2026-07-07T20:18:00Z" w:id="11651">
            <w:rPr>
              <w:rFonts w:ascii="Times New Roman"/>
              <w:color w:val="000000"/>
              <w:spacing w:val="106"/>
              <w:sz w:val="24"/>
            </w:rPr>
          </w:rPrChange>
        </w:rPr>
        <w:t xml:space="preserve"> </w:t>
      </w:r>
      <w:r w:rsidR="00A96A35" w:rsidRPr="0027638C">
        <w:rPr>
          <w:sz w:val="24"/>
          <w:rPrChange w16du:dateUtc="2026-07-07T18:18:00Z" w:author="Author" w:date="2026-07-07T20:18:00Z" w:id="11652">
            <w:rPr>
              <w:rFonts w:ascii="Times New Roman"/>
              <w:color w:val="000000"/>
              <w:sz w:val="24"/>
            </w:rPr>
          </w:rPrChange>
        </w:rPr>
        <w:t>dolore</w:t>
      </w:r>
      <w:r w:rsidR="00A96A35" w:rsidRPr="0027638C">
        <w:rPr>
          <w:sz w:val="24"/>
          <w:rPrChange w16du:dateUtc="2026-07-07T18:18:00Z" w:author="Author" w:date="2026-07-07T20:18:00Z" w:id="11653">
            <w:rPr>
              <w:rFonts w:ascii="Times New Roman"/>
              <w:color w:val="000000"/>
              <w:spacing w:val="106"/>
              <w:sz w:val="24"/>
            </w:rPr>
          </w:rPrChange>
        </w:rPr>
        <w:t xml:space="preserve"> </w:t>
      </w:r>
      <w:r w:rsidR="00A96A35" w:rsidRPr="0027638C">
        <w:rPr>
          <w:sz w:val="24"/>
          <w:rPrChange w16du:dateUtc="2026-07-07T18:18:00Z" w:author="Author" w:date="2026-07-07T20:18:00Z" w:id="11654">
            <w:rPr>
              <w:rFonts w:ascii="Times New Roman"/>
              <w:color w:val="000000"/>
              <w:sz w:val="24"/>
            </w:rPr>
          </w:rPrChange>
        </w:rPr>
        <w:t>magna</w:t>
      </w:r>
      <w:r w:rsidR="00A96A35" w:rsidRPr="0027638C">
        <w:rPr>
          <w:sz w:val="24"/>
          <w:rPrChange w16du:dateUtc="2026-07-07T18:18:00Z" w:author="Author" w:date="2026-07-07T20:18:00Z" w:id="11655">
            <w:rPr>
              <w:rFonts w:ascii="Times New Roman"/>
              <w:color w:val="000000"/>
              <w:spacing w:val="106"/>
              <w:sz w:val="24"/>
            </w:rPr>
          </w:rPrChange>
        </w:rPr>
        <w:t xml:space="preserve"> </w:t>
      </w:r>
      <w:r w:rsidR="00A96A35" w:rsidRPr="0027638C">
        <w:rPr>
          <w:sz w:val="24"/>
          <w:rPrChange w16du:dateUtc="2026-07-07T18:18:00Z" w:author="Author" w:date="2026-07-07T20:18:00Z" w:id="11656">
            <w:rPr>
              <w:rFonts w:ascii="Times New Roman" w:hAnsi="Times New Roman"/>
              <w:color w:val="000000"/>
              <w:sz w:val="24"/>
            </w:rPr>
          </w:rPrChange>
        </w:rPr>
        <w:t>aliqua</w:t>
      </w:r>
      <w:del w16du:dateUtc="2026-07-07T18:18:00Z" w:author="Author" w:date="2026-07-07T20:18:00Z" w:id="11657">
        <w:r>
          <w:rPr>
            <w:color w:val="000000"/>
            <w:sz w:val="24"/>
          </w:rPr>
          <w:cr/>
        </w:r>
      </w:del>
      <w:r w:rsidR="00A96A35" w:rsidRPr="0027638C">
        <w:rPr>
          <w:sz w:val="24"/>
          <w:rPrChange w16du:dateUtc="2026-07-07T18:18:00Z" w:author="Author" w:date="2026-07-07T20:18:00Z" w:id="11658">
            <w:rPr>
              <w:rFonts w:ascii="Times New Roman"/>
              <w:color w:val="000000"/>
              <w:spacing w:val="660"/>
              <w:sz w:val="24"/>
            </w:rPr>
          </w:rPrChange>
        </w:rPr>
        <w:t xml:space="preserve"> </w:t>
      </w:r>
      <w:r w:rsidR="00A96A35" w:rsidRPr="0027638C">
        <w:rPr>
          <w:sz w:val="24"/>
          <w:rPrChange w16du:dateUtc="2026-07-07T18:18:00Z" w:author="Author" w:date="2026-07-07T20:18:00Z" w:id="11659">
            <w:rPr>
              <w:rFonts w:ascii="Times New Roman"/>
              <w:color w:val="000000"/>
              <w:sz w:val="24"/>
            </w:rPr>
          </w:rPrChange>
        </w:rPr>
        <w:t>lorem</w:t>
      </w:r>
      <w:r w:rsidR="00A96A35" w:rsidRPr="0027638C">
        <w:rPr>
          <w:sz w:val="24"/>
          <w:rPrChange w16du:dateUtc="2026-07-07T18:18:00Z" w:author="Author" w:date="2026-07-07T20:18:00Z" w:id="11660">
            <w:rPr>
              <w:rFonts w:ascii="Times New Roman"/>
              <w:color w:val="000000"/>
              <w:spacing w:val="100"/>
              <w:sz w:val="24"/>
            </w:rPr>
          </w:rPrChange>
        </w:rPr>
        <w:t xml:space="preserve"> </w:t>
      </w:r>
      <w:r w:rsidR="00A96A35" w:rsidRPr="0027638C">
        <w:rPr>
          <w:sz w:val="24"/>
          <w:rPrChange w16du:dateUtc="2026-07-07T18:18:00Z" w:author="Author" w:date="2026-07-07T20:18:00Z" w:id="11661">
            <w:rPr>
              <w:rFonts w:ascii="Times New Roman"/>
              <w:color w:val="000000"/>
              <w:sz w:val="24"/>
            </w:rPr>
          </w:rPrChange>
        </w:rPr>
        <w:t>ipsum</w:t>
      </w:r>
      <w:r w:rsidR="00A96A35" w:rsidRPr="0027638C">
        <w:rPr>
          <w:sz w:val="24"/>
          <w:rPrChange w16du:dateUtc="2026-07-07T18:18:00Z" w:author="Author" w:date="2026-07-07T20:18:00Z" w:id="11662">
            <w:rPr>
              <w:rFonts w:ascii="Times New Roman"/>
              <w:color w:val="000000"/>
              <w:spacing w:val="100"/>
              <w:sz w:val="24"/>
            </w:rPr>
          </w:rPrChange>
        </w:rPr>
        <w:t xml:space="preserve"> </w:t>
      </w:r>
      <w:r w:rsidR="00A96A35" w:rsidRPr="0027638C">
        <w:rPr>
          <w:sz w:val="24"/>
          <w:rPrChange w16du:dateUtc="2026-07-07T18:18:00Z" w:author="Author" w:date="2026-07-07T20:18:00Z" w:id="11663">
            <w:rPr>
              <w:rFonts w:ascii="Times New Roman"/>
              <w:color w:val="000000"/>
              <w:sz w:val="24"/>
            </w:rPr>
          </w:rPrChange>
        </w:rPr>
        <w:t>dolor</w:t>
      </w:r>
      <w:r w:rsidR="00A96A35" w:rsidRPr="0027638C">
        <w:rPr>
          <w:sz w:val="24"/>
          <w:rPrChange w16du:dateUtc="2026-07-07T18:18:00Z" w:author="Author" w:date="2026-07-07T20:18:00Z" w:id="11664">
            <w:rPr>
              <w:rFonts w:ascii="Times New Roman"/>
              <w:color w:val="000000"/>
              <w:spacing w:val="100"/>
              <w:sz w:val="24"/>
            </w:rPr>
          </w:rPrChange>
        </w:rPr>
        <w:t xml:space="preserve"> </w:t>
      </w:r>
      <w:r w:rsidR="00A96A35" w:rsidRPr="0027638C">
        <w:rPr>
          <w:sz w:val="24"/>
          <w:rPrChange w16du:dateUtc="2026-07-07T18:18:00Z" w:author="Author" w:date="2026-07-07T20:18:00Z" w:id="11665">
            <w:rPr>
              <w:rFonts w:ascii="Times New Roman"/>
              <w:color w:val="000000"/>
              <w:sz w:val="24"/>
            </w:rPr>
          </w:rPrChange>
        </w:rPr>
        <w:t>sit</w:t>
      </w:r>
      <w:r w:rsidR="00A96A35" w:rsidRPr="0027638C">
        <w:rPr>
          <w:sz w:val="24"/>
          <w:rPrChange w16du:dateUtc="2026-07-07T18:18:00Z" w:author="Author" w:date="2026-07-07T20:18:00Z" w:id="11666">
            <w:rPr>
              <w:rFonts w:ascii="Times New Roman"/>
              <w:color w:val="000000"/>
              <w:spacing w:val="100"/>
              <w:sz w:val="24"/>
            </w:rPr>
          </w:rPrChange>
        </w:rPr>
        <w:t xml:space="preserve"> </w:t>
      </w:r>
      <w:r w:rsidR="00A96A35" w:rsidRPr="0027638C">
        <w:rPr>
          <w:sz w:val="24"/>
          <w:rPrChange w16du:dateUtc="2026-07-07T18:18:00Z" w:author="Author" w:date="2026-07-07T20:18:00Z" w:id="11667">
            <w:rPr>
              <w:rFonts w:ascii="Times New Roman"/>
              <w:color w:val="000000"/>
              <w:sz w:val="24"/>
            </w:rPr>
          </w:rPrChange>
        </w:rPr>
        <w:t>amet</w:t>
      </w:r>
      <w:r w:rsidR="00A96A35" w:rsidRPr="0027638C">
        <w:rPr>
          <w:sz w:val="24"/>
          <w:rPrChange w16du:dateUtc="2026-07-07T18:18:00Z" w:author="Author" w:date="2026-07-07T20:18:00Z" w:id="11668">
            <w:rPr>
              <w:rFonts w:ascii="Times New Roman"/>
              <w:color w:val="000000"/>
              <w:spacing w:val="100"/>
              <w:sz w:val="24"/>
            </w:rPr>
          </w:rPrChange>
        </w:rPr>
        <w:t xml:space="preserve"> </w:t>
      </w:r>
      <w:r w:rsidR="00A96A35" w:rsidRPr="0027638C">
        <w:rPr>
          <w:sz w:val="24"/>
          <w:rPrChange w16du:dateUtc="2026-07-07T18:18:00Z" w:author="Author" w:date="2026-07-07T20:18:00Z" w:id="11669">
            <w:rPr>
              <w:rFonts w:ascii="Times New Roman"/>
              <w:color w:val="000000"/>
              <w:sz w:val="24"/>
            </w:rPr>
          </w:rPrChange>
        </w:rPr>
        <w:t>consectetur</w:t>
      </w:r>
      <w:r w:rsidR="00A96A35" w:rsidRPr="0027638C">
        <w:rPr>
          <w:sz w:val="24"/>
          <w:rPrChange w16du:dateUtc="2026-07-07T18:18:00Z" w:author="Author" w:date="2026-07-07T20:18:00Z" w:id="11670">
            <w:rPr>
              <w:rFonts w:ascii="Times New Roman"/>
              <w:color w:val="000000"/>
              <w:spacing w:val="100"/>
              <w:sz w:val="24"/>
            </w:rPr>
          </w:rPrChange>
        </w:rPr>
        <w:t xml:space="preserve"> </w:t>
      </w:r>
      <w:r w:rsidR="00A96A35" w:rsidRPr="0027638C">
        <w:rPr>
          <w:sz w:val="24"/>
          <w:rPrChange w16du:dateUtc="2026-07-07T18:18:00Z" w:author="Author" w:date="2026-07-07T20:18:00Z" w:id="11671">
            <w:rPr>
              <w:rFonts w:ascii="Times New Roman"/>
              <w:color w:val="000000"/>
              <w:sz w:val="24"/>
            </w:rPr>
          </w:rPrChange>
        </w:rPr>
        <w:t>adipiscing</w:t>
      </w:r>
      <w:r w:rsidR="00A96A35" w:rsidRPr="0027638C">
        <w:rPr>
          <w:sz w:val="24"/>
          <w:rPrChange w16du:dateUtc="2026-07-07T18:18:00Z" w:author="Author" w:date="2026-07-07T20:18:00Z" w:id="11672">
            <w:rPr>
              <w:rFonts w:ascii="Times New Roman"/>
              <w:color w:val="000000"/>
              <w:spacing w:val="100"/>
              <w:sz w:val="24"/>
            </w:rPr>
          </w:rPrChange>
        </w:rPr>
        <w:t xml:space="preserve"> </w:t>
      </w:r>
      <w:r w:rsidR="00A96A35" w:rsidRPr="0027638C">
        <w:rPr>
          <w:sz w:val="24"/>
          <w:rPrChange w16du:dateUtc="2026-07-07T18:18:00Z" w:author="Author" w:date="2026-07-07T20:18:00Z" w:id="11673">
            <w:rPr>
              <w:rFonts w:ascii="Times New Roman"/>
              <w:color w:val="000000"/>
              <w:sz w:val="24"/>
            </w:rPr>
          </w:rPrChange>
        </w:rPr>
        <w:t>elit</w:t>
      </w:r>
      <w:r w:rsidR="00A96A35" w:rsidRPr="0027638C">
        <w:rPr>
          <w:sz w:val="24"/>
          <w:rPrChange w16du:dateUtc="2026-07-07T18:18:00Z" w:author="Author" w:date="2026-07-07T20:18:00Z" w:id="11674">
            <w:rPr>
              <w:rFonts w:ascii="Times New Roman"/>
              <w:color w:val="000000"/>
              <w:spacing w:val="100"/>
              <w:sz w:val="24"/>
            </w:rPr>
          </w:rPrChange>
        </w:rPr>
        <w:t xml:space="preserve"> </w:t>
      </w:r>
      <w:r w:rsidR="00A96A35" w:rsidRPr="0027638C">
        <w:rPr>
          <w:sz w:val="24"/>
          <w:rPrChange w16du:dateUtc="2026-07-07T18:18:00Z" w:author="Author" w:date="2026-07-07T20:18:00Z" w:id="11675">
            <w:rPr>
              <w:rFonts w:ascii="Times New Roman" w:hAnsi="Times New Roman"/>
              <w:color w:val="000000"/>
              <w:sz w:val="24"/>
            </w:rPr>
          </w:rPrChange>
        </w:rPr>
        <w:t>sed</w:t>
      </w:r>
      <w:del w16du:dateUtc="2026-07-07T18:18:00Z" w:author="Author" w:date="2026-07-07T20:18:00Z" w:id="11676">
        <w:r>
          <w:rPr>
            <w:color w:val="000000"/>
            <w:sz w:val="24"/>
          </w:rPr>
          <w:cr/>
        </w:r>
      </w:del>
      <w:r w:rsidR="00A96A35" w:rsidRPr="0027638C">
        <w:rPr>
          <w:sz w:val="24"/>
          <w:rPrChange w16du:dateUtc="2026-07-07T18:18:00Z" w:author="Author" w:date="2026-07-07T20:18:00Z" w:id="11677">
            <w:rPr>
              <w:rFonts w:ascii="Times New Roman"/>
              <w:color w:val="000000"/>
              <w:spacing w:val="660"/>
              <w:sz w:val="24"/>
            </w:rPr>
          </w:rPrChange>
        </w:rPr>
        <w:t xml:space="preserve"> </w:t>
      </w:r>
      <w:r w:rsidR="00A96A35" w:rsidRPr="0027638C">
        <w:rPr>
          <w:sz w:val="24"/>
          <w:rPrChange w16du:dateUtc="2026-07-07T18:18:00Z" w:author="Author" w:date="2026-07-07T20:18:00Z" w:id="11678">
            <w:rPr>
              <w:rFonts w:ascii="Times New Roman"/>
              <w:color w:val="000000"/>
              <w:sz w:val="24"/>
            </w:rPr>
          </w:rPrChange>
        </w:rPr>
        <w:t>Do</w:t>
      </w:r>
      <w:r w:rsidR="00A96A35" w:rsidRPr="0027638C">
        <w:rPr>
          <w:sz w:val="24"/>
          <w:rPrChange w16du:dateUtc="2026-07-07T18:18:00Z" w:author="Author" w:date="2026-07-07T20:18:00Z" w:id="11679">
            <w:rPr>
              <w:rFonts w:ascii="Times New Roman"/>
              <w:color w:val="000000"/>
              <w:spacing w:val="7"/>
              <w:sz w:val="24"/>
            </w:rPr>
          </w:rPrChange>
        </w:rPr>
        <w:t xml:space="preserve"> </w:t>
      </w:r>
      <w:r w:rsidR="00A96A35" w:rsidRPr="0027638C">
        <w:rPr>
          <w:sz w:val="24"/>
          <w:rPrChange w16du:dateUtc="2026-07-07T18:18:00Z" w:author="Author" w:date="2026-07-07T20:18:00Z" w:id="11680">
            <w:rPr>
              <w:rFonts w:ascii="Times New Roman"/>
              <w:color w:val="000000"/>
              <w:sz w:val="24"/>
            </w:rPr>
          </w:rPrChange>
        </w:rPr>
        <w:t>Eiusmod</w:t>
      </w:r>
      <w:r w:rsidR="00A96A35" w:rsidRPr="0027638C">
        <w:rPr>
          <w:sz w:val="24"/>
          <w:rPrChange w16du:dateUtc="2026-07-07T18:18:00Z" w:author="Author" w:date="2026-07-07T20:18:00Z" w:id="11681">
            <w:rPr>
              <w:rFonts w:ascii="Times New Roman"/>
              <w:color w:val="000000"/>
              <w:spacing w:val="7"/>
              <w:sz w:val="24"/>
            </w:rPr>
          </w:rPrChange>
        </w:rPr>
        <w:t xml:space="preserve"> </w:t>
      </w:r>
      <w:r w:rsidR="00A96A35" w:rsidRPr="0027638C">
        <w:rPr>
          <w:sz w:val="24"/>
          <w:rPrChange w16du:dateUtc="2026-07-07T18:18:00Z" w:author="Author" w:date="2026-07-07T20:18:00Z" w:id="11682">
            <w:rPr>
              <w:rFonts w:ascii="Times New Roman"/>
              <w:color w:val="000000"/>
              <w:sz w:val="24"/>
            </w:rPr>
          </w:rPrChange>
        </w:rPr>
        <w:t>tempor</w:t>
      </w:r>
      <w:r w:rsidR="00A96A35" w:rsidRPr="0027638C">
        <w:rPr>
          <w:sz w:val="24"/>
          <w:rPrChange w16du:dateUtc="2026-07-07T18:18:00Z" w:author="Author" w:date="2026-07-07T20:18:00Z" w:id="11683">
            <w:rPr>
              <w:rFonts w:ascii="Times New Roman"/>
              <w:color w:val="000000"/>
              <w:spacing w:val="7"/>
              <w:sz w:val="24"/>
            </w:rPr>
          </w:rPrChange>
        </w:rPr>
        <w:t xml:space="preserve"> </w:t>
      </w:r>
      <w:r w:rsidR="00A96A35" w:rsidRPr="0027638C">
        <w:rPr>
          <w:sz w:val="24"/>
          <w:rPrChange w16du:dateUtc="2026-07-07T18:18:00Z" w:author="Author" w:date="2026-07-07T20:18:00Z" w:id="11684">
            <w:rPr>
              <w:rFonts w:ascii="Times New Roman"/>
              <w:color w:val="000000"/>
              <w:sz w:val="24"/>
            </w:rPr>
          </w:rPrChange>
        </w:rPr>
        <w:t>incididunt</w:t>
      </w:r>
      <w:r w:rsidR="00A96A35" w:rsidRPr="0027638C">
        <w:rPr>
          <w:sz w:val="24"/>
          <w:rPrChange w16du:dateUtc="2026-07-07T18:18:00Z" w:author="Author" w:date="2026-07-07T20:18:00Z" w:id="11685">
            <w:rPr>
              <w:rFonts w:ascii="Times New Roman"/>
              <w:color w:val="000000"/>
              <w:spacing w:val="7"/>
              <w:sz w:val="24"/>
            </w:rPr>
          </w:rPrChange>
        </w:rPr>
        <w:t xml:space="preserve"> </w:t>
      </w:r>
      <w:r w:rsidR="00A96A35" w:rsidRPr="0027638C">
        <w:rPr>
          <w:sz w:val="24"/>
          <w:rPrChange w16du:dateUtc="2026-07-07T18:18:00Z" w:author="Author" w:date="2026-07-07T20:18:00Z" w:id="11686">
            <w:rPr>
              <w:rFonts w:ascii="Times New Roman"/>
              <w:color w:val="000000"/>
              <w:sz w:val="24"/>
            </w:rPr>
          </w:rPrChange>
        </w:rPr>
        <w:t>ut</w:t>
      </w:r>
      <w:r w:rsidR="00A96A35" w:rsidRPr="0027638C">
        <w:rPr>
          <w:sz w:val="24"/>
          <w:rPrChange w16du:dateUtc="2026-07-07T18:18:00Z" w:author="Author" w:date="2026-07-07T20:18:00Z" w:id="11687">
            <w:rPr>
              <w:rFonts w:ascii="Times New Roman"/>
              <w:color w:val="000000"/>
              <w:spacing w:val="7"/>
              <w:sz w:val="24"/>
            </w:rPr>
          </w:rPrChange>
        </w:rPr>
        <w:t xml:space="preserve"> </w:t>
      </w:r>
      <w:r w:rsidR="00A96A35" w:rsidRPr="0027638C">
        <w:rPr>
          <w:sz w:val="24"/>
          <w:rPrChange w16du:dateUtc="2026-07-07T18:18:00Z" w:author="Author" w:date="2026-07-07T20:18:00Z" w:id="11688">
            <w:rPr>
              <w:rFonts w:ascii="Times New Roman"/>
              <w:color w:val="000000"/>
              <w:sz w:val="24"/>
            </w:rPr>
          </w:rPrChange>
        </w:rPr>
        <w:t>labore</w:t>
      </w:r>
      <w:r w:rsidR="00A96A35" w:rsidRPr="0027638C">
        <w:rPr>
          <w:sz w:val="24"/>
          <w:rPrChange w16du:dateUtc="2026-07-07T18:18:00Z" w:author="Author" w:date="2026-07-07T20:18:00Z" w:id="11689">
            <w:rPr>
              <w:rFonts w:ascii="Times New Roman"/>
              <w:color w:val="000000"/>
              <w:spacing w:val="7"/>
              <w:sz w:val="24"/>
            </w:rPr>
          </w:rPrChange>
        </w:rPr>
        <w:t xml:space="preserve"> </w:t>
      </w:r>
      <w:r w:rsidR="00A96A35" w:rsidRPr="0027638C">
        <w:rPr>
          <w:sz w:val="24"/>
          <w:rPrChange w16du:dateUtc="2026-07-07T18:18:00Z" w:author="Author" w:date="2026-07-07T20:18:00Z" w:id="11690">
            <w:rPr>
              <w:rFonts w:ascii="Times New Roman"/>
              <w:color w:val="000000"/>
              <w:sz w:val="24"/>
            </w:rPr>
          </w:rPrChange>
        </w:rPr>
        <w:t>et</w:t>
      </w:r>
      <w:r w:rsidR="00A96A35" w:rsidRPr="0027638C">
        <w:rPr>
          <w:sz w:val="24"/>
          <w:rPrChange w16du:dateUtc="2026-07-07T18:18:00Z" w:author="Author" w:date="2026-07-07T20:18:00Z" w:id="11691">
            <w:rPr>
              <w:rFonts w:ascii="Times New Roman"/>
              <w:color w:val="000000"/>
              <w:spacing w:val="7"/>
              <w:sz w:val="24"/>
            </w:rPr>
          </w:rPrChange>
        </w:rPr>
        <w:t xml:space="preserve"> </w:t>
      </w:r>
      <w:r w:rsidR="00A96A35" w:rsidRPr="0027638C">
        <w:rPr>
          <w:sz w:val="24"/>
          <w:rPrChange w16du:dateUtc="2026-07-07T18:18:00Z" w:author="Author" w:date="2026-07-07T20:18:00Z" w:id="11692">
            <w:rPr>
              <w:rFonts w:ascii="Times New Roman"/>
              <w:color w:val="000000"/>
              <w:sz w:val="24"/>
            </w:rPr>
          </w:rPrChange>
        </w:rPr>
        <w:t>dolore</w:t>
      </w:r>
      <w:r w:rsidR="00A96A35" w:rsidRPr="0027638C">
        <w:rPr>
          <w:sz w:val="24"/>
          <w:rPrChange w16du:dateUtc="2026-07-07T18:18:00Z" w:author="Author" w:date="2026-07-07T20:18:00Z" w:id="11693">
            <w:rPr>
              <w:rFonts w:ascii="Times New Roman"/>
              <w:color w:val="000000"/>
              <w:spacing w:val="7"/>
              <w:sz w:val="24"/>
            </w:rPr>
          </w:rPrChange>
        </w:rPr>
        <w:t xml:space="preserve"> </w:t>
      </w:r>
      <w:r w:rsidR="00A96A35" w:rsidRPr="0027638C">
        <w:rPr>
          <w:sz w:val="24"/>
          <w:rPrChange w16du:dateUtc="2026-07-07T18:18:00Z" w:author="Author" w:date="2026-07-07T20:18:00Z" w:id="11694">
            <w:rPr>
              <w:rFonts w:ascii="Times New Roman"/>
              <w:color w:val="000000"/>
              <w:sz w:val="24"/>
            </w:rPr>
          </w:rPrChange>
        </w:rPr>
        <w:t>Magna</w:t>
      </w:r>
      <w:r w:rsidR="00A96A35" w:rsidRPr="0027638C">
        <w:rPr>
          <w:sz w:val="24"/>
          <w:rPrChange w16du:dateUtc="2026-07-07T18:18:00Z" w:author="Author" w:date="2026-07-07T20:18:00Z" w:id="11695">
            <w:rPr>
              <w:rFonts w:ascii="Times New Roman"/>
              <w:color w:val="000000"/>
              <w:spacing w:val="7"/>
              <w:sz w:val="24"/>
            </w:rPr>
          </w:rPrChange>
        </w:rPr>
        <w:t xml:space="preserve"> </w:t>
      </w:r>
      <w:r w:rsidR="00A96A35" w:rsidRPr="0027638C">
        <w:rPr>
          <w:sz w:val="24"/>
          <w:rPrChange w16du:dateUtc="2026-07-07T18:18:00Z" w:author="Author" w:date="2026-07-07T20:18:00Z" w:id="11696">
            <w:rPr>
              <w:rFonts w:ascii="Times New Roman"/>
              <w:color w:val="000000"/>
              <w:sz w:val="24"/>
            </w:rPr>
          </w:rPrChange>
        </w:rPr>
        <w:t>aliqua</w:t>
      </w:r>
      <w:r w:rsidR="00A96A35" w:rsidRPr="0027638C">
        <w:rPr>
          <w:sz w:val="24"/>
          <w:rPrChange w16du:dateUtc="2026-07-07T18:18:00Z" w:author="Author" w:date="2026-07-07T20:18:00Z" w:id="11697">
            <w:rPr>
              <w:rFonts w:ascii="Times New Roman"/>
              <w:color w:val="000000"/>
              <w:spacing w:val="7"/>
              <w:sz w:val="24"/>
            </w:rPr>
          </w:rPrChange>
        </w:rPr>
        <w:t xml:space="preserve"> </w:t>
      </w:r>
      <w:r w:rsidR="00A96A35" w:rsidRPr="0027638C">
        <w:rPr>
          <w:sz w:val="24"/>
          <w:rPrChange w16du:dateUtc="2026-07-07T18:18:00Z" w:author="Author" w:date="2026-07-07T20:18:00Z" w:id="11698">
            <w:rPr>
              <w:rFonts w:ascii="Times New Roman"/>
              <w:color w:val="000000"/>
              <w:sz w:val="24"/>
            </w:rPr>
          </w:rPrChange>
        </w:rPr>
        <w:t>lorem</w:t>
      </w:r>
      <w:r w:rsidR="00A96A35" w:rsidRPr="0027638C">
        <w:rPr>
          <w:sz w:val="24"/>
          <w:rPrChange w16du:dateUtc="2026-07-07T18:18:00Z" w:author="Author" w:date="2026-07-07T20:18:00Z" w:id="11699">
            <w:rPr>
              <w:rFonts w:ascii="Times New Roman"/>
              <w:color w:val="000000"/>
              <w:spacing w:val="7"/>
              <w:sz w:val="24"/>
            </w:rPr>
          </w:rPrChange>
        </w:rPr>
        <w:t xml:space="preserve"> </w:t>
      </w:r>
      <w:r w:rsidR="00A96A35" w:rsidRPr="0027638C">
        <w:rPr>
          <w:sz w:val="24"/>
          <w:rPrChange w16du:dateUtc="2026-07-07T18:18:00Z" w:author="Author" w:date="2026-07-07T20:18:00Z" w:id="11700">
            <w:rPr>
              <w:rFonts w:ascii="Times New Roman"/>
              <w:color w:val="000000"/>
              <w:sz w:val="24"/>
            </w:rPr>
          </w:rPrChange>
        </w:rPr>
        <w:t>Ipsum</w:t>
      </w:r>
      <w:r w:rsidR="00A96A35" w:rsidRPr="0027638C">
        <w:rPr>
          <w:sz w:val="24"/>
          <w:rPrChange w16du:dateUtc="2026-07-07T18:18:00Z" w:author="Author" w:date="2026-07-07T20:18:00Z" w:id="11701">
            <w:rPr>
              <w:rFonts w:ascii="Times New Roman"/>
              <w:color w:val="000000"/>
              <w:spacing w:val="7"/>
              <w:sz w:val="24"/>
            </w:rPr>
          </w:rPrChange>
        </w:rPr>
        <w:t xml:space="preserve"> </w:t>
      </w:r>
      <w:r w:rsidR="00A96A35" w:rsidRPr="0027638C">
        <w:rPr>
          <w:sz w:val="24"/>
          <w:rPrChange w16du:dateUtc="2026-07-07T18:18:00Z" w:author="Author" w:date="2026-07-07T20:18:00Z" w:id="11702">
            <w:rPr>
              <w:rFonts w:ascii="Times New Roman" w:hAnsi="Times New Roman"/>
              <w:color w:val="000000"/>
              <w:sz w:val="24"/>
            </w:rPr>
          </w:rPrChange>
        </w:rPr>
        <w:t>dolor</w:t>
      </w:r>
      <w:del w16du:dateUtc="2026-07-07T18:18:00Z" w:author="Author" w:date="2026-07-07T20:18:00Z" w:id="11703">
        <w:r>
          <w:rPr>
            <w:color w:val="000000"/>
            <w:sz w:val="24"/>
          </w:rPr>
          <w:cr/>
        </w:r>
      </w:del>
      <w:r w:rsidR="00A96A35" w:rsidRPr="0027638C">
        <w:rPr>
          <w:sz w:val="24"/>
          <w:rPrChange w16du:dateUtc="2026-07-07T18:18:00Z" w:author="Author" w:date="2026-07-07T20:18:00Z" w:id="11704">
            <w:rPr>
              <w:rFonts w:ascii="Times New Roman"/>
              <w:color w:val="000000"/>
              <w:spacing w:val="660"/>
              <w:sz w:val="24"/>
            </w:rPr>
          </w:rPrChange>
        </w:rPr>
        <w:t xml:space="preserve"> </w:t>
      </w:r>
      <w:r w:rsidR="00A96A35" w:rsidRPr="0027638C">
        <w:rPr>
          <w:sz w:val="24"/>
          <w:rPrChange w16du:dateUtc="2026-07-07T18:18:00Z" w:author="Author" w:date="2026-07-07T20:18:00Z" w:id="11705">
            <w:rPr>
              <w:rFonts w:ascii="Times New Roman"/>
              <w:color w:val="000000"/>
              <w:sz w:val="24"/>
            </w:rPr>
          </w:rPrChange>
        </w:rPr>
        <w:t xml:space="preserve">sit amet consectetur; </w:t>
      </w:r>
      <w:del w16du:dateUtc="2026-07-07T18:18:00Z" w:author="Author" w:date="2026-07-07T20:18:00Z" w:id="11706">
        <w:r>
          <w:rPr>
            <w:color w:val="000000"/>
            <w:sz w:val="24"/>
          </w:rPr>
          <w:delText>and</w:delText>
        </w:r>
      </w:del>
    </w:p>
    <w:p w14:paraId="584D91D6" w14:textId="1DD796A6" w:rsidR="009609E8" w:rsidRDefault="00000000" w:rsidRPr="0027638C">
      <w:pPr>
        <w:pStyle w:val="ListParagraph"/>
        <w:numPr>
          <w:ilvl w:val="2"/>
          <w:numId w:val="5"/>
        </w:numPr>
        <w:tabs>
          <w:tab w:pos="2160" w:val="left"/>
        </w:tabs>
        <w:spacing w:before="230" w:line="242" w:lineRule="auto"/>
        <w:ind w:right="357"/>
        <w:rPr>
          <w:sz w:val="24"/>
          <w:rPrChange w16du:dateUtc="2026-07-07T18:18:00Z" w:author="Author" w:date="2026-07-07T20:18:00Z" w:id="11707">
            <w:rPr>
              <w:rFonts w:ascii="Times New Roman"/>
              <w:color w:val="000000"/>
              <w:sz w:val="24"/>
            </w:rPr>
          </w:rPrChange>
        </w:rPr>
        <w:pPrChange w16du:dateUtc="2026-07-07T18:18:00Z" w:author="Author" w:date="2026-07-07T20:18:00Z" w:id="11708">
          <w:pPr>
            <w:spacing w:after="0" w:before="230" w:line="278" w:lineRule="exact"/>
            <w:ind w:left="1440"/>
            <w:jc w:val="left"/>
          </w:pPr>
        </w:pPrChange>
      </w:pPr>
      <w:del w16du:dateUtc="2026-07-07T18:18:00Z" w:author="Author" w:date="2026-07-07T20:18:00Z" w:id="11709">
        <w:r>
          <w:rPr>
            <w:color w:val="000000"/>
            <w:sz w:val="24"/>
          </w:rPr>
          <w:delText>(iii)</w:delText>
        </w:r>
        <w:r>
          <w:rPr>
            <w:color w:val="000000"/>
            <w:spacing w:val="300"/>
            <w:sz w:val="24"/>
          </w:rPr>
          <w:delText xml:space="preserve"> </w:delText>
        </w:r>
      </w:del>
      <w:r w:rsidR="00A96A35" w:rsidRPr="0027638C">
        <w:rPr>
          <w:sz w:val="24"/>
          <w:rPrChange w16du:dateUtc="2026-07-07T18:18:00Z" w:author="Author" w:date="2026-07-07T20:18:00Z" w:id="11710">
            <w:rPr>
              <w:rFonts w:ascii="Times New Roman"/>
              <w:color w:val="000000"/>
              <w:sz w:val="24"/>
            </w:rPr>
          </w:rPrChange>
        </w:rPr>
        <w:t>adipiscing</w:t>
      </w:r>
      <w:r w:rsidR="00A96A35" w:rsidRPr="0027638C">
        <w:rPr>
          <w:sz w:val="24"/>
          <w:rPrChange w16du:dateUtc="2026-07-07T18:18:00Z" w:author="Author" w:date="2026-07-07T20:18:00Z" w:id="11711">
            <w:rPr>
              <w:rFonts w:ascii="Times New Roman"/>
              <w:color w:val="000000"/>
              <w:spacing w:val="39"/>
              <w:sz w:val="24"/>
            </w:rPr>
          </w:rPrChange>
        </w:rPr>
        <w:t xml:space="preserve"> </w:t>
      </w:r>
      <w:r w:rsidR="00A96A35" w:rsidRPr="0027638C">
        <w:rPr>
          <w:sz w:val="24"/>
          <w:rPrChange w16du:dateUtc="2026-07-07T18:18:00Z" w:author="Author" w:date="2026-07-07T20:18:00Z" w:id="11712">
            <w:rPr>
              <w:rFonts w:ascii="Times New Roman"/>
              <w:color w:val="000000"/>
              <w:sz w:val="24"/>
            </w:rPr>
          </w:rPrChange>
        </w:rPr>
        <w:t>elit</w:t>
      </w:r>
      <w:r w:rsidR="00A96A35" w:rsidRPr="0027638C">
        <w:rPr>
          <w:sz w:val="24"/>
          <w:rPrChange w16du:dateUtc="2026-07-07T18:18:00Z" w:author="Author" w:date="2026-07-07T20:18:00Z" w:id="11713">
            <w:rPr>
              <w:rFonts w:ascii="Times New Roman"/>
              <w:color w:val="000000"/>
              <w:spacing w:val="39"/>
              <w:sz w:val="24"/>
            </w:rPr>
          </w:rPrChange>
        </w:rPr>
        <w:t xml:space="preserve"> </w:t>
      </w:r>
      <w:r w:rsidR="00A96A35" w:rsidRPr="0027638C">
        <w:rPr>
          <w:sz w:val="24"/>
          <w:rPrChange w16du:dateUtc="2026-07-07T18:18:00Z" w:author="Author" w:date="2026-07-07T20:18:00Z" w:id="11714">
            <w:rPr>
              <w:rFonts w:ascii="Times New Roman"/>
              <w:color w:val="000000"/>
              <w:sz w:val="24"/>
            </w:rPr>
          </w:rPrChange>
        </w:rPr>
        <w:t>sed</w:t>
      </w:r>
      <w:r w:rsidR="00A96A35" w:rsidRPr="0027638C">
        <w:rPr>
          <w:sz w:val="24"/>
          <w:rPrChange w16du:dateUtc="2026-07-07T18:18:00Z" w:author="Author" w:date="2026-07-07T20:18:00Z" w:id="11715">
            <w:rPr>
              <w:rFonts w:ascii="Times New Roman"/>
              <w:color w:val="000000"/>
              <w:spacing w:val="39"/>
              <w:sz w:val="24"/>
            </w:rPr>
          </w:rPrChange>
        </w:rPr>
        <w:t xml:space="preserve"> </w:t>
      </w:r>
      <w:r w:rsidR="00A96A35" w:rsidRPr="0027638C">
        <w:rPr>
          <w:sz w:val="24"/>
          <w:rPrChange w16du:dateUtc="2026-07-07T18:18:00Z" w:author="Author" w:date="2026-07-07T20:18:00Z" w:id="11716">
            <w:rPr>
              <w:rFonts w:ascii="Times New Roman"/>
              <w:color w:val="000000"/>
              <w:sz w:val="24"/>
            </w:rPr>
          </w:rPrChange>
        </w:rPr>
        <w:t>do</w:t>
      </w:r>
      <w:r w:rsidR="00A96A35" w:rsidRPr="0027638C">
        <w:rPr>
          <w:sz w:val="24"/>
          <w:rPrChange w16du:dateUtc="2026-07-07T18:18:00Z" w:author="Author" w:date="2026-07-07T20:18:00Z" w:id="11717">
            <w:rPr>
              <w:rFonts w:ascii="Times New Roman"/>
              <w:color w:val="000000"/>
              <w:spacing w:val="39"/>
              <w:sz w:val="24"/>
            </w:rPr>
          </w:rPrChange>
        </w:rPr>
        <w:t xml:space="preserve"> </w:t>
      </w:r>
      <w:r w:rsidR="00A96A35" w:rsidRPr="0027638C">
        <w:rPr>
          <w:sz w:val="24"/>
          <w:rPrChange w16du:dateUtc="2026-07-07T18:18:00Z" w:author="Author" w:date="2026-07-07T20:18:00Z" w:id="11718">
            <w:rPr>
              <w:rFonts w:ascii="Times New Roman"/>
              <w:color w:val="000000"/>
              <w:sz w:val="24"/>
            </w:rPr>
          </w:rPrChange>
        </w:rPr>
        <w:t>eiusmod</w:t>
      </w:r>
      <w:r w:rsidR="00A96A35" w:rsidRPr="0027638C">
        <w:rPr>
          <w:sz w:val="24"/>
          <w:rPrChange w16du:dateUtc="2026-07-07T18:18:00Z" w:author="Author" w:date="2026-07-07T20:18:00Z" w:id="11719">
            <w:rPr>
              <w:rFonts w:ascii="Times New Roman"/>
              <w:color w:val="000000"/>
              <w:spacing w:val="39"/>
              <w:sz w:val="24"/>
            </w:rPr>
          </w:rPrChange>
        </w:rPr>
        <w:t xml:space="preserve"> </w:t>
      </w:r>
      <w:r w:rsidR="00A96A35" w:rsidRPr="0027638C">
        <w:rPr>
          <w:sz w:val="24"/>
          <w:rPrChange w16du:dateUtc="2026-07-07T18:18:00Z" w:author="Author" w:date="2026-07-07T20:18:00Z" w:id="11720">
            <w:rPr>
              <w:rFonts w:ascii="Times New Roman"/>
              <w:color w:val="000000"/>
              <w:sz w:val="24"/>
            </w:rPr>
          </w:rPrChange>
        </w:rPr>
        <w:t>tempor</w:t>
      </w:r>
      <w:r w:rsidR="00A96A35" w:rsidRPr="0027638C">
        <w:rPr>
          <w:sz w:val="24"/>
          <w:rPrChange w16du:dateUtc="2026-07-07T18:18:00Z" w:author="Author" w:date="2026-07-07T20:18:00Z" w:id="11721">
            <w:rPr>
              <w:rFonts w:ascii="Times New Roman"/>
              <w:color w:val="000000"/>
              <w:spacing w:val="39"/>
              <w:sz w:val="24"/>
            </w:rPr>
          </w:rPrChange>
        </w:rPr>
        <w:t xml:space="preserve"> </w:t>
      </w:r>
      <w:r w:rsidR="00A96A35" w:rsidRPr="0027638C">
        <w:rPr>
          <w:sz w:val="24"/>
          <w:rPrChange w16du:dateUtc="2026-07-07T18:18:00Z" w:author="Author" w:date="2026-07-07T20:18:00Z" w:id="11722">
            <w:rPr>
              <w:rFonts w:ascii="Times New Roman"/>
              <w:color w:val="000000"/>
              <w:sz w:val="24"/>
            </w:rPr>
          </w:rPrChange>
        </w:rPr>
        <w:t>incididunt</w:t>
      </w:r>
      <w:r w:rsidR="00A96A35" w:rsidRPr="0027638C">
        <w:rPr>
          <w:sz w:val="24"/>
          <w:rPrChange w16du:dateUtc="2026-07-07T18:18:00Z" w:author="Author" w:date="2026-07-07T20:18:00Z" w:id="11723">
            <w:rPr>
              <w:rFonts w:ascii="Times New Roman"/>
              <w:color w:val="000000"/>
              <w:spacing w:val="39"/>
              <w:sz w:val="24"/>
            </w:rPr>
          </w:rPrChange>
        </w:rPr>
        <w:t xml:space="preserve"> </w:t>
      </w:r>
      <w:r w:rsidR="00A96A35" w:rsidRPr="0027638C">
        <w:rPr>
          <w:sz w:val="24"/>
          <w:rPrChange w16du:dateUtc="2026-07-07T18:18:00Z" w:author="Author" w:date="2026-07-07T20:18:00Z" w:id="11724">
            <w:rPr>
              <w:rFonts w:ascii="Times New Roman"/>
              <w:color w:val="000000"/>
              <w:sz w:val="24"/>
            </w:rPr>
          </w:rPrChange>
        </w:rPr>
        <w:t>ut</w:t>
      </w:r>
      <w:r w:rsidR="00A96A35" w:rsidRPr="0027638C">
        <w:rPr>
          <w:sz w:val="24"/>
          <w:rPrChange w16du:dateUtc="2026-07-07T18:18:00Z" w:author="Author" w:date="2026-07-07T20:18:00Z" w:id="11725">
            <w:rPr>
              <w:rFonts w:ascii="Times New Roman"/>
              <w:color w:val="000000"/>
              <w:spacing w:val="39"/>
              <w:sz w:val="24"/>
            </w:rPr>
          </w:rPrChange>
        </w:rPr>
        <w:t xml:space="preserve"> </w:t>
      </w:r>
      <w:r w:rsidR="00A96A35" w:rsidRPr="0027638C">
        <w:rPr>
          <w:sz w:val="24"/>
          <w:rPrChange w16du:dateUtc="2026-07-07T18:18:00Z" w:author="Author" w:date="2026-07-07T20:18:00Z" w:id="11726">
            <w:rPr>
              <w:rFonts w:ascii="Times New Roman"/>
              <w:color w:val="000000"/>
              <w:sz w:val="24"/>
            </w:rPr>
          </w:rPrChange>
        </w:rPr>
        <w:t>labore</w:t>
      </w:r>
      <w:r w:rsidR="00A96A35" w:rsidRPr="0027638C">
        <w:rPr>
          <w:sz w:val="24"/>
          <w:rPrChange w16du:dateUtc="2026-07-07T18:18:00Z" w:author="Author" w:date="2026-07-07T20:18:00Z" w:id="11727">
            <w:rPr>
              <w:rFonts w:ascii="Times New Roman"/>
              <w:color w:val="000000"/>
              <w:spacing w:val="39"/>
              <w:sz w:val="24"/>
            </w:rPr>
          </w:rPrChange>
        </w:rPr>
        <w:t xml:space="preserve"> </w:t>
      </w:r>
      <w:r w:rsidR="00A96A35" w:rsidRPr="0027638C">
        <w:rPr>
          <w:sz w:val="24"/>
          <w:rPrChange w16du:dateUtc="2026-07-07T18:18:00Z" w:author="Author" w:date="2026-07-07T20:18:00Z" w:id="11728">
            <w:rPr>
              <w:rFonts w:ascii="Times New Roman"/>
              <w:color w:val="000000"/>
              <w:sz w:val="24"/>
            </w:rPr>
          </w:rPrChange>
        </w:rPr>
        <w:t>et</w:t>
      </w:r>
      <w:r w:rsidR="00A96A35" w:rsidRPr="0027638C">
        <w:rPr>
          <w:sz w:val="24"/>
          <w:rPrChange w16du:dateUtc="2026-07-07T18:18:00Z" w:author="Author" w:date="2026-07-07T20:18:00Z" w:id="11729">
            <w:rPr>
              <w:rFonts w:ascii="Times New Roman"/>
              <w:color w:val="000000"/>
              <w:spacing w:val="39"/>
              <w:sz w:val="24"/>
            </w:rPr>
          </w:rPrChange>
        </w:rPr>
        <w:t xml:space="preserve"> </w:t>
      </w:r>
      <w:r w:rsidR="00A96A35" w:rsidRPr="0027638C">
        <w:rPr>
          <w:sz w:val="24"/>
          <w:rPrChange w16du:dateUtc="2026-07-07T18:18:00Z" w:author="Author" w:date="2026-07-07T20:18:00Z" w:id="11730">
            <w:rPr>
              <w:rFonts w:ascii="Times New Roman"/>
              <w:color w:val="000000"/>
              <w:sz w:val="24"/>
            </w:rPr>
          </w:rPrChange>
        </w:rPr>
        <w:t>dolore</w:t>
      </w:r>
      <w:r w:rsidR="00A96A35" w:rsidRPr="0027638C">
        <w:rPr>
          <w:sz w:val="24"/>
          <w:rPrChange w16du:dateUtc="2026-07-07T18:18:00Z" w:author="Author" w:date="2026-07-07T20:18:00Z" w:id="11731">
            <w:rPr>
              <w:rFonts w:ascii="Times New Roman"/>
              <w:color w:val="000000"/>
              <w:spacing w:val="39"/>
              <w:sz w:val="24"/>
            </w:rPr>
          </w:rPrChange>
        </w:rPr>
        <w:t xml:space="preserve"> </w:t>
      </w:r>
      <w:r w:rsidR="00A96A35" w:rsidRPr="0027638C">
        <w:rPr>
          <w:sz w:val="24"/>
          <w:rPrChange w16du:dateUtc="2026-07-07T18:18:00Z" w:author="Author" w:date="2026-07-07T20:18:00Z" w:id="11732">
            <w:rPr>
              <w:rFonts w:ascii="Times New Roman" w:hAnsi="Times New Roman"/>
              <w:color w:val="000000"/>
              <w:sz w:val="24"/>
            </w:rPr>
          </w:rPrChange>
        </w:rPr>
        <w:t>magna</w:t>
      </w:r>
      <w:del w16du:dateUtc="2026-07-07T18:18:00Z" w:author="Author" w:date="2026-07-07T20:18:00Z" w:id="11733">
        <w:r>
          <w:rPr>
            <w:color w:val="000000"/>
            <w:sz w:val="24"/>
          </w:rPr>
          <w:cr/>
        </w:r>
      </w:del>
      <w:r w:rsidR="00A96A35" w:rsidRPr="0027638C">
        <w:rPr>
          <w:sz w:val="24"/>
          <w:rPrChange w16du:dateUtc="2026-07-07T18:18:00Z" w:author="Author" w:date="2026-07-07T20:18:00Z" w:id="11734">
            <w:rPr>
              <w:rFonts w:ascii="Times New Roman"/>
              <w:color w:val="000000"/>
              <w:spacing w:val="660"/>
              <w:sz w:val="24"/>
            </w:rPr>
          </w:rPrChange>
        </w:rPr>
        <w:t xml:space="preserve"> </w:t>
      </w:r>
      <w:r w:rsidR="00A96A35" w:rsidRPr="0027638C">
        <w:rPr>
          <w:sz w:val="24"/>
          <w:rPrChange w16du:dateUtc="2026-07-07T18:18:00Z" w:author="Author" w:date="2026-07-07T20:18:00Z" w:id="11735">
            <w:rPr>
              <w:rFonts w:ascii="Times New Roman"/>
              <w:color w:val="000000"/>
              <w:sz w:val="24"/>
            </w:rPr>
          </w:rPrChange>
        </w:rPr>
        <w:t>Aliqua</w:t>
      </w:r>
      <w:r w:rsidR="00A96A35" w:rsidRPr="0027638C">
        <w:rPr>
          <w:spacing w:val="-4"/>
          <w:sz w:val="24"/>
          <w:rPrChange w16du:dateUtc="2026-07-07T18:18:00Z" w:author="Author" w:date="2026-07-07T20:18:00Z" w:id="11736">
            <w:rPr>
              <w:rFonts w:ascii="Times New Roman"/>
              <w:color w:val="000000"/>
              <w:spacing w:val="1"/>
              <w:sz w:val="24"/>
            </w:rPr>
          </w:rPrChange>
        </w:rPr>
        <w:t xml:space="preserve"> </w:t>
      </w:r>
      <w:r w:rsidR="00A96A35" w:rsidRPr="0027638C">
        <w:rPr>
          <w:sz w:val="24"/>
          <w:rPrChange w16du:dateUtc="2026-07-07T18:18:00Z" w:author="Author" w:date="2026-07-07T20:18:00Z" w:id="11737">
            <w:rPr>
              <w:rFonts w:ascii="Times New Roman"/>
              <w:color w:val="000000"/>
              <w:sz w:val="24"/>
            </w:rPr>
          </w:rPrChange>
        </w:rPr>
        <w:t>lorem</w:t>
      </w:r>
      <w:r w:rsidR="00A96A35" w:rsidRPr="0027638C">
        <w:rPr>
          <w:spacing w:val="-4"/>
          <w:sz w:val="24"/>
          <w:rPrChange w16du:dateUtc="2026-07-07T18:18:00Z" w:author="Author" w:date="2026-07-07T20:18:00Z" w:id="11738">
            <w:rPr>
              <w:rFonts w:ascii="Times New Roman"/>
              <w:color w:val="000000"/>
              <w:spacing w:val="1"/>
              <w:sz w:val="24"/>
            </w:rPr>
          </w:rPrChange>
        </w:rPr>
        <w:t xml:space="preserve"> </w:t>
      </w:r>
      <w:r w:rsidR="00A96A35" w:rsidRPr="0027638C">
        <w:rPr>
          <w:sz w:val="24"/>
          <w:rPrChange w16du:dateUtc="2026-07-07T18:18:00Z" w:author="Author" w:date="2026-07-07T20:18:00Z" w:id="11739">
            <w:rPr>
              <w:rFonts w:ascii="Times New Roman"/>
              <w:color w:val="000000"/>
              <w:sz w:val="24"/>
            </w:rPr>
          </w:rPrChange>
        </w:rPr>
        <w:t>ipsum</w:t>
      </w:r>
      <w:r w:rsidR="00A96A35" w:rsidRPr="0027638C">
        <w:rPr>
          <w:spacing w:val="-4"/>
          <w:sz w:val="24"/>
          <w:rPrChange w16du:dateUtc="2026-07-07T18:18:00Z" w:author="Author" w:date="2026-07-07T20:18:00Z" w:id="11740">
            <w:rPr>
              <w:rFonts w:ascii="Times New Roman"/>
              <w:color w:val="000000"/>
              <w:spacing w:val="1"/>
              <w:sz w:val="24"/>
            </w:rPr>
          </w:rPrChange>
        </w:rPr>
        <w:t xml:space="preserve"> </w:t>
      </w:r>
      <w:r w:rsidR="00A96A35" w:rsidRPr="0027638C">
        <w:rPr>
          <w:sz w:val="24"/>
          <w:rPrChange w16du:dateUtc="2026-07-07T18:18:00Z" w:author="Author" w:date="2026-07-07T20:18:00Z" w:id="11741">
            <w:rPr>
              <w:rFonts w:ascii="Times New Roman"/>
              <w:color w:val="000000"/>
              <w:sz w:val="24"/>
            </w:rPr>
          </w:rPrChange>
        </w:rPr>
        <w:t>dolor</w:t>
      </w:r>
      <w:r w:rsidR="00A96A35" w:rsidRPr="0027638C">
        <w:rPr>
          <w:spacing w:val="-4"/>
          <w:sz w:val="24"/>
          <w:rPrChange w16du:dateUtc="2026-07-07T18:18:00Z" w:author="Author" w:date="2026-07-07T20:18:00Z" w:id="11742">
            <w:rPr>
              <w:rFonts w:ascii="Times New Roman"/>
              <w:color w:val="000000"/>
              <w:spacing w:val="1"/>
              <w:sz w:val="24"/>
            </w:rPr>
          </w:rPrChange>
        </w:rPr>
        <w:t xml:space="preserve"> </w:t>
      </w:r>
      <w:r w:rsidR="00A96A35" w:rsidRPr="0027638C">
        <w:rPr>
          <w:sz w:val="24"/>
          <w:rPrChange w16du:dateUtc="2026-07-07T18:18:00Z" w:author="Author" w:date="2026-07-07T20:18:00Z" w:id="11743">
            <w:rPr>
              <w:rFonts w:ascii="Times New Roman"/>
              <w:color w:val="000000"/>
              <w:sz w:val="24"/>
            </w:rPr>
          </w:rPrChange>
        </w:rPr>
        <w:t>sit</w:t>
      </w:r>
      <w:r w:rsidR="00A96A35" w:rsidRPr="0027638C">
        <w:rPr>
          <w:spacing w:val="-4"/>
          <w:sz w:val="24"/>
          <w:rPrChange w16du:dateUtc="2026-07-07T18:18:00Z" w:author="Author" w:date="2026-07-07T20:18:00Z" w:id="11744">
            <w:rPr>
              <w:rFonts w:ascii="Times New Roman"/>
              <w:color w:val="000000"/>
              <w:spacing w:val="1"/>
              <w:sz w:val="24"/>
            </w:rPr>
          </w:rPrChange>
        </w:rPr>
        <w:t xml:space="preserve"> </w:t>
      </w:r>
      <w:r w:rsidR="00A96A35" w:rsidRPr="0027638C">
        <w:rPr>
          <w:sz w:val="24"/>
          <w:rPrChange w16du:dateUtc="2026-07-07T18:18:00Z" w:author="Author" w:date="2026-07-07T20:18:00Z" w:id="11745">
            <w:rPr>
              <w:rFonts w:ascii="Times New Roman"/>
              <w:color w:val="000000"/>
              <w:sz w:val="24"/>
            </w:rPr>
          </w:rPrChange>
        </w:rPr>
        <w:t>amet</w:t>
      </w:r>
      <w:r w:rsidR="00A96A35" w:rsidRPr="0027638C">
        <w:rPr>
          <w:spacing w:val="-4"/>
          <w:sz w:val="24"/>
          <w:rPrChange w16du:dateUtc="2026-07-07T18:18:00Z" w:author="Author" w:date="2026-07-07T20:18:00Z" w:id="11746">
            <w:rPr>
              <w:rFonts w:ascii="Times New Roman"/>
              <w:color w:val="000000"/>
              <w:spacing w:val="1"/>
              <w:sz w:val="24"/>
            </w:rPr>
          </w:rPrChange>
        </w:rPr>
        <w:t xml:space="preserve"> </w:t>
      </w:r>
      <w:r w:rsidR="00A96A35" w:rsidRPr="0027638C">
        <w:rPr>
          <w:sz w:val="24"/>
          <w:rPrChange w16du:dateUtc="2026-07-07T18:18:00Z" w:author="Author" w:date="2026-07-07T20:18:00Z" w:id="11747">
            <w:rPr>
              <w:rFonts w:ascii="Times New Roman"/>
              <w:color w:val="000000"/>
              <w:sz w:val="24"/>
            </w:rPr>
          </w:rPrChange>
        </w:rPr>
        <w:t>consectetur</w:t>
      </w:r>
      <w:r w:rsidR="00A96A35" w:rsidRPr="0027638C">
        <w:rPr>
          <w:spacing w:val="-4"/>
          <w:sz w:val="24"/>
          <w:rPrChange w16du:dateUtc="2026-07-07T18:18:00Z" w:author="Author" w:date="2026-07-07T20:18:00Z" w:id="11748">
            <w:rPr>
              <w:rFonts w:ascii="Times New Roman"/>
              <w:color w:val="000000"/>
              <w:spacing w:val="1"/>
              <w:sz w:val="24"/>
            </w:rPr>
          </w:rPrChange>
        </w:rPr>
        <w:t xml:space="preserve"> </w:t>
      </w:r>
      <w:r w:rsidR="00A96A35" w:rsidRPr="0027638C">
        <w:rPr>
          <w:sz w:val="24"/>
          <w:rPrChange w16du:dateUtc="2026-07-07T18:18:00Z" w:author="Author" w:date="2026-07-07T20:18:00Z" w:id="11749">
            <w:rPr>
              <w:rFonts w:ascii="Times New Roman"/>
              <w:color w:val="000000"/>
              <w:sz w:val="24"/>
            </w:rPr>
          </w:rPrChange>
        </w:rPr>
        <w:t>adipiscing</w:t>
      </w:r>
      <w:r w:rsidR="00A96A35" w:rsidRPr="0027638C">
        <w:rPr>
          <w:spacing w:val="-4"/>
          <w:sz w:val="24"/>
          <w:rPrChange w16du:dateUtc="2026-07-07T18:18:00Z" w:author="Author" w:date="2026-07-07T20:18:00Z" w:id="11750">
            <w:rPr>
              <w:rFonts w:ascii="Times New Roman"/>
              <w:color w:val="000000"/>
              <w:spacing w:val="1"/>
              <w:sz w:val="24"/>
            </w:rPr>
          </w:rPrChange>
        </w:rPr>
        <w:t xml:space="preserve"> </w:t>
      </w:r>
      <w:r w:rsidR="00A96A35" w:rsidRPr="0027638C">
        <w:rPr>
          <w:sz w:val="24"/>
          <w:rPrChange w16du:dateUtc="2026-07-07T18:18:00Z" w:author="Author" w:date="2026-07-07T20:18:00Z" w:id="11751">
            <w:rPr>
              <w:rFonts w:ascii="Times New Roman"/>
              <w:color w:val="000000"/>
              <w:sz w:val="24"/>
            </w:rPr>
          </w:rPrChange>
        </w:rPr>
        <w:t>elit</w:t>
      </w:r>
      <w:r w:rsidR="00A96A35" w:rsidRPr="0027638C">
        <w:rPr>
          <w:spacing w:val="-4"/>
          <w:sz w:val="24"/>
          <w:rPrChange w16du:dateUtc="2026-07-07T18:18:00Z" w:author="Author" w:date="2026-07-07T20:18:00Z" w:id="11752">
            <w:rPr>
              <w:rFonts w:ascii="Times New Roman"/>
              <w:color w:val="000000"/>
              <w:spacing w:val="1"/>
              <w:sz w:val="24"/>
            </w:rPr>
          </w:rPrChange>
        </w:rPr>
        <w:t xml:space="preserve"> </w:t>
      </w:r>
      <w:r w:rsidR="00A96A35" w:rsidRPr="0027638C">
        <w:rPr>
          <w:sz w:val="24"/>
          <w:rPrChange w16du:dateUtc="2026-07-07T18:18:00Z" w:author="Author" w:date="2026-07-07T20:18:00Z" w:id="11753">
            <w:rPr>
              <w:rFonts w:ascii="Times New Roman" w:hAnsi="Times New Roman"/>
              <w:color w:val="000000"/>
              <w:sz w:val="24"/>
            </w:rPr>
          </w:rPrChange>
        </w:rPr>
        <w:t>sed</w:t>
      </w:r>
      <w:del w16du:dateUtc="2026-07-07T18:18:00Z" w:author="Author" w:date="2026-07-07T20:18:00Z" w:id="11754">
        <w:r>
          <w:rPr>
            <w:color w:val="000000"/>
            <w:sz w:val="24"/>
          </w:rPr>
          <w:cr/>
        </w:r>
      </w:del>
      <w:r w:rsidR="00A96A35" w:rsidRPr="0027638C">
        <w:rPr>
          <w:sz w:val="24"/>
          <w:rPrChange w16du:dateUtc="2026-07-07T18:18:00Z" w:author="Author" w:date="2026-07-07T20:18:00Z" w:id="11755">
            <w:rPr>
              <w:rFonts w:ascii="Times New Roman"/>
              <w:color w:val="000000"/>
              <w:spacing w:val="660"/>
              <w:sz w:val="24"/>
            </w:rPr>
          </w:rPrChange>
        </w:rPr>
        <w:t xml:space="preserve"> </w:t>
      </w:r>
      <w:r w:rsidR="00A96A35" w:rsidRPr="0027638C">
        <w:rPr>
          <w:sz w:val="24"/>
          <w:rPrChange w16du:dateUtc="2026-07-07T18:18:00Z" w:author="Author" w:date="2026-07-07T20:18:00Z" w:id="11756">
            <w:rPr>
              <w:rFonts w:ascii="Times New Roman"/>
              <w:color w:val="000000"/>
              <w:sz w:val="24"/>
            </w:rPr>
          </w:rPrChange>
        </w:rPr>
        <w:t>do</w:t>
      </w:r>
      <w:r w:rsidR="00A96A35" w:rsidRPr="0027638C">
        <w:rPr>
          <w:spacing w:val="-10"/>
          <w:sz w:val="24"/>
          <w:rPrChange w16du:dateUtc="2026-07-07T18:18:00Z" w:author="Author" w:date="2026-07-07T20:18:00Z" w:id="11757">
            <w:rPr>
              <w:rFonts w:ascii="Times New Roman"/>
              <w:color w:val="000000"/>
              <w:spacing w:val="-6"/>
              <w:sz w:val="24"/>
            </w:rPr>
          </w:rPrChange>
        </w:rPr>
        <w:t xml:space="preserve"> </w:t>
      </w:r>
      <w:r w:rsidR="00A96A35" w:rsidRPr="0027638C">
        <w:rPr>
          <w:sz w:val="24"/>
          <w:rPrChange w16du:dateUtc="2026-07-07T18:18:00Z" w:author="Author" w:date="2026-07-07T20:18:00Z" w:id="11758">
            <w:rPr>
              <w:rFonts w:ascii="Times New Roman"/>
              <w:color w:val="000000"/>
              <w:sz w:val="24"/>
            </w:rPr>
          </w:rPrChange>
        </w:rPr>
        <w:t>eiusmod</w:t>
      </w:r>
      <w:r w:rsidR="00A96A35" w:rsidRPr="0027638C">
        <w:rPr>
          <w:spacing w:val="-10"/>
          <w:sz w:val="24"/>
          <w:rPrChange w16du:dateUtc="2026-07-07T18:18:00Z" w:author="Author" w:date="2026-07-07T20:18:00Z" w:id="11759">
            <w:rPr>
              <w:rFonts w:ascii="Times New Roman"/>
              <w:color w:val="000000"/>
              <w:spacing w:val="-6"/>
              <w:sz w:val="24"/>
            </w:rPr>
          </w:rPrChange>
        </w:rPr>
        <w:t xml:space="preserve"> </w:t>
      </w:r>
      <w:r w:rsidR="00A96A35" w:rsidRPr="0027638C">
        <w:rPr>
          <w:sz w:val="24"/>
          <w:rPrChange w16du:dateUtc="2026-07-07T18:18:00Z" w:author="Author" w:date="2026-07-07T20:18:00Z" w:id="11760">
            <w:rPr>
              <w:rFonts w:ascii="Times New Roman"/>
              <w:color w:val="000000"/>
              <w:sz w:val="24"/>
            </w:rPr>
          </w:rPrChange>
        </w:rPr>
        <w:t>tempor</w:t>
      </w:r>
      <w:r w:rsidR="00A96A35" w:rsidRPr="0027638C">
        <w:rPr>
          <w:spacing w:val="-10"/>
          <w:sz w:val="24"/>
          <w:rPrChange w16du:dateUtc="2026-07-07T18:18:00Z" w:author="Author" w:date="2026-07-07T20:18:00Z" w:id="11761">
            <w:rPr>
              <w:rFonts w:ascii="Times New Roman"/>
              <w:color w:val="000000"/>
              <w:spacing w:val="-6"/>
              <w:sz w:val="24"/>
            </w:rPr>
          </w:rPrChange>
        </w:rPr>
        <w:t xml:space="preserve"> </w:t>
      </w:r>
      <w:r w:rsidR="00A96A35" w:rsidRPr="0027638C">
        <w:rPr>
          <w:sz w:val="24"/>
          <w:rPrChange w16du:dateUtc="2026-07-07T18:18:00Z" w:author="Author" w:date="2026-07-07T20:18:00Z" w:id="11762">
            <w:rPr>
              <w:rFonts w:ascii="Times New Roman"/>
              <w:color w:val="000000"/>
              <w:sz w:val="24"/>
            </w:rPr>
          </w:rPrChange>
        </w:rPr>
        <w:t>incididunt,</w:t>
      </w:r>
      <w:r w:rsidR="00A96A35" w:rsidRPr="0027638C">
        <w:rPr>
          <w:spacing w:val="-10"/>
          <w:sz w:val="24"/>
          <w:rPrChange w16du:dateUtc="2026-07-07T18:18:00Z" w:author="Author" w:date="2026-07-07T20:18:00Z" w:id="11763">
            <w:rPr>
              <w:rFonts w:ascii="Times New Roman"/>
              <w:color w:val="000000"/>
              <w:spacing w:val="-6"/>
              <w:sz w:val="24"/>
            </w:rPr>
          </w:rPrChange>
        </w:rPr>
        <w:t xml:space="preserve"> </w:t>
      </w:r>
      <w:r w:rsidR="00A96A35" w:rsidRPr="0027638C">
        <w:rPr>
          <w:sz w:val="24"/>
          <w:rPrChange w16du:dateUtc="2026-07-07T18:18:00Z" w:author="Author" w:date="2026-07-07T20:18:00Z" w:id="11764">
            <w:rPr>
              <w:rFonts w:ascii="Times New Roman"/>
              <w:color w:val="000000"/>
              <w:sz w:val="24"/>
            </w:rPr>
          </w:rPrChange>
        </w:rPr>
        <w:t>ut</w:t>
      </w:r>
      <w:r w:rsidR="00A96A35" w:rsidRPr="0027638C">
        <w:rPr>
          <w:spacing w:val="-10"/>
          <w:sz w:val="24"/>
          <w:rPrChange w16du:dateUtc="2026-07-07T18:18:00Z" w:author="Author" w:date="2026-07-07T20:18:00Z" w:id="11765">
            <w:rPr>
              <w:rFonts w:ascii="Times New Roman"/>
              <w:color w:val="000000"/>
              <w:spacing w:val="-6"/>
              <w:sz w:val="24"/>
            </w:rPr>
          </w:rPrChange>
        </w:rPr>
        <w:t xml:space="preserve"> </w:t>
      </w:r>
      <w:r w:rsidR="00A96A35" w:rsidRPr="0027638C">
        <w:rPr>
          <w:sz w:val="24"/>
          <w:rPrChange w16du:dateUtc="2026-07-07T18:18:00Z" w:author="Author" w:date="2026-07-07T20:18:00Z" w:id="11766">
            <w:rPr>
              <w:rFonts w:ascii="Times New Roman"/>
              <w:color w:val="000000"/>
              <w:sz w:val="24"/>
            </w:rPr>
          </w:rPrChange>
        </w:rPr>
        <w:t>labore</w:t>
      </w:r>
      <w:r w:rsidR="00A96A35" w:rsidRPr="0027638C">
        <w:rPr>
          <w:spacing w:val="-10"/>
          <w:sz w:val="24"/>
          <w:rPrChange w16du:dateUtc="2026-07-07T18:18:00Z" w:author="Author" w:date="2026-07-07T20:18:00Z" w:id="11767">
            <w:rPr>
              <w:rFonts w:ascii="Times New Roman"/>
              <w:color w:val="000000"/>
              <w:spacing w:val="-6"/>
              <w:sz w:val="24"/>
            </w:rPr>
          </w:rPrChange>
        </w:rPr>
        <w:t xml:space="preserve"> </w:t>
      </w:r>
      <w:r w:rsidR="00A96A35" w:rsidRPr="0027638C">
        <w:rPr>
          <w:sz w:val="24"/>
          <w:rPrChange w16du:dateUtc="2026-07-07T18:18:00Z" w:author="Author" w:date="2026-07-07T20:18:00Z" w:id="11768">
            <w:rPr>
              <w:rFonts w:ascii="Times New Roman"/>
              <w:color w:val="000000"/>
              <w:sz w:val="24"/>
            </w:rPr>
          </w:rPrChange>
        </w:rPr>
        <w:t>et</w:t>
      </w:r>
      <w:r w:rsidR="00A96A35" w:rsidRPr="0027638C">
        <w:rPr>
          <w:spacing w:val="-10"/>
          <w:sz w:val="24"/>
          <w:rPrChange w16du:dateUtc="2026-07-07T18:18:00Z" w:author="Author" w:date="2026-07-07T20:18:00Z" w:id="11769">
            <w:rPr>
              <w:rFonts w:ascii="Times New Roman"/>
              <w:color w:val="000000"/>
              <w:spacing w:val="-6"/>
              <w:sz w:val="24"/>
            </w:rPr>
          </w:rPrChange>
        </w:rPr>
        <w:t xml:space="preserve"> </w:t>
      </w:r>
      <w:r w:rsidR="00A96A35" w:rsidRPr="0027638C">
        <w:rPr>
          <w:sz w:val="24"/>
          <w:rPrChange w16du:dateUtc="2026-07-07T18:18:00Z" w:author="Author" w:date="2026-07-07T20:18:00Z" w:id="11770">
            <w:rPr>
              <w:rFonts w:ascii="Times New Roman"/>
              <w:color w:val="000000"/>
              <w:sz w:val="24"/>
            </w:rPr>
          </w:rPrChange>
        </w:rPr>
        <w:t>dolore</w:t>
      </w:r>
      <w:r w:rsidR="00A96A35" w:rsidRPr="0027638C">
        <w:rPr>
          <w:spacing w:val="-10"/>
          <w:sz w:val="24"/>
          <w:rPrChange w16du:dateUtc="2026-07-07T18:18:00Z" w:author="Author" w:date="2026-07-07T20:18:00Z" w:id="11771">
            <w:rPr>
              <w:rFonts w:ascii="Times New Roman"/>
              <w:color w:val="000000"/>
              <w:spacing w:val="-6"/>
              <w:sz w:val="24"/>
            </w:rPr>
          </w:rPrChange>
        </w:rPr>
        <w:t xml:space="preserve"> </w:t>
      </w:r>
      <w:r w:rsidR="00A96A35" w:rsidRPr="0027638C">
        <w:rPr>
          <w:sz w:val="24"/>
          <w:rPrChange w16du:dateUtc="2026-07-07T18:18:00Z" w:author="Author" w:date="2026-07-07T20:18:00Z" w:id="11772">
            <w:rPr>
              <w:rFonts w:ascii="Times New Roman"/>
              <w:color w:val="000000"/>
              <w:sz w:val="24"/>
            </w:rPr>
          </w:rPrChange>
        </w:rPr>
        <w:t>magna</w:t>
      </w:r>
      <w:r w:rsidR="00A96A35" w:rsidRPr="0027638C">
        <w:rPr>
          <w:spacing w:val="-10"/>
          <w:sz w:val="24"/>
          <w:rPrChange w16du:dateUtc="2026-07-07T18:18:00Z" w:author="Author" w:date="2026-07-07T20:18:00Z" w:id="11773">
            <w:rPr>
              <w:rFonts w:ascii="Times New Roman"/>
              <w:color w:val="000000"/>
              <w:spacing w:val="-6"/>
              <w:sz w:val="24"/>
            </w:rPr>
          </w:rPrChange>
        </w:rPr>
        <w:t xml:space="preserve"> </w:t>
      </w:r>
      <w:r w:rsidR="00A96A35" w:rsidRPr="0027638C">
        <w:rPr>
          <w:sz w:val="24"/>
          <w:rPrChange w16du:dateUtc="2026-07-07T18:18:00Z" w:author="Author" w:date="2026-07-07T20:18:00Z" w:id="11774">
            <w:rPr>
              <w:rFonts w:ascii="Times New Roman"/>
              <w:color w:val="000000"/>
              <w:sz w:val="24"/>
            </w:rPr>
          </w:rPrChange>
        </w:rPr>
        <w:t>aliqua</w:t>
      </w:r>
      <w:r w:rsidR="00A96A35" w:rsidRPr="0027638C">
        <w:rPr>
          <w:spacing w:val="-10"/>
          <w:sz w:val="24"/>
          <w:rPrChange w16du:dateUtc="2026-07-07T18:18:00Z" w:author="Author" w:date="2026-07-07T20:18:00Z" w:id="11775">
            <w:rPr>
              <w:rFonts w:ascii="Times New Roman"/>
              <w:color w:val="000000"/>
              <w:spacing w:val="-6"/>
              <w:sz w:val="24"/>
            </w:rPr>
          </w:rPrChange>
        </w:rPr>
        <w:t xml:space="preserve"> </w:t>
      </w:r>
      <w:r w:rsidR="00A96A35" w:rsidRPr="0027638C">
        <w:rPr>
          <w:sz w:val="24"/>
          <w:rPrChange w16du:dateUtc="2026-07-07T18:18:00Z" w:author="Author" w:date="2026-07-07T20:18:00Z" w:id="11776">
            <w:rPr>
              <w:rFonts w:ascii="Times New Roman"/>
              <w:color w:val="000000"/>
              <w:sz w:val="24"/>
            </w:rPr>
          </w:rPrChange>
        </w:rPr>
        <w:t>lorem</w:t>
      </w:r>
      <w:r w:rsidR="00A96A35" w:rsidRPr="0027638C">
        <w:rPr>
          <w:spacing w:val="-10"/>
          <w:sz w:val="24"/>
          <w:rPrChange w16du:dateUtc="2026-07-07T18:18:00Z" w:author="Author" w:date="2026-07-07T20:18:00Z" w:id="11777">
            <w:rPr>
              <w:rFonts w:ascii="Times New Roman"/>
              <w:color w:val="000000"/>
              <w:spacing w:val="-6"/>
              <w:sz w:val="24"/>
            </w:rPr>
          </w:rPrChange>
        </w:rPr>
        <w:t xml:space="preserve"> </w:t>
      </w:r>
      <w:r w:rsidR="00A96A35" w:rsidRPr="0027638C">
        <w:rPr>
          <w:sz w:val="24"/>
          <w:rPrChange w16du:dateUtc="2026-07-07T18:18:00Z" w:author="Author" w:date="2026-07-07T20:18:00Z" w:id="11778">
            <w:rPr>
              <w:rFonts w:ascii="Times New Roman"/>
              <w:color w:val="000000"/>
              <w:sz w:val="24"/>
            </w:rPr>
          </w:rPrChange>
        </w:rPr>
        <w:t>ipsum</w:t>
      </w:r>
      <w:r w:rsidR="00A96A35" w:rsidRPr="0027638C">
        <w:rPr>
          <w:spacing w:val="-10"/>
          <w:sz w:val="24"/>
          <w:rPrChange w16du:dateUtc="2026-07-07T18:18:00Z" w:author="Author" w:date="2026-07-07T20:18:00Z" w:id="11779">
            <w:rPr>
              <w:rFonts w:ascii="Times New Roman"/>
              <w:color w:val="000000"/>
              <w:spacing w:val="-6"/>
              <w:sz w:val="24"/>
            </w:rPr>
          </w:rPrChange>
        </w:rPr>
        <w:t xml:space="preserve"> </w:t>
      </w:r>
      <w:r w:rsidR="00A96A35" w:rsidRPr="0027638C">
        <w:rPr>
          <w:sz w:val="24"/>
          <w:rPrChange w16du:dateUtc="2026-07-07T18:18:00Z" w:author="Author" w:date="2026-07-07T20:18:00Z" w:id="11780">
            <w:rPr>
              <w:rFonts w:ascii="Times New Roman" w:hAnsi="Times New Roman"/>
              <w:color w:val="000000"/>
              <w:sz w:val="24"/>
            </w:rPr>
          </w:rPrChange>
        </w:rPr>
        <w:t>dolor</w:t>
      </w:r>
      <w:del w16du:dateUtc="2026-07-07T18:18:00Z" w:author="Author" w:date="2026-07-07T20:18:00Z" w:id="11781">
        <w:r>
          <w:rPr>
            <w:color w:val="000000"/>
            <w:sz w:val="24"/>
          </w:rPr>
          <w:cr/>
        </w:r>
      </w:del>
      <w:r w:rsidR="00A96A35" w:rsidRPr="0027638C">
        <w:rPr>
          <w:sz w:val="24"/>
          <w:rPrChange w16du:dateUtc="2026-07-07T18:18:00Z" w:author="Author" w:date="2026-07-07T20:18:00Z" w:id="11782">
            <w:rPr>
              <w:rFonts w:ascii="Times New Roman"/>
              <w:color w:val="000000"/>
              <w:spacing w:val="660"/>
              <w:sz w:val="24"/>
            </w:rPr>
          </w:rPrChange>
        </w:rPr>
        <w:t xml:space="preserve"> </w:t>
      </w:r>
      <w:r w:rsidR="00A96A35" w:rsidRPr="0027638C">
        <w:rPr>
          <w:sz w:val="24"/>
          <w:rPrChange w16du:dateUtc="2026-07-07T18:18:00Z" w:author="Author" w:date="2026-07-07T20:18:00Z" w:id="11783">
            <w:rPr>
              <w:rFonts w:ascii="Times New Roman"/>
              <w:color w:val="000000"/>
              <w:sz w:val="24"/>
            </w:rPr>
          </w:rPrChange>
        </w:rPr>
        <w:t>sit amet</w:t>
      </w:r>
      <w:del w16du:dateUtc="2026-07-07T18:18:00Z" w:author="Author" w:date="2026-07-07T20:18:00Z" w:id="11784">
        <w:r>
          <w:rPr>
            <w:color w:val="000000"/>
            <w:sz w:val="24"/>
          </w:rPr>
          <w:delText>.</w:delText>
        </w:r>
      </w:del>
      <w:ins w16du:dateUtc="2026-07-07T18:18:00Z" w:author="Author" w:date="2026-07-07T20:18:00Z" w:id="11785">
        <w:r w:rsidR="00081F9E" w:rsidRPr="0027638C">
          <w:rPr>
            <w:sz w:val="24"/>
            <w:szCs w:val="24"/>
          </w:rPr>
          <w:t>;</w:t>
        </w:r>
      </w:ins>
    </w:p>
    <w:p w14:paraId="0D94B81C" w14:textId="6CBCBF92" w:rsidR="00081F9E" w:rsidRDefault="00000000" w:rsidRPr="0027638C">
      <w:pPr>
        <w:pStyle w:val="ListParagraph"/>
        <w:numPr>
          <w:ilvl w:val="2"/>
          <w:numId w:val="5"/>
        </w:numPr>
        <w:tabs>
          <w:tab w:pos="2160" w:val="left"/>
        </w:tabs>
        <w:spacing w:before="230" w:line="242" w:lineRule="auto"/>
        <w:ind w:right="357"/>
        <w:rPr>
          <w:ins w16du:dateUtc="2026-07-07T18:18:00Z" w:author="Author" w:date="2026-07-07T20:18:00Z" w:id="11786"/>
          <w:sz w:val="24"/>
          <w:szCs w:val="24"/>
        </w:rPr>
      </w:pPr>
      <w:del w16du:dateUtc="2026-07-07T18:18:00Z" w:author="Author" w:date="2026-07-07T20:18:00Z" w:id="11787">
        <w:r>
          <w:rPr>
            <w:color w:val="000000"/>
            <w:sz w:val="24"/>
          </w:rPr>
          <w:delText>(b)</w:delText>
        </w:r>
        <w:r>
          <w:rPr>
            <w:color w:val="000000"/>
            <w:spacing w:val="380"/>
            <w:sz w:val="24"/>
          </w:rPr>
          <w:delText xml:space="preserve"> </w:delText>
        </w:r>
      </w:del>
      <w:ins w16du:dateUtc="2026-07-07T18:18:00Z" w:author="Author" w:date="2026-07-07T20:18:00Z" w:id="11788">
        <w:r w:rsidR="00081F9E" w:rsidRPr="0027638C">
          <w:rPr>
            <w:sz w:val="24"/>
            <w:szCs w:val="24"/>
          </w:rPr>
          <w:t>Consectetur adipiscing elit sed do eiusmod tempor Incididunt Ut Labore et dolore Magna Aliqua, lorem ipsum dolor sit amet consectetur adipiscing ELIT sed do eiusmod tempor incididunt ut labore et dolore magna Aliqua lorem ipsum dolor sit-amet consectetur adipiscing elit Sed do Eiusmod-Tempor;</w:t>
        </w:r>
      </w:ins>
    </w:p>
    <w:p w14:paraId="59B9A5C1" w14:textId="3451750B" w:rsidR="00081F9E" w:rsidRDefault="00081F9E" w:rsidRPr="0027638C">
      <w:pPr>
        <w:pStyle w:val="ListParagraph"/>
        <w:numPr>
          <w:ilvl w:val="2"/>
          <w:numId w:val="5"/>
        </w:numPr>
        <w:tabs>
          <w:tab w:pos="2160" w:val="left"/>
        </w:tabs>
        <w:spacing w:before="230" w:line="242" w:lineRule="auto"/>
        <w:ind w:right="357"/>
        <w:rPr>
          <w:ins w16du:dateUtc="2026-07-07T18:18:00Z" w:author="Author" w:date="2026-07-07T20:18:00Z" w:id="11789"/>
          <w:sz w:val="24"/>
          <w:szCs w:val="24"/>
        </w:rPr>
      </w:pPr>
      <w:ins w16du:dateUtc="2026-07-07T18:18:00Z" w:author="Author" w:date="2026-07-07T20:18:00Z" w:id="11790">
        <w:r w:rsidRPr="0027638C">
          <w:rPr>
            <w:sz w:val="24"/>
            <w:szCs w:val="24"/>
          </w:rPr>
          <w:t xml:space="preserve">incididunt UT Labore et dolore magna aliqua lorem ipsum dolor sit amet consectetur adipiscing elit sed. </w:t>
        </w:r>
      </w:ins>
    </w:p>
    <w:p w14:paraId="009988A4" w14:textId="77777777" w:rsidR="008166CF" w:rsidRDefault="00A96A35">
      <w:pPr>
        <w:spacing w:before="261" w:line="253" w:lineRule="exact"/>
        <w:ind w:left="720"/>
        <w:rPr>
          <w:del w16du:dateUtc="2026-07-07T18:18:00Z" w:author="Author" w:date="2026-07-07T20:18:00Z" w:id="11791"/>
          <w:rFonts w:cstheme="minorBidi" w:eastAsiaTheme="minorEastAsia" w:hAnsiTheme="minorHAnsi"/>
          <w:color w:val="000000"/>
          <w:kern w:val="2"/>
          <w14:ligatures w14:val="standardContextual"/>
        </w:rPr>
      </w:pPr>
      <w:r w:rsidRPr="0027638C">
        <w:rPr>
          <w:sz w:val="24"/>
          <w:u w:val="single"/>
          <w:rPrChange w16du:dateUtc="2026-07-07T18:18:00Z" w:author="Author" w:date="2026-07-07T20:18:00Z" w:id="11792">
            <w:rPr>
              <w:rFonts w:ascii="Times New Roman"/>
              <w:color w:val="000000"/>
              <w:u w:val="single"/>
            </w:rPr>
          </w:rPrChange>
        </w:rPr>
        <w:t>Do</w:t>
      </w:r>
      <w:r w:rsidRPr="0027638C">
        <w:rPr>
          <w:spacing w:val="-8"/>
          <w:sz w:val="24"/>
          <w:u w:val="single"/>
          <w:rPrChange w16du:dateUtc="2026-07-07T18:18:00Z" w:author="Author" w:date="2026-07-07T20:18:00Z" w:id="11793">
            <w:rPr>
              <w:rFonts w:ascii="Times New Roman"/>
              <w:color w:val="000000"/>
              <w:spacing w:val="-4"/>
              <w:u w:val="single"/>
            </w:rPr>
          </w:rPrChange>
        </w:rPr>
        <w:t xml:space="preserve"> </w:t>
      </w:r>
      <w:r w:rsidRPr="0027638C">
        <w:rPr>
          <w:sz w:val="24"/>
          <w:u w:val="single"/>
          <w:rPrChange w16du:dateUtc="2026-07-07T18:18:00Z" w:author="Author" w:date="2026-07-07T20:18:00Z" w:id="11794">
            <w:rPr>
              <w:rFonts w:ascii="Times New Roman"/>
              <w:color w:val="000000"/>
              <w:u w:val="single"/>
            </w:rPr>
          </w:rPrChange>
        </w:rPr>
        <w:t>Eiusmod.</w:t>
      </w:r>
      <w:r w:rsidRPr="0027638C">
        <w:rPr>
          <w:spacing w:val="-8"/>
          <w:sz w:val="24"/>
          <w:rPrChange w16du:dateUtc="2026-07-07T18:18:00Z" w:author="Author" w:date="2026-07-07T20:18:00Z" w:id="11795">
            <w:rPr>
              <w:rFonts w:ascii="Times New Roman"/>
              <w:color w:val="000000"/>
              <w:spacing w:val="-4"/>
            </w:rPr>
          </w:rPrChange>
        </w:rPr>
        <w:t xml:space="preserve"> </w:t>
      </w:r>
      <w:r w:rsidRPr="0027638C">
        <w:rPr>
          <w:sz w:val="24"/>
          <w:rPrChange w16du:dateUtc="2026-07-07T18:18:00Z" w:author="Author" w:date="2026-07-07T20:18:00Z" w:id="11796">
            <w:rPr>
              <w:rFonts w:ascii="Times New Roman"/>
              <w:color w:val="000000"/>
            </w:rPr>
          </w:rPrChange>
        </w:rPr>
        <w:t>Tempor</w:t>
      </w:r>
      <w:r w:rsidRPr="0027638C">
        <w:rPr>
          <w:spacing w:val="-8"/>
          <w:sz w:val="24"/>
          <w:rPrChange w16du:dateUtc="2026-07-07T18:18:00Z" w:author="Author" w:date="2026-07-07T20:18:00Z" w:id="11797">
            <w:rPr>
              <w:rFonts w:ascii="Times New Roman"/>
              <w:color w:val="000000"/>
              <w:spacing w:val="-4"/>
            </w:rPr>
          </w:rPrChange>
        </w:rPr>
        <w:t xml:space="preserve"> </w:t>
      </w:r>
      <w:r w:rsidRPr="0027638C">
        <w:rPr>
          <w:sz w:val="24"/>
          <w:rPrChange w16du:dateUtc="2026-07-07T18:18:00Z" w:author="Author" w:date="2026-07-07T20:18:00Z" w:id="11798">
            <w:rPr>
              <w:rFonts w:ascii="Times New Roman"/>
              <w:color w:val="000000"/>
            </w:rPr>
          </w:rPrChange>
        </w:rPr>
        <w:t>incididunt</w:t>
      </w:r>
      <w:r w:rsidRPr="0027638C">
        <w:rPr>
          <w:spacing w:val="-8"/>
          <w:sz w:val="24"/>
          <w:rPrChange w16du:dateUtc="2026-07-07T18:18:00Z" w:author="Author" w:date="2026-07-07T20:18:00Z" w:id="11799">
            <w:rPr>
              <w:rFonts w:ascii="Times New Roman"/>
              <w:color w:val="000000"/>
              <w:spacing w:val="-4"/>
            </w:rPr>
          </w:rPrChange>
        </w:rPr>
        <w:t xml:space="preserve"> </w:t>
      </w:r>
      <w:r w:rsidRPr="0027638C">
        <w:rPr>
          <w:sz w:val="24"/>
          <w:rPrChange w16du:dateUtc="2026-07-07T18:18:00Z" w:author="Author" w:date="2026-07-07T20:18:00Z" w:id="11800">
            <w:rPr>
              <w:rFonts w:ascii="Times New Roman"/>
              <w:color w:val="000000"/>
            </w:rPr>
          </w:rPrChange>
        </w:rPr>
        <w:t>ut</w:t>
      </w:r>
      <w:r w:rsidRPr="0027638C">
        <w:rPr>
          <w:spacing w:val="-8"/>
          <w:sz w:val="24"/>
          <w:rPrChange w16du:dateUtc="2026-07-07T18:18:00Z" w:author="Author" w:date="2026-07-07T20:18:00Z" w:id="11801">
            <w:rPr>
              <w:rFonts w:ascii="Times New Roman"/>
              <w:color w:val="000000"/>
              <w:spacing w:val="-4"/>
            </w:rPr>
          </w:rPrChange>
        </w:rPr>
        <w:t xml:space="preserve"> </w:t>
      </w:r>
      <w:r w:rsidRPr="0027638C">
        <w:rPr>
          <w:sz w:val="24"/>
          <w:rPrChange w16du:dateUtc="2026-07-07T18:18:00Z" w:author="Author" w:date="2026-07-07T20:18:00Z" w:id="11802">
            <w:rPr>
              <w:rFonts w:ascii="Times New Roman"/>
              <w:color w:val="000000"/>
            </w:rPr>
          </w:rPrChange>
        </w:rPr>
        <w:t>labore</w:t>
      </w:r>
      <w:r w:rsidRPr="0027638C">
        <w:rPr>
          <w:spacing w:val="-8"/>
          <w:sz w:val="24"/>
          <w:rPrChange w16du:dateUtc="2026-07-07T18:18:00Z" w:author="Author" w:date="2026-07-07T20:18:00Z" w:id="11803">
            <w:rPr>
              <w:rFonts w:ascii="Times New Roman"/>
              <w:color w:val="000000"/>
              <w:spacing w:val="-4"/>
            </w:rPr>
          </w:rPrChange>
        </w:rPr>
        <w:t xml:space="preserve"> </w:t>
      </w:r>
      <w:r w:rsidRPr="0027638C">
        <w:rPr>
          <w:sz w:val="24"/>
          <w:rPrChange w16du:dateUtc="2026-07-07T18:18:00Z" w:author="Author" w:date="2026-07-07T20:18:00Z" w:id="11804">
            <w:rPr>
              <w:rFonts w:ascii="Times New Roman"/>
              <w:color w:val="000000"/>
            </w:rPr>
          </w:rPrChange>
        </w:rPr>
        <w:t>et,</w:t>
      </w:r>
      <w:r w:rsidRPr="0027638C">
        <w:rPr>
          <w:spacing w:val="-8"/>
          <w:sz w:val="24"/>
          <w:rPrChange w16du:dateUtc="2026-07-07T18:18:00Z" w:author="Author" w:date="2026-07-07T20:18:00Z" w:id="11805">
            <w:rPr>
              <w:rFonts w:ascii="Times New Roman"/>
              <w:color w:val="000000"/>
              <w:spacing w:val="-4"/>
            </w:rPr>
          </w:rPrChange>
        </w:rPr>
        <w:t xml:space="preserve"> </w:t>
      </w:r>
      <w:r w:rsidRPr="0027638C">
        <w:rPr>
          <w:sz w:val="24"/>
          <w:rPrChange w16du:dateUtc="2026-07-07T18:18:00Z" w:author="Author" w:date="2026-07-07T20:18:00Z" w:id="11806">
            <w:rPr>
              <w:rFonts w:ascii="Times New Roman"/>
              <w:color w:val="000000"/>
            </w:rPr>
          </w:rPrChange>
        </w:rPr>
        <w:t>dolore</w:t>
      </w:r>
      <w:r w:rsidRPr="0027638C">
        <w:rPr>
          <w:spacing w:val="-8"/>
          <w:sz w:val="24"/>
          <w:rPrChange w16du:dateUtc="2026-07-07T18:18:00Z" w:author="Author" w:date="2026-07-07T20:18:00Z" w:id="11807">
            <w:rPr>
              <w:rFonts w:ascii="Times New Roman"/>
              <w:color w:val="000000"/>
              <w:spacing w:val="-4"/>
            </w:rPr>
          </w:rPrChange>
        </w:rPr>
        <w:t xml:space="preserve"> </w:t>
      </w:r>
      <w:r w:rsidRPr="0027638C">
        <w:rPr>
          <w:sz w:val="24"/>
          <w:rPrChange w16du:dateUtc="2026-07-07T18:18:00Z" w:author="Author" w:date="2026-07-07T20:18:00Z" w:id="11808">
            <w:rPr>
              <w:rFonts w:ascii="Times New Roman"/>
              <w:color w:val="000000"/>
            </w:rPr>
          </w:rPrChange>
        </w:rPr>
        <w:t>magna</w:t>
      </w:r>
      <w:r w:rsidRPr="0027638C">
        <w:rPr>
          <w:spacing w:val="-8"/>
          <w:sz w:val="24"/>
          <w:rPrChange w16du:dateUtc="2026-07-07T18:18:00Z" w:author="Author" w:date="2026-07-07T20:18:00Z" w:id="11809">
            <w:rPr>
              <w:rFonts w:ascii="Times New Roman"/>
              <w:color w:val="000000"/>
              <w:spacing w:val="-4"/>
            </w:rPr>
          </w:rPrChange>
        </w:rPr>
        <w:t xml:space="preserve"> </w:t>
      </w:r>
      <w:r w:rsidRPr="0027638C">
        <w:rPr>
          <w:sz w:val="24"/>
          <w:rPrChange w16du:dateUtc="2026-07-07T18:18:00Z" w:author="Author" w:date="2026-07-07T20:18:00Z" w:id="11810">
            <w:rPr>
              <w:rFonts w:ascii="Times New Roman"/>
              <w:color w:val="000000"/>
            </w:rPr>
          </w:rPrChange>
        </w:rPr>
        <w:t>aliqua,</w:t>
      </w:r>
      <w:r w:rsidRPr="0027638C">
        <w:rPr>
          <w:spacing w:val="-9"/>
          <w:sz w:val="24"/>
          <w:rPrChange w16du:dateUtc="2026-07-07T18:18:00Z" w:author="Author" w:date="2026-07-07T20:18:00Z" w:id="11811">
            <w:rPr>
              <w:rFonts w:ascii="Times New Roman"/>
              <w:color w:val="000000"/>
              <w:spacing w:val="-5"/>
            </w:rPr>
          </w:rPrChange>
        </w:rPr>
        <w:t xml:space="preserve"> </w:t>
      </w:r>
      <w:r w:rsidRPr="0027638C">
        <w:rPr>
          <w:sz w:val="24"/>
          <w:rPrChange w16du:dateUtc="2026-07-07T18:18:00Z" w:author="Author" w:date="2026-07-07T20:18:00Z" w:id="11812">
            <w:rPr>
              <w:rFonts w:ascii="Times New Roman"/>
              <w:color w:val="000000"/>
            </w:rPr>
          </w:rPrChange>
        </w:rPr>
        <w:t>Lorem</w:t>
      </w:r>
      <w:r w:rsidRPr="0027638C">
        <w:rPr>
          <w:spacing w:val="-8"/>
          <w:sz w:val="24"/>
          <w:rPrChange w16du:dateUtc="2026-07-07T18:18:00Z" w:author="Author" w:date="2026-07-07T20:18:00Z" w:id="11813">
            <w:rPr>
              <w:rFonts w:ascii="Times New Roman"/>
              <w:color w:val="000000"/>
              <w:spacing w:val="-4"/>
            </w:rPr>
          </w:rPrChange>
        </w:rPr>
        <w:t xml:space="preserve"> </w:t>
      </w:r>
      <w:r w:rsidRPr="0027638C">
        <w:rPr>
          <w:sz w:val="24"/>
          <w:rPrChange w16du:dateUtc="2026-07-07T18:18:00Z" w:author="Author" w:date="2026-07-07T20:18:00Z" w:id="11814">
            <w:rPr>
              <w:rFonts w:ascii="Times New Roman" w:hAnsi="Times New Roman"/>
              <w:color w:val="000000"/>
            </w:rPr>
          </w:rPrChange>
        </w:rPr>
        <w:t>ipsum</w:t>
      </w:r>
      <w:del w16du:dateUtc="2026-07-07T18:18:00Z" w:author="Author" w:date="2026-07-07T20:18:00Z" w:id="11815">
        <w:r w:rsidR="00000000">
          <w:rPr>
            <w:rFonts w:ascii="Times New Roman" w:cs="Times New Roman" w:hAnsi="Times New Roman"/>
            <w:color w:val="000000"/>
          </w:rPr>
          <w:cr/>
        </w:r>
      </w:del>
      <w:r w:rsidRPr="0027638C">
        <w:rPr>
          <w:sz w:val="24"/>
          <w:rPrChange w16du:dateUtc="2026-07-07T18:18:00Z" w:author="Author" w:date="2026-07-07T20:18:00Z" w:id="11816">
            <w:rPr>
              <w:rFonts w:ascii="Times New Roman"/>
              <w:color w:val="000000"/>
              <w:spacing w:val="665"/>
            </w:rPr>
          </w:rPrChange>
        </w:rPr>
        <w:t xml:space="preserve"> </w:t>
      </w:r>
      <w:r w:rsidRPr="0027638C">
        <w:rPr>
          <w:sz w:val="24"/>
          <w:rPrChange w16du:dateUtc="2026-07-07T18:18:00Z" w:author="Author" w:date="2026-07-07T20:18:00Z" w:id="11817">
            <w:rPr>
              <w:rFonts w:ascii="Times New Roman"/>
              <w:color w:val="000000"/>
            </w:rPr>
          </w:rPrChange>
        </w:rPr>
        <w:t>dolor</w:t>
      </w:r>
      <w:r w:rsidRPr="0027638C">
        <w:rPr>
          <w:sz w:val="24"/>
          <w:rPrChange w16du:dateUtc="2026-07-07T18:18:00Z" w:author="Author" w:date="2026-07-07T20:18:00Z" w:id="11818">
            <w:rPr>
              <w:rFonts w:ascii="Times New Roman"/>
              <w:color w:val="000000"/>
              <w:spacing w:val="13"/>
            </w:rPr>
          </w:rPrChange>
        </w:rPr>
        <w:t xml:space="preserve"> </w:t>
      </w:r>
      <w:r w:rsidRPr="0027638C">
        <w:rPr>
          <w:sz w:val="24"/>
          <w:rPrChange w16du:dateUtc="2026-07-07T18:18:00Z" w:author="Author" w:date="2026-07-07T20:18:00Z" w:id="11819">
            <w:rPr>
              <w:rFonts w:ascii="Times New Roman"/>
              <w:color w:val="000000"/>
            </w:rPr>
          </w:rPrChange>
        </w:rPr>
        <w:t>Sit</w:t>
      </w:r>
      <w:r w:rsidRPr="0027638C">
        <w:rPr>
          <w:sz w:val="24"/>
          <w:rPrChange w16du:dateUtc="2026-07-07T18:18:00Z" w:author="Author" w:date="2026-07-07T20:18:00Z" w:id="11820">
            <w:rPr>
              <w:rFonts w:ascii="Times New Roman"/>
              <w:color w:val="000000"/>
              <w:spacing w:val="13"/>
            </w:rPr>
          </w:rPrChange>
        </w:rPr>
        <w:t xml:space="preserve"> </w:t>
      </w:r>
      <w:r w:rsidRPr="0027638C">
        <w:rPr>
          <w:sz w:val="24"/>
          <w:rPrChange w16du:dateUtc="2026-07-07T18:18:00Z" w:author="Author" w:date="2026-07-07T20:18:00Z" w:id="11821">
            <w:rPr>
              <w:rFonts w:ascii="Times New Roman"/>
              <w:color w:val="000000"/>
            </w:rPr>
          </w:rPrChange>
        </w:rPr>
        <w:t>Amet</w:t>
      </w:r>
      <w:r w:rsidRPr="0027638C">
        <w:rPr>
          <w:sz w:val="24"/>
          <w:rPrChange w16du:dateUtc="2026-07-07T18:18:00Z" w:author="Author" w:date="2026-07-07T20:18:00Z" w:id="11822">
            <w:rPr>
              <w:rFonts w:ascii="Times New Roman"/>
              <w:color w:val="000000"/>
              <w:spacing w:val="13"/>
            </w:rPr>
          </w:rPrChange>
        </w:rPr>
        <w:t xml:space="preserve"> </w:t>
      </w:r>
      <w:r w:rsidRPr="0027638C">
        <w:rPr>
          <w:sz w:val="24"/>
          <w:rPrChange w16du:dateUtc="2026-07-07T18:18:00Z" w:author="Author" w:date="2026-07-07T20:18:00Z" w:id="11823">
            <w:rPr>
              <w:rFonts w:ascii="Times New Roman"/>
              <w:color w:val="000000"/>
            </w:rPr>
          </w:rPrChange>
        </w:rPr>
        <w:t>consectetur</w:t>
      </w:r>
      <w:r w:rsidRPr="0027638C">
        <w:rPr>
          <w:sz w:val="24"/>
          <w:rPrChange w16du:dateUtc="2026-07-07T18:18:00Z" w:author="Author" w:date="2026-07-07T20:18:00Z" w:id="11824">
            <w:rPr>
              <w:rFonts w:ascii="Times New Roman"/>
              <w:color w:val="000000"/>
              <w:spacing w:val="13"/>
            </w:rPr>
          </w:rPrChange>
        </w:rPr>
        <w:t xml:space="preserve"> </w:t>
      </w:r>
      <w:r w:rsidRPr="0027638C">
        <w:rPr>
          <w:sz w:val="24"/>
          <w:rPrChange w16du:dateUtc="2026-07-07T18:18:00Z" w:author="Author" w:date="2026-07-07T20:18:00Z" w:id="11825">
            <w:rPr>
              <w:rFonts w:ascii="Times New Roman"/>
              <w:color w:val="000000"/>
            </w:rPr>
          </w:rPrChange>
        </w:rPr>
        <w:t>adipiscing</w:t>
      </w:r>
      <w:r w:rsidRPr="0027638C">
        <w:rPr>
          <w:sz w:val="24"/>
          <w:rPrChange w16du:dateUtc="2026-07-07T18:18:00Z" w:author="Author" w:date="2026-07-07T20:18:00Z" w:id="11826">
            <w:rPr>
              <w:rFonts w:ascii="Times New Roman"/>
              <w:color w:val="000000"/>
              <w:spacing w:val="13"/>
            </w:rPr>
          </w:rPrChange>
        </w:rPr>
        <w:t xml:space="preserve"> </w:t>
      </w:r>
      <w:r w:rsidRPr="0027638C">
        <w:rPr>
          <w:sz w:val="24"/>
          <w:rPrChange w16du:dateUtc="2026-07-07T18:18:00Z" w:author="Author" w:date="2026-07-07T20:18:00Z" w:id="11827">
            <w:rPr>
              <w:rFonts w:ascii="Times New Roman"/>
              <w:color w:val="000000"/>
            </w:rPr>
          </w:rPrChange>
        </w:rPr>
        <w:t>elit</w:t>
      </w:r>
      <w:r w:rsidRPr="0027638C">
        <w:rPr>
          <w:sz w:val="24"/>
          <w:rPrChange w16du:dateUtc="2026-07-07T18:18:00Z" w:author="Author" w:date="2026-07-07T20:18:00Z" w:id="11828">
            <w:rPr>
              <w:rFonts w:ascii="Times New Roman"/>
              <w:color w:val="000000"/>
              <w:spacing w:val="13"/>
            </w:rPr>
          </w:rPrChange>
        </w:rPr>
        <w:t xml:space="preserve"> </w:t>
      </w:r>
      <w:r w:rsidRPr="0027638C">
        <w:rPr>
          <w:sz w:val="24"/>
          <w:rPrChange w16du:dateUtc="2026-07-07T18:18:00Z" w:author="Author" w:date="2026-07-07T20:18:00Z" w:id="11829">
            <w:rPr>
              <w:rFonts w:ascii="Times New Roman"/>
              <w:color w:val="000000"/>
            </w:rPr>
          </w:rPrChange>
        </w:rPr>
        <w:t>Sed</w:t>
      </w:r>
      <w:r w:rsidRPr="0027638C">
        <w:rPr>
          <w:sz w:val="24"/>
          <w:rPrChange w16du:dateUtc="2026-07-07T18:18:00Z" w:author="Author" w:date="2026-07-07T20:18:00Z" w:id="11830">
            <w:rPr>
              <w:rFonts w:ascii="Times New Roman"/>
              <w:color w:val="000000"/>
              <w:spacing w:val="13"/>
            </w:rPr>
          </w:rPrChange>
        </w:rPr>
        <w:t xml:space="preserve"> </w:t>
      </w:r>
      <w:r w:rsidRPr="0027638C">
        <w:rPr>
          <w:sz w:val="24"/>
          <w:rPrChange w16du:dateUtc="2026-07-07T18:18:00Z" w:author="Author" w:date="2026-07-07T20:18:00Z" w:id="11831">
            <w:rPr>
              <w:rFonts w:ascii="Times New Roman"/>
              <w:color w:val="000000"/>
            </w:rPr>
          </w:rPrChange>
        </w:rPr>
        <w:t>Do</w:t>
      </w:r>
      <w:r w:rsidRPr="0027638C">
        <w:rPr>
          <w:sz w:val="24"/>
          <w:rPrChange w16du:dateUtc="2026-07-07T18:18:00Z" w:author="Author" w:date="2026-07-07T20:18:00Z" w:id="11832">
            <w:rPr>
              <w:rFonts w:ascii="Times New Roman"/>
              <w:color w:val="000000"/>
              <w:spacing w:val="13"/>
            </w:rPr>
          </w:rPrChange>
        </w:rPr>
        <w:t xml:space="preserve"> </w:t>
      </w:r>
      <w:r w:rsidRPr="0027638C">
        <w:rPr>
          <w:sz w:val="24"/>
          <w:rPrChange w16du:dateUtc="2026-07-07T18:18:00Z" w:author="Author" w:date="2026-07-07T20:18:00Z" w:id="11833">
            <w:rPr>
              <w:rFonts w:ascii="Times New Roman"/>
              <w:color w:val="000000"/>
            </w:rPr>
          </w:rPrChange>
        </w:rPr>
        <w:t>eiusmod</w:t>
      </w:r>
      <w:r w:rsidRPr="0027638C">
        <w:rPr>
          <w:sz w:val="24"/>
          <w:rPrChange w16du:dateUtc="2026-07-07T18:18:00Z" w:author="Author" w:date="2026-07-07T20:18:00Z" w:id="11834">
            <w:rPr>
              <w:rFonts w:ascii="Times New Roman"/>
              <w:color w:val="000000"/>
              <w:spacing w:val="13"/>
            </w:rPr>
          </w:rPrChange>
        </w:rPr>
        <w:t xml:space="preserve"> </w:t>
      </w:r>
      <w:r w:rsidRPr="0027638C">
        <w:rPr>
          <w:sz w:val="24"/>
          <w:rPrChange w16du:dateUtc="2026-07-07T18:18:00Z" w:author="Author" w:date="2026-07-07T20:18:00Z" w:id="11835">
            <w:rPr>
              <w:rFonts w:ascii="Times New Roman"/>
              <w:color w:val="000000"/>
            </w:rPr>
          </w:rPrChange>
        </w:rPr>
        <w:t>tempor</w:t>
      </w:r>
      <w:r w:rsidRPr="0027638C">
        <w:rPr>
          <w:sz w:val="24"/>
          <w:rPrChange w16du:dateUtc="2026-07-07T18:18:00Z" w:author="Author" w:date="2026-07-07T20:18:00Z" w:id="11836">
            <w:rPr>
              <w:rFonts w:ascii="Times New Roman"/>
              <w:color w:val="000000"/>
              <w:spacing w:val="13"/>
            </w:rPr>
          </w:rPrChange>
        </w:rPr>
        <w:t xml:space="preserve"> </w:t>
      </w:r>
      <w:r w:rsidRPr="0027638C">
        <w:rPr>
          <w:sz w:val="24"/>
          <w:rPrChange w16du:dateUtc="2026-07-07T18:18:00Z" w:author="Author" w:date="2026-07-07T20:18:00Z" w:id="11837">
            <w:rPr>
              <w:rFonts w:ascii="Times New Roman"/>
              <w:color w:val="000000"/>
            </w:rPr>
          </w:rPrChange>
        </w:rPr>
        <w:t>incididunt</w:t>
      </w:r>
      <w:r w:rsidRPr="0027638C">
        <w:rPr>
          <w:sz w:val="24"/>
          <w:rPrChange w16du:dateUtc="2026-07-07T18:18:00Z" w:author="Author" w:date="2026-07-07T20:18:00Z" w:id="11838">
            <w:rPr>
              <w:rFonts w:ascii="Times New Roman"/>
              <w:color w:val="000000"/>
              <w:spacing w:val="13"/>
            </w:rPr>
          </w:rPrChange>
        </w:rPr>
        <w:t xml:space="preserve"> </w:t>
      </w:r>
      <w:r w:rsidRPr="0027638C">
        <w:rPr>
          <w:sz w:val="24"/>
          <w:rPrChange w16du:dateUtc="2026-07-07T18:18:00Z" w:author="Author" w:date="2026-07-07T20:18:00Z" w:id="11839">
            <w:rPr>
              <w:rFonts w:ascii="Times New Roman"/>
              <w:color w:val="000000"/>
            </w:rPr>
          </w:rPrChange>
        </w:rPr>
        <w:t>ut</w:t>
      </w:r>
      <w:r w:rsidRPr="0027638C">
        <w:rPr>
          <w:sz w:val="24"/>
          <w:rPrChange w16du:dateUtc="2026-07-07T18:18:00Z" w:author="Author" w:date="2026-07-07T20:18:00Z" w:id="11840">
            <w:rPr>
              <w:rFonts w:ascii="Times New Roman"/>
              <w:color w:val="000000"/>
              <w:spacing w:val="13"/>
            </w:rPr>
          </w:rPrChange>
        </w:rPr>
        <w:t xml:space="preserve"> </w:t>
      </w:r>
      <w:r w:rsidRPr="0027638C">
        <w:rPr>
          <w:sz w:val="24"/>
          <w:rPrChange w16du:dateUtc="2026-07-07T18:18:00Z" w:author="Author" w:date="2026-07-07T20:18:00Z" w:id="11841">
            <w:rPr>
              <w:rFonts w:ascii="Times New Roman" w:hAnsi="Times New Roman"/>
              <w:color w:val="000000"/>
            </w:rPr>
          </w:rPrChange>
        </w:rPr>
        <w:t>Labore</w:t>
      </w:r>
      <w:del w16du:dateUtc="2026-07-07T18:18:00Z" w:author="Author" w:date="2026-07-07T20:18:00Z" w:id="11842">
        <w:r w:rsidR="00000000">
          <w:rPr>
            <w:rFonts w:ascii="Times New Roman" w:cs="Times New Roman" w:hAnsi="Times New Roman"/>
            <w:color w:val="000000"/>
          </w:rPr>
          <w:cr/>
        </w:r>
      </w:del>
      <w:r w:rsidRPr="0027638C">
        <w:rPr>
          <w:sz w:val="24"/>
          <w:rPrChange w16du:dateUtc="2026-07-07T18:18:00Z" w:author="Author" w:date="2026-07-07T20:18:00Z" w:id="11843">
            <w:rPr>
              <w:rFonts w:ascii="Times New Roman"/>
              <w:color w:val="000000"/>
              <w:spacing w:val="665"/>
            </w:rPr>
          </w:rPrChange>
        </w:rPr>
        <w:t xml:space="preserve"> </w:t>
      </w:r>
      <w:r w:rsidRPr="0027638C">
        <w:rPr>
          <w:sz w:val="24"/>
          <w:rPrChange w16du:dateUtc="2026-07-07T18:18:00Z" w:author="Author" w:date="2026-07-07T20:18:00Z" w:id="11844">
            <w:rPr>
              <w:rFonts w:ascii="Times New Roman"/>
              <w:color w:val="000000"/>
            </w:rPr>
          </w:rPrChange>
        </w:rPr>
        <w:t>et</w:t>
      </w:r>
      <w:r w:rsidRPr="0027638C">
        <w:rPr>
          <w:sz w:val="24"/>
          <w:rPrChange w16du:dateUtc="2026-07-07T18:18:00Z" w:author="Author" w:date="2026-07-07T20:18:00Z" w:id="11845">
            <w:rPr>
              <w:rFonts w:ascii="Times New Roman"/>
              <w:color w:val="000000"/>
              <w:spacing w:val="16"/>
            </w:rPr>
          </w:rPrChange>
        </w:rPr>
        <w:t xml:space="preserve"> </w:t>
      </w:r>
      <w:r w:rsidRPr="0027638C">
        <w:rPr>
          <w:sz w:val="24"/>
          <w:rPrChange w16du:dateUtc="2026-07-07T18:18:00Z" w:author="Author" w:date="2026-07-07T20:18:00Z" w:id="11846">
            <w:rPr>
              <w:rFonts w:ascii="Times New Roman"/>
              <w:color w:val="000000"/>
            </w:rPr>
          </w:rPrChange>
        </w:rPr>
        <w:t>dolore</w:t>
      </w:r>
      <w:r w:rsidRPr="0027638C">
        <w:rPr>
          <w:sz w:val="24"/>
          <w:rPrChange w16du:dateUtc="2026-07-07T18:18:00Z" w:author="Author" w:date="2026-07-07T20:18:00Z" w:id="11847">
            <w:rPr>
              <w:rFonts w:ascii="Times New Roman"/>
              <w:color w:val="000000"/>
              <w:spacing w:val="16"/>
            </w:rPr>
          </w:rPrChange>
        </w:rPr>
        <w:t xml:space="preserve"> </w:t>
      </w:r>
      <w:r w:rsidRPr="0027638C">
        <w:rPr>
          <w:sz w:val="24"/>
          <w:rPrChange w16du:dateUtc="2026-07-07T18:18:00Z" w:author="Author" w:date="2026-07-07T20:18:00Z" w:id="11848">
            <w:rPr>
              <w:rFonts w:ascii="Times New Roman"/>
              <w:color w:val="000000"/>
            </w:rPr>
          </w:rPrChange>
        </w:rPr>
        <w:t>magna</w:t>
      </w:r>
      <w:r w:rsidRPr="0027638C">
        <w:rPr>
          <w:sz w:val="24"/>
          <w:rPrChange w16du:dateUtc="2026-07-07T18:18:00Z" w:author="Author" w:date="2026-07-07T20:18:00Z" w:id="11849">
            <w:rPr>
              <w:rFonts w:ascii="Times New Roman"/>
              <w:color w:val="000000"/>
              <w:spacing w:val="16"/>
            </w:rPr>
          </w:rPrChange>
        </w:rPr>
        <w:t xml:space="preserve"> </w:t>
      </w:r>
      <w:r w:rsidRPr="0027638C">
        <w:rPr>
          <w:sz w:val="24"/>
          <w:rPrChange w16du:dateUtc="2026-07-07T18:18:00Z" w:author="Author" w:date="2026-07-07T20:18:00Z" w:id="11850">
            <w:rPr>
              <w:rFonts w:ascii="Times New Roman"/>
              <w:color w:val="000000"/>
            </w:rPr>
          </w:rPrChange>
        </w:rPr>
        <w:t>aliqua</w:t>
      </w:r>
      <w:r w:rsidRPr="0027638C">
        <w:rPr>
          <w:sz w:val="24"/>
          <w:rPrChange w16du:dateUtc="2026-07-07T18:18:00Z" w:author="Author" w:date="2026-07-07T20:18:00Z" w:id="11851">
            <w:rPr>
              <w:rFonts w:ascii="Times New Roman"/>
              <w:color w:val="000000"/>
              <w:spacing w:val="16"/>
            </w:rPr>
          </w:rPrChange>
        </w:rPr>
        <w:t xml:space="preserve"> </w:t>
      </w:r>
      <w:r w:rsidRPr="0027638C">
        <w:rPr>
          <w:sz w:val="24"/>
          <w:rPrChange w16du:dateUtc="2026-07-07T18:18:00Z" w:author="Author" w:date="2026-07-07T20:18:00Z" w:id="11852">
            <w:rPr>
              <w:rFonts w:ascii="Times New Roman"/>
              <w:color w:val="000000"/>
            </w:rPr>
          </w:rPrChange>
        </w:rPr>
        <w:t>lorem</w:t>
      </w:r>
      <w:r w:rsidRPr="0027638C">
        <w:rPr>
          <w:sz w:val="24"/>
          <w:rPrChange w16du:dateUtc="2026-07-07T18:18:00Z" w:author="Author" w:date="2026-07-07T20:18:00Z" w:id="11853">
            <w:rPr>
              <w:rFonts w:ascii="Times New Roman"/>
              <w:color w:val="000000"/>
              <w:spacing w:val="16"/>
            </w:rPr>
          </w:rPrChange>
        </w:rPr>
        <w:t xml:space="preserve"> </w:t>
      </w:r>
      <w:r w:rsidRPr="0027638C">
        <w:rPr>
          <w:sz w:val="24"/>
          <w:rPrChange w16du:dateUtc="2026-07-07T18:18:00Z" w:author="Author" w:date="2026-07-07T20:18:00Z" w:id="11854">
            <w:rPr>
              <w:rFonts w:ascii="Times New Roman"/>
              <w:color w:val="000000"/>
            </w:rPr>
          </w:rPrChange>
        </w:rPr>
        <w:t>ipsum</w:t>
      </w:r>
      <w:r w:rsidRPr="0027638C">
        <w:rPr>
          <w:sz w:val="24"/>
          <w:rPrChange w16du:dateUtc="2026-07-07T18:18:00Z" w:author="Author" w:date="2026-07-07T20:18:00Z" w:id="11855">
            <w:rPr>
              <w:rFonts w:ascii="Times New Roman"/>
              <w:color w:val="000000"/>
              <w:spacing w:val="16"/>
            </w:rPr>
          </w:rPrChange>
        </w:rPr>
        <w:t xml:space="preserve"> </w:t>
      </w:r>
      <w:r w:rsidRPr="0027638C">
        <w:rPr>
          <w:sz w:val="24"/>
          <w:rPrChange w16du:dateUtc="2026-07-07T18:18:00Z" w:author="Author" w:date="2026-07-07T20:18:00Z" w:id="11856">
            <w:rPr>
              <w:rFonts w:ascii="Times New Roman"/>
              <w:color w:val="000000"/>
            </w:rPr>
          </w:rPrChange>
        </w:rPr>
        <w:t>(dolor</w:t>
      </w:r>
      <w:r w:rsidRPr="0027638C">
        <w:rPr>
          <w:sz w:val="24"/>
          <w:rPrChange w16du:dateUtc="2026-07-07T18:18:00Z" w:author="Author" w:date="2026-07-07T20:18:00Z" w:id="11857">
            <w:rPr>
              <w:rFonts w:ascii="Times New Roman"/>
              <w:color w:val="000000"/>
              <w:spacing w:val="16"/>
            </w:rPr>
          </w:rPrChange>
        </w:rPr>
        <w:t xml:space="preserve"> </w:t>
      </w:r>
      <w:r w:rsidRPr="0027638C">
        <w:rPr>
          <w:sz w:val="24"/>
          <w:rPrChange w16du:dateUtc="2026-07-07T18:18:00Z" w:author="Author" w:date="2026-07-07T20:18:00Z" w:id="11858">
            <w:rPr>
              <w:rFonts w:ascii="Times New Roman"/>
              <w:color w:val="000000"/>
            </w:rPr>
          </w:rPrChange>
        </w:rPr>
        <w:t>sit</w:t>
      </w:r>
      <w:r w:rsidRPr="0027638C">
        <w:rPr>
          <w:sz w:val="24"/>
          <w:rPrChange w16du:dateUtc="2026-07-07T18:18:00Z" w:author="Author" w:date="2026-07-07T20:18:00Z" w:id="11859">
            <w:rPr>
              <w:rFonts w:ascii="Times New Roman"/>
              <w:color w:val="000000"/>
              <w:spacing w:val="16"/>
            </w:rPr>
          </w:rPrChange>
        </w:rPr>
        <w:t xml:space="preserve"> </w:t>
      </w:r>
      <w:r w:rsidRPr="0027638C">
        <w:rPr>
          <w:sz w:val="24"/>
          <w:rPrChange w16du:dateUtc="2026-07-07T18:18:00Z" w:author="Author" w:date="2026-07-07T20:18:00Z" w:id="11860">
            <w:rPr>
              <w:rFonts w:ascii="Times New Roman"/>
              <w:color w:val="000000"/>
            </w:rPr>
          </w:rPrChange>
        </w:rPr>
        <w:t>amet</w:t>
      </w:r>
      <w:r w:rsidRPr="0027638C">
        <w:rPr>
          <w:sz w:val="24"/>
          <w:rPrChange w16du:dateUtc="2026-07-07T18:18:00Z" w:author="Author" w:date="2026-07-07T20:18:00Z" w:id="11861">
            <w:rPr>
              <w:rFonts w:ascii="Times New Roman"/>
              <w:color w:val="000000"/>
              <w:spacing w:val="16"/>
            </w:rPr>
          </w:rPrChange>
        </w:rPr>
        <w:t xml:space="preserve"> </w:t>
      </w:r>
      <w:r w:rsidRPr="0027638C">
        <w:rPr>
          <w:sz w:val="24"/>
          <w:rPrChange w16du:dateUtc="2026-07-07T18:18:00Z" w:author="Author" w:date="2026-07-07T20:18:00Z" w:id="11862">
            <w:rPr>
              <w:rFonts w:ascii="Times New Roman"/>
              <w:color w:val="000000"/>
            </w:rPr>
          </w:rPrChange>
        </w:rPr>
        <w:t>Consectetur</w:t>
      </w:r>
      <w:r w:rsidRPr="0027638C">
        <w:rPr>
          <w:sz w:val="24"/>
          <w:rPrChange w16du:dateUtc="2026-07-07T18:18:00Z" w:author="Author" w:date="2026-07-07T20:18:00Z" w:id="11863">
            <w:rPr>
              <w:rFonts w:ascii="Times New Roman"/>
              <w:color w:val="000000"/>
              <w:spacing w:val="16"/>
            </w:rPr>
          </w:rPrChange>
        </w:rPr>
        <w:t xml:space="preserve"> </w:t>
      </w:r>
      <w:r w:rsidRPr="0027638C">
        <w:rPr>
          <w:sz w:val="24"/>
          <w:rPrChange w16du:dateUtc="2026-07-07T18:18:00Z" w:author="Author" w:date="2026-07-07T20:18:00Z" w:id="11864">
            <w:rPr>
              <w:rFonts w:ascii="Times New Roman"/>
              <w:color w:val="000000"/>
            </w:rPr>
          </w:rPrChange>
        </w:rPr>
        <w:t>Adipiscing),</w:t>
      </w:r>
      <w:r w:rsidRPr="0027638C">
        <w:rPr>
          <w:sz w:val="24"/>
          <w:rPrChange w16du:dateUtc="2026-07-07T18:18:00Z" w:author="Author" w:date="2026-07-07T20:18:00Z" w:id="11865">
            <w:rPr>
              <w:rFonts w:ascii="Times New Roman"/>
              <w:color w:val="000000"/>
              <w:spacing w:val="16"/>
            </w:rPr>
          </w:rPrChange>
        </w:rPr>
        <w:t xml:space="preserve"> </w:t>
      </w:r>
      <w:r w:rsidRPr="0027638C">
        <w:rPr>
          <w:sz w:val="24"/>
          <w:rPrChange w16du:dateUtc="2026-07-07T18:18:00Z" w:author="Author" w:date="2026-07-07T20:18:00Z" w:id="11866">
            <w:rPr>
              <w:rFonts w:ascii="Times New Roman"/>
              <w:color w:val="000000"/>
            </w:rPr>
          </w:rPrChange>
        </w:rPr>
        <w:t>elit</w:t>
      </w:r>
      <w:r w:rsidRPr="0027638C">
        <w:rPr>
          <w:sz w:val="24"/>
          <w:rPrChange w16du:dateUtc="2026-07-07T18:18:00Z" w:author="Author" w:date="2026-07-07T20:18:00Z" w:id="11867">
            <w:rPr>
              <w:rFonts w:ascii="Times New Roman"/>
              <w:color w:val="000000"/>
              <w:spacing w:val="16"/>
            </w:rPr>
          </w:rPrChange>
        </w:rPr>
        <w:t xml:space="preserve"> </w:t>
      </w:r>
      <w:r w:rsidRPr="0027638C">
        <w:rPr>
          <w:sz w:val="24"/>
          <w:rPrChange w16du:dateUtc="2026-07-07T18:18:00Z" w:author="Author" w:date="2026-07-07T20:18:00Z" w:id="11868">
            <w:rPr>
              <w:rFonts w:ascii="Times New Roman" w:hAnsi="Times New Roman"/>
              <w:color w:val="000000"/>
            </w:rPr>
          </w:rPrChange>
        </w:rPr>
        <w:t>sed</w:t>
      </w:r>
      <w:del w16du:dateUtc="2026-07-07T18:18:00Z" w:author="Author" w:date="2026-07-07T20:18:00Z" w:id="11869">
        <w:r w:rsidR="00000000">
          <w:rPr>
            <w:rFonts w:ascii="Times New Roman" w:cs="Times New Roman" w:hAnsi="Times New Roman"/>
            <w:color w:val="000000"/>
          </w:rPr>
          <w:cr/>
        </w:r>
      </w:del>
      <w:r w:rsidRPr="0027638C">
        <w:rPr>
          <w:sz w:val="24"/>
          <w:rPrChange w16du:dateUtc="2026-07-07T18:18:00Z" w:author="Author" w:date="2026-07-07T20:18:00Z" w:id="11870">
            <w:rPr>
              <w:rFonts w:ascii="Times New Roman"/>
              <w:color w:val="000000"/>
              <w:spacing w:val="665"/>
            </w:rPr>
          </w:rPrChange>
        </w:rPr>
        <w:t xml:space="preserve"> </w:t>
      </w:r>
      <w:r w:rsidRPr="0027638C">
        <w:rPr>
          <w:sz w:val="24"/>
          <w:rPrChange w16du:dateUtc="2026-07-07T18:18:00Z" w:author="Author" w:date="2026-07-07T20:18:00Z" w:id="11871">
            <w:rPr>
              <w:rFonts w:ascii="Times New Roman"/>
              <w:color w:val="000000"/>
            </w:rPr>
          </w:rPrChange>
        </w:rPr>
        <w:t>do</w:t>
      </w:r>
      <w:r w:rsidRPr="0027638C">
        <w:rPr>
          <w:sz w:val="24"/>
          <w:rPrChange w16du:dateUtc="2026-07-07T18:18:00Z" w:author="Author" w:date="2026-07-07T20:18:00Z" w:id="11872">
            <w:rPr>
              <w:rFonts w:ascii="Times New Roman"/>
              <w:color w:val="000000"/>
              <w:spacing w:val="21"/>
            </w:rPr>
          </w:rPrChange>
        </w:rPr>
        <w:t xml:space="preserve"> </w:t>
      </w:r>
      <w:r w:rsidRPr="0027638C">
        <w:rPr>
          <w:sz w:val="24"/>
          <w:rPrChange w16du:dateUtc="2026-07-07T18:18:00Z" w:author="Author" w:date="2026-07-07T20:18:00Z" w:id="11873">
            <w:rPr>
              <w:rFonts w:ascii="Times New Roman"/>
              <w:color w:val="000000"/>
            </w:rPr>
          </w:rPrChange>
        </w:rPr>
        <w:t>eiusmod-tempor</w:t>
      </w:r>
      <w:r w:rsidRPr="0027638C">
        <w:rPr>
          <w:sz w:val="24"/>
          <w:rPrChange w16du:dateUtc="2026-07-07T18:18:00Z" w:author="Author" w:date="2026-07-07T20:18:00Z" w:id="11874">
            <w:rPr>
              <w:rFonts w:ascii="Times New Roman"/>
              <w:color w:val="000000"/>
              <w:spacing w:val="21"/>
            </w:rPr>
          </w:rPrChange>
        </w:rPr>
        <w:t xml:space="preserve"> </w:t>
      </w:r>
      <w:r w:rsidRPr="0027638C">
        <w:rPr>
          <w:sz w:val="24"/>
          <w:rPrChange w16du:dateUtc="2026-07-07T18:18:00Z" w:author="Author" w:date="2026-07-07T20:18:00Z" w:id="11875">
            <w:rPr>
              <w:rFonts w:ascii="Times New Roman"/>
              <w:color w:val="000000"/>
            </w:rPr>
          </w:rPrChange>
        </w:rPr>
        <w:t>incididunt</w:t>
      </w:r>
      <w:r w:rsidRPr="0027638C">
        <w:rPr>
          <w:sz w:val="24"/>
          <w:rPrChange w16du:dateUtc="2026-07-07T18:18:00Z" w:author="Author" w:date="2026-07-07T20:18:00Z" w:id="11876">
            <w:rPr>
              <w:rFonts w:ascii="Times New Roman"/>
              <w:color w:val="000000"/>
              <w:spacing w:val="21"/>
            </w:rPr>
          </w:rPrChange>
        </w:rPr>
        <w:t xml:space="preserve"> </w:t>
      </w:r>
      <w:r w:rsidRPr="0027638C">
        <w:rPr>
          <w:sz w:val="24"/>
          <w:rPrChange w16du:dateUtc="2026-07-07T18:18:00Z" w:author="Author" w:date="2026-07-07T20:18:00Z" w:id="11877">
            <w:rPr>
              <w:rFonts w:ascii="Times New Roman"/>
              <w:color w:val="000000"/>
            </w:rPr>
          </w:rPrChange>
        </w:rPr>
        <w:t>ut</w:t>
      </w:r>
      <w:r w:rsidRPr="0027638C">
        <w:rPr>
          <w:sz w:val="24"/>
          <w:rPrChange w16du:dateUtc="2026-07-07T18:18:00Z" w:author="Author" w:date="2026-07-07T20:18:00Z" w:id="11878">
            <w:rPr>
              <w:rFonts w:ascii="Times New Roman"/>
              <w:color w:val="000000"/>
              <w:spacing w:val="21"/>
            </w:rPr>
          </w:rPrChange>
        </w:rPr>
        <w:t xml:space="preserve"> </w:t>
      </w:r>
      <w:r w:rsidRPr="0027638C">
        <w:rPr>
          <w:sz w:val="24"/>
          <w:rPrChange w16du:dateUtc="2026-07-07T18:18:00Z" w:author="Author" w:date="2026-07-07T20:18:00Z" w:id="11879">
            <w:rPr>
              <w:rFonts w:ascii="Times New Roman"/>
              <w:color w:val="000000"/>
            </w:rPr>
          </w:rPrChange>
        </w:rPr>
        <w:t>labore</w:t>
      </w:r>
      <w:r w:rsidRPr="0027638C">
        <w:rPr>
          <w:sz w:val="24"/>
          <w:rPrChange w16du:dateUtc="2026-07-07T18:18:00Z" w:author="Author" w:date="2026-07-07T20:18:00Z" w:id="11880">
            <w:rPr>
              <w:rFonts w:ascii="Times New Roman"/>
              <w:color w:val="000000"/>
              <w:spacing w:val="21"/>
            </w:rPr>
          </w:rPrChange>
        </w:rPr>
        <w:t xml:space="preserve"> </w:t>
      </w:r>
      <w:r w:rsidRPr="0027638C">
        <w:rPr>
          <w:sz w:val="24"/>
          <w:rPrChange w16du:dateUtc="2026-07-07T18:18:00Z" w:author="Author" w:date="2026-07-07T20:18:00Z" w:id="11881">
            <w:rPr>
              <w:rFonts w:ascii="Times New Roman"/>
              <w:color w:val="000000"/>
            </w:rPr>
          </w:rPrChange>
        </w:rPr>
        <w:t>et</w:t>
      </w:r>
      <w:r w:rsidRPr="0027638C">
        <w:rPr>
          <w:sz w:val="24"/>
          <w:rPrChange w16du:dateUtc="2026-07-07T18:18:00Z" w:author="Author" w:date="2026-07-07T20:18:00Z" w:id="11882">
            <w:rPr>
              <w:rFonts w:ascii="Times New Roman"/>
              <w:color w:val="000000"/>
              <w:spacing w:val="21"/>
            </w:rPr>
          </w:rPrChange>
        </w:rPr>
        <w:t xml:space="preserve"> </w:t>
      </w:r>
      <w:r w:rsidRPr="0027638C">
        <w:rPr>
          <w:sz w:val="24"/>
          <w:rPrChange w16du:dateUtc="2026-07-07T18:18:00Z" w:author="Author" w:date="2026-07-07T20:18:00Z" w:id="11883">
            <w:rPr>
              <w:rFonts w:ascii="Times New Roman"/>
              <w:color w:val="000000"/>
            </w:rPr>
          </w:rPrChange>
        </w:rPr>
        <w:t>dolore</w:t>
      </w:r>
      <w:r w:rsidRPr="0027638C">
        <w:rPr>
          <w:sz w:val="24"/>
          <w:rPrChange w16du:dateUtc="2026-07-07T18:18:00Z" w:author="Author" w:date="2026-07-07T20:18:00Z" w:id="11884">
            <w:rPr>
              <w:rFonts w:ascii="Times New Roman"/>
              <w:color w:val="000000"/>
              <w:spacing w:val="21"/>
            </w:rPr>
          </w:rPrChange>
        </w:rPr>
        <w:t xml:space="preserve"> </w:t>
      </w:r>
      <w:r w:rsidRPr="0027638C">
        <w:rPr>
          <w:sz w:val="24"/>
          <w:rPrChange w16du:dateUtc="2026-07-07T18:18:00Z" w:author="Author" w:date="2026-07-07T20:18:00Z" w:id="11885">
            <w:rPr>
              <w:rFonts w:ascii="Times New Roman"/>
              <w:color w:val="000000"/>
            </w:rPr>
          </w:rPrChange>
        </w:rPr>
        <w:t>magna</w:t>
      </w:r>
      <w:r w:rsidRPr="0027638C">
        <w:rPr>
          <w:sz w:val="24"/>
          <w:rPrChange w16du:dateUtc="2026-07-07T18:18:00Z" w:author="Author" w:date="2026-07-07T20:18:00Z" w:id="11886">
            <w:rPr>
              <w:rFonts w:ascii="Times New Roman"/>
              <w:color w:val="000000"/>
              <w:spacing w:val="21"/>
            </w:rPr>
          </w:rPrChange>
        </w:rPr>
        <w:t xml:space="preserve"> </w:t>
      </w:r>
      <w:r w:rsidRPr="0027638C">
        <w:rPr>
          <w:sz w:val="24"/>
          <w:rPrChange w16du:dateUtc="2026-07-07T18:18:00Z" w:author="Author" w:date="2026-07-07T20:18:00Z" w:id="11887">
            <w:rPr>
              <w:rFonts w:ascii="Times New Roman"/>
              <w:color w:val="000000"/>
            </w:rPr>
          </w:rPrChange>
        </w:rPr>
        <w:t>aliqua</w:t>
      </w:r>
      <w:r w:rsidRPr="0027638C">
        <w:rPr>
          <w:sz w:val="24"/>
          <w:rPrChange w16du:dateUtc="2026-07-07T18:18:00Z" w:author="Author" w:date="2026-07-07T20:18:00Z" w:id="11888">
            <w:rPr>
              <w:rFonts w:ascii="Times New Roman"/>
              <w:color w:val="000000"/>
              <w:spacing w:val="21"/>
            </w:rPr>
          </w:rPrChange>
        </w:rPr>
        <w:t xml:space="preserve"> </w:t>
      </w:r>
      <w:r w:rsidRPr="0027638C">
        <w:rPr>
          <w:sz w:val="24"/>
          <w:rPrChange w16du:dateUtc="2026-07-07T18:18:00Z" w:author="Author" w:date="2026-07-07T20:18:00Z" w:id="11889">
            <w:rPr>
              <w:rFonts w:ascii="Times New Roman"/>
              <w:color w:val="000000"/>
            </w:rPr>
          </w:rPrChange>
        </w:rPr>
        <w:t>lorem,</w:t>
      </w:r>
      <w:r w:rsidRPr="0027638C">
        <w:rPr>
          <w:sz w:val="24"/>
          <w:rPrChange w16du:dateUtc="2026-07-07T18:18:00Z" w:author="Author" w:date="2026-07-07T20:18:00Z" w:id="11890">
            <w:rPr>
              <w:rFonts w:ascii="Times New Roman"/>
              <w:color w:val="000000"/>
              <w:spacing w:val="21"/>
            </w:rPr>
          </w:rPrChange>
        </w:rPr>
        <w:t xml:space="preserve"> </w:t>
      </w:r>
      <w:r w:rsidRPr="0027638C">
        <w:rPr>
          <w:sz w:val="24"/>
          <w:rPrChange w16du:dateUtc="2026-07-07T18:18:00Z" w:author="Author" w:date="2026-07-07T20:18:00Z" w:id="11891">
            <w:rPr>
              <w:rFonts w:ascii="Times New Roman"/>
              <w:color w:val="000000"/>
            </w:rPr>
          </w:rPrChange>
        </w:rPr>
        <w:t>ipsum</w:t>
      </w:r>
      <w:r w:rsidRPr="0027638C">
        <w:rPr>
          <w:sz w:val="24"/>
          <w:rPrChange w16du:dateUtc="2026-07-07T18:18:00Z" w:author="Author" w:date="2026-07-07T20:18:00Z" w:id="11892">
            <w:rPr>
              <w:rFonts w:ascii="Times New Roman"/>
              <w:color w:val="000000"/>
              <w:spacing w:val="21"/>
            </w:rPr>
          </w:rPrChange>
        </w:rPr>
        <w:t xml:space="preserve"> </w:t>
      </w:r>
      <w:r w:rsidRPr="0027638C">
        <w:rPr>
          <w:sz w:val="24"/>
          <w:rPrChange w16du:dateUtc="2026-07-07T18:18:00Z" w:author="Author" w:date="2026-07-07T20:18:00Z" w:id="11893">
            <w:rPr>
              <w:rFonts w:ascii="Times New Roman"/>
              <w:color w:val="000000"/>
            </w:rPr>
          </w:rPrChange>
        </w:rPr>
        <w:t>dolor</w:t>
      </w:r>
    </w:p>
    <w:p w14:paraId="0362F53B" w14:textId="77777777" w:rsidR="008166CF" w:rsidRDefault="008166CF">
      <w:pPr>
        <w:spacing w:line="0" w:lineRule="atLeast"/>
        <w:rPr>
          <w:del w16du:dateUtc="2026-07-07T18:18:00Z" w:author="Author" w:date="2026-07-07T20:18:00Z" w:id="11894"/>
          <w:rFonts w:ascii="Arial"/>
          <w:color w:val="FF0000"/>
          <w:sz w:val="2"/>
        </w:rPr>
      </w:pPr>
    </w:p>
    <w:p w14:paraId="0479B667" w14:textId="77777777" w:rsidR="008166CF" w:rsidRDefault="00000000">
      <w:pPr>
        <w:spacing w:line="0" w:lineRule="atLeast"/>
        <w:rPr>
          <w:del w16du:dateUtc="2026-07-07T18:18:00Z" w:author="Author" w:date="2026-07-07T20:18:00Z" w:id="11895"/>
          <w:rFonts w:ascii="Arial"/>
          <w:color w:val="FF0000"/>
          <w:sz w:val="2"/>
        </w:rPr>
      </w:pPr>
      <w:del w16du:dateUtc="2026-07-07T18:18:00Z" w:author="Author" w:date="2026-07-07T20:18:00Z" w:id="11896">
        <w:r>
          <w:rPr>
            <w:rFonts w:ascii="Arial"/>
            <w:color w:val="FF0000"/>
            <w:sz w:val="2"/>
          </w:rPr>
          <w:cr/>
        </w:r>
        <w:r>
          <w:rPr>
            <w:rFonts w:ascii="Arial"/>
            <w:color w:val="FF0000"/>
            <w:sz w:val="2"/>
          </w:rPr>
          <w:br w:type="page"/>
        </w:r>
      </w:del>
    </w:p>
    <w:p w14:paraId="049EAB26" w14:textId="77777777" w:rsidR="008166CF" w:rsidRDefault="00CE63A4">
      <w:pPr>
        <w:spacing w:line="276" w:lineRule="exact"/>
        <w:ind w:left="4560"/>
        <w:rPr>
          <w:del w16du:dateUtc="2026-07-07T18:18:00Z" w:author="Author" w:date="2026-07-07T20:18:00Z" w:id="11897"/>
          <w:color w:val="000000"/>
          <w:sz w:val="24"/>
        </w:rPr>
      </w:pPr>
      <w:bookmarkStart w:id="11898" w:name="br14"/>
      <w:bookmarkEnd w:id="11898"/>
      <w:del w16du:dateUtc="2026-07-07T18:18:00Z" w:author="Author" w:date="2026-07-07T20:18:00Z" w:id="11899">
        <w:r>
          <w:rPr>
            <w:rFonts w:asciiTheme="minorHAnsi"/>
            <w:noProof/>
          </w:rPr>
          <w:pict w14:anchorId="60D8CEC8">
            <v:shape alt="" id="_x00009" style="position:absolute;left:0;text-align:left;margin-left:-1pt;margin-top:-1pt;width:3pt;height:3pt;z-index:-251638784;mso-wrap-edited:f;mso-width-percent:0;mso-height-percent:0;mso-position-horizontal:absolute;mso-position-horizontal-relative:page;mso-position-vertical:absolute;mso-position-vertical-relative:page;mso-width-percent:0;mso-height-percent:0" type="#_x0000_t75" o:spid="_x0000_s2067">
              <v:imagedata r:id="rId18"/>
              <w10:wrap anchorx="page" anchory="page"/>
            </v:shape>
          </w:pict>
        </w:r>
        <w:r w:rsidR="00000000">
          <w:rPr>
            <w:color w:val="000000"/>
            <w:sz w:val="24"/>
          </w:rPr>
          <w:delText>14</w:delText>
        </w:r>
      </w:del>
    </w:p>
    <w:p w14:paraId="584D91D7" w14:textId="4C836FAB" w:rsidR="009609E8" w:rsidRDefault="00081F9E" w:rsidRPr="0027638C">
      <w:pPr>
        <w:pStyle w:val="ListParagraph"/>
        <w:numPr>
          <w:ilvl w:val="1"/>
          <w:numId w:val="5"/>
        </w:numPr>
        <w:tabs>
          <w:tab w:pos="1440" w:val="left"/>
        </w:tabs>
        <w:spacing w:before="236" w:line="237" w:lineRule="auto"/>
        <w:ind w:right="356"/>
        <w:rPr>
          <w:sz w:val="24"/>
          <w:rPrChange w16du:dateUtc="2026-07-07T18:18:00Z" w:author="Author" w:date="2026-07-07T20:18:00Z" w:id="11900">
            <w:rPr>
              <w:rFonts w:ascii="Times New Roman"/>
              <w:color w:val="000000"/>
            </w:rPr>
          </w:rPrChange>
        </w:rPr>
        <w:pPrChange w16du:dateUtc="2026-07-07T18:18:00Z" w:author="Author" w:date="2026-07-07T20:18:00Z" w:id="11901">
          <w:pPr>
            <w:spacing w:after="0" w:before="461" w:line="254" w:lineRule="exact"/>
            <w:ind w:left="1440"/>
            <w:jc w:val="left"/>
          </w:pPr>
        </w:pPrChange>
      </w:pPr>
      <w:ins w16du:dateUtc="2026-07-07T18:18:00Z" w:author="Author" w:date="2026-07-07T20:18:00Z" w:id="11902">
        <w:r w:rsidRPr="0027638C">
          <w:rPr>
            <w:sz w:val="24"/>
            <w:szCs w:val="24"/>
          </w:rPr>
          <w:t xml:space="preserve"> </w:t>
        </w:r>
      </w:ins>
      <w:r w:rsidRPr="0027638C">
        <w:rPr>
          <w:sz w:val="24"/>
          <w:rPrChange w16du:dateUtc="2026-07-07T18:18:00Z" w:author="Author" w:date="2026-07-07T20:18:00Z" w:id="11903">
            <w:rPr>
              <w:rFonts w:ascii="Times New Roman"/>
              <w:color w:val="000000"/>
            </w:rPr>
          </w:rPrChange>
        </w:rPr>
        <w:t>sit</w:t>
      </w:r>
      <w:r w:rsidRPr="0027638C">
        <w:rPr>
          <w:spacing w:val="-7"/>
          <w:sz w:val="24"/>
          <w:rPrChange w16du:dateUtc="2026-07-07T18:18:00Z" w:author="Author" w:date="2026-07-07T20:18:00Z" w:id="11904">
            <w:rPr>
              <w:rFonts w:ascii="Times New Roman"/>
              <w:color w:val="000000"/>
              <w:spacing w:val="-3"/>
            </w:rPr>
          </w:rPrChange>
        </w:rPr>
        <w:t xml:space="preserve"> </w:t>
      </w:r>
      <w:r w:rsidRPr="0027638C">
        <w:rPr>
          <w:sz w:val="24"/>
          <w:rPrChange w16du:dateUtc="2026-07-07T18:18:00Z" w:author="Author" w:date="2026-07-07T20:18:00Z" w:id="11905">
            <w:rPr>
              <w:rFonts w:ascii="Times New Roman"/>
              <w:color w:val="000000"/>
            </w:rPr>
          </w:rPrChange>
        </w:rPr>
        <w:t>amet</w:t>
      </w:r>
      <w:r w:rsidRPr="0027638C">
        <w:rPr>
          <w:spacing w:val="-7"/>
          <w:sz w:val="24"/>
          <w:rPrChange w16du:dateUtc="2026-07-07T18:18:00Z" w:author="Author" w:date="2026-07-07T20:18:00Z" w:id="11906">
            <w:rPr>
              <w:rFonts w:ascii="Times New Roman"/>
              <w:color w:val="000000"/>
              <w:spacing w:val="-3"/>
            </w:rPr>
          </w:rPrChange>
        </w:rPr>
        <w:t xml:space="preserve"> </w:t>
      </w:r>
      <w:r w:rsidRPr="0027638C">
        <w:rPr>
          <w:sz w:val="24"/>
          <w:rPrChange w16du:dateUtc="2026-07-07T18:18:00Z" w:author="Author" w:date="2026-07-07T20:18:00Z" w:id="11907">
            <w:rPr>
              <w:rFonts w:ascii="Times New Roman"/>
              <w:color w:val="000000"/>
            </w:rPr>
          </w:rPrChange>
        </w:rPr>
        <w:t>consectetur</w:t>
      </w:r>
      <w:r w:rsidRPr="0027638C">
        <w:rPr>
          <w:spacing w:val="-7"/>
          <w:sz w:val="24"/>
          <w:rPrChange w16du:dateUtc="2026-07-07T18:18:00Z" w:author="Author" w:date="2026-07-07T20:18:00Z" w:id="11908">
            <w:rPr>
              <w:rFonts w:ascii="Times New Roman"/>
              <w:color w:val="000000"/>
              <w:spacing w:val="-3"/>
            </w:rPr>
          </w:rPrChange>
        </w:rPr>
        <w:t xml:space="preserve"> </w:t>
      </w:r>
      <w:r w:rsidRPr="0027638C">
        <w:rPr>
          <w:sz w:val="24"/>
          <w:rPrChange w16du:dateUtc="2026-07-07T18:18:00Z" w:author="Author" w:date="2026-07-07T20:18:00Z" w:id="11909">
            <w:rPr>
              <w:rFonts w:ascii="Times New Roman"/>
              <w:color w:val="000000"/>
            </w:rPr>
          </w:rPrChange>
        </w:rPr>
        <w:t>adipiscing</w:t>
      </w:r>
      <w:r w:rsidRPr="0027638C">
        <w:rPr>
          <w:spacing w:val="-7"/>
          <w:sz w:val="24"/>
          <w:rPrChange w16du:dateUtc="2026-07-07T18:18:00Z" w:author="Author" w:date="2026-07-07T20:18:00Z" w:id="11910">
            <w:rPr>
              <w:rFonts w:ascii="Times New Roman"/>
              <w:color w:val="000000"/>
              <w:spacing w:val="-3"/>
            </w:rPr>
          </w:rPrChange>
        </w:rPr>
        <w:t xml:space="preserve"> </w:t>
      </w:r>
      <w:r w:rsidRPr="0027638C">
        <w:rPr>
          <w:sz w:val="24"/>
          <w:rPrChange w16du:dateUtc="2026-07-07T18:18:00Z" w:author="Author" w:date="2026-07-07T20:18:00Z" w:id="11911">
            <w:rPr>
              <w:rFonts w:ascii="Times New Roman"/>
              <w:color w:val="000000"/>
            </w:rPr>
          </w:rPrChange>
        </w:rPr>
        <w:t>elit</w:t>
      </w:r>
      <w:r w:rsidRPr="0027638C">
        <w:rPr>
          <w:spacing w:val="-7"/>
          <w:sz w:val="24"/>
          <w:rPrChange w16du:dateUtc="2026-07-07T18:18:00Z" w:author="Author" w:date="2026-07-07T20:18:00Z" w:id="11912">
            <w:rPr>
              <w:rFonts w:ascii="Times New Roman"/>
              <w:color w:val="000000"/>
              <w:spacing w:val="-3"/>
            </w:rPr>
          </w:rPrChange>
        </w:rPr>
        <w:t xml:space="preserve"> </w:t>
      </w:r>
      <w:r w:rsidRPr="0027638C">
        <w:rPr>
          <w:sz w:val="24"/>
          <w:rPrChange w16du:dateUtc="2026-07-07T18:18:00Z" w:author="Author" w:date="2026-07-07T20:18:00Z" w:id="11913">
            <w:rPr>
              <w:rFonts w:ascii="Times New Roman"/>
              <w:color w:val="000000"/>
            </w:rPr>
          </w:rPrChange>
        </w:rPr>
        <w:t>sed</w:t>
      </w:r>
      <w:r w:rsidRPr="0027638C">
        <w:rPr>
          <w:spacing w:val="-7"/>
          <w:sz w:val="24"/>
          <w:rPrChange w16du:dateUtc="2026-07-07T18:18:00Z" w:author="Author" w:date="2026-07-07T20:18:00Z" w:id="11914">
            <w:rPr>
              <w:rFonts w:ascii="Times New Roman"/>
              <w:color w:val="000000"/>
              <w:spacing w:val="-3"/>
            </w:rPr>
          </w:rPrChange>
        </w:rPr>
        <w:t xml:space="preserve"> </w:t>
      </w:r>
      <w:r w:rsidRPr="0027638C">
        <w:rPr>
          <w:sz w:val="24"/>
          <w:rPrChange w16du:dateUtc="2026-07-07T18:18:00Z" w:author="Author" w:date="2026-07-07T20:18:00Z" w:id="11915">
            <w:rPr>
              <w:rFonts w:ascii="Times New Roman"/>
              <w:color w:val="000000"/>
            </w:rPr>
          </w:rPrChange>
        </w:rPr>
        <w:t>do</w:t>
      </w:r>
      <w:r w:rsidRPr="0027638C">
        <w:rPr>
          <w:spacing w:val="-7"/>
          <w:sz w:val="24"/>
          <w:rPrChange w16du:dateUtc="2026-07-07T18:18:00Z" w:author="Author" w:date="2026-07-07T20:18:00Z" w:id="11916">
            <w:rPr>
              <w:rFonts w:ascii="Times New Roman"/>
              <w:color w:val="000000"/>
              <w:spacing w:val="-3"/>
            </w:rPr>
          </w:rPrChange>
        </w:rPr>
        <w:t xml:space="preserve"> </w:t>
      </w:r>
      <w:r w:rsidRPr="0027638C">
        <w:rPr>
          <w:sz w:val="24"/>
          <w:rPrChange w16du:dateUtc="2026-07-07T18:18:00Z" w:author="Author" w:date="2026-07-07T20:18:00Z" w:id="11917">
            <w:rPr>
              <w:rFonts w:ascii="Times New Roman"/>
              <w:color w:val="000000"/>
            </w:rPr>
          </w:rPrChange>
        </w:rPr>
        <w:t>eiusmod</w:t>
      </w:r>
      <w:r w:rsidRPr="0027638C">
        <w:rPr>
          <w:spacing w:val="-7"/>
          <w:sz w:val="24"/>
          <w:rPrChange w16du:dateUtc="2026-07-07T18:18:00Z" w:author="Author" w:date="2026-07-07T20:18:00Z" w:id="11918">
            <w:rPr>
              <w:rFonts w:ascii="Times New Roman"/>
              <w:color w:val="000000"/>
              <w:spacing w:val="-3"/>
            </w:rPr>
          </w:rPrChange>
        </w:rPr>
        <w:t xml:space="preserve"> </w:t>
      </w:r>
      <w:r w:rsidRPr="0027638C">
        <w:rPr>
          <w:sz w:val="24"/>
          <w:rPrChange w16du:dateUtc="2026-07-07T18:18:00Z" w:author="Author" w:date="2026-07-07T20:18:00Z" w:id="11919">
            <w:rPr>
              <w:rFonts w:ascii="Times New Roman"/>
              <w:color w:val="000000"/>
            </w:rPr>
          </w:rPrChange>
        </w:rPr>
        <w:t>Tempor</w:t>
      </w:r>
      <w:r w:rsidRPr="0027638C">
        <w:rPr>
          <w:spacing w:val="-7"/>
          <w:sz w:val="24"/>
          <w:rPrChange w16du:dateUtc="2026-07-07T18:18:00Z" w:author="Author" w:date="2026-07-07T20:18:00Z" w:id="11920">
            <w:rPr>
              <w:rFonts w:ascii="Times New Roman"/>
              <w:color w:val="000000"/>
              <w:spacing w:val="-3"/>
            </w:rPr>
          </w:rPrChange>
        </w:rPr>
        <w:t xml:space="preserve"> </w:t>
      </w:r>
      <w:r w:rsidRPr="0027638C">
        <w:rPr>
          <w:sz w:val="24"/>
          <w:rPrChange w16du:dateUtc="2026-07-07T18:18:00Z" w:author="Author" w:date="2026-07-07T20:18:00Z" w:id="11921">
            <w:rPr>
              <w:rFonts w:ascii="Times New Roman"/>
              <w:color w:val="000000"/>
            </w:rPr>
          </w:rPrChange>
        </w:rPr>
        <w:t>Incididunt,</w:t>
      </w:r>
      <w:r w:rsidRPr="0027638C">
        <w:rPr>
          <w:spacing w:val="-7"/>
          <w:sz w:val="24"/>
          <w:rPrChange w16du:dateUtc="2026-07-07T18:18:00Z" w:author="Author" w:date="2026-07-07T20:18:00Z" w:id="11922">
            <w:rPr>
              <w:rFonts w:ascii="Times New Roman"/>
              <w:color w:val="000000"/>
              <w:spacing w:val="-3"/>
            </w:rPr>
          </w:rPrChange>
        </w:rPr>
        <w:t xml:space="preserve"> </w:t>
      </w:r>
      <w:r w:rsidRPr="0027638C">
        <w:rPr>
          <w:sz w:val="24"/>
          <w:rPrChange w16du:dateUtc="2026-07-07T18:18:00Z" w:author="Author" w:date="2026-07-07T20:18:00Z" w:id="11923">
            <w:rPr>
              <w:rFonts w:ascii="Times New Roman"/>
              <w:color w:val="000000"/>
            </w:rPr>
          </w:rPrChange>
        </w:rPr>
        <w:t>ut</w:t>
      </w:r>
      <w:r w:rsidRPr="0027638C">
        <w:rPr>
          <w:spacing w:val="-7"/>
          <w:sz w:val="24"/>
          <w:rPrChange w16du:dateUtc="2026-07-07T18:18:00Z" w:author="Author" w:date="2026-07-07T20:18:00Z" w:id="11924">
            <w:rPr>
              <w:rFonts w:ascii="Times New Roman"/>
              <w:color w:val="000000"/>
              <w:spacing w:val="-3"/>
            </w:rPr>
          </w:rPrChange>
        </w:rPr>
        <w:t xml:space="preserve"> </w:t>
      </w:r>
      <w:r w:rsidRPr="0027638C">
        <w:rPr>
          <w:sz w:val="24"/>
          <w:rPrChange w16du:dateUtc="2026-07-07T18:18:00Z" w:author="Author" w:date="2026-07-07T20:18:00Z" w:id="11925">
            <w:rPr>
              <w:rFonts w:ascii="Times New Roman"/>
              <w:color w:val="000000"/>
            </w:rPr>
          </w:rPrChange>
        </w:rPr>
        <w:t>labore</w:t>
      </w:r>
      <w:r w:rsidRPr="0027638C">
        <w:rPr>
          <w:spacing w:val="-7"/>
          <w:sz w:val="24"/>
          <w:rPrChange w16du:dateUtc="2026-07-07T18:18:00Z" w:author="Author" w:date="2026-07-07T20:18:00Z" w:id="11926">
            <w:rPr>
              <w:rFonts w:ascii="Times New Roman"/>
              <w:color w:val="000000"/>
              <w:spacing w:val="-3"/>
            </w:rPr>
          </w:rPrChange>
        </w:rPr>
        <w:t xml:space="preserve"> </w:t>
      </w:r>
      <w:r w:rsidRPr="0027638C">
        <w:rPr>
          <w:sz w:val="24"/>
          <w:rPrChange w16du:dateUtc="2026-07-07T18:18:00Z" w:author="Author" w:date="2026-07-07T20:18:00Z" w:id="11927">
            <w:rPr>
              <w:rFonts w:ascii="Times New Roman" w:hAnsi="Times New Roman"/>
              <w:color w:val="000000"/>
            </w:rPr>
          </w:rPrChange>
        </w:rPr>
        <w:t>et</w:t>
      </w:r>
      <w:del w16du:dateUtc="2026-07-07T18:18:00Z" w:author="Author" w:date="2026-07-07T20:18:00Z" w:id="11928">
        <w:r w:rsidR="00000000">
          <w:rPr>
            <w:color w:val="000000"/>
          </w:rPr>
          <w:cr/>
        </w:r>
      </w:del>
      <w:ins w16du:dateUtc="2026-07-07T18:18:00Z" w:author="Author" w:date="2026-07-07T20:18:00Z" w:id="11929">
        <w:r w:rsidRPr="0027638C">
          <w:rPr>
            <w:sz w:val="24"/>
            <w:szCs w:val="24"/>
          </w:rPr>
          <w:t xml:space="preserve"> dolore magna aliqua </w:t>
        </w:r>
      </w:ins>
      <w:r w:rsidRPr="0027638C">
        <w:rPr>
          <w:sz w:val="24"/>
          <w:rPrChange w16du:dateUtc="2026-07-07T18:18:00Z" w:author="Author" w:date="2026-07-07T20:18:00Z" w:id="11930">
            <w:rPr>
              <w:rFonts w:ascii="Times New Roman"/>
              <w:color w:val="000000"/>
            </w:rPr>
          </w:rPrChange>
        </w:rPr>
        <w:t>lorem, ipsum dolor</w:t>
      </w:r>
      <w:r w:rsidRPr="0027638C">
        <w:rPr>
          <w:sz w:val="24"/>
          <w:rPrChange w16du:dateUtc="2026-07-07T18:18:00Z" w:author="Author" w:date="2026-07-07T20:18:00Z" w:id="11931">
            <w:rPr>
              <w:rFonts w:ascii="Times New Roman"/>
              <w:color w:val="000000"/>
              <w:spacing w:val="1"/>
            </w:rPr>
          </w:rPrChange>
        </w:rPr>
        <w:t xml:space="preserve"> </w:t>
      </w:r>
      <w:r w:rsidRPr="0027638C">
        <w:rPr>
          <w:sz w:val="24"/>
          <w:rPrChange w16du:dateUtc="2026-07-07T18:18:00Z" w:author="Author" w:date="2026-07-07T20:18:00Z" w:id="11932">
            <w:rPr>
              <w:rFonts w:ascii="Times New Roman"/>
              <w:color w:val="000000"/>
            </w:rPr>
          </w:rPrChange>
        </w:rPr>
        <w:t xml:space="preserve">Sit amet Consectetur Adipiscing Elit sed do eiusmod tempor </w:t>
      </w:r>
      <w:r w:rsidR="0027638C" w:rsidRPr="0027638C">
        <w:rPr>
          <w:sz w:val="24"/>
          <w:rPrChange w16du:dateUtc="2026-07-07T18:18:00Z" w:author="Author" w:date="2026-07-07T20:18:00Z" w:id="11933">
            <w:rPr>
              <w:rFonts w:ascii="Times New Roman"/>
              <w:color w:val="000000"/>
            </w:rPr>
          </w:rPrChange>
        </w:rPr>
        <w:t>Incididunt</w:t>
      </w:r>
      <w:r w:rsidR="0027638C">
        <w:rPr>
          <w:sz w:val="24"/>
          <w:rPrChange w16du:dateUtc="2026-07-07T18:18:00Z" w:author="Author" w:date="2026-07-07T20:18:00Z" w:id="11934">
            <w:rPr>
              <w:rFonts w:ascii="Times New Roman"/>
              <w:color w:val="000000"/>
            </w:rPr>
          </w:rPrChange>
        </w:rPr>
        <w:t>.</w:t>
      </w:r>
    </w:p>
    <w:p w14:paraId="584D91DA" w14:textId="77777777" w:rsidR="009609E8" w:rsidRDefault="00000000" w:rsidRPr="0027638C">
      <w:pPr>
        <w:pStyle w:val="ListParagraph"/>
        <w:numPr>
          <w:ilvl w:val="1"/>
          <w:numId w:val="5"/>
        </w:numPr>
        <w:tabs>
          <w:tab w:pos="1438" w:val="left"/>
        </w:tabs>
        <w:spacing w:before="238"/>
        <w:ind w:hanging="718" w:left="1438"/>
        <w:rPr>
          <w:sz w:val="24"/>
          <w:rPrChange w16du:dateUtc="2026-07-07T18:18:00Z" w:author="Author" w:date="2026-07-07T20:18:00Z" w:id="11935">
            <w:rPr>
              <w:rFonts w:ascii="Times New Roman"/>
              <w:color w:val="000000"/>
              <w:u w:val="single"/>
            </w:rPr>
          </w:rPrChange>
        </w:rPr>
        <w:pPrChange w16du:dateUtc="2026-07-07T18:18:00Z" w:author="Author" w:date="2026-07-07T20:18:00Z" w:id="11936">
          <w:pPr>
            <w:spacing w:after="0" w:before="237" w:line="276" w:lineRule="exact"/>
            <w:ind w:left="720"/>
            <w:jc w:val="left"/>
          </w:pPr>
        </w:pPrChange>
      </w:pPr>
      <w:del w16du:dateUtc="2026-07-07T18:18:00Z" w:author="Author" w:date="2026-07-07T20:18:00Z" w:id="11937">
        <w:r>
          <w:rPr>
            <w:color w:val="000000"/>
            <w:sz w:val="24"/>
          </w:rPr>
          <w:delText>(c)</w:delText>
        </w:r>
        <w:r>
          <w:rPr>
            <w:color w:val="000000"/>
            <w:spacing w:val="394"/>
            <w:sz w:val="24"/>
          </w:rPr>
          <w:delText xml:space="preserve"> </w:delText>
        </w:r>
      </w:del>
      <w:r w:rsidR="00A96A35" w:rsidRPr="0027638C">
        <w:rPr>
          <w:sz w:val="24"/>
          <w:u w:val="single"/>
          <w:rPrChange w16du:dateUtc="2026-07-07T18:18:00Z" w:author="Author" w:date="2026-07-07T20:18:00Z" w:id="11938">
            <w:rPr>
              <w:rFonts w:ascii="Times New Roman"/>
              <w:color w:val="000000"/>
              <w:u w:val="single"/>
            </w:rPr>
          </w:rPrChange>
        </w:rPr>
        <w:t>UT</w:t>
      </w:r>
      <w:r w:rsidR="00A96A35" w:rsidRPr="0027638C">
        <w:rPr>
          <w:spacing w:val="-7"/>
          <w:sz w:val="24"/>
          <w:u w:val="single"/>
          <w:rPrChange w16du:dateUtc="2026-07-07T18:18:00Z" w:author="Author" w:date="2026-07-07T20:18:00Z" w:id="11939">
            <w:rPr>
              <w:rFonts w:ascii="Times New Roman"/>
              <w:color w:val="000000"/>
              <w:u w:val="single"/>
            </w:rPr>
          </w:rPrChange>
        </w:rPr>
        <w:t xml:space="preserve"> </w:t>
      </w:r>
      <w:r w:rsidR="00A96A35" w:rsidRPr="0027638C">
        <w:rPr>
          <w:spacing w:val="-2"/>
          <w:sz w:val="24"/>
          <w:u w:val="single"/>
          <w:rPrChange w16du:dateUtc="2026-07-07T18:18:00Z" w:author="Author" w:date="2026-07-07T20:18:00Z" w:id="11940">
            <w:rPr>
              <w:rFonts w:ascii="Times New Roman"/>
              <w:color w:val="000000"/>
              <w:u w:val="single"/>
            </w:rPr>
          </w:rPrChange>
        </w:rPr>
        <w:t>LABORE.</w:t>
      </w:r>
    </w:p>
    <w:p w14:paraId="584D91DB" w14:textId="4DC05119" w:rsidR="009609E8" w:rsidRDefault="00000000" w:rsidRPr="0027638C">
      <w:pPr>
        <w:pStyle w:val="ListParagraph"/>
        <w:numPr>
          <w:ilvl w:val="2"/>
          <w:numId w:val="5"/>
        </w:numPr>
        <w:tabs>
          <w:tab w:pos="1438" w:val="left"/>
        </w:tabs>
        <w:spacing w:before="233"/>
        <w:ind w:hanging="718" w:left="1438"/>
        <w:rPr>
          <w:sz w:val="24"/>
          <w:rPrChange w16du:dateUtc="2026-07-07T18:18:00Z" w:author="Author" w:date="2026-07-07T20:18:00Z" w:id="11941">
            <w:rPr>
              <w:rFonts w:ascii="Times New Roman"/>
              <w:color w:val="000000"/>
            </w:rPr>
          </w:rPrChange>
        </w:rPr>
        <w:pPrChange w16du:dateUtc="2026-07-07T18:18:00Z" w:author="Author" w:date="2026-07-07T20:18:00Z" w:id="11942">
          <w:pPr>
            <w:spacing w:after="0" w:before="255" w:line="254" w:lineRule="exact"/>
            <w:ind w:left="720"/>
            <w:jc w:val="left"/>
          </w:pPr>
        </w:pPrChange>
      </w:pPr>
      <w:del w16du:dateUtc="2026-07-07T18:18:00Z" w:author="Author" w:date="2026-07-07T20:18:00Z" w:id="11943">
        <w:r>
          <w:rPr>
            <w:color w:val="000000"/>
          </w:rPr>
          <w:lastRenderedPageBreak/>
          <w:delText>(i)</w:delText>
        </w:r>
        <w:r>
          <w:rPr>
            <w:color w:val="000000"/>
            <w:spacing w:val="457"/>
          </w:rPr>
          <w:delText xml:space="preserve"> </w:delText>
        </w:r>
      </w:del>
      <w:r w:rsidR="00A96A35" w:rsidRPr="0027638C">
        <w:rPr>
          <w:sz w:val="24"/>
          <w:rPrChange w16du:dateUtc="2026-07-07T18:18:00Z" w:author="Author" w:date="2026-07-07T20:18:00Z" w:id="11944">
            <w:rPr>
              <w:rFonts w:ascii="Times New Roman"/>
              <w:color w:val="000000"/>
            </w:rPr>
          </w:rPrChange>
        </w:rPr>
        <w:t>ET</w:t>
      </w:r>
      <w:r w:rsidR="00A96A35" w:rsidRPr="0027638C">
        <w:rPr>
          <w:spacing w:val="-2"/>
          <w:sz w:val="24"/>
          <w:rPrChange w16du:dateUtc="2026-07-07T18:18:00Z" w:author="Author" w:date="2026-07-07T20:18:00Z" w:id="11945">
            <w:rPr>
              <w:rFonts w:ascii="Times New Roman"/>
              <w:color w:val="000000"/>
              <w:spacing w:val="4"/>
            </w:rPr>
          </w:rPrChange>
        </w:rPr>
        <w:t xml:space="preserve"> </w:t>
      </w:r>
      <w:r w:rsidR="00A96A35" w:rsidRPr="0027638C">
        <w:rPr>
          <w:sz w:val="24"/>
          <w:rPrChange w16du:dateUtc="2026-07-07T18:18:00Z" w:author="Author" w:date="2026-07-07T20:18:00Z" w:id="11946">
            <w:rPr>
              <w:rFonts w:ascii="Times New Roman"/>
              <w:color w:val="000000"/>
            </w:rPr>
          </w:rPrChange>
        </w:rPr>
        <w:t>DOLORE</w:t>
      </w:r>
      <w:r w:rsidR="00A96A35" w:rsidRPr="0027638C">
        <w:rPr>
          <w:spacing w:val="-1"/>
          <w:sz w:val="24"/>
          <w:rPrChange w16du:dateUtc="2026-07-07T18:18:00Z" w:author="Author" w:date="2026-07-07T20:18:00Z" w:id="11947">
            <w:rPr>
              <w:rFonts w:ascii="Times New Roman"/>
              <w:color w:val="000000"/>
              <w:spacing w:val="3"/>
            </w:rPr>
          </w:rPrChange>
        </w:rPr>
        <w:t xml:space="preserve"> </w:t>
      </w:r>
      <w:r w:rsidR="00A96A35" w:rsidRPr="0027638C">
        <w:rPr>
          <w:sz w:val="24"/>
          <w:rPrChange w16du:dateUtc="2026-07-07T18:18:00Z" w:author="Author" w:date="2026-07-07T20:18:00Z" w:id="11948">
            <w:rPr>
              <w:rFonts w:ascii="Times New Roman"/>
              <w:color w:val="000000"/>
              <w:sz w:val="24"/>
            </w:rPr>
          </w:rPrChange>
        </w:rPr>
        <w:t>MAGNA</w:t>
      </w:r>
      <w:r w:rsidR="00A96A35" w:rsidRPr="0027638C">
        <w:rPr>
          <w:spacing w:val="-6"/>
          <w:sz w:val="24"/>
          <w:rPrChange w16du:dateUtc="2026-07-07T18:18:00Z" w:author="Author" w:date="2026-07-07T20:18:00Z" w:id="11949">
            <w:rPr>
              <w:rFonts w:ascii="Times New Roman"/>
              <w:color w:val="000000"/>
              <w:spacing w:val="-1"/>
              <w:sz w:val="24"/>
            </w:rPr>
          </w:rPrChange>
        </w:rPr>
        <w:t xml:space="preserve"> </w:t>
      </w:r>
      <w:r w:rsidR="00A96A35" w:rsidRPr="0027638C">
        <w:rPr>
          <w:sz w:val="24"/>
          <w:rPrChange w16du:dateUtc="2026-07-07T18:18:00Z" w:author="Author" w:date="2026-07-07T20:18:00Z" w:id="11950">
            <w:rPr>
              <w:rFonts w:ascii="Times New Roman"/>
              <w:color w:val="000000"/>
            </w:rPr>
          </w:rPrChange>
        </w:rPr>
        <w:t>ALIQUA</w:t>
      </w:r>
      <w:r w:rsidR="00A96A35" w:rsidRPr="0027638C">
        <w:rPr>
          <w:spacing w:val="-2"/>
          <w:sz w:val="24"/>
          <w:rPrChange w16du:dateUtc="2026-07-07T18:18:00Z" w:author="Author" w:date="2026-07-07T20:18:00Z" w:id="11951">
            <w:rPr>
              <w:rFonts w:ascii="Times New Roman"/>
              <w:color w:val="000000"/>
              <w:spacing w:val="4"/>
            </w:rPr>
          </w:rPrChange>
        </w:rPr>
        <w:t xml:space="preserve"> </w:t>
      </w:r>
      <w:r w:rsidR="00A96A35" w:rsidRPr="0027638C">
        <w:rPr>
          <w:sz w:val="24"/>
          <w:rPrChange w16du:dateUtc="2026-07-07T18:18:00Z" w:author="Author" w:date="2026-07-07T20:18:00Z" w:id="11952">
            <w:rPr>
              <w:rFonts w:ascii="Times New Roman"/>
              <w:color w:val="000000"/>
            </w:rPr>
          </w:rPrChange>
        </w:rPr>
        <w:t>LOREM</w:t>
      </w:r>
      <w:r w:rsidR="00A96A35" w:rsidRPr="0027638C">
        <w:rPr>
          <w:spacing w:val="-1"/>
          <w:sz w:val="24"/>
          <w:rPrChange w16du:dateUtc="2026-07-07T18:18:00Z" w:author="Author" w:date="2026-07-07T20:18:00Z" w:id="11953">
            <w:rPr>
              <w:rFonts w:ascii="Times New Roman"/>
              <w:color w:val="000000"/>
              <w:spacing w:val="4"/>
            </w:rPr>
          </w:rPrChange>
        </w:rPr>
        <w:t xml:space="preserve"> </w:t>
      </w:r>
      <w:r w:rsidR="00A96A35" w:rsidRPr="0027638C">
        <w:rPr>
          <w:sz w:val="24"/>
          <w:rPrChange w16du:dateUtc="2026-07-07T18:18:00Z" w:author="Author" w:date="2026-07-07T20:18:00Z" w:id="11954">
            <w:rPr>
              <w:rFonts w:ascii="Times New Roman"/>
              <w:color w:val="000000"/>
            </w:rPr>
          </w:rPrChange>
        </w:rPr>
        <w:t>IPSUM</w:t>
      </w:r>
      <w:r w:rsidR="00A96A35" w:rsidRPr="0027638C">
        <w:rPr>
          <w:spacing w:val="-1"/>
          <w:sz w:val="24"/>
          <w:rPrChange w16du:dateUtc="2026-07-07T18:18:00Z" w:author="Author" w:date="2026-07-07T20:18:00Z" w:id="11955">
            <w:rPr>
              <w:rFonts w:ascii="Times New Roman"/>
              <w:color w:val="000000"/>
              <w:spacing w:val="4"/>
            </w:rPr>
          </w:rPrChange>
        </w:rPr>
        <w:t xml:space="preserve"> </w:t>
      </w:r>
      <w:r w:rsidR="00A96A35" w:rsidRPr="0027638C">
        <w:rPr>
          <w:sz w:val="24"/>
          <w:rPrChange w16du:dateUtc="2026-07-07T18:18:00Z" w:author="Author" w:date="2026-07-07T20:18:00Z" w:id="11956">
            <w:rPr>
              <w:rFonts w:ascii="Times New Roman"/>
              <w:color w:val="000000"/>
            </w:rPr>
          </w:rPrChange>
        </w:rPr>
        <w:t>DOLOR</w:t>
      </w:r>
      <w:r w:rsidR="00A96A35" w:rsidRPr="0027638C">
        <w:rPr>
          <w:spacing w:val="-1"/>
          <w:sz w:val="24"/>
          <w:rPrChange w16du:dateUtc="2026-07-07T18:18:00Z" w:author="Author" w:date="2026-07-07T20:18:00Z" w:id="11957">
            <w:rPr>
              <w:rFonts w:ascii="Times New Roman"/>
              <w:color w:val="000000"/>
              <w:spacing w:val="4"/>
            </w:rPr>
          </w:rPrChange>
        </w:rPr>
        <w:t xml:space="preserve"> </w:t>
      </w:r>
      <w:r w:rsidR="00A96A35" w:rsidRPr="0027638C">
        <w:rPr>
          <w:spacing w:val="-2"/>
          <w:sz w:val="24"/>
          <w:rPrChange w16du:dateUtc="2026-07-07T18:18:00Z" w:author="Author" w:date="2026-07-07T20:18:00Z" w:id="11958">
            <w:rPr>
              <w:rFonts w:ascii="Times New Roman" w:hAnsi="Times New Roman"/>
              <w:color w:val="000000"/>
            </w:rPr>
          </w:rPrChange>
        </w:rPr>
        <w:t>SIT:</w:t>
      </w:r>
      <w:del w16du:dateUtc="2026-07-07T18:18:00Z" w:author="Author" w:date="2026-07-07T20:18:00Z" w:id="11959">
        <w:r>
          <w:rPr>
            <w:color w:val="000000"/>
          </w:rPr>
          <w:cr/>
        </w:r>
      </w:del>
      <w:r w:rsidR="0027638C">
        <w:rPr>
          <w:spacing w:val="-2"/>
          <w:sz w:val="24"/>
          <w:rPrChange w16du:dateUtc="2026-07-07T18:18:00Z" w:author="Author" w:date="2026-07-07T20:18:00Z" w:id="11960">
            <w:rPr>
              <w:rFonts w:ascii="Times New Roman"/>
              <w:color w:val="000000"/>
              <w:spacing w:val="665"/>
            </w:rPr>
          </w:rPrChange>
        </w:rPr>
        <w:t xml:space="preserve"> </w:t>
      </w:r>
      <w:r w:rsidR="0027638C" w:rsidRPr="0027638C">
        <w:rPr>
          <w:sz w:val="24"/>
          <w:rPrChange w16du:dateUtc="2026-07-07T18:18:00Z" w:author="Author" w:date="2026-07-07T20:18:00Z" w:id="11961">
            <w:rPr>
              <w:rFonts w:ascii="Times New Roman"/>
              <w:color w:val="000000"/>
            </w:rPr>
          </w:rPrChange>
        </w:rPr>
        <w:t>(AMET)</w:t>
      </w:r>
      <w:r w:rsidR="0027638C" w:rsidRPr="0027638C">
        <w:rPr>
          <w:sz w:val="24"/>
          <w:rPrChange w16du:dateUtc="2026-07-07T18:18:00Z" w:author="Author" w:date="2026-07-07T20:18:00Z" w:id="11962">
            <w:rPr>
              <w:rFonts w:ascii="Times New Roman"/>
              <w:color w:val="000000"/>
              <w:spacing w:val="45"/>
            </w:rPr>
          </w:rPrChange>
        </w:rPr>
        <w:t xml:space="preserve"> </w:t>
      </w:r>
      <w:r w:rsidR="0027638C" w:rsidRPr="0027638C">
        <w:rPr>
          <w:sz w:val="24"/>
          <w:rPrChange w16du:dateUtc="2026-07-07T18:18:00Z" w:author="Author" w:date="2026-07-07T20:18:00Z" w:id="11963">
            <w:rPr>
              <w:rFonts w:ascii="Times New Roman"/>
              <w:color w:val="000000"/>
            </w:rPr>
          </w:rPrChange>
        </w:rPr>
        <w:t>CONSECTETUR</w:t>
      </w:r>
      <w:r w:rsidR="0027638C" w:rsidRPr="0027638C">
        <w:rPr>
          <w:sz w:val="24"/>
          <w:rPrChange w16du:dateUtc="2026-07-07T18:18:00Z" w:author="Author" w:date="2026-07-07T20:18:00Z" w:id="11964">
            <w:rPr>
              <w:rFonts w:ascii="Times New Roman"/>
              <w:color w:val="000000"/>
              <w:spacing w:val="45"/>
            </w:rPr>
          </w:rPrChange>
        </w:rPr>
        <w:t xml:space="preserve"> </w:t>
      </w:r>
      <w:r w:rsidR="0027638C" w:rsidRPr="0027638C">
        <w:rPr>
          <w:sz w:val="24"/>
          <w:rPrChange w16du:dateUtc="2026-07-07T18:18:00Z" w:author="Author" w:date="2026-07-07T20:18:00Z" w:id="11965">
            <w:rPr>
              <w:rFonts w:ascii="Times New Roman"/>
              <w:color w:val="000000"/>
            </w:rPr>
          </w:rPrChange>
        </w:rPr>
        <w:t>ADIPISCING</w:t>
      </w:r>
      <w:r w:rsidR="0027638C" w:rsidRPr="0027638C">
        <w:rPr>
          <w:sz w:val="24"/>
          <w:rPrChange w16du:dateUtc="2026-07-07T18:18:00Z" w:author="Author" w:date="2026-07-07T20:18:00Z" w:id="11966">
            <w:rPr>
              <w:rFonts w:ascii="Times New Roman"/>
              <w:color w:val="000000"/>
              <w:spacing w:val="45"/>
            </w:rPr>
          </w:rPrChange>
        </w:rPr>
        <w:t xml:space="preserve"> </w:t>
      </w:r>
      <w:r w:rsidR="0027638C" w:rsidRPr="0027638C">
        <w:rPr>
          <w:sz w:val="24"/>
          <w:rPrChange w16du:dateUtc="2026-07-07T18:18:00Z" w:author="Author" w:date="2026-07-07T20:18:00Z" w:id="11967">
            <w:rPr>
              <w:rFonts w:ascii="Times New Roman"/>
              <w:color w:val="000000"/>
            </w:rPr>
          </w:rPrChange>
        </w:rPr>
        <w:t>ELIT</w:t>
      </w:r>
      <w:r w:rsidR="0027638C" w:rsidRPr="0027638C">
        <w:rPr>
          <w:sz w:val="24"/>
          <w:rPrChange w16du:dateUtc="2026-07-07T18:18:00Z" w:author="Author" w:date="2026-07-07T20:18:00Z" w:id="11968">
            <w:rPr>
              <w:rFonts w:ascii="Times New Roman"/>
              <w:color w:val="000000"/>
              <w:spacing w:val="45"/>
            </w:rPr>
          </w:rPrChange>
        </w:rPr>
        <w:t xml:space="preserve"> </w:t>
      </w:r>
      <w:r w:rsidR="0027638C" w:rsidRPr="0027638C">
        <w:rPr>
          <w:sz w:val="24"/>
          <w:rPrChange w16du:dateUtc="2026-07-07T18:18:00Z" w:author="Author" w:date="2026-07-07T20:18:00Z" w:id="11969">
            <w:rPr>
              <w:rFonts w:ascii="Times New Roman"/>
              <w:color w:val="000000"/>
            </w:rPr>
          </w:rPrChange>
        </w:rPr>
        <w:t>SED</w:t>
      </w:r>
      <w:r w:rsidR="0027638C" w:rsidRPr="0027638C">
        <w:rPr>
          <w:sz w:val="24"/>
          <w:rPrChange w16du:dateUtc="2026-07-07T18:18:00Z" w:author="Author" w:date="2026-07-07T20:18:00Z" w:id="11970">
            <w:rPr>
              <w:rFonts w:ascii="Times New Roman"/>
              <w:color w:val="000000"/>
              <w:spacing w:val="45"/>
            </w:rPr>
          </w:rPrChange>
        </w:rPr>
        <w:t xml:space="preserve"> </w:t>
      </w:r>
      <w:r w:rsidR="0027638C" w:rsidRPr="0027638C">
        <w:rPr>
          <w:sz w:val="24"/>
          <w:rPrChange w16du:dateUtc="2026-07-07T18:18:00Z" w:author="Author" w:date="2026-07-07T20:18:00Z" w:id="11971">
            <w:rPr>
              <w:rFonts w:ascii="Times New Roman"/>
              <w:color w:val="000000"/>
            </w:rPr>
          </w:rPrChange>
        </w:rPr>
        <w:t>DO</w:t>
      </w:r>
      <w:r w:rsidR="0027638C" w:rsidRPr="0027638C">
        <w:rPr>
          <w:sz w:val="24"/>
          <w:rPrChange w16du:dateUtc="2026-07-07T18:18:00Z" w:author="Author" w:date="2026-07-07T20:18:00Z" w:id="11972">
            <w:rPr>
              <w:rFonts w:ascii="Times New Roman"/>
              <w:color w:val="000000"/>
              <w:spacing w:val="45"/>
            </w:rPr>
          </w:rPrChange>
        </w:rPr>
        <w:t xml:space="preserve"> </w:t>
      </w:r>
      <w:r w:rsidR="0027638C" w:rsidRPr="0027638C">
        <w:rPr>
          <w:sz w:val="24"/>
          <w:rPrChange w16du:dateUtc="2026-07-07T18:18:00Z" w:author="Author" w:date="2026-07-07T20:18:00Z" w:id="11973">
            <w:rPr>
              <w:rFonts w:ascii="Times New Roman"/>
              <w:color w:val="000000"/>
            </w:rPr>
          </w:rPrChange>
        </w:rPr>
        <w:t>EIUSMOD</w:t>
      </w:r>
      <w:r w:rsidR="0027638C" w:rsidRPr="0027638C">
        <w:rPr>
          <w:sz w:val="24"/>
          <w:rPrChange w16du:dateUtc="2026-07-07T18:18:00Z" w:author="Author" w:date="2026-07-07T20:18:00Z" w:id="11974">
            <w:rPr>
              <w:rFonts w:ascii="Times New Roman"/>
              <w:color w:val="000000"/>
              <w:spacing w:val="45"/>
            </w:rPr>
          </w:rPrChange>
        </w:rPr>
        <w:t xml:space="preserve"> </w:t>
      </w:r>
      <w:r w:rsidR="0027638C" w:rsidRPr="0027638C">
        <w:rPr>
          <w:sz w:val="24"/>
          <w:rPrChange w16du:dateUtc="2026-07-07T18:18:00Z" w:author="Author" w:date="2026-07-07T20:18:00Z" w:id="11975">
            <w:rPr>
              <w:rFonts w:ascii="Times New Roman"/>
              <w:color w:val="000000"/>
            </w:rPr>
          </w:rPrChange>
        </w:rPr>
        <w:t>TEMPOR,</w:t>
      </w:r>
      <w:r w:rsidR="0027638C" w:rsidRPr="0027638C">
        <w:rPr>
          <w:sz w:val="24"/>
          <w:rPrChange w16du:dateUtc="2026-07-07T18:18:00Z" w:author="Author" w:date="2026-07-07T20:18:00Z" w:id="11976">
            <w:rPr>
              <w:rFonts w:ascii="Times New Roman"/>
              <w:color w:val="000000"/>
              <w:spacing w:val="43"/>
            </w:rPr>
          </w:rPrChange>
        </w:rPr>
        <w:t xml:space="preserve"> </w:t>
      </w:r>
      <w:r w:rsidR="0027638C" w:rsidRPr="0027638C">
        <w:rPr>
          <w:sz w:val="24"/>
          <w:rPrChange w16du:dateUtc="2026-07-07T18:18:00Z" w:author="Author" w:date="2026-07-07T20:18:00Z" w:id="11977">
            <w:rPr>
              <w:rFonts w:ascii="Times New Roman"/>
              <w:color w:val="000000"/>
            </w:rPr>
          </w:rPrChange>
        </w:rPr>
        <w:t>INCIDIDUNT</w:t>
      </w:r>
      <w:r w:rsidR="0027638C" w:rsidRPr="0027638C">
        <w:rPr>
          <w:sz w:val="24"/>
          <w:rPrChange w16du:dateUtc="2026-07-07T18:18:00Z" w:author="Author" w:date="2026-07-07T20:18:00Z" w:id="11978">
            <w:rPr>
              <w:rFonts w:ascii="Times New Roman"/>
              <w:color w:val="000000"/>
              <w:spacing w:val="45"/>
            </w:rPr>
          </w:rPrChange>
        </w:rPr>
        <w:t xml:space="preserve"> </w:t>
      </w:r>
      <w:r w:rsidR="0027638C" w:rsidRPr="0027638C">
        <w:rPr>
          <w:sz w:val="24"/>
          <w:rPrChange w16du:dateUtc="2026-07-07T18:18:00Z" w:author="Author" w:date="2026-07-07T20:18:00Z" w:id="11979">
            <w:rPr>
              <w:rFonts w:ascii="Times New Roman" w:hAnsi="Times New Roman"/>
              <w:color w:val="000000"/>
            </w:rPr>
          </w:rPrChange>
        </w:rPr>
        <w:t>UT</w:t>
      </w:r>
      <w:del w16du:dateUtc="2026-07-07T18:18:00Z" w:author="Author" w:date="2026-07-07T20:18:00Z" w:id="11980">
        <w:r>
          <w:rPr>
            <w:color w:val="000000"/>
          </w:rPr>
          <w:cr/>
        </w:r>
      </w:del>
      <w:r w:rsidR="0027638C" w:rsidRPr="0027638C">
        <w:rPr>
          <w:sz w:val="24"/>
          <w:rPrChange w16du:dateUtc="2026-07-07T18:18:00Z" w:author="Author" w:date="2026-07-07T20:18:00Z" w:id="11981">
            <w:rPr>
              <w:rFonts w:ascii="Times New Roman"/>
              <w:color w:val="000000"/>
              <w:spacing w:val="665"/>
            </w:rPr>
          </w:rPrChange>
        </w:rPr>
        <w:t xml:space="preserve"> </w:t>
      </w:r>
      <w:r w:rsidR="0027638C" w:rsidRPr="0027638C">
        <w:rPr>
          <w:sz w:val="24"/>
          <w:rPrChange w16du:dateUtc="2026-07-07T18:18:00Z" w:author="Author" w:date="2026-07-07T20:18:00Z" w:id="11982">
            <w:rPr>
              <w:rFonts w:ascii="Times New Roman"/>
              <w:color w:val="000000"/>
            </w:rPr>
          </w:rPrChange>
        </w:rPr>
        <w:t>LABORE</w:t>
      </w:r>
      <w:r w:rsidR="0027638C" w:rsidRPr="0027638C">
        <w:rPr>
          <w:sz w:val="24"/>
          <w:rPrChange w16du:dateUtc="2026-07-07T18:18:00Z" w:author="Author" w:date="2026-07-07T20:18:00Z" w:id="11983">
            <w:rPr>
              <w:rFonts w:ascii="Times New Roman"/>
              <w:color w:val="000000"/>
              <w:spacing w:val="163"/>
            </w:rPr>
          </w:rPrChange>
        </w:rPr>
        <w:t xml:space="preserve"> </w:t>
      </w:r>
      <w:r w:rsidR="0027638C" w:rsidRPr="0027638C">
        <w:rPr>
          <w:sz w:val="24"/>
          <w:rPrChange w16du:dateUtc="2026-07-07T18:18:00Z" w:author="Author" w:date="2026-07-07T20:18:00Z" w:id="11984">
            <w:rPr>
              <w:rFonts w:ascii="Times New Roman"/>
              <w:color w:val="000000"/>
            </w:rPr>
          </w:rPrChange>
        </w:rPr>
        <w:t>ET</w:t>
      </w:r>
      <w:r w:rsidR="0027638C" w:rsidRPr="0027638C">
        <w:rPr>
          <w:sz w:val="24"/>
          <w:rPrChange w16du:dateUtc="2026-07-07T18:18:00Z" w:author="Author" w:date="2026-07-07T20:18:00Z" w:id="11985">
            <w:rPr>
              <w:rFonts w:ascii="Times New Roman"/>
              <w:color w:val="000000"/>
              <w:spacing w:val="163"/>
            </w:rPr>
          </w:rPrChange>
        </w:rPr>
        <w:t xml:space="preserve"> </w:t>
      </w:r>
      <w:r w:rsidR="0027638C" w:rsidRPr="0027638C">
        <w:rPr>
          <w:sz w:val="24"/>
          <w:rPrChange w16du:dateUtc="2026-07-07T18:18:00Z" w:author="Author" w:date="2026-07-07T20:18:00Z" w:id="11986">
            <w:rPr>
              <w:rFonts w:ascii="Times New Roman"/>
              <w:color w:val="000000"/>
            </w:rPr>
          </w:rPrChange>
        </w:rPr>
        <w:t>DOLORE,</w:t>
      </w:r>
      <w:r w:rsidR="0027638C" w:rsidRPr="0027638C">
        <w:rPr>
          <w:sz w:val="24"/>
          <w:rPrChange w16du:dateUtc="2026-07-07T18:18:00Z" w:author="Author" w:date="2026-07-07T20:18:00Z" w:id="11987">
            <w:rPr>
              <w:rFonts w:ascii="Times New Roman"/>
              <w:color w:val="000000"/>
              <w:spacing w:val="163"/>
            </w:rPr>
          </w:rPrChange>
        </w:rPr>
        <w:t xml:space="preserve"> </w:t>
      </w:r>
      <w:r w:rsidR="0027638C" w:rsidRPr="0027638C">
        <w:rPr>
          <w:sz w:val="24"/>
          <w:rPrChange w16du:dateUtc="2026-07-07T18:18:00Z" w:author="Author" w:date="2026-07-07T20:18:00Z" w:id="11988">
            <w:rPr>
              <w:rFonts w:ascii="Times New Roman"/>
              <w:color w:val="000000"/>
            </w:rPr>
          </w:rPrChange>
        </w:rPr>
        <w:t>MAGNA,</w:t>
      </w:r>
      <w:r w:rsidR="0027638C" w:rsidRPr="0027638C">
        <w:rPr>
          <w:sz w:val="24"/>
          <w:rPrChange w16du:dateUtc="2026-07-07T18:18:00Z" w:author="Author" w:date="2026-07-07T20:18:00Z" w:id="11989">
            <w:rPr>
              <w:rFonts w:ascii="Times New Roman"/>
              <w:color w:val="000000"/>
              <w:spacing w:val="163"/>
            </w:rPr>
          </w:rPrChange>
        </w:rPr>
        <w:t xml:space="preserve"> </w:t>
      </w:r>
      <w:r w:rsidR="0027638C" w:rsidRPr="0027638C">
        <w:rPr>
          <w:sz w:val="24"/>
          <w:rPrChange w16du:dateUtc="2026-07-07T18:18:00Z" w:author="Author" w:date="2026-07-07T20:18:00Z" w:id="11990">
            <w:rPr>
              <w:rFonts w:ascii="Times New Roman"/>
              <w:color w:val="000000"/>
            </w:rPr>
          </w:rPrChange>
        </w:rPr>
        <w:t>ALIQUA</w:t>
      </w:r>
      <w:r w:rsidR="0027638C" w:rsidRPr="0027638C">
        <w:rPr>
          <w:sz w:val="24"/>
          <w:rPrChange w16du:dateUtc="2026-07-07T18:18:00Z" w:author="Author" w:date="2026-07-07T20:18:00Z" w:id="11991">
            <w:rPr>
              <w:rFonts w:ascii="Times New Roman"/>
              <w:color w:val="000000"/>
              <w:spacing w:val="163"/>
            </w:rPr>
          </w:rPrChange>
        </w:rPr>
        <w:t xml:space="preserve"> </w:t>
      </w:r>
      <w:r w:rsidR="0027638C" w:rsidRPr="0027638C">
        <w:rPr>
          <w:sz w:val="24"/>
          <w:rPrChange w16du:dateUtc="2026-07-07T18:18:00Z" w:author="Author" w:date="2026-07-07T20:18:00Z" w:id="11992">
            <w:rPr>
              <w:rFonts w:ascii="Times New Roman"/>
              <w:color w:val="000000"/>
            </w:rPr>
          </w:rPrChange>
        </w:rPr>
        <w:t>LOREM</w:t>
      </w:r>
      <w:r w:rsidR="0027638C" w:rsidRPr="0027638C">
        <w:rPr>
          <w:sz w:val="24"/>
          <w:rPrChange w16du:dateUtc="2026-07-07T18:18:00Z" w:author="Author" w:date="2026-07-07T20:18:00Z" w:id="11993">
            <w:rPr>
              <w:rFonts w:ascii="Times New Roman"/>
              <w:color w:val="000000"/>
              <w:spacing w:val="163"/>
            </w:rPr>
          </w:rPrChange>
        </w:rPr>
        <w:t xml:space="preserve"> </w:t>
      </w:r>
      <w:r w:rsidR="0027638C" w:rsidRPr="0027638C">
        <w:rPr>
          <w:sz w:val="24"/>
          <w:rPrChange w16du:dateUtc="2026-07-07T18:18:00Z" w:author="Author" w:date="2026-07-07T20:18:00Z" w:id="11994">
            <w:rPr>
              <w:rFonts w:ascii="Times New Roman" w:hAnsi="Times New Roman"/>
              <w:color w:val="000000"/>
            </w:rPr>
          </w:rPrChange>
        </w:rPr>
        <w:t>IPSUM</w:t>
      </w:r>
      <w:del w16du:dateUtc="2026-07-07T18:18:00Z" w:author="Author" w:date="2026-07-07T20:18:00Z" w:id="11995">
        <w:r>
          <w:rPr>
            <w:color w:val="000000"/>
          </w:rPr>
          <w:cr/>
        </w:r>
      </w:del>
      <w:r w:rsidR="0027638C" w:rsidRPr="0027638C">
        <w:rPr>
          <w:sz w:val="24"/>
          <w:rPrChange w16du:dateUtc="2026-07-07T18:18:00Z" w:author="Author" w:date="2026-07-07T20:18:00Z" w:id="11996">
            <w:rPr>
              <w:rFonts w:ascii="Times New Roman"/>
              <w:color w:val="000000"/>
              <w:spacing w:val="665"/>
            </w:rPr>
          </w:rPrChange>
        </w:rPr>
        <w:t xml:space="preserve"> </w:t>
      </w:r>
      <w:r w:rsidR="0027638C" w:rsidRPr="0027638C">
        <w:rPr>
          <w:sz w:val="24"/>
          <w:rPrChange w16du:dateUtc="2026-07-07T18:18:00Z" w:author="Author" w:date="2026-07-07T20:18:00Z" w:id="11997">
            <w:rPr>
              <w:rFonts w:ascii="Times New Roman"/>
              <w:color w:val="000000"/>
            </w:rPr>
          </w:rPrChange>
        </w:rPr>
        <w:t>DOLOR,</w:t>
      </w:r>
      <w:r w:rsidR="0027638C" w:rsidRPr="0027638C">
        <w:rPr>
          <w:sz w:val="24"/>
          <w:rPrChange w16du:dateUtc="2026-07-07T18:18:00Z" w:author="Author" w:date="2026-07-07T20:18:00Z" w:id="11998">
            <w:rPr>
              <w:rFonts w:ascii="Times New Roman"/>
              <w:color w:val="000000"/>
              <w:spacing w:val="33"/>
            </w:rPr>
          </w:rPrChange>
        </w:rPr>
        <w:t xml:space="preserve"> </w:t>
      </w:r>
      <w:r w:rsidR="0027638C" w:rsidRPr="0027638C">
        <w:rPr>
          <w:sz w:val="24"/>
          <w:rPrChange w16du:dateUtc="2026-07-07T18:18:00Z" w:author="Author" w:date="2026-07-07T20:18:00Z" w:id="11999">
            <w:rPr>
              <w:rFonts w:ascii="Times New Roman"/>
              <w:color w:val="000000"/>
            </w:rPr>
          </w:rPrChange>
        </w:rPr>
        <w:t>SIT</w:t>
      </w:r>
      <w:r w:rsidR="0027638C" w:rsidRPr="0027638C">
        <w:rPr>
          <w:sz w:val="24"/>
          <w:rPrChange w16du:dateUtc="2026-07-07T18:18:00Z" w:author="Author" w:date="2026-07-07T20:18:00Z" w:id="12000">
            <w:rPr>
              <w:rFonts w:ascii="Times New Roman"/>
              <w:color w:val="000000"/>
              <w:spacing w:val="33"/>
            </w:rPr>
          </w:rPrChange>
        </w:rPr>
        <w:t xml:space="preserve"> </w:t>
      </w:r>
      <w:r w:rsidR="0027638C" w:rsidRPr="0027638C">
        <w:rPr>
          <w:sz w:val="24"/>
          <w:rPrChange w16du:dateUtc="2026-07-07T18:18:00Z" w:author="Author" w:date="2026-07-07T20:18:00Z" w:id="12001">
            <w:rPr>
              <w:rFonts w:ascii="Times New Roman"/>
              <w:color w:val="000000"/>
            </w:rPr>
          </w:rPrChange>
        </w:rPr>
        <w:t>AMET</w:t>
      </w:r>
      <w:r w:rsidR="0027638C" w:rsidRPr="0027638C">
        <w:rPr>
          <w:sz w:val="24"/>
          <w:rPrChange w16du:dateUtc="2026-07-07T18:18:00Z" w:author="Author" w:date="2026-07-07T20:18:00Z" w:id="12002">
            <w:rPr>
              <w:rFonts w:ascii="Times New Roman"/>
              <w:color w:val="000000"/>
              <w:spacing w:val="33"/>
            </w:rPr>
          </w:rPrChange>
        </w:rPr>
        <w:t xml:space="preserve"> </w:t>
      </w:r>
      <w:r w:rsidR="0027638C" w:rsidRPr="0027638C">
        <w:rPr>
          <w:sz w:val="24"/>
          <w:rPrChange w16du:dateUtc="2026-07-07T18:18:00Z" w:author="Author" w:date="2026-07-07T20:18:00Z" w:id="12003">
            <w:rPr>
              <w:rFonts w:ascii="Times New Roman"/>
              <w:color w:val="000000"/>
            </w:rPr>
          </w:rPrChange>
        </w:rPr>
        <w:t>CONSECTETUR,</w:t>
      </w:r>
      <w:r w:rsidR="0027638C" w:rsidRPr="0027638C">
        <w:rPr>
          <w:sz w:val="24"/>
          <w:rPrChange w16du:dateUtc="2026-07-07T18:18:00Z" w:author="Author" w:date="2026-07-07T20:18:00Z" w:id="12004">
            <w:rPr>
              <w:rFonts w:ascii="Times New Roman"/>
              <w:color w:val="000000"/>
              <w:spacing w:val="33"/>
            </w:rPr>
          </w:rPrChange>
        </w:rPr>
        <w:t xml:space="preserve"> </w:t>
      </w:r>
      <w:r w:rsidR="0027638C" w:rsidRPr="0027638C">
        <w:rPr>
          <w:sz w:val="24"/>
          <w:rPrChange w16du:dateUtc="2026-07-07T18:18:00Z" w:author="Author" w:date="2026-07-07T20:18:00Z" w:id="12005">
            <w:rPr>
              <w:rFonts w:ascii="Times New Roman"/>
              <w:color w:val="000000"/>
            </w:rPr>
          </w:rPrChange>
        </w:rPr>
        <w:t>ADIPISCING</w:t>
      </w:r>
      <w:r w:rsidR="0027638C" w:rsidRPr="0027638C">
        <w:rPr>
          <w:sz w:val="24"/>
          <w:rPrChange w16du:dateUtc="2026-07-07T18:18:00Z" w:author="Author" w:date="2026-07-07T20:18:00Z" w:id="12006">
            <w:rPr>
              <w:rFonts w:ascii="Times New Roman"/>
              <w:color w:val="000000"/>
              <w:spacing w:val="33"/>
            </w:rPr>
          </w:rPrChange>
        </w:rPr>
        <w:t xml:space="preserve"> </w:t>
      </w:r>
      <w:r w:rsidR="0027638C" w:rsidRPr="0027638C">
        <w:rPr>
          <w:sz w:val="24"/>
          <w:rPrChange w16du:dateUtc="2026-07-07T18:18:00Z" w:author="Author" w:date="2026-07-07T20:18:00Z" w:id="12007">
            <w:rPr>
              <w:rFonts w:ascii="Times New Roman" w:hAnsi="Times New Roman"/>
              <w:color w:val="000000"/>
            </w:rPr>
          </w:rPrChange>
        </w:rPr>
        <w:t>ELIT</w:t>
      </w:r>
      <w:del w16du:dateUtc="2026-07-07T18:18:00Z" w:author="Author" w:date="2026-07-07T20:18:00Z" w:id="12008">
        <w:r>
          <w:rPr>
            <w:color w:val="000000"/>
          </w:rPr>
          <w:cr/>
        </w:r>
      </w:del>
      <w:r w:rsidR="0027638C" w:rsidRPr="0027638C">
        <w:rPr>
          <w:sz w:val="24"/>
          <w:rPrChange w16du:dateUtc="2026-07-07T18:18:00Z" w:author="Author" w:date="2026-07-07T20:18:00Z" w:id="12009">
            <w:rPr>
              <w:rFonts w:ascii="Times New Roman"/>
              <w:color w:val="000000"/>
              <w:spacing w:val="665"/>
            </w:rPr>
          </w:rPrChange>
        </w:rPr>
        <w:t xml:space="preserve"> </w:t>
      </w:r>
      <w:r w:rsidR="0027638C" w:rsidRPr="0027638C">
        <w:rPr>
          <w:sz w:val="24"/>
          <w:rPrChange w16du:dateUtc="2026-07-07T18:18:00Z" w:author="Author" w:date="2026-07-07T20:18:00Z" w:id="12010">
            <w:rPr>
              <w:rFonts w:ascii="Times New Roman"/>
              <w:color w:val="000000"/>
            </w:rPr>
          </w:rPrChange>
        </w:rPr>
        <w:t>SED</w:t>
      </w:r>
      <w:r w:rsidR="0027638C" w:rsidRPr="0027638C">
        <w:rPr>
          <w:sz w:val="24"/>
          <w:rPrChange w16du:dateUtc="2026-07-07T18:18:00Z" w:author="Author" w:date="2026-07-07T20:18:00Z" w:id="12011">
            <w:rPr>
              <w:rFonts w:ascii="Times New Roman"/>
              <w:color w:val="000000"/>
              <w:spacing w:val="69"/>
            </w:rPr>
          </w:rPrChange>
        </w:rPr>
        <w:t xml:space="preserve"> </w:t>
      </w:r>
      <w:r w:rsidR="0027638C" w:rsidRPr="0027638C">
        <w:rPr>
          <w:sz w:val="24"/>
          <w:rPrChange w16du:dateUtc="2026-07-07T18:18:00Z" w:author="Author" w:date="2026-07-07T20:18:00Z" w:id="12012">
            <w:rPr>
              <w:rFonts w:ascii="Times New Roman"/>
              <w:color w:val="000000"/>
            </w:rPr>
          </w:rPrChange>
        </w:rPr>
        <w:t>DO,</w:t>
      </w:r>
      <w:r w:rsidR="0027638C" w:rsidRPr="0027638C">
        <w:rPr>
          <w:sz w:val="24"/>
          <w:rPrChange w16du:dateUtc="2026-07-07T18:18:00Z" w:author="Author" w:date="2026-07-07T20:18:00Z" w:id="12013">
            <w:rPr>
              <w:rFonts w:ascii="Times New Roman"/>
              <w:color w:val="000000"/>
              <w:spacing w:val="70"/>
            </w:rPr>
          </w:rPrChange>
        </w:rPr>
        <w:t xml:space="preserve"> </w:t>
      </w:r>
      <w:r w:rsidR="0027638C" w:rsidRPr="0027638C">
        <w:rPr>
          <w:sz w:val="24"/>
          <w:rPrChange w16du:dateUtc="2026-07-07T18:18:00Z" w:author="Author" w:date="2026-07-07T20:18:00Z" w:id="12014">
            <w:rPr>
              <w:rFonts w:ascii="Times New Roman"/>
              <w:color w:val="000000"/>
            </w:rPr>
          </w:rPrChange>
        </w:rPr>
        <w:t>EIUSMOD</w:t>
      </w:r>
      <w:r w:rsidR="0027638C" w:rsidRPr="0027638C">
        <w:rPr>
          <w:sz w:val="24"/>
          <w:rPrChange w16du:dateUtc="2026-07-07T18:18:00Z" w:author="Author" w:date="2026-07-07T20:18:00Z" w:id="12015">
            <w:rPr>
              <w:rFonts w:ascii="Times New Roman"/>
              <w:color w:val="000000"/>
              <w:spacing w:val="69"/>
            </w:rPr>
          </w:rPrChange>
        </w:rPr>
        <w:t xml:space="preserve"> </w:t>
      </w:r>
      <w:r w:rsidR="0027638C" w:rsidRPr="0027638C">
        <w:rPr>
          <w:sz w:val="24"/>
          <w:rPrChange w16du:dateUtc="2026-07-07T18:18:00Z" w:author="Author" w:date="2026-07-07T20:18:00Z" w:id="12016">
            <w:rPr>
              <w:rFonts w:ascii="Times New Roman"/>
              <w:color w:val="000000"/>
            </w:rPr>
          </w:rPrChange>
        </w:rPr>
        <w:t>TEMPOR</w:t>
      </w:r>
      <w:r w:rsidR="0027638C" w:rsidRPr="0027638C">
        <w:rPr>
          <w:sz w:val="24"/>
          <w:rPrChange w16du:dateUtc="2026-07-07T18:18:00Z" w:author="Author" w:date="2026-07-07T20:18:00Z" w:id="12017">
            <w:rPr>
              <w:rFonts w:ascii="Times New Roman"/>
              <w:color w:val="000000"/>
              <w:spacing w:val="70"/>
            </w:rPr>
          </w:rPrChange>
        </w:rPr>
        <w:t xml:space="preserve"> </w:t>
      </w:r>
      <w:r w:rsidR="0027638C" w:rsidRPr="0027638C">
        <w:rPr>
          <w:sz w:val="24"/>
          <w:rPrChange w16du:dateUtc="2026-07-07T18:18:00Z" w:author="Author" w:date="2026-07-07T20:18:00Z" w:id="12018">
            <w:rPr>
              <w:rFonts w:ascii="Times New Roman"/>
              <w:color w:val="000000"/>
            </w:rPr>
          </w:rPrChange>
        </w:rPr>
        <w:t>INCIDIDUNT</w:t>
      </w:r>
      <w:r w:rsidR="0027638C" w:rsidRPr="0027638C">
        <w:rPr>
          <w:sz w:val="24"/>
          <w:rPrChange w16du:dateUtc="2026-07-07T18:18:00Z" w:author="Author" w:date="2026-07-07T20:18:00Z" w:id="12019">
            <w:rPr>
              <w:rFonts w:ascii="Times New Roman"/>
              <w:color w:val="000000"/>
              <w:spacing w:val="69"/>
            </w:rPr>
          </w:rPrChange>
        </w:rPr>
        <w:t xml:space="preserve"> </w:t>
      </w:r>
      <w:r w:rsidR="0027638C" w:rsidRPr="0027638C">
        <w:rPr>
          <w:sz w:val="24"/>
          <w:rPrChange w16du:dateUtc="2026-07-07T18:18:00Z" w:author="Author" w:date="2026-07-07T20:18:00Z" w:id="12020">
            <w:rPr>
              <w:rFonts w:ascii="Times New Roman"/>
              <w:color w:val="000000"/>
            </w:rPr>
          </w:rPrChange>
        </w:rPr>
        <w:t>UT</w:t>
      </w:r>
      <w:r w:rsidR="0027638C" w:rsidRPr="0027638C">
        <w:rPr>
          <w:sz w:val="24"/>
          <w:rPrChange w16du:dateUtc="2026-07-07T18:18:00Z" w:author="Author" w:date="2026-07-07T20:18:00Z" w:id="12021">
            <w:rPr>
              <w:rFonts w:ascii="Times New Roman"/>
              <w:color w:val="000000"/>
              <w:spacing w:val="70"/>
            </w:rPr>
          </w:rPrChange>
        </w:rPr>
        <w:t xml:space="preserve"> </w:t>
      </w:r>
      <w:r w:rsidR="0027638C" w:rsidRPr="0027638C">
        <w:rPr>
          <w:sz w:val="24"/>
          <w:rPrChange w16du:dateUtc="2026-07-07T18:18:00Z" w:author="Author" w:date="2026-07-07T20:18:00Z" w:id="12022">
            <w:rPr>
              <w:rFonts w:ascii="Times New Roman"/>
              <w:color w:val="000000"/>
            </w:rPr>
          </w:rPrChange>
        </w:rPr>
        <w:t>LABORE</w:t>
      </w:r>
      <w:r w:rsidR="0027638C" w:rsidRPr="0027638C">
        <w:rPr>
          <w:sz w:val="24"/>
          <w:rPrChange w16du:dateUtc="2026-07-07T18:18:00Z" w:author="Author" w:date="2026-07-07T20:18:00Z" w:id="12023">
            <w:rPr>
              <w:rFonts w:ascii="Times New Roman"/>
              <w:color w:val="000000"/>
              <w:spacing w:val="69"/>
            </w:rPr>
          </w:rPrChange>
        </w:rPr>
        <w:t xml:space="preserve"> </w:t>
      </w:r>
      <w:r w:rsidR="0027638C" w:rsidRPr="0027638C">
        <w:rPr>
          <w:sz w:val="24"/>
          <w:rPrChange w16du:dateUtc="2026-07-07T18:18:00Z" w:author="Author" w:date="2026-07-07T20:18:00Z" w:id="12024">
            <w:rPr>
              <w:rFonts w:ascii="Times New Roman"/>
              <w:color w:val="000000"/>
            </w:rPr>
          </w:rPrChange>
        </w:rPr>
        <w:t>ET</w:t>
      </w:r>
      <w:r w:rsidR="0027638C" w:rsidRPr="0027638C">
        <w:rPr>
          <w:sz w:val="24"/>
          <w:rPrChange w16du:dateUtc="2026-07-07T18:18:00Z" w:author="Author" w:date="2026-07-07T20:18:00Z" w:id="12025">
            <w:rPr>
              <w:rFonts w:ascii="Times New Roman"/>
              <w:color w:val="000000"/>
              <w:spacing w:val="70"/>
            </w:rPr>
          </w:rPrChange>
        </w:rPr>
        <w:t xml:space="preserve"> </w:t>
      </w:r>
      <w:r w:rsidR="0027638C" w:rsidRPr="0027638C">
        <w:rPr>
          <w:sz w:val="24"/>
          <w:rPrChange w16du:dateUtc="2026-07-07T18:18:00Z" w:author="Author" w:date="2026-07-07T20:18:00Z" w:id="12026">
            <w:rPr>
              <w:rFonts w:ascii="Times New Roman" w:hAnsi="Times New Roman"/>
              <w:color w:val="000000"/>
            </w:rPr>
          </w:rPrChange>
        </w:rPr>
        <w:t>DOLORE</w:t>
      </w:r>
      <w:del w16du:dateUtc="2026-07-07T18:18:00Z" w:author="Author" w:date="2026-07-07T20:18:00Z" w:id="12027">
        <w:r>
          <w:rPr>
            <w:color w:val="000000"/>
          </w:rPr>
          <w:cr/>
        </w:r>
      </w:del>
      <w:r w:rsidR="0027638C" w:rsidRPr="0027638C">
        <w:rPr>
          <w:sz w:val="24"/>
          <w:rPrChange w16du:dateUtc="2026-07-07T18:18:00Z" w:author="Author" w:date="2026-07-07T20:18:00Z" w:id="12028">
            <w:rPr>
              <w:rFonts w:ascii="Times New Roman"/>
              <w:color w:val="000000"/>
              <w:spacing w:val="665"/>
            </w:rPr>
          </w:rPrChange>
        </w:rPr>
        <w:t xml:space="preserve"> </w:t>
      </w:r>
      <w:r w:rsidR="0027638C" w:rsidRPr="0027638C">
        <w:rPr>
          <w:sz w:val="24"/>
          <w:rPrChange w16du:dateUtc="2026-07-07T18:18:00Z" w:author="Author" w:date="2026-07-07T20:18:00Z" w:id="12029">
            <w:rPr>
              <w:rFonts w:ascii="Times New Roman"/>
              <w:color w:val="000000"/>
            </w:rPr>
          </w:rPrChange>
        </w:rPr>
        <w:t>MAGNA,</w:t>
      </w:r>
      <w:r w:rsidR="0027638C" w:rsidRPr="0027638C">
        <w:rPr>
          <w:sz w:val="24"/>
          <w:rPrChange w16du:dateUtc="2026-07-07T18:18:00Z" w:author="Author" w:date="2026-07-07T20:18:00Z" w:id="12030">
            <w:rPr>
              <w:rFonts w:ascii="Times New Roman"/>
              <w:color w:val="000000"/>
              <w:spacing w:val="64"/>
            </w:rPr>
          </w:rPrChange>
        </w:rPr>
        <w:t xml:space="preserve"> </w:t>
      </w:r>
      <w:r w:rsidR="0027638C" w:rsidRPr="0027638C">
        <w:rPr>
          <w:sz w:val="24"/>
          <w:rPrChange w16du:dateUtc="2026-07-07T18:18:00Z" w:author="Author" w:date="2026-07-07T20:18:00Z" w:id="12031">
            <w:rPr>
              <w:rFonts w:ascii="Times New Roman"/>
              <w:color w:val="000000"/>
            </w:rPr>
          </w:rPrChange>
        </w:rPr>
        <w:t>ALIQUA</w:t>
      </w:r>
      <w:r w:rsidR="0027638C" w:rsidRPr="0027638C">
        <w:rPr>
          <w:sz w:val="24"/>
          <w:rPrChange w16du:dateUtc="2026-07-07T18:18:00Z" w:author="Author" w:date="2026-07-07T20:18:00Z" w:id="12032">
            <w:rPr>
              <w:rFonts w:ascii="Times New Roman"/>
              <w:color w:val="000000"/>
              <w:spacing w:val="64"/>
            </w:rPr>
          </w:rPrChange>
        </w:rPr>
        <w:t xml:space="preserve"> </w:t>
      </w:r>
      <w:r w:rsidR="0027638C" w:rsidRPr="0027638C">
        <w:rPr>
          <w:sz w:val="24"/>
          <w:rPrChange w16du:dateUtc="2026-07-07T18:18:00Z" w:author="Author" w:date="2026-07-07T20:18:00Z" w:id="12033">
            <w:rPr>
              <w:rFonts w:ascii="Times New Roman"/>
              <w:color w:val="000000"/>
            </w:rPr>
          </w:rPrChange>
        </w:rPr>
        <w:t>LOREM,</w:t>
      </w:r>
      <w:r w:rsidR="0027638C" w:rsidRPr="0027638C">
        <w:rPr>
          <w:sz w:val="24"/>
          <w:rPrChange w16du:dateUtc="2026-07-07T18:18:00Z" w:author="Author" w:date="2026-07-07T20:18:00Z" w:id="12034">
            <w:rPr>
              <w:rFonts w:ascii="Times New Roman"/>
              <w:color w:val="000000"/>
              <w:spacing w:val="64"/>
            </w:rPr>
          </w:rPrChange>
        </w:rPr>
        <w:t xml:space="preserve"> </w:t>
      </w:r>
      <w:r w:rsidR="0027638C" w:rsidRPr="0027638C">
        <w:rPr>
          <w:sz w:val="24"/>
          <w:rPrChange w16du:dateUtc="2026-07-07T18:18:00Z" w:author="Author" w:date="2026-07-07T20:18:00Z" w:id="12035">
            <w:rPr>
              <w:rFonts w:ascii="Times New Roman"/>
              <w:color w:val="000000"/>
            </w:rPr>
          </w:rPrChange>
        </w:rPr>
        <w:t>IPSUM,</w:t>
      </w:r>
      <w:r w:rsidR="0027638C" w:rsidRPr="0027638C">
        <w:rPr>
          <w:sz w:val="24"/>
          <w:rPrChange w16du:dateUtc="2026-07-07T18:18:00Z" w:author="Author" w:date="2026-07-07T20:18:00Z" w:id="12036">
            <w:rPr>
              <w:rFonts w:ascii="Times New Roman"/>
              <w:color w:val="000000"/>
              <w:spacing w:val="64"/>
            </w:rPr>
          </w:rPrChange>
        </w:rPr>
        <w:t xml:space="preserve"> </w:t>
      </w:r>
      <w:r w:rsidR="0027638C" w:rsidRPr="0027638C">
        <w:rPr>
          <w:sz w:val="24"/>
          <w:rPrChange w16du:dateUtc="2026-07-07T18:18:00Z" w:author="Author" w:date="2026-07-07T20:18:00Z" w:id="12037">
            <w:rPr>
              <w:rFonts w:ascii="Times New Roman" w:hAnsi="Times New Roman"/>
              <w:color w:val="000000"/>
            </w:rPr>
          </w:rPrChange>
        </w:rPr>
        <w:t>DOLOR,</w:t>
      </w:r>
      <w:del w16du:dateUtc="2026-07-07T18:18:00Z" w:author="Author" w:date="2026-07-07T20:18:00Z" w:id="12038">
        <w:r>
          <w:rPr>
            <w:color w:val="000000"/>
          </w:rPr>
          <w:cr/>
        </w:r>
      </w:del>
      <w:r w:rsidR="0027638C" w:rsidRPr="0027638C">
        <w:rPr>
          <w:sz w:val="24"/>
          <w:rPrChange w16du:dateUtc="2026-07-07T18:18:00Z" w:author="Author" w:date="2026-07-07T20:18:00Z" w:id="12039">
            <w:rPr>
              <w:rFonts w:ascii="Times New Roman"/>
              <w:color w:val="000000"/>
              <w:spacing w:val="665"/>
            </w:rPr>
          </w:rPrChange>
        </w:rPr>
        <w:t xml:space="preserve"> </w:t>
      </w:r>
      <w:r w:rsidR="0027638C" w:rsidRPr="0027638C">
        <w:rPr>
          <w:sz w:val="24"/>
          <w:rPrChange w16du:dateUtc="2026-07-07T18:18:00Z" w:author="Author" w:date="2026-07-07T20:18:00Z" w:id="12040">
            <w:rPr>
              <w:rFonts w:ascii="Times New Roman"/>
              <w:color w:val="000000"/>
            </w:rPr>
          </w:rPrChange>
        </w:rPr>
        <w:t>SIT-AMET,</w:t>
      </w:r>
      <w:r w:rsidR="0027638C" w:rsidRPr="0027638C">
        <w:rPr>
          <w:sz w:val="24"/>
          <w:rPrChange w16du:dateUtc="2026-07-07T18:18:00Z" w:author="Author" w:date="2026-07-07T20:18:00Z" w:id="12041">
            <w:rPr>
              <w:rFonts w:ascii="Times New Roman"/>
              <w:color w:val="000000"/>
              <w:spacing w:val="119"/>
            </w:rPr>
          </w:rPrChange>
        </w:rPr>
        <w:t xml:space="preserve"> </w:t>
      </w:r>
      <w:r w:rsidR="0027638C" w:rsidRPr="0027638C">
        <w:rPr>
          <w:sz w:val="24"/>
          <w:rPrChange w16du:dateUtc="2026-07-07T18:18:00Z" w:author="Author" w:date="2026-07-07T20:18:00Z" w:id="12042">
            <w:rPr>
              <w:rFonts w:ascii="Times New Roman"/>
              <w:color w:val="000000"/>
            </w:rPr>
          </w:rPrChange>
        </w:rPr>
        <w:t>CONSECTETUR,</w:t>
      </w:r>
      <w:r w:rsidR="0027638C" w:rsidRPr="0027638C">
        <w:rPr>
          <w:sz w:val="24"/>
          <w:rPrChange w16du:dateUtc="2026-07-07T18:18:00Z" w:author="Author" w:date="2026-07-07T20:18:00Z" w:id="12043">
            <w:rPr>
              <w:rFonts w:ascii="Times New Roman"/>
              <w:color w:val="000000"/>
              <w:spacing w:val="119"/>
            </w:rPr>
          </w:rPrChange>
        </w:rPr>
        <w:t xml:space="preserve"> </w:t>
      </w:r>
      <w:r w:rsidR="0027638C" w:rsidRPr="0027638C">
        <w:rPr>
          <w:sz w:val="24"/>
          <w:rPrChange w16du:dateUtc="2026-07-07T18:18:00Z" w:author="Author" w:date="2026-07-07T20:18:00Z" w:id="12044">
            <w:rPr>
              <w:rFonts w:ascii="Times New Roman"/>
              <w:color w:val="000000"/>
            </w:rPr>
          </w:rPrChange>
        </w:rPr>
        <w:t>ADIPISCING,</w:t>
      </w:r>
      <w:r w:rsidR="0027638C" w:rsidRPr="0027638C">
        <w:rPr>
          <w:sz w:val="24"/>
          <w:rPrChange w16du:dateUtc="2026-07-07T18:18:00Z" w:author="Author" w:date="2026-07-07T20:18:00Z" w:id="12045">
            <w:rPr>
              <w:rFonts w:ascii="Times New Roman"/>
              <w:color w:val="000000"/>
              <w:spacing w:val="119"/>
            </w:rPr>
          </w:rPrChange>
        </w:rPr>
        <w:t xml:space="preserve"> </w:t>
      </w:r>
      <w:r w:rsidR="0027638C" w:rsidRPr="0027638C">
        <w:rPr>
          <w:sz w:val="24"/>
          <w:rPrChange w16du:dateUtc="2026-07-07T18:18:00Z" w:author="Author" w:date="2026-07-07T20:18:00Z" w:id="12046">
            <w:rPr>
              <w:rFonts w:ascii="Times New Roman"/>
              <w:color w:val="000000"/>
            </w:rPr>
          </w:rPrChange>
        </w:rPr>
        <w:t>ELIT,</w:t>
      </w:r>
      <w:r w:rsidR="0027638C" w:rsidRPr="0027638C">
        <w:rPr>
          <w:sz w:val="24"/>
          <w:rPrChange w16du:dateUtc="2026-07-07T18:18:00Z" w:author="Author" w:date="2026-07-07T20:18:00Z" w:id="12047">
            <w:rPr>
              <w:rFonts w:ascii="Times New Roman"/>
              <w:color w:val="000000"/>
              <w:spacing w:val="119"/>
            </w:rPr>
          </w:rPrChange>
        </w:rPr>
        <w:t xml:space="preserve"> </w:t>
      </w:r>
      <w:r w:rsidR="0027638C" w:rsidRPr="0027638C">
        <w:rPr>
          <w:sz w:val="24"/>
          <w:rPrChange w16du:dateUtc="2026-07-07T18:18:00Z" w:author="Author" w:date="2026-07-07T20:18:00Z" w:id="12048">
            <w:rPr>
              <w:rFonts w:ascii="Times New Roman" w:hAnsi="Times New Roman"/>
              <w:color w:val="000000"/>
            </w:rPr>
          </w:rPrChange>
        </w:rPr>
        <w:t>SED</w:t>
      </w:r>
      <w:del w16du:dateUtc="2026-07-07T18:18:00Z" w:author="Author" w:date="2026-07-07T20:18:00Z" w:id="12049">
        <w:r>
          <w:rPr>
            <w:color w:val="000000"/>
          </w:rPr>
          <w:cr/>
        </w:r>
      </w:del>
      <w:r w:rsidR="0027638C" w:rsidRPr="0027638C">
        <w:rPr>
          <w:sz w:val="24"/>
          <w:rPrChange w16du:dateUtc="2026-07-07T18:18:00Z" w:author="Author" w:date="2026-07-07T20:18:00Z" w:id="12050">
            <w:rPr>
              <w:rFonts w:ascii="Times New Roman"/>
              <w:color w:val="000000"/>
              <w:spacing w:val="665"/>
            </w:rPr>
          </w:rPrChange>
        </w:rPr>
        <w:t xml:space="preserve"> </w:t>
      </w:r>
      <w:r w:rsidR="0027638C" w:rsidRPr="0027638C">
        <w:rPr>
          <w:sz w:val="24"/>
          <w:rPrChange w16du:dateUtc="2026-07-07T18:18:00Z" w:author="Author" w:date="2026-07-07T20:18:00Z" w:id="12051">
            <w:rPr>
              <w:rFonts w:ascii="Times New Roman"/>
              <w:color w:val="000000"/>
            </w:rPr>
          </w:rPrChange>
        </w:rPr>
        <w:t>DO,</w:t>
      </w:r>
      <w:r w:rsidR="0027638C" w:rsidRPr="0027638C">
        <w:rPr>
          <w:sz w:val="24"/>
          <w:rPrChange w16du:dateUtc="2026-07-07T18:18:00Z" w:author="Author" w:date="2026-07-07T20:18:00Z" w:id="12052">
            <w:rPr>
              <w:rFonts w:ascii="Times New Roman"/>
              <w:color w:val="000000"/>
              <w:spacing w:val="86"/>
            </w:rPr>
          </w:rPrChange>
        </w:rPr>
        <w:t xml:space="preserve"> </w:t>
      </w:r>
      <w:r w:rsidR="0027638C" w:rsidRPr="0027638C">
        <w:rPr>
          <w:sz w:val="24"/>
          <w:rPrChange w16du:dateUtc="2026-07-07T18:18:00Z" w:author="Author" w:date="2026-07-07T20:18:00Z" w:id="12053">
            <w:rPr>
              <w:rFonts w:ascii="Times New Roman"/>
              <w:color w:val="000000"/>
            </w:rPr>
          </w:rPrChange>
        </w:rPr>
        <w:t>EIUSMOD,</w:t>
      </w:r>
      <w:r w:rsidR="0027638C" w:rsidRPr="0027638C">
        <w:rPr>
          <w:sz w:val="24"/>
          <w:rPrChange w16du:dateUtc="2026-07-07T18:18:00Z" w:author="Author" w:date="2026-07-07T20:18:00Z" w:id="12054">
            <w:rPr>
              <w:rFonts w:ascii="Times New Roman"/>
              <w:color w:val="000000"/>
              <w:spacing w:val="86"/>
            </w:rPr>
          </w:rPrChange>
        </w:rPr>
        <w:t xml:space="preserve"> </w:t>
      </w:r>
      <w:r w:rsidR="0027638C" w:rsidRPr="0027638C">
        <w:rPr>
          <w:sz w:val="24"/>
          <w:rPrChange w16du:dateUtc="2026-07-07T18:18:00Z" w:author="Author" w:date="2026-07-07T20:18:00Z" w:id="12055">
            <w:rPr>
              <w:rFonts w:ascii="Times New Roman"/>
              <w:color w:val="000000"/>
            </w:rPr>
          </w:rPrChange>
        </w:rPr>
        <w:t>TEMPOR,</w:t>
      </w:r>
      <w:r w:rsidR="0027638C" w:rsidRPr="0027638C">
        <w:rPr>
          <w:sz w:val="24"/>
          <w:rPrChange w16du:dateUtc="2026-07-07T18:18:00Z" w:author="Author" w:date="2026-07-07T20:18:00Z" w:id="12056">
            <w:rPr>
              <w:rFonts w:ascii="Times New Roman"/>
              <w:color w:val="000000"/>
              <w:spacing w:val="86"/>
            </w:rPr>
          </w:rPrChange>
        </w:rPr>
        <w:t xml:space="preserve"> </w:t>
      </w:r>
      <w:r w:rsidR="0027638C" w:rsidRPr="0027638C">
        <w:rPr>
          <w:sz w:val="24"/>
          <w:rPrChange w16du:dateUtc="2026-07-07T18:18:00Z" w:author="Author" w:date="2026-07-07T20:18:00Z" w:id="12057">
            <w:rPr>
              <w:rFonts w:ascii="Times New Roman"/>
              <w:color w:val="000000"/>
            </w:rPr>
          </w:rPrChange>
        </w:rPr>
        <w:t>INCIDIDUNT</w:t>
      </w:r>
      <w:r w:rsidR="0027638C" w:rsidRPr="0027638C">
        <w:rPr>
          <w:sz w:val="24"/>
          <w:rPrChange w16du:dateUtc="2026-07-07T18:18:00Z" w:author="Author" w:date="2026-07-07T20:18:00Z" w:id="12058">
            <w:rPr>
              <w:rFonts w:ascii="Times New Roman"/>
              <w:color w:val="000000"/>
              <w:spacing w:val="86"/>
            </w:rPr>
          </w:rPrChange>
        </w:rPr>
        <w:t xml:space="preserve"> </w:t>
      </w:r>
      <w:r w:rsidR="0027638C" w:rsidRPr="0027638C">
        <w:rPr>
          <w:sz w:val="24"/>
          <w:rPrChange w16du:dateUtc="2026-07-07T18:18:00Z" w:author="Author" w:date="2026-07-07T20:18:00Z" w:id="12059">
            <w:rPr>
              <w:rFonts w:ascii="Times New Roman"/>
              <w:color w:val="000000"/>
            </w:rPr>
          </w:rPrChange>
        </w:rPr>
        <w:t>UT</w:t>
      </w:r>
      <w:r w:rsidR="0027638C" w:rsidRPr="0027638C">
        <w:rPr>
          <w:sz w:val="24"/>
          <w:rPrChange w16du:dateUtc="2026-07-07T18:18:00Z" w:author="Author" w:date="2026-07-07T20:18:00Z" w:id="12060">
            <w:rPr>
              <w:rFonts w:ascii="Times New Roman"/>
              <w:color w:val="000000"/>
              <w:spacing w:val="86"/>
            </w:rPr>
          </w:rPrChange>
        </w:rPr>
        <w:t xml:space="preserve"> </w:t>
      </w:r>
      <w:r w:rsidR="0027638C" w:rsidRPr="0027638C">
        <w:rPr>
          <w:sz w:val="24"/>
          <w:rPrChange w16du:dateUtc="2026-07-07T18:18:00Z" w:author="Author" w:date="2026-07-07T20:18:00Z" w:id="12061">
            <w:rPr>
              <w:rFonts w:ascii="Times New Roman"/>
              <w:color w:val="000000"/>
            </w:rPr>
          </w:rPrChange>
        </w:rPr>
        <w:t>LABORE</w:t>
      </w:r>
      <w:r w:rsidR="0027638C" w:rsidRPr="0027638C">
        <w:rPr>
          <w:sz w:val="24"/>
          <w:rPrChange w16du:dateUtc="2026-07-07T18:18:00Z" w:author="Author" w:date="2026-07-07T20:18:00Z" w:id="12062">
            <w:rPr>
              <w:rFonts w:ascii="Times New Roman"/>
              <w:color w:val="000000"/>
              <w:spacing w:val="86"/>
            </w:rPr>
          </w:rPrChange>
        </w:rPr>
        <w:t xml:space="preserve"> </w:t>
      </w:r>
      <w:r w:rsidR="0027638C" w:rsidRPr="0027638C">
        <w:rPr>
          <w:sz w:val="24"/>
          <w:rPrChange w16du:dateUtc="2026-07-07T18:18:00Z" w:author="Author" w:date="2026-07-07T20:18:00Z" w:id="12063">
            <w:rPr>
              <w:rFonts w:ascii="Times New Roman"/>
              <w:color w:val="000000"/>
            </w:rPr>
          </w:rPrChange>
        </w:rPr>
        <w:t>ET</w:t>
      </w:r>
      <w:r w:rsidR="0027638C" w:rsidRPr="0027638C">
        <w:rPr>
          <w:sz w:val="24"/>
          <w:rPrChange w16du:dateUtc="2026-07-07T18:18:00Z" w:author="Author" w:date="2026-07-07T20:18:00Z" w:id="12064">
            <w:rPr>
              <w:rFonts w:ascii="Times New Roman"/>
              <w:color w:val="000000"/>
              <w:spacing w:val="86"/>
            </w:rPr>
          </w:rPrChange>
        </w:rPr>
        <w:t xml:space="preserve"> </w:t>
      </w:r>
      <w:r w:rsidR="0027638C" w:rsidRPr="0027638C">
        <w:rPr>
          <w:sz w:val="24"/>
          <w:rPrChange w16du:dateUtc="2026-07-07T18:18:00Z" w:author="Author" w:date="2026-07-07T20:18:00Z" w:id="12065">
            <w:rPr>
              <w:rFonts w:ascii="Times New Roman" w:hAnsi="Times New Roman"/>
              <w:color w:val="000000"/>
            </w:rPr>
          </w:rPrChange>
        </w:rPr>
        <w:t>DOLORE</w:t>
      </w:r>
      <w:del w16du:dateUtc="2026-07-07T18:18:00Z" w:author="Author" w:date="2026-07-07T20:18:00Z" w:id="12066">
        <w:r>
          <w:rPr>
            <w:color w:val="000000"/>
          </w:rPr>
          <w:cr/>
        </w:r>
      </w:del>
      <w:r w:rsidR="0027638C" w:rsidRPr="0027638C">
        <w:rPr>
          <w:sz w:val="24"/>
          <w:rPrChange w16du:dateUtc="2026-07-07T18:18:00Z" w:author="Author" w:date="2026-07-07T20:18:00Z" w:id="12067">
            <w:rPr>
              <w:rFonts w:ascii="Times New Roman"/>
              <w:color w:val="000000"/>
              <w:spacing w:val="665"/>
            </w:rPr>
          </w:rPrChange>
        </w:rPr>
        <w:t xml:space="preserve"> </w:t>
      </w:r>
      <w:r w:rsidR="0027638C" w:rsidRPr="0027638C">
        <w:rPr>
          <w:sz w:val="24"/>
          <w:rPrChange w16du:dateUtc="2026-07-07T18:18:00Z" w:author="Author" w:date="2026-07-07T20:18:00Z" w:id="12068">
            <w:rPr>
              <w:rFonts w:ascii="Times New Roman"/>
              <w:color w:val="000000"/>
            </w:rPr>
          </w:rPrChange>
        </w:rPr>
        <w:t>MAGNA</w:t>
      </w:r>
      <w:r w:rsidR="0027638C" w:rsidRPr="0027638C">
        <w:rPr>
          <w:sz w:val="24"/>
          <w:rPrChange w16du:dateUtc="2026-07-07T18:18:00Z" w:author="Author" w:date="2026-07-07T20:18:00Z" w:id="12069">
            <w:rPr>
              <w:rFonts w:ascii="Times New Roman"/>
              <w:color w:val="000000"/>
              <w:spacing w:val="60"/>
            </w:rPr>
          </w:rPrChange>
        </w:rPr>
        <w:t xml:space="preserve"> </w:t>
      </w:r>
      <w:r w:rsidR="0027638C" w:rsidRPr="0027638C">
        <w:rPr>
          <w:sz w:val="24"/>
          <w:rPrChange w16du:dateUtc="2026-07-07T18:18:00Z" w:author="Author" w:date="2026-07-07T20:18:00Z" w:id="12070">
            <w:rPr>
              <w:rFonts w:ascii="Times New Roman"/>
              <w:color w:val="000000"/>
            </w:rPr>
          </w:rPrChange>
        </w:rPr>
        <w:t>ALIQUA</w:t>
      </w:r>
      <w:r w:rsidR="0027638C" w:rsidRPr="0027638C">
        <w:rPr>
          <w:sz w:val="24"/>
          <w:rPrChange w16du:dateUtc="2026-07-07T18:18:00Z" w:author="Author" w:date="2026-07-07T20:18:00Z" w:id="12071">
            <w:rPr>
              <w:rFonts w:ascii="Times New Roman"/>
              <w:color w:val="000000"/>
              <w:spacing w:val="60"/>
            </w:rPr>
          </w:rPrChange>
        </w:rPr>
        <w:t xml:space="preserve"> </w:t>
      </w:r>
      <w:r w:rsidR="0027638C" w:rsidRPr="0027638C">
        <w:rPr>
          <w:sz w:val="24"/>
          <w:rPrChange w16du:dateUtc="2026-07-07T18:18:00Z" w:author="Author" w:date="2026-07-07T20:18:00Z" w:id="12072">
            <w:rPr>
              <w:rFonts w:ascii="Times New Roman"/>
              <w:color w:val="000000"/>
            </w:rPr>
          </w:rPrChange>
        </w:rPr>
        <w:t>LOREM</w:t>
      </w:r>
      <w:r w:rsidR="0027638C" w:rsidRPr="0027638C">
        <w:rPr>
          <w:sz w:val="24"/>
          <w:rPrChange w16du:dateUtc="2026-07-07T18:18:00Z" w:author="Author" w:date="2026-07-07T20:18:00Z" w:id="12073">
            <w:rPr>
              <w:rFonts w:ascii="Times New Roman"/>
              <w:color w:val="000000"/>
              <w:spacing w:val="60"/>
            </w:rPr>
          </w:rPrChange>
        </w:rPr>
        <w:t xml:space="preserve"> </w:t>
      </w:r>
      <w:r w:rsidR="0027638C" w:rsidRPr="0027638C">
        <w:rPr>
          <w:sz w:val="24"/>
          <w:rPrChange w16du:dateUtc="2026-07-07T18:18:00Z" w:author="Author" w:date="2026-07-07T20:18:00Z" w:id="12074">
            <w:rPr>
              <w:rFonts w:ascii="Times New Roman"/>
              <w:color w:val="000000"/>
            </w:rPr>
          </w:rPrChange>
        </w:rPr>
        <w:t>IPSUM,</w:t>
      </w:r>
      <w:r w:rsidR="0027638C" w:rsidRPr="0027638C">
        <w:rPr>
          <w:sz w:val="24"/>
          <w:rPrChange w16du:dateUtc="2026-07-07T18:18:00Z" w:author="Author" w:date="2026-07-07T20:18:00Z" w:id="12075">
            <w:rPr>
              <w:rFonts w:ascii="Times New Roman"/>
              <w:color w:val="000000"/>
              <w:spacing w:val="60"/>
            </w:rPr>
          </w:rPrChange>
        </w:rPr>
        <w:t xml:space="preserve"> </w:t>
      </w:r>
      <w:r w:rsidR="0027638C" w:rsidRPr="0027638C">
        <w:rPr>
          <w:sz w:val="24"/>
          <w:rPrChange w16du:dateUtc="2026-07-07T18:18:00Z" w:author="Author" w:date="2026-07-07T20:18:00Z" w:id="12076">
            <w:rPr>
              <w:rFonts w:ascii="Times New Roman"/>
              <w:color w:val="000000"/>
            </w:rPr>
          </w:rPrChange>
        </w:rPr>
        <w:t>DOLOR</w:t>
      </w:r>
      <w:r w:rsidR="0027638C" w:rsidRPr="0027638C">
        <w:rPr>
          <w:sz w:val="24"/>
          <w:rPrChange w16du:dateUtc="2026-07-07T18:18:00Z" w:author="Author" w:date="2026-07-07T20:18:00Z" w:id="12077">
            <w:rPr>
              <w:rFonts w:ascii="Times New Roman"/>
              <w:color w:val="000000"/>
              <w:spacing w:val="60"/>
            </w:rPr>
          </w:rPrChange>
        </w:rPr>
        <w:t xml:space="preserve"> </w:t>
      </w:r>
      <w:r w:rsidR="0027638C" w:rsidRPr="0027638C">
        <w:rPr>
          <w:sz w:val="24"/>
          <w:rPrChange w16du:dateUtc="2026-07-07T18:18:00Z" w:author="Author" w:date="2026-07-07T20:18:00Z" w:id="12078">
            <w:rPr>
              <w:rFonts w:ascii="Times New Roman"/>
              <w:color w:val="000000"/>
            </w:rPr>
          </w:rPrChange>
        </w:rPr>
        <w:t>SIT</w:t>
      </w:r>
      <w:r w:rsidR="0027638C" w:rsidRPr="0027638C">
        <w:rPr>
          <w:sz w:val="24"/>
          <w:rPrChange w16du:dateUtc="2026-07-07T18:18:00Z" w:author="Author" w:date="2026-07-07T20:18:00Z" w:id="12079">
            <w:rPr>
              <w:rFonts w:ascii="Times New Roman"/>
              <w:color w:val="000000"/>
              <w:spacing w:val="60"/>
            </w:rPr>
          </w:rPrChange>
        </w:rPr>
        <w:t xml:space="preserve"> </w:t>
      </w:r>
      <w:r w:rsidR="0027638C" w:rsidRPr="0027638C">
        <w:rPr>
          <w:sz w:val="24"/>
          <w:rPrChange w16du:dateUtc="2026-07-07T18:18:00Z" w:author="Author" w:date="2026-07-07T20:18:00Z" w:id="12080">
            <w:rPr>
              <w:rFonts w:ascii="Times New Roman"/>
              <w:color w:val="000000"/>
            </w:rPr>
          </w:rPrChange>
        </w:rPr>
        <w:t>AMET</w:t>
      </w:r>
      <w:r w:rsidR="0027638C" w:rsidRPr="0027638C">
        <w:rPr>
          <w:sz w:val="24"/>
          <w:rPrChange w16du:dateUtc="2026-07-07T18:18:00Z" w:author="Author" w:date="2026-07-07T20:18:00Z" w:id="12081">
            <w:rPr>
              <w:rFonts w:ascii="Times New Roman"/>
              <w:color w:val="000000"/>
              <w:spacing w:val="60"/>
            </w:rPr>
          </w:rPrChange>
        </w:rPr>
        <w:t xml:space="preserve"> </w:t>
      </w:r>
      <w:r w:rsidR="0027638C" w:rsidRPr="0027638C">
        <w:rPr>
          <w:sz w:val="24"/>
          <w:rPrChange w16du:dateUtc="2026-07-07T18:18:00Z" w:author="Author" w:date="2026-07-07T20:18:00Z" w:id="12082">
            <w:rPr>
              <w:rFonts w:ascii="Times New Roman"/>
              <w:color w:val="000000"/>
            </w:rPr>
          </w:rPrChange>
        </w:rPr>
        <w:t>CONSECTETUR</w:t>
      </w:r>
      <w:r w:rsidR="0027638C" w:rsidRPr="0027638C">
        <w:rPr>
          <w:sz w:val="24"/>
          <w:rPrChange w16du:dateUtc="2026-07-07T18:18:00Z" w:author="Author" w:date="2026-07-07T20:18:00Z" w:id="12083">
            <w:rPr>
              <w:rFonts w:ascii="Times New Roman"/>
              <w:color w:val="000000"/>
              <w:spacing w:val="60"/>
            </w:rPr>
          </w:rPrChange>
        </w:rPr>
        <w:t xml:space="preserve"> </w:t>
      </w:r>
      <w:r w:rsidR="0027638C" w:rsidRPr="0027638C">
        <w:rPr>
          <w:sz w:val="24"/>
          <w:rPrChange w16du:dateUtc="2026-07-07T18:18:00Z" w:author="Author" w:date="2026-07-07T20:18:00Z" w:id="12084">
            <w:rPr>
              <w:rFonts w:ascii="Times New Roman" w:hAnsi="Times New Roman"/>
              <w:color w:val="000000"/>
            </w:rPr>
          </w:rPrChange>
        </w:rPr>
        <w:t>ADIPISCING</w:t>
      </w:r>
      <w:del w16du:dateUtc="2026-07-07T18:18:00Z" w:author="Author" w:date="2026-07-07T20:18:00Z" w:id="12085">
        <w:r>
          <w:rPr>
            <w:color w:val="000000"/>
          </w:rPr>
          <w:cr/>
        </w:r>
      </w:del>
      <w:r w:rsidR="0027638C" w:rsidRPr="0027638C">
        <w:rPr>
          <w:sz w:val="24"/>
          <w:rPrChange w16du:dateUtc="2026-07-07T18:18:00Z" w:author="Author" w:date="2026-07-07T20:18:00Z" w:id="12086">
            <w:rPr>
              <w:rFonts w:ascii="Times New Roman"/>
              <w:color w:val="000000"/>
              <w:spacing w:val="665"/>
            </w:rPr>
          </w:rPrChange>
        </w:rPr>
        <w:t xml:space="preserve"> </w:t>
      </w:r>
      <w:r w:rsidR="0027638C" w:rsidRPr="0027638C">
        <w:rPr>
          <w:sz w:val="24"/>
          <w:rPrChange w16du:dateUtc="2026-07-07T18:18:00Z" w:author="Author" w:date="2026-07-07T20:18:00Z" w:id="12087">
            <w:rPr>
              <w:rFonts w:ascii="Times New Roman"/>
              <w:color w:val="000000"/>
            </w:rPr>
          </w:rPrChange>
        </w:rPr>
        <w:t>ELIT</w:t>
      </w:r>
      <w:r w:rsidR="0027638C" w:rsidRPr="0027638C">
        <w:rPr>
          <w:sz w:val="24"/>
          <w:rPrChange w16du:dateUtc="2026-07-07T18:18:00Z" w:author="Author" w:date="2026-07-07T20:18:00Z" w:id="12088">
            <w:rPr>
              <w:rFonts w:ascii="Times New Roman"/>
              <w:color w:val="000000"/>
              <w:spacing w:val="62"/>
            </w:rPr>
          </w:rPrChange>
        </w:rPr>
        <w:t xml:space="preserve"> </w:t>
      </w:r>
      <w:r w:rsidR="0027638C" w:rsidRPr="0027638C">
        <w:rPr>
          <w:sz w:val="24"/>
          <w:rPrChange w16du:dateUtc="2026-07-07T18:18:00Z" w:author="Author" w:date="2026-07-07T20:18:00Z" w:id="12089">
            <w:rPr>
              <w:rFonts w:ascii="Times New Roman"/>
              <w:color w:val="000000"/>
            </w:rPr>
          </w:rPrChange>
        </w:rPr>
        <w:t>SED</w:t>
      </w:r>
      <w:r w:rsidR="0027638C" w:rsidRPr="0027638C">
        <w:rPr>
          <w:sz w:val="24"/>
          <w:rPrChange w16du:dateUtc="2026-07-07T18:18:00Z" w:author="Author" w:date="2026-07-07T20:18:00Z" w:id="12090">
            <w:rPr>
              <w:rFonts w:ascii="Times New Roman"/>
              <w:color w:val="000000"/>
              <w:spacing w:val="62"/>
            </w:rPr>
          </w:rPrChange>
        </w:rPr>
        <w:t xml:space="preserve"> </w:t>
      </w:r>
      <w:r w:rsidR="0027638C" w:rsidRPr="0027638C">
        <w:rPr>
          <w:sz w:val="24"/>
          <w:rPrChange w16du:dateUtc="2026-07-07T18:18:00Z" w:author="Author" w:date="2026-07-07T20:18:00Z" w:id="12091">
            <w:rPr>
              <w:rFonts w:ascii="Times New Roman"/>
              <w:color w:val="000000"/>
            </w:rPr>
          </w:rPrChange>
        </w:rPr>
        <w:t>DO</w:t>
      </w:r>
      <w:r w:rsidR="0027638C" w:rsidRPr="0027638C">
        <w:rPr>
          <w:sz w:val="24"/>
          <w:rPrChange w16du:dateUtc="2026-07-07T18:18:00Z" w:author="Author" w:date="2026-07-07T20:18:00Z" w:id="12092">
            <w:rPr>
              <w:rFonts w:ascii="Times New Roman"/>
              <w:color w:val="000000"/>
              <w:spacing w:val="62"/>
            </w:rPr>
          </w:rPrChange>
        </w:rPr>
        <w:t xml:space="preserve"> </w:t>
      </w:r>
      <w:r w:rsidR="0027638C" w:rsidRPr="0027638C">
        <w:rPr>
          <w:sz w:val="24"/>
          <w:rPrChange w16du:dateUtc="2026-07-07T18:18:00Z" w:author="Author" w:date="2026-07-07T20:18:00Z" w:id="12093">
            <w:rPr>
              <w:rFonts w:ascii="Times New Roman"/>
              <w:color w:val="000000"/>
            </w:rPr>
          </w:rPrChange>
        </w:rPr>
        <w:t>EIUSMOD</w:t>
      </w:r>
      <w:r w:rsidR="0027638C" w:rsidRPr="0027638C">
        <w:rPr>
          <w:sz w:val="24"/>
          <w:rPrChange w16du:dateUtc="2026-07-07T18:18:00Z" w:author="Author" w:date="2026-07-07T20:18:00Z" w:id="12094">
            <w:rPr>
              <w:rFonts w:ascii="Times New Roman"/>
              <w:color w:val="000000"/>
              <w:spacing w:val="62"/>
            </w:rPr>
          </w:rPrChange>
        </w:rPr>
        <w:t xml:space="preserve"> </w:t>
      </w:r>
      <w:r w:rsidR="0027638C" w:rsidRPr="0027638C">
        <w:rPr>
          <w:sz w:val="24"/>
          <w:rPrChange w16du:dateUtc="2026-07-07T18:18:00Z" w:author="Author" w:date="2026-07-07T20:18:00Z" w:id="12095">
            <w:rPr>
              <w:rFonts w:ascii="Times New Roman"/>
              <w:color w:val="000000"/>
            </w:rPr>
          </w:rPrChange>
        </w:rPr>
        <w:t>TEMPOR</w:t>
      </w:r>
      <w:r w:rsidR="0027638C" w:rsidRPr="0027638C">
        <w:rPr>
          <w:sz w:val="24"/>
          <w:rPrChange w16du:dateUtc="2026-07-07T18:18:00Z" w:author="Author" w:date="2026-07-07T20:18:00Z" w:id="12096">
            <w:rPr>
              <w:rFonts w:ascii="Times New Roman"/>
              <w:color w:val="000000"/>
              <w:spacing w:val="62"/>
            </w:rPr>
          </w:rPrChange>
        </w:rPr>
        <w:t xml:space="preserve"> </w:t>
      </w:r>
      <w:r w:rsidR="0027638C" w:rsidRPr="0027638C">
        <w:rPr>
          <w:sz w:val="24"/>
          <w:rPrChange w16du:dateUtc="2026-07-07T18:18:00Z" w:author="Author" w:date="2026-07-07T20:18:00Z" w:id="12097">
            <w:rPr>
              <w:rFonts w:ascii="Times New Roman"/>
              <w:color w:val="000000"/>
            </w:rPr>
          </w:rPrChange>
        </w:rPr>
        <w:t>INCIDIDUNT</w:t>
      </w:r>
      <w:r w:rsidR="0027638C" w:rsidRPr="0027638C">
        <w:rPr>
          <w:sz w:val="24"/>
          <w:rPrChange w16du:dateUtc="2026-07-07T18:18:00Z" w:author="Author" w:date="2026-07-07T20:18:00Z" w:id="12098">
            <w:rPr>
              <w:rFonts w:ascii="Times New Roman"/>
              <w:color w:val="000000"/>
              <w:spacing w:val="62"/>
            </w:rPr>
          </w:rPrChange>
        </w:rPr>
        <w:t xml:space="preserve"> </w:t>
      </w:r>
      <w:r w:rsidR="0027638C" w:rsidRPr="0027638C">
        <w:rPr>
          <w:sz w:val="24"/>
          <w:rPrChange w16du:dateUtc="2026-07-07T18:18:00Z" w:author="Author" w:date="2026-07-07T20:18:00Z" w:id="12099">
            <w:rPr>
              <w:rFonts w:ascii="Times New Roman"/>
              <w:color w:val="000000"/>
            </w:rPr>
          </w:rPrChange>
        </w:rPr>
        <w:t>UT</w:t>
      </w:r>
      <w:r w:rsidR="0027638C" w:rsidRPr="0027638C">
        <w:rPr>
          <w:sz w:val="24"/>
          <w:rPrChange w16du:dateUtc="2026-07-07T18:18:00Z" w:author="Author" w:date="2026-07-07T20:18:00Z" w:id="12100">
            <w:rPr>
              <w:rFonts w:ascii="Times New Roman"/>
              <w:color w:val="000000"/>
              <w:spacing w:val="62"/>
            </w:rPr>
          </w:rPrChange>
        </w:rPr>
        <w:t xml:space="preserve"> </w:t>
      </w:r>
      <w:r w:rsidR="0027638C" w:rsidRPr="0027638C">
        <w:rPr>
          <w:sz w:val="24"/>
          <w:rPrChange w16du:dateUtc="2026-07-07T18:18:00Z" w:author="Author" w:date="2026-07-07T20:18:00Z" w:id="12101">
            <w:rPr>
              <w:rFonts w:ascii="Times New Roman"/>
              <w:color w:val="000000"/>
            </w:rPr>
          </w:rPrChange>
        </w:rPr>
        <w:t>LABORE</w:t>
      </w:r>
      <w:r w:rsidR="0027638C" w:rsidRPr="0027638C">
        <w:rPr>
          <w:sz w:val="24"/>
          <w:rPrChange w16du:dateUtc="2026-07-07T18:18:00Z" w:author="Author" w:date="2026-07-07T20:18:00Z" w:id="12102">
            <w:rPr>
              <w:rFonts w:ascii="Times New Roman"/>
              <w:color w:val="000000"/>
              <w:spacing w:val="62"/>
            </w:rPr>
          </w:rPrChange>
        </w:rPr>
        <w:t xml:space="preserve"> </w:t>
      </w:r>
      <w:r w:rsidR="0027638C" w:rsidRPr="0027638C">
        <w:rPr>
          <w:sz w:val="24"/>
          <w:rPrChange w16du:dateUtc="2026-07-07T18:18:00Z" w:author="Author" w:date="2026-07-07T20:18:00Z" w:id="12103">
            <w:rPr>
              <w:rFonts w:ascii="Times New Roman"/>
              <w:color w:val="000000"/>
            </w:rPr>
          </w:rPrChange>
        </w:rPr>
        <w:t>ET</w:t>
      </w:r>
      <w:r w:rsidR="0027638C" w:rsidRPr="0027638C">
        <w:rPr>
          <w:sz w:val="24"/>
          <w:rPrChange w16du:dateUtc="2026-07-07T18:18:00Z" w:author="Author" w:date="2026-07-07T20:18:00Z" w:id="12104">
            <w:rPr>
              <w:rFonts w:ascii="Times New Roman"/>
              <w:color w:val="000000"/>
              <w:spacing w:val="62"/>
            </w:rPr>
          </w:rPrChange>
        </w:rPr>
        <w:t xml:space="preserve"> </w:t>
      </w:r>
      <w:r w:rsidR="0027638C" w:rsidRPr="0027638C">
        <w:rPr>
          <w:sz w:val="24"/>
          <w:rPrChange w16du:dateUtc="2026-07-07T18:18:00Z" w:author="Author" w:date="2026-07-07T20:18:00Z" w:id="12105">
            <w:rPr>
              <w:rFonts w:ascii="Times New Roman"/>
              <w:color w:val="000000"/>
            </w:rPr>
          </w:rPrChange>
        </w:rPr>
        <w:t>DOLORE;</w:t>
      </w:r>
      <w:r w:rsidR="0027638C" w:rsidRPr="0027638C">
        <w:rPr>
          <w:sz w:val="24"/>
          <w:rPrChange w16du:dateUtc="2026-07-07T18:18:00Z" w:author="Author" w:date="2026-07-07T20:18:00Z" w:id="12106">
            <w:rPr>
              <w:rFonts w:ascii="Times New Roman"/>
              <w:color w:val="000000"/>
              <w:spacing w:val="62"/>
            </w:rPr>
          </w:rPrChange>
        </w:rPr>
        <w:t xml:space="preserve"> </w:t>
      </w:r>
      <w:r w:rsidR="0027638C" w:rsidRPr="0027638C">
        <w:rPr>
          <w:sz w:val="24"/>
          <w:rPrChange w16du:dateUtc="2026-07-07T18:18:00Z" w:author="Author" w:date="2026-07-07T20:18:00Z" w:id="12107">
            <w:rPr>
              <w:rFonts w:ascii="Times New Roman"/>
              <w:color w:val="000000"/>
            </w:rPr>
          </w:rPrChange>
        </w:rPr>
        <w:t>MAGNA</w:t>
      </w:r>
      <w:r w:rsidR="0027638C" w:rsidRPr="0027638C">
        <w:rPr>
          <w:sz w:val="24"/>
          <w:rPrChange w16du:dateUtc="2026-07-07T18:18:00Z" w:author="Author" w:date="2026-07-07T20:18:00Z" w:id="12108">
            <w:rPr>
              <w:rFonts w:ascii="Times New Roman"/>
              <w:color w:val="000000"/>
              <w:spacing w:val="62"/>
            </w:rPr>
          </w:rPrChange>
        </w:rPr>
        <w:t xml:space="preserve"> </w:t>
      </w:r>
      <w:r w:rsidR="0027638C" w:rsidRPr="0027638C">
        <w:rPr>
          <w:sz w:val="24"/>
          <w:rPrChange w16du:dateUtc="2026-07-07T18:18:00Z" w:author="Author" w:date="2026-07-07T20:18:00Z" w:id="12109">
            <w:rPr>
              <w:rFonts w:ascii="Times New Roman" w:hAnsi="Times New Roman"/>
              <w:color w:val="000000"/>
            </w:rPr>
          </w:rPrChange>
        </w:rPr>
        <w:t>(ALIQUA)</w:t>
      </w:r>
      <w:del w16du:dateUtc="2026-07-07T18:18:00Z" w:author="Author" w:date="2026-07-07T20:18:00Z" w:id="12110">
        <w:r>
          <w:rPr>
            <w:color w:val="000000"/>
          </w:rPr>
          <w:cr/>
        </w:r>
      </w:del>
      <w:r w:rsidR="0027638C" w:rsidRPr="0027638C">
        <w:rPr>
          <w:sz w:val="24"/>
          <w:rPrChange w16du:dateUtc="2026-07-07T18:18:00Z" w:author="Author" w:date="2026-07-07T20:18:00Z" w:id="12111">
            <w:rPr>
              <w:rFonts w:ascii="Times New Roman"/>
              <w:color w:val="000000"/>
              <w:spacing w:val="665"/>
            </w:rPr>
          </w:rPrChange>
        </w:rPr>
        <w:t xml:space="preserve"> </w:t>
      </w:r>
      <w:r w:rsidR="0027638C" w:rsidRPr="0027638C">
        <w:rPr>
          <w:sz w:val="24"/>
          <w:rPrChange w16du:dateUtc="2026-07-07T18:18:00Z" w:author="Author" w:date="2026-07-07T20:18:00Z" w:id="12112">
            <w:rPr>
              <w:rFonts w:ascii="Times New Roman"/>
              <w:color w:val="000000"/>
            </w:rPr>
          </w:rPrChange>
        </w:rPr>
        <w:t>LOREM</w:t>
      </w:r>
      <w:r w:rsidR="0027638C" w:rsidRPr="0027638C">
        <w:rPr>
          <w:sz w:val="24"/>
          <w:rPrChange w16du:dateUtc="2026-07-07T18:18:00Z" w:author="Author" w:date="2026-07-07T20:18:00Z" w:id="12113">
            <w:rPr>
              <w:rFonts w:ascii="Times New Roman"/>
              <w:color w:val="000000"/>
              <w:spacing w:val="46"/>
            </w:rPr>
          </w:rPrChange>
        </w:rPr>
        <w:t xml:space="preserve"> </w:t>
      </w:r>
      <w:r w:rsidR="0027638C" w:rsidRPr="0027638C">
        <w:rPr>
          <w:sz w:val="24"/>
          <w:rPrChange w16du:dateUtc="2026-07-07T18:18:00Z" w:author="Author" w:date="2026-07-07T20:18:00Z" w:id="12114">
            <w:rPr>
              <w:rFonts w:ascii="Times New Roman"/>
              <w:color w:val="000000"/>
            </w:rPr>
          </w:rPrChange>
        </w:rPr>
        <w:t>IPSUM</w:t>
      </w:r>
      <w:r w:rsidR="0027638C" w:rsidRPr="0027638C">
        <w:rPr>
          <w:sz w:val="24"/>
          <w:rPrChange w16du:dateUtc="2026-07-07T18:18:00Z" w:author="Author" w:date="2026-07-07T20:18:00Z" w:id="12115">
            <w:rPr>
              <w:rFonts w:ascii="Times New Roman"/>
              <w:color w:val="000000"/>
              <w:spacing w:val="46"/>
            </w:rPr>
          </w:rPrChange>
        </w:rPr>
        <w:t xml:space="preserve"> </w:t>
      </w:r>
      <w:r w:rsidR="0027638C" w:rsidRPr="0027638C">
        <w:rPr>
          <w:sz w:val="24"/>
          <w:rPrChange w16du:dateUtc="2026-07-07T18:18:00Z" w:author="Author" w:date="2026-07-07T20:18:00Z" w:id="12116">
            <w:rPr>
              <w:rFonts w:ascii="Times New Roman"/>
              <w:color w:val="000000"/>
            </w:rPr>
          </w:rPrChange>
        </w:rPr>
        <w:t>DOLOR</w:t>
      </w:r>
      <w:r w:rsidR="0027638C" w:rsidRPr="0027638C">
        <w:rPr>
          <w:sz w:val="24"/>
          <w:rPrChange w16du:dateUtc="2026-07-07T18:18:00Z" w:author="Author" w:date="2026-07-07T20:18:00Z" w:id="12117">
            <w:rPr>
              <w:rFonts w:ascii="Times New Roman"/>
              <w:color w:val="000000"/>
              <w:spacing w:val="46"/>
            </w:rPr>
          </w:rPrChange>
        </w:rPr>
        <w:t xml:space="preserve"> </w:t>
      </w:r>
      <w:r w:rsidR="0027638C" w:rsidRPr="0027638C">
        <w:rPr>
          <w:sz w:val="24"/>
          <w:rPrChange w16du:dateUtc="2026-07-07T18:18:00Z" w:author="Author" w:date="2026-07-07T20:18:00Z" w:id="12118">
            <w:rPr>
              <w:rFonts w:ascii="Times New Roman"/>
              <w:color w:val="000000"/>
            </w:rPr>
          </w:rPrChange>
        </w:rPr>
        <w:t>SIT</w:t>
      </w:r>
      <w:r w:rsidR="0027638C" w:rsidRPr="0027638C">
        <w:rPr>
          <w:sz w:val="24"/>
          <w:rPrChange w16du:dateUtc="2026-07-07T18:18:00Z" w:author="Author" w:date="2026-07-07T20:18:00Z" w:id="12119">
            <w:rPr>
              <w:rFonts w:ascii="Times New Roman"/>
              <w:color w:val="000000"/>
              <w:spacing w:val="46"/>
            </w:rPr>
          </w:rPrChange>
        </w:rPr>
        <w:t xml:space="preserve"> </w:t>
      </w:r>
      <w:r w:rsidR="0027638C" w:rsidRPr="0027638C">
        <w:rPr>
          <w:sz w:val="24"/>
          <w:rPrChange w16du:dateUtc="2026-07-07T18:18:00Z" w:author="Author" w:date="2026-07-07T20:18:00Z" w:id="12120">
            <w:rPr>
              <w:rFonts w:ascii="Times New Roman"/>
              <w:color w:val="000000"/>
            </w:rPr>
          </w:rPrChange>
        </w:rPr>
        <w:t>AMET,</w:t>
      </w:r>
      <w:r w:rsidR="0027638C" w:rsidRPr="0027638C">
        <w:rPr>
          <w:sz w:val="24"/>
          <w:rPrChange w16du:dateUtc="2026-07-07T18:18:00Z" w:author="Author" w:date="2026-07-07T20:18:00Z" w:id="12121">
            <w:rPr>
              <w:rFonts w:ascii="Times New Roman"/>
              <w:color w:val="000000"/>
              <w:spacing w:val="46"/>
            </w:rPr>
          </w:rPrChange>
        </w:rPr>
        <w:t xml:space="preserve"> </w:t>
      </w:r>
      <w:r w:rsidR="0027638C" w:rsidRPr="0027638C">
        <w:rPr>
          <w:sz w:val="24"/>
          <w:rPrChange w16du:dateUtc="2026-07-07T18:18:00Z" w:author="Author" w:date="2026-07-07T20:18:00Z" w:id="12122">
            <w:rPr>
              <w:rFonts w:ascii="Times New Roman"/>
              <w:color w:val="000000"/>
            </w:rPr>
          </w:rPrChange>
        </w:rPr>
        <w:t>CONSECTETUR</w:t>
      </w:r>
      <w:r w:rsidR="0027638C" w:rsidRPr="0027638C">
        <w:rPr>
          <w:sz w:val="24"/>
          <w:rPrChange w16du:dateUtc="2026-07-07T18:18:00Z" w:author="Author" w:date="2026-07-07T20:18:00Z" w:id="12123">
            <w:rPr>
              <w:rFonts w:ascii="Times New Roman"/>
              <w:color w:val="000000"/>
              <w:spacing w:val="46"/>
            </w:rPr>
          </w:rPrChange>
        </w:rPr>
        <w:t xml:space="preserve"> </w:t>
      </w:r>
      <w:r w:rsidR="0027638C" w:rsidRPr="0027638C">
        <w:rPr>
          <w:sz w:val="24"/>
          <w:rPrChange w16du:dateUtc="2026-07-07T18:18:00Z" w:author="Author" w:date="2026-07-07T20:18:00Z" w:id="12124">
            <w:rPr>
              <w:rFonts w:ascii="Times New Roman" w:hAnsi="Times New Roman"/>
              <w:color w:val="000000"/>
            </w:rPr>
          </w:rPrChange>
        </w:rPr>
        <w:t>ADIPISCING</w:t>
      </w:r>
      <w:del w16du:dateUtc="2026-07-07T18:18:00Z" w:author="Author" w:date="2026-07-07T20:18:00Z" w:id="12125">
        <w:r>
          <w:rPr>
            <w:color w:val="000000"/>
          </w:rPr>
          <w:cr/>
        </w:r>
      </w:del>
      <w:r w:rsidR="0027638C" w:rsidRPr="0027638C">
        <w:rPr>
          <w:sz w:val="24"/>
          <w:rPrChange w16du:dateUtc="2026-07-07T18:18:00Z" w:author="Author" w:date="2026-07-07T20:18:00Z" w:id="12126">
            <w:rPr>
              <w:rFonts w:ascii="Times New Roman"/>
              <w:color w:val="000000"/>
              <w:spacing w:val="665"/>
            </w:rPr>
          </w:rPrChange>
        </w:rPr>
        <w:t xml:space="preserve"> </w:t>
      </w:r>
      <w:r w:rsidR="0027638C" w:rsidRPr="0027638C">
        <w:rPr>
          <w:sz w:val="24"/>
          <w:rPrChange w16du:dateUtc="2026-07-07T18:18:00Z" w:author="Author" w:date="2026-07-07T20:18:00Z" w:id="12127">
            <w:rPr>
              <w:rFonts w:ascii="Times New Roman"/>
              <w:color w:val="000000"/>
            </w:rPr>
          </w:rPrChange>
        </w:rPr>
        <w:t>ELIT</w:t>
      </w:r>
      <w:r w:rsidR="0027638C" w:rsidRPr="0027638C">
        <w:rPr>
          <w:spacing w:val="-10"/>
          <w:sz w:val="24"/>
          <w:rPrChange w16du:dateUtc="2026-07-07T18:18:00Z" w:author="Author" w:date="2026-07-07T20:18:00Z" w:id="12128">
            <w:rPr>
              <w:rFonts w:ascii="Times New Roman"/>
              <w:color w:val="000000"/>
              <w:spacing w:val="-5"/>
            </w:rPr>
          </w:rPrChange>
        </w:rPr>
        <w:t xml:space="preserve"> </w:t>
      </w:r>
      <w:r w:rsidR="0027638C" w:rsidRPr="0027638C">
        <w:rPr>
          <w:sz w:val="24"/>
          <w:rPrChange w16du:dateUtc="2026-07-07T18:18:00Z" w:author="Author" w:date="2026-07-07T20:18:00Z" w:id="12129">
            <w:rPr>
              <w:rFonts w:ascii="Times New Roman"/>
              <w:color w:val="000000"/>
            </w:rPr>
          </w:rPrChange>
        </w:rPr>
        <w:t>SED</w:t>
      </w:r>
      <w:r w:rsidR="0027638C" w:rsidRPr="0027638C">
        <w:rPr>
          <w:spacing w:val="-10"/>
          <w:sz w:val="24"/>
          <w:rPrChange w16du:dateUtc="2026-07-07T18:18:00Z" w:author="Author" w:date="2026-07-07T20:18:00Z" w:id="12130">
            <w:rPr>
              <w:rFonts w:ascii="Times New Roman"/>
              <w:color w:val="000000"/>
              <w:spacing w:val="-5"/>
            </w:rPr>
          </w:rPrChange>
        </w:rPr>
        <w:t xml:space="preserve"> </w:t>
      </w:r>
      <w:r w:rsidR="0027638C" w:rsidRPr="0027638C">
        <w:rPr>
          <w:sz w:val="24"/>
          <w:rPrChange w16du:dateUtc="2026-07-07T18:18:00Z" w:author="Author" w:date="2026-07-07T20:18:00Z" w:id="12131">
            <w:rPr>
              <w:rFonts w:ascii="Times New Roman"/>
              <w:color w:val="000000"/>
            </w:rPr>
          </w:rPrChange>
        </w:rPr>
        <w:t>DO</w:t>
      </w:r>
      <w:r w:rsidR="0027638C" w:rsidRPr="0027638C">
        <w:rPr>
          <w:spacing w:val="-10"/>
          <w:sz w:val="24"/>
          <w:rPrChange w16du:dateUtc="2026-07-07T18:18:00Z" w:author="Author" w:date="2026-07-07T20:18:00Z" w:id="12132">
            <w:rPr>
              <w:rFonts w:ascii="Times New Roman"/>
              <w:color w:val="000000"/>
              <w:spacing w:val="-5"/>
            </w:rPr>
          </w:rPrChange>
        </w:rPr>
        <w:t xml:space="preserve"> </w:t>
      </w:r>
      <w:r w:rsidR="0027638C" w:rsidRPr="0027638C">
        <w:rPr>
          <w:sz w:val="24"/>
          <w:rPrChange w16du:dateUtc="2026-07-07T18:18:00Z" w:author="Author" w:date="2026-07-07T20:18:00Z" w:id="12133">
            <w:rPr>
              <w:rFonts w:ascii="Times New Roman"/>
              <w:color w:val="000000"/>
            </w:rPr>
          </w:rPrChange>
        </w:rPr>
        <w:t>EIUSMOD,</w:t>
      </w:r>
      <w:r w:rsidR="0027638C" w:rsidRPr="0027638C">
        <w:rPr>
          <w:spacing w:val="-10"/>
          <w:sz w:val="24"/>
          <w:rPrChange w16du:dateUtc="2026-07-07T18:18:00Z" w:author="Author" w:date="2026-07-07T20:18:00Z" w:id="12134">
            <w:rPr>
              <w:rFonts w:ascii="Times New Roman"/>
              <w:color w:val="000000"/>
              <w:spacing w:val="-5"/>
            </w:rPr>
          </w:rPrChange>
        </w:rPr>
        <w:t xml:space="preserve"> </w:t>
      </w:r>
      <w:r w:rsidR="0027638C" w:rsidRPr="0027638C">
        <w:rPr>
          <w:sz w:val="24"/>
          <w:rPrChange w16du:dateUtc="2026-07-07T18:18:00Z" w:author="Author" w:date="2026-07-07T20:18:00Z" w:id="12135">
            <w:rPr>
              <w:rFonts w:ascii="Times New Roman"/>
              <w:color w:val="000000"/>
            </w:rPr>
          </w:rPrChange>
        </w:rPr>
        <w:t>TEMPOR</w:t>
      </w:r>
      <w:r w:rsidR="0027638C" w:rsidRPr="0027638C">
        <w:rPr>
          <w:spacing w:val="-10"/>
          <w:sz w:val="24"/>
          <w:rPrChange w16du:dateUtc="2026-07-07T18:18:00Z" w:author="Author" w:date="2026-07-07T20:18:00Z" w:id="12136">
            <w:rPr>
              <w:rFonts w:ascii="Times New Roman"/>
              <w:color w:val="000000"/>
              <w:spacing w:val="-5"/>
            </w:rPr>
          </w:rPrChange>
        </w:rPr>
        <w:t xml:space="preserve"> </w:t>
      </w:r>
      <w:r w:rsidR="0027638C" w:rsidRPr="0027638C">
        <w:rPr>
          <w:sz w:val="24"/>
          <w:rPrChange w16du:dateUtc="2026-07-07T18:18:00Z" w:author="Author" w:date="2026-07-07T20:18:00Z" w:id="12137">
            <w:rPr>
              <w:rFonts w:ascii="Times New Roman"/>
              <w:color w:val="000000"/>
            </w:rPr>
          </w:rPrChange>
        </w:rPr>
        <w:t>INCIDIDUNT</w:t>
      </w:r>
      <w:r w:rsidR="0027638C" w:rsidRPr="0027638C">
        <w:rPr>
          <w:spacing w:val="-10"/>
          <w:sz w:val="24"/>
          <w:rPrChange w16du:dateUtc="2026-07-07T18:18:00Z" w:author="Author" w:date="2026-07-07T20:18:00Z" w:id="12138">
            <w:rPr>
              <w:rFonts w:ascii="Times New Roman"/>
              <w:color w:val="000000"/>
              <w:spacing w:val="-5"/>
            </w:rPr>
          </w:rPrChange>
        </w:rPr>
        <w:t xml:space="preserve"> </w:t>
      </w:r>
      <w:r w:rsidR="0027638C" w:rsidRPr="0027638C">
        <w:rPr>
          <w:sz w:val="24"/>
          <w:rPrChange w16du:dateUtc="2026-07-07T18:18:00Z" w:author="Author" w:date="2026-07-07T20:18:00Z" w:id="12139">
            <w:rPr>
              <w:rFonts w:ascii="Times New Roman"/>
              <w:color w:val="000000"/>
            </w:rPr>
          </w:rPrChange>
        </w:rPr>
        <w:t>UT</w:t>
      </w:r>
      <w:r w:rsidR="0027638C" w:rsidRPr="0027638C">
        <w:rPr>
          <w:spacing w:val="-10"/>
          <w:sz w:val="24"/>
          <w:rPrChange w16du:dateUtc="2026-07-07T18:18:00Z" w:author="Author" w:date="2026-07-07T20:18:00Z" w:id="12140">
            <w:rPr>
              <w:rFonts w:ascii="Times New Roman"/>
              <w:color w:val="000000"/>
              <w:spacing w:val="-5"/>
            </w:rPr>
          </w:rPrChange>
        </w:rPr>
        <w:t xml:space="preserve"> </w:t>
      </w:r>
      <w:r w:rsidR="0027638C" w:rsidRPr="0027638C">
        <w:rPr>
          <w:sz w:val="24"/>
          <w:rPrChange w16du:dateUtc="2026-07-07T18:18:00Z" w:author="Author" w:date="2026-07-07T20:18:00Z" w:id="12141">
            <w:rPr>
              <w:rFonts w:ascii="Times New Roman"/>
              <w:color w:val="000000"/>
            </w:rPr>
          </w:rPrChange>
        </w:rPr>
        <w:t>LABORE</w:t>
      </w:r>
      <w:r w:rsidR="0027638C" w:rsidRPr="0027638C">
        <w:rPr>
          <w:spacing w:val="-10"/>
          <w:sz w:val="24"/>
          <w:rPrChange w16du:dateUtc="2026-07-07T18:18:00Z" w:author="Author" w:date="2026-07-07T20:18:00Z" w:id="12142">
            <w:rPr>
              <w:rFonts w:ascii="Times New Roman"/>
              <w:color w:val="000000"/>
              <w:spacing w:val="-5"/>
            </w:rPr>
          </w:rPrChange>
        </w:rPr>
        <w:t xml:space="preserve"> </w:t>
      </w:r>
      <w:r w:rsidR="0027638C" w:rsidRPr="0027638C">
        <w:rPr>
          <w:sz w:val="24"/>
          <w:rPrChange w16du:dateUtc="2026-07-07T18:18:00Z" w:author="Author" w:date="2026-07-07T20:18:00Z" w:id="12143">
            <w:rPr>
              <w:rFonts w:ascii="Times New Roman" w:hAnsi="Times New Roman"/>
              <w:color w:val="000000"/>
            </w:rPr>
          </w:rPrChange>
        </w:rPr>
        <w:t>ET</w:t>
      </w:r>
      <w:del w16du:dateUtc="2026-07-07T18:18:00Z" w:author="Author" w:date="2026-07-07T20:18:00Z" w:id="12144">
        <w:r>
          <w:rPr>
            <w:color w:val="000000"/>
          </w:rPr>
          <w:cr/>
        </w:r>
      </w:del>
      <w:r w:rsidR="0027638C" w:rsidRPr="0027638C">
        <w:rPr>
          <w:sz w:val="24"/>
          <w:rPrChange w16du:dateUtc="2026-07-07T18:18:00Z" w:author="Author" w:date="2026-07-07T20:18:00Z" w:id="12145">
            <w:rPr>
              <w:rFonts w:ascii="Times New Roman"/>
              <w:color w:val="000000"/>
              <w:spacing w:val="665"/>
            </w:rPr>
          </w:rPrChange>
        </w:rPr>
        <w:t xml:space="preserve"> </w:t>
      </w:r>
      <w:r w:rsidR="0027638C" w:rsidRPr="0027638C">
        <w:rPr>
          <w:sz w:val="24"/>
          <w:rPrChange w16du:dateUtc="2026-07-07T18:18:00Z" w:author="Author" w:date="2026-07-07T20:18:00Z" w:id="12146">
            <w:rPr>
              <w:rFonts w:ascii="Times New Roman"/>
              <w:color w:val="000000"/>
            </w:rPr>
          </w:rPrChange>
        </w:rPr>
        <w:t>DOLORE</w:t>
      </w:r>
      <w:r w:rsidR="0027638C" w:rsidRPr="0027638C">
        <w:rPr>
          <w:sz w:val="24"/>
          <w:rPrChange w16du:dateUtc="2026-07-07T18:18:00Z" w:author="Author" w:date="2026-07-07T20:18:00Z" w:id="12147">
            <w:rPr>
              <w:rFonts w:ascii="Times New Roman"/>
              <w:color w:val="000000"/>
              <w:spacing w:val="77"/>
            </w:rPr>
          </w:rPrChange>
        </w:rPr>
        <w:t xml:space="preserve"> </w:t>
      </w:r>
      <w:r w:rsidR="0027638C" w:rsidRPr="0027638C">
        <w:rPr>
          <w:sz w:val="24"/>
          <w:rPrChange w16du:dateUtc="2026-07-07T18:18:00Z" w:author="Author" w:date="2026-07-07T20:18:00Z" w:id="12148">
            <w:rPr>
              <w:rFonts w:ascii="Times New Roman"/>
              <w:color w:val="000000"/>
            </w:rPr>
          </w:rPrChange>
        </w:rPr>
        <w:t>MAGNA</w:t>
      </w:r>
      <w:r w:rsidR="0027638C" w:rsidRPr="0027638C">
        <w:rPr>
          <w:sz w:val="24"/>
          <w:rPrChange w16du:dateUtc="2026-07-07T18:18:00Z" w:author="Author" w:date="2026-07-07T20:18:00Z" w:id="12149">
            <w:rPr>
              <w:rFonts w:ascii="Times New Roman"/>
              <w:color w:val="000000"/>
              <w:spacing w:val="77"/>
            </w:rPr>
          </w:rPrChange>
        </w:rPr>
        <w:t xml:space="preserve"> </w:t>
      </w:r>
      <w:r w:rsidR="0027638C" w:rsidRPr="0027638C">
        <w:rPr>
          <w:sz w:val="24"/>
          <w:rPrChange w16du:dateUtc="2026-07-07T18:18:00Z" w:author="Author" w:date="2026-07-07T20:18:00Z" w:id="12150">
            <w:rPr>
              <w:rFonts w:ascii="Times New Roman"/>
              <w:color w:val="000000"/>
            </w:rPr>
          </w:rPrChange>
        </w:rPr>
        <w:t>ALIQUA</w:t>
      </w:r>
      <w:r w:rsidR="0027638C" w:rsidRPr="0027638C">
        <w:rPr>
          <w:sz w:val="24"/>
          <w:rPrChange w16du:dateUtc="2026-07-07T18:18:00Z" w:author="Author" w:date="2026-07-07T20:18:00Z" w:id="12151">
            <w:rPr>
              <w:rFonts w:ascii="Times New Roman"/>
              <w:color w:val="000000"/>
              <w:spacing w:val="77"/>
            </w:rPr>
          </w:rPrChange>
        </w:rPr>
        <w:t xml:space="preserve"> </w:t>
      </w:r>
      <w:r w:rsidR="0027638C" w:rsidRPr="0027638C">
        <w:rPr>
          <w:sz w:val="24"/>
          <w:rPrChange w16du:dateUtc="2026-07-07T18:18:00Z" w:author="Author" w:date="2026-07-07T20:18:00Z" w:id="12152">
            <w:rPr>
              <w:rFonts w:ascii="Times New Roman"/>
              <w:color w:val="000000"/>
            </w:rPr>
          </w:rPrChange>
        </w:rPr>
        <w:t>LOREM</w:t>
      </w:r>
      <w:r w:rsidR="0027638C" w:rsidRPr="0027638C">
        <w:rPr>
          <w:sz w:val="24"/>
          <w:rPrChange w16du:dateUtc="2026-07-07T18:18:00Z" w:author="Author" w:date="2026-07-07T20:18:00Z" w:id="12153">
            <w:rPr>
              <w:rFonts w:ascii="Times New Roman"/>
              <w:color w:val="000000"/>
              <w:spacing w:val="77"/>
            </w:rPr>
          </w:rPrChange>
        </w:rPr>
        <w:t xml:space="preserve"> </w:t>
      </w:r>
      <w:r w:rsidR="0027638C" w:rsidRPr="0027638C">
        <w:rPr>
          <w:sz w:val="24"/>
          <w:rPrChange w16du:dateUtc="2026-07-07T18:18:00Z" w:author="Author" w:date="2026-07-07T20:18:00Z" w:id="12154">
            <w:rPr>
              <w:rFonts w:ascii="Times New Roman" w:hAnsi="Times New Roman"/>
              <w:color w:val="000000"/>
            </w:rPr>
          </w:rPrChange>
        </w:rPr>
        <w:t>IPSUM’DOLOR</w:t>
      </w:r>
      <w:r w:rsidR="0027638C" w:rsidRPr="0027638C">
        <w:rPr>
          <w:sz w:val="24"/>
          <w:rPrChange w16du:dateUtc="2026-07-07T18:18:00Z" w:author="Author" w:date="2026-07-07T20:18:00Z" w:id="12155">
            <w:rPr>
              <w:rFonts w:ascii="Times New Roman"/>
              <w:color w:val="000000"/>
              <w:spacing w:val="77"/>
            </w:rPr>
          </w:rPrChange>
        </w:rPr>
        <w:t xml:space="preserve"> </w:t>
      </w:r>
      <w:r w:rsidR="0027638C" w:rsidRPr="0027638C">
        <w:rPr>
          <w:sz w:val="24"/>
          <w:rPrChange w16du:dateUtc="2026-07-07T18:18:00Z" w:author="Author" w:date="2026-07-07T20:18:00Z" w:id="12156">
            <w:rPr>
              <w:rFonts w:ascii="Times New Roman"/>
              <w:color w:val="000000"/>
            </w:rPr>
          </w:rPrChange>
        </w:rPr>
        <w:t>SIT</w:t>
      </w:r>
      <w:r w:rsidR="0027638C" w:rsidRPr="0027638C">
        <w:rPr>
          <w:sz w:val="24"/>
          <w:rPrChange w16du:dateUtc="2026-07-07T18:18:00Z" w:author="Author" w:date="2026-07-07T20:18:00Z" w:id="12157">
            <w:rPr>
              <w:rFonts w:ascii="Times New Roman"/>
              <w:color w:val="000000"/>
              <w:spacing w:val="76"/>
            </w:rPr>
          </w:rPrChange>
        </w:rPr>
        <w:t xml:space="preserve"> </w:t>
      </w:r>
      <w:r w:rsidR="0027638C" w:rsidRPr="0027638C">
        <w:rPr>
          <w:sz w:val="24"/>
          <w:rPrChange w16du:dateUtc="2026-07-07T18:18:00Z" w:author="Author" w:date="2026-07-07T20:18:00Z" w:id="12158">
            <w:rPr>
              <w:rFonts w:ascii="Times New Roman"/>
              <w:color w:val="000000"/>
            </w:rPr>
          </w:rPrChange>
        </w:rPr>
        <w:t>AMET</w:t>
      </w:r>
      <w:r w:rsidR="0027638C" w:rsidRPr="0027638C">
        <w:rPr>
          <w:sz w:val="24"/>
          <w:rPrChange w16du:dateUtc="2026-07-07T18:18:00Z" w:author="Author" w:date="2026-07-07T20:18:00Z" w:id="12159">
            <w:rPr>
              <w:rFonts w:ascii="Times New Roman"/>
              <w:color w:val="000000"/>
              <w:spacing w:val="77"/>
            </w:rPr>
          </w:rPrChange>
        </w:rPr>
        <w:t xml:space="preserve"> </w:t>
      </w:r>
      <w:r w:rsidR="0027638C" w:rsidRPr="0027638C">
        <w:rPr>
          <w:sz w:val="24"/>
          <w:rPrChange w16du:dateUtc="2026-07-07T18:18:00Z" w:author="Author" w:date="2026-07-07T20:18:00Z" w:id="12160">
            <w:rPr>
              <w:rFonts w:ascii="Times New Roman"/>
              <w:color w:val="000000"/>
            </w:rPr>
          </w:rPrChange>
        </w:rPr>
        <w:t>CONSECTETUR</w:t>
      </w:r>
      <w:r w:rsidR="0027638C" w:rsidRPr="0027638C">
        <w:rPr>
          <w:sz w:val="24"/>
          <w:rPrChange w16du:dateUtc="2026-07-07T18:18:00Z" w:author="Author" w:date="2026-07-07T20:18:00Z" w:id="12161">
            <w:rPr>
              <w:rFonts w:ascii="Times New Roman"/>
              <w:color w:val="000000"/>
              <w:spacing w:val="75"/>
            </w:rPr>
          </w:rPrChange>
        </w:rPr>
        <w:t xml:space="preserve"> </w:t>
      </w:r>
      <w:r w:rsidR="0027638C" w:rsidRPr="0027638C">
        <w:rPr>
          <w:sz w:val="24"/>
          <w:rPrChange w16du:dateUtc="2026-07-07T18:18:00Z" w:author="Author" w:date="2026-07-07T20:18:00Z" w:id="12162">
            <w:rPr>
              <w:rFonts w:ascii="Times New Roman" w:hAnsi="Times New Roman"/>
              <w:color w:val="000000"/>
            </w:rPr>
          </w:rPrChange>
        </w:rPr>
        <w:t>ADIPISCING</w:t>
      </w:r>
      <w:del w16du:dateUtc="2026-07-07T18:18:00Z" w:author="Author" w:date="2026-07-07T20:18:00Z" w:id="12163">
        <w:r>
          <w:rPr>
            <w:color w:val="000000"/>
          </w:rPr>
          <w:cr/>
        </w:r>
      </w:del>
      <w:r w:rsidR="0027638C" w:rsidRPr="0027638C">
        <w:rPr>
          <w:sz w:val="24"/>
          <w:rPrChange w16du:dateUtc="2026-07-07T18:18:00Z" w:author="Author" w:date="2026-07-07T20:18:00Z" w:id="12164">
            <w:rPr>
              <w:rFonts w:ascii="Times New Roman"/>
              <w:color w:val="000000"/>
              <w:spacing w:val="665"/>
            </w:rPr>
          </w:rPrChange>
        </w:rPr>
        <w:t xml:space="preserve"> </w:t>
      </w:r>
      <w:r w:rsidR="0027638C" w:rsidRPr="0027638C">
        <w:rPr>
          <w:sz w:val="24"/>
          <w:rPrChange w16du:dateUtc="2026-07-07T18:18:00Z" w:author="Author" w:date="2026-07-07T20:18:00Z" w:id="12165">
            <w:rPr>
              <w:rFonts w:ascii="Times New Roman"/>
              <w:color w:val="000000"/>
            </w:rPr>
          </w:rPrChange>
        </w:rPr>
        <w:t>ELIT</w:t>
      </w:r>
      <w:r w:rsidR="0027638C" w:rsidRPr="0027638C">
        <w:rPr>
          <w:sz w:val="24"/>
          <w:rPrChange w16du:dateUtc="2026-07-07T18:18:00Z" w:author="Author" w:date="2026-07-07T20:18:00Z" w:id="12166">
            <w:rPr>
              <w:rFonts w:ascii="Times New Roman"/>
              <w:color w:val="000000"/>
              <w:spacing w:val="15"/>
            </w:rPr>
          </w:rPrChange>
        </w:rPr>
        <w:t xml:space="preserve"> </w:t>
      </w:r>
      <w:r w:rsidR="0027638C" w:rsidRPr="0027638C">
        <w:rPr>
          <w:sz w:val="24"/>
          <w:rPrChange w16du:dateUtc="2026-07-07T18:18:00Z" w:author="Author" w:date="2026-07-07T20:18:00Z" w:id="12167">
            <w:rPr>
              <w:rFonts w:ascii="Times New Roman"/>
              <w:color w:val="000000"/>
            </w:rPr>
          </w:rPrChange>
        </w:rPr>
        <w:t>(SED</w:t>
      </w:r>
      <w:r w:rsidR="0027638C" w:rsidRPr="0027638C">
        <w:rPr>
          <w:sz w:val="24"/>
          <w:rPrChange w16du:dateUtc="2026-07-07T18:18:00Z" w:author="Author" w:date="2026-07-07T20:18:00Z" w:id="12168">
            <w:rPr>
              <w:rFonts w:ascii="Times New Roman"/>
              <w:color w:val="000000"/>
              <w:spacing w:val="14"/>
            </w:rPr>
          </w:rPrChange>
        </w:rPr>
        <w:t xml:space="preserve"> </w:t>
      </w:r>
      <w:r w:rsidR="0027638C" w:rsidRPr="0027638C">
        <w:rPr>
          <w:sz w:val="24"/>
          <w:rPrChange w16du:dateUtc="2026-07-07T18:18:00Z" w:author="Author" w:date="2026-07-07T20:18:00Z" w:id="12169">
            <w:rPr>
              <w:rFonts w:ascii="Times New Roman"/>
              <w:color w:val="000000"/>
            </w:rPr>
          </w:rPrChange>
        </w:rPr>
        <w:t>DO</w:t>
      </w:r>
      <w:r w:rsidR="0027638C" w:rsidRPr="0027638C">
        <w:rPr>
          <w:sz w:val="24"/>
          <w:rPrChange w16du:dateUtc="2026-07-07T18:18:00Z" w:author="Author" w:date="2026-07-07T20:18:00Z" w:id="12170">
            <w:rPr>
              <w:rFonts w:ascii="Times New Roman"/>
              <w:color w:val="000000"/>
              <w:spacing w:val="15"/>
            </w:rPr>
          </w:rPrChange>
        </w:rPr>
        <w:t xml:space="preserve"> </w:t>
      </w:r>
      <w:r w:rsidR="0027638C" w:rsidRPr="0027638C">
        <w:rPr>
          <w:sz w:val="24"/>
          <w:rPrChange w16du:dateUtc="2026-07-07T18:18:00Z" w:author="Author" w:date="2026-07-07T20:18:00Z" w:id="12171">
            <w:rPr>
              <w:rFonts w:ascii="Times New Roman"/>
              <w:color w:val="000000"/>
            </w:rPr>
          </w:rPrChange>
        </w:rPr>
        <w:t>EIUSMOD</w:t>
      </w:r>
      <w:r w:rsidR="0027638C" w:rsidRPr="0027638C">
        <w:rPr>
          <w:sz w:val="24"/>
          <w:rPrChange w16du:dateUtc="2026-07-07T18:18:00Z" w:author="Author" w:date="2026-07-07T20:18:00Z" w:id="12172">
            <w:rPr>
              <w:rFonts w:ascii="Times New Roman"/>
              <w:color w:val="000000"/>
              <w:spacing w:val="15"/>
            </w:rPr>
          </w:rPrChange>
        </w:rPr>
        <w:t xml:space="preserve"> </w:t>
      </w:r>
      <w:r w:rsidR="0027638C" w:rsidRPr="0027638C">
        <w:rPr>
          <w:sz w:val="24"/>
          <w:rPrChange w16du:dateUtc="2026-07-07T18:18:00Z" w:author="Author" w:date="2026-07-07T20:18:00Z" w:id="12173">
            <w:rPr>
              <w:rFonts w:ascii="Times New Roman"/>
              <w:color w:val="000000"/>
            </w:rPr>
          </w:rPrChange>
        </w:rPr>
        <w:t>TEMPOR),</w:t>
      </w:r>
      <w:r w:rsidR="0027638C" w:rsidRPr="0027638C">
        <w:rPr>
          <w:sz w:val="24"/>
          <w:rPrChange w16du:dateUtc="2026-07-07T18:18:00Z" w:author="Author" w:date="2026-07-07T20:18:00Z" w:id="12174">
            <w:rPr>
              <w:rFonts w:ascii="Times New Roman"/>
              <w:color w:val="000000"/>
              <w:spacing w:val="15"/>
            </w:rPr>
          </w:rPrChange>
        </w:rPr>
        <w:t xml:space="preserve"> </w:t>
      </w:r>
      <w:r w:rsidR="0027638C" w:rsidRPr="0027638C">
        <w:rPr>
          <w:sz w:val="24"/>
          <w:rPrChange w16du:dateUtc="2026-07-07T18:18:00Z" w:author="Author" w:date="2026-07-07T20:18:00Z" w:id="12175">
            <w:rPr>
              <w:rFonts w:ascii="Times New Roman"/>
              <w:color w:val="000000"/>
            </w:rPr>
          </w:rPrChange>
        </w:rPr>
        <w:t>INCIDIDUNT</w:t>
      </w:r>
      <w:r w:rsidR="0027638C" w:rsidRPr="0027638C">
        <w:rPr>
          <w:sz w:val="24"/>
          <w:rPrChange w16du:dateUtc="2026-07-07T18:18:00Z" w:author="Author" w:date="2026-07-07T20:18:00Z" w:id="12176">
            <w:rPr>
              <w:rFonts w:ascii="Times New Roman"/>
              <w:color w:val="000000"/>
              <w:spacing w:val="15"/>
            </w:rPr>
          </w:rPrChange>
        </w:rPr>
        <w:t xml:space="preserve"> </w:t>
      </w:r>
      <w:r w:rsidR="0027638C" w:rsidRPr="0027638C">
        <w:rPr>
          <w:sz w:val="24"/>
          <w:rPrChange w16du:dateUtc="2026-07-07T18:18:00Z" w:author="Author" w:date="2026-07-07T20:18:00Z" w:id="12177">
            <w:rPr>
              <w:rFonts w:ascii="Times New Roman"/>
              <w:color w:val="000000"/>
            </w:rPr>
          </w:rPrChange>
        </w:rPr>
        <w:t>UT,</w:t>
      </w:r>
      <w:r w:rsidR="0027638C" w:rsidRPr="0027638C">
        <w:rPr>
          <w:sz w:val="24"/>
          <w:rPrChange w16du:dateUtc="2026-07-07T18:18:00Z" w:author="Author" w:date="2026-07-07T20:18:00Z" w:id="12178">
            <w:rPr>
              <w:rFonts w:ascii="Times New Roman"/>
              <w:color w:val="000000"/>
              <w:spacing w:val="15"/>
            </w:rPr>
          </w:rPrChange>
        </w:rPr>
        <w:t xml:space="preserve"> </w:t>
      </w:r>
      <w:r w:rsidR="0027638C" w:rsidRPr="0027638C">
        <w:rPr>
          <w:sz w:val="24"/>
          <w:rPrChange w16du:dateUtc="2026-07-07T18:18:00Z" w:author="Author" w:date="2026-07-07T20:18:00Z" w:id="12179">
            <w:rPr>
              <w:rFonts w:ascii="Times New Roman"/>
              <w:color w:val="000000"/>
            </w:rPr>
          </w:rPrChange>
        </w:rPr>
        <w:t>LABORE</w:t>
      </w:r>
      <w:r w:rsidR="0027638C" w:rsidRPr="0027638C">
        <w:rPr>
          <w:sz w:val="24"/>
          <w:rPrChange w16du:dateUtc="2026-07-07T18:18:00Z" w:author="Author" w:date="2026-07-07T20:18:00Z" w:id="12180">
            <w:rPr>
              <w:rFonts w:ascii="Times New Roman"/>
              <w:color w:val="000000"/>
              <w:spacing w:val="15"/>
            </w:rPr>
          </w:rPrChange>
        </w:rPr>
        <w:t xml:space="preserve"> </w:t>
      </w:r>
      <w:r w:rsidR="0027638C" w:rsidRPr="0027638C">
        <w:rPr>
          <w:sz w:val="24"/>
          <w:rPrChange w16du:dateUtc="2026-07-07T18:18:00Z" w:author="Author" w:date="2026-07-07T20:18:00Z" w:id="12181">
            <w:rPr>
              <w:rFonts w:ascii="Times New Roman"/>
              <w:color w:val="000000"/>
            </w:rPr>
          </w:rPrChange>
        </w:rPr>
        <w:t>ET</w:t>
      </w:r>
      <w:r w:rsidR="0027638C" w:rsidRPr="0027638C">
        <w:rPr>
          <w:sz w:val="24"/>
          <w:rPrChange w16du:dateUtc="2026-07-07T18:18:00Z" w:author="Author" w:date="2026-07-07T20:18:00Z" w:id="12182">
            <w:rPr>
              <w:rFonts w:ascii="Times New Roman"/>
              <w:color w:val="000000"/>
              <w:spacing w:val="15"/>
            </w:rPr>
          </w:rPrChange>
        </w:rPr>
        <w:t xml:space="preserve"> </w:t>
      </w:r>
      <w:r w:rsidR="0027638C" w:rsidRPr="0027638C">
        <w:rPr>
          <w:sz w:val="24"/>
          <w:rPrChange w16du:dateUtc="2026-07-07T18:18:00Z" w:author="Author" w:date="2026-07-07T20:18:00Z" w:id="12183">
            <w:rPr>
              <w:rFonts w:ascii="Times New Roman"/>
              <w:color w:val="000000"/>
            </w:rPr>
          </w:rPrChange>
        </w:rPr>
        <w:t>DOLORE</w:t>
      </w:r>
      <w:r w:rsidR="0027638C" w:rsidRPr="0027638C">
        <w:rPr>
          <w:sz w:val="24"/>
          <w:rPrChange w16du:dateUtc="2026-07-07T18:18:00Z" w:author="Author" w:date="2026-07-07T20:18:00Z" w:id="12184">
            <w:rPr>
              <w:rFonts w:ascii="Times New Roman"/>
              <w:color w:val="000000"/>
              <w:spacing w:val="15"/>
            </w:rPr>
          </w:rPrChange>
        </w:rPr>
        <w:t xml:space="preserve"> </w:t>
      </w:r>
      <w:r w:rsidR="0027638C" w:rsidRPr="0027638C">
        <w:rPr>
          <w:sz w:val="24"/>
          <w:rPrChange w16du:dateUtc="2026-07-07T18:18:00Z" w:author="Author" w:date="2026-07-07T20:18:00Z" w:id="12185">
            <w:rPr>
              <w:rFonts w:ascii="Times New Roman" w:hAnsi="Times New Roman"/>
              <w:color w:val="000000"/>
            </w:rPr>
          </w:rPrChange>
        </w:rPr>
        <w:t>MAGNA</w:t>
      </w:r>
      <w:del w16du:dateUtc="2026-07-07T18:18:00Z" w:author="Author" w:date="2026-07-07T20:18:00Z" w:id="12186">
        <w:r>
          <w:rPr>
            <w:color w:val="000000"/>
          </w:rPr>
          <w:cr/>
        </w:r>
      </w:del>
      <w:r w:rsidR="0027638C" w:rsidRPr="0027638C">
        <w:rPr>
          <w:sz w:val="24"/>
          <w:rPrChange w16du:dateUtc="2026-07-07T18:18:00Z" w:author="Author" w:date="2026-07-07T20:18:00Z" w:id="12187">
            <w:rPr>
              <w:rFonts w:ascii="Times New Roman"/>
              <w:color w:val="000000"/>
              <w:spacing w:val="665"/>
            </w:rPr>
          </w:rPrChange>
        </w:rPr>
        <w:t xml:space="preserve"> </w:t>
      </w:r>
      <w:r w:rsidR="0027638C" w:rsidRPr="0027638C">
        <w:rPr>
          <w:sz w:val="24"/>
          <w:rPrChange w16du:dateUtc="2026-07-07T18:18:00Z" w:author="Author" w:date="2026-07-07T20:18:00Z" w:id="12188">
            <w:rPr>
              <w:rFonts w:ascii="Times New Roman"/>
              <w:color w:val="000000"/>
            </w:rPr>
          </w:rPrChange>
        </w:rPr>
        <w:t>ALIQUA LOREM IPSUM DOLOR SIT AMET CONSECTETUR ADIPISCING ELIT.</w:t>
      </w:r>
      <w:ins w16du:dateUtc="2026-07-07T18:18:00Z" w:author="Author" w:date="2026-07-07T20:18:00Z" w:id="12189">
        <w:r w:rsidR="0027638C">
          <w:rPr>
            <w:spacing w:val="-2"/>
            <w:sz w:val="24"/>
            <w:szCs w:val="24"/>
          </w:rPr>
          <w:t xml:space="preserve"> </w:t>
        </w:r>
      </w:ins>
    </w:p>
    <w:p w14:paraId="584D91DD" w14:textId="77777777" w:rsidR="009609E8" w:rsidRDefault="00000000" w:rsidRPr="0027638C">
      <w:pPr>
        <w:pStyle w:val="ListParagraph"/>
        <w:numPr>
          <w:ilvl w:val="2"/>
          <w:numId w:val="5"/>
        </w:numPr>
        <w:tabs>
          <w:tab w:pos="1437" w:val="left"/>
          <w:tab w:pos="1440" w:val="left"/>
        </w:tabs>
        <w:ind w:left="1440" w:right="355"/>
        <w:rPr>
          <w:sz w:val="24"/>
          <w:rPrChange w16du:dateUtc="2026-07-07T18:18:00Z" w:author="Author" w:date="2026-07-07T20:18:00Z" w:id="12190">
            <w:rPr>
              <w:rFonts w:ascii="Times New Roman"/>
              <w:color w:val="000000"/>
            </w:rPr>
          </w:rPrChange>
        </w:rPr>
        <w:pPrChange w16du:dateUtc="2026-07-07T18:18:00Z" w:author="Author" w:date="2026-07-07T20:18:00Z" w:id="12191">
          <w:pPr>
            <w:spacing w:after="0" w:before="235" w:line="254" w:lineRule="exact"/>
            <w:ind w:left="720"/>
            <w:jc w:val="left"/>
          </w:pPr>
        </w:pPrChange>
      </w:pPr>
      <w:del w16du:dateUtc="2026-07-07T18:18:00Z" w:author="Author" w:date="2026-07-07T20:18:00Z" w:id="12192">
        <w:r>
          <w:rPr>
            <w:color w:val="000000"/>
          </w:rPr>
          <w:delText>(ii)</w:delText>
        </w:r>
        <w:r>
          <w:rPr>
            <w:color w:val="000000"/>
            <w:spacing w:val="396"/>
          </w:rPr>
          <w:delText xml:space="preserve"> </w:delText>
        </w:r>
      </w:del>
      <w:r w:rsidR="00A96A35" w:rsidRPr="0027638C">
        <w:rPr>
          <w:sz w:val="24"/>
          <w:rPrChange w16du:dateUtc="2026-07-07T18:18:00Z" w:author="Author" w:date="2026-07-07T20:18:00Z" w:id="12193">
            <w:rPr>
              <w:rFonts w:ascii="Times New Roman"/>
              <w:color w:val="000000"/>
            </w:rPr>
          </w:rPrChange>
        </w:rPr>
        <w:t>SED</w:t>
      </w:r>
      <w:r w:rsidR="00A96A35" w:rsidRPr="0027638C">
        <w:rPr>
          <w:spacing w:val="-12"/>
          <w:sz w:val="24"/>
          <w:rPrChange w16du:dateUtc="2026-07-07T18:18:00Z" w:author="Author" w:date="2026-07-07T20:18:00Z" w:id="12194">
            <w:rPr>
              <w:rFonts w:ascii="Times New Roman"/>
              <w:color w:val="000000"/>
              <w:spacing w:val="-8"/>
            </w:rPr>
          </w:rPrChange>
        </w:rPr>
        <w:t xml:space="preserve"> </w:t>
      </w:r>
      <w:r w:rsidR="00A96A35" w:rsidRPr="0027638C">
        <w:rPr>
          <w:sz w:val="24"/>
          <w:rPrChange w16du:dateUtc="2026-07-07T18:18:00Z" w:author="Author" w:date="2026-07-07T20:18:00Z" w:id="12195">
            <w:rPr>
              <w:rFonts w:ascii="Times New Roman"/>
              <w:color w:val="000000"/>
            </w:rPr>
          </w:rPrChange>
        </w:rPr>
        <w:t>DO</w:t>
      </w:r>
      <w:r w:rsidR="00A96A35" w:rsidRPr="0027638C">
        <w:rPr>
          <w:spacing w:val="-12"/>
          <w:sz w:val="24"/>
          <w:rPrChange w16du:dateUtc="2026-07-07T18:18:00Z" w:author="Author" w:date="2026-07-07T20:18:00Z" w:id="12196">
            <w:rPr>
              <w:rFonts w:ascii="Times New Roman"/>
              <w:color w:val="000000"/>
              <w:spacing w:val="-8"/>
            </w:rPr>
          </w:rPrChange>
        </w:rPr>
        <w:t xml:space="preserve"> </w:t>
      </w:r>
      <w:r w:rsidR="00A96A35" w:rsidRPr="0027638C">
        <w:rPr>
          <w:sz w:val="24"/>
          <w:rPrChange w16du:dateUtc="2026-07-07T18:18:00Z" w:author="Author" w:date="2026-07-07T20:18:00Z" w:id="12197">
            <w:rPr>
              <w:rFonts w:ascii="Times New Roman"/>
              <w:color w:val="000000"/>
            </w:rPr>
          </w:rPrChange>
        </w:rPr>
        <w:t>EIUSMOD</w:t>
      </w:r>
      <w:r w:rsidR="00A96A35" w:rsidRPr="0027638C">
        <w:rPr>
          <w:spacing w:val="-12"/>
          <w:sz w:val="24"/>
          <w:rPrChange w16du:dateUtc="2026-07-07T18:18:00Z" w:author="Author" w:date="2026-07-07T20:18:00Z" w:id="12198">
            <w:rPr>
              <w:rFonts w:ascii="Times New Roman"/>
              <w:color w:val="000000"/>
              <w:spacing w:val="-8"/>
            </w:rPr>
          </w:rPrChange>
        </w:rPr>
        <w:t xml:space="preserve"> </w:t>
      </w:r>
      <w:r w:rsidR="00A96A35" w:rsidRPr="0027638C">
        <w:rPr>
          <w:sz w:val="24"/>
          <w:rPrChange w16du:dateUtc="2026-07-07T18:18:00Z" w:author="Author" w:date="2026-07-07T20:18:00Z" w:id="12199">
            <w:rPr>
              <w:rFonts w:ascii="Times New Roman"/>
              <w:color w:val="000000"/>
            </w:rPr>
          </w:rPrChange>
        </w:rPr>
        <w:t>TEMPOR</w:t>
      </w:r>
      <w:r w:rsidR="00A96A35" w:rsidRPr="0027638C">
        <w:rPr>
          <w:spacing w:val="-12"/>
          <w:sz w:val="24"/>
          <w:rPrChange w16du:dateUtc="2026-07-07T18:18:00Z" w:author="Author" w:date="2026-07-07T20:18:00Z" w:id="12200">
            <w:rPr>
              <w:rFonts w:ascii="Times New Roman"/>
              <w:color w:val="000000"/>
              <w:spacing w:val="-7"/>
            </w:rPr>
          </w:rPrChange>
        </w:rPr>
        <w:t xml:space="preserve"> </w:t>
      </w:r>
      <w:r w:rsidR="00A96A35" w:rsidRPr="0027638C">
        <w:rPr>
          <w:sz w:val="24"/>
          <w:rPrChange w16du:dateUtc="2026-07-07T18:18:00Z" w:author="Author" w:date="2026-07-07T20:18:00Z" w:id="12201">
            <w:rPr>
              <w:rFonts w:ascii="Times New Roman"/>
              <w:color w:val="000000"/>
            </w:rPr>
          </w:rPrChange>
        </w:rPr>
        <w:t>INCIDIDUNT</w:t>
      </w:r>
      <w:r w:rsidR="00A96A35" w:rsidRPr="0027638C">
        <w:rPr>
          <w:spacing w:val="-12"/>
          <w:sz w:val="24"/>
          <w:rPrChange w16du:dateUtc="2026-07-07T18:18:00Z" w:author="Author" w:date="2026-07-07T20:18:00Z" w:id="12202">
            <w:rPr>
              <w:rFonts w:ascii="Times New Roman"/>
              <w:color w:val="000000"/>
              <w:spacing w:val="-8"/>
            </w:rPr>
          </w:rPrChange>
        </w:rPr>
        <w:t xml:space="preserve"> </w:t>
      </w:r>
      <w:r w:rsidR="00A96A35" w:rsidRPr="0027638C">
        <w:rPr>
          <w:sz w:val="24"/>
          <w:rPrChange w16du:dateUtc="2026-07-07T18:18:00Z" w:author="Author" w:date="2026-07-07T20:18:00Z" w:id="12203">
            <w:rPr>
              <w:rFonts w:ascii="Times New Roman"/>
              <w:color w:val="000000"/>
            </w:rPr>
          </w:rPrChange>
        </w:rPr>
        <w:t>UT</w:t>
      </w:r>
      <w:r w:rsidR="00A96A35" w:rsidRPr="0027638C">
        <w:rPr>
          <w:spacing w:val="-12"/>
          <w:sz w:val="24"/>
          <w:rPrChange w16du:dateUtc="2026-07-07T18:18:00Z" w:author="Author" w:date="2026-07-07T20:18:00Z" w:id="12204">
            <w:rPr>
              <w:rFonts w:ascii="Times New Roman"/>
              <w:color w:val="000000"/>
              <w:spacing w:val="-8"/>
            </w:rPr>
          </w:rPrChange>
        </w:rPr>
        <w:t xml:space="preserve"> </w:t>
      </w:r>
      <w:r w:rsidR="00A96A35" w:rsidRPr="0027638C">
        <w:rPr>
          <w:sz w:val="24"/>
          <w:rPrChange w16du:dateUtc="2026-07-07T18:18:00Z" w:author="Author" w:date="2026-07-07T20:18:00Z" w:id="12205">
            <w:rPr>
              <w:rFonts w:ascii="Times New Roman"/>
              <w:color w:val="000000"/>
            </w:rPr>
          </w:rPrChange>
        </w:rPr>
        <w:t>LABORE</w:t>
      </w:r>
      <w:r w:rsidR="00A96A35" w:rsidRPr="0027638C">
        <w:rPr>
          <w:spacing w:val="-12"/>
          <w:sz w:val="24"/>
          <w:rPrChange w16du:dateUtc="2026-07-07T18:18:00Z" w:author="Author" w:date="2026-07-07T20:18:00Z" w:id="12206">
            <w:rPr>
              <w:rFonts w:ascii="Times New Roman"/>
              <w:color w:val="000000"/>
              <w:spacing w:val="-8"/>
            </w:rPr>
          </w:rPrChange>
        </w:rPr>
        <w:t xml:space="preserve"> </w:t>
      </w:r>
      <w:r w:rsidR="00A96A35" w:rsidRPr="0027638C">
        <w:rPr>
          <w:sz w:val="24"/>
          <w:rPrChange w16du:dateUtc="2026-07-07T18:18:00Z" w:author="Author" w:date="2026-07-07T20:18:00Z" w:id="12207">
            <w:rPr>
              <w:rFonts w:ascii="Times New Roman"/>
              <w:color w:val="000000"/>
            </w:rPr>
          </w:rPrChange>
        </w:rPr>
        <w:t>ET</w:t>
      </w:r>
      <w:r w:rsidR="00A96A35" w:rsidRPr="0027638C">
        <w:rPr>
          <w:spacing w:val="-12"/>
          <w:sz w:val="24"/>
          <w:rPrChange w16du:dateUtc="2026-07-07T18:18:00Z" w:author="Author" w:date="2026-07-07T20:18:00Z" w:id="12208">
            <w:rPr>
              <w:rFonts w:ascii="Times New Roman"/>
              <w:color w:val="000000"/>
              <w:spacing w:val="-8"/>
            </w:rPr>
          </w:rPrChange>
        </w:rPr>
        <w:t xml:space="preserve"> </w:t>
      </w:r>
      <w:r w:rsidR="00A96A35" w:rsidRPr="0027638C">
        <w:rPr>
          <w:sz w:val="24"/>
          <w:rPrChange w16du:dateUtc="2026-07-07T18:18:00Z" w:author="Author" w:date="2026-07-07T20:18:00Z" w:id="12209">
            <w:rPr>
              <w:rFonts w:ascii="Times New Roman" w:hAnsi="Times New Roman"/>
              <w:color w:val="000000"/>
            </w:rPr>
          </w:rPrChange>
        </w:rPr>
        <w:t>DOLORE</w:t>
      </w:r>
      <w:del w16du:dateUtc="2026-07-07T18:18:00Z" w:author="Author" w:date="2026-07-07T20:18:00Z" w:id="12210">
        <w:r>
          <w:rPr>
            <w:color w:val="000000"/>
          </w:rPr>
          <w:cr/>
        </w:r>
      </w:del>
      <w:r w:rsidR="00A96A35" w:rsidRPr="0027638C">
        <w:rPr>
          <w:sz w:val="24"/>
          <w:rPrChange w16du:dateUtc="2026-07-07T18:18:00Z" w:author="Author" w:date="2026-07-07T20:18:00Z" w:id="12211">
            <w:rPr>
              <w:rFonts w:ascii="Times New Roman"/>
              <w:color w:val="000000"/>
              <w:spacing w:val="665"/>
            </w:rPr>
          </w:rPrChange>
        </w:rPr>
        <w:t xml:space="preserve"> </w:t>
      </w:r>
      <w:r w:rsidR="00A96A35" w:rsidRPr="0027638C">
        <w:rPr>
          <w:sz w:val="24"/>
          <w:rPrChange w16du:dateUtc="2026-07-07T18:18:00Z" w:author="Author" w:date="2026-07-07T20:18:00Z" w:id="12212">
            <w:rPr>
              <w:rFonts w:ascii="Times New Roman"/>
              <w:color w:val="000000"/>
            </w:rPr>
          </w:rPrChange>
        </w:rPr>
        <w:t>MAGNA</w:t>
      </w:r>
      <w:r w:rsidR="00A96A35" w:rsidRPr="0027638C">
        <w:rPr>
          <w:sz w:val="24"/>
          <w:rPrChange w16du:dateUtc="2026-07-07T18:18:00Z" w:author="Author" w:date="2026-07-07T20:18:00Z" w:id="12213">
            <w:rPr>
              <w:rFonts w:ascii="Times New Roman"/>
              <w:color w:val="000000"/>
              <w:spacing w:val="76"/>
            </w:rPr>
          </w:rPrChange>
        </w:rPr>
        <w:t xml:space="preserve"> </w:t>
      </w:r>
      <w:r w:rsidR="00A96A35" w:rsidRPr="0027638C">
        <w:rPr>
          <w:sz w:val="24"/>
          <w:rPrChange w16du:dateUtc="2026-07-07T18:18:00Z" w:author="Author" w:date="2026-07-07T20:18:00Z" w:id="12214">
            <w:rPr>
              <w:rFonts w:ascii="Times New Roman"/>
              <w:color w:val="000000"/>
            </w:rPr>
          </w:rPrChange>
        </w:rPr>
        <w:t>ALIQUA</w:t>
      </w:r>
      <w:r w:rsidR="00A96A35" w:rsidRPr="0027638C">
        <w:rPr>
          <w:sz w:val="24"/>
          <w:rPrChange w16du:dateUtc="2026-07-07T18:18:00Z" w:author="Author" w:date="2026-07-07T20:18:00Z" w:id="12215">
            <w:rPr>
              <w:rFonts w:ascii="Times New Roman"/>
              <w:color w:val="000000"/>
              <w:spacing w:val="76"/>
            </w:rPr>
          </w:rPrChange>
        </w:rPr>
        <w:t xml:space="preserve"> </w:t>
      </w:r>
      <w:r w:rsidR="00A96A35" w:rsidRPr="0027638C">
        <w:rPr>
          <w:sz w:val="24"/>
          <w:rPrChange w16du:dateUtc="2026-07-07T18:18:00Z" w:author="Author" w:date="2026-07-07T20:18:00Z" w:id="12216">
            <w:rPr>
              <w:rFonts w:ascii="Times New Roman"/>
              <w:color w:val="000000"/>
            </w:rPr>
          </w:rPrChange>
        </w:rPr>
        <w:t>LOREM</w:t>
      </w:r>
      <w:r w:rsidR="00A96A35" w:rsidRPr="0027638C">
        <w:rPr>
          <w:sz w:val="24"/>
          <w:rPrChange w16du:dateUtc="2026-07-07T18:18:00Z" w:author="Author" w:date="2026-07-07T20:18:00Z" w:id="12217">
            <w:rPr>
              <w:rFonts w:ascii="Times New Roman"/>
              <w:color w:val="000000"/>
              <w:spacing w:val="76"/>
            </w:rPr>
          </w:rPrChange>
        </w:rPr>
        <w:t xml:space="preserve"> </w:t>
      </w:r>
      <w:r w:rsidR="00A96A35" w:rsidRPr="0027638C">
        <w:rPr>
          <w:sz w:val="24"/>
          <w:rPrChange w16du:dateUtc="2026-07-07T18:18:00Z" w:author="Author" w:date="2026-07-07T20:18:00Z" w:id="12218">
            <w:rPr>
              <w:rFonts w:ascii="Times New Roman"/>
              <w:color w:val="000000"/>
            </w:rPr>
          </w:rPrChange>
        </w:rPr>
        <w:t>IPSUM</w:t>
      </w:r>
      <w:r w:rsidR="00A96A35" w:rsidRPr="0027638C">
        <w:rPr>
          <w:sz w:val="24"/>
          <w:rPrChange w16du:dateUtc="2026-07-07T18:18:00Z" w:author="Author" w:date="2026-07-07T20:18:00Z" w:id="12219">
            <w:rPr>
              <w:rFonts w:ascii="Times New Roman"/>
              <w:color w:val="000000"/>
              <w:spacing w:val="76"/>
            </w:rPr>
          </w:rPrChange>
        </w:rPr>
        <w:t xml:space="preserve"> </w:t>
      </w:r>
      <w:r w:rsidR="00A96A35" w:rsidRPr="0027638C">
        <w:rPr>
          <w:sz w:val="24"/>
          <w:rPrChange w16du:dateUtc="2026-07-07T18:18:00Z" w:author="Author" w:date="2026-07-07T20:18:00Z" w:id="12220">
            <w:rPr>
              <w:rFonts w:ascii="Times New Roman"/>
              <w:color w:val="000000"/>
            </w:rPr>
          </w:rPrChange>
        </w:rPr>
        <w:t>DOLOR,</w:t>
      </w:r>
      <w:r w:rsidR="00A96A35" w:rsidRPr="0027638C">
        <w:rPr>
          <w:sz w:val="24"/>
          <w:rPrChange w16du:dateUtc="2026-07-07T18:18:00Z" w:author="Author" w:date="2026-07-07T20:18:00Z" w:id="12221">
            <w:rPr>
              <w:rFonts w:ascii="Times New Roman"/>
              <w:color w:val="000000"/>
              <w:spacing w:val="76"/>
            </w:rPr>
          </w:rPrChange>
        </w:rPr>
        <w:t xml:space="preserve"> </w:t>
      </w:r>
      <w:r w:rsidR="00A96A35" w:rsidRPr="0027638C">
        <w:rPr>
          <w:sz w:val="24"/>
          <w:rPrChange w16du:dateUtc="2026-07-07T18:18:00Z" w:author="Author" w:date="2026-07-07T20:18:00Z" w:id="12222">
            <w:rPr>
              <w:rFonts w:ascii="Times New Roman"/>
              <w:color w:val="000000"/>
            </w:rPr>
          </w:rPrChange>
        </w:rPr>
        <w:t>SIT</w:t>
      </w:r>
      <w:r w:rsidR="00A96A35" w:rsidRPr="0027638C">
        <w:rPr>
          <w:sz w:val="24"/>
          <w:rPrChange w16du:dateUtc="2026-07-07T18:18:00Z" w:author="Author" w:date="2026-07-07T20:18:00Z" w:id="12223">
            <w:rPr>
              <w:rFonts w:ascii="Times New Roman"/>
              <w:color w:val="000000"/>
              <w:spacing w:val="76"/>
            </w:rPr>
          </w:rPrChange>
        </w:rPr>
        <w:t xml:space="preserve"> </w:t>
      </w:r>
      <w:r w:rsidR="00A96A35" w:rsidRPr="0027638C">
        <w:rPr>
          <w:sz w:val="24"/>
          <w:rPrChange w16du:dateUtc="2026-07-07T18:18:00Z" w:author="Author" w:date="2026-07-07T20:18:00Z" w:id="12224">
            <w:rPr>
              <w:rFonts w:ascii="Times New Roman"/>
              <w:color w:val="000000"/>
            </w:rPr>
          </w:rPrChange>
        </w:rPr>
        <w:t>AMET</w:t>
      </w:r>
      <w:r w:rsidR="00A96A35" w:rsidRPr="0027638C">
        <w:rPr>
          <w:sz w:val="24"/>
          <w:rPrChange w16du:dateUtc="2026-07-07T18:18:00Z" w:author="Author" w:date="2026-07-07T20:18:00Z" w:id="12225">
            <w:rPr>
              <w:rFonts w:ascii="Times New Roman"/>
              <w:color w:val="000000"/>
              <w:spacing w:val="76"/>
            </w:rPr>
          </w:rPrChange>
        </w:rPr>
        <w:t xml:space="preserve"> </w:t>
      </w:r>
      <w:r w:rsidR="00A96A35" w:rsidRPr="0027638C">
        <w:rPr>
          <w:sz w:val="24"/>
          <w:rPrChange w16du:dateUtc="2026-07-07T18:18:00Z" w:author="Author" w:date="2026-07-07T20:18:00Z" w:id="12226">
            <w:rPr>
              <w:rFonts w:ascii="Times New Roman"/>
              <w:color w:val="000000"/>
            </w:rPr>
          </w:rPrChange>
        </w:rPr>
        <w:t>CONSECTETUR</w:t>
      </w:r>
      <w:r w:rsidR="00A96A35" w:rsidRPr="0027638C">
        <w:rPr>
          <w:sz w:val="24"/>
          <w:rPrChange w16du:dateUtc="2026-07-07T18:18:00Z" w:author="Author" w:date="2026-07-07T20:18:00Z" w:id="12227">
            <w:rPr>
              <w:rFonts w:ascii="Times New Roman"/>
              <w:color w:val="000000"/>
              <w:spacing w:val="76"/>
            </w:rPr>
          </w:rPrChange>
        </w:rPr>
        <w:t xml:space="preserve"> </w:t>
      </w:r>
      <w:r w:rsidR="00A96A35" w:rsidRPr="0027638C">
        <w:rPr>
          <w:sz w:val="24"/>
          <w:rPrChange w16du:dateUtc="2026-07-07T18:18:00Z" w:author="Author" w:date="2026-07-07T20:18:00Z" w:id="12228">
            <w:rPr>
              <w:rFonts w:ascii="Times New Roman"/>
              <w:color w:val="000000"/>
            </w:rPr>
          </w:rPrChange>
        </w:rPr>
        <w:t>ADIPISCING</w:t>
      </w:r>
      <w:r w:rsidR="00A96A35" w:rsidRPr="0027638C">
        <w:rPr>
          <w:sz w:val="24"/>
          <w:rPrChange w16du:dateUtc="2026-07-07T18:18:00Z" w:author="Author" w:date="2026-07-07T20:18:00Z" w:id="12229">
            <w:rPr>
              <w:rFonts w:ascii="Times New Roman"/>
              <w:color w:val="000000"/>
              <w:spacing w:val="76"/>
            </w:rPr>
          </w:rPrChange>
        </w:rPr>
        <w:t xml:space="preserve"> </w:t>
      </w:r>
      <w:r w:rsidR="00A96A35" w:rsidRPr="0027638C">
        <w:rPr>
          <w:sz w:val="24"/>
          <w:rPrChange w16du:dateUtc="2026-07-07T18:18:00Z" w:author="Author" w:date="2026-07-07T20:18:00Z" w:id="12230">
            <w:rPr>
              <w:rFonts w:ascii="Times New Roman" w:hAnsi="Times New Roman"/>
              <w:color w:val="000000"/>
            </w:rPr>
          </w:rPrChange>
        </w:rPr>
        <w:t>ELIT</w:t>
      </w:r>
      <w:del w16du:dateUtc="2026-07-07T18:18:00Z" w:author="Author" w:date="2026-07-07T20:18:00Z" w:id="12231">
        <w:r>
          <w:rPr>
            <w:color w:val="000000"/>
          </w:rPr>
          <w:cr/>
        </w:r>
      </w:del>
      <w:r w:rsidR="00A96A35" w:rsidRPr="0027638C">
        <w:rPr>
          <w:sz w:val="24"/>
          <w:rPrChange w16du:dateUtc="2026-07-07T18:18:00Z" w:author="Author" w:date="2026-07-07T20:18:00Z" w:id="12232">
            <w:rPr>
              <w:rFonts w:ascii="Times New Roman"/>
              <w:color w:val="000000"/>
              <w:spacing w:val="665"/>
            </w:rPr>
          </w:rPrChange>
        </w:rPr>
        <w:t xml:space="preserve"> </w:t>
      </w:r>
      <w:r w:rsidR="00A96A35" w:rsidRPr="0027638C">
        <w:rPr>
          <w:sz w:val="24"/>
          <w:rPrChange w16du:dateUtc="2026-07-07T18:18:00Z" w:author="Author" w:date="2026-07-07T20:18:00Z" w:id="12233">
            <w:rPr>
              <w:rFonts w:ascii="Times New Roman"/>
              <w:color w:val="000000"/>
            </w:rPr>
          </w:rPrChange>
        </w:rPr>
        <w:t>SED DO EIUSMOD TEMPOR INCIDIDUNT UT LABORE.</w:t>
      </w:r>
    </w:p>
    <w:p w14:paraId="584D91DE" w14:textId="77777777" w:rsidR="009609E8" w:rsidRDefault="00000000" w:rsidRPr="0027638C">
      <w:pPr>
        <w:pStyle w:val="Heading2"/>
        <w:numPr>
          <w:ilvl w:val="0"/>
          <w:numId w:val="5"/>
        </w:numPr>
        <w:tabs>
          <w:tab w:pos="719" w:val="left"/>
        </w:tabs>
        <w:spacing w:before="239"/>
        <w:ind w:hanging="719" w:left="719"/>
        <w:rPr>
          <w:b w:val="0"/>
          <w:sz w:val="24"/>
          <w:rPrChange w16du:dateUtc="2026-07-07T18:18:00Z" w:author="Author" w:date="2026-07-07T20:18:00Z" w:id="12234">
            <w:rPr>
              <w:rFonts w:ascii="Times New Roman"/>
              <w:color w:val="000000"/>
            </w:rPr>
          </w:rPrChange>
        </w:rPr>
        <w:pPrChange w16du:dateUtc="2026-07-07T18:18:00Z" w:author="Author" w:date="2026-07-07T20:18:00Z" w:id="12235">
          <w:pPr>
            <w:spacing w:after="0" w:before="235" w:line="255" w:lineRule="exact"/>
            <w:jc w:val="left"/>
          </w:pPr>
        </w:pPrChange>
      </w:pPr>
      <w:bookmarkStart w:id="12236" w:name="_Ref215486932"/>
      <w:del w16du:dateUtc="2026-07-07T18:18:00Z" w:author="Author" w:date="2026-07-07T20:18:00Z" w:id="12237">
        <w:r>
          <w:rPr>
            <w:color w:val="000000"/>
          </w:rPr>
          <w:delText>11.</w:delText>
        </w:r>
        <w:r>
          <w:rPr>
            <w:color w:val="000000"/>
            <w:spacing w:val="390"/>
          </w:rPr>
          <w:delText xml:space="preserve"> </w:delText>
        </w:r>
      </w:del>
      <w:r w:rsidR="00A96A35" w:rsidRPr="0027638C">
        <w:rPr>
          <w:spacing w:val="-2"/>
          <w:sz w:val="24"/>
          <w:rPrChange w16du:dateUtc="2026-07-07T18:18:00Z" w:author="Author" w:date="2026-07-07T20:18:00Z" w:id="12238">
            <w:rPr>
              <w:rFonts w:ascii="Times New Roman"/>
              <w:color w:val="000000"/>
              <w:spacing w:val="7"/>
            </w:rPr>
          </w:rPrChange>
        </w:rPr>
        <w:t>Et</w:t>
      </w:r>
      <w:bookmarkEnd w:id="12236"/>
    </w:p>
    <w:p w14:paraId="584D91DF" w14:textId="77777777" w:rsidR="009609E8" w:rsidRDefault="00000000" w:rsidRPr="0027638C">
      <w:pPr>
        <w:pStyle w:val="ListParagraph"/>
        <w:numPr>
          <w:ilvl w:val="1"/>
          <w:numId w:val="5"/>
        </w:numPr>
        <w:tabs>
          <w:tab w:pos="1438" w:val="left"/>
        </w:tabs>
        <w:spacing w:before="242"/>
        <w:ind w:hanging="718" w:left="1438"/>
        <w:rPr>
          <w:sz w:val="24"/>
          <w:rPrChange w16du:dateUtc="2026-07-07T18:18:00Z" w:author="Author" w:date="2026-07-07T20:18:00Z" w:id="12239">
            <w:rPr>
              <w:rFonts w:ascii="Times New Roman"/>
              <w:color w:val="000000"/>
            </w:rPr>
          </w:rPrChange>
        </w:rPr>
        <w:pPrChange w16du:dateUtc="2026-07-07T18:18:00Z" w:author="Author" w:date="2026-07-07T20:18:00Z" w:id="12240">
          <w:pPr>
            <w:spacing w:after="0" w:before="239" w:line="255" w:lineRule="exact"/>
            <w:ind w:left="720"/>
            <w:jc w:val="left"/>
          </w:pPr>
        </w:pPrChange>
      </w:pPr>
      <w:del w16du:dateUtc="2026-07-07T18:18:00Z" w:author="Author" w:date="2026-07-07T20:18:00Z" w:id="12241">
        <w:r>
          <w:rPr>
            <w:color w:val="000000"/>
          </w:rPr>
          <w:delText>(a)</w:delText>
        </w:r>
        <w:r>
          <w:rPr>
            <w:color w:val="000000"/>
            <w:spacing w:val="421"/>
          </w:rPr>
          <w:delText xml:space="preserve"> </w:delText>
        </w:r>
      </w:del>
      <w:r w:rsidR="00A96A35" w:rsidRPr="0027638C">
        <w:rPr>
          <w:sz w:val="24"/>
          <w:u w:val="single"/>
          <w:rPrChange w16du:dateUtc="2026-07-07T18:18:00Z" w:author="Author" w:date="2026-07-07T20:18:00Z" w:id="12242">
            <w:rPr>
              <w:rFonts w:ascii="Times New Roman"/>
              <w:color w:val="000000"/>
              <w:u w:val="single"/>
            </w:rPr>
          </w:rPrChange>
        </w:rPr>
        <w:t>Dolore</w:t>
      </w:r>
      <w:r w:rsidR="00A96A35" w:rsidRPr="0027638C">
        <w:rPr>
          <w:spacing w:val="-6"/>
          <w:sz w:val="24"/>
          <w:u w:val="single"/>
          <w:rPrChange w16du:dateUtc="2026-07-07T18:18:00Z" w:author="Author" w:date="2026-07-07T20:18:00Z" w:id="12243">
            <w:rPr>
              <w:rFonts w:ascii="Times New Roman"/>
              <w:color w:val="000000"/>
              <w:spacing w:val="-53"/>
            </w:rPr>
          </w:rPrChange>
        </w:rPr>
        <w:t xml:space="preserve"> </w:t>
      </w:r>
      <w:del w16du:dateUtc="2026-07-07T18:18:00Z" w:author="Author" w:date="2026-07-07T20:18:00Z" w:id="12244">
        <w:r>
          <w:rPr>
            <w:color w:val="000000"/>
            <w:spacing w:val="-2"/>
            <w:u w:val="single"/>
          </w:rPr>
          <w:delText xml:space="preserve"> </w:delText>
        </w:r>
      </w:del>
      <w:r w:rsidR="00A96A35" w:rsidRPr="0027638C">
        <w:rPr>
          <w:spacing w:val="-2"/>
          <w:sz w:val="24"/>
          <w:u w:val="single"/>
          <w:rPrChange w16du:dateUtc="2026-07-07T18:18:00Z" w:author="Author" w:date="2026-07-07T20:18:00Z" w:id="12245">
            <w:rPr>
              <w:rFonts w:ascii="Times New Roman"/>
              <w:color w:val="000000"/>
              <w:u w:val="single"/>
            </w:rPr>
          </w:rPrChange>
        </w:rPr>
        <w:t>Magna</w:t>
      </w:r>
      <w:r w:rsidR="00A96A35" w:rsidRPr="0027638C">
        <w:rPr>
          <w:spacing w:val="-2"/>
          <w:sz w:val="24"/>
          <w:rPrChange w16du:dateUtc="2026-07-07T18:18:00Z" w:author="Author" w:date="2026-07-07T20:18:00Z" w:id="12246">
            <w:rPr>
              <w:rFonts w:ascii="Times New Roman"/>
              <w:color w:val="000000"/>
            </w:rPr>
          </w:rPrChange>
        </w:rPr>
        <w:t>.</w:t>
      </w:r>
    </w:p>
    <w:p w14:paraId="584D91E0" w14:textId="77777777" w:rsidR="009609E8" w:rsidRDefault="00000000" w:rsidRPr="0027638C">
      <w:pPr>
        <w:pStyle w:val="ListParagraph"/>
        <w:numPr>
          <w:ilvl w:val="2"/>
          <w:numId w:val="5"/>
        </w:numPr>
        <w:tabs>
          <w:tab w:pos="2158" w:val="left"/>
          <w:tab w:pos="2160" w:val="left"/>
        </w:tabs>
        <w:ind w:right="355"/>
        <w:rPr>
          <w:sz w:val="24"/>
          <w:rPrChange w16du:dateUtc="2026-07-07T18:18:00Z" w:author="Author" w:date="2026-07-07T20:18:00Z" w:id="12247">
            <w:rPr>
              <w:color w:val="000000"/>
            </w:rPr>
          </w:rPrChange>
        </w:rPr>
      </w:pPr>
      <w:bookmarkStart w:id="12248" w:name="_Ref215486232"/>
      <w:del w16du:dateUtc="2026-07-07T18:18:00Z" w:author="Author" w:date="2026-07-07T20:18:00Z" w:id="12249">
        <w:r>
          <w:rPr>
            <w:color w:val="000000"/>
          </w:rPr>
          <w:delText>(i)</w:delText>
        </w:r>
        <w:r>
          <w:rPr>
            <w:color w:val="000000"/>
            <w:spacing w:val="457"/>
          </w:rPr>
          <w:delText xml:space="preserve"> </w:delText>
        </w:r>
      </w:del>
      <w:r w:rsidR="00A96A35" w:rsidRPr="0027638C">
        <w:rPr>
          <w:sz w:val="24"/>
          <w:rPrChange w16du:dateUtc="2026-07-07T18:18:00Z" w:author="Author" w:date="2026-07-07T20:18:00Z" w:id="12250">
            <w:rPr>
              <w:color w:val="000000"/>
            </w:rPr>
          </w:rPrChange>
        </w:rPr>
        <w:t>Aliqua</w:t>
      </w:r>
      <w:r w:rsidR="00A96A35" w:rsidRPr="0027638C">
        <w:rPr>
          <w:sz w:val="24"/>
          <w:rPrChange w16du:dateUtc="2026-07-07T18:18:00Z" w:author="Author" w:date="2026-07-07T20:18:00Z" w:id="12251">
            <w:rPr>
              <w:color w:val="000000"/>
              <w:spacing w:val="16"/>
            </w:rPr>
          </w:rPrChange>
        </w:rPr>
        <w:t xml:space="preserve"> </w:t>
      </w:r>
      <w:r w:rsidR="00A96A35" w:rsidRPr="0027638C">
        <w:rPr>
          <w:sz w:val="24"/>
          <w:rPrChange w16du:dateUtc="2026-07-07T18:18:00Z" w:author="Author" w:date="2026-07-07T20:18:00Z" w:id="12252">
            <w:rPr>
              <w:color w:val="000000"/>
            </w:rPr>
          </w:rPrChange>
        </w:rPr>
        <w:t>lorem</w:t>
      </w:r>
      <w:r w:rsidR="00A96A35" w:rsidRPr="0027638C">
        <w:rPr>
          <w:sz w:val="24"/>
          <w:rPrChange w16du:dateUtc="2026-07-07T18:18:00Z" w:author="Author" w:date="2026-07-07T20:18:00Z" w:id="12253">
            <w:rPr>
              <w:color w:val="000000"/>
              <w:spacing w:val="16"/>
            </w:rPr>
          </w:rPrChange>
        </w:rPr>
        <w:t xml:space="preserve"> </w:t>
      </w:r>
      <w:r w:rsidR="00A96A35" w:rsidRPr="0027638C">
        <w:rPr>
          <w:sz w:val="24"/>
          <w:rPrChange w16du:dateUtc="2026-07-07T18:18:00Z" w:author="Author" w:date="2026-07-07T20:18:00Z" w:id="12254">
            <w:rPr>
              <w:color w:val="000000"/>
            </w:rPr>
          </w:rPrChange>
        </w:rPr>
        <w:t>ipsum,</w:t>
      </w:r>
      <w:r w:rsidR="00A96A35" w:rsidRPr="0027638C">
        <w:rPr>
          <w:sz w:val="24"/>
          <w:rPrChange w16du:dateUtc="2026-07-07T18:18:00Z" w:author="Author" w:date="2026-07-07T20:18:00Z" w:id="12255">
            <w:rPr>
              <w:color w:val="000000"/>
              <w:spacing w:val="16"/>
            </w:rPr>
          </w:rPrChange>
        </w:rPr>
        <w:t xml:space="preserve"> </w:t>
      </w:r>
      <w:r w:rsidR="00A96A35" w:rsidRPr="0027638C">
        <w:rPr>
          <w:sz w:val="24"/>
          <w:rPrChange w16du:dateUtc="2026-07-07T18:18:00Z" w:author="Author" w:date="2026-07-07T20:18:00Z" w:id="12256">
            <w:rPr>
              <w:color w:val="000000"/>
            </w:rPr>
          </w:rPrChange>
        </w:rPr>
        <w:t>dolor,</w:t>
      </w:r>
      <w:r w:rsidR="00A96A35" w:rsidRPr="0027638C">
        <w:rPr>
          <w:sz w:val="24"/>
          <w:rPrChange w16du:dateUtc="2026-07-07T18:18:00Z" w:author="Author" w:date="2026-07-07T20:18:00Z" w:id="12257">
            <w:rPr>
              <w:color w:val="000000"/>
              <w:spacing w:val="16"/>
            </w:rPr>
          </w:rPrChange>
        </w:rPr>
        <w:t xml:space="preserve"> </w:t>
      </w:r>
      <w:r w:rsidR="00A96A35" w:rsidRPr="0027638C">
        <w:rPr>
          <w:sz w:val="24"/>
          <w:rPrChange w16du:dateUtc="2026-07-07T18:18:00Z" w:author="Author" w:date="2026-07-07T20:18:00Z" w:id="12258">
            <w:rPr>
              <w:color w:val="000000"/>
            </w:rPr>
          </w:rPrChange>
        </w:rPr>
        <w:t>sit</w:t>
      </w:r>
      <w:r w:rsidR="00A96A35" w:rsidRPr="0027638C">
        <w:rPr>
          <w:sz w:val="24"/>
          <w:rPrChange w16du:dateUtc="2026-07-07T18:18:00Z" w:author="Author" w:date="2026-07-07T20:18:00Z" w:id="12259">
            <w:rPr>
              <w:color w:val="000000"/>
              <w:spacing w:val="16"/>
            </w:rPr>
          </w:rPrChange>
        </w:rPr>
        <w:t xml:space="preserve"> </w:t>
      </w:r>
      <w:r w:rsidR="00A96A35" w:rsidRPr="0027638C">
        <w:rPr>
          <w:sz w:val="24"/>
          <w:rPrChange w16du:dateUtc="2026-07-07T18:18:00Z" w:author="Author" w:date="2026-07-07T20:18:00Z" w:id="12260">
            <w:rPr>
              <w:color w:val="000000"/>
            </w:rPr>
          </w:rPrChange>
        </w:rPr>
        <w:t>amet</w:t>
      </w:r>
      <w:r w:rsidR="00A96A35" w:rsidRPr="0027638C">
        <w:rPr>
          <w:sz w:val="24"/>
          <w:rPrChange w16du:dateUtc="2026-07-07T18:18:00Z" w:author="Author" w:date="2026-07-07T20:18:00Z" w:id="12261">
            <w:rPr>
              <w:color w:val="000000"/>
              <w:spacing w:val="16"/>
            </w:rPr>
          </w:rPrChange>
        </w:rPr>
        <w:t xml:space="preserve"> </w:t>
      </w:r>
      <w:r w:rsidR="00A96A35" w:rsidRPr="0027638C">
        <w:rPr>
          <w:sz w:val="24"/>
          <w:rPrChange w16du:dateUtc="2026-07-07T18:18:00Z" w:author="Author" w:date="2026-07-07T20:18:00Z" w:id="12262">
            <w:rPr>
              <w:color w:val="000000"/>
            </w:rPr>
          </w:rPrChange>
        </w:rPr>
        <w:t>consectetur</w:t>
      </w:r>
      <w:r w:rsidR="00A96A35" w:rsidRPr="0027638C">
        <w:rPr>
          <w:sz w:val="24"/>
          <w:rPrChange w16du:dateUtc="2026-07-07T18:18:00Z" w:author="Author" w:date="2026-07-07T20:18:00Z" w:id="12263">
            <w:rPr>
              <w:color w:val="000000"/>
              <w:spacing w:val="16"/>
            </w:rPr>
          </w:rPrChange>
        </w:rPr>
        <w:t xml:space="preserve"> </w:t>
      </w:r>
      <w:r w:rsidR="00A96A35" w:rsidRPr="0027638C">
        <w:rPr>
          <w:sz w:val="24"/>
          <w:rPrChange w16du:dateUtc="2026-07-07T18:18:00Z" w:author="Author" w:date="2026-07-07T20:18:00Z" w:id="12264">
            <w:rPr>
              <w:color w:val="000000"/>
            </w:rPr>
          </w:rPrChange>
        </w:rPr>
        <w:t>adipiscing</w:t>
      </w:r>
      <w:r w:rsidR="00A96A35" w:rsidRPr="0027638C">
        <w:rPr>
          <w:sz w:val="24"/>
          <w:rPrChange w16du:dateUtc="2026-07-07T18:18:00Z" w:author="Author" w:date="2026-07-07T20:18:00Z" w:id="12265">
            <w:rPr>
              <w:color w:val="000000"/>
              <w:spacing w:val="16"/>
            </w:rPr>
          </w:rPrChange>
        </w:rPr>
        <w:t xml:space="preserve"> </w:t>
      </w:r>
      <w:r w:rsidR="00A96A35" w:rsidRPr="0027638C">
        <w:rPr>
          <w:sz w:val="24"/>
          <w:rPrChange w16du:dateUtc="2026-07-07T18:18:00Z" w:author="Author" w:date="2026-07-07T20:18:00Z" w:id="12266">
            <w:rPr>
              <w:color w:val="000000"/>
            </w:rPr>
          </w:rPrChange>
        </w:rPr>
        <w:t>Elit</w:t>
      </w:r>
      <w:r w:rsidR="00A96A35" w:rsidRPr="0027638C">
        <w:rPr>
          <w:sz w:val="24"/>
          <w:rPrChange w16du:dateUtc="2026-07-07T18:18:00Z" w:author="Author" w:date="2026-07-07T20:18:00Z" w:id="12267">
            <w:rPr>
              <w:color w:val="000000"/>
              <w:spacing w:val="16"/>
            </w:rPr>
          </w:rPrChange>
        </w:rPr>
        <w:t xml:space="preserve"> </w:t>
      </w:r>
      <w:r w:rsidR="00A96A35" w:rsidRPr="0027638C">
        <w:rPr>
          <w:sz w:val="24"/>
          <w:rPrChange w16du:dateUtc="2026-07-07T18:18:00Z" w:author="Author" w:date="2026-07-07T20:18:00Z" w:id="12268">
            <w:rPr>
              <w:color w:val="000000"/>
            </w:rPr>
          </w:rPrChange>
        </w:rPr>
        <w:t>sed</w:t>
      </w:r>
      <w:r w:rsidR="00A96A35" w:rsidRPr="0027638C">
        <w:rPr>
          <w:sz w:val="24"/>
          <w:rPrChange w16du:dateUtc="2026-07-07T18:18:00Z" w:author="Author" w:date="2026-07-07T20:18:00Z" w:id="12269">
            <w:rPr>
              <w:color w:val="000000"/>
              <w:spacing w:val="16"/>
            </w:rPr>
          </w:rPrChange>
        </w:rPr>
        <w:t xml:space="preserve"> </w:t>
      </w:r>
      <w:r w:rsidR="00A96A35" w:rsidRPr="0027638C">
        <w:rPr>
          <w:sz w:val="24"/>
          <w:rPrChange w16du:dateUtc="2026-07-07T18:18:00Z" w:author="Author" w:date="2026-07-07T20:18:00Z" w:id="12270">
            <w:rPr>
              <w:color w:val="000000"/>
            </w:rPr>
          </w:rPrChange>
        </w:rPr>
        <w:t>do</w:t>
      </w:r>
      <w:r w:rsidR="00A96A35" w:rsidRPr="0027638C">
        <w:rPr>
          <w:sz w:val="24"/>
          <w:rPrChange w16du:dateUtc="2026-07-07T18:18:00Z" w:author="Author" w:date="2026-07-07T20:18:00Z" w:id="12271">
            <w:rPr>
              <w:color w:val="000000"/>
              <w:spacing w:val="16"/>
            </w:rPr>
          </w:rPrChange>
        </w:rPr>
        <w:t xml:space="preserve"> </w:t>
      </w:r>
      <w:r w:rsidR="00A96A35" w:rsidRPr="0027638C">
        <w:rPr>
          <w:sz w:val="24"/>
          <w:rPrChange w16du:dateUtc="2026-07-07T18:18:00Z" w:author="Author" w:date="2026-07-07T20:18:00Z" w:id="12272">
            <w:rPr>
              <w:color w:val="000000"/>
            </w:rPr>
          </w:rPrChange>
        </w:rPr>
        <w:t>eiusmod,</w:t>
      </w:r>
      <w:del w16du:dateUtc="2026-07-07T18:18:00Z" w:author="Author" w:date="2026-07-07T20:18:00Z" w:id="12273">
        <w:r>
          <w:rPr>
            <w:color w:val="000000"/>
          </w:rPr>
          <w:cr/>
        </w:r>
      </w:del>
      <w:r w:rsidR="00A96A35" w:rsidRPr="0027638C">
        <w:rPr>
          <w:sz w:val="24"/>
          <w:rPrChange w16du:dateUtc="2026-07-07T18:18:00Z" w:author="Author" w:date="2026-07-07T20:18:00Z" w:id="12274">
            <w:rPr>
              <w:color w:val="000000"/>
              <w:spacing w:val="665"/>
            </w:rPr>
          </w:rPrChange>
        </w:rPr>
        <w:t xml:space="preserve"> </w:t>
      </w:r>
      <w:r w:rsidR="00A96A35" w:rsidRPr="0027638C">
        <w:rPr>
          <w:sz w:val="24"/>
          <w:rPrChange w16du:dateUtc="2026-07-07T18:18:00Z" w:author="Author" w:date="2026-07-07T20:18:00Z" w:id="12275">
            <w:rPr>
              <w:color w:val="000000"/>
            </w:rPr>
          </w:rPrChange>
        </w:rPr>
        <w:t>tempor,</w:t>
      </w:r>
      <w:r w:rsidR="00A96A35" w:rsidRPr="0027638C">
        <w:rPr>
          <w:sz w:val="24"/>
          <w:rPrChange w16du:dateUtc="2026-07-07T18:18:00Z" w:author="Author" w:date="2026-07-07T20:18:00Z" w:id="12276">
            <w:rPr>
              <w:color w:val="000000"/>
              <w:spacing w:val="41"/>
            </w:rPr>
          </w:rPrChange>
        </w:rPr>
        <w:t xml:space="preserve"> </w:t>
      </w:r>
      <w:r w:rsidR="00A96A35" w:rsidRPr="0027638C">
        <w:rPr>
          <w:sz w:val="24"/>
          <w:rPrChange w16du:dateUtc="2026-07-07T18:18:00Z" w:author="Author" w:date="2026-07-07T20:18:00Z" w:id="12277">
            <w:rPr>
              <w:color w:val="000000"/>
            </w:rPr>
          </w:rPrChange>
        </w:rPr>
        <w:t>incididunt,</w:t>
      </w:r>
      <w:r w:rsidR="00A96A35" w:rsidRPr="0027638C">
        <w:rPr>
          <w:sz w:val="24"/>
          <w:rPrChange w16du:dateUtc="2026-07-07T18:18:00Z" w:author="Author" w:date="2026-07-07T20:18:00Z" w:id="12278">
            <w:rPr>
              <w:color w:val="000000"/>
              <w:spacing w:val="41"/>
            </w:rPr>
          </w:rPrChange>
        </w:rPr>
        <w:t xml:space="preserve"> </w:t>
      </w:r>
      <w:r w:rsidR="00A96A35" w:rsidRPr="0027638C">
        <w:rPr>
          <w:sz w:val="24"/>
          <w:rPrChange w16du:dateUtc="2026-07-07T18:18:00Z" w:author="Author" w:date="2026-07-07T20:18:00Z" w:id="12279">
            <w:rPr>
              <w:color w:val="000000"/>
            </w:rPr>
          </w:rPrChange>
        </w:rPr>
        <w:t>ut</w:t>
      </w:r>
      <w:r w:rsidR="00A96A35" w:rsidRPr="0027638C">
        <w:rPr>
          <w:sz w:val="24"/>
          <w:rPrChange w16du:dateUtc="2026-07-07T18:18:00Z" w:author="Author" w:date="2026-07-07T20:18:00Z" w:id="12280">
            <w:rPr>
              <w:color w:val="000000"/>
              <w:spacing w:val="41"/>
            </w:rPr>
          </w:rPrChange>
        </w:rPr>
        <w:t xml:space="preserve"> </w:t>
      </w:r>
      <w:r w:rsidR="00A96A35" w:rsidRPr="0027638C">
        <w:rPr>
          <w:sz w:val="24"/>
          <w:rPrChange w16du:dateUtc="2026-07-07T18:18:00Z" w:author="Author" w:date="2026-07-07T20:18:00Z" w:id="12281">
            <w:rPr>
              <w:color w:val="000000"/>
            </w:rPr>
          </w:rPrChange>
        </w:rPr>
        <w:t>labore</w:t>
      </w:r>
      <w:r w:rsidR="00A96A35" w:rsidRPr="0027638C">
        <w:rPr>
          <w:sz w:val="24"/>
          <w:rPrChange w16du:dateUtc="2026-07-07T18:18:00Z" w:author="Author" w:date="2026-07-07T20:18:00Z" w:id="12282">
            <w:rPr>
              <w:color w:val="000000"/>
              <w:spacing w:val="41"/>
            </w:rPr>
          </w:rPrChange>
        </w:rPr>
        <w:t xml:space="preserve"> </w:t>
      </w:r>
      <w:r w:rsidR="00A96A35" w:rsidRPr="0027638C">
        <w:rPr>
          <w:sz w:val="24"/>
          <w:rPrChange w16du:dateUtc="2026-07-07T18:18:00Z" w:author="Author" w:date="2026-07-07T20:18:00Z" w:id="12283">
            <w:rPr>
              <w:color w:val="000000"/>
            </w:rPr>
          </w:rPrChange>
        </w:rPr>
        <w:t>(et,</w:t>
      </w:r>
      <w:r w:rsidR="00A96A35" w:rsidRPr="0027638C">
        <w:rPr>
          <w:sz w:val="24"/>
          <w:rPrChange w16du:dateUtc="2026-07-07T18:18:00Z" w:author="Author" w:date="2026-07-07T20:18:00Z" w:id="12284">
            <w:rPr>
              <w:color w:val="000000"/>
              <w:spacing w:val="41"/>
            </w:rPr>
          </w:rPrChange>
        </w:rPr>
        <w:t xml:space="preserve"> </w:t>
      </w:r>
      <w:r w:rsidR="00A96A35" w:rsidRPr="0027638C">
        <w:rPr>
          <w:sz w:val="24"/>
          <w:rPrChange w16du:dateUtc="2026-07-07T18:18:00Z" w:author="Author" w:date="2026-07-07T20:18:00Z" w:id="12285">
            <w:rPr>
              <w:color w:val="000000"/>
            </w:rPr>
          </w:rPrChange>
        </w:rPr>
        <w:t>dolore</w:t>
      </w:r>
      <w:r w:rsidR="00A96A35" w:rsidRPr="0027638C">
        <w:rPr>
          <w:sz w:val="24"/>
          <w:rPrChange w16du:dateUtc="2026-07-07T18:18:00Z" w:author="Author" w:date="2026-07-07T20:18:00Z" w:id="12286">
            <w:rPr>
              <w:color w:val="000000"/>
              <w:spacing w:val="41"/>
            </w:rPr>
          </w:rPrChange>
        </w:rPr>
        <w:t xml:space="preserve"> </w:t>
      </w:r>
      <w:r w:rsidR="00A96A35" w:rsidRPr="0027638C">
        <w:rPr>
          <w:sz w:val="24"/>
          <w:rPrChange w16du:dateUtc="2026-07-07T18:18:00Z" w:author="Author" w:date="2026-07-07T20:18:00Z" w:id="12287">
            <w:rPr>
              <w:color w:val="000000"/>
              <w:spacing w:val="6"/>
            </w:rPr>
          </w:rPrChange>
        </w:rPr>
        <w:t>“</w:t>
      </w:r>
      <w:r w:rsidR="00A96A35" w:rsidRPr="0027638C">
        <w:rPr>
          <w:b/>
          <w:sz w:val="24"/>
          <w:rPrChange w16du:dateUtc="2026-07-07T18:18:00Z" w:author="Author" w:date="2026-07-07T20:18:00Z" w:id="12288">
            <w:rPr>
              <w:color w:val="000000"/>
              <w:spacing w:val="6"/>
            </w:rPr>
          </w:rPrChange>
        </w:rPr>
        <w:t>Magna</w:t>
      </w:r>
      <w:r w:rsidR="00A96A35" w:rsidRPr="0027638C">
        <w:rPr>
          <w:b/>
          <w:sz w:val="24"/>
          <w:rPrChange w16du:dateUtc="2026-07-07T18:18:00Z" w:author="Author" w:date="2026-07-07T20:18:00Z" w:id="12289">
            <w:rPr>
              <w:color w:val="000000"/>
              <w:spacing w:val="60"/>
            </w:rPr>
          </w:rPrChange>
        </w:rPr>
        <w:t xml:space="preserve"> </w:t>
      </w:r>
      <w:r w:rsidR="00A96A35" w:rsidRPr="0027638C">
        <w:rPr>
          <w:b/>
          <w:sz w:val="24"/>
          <w:rPrChange w16du:dateUtc="2026-07-07T18:18:00Z" w:author="Author" w:date="2026-07-07T20:18:00Z" w:id="12290">
            <w:rPr>
              <w:color w:val="000000"/>
              <w:spacing w:val="7"/>
            </w:rPr>
          </w:rPrChange>
        </w:rPr>
        <w:t>Aliqua</w:t>
      </w:r>
      <w:r w:rsidR="00A96A35" w:rsidRPr="0027638C">
        <w:rPr>
          <w:sz w:val="24"/>
          <w:rPrChange w16du:dateUtc="2026-07-07T18:18:00Z" w:author="Author" w:date="2026-07-07T20:18:00Z" w:id="12291">
            <w:rPr>
              <w:color w:val="000000"/>
              <w:spacing w:val="7"/>
            </w:rPr>
          </w:rPrChange>
        </w:rPr>
        <w:t>”)</w:t>
      </w:r>
      <w:r w:rsidR="00A96A35" w:rsidRPr="0027638C">
        <w:rPr>
          <w:sz w:val="24"/>
          <w:rPrChange w16du:dateUtc="2026-07-07T18:18:00Z" w:author="Author" w:date="2026-07-07T20:18:00Z" w:id="12292">
            <w:rPr>
              <w:color w:val="000000"/>
              <w:spacing w:val="35"/>
            </w:rPr>
          </w:rPrChange>
        </w:rPr>
        <w:t xml:space="preserve"> </w:t>
      </w:r>
      <w:r w:rsidR="00A96A35" w:rsidRPr="0027638C">
        <w:rPr>
          <w:sz w:val="24"/>
          <w:rPrChange w16du:dateUtc="2026-07-07T18:18:00Z" w:author="Author" w:date="2026-07-07T20:18:00Z" w:id="12293">
            <w:rPr>
              <w:color w:val="000000"/>
            </w:rPr>
          </w:rPrChange>
        </w:rPr>
        <w:t>lorem</w:t>
      </w:r>
      <w:r w:rsidR="00A96A35" w:rsidRPr="0027638C">
        <w:rPr>
          <w:sz w:val="24"/>
          <w:rPrChange w16du:dateUtc="2026-07-07T18:18:00Z" w:author="Author" w:date="2026-07-07T20:18:00Z" w:id="12294">
            <w:rPr>
              <w:color w:val="000000"/>
              <w:spacing w:val="41"/>
            </w:rPr>
          </w:rPrChange>
        </w:rPr>
        <w:t xml:space="preserve"> </w:t>
      </w:r>
      <w:r w:rsidR="00A96A35" w:rsidRPr="0027638C">
        <w:rPr>
          <w:sz w:val="24"/>
          <w:rPrChange w16du:dateUtc="2026-07-07T18:18:00Z" w:author="Author" w:date="2026-07-07T20:18:00Z" w:id="12295">
            <w:rPr>
              <w:color w:val="000000"/>
            </w:rPr>
          </w:rPrChange>
        </w:rPr>
        <w:t>ipsum</w:t>
      </w:r>
      <w:del w16du:dateUtc="2026-07-07T18:18:00Z" w:author="Author" w:date="2026-07-07T20:18:00Z" w:id="12296">
        <w:r>
          <w:rPr>
            <w:color w:val="000000"/>
          </w:rPr>
          <w:cr/>
        </w:r>
      </w:del>
      <w:r w:rsidR="00A96A35" w:rsidRPr="0027638C">
        <w:rPr>
          <w:sz w:val="24"/>
          <w:rPrChange w16du:dateUtc="2026-07-07T18:18:00Z" w:author="Author" w:date="2026-07-07T20:18:00Z" w:id="12297">
            <w:rPr>
              <w:color w:val="000000"/>
              <w:spacing w:val="665"/>
            </w:rPr>
          </w:rPrChange>
        </w:rPr>
        <w:t xml:space="preserve"> </w:t>
      </w:r>
      <w:r w:rsidR="00A96A35" w:rsidRPr="0027638C">
        <w:rPr>
          <w:sz w:val="24"/>
          <w:rPrChange w16du:dateUtc="2026-07-07T18:18:00Z" w:author="Author" w:date="2026-07-07T20:18:00Z" w:id="12298">
            <w:rPr>
              <w:color w:val="000000"/>
            </w:rPr>
          </w:rPrChange>
        </w:rPr>
        <w:t>dolor</w:t>
      </w:r>
      <w:r w:rsidR="00A96A35" w:rsidRPr="0027638C">
        <w:rPr>
          <w:spacing w:val="-3"/>
          <w:sz w:val="24"/>
          <w:rPrChange w16du:dateUtc="2026-07-07T18:18:00Z" w:author="Author" w:date="2026-07-07T20:18:00Z" w:id="12299">
            <w:rPr>
              <w:color w:val="000000"/>
              <w:spacing w:val="1"/>
            </w:rPr>
          </w:rPrChange>
        </w:rPr>
        <w:t xml:space="preserve"> </w:t>
      </w:r>
      <w:r w:rsidR="00A96A35" w:rsidRPr="0027638C">
        <w:rPr>
          <w:sz w:val="24"/>
          <w:rPrChange w16du:dateUtc="2026-07-07T18:18:00Z" w:author="Author" w:date="2026-07-07T20:18:00Z" w:id="12300">
            <w:rPr>
              <w:color w:val="000000"/>
            </w:rPr>
          </w:rPrChange>
        </w:rPr>
        <w:t>sit</w:t>
      </w:r>
      <w:r w:rsidR="00A96A35" w:rsidRPr="0027638C">
        <w:rPr>
          <w:spacing w:val="-3"/>
          <w:sz w:val="24"/>
          <w:rPrChange w16du:dateUtc="2026-07-07T18:18:00Z" w:author="Author" w:date="2026-07-07T20:18:00Z" w:id="12301">
            <w:rPr>
              <w:color w:val="000000"/>
              <w:spacing w:val="1"/>
            </w:rPr>
          </w:rPrChange>
        </w:rPr>
        <w:t xml:space="preserve"> </w:t>
      </w:r>
      <w:r w:rsidR="00A96A35" w:rsidRPr="0027638C">
        <w:rPr>
          <w:sz w:val="24"/>
          <w:rPrChange w16du:dateUtc="2026-07-07T18:18:00Z" w:author="Author" w:date="2026-07-07T20:18:00Z" w:id="12302">
            <w:rPr>
              <w:color w:val="000000"/>
            </w:rPr>
          </w:rPrChange>
        </w:rPr>
        <w:t>amet</w:t>
      </w:r>
      <w:r w:rsidR="00A96A35" w:rsidRPr="0027638C">
        <w:rPr>
          <w:spacing w:val="-3"/>
          <w:sz w:val="24"/>
          <w:rPrChange w16du:dateUtc="2026-07-07T18:18:00Z" w:author="Author" w:date="2026-07-07T20:18:00Z" w:id="12303">
            <w:rPr>
              <w:color w:val="000000"/>
              <w:spacing w:val="1"/>
            </w:rPr>
          </w:rPrChange>
        </w:rPr>
        <w:t xml:space="preserve"> </w:t>
      </w:r>
      <w:r w:rsidR="00A96A35" w:rsidRPr="0027638C">
        <w:rPr>
          <w:sz w:val="24"/>
          <w:rPrChange w16du:dateUtc="2026-07-07T18:18:00Z" w:author="Author" w:date="2026-07-07T20:18:00Z" w:id="12304">
            <w:rPr>
              <w:color w:val="000000"/>
            </w:rPr>
          </w:rPrChange>
        </w:rPr>
        <w:t>consectetur</w:t>
      </w:r>
      <w:r w:rsidR="00A96A35" w:rsidRPr="0027638C">
        <w:rPr>
          <w:spacing w:val="-3"/>
          <w:sz w:val="24"/>
          <w:rPrChange w16du:dateUtc="2026-07-07T18:18:00Z" w:author="Author" w:date="2026-07-07T20:18:00Z" w:id="12305">
            <w:rPr>
              <w:color w:val="000000"/>
              <w:spacing w:val="1"/>
            </w:rPr>
          </w:rPrChange>
        </w:rPr>
        <w:t xml:space="preserve"> </w:t>
      </w:r>
      <w:r w:rsidR="00A96A35" w:rsidRPr="0027638C">
        <w:rPr>
          <w:sz w:val="24"/>
          <w:rPrChange w16du:dateUtc="2026-07-07T18:18:00Z" w:author="Author" w:date="2026-07-07T20:18:00Z" w:id="12306">
            <w:rPr>
              <w:color w:val="000000"/>
            </w:rPr>
          </w:rPrChange>
        </w:rPr>
        <w:t>Adipiscing</w:t>
      </w:r>
      <w:r w:rsidR="00A96A35" w:rsidRPr="0027638C">
        <w:rPr>
          <w:spacing w:val="-3"/>
          <w:sz w:val="24"/>
          <w:rPrChange w16du:dateUtc="2026-07-07T18:18:00Z" w:author="Author" w:date="2026-07-07T20:18:00Z" w:id="12307">
            <w:rPr>
              <w:color w:val="000000"/>
              <w:spacing w:val="1"/>
            </w:rPr>
          </w:rPrChange>
        </w:rPr>
        <w:t xml:space="preserve"> </w:t>
      </w:r>
      <w:r w:rsidR="00A96A35" w:rsidRPr="0027638C">
        <w:rPr>
          <w:sz w:val="24"/>
          <w:rPrChange w16du:dateUtc="2026-07-07T18:18:00Z" w:author="Author" w:date="2026-07-07T20:18:00Z" w:id="12308">
            <w:rPr>
              <w:color w:val="000000"/>
            </w:rPr>
          </w:rPrChange>
        </w:rPr>
        <w:t>elit</w:t>
      </w:r>
      <w:r w:rsidR="00A96A35" w:rsidRPr="0027638C">
        <w:rPr>
          <w:spacing w:val="-3"/>
          <w:sz w:val="24"/>
          <w:rPrChange w16du:dateUtc="2026-07-07T18:18:00Z" w:author="Author" w:date="2026-07-07T20:18:00Z" w:id="12309">
            <w:rPr>
              <w:color w:val="000000"/>
              <w:spacing w:val="1"/>
            </w:rPr>
          </w:rPrChange>
        </w:rPr>
        <w:t xml:space="preserve"> </w:t>
      </w:r>
      <w:r w:rsidR="00A96A35" w:rsidRPr="0027638C">
        <w:rPr>
          <w:sz w:val="24"/>
          <w:rPrChange w16du:dateUtc="2026-07-07T18:18:00Z" w:author="Author" w:date="2026-07-07T20:18:00Z" w:id="12310">
            <w:rPr>
              <w:color w:val="000000"/>
            </w:rPr>
          </w:rPrChange>
        </w:rPr>
        <w:t>sed</w:t>
      </w:r>
      <w:r w:rsidR="00A96A35" w:rsidRPr="0027638C">
        <w:rPr>
          <w:spacing w:val="-3"/>
          <w:sz w:val="24"/>
          <w:rPrChange w16du:dateUtc="2026-07-07T18:18:00Z" w:author="Author" w:date="2026-07-07T20:18:00Z" w:id="12311">
            <w:rPr>
              <w:color w:val="000000"/>
              <w:spacing w:val="1"/>
            </w:rPr>
          </w:rPrChange>
        </w:rPr>
        <w:t xml:space="preserve"> </w:t>
      </w:r>
      <w:r w:rsidR="00A96A35" w:rsidRPr="0027638C">
        <w:rPr>
          <w:sz w:val="24"/>
          <w:rPrChange w16du:dateUtc="2026-07-07T18:18:00Z" w:author="Author" w:date="2026-07-07T20:18:00Z" w:id="12312">
            <w:rPr>
              <w:color w:val="000000"/>
            </w:rPr>
          </w:rPrChange>
        </w:rPr>
        <w:t>do</w:t>
      </w:r>
      <w:r w:rsidR="00A96A35" w:rsidRPr="0027638C">
        <w:rPr>
          <w:spacing w:val="-3"/>
          <w:sz w:val="24"/>
          <w:rPrChange w16du:dateUtc="2026-07-07T18:18:00Z" w:author="Author" w:date="2026-07-07T20:18:00Z" w:id="12313">
            <w:rPr>
              <w:color w:val="000000"/>
              <w:spacing w:val="1"/>
            </w:rPr>
          </w:rPrChange>
        </w:rPr>
        <w:t xml:space="preserve"> </w:t>
      </w:r>
      <w:r w:rsidR="00A96A35" w:rsidRPr="0027638C">
        <w:rPr>
          <w:sz w:val="24"/>
          <w:rPrChange w16du:dateUtc="2026-07-07T18:18:00Z" w:author="Author" w:date="2026-07-07T20:18:00Z" w:id="12314">
            <w:rPr>
              <w:color w:val="000000"/>
            </w:rPr>
          </w:rPrChange>
        </w:rPr>
        <w:t>Eiusmod</w:t>
      </w:r>
      <w:r w:rsidR="00A96A35" w:rsidRPr="0027638C">
        <w:rPr>
          <w:spacing w:val="-3"/>
          <w:sz w:val="24"/>
          <w:rPrChange w16du:dateUtc="2026-07-07T18:18:00Z" w:author="Author" w:date="2026-07-07T20:18:00Z" w:id="12315">
            <w:rPr>
              <w:color w:val="000000"/>
              <w:spacing w:val="1"/>
            </w:rPr>
          </w:rPrChange>
        </w:rPr>
        <w:t xml:space="preserve"> </w:t>
      </w:r>
      <w:r w:rsidR="00A96A35" w:rsidRPr="0027638C">
        <w:rPr>
          <w:sz w:val="24"/>
          <w:rPrChange w16du:dateUtc="2026-07-07T18:18:00Z" w:author="Author" w:date="2026-07-07T20:18:00Z" w:id="12316">
            <w:rPr>
              <w:color w:val="000000"/>
            </w:rPr>
          </w:rPrChange>
        </w:rPr>
        <w:t>Tempor</w:t>
      </w:r>
      <w:r w:rsidR="00A96A35" w:rsidRPr="0027638C">
        <w:rPr>
          <w:spacing w:val="-3"/>
          <w:sz w:val="24"/>
          <w:rPrChange w16du:dateUtc="2026-07-07T18:18:00Z" w:author="Author" w:date="2026-07-07T20:18:00Z" w:id="12317">
            <w:rPr>
              <w:color w:val="000000"/>
              <w:spacing w:val="1"/>
            </w:rPr>
          </w:rPrChange>
        </w:rPr>
        <w:t xml:space="preserve"> </w:t>
      </w:r>
      <w:r w:rsidR="00A96A35" w:rsidRPr="0027638C">
        <w:rPr>
          <w:sz w:val="24"/>
          <w:rPrChange w16du:dateUtc="2026-07-07T18:18:00Z" w:author="Author" w:date="2026-07-07T20:18:00Z" w:id="12318">
            <w:rPr>
              <w:color w:val="000000"/>
            </w:rPr>
          </w:rPrChange>
        </w:rPr>
        <w:t>incididunt</w:t>
      </w:r>
      <w:r w:rsidR="00A96A35" w:rsidRPr="0027638C">
        <w:rPr>
          <w:spacing w:val="-3"/>
          <w:sz w:val="24"/>
          <w:rPrChange w16du:dateUtc="2026-07-07T18:18:00Z" w:author="Author" w:date="2026-07-07T20:18:00Z" w:id="12319">
            <w:rPr>
              <w:color w:val="000000"/>
              <w:spacing w:val="1"/>
            </w:rPr>
          </w:rPrChange>
        </w:rPr>
        <w:t xml:space="preserve"> </w:t>
      </w:r>
      <w:r w:rsidR="00A96A35" w:rsidRPr="0027638C">
        <w:rPr>
          <w:sz w:val="24"/>
          <w:rPrChange w16du:dateUtc="2026-07-07T18:18:00Z" w:author="Author" w:date="2026-07-07T20:18:00Z" w:id="12320">
            <w:rPr>
              <w:color w:val="000000"/>
            </w:rPr>
          </w:rPrChange>
        </w:rPr>
        <w:t>ut</w:t>
      </w:r>
      <w:r w:rsidR="00A96A35" w:rsidRPr="0027638C">
        <w:rPr>
          <w:spacing w:val="-3"/>
          <w:sz w:val="24"/>
          <w:rPrChange w16du:dateUtc="2026-07-07T18:18:00Z" w:author="Author" w:date="2026-07-07T20:18:00Z" w:id="12321">
            <w:rPr>
              <w:color w:val="000000"/>
              <w:spacing w:val="1"/>
            </w:rPr>
          </w:rPrChange>
        </w:rPr>
        <w:t xml:space="preserve"> </w:t>
      </w:r>
      <w:r w:rsidR="00A96A35" w:rsidRPr="0027638C">
        <w:rPr>
          <w:sz w:val="24"/>
          <w:rPrChange w16du:dateUtc="2026-07-07T18:18:00Z" w:author="Author" w:date="2026-07-07T20:18:00Z" w:id="12322">
            <w:rPr>
              <w:color w:val="000000"/>
            </w:rPr>
          </w:rPrChange>
        </w:rPr>
        <w:t>labore</w:t>
      </w:r>
      <w:r w:rsidR="00A96A35" w:rsidRPr="0027638C">
        <w:rPr>
          <w:spacing w:val="-3"/>
          <w:sz w:val="24"/>
          <w:rPrChange w16du:dateUtc="2026-07-07T18:18:00Z" w:author="Author" w:date="2026-07-07T20:18:00Z" w:id="12323">
            <w:rPr>
              <w:color w:val="000000"/>
              <w:spacing w:val="1"/>
            </w:rPr>
          </w:rPrChange>
        </w:rPr>
        <w:t xml:space="preserve"> </w:t>
      </w:r>
      <w:r w:rsidR="00A96A35" w:rsidRPr="0027638C">
        <w:rPr>
          <w:sz w:val="24"/>
          <w:rPrChange w16du:dateUtc="2026-07-07T18:18:00Z" w:author="Author" w:date="2026-07-07T20:18:00Z" w:id="12324">
            <w:rPr>
              <w:color w:val="000000"/>
            </w:rPr>
          </w:rPrChange>
        </w:rPr>
        <w:t>et</w:t>
      </w:r>
      <w:del w16du:dateUtc="2026-07-07T18:18:00Z" w:author="Author" w:date="2026-07-07T20:18:00Z" w:id="12325">
        <w:r>
          <w:rPr>
            <w:color w:val="000000"/>
          </w:rPr>
          <w:cr/>
        </w:r>
      </w:del>
      <w:r w:rsidR="00A96A35" w:rsidRPr="0027638C">
        <w:rPr>
          <w:sz w:val="24"/>
          <w:rPrChange w16du:dateUtc="2026-07-07T18:18:00Z" w:author="Author" w:date="2026-07-07T20:18:00Z" w:id="12326">
            <w:rPr>
              <w:color w:val="000000"/>
              <w:spacing w:val="665"/>
            </w:rPr>
          </w:rPrChange>
        </w:rPr>
        <w:t xml:space="preserve"> </w:t>
      </w:r>
      <w:r w:rsidR="00A96A35" w:rsidRPr="0027638C">
        <w:rPr>
          <w:sz w:val="24"/>
          <w:rPrChange w16du:dateUtc="2026-07-07T18:18:00Z" w:author="Author" w:date="2026-07-07T20:18:00Z" w:id="12327">
            <w:rPr>
              <w:color w:val="000000"/>
            </w:rPr>
          </w:rPrChange>
        </w:rPr>
        <w:t>dolore</w:t>
      </w:r>
      <w:r w:rsidR="00A96A35" w:rsidRPr="0027638C">
        <w:rPr>
          <w:sz w:val="24"/>
          <w:rPrChange w16du:dateUtc="2026-07-07T18:18:00Z" w:author="Author" w:date="2026-07-07T20:18:00Z" w:id="12328">
            <w:rPr>
              <w:color w:val="000000"/>
              <w:spacing w:val="6"/>
            </w:rPr>
          </w:rPrChange>
        </w:rPr>
        <w:t xml:space="preserve"> </w:t>
      </w:r>
      <w:r w:rsidR="00A96A35" w:rsidRPr="0027638C">
        <w:rPr>
          <w:sz w:val="24"/>
          <w:rPrChange w16du:dateUtc="2026-07-07T18:18:00Z" w:author="Author" w:date="2026-07-07T20:18:00Z" w:id="12329">
            <w:rPr>
              <w:color w:val="000000"/>
            </w:rPr>
          </w:rPrChange>
        </w:rPr>
        <w:t>magna</w:t>
      </w:r>
      <w:r w:rsidR="00A96A35" w:rsidRPr="0027638C">
        <w:rPr>
          <w:sz w:val="24"/>
          <w:rPrChange w16du:dateUtc="2026-07-07T18:18:00Z" w:author="Author" w:date="2026-07-07T20:18:00Z" w:id="12330">
            <w:rPr>
              <w:color w:val="000000"/>
              <w:spacing w:val="6"/>
            </w:rPr>
          </w:rPrChange>
        </w:rPr>
        <w:t xml:space="preserve"> </w:t>
      </w:r>
      <w:r w:rsidR="00A96A35" w:rsidRPr="0027638C">
        <w:rPr>
          <w:sz w:val="24"/>
          <w:rPrChange w16du:dateUtc="2026-07-07T18:18:00Z" w:author="Author" w:date="2026-07-07T20:18:00Z" w:id="12331">
            <w:rPr>
              <w:color w:val="000000"/>
            </w:rPr>
          </w:rPrChange>
        </w:rPr>
        <w:t>aliqua</w:t>
      </w:r>
      <w:r w:rsidR="00A96A35" w:rsidRPr="0027638C">
        <w:rPr>
          <w:sz w:val="24"/>
          <w:rPrChange w16du:dateUtc="2026-07-07T18:18:00Z" w:author="Author" w:date="2026-07-07T20:18:00Z" w:id="12332">
            <w:rPr>
              <w:color w:val="000000"/>
              <w:spacing w:val="6"/>
            </w:rPr>
          </w:rPrChange>
        </w:rPr>
        <w:t xml:space="preserve"> </w:t>
      </w:r>
      <w:r w:rsidR="00A96A35" w:rsidRPr="0027638C">
        <w:rPr>
          <w:sz w:val="24"/>
          <w:rPrChange w16du:dateUtc="2026-07-07T18:18:00Z" w:author="Author" w:date="2026-07-07T20:18:00Z" w:id="12333">
            <w:rPr>
              <w:color w:val="000000"/>
            </w:rPr>
          </w:rPrChange>
        </w:rPr>
        <w:t>lorem,</w:t>
      </w:r>
      <w:r w:rsidR="00A96A35" w:rsidRPr="0027638C">
        <w:rPr>
          <w:sz w:val="24"/>
          <w:rPrChange w16du:dateUtc="2026-07-07T18:18:00Z" w:author="Author" w:date="2026-07-07T20:18:00Z" w:id="12334">
            <w:rPr>
              <w:color w:val="000000"/>
              <w:spacing w:val="6"/>
            </w:rPr>
          </w:rPrChange>
        </w:rPr>
        <w:t xml:space="preserve"> </w:t>
      </w:r>
      <w:r w:rsidR="00A96A35" w:rsidRPr="0027638C">
        <w:rPr>
          <w:sz w:val="24"/>
          <w:rPrChange w16du:dateUtc="2026-07-07T18:18:00Z" w:author="Author" w:date="2026-07-07T20:18:00Z" w:id="12335">
            <w:rPr>
              <w:color w:val="000000"/>
            </w:rPr>
          </w:rPrChange>
        </w:rPr>
        <w:t>ipsum,</w:t>
      </w:r>
      <w:r w:rsidR="00A96A35" w:rsidRPr="0027638C">
        <w:rPr>
          <w:sz w:val="24"/>
          <w:rPrChange w16du:dateUtc="2026-07-07T18:18:00Z" w:author="Author" w:date="2026-07-07T20:18:00Z" w:id="12336">
            <w:rPr>
              <w:color w:val="000000"/>
              <w:spacing w:val="6"/>
            </w:rPr>
          </w:rPrChange>
        </w:rPr>
        <w:t xml:space="preserve"> </w:t>
      </w:r>
      <w:r w:rsidR="00A96A35" w:rsidRPr="0027638C">
        <w:rPr>
          <w:sz w:val="24"/>
          <w:rPrChange w16du:dateUtc="2026-07-07T18:18:00Z" w:author="Author" w:date="2026-07-07T20:18:00Z" w:id="12337">
            <w:rPr>
              <w:color w:val="000000"/>
            </w:rPr>
          </w:rPrChange>
        </w:rPr>
        <w:t>dolor,</w:t>
      </w:r>
      <w:r w:rsidR="00A96A35" w:rsidRPr="0027638C">
        <w:rPr>
          <w:sz w:val="24"/>
          <w:rPrChange w16du:dateUtc="2026-07-07T18:18:00Z" w:author="Author" w:date="2026-07-07T20:18:00Z" w:id="12338">
            <w:rPr>
              <w:color w:val="000000"/>
              <w:spacing w:val="6"/>
            </w:rPr>
          </w:rPrChange>
        </w:rPr>
        <w:t xml:space="preserve"> </w:t>
      </w:r>
      <w:r w:rsidR="00A96A35" w:rsidRPr="0027638C">
        <w:rPr>
          <w:sz w:val="24"/>
          <w:rPrChange w16du:dateUtc="2026-07-07T18:18:00Z" w:author="Author" w:date="2026-07-07T20:18:00Z" w:id="12339">
            <w:rPr>
              <w:color w:val="000000"/>
            </w:rPr>
          </w:rPrChange>
        </w:rPr>
        <w:t>sit,</w:t>
      </w:r>
      <w:r w:rsidR="00A96A35" w:rsidRPr="0027638C">
        <w:rPr>
          <w:sz w:val="24"/>
          <w:rPrChange w16du:dateUtc="2026-07-07T18:18:00Z" w:author="Author" w:date="2026-07-07T20:18:00Z" w:id="12340">
            <w:rPr>
              <w:color w:val="000000"/>
              <w:spacing w:val="6"/>
            </w:rPr>
          </w:rPrChange>
        </w:rPr>
        <w:t xml:space="preserve"> </w:t>
      </w:r>
      <w:r w:rsidR="00A96A35" w:rsidRPr="0027638C">
        <w:rPr>
          <w:sz w:val="24"/>
          <w:rPrChange w16du:dateUtc="2026-07-07T18:18:00Z" w:author="Author" w:date="2026-07-07T20:18:00Z" w:id="12341">
            <w:rPr>
              <w:color w:val="000000"/>
            </w:rPr>
          </w:rPrChange>
        </w:rPr>
        <w:t>amet,</w:t>
      </w:r>
      <w:r w:rsidR="00A96A35" w:rsidRPr="0027638C">
        <w:rPr>
          <w:sz w:val="24"/>
          <w:rPrChange w16du:dateUtc="2026-07-07T18:18:00Z" w:author="Author" w:date="2026-07-07T20:18:00Z" w:id="12342">
            <w:rPr>
              <w:color w:val="000000"/>
              <w:spacing w:val="6"/>
            </w:rPr>
          </w:rPrChange>
        </w:rPr>
        <w:t xml:space="preserve"> </w:t>
      </w:r>
      <w:r w:rsidR="00A96A35" w:rsidRPr="0027638C">
        <w:rPr>
          <w:sz w:val="24"/>
          <w:rPrChange w16du:dateUtc="2026-07-07T18:18:00Z" w:author="Author" w:date="2026-07-07T20:18:00Z" w:id="12343">
            <w:rPr>
              <w:color w:val="000000"/>
            </w:rPr>
          </w:rPrChange>
        </w:rPr>
        <w:t>consectetur,</w:t>
      </w:r>
      <w:r w:rsidR="00A96A35" w:rsidRPr="0027638C">
        <w:rPr>
          <w:sz w:val="24"/>
          <w:rPrChange w16du:dateUtc="2026-07-07T18:18:00Z" w:author="Author" w:date="2026-07-07T20:18:00Z" w:id="12344">
            <w:rPr>
              <w:color w:val="000000"/>
              <w:spacing w:val="6"/>
            </w:rPr>
          </w:rPrChange>
        </w:rPr>
        <w:t xml:space="preserve"> </w:t>
      </w:r>
      <w:r w:rsidR="00A96A35" w:rsidRPr="0027638C">
        <w:rPr>
          <w:sz w:val="24"/>
          <w:rPrChange w16du:dateUtc="2026-07-07T18:18:00Z" w:author="Author" w:date="2026-07-07T20:18:00Z" w:id="12345">
            <w:rPr>
              <w:color w:val="000000"/>
            </w:rPr>
          </w:rPrChange>
        </w:rPr>
        <w:t>adipiscing</w:t>
      </w:r>
      <w:r w:rsidR="00A96A35" w:rsidRPr="0027638C">
        <w:rPr>
          <w:sz w:val="24"/>
          <w:rPrChange w16du:dateUtc="2026-07-07T18:18:00Z" w:author="Author" w:date="2026-07-07T20:18:00Z" w:id="12346">
            <w:rPr>
              <w:color w:val="000000"/>
              <w:spacing w:val="6"/>
            </w:rPr>
          </w:rPrChange>
        </w:rPr>
        <w:t xml:space="preserve"> </w:t>
      </w:r>
      <w:r w:rsidR="00A96A35" w:rsidRPr="0027638C">
        <w:rPr>
          <w:sz w:val="24"/>
          <w:rPrChange w16du:dateUtc="2026-07-07T18:18:00Z" w:author="Author" w:date="2026-07-07T20:18:00Z" w:id="12347">
            <w:rPr>
              <w:color w:val="000000"/>
            </w:rPr>
          </w:rPrChange>
        </w:rPr>
        <w:t>elit</w:t>
      </w:r>
      <w:del w16du:dateUtc="2026-07-07T18:18:00Z" w:author="Author" w:date="2026-07-07T20:18:00Z" w:id="12348">
        <w:r>
          <w:rPr>
            <w:color w:val="000000"/>
          </w:rPr>
          <w:cr/>
        </w:r>
      </w:del>
      <w:r w:rsidR="00A96A35" w:rsidRPr="0027638C">
        <w:rPr>
          <w:sz w:val="24"/>
          <w:rPrChange w16du:dateUtc="2026-07-07T18:18:00Z" w:author="Author" w:date="2026-07-07T20:18:00Z" w:id="12349">
            <w:rPr>
              <w:color w:val="000000"/>
              <w:spacing w:val="665"/>
            </w:rPr>
          </w:rPrChange>
        </w:rPr>
        <w:t xml:space="preserve"> </w:t>
      </w:r>
      <w:r w:rsidR="00A96A35" w:rsidRPr="0027638C">
        <w:rPr>
          <w:sz w:val="24"/>
          <w:rPrChange w16du:dateUtc="2026-07-07T18:18:00Z" w:author="Author" w:date="2026-07-07T20:18:00Z" w:id="12350">
            <w:rPr>
              <w:color w:val="000000"/>
            </w:rPr>
          </w:rPrChange>
        </w:rPr>
        <w:t>sed</w:t>
      </w:r>
      <w:r w:rsidR="00A96A35" w:rsidRPr="0027638C">
        <w:rPr>
          <w:sz w:val="24"/>
          <w:rPrChange w16du:dateUtc="2026-07-07T18:18:00Z" w:author="Author" w:date="2026-07-07T20:18:00Z" w:id="12351">
            <w:rPr>
              <w:color w:val="000000"/>
              <w:spacing w:val="5"/>
            </w:rPr>
          </w:rPrChange>
        </w:rPr>
        <w:t xml:space="preserve"> </w:t>
      </w:r>
      <w:r w:rsidR="00A96A35" w:rsidRPr="0027638C">
        <w:rPr>
          <w:sz w:val="24"/>
          <w:rPrChange w16du:dateUtc="2026-07-07T18:18:00Z" w:author="Author" w:date="2026-07-07T20:18:00Z" w:id="12352">
            <w:rPr>
              <w:color w:val="000000"/>
            </w:rPr>
          </w:rPrChange>
        </w:rPr>
        <w:t>do</w:t>
      </w:r>
      <w:r w:rsidR="00A96A35" w:rsidRPr="0027638C">
        <w:rPr>
          <w:sz w:val="24"/>
          <w:rPrChange w16du:dateUtc="2026-07-07T18:18:00Z" w:author="Author" w:date="2026-07-07T20:18:00Z" w:id="12353">
            <w:rPr>
              <w:color w:val="000000"/>
              <w:spacing w:val="5"/>
            </w:rPr>
          </w:rPrChange>
        </w:rPr>
        <w:t xml:space="preserve"> </w:t>
      </w:r>
      <w:r w:rsidR="00A96A35" w:rsidRPr="0027638C">
        <w:rPr>
          <w:sz w:val="24"/>
          <w:rPrChange w16du:dateUtc="2026-07-07T18:18:00Z" w:author="Author" w:date="2026-07-07T20:18:00Z" w:id="12354">
            <w:rPr>
              <w:color w:val="000000"/>
            </w:rPr>
          </w:rPrChange>
        </w:rPr>
        <w:t>eiusmod,</w:t>
      </w:r>
      <w:r w:rsidR="00A96A35" w:rsidRPr="0027638C">
        <w:rPr>
          <w:sz w:val="24"/>
          <w:rPrChange w16du:dateUtc="2026-07-07T18:18:00Z" w:author="Author" w:date="2026-07-07T20:18:00Z" w:id="12355">
            <w:rPr>
              <w:color w:val="000000"/>
              <w:spacing w:val="5"/>
            </w:rPr>
          </w:rPrChange>
        </w:rPr>
        <w:t xml:space="preserve"> </w:t>
      </w:r>
      <w:r w:rsidR="00A96A35" w:rsidRPr="0027638C">
        <w:rPr>
          <w:sz w:val="24"/>
          <w:rPrChange w16du:dateUtc="2026-07-07T18:18:00Z" w:author="Author" w:date="2026-07-07T20:18:00Z" w:id="12356">
            <w:rPr>
              <w:color w:val="000000"/>
            </w:rPr>
          </w:rPrChange>
        </w:rPr>
        <w:t>tempor,</w:t>
      </w:r>
      <w:r w:rsidR="00A96A35" w:rsidRPr="0027638C">
        <w:rPr>
          <w:sz w:val="24"/>
          <w:rPrChange w16du:dateUtc="2026-07-07T18:18:00Z" w:author="Author" w:date="2026-07-07T20:18:00Z" w:id="12357">
            <w:rPr>
              <w:color w:val="000000"/>
              <w:spacing w:val="5"/>
            </w:rPr>
          </w:rPrChange>
        </w:rPr>
        <w:t xml:space="preserve"> </w:t>
      </w:r>
      <w:r w:rsidR="00A96A35" w:rsidRPr="0027638C">
        <w:rPr>
          <w:sz w:val="24"/>
          <w:rPrChange w16du:dateUtc="2026-07-07T18:18:00Z" w:author="Author" w:date="2026-07-07T20:18:00Z" w:id="12358">
            <w:rPr>
              <w:color w:val="000000"/>
            </w:rPr>
          </w:rPrChange>
        </w:rPr>
        <w:t>incididunt,</w:t>
      </w:r>
      <w:r w:rsidR="00A96A35" w:rsidRPr="0027638C">
        <w:rPr>
          <w:sz w:val="24"/>
          <w:rPrChange w16du:dateUtc="2026-07-07T18:18:00Z" w:author="Author" w:date="2026-07-07T20:18:00Z" w:id="12359">
            <w:rPr>
              <w:color w:val="000000"/>
              <w:spacing w:val="5"/>
            </w:rPr>
          </w:rPrChange>
        </w:rPr>
        <w:t xml:space="preserve"> </w:t>
      </w:r>
      <w:r w:rsidR="00A96A35" w:rsidRPr="0027638C">
        <w:rPr>
          <w:sz w:val="24"/>
          <w:rPrChange w16du:dateUtc="2026-07-07T18:18:00Z" w:author="Author" w:date="2026-07-07T20:18:00Z" w:id="12360">
            <w:rPr>
              <w:color w:val="000000"/>
            </w:rPr>
          </w:rPrChange>
        </w:rPr>
        <w:t>ut,</w:t>
      </w:r>
      <w:r w:rsidR="00A96A35" w:rsidRPr="0027638C">
        <w:rPr>
          <w:sz w:val="24"/>
          <w:rPrChange w16du:dateUtc="2026-07-07T18:18:00Z" w:author="Author" w:date="2026-07-07T20:18:00Z" w:id="12361">
            <w:rPr>
              <w:color w:val="000000"/>
              <w:spacing w:val="5"/>
            </w:rPr>
          </w:rPrChange>
        </w:rPr>
        <w:t xml:space="preserve"> </w:t>
      </w:r>
      <w:r w:rsidR="00A96A35" w:rsidRPr="0027638C">
        <w:rPr>
          <w:sz w:val="24"/>
          <w:rPrChange w16du:dateUtc="2026-07-07T18:18:00Z" w:author="Author" w:date="2026-07-07T20:18:00Z" w:id="12362">
            <w:rPr>
              <w:color w:val="000000"/>
            </w:rPr>
          </w:rPrChange>
        </w:rPr>
        <w:t>labore,</w:t>
      </w:r>
      <w:r w:rsidR="00A96A35" w:rsidRPr="0027638C">
        <w:rPr>
          <w:sz w:val="24"/>
          <w:rPrChange w16du:dateUtc="2026-07-07T18:18:00Z" w:author="Author" w:date="2026-07-07T20:18:00Z" w:id="12363">
            <w:rPr>
              <w:color w:val="000000"/>
              <w:spacing w:val="5"/>
            </w:rPr>
          </w:rPrChange>
        </w:rPr>
        <w:t xml:space="preserve"> </w:t>
      </w:r>
      <w:r w:rsidR="00A96A35" w:rsidRPr="0027638C">
        <w:rPr>
          <w:sz w:val="24"/>
          <w:rPrChange w16du:dateUtc="2026-07-07T18:18:00Z" w:author="Author" w:date="2026-07-07T20:18:00Z" w:id="12364">
            <w:rPr>
              <w:color w:val="000000"/>
            </w:rPr>
          </w:rPrChange>
        </w:rPr>
        <w:t>et</w:t>
      </w:r>
      <w:r w:rsidR="00A96A35" w:rsidRPr="0027638C">
        <w:rPr>
          <w:sz w:val="24"/>
          <w:rPrChange w16du:dateUtc="2026-07-07T18:18:00Z" w:author="Author" w:date="2026-07-07T20:18:00Z" w:id="12365">
            <w:rPr>
              <w:color w:val="000000"/>
              <w:spacing w:val="5"/>
            </w:rPr>
          </w:rPrChange>
        </w:rPr>
        <w:t xml:space="preserve"> </w:t>
      </w:r>
      <w:r w:rsidR="00A96A35" w:rsidRPr="0027638C">
        <w:rPr>
          <w:sz w:val="24"/>
          <w:rPrChange w16du:dateUtc="2026-07-07T18:18:00Z" w:author="Author" w:date="2026-07-07T20:18:00Z" w:id="12366">
            <w:rPr>
              <w:color w:val="000000"/>
            </w:rPr>
          </w:rPrChange>
        </w:rPr>
        <w:t>dolore,</w:t>
      </w:r>
      <w:r w:rsidR="00A96A35" w:rsidRPr="0027638C">
        <w:rPr>
          <w:sz w:val="24"/>
          <w:rPrChange w16du:dateUtc="2026-07-07T18:18:00Z" w:author="Author" w:date="2026-07-07T20:18:00Z" w:id="12367">
            <w:rPr>
              <w:color w:val="000000"/>
              <w:spacing w:val="5"/>
            </w:rPr>
          </w:rPrChange>
        </w:rPr>
        <w:t xml:space="preserve"> </w:t>
      </w:r>
      <w:r w:rsidR="00A96A35" w:rsidRPr="0027638C">
        <w:rPr>
          <w:sz w:val="24"/>
          <w:rPrChange w16du:dateUtc="2026-07-07T18:18:00Z" w:author="Author" w:date="2026-07-07T20:18:00Z" w:id="12368">
            <w:rPr>
              <w:color w:val="000000"/>
            </w:rPr>
          </w:rPrChange>
        </w:rPr>
        <w:t>magna</w:t>
      </w:r>
      <w:r w:rsidR="00A96A35" w:rsidRPr="0027638C">
        <w:rPr>
          <w:spacing w:val="-2"/>
          <w:sz w:val="24"/>
          <w:rPrChange w16du:dateUtc="2026-07-07T18:18:00Z" w:author="Author" w:date="2026-07-07T20:18:00Z" w:id="12369">
            <w:rPr>
              <w:color w:val="000000"/>
              <w:spacing w:val="2"/>
            </w:rPr>
          </w:rPrChange>
        </w:rPr>
        <w:t xml:space="preserve"> </w:t>
      </w:r>
      <w:r w:rsidR="00A96A35" w:rsidRPr="0027638C">
        <w:rPr>
          <w:sz w:val="24"/>
          <w:rPrChange w16du:dateUtc="2026-07-07T18:18:00Z" w:author="Author" w:date="2026-07-07T20:18:00Z" w:id="12370">
            <w:rPr>
              <w:color w:val="000000"/>
            </w:rPr>
          </w:rPrChange>
        </w:rPr>
        <w:t>aliqua</w:t>
      </w:r>
      <w:r w:rsidR="00A96A35" w:rsidRPr="0027638C">
        <w:rPr>
          <w:sz w:val="24"/>
          <w:rPrChange w16du:dateUtc="2026-07-07T18:18:00Z" w:author="Author" w:date="2026-07-07T20:18:00Z" w:id="12371">
            <w:rPr>
              <w:color w:val="000000"/>
              <w:spacing w:val="5"/>
            </w:rPr>
          </w:rPrChange>
        </w:rPr>
        <w:t xml:space="preserve"> </w:t>
      </w:r>
      <w:r w:rsidR="00A96A35" w:rsidRPr="0027638C">
        <w:rPr>
          <w:sz w:val="24"/>
          <w:rPrChange w16du:dateUtc="2026-07-07T18:18:00Z" w:author="Author" w:date="2026-07-07T20:18:00Z" w:id="12372">
            <w:rPr>
              <w:color w:val="000000"/>
            </w:rPr>
          </w:rPrChange>
        </w:rPr>
        <w:t>lorem,</w:t>
      </w:r>
      <w:del w16du:dateUtc="2026-07-07T18:18:00Z" w:author="Author" w:date="2026-07-07T20:18:00Z" w:id="12373">
        <w:r>
          <w:rPr>
            <w:color w:val="000000"/>
          </w:rPr>
          <w:cr/>
        </w:r>
      </w:del>
      <w:r w:rsidR="00A96A35" w:rsidRPr="0027638C">
        <w:rPr>
          <w:sz w:val="24"/>
          <w:rPrChange w16du:dateUtc="2026-07-07T18:18:00Z" w:author="Author" w:date="2026-07-07T20:18:00Z" w:id="12374">
            <w:rPr>
              <w:color w:val="000000"/>
              <w:spacing w:val="665"/>
            </w:rPr>
          </w:rPrChange>
        </w:rPr>
        <w:t xml:space="preserve"> </w:t>
      </w:r>
      <w:r w:rsidR="00A96A35" w:rsidRPr="0027638C">
        <w:rPr>
          <w:sz w:val="24"/>
          <w:rPrChange w16du:dateUtc="2026-07-07T18:18:00Z" w:author="Author" w:date="2026-07-07T20:18:00Z" w:id="12375">
            <w:rPr>
              <w:color w:val="000000"/>
            </w:rPr>
          </w:rPrChange>
        </w:rPr>
        <w:t>ipsum</w:t>
      </w:r>
      <w:r w:rsidR="00A96A35" w:rsidRPr="0027638C">
        <w:rPr>
          <w:sz w:val="24"/>
          <w:rPrChange w16du:dateUtc="2026-07-07T18:18:00Z" w:author="Author" w:date="2026-07-07T20:18:00Z" w:id="12376">
            <w:rPr>
              <w:color w:val="000000"/>
              <w:spacing w:val="13"/>
            </w:rPr>
          </w:rPrChange>
        </w:rPr>
        <w:t xml:space="preserve"> </w:t>
      </w:r>
      <w:r w:rsidR="00A96A35" w:rsidRPr="0027638C">
        <w:rPr>
          <w:sz w:val="24"/>
          <w:rPrChange w16du:dateUtc="2026-07-07T18:18:00Z" w:author="Author" w:date="2026-07-07T20:18:00Z" w:id="12377">
            <w:rPr>
              <w:color w:val="000000"/>
            </w:rPr>
          </w:rPrChange>
        </w:rPr>
        <w:t>dolor</w:t>
      </w:r>
      <w:r w:rsidR="00A96A35" w:rsidRPr="0027638C">
        <w:rPr>
          <w:sz w:val="24"/>
          <w:rPrChange w16du:dateUtc="2026-07-07T18:18:00Z" w:author="Author" w:date="2026-07-07T20:18:00Z" w:id="12378">
            <w:rPr>
              <w:color w:val="000000"/>
              <w:spacing w:val="13"/>
            </w:rPr>
          </w:rPrChange>
        </w:rPr>
        <w:t xml:space="preserve"> </w:t>
      </w:r>
      <w:r w:rsidR="00A96A35" w:rsidRPr="0027638C">
        <w:rPr>
          <w:sz w:val="24"/>
          <w:rPrChange w16du:dateUtc="2026-07-07T18:18:00Z" w:author="Author" w:date="2026-07-07T20:18:00Z" w:id="12379">
            <w:rPr>
              <w:color w:val="000000"/>
            </w:rPr>
          </w:rPrChange>
        </w:rPr>
        <w:t>sit</w:t>
      </w:r>
      <w:r w:rsidR="00A96A35" w:rsidRPr="0027638C">
        <w:rPr>
          <w:sz w:val="24"/>
          <w:rPrChange w16du:dateUtc="2026-07-07T18:18:00Z" w:author="Author" w:date="2026-07-07T20:18:00Z" w:id="12380">
            <w:rPr>
              <w:color w:val="000000"/>
              <w:spacing w:val="13"/>
            </w:rPr>
          </w:rPrChange>
        </w:rPr>
        <w:t xml:space="preserve"> </w:t>
      </w:r>
      <w:r w:rsidR="00A96A35" w:rsidRPr="0027638C">
        <w:rPr>
          <w:sz w:val="24"/>
          <w:rPrChange w16du:dateUtc="2026-07-07T18:18:00Z" w:author="Author" w:date="2026-07-07T20:18:00Z" w:id="12381">
            <w:rPr>
              <w:color w:val="000000"/>
            </w:rPr>
          </w:rPrChange>
        </w:rPr>
        <w:t>amet</w:t>
      </w:r>
      <w:r w:rsidR="00A96A35" w:rsidRPr="0027638C">
        <w:rPr>
          <w:sz w:val="24"/>
          <w:rPrChange w16du:dateUtc="2026-07-07T18:18:00Z" w:author="Author" w:date="2026-07-07T20:18:00Z" w:id="12382">
            <w:rPr>
              <w:color w:val="000000"/>
              <w:spacing w:val="13"/>
            </w:rPr>
          </w:rPrChange>
        </w:rPr>
        <w:t xml:space="preserve"> </w:t>
      </w:r>
      <w:r w:rsidR="00A96A35" w:rsidRPr="0027638C">
        <w:rPr>
          <w:sz w:val="24"/>
          <w:rPrChange w16du:dateUtc="2026-07-07T18:18:00Z" w:author="Author" w:date="2026-07-07T20:18:00Z" w:id="12383">
            <w:rPr>
              <w:color w:val="000000"/>
            </w:rPr>
          </w:rPrChange>
        </w:rPr>
        <w:t>(consectetur,</w:t>
      </w:r>
      <w:r w:rsidR="00A96A35" w:rsidRPr="0027638C">
        <w:rPr>
          <w:sz w:val="24"/>
          <w:rPrChange w16du:dateUtc="2026-07-07T18:18:00Z" w:author="Author" w:date="2026-07-07T20:18:00Z" w:id="12384">
            <w:rPr>
              <w:color w:val="000000"/>
              <w:spacing w:val="13"/>
            </w:rPr>
          </w:rPrChange>
        </w:rPr>
        <w:t xml:space="preserve"> </w:t>
      </w:r>
      <w:r w:rsidR="00A96A35" w:rsidRPr="0027638C">
        <w:rPr>
          <w:sz w:val="24"/>
          <w:rPrChange w16du:dateUtc="2026-07-07T18:18:00Z" w:author="Author" w:date="2026-07-07T20:18:00Z" w:id="12385">
            <w:rPr>
              <w:color w:val="000000"/>
            </w:rPr>
          </w:rPrChange>
        </w:rPr>
        <w:t>adipiscing</w:t>
      </w:r>
      <w:r w:rsidR="00A96A35" w:rsidRPr="0027638C">
        <w:rPr>
          <w:sz w:val="24"/>
          <w:rPrChange w16du:dateUtc="2026-07-07T18:18:00Z" w:author="Author" w:date="2026-07-07T20:18:00Z" w:id="12386">
            <w:rPr>
              <w:color w:val="000000"/>
              <w:spacing w:val="13"/>
            </w:rPr>
          </w:rPrChange>
        </w:rPr>
        <w:t xml:space="preserve"> </w:t>
      </w:r>
      <w:r w:rsidR="00A96A35" w:rsidRPr="0027638C">
        <w:rPr>
          <w:sz w:val="24"/>
          <w:rPrChange w16du:dateUtc="2026-07-07T18:18:00Z" w:author="Author" w:date="2026-07-07T20:18:00Z" w:id="12387">
            <w:rPr>
              <w:color w:val="000000"/>
              <w:spacing w:val="3"/>
            </w:rPr>
          </w:rPrChange>
        </w:rPr>
        <w:t>“</w:t>
      </w:r>
      <w:r w:rsidR="00A96A35" w:rsidRPr="0027638C">
        <w:rPr>
          <w:b/>
          <w:sz w:val="24"/>
          <w:rPrChange w16du:dateUtc="2026-07-07T18:18:00Z" w:author="Author" w:date="2026-07-07T20:18:00Z" w:id="12388">
            <w:rPr>
              <w:color w:val="000000"/>
              <w:spacing w:val="3"/>
            </w:rPr>
          </w:rPrChange>
        </w:rPr>
        <w:t>Elit</w:t>
      </w:r>
      <w:r w:rsidR="00A96A35" w:rsidRPr="0027638C">
        <w:rPr>
          <w:sz w:val="24"/>
          <w:rPrChange w16du:dateUtc="2026-07-07T18:18:00Z" w:author="Author" w:date="2026-07-07T20:18:00Z" w:id="12389">
            <w:rPr>
              <w:color w:val="000000"/>
              <w:spacing w:val="3"/>
            </w:rPr>
          </w:rPrChange>
        </w:rPr>
        <w:t>”)</w:t>
      </w:r>
      <w:r w:rsidR="00A96A35" w:rsidRPr="0027638C">
        <w:rPr>
          <w:sz w:val="24"/>
          <w:rPrChange w16du:dateUtc="2026-07-07T18:18:00Z" w:author="Author" w:date="2026-07-07T20:18:00Z" w:id="12390">
            <w:rPr>
              <w:color w:val="000000"/>
              <w:spacing w:val="10"/>
            </w:rPr>
          </w:rPrChange>
        </w:rPr>
        <w:t xml:space="preserve"> </w:t>
      </w:r>
      <w:r w:rsidR="00A96A35" w:rsidRPr="0027638C">
        <w:rPr>
          <w:sz w:val="24"/>
          <w:rPrChange w16du:dateUtc="2026-07-07T18:18:00Z" w:author="Author" w:date="2026-07-07T20:18:00Z" w:id="12391">
            <w:rPr>
              <w:color w:val="000000"/>
            </w:rPr>
          </w:rPrChange>
        </w:rPr>
        <w:t>sed</w:t>
      </w:r>
      <w:r w:rsidR="00A96A35" w:rsidRPr="0027638C">
        <w:rPr>
          <w:sz w:val="24"/>
          <w:rPrChange w16du:dateUtc="2026-07-07T18:18:00Z" w:author="Author" w:date="2026-07-07T20:18:00Z" w:id="12392">
            <w:rPr>
              <w:color w:val="000000"/>
              <w:spacing w:val="13"/>
            </w:rPr>
          </w:rPrChange>
        </w:rPr>
        <w:t xml:space="preserve"> </w:t>
      </w:r>
      <w:r w:rsidR="00A96A35" w:rsidRPr="0027638C">
        <w:rPr>
          <w:sz w:val="24"/>
          <w:rPrChange w16du:dateUtc="2026-07-07T18:18:00Z" w:author="Author" w:date="2026-07-07T20:18:00Z" w:id="12393">
            <w:rPr>
              <w:color w:val="000000"/>
            </w:rPr>
          </w:rPrChange>
        </w:rPr>
        <w:t>do</w:t>
      </w:r>
      <w:r w:rsidR="00A96A35" w:rsidRPr="0027638C">
        <w:rPr>
          <w:sz w:val="24"/>
          <w:rPrChange w16du:dateUtc="2026-07-07T18:18:00Z" w:author="Author" w:date="2026-07-07T20:18:00Z" w:id="12394">
            <w:rPr>
              <w:color w:val="000000"/>
              <w:spacing w:val="13"/>
            </w:rPr>
          </w:rPrChange>
        </w:rPr>
        <w:t xml:space="preserve"> </w:t>
      </w:r>
      <w:r w:rsidR="00A96A35" w:rsidRPr="0027638C">
        <w:rPr>
          <w:sz w:val="24"/>
          <w:rPrChange w16du:dateUtc="2026-07-07T18:18:00Z" w:author="Author" w:date="2026-07-07T20:18:00Z" w:id="12395">
            <w:rPr>
              <w:color w:val="000000"/>
            </w:rPr>
          </w:rPrChange>
        </w:rPr>
        <w:t>eiusmod-tempor</w:t>
      </w:r>
      <w:r w:rsidR="00A96A35" w:rsidRPr="0027638C">
        <w:rPr>
          <w:sz w:val="24"/>
          <w:rPrChange w16du:dateUtc="2026-07-07T18:18:00Z" w:author="Author" w:date="2026-07-07T20:18:00Z" w:id="12396">
            <w:rPr>
              <w:color w:val="000000"/>
              <w:spacing w:val="13"/>
            </w:rPr>
          </w:rPrChange>
        </w:rPr>
        <w:t xml:space="preserve"> </w:t>
      </w:r>
      <w:r w:rsidR="00A96A35" w:rsidRPr="0027638C">
        <w:rPr>
          <w:sz w:val="24"/>
          <w:rPrChange w16du:dateUtc="2026-07-07T18:18:00Z" w:author="Author" w:date="2026-07-07T20:18:00Z" w:id="12397">
            <w:rPr>
              <w:color w:val="000000"/>
            </w:rPr>
          </w:rPrChange>
        </w:rPr>
        <w:t>(incididunt</w:t>
      </w:r>
      <w:r w:rsidR="00A96A35" w:rsidRPr="0027638C">
        <w:rPr>
          <w:sz w:val="24"/>
          <w:rPrChange w16du:dateUtc="2026-07-07T18:18:00Z" w:author="Author" w:date="2026-07-07T20:18:00Z" w:id="12398">
            <w:rPr>
              <w:color w:val="000000"/>
              <w:spacing w:val="13"/>
            </w:rPr>
          </w:rPrChange>
        </w:rPr>
        <w:t xml:space="preserve"> </w:t>
      </w:r>
      <w:r w:rsidR="00A96A35" w:rsidRPr="0027638C">
        <w:rPr>
          <w:sz w:val="24"/>
          <w:rPrChange w16du:dateUtc="2026-07-07T18:18:00Z" w:author="Author" w:date="2026-07-07T20:18:00Z" w:id="12399">
            <w:rPr>
              <w:color w:val="000000"/>
            </w:rPr>
          </w:rPrChange>
        </w:rPr>
        <w:t>ut</w:t>
      </w:r>
      <w:r w:rsidR="00A96A35" w:rsidRPr="0027638C">
        <w:rPr>
          <w:sz w:val="24"/>
          <w:rPrChange w16du:dateUtc="2026-07-07T18:18:00Z" w:author="Author" w:date="2026-07-07T20:18:00Z" w:id="12400">
            <w:rPr>
              <w:color w:val="000000"/>
              <w:spacing w:val="13"/>
            </w:rPr>
          </w:rPrChange>
        </w:rPr>
        <w:t xml:space="preserve"> </w:t>
      </w:r>
      <w:r w:rsidR="00A96A35" w:rsidRPr="0027638C">
        <w:rPr>
          <w:sz w:val="24"/>
          <w:rPrChange w16du:dateUtc="2026-07-07T18:18:00Z" w:author="Author" w:date="2026-07-07T20:18:00Z" w:id="12401">
            <w:rPr>
              <w:color w:val="000000"/>
            </w:rPr>
          </w:rPrChange>
        </w:rPr>
        <w:t>labore</w:t>
      </w:r>
      <w:del w16du:dateUtc="2026-07-07T18:18:00Z" w:author="Author" w:date="2026-07-07T20:18:00Z" w:id="12402">
        <w:r>
          <w:rPr>
            <w:color w:val="000000"/>
          </w:rPr>
          <w:cr/>
        </w:r>
      </w:del>
      <w:r w:rsidR="00A96A35" w:rsidRPr="0027638C">
        <w:rPr>
          <w:sz w:val="24"/>
          <w:rPrChange w16du:dateUtc="2026-07-07T18:18:00Z" w:author="Author" w:date="2026-07-07T20:18:00Z" w:id="12403">
            <w:rPr>
              <w:color w:val="000000"/>
              <w:spacing w:val="665"/>
            </w:rPr>
          </w:rPrChange>
        </w:rPr>
        <w:t xml:space="preserve"> </w:t>
      </w:r>
      <w:r w:rsidR="00A96A35" w:rsidRPr="0027638C">
        <w:rPr>
          <w:sz w:val="24"/>
          <w:rPrChange w16du:dateUtc="2026-07-07T18:18:00Z" w:author="Author" w:date="2026-07-07T20:18:00Z" w:id="12404">
            <w:rPr>
              <w:color w:val="000000"/>
            </w:rPr>
          </w:rPrChange>
        </w:rPr>
        <w:t>Et</w:t>
      </w:r>
      <w:r w:rsidR="00A96A35" w:rsidRPr="0027638C">
        <w:rPr>
          <w:sz w:val="24"/>
          <w:rPrChange w16du:dateUtc="2026-07-07T18:18:00Z" w:author="Author" w:date="2026-07-07T20:18:00Z" w:id="12405">
            <w:rPr>
              <w:color w:val="000000"/>
              <w:spacing w:val="10"/>
            </w:rPr>
          </w:rPrChange>
        </w:rPr>
        <w:t xml:space="preserve"> </w:t>
      </w:r>
      <w:r w:rsidR="00A96A35" w:rsidRPr="0027638C">
        <w:rPr>
          <w:sz w:val="24"/>
          <w:rPrChange w16du:dateUtc="2026-07-07T18:18:00Z" w:author="Author" w:date="2026-07-07T20:18:00Z" w:id="12406">
            <w:rPr>
              <w:color w:val="000000"/>
            </w:rPr>
          </w:rPrChange>
        </w:rPr>
        <w:t>dolore</w:t>
      </w:r>
      <w:r w:rsidR="00A96A35" w:rsidRPr="0027638C">
        <w:rPr>
          <w:sz w:val="24"/>
          <w:rPrChange w16du:dateUtc="2026-07-07T18:18:00Z" w:author="Author" w:date="2026-07-07T20:18:00Z" w:id="12407">
            <w:rPr>
              <w:color w:val="000000"/>
              <w:spacing w:val="10"/>
            </w:rPr>
          </w:rPrChange>
        </w:rPr>
        <w:t xml:space="preserve"> </w:t>
      </w:r>
      <w:r w:rsidR="00A96A35" w:rsidRPr="0027638C">
        <w:rPr>
          <w:sz w:val="24"/>
          <w:rPrChange w16du:dateUtc="2026-07-07T18:18:00Z" w:author="Author" w:date="2026-07-07T20:18:00Z" w:id="12408">
            <w:rPr>
              <w:color w:val="000000"/>
            </w:rPr>
          </w:rPrChange>
        </w:rPr>
        <w:t>magna</w:t>
      </w:r>
      <w:r w:rsidR="00A96A35" w:rsidRPr="0027638C">
        <w:rPr>
          <w:sz w:val="24"/>
          <w:rPrChange w16du:dateUtc="2026-07-07T18:18:00Z" w:author="Author" w:date="2026-07-07T20:18:00Z" w:id="12409">
            <w:rPr>
              <w:color w:val="000000"/>
              <w:spacing w:val="10"/>
            </w:rPr>
          </w:rPrChange>
        </w:rPr>
        <w:t xml:space="preserve"> </w:t>
      </w:r>
      <w:r w:rsidR="00A96A35" w:rsidRPr="0027638C">
        <w:rPr>
          <w:sz w:val="24"/>
          <w:rPrChange w16du:dateUtc="2026-07-07T18:18:00Z" w:author="Author" w:date="2026-07-07T20:18:00Z" w:id="12410">
            <w:rPr>
              <w:color w:val="000000"/>
            </w:rPr>
          </w:rPrChange>
        </w:rPr>
        <w:t>Aliqua</w:t>
      </w:r>
      <w:r w:rsidR="00A96A35" w:rsidRPr="0027638C">
        <w:rPr>
          <w:sz w:val="24"/>
          <w:rPrChange w16du:dateUtc="2026-07-07T18:18:00Z" w:author="Author" w:date="2026-07-07T20:18:00Z" w:id="12411">
            <w:rPr>
              <w:color w:val="000000"/>
              <w:spacing w:val="10"/>
            </w:rPr>
          </w:rPrChange>
        </w:rPr>
        <w:t xml:space="preserve"> </w:t>
      </w:r>
      <w:r w:rsidR="00A96A35" w:rsidRPr="0027638C">
        <w:rPr>
          <w:sz w:val="24"/>
          <w:rPrChange w16du:dateUtc="2026-07-07T18:18:00Z" w:author="Author" w:date="2026-07-07T20:18:00Z" w:id="12412">
            <w:rPr>
              <w:color w:val="000000"/>
            </w:rPr>
          </w:rPrChange>
        </w:rPr>
        <w:t>Lorem)</w:t>
      </w:r>
      <w:r w:rsidR="00A96A35" w:rsidRPr="0027638C">
        <w:rPr>
          <w:sz w:val="24"/>
          <w:rPrChange w16du:dateUtc="2026-07-07T18:18:00Z" w:author="Author" w:date="2026-07-07T20:18:00Z" w:id="12413">
            <w:rPr>
              <w:color w:val="000000"/>
              <w:spacing w:val="10"/>
            </w:rPr>
          </w:rPrChange>
        </w:rPr>
        <w:t xml:space="preserve"> </w:t>
      </w:r>
      <w:r w:rsidR="00A96A35" w:rsidRPr="0027638C">
        <w:rPr>
          <w:sz w:val="24"/>
          <w:rPrChange w16du:dateUtc="2026-07-07T18:18:00Z" w:author="Author" w:date="2026-07-07T20:18:00Z" w:id="12414">
            <w:rPr>
              <w:color w:val="000000"/>
            </w:rPr>
          </w:rPrChange>
        </w:rPr>
        <w:t>ipsum</w:t>
      </w:r>
      <w:r w:rsidR="00A96A35" w:rsidRPr="0027638C">
        <w:rPr>
          <w:sz w:val="24"/>
          <w:rPrChange w16du:dateUtc="2026-07-07T18:18:00Z" w:author="Author" w:date="2026-07-07T20:18:00Z" w:id="12415">
            <w:rPr>
              <w:color w:val="000000"/>
              <w:spacing w:val="10"/>
            </w:rPr>
          </w:rPrChange>
        </w:rPr>
        <w:t xml:space="preserve"> </w:t>
      </w:r>
      <w:r w:rsidR="00A96A35" w:rsidRPr="0027638C">
        <w:rPr>
          <w:sz w:val="24"/>
          <w:rPrChange w16du:dateUtc="2026-07-07T18:18:00Z" w:author="Author" w:date="2026-07-07T20:18:00Z" w:id="12416">
            <w:rPr>
              <w:color w:val="000000"/>
            </w:rPr>
          </w:rPrChange>
        </w:rPr>
        <w:t>dolor</w:t>
      </w:r>
      <w:r w:rsidR="00A96A35" w:rsidRPr="0027638C">
        <w:rPr>
          <w:sz w:val="24"/>
          <w:rPrChange w16du:dateUtc="2026-07-07T18:18:00Z" w:author="Author" w:date="2026-07-07T20:18:00Z" w:id="12417">
            <w:rPr>
              <w:color w:val="000000"/>
              <w:spacing w:val="10"/>
            </w:rPr>
          </w:rPrChange>
        </w:rPr>
        <w:t xml:space="preserve"> </w:t>
      </w:r>
      <w:r w:rsidR="00A96A35" w:rsidRPr="0027638C">
        <w:rPr>
          <w:sz w:val="24"/>
          <w:rPrChange w16du:dateUtc="2026-07-07T18:18:00Z" w:author="Author" w:date="2026-07-07T20:18:00Z" w:id="12418">
            <w:rPr>
              <w:color w:val="000000"/>
            </w:rPr>
          </w:rPrChange>
        </w:rPr>
        <w:t>sit</w:t>
      </w:r>
      <w:r w:rsidR="00A96A35" w:rsidRPr="0027638C">
        <w:rPr>
          <w:sz w:val="24"/>
          <w:rPrChange w16du:dateUtc="2026-07-07T18:18:00Z" w:author="Author" w:date="2026-07-07T20:18:00Z" w:id="12419">
            <w:rPr>
              <w:color w:val="000000"/>
              <w:spacing w:val="10"/>
            </w:rPr>
          </w:rPrChange>
        </w:rPr>
        <w:t xml:space="preserve"> </w:t>
      </w:r>
      <w:r w:rsidR="00A96A35" w:rsidRPr="0027638C">
        <w:rPr>
          <w:sz w:val="24"/>
          <w:rPrChange w16du:dateUtc="2026-07-07T18:18:00Z" w:author="Author" w:date="2026-07-07T20:18:00Z" w:id="12420">
            <w:rPr>
              <w:color w:val="000000"/>
            </w:rPr>
          </w:rPrChange>
        </w:rPr>
        <w:t>amet</w:t>
      </w:r>
      <w:r w:rsidR="00A96A35" w:rsidRPr="0027638C">
        <w:rPr>
          <w:sz w:val="24"/>
          <w:rPrChange w16du:dateUtc="2026-07-07T18:18:00Z" w:author="Author" w:date="2026-07-07T20:18:00Z" w:id="12421">
            <w:rPr>
              <w:color w:val="000000"/>
              <w:spacing w:val="10"/>
            </w:rPr>
          </w:rPrChange>
        </w:rPr>
        <w:t xml:space="preserve"> </w:t>
      </w:r>
      <w:r w:rsidR="00A96A35" w:rsidRPr="0027638C">
        <w:rPr>
          <w:sz w:val="24"/>
          <w:rPrChange w16du:dateUtc="2026-07-07T18:18:00Z" w:author="Author" w:date="2026-07-07T20:18:00Z" w:id="12422">
            <w:rPr>
              <w:color w:val="000000"/>
            </w:rPr>
          </w:rPrChange>
        </w:rPr>
        <w:t>consectetur</w:t>
      </w:r>
      <w:r w:rsidR="00A96A35" w:rsidRPr="0027638C">
        <w:rPr>
          <w:sz w:val="24"/>
          <w:rPrChange w16du:dateUtc="2026-07-07T18:18:00Z" w:author="Author" w:date="2026-07-07T20:18:00Z" w:id="12423">
            <w:rPr>
              <w:color w:val="000000"/>
              <w:spacing w:val="10"/>
            </w:rPr>
          </w:rPrChange>
        </w:rPr>
        <w:t xml:space="preserve"> </w:t>
      </w:r>
      <w:r w:rsidR="00A96A35" w:rsidRPr="0027638C">
        <w:rPr>
          <w:sz w:val="24"/>
          <w:rPrChange w16du:dateUtc="2026-07-07T18:18:00Z" w:author="Author" w:date="2026-07-07T20:18:00Z" w:id="12424">
            <w:rPr>
              <w:color w:val="000000"/>
            </w:rPr>
          </w:rPrChange>
        </w:rPr>
        <w:t>adipiscing</w:t>
      </w:r>
      <w:r w:rsidR="00A96A35" w:rsidRPr="0027638C">
        <w:rPr>
          <w:sz w:val="24"/>
          <w:rPrChange w16du:dateUtc="2026-07-07T18:18:00Z" w:author="Author" w:date="2026-07-07T20:18:00Z" w:id="12425">
            <w:rPr>
              <w:color w:val="000000"/>
              <w:spacing w:val="10"/>
            </w:rPr>
          </w:rPrChange>
        </w:rPr>
        <w:t xml:space="preserve"> </w:t>
      </w:r>
      <w:r w:rsidR="00A96A35" w:rsidRPr="0027638C">
        <w:rPr>
          <w:sz w:val="24"/>
          <w:rPrChange w16du:dateUtc="2026-07-07T18:18:00Z" w:author="Author" w:date="2026-07-07T20:18:00Z" w:id="12426">
            <w:rPr>
              <w:color w:val="000000"/>
            </w:rPr>
          </w:rPrChange>
        </w:rPr>
        <w:t>(elit)</w:t>
      </w:r>
      <w:r w:rsidR="00A96A35" w:rsidRPr="0027638C">
        <w:rPr>
          <w:sz w:val="24"/>
          <w:rPrChange w16du:dateUtc="2026-07-07T18:18:00Z" w:author="Author" w:date="2026-07-07T20:18:00Z" w:id="12427">
            <w:rPr>
              <w:color w:val="000000"/>
              <w:spacing w:val="10"/>
            </w:rPr>
          </w:rPrChange>
        </w:rPr>
        <w:t xml:space="preserve"> </w:t>
      </w:r>
      <w:r w:rsidR="00A96A35" w:rsidRPr="0027638C">
        <w:rPr>
          <w:sz w:val="24"/>
          <w:rPrChange w16du:dateUtc="2026-07-07T18:18:00Z" w:author="Author" w:date="2026-07-07T20:18:00Z" w:id="12428">
            <w:rPr>
              <w:color w:val="000000"/>
            </w:rPr>
          </w:rPrChange>
        </w:rPr>
        <w:t>sed</w:t>
      </w:r>
      <w:r w:rsidR="00A96A35" w:rsidRPr="0027638C">
        <w:rPr>
          <w:sz w:val="24"/>
          <w:rPrChange w16du:dateUtc="2026-07-07T18:18:00Z" w:author="Author" w:date="2026-07-07T20:18:00Z" w:id="12429">
            <w:rPr>
              <w:color w:val="000000"/>
              <w:spacing w:val="10"/>
            </w:rPr>
          </w:rPrChange>
        </w:rPr>
        <w:t xml:space="preserve"> </w:t>
      </w:r>
      <w:r w:rsidR="00A96A35" w:rsidRPr="0027638C">
        <w:rPr>
          <w:sz w:val="24"/>
          <w:rPrChange w16du:dateUtc="2026-07-07T18:18:00Z" w:author="Author" w:date="2026-07-07T20:18:00Z" w:id="12430">
            <w:rPr>
              <w:color w:val="000000"/>
            </w:rPr>
          </w:rPrChange>
        </w:rPr>
        <w:t>do</w:t>
      </w:r>
      <w:del w16du:dateUtc="2026-07-07T18:18:00Z" w:author="Author" w:date="2026-07-07T20:18:00Z" w:id="12431">
        <w:r>
          <w:rPr>
            <w:color w:val="000000"/>
          </w:rPr>
          <w:cr/>
        </w:r>
      </w:del>
      <w:r w:rsidR="00A96A35" w:rsidRPr="0027638C">
        <w:rPr>
          <w:sz w:val="24"/>
          <w:rPrChange w16du:dateUtc="2026-07-07T18:18:00Z" w:author="Author" w:date="2026-07-07T20:18:00Z" w:id="12432">
            <w:rPr>
              <w:color w:val="000000"/>
              <w:spacing w:val="665"/>
            </w:rPr>
          </w:rPrChange>
        </w:rPr>
        <w:t xml:space="preserve"> </w:t>
      </w:r>
      <w:r w:rsidR="00A96A35" w:rsidRPr="0027638C">
        <w:rPr>
          <w:sz w:val="24"/>
          <w:rPrChange w16du:dateUtc="2026-07-07T18:18:00Z" w:author="Author" w:date="2026-07-07T20:18:00Z" w:id="12433">
            <w:rPr>
              <w:color w:val="000000"/>
            </w:rPr>
          </w:rPrChange>
        </w:rPr>
        <w:t>eiusmod</w:t>
      </w:r>
      <w:r w:rsidR="00A96A35" w:rsidRPr="0027638C">
        <w:rPr>
          <w:spacing w:val="-2"/>
          <w:sz w:val="24"/>
          <w:rPrChange w16du:dateUtc="2026-07-07T18:18:00Z" w:author="Author" w:date="2026-07-07T20:18:00Z" w:id="12434">
            <w:rPr>
              <w:color w:val="000000"/>
              <w:spacing w:val="2"/>
            </w:rPr>
          </w:rPrChange>
        </w:rPr>
        <w:t xml:space="preserve"> </w:t>
      </w:r>
      <w:r w:rsidR="00A96A35" w:rsidRPr="0027638C">
        <w:rPr>
          <w:sz w:val="24"/>
          <w:rPrChange w16du:dateUtc="2026-07-07T18:18:00Z" w:author="Author" w:date="2026-07-07T20:18:00Z" w:id="12435">
            <w:rPr>
              <w:color w:val="000000"/>
            </w:rPr>
          </w:rPrChange>
        </w:rPr>
        <w:t>tempor</w:t>
      </w:r>
      <w:r w:rsidR="00A96A35" w:rsidRPr="0027638C">
        <w:rPr>
          <w:spacing w:val="-2"/>
          <w:sz w:val="24"/>
          <w:rPrChange w16du:dateUtc="2026-07-07T18:18:00Z" w:author="Author" w:date="2026-07-07T20:18:00Z" w:id="12436">
            <w:rPr>
              <w:color w:val="000000"/>
              <w:spacing w:val="2"/>
            </w:rPr>
          </w:rPrChange>
        </w:rPr>
        <w:t xml:space="preserve"> </w:t>
      </w:r>
      <w:r w:rsidR="00A96A35" w:rsidRPr="0027638C">
        <w:rPr>
          <w:sz w:val="24"/>
          <w:rPrChange w16du:dateUtc="2026-07-07T18:18:00Z" w:author="Author" w:date="2026-07-07T20:18:00Z" w:id="12437">
            <w:rPr>
              <w:color w:val="000000"/>
            </w:rPr>
          </w:rPrChange>
        </w:rPr>
        <w:t>Incididunt</w:t>
      </w:r>
      <w:r w:rsidR="00A96A35" w:rsidRPr="0027638C">
        <w:rPr>
          <w:spacing w:val="-2"/>
          <w:sz w:val="24"/>
          <w:rPrChange w16du:dateUtc="2026-07-07T18:18:00Z" w:author="Author" w:date="2026-07-07T20:18:00Z" w:id="12438">
            <w:rPr>
              <w:color w:val="000000"/>
              <w:spacing w:val="2"/>
            </w:rPr>
          </w:rPrChange>
        </w:rPr>
        <w:t xml:space="preserve"> </w:t>
      </w:r>
      <w:r w:rsidR="00A96A35" w:rsidRPr="0027638C">
        <w:rPr>
          <w:sz w:val="24"/>
          <w:rPrChange w16du:dateUtc="2026-07-07T18:18:00Z" w:author="Author" w:date="2026-07-07T20:18:00Z" w:id="12439">
            <w:rPr>
              <w:color w:val="000000"/>
            </w:rPr>
          </w:rPrChange>
        </w:rPr>
        <w:t>Ut</w:t>
      </w:r>
      <w:r w:rsidR="00A96A35" w:rsidRPr="0027638C">
        <w:rPr>
          <w:spacing w:val="-2"/>
          <w:sz w:val="24"/>
          <w:rPrChange w16du:dateUtc="2026-07-07T18:18:00Z" w:author="Author" w:date="2026-07-07T20:18:00Z" w:id="12440">
            <w:rPr>
              <w:color w:val="000000"/>
              <w:spacing w:val="2"/>
            </w:rPr>
          </w:rPrChange>
        </w:rPr>
        <w:t xml:space="preserve"> </w:t>
      </w:r>
      <w:r w:rsidR="00A96A35" w:rsidRPr="0027638C">
        <w:rPr>
          <w:sz w:val="24"/>
          <w:rPrChange w16du:dateUtc="2026-07-07T18:18:00Z" w:author="Author" w:date="2026-07-07T20:18:00Z" w:id="12441">
            <w:rPr>
              <w:color w:val="000000"/>
            </w:rPr>
          </w:rPrChange>
        </w:rPr>
        <w:t>Labore</w:t>
      </w:r>
      <w:r w:rsidR="00A96A35" w:rsidRPr="0027638C">
        <w:rPr>
          <w:spacing w:val="-2"/>
          <w:sz w:val="24"/>
          <w:rPrChange w16du:dateUtc="2026-07-07T18:18:00Z" w:author="Author" w:date="2026-07-07T20:18:00Z" w:id="12442">
            <w:rPr>
              <w:color w:val="000000"/>
              <w:spacing w:val="2"/>
            </w:rPr>
          </w:rPrChange>
        </w:rPr>
        <w:t xml:space="preserve"> </w:t>
      </w:r>
      <w:r w:rsidR="00A96A35" w:rsidRPr="0027638C">
        <w:rPr>
          <w:sz w:val="24"/>
          <w:rPrChange w16du:dateUtc="2026-07-07T18:18:00Z" w:author="Author" w:date="2026-07-07T20:18:00Z" w:id="12443">
            <w:rPr>
              <w:color w:val="000000"/>
            </w:rPr>
          </w:rPrChange>
        </w:rPr>
        <w:t>et</w:t>
      </w:r>
      <w:r w:rsidR="00A96A35" w:rsidRPr="0027638C">
        <w:rPr>
          <w:spacing w:val="-2"/>
          <w:sz w:val="24"/>
          <w:rPrChange w16du:dateUtc="2026-07-07T18:18:00Z" w:author="Author" w:date="2026-07-07T20:18:00Z" w:id="12444">
            <w:rPr>
              <w:color w:val="000000"/>
              <w:spacing w:val="1"/>
            </w:rPr>
          </w:rPrChange>
        </w:rPr>
        <w:t xml:space="preserve"> </w:t>
      </w:r>
      <w:r w:rsidR="00A96A35" w:rsidRPr="0027638C">
        <w:rPr>
          <w:sz w:val="24"/>
          <w:rPrChange w16du:dateUtc="2026-07-07T18:18:00Z" w:author="Author" w:date="2026-07-07T20:18:00Z" w:id="12445">
            <w:rPr>
              <w:color w:val="000000"/>
            </w:rPr>
          </w:rPrChange>
        </w:rPr>
        <w:t>dolore</w:t>
      </w:r>
      <w:r w:rsidR="00A96A35" w:rsidRPr="0027638C">
        <w:rPr>
          <w:spacing w:val="-2"/>
          <w:sz w:val="24"/>
          <w:rPrChange w16du:dateUtc="2026-07-07T18:18:00Z" w:author="Author" w:date="2026-07-07T20:18:00Z" w:id="12446">
            <w:rPr>
              <w:color w:val="000000"/>
              <w:spacing w:val="2"/>
            </w:rPr>
          </w:rPrChange>
        </w:rPr>
        <w:t xml:space="preserve"> </w:t>
      </w:r>
      <w:r w:rsidR="00A96A35" w:rsidRPr="0027638C">
        <w:rPr>
          <w:sz w:val="24"/>
          <w:rPrChange w16du:dateUtc="2026-07-07T18:18:00Z" w:author="Author" w:date="2026-07-07T20:18:00Z" w:id="12447">
            <w:rPr>
              <w:color w:val="000000"/>
            </w:rPr>
          </w:rPrChange>
        </w:rPr>
        <w:t>magna-aliqua</w:t>
      </w:r>
      <w:r w:rsidR="00A96A35" w:rsidRPr="0027638C">
        <w:rPr>
          <w:spacing w:val="-2"/>
          <w:sz w:val="24"/>
          <w:rPrChange w16du:dateUtc="2026-07-07T18:18:00Z" w:author="Author" w:date="2026-07-07T20:18:00Z" w:id="12448">
            <w:rPr>
              <w:color w:val="000000"/>
              <w:spacing w:val="2"/>
            </w:rPr>
          </w:rPrChange>
        </w:rPr>
        <w:t xml:space="preserve"> </w:t>
      </w:r>
      <w:r w:rsidR="00A96A35" w:rsidRPr="0027638C">
        <w:rPr>
          <w:sz w:val="24"/>
          <w:rPrChange w16du:dateUtc="2026-07-07T18:18:00Z" w:author="Author" w:date="2026-07-07T20:18:00Z" w:id="12449">
            <w:rPr>
              <w:color w:val="000000"/>
            </w:rPr>
          </w:rPrChange>
        </w:rPr>
        <w:t>Lorem</w:t>
      </w:r>
      <w:r w:rsidR="00A96A35" w:rsidRPr="0027638C">
        <w:rPr>
          <w:spacing w:val="-2"/>
          <w:sz w:val="24"/>
          <w:rPrChange w16du:dateUtc="2026-07-07T18:18:00Z" w:author="Author" w:date="2026-07-07T20:18:00Z" w:id="12450">
            <w:rPr>
              <w:color w:val="000000"/>
              <w:spacing w:val="2"/>
            </w:rPr>
          </w:rPrChange>
        </w:rPr>
        <w:t xml:space="preserve"> </w:t>
      </w:r>
      <w:r w:rsidR="00A96A35" w:rsidRPr="0027638C">
        <w:rPr>
          <w:sz w:val="24"/>
          <w:rPrChange w16du:dateUtc="2026-07-07T18:18:00Z" w:author="Author" w:date="2026-07-07T20:18:00Z" w:id="12451">
            <w:rPr>
              <w:color w:val="000000"/>
            </w:rPr>
          </w:rPrChange>
        </w:rPr>
        <w:t>Ipsum</w:t>
      </w:r>
      <w:r w:rsidR="00A96A35" w:rsidRPr="0027638C">
        <w:rPr>
          <w:spacing w:val="-2"/>
          <w:sz w:val="24"/>
          <w:rPrChange w16du:dateUtc="2026-07-07T18:18:00Z" w:author="Author" w:date="2026-07-07T20:18:00Z" w:id="12452">
            <w:rPr>
              <w:color w:val="000000"/>
              <w:spacing w:val="2"/>
            </w:rPr>
          </w:rPrChange>
        </w:rPr>
        <w:t xml:space="preserve"> </w:t>
      </w:r>
      <w:r w:rsidR="00A96A35" w:rsidRPr="0027638C">
        <w:rPr>
          <w:sz w:val="24"/>
          <w:rPrChange w16du:dateUtc="2026-07-07T18:18:00Z" w:author="Author" w:date="2026-07-07T20:18:00Z" w:id="12453">
            <w:rPr>
              <w:color w:val="000000"/>
            </w:rPr>
          </w:rPrChange>
        </w:rPr>
        <w:t>Dolor;</w:t>
      </w:r>
      <w:bookmarkEnd w:id="12248"/>
    </w:p>
    <w:p w14:paraId="584D91E1" w14:textId="4FEF0A5F" w:rsidR="009609E8" w:rsidRDefault="00000000" w:rsidRPr="0027638C">
      <w:pPr>
        <w:pStyle w:val="BodyText"/>
        <w:ind w:firstLine="0" w:left="2160" w:right="355"/>
        <w:rPr>
          <w:sz w:val="24"/>
          <w:rPrChange w16du:dateUtc="2026-07-07T18:18:00Z" w:author="Author" w:date="2026-07-07T20:18:00Z" w:id="12454">
            <w:rPr>
              <w:rFonts w:ascii="Times New Roman"/>
              <w:color w:val="000000"/>
            </w:rPr>
          </w:rPrChange>
        </w:rPr>
        <w:pPrChange w16du:dateUtc="2026-07-07T18:18:00Z" w:author="Author" w:date="2026-07-07T20:18:00Z" w:id="12455">
          <w:pPr>
            <w:spacing w:after="0" w:before="241" w:line="253" w:lineRule="exact"/>
            <w:ind w:left="1440"/>
            <w:jc w:val="left"/>
          </w:pPr>
        </w:pPrChange>
      </w:pPr>
      <w:del w16du:dateUtc="2026-07-07T18:18:00Z" w:author="Author" w:date="2026-07-07T20:18:00Z" w:id="12456">
        <w:r>
          <w:rPr>
            <w:color w:val="000000"/>
            <w:spacing w:val="665"/>
          </w:rPr>
          <w:delText xml:space="preserve"> </w:delText>
        </w:r>
      </w:del>
      <w:r w:rsidR="00A96A35" w:rsidRPr="0027638C">
        <w:rPr>
          <w:sz w:val="24"/>
          <w:rPrChange w16du:dateUtc="2026-07-07T18:18:00Z" w:author="Author" w:date="2026-07-07T20:18:00Z" w:id="12457">
            <w:rPr>
              <w:rFonts w:ascii="Times New Roman"/>
              <w:color w:val="000000"/>
            </w:rPr>
          </w:rPrChange>
        </w:rPr>
        <w:t>(sit)</w:t>
      </w:r>
      <w:r w:rsidR="00A96A35" w:rsidRPr="0027638C">
        <w:rPr>
          <w:spacing w:val="-9"/>
          <w:sz w:val="24"/>
          <w:rPrChange w16du:dateUtc="2026-07-07T18:18:00Z" w:author="Author" w:date="2026-07-07T20:18:00Z" w:id="12458">
            <w:rPr>
              <w:rFonts w:ascii="Times New Roman"/>
              <w:color w:val="000000"/>
              <w:spacing w:val="-5"/>
            </w:rPr>
          </w:rPrChange>
        </w:rPr>
        <w:t xml:space="preserve"> </w:t>
      </w:r>
      <w:r w:rsidR="00A96A35" w:rsidRPr="0027638C">
        <w:rPr>
          <w:sz w:val="24"/>
          <w:rPrChange w16du:dateUtc="2026-07-07T18:18:00Z" w:author="Author" w:date="2026-07-07T20:18:00Z" w:id="12459">
            <w:rPr>
              <w:rFonts w:ascii="Times New Roman" w:hAnsi="Times New Roman"/>
              <w:color w:val="000000"/>
            </w:rPr>
          </w:rPrChange>
        </w:rPr>
        <w:t>Amet’consectetur</w:t>
      </w:r>
      <w:r w:rsidR="00A96A35" w:rsidRPr="0027638C">
        <w:rPr>
          <w:spacing w:val="-9"/>
          <w:sz w:val="24"/>
          <w:rPrChange w16du:dateUtc="2026-07-07T18:18:00Z" w:author="Author" w:date="2026-07-07T20:18:00Z" w:id="12460">
            <w:rPr>
              <w:rFonts w:ascii="Times New Roman"/>
              <w:color w:val="000000"/>
              <w:spacing w:val="-5"/>
            </w:rPr>
          </w:rPrChange>
        </w:rPr>
        <w:t xml:space="preserve"> </w:t>
      </w:r>
      <w:r w:rsidR="00A96A35" w:rsidRPr="0027638C">
        <w:rPr>
          <w:sz w:val="24"/>
          <w:rPrChange w16du:dateUtc="2026-07-07T18:18:00Z" w:author="Author" w:date="2026-07-07T20:18:00Z" w:id="12461">
            <w:rPr>
              <w:rFonts w:ascii="Times New Roman"/>
              <w:color w:val="000000"/>
            </w:rPr>
          </w:rPrChange>
        </w:rPr>
        <w:t>adipiscing</w:t>
      </w:r>
      <w:r w:rsidR="00A96A35" w:rsidRPr="0027638C">
        <w:rPr>
          <w:spacing w:val="-9"/>
          <w:sz w:val="24"/>
          <w:rPrChange w16du:dateUtc="2026-07-07T18:18:00Z" w:author="Author" w:date="2026-07-07T20:18:00Z" w:id="12462">
            <w:rPr>
              <w:rFonts w:ascii="Times New Roman"/>
              <w:color w:val="000000"/>
              <w:spacing w:val="-5"/>
            </w:rPr>
          </w:rPrChange>
        </w:rPr>
        <w:t xml:space="preserve"> </w:t>
      </w:r>
      <w:r w:rsidR="00A96A35" w:rsidRPr="0027638C">
        <w:rPr>
          <w:sz w:val="24"/>
          <w:rPrChange w16du:dateUtc="2026-07-07T18:18:00Z" w:author="Author" w:date="2026-07-07T20:18:00Z" w:id="12463">
            <w:rPr>
              <w:rFonts w:ascii="Times New Roman"/>
              <w:color w:val="000000"/>
            </w:rPr>
          </w:rPrChange>
        </w:rPr>
        <w:t>elit,</w:t>
      </w:r>
      <w:r w:rsidR="00A96A35" w:rsidRPr="0027638C">
        <w:rPr>
          <w:spacing w:val="-9"/>
          <w:sz w:val="24"/>
          <w:rPrChange w16du:dateUtc="2026-07-07T18:18:00Z" w:author="Author" w:date="2026-07-07T20:18:00Z" w:id="12464">
            <w:rPr>
              <w:rFonts w:ascii="Times New Roman"/>
              <w:color w:val="000000"/>
              <w:spacing w:val="-5"/>
            </w:rPr>
          </w:rPrChange>
        </w:rPr>
        <w:t xml:space="preserve"> </w:t>
      </w:r>
      <w:del w16du:dateUtc="2026-07-07T18:18:00Z" w:author="Author" w:date="2026-07-07T20:18:00Z" w:id="12465">
        <w:r>
          <w:rPr>
            <w:color w:val="000000"/>
          </w:rPr>
          <w:delText>wilful</w:delText>
        </w:r>
      </w:del>
      <w:ins w16du:dateUtc="2026-07-07T18:18:00Z" w:author="Author" w:date="2026-07-07T20:18:00Z" w:id="12466">
        <w:r w:rsidR="0027638C" w:rsidRPr="0027638C">
          <w:rPr>
            <w:sz w:val="24"/>
            <w:szCs w:val="24"/>
          </w:rPr>
          <w:t>sed</w:t>
        </w:r>
      </w:ins>
      <w:r w:rsidR="00A96A35" w:rsidRPr="0027638C">
        <w:rPr>
          <w:spacing w:val="-9"/>
          <w:sz w:val="24"/>
          <w:rPrChange w16du:dateUtc="2026-07-07T18:18:00Z" w:author="Author" w:date="2026-07-07T20:18:00Z" w:id="12467">
            <w:rPr>
              <w:rFonts w:ascii="Times New Roman"/>
              <w:color w:val="000000"/>
              <w:spacing w:val="-5"/>
            </w:rPr>
          </w:rPrChange>
        </w:rPr>
        <w:t xml:space="preserve"> </w:t>
      </w:r>
      <w:r w:rsidR="00A96A35" w:rsidRPr="0027638C">
        <w:rPr>
          <w:sz w:val="24"/>
          <w:rPrChange w16du:dateUtc="2026-07-07T18:18:00Z" w:author="Author" w:date="2026-07-07T20:18:00Z" w:id="12468">
            <w:rPr>
              <w:rFonts w:ascii="Times New Roman"/>
              <w:color w:val="000000"/>
            </w:rPr>
          </w:rPrChange>
        </w:rPr>
        <w:t>do</w:t>
      </w:r>
      <w:ins w16du:dateUtc="2026-07-07T18:18:00Z" w:author="Author" w:date="2026-07-07T20:18:00Z" w:id="12469">
        <w:r w:rsidR="00A96A35" w:rsidRPr="0027638C">
          <w:rPr>
            <w:spacing w:val="-9"/>
            <w:sz w:val="24"/>
            <w:szCs w:val="24"/>
          </w:rPr>
          <w:t>,</w:t>
        </w:r>
      </w:ins>
      <w:r w:rsidR="00A96A35" w:rsidRPr="0027638C">
        <w:rPr>
          <w:spacing w:val="-9"/>
          <w:sz w:val="24"/>
          <w:rPrChange w16du:dateUtc="2026-07-07T18:18:00Z" w:author="Author" w:date="2026-07-07T20:18:00Z" w:id="12470">
            <w:rPr>
              <w:rFonts w:ascii="Times New Roman"/>
              <w:color w:val="000000"/>
              <w:spacing w:val="-5"/>
            </w:rPr>
          </w:rPrChange>
        </w:rPr>
        <w:t xml:space="preserve"> </w:t>
      </w:r>
      <w:r w:rsidR="00A96A35" w:rsidRPr="0027638C">
        <w:rPr>
          <w:sz w:val="24"/>
          <w:rPrChange w16du:dateUtc="2026-07-07T18:18:00Z" w:author="Author" w:date="2026-07-07T20:18:00Z" w:id="12471">
            <w:rPr>
              <w:rFonts w:ascii="Times New Roman"/>
              <w:color w:val="000000"/>
            </w:rPr>
          </w:rPrChange>
        </w:rPr>
        <w:t>eiusmod</w:t>
      </w:r>
      <w:r w:rsidR="00A96A35" w:rsidRPr="0027638C">
        <w:rPr>
          <w:spacing w:val="-9"/>
          <w:sz w:val="24"/>
          <w:rPrChange w16du:dateUtc="2026-07-07T18:18:00Z" w:author="Author" w:date="2026-07-07T20:18:00Z" w:id="12472">
            <w:rPr>
              <w:rFonts w:ascii="Times New Roman"/>
              <w:color w:val="000000"/>
              <w:spacing w:val="-5"/>
            </w:rPr>
          </w:rPrChange>
        </w:rPr>
        <w:t xml:space="preserve"> </w:t>
      </w:r>
      <w:r w:rsidR="00A96A35" w:rsidRPr="0027638C">
        <w:rPr>
          <w:sz w:val="24"/>
          <w:rPrChange w16du:dateUtc="2026-07-07T18:18:00Z" w:author="Author" w:date="2026-07-07T20:18:00Z" w:id="12473">
            <w:rPr>
              <w:rFonts w:ascii="Times New Roman"/>
              <w:color w:val="000000"/>
            </w:rPr>
          </w:rPrChange>
        </w:rPr>
        <w:t>tempor;</w:t>
      </w:r>
      <w:r w:rsidR="00A96A35" w:rsidRPr="0027638C">
        <w:rPr>
          <w:spacing w:val="-9"/>
          <w:sz w:val="24"/>
          <w:rPrChange w16du:dateUtc="2026-07-07T18:18:00Z" w:author="Author" w:date="2026-07-07T20:18:00Z" w:id="12474">
            <w:rPr>
              <w:rFonts w:ascii="Times New Roman"/>
              <w:color w:val="000000"/>
              <w:spacing w:val="-5"/>
            </w:rPr>
          </w:rPrChange>
        </w:rPr>
        <w:t xml:space="preserve"> </w:t>
      </w:r>
      <w:r w:rsidR="00A96A35" w:rsidRPr="0027638C">
        <w:rPr>
          <w:sz w:val="24"/>
          <w:rPrChange w16du:dateUtc="2026-07-07T18:18:00Z" w:author="Author" w:date="2026-07-07T20:18:00Z" w:id="12475">
            <w:rPr>
              <w:rFonts w:ascii="Times New Roman"/>
              <w:color w:val="000000"/>
            </w:rPr>
          </w:rPrChange>
        </w:rPr>
        <w:t>(incididunt)</w:t>
      </w:r>
      <w:r w:rsidR="00A96A35" w:rsidRPr="0027638C">
        <w:rPr>
          <w:spacing w:val="39"/>
          <w:sz w:val="24"/>
          <w:rPrChange w16du:dateUtc="2026-07-07T18:18:00Z" w:author="Author" w:date="2026-07-07T20:18:00Z" w:id="12476">
            <w:rPr>
              <w:rFonts w:ascii="Times New Roman"/>
              <w:color w:val="000000"/>
              <w:spacing w:val="44"/>
            </w:rPr>
          </w:rPrChange>
        </w:rPr>
        <w:t xml:space="preserve"> </w:t>
      </w:r>
      <w:r w:rsidR="00A96A35" w:rsidRPr="0027638C">
        <w:rPr>
          <w:sz w:val="24"/>
          <w:rPrChange w16du:dateUtc="2026-07-07T18:18:00Z" w:author="Author" w:date="2026-07-07T20:18:00Z" w:id="12477">
            <w:rPr>
              <w:rFonts w:ascii="Times New Roman"/>
              <w:color w:val="000000"/>
            </w:rPr>
          </w:rPrChange>
        </w:rPr>
        <w:t>ut</w:t>
      </w:r>
      <w:r w:rsidR="00A96A35" w:rsidRPr="0027638C">
        <w:rPr>
          <w:spacing w:val="-9"/>
          <w:sz w:val="24"/>
          <w:rPrChange w16du:dateUtc="2026-07-07T18:18:00Z" w:author="Author" w:date="2026-07-07T20:18:00Z" w:id="12478">
            <w:rPr>
              <w:rFonts w:ascii="Times New Roman"/>
              <w:color w:val="000000"/>
              <w:spacing w:val="-5"/>
            </w:rPr>
          </w:rPrChange>
        </w:rPr>
        <w:t xml:space="preserve"> </w:t>
      </w:r>
      <w:r w:rsidR="00A96A35" w:rsidRPr="0027638C">
        <w:rPr>
          <w:sz w:val="24"/>
          <w:rPrChange w16du:dateUtc="2026-07-07T18:18:00Z" w:author="Author" w:date="2026-07-07T20:18:00Z" w:id="12479">
            <w:rPr>
              <w:rFonts w:ascii="Times New Roman"/>
              <w:color w:val="000000"/>
            </w:rPr>
          </w:rPrChange>
        </w:rPr>
        <w:t>labore</w:t>
      </w:r>
      <w:r w:rsidR="00A96A35" w:rsidRPr="0027638C">
        <w:rPr>
          <w:spacing w:val="-9"/>
          <w:sz w:val="24"/>
          <w:rPrChange w16du:dateUtc="2026-07-07T18:18:00Z" w:author="Author" w:date="2026-07-07T20:18:00Z" w:id="12480">
            <w:rPr>
              <w:rFonts w:ascii="Times New Roman"/>
              <w:color w:val="000000"/>
              <w:spacing w:val="-5"/>
            </w:rPr>
          </w:rPrChange>
        </w:rPr>
        <w:t xml:space="preserve"> </w:t>
      </w:r>
      <w:r w:rsidR="00A96A35" w:rsidRPr="0027638C">
        <w:rPr>
          <w:sz w:val="24"/>
          <w:rPrChange w16du:dateUtc="2026-07-07T18:18:00Z" w:author="Author" w:date="2026-07-07T20:18:00Z" w:id="12481">
            <w:rPr>
              <w:rFonts w:ascii="Times New Roman" w:hAnsi="Times New Roman"/>
              <w:color w:val="000000"/>
            </w:rPr>
          </w:rPrChange>
        </w:rPr>
        <w:t>Et’dolore</w:t>
      </w:r>
      <w:del w16du:dateUtc="2026-07-07T18:18:00Z" w:author="Author" w:date="2026-07-07T20:18:00Z" w:id="12482">
        <w:r>
          <w:rPr>
            <w:color w:val="000000"/>
          </w:rPr>
          <w:cr/>
        </w:r>
      </w:del>
      <w:r w:rsidR="00A96A35" w:rsidRPr="0027638C">
        <w:rPr>
          <w:sz w:val="24"/>
          <w:rPrChange w16du:dateUtc="2026-07-07T18:18:00Z" w:author="Author" w:date="2026-07-07T20:18:00Z" w:id="12483">
            <w:rPr>
              <w:rFonts w:ascii="Times New Roman"/>
              <w:color w:val="000000"/>
              <w:spacing w:val="665"/>
            </w:rPr>
          </w:rPrChange>
        </w:rPr>
        <w:t xml:space="preserve"> </w:t>
      </w:r>
      <w:r w:rsidR="00A96A35" w:rsidRPr="0027638C">
        <w:rPr>
          <w:sz w:val="24"/>
          <w:rPrChange w16du:dateUtc="2026-07-07T18:18:00Z" w:author="Author" w:date="2026-07-07T20:18:00Z" w:id="12484">
            <w:rPr>
              <w:rFonts w:ascii="Times New Roman"/>
              <w:color w:val="000000"/>
            </w:rPr>
          </w:rPrChange>
        </w:rPr>
        <w:t>magna</w:t>
      </w:r>
      <w:r w:rsidR="00A96A35" w:rsidRPr="0027638C">
        <w:rPr>
          <w:sz w:val="24"/>
          <w:rPrChange w16du:dateUtc="2026-07-07T18:18:00Z" w:author="Author" w:date="2026-07-07T20:18:00Z" w:id="12485">
            <w:rPr>
              <w:rFonts w:ascii="Times New Roman"/>
              <w:color w:val="000000"/>
              <w:spacing w:val="35"/>
            </w:rPr>
          </w:rPrChange>
        </w:rPr>
        <w:t xml:space="preserve"> </w:t>
      </w:r>
      <w:r w:rsidR="00A96A35" w:rsidRPr="0027638C">
        <w:rPr>
          <w:sz w:val="24"/>
          <w:rPrChange w16du:dateUtc="2026-07-07T18:18:00Z" w:author="Author" w:date="2026-07-07T20:18:00Z" w:id="12486">
            <w:rPr>
              <w:rFonts w:ascii="Times New Roman"/>
              <w:color w:val="000000"/>
            </w:rPr>
          </w:rPrChange>
        </w:rPr>
        <w:t>aliqua</w:t>
      </w:r>
      <w:r w:rsidR="00A96A35" w:rsidRPr="0027638C">
        <w:rPr>
          <w:sz w:val="24"/>
          <w:rPrChange w16du:dateUtc="2026-07-07T18:18:00Z" w:author="Author" w:date="2026-07-07T20:18:00Z" w:id="12487">
            <w:rPr>
              <w:rFonts w:ascii="Times New Roman"/>
              <w:color w:val="000000"/>
              <w:spacing w:val="35"/>
            </w:rPr>
          </w:rPrChange>
        </w:rPr>
        <w:t xml:space="preserve"> </w:t>
      </w:r>
      <w:r w:rsidR="00A96A35" w:rsidRPr="0027638C">
        <w:rPr>
          <w:sz w:val="24"/>
          <w:rPrChange w16du:dateUtc="2026-07-07T18:18:00Z" w:author="Author" w:date="2026-07-07T20:18:00Z" w:id="12488">
            <w:rPr>
              <w:rFonts w:ascii="Times New Roman"/>
              <w:color w:val="000000"/>
            </w:rPr>
          </w:rPrChange>
        </w:rPr>
        <w:t>Lorem</w:t>
      </w:r>
      <w:r w:rsidR="00A96A35" w:rsidRPr="0027638C">
        <w:rPr>
          <w:sz w:val="24"/>
          <w:rPrChange w16du:dateUtc="2026-07-07T18:18:00Z" w:author="Author" w:date="2026-07-07T20:18:00Z" w:id="12489">
            <w:rPr>
              <w:rFonts w:ascii="Times New Roman"/>
              <w:color w:val="000000"/>
              <w:spacing w:val="35"/>
            </w:rPr>
          </w:rPrChange>
        </w:rPr>
        <w:t xml:space="preserve"> </w:t>
      </w:r>
      <w:r w:rsidR="00A96A35" w:rsidRPr="0027638C">
        <w:rPr>
          <w:sz w:val="24"/>
          <w:rPrChange w16du:dateUtc="2026-07-07T18:18:00Z" w:author="Author" w:date="2026-07-07T20:18:00Z" w:id="12490">
            <w:rPr>
              <w:rFonts w:ascii="Times New Roman"/>
              <w:color w:val="000000"/>
            </w:rPr>
          </w:rPrChange>
        </w:rPr>
        <w:t>4</w:t>
      </w:r>
      <w:r w:rsidR="00A96A35" w:rsidRPr="0027638C">
        <w:rPr>
          <w:sz w:val="24"/>
          <w:rPrChange w16du:dateUtc="2026-07-07T18:18:00Z" w:author="Author" w:date="2026-07-07T20:18:00Z" w:id="12491">
            <w:rPr>
              <w:rFonts w:ascii="Times New Roman"/>
              <w:color w:val="000000"/>
              <w:spacing w:val="35"/>
            </w:rPr>
          </w:rPrChange>
        </w:rPr>
        <w:t xml:space="preserve"> </w:t>
      </w:r>
      <w:r w:rsidR="00A96A35" w:rsidRPr="0027638C">
        <w:rPr>
          <w:sz w:val="24"/>
          <w:rPrChange w16du:dateUtc="2026-07-07T18:18:00Z" w:author="Author" w:date="2026-07-07T20:18:00Z" w:id="12492">
            <w:rPr>
              <w:rFonts w:ascii="Times New Roman"/>
              <w:color w:val="000000"/>
            </w:rPr>
          </w:rPrChange>
        </w:rPr>
        <w:t>(Ipsum</w:t>
      </w:r>
      <w:r w:rsidR="00A96A35" w:rsidRPr="0027638C">
        <w:rPr>
          <w:sz w:val="24"/>
          <w:rPrChange w16du:dateUtc="2026-07-07T18:18:00Z" w:author="Author" w:date="2026-07-07T20:18:00Z" w:id="12493">
            <w:rPr>
              <w:rFonts w:ascii="Times New Roman"/>
              <w:color w:val="000000"/>
              <w:spacing w:val="35"/>
            </w:rPr>
          </w:rPrChange>
        </w:rPr>
        <w:t xml:space="preserve"> </w:t>
      </w:r>
      <w:r w:rsidR="00A96A35" w:rsidRPr="0027638C">
        <w:rPr>
          <w:sz w:val="24"/>
          <w:rPrChange w16du:dateUtc="2026-07-07T18:18:00Z" w:author="Author" w:date="2026-07-07T20:18:00Z" w:id="12494">
            <w:rPr>
              <w:rFonts w:ascii="Times New Roman"/>
              <w:color w:val="000000"/>
            </w:rPr>
          </w:rPrChange>
        </w:rPr>
        <w:t>dolor</w:t>
      </w:r>
      <w:r w:rsidR="00A96A35" w:rsidRPr="0027638C">
        <w:rPr>
          <w:sz w:val="24"/>
          <w:rPrChange w16du:dateUtc="2026-07-07T18:18:00Z" w:author="Author" w:date="2026-07-07T20:18:00Z" w:id="12495">
            <w:rPr>
              <w:rFonts w:ascii="Times New Roman"/>
              <w:color w:val="000000"/>
              <w:spacing w:val="35"/>
            </w:rPr>
          </w:rPrChange>
        </w:rPr>
        <w:t xml:space="preserve"> </w:t>
      </w:r>
      <w:r w:rsidR="00A96A35" w:rsidRPr="0027638C">
        <w:rPr>
          <w:sz w:val="24"/>
          <w:rPrChange w16du:dateUtc="2026-07-07T18:18:00Z" w:author="Author" w:date="2026-07-07T20:18:00Z" w:id="12496">
            <w:rPr>
              <w:rFonts w:ascii="Times New Roman"/>
              <w:color w:val="000000"/>
            </w:rPr>
          </w:rPrChange>
        </w:rPr>
        <w:t>Sit);</w:t>
      </w:r>
      <w:r w:rsidR="00A96A35" w:rsidRPr="0027638C">
        <w:rPr>
          <w:sz w:val="24"/>
          <w:rPrChange w16du:dateUtc="2026-07-07T18:18:00Z" w:author="Author" w:date="2026-07-07T20:18:00Z" w:id="12497">
            <w:rPr>
              <w:rFonts w:ascii="Times New Roman"/>
              <w:color w:val="000000"/>
              <w:spacing w:val="35"/>
            </w:rPr>
          </w:rPrChange>
        </w:rPr>
        <w:t xml:space="preserve"> </w:t>
      </w:r>
      <w:r w:rsidR="00A96A35" w:rsidRPr="0027638C">
        <w:rPr>
          <w:sz w:val="24"/>
          <w:rPrChange w16du:dateUtc="2026-07-07T18:18:00Z" w:author="Author" w:date="2026-07-07T20:18:00Z" w:id="12498">
            <w:rPr>
              <w:rFonts w:ascii="Times New Roman"/>
              <w:color w:val="000000"/>
            </w:rPr>
          </w:rPrChange>
        </w:rPr>
        <w:t>amet</w:t>
      </w:r>
      <w:r w:rsidR="00A96A35" w:rsidRPr="0027638C">
        <w:rPr>
          <w:sz w:val="24"/>
          <w:rPrChange w16du:dateUtc="2026-07-07T18:18:00Z" w:author="Author" w:date="2026-07-07T20:18:00Z" w:id="12499">
            <w:rPr>
              <w:rFonts w:ascii="Times New Roman"/>
              <w:color w:val="000000"/>
              <w:spacing w:val="35"/>
            </w:rPr>
          </w:rPrChange>
        </w:rPr>
        <w:t xml:space="preserve"> </w:t>
      </w:r>
      <w:r w:rsidR="00A96A35" w:rsidRPr="0027638C">
        <w:rPr>
          <w:sz w:val="24"/>
          <w:rPrChange w16du:dateUtc="2026-07-07T18:18:00Z" w:author="Author" w:date="2026-07-07T20:18:00Z" w:id="12500">
            <w:rPr>
              <w:rFonts w:ascii="Times New Roman"/>
              <w:color w:val="000000"/>
            </w:rPr>
          </w:rPrChange>
        </w:rPr>
        <w:t>(consectetur)</w:t>
      </w:r>
      <w:r w:rsidR="00A96A35" w:rsidRPr="0027638C">
        <w:rPr>
          <w:sz w:val="24"/>
          <w:rPrChange w16du:dateUtc="2026-07-07T18:18:00Z" w:author="Author" w:date="2026-07-07T20:18:00Z" w:id="12501">
            <w:rPr>
              <w:rFonts w:ascii="Times New Roman"/>
              <w:color w:val="000000"/>
              <w:spacing w:val="35"/>
            </w:rPr>
          </w:rPrChange>
        </w:rPr>
        <w:t xml:space="preserve"> </w:t>
      </w:r>
      <w:r w:rsidR="00A96A35" w:rsidRPr="0027638C">
        <w:rPr>
          <w:sz w:val="24"/>
          <w:rPrChange w16du:dateUtc="2026-07-07T18:18:00Z" w:author="Author" w:date="2026-07-07T20:18:00Z" w:id="12502">
            <w:rPr>
              <w:rFonts w:ascii="Times New Roman"/>
              <w:color w:val="000000"/>
            </w:rPr>
          </w:rPrChange>
        </w:rPr>
        <w:t>adipiscing</w:t>
      </w:r>
      <w:r w:rsidR="00A96A35" w:rsidRPr="0027638C">
        <w:rPr>
          <w:sz w:val="24"/>
          <w:rPrChange w16du:dateUtc="2026-07-07T18:18:00Z" w:author="Author" w:date="2026-07-07T20:18:00Z" w:id="12503">
            <w:rPr>
              <w:rFonts w:ascii="Times New Roman"/>
              <w:color w:val="000000"/>
              <w:spacing w:val="35"/>
            </w:rPr>
          </w:rPrChange>
        </w:rPr>
        <w:t xml:space="preserve"> </w:t>
      </w:r>
      <w:r w:rsidR="00A96A35" w:rsidRPr="0027638C">
        <w:rPr>
          <w:sz w:val="24"/>
          <w:rPrChange w16du:dateUtc="2026-07-07T18:18:00Z" w:author="Author" w:date="2026-07-07T20:18:00Z" w:id="12504">
            <w:rPr>
              <w:rFonts w:ascii="Times New Roman"/>
              <w:color w:val="000000"/>
            </w:rPr>
          </w:rPrChange>
        </w:rPr>
        <w:t>elit</w:t>
      </w:r>
      <w:r w:rsidR="00A96A35" w:rsidRPr="0027638C">
        <w:rPr>
          <w:sz w:val="24"/>
          <w:rPrChange w16du:dateUtc="2026-07-07T18:18:00Z" w:author="Author" w:date="2026-07-07T20:18:00Z" w:id="12505">
            <w:rPr>
              <w:rFonts w:ascii="Times New Roman"/>
              <w:color w:val="000000"/>
              <w:spacing w:val="35"/>
            </w:rPr>
          </w:rPrChange>
        </w:rPr>
        <w:t xml:space="preserve"> </w:t>
      </w:r>
      <w:r w:rsidR="00A96A35" w:rsidRPr="0027638C">
        <w:rPr>
          <w:sz w:val="24"/>
          <w:rPrChange w16du:dateUtc="2026-07-07T18:18:00Z" w:author="Author" w:date="2026-07-07T20:18:00Z" w:id="12506">
            <w:rPr>
              <w:rFonts w:ascii="Times New Roman" w:hAnsi="Times New Roman"/>
              <w:color w:val="000000"/>
            </w:rPr>
          </w:rPrChange>
        </w:rPr>
        <w:t>Sed’do</w:t>
      </w:r>
      <w:del w16du:dateUtc="2026-07-07T18:18:00Z" w:author="Author" w:date="2026-07-07T20:18:00Z" w:id="12507">
        <w:r>
          <w:rPr>
            <w:color w:val="000000"/>
          </w:rPr>
          <w:cr/>
        </w:r>
      </w:del>
      <w:r w:rsidR="00A96A35" w:rsidRPr="0027638C">
        <w:rPr>
          <w:sz w:val="24"/>
          <w:rPrChange w16du:dateUtc="2026-07-07T18:18:00Z" w:author="Author" w:date="2026-07-07T20:18:00Z" w:id="12508">
            <w:rPr>
              <w:rFonts w:ascii="Times New Roman"/>
              <w:color w:val="000000"/>
              <w:spacing w:val="665"/>
            </w:rPr>
          </w:rPrChange>
        </w:rPr>
        <w:t xml:space="preserve"> </w:t>
      </w:r>
      <w:r w:rsidR="00A96A35" w:rsidRPr="0027638C">
        <w:rPr>
          <w:sz w:val="24"/>
          <w:rPrChange w16du:dateUtc="2026-07-07T18:18:00Z" w:author="Author" w:date="2026-07-07T20:18:00Z" w:id="12509">
            <w:rPr>
              <w:rFonts w:ascii="Times New Roman"/>
              <w:color w:val="000000"/>
            </w:rPr>
          </w:rPrChange>
        </w:rPr>
        <w:t>eiusmod</w:t>
      </w:r>
      <w:r w:rsidR="00A96A35" w:rsidRPr="0027638C">
        <w:rPr>
          <w:sz w:val="24"/>
          <w:rPrChange w16du:dateUtc="2026-07-07T18:18:00Z" w:author="Author" w:date="2026-07-07T20:18:00Z" w:id="12510">
            <w:rPr>
              <w:rFonts w:ascii="Times New Roman"/>
              <w:color w:val="000000"/>
              <w:spacing w:val="9"/>
            </w:rPr>
          </w:rPrChange>
        </w:rPr>
        <w:t xml:space="preserve"> </w:t>
      </w:r>
      <w:r w:rsidR="00A96A35" w:rsidRPr="0027638C">
        <w:rPr>
          <w:sz w:val="24"/>
          <w:rPrChange w16du:dateUtc="2026-07-07T18:18:00Z" w:author="Author" w:date="2026-07-07T20:18:00Z" w:id="12511">
            <w:rPr>
              <w:rFonts w:ascii="Times New Roman"/>
              <w:color w:val="000000"/>
            </w:rPr>
          </w:rPrChange>
        </w:rPr>
        <w:t>tempor</w:t>
      </w:r>
      <w:r w:rsidR="00A96A35" w:rsidRPr="0027638C">
        <w:rPr>
          <w:sz w:val="24"/>
          <w:rPrChange w16du:dateUtc="2026-07-07T18:18:00Z" w:author="Author" w:date="2026-07-07T20:18:00Z" w:id="12512">
            <w:rPr>
              <w:rFonts w:ascii="Times New Roman"/>
              <w:color w:val="000000"/>
              <w:spacing w:val="9"/>
            </w:rPr>
          </w:rPrChange>
        </w:rPr>
        <w:t xml:space="preserve"> </w:t>
      </w:r>
      <w:r w:rsidR="00A96A35" w:rsidRPr="0027638C">
        <w:rPr>
          <w:sz w:val="24"/>
          <w:rPrChange w16du:dateUtc="2026-07-07T18:18:00Z" w:author="Author" w:date="2026-07-07T20:18:00Z" w:id="12513">
            <w:rPr>
              <w:rFonts w:ascii="Times New Roman"/>
              <w:color w:val="000000"/>
            </w:rPr>
          </w:rPrChange>
        </w:rPr>
        <w:t>Incididunt</w:t>
      </w:r>
      <w:r w:rsidR="00A96A35" w:rsidRPr="0027638C">
        <w:rPr>
          <w:sz w:val="24"/>
          <w:rPrChange w16du:dateUtc="2026-07-07T18:18:00Z" w:author="Author" w:date="2026-07-07T20:18:00Z" w:id="12514">
            <w:rPr>
              <w:rFonts w:ascii="Times New Roman"/>
              <w:color w:val="000000"/>
              <w:spacing w:val="9"/>
            </w:rPr>
          </w:rPrChange>
        </w:rPr>
        <w:t xml:space="preserve"> </w:t>
      </w:r>
      <w:r w:rsidR="00A96A35" w:rsidRPr="0027638C">
        <w:rPr>
          <w:sz w:val="24"/>
          <w:rPrChange w16du:dateUtc="2026-07-07T18:18:00Z" w:author="Author" w:date="2026-07-07T20:18:00Z" w:id="12515">
            <w:rPr>
              <w:rFonts w:ascii="Times New Roman"/>
              <w:color w:val="000000"/>
            </w:rPr>
          </w:rPrChange>
        </w:rPr>
        <w:t>9</w:t>
      </w:r>
      <w:r w:rsidR="00A96A35" w:rsidRPr="0027638C">
        <w:rPr>
          <w:sz w:val="24"/>
          <w:rPrChange w16du:dateUtc="2026-07-07T18:18:00Z" w:author="Author" w:date="2026-07-07T20:18:00Z" w:id="12516">
            <w:rPr>
              <w:rFonts w:ascii="Times New Roman"/>
              <w:color w:val="000000"/>
              <w:spacing w:val="9"/>
            </w:rPr>
          </w:rPrChange>
        </w:rPr>
        <w:t xml:space="preserve"> </w:t>
      </w:r>
      <w:r w:rsidR="00A96A35" w:rsidRPr="0027638C">
        <w:rPr>
          <w:sz w:val="24"/>
          <w:rPrChange w16du:dateUtc="2026-07-07T18:18:00Z" w:author="Author" w:date="2026-07-07T20:18:00Z" w:id="12517">
            <w:rPr>
              <w:rFonts w:ascii="Times New Roman"/>
              <w:color w:val="000000"/>
            </w:rPr>
          </w:rPrChange>
        </w:rPr>
        <w:t>(Ut</w:t>
      </w:r>
      <w:r w:rsidR="00A96A35" w:rsidRPr="0027638C">
        <w:rPr>
          <w:sz w:val="24"/>
          <w:rPrChange w16du:dateUtc="2026-07-07T18:18:00Z" w:author="Author" w:date="2026-07-07T20:18:00Z" w:id="12518">
            <w:rPr>
              <w:rFonts w:ascii="Times New Roman"/>
              <w:color w:val="000000"/>
              <w:spacing w:val="9"/>
            </w:rPr>
          </w:rPrChange>
        </w:rPr>
        <w:t xml:space="preserve"> </w:t>
      </w:r>
      <w:r w:rsidR="00A96A35" w:rsidRPr="0027638C">
        <w:rPr>
          <w:sz w:val="24"/>
          <w:rPrChange w16du:dateUtc="2026-07-07T18:18:00Z" w:author="Author" w:date="2026-07-07T20:18:00Z" w:id="12519">
            <w:rPr>
              <w:rFonts w:ascii="Times New Roman"/>
              <w:color w:val="000000"/>
            </w:rPr>
          </w:rPrChange>
        </w:rPr>
        <w:t>Labore).</w:t>
      </w:r>
      <w:r w:rsidR="00A96A35" w:rsidRPr="0027638C">
        <w:rPr>
          <w:sz w:val="24"/>
          <w:rPrChange w16du:dateUtc="2026-07-07T18:18:00Z" w:author="Author" w:date="2026-07-07T20:18:00Z" w:id="12520">
            <w:rPr>
              <w:rFonts w:ascii="Times New Roman"/>
              <w:color w:val="000000"/>
              <w:spacing w:val="9"/>
            </w:rPr>
          </w:rPrChange>
        </w:rPr>
        <w:t xml:space="preserve"> </w:t>
      </w:r>
      <w:r w:rsidR="00A96A35" w:rsidRPr="0027638C">
        <w:rPr>
          <w:sz w:val="24"/>
          <w:rPrChange w16du:dateUtc="2026-07-07T18:18:00Z" w:author="Author" w:date="2026-07-07T20:18:00Z" w:id="12521">
            <w:rPr>
              <w:rFonts w:ascii="Times New Roman"/>
              <w:color w:val="000000"/>
            </w:rPr>
          </w:rPrChange>
        </w:rPr>
        <w:t>Et</w:t>
      </w:r>
      <w:r w:rsidR="00A96A35" w:rsidRPr="0027638C">
        <w:rPr>
          <w:sz w:val="24"/>
          <w:rPrChange w16du:dateUtc="2026-07-07T18:18:00Z" w:author="Author" w:date="2026-07-07T20:18:00Z" w:id="12522">
            <w:rPr>
              <w:rFonts w:ascii="Times New Roman"/>
              <w:color w:val="000000"/>
              <w:spacing w:val="9"/>
            </w:rPr>
          </w:rPrChange>
        </w:rPr>
        <w:t xml:space="preserve"> </w:t>
      </w:r>
      <w:r w:rsidR="00A96A35" w:rsidRPr="0027638C">
        <w:rPr>
          <w:sz w:val="24"/>
          <w:rPrChange w16du:dateUtc="2026-07-07T18:18:00Z" w:author="Author" w:date="2026-07-07T20:18:00Z" w:id="12523">
            <w:rPr>
              <w:rFonts w:ascii="Times New Roman"/>
              <w:color w:val="000000"/>
            </w:rPr>
          </w:rPrChange>
        </w:rPr>
        <w:t>dolore</w:t>
      </w:r>
      <w:r w:rsidR="00A96A35" w:rsidRPr="0027638C">
        <w:rPr>
          <w:sz w:val="24"/>
          <w:rPrChange w16du:dateUtc="2026-07-07T18:18:00Z" w:author="Author" w:date="2026-07-07T20:18:00Z" w:id="12524">
            <w:rPr>
              <w:rFonts w:ascii="Times New Roman"/>
              <w:color w:val="000000"/>
              <w:spacing w:val="9"/>
            </w:rPr>
          </w:rPrChange>
        </w:rPr>
        <w:t xml:space="preserve"> </w:t>
      </w:r>
      <w:r w:rsidR="00A96A35" w:rsidRPr="0027638C">
        <w:rPr>
          <w:sz w:val="24"/>
          <w:rPrChange w16du:dateUtc="2026-07-07T18:18:00Z" w:author="Author" w:date="2026-07-07T20:18:00Z" w:id="12525">
            <w:rPr>
              <w:rFonts w:ascii="Times New Roman" w:hAnsi="Times New Roman"/>
              <w:color w:val="000000"/>
            </w:rPr>
          </w:rPrChange>
        </w:rPr>
        <w:t>magna</w:t>
      </w:r>
      <w:del w16du:dateUtc="2026-07-07T18:18:00Z" w:author="Author" w:date="2026-07-07T20:18:00Z" w:id="12526">
        <w:r>
          <w:rPr>
            <w:color w:val="000000"/>
          </w:rPr>
          <w:cr/>
        </w:r>
      </w:del>
      <w:r w:rsidR="00A96A35" w:rsidRPr="0027638C">
        <w:rPr>
          <w:sz w:val="24"/>
          <w:rPrChange w16du:dateUtc="2026-07-07T18:18:00Z" w:author="Author" w:date="2026-07-07T20:18:00Z" w:id="12527">
            <w:rPr>
              <w:rFonts w:ascii="Times New Roman"/>
              <w:color w:val="000000"/>
              <w:spacing w:val="665"/>
            </w:rPr>
          </w:rPrChange>
        </w:rPr>
        <w:t xml:space="preserve"> </w:t>
      </w:r>
      <w:r w:rsidR="00A96A35" w:rsidRPr="0027638C">
        <w:rPr>
          <w:sz w:val="24"/>
          <w:rPrChange w16du:dateUtc="2026-07-07T18:18:00Z" w:author="Author" w:date="2026-07-07T20:18:00Z" w:id="12528">
            <w:rPr>
              <w:rFonts w:ascii="Times New Roman"/>
              <w:color w:val="000000"/>
            </w:rPr>
          </w:rPrChange>
        </w:rPr>
        <w:t>aliqua</w:t>
      </w:r>
      <w:r w:rsidR="00A96A35" w:rsidRPr="0027638C">
        <w:rPr>
          <w:sz w:val="24"/>
          <w:rPrChange w16du:dateUtc="2026-07-07T18:18:00Z" w:author="Author" w:date="2026-07-07T20:18:00Z" w:id="12529">
            <w:rPr>
              <w:rFonts w:ascii="Times New Roman"/>
              <w:color w:val="000000"/>
              <w:spacing w:val="26"/>
            </w:rPr>
          </w:rPrChange>
        </w:rPr>
        <w:t xml:space="preserve"> </w:t>
      </w:r>
      <w:r w:rsidR="00A96A35" w:rsidRPr="0027638C">
        <w:rPr>
          <w:sz w:val="24"/>
          <w:rPrChange w16du:dateUtc="2026-07-07T18:18:00Z" w:author="Author" w:date="2026-07-07T20:18:00Z" w:id="12530">
            <w:rPr>
              <w:rFonts w:ascii="Times New Roman"/>
              <w:color w:val="000000"/>
            </w:rPr>
          </w:rPrChange>
        </w:rPr>
        <w:t>lorem</w:t>
      </w:r>
      <w:r w:rsidR="00A96A35" w:rsidRPr="0027638C">
        <w:rPr>
          <w:sz w:val="24"/>
          <w:rPrChange w16du:dateUtc="2026-07-07T18:18:00Z" w:author="Author" w:date="2026-07-07T20:18:00Z" w:id="12531">
            <w:rPr>
              <w:rFonts w:ascii="Times New Roman"/>
              <w:color w:val="000000"/>
              <w:spacing w:val="26"/>
            </w:rPr>
          </w:rPrChange>
        </w:rPr>
        <w:t xml:space="preserve"> </w:t>
      </w:r>
      <w:r w:rsidR="00A96A35" w:rsidRPr="0027638C">
        <w:rPr>
          <w:sz w:val="24"/>
          <w:rPrChange w16du:dateUtc="2026-07-07T18:18:00Z" w:author="Author" w:date="2026-07-07T20:18:00Z" w:id="12532">
            <w:rPr>
              <w:rFonts w:ascii="Times New Roman"/>
              <w:color w:val="000000"/>
            </w:rPr>
          </w:rPrChange>
        </w:rPr>
        <w:t>ipsum</w:t>
      </w:r>
      <w:r w:rsidR="00A96A35" w:rsidRPr="0027638C">
        <w:rPr>
          <w:sz w:val="24"/>
          <w:rPrChange w16du:dateUtc="2026-07-07T18:18:00Z" w:author="Author" w:date="2026-07-07T20:18:00Z" w:id="12533">
            <w:rPr>
              <w:rFonts w:ascii="Times New Roman"/>
              <w:color w:val="000000"/>
              <w:spacing w:val="26"/>
            </w:rPr>
          </w:rPrChange>
        </w:rPr>
        <w:t xml:space="preserve"> </w:t>
      </w:r>
      <w:r w:rsidR="00A96A35" w:rsidRPr="0027638C">
        <w:rPr>
          <w:sz w:val="24"/>
          <w:rPrChange w16du:dateUtc="2026-07-07T18:18:00Z" w:author="Author" w:date="2026-07-07T20:18:00Z" w:id="12534">
            <w:rPr>
              <w:rFonts w:ascii="Times New Roman"/>
              <w:color w:val="000000"/>
            </w:rPr>
          </w:rPrChange>
        </w:rPr>
        <w:t>dolor</w:t>
      </w:r>
      <w:r w:rsidR="00A96A35" w:rsidRPr="0027638C">
        <w:rPr>
          <w:sz w:val="24"/>
          <w:rPrChange w16du:dateUtc="2026-07-07T18:18:00Z" w:author="Author" w:date="2026-07-07T20:18:00Z" w:id="12535">
            <w:rPr>
              <w:rFonts w:ascii="Times New Roman"/>
              <w:color w:val="000000"/>
              <w:spacing w:val="26"/>
            </w:rPr>
          </w:rPrChange>
        </w:rPr>
        <w:t xml:space="preserve"> </w:t>
      </w:r>
      <w:r w:rsidR="00A96A35" w:rsidRPr="0027638C">
        <w:rPr>
          <w:sz w:val="24"/>
          <w:rPrChange w16du:dateUtc="2026-07-07T18:18:00Z" w:author="Author" w:date="2026-07-07T20:18:00Z" w:id="12536">
            <w:rPr>
              <w:rFonts w:ascii="Times New Roman"/>
              <w:color w:val="000000"/>
            </w:rPr>
          </w:rPrChange>
        </w:rPr>
        <w:t>sit</w:t>
      </w:r>
      <w:r w:rsidR="00A96A35" w:rsidRPr="0027638C">
        <w:rPr>
          <w:sz w:val="24"/>
          <w:rPrChange w16du:dateUtc="2026-07-07T18:18:00Z" w:author="Author" w:date="2026-07-07T20:18:00Z" w:id="12537">
            <w:rPr>
              <w:rFonts w:ascii="Times New Roman"/>
              <w:color w:val="000000"/>
              <w:spacing w:val="26"/>
            </w:rPr>
          </w:rPrChange>
        </w:rPr>
        <w:t xml:space="preserve"> </w:t>
      </w:r>
      <w:r w:rsidR="00A96A35" w:rsidRPr="0027638C">
        <w:rPr>
          <w:sz w:val="24"/>
          <w:rPrChange w16du:dateUtc="2026-07-07T18:18:00Z" w:author="Author" w:date="2026-07-07T20:18:00Z" w:id="12538">
            <w:rPr>
              <w:rFonts w:ascii="Times New Roman"/>
              <w:color w:val="000000"/>
            </w:rPr>
          </w:rPrChange>
        </w:rPr>
        <w:t>Amet</w:t>
      </w:r>
      <w:r w:rsidR="00A96A35" w:rsidRPr="0027638C">
        <w:rPr>
          <w:sz w:val="24"/>
          <w:rPrChange w16du:dateUtc="2026-07-07T18:18:00Z" w:author="Author" w:date="2026-07-07T20:18:00Z" w:id="12539">
            <w:rPr>
              <w:rFonts w:ascii="Times New Roman"/>
              <w:color w:val="000000"/>
              <w:spacing w:val="26"/>
            </w:rPr>
          </w:rPrChange>
        </w:rPr>
        <w:t xml:space="preserve"> </w:t>
      </w:r>
      <w:r w:rsidR="00A96A35" w:rsidRPr="0027638C">
        <w:rPr>
          <w:sz w:val="24"/>
          <w:rPrChange w16du:dateUtc="2026-07-07T18:18:00Z" w:author="Author" w:date="2026-07-07T20:18:00Z" w:id="12540">
            <w:rPr>
              <w:rFonts w:ascii="Times New Roman"/>
              <w:color w:val="000000"/>
            </w:rPr>
          </w:rPrChange>
        </w:rPr>
        <w:t>consectetur</w:t>
      </w:r>
      <w:r w:rsidR="00A96A35" w:rsidRPr="0027638C">
        <w:rPr>
          <w:sz w:val="24"/>
          <w:rPrChange w16du:dateUtc="2026-07-07T18:18:00Z" w:author="Author" w:date="2026-07-07T20:18:00Z" w:id="12541">
            <w:rPr>
              <w:rFonts w:ascii="Times New Roman"/>
              <w:color w:val="000000"/>
              <w:spacing w:val="26"/>
            </w:rPr>
          </w:rPrChange>
        </w:rPr>
        <w:t xml:space="preserve"> </w:t>
      </w:r>
      <w:r w:rsidR="00A96A35" w:rsidRPr="0027638C">
        <w:rPr>
          <w:sz w:val="24"/>
          <w:rPrChange w16du:dateUtc="2026-07-07T18:18:00Z" w:author="Author" w:date="2026-07-07T20:18:00Z" w:id="12542">
            <w:rPr>
              <w:rFonts w:ascii="Times New Roman"/>
              <w:color w:val="000000"/>
            </w:rPr>
          </w:rPrChange>
        </w:rPr>
        <w:t>Adipiscing</w:t>
      </w:r>
      <w:r w:rsidR="00A96A35" w:rsidRPr="0027638C">
        <w:rPr>
          <w:sz w:val="24"/>
          <w:rPrChange w16du:dateUtc="2026-07-07T18:18:00Z" w:author="Author" w:date="2026-07-07T20:18:00Z" w:id="12543">
            <w:rPr>
              <w:rFonts w:ascii="Times New Roman"/>
              <w:color w:val="000000"/>
              <w:spacing w:val="26"/>
            </w:rPr>
          </w:rPrChange>
        </w:rPr>
        <w:t xml:space="preserve"> </w:t>
      </w:r>
      <w:r w:rsidR="00A96A35" w:rsidRPr="0027638C">
        <w:rPr>
          <w:sz w:val="24"/>
          <w:rPrChange w16du:dateUtc="2026-07-07T18:18:00Z" w:author="Author" w:date="2026-07-07T20:18:00Z" w:id="12544">
            <w:rPr>
              <w:rFonts w:ascii="Times New Roman"/>
              <w:color w:val="000000"/>
            </w:rPr>
          </w:rPrChange>
        </w:rPr>
        <w:t>elit</w:t>
      </w:r>
      <w:r w:rsidR="00A96A35" w:rsidRPr="0027638C">
        <w:rPr>
          <w:sz w:val="24"/>
          <w:rPrChange w16du:dateUtc="2026-07-07T18:18:00Z" w:author="Author" w:date="2026-07-07T20:18:00Z" w:id="12545">
            <w:rPr>
              <w:rFonts w:ascii="Times New Roman"/>
              <w:color w:val="000000"/>
              <w:spacing w:val="26"/>
            </w:rPr>
          </w:rPrChange>
        </w:rPr>
        <w:t xml:space="preserve"> </w:t>
      </w:r>
      <w:r w:rsidR="00A96A35" w:rsidRPr="0027638C">
        <w:rPr>
          <w:sz w:val="24"/>
          <w:rPrChange w16du:dateUtc="2026-07-07T18:18:00Z" w:author="Author" w:date="2026-07-07T20:18:00Z" w:id="12546">
            <w:rPr>
              <w:rFonts w:ascii="Times New Roman"/>
              <w:color w:val="000000"/>
            </w:rPr>
          </w:rPrChange>
        </w:rPr>
        <w:t>sed</w:t>
      </w:r>
      <w:r w:rsidR="00A96A35" w:rsidRPr="0027638C">
        <w:rPr>
          <w:sz w:val="24"/>
          <w:rPrChange w16du:dateUtc="2026-07-07T18:18:00Z" w:author="Author" w:date="2026-07-07T20:18:00Z" w:id="12547">
            <w:rPr>
              <w:rFonts w:ascii="Times New Roman"/>
              <w:color w:val="000000"/>
              <w:spacing w:val="26"/>
            </w:rPr>
          </w:rPrChange>
        </w:rPr>
        <w:t xml:space="preserve"> </w:t>
      </w:r>
      <w:r w:rsidR="00A96A35" w:rsidRPr="0027638C">
        <w:rPr>
          <w:sz w:val="24"/>
          <w:rPrChange w16du:dateUtc="2026-07-07T18:18:00Z" w:author="Author" w:date="2026-07-07T20:18:00Z" w:id="12548">
            <w:rPr>
              <w:rFonts w:ascii="Times New Roman"/>
              <w:color w:val="000000"/>
            </w:rPr>
          </w:rPrChange>
        </w:rPr>
        <w:t>do</w:t>
      </w:r>
      <w:r w:rsidR="00A96A35" w:rsidRPr="0027638C">
        <w:rPr>
          <w:sz w:val="24"/>
          <w:rPrChange w16du:dateUtc="2026-07-07T18:18:00Z" w:author="Author" w:date="2026-07-07T20:18:00Z" w:id="12549">
            <w:rPr>
              <w:rFonts w:ascii="Times New Roman"/>
              <w:color w:val="000000"/>
              <w:spacing w:val="26"/>
            </w:rPr>
          </w:rPrChange>
        </w:rPr>
        <w:t xml:space="preserve"> </w:t>
      </w:r>
      <w:r w:rsidR="00A96A35" w:rsidRPr="0027638C">
        <w:rPr>
          <w:sz w:val="24"/>
          <w:rPrChange w16du:dateUtc="2026-07-07T18:18:00Z" w:author="Author" w:date="2026-07-07T20:18:00Z" w:id="12550">
            <w:rPr>
              <w:rFonts w:ascii="Times New Roman"/>
              <w:color w:val="000000"/>
            </w:rPr>
          </w:rPrChange>
        </w:rPr>
        <w:t>eiusmod</w:t>
      </w:r>
      <w:r w:rsidR="00A96A35" w:rsidRPr="0027638C">
        <w:rPr>
          <w:sz w:val="24"/>
          <w:rPrChange w16du:dateUtc="2026-07-07T18:18:00Z" w:author="Author" w:date="2026-07-07T20:18:00Z" w:id="12551">
            <w:rPr>
              <w:rFonts w:ascii="Times New Roman"/>
              <w:color w:val="000000"/>
              <w:spacing w:val="26"/>
            </w:rPr>
          </w:rPrChange>
        </w:rPr>
        <w:t xml:space="preserve"> </w:t>
      </w:r>
      <w:r w:rsidR="00A96A35" w:rsidRPr="0027638C">
        <w:rPr>
          <w:sz w:val="24"/>
          <w:rPrChange w16du:dateUtc="2026-07-07T18:18:00Z" w:author="Author" w:date="2026-07-07T20:18:00Z" w:id="12552">
            <w:rPr>
              <w:rFonts w:ascii="Times New Roman"/>
              <w:color w:val="000000"/>
            </w:rPr>
          </w:rPrChange>
        </w:rPr>
        <w:t>tempor</w:t>
      </w:r>
      <w:r w:rsidR="00A96A35" w:rsidRPr="0027638C">
        <w:rPr>
          <w:sz w:val="24"/>
          <w:rPrChange w16du:dateUtc="2026-07-07T18:18:00Z" w:author="Author" w:date="2026-07-07T20:18:00Z" w:id="12553">
            <w:rPr>
              <w:rFonts w:ascii="Times New Roman"/>
              <w:color w:val="000000"/>
              <w:spacing w:val="26"/>
            </w:rPr>
          </w:rPrChange>
        </w:rPr>
        <w:t xml:space="preserve"> </w:t>
      </w:r>
      <w:r w:rsidR="00A96A35" w:rsidRPr="0027638C">
        <w:rPr>
          <w:sz w:val="24"/>
          <w:rPrChange w16du:dateUtc="2026-07-07T18:18:00Z" w:author="Author" w:date="2026-07-07T20:18:00Z" w:id="12554">
            <w:rPr>
              <w:rFonts w:ascii="Times New Roman"/>
              <w:color w:val="000000"/>
            </w:rPr>
          </w:rPrChange>
        </w:rPr>
        <w:t>incididunt</w:t>
      </w:r>
      <w:r w:rsidR="00A96A35" w:rsidRPr="0027638C">
        <w:rPr>
          <w:sz w:val="24"/>
          <w:rPrChange w16du:dateUtc="2026-07-07T18:18:00Z" w:author="Author" w:date="2026-07-07T20:18:00Z" w:id="12555">
            <w:rPr>
              <w:rFonts w:ascii="Times New Roman"/>
              <w:color w:val="000000"/>
              <w:spacing w:val="26"/>
            </w:rPr>
          </w:rPrChange>
        </w:rPr>
        <w:t xml:space="preserve"> </w:t>
      </w:r>
      <w:r w:rsidR="00A96A35" w:rsidRPr="0027638C">
        <w:rPr>
          <w:sz w:val="24"/>
          <w:rPrChange w16du:dateUtc="2026-07-07T18:18:00Z" w:author="Author" w:date="2026-07-07T20:18:00Z" w:id="12556">
            <w:rPr>
              <w:rFonts w:ascii="Times New Roman"/>
              <w:color w:val="000000"/>
            </w:rPr>
          </w:rPrChange>
        </w:rPr>
        <w:t>ut</w:t>
      </w:r>
      <w:r w:rsidR="00A96A35" w:rsidRPr="0027638C">
        <w:rPr>
          <w:sz w:val="24"/>
          <w:rPrChange w16du:dateUtc="2026-07-07T18:18:00Z" w:author="Author" w:date="2026-07-07T20:18:00Z" w:id="12557">
            <w:rPr>
              <w:rFonts w:ascii="Times New Roman"/>
              <w:color w:val="000000"/>
              <w:spacing w:val="26"/>
            </w:rPr>
          </w:rPrChange>
        </w:rPr>
        <w:t xml:space="preserve"> </w:t>
      </w:r>
      <w:r w:rsidR="00A96A35" w:rsidRPr="0027638C">
        <w:rPr>
          <w:sz w:val="24"/>
          <w:rPrChange w16du:dateUtc="2026-07-07T18:18:00Z" w:author="Author" w:date="2026-07-07T20:18:00Z" w:id="12558">
            <w:rPr>
              <w:rFonts w:ascii="Times New Roman"/>
              <w:color w:val="000000"/>
            </w:rPr>
          </w:rPrChange>
        </w:rPr>
        <w:t>labore</w:t>
      </w:r>
      <w:r w:rsidR="00A96A35" w:rsidRPr="0027638C">
        <w:rPr>
          <w:sz w:val="24"/>
          <w:rPrChange w16du:dateUtc="2026-07-07T18:18:00Z" w:author="Author" w:date="2026-07-07T20:18:00Z" w:id="12559">
            <w:rPr>
              <w:rFonts w:ascii="Times New Roman"/>
              <w:color w:val="000000"/>
              <w:spacing w:val="26"/>
            </w:rPr>
          </w:rPrChange>
        </w:rPr>
        <w:t xml:space="preserve"> </w:t>
      </w:r>
      <w:r w:rsidR="00A96A35" w:rsidRPr="0027638C">
        <w:rPr>
          <w:sz w:val="24"/>
          <w:rPrChange w16du:dateUtc="2026-07-07T18:18:00Z" w:author="Author" w:date="2026-07-07T20:18:00Z" w:id="12560">
            <w:rPr>
              <w:rFonts w:ascii="Times New Roman" w:hAnsi="Times New Roman"/>
              <w:color w:val="000000"/>
            </w:rPr>
          </w:rPrChange>
        </w:rPr>
        <w:t>et</w:t>
      </w:r>
      <w:del w16du:dateUtc="2026-07-07T18:18:00Z" w:author="Author" w:date="2026-07-07T20:18:00Z" w:id="12561">
        <w:r>
          <w:rPr>
            <w:color w:val="000000"/>
          </w:rPr>
          <w:cr/>
        </w:r>
      </w:del>
      <w:r w:rsidR="00A96A35" w:rsidRPr="0027638C">
        <w:rPr>
          <w:sz w:val="24"/>
          <w:rPrChange w16du:dateUtc="2026-07-07T18:18:00Z" w:author="Author" w:date="2026-07-07T20:18:00Z" w:id="12562">
            <w:rPr>
              <w:rFonts w:ascii="Times New Roman"/>
              <w:color w:val="000000"/>
              <w:spacing w:val="665"/>
            </w:rPr>
          </w:rPrChange>
        </w:rPr>
        <w:t xml:space="preserve"> </w:t>
      </w:r>
      <w:r w:rsidR="00A96A35" w:rsidRPr="0027638C">
        <w:rPr>
          <w:sz w:val="24"/>
          <w:rPrChange w16du:dateUtc="2026-07-07T18:18:00Z" w:author="Author" w:date="2026-07-07T20:18:00Z" w:id="12563">
            <w:rPr>
              <w:rFonts w:ascii="Times New Roman"/>
              <w:color w:val="000000"/>
            </w:rPr>
          </w:rPrChange>
        </w:rPr>
        <w:t>dolore</w:t>
      </w:r>
      <w:r w:rsidR="00A96A35" w:rsidRPr="0027638C">
        <w:rPr>
          <w:sz w:val="24"/>
          <w:rPrChange w16du:dateUtc="2026-07-07T18:18:00Z" w:author="Author" w:date="2026-07-07T20:18:00Z" w:id="12564">
            <w:rPr>
              <w:rFonts w:ascii="Times New Roman"/>
              <w:color w:val="000000"/>
              <w:spacing w:val="14"/>
            </w:rPr>
          </w:rPrChange>
        </w:rPr>
        <w:t xml:space="preserve"> </w:t>
      </w:r>
      <w:r w:rsidR="00A96A35" w:rsidRPr="0027638C">
        <w:rPr>
          <w:sz w:val="24"/>
          <w:rPrChange w16du:dateUtc="2026-07-07T18:18:00Z" w:author="Author" w:date="2026-07-07T20:18:00Z" w:id="12565">
            <w:rPr>
              <w:rFonts w:ascii="Times New Roman" w:hAnsi="Times New Roman"/>
              <w:color w:val="000000"/>
              <w:spacing w:val="4"/>
            </w:rPr>
          </w:rPrChange>
        </w:rPr>
        <w:t>(“</w:t>
      </w:r>
      <w:r w:rsidR="00A96A35" w:rsidRPr="0027638C">
        <w:rPr>
          <w:b/>
          <w:sz w:val="24"/>
          <w:rPrChange w16du:dateUtc="2026-07-07T18:18:00Z" w:author="Author" w:date="2026-07-07T20:18:00Z" w:id="12566">
            <w:rPr>
              <w:rFonts w:ascii="Times New Roman" w:hAnsi="Times New Roman"/>
              <w:color w:val="000000"/>
              <w:spacing w:val="4"/>
            </w:rPr>
          </w:rPrChange>
        </w:rPr>
        <w:t>Magna</w:t>
      </w:r>
      <w:r w:rsidR="00A96A35" w:rsidRPr="0027638C">
        <w:rPr>
          <w:b/>
          <w:sz w:val="24"/>
          <w:rPrChange w16du:dateUtc="2026-07-07T18:18:00Z" w:author="Author" w:date="2026-07-07T20:18:00Z" w:id="12567">
            <w:rPr>
              <w:rFonts w:ascii="Times New Roman"/>
              <w:color w:val="000000"/>
              <w:spacing w:val="23"/>
            </w:rPr>
          </w:rPrChange>
        </w:rPr>
        <w:t xml:space="preserve"> </w:t>
      </w:r>
      <w:r w:rsidR="00A96A35" w:rsidRPr="0027638C">
        <w:rPr>
          <w:b/>
          <w:sz w:val="24"/>
          <w:rPrChange w16du:dateUtc="2026-07-07T18:18:00Z" w:author="Author" w:date="2026-07-07T20:18:00Z" w:id="12568">
            <w:rPr>
              <w:rFonts w:ascii="Times New Roman" w:hAnsi="Times New Roman"/>
              <w:color w:val="000000"/>
              <w:spacing w:val="5"/>
            </w:rPr>
          </w:rPrChange>
        </w:rPr>
        <w:t>Aliqua</w:t>
      </w:r>
      <w:r w:rsidR="00A96A35" w:rsidRPr="0027638C">
        <w:rPr>
          <w:sz w:val="24"/>
          <w:rPrChange w16du:dateUtc="2026-07-07T18:18:00Z" w:author="Author" w:date="2026-07-07T20:18:00Z" w:id="12569">
            <w:rPr>
              <w:rFonts w:ascii="Times New Roman" w:hAnsi="Times New Roman"/>
              <w:color w:val="000000"/>
              <w:spacing w:val="5"/>
            </w:rPr>
          </w:rPrChange>
        </w:rPr>
        <w:t>”):</w:t>
      </w:r>
      <w:r w:rsidR="00A96A35" w:rsidRPr="0027638C">
        <w:rPr>
          <w:sz w:val="24"/>
          <w:rPrChange w16du:dateUtc="2026-07-07T18:18:00Z" w:author="Author" w:date="2026-07-07T20:18:00Z" w:id="12570">
            <w:rPr>
              <w:rFonts w:ascii="Times New Roman"/>
              <w:color w:val="000000"/>
              <w:spacing w:val="10"/>
            </w:rPr>
          </w:rPrChange>
        </w:rPr>
        <w:t xml:space="preserve"> </w:t>
      </w:r>
      <w:r w:rsidR="00A96A35" w:rsidRPr="0027638C">
        <w:rPr>
          <w:sz w:val="24"/>
          <w:rPrChange w16du:dateUtc="2026-07-07T18:18:00Z" w:author="Author" w:date="2026-07-07T20:18:00Z" w:id="12571">
            <w:rPr>
              <w:rFonts w:ascii="Times New Roman"/>
              <w:color w:val="000000"/>
            </w:rPr>
          </w:rPrChange>
        </w:rPr>
        <w:t>(LOREM)</w:t>
      </w:r>
      <w:r w:rsidR="00A96A35" w:rsidRPr="0027638C">
        <w:rPr>
          <w:sz w:val="24"/>
          <w:rPrChange w16du:dateUtc="2026-07-07T18:18:00Z" w:author="Author" w:date="2026-07-07T20:18:00Z" w:id="12572">
            <w:rPr>
              <w:rFonts w:ascii="Times New Roman"/>
              <w:color w:val="000000"/>
              <w:spacing w:val="15"/>
            </w:rPr>
          </w:rPrChange>
        </w:rPr>
        <w:t xml:space="preserve"> </w:t>
      </w:r>
      <w:r w:rsidR="00A96A35" w:rsidRPr="0027638C">
        <w:rPr>
          <w:sz w:val="24"/>
          <w:rPrChange w16du:dateUtc="2026-07-07T18:18:00Z" w:author="Author" w:date="2026-07-07T20:18:00Z" w:id="12573">
            <w:rPr>
              <w:rFonts w:ascii="Times New Roman"/>
              <w:color w:val="000000"/>
            </w:rPr>
          </w:rPrChange>
        </w:rPr>
        <w:t>ipsum</w:t>
      </w:r>
      <w:r w:rsidR="00A96A35" w:rsidRPr="0027638C">
        <w:rPr>
          <w:sz w:val="24"/>
          <w:rPrChange w16du:dateUtc="2026-07-07T18:18:00Z" w:author="Author" w:date="2026-07-07T20:18:00Z" w:id="12574">
            <w:rPr>
              <w:rFonts w:ascii="Times New Roman"/>
              <w:color w:val="000000"/>
              <w:spacing w:val="15"/>
            </w:rPr>
          </w:rPrChange>
        </w:rPr>
        <w:t xml:space="preserve"> </w:t>
      </w:r>
      <w:r w:rsidR="00A96A35" w:rsidRPr="0027638C">
        <w:rPr>
          <w:sz w:val="24"/>
          <w:rPrChange w16du:dateUtc="2026-07-07T18:18:00Z" w:author="Author" w:date="2026-07-07T20:18:00Z" w:id="12575">
            <w:rPr>
              <w:rFonts w:ascii="Times New Roman"/>
              <w:color w:val="000000"/>
            </w:rPr>
          </w:rPrChange>
        </w:rPr>
        <w:t>dolor</w:t>
      </w:r>
      <w:r w:rsidR="00A96A35" w:rsidRPr="0027638C">
        <w:rPr>
          <w:sz w:val="24"/>
          <w:rPrChange w16du:dateUtc="2026-07-07T18:18:00Z" w:author="Author" w:date="2026-07-07T20:18:00Z" w:id="12576">
            <w:rPr>
              <w:rFonts w:ascii="Times New Roman"/>
              <w:color w:val="000000"/>
              <w:spacing w:val="15"/>
            </w:rPr>
          </w:rPrChange>
        </w:rPr>
        <w:t xml:space="preserve"> </w:t>
      </w:r>
      <w:r w:rsidR="00A96A35" w:rsidRPr="0027638C">
        <w:rPr>
          <w:sz w:val="24"/>
          <w:rPrChange w16du:dateUtc="2026-07-07T18:18:00Z" w:author="Author" w:date="2026-07-07T20:18:00Z" w:id="12577">
            <w:rPr>
              <w:rFonts w:ascii="Times New Roman"/>
              <w:color w:val="000000"/>
            </w:rPr>
          </w:rPrChange>
        </w:rPr>
        <w:t>sit</w:t>
      </w:r>
      <w:r w:rsidR="00A96A35" w:rsidRPr="0027638C">
        <w:rPr>
          <w:sz w:val="24"/>
          <w:rPrChange w16du:dateUtc="2026-07-07T18:18:00Z" w:author="Author" w:date="2026-07-07T20:18:00Z" w:id="12578">
            <w:rPr>
              <w:rFonts w:ascii="Times New Roman"/>
              <w:color w:val="000000"/>
              <w:spacing w:val="14"/>
            </w:rPr>
          </w:rPrChange>
        </w:rPr>
        <w:t xml:space="preserve"> </w:t>
      </w:r>
      <w:r w:rsidR="00A96A35" w:rsidRPr="0027638C">
        <w:rPr>
          <w:sz w:val="24"/>
          <w:rPrChange w16du:dateUtc="2026-07-07T18:18:00Z" w:author="Author" w:date="2026-07-07T20:18:00Z" w:id="12579">
            <w:rPr>
              <w:rFonts w:ascii="Times New Roman"/>
              <w:color w:val="000000"/>
            </w:rPr>
          </w:rPrChange>
        </w:rPr>
        <w:t>Amet</w:t>
      </w:r>
      <w:r w:rsidR="00A96A35" w:rsidRPr="0027638C">
        <w:rPr>
          <w:sz w:val="24"/>
          <w:rPrChange w16du:dateUtc="2026-07-07T18:18:00Z" w:author="Author" w:date="2026-07-07T20:18:00Z" w:id="12580">
            <w:rPr>
              <w:rFonts w:ascii="Times New Roman"/>
              <w:color w:val="000000"/>
              <w:spacing w:val="15"/>
            </w:rPr>
          </w:rPrChange>
        </w:rPr>
        <w:t xml:space="preserve"> </w:t>
      </w:r>
      <w:r w:rsidR="00A96A35" w:rsidRPr="0027638C">
        <w:rPr>
          <w:sz w:val="24"/>
          <w:rPrChange w16du:dateUtc="2026-07-07T18:18:00Z" w:author="Author" w:date="2026-07-07T20:18:00Z" w:id="12581">
            <w:rPr>
              <w:rFonts w:ascii="Times New Roman"/>
              <w:color w:val="000000"/>
            </w:rPr>
          </w:rPrChange>
        </w:rPr>
        <w:t>Consectetur</w:t>
      </w:r>
      <w:r w:rsidR="00A96A35" w:rsidRPr="0027638C">
        <w:rPr>
          <w:sz w:val="24"/>
          <w:rPrChange w16du:dateUtc="2026-07-07T18:18:00Z" w:author="Author" w:date="2026-07-07T20:18:00Z" w:id="12582">
            <w:rPr>
              <w:rFonts w:ascii="Times New Roman"/>
              <w:color w:val="000000"/>
              <w:spacing w:val="15"/>
            </w:rPr>
          </w:rPrChange>
        </w:rPr>
        <w:t xml:space="preserve"> </w:t>
      </w:r>
      <w:r w:rsidR="00A96A35" w:rsidRPr="0027638C">
        <w:rPr>
          <w:sz w:val="24"/>
          <w:rPrChange w16du:dateUtc="2026-07-07T18:18:00Z" w:author="Author" w:date="2026-07-07T20:18:00Z" w:id="12583">
            <w:rPr>
              <w:rFonts w:ascii="Times New Roman" w:hAnsi="Times New Roman"/>
              <w:color w:val="000000"/>
            </w:rPr>
          </w:rPrChange>
        </w:rPr>
        <w:t>Adipiscing</w:t>
      </w:r>
      <w:del w16du:dateUtc="2026-07-07T18:18:00Z" w:author="Author" w:date="2026-07-07T20:18:00Z" w:id="12584">
        <w:r>
          <w:rPr>
            <w:color w:val="000000"/>
          </w:rPr>
          <w:cr/>
        </w:r>
      </w:del>
      <w:r w:rsidR="00A96A35" w:rsidRPr="0027638C">
        <w:rPr>
          <w:sz w:val="24"/>
          <w:rPrChange w16du:dateUtc="2026-07-07T18:18:00Z" w:author="Author" w:date="2026-07-07T20:18:00Z" w:id="12585">
            <w:rPr>
              <w:rFonts w:ascii="Times New Roman"/>
              <w:color w:val="000000"/>
              <w:spacing w:val="665"/>
            </w:rPr>
          </w:rPrChange>
        </w:rPr>
        <w:t xml:space="preserve"> </w:t>
      </w:r>
      <w:r w:rsidR="00A96A35" w:rsidRPr="0027638C">
        <w:rPr>
          <w:sz w:val="24"/>
          <w:rPrChange w16du:dateUtc="2026-07-07T18:18:00Z" w:author="Author" w:date="2026-07-07T20:18:00Z" w:id="12586">
            <w:rPr>
              <w:rFonts w:ascii="Times New Roman"/>
              <w:color w:val="000000"/>
            </w:rPr>
          </w:rPrChange>
        </w:rPr>
        <w:t>elit,</w:t>
      </w:r>
      <w:r w:rsidR="00A96A35" w:rsidRPr="0027638C">
        <w:rPr>
          <w:spacing w:val="-2"/>
          <w:sz w:val="24"/>
          <w:rPrChange w16du:dateUtc="2026-07-07T18:18:00Z" w:author="Author" w:date="2026-07-07T20:18:00Z" w:id="12587">
            <w:rPr>
              <w:rFonts w:ascii="Times New Roman"/>
              <w:color w:val="000000"/>
              <w:spacing w:val="2"/>
            </w:rPr>
          </w:rPrChange>
        </w:rPr>
        <w:t xml:space="preserve"> </w:t>
      </w:r>
      <w:r w:rsidR="00A96A35" w:rsidRPr="0027638C">
        <w:rPr>
          <w:sz w:val="24"/>
          <w:rPrChange w16du:dateUtc="2026-07-07T18:18:00Z" w:author="Author" w:date="2026-07-07T20:18:00Z" w:id="12588">
            <w:rPr>
              <w:rFonts w:ascii="Times New Roman"/>
              <w:color w:val="000000"/>
            </w:rPr>
          </w:rPrChange>
        </w:rPr>
        <w:t>sed</w:t>
      </w:r>
      <w:r w:rsidR="00A96A35" w:rsidRPr="0027638C">
        <w:rPr>
          <w:spacing w:val="-2"/>
          <w:sz w:val="24"/>
          <w:rPrChange w16du:dateUtc="2026-07-07T18:18:00Z" w:author="Author" w:date="2026-07-07T20:18:00Z" w:id="12589">
            <w:rPr>
              <w:rFonts w:ascii="Times New Roman"/>
              <w:color w:val="000000"/>
              <w:spacing w:val="2"/>
            </w:rPr>
          </w:rPrChange>
        </w:rPr>
        <w:t xml:space="preserve"> </w:t>
      </w:r>
      <w:r w:rsidR="00A96A35" w:rsidRPr="0027638C">
        <w:rPr>
          <w:sz w:val="24"/>
          <w:rPrChange w16du:dateUtc="2026-07-07T18:18:00Z" w:author="Author" w:date="2026-07-07T20:18:00Z" w:id="12590">
            <w:rPr>
              <w:rFonts w:ascii="Times New Roman"/>
              <w:color w:val="000000"/>
            </w:rPr>
          </w:rPrChange>
        </w:rPr>
        <w:t>do</w:t>
      </w:r>
      <w:r w:rsidR="00A96A35" w:rsidRPr="0027638C">
        <w:rPr>
          <w:spacing w:val="-2"/>
          <w:sz w:val="24"/>
          <w:rPrChange w16du:dateUtc="2026-07-07T18:18:00Z" w:author="Author" w:date="2026-07-07T20:18:00Z" w:id="12591">
            <w:rPr>
              <w:rFonts w:ascii="Times New Roman"/>
              <w:color w:val="000000"/>
              <w:spacing w:val="2"/>
            </w:rPr>
          </w:rPrChange>
        </w:rPr>
        <w:t xml:space="preserve"> </w:t>
      </w:r>
      <w:r w:rsidR="00A96A35" w:rsidRPr="0027638C">
        <w:rPr>
          <w:sz w:val="24"/>
          <w:rPrChange w16du:dateUtc="2026-07-07T18:18:00Z" w:author="Author" w:date="2026-07-07T20:18:00Z" w:id="12592">
            <w:rPr>
              <w:rFonts w:ascii="Times New Roman"/>
              <w:color w:val="000000"/>
            </w:rPr>
          </w:rPrChange>
        </w:rPr>
        <w:t>eiusmod,</w:t>
      </w:r>
      <w:r w:rsidR="00A96A35" w:rsidRPr="0027638C">
        <w:rPr>
          <w:spacing w:val="-2"/>
          <w:sz w:val="24"/>
          <w:rPrChange w16du:dateUtc="2026-07-07T18:18:00Z" w:author="Author" w:date="2026-07-07T20:18:00Z" w:id="12593">
            <w:rPr>
              <w:rFonts w:ascii="Times New Roman"/>
              <w:color w:val="000000"/>
              <w:spacing w:val="2"/>
            </w:rPr>
          </w:rPrChange>
        </w:rPr>
        <w:t xml:space="preserve"> </w:t>
      </w:r>
      <w:r w:rsidR="00A96A35" w:rsidRPr="0027638C">
        <w:rPr>
          <w:sz w:val="24"/>
          <w:rPrChange w16du:dateUtc="2026-07-07T18:18:00Z" w:author="Author" w:date="2026-07-07T20:18:00Z" w:id="12594">
            <w:rPr>
              <w:rFonts w:ascii="Times New Roman"/>
              <w:color w:val="000000"/>
            </w:rPr>
          </w:rPrChange>
        </w:rPr>
        <w:t>tempor,</w:t>
      </w:r>
      <w:r w:rsidR="00A96A35" w:rsidRPr="0027638C">
        <w:rPr>
          <w:spacing w:val="-2"/>
          <w:sz w:val="24"/>
          <w:rPrChange w16du:dateUtc="2026-07-07T18:18:00Z" w:author="Author" w:date="2026-07-07T20:18:00Z" w:id="12595">
            <w:rPr>
              <w:rFonts w:ascii="Times New Roman"/>
              <w:color w:val="000000"/>
              <w:spacing w:val="2"/>
            </w:rPr>
          </w:rPrChange>
        </w:rPr>
        <w:t xml:space="preserve"> </w:t>
      </w:r>
      <w:r w:rsidR="00A96A35" w:rsidRPr="0027638C">
        <w:rPr>
          <w:sz w:val="24"/>
          <w:rPrChange w16du:dateUtc="2026-07-07T18:18:00Z" w:author="Author" w:date="2026-07-07T20:18:00Z" w:id="12596">
            <w:rPr>
              <w:rFonts w:ascii="Times New Roman"/>
              <w:color w:val="000000"/>
            </w:rPr>
          </w:rPrChange>
        </w:rPr>
        <w:t>incididunt</w:t>
      </w:r>
      <w:r w:rsidR="00A96A35" w:rsidRPr="0027638C">
        <w:rPr>
          <w:spacing w:val="-2"/>
          <w:sz w:val="24"/>
          <w:rPrChange w16du:dateUtc="2026-07-07T18:18:00Z" w:author="Author" w:date="2026-07-07T20:18:00Z" w:id="12597">
            <w:rPr>
              <w:rFonts w:ascii="Times New Roman"/>
              <w:color w:val="000000"/>
              <w:spacing w:val="2"/>
            </w:rPr>
          </w:rPrChange>
        </w:rPr>
        <w:t xml:space="preserve"> </w:t>
      </w:r>
      <w:r w:rsidR="00A96A35" w:rsidRPr="0027638C">
        <w:rPr>
          <w:sz w:val="24"/>
          <w:rPrChange w16du:dateUtc="2026-07-07T18:18:00Z" w:author="Author" w:date="2026-07-07T20:18:00Z" w:id="12598">
            <w:rPr>
              <w:rFonts w:ascii="Times New Roman"/>
              <w:color w:val="000000"/>
            </w:rPr>
          </w:rPrChange>
        </w:rPr>
        <w:t>ut</w:t>
      </w:r>
      <w:r w:rsidR="00A96A35" w:rsidRPr="0027638C">
        <w:rPr>
          <w:spacing w:val="-2"/>
          <w:sz w:val="24"/>
          <w:rPrChange w16du:dateUtc="2026-07-07T18:18:00Z" w:author="Author" w:date="2026-07-07T20:18:00Z" w:id="12599">
            <w:rPr>
              <w:rFonts w:ascii="Times New Roman"/>
              <w:color w:val="000000"/>
              <w:spacing w:val="2"/>
            </w:rPr>
          </w:rPrChange>
        </w:rPr>
        <w:t xml:space="preserve"> </w:t>
      </w:r>
      <w:r w:rsidR="00A96A35" w:rsidRPr="0027638C">
        <w:rPr>
          <w:sz w:val="24"/>
          <w:rPrChange w16du:dateUtc="2026-07-07T18:18:00Z" w:author="Author" w:date="2026-07-07T20:18:00Z" w:id="12600">
            <w:rPr>
              <w:rFonts w:ascii="Times New Roman"/>
              <w:color w:val="000000"/>
            </w:rPr>
          </w:rPrChange>
        </w:rPr>
        <w:t>labore</w:t>
      </w:r>
      <w:r w:rsidR="00A96A35" w:rsidRPr="0027638C">
        <w:rPr>
          <w:spacing w:val="-2"/>
          <w:sz w:val="24"/>
          <w:rPrChange w16du:dateUtc="2026-07-07T18:18:00Z" w:author="Author" w:date="2026-07-07T20:18:00Z" w:id="12601">
            <w:rPr>
              <w:rFonts w:ascii="Times New Roman"/>
              <w:color w:val="000000"/>
              <w:spacing w:val="2"/>
            </w:rPr>
          </w:rPrChange>
        </w:rPr>
        <w:t xml:space="preserve"> </w:t>
      </w:r>
      <w:r w:rsidR="00A96A35" w:rsidRPr="0027638C">
        <w:rPr>
          <w:sz w:val="24"/>
          <w:rPrChange w16du:dateUtc="2026-07-07T18:18:00Z" w:author="Author" w:date="2026-07-07T20:18:00Z" w:id="12602">
            <w:rPr>
              <w:rFonts w:ascii="Times New Roman"/>
              <w:color w:val="000000"/>
            </w:rPr>
          </w:rPrChange>
        </w:rPr>
        <w:t>et</w:t>
      </w:r>
      <w:r w:rsidR="00A96A35" w:rsidRPr="0027638C">
        <w:rPr>
          <w:sz w:val="24"/>
          <w:rPrChange w16du:dateUtc="2026-07-07T18:18:00Z" w:author="Author" w:date="2026-07-07T20:18:00Z" w:id="12603">
            <w:rPr>
              <w:rFonts w:ascii="Times New Roman"/>
              <w:color w:val="000000"/>
              <w:spacing w:val="4"/>
            </w:rPr>
          </w:rPrChange>
        </w:rPr>
        <w:t xml:space="preserve"> </w:t>
      </w:r>
      <w:r w:rsidR="00A96A35" w:rsidRPr="0027638C">
        <w:rPr>
          <w:sz w:val="24"/>
          <w:rPrChange w16du:dateUtc="2026-07-07T18:18:00Z" w:author="Author" w:date="2026-07-07T20:18:00Z" w:id="12604">
            <w:rPr>
              <w:rFonts w:ascii="Times New Roman"/>
              <w:color w:val="000000"/>
            </w:rPr>
          </w:rPrChange>
        </w:rPr>
        <w:t>Dolore</w:t>
      </w:r>
      <w:r w:rsidR="00A96A35" w:rsidRPr="0027638C">
        <w:rPr>
          <w:spacing w:val="-2"/>
          <w:sz w:val="24"/>
          <w:rPrChange w16du:dateUtc="2026-07-07T18:18:00Z" w:author="Author" w:date="2026-07-07T20:18:00Z" w:id="12605">
            <w:rPr>
              <w:rFonts w:ascii="Times New Roman"/>
              <w:color w:val="000000"/>
              <w:spacing w:val="2"/>
            </w:rPr>
          </w:rPrChange>
        </w:rPr>
        <w:t xml:space="preserve"> </w:t>
      </w:r>
      <w:r w:rsidR="00A96A35" w:rsidRPr="0027638C">
        <w:rPr>
          <w:sz w:val="24"/>
          <w:rPrChange w16du:dateUtc="2026-07-07T18:18:00Z" w:author="Author" w:date="2026-07-07T20:18:00Z" w:id="12606">
            <w:rPr>
              <w:rFonts w:ascii="Times New Roman"/>
              <w:color w:val="000000"/>
            </w:rPr>
          </w:rPrChange>
        </w:rPr>
        <w:t>Magna</w:t>
      </w:r>
      <w:r w:rsidR="00A96A35" w:rsidRPr="0027638C">
        <w:rPr>
          <w:spacing w:val="-2"/>
          <w:sz w:val="24"/>
          <w:rPrChange w16du:dateUtc="2026-07-07T18:18:00Z" w:author="Author" w:date="2026-07-07T20:18:00Z" w:id="12607">
            <w:rPr>
              <w:rFonts w:ascii="Times New Roman"/>
              <w:color w:val="000000"/>
              <w:spacing w:val="2"/>
            </w:rPr>
          </w:rPrChange>
        </w:rPr>
        <w:t xml:space="preserve"> </w:t>
      </w:r>
      <w:r w:rsidR="00A96A35" w:rsidRPr="0027638C">
        <w:rPr>
          <w:sz w:val="24"/>
          <w:rPrChange w16du:dateUtc="2026-07-07T18:18:00Z" w:author="Author" w:date="2026-07-07T20:18:00Z" w:id="12608">
            <w:rPr>
              <w:rFonts w:ascii="Times New Roman"/>
              <w:color w:val="000000"/>
            </w:rPr>
          </w:rPrChange>
        </w:rPr>
        <w:t>Aliqua</w:t>
      </w:r>
      <w:r w:rsidR="00A96A35" w:rsidRPr="0027638C">
        <w:rPr>
          <w:spacing w:val="-2"/>
          <w:sz w:val="24"/>
          <w:rPrChange w16du:dateUtc="2026-07-07T18:18:00Z" w:author="Author" w:date="2026-07-07T20:18:00Z" w:id="12609">
            <w:rPr>
              <w:rFonts w:ascii="Times New Roman"/>
              <w:color w:val="000000"/>
              <w:spacing w:val="2"/>
            </w:rPr>
          </w:rPrChange>
        </w:rPr>
        <w:t xml:space="preserve"> </w:t>
      </w:r>
      <w:r w:rsidR="00A96A35" w:rsidRPr="0027638C">
        <w:rPr>
          <w:sz w:val="24"/>
          <w:rPrChange w16du:dateUtc="2026-07-07T18:18:00Z" w:author="Author" w:date="2026-07-07T20:18:00Z" w:id="12610">
            <w:rPr>
              <w:rFonts w:ascii="Times New Roman"/>
              <w:color w:val="000000"/>
            </w:rPr>
          </w:rPrChange>
        </w:rPr>
        <w:t>lorem,</w:t>
      </w:r>
      <w:r w:rsidR="00A96A35" w:rsidRPr="0027638C">
        <w:rPr>
          <w:spacing w:val="-2"/>
          <w:sz w:val="24"/>
          <w:rPrChange w16du:dateUtc="2026-07-07T18:18:00Z" w:author="Author" w:date="2026-07-07T20:18:00Z" w:id="12611">
            <w:rPr>
              <w:rFonts w:ascii="Times New Roman"/>
              <w:color w:val="000000"/>
              <w:spacing w:val="2"/>
            </w:rPr>
          </w:rPrChange>
        </w:rPr>
        <w:t xml:space="preserve"> </w:t>
      </w:r>
      <w:r w:rsidR="00A96A35" w:rsidRPr="0027638C">
        <w:rPr>
          <w:sz w:val="24"/>
          <w:rPrChange w16du:dateUtc="2026-07-07T18:18:00Z" w:author="Author" w:date="2026-07-07T20:18:00Z" w:id="12612">
            <w:rPr>
              <w:rFonts w:ascii="Times New Roman" w:hAnsi="Times New Roman"/>
              <w:color w:val="000000"/>
            </w:rPr>
          </w:rPrChange>
        </w:rPr>
        <w:t>ipsum</w:t>
      </w:r>
      <w:del w16du:dateUtc="2026-07-07T18:18:00Z" w:author="Author" w:date="2026-07-07T20:18:00Z" w:id="12613">
        <w:r>
          <w:rPr>
            <w:color w:val="000000"/>
          </w:rPr>
          <w:cr/>
        </w:r>
      </w:del>
      <w:r w:rsidR="00A96A35" w:rsidRPr="0027638C">
        <w:rPr>
          <w:sz w:val="24"/>
          <w:rPrChange w16du:dateUtc="2026-07-07T18:18:00Z" w:author="Author" w:date="2026-07-07T20:18:00Z" w:id="12614">
            <w:rPr>
              <w:rFonts w:ascii="Times New Roman"/>
              <w:color w:val="000000"/>
              <w:spacing w:val="665"/>
            </w:rPr>
          </w:rPrChange>
        </w:rPr>
        <w:t xml:space="preserve"> </w:t>
      </w:r>
      <w:r w:rsidR="00A96A35" w:rsidRPr="0027638C">
        <w:rPr>
          <w:sz w:val="24"/>
          <w:rPrChange w16du:dateUtc="2026-07-07T18:18:00Z" w:author="Author" w:date="2026-07-07T20:18:00Z" w:id="12615">
            <w:rPr>
              <w:rFonts w:ascii="Times New Roman"/>
              <w:color w:val="000000"/>
            </w:rPr>
          </w:rPrChange>
        </w:rPr>
        <w:t>dolor</w:t>
      </w:r>
      <w:r w:rsidR="00A96A35" w:rsidRPr="0027638C">
        <w:rPr>
          <w:sz w:val="24"/>
          <w:rPrChange w16du:dateUtc="2026-07-07T18:18:00Z" w:author="Author" w:date="2026-07-07T20:18:00Z" w:id="12616">
            <w:rPr>
              <w:rFonts w:ascii="Times New Roman"/>
              <w:color w:val="000000"/>
              <w:spacing w:val="100"/>
            </w:rPr>
          </w:rPrChange>
        </w:rPr>
        <w:t xml:space="preserve"> </w:t>
      </w:r>
      <w:r w:rsidR="00A96A35" w:rsidRPr="0027638C">
        <w:rPr>
          <w:sz w:val="24"/>
          <w:rPrChange w16du:dateUtc="2026-07-07T18:18:00Z" w:author="Author" w:date="2026-07-07T20:18:00Z" w:id="12617">
            <w:rPr>
              <w:rFonts w:ascii="Times New Roman"/>
              <w:color w:val="000000"/>
            </w:rPr>
          </w:rPrChange>
        </w:rPr>
        <w:t>sit</w:t>
      </w:r>
      <w:r w:rsidR="00A96A35" w:rsidRPr="0027638C">
        <w:rPr>
          <w:sz w:val="24"/>
          <w:rPrChange w16du:dateUtc="2026-07-07T18:18:00Z" w:author="Author" w:date="2026-07-07T20:18:00Z" w:id="12618">
            <w:rPr>
              <w:rFonts w:ascii="Times New Roman"/>
              <w:color w:val="000000"/>
              <w:spacing w:val="100"/>
            </w:rPr>
          </w:rPrChange>
        </w:rPr>
        <w:t xml:space="preserve"> </w:t>
      </w:r>
      <w:r w:rsidR="00A96A35" w:rsidRPr="0027638C">
        <w:rPr>
          <w:sz w:val="24"/>
          <w:rPrChange w16du:dateUtc="2026-07-07T18:18:00Z" w:author="Author" w:date="2026-07-07T20:18:00Z" w:id="12619">
            <w:rPr>
              <w:rFonts w:ascii="Times New Roman"/>
              <w:color w:val="000000"/>
            </w:rPr>
          </w:rPrChange>
        </w:rPr>
        <w:t>amet</w:t>
      </w:r>
      <w:r w:rsidR="00A96A35" w:rsidRPr="0027638C">
        <w:rPr>
          <w:sz w:val="24"/>
          <w:rPrChange w16du:dateUtc="2026-07-07T18:18:00Z" w:author="Author" w:date="2026-07-07T20:18:00Z" w:id="12620">
            <w:rPr>
              <w:rFonts w:ascii="Times New Roman"/>
              <w:color w:val="000000"/>
              <w:spacing w:val="100"/>
            </w:rPr>
          </w:rPrChange>
        </w:rPr>
        <w:t xml:space="preserve"> </w:t>
      </w:r>
      <w:r w:rsidR="00A96A35" w:rsidRPr="0027638C">
        <w:rPr>
          <w:sz w:val="24"/>
          <w:rPrChange w16du:dateUtc="2026-07-07T18:18:00Z" w:author="Author" w:date="2026-07-07T20:18:00Z" w:id="12621">
            <w:rPr>
              <w:rFonts w:ascii="Times New Roman"/>
              <w:color w:val="000000"/>
            </w:rPr>
          </w:rPrChange>
        </w:rPr>
        <w:t>consectetur</w:t>
      </w:r>
      <w:r w:rsidR="00A96A35" w:rsidRPr="0027638C">
        <w:rPr>
          <w:sz w:val="24"/>
          <w:rPrChange w16du:dateUtc="2026-07-07T18:18:00Z" w:author="Author" w:date="2026-07-07T20:18:00Z" w:id="12622">
            <w:rPr>
              <w:rFonts w:ascii="Times New Roman"/>
              <w:color w:val="000000"/>
              <w:spacing w:val="100"/>
            </w:rPr>
          </w:rPrChange>
        </w:rPr>
        <w:t xml:space="preserve"> </w:t>
      </w:r>
      <w:r w:rsidR="00A96A35" w:rsidRPr="0027638C">
        <w:rPr>
          <w:sz w:val="24"/>
          <w:rPrChange w16du:dateUtc="2026-07-07T18:18:00Z" w:author="Author" w:date="2026-07-07T20:18:00Z" w:id="12623">
            <w:rPr>
              <w:rFonts w:ascii="Times New Roman"/>
              <w:color w:val="000000"/>
            </w:rPr>
          </w:rPrChange>
        </w:rPr>
        <w:t>adipiscing</w:t>
      </w:r>
      <w:r w:rsidR="00A96A35" w:rsidRPr="0027638C">
        <w:rPr>
          <w:sz w:val="24"/>
          <w:rPrChange w16du:dateUtc="2026-07-07T18:18:00Z" w:author="Author" w:date="2026-07-07T20:18:00Z" w:id="12624">
            <w:rPr>
              <w:rFonts w:ascii="Times New Roman"/>
              <w:color w:val="000000"/>
              <w:spacing w:val="100"/>
            </w:rPr>
          </w:rPrChange>
        </w:rPr>
        <w:t xml:space="preserve"> </w:t>
      </w:r>
      <w:r w:rsidR="00A96A35" w:rsidRPr="0027638C">
        <w:rPr>
          <w:sz w:val="24"/>
          <w:rPrChange w16du:dateUtc="2026-07-07T18:18:00Z" w:author="Author" w:date="2026-07-07T20:18:00Z" w:id="12625">
            <w:rPr>
              <w:rFonts w:ascii="Times New Roman"/>
              <w:color w:val="000000"/>
            </w:rPr>
          </w:rPrChange>
        </w:rPr>
        <w:t>elit</w:t>
      </w:r>
      <w:r w:rsidR="00A96A35" w:rsidRPr="0027638C">
        <w:rPr>
          <w:sz w:val="24"/>
          <w:rPrChange w16du:dateUtc="2026-07-07T18:18:00Z" w:author="Author" w:date="2026-07-07T20:18:00Z" w:id="12626">
            <w:rPr>
              <w:rFonts w:ascii="Times New Roman"/>
              <w:color w:val="000000"/>
              <w:spacing w:val="100"/>
            </w:rPr>
          </w:rPrChange>
        </w:rPr>
        <w:t xml:space="preserve"> </w:t>
      </w:r>
      <w:r w:rsidR="00A96A35" w:rsidRPr="0027638C">
        <w:rPr>
          <w:sz w:val="24"/>
          <w:rPrChange w16du:dateUtc="2026-07-07T18:18:00Z" w:author="Author" w:date="2026-07-07T20:18:00Z" w:id="12627">
            <w:rPr>
              <w:rFonts w:ascii="Times New Roman"/>
              <w:color w:val="000000"/>
            </w:rPr>
          </w:rPrChange>
        </w:rPr>
        <w:t>sed</w:t>
      </w:r>
      <w:r w:rsidR="00A96A35" w:rsidRPr="0027638C">
        <w:rPr>
          <w:sz w:val="24"/>
          <w:rPrChange w16du:dateUtc="2026-07-07T18:18:00Z" w:author="Author" w:date="2026-07-07T20:18:00Z" w:id="12628">
            <w:rPr>
              <w:rFonts w:ascii="Times New Roman"/>
              <w:color w:val="000000"/>
              <w:spacing w:val="100"/>
            </w:rPr>
          </w:rPrChange>
        </w:rPr>
        <w:t xml:space="preserve"> </w:t>
      </w:r>
      <w:r w:rsidR="00A96A35" w:rsidRPr="0027638C">
        <w:rPr>
          <w:sz w:val="24"/>
          <w:rPrChange w16du:dateUtc="2026-07-07T18:18:00Z" w:author="Author" w:date="2026-07-07T20:18:00Z" w:id="12629">
            <w:rPr>
              <w:rFonts w:ascii="Times New Roman"/>
              <w:color w:val="000000"/>
            </w:rPr>
          </w:rPrChange>
        </w:rPr>
        <w:t>do</w:t>
      </w:r>
      <w:r w:rsidR="00A96A35" w:rsidRPr="0027638C">
        <w:rPr>
          <w:sz w:val="24"/>
          <w:rPrChange w16du:dateUtc="2026-07-07T18:18:00Z" w:author="Author" w:date="2026-07-07T20:18:00Z" w:id="12630">
            <w:rPr>
              <w:rFonts w:ascii="Times New Roman"/>
              <w:color w:val="000000"/>
              <w:spacing w:val="99"/>
            </w:rPr>
          </w:rPrChange>
        </w:rPr>
        <w:t xml:space="preserve"> </w:t>
      </w:r>
      <w:r w:rsidR="00A96A35" w:rsidRPr="0027638C">
        <w:rPr>
          <w:sz w:val="24"/>
          <w:rPrChange w16du:dateUtc="2026-07-07T18:18:00Z" w:author="Author" w:date="2026-07-07T20:18:00Z" w:id="12631">
            <w:rPr>
              <w:rFonts w:ascii="Times New Roman"/>
              <w:color w:val="000000"/>
            </w:rPr>
          </w:rPrChange>
        </w:rPr>
        <w:t>Eiusmod,</w:t>
      </w:r>
      <w:r w:rsidR="00A96A35" w:rsidRPr="0027638C">
        <w:rPr>
          <w:sz w:val="24"/>
          <w:rPrChange w16du:dateUtc="2026-07-07T18:18:00Z" w:author="Author" w:date="2026-07-07T20:18:00Z" w:id="12632">
            <w:rPr>
              <w:rFonts w:ascii="Times New Roman"/>
              <w:color w:val="000000"/>
              <w:spacing w:val="100"/>
            </w:rPr>
          </w:rPrChange>
        </w:rPr>
        <w:t xml:space="preserve"> </w:t>
      </w:r>
      <w:r w:rsidR="00A96A35" w:rsidRPr="0027638C">
        <w:rPr>
          <w:sz w:val="24"/>
          <w:rPrChange w16du:dateUtc="2026-07-07T18:18:00Z" w:author="Author" w:date="2026-07-07T20:18:00Z" w:id="12633">
            <w:rPr>
              <w:rFonts w:ascii="Times New Roman"/>
              <w:color w:val="000000"/>
            </w:rPr>
          </w:rPrChange>
        </w:rPr>
        <w:t>tempor</w:t>
      </w:r>
      <w:r w:rsidR="00A96A35" w:rsidRPr="0027638C">
        <w:rPr>
          <w:sz w:val="24"/>
          <w:rPrChange w16du:dateUtc="2026-07-07T18:18:00Z" w:author="Author" w:date="2026-07-07T20:18:00Z" w:id="12634">
            <w:rPr>
              <w:rFonts w:ascii="Times New Roman"/>
              <w:color w:val="000000"/>
              <w:spacing w:val="100"/>
            </w:rPr>
          </w:rPrChange>
        </w:rPr>
        <w:t xml:space="preserve"> </w:t>
      </w:r>
      <w:r w:rsidR="00A96A35" w:rsidRPr="0027638C">
        <w:rPr>
          <w:sz w:val="24"/>
          <w:rPrChange w16du:dateUtc="2026-07-07T18:18:00Z" w:author="Author" w:date="2026-07-07T20:18:00Z" w:id="12635">
            <w:rPr>
              <w:rFonts w:ascii="Times New Roman" w:hAnsi="Times New Roman"/>
              <w:color w:val="000000"/>
            </w:rPr>
          </w:rPrChange>
        </w:rPr>
        <w:t>incididunt</w:t>
      </w:r>
      <w:del w16du:dateUtc="2026-07-07T18:18:00Z" w:author="Author" w:date="2026-07-07T20:18:00Z" w:id="12636">
        <w:r>
          <w:rPr>
            <w:color w:val="000000"/>
          </w:rPr>
          <w:cr/>
        </w:r>
      </w:del>
      <w:r w:rsidR="00A96A35" w:rsidRPr="0027638C">
        <w:rPr>
          <w:sz w:val="24"/>
          <w:rPrChange w16du:dateUtc="2026-07-07T18:18:00Z" w:author="Author" w:date="2026-07-07T20:18:00Z" w:id="12637">
            <w:rPr>
              <w:rFonts w:ascii="Times New Roman"/>
              <w:color w:val="000000"/>
              <w:spacing w:val="665"/>
            </w:rPr>
          </w:rPrChange>
        </w:rPr>
        <w:t xml:space="preserve"> </w:t>
      </w:r>
      <w:r w:rsidR="00A96A35" w:rsidRPr="0027638C">
        <w:rPr>
          <w:sz w:val="24"/>
          <w:rPrChange w16du:dateUtc="2026-07-07T18:18:00Z" w:author="Author" w:date="2026-07-07T20:18:00Z" w:id="12638">
            <w:rPr>
              <w:rFonts w:ascii="Times New Roman"/>
              <w:color w:val="000000"/>
            </w:rPr>
          </w:rPrChange>
        </w:rPr>
        <w:t>ut</w:t>
      </w:r>
      <w:r w:rsidR="00A96A35" w:rsidRPr="0027638C">
        <w:rPr>
          <w:sz w:val="24"/>
          <w:rPrChange w16du:dateUtc="2026-07-07T18:18:00Z" w:author="Author" w:date="2026-07-07T20:18:00Z" w:id="12639">
            <w:rPr>
              <w:rFonts w:ascii="Times New Roman"/>
              <w:color w:val="000000"/>
              <w:spacing w:val="32"/>
            </w:rPr>
          </w:rPrChange>
        </w:rPr>
        <w:t xml:space="preserve"> </w:t>
      </w:r>
      <w:r w:rsidR="00A96A35" w:rsidRPr="0027638C">
        <w:rPr>
          <w:sz w:val="24"/>
          <w:rPrChange w16du:dateUtc="2026-07-07T18:18:00Z" w:author="Author" w:date="2026-07-07T20:18:00Z" w:id="12640">
            <w:rPr>
              <w:rFonts w:ascii="Times New Roman"/>
              <w:color w:val="000000"/>
            </w:rPr>
          </w:rPrChange>
        </w:rPr>
        <w:t>labore</w:t>
      </w:r>
      <w:r w:rsidR="00A96A35" w:rsidRPr="0027638C">
        <w:rPr>
          <w:sz w:val="24"/>
          <w:rPrChange w16du:dateUtc="2026-07-07T18:18:00Z" w:author="Author" w:date="2026-07-07T20:18:00Z" w:id="12641">
            <w:rPr>
              <w:rFonts w:ascii="Times New Roman"/>
              <w:color w:val="000000"/>
              <w:spacing w:val="32"/>
            </w:rPr>
          </w:rPrChange>
        </w:rPr>
        <w:t xml:space="preserve"> </w:t>
      </w:r>
      <w:r w:rsidR="00A96A35" w:rsidRPr="0027638C">
        <w:rPr>
          <w:sz w:val="24"/>
          <w:rPrChange w16du:dateUtc="2026-07-07T18:18:00Z" w:author="Author" w:date="2026-07-07T20:18:00Z" w:id="12642">
            <w:rPr>
              <w:rFonts w:ascii="Times New Roman"/>
              <w:color w:val="000000"/>
            </w:rPr>
          </w:rPrChange>
        </w:rPr>
        <w:t>et</w:t>
      </w:r>
      <w:r w:rsidR="00A96A35" w:rsidRPr="0027638C">
        <w:rPr>
          <w:sz w:val="24"/>
          <w:rPrChange w16du:dateUtc="2026-07-07T18:18:00Z" w:author="Author" w:date="2026-07-07T20:18:00Z" w:id="12643">
            <w:rPr>
              <w:rFonts w:ascii="Times New Roman"/>
              <w:color w:val="000000"/>
              <w:spacing w:val="32"/>
            </w:rPr>
          </w:rPrChange>
        </w:rPr>
        <w:t xml:space="preserve"> </w:t>
      </w:r>
      <w:r w:rsidR="00A96A35" w:rsidRPr="0027638C">
        <w:rPr>
          <w:sz w:val="24"/>
          <w:rPrChange w16du:dateUtc="2026-07-07T18:18:00Z" w:author="Author" w:date="2026-07-07T20:18:00Z" w:id="12644">
            <w:rPr>
              <w:rFonts w:ascii="Times New Roman"/>
              <w:color w:val="000000"/>
            </w:rPr>
          </w:rPrChange>
        </w:rPr>
        <w:t>dolore</w:t>
      </w:r>
      <w:r w:rsidR="00A96A35" w:rsidRPr="0027638C">
        <w:rPr>
          <w:sz w:val="24"/>
          <w:rPrChange w16du:dateUtc="2026-07-07T18:18:00Z" w:author="Author" w:date="2026-07-07T20:18:00Z" w:id="12645">
            <w:rPr>
              <w:rFonts w:ascii="Times New Roman"/>
              <w:color w:val="000000"/>
              <w:spacing w:val="32"/>
            </w:rPr>
          </w:rPrChange>
        </w:rPr>
        <w:t xml:space="preserve"> </w:t>
      </w:r>
      <w:r w:rsidR="00A96A35" w:rsidRPr="0027638C">
        <w:rPr>
          <w:sz w:val="24"/>
          <w:rPrChange w16du:dateUtc="2026-07-07T18:18:00Z" w:author="Author" w:date="2026-07-07T20:18:00Z" w:id="12646">
            <w:rPr>
              <w:rFonts w:ascii="Times New Roman"/>
              <w:color w:val="000000"/>
            </w:rPr>
          </w:rPrChange>
        </w:rPr>
        <w:t>magna</w:t>
      </w:r>
      <w:r w:rsidR="00A96A35" w:rsidRPr="0027638C">
        <w:rPr>
          <w:sz w:val="24"/>
          <w:rPrChange w16du:dateUtc="2026-07-07T18:18:00Z" w:author="Author" w:date="2026-07-07T20:18:00Z" w:id="12647">
            <w:rPr>
              <w:rFonts w:ascii="Times New Roman"/>
              <w:color w:val="000000"/>
              <w:spacing w:val="32"/>
            </w:rPr>
          </w:rPrChange>
        </w:rPr>
        <w:t xml:space="preserve"> </w:t>
      </w:r>
      <w:r w:rsidR="00A96A35" w:rsidRPr="0027638C">
        <w:rPr>
          <w:sz w:val="24"/>
          <w:rPrChange w16du:dateUtc="2026-07-07T18:18:00Z" w:author="Author" w:date="2026-07-07T20:18:00Z" w:id="12648">
            <w:rPr>
              <w:rFonts w:ascii="Times New Roman"/>
              <w:color w:val="000000"/>
            </w:rPr>
          </w:rPrChange>
        </w:rPr>
        <w:t>aliqua</w:t>
      </w:r>
      <w:r w:rsidR="00A96A35" w:rsidRPr="0027638C">
        <w:rPr>
          <w:sz w:val="24"/>
          <w:rPrChange w16du:dateUtc="2026-07-07T18:18:00Z" w:author="Author" w:date="2026-07-07T20:18:00Z" w:id="12649">
            <w:rPr>
              <w:rFonts w:ascii="Times New Roman"/>
              <w:color w:val="000000"/>
              <w:spacing w:val="32"/>
            </w:rPr>
          </w:rPrChange>
        </w:rPr>
        <w:t xml:space="preserve"> </w:t>
      </w:r>
      <w:r w:rsidR="00A96A35" w:rsidRPr="0027638C">
        <w:rPr>
          <w:sz w:val="24"/>
          <w:rPrChange w16du:dateUtc="2026-07-07T18:18:00Z" w:author="Author" w:date="2026-07-07T20:18:00Z" w:id="12650">
            <w:rPr>
              <w:rFonts w:ascii="Times New Roman"/>
              <w:color w:val="000000"/>
            </w:rPr>
          </w:rPrChange>
        </w:rPr>
        <w:t>lorem</w:t>
      </w:r>
      <w:r w:rsidR="00A96A35" w:rsidRPr="0027638C">
        <w:rPr>
          <w:sz w:val="24"/>
          <w:rPrChange w16du:dateUtc="2026-07-07T18:18:00Z" w:author="Author" w:date="2026-07-07T20:18:00Z" w:id="12651">
            <w:rPr>
              <w:rFonts w:ascii="Times New Roman"/>
              <w:color w:val="000000"/>
              <w:spacing w:val="32"/>
            </w:rPr>
          </w:rPrChange>
        </w:rPr>
        <w:t xml:space="preserve"> </w:t>
      </w:r>
      <w:r w:rsidR="00A96A35" w:rsidRPr="0027638C">
        <w:rPr>
          <w:sz w:val="24"/>
          <w:rPrChange w16du:dateUtc="2026-07-07T18:18:00Z" w:author="Author" w:date="2026-07-07T20:18:00Z" w:id="12652">
            <w:rPr>
              <w:rFonts w:ascii="Times New Roman"/>
              <w:color w:val="000000"/>
            </w:rPr>
          </w:rPrChange>
        </w:rPr>
        <w:t>ipsum</w:t>
      </w:r>
      <w:r w:rsidR="00A96A35" w:rsidRPr="0027638C">
        <w:rPr>
          <w:sz w:val="24"/>
          <w:rPrChange w16du:dateUtc="2026-07-07T18:18:00Z" w:author="Author" w:date="2026-07-07T20:18:00Z" w:id="12653">
            <w:rPr>
              <w:rFonts w:ascii="Times New Roman"/>
              <w:color w:val="000000"/>
              <w:spacing w:val="32"/>
            </w:rPr>
          </w:rPrChange>
        </w:rPr>
        <w:t xml:space="preserve"> </w:t>
      </w:r>
      <w:r w:rsidR="00A96A35" w:rsidRPr="0027638C">
        <w:rPr>
          <w:sz w:val="24"/>
          <w:rPrChange w16du:dateUtc="2026-07-07T18:18:00Z" w:author="Author" w:date="2026-07-07T20:18:00Z" w:id="12654">
            <w:rPr>
              <w:rFonts w:ascii="Times New Roman"/>
              <w:color w:val="000000"/>
            </w:rPr>
          </w:rPrChange>
        </w:rPr>
        <w:t>dolor</w:t>
      </w:r>
      <w:r w:rsidR="00A96A35" w:rsidRPr="0027638C">
        <w:rPr>
          <w:sz w:val="24"/>
          <w:rPrChange w16du:dateUtc="2026-07-07T18:18:00Z" w:author="Author" w:date="2026-07-07T20:18:00Z" w:id="12655">
            <w:rPr>
              <w:rFonts w:ascii="Times New Roman"/>
              <w:color w:val="000000"/>
              <w:spacing w:val="32"/>
            </w:rPr>
          </w:rPrChange>
        </w:rPr>
        <w:t xml:space="preserve"> </w:t>
      </w:r>
      <w:r w:rsidR="00A96A35" w:rsidRPr="0027638C">
        <w:rPr>
          <w:sz w:val="24"/>
          <w:rPrChange w16du:dateUtc="2026-07-07T18:18:00Z" w:author="Author" w:date="2026-07-07T20:18:00Z" w:id="12656">
            <w:rPr>
              <w:rFonts w:ascii="Times New Roman"/>
              <w:color w:val="000000"/>
            </w:rPr>
          </w:rPrChange>
        </w:rPr>
        <w:t>sit</w:t>
      </w:r>
      <w:r w:rsidR="00A96A35" w:rsidRPr="0027638C">
        <w:rPr>
          <w:sz w:val="24"/>
          <w:rPrChange w16du:dateUtc="2026-07-07T18:18:00Z" w:author="Author" w:date="2026-07-07T20:18:00Z" w:id="12657">
            <w:rPr>
              <w:rFonts w:ascii="Times New Roman"/>
              <w:color w:val="000000"/>
              <w:spacing w:val="32"/>
            </w:rPr>
          </w:rPrChange>
        </w:rPr>
        <w:t xml:space="preserve"> </w:t>
      </w:r>
      <w:r w:rsidR="00A96A35" w:rsidRPr="0027638C">
        <w:rPr>
          <w:sz w:val="24"/>
          <w:rPrChange w16du:dateUtc="2026-07-07T18:18:00Z" w:author="Author" w:date="2026-07-07T20:18:00Z" w:id="12658">
            <w:rPr>
              <w:rFonts w:ascii="Times New Roman"/>
              <w:color w:val="000000"/>
            </w:rPr>
          </w:rPrChange>
        </w:rPr>
        <w:t>amet</w:t>
      </w:r>
      <w:r w:rsidR="00A96A35" w:rsidRPr="0027638C">
        <w:rPr>
          <w:sz w:val="24"/>
          <w:rPrChange w16du:dateUtc="2026-07-07T18:18:00Z" w:author="Author" w:date="2026-07-07T20:18:00Z" w:id="12659">
            <w:rPr>
              <w:rFonts w:ascii="Times New Roman"/>
              <w:color w:val="000000"/>
              <w:spacing w:val="35"/>
            </w:rPr>
          </w:rPrChange>
        </w:rPr>
        <w:t xml:space="preserve"> </w:t>
      </w:r>
      <w:r w:rsidR="00A96A35" w:rsidRPr="0027638C">
        <w:rPr>
          <w:sz w:val="24"/>
          <w:rPrChange w16du:dateUtc="2026-07-07T18:18:00Z" w:author="Author" w:date="2026-07-07T20:18:00Z" w:id="12660">
            <w:rPr>
              <w:rFonts w:ascii="Times New Roman"/>
              <w:color w:val="000000"/>
            </w:rPr>
          </w:rPrChange>
        </w:rPr>
        <w:t>Consectetur</w:t>
      </w:r>
      <w:r w:rsidR="00A96A35" w:rsidRPr="0027638C">
        <w:rPr>
          <w:sz w:val="24"/>
          <w:rPrChange w16du:dateUtc="2026-07-07T18:18:00Z" w:author="Author" w:date="2026-07-07T20:18:00Z" w:id="12661">
            <w:rPr>
              <w:rFonts w:ascii="Times New Roman"/>
              <w:color w:val="000000"/>
              <w:spacing w:val="32"/>
            </w:rPr>
          </w:rPrChange>
        </w:rPr>
        <w:t xml:space="preserve"> </w:t>
      </w:r>
      <w:r w:rsidR="00A96A35" w:rsidRPr="0027638C">
        <w:rPr>
          <w:sz w:val="24"/>
          <w:rPrChange w16du:dateUtc="2026-07-07T18:18:00Z" w:author="Author" w:date="2026-07-07T20:18:00Z" w:id="12662">
            <w:rPr>
              <w:rFonts w:ascii="Times New Roman" w:hAnsi="Times New Roman"/>
              <w:color w:val="000000"/>
            </w:rPr>
          </w:rPrChange>
        </w:rPr>
        <w:t>Adipiscing</w:t>
      </w:r>
      <w:del w16du:dateUtc="2026-07-07T18:18:00Z" w:author="Author" w:date="2026-07-07T20:18:00Z" w:id="12663">
        <w:r>
          <w:rPr>
            <w:color w:val="000000"/>
          </w:rPr>
          <w:cr/>
        </w:r>
      </w:del>
      <w:r w:rsidR="00A96A35" w:rsidRPr="0027638C">
        <w:rPr>
          <w:sz w:val="24"/>
          <w:rPrChange w16du:dateUtc="2026-07-07T18:18:00Z" w:author="Author" w:date="2026-07-07T20:18:00Z" w:id="12664">
            <w:rPr>
              <w:rFonts w:ascii="Times New Roman"/>
              <w:color w:val="000000"/>
              <w:spacing w:val="665"/>
            </w:rPr>
          </w:rPrChange>
        </w:rPr>
        <w:t xml:space="preserve"> </w:t>
      </w:r>
      <w:r w:rsidR="00A96A35" w:rsidRPr="0027638C">
        <w:rPr>
          <w:sz w:val="24"/>
          <w:rPrChange w16du:dateUtc="2026-07-07T18:18:00Z" w:author="Author" w:date="2026-07-07T20:18:00Z" w:id="12665">
            <w:rPr>
              <w:rFonts w:ascii="Times New Roman"/>
              <w:color w:val="000000"/>
            </w:rPr>
          </w:rPrChange>
        </w:rPr>
        <w:t>Elit</w:t>
      </w:r>
      <w:r w:rsidR="00A96A35" w:rsidRPr="0027638C">
        <w:rPr>
          <w:spacing w:val="-14"/>
          <w:sz w:val="24"/>
          <w:rPrChange w16du:dateUtc="2026-07-07T18:18:00Z" w:author="Author" w:date="2026-07-07T20:18:00Z" w:id="12666">
            <w:rPr>
              <w:rFonts w:ascii="Times New Roman"/>
              <w:color w:val="000000"/>
              <w:spacing w:val="-12"/>
            </w:rPr>
          </w:rPrChange>
        </w:rPr>
        <w:t xml:space="preserve"> </w:t>
      </w:r>
      <w:r w:rsidR="00A96A35" w:rsidRPr="0027638C">
        <w:rPr>
          <w:sz w:val="24"/>
          <w:rPrChange w16du:dateUtc="2026-07-07T18:18:00Z" w:author="Author" w:date="2026-07-07T20:18:00Z" w:id="12667">
            <w:rPr>
              <w:rFonts w:ascii="Times New Roman"/>
              <w:color w:val="000000"/>
            </w:rPr>
          </w:rPrChange>
        </w:rPr>
        <w:t>sed</w:t>
      </w:r>
      <w:r w:rsidR="00A96A35" w:rsidRPr="0027638C">
        <w:rPr>
          <w:spacing w:val="-14"/>
          <w:sz w:val="24"/>
          <w:rPrChange w16du:dateUtc="2026-07-07T18:18:00Z" w:author="Author" w:date="2026-07-07T20:18:00Z" w:id="12668">
            <w:rPr>
              <w:rFonts w:ascii="Times New Roman"/>
              <w:color w:val="000000"/>
              <w:spacing w:val="-12"/>
            </w:rPr>
          </w:rPrChange>
        </w:rPr>
        <w:t xml:space="preserve"> </w:t>
      </w:r>
      <w:r w:rsidR="00A96A35" w:rsidRPr="0027638C">
        <w:rPr>
          <w:sz w:val="24"/>
          <w:rPrChange w16du:dateUtc="2026-07-07T18:18:00Z" w:author="Author" w:date="2026-07-07T20:18:00Z" w:id="12669">
            <w:rPr>
              <w:rFonts w:ascii="Times New Roman"/>
              <w:color w:val="000000"/>
            </w:rPr>
          </w:rPrChange>
        </w:rPr>
        <w:t>do</w:t>
      </w:r>
      <w:r w:rsidR="00A96A35" w:rsidRPr="0027638C">
        <w:rPr>
          <w:spacing w:val="-14"/>
          <w:sz w:val="24"/>
          <w:rPrChange w16du:dateUtc="2026-07-07T18:18:00Z" w:author="Author" w:date="2026-07-07T20:18:00Z" w:id="12670">
            <w:rPr>
              <w:rFonts w:ascii="Times New Roman"/>
              <w:color w:val="000000"/>
              <w:spacing w:val="-12"/>
            </w:rPr>
          </w:rPrChange>
        </w:rPr>
        <w:t xml:space="preserve"> </w:t>
      </w:r>
      <w:r w:rsidR="00A96A35" w:rsidRPr="0027638C">
        <w:rPr>
          <w:sz w:val="24"/>
          <w:rPrChange w16du:dateUtc="2026-07-07T18:18:00Z" w:author="Author" w:date="2026-07-07T20:18:00Z" w:id="12671">
            <w:rPr>
              <w:rFonts w:ascii="Times New Roman"/>
              <w:color w:val="000000"/>
            </w:rPr>
          </w:rPrChange>
        </w:rPr>
        <w:t>eiusmod</w:t>
      </w:r>
      <w:r w:rsidR="00A96A35" w:rsidRPr="0027638C">
        <w:rPr>
          <w:spacing w:val="-13"/>
          <w:sz w:val="24"/>
          <w:rPrChange w16du:dateUtc="2026-07-07T18:18:00Z" w:author="Author" w:date="2026-07-07T20:18:00Z" w:id="12672">
            <w:rPr>
              <w:rFonts w:ascii="Times New Roman"/>
              <w:color w:val="000000"/>
              <w:spacing w:val="-12"/>
            </w:rPr>
          </w:rPrChange>
        </w:rPr>
        <w:t xml:space="preserve"> </w:t>
      </w:r>
      <w:r w:rsidR="00A96A35" w:rsidRPr="0027638C">
        <w:rPr>
          <w:sz w:val="24"/>
          <w:rPrChange w16du:dateUtc="2026-07-07T18:18:00Z" w:author="Author" w:date="2026-07-07T20:18:00Z" w:id="12673">
            <w:rPr>
              <w:rFonts w:ascii="Times New Roman"/>
              <w:color w:val="000000"/>
            </w:rPr>
          </w:rPrChange>
        </w:rPr>
        <w:t>tempor,</w:t>
      </w:r>
      <w:r w:rsidR="00A96A35" w:rsidRPr="0027638C">
        <w:rPr>
          <w:spacing w:val="-14"/>
          <w:sz w:val="24"/>
          <w:rPrChange w16du:dateUtc="2026-07-07T18:18:00Z" w:author="Author" w:date="2026-07-07T20:18:00Z" w:id="12674">
            <w:rPr>
              <w:rFonts w:ascii="Times New Roman"/>
              <w:color w:val="000000"/>
              <w:spacing w:val="-12"/>
            </w:rPr>
          </w:rPrChange>
        </w:rPr>
        <w:t xml:space="preserve"> </w:t>
      </w:r>
      <w:r w:rsidR="00A96A35" w:rsidRPr="0027638C">
        <w:rPr>
          <w:sz w:val="24"/>
          <w:rPrChange w16du:dateUtc="2026-07-07T18:18:00Z" w:author="Author" w:date="2026-07-07T20:18:00Z" w:id="12675">
            <w:rPr>
              <w:rFonts w:ascii="Times New Roman"/>
              <w:color w:val="000000"/>
            </w:rPr>
          </w:rPrChange>
        </w:rPr>
        <w:t>incididunt</w:t>
      </w:r>
      <w:r w:rsidR="00A96A35" w:rsidRPr="0027638C">
        <w:rPr>
          <w:spacing w:val="-14"/>
          <w:sz w:val="24"/>
          <w:rPrChange w16du:dateUtc="2026-07-07T18:18:00Z" w:author="Author" w:date="2026-07-07T20:18:00Z" w:id="12676">
            <w:rPr>
              <w:rFonts w:ascii="Times New Roman"/>
              <w:color w:val="000000"/>
              <w:spacing w:val="-12"/>
            </w:rPr>
          </w:rPrChange>
        </w:rPr>
        <w:t xml:space="preserve"> </w:t>
      </w:r>
      <w:r w:rsidR="00A96A35" w:rsidRPr="0027638C">
        <w:rPr>
          <w:sz w:val="24"/>
          <w:rPrChange w16du:dateUtc="2026-07-07T18:18:00Z" w:author="Author" w:date="2026-07-07T20:18:00Z" w:id="12677">
            <w:rPr>
              <w:rFonts w:ascii="Times New Roman"/>
              <w:color w:val="000000"/>
            </w:rPr>
          </w:rPrChange>
        </w:rPr>
        <w:t>ut,</w:t>
      </w:r>
      <w:r w:rsidR="00A96A35" w:rsidRPr="0027638C">
        <w:rPr>
          <w:spacing w:val="-14"/>
          <w:sz w:val="24"/>
          <w:rPrChange w16du:dateUtc="2026-07-07T18:18:00Z" w:author="Author" w:date="2026-07-07T20:18:00Z" w:id="12678">
            <w:rPr>
              <w:rFonts w:ascii="Times New Roman"/>
              <w:color w:val="000000"/>
              <w:spacing w:val="-12"/>
            </w:rPr>
          </w:rPrChange>
        </w:rPr>
        <w:t xml:space="preserve"> </w:t>
      </w:r>
      <w:r w:rsidR="00A96A35" w:rsidRPr="0027638C">
        <w:rPr>
          <w:sz w:val="24"/>
          <w:rPrChange w16du:dateUtc="2026-07-07T18:18:00Z" w:author="Author" w:date="2026-07-07T20:18:00Z" w:id="12679">
            <w:rPr>
              <w:rFonts w:ascii="Times New Roman"/>
              <w:color w:val="000000"/>
            </w:rPr>
          </w:rPrChange>
        </w:rPr>
        <w:t>labore</w:t>
      </w:r>
      <w:ins w16du:dateUtc="2026-07-07T18:18:00Z" w:author="Author" w:date="2026-07-07T20:18:00Z" w:id="12680">
        <w:r w:rsidR="00A96A35" w:rsidRPr="0027638C">
          <w:rPr>
            <w:spacing w:val="-13"/>
            <w:sz w:val="24"/>
            <w:szCs w:val="24"/>
          </w:rPr>
          <w:t>,</w:t>
        </w:r>
      </w:ins>
      <w:r w:rsidR="00A96A35" w:rsidRPr="0027638C">
        <w:rPr>
          <w:spacing w:val="-13"/>
          <w:sz w:val="24"/>
          <w:rPrChange w16du:dateUtc="2026-07-07T18:18:00Z" w:author="Author" w:date="2026-07-07T20:18:00Z" w:id="12681">
            <w:rPr>
              <w:rFonts w:ascii="Times New Roman"/>
              <w:color w:val="000000"/>
              <w:spacing w:val="-12"/>
            </w:rPr>
          </w:rPrChange>
        </w:rPr>
        <w:t xml:space="preserve"> </w:t>
      </w:r>
      <w:r w:rsidR="00A96A35" w:rsidRPr="0027638C">
        <w:rPr>
          <w:sz w:val="24"/>
          <w:rPrChange w16du:dateUtc="2026-07-07T18:18:00Z" w:author="Author" w:date="2026-07-07T20:18:00Z" w:id="12682">
            <w:rPr>
              <w:rFonts w:ascii="Times New Roman"/>
              <w:color w:val="000000"/>
            </w:rPr>
          </w:rPrChange>
        </w:rPr>
        <w:t>et</w:t>
      </w:r>
      <w:r w:rsidR="00A96A35" w:rsidRPr="0027638C">
        <w:rPr>
          <w:spacing w:val="-14"/>
          <w:sz w:val="24"/>
          <w:rPrChange w16du:dateUtc="2026-07-07T18:18:00Z" w:author="Author" w:date="2026-07-07T20:18:00Z" w:id="12683">
            <w:rPr>
              <w:rFonts w:ascii="Times New Roman"/>
              <w:color w:val="000000"/>
              <w:spacing w:val="-12"/>
            </w:rPr>
          </w:rPrChange>
        </w:rPr>
        <w:t xml:space="preserve"> </w:t>
      </w:r>
      <w:r w:rsidR="00A96A35" w:rsidRPr="0027638C">
        <w:rPr>
          <w:sz w:val="24"/>
          <w:rPrChange w16du:dateUtc="2026-07-07T18:18:00Z" w:author="Author" w:date="2026-07-07T20:18:00Z" w:id="12684">
            <w:rPr>
              <w:rFonts w:ascii="Times New Roman"/>
              <w:color w:val="000000"/>
            </w:rPr>
          </w:rPrChange>
        </w:rPr>
        <w:t>dolore</w:t>
      </w:r>
      <w:del w16du:dateUtc="2026-07-07T18:18:00Z" w:author="Author" w:date="2026-07-07T20:18:00Z" w:id="12685">
        <w:r>
          <w:rPr>
            <w:color w:val="000000"/>
          </w:rPr>
          <w:delText>,</w:delText>
        </w:r>
      </w:del>
      <w:r w:rsidR="00A96A35" w:rsidRPr="0027638C">
        <w:rPr>
          <w:sz w:val="24"/>
          <w:rPrChange w16du:dateUtc="2026-07-07T18:18:00Z" w:author="Author" w:date="2026-07-07T20:18:00Z" w:id="12686">
            <w:rPr>
              <w:rFonts w:ascii="Times New Roman"/>
              <w:color w:val="000000"/>
              <w:spacing w:val="-12"/>
            </w:rPr>
          </w:rPrChange>
        </w:rPr>
        <w:t xml:space="preserve"> </w:t>
      </w:r>
      <w:r w:rsidR="00A96A35" w:rsidRPr="0027638C">
        <w:rPr>
          <w:sz w:val="24"/>
          <w:rPrChange w16du:dateUtc="2026-07-07T18:18:00Z" w:author="Author" w:date="2026-07-07T20:18:00Z" w:id="12687">
            <w:rPr>
              <w:rFonts w:ascii="Times New Roman"/>
              <w:color w:val="000000"/>
            </w:rPr>
          </w:rPrChange>
        </w:rPr>
        <w:t>magna</w:t>
      </w:r>
      <w:ins w16du:dateUtc="2026-07-07T18:18:00Z" w:author="Author" w:date="2026-07-07T20:18:00Z" w:id="12688">
        <w:r w:rsidR="00A96A35" w:rsidRPr="0027638C">
          <w:rPr>
            <w:spacing w:val="-14"/>
            <w:sz w:val="24"/>
            <w:szCs w:val="24"/>
          </w:rPr>
          <w:t>,</w:t>
        </w:r>
      </w:ins>
      <w:r w:rsidR="00A96A35" w:rsidRPr="0027638C">
        <w:rPr>
          <w:spacing w:val="-14"/>
          <w:sz w:val="24"/>
          <w:rPrChange w16du:dateUtc="2026-07-07T18:18:00Z" w:author="Author" w:date="2026-07-07T20:18:00Z" w:id="12689">
            <w:rPr>
              <w:rFonts w:ascii="Times New Roman"/>
              <w:color w:val="000000"/>
              <w:spacing w:val="-12"/>
            </w:rPr>
          </w:rPrChange>
        </w:rPr>
        <w:t xml:space="preserve"> </w:t>
      </w:r>
      <w:r w:rsidR="00A96A35" w:rsidRPr="0027638C">
        <w:rPr>
          <w:sz w:val="24"/>
          <w:rPrChange w16du:dateUtc="2026-07-07T18:18:00Z" w:author="Author" w:date="2026-07-07T20:18:00Z" w:id="12690">
            <w:rPr>
              <w:rFonts w:ascii="Times New Roman" w:hAnsi="Times New Roman"/>
              <w:color w:val="000000"/>
            </w:rPr>
          </w:rPrChange>
        </w:rPr>
        <w:t>aliqua</w:t>
      </w:r>
      <w:del w16du:dateUtc="2026-07-07T18:18:00Z" w:author="Author" w:date="2026-07-07T20:18:00Z" w:id="12691">
        <w:r>
          <w:rPr>
            <w:color w:val="000000"/>
          </w:rPr>
          <w:cr/>
        </w:r>
      </w:del>
      <w:r w:rsidR="00A96A35" w:rsidRPr="0027638C">
        <w:rPr>
          <w:sz w:val="24"/>
          <w:rPrChange w16du:dateUtc="2026-07-07T18:18:00Z" w:author="Author" w:date="2026-07-07T20:18:00Z" w:id="12692">
            <w:rPr>
              <w:rFonts w:ascii="Times New Roman"/>
              <w:color w:val="000000"/>
              <w:spacing w:val="665"/>
            </w:rPr>
          </w:rPrChange>
        </w:rPr>
        <w:t xml:space="preserve"> </w:t>
      </w:r>
      <w:r w:rsidR="00A96A35" w:rsidRPr="0027638C">
        <w:rPr>
          <w:sz w:val="24"/>
          <w:rPrChange w16du:dateUtc="2026-07-07T18:18:00Z" w:author="Author" w:date="2026-07-07T20:18:00Z" w:id="12693">
            <w:rPr>
              <w:rFonts w:ascii="Times New Roman"/>
              <w:color w:val="000000"/>
            </w:rPr>
          </w:rPrChange>
        </w:rPr>
        <w:t>lorem</w:t>
      </w:r>
      <w:r w:rsidR="00A96A35" w:rsidRPr="0027638C">
        <w:rPr>
          <w:sz w:val="24"/>
          <w:rPrChange w16du:dateUtc="2026-07-07T18:18:00Z" w:author="Author" w:date="2026-07-07T20:18:00Z" w:id="12694">
            <w:rPr>
              <w:rFonts w:ascii="Times New Roman"/>
              <w:color w:val="000000"/>
              <w:spacing w:val="25"/>
            </w:rPr>
          </w:rPrChange>
        </w:rPr>
        <w:t xml:space="preserve"> </w:t>
      </w:r>
      <w:r w:rsidR="00A96A35" w:rsidRPr="0027638C">
        <w:rPr>
          <w:sz w:val="24"/>
          <w:rPrChange w16du:dateUtc="2026-07-07T18:18:00Z" w:author="Author" w:date="2026-07-07T20:18:00Z" w:id="12695">
            <w:rPr>
              <w:rFonts w:ascii="Times New Roman"/>
              <w:color w:val="000000"/>
            </w:rPr>
          </w:rPrChange>
        </w:rPr>
        <w:t>ipsum</w:t>
      </w:r>
      <w:r w:rsidR="00A96A35" w:rsidRPr="0027638C">
        <w:rPr>
          <w:sz w:val="24"/>
          <w:rPrChange w16du:dateUtc="2026-07-07T18:18:00Z" w:author="Author" w:date="2026-07-07T20:18:00Z" w:id="12696">
            <w:rPr>
              <w:rFonts w:ascii="Times New Roman"/>
              <w:color w:val="000000"/>
              <w:spacing w:val="25"/>
            </w:rPr>
          </w:rPrChange>
        </w:rPr>
        <w:t xml:space="preserve"> </w:t>
      </w:r>
      <w:r w:rsidR="00A96A35" w:rsidRPr="0027638C">
        <w:rPr>
          <w:sz w:val="24"/>
          <w:rPrChange w16du:dateUtc="2026-07-07T18:18:00Z" w:author="Author" w:date="2026-07-07T20:18:00Z" w:id="12697">
            <w:rPr>
              <w:rFonts w:ascii="Times New Roman"/>
              <w:color w:val="000000"/>
            </w:rPr>
          </w:rPrChange>
        </w:rPr>
        <w:t>dolor</w:t>
      </w:r>
      <w:r w:rsidR="00A96A35" w:rsidRPr="0027638C">
        <w:rPr>
          <w:sz w:val="24"/>
          <w:rPrChange w16du:dateUtc="2026-07-07T18:18:00Z" w:author="Author" w:date="2026-07-07T20:18:00Z" w:id="12698">
            <w:rPr>
              <w:rFonts w:ascii="Times New Roman"/>
              <w:color w:val="000000"/>
              <w:spacing w:val="26"/>
            </w:rPr>
          </w:rPrChange>
        </w:rPr>
        <w:t xml:space="preserve"> </w:t>
      </w:r>
      <w:r w:rsidR="00A96A35" w:rsidRPr="0027638C">
        <w:rPr>
          <w:sz w:val="24"/>
          <w:rPrChange w16du:dateUtc="2026-07-07T18:18:00Z" w:author="Author" w:date="2026-07-07T20:18:00Z" w:id="12699">
            <w:rPr>
              <w:rFonts w:ascii="Times New Roman"/>
              <w:color w:val="000000"/>
            </w:rPr>
          </w:rPrChange>
        </w:rPr>
        <w:t>sit;</w:t>
      </w:r>
      <w:r w:rsidR="00A96A35" w:rsidRPr="0027638C">
        <w:rPr>
          <w:sz w:val="24"/>
          <w:rPrChange w16du:dateUtc="2026-07-07T18:18:00Z" w:author="Author" w:date="2026-07-07T20:18:00Z" w:id="12700">
            <w:rPr>
              <w:rFonts w:ascii="Times New Roman"/>
              <w:color w:val="000000"/>
              <w:spacing w:val="25"/>
            </w:rPr>
          </w:rPrChange>
        </w:rPr>
        <w:t xml:space="preserve"> </w:t>
      </w:r>
      <w:r w:rsidR="00A96A35" w:rsidRPr="0027638C">
        <w:rPr>
          <w:sz w:val="24"/>
          <w:rPrChange w16du:dateUtc="2026-07-07T18:18:00Z" w:author="Author" w:date="2026-07-07T20:18:00Z" w:id="12701">
            <w:rPr>
              <w:rFonts w:ascii="Times New Roman"/>
              <w:color w:val="000000"/>
            </w:rPr>
          </w:rPrChange>
        </w:rPr>
        <w:t>(AMET)</w:t>
      </w:r>
      <w:r w:rsidR="00A96A35" w:rsidRPr="0027638C">
        <w:rPr>
          <w:sz w:val="24"/>
          <w:rPrChange w16du:dateUtc="2026-07-07T18:18:00Z" w:author="Author" w:date="2026-07-07T20:18:00Z" w:id="12702">
            <w:rPr>
              <w:rFonts w:ascii="Times New Roman"/>
              <w:color w:val="000000"/>
              <w:spacing w:val="26"/>
            </w:rPr>
          </w:rPrChange>
        </w:rPr>
        <w:t xml:space="preserve"> </w:t>
      </w:r>
      <w:r w:rsidR="00A96A35" w:rsidRPr="0027638C">
        <w:rPr>
          <w:sz w:val="24"/>
          <w:rPrChange w16du:dateUtc="2026-07-07T18:18:00Z" w:author="Author" w:date="2026-07-07T20:18:00Z" w:id="12703">
            <w:rPr>
              <w:rFonts w:ascii="Times New Roman"/>
              <w:color w:val="000000"/>
            </w:rPr>
          </w:rPrChange>
        </w:rPr>
        <w:t>consectetur</w:t>
      </w:r>
      <w:r w:rsidR="00A96A35" w:rsidRPr="0027638C">
        <w:rPr>
          <w:sz w:val="24"/>
          <w:rPrChange w16du:dateUtc="2026-07-07T18:18:00Z" w:author="Author" w:date="2026-07-07T20:18:00Z" w:id="12704">
            <w:rPr>
              <w:rFonts w:ascii="Times New Roman"/>
              <w:color w:val="000000"/>
              <w:spacing w:val="25"/>
            </w:rPr>
          </w:rPrChange>
        </w:rPr>
        <w:t xml:space="preserve"> </w:t>
      </w:r>
      <w:r w:rsidR="00A96A35" w:rsidRPr="0027638C">
        <w:rPr>
          <w:sz w:val="24"/>
          <w:rPrChange w16du:dateUtc="2026-07-07T18:18:00Z" w:author="Author" w:date="2026-07-07T20:18:00Z" w:id="12705">
            <w:rPr>
              <w:rFonts w:ascii="Times New Roman"/>
              <w:color w:val="000000"/>
            </w:rPr>
          </w:rPrChange>
        </w:rPr>
        <w:t>adipiscing</w:t>
      </w:r>
      <w:r w:rsidR="00A96A35" w:rsidRPr="0027638C">
        <w:rPr>
          <w:sz w:val="24"/>
          <w:rPrChange w16du:dateUtc="2026-07-07T18:18:00Z" w:author="Author" w:date="2026-07-07T20:18:00Z" w:id="12706">
            <w:rPr>
              <w:rFonts w:ascii="Times New Roman"/>
              <w:color w:val="000000"/>
              <w:spacing w:val="26"/>
            </w:rPr>
          </w:rPrChange>
        </w:rPr>
        <w:t xml:space="preserve"> </w:t>
      </w:r>
      <w:r w:rsidR="00A96A35" w:rsidRPr="0027638C">
        <w:rPr>
          <w:sz w:val="24"/>
          <w:rPrChange w16du:dateUtc="2026-07-07T18:18:00Z" w:author="Author" w:date="2026-07-07T20:18:00Z" w:id="12707">
            <w:rPr>
              <w:rFonts w:ascii="Times New Roman"/>
              <w:color w:val="000000"/>
            </w:rPr>
          </w:rPrChange>
        </w:rPr>
        <w:t>elit</w:t>
      </w:r>
      <w:r w:rsidR="00A96A35" w:rsidRPr="0027638C">
        <w:rPr>
          <w:sz w:val="24"/>
          <w:rPrChange w16du:dateUtc="2026-07-07T18:18:00Z" w:author="Author" w:date="2026-07-07T20:18:00Z" w:id="12708">
            <w:rPr>
              <w:rFonts w:ascii="Times New Roman"/>
              <w:color w:val="000000"/>
              <w:spacing w:val="23"/>
            </w:rPr>
          </w:rPrChange>
        </w:rPr>
        <w:t xml:space="preserve"> </w:t>
      </w:r>
      <w:r w:rsidR="00A96A35" w:rsidRPr="0027638C">
        <w:rPr>
          <w:sz w:val="24"/>
          <w:rPrChange w16du:dateUtc="2026-07-07T18:18:00Z" w:author="Author" w:date="2026-07-07T20:18:00Z" w:id="12709">
            <w:rPr>
              <w:rFonts w:ascii="Times New Roman"/>
              <w:color w:val="000000"/>
            </w:rPr>
          </w:rPrChange>
        </w:rPr>
        <w:t>Sed</w:t>
      </w:r>
      <w:r w:rsidR="00A96A35" w:rsidRPr="0027638C">
        <w:rPr>
          <w:sz w:val="24"/>
          <w:rPrChange w16du:dateUtc="2026-07-07T18:18:00Z" w:author="Author" w:date="2026-07-07T20:18:00Z" w:id="12710">
            <w:rPr>
              <w:rFonts w:ascii="Times New Roman"/>
              <w:color w:val="000000"/>
              <w:spacing w:val="25"/>
            </w:rPr>
          </w:rPrChange>
        </w:rPr>
        <w:t xml:space="preserve"> </w:t>
      </w:r>
      <w:r w:rsidR="00A96A35" w:rsidRPr="0027638C">
        <w:rPr>
          <w:sz w:val="24"/>
          <w:rPrChange w16du:dateUtc="2026-07-07T18:18:00Z" w:author="Author" w:date="2026-07-07T20:18:00Z" w:id="12711">
            <w:rPr>
              <w:rFonts w:ascii="Times New Roman"/>
              <w:color w:val="000000"/>
            </w:rPr>
          </w:rPrChange>
        </w:rPr>
        <w:t>Do</w:t>
      </w:r>
      <w:r w:rsidR="00A96A35" w:rsidRPr="0027638C">
        <w:rPr>
          <w:sz w:val="24"/>
          <w:rPrChange w16du:dateUtc="2026-07-07T18:18:00Z" w:author="Author" w:date="2026-07-07T20:18:00Z" w:id="12712">
            <w:rPr>
              <w:rFonts w:ascii="Times New Roman"/>
              <w:color w:val="000000"/>
              <w:spacing w:val="25"/>
            </w:rPr>
          </w:rPrChange>
        </w:rPr>
        <w:t xml:space="preserve"> </w:t>
      </w:r>
      <w:r w:rsidR="00A96A35" w:rsidRPr="0027638C">
        <w:rPr>
          <w:sz w:val="24"/>
          <w:rPrChange w16du:dateUtc="2026-07-07T18:18:00Z" w:author="Author" w:date="2026-07-07T20:18:00Z" w:id="12713">
            <w:rPr>
              <w:rFonts w:ascii="Times New Roman"/>
              <w:color w:val="000000"/>
            </w:rPr>
          </w:rPrChange>
        </w:rPr>
        <w:t>Eiusmod</w:t>
      </w:r>
      <w:r w:rsidR="00A96A35" w:rsidRPr="0027638C">
        <w:rPr>
          <w:sz w:val="24"/>
          <w:rPrChange w16du:dateUtc="2026-07-07T18:18:00Z" w:author="Author" w:date="2026-07-07T20:18:00Z" w:id="12714">
            <w:rPr>
              <w:rFonts w:ascii="Times New Roman"/>
              <w:color w:val="000000"/>
              <w:spacing w:val="25"/>
            </w:rPr>
          </w:rPrChange>
        </w:rPr>
        <w:t xml:space="preserve"> </w:t>
      </w:r>
      <w:r w:rsidR="00A96A35" w:rsidRPr="0027638C">
        <w:rPr>
          <w:sz w:val="24"/>
          <w:rPrChange w16du:dateUtc="2026-07-07T18:18:00Z" w:author="Author" w:date="2026-07-07T20:18:00Z" w:id="12715">
            <w:rPr>
              <w:rFonts w:ascii="Times New Roman" w:hAnsi="Times New Roman"/>
              <w:color w:val="000000"/>
            </w:rPr>
          </w:rPrChange>
        </w:rPr>
        <w:t>tempor</w:t>
      </w:r>
      <w:del w16du:dateUtc="2026-07-07T18:18:00Z" w:author="Author" w:date="2026-07-07T20:18:00Z" w:id="12716">
        <w:r>
          <w:rPr>
            <w:color w:val="000000"/>
          </w:rPr>
          <w:cr/>
        </w:r>
      </w:del>
      <w:r w:rsidR="00A96A35" w:rsidRPr="0027638C">
        <w:rPr>
          <w:sz w:val="24"/>
          <w:rPrChange w16du:dateUtc="2026-07-07T18:18:00Z" w:author="Author" w:date="2026-07-07T20:18:00Z" w:id="12717">
            <w:rPr>
              <w:rFonts w:ascii="Times New Roman"/>
              <w:color w:val="000000"/>
              <w:spacing w:val="665"/>
            </w:rPr>
          </w:rPrChange>
        </w:rPr>
        <w:t xml:space="preserve"> </w:t>
      </w:r>
      <w:r w:rsidR="00A96A35" w:rsidRPr="0027638C">
        <w:rPr>
          <w:sz w:val="24"/>
          <w:rPrChange w16du:dateUtc="2026-07-07T18:18:00Z" w:author="Author" w:date="2026-07-07T20:18:00Z" w:id="12718">
            <w:rPr>
              <w:rFonts w:ascii="Times New Roman"/>
              <w:color w:val="000000"/>
            </w:rPr>
          </w:rPrChange>
        </w:rPr>
        <w:t>incididunt</w:t>
      </w:r>
      <w:r w:rsidR="00A96A35" w:rsidRPr="0027638C">
        <w:rPr>
          <w:spacing w:val="-5"/>
          <w:sz w:val="24"/>
          <w:rPrChange w16du:dateUtc="2026-07-07T18:18:00Z" w:author="Author" w:date="2026-07-07T20:18:00Z" w:id="12719">
            <w:rPr>
              <w:rFonts w:ascii="Times New Roman"/>
              <w:color w:val="000000"/>
              <w:spacing w:val="-2"/>
            </w:rPr>
          </w:rPrChange>
        </w:rPr>
        <w:t xml:space="preserve"> </w:t>
      </w:r>
      <w:r w:rsidR="00A96A35" w:rsidRPr="0027638C">
        <w:rPr>
          <w:sz w:val="24"/>
          <w:rPrChange w16du:dateUtc="2026-07-07T18:18:00Z" w:author="Author" w:date="2026-07-07T20:18:00Z" w:id="12720">
            <w:rPr>
              <w:rFonts w:ascii="Times New Roman"/>
              <w:color w:val="000000"/>
            </w:rPr>
          </w:rPrChange>
        </w:rPr>
        <w:t>ut</w:t>
      </w:r>
      <w:r w:rsidR="00A96A35" w:rsidRPr="0027638C">
        <w:rPr>
          <w:spacing w:val="-4"/>
          <w:sz w:val="24"/>
          <w:rPrChange w16du:dateUtc="2026-07-07T18:18:00Z" w:author="Author" w:date="2026-07-07T20:18:00Z" w:id="12721">
            <w:rPr>
              <w:rFonts w:ascii="Times New Roman"/>
              <w:color w:val="000000"/>
              <w:spacing w:val="-1"/>
            </w:rPr>
          </w:rPrChange>
        </w:rPr>
        <w:t xml:space="preserve"> </w:t>
      </w:r>
      <w:r w:rsidR="00A96A35" w:rsidRPr="0027638C">
        <w:rPr>
          <w:sz w:val="24"/>
          <w:rPrChange w16du:dateUtc="2026-07-07T18:18:00Z" w:author="Author" w:date="2026-07-07T20:18:00Z" w:id="12722">
            <w:rPr>
              <w:rFonts w:ascii="Times New Roman"/>
              <w:color w:val="000000"/>
            </w:rPr>
          </w:rPrChange>
        </w:rPr>
        <w:t>Labore</w:t>
      </w:r>
      <w:r w:rsidR="00A96A35" w:rsidRPr="0027638C">
        <w:rPr>
          <w:spacing w:val="-4"/>
          <w:sz w:val="24"/>
          <w:rPrChange w16du:dateUtc="2026-07-07T18:18:00Z" w:author="Author" w:date="2026-07-07T20:18:00Z" w:id="12723">
            <w:rPr>
              <w:rFonts w:ascii="Times New Roman"/>
              <w:color w:val="000000"/>
              <w:spacing w:val="-2"/>
            </w:rPr>
          </w:rPrChange>
        </w:rPr>
        <w:t xml:space="preserve"> </w:t>
      </w:r>
      <w:r w:rsidR="00A96A35" w:rsidRPr="0027638C">
        <w:rPr>
          <w:sz w:val="24"/>
          <w:rPrChange w16du:dateUtc="2026-07-07T18:18:00Z" w:author="Author" w:date="2026-07-07T20:18:00Z" w:id="12724">
            <w:rPr>
              <w:rFonts w:ascii="Times New Roman"/>
              <w:color w:val="000000"/>
            </w:rPr>
          </w:rPrChange>
        </w:rPr>
        <w:t>et</w:t>
      </w:r>
      <w:r w:rsidR="00A96A35" w:rsidRPr="0027638C">
        <w:rPr>
          <w:spacing w:val="-4"/>
          <w:sz w:val="24"/>
          <w:rPrChange w16du:dateUtc="2026-07-07T18:18:00Z" w:author="Author" w:date="2026-07-07T20:18:00Z" w:id="12725">
            <w:rPr>
              <w:rFonts w:ascii="Times New Roman"/>
              <w:color w:val="000000"/>
              <w:spacing w:val="-2"/>
            </w:rPr>
          </w:rPrChange>
        </w:rPr>
        <w:t xml:space="preserve"> </w:t>
      </w:r>
      <w:r w:rsidR="00A96A35" w:rsidRPr="0027638C">
        <w:rPr>
          <w:sz w:val="24"/>
          <w:rPrChange w16du:dateUtc="2026-07-07T18:18:00Z" w:author="Author" w:date="2026-07-07T20:18:00Z" w:id="12726">
            <w:rPr>
              <w:rFonts w:ascii="Times New Roman"/>
              <w:color w:val="000000"/>
            </w:rPr>
          </w:rPrChange>
        </w:rPr>
        <w:t>dolore</w:t>
      </w:r>
      <w:r w:rsidR="00A96A35" w:rsidRPr="0027638C">
        <w:rPr>
          <w:spacing w:val="-5"/>
          <w:sz w:val="24"/>
          <w:rPrChange w16du:dateUtc="2026-07-07T18:18:00Z" w:author="Author" w:date="2026-07-07T20:18:00Z" w:id="12727">
            <w:rPr>
              <w:rFonts w:ascii="Times New Roman"/>
              <w:color w:val="000000"/>
              <w:spacing w:val="-2"/>
            </w:rPr>
          </w:rPrChange>
        </w:rPr>
        <w:t xml:space="preserve"> </w:t>
      </w:r>
      <w:r w:rsidR="00A96A35" w:rsidRPr="0027638C">
        <w:rPr>
          <w:sz w:val="24"/>
          <w:rPrChange w16du:dateUtc="2026-07-07T18:18:00Z" w:author="Author" w:date="2026-07-07T20:18:00Z" w:id="12728">
            <w:rPr>
              <w:rFonts w:ascii="Times New Roman" w:hAnsi="Times New Roman"/>
              <w:color w:val="000000"/>
            </w:rPr>
          </w:rPrChange>
        </w:rPr>
        <w:t>Magna’aliqua</w:t>
      </w:r>
      <w:r w:rsidR="00A96A35" w:rsidRPr="0027638C">
        <w:rPr>
          <w:spacing w:val="-5"/>
          <w:sz w:val="24"/>
          <w:rPrChange w16du:dateUtc="2026-07-07T18:18:00Z" w:author="Author" w:date="2026-07-07T20:18:00Z" w:id="12729">
            <w:rPr>
              <w:rFonts w:ascii="Times New Roman"/>
              <w:color w:val="000000"/>
              <w:spacing w:val="-2"/>
            </w:rPr>
          </w:rPrChange>
        </w:rPr>
        <w:t xml:space="preserve"> </w:t>
      </w:r>
      <w:r w:rsidR="00A96A35" w:rsidRPr="0027638C">
        <w:rPr>
          <w:sz w:val="24"/>
          <w:rPrChange w16du:dateUtc="2026-07-07T18:18:00Z" w:author="Author" w:date="2026-07-07T20:18:00Z" w:id="12730">
            <w:rPr>
              <w:rFonts w:ascii="Times New Roman"/>
              <w:color w:val="000000"/>
            </w:rPr>
          </w:rPrChange>
        </w:rPr>
        <w:t>lorem</w:t>
      </w:r>
      <w:r w:rsidR="00A96A35" w:rsidRPr="0027638C">
        <w:rPr>
          <w:spacing w:val="-5"/>
          <w:sz w:val="24"/>
          <w:rPrChange w16du:dateUtc="2026-07-07T18:18:00Z" w:author="Author" w:date="2026-07-07T20:18:00Z" w:id="12731">
            <w:rPr>
              <w:rFonts w:ascii="Times New Roman"/>
              <w:color w:val="000000"/>
              <w:spacing w:val="-2"/>
            </w:rPr>
          </w:rPrChange>
        </w:rPr>
        <w:t xml:space="preserve"> </w:t>
      </w:r>
      <w:r w:rsidR="00A96A35" w:rsidRPr="0027638C">
        <w:rPr>
          <w:sz w:val="24"/>
          <w:rPrChange w16du:dateUtc="2026-07-07T18:18:00Z" w:author="Author" w:date="2026-07-07T20:18:00Z" w:id="12732">
            <w:rPr>
              <w:rFonts w:ascii="Times New Roman"/>
              <w:color w:val="000000"/>
            </w:rPr>
          </w:rPrChange>
        </w:rPr>
        <w:t>ipsum</w:t>
      </w:r>
      <w:r w:rsidR="00A96A35" w:rsidRPr="0027638C">
        <w:rPr>
          <w:spacing w:val="-5"/>
          <w:sz w:val="24"/>
          <w:rPrChange w16du:dateUtc="2026-07-07T18:18:00Z" w:author="Author" w:date="2026-07-07T20:18:00Z" w:id="12733">
            <w:rPr>
              <w:rFonts w:ascii="Times New Roman"/>
              <w:color w:val="000000"/>
              <w:spacing w:val="-2"/>
            </w:rPr>
          </w:rPrChange>
        </w:rPr>
        <w:t xml:space="preserve"> </w:t>
      </w:r>
      <w:r w:rsidR="00A96A35" w:rsidRPr="0027638C">
        <w:rPr>
          <w:sz w:val="24"/>
          <w:rPrChange w16du:dateUtc="2026-07-07T18:18:00Z" w:author="Author" w:date="2026-07-07T20:18:00Z" w:id="12734">
            <w:rPr>
              <w:rFonts w:ascii="Times New Roman"/>
              <w:color w:val="000000"/>
            </w:rPr>
          </w:rPrChange>
        </w:rPr>
        <w:t>dolor;</w:t>
      </w:r>
      <w:r w:rsidR="00A96A35" w:rsidRPr="0027638C">
        <w:rPr>
          <w:spacing w:val="-5"/>
          <w:sz w:val="24"/>
          <w:rPrChange w16du:dateUtc="2026-07-07T18:18:00Z" w:author="Author" w:date="2026-07-07T20:18:00Z" w:id="12735">
            <w:rPr>
              <w:rFonts w:ascii="Times New Roman"/>
              <w:color w:val="000000"/>
              <w:spacing w:val="-2"/>
            </w:rPr>
          </w:rPrChange>
        </w:rPr>
        <w:t xml:space="preserve"> </w:t>
      </w:r>
      <w:r w:rsidR="00A96A35" w:rsidRPr="0027638C">
        <w:rPr>
          <w:sz w:val="24"/>
          <w:rPrChange w16du:dateUtc="2026-07-07T18:18:00Z" w:author="Author" w:date="2026-07-07T20:18:00Z" w:id="12736">
            <w:rPr>
              <w:rFonts w:ascii="Times New Roman"/>
              <w:color w:val="000000"/>
            </w:rPr>
          </w:rPrChange>
        </w:rPr>
        <w:t>sit</w:t>
      </w:r>
      <w:r w:rsidR="00A96A35" w:rsidRPr="0027638C">
        <w:rPr>
          <w:spacing w:val="-5"/>
          <w:sz w:val="24"/>
          <w:rPrChange w16du:dateUtc="2026-07-07T18:18:00Z" w:author="Author" w:date="2026-07-07T20:18:00Z" w:id="12737">
            <w:rPr>
              <w:rFonts w:ascii="Times New Roman"/>
              <w:color w:val="000000"/>
              <w:spacing w:val="-2"/>
            </w:rPr>
          </w:rPrChange>
        </w:rPr>
        <w:t xml:space="preserve"> </w:t>
      </w:r>
      <w:r w:rsidR="00A96A35" w:rsidRPr="0027638C">
        <w:rPr>
          <w:sz w:val="24"/>
          <w:rPrChange w16du:dateUtc="2026-07-07T18:18:00Z" w:author="Author" w:date="2026-07-07T20:18:00Z" w:id="12738">
            <w:rPr>
              <w:rFonts w:ascii="Times New Roman"/>
              <w:color w:val="000000"/>
            </w:rPr>
          </w:rPrChange>
        </w:rPr>
        <w:t>(AMET)</w:t>
      </w:r>
      <w:r w:rsidR="00A96A35" w:rsidRPr="0027638C">
        <w:rPr>
          <w:spacing w:val="-5"/>
          <w:sz w:val="24"/>
          <w:rPrChange w16du:dateUtc="2026-07-07T18:18:00Z" w:author="Author" w:date="2026-07-07T20:18:00Z" w:id="12739">
            <w:rPr>
              <w:rFonts w:ascii="Times New Roman"/>
              <w:color w:val="000000"/>
              <w:spacing w:val="-2"/>
            </w:rPr>
          </w:rPrChange>
        </w:rPr>
        <w:t xml:space="preserve"> </w:t>
      </w:r>
      <w:r w:rsidR="00A96A35" w:rsidRPr="0027638C">
        <w:rPr>
          <w:sz w:val="24"/>
          <w:rPrChange w16du:dateUtc="2026-07-07T18:18:00Z" w:author="Author" w:date="2026-07-07T20:18:00Z" w:id="12740">
            <w:rPr>
              <w:rFonts w:ascii="Times New Roman"/>
              <w:color w:val="000000"/>
            </w:rPr>
          </w:rPrChange>
        </w:rPr>
        <w:t>consectetur</w:t>
      </w:r>
      <w:r w:rsidR="00A96A35" w:rsidRPr="0027638C">
        <w:rPr>
          <w:spacing w:val="-5"/>
          <w:sz w:val="24"/>
          <w:rPrChange w16du:dateUtc="2026-07-07T18:18:00Z" w:author="Author" w:date="2026-07-07T20:18:00Z" w:id="12741">
            <w:rPr>
              <w:rFonts w:ascii="Times New Roman"/>
              <w:color w:val="000000"/>
              <w:spacing w:val="-2"/>
            </w:rPr>
          </w:rPrChange>
        </w:rPr>
        <w:t xml:space="preserve"> </w:t>
      </w:r>
      <w:r w:rsidR="00A96A35" w:rsidRPr="0027638C">
        <w:rPr>
          <w:sz w:val="24"/>
          <w:rPrChange w16du:dateUtc="2026-07-07T18:18:00Z" w:author="Author" w:date="2026-07-07T20:18:00Z" w:id="12742">
            <w:rPr>
              <w:rFonts w:ascii="Times New Roman" w:hAnsi="Times New Roman"/>
              <w:color w:val="000000"/>
            </w:rPr>
          </w:rPrChange>
        </w:rPr>
        <w:t>adipiscing</w:t>
      </w:r>
      <w:del w16du:dateUtc="2026-07-07T18:18:00Z" w:author="Author" w:date="2026-07-07T20:18:00Z" w:id="12743">
        <w:r>
          <w:rPr>
            <w:color w:val="000000"/>
          </w:rPr>
          <w:cr/>
        </w:r>
      </w:del>
      <w:r w:rsidR="00A96A35" w:rsidRPr="0027638C">
        <w:rPr>
          <w:sz w:val="24"/>
          <w:rPrChange w16du:dateUtc="2026-07-07T18:18:00Z" w:author="Author" w:date="2026-07-07T20:18:00Z" w:id="12744">
            <w:rPr>
              <w:rFonts w:ascii="Times New Roman"/>
              <w:color w:val="000000"/>
              <w:spacing w:val="665"/>
            </w:rPr>
          </w:rPrChange>
        </w:rPr>
        <w:t xml:space="preserve"> </w:t>
      </w:r>
      <w:r w:rsidR="00A96A35" w:rsidRPr="0027638C">
        <w:rPr>
          <w:sz w:val="24"/>
          <w:rPrChange w16du:dateUtc="2026-07-07T18:18:00Z" w:author="Author" w:date="2026-07-07T20:18:00Z" w:id="12745">
            <w:rPr>
              <w:rFonts w:ascii="Times New Roman"/>
              <w:color w:val="000000"/>
            </w:rPr>
          </w:rPrChange>
        </w:rPr>
        <w:t>elit</w:t>
      </w:r>
      <w:r w:rsidR="00A96A35" w:rsidRPr="0027638C">
        <w:rPr>
          <w:spacing w:val="-10"/>
          <w:sz w:val="24"/>
          <w:rPrChange w16du:dateUtc="2026-07-07T18:18:00Z" w:author="Author" w:date="2026-07-07T20:18:00Z" w:id="12746">
            <w:rPr>
              <w:rFonts w:ascii="Times New Roman"/>
              <w:color w:val="000000"/>
              <w:spacing w:val="-7"/>
            </w:rPr>
          </w:rPrChange>
        </w:rPr>
        <w:t xml:space="preserve"> </w:t>
      </w:r>
      <w:r w:rsidR="00A96A35" w:rsidRPr="0027638C">
        <w:rPr>
          <w:sz w:val="24"/>
          <w:rPrChange w16du:dateUtc="2026-07-07T18:18:00Z" w:author="Author" w:date="2026-07-07T20:18:00Z" w:id="12747">
            <w:rPr>
              <w:rFonts w:ascii="Times New Roman"/>
              <w:color w:val="000000"/>
            </w:rPr>
          </w:rPrChange>
        </w:rPr>
        <w:t>sed</w:t>
      </w:r>
      <w:r w:rsidR="00A96A35" w:rsidRPr="0027638C">
        <w:rPr>
          <w:spacing w:val="-10"/>
          <w:sz w:val="24"/>
          <w:rPrChange w16du:dateUtc="2026-07-07T18:18:00Z" w:author="Author" w:date="2026-07-07T20:18:00Z" w:id="12748">
            <w:rPr>
              <w:rFonts w:ascii="Times New Roman"/>
              <w:color w:val="000000"/>
              <w:spacing w:val="-7"/>
            </w:rPr>
          </w:rPrChange>
        </w:rPr>
        <w:t xml:space="preserve"> </w:t>
      </w:r>
      <w:r w:rsidR="00A96A35" w:rsidRPr="0027638C">
        <w:rPr>
          <w:sz w:val="24"/>
          <w:rPrChange w16du:dateUtc="2026-07-07T18:18:00Z" w:author="Author" w:date="2026-07-07T20:18:00Z" w:id="12749">
            <w:rPr>
              <w:rFonts w:ascii="Times New Roman"/>
              <w:color w:val="000000"/>
            </w:rPr>
          </w:rPrChange>
        </w:rPr>
        <w:t>Do</w:t>
      </w:r>
      <w:r w:rsidR="00A96A35" w:rsidRPr="0027638C">
        <w:rPr>
          <w:spacing w:val="-11"/>
          <w:sz w:val="24"/>
          <w:rPrChange w16du:dateUtc="2026-07-07T18:18:00Z" w:author="Author" w:date="2026-07-07T20:18:00Z" w:id="12750">
            <w:rPr>
              <w:rFonts w:ascii="Times New Roman"/>
              <w:color w:val="000000"/>
              <w:spacing w:val="-7"/>
            </w:rPr>
          </w:rPrChange>
        </w:rPr>
        <w:t xml:space="preserve"> </w:t>
      </w:r>
      <w:r w:rsidR="00A96A35" w:rsidRPr="0027638C">
        <w:rPr>
          <w:sz w:val="24"/>
          <w:rPrChange w16du:dateUtc="2026-07-07T18:18:00Z" w:author="Author" w:date="2026-07-07T20:18:00Z" w:id="12751">
            <w:rPr>
              <w:rFonts w:ascii="Times New Roman"/>
              <w:color w:val="000000"/>
            </w:rPr>
          </w:rPrChange>
        </w:rPr>
        <w:t>Eiusmod</w:t>
      </w:r>
      <w:r w:rsidR="00A96A35" w:rsidRPr="0027638C">
        <w:rPr>
          <w:spacing w:val="-10"/>
          <w:sz w:val="24"/>
          <w:rPrChange w16du:dateUtc="2026-07-07T18:18:00Z" w:author="Author" w:date="2026-07-07T20:18:00Z" w:id="12752">
            <w:rPr>
              <w:rFonts w:ascii="Times New Roman"/>
              <w:color w:val="000000"/>
              <w:spacing w:val="-7"/>
            </w:rPr>
          </w:rPrChange>
        </w:rPr>
        <w:t xml:space="preserve"> </w:t>
      </w:r>
      <w:r w:rsidR="00A96A35" w:rsidRPr="0027638C">
        <w:rPr>
          <w:sz w:val="24"/>
          <w:rPrChange w16du:dateUtc="2026-07-07T18:18:00Z" w:author="Author" w:date="2026-07-07T20:18:00Z" w:id="12753">
            <w:rPr>
              <w:rFonts w:ascii="Times New Roman"/>
              <w:color w:val="000000"/>
            </w:rPr>
          </w:rPrChange>
        </w:rPr>
        <w:t>Tempor</w:t>
      </w:r>
      <w:r w:rsidR="00A96A35" w:rsidRPr="0027638C">
        <w:rPr>
          <w:spacing w:val="-11"/>
          <w:sz w:val="24"/>
          <w:rPrChange w16du:dateUtc="2026-07-07T18:18:00Z" w:author="Author" w:date="2026-07-07T20:18:00Z" w:id="12754">
            <w:rPr>
              <w:rFonts w:ascii="Times New Roman"/>
              <w:color w:val="000000"/>
              <w:spacing w:val="-7"/>
            </w:rPr>
          </w:rPrChange>
        </w:rPr>
        <w:t xml:space="preserve"> </w:t>
      </w:r>
      <w:r w:rsidR="00A96A35" w:rsidRPr="0027638C">
        <w:rPr>
          <w:sz w:val="24"/>
          <w:rPrChange w16du:dateUtc="2026-07-07T18:18:00Z" w:author="Author" w:date="2026-07-07T20:18:00Z" w:id="12755">
            <w:rPr>
              <w:rFonts w:ascii="Times New Roman"/>
              <w:color w:val="000000"/>
            </w:rPr>
          </w:rPrChange>
        </w:rPr>
        <w:t>incididunt</w:t>
      </w:r>
      <w:r w:rsidR="00A96A35" w:rsidRPr="0027638C">
        <w:rPr>
          <w:spacing w:val="-10"/>
          <w:sz w:val="24"/>
          <w:rPrChange w16du:dateUtc="2026-07-07T18:18:00Z" w:author="Author" w:date="2026-07-07T20:18:00Z" w:id="12756">
            <w:rPr>
              <w:rFonts w:ascii="Times New Roman"/>
              <w:color w:val="000000"/>
              <w:spacing w:val="-7"/>
            </w:rPr>
          </w:rPrChange>
        </w:rPr>
        <w:t xml:space="preserve"> </w:t>
      </w:r>
      <w:r w:rsidR="00A96A35" w:rsidRPr="0027638C">
        <w:rPr>
          <w:sz w:val="24"/>
          <w:rPrChange w16du:dateUtc="2026-07-07T18:18:00Z" w:author="Author" w:date="2026-07-07T20:18:00Z" w:id="12757">
            <w:rPr>
              <w:rFonts w:ascii="Times New Roman"/>
              <w:color w:val="000000"/>
            </w:rPr>
          </w:rPrChange>
        </w:rPr>
        <w:t>Ut</w:t>
      </w:r>
      <w:r w:rsidR="00A96A35" w:rsidRPr="0027638C">
        <w:rPr>
          <w:spacing w:val="-11"/>
          <w:sz w:val="24"/>
          <w:rPrChange w16du:dateUtc="2026-07-07T18:18:00Z" w:author="Author" w:date="2026-07-07T20:18:00Z" w:id="12758">
            <w:rPr>
              <w:rFonts w:ascii="Times New Roman"/>
              <w:color w:val="000000"/>
              <w:spacing w:val="-7"/>
            </w:rPr>
          </w:rPrChange>
        </w:rPr>
        <w:t xml:space="preserve"> </w:t>
      </w:r>
      <w:r w:rsidR="00A96A35" w:rsidRPr="0027638C">
        <w:rPr>
          <w:sz w:val="24"/>
          <w:rPrChange w16du:dateUtc="2026-07-07T18:18:00Z" w:author="Author" w:date="2026-07-07T20:18:00Z" w:id="12759">
            <w:rPr>
              <w:rFonts w:ascii="Times New Roman"/>
              <w:color w:val="000000"/>
            </w:rPr>
          </w:rPrChange>
        </w:rPr>
        <w:t>labore</w:t>
      </w:r>
      <w:r w:rsidR="00A96A35" w:rsidRPr="0027638C">
        <w:rPr>
          <w:spacing w:val="-10"/>
          <w:sz w:val="24"/>
          <w:rPrChange w16du:dateUtc="2026-07-07T18:18:00Z" w:author="Author" w:date="2026-07-07T20:18:00Z" w:id="12760">
            <w:rPr>
              <w:rFonts w:ascii="Times New Roman"/>
              <w:color w:val="000000"/>
              <w:spacing w:val="-7"/>
            </w:rPr>
          </w:rPrChange>
        </w:rPr>
        <w:t xml:space="preserve"> </w:t>
      </w:r>
      <w:r w:rsidR="00A96A35" w:rsidRPr="0027638C">
        <w:rPr>
          <w:sz w:val="24"/>
          <w:rPrChange w16du:dateUtc="2026-07-07T18:18:00Z" w:author="Author" w:date="2026-07-07T20:18:00Z" w:id="12761">
            <w:rPr>
              <w:rFonts w:ascii="Times New Roman"/>
              <w:color w:val="000000"/>
            </w:rPr>
          </w:rPrChange>
        </w:rPr>
        <w:t>et</w:t>
      </w:r>
      <w:r w:rsidR="00A96A35" w:rsidRPr="0027638C">
        <w:rPr>
          <w:spacing w:val="-11"/>
          <w:sz w:val="24"/>
          <w:rPrChange w16du:dateUtc="2026-07-07T18:18:00Z" w:author="Author" w:date="2026-07-07T20:18:00Z" w:id="12762">
            <w:rPr>
              <w:rFonts w:ascii="Times New Roman"/>
              <w:color w:val="000000"/>
              <w:spacing w:val="-7"/>
            </w:rPr>
          </w:rPrChange>
        </w:rPr>
        <w:t xml:space="preserve"> </w:t>
      </w:r>
      <w:r w:rsidR="00A96A35" w:rsidRPr="0027638C">
        <w:rPr>
          <w:sz w:val="24"/>
          <w:rPrChange w16du:dateUtc="2026-07-07T18:18:00Z" w:author="Author" w:date="2026-07-07T20:18:00Z" w:id="12763">
            <w:rPr>
              <w:rFonts w:ascii="Times New Roman"/>
              <w:color w:val="000000"/>
            </w:rPr>
          </w:rPrChange>
        </w:rPr>
        <w:t>Dolore</w:t>
      </w:r>
      <w:r w:rsidR="00A96A35" w:rsidRPr="0027638C">
        <w:rPr>
          <w:spacing w:val="-10"/>
          <w:sz w:val="24"/>
          <w:rPrChange w16du:dateUtc="2026-07-07T18:18:00Z" w:author="Author" w:date="2026-07-07T20:18:00Z" w:id="12764">
            <w:rPr>
              <w:rFonts w:ascii="Times New Roman"/>
              <w:color w:val="000000"/>
              <w:spacing w:val="-7"/>
            </w:rPr>
          </w:rPrChange>
        </w:rPr>
        <w:t xml:space="preserve"> </w:t>
      </w:r>
      <w:r w:rsidR="00A96A35" w:rsidRPr="0027638C">
        <w:rPr>
          <w:sz w:val="24"/>
          <w:rPrChange w16du:dateUtc="2026-07-07T18:18:00Z" w:author="Author" w:date="2026-07-07T20:18:00Z" w:id="12765">
            <w:rPr>
              <w:rFonts w:ascii="Times New Roman"/>
              <w:color w:val="000000"/>
            </w:rPr>
          </w:rPrChange>
        </w:rPr>
        <w:t>Magna;</w:t>
      </w:r>
      <w:r w:rsidR="00A96A35" w:rsidRPr="0027638C">
        <w:rPr>
          <w:spacing w:val="-10"/>
          <w:sz w:val="24"/>
          <w:rPrChange w16du:dateUtc="2026-07-07T18:18:00Z" w:author="Author" w:date="2026-07-07T20:18:00Z" w:id="12766">
            <w:rPr>
              <w:rFonts w:ascii="Times New Roman"/>
              <w:color w:val="000000"/>
              <w:spacing w:val="-7"/>
            </w:rPr>
          </w:rPrChange>
        </w:rPr>
        <w:t xml:space="preserve"> </w:t>
      </w:r>
      <w:r w:rsidR="00A96A35" w:rsidRPr="0027638C">
        <w:rPr>
          <w:sz w:val="24"/>
          <w:rPrChange w16du:dateUtc="2026-07-07T18:18:00Z" w:author="Author" w:date="2026-07-07T20:18:00Z" w:id="12767">
            <w:rPr>
              <w:rFonts w:ascii="Times New Roman"/>
              <w:color w:val="000000"/>
            </w:rPr>
          </w:rPrChange>
        </w:rPr>
        <w:t>ALIQUA</w:t>
      </w:r>
      <w:r w:rsidR="00A96A35" w:rsidRPr="0027638C">
        <w:rPr>
          <w:spacing w:val="-10"/>
          <w:sz w:val="24"/>
          <w:rPrChange w16du:dateUtc="2026-07-07T18:18:00Z" w:author="Author" w:date="2026-07-07T20:18:00Z" w:id="12768">
            <w:rPr>
              <w:rFonts w:ascii="Times New Roman"/>
              <w:color w:val="000000"/>
              <w:spacing w:val="-7"/>
            </w:rPr>
          </w:rPrChange>
        </w:rPr>
        <w:t xml:space="preserve"> </w:t>
      </w:r>
      <w:r w:rsidR="00A96A35" w:rsidRPr="0027638C">
        <w:rPr>
          <w:sz w:val="24"/>
          <w:rPrChange w16du:dateUtc="2026-07-07T18:18:00Z" w:author="Author" w:date="2026-07-07T20:18:00Z" w:id="12769">
            <w:rPr>
              <w:rFonts w:ascii="Times New Roman" w:hAnsi="Times New Roman"/>
              <w:color w:val="000000"/>
            </w:rPr>
          </w:rPrChange>
        </w:rPr>
        <w:t>LOREM</w:t>
      </w:r>
      <w:del w16du:dateUtc="2026-07-07T18:18:00Z" w:author="Author" w:date="2026-07-07T20:18:00Z" w:id="12770">
        <w:r>
          <w:rPr>
            <w:color w:val="000000"/>
          </w:rPr>
          <w:cr/>
        </w:r>
      </w:del>
      <w:r w:rsidR="00A96A35" w:rsidRPr="0027638C">
        <w:rPr>
          <w:sz w:val="24"/>
          <w:rPrChange w16du:dateUtc="2026-07-07T18:18:00Z" w:author="Author" w:date="2026-07-07T20:18:00Z" w:id="12771">
            <w:rPr>
              <w:rFonts w:ascii="Times New Roman"/>
              <w:color w:val="000000"/>
              <w:spacing w:val="665"/>
            </w:rPr>
          </w:rPrChange>
        </w:rPr>
        <w:t xml:space="preserve"> </w:t>
      </w:r>
      <w:r w:rsidR="00A96A35" w:rsidRPr="0027638C">
        <w:rPr>
          <w:sz w:val="24"/>
          <w:rPrChange w16du:dateUtc="2026-07-07T18:18:00Z" w:author="Author" w:date="2026-07-07T20:18:00Z" w:id="12772">
            <w:rPr>
              <w:rFonts w:ascii="Times New Roman"/>
              <w:color w:val="000000"/>
            </w:rPr>
          </w:rPrChange>
        </w:rPr>
        <w:t>IPSUM</w:t>
      </w:r>
      <w:r w:rsidR="00A96A35" w:rsidRPr="0027638C">
        <w:rPr>
          <w:sz w:val="24"/>
          <w:rPrChange w16du:dateUtc="2026-07-07T18:18:00Z" w:author="Author" w:date="2026-07-07T20:18:00Z" w:id="12773">
            <w:rPr>
              <w:rFonts w:ascii="Times New Roman"/>
              <w:color w:val="000000"/>
              <w:spacing w:val="35"/>
            </w:rPr>
          </w:rPrChange>
        </w:rPr>
        <w:t xml:space="preserve"> </w:t>
      </w:r>
      <w:r w:rsidR="00A96A35" w:rsidRPr="0027638C">
        <w:rPr>
          <w:sz w:val="24"/>
          <w:rPrChange w16du:dateUtc="2026-07-07T18:18:00Z" w:author="Author" w:date="2026-07-07T20:18:00Z" w:id="12774">
            <w:rPr>
              <w:rFonts w:ascii="Times New Roman" w:hAnsi="Times New Roman"/>
              <w:color w:val="000000"/>
            </w:rPr>
          </w:rPrChange>
        </w:rPr>
        <w:t>DOLOR’SIT</w:t>
      </w:r>
      <w:r w:rsidR="00A96A35" w:rsidRPr="0027638C">
        <w:rPr>
          <w:sz w:val="24"/>
          <w:rPrChange w16du:dateUtc="2026-07-07T18:18:00Z" w:author="Author" w:date="2026-07-07T20:18:00Z" w:id="12775">
            <w:rPr>
              <w:rFonts w:ascii="Times New Roman"/>
              <w:color w:val="000000"/>
              <w:spacing w:val="35"/>
            </w:rPr>
          </w:rPrChange>
        </w:rPr>
        <w:t xml:space="preserve"> </w:t>
      </w:r>
      <w:r w:rsidR="00A96A35" w:rsidRPr="0027638C">
        <w:rPr>
          <w:sz w:val="24"/>
          <w:rPrChange w16du:dateUtc="2026-07-07T18:18:00Z" w:author="Author" w:date="2026-07-07T20:18:00Z" w:id="12776">
            <w:rPr>
              <w:rFonts w:ascii="Times New Roman"/>
              <w:color w:val="000000"/>
            </w:rPr>
          </w:rPrChange>
        </w:rPr>
        <w:t>AMET</w:t>
      </w:r>
      <w:r w:rsidR="00A96A35" w:rsidRPr="0027638C">
        <w:rPr>
          <w:sz w:val="24"/>
          <w:rPrChange w16du:dateUtc="2026-07-07T18:18:00Z" w:author="Author" w:date="2026-07-07T20:18:00Z" w:id="12777">
            <w:rPr>
              <w:rFonts w:ascii="Times New Roman"/>
              <w:color w:val="000000"/>
              <w:spacing w:val="35"/>
            </w:rPr>
          </w:rPrChange>
        </w:rPr>
        <w:t xml:space="preserve"> </w:t>
      </w:r>
      <w:r w:rsidR="00A96A35" w:rsidRPr="0027638C">
        <w:rPr>
          <w:sz w:val="24"/>
          <w:rPrChange w16du:dateUtc="2026-07-07T18:18:00Z" w:author="Author" w:date="2026-07-07T20:18:00Z" w:id="12778">
            <w:rPr>
              <w:rFonts w:ascii="Times New Roman"/>
              <w:color w:val="000000"/>
            </w:rPr>
          </w:rPrChange>
        </w:rPr>
        <w:t>CONSECTETUR</w:t>
      </w:r>
      <w:r w:rsidR="00A96A35" w:rsidRPr="0027638C">
        <w:rPr>
          <w:sz w:val="24"/>
          <w:rPrChange w16du:dateUtc="2026-07-07T18:18:00Z" w:author="Author" w:date="2026-07-07T20:18:00Z" w:id="12779">
            <w:rPr>
              <w:rFonts w:ascii="Times New Roman"/>
              <w:color w:val="000000"/>
              <w:spacing w:val="35"/>
            </w:rPr>
          </w:rPrChange>
        </w:rPr>
        <w:t xml:space="preserve"> </w:t>
      </w:r>
      <w:r w:rsidR="00A96A35" w:rsidRPr="0027638C">
        <w:rPr>
          <w:sz w:val="24"/>
          <w:rPrChange w16du:dateUtc="2026-07-07T18:18:00Z" w:author="Author" w:date="2026-07-07T20:18:00Z" w:id="12780">
            <w:rPr>
              <w:rFonts w:ascii="Times New Roman"/>
              <w:color w:val="000000"/>
            </w:rPr>
          </w:rPrChange>
        </w:rPr>
        <w:t>ADIPISCING</w:t>
      </w:r>
      <w:r w:rsidR="00A96A35" w:rsidRPr="0027638C">
        <w:rPr>
          <w:sz w:val="24"/>
          <w:rPrChange w16du:dateUtc="2026-07-07T18:18:00Z" w:author="Author" w:date="2026-07-07T20:18:00Z" w:id="12781">
            <w:rPr>
              <w:rFonts w:ascii="Times New Roman"/>
              <w:color w:val="000000"/>
              <w:spacing w:val="35"/>
            </w:rPr>
          </w:rPrChange>
        </w:rPr>
        <w:t xml:space="preserve"> </w:t>
      </w:r>
      <w:r w:rsidR="00A96A35" w:rsidRPr="0027638C">
        <w:rPr>
          <w:sz w:val="24"/>
          <w:rPrChange w16du:dateUtc="2026-07-07T18:18:00Z" w:author="Author" w:date="2026-07-07T20:18:00Z" w:id="12782">
            <w:rPr>
              <w:rFonts w:ascii="Times New Roman"/>
              <w:color w:val="000000"/>
            </w:rPr>
          </w:rPrChange>
        </w:rPr>
        <w:t>ELIT,</w:t>
      </w:r>
      <w:r w:rsidR="00A96A35" w:rsidRPr="0027638C">
        <w:rPr>
          <w:sz w:val="24"/>
          <w:rPrChange w16du:dateUtc="2026-07-07T18:18:00Z" w:author="Author" w:date="2026-07-07T20:18:00Z" w:id="12783">
            <w:rPr>
              <w:rFonts w:ascii="Times New Roman"/>
              <w:color w:val="000000"/>
              <w:spacing w:val="35"/>
            </w:rPr>
          </w:rPrChange>
        </w:rPr>
        <w:t xml:space="preserve"> </w:t>
      </w:r>
      <w:r w:rsidR="00A96A35" w:rsidRPr="0027638C">
        <w:rPr>
          <w:sz w:val="24"/>
          <w:rPrChange w16du:dateUtc="2026-07-07T18:18:00Z" w:author="Author" w:date="2026-07-07T20:18:00Z" w:id="12784">
            <w:rPr>
              <w:rFonts w:ascii="Times New Roman"/>
              <w:color w:val="000000"/>
            </w:rPr>
          </w:rPrChange>
        </w:rPr>
        <w:t>SED</w:t>
      </w:r>
      <w:r w:rsidR="00A96A35" w:rsidRPr="0027638C">
        <w:rPr>
          <w:sz w:val="24"/>
          <w:rPrChange w16du:dateUtc="2026-07-07T18:18:00Z" w:author="Author" w:date="2026-07-07T20:18:00Z" w:id="12785">
            <w:rPr>
              <w:rFonts w:ascii="Times New Roman"/>
              <w:color w:val="000000"/>
              <w:spacing w:val="35"/>
            </w:rPr>
          </w:rPrChange>
        </w:rPr>
        <w:t xml:space="preserve"> </w:t>
      </w:r>
      <w:r w:rsidR="00A96A35" w:rsidRPr="0027638C">
        <w:rPr>
          <w:sz w:val="24"/>
          <w:rPrChange w16du:dateUtc="2026-07-07T18:18:00Z" w:author="Author" w:date="2026-07-07T20:18:00Z" w:id="12786">
            <w:rPr>
              <w:rFonts w:ascii="Times New Roman" w:hAnsi="Times New Roman"/>
              <w:color w:val="000000"/>
            </w:rPr>
          </w:rPrChange>
        </w:rPr>
        <w:t>DO’EIUSMOD</w:t>
      </w:r>
      <w:del w16du:dateUtc="2026-07-07T18:18:00Z" w:author="Author" w:date="2026-07-07T20:18:00Z" w:id="12787">
        <w:r>
          <w:rPr>
            <w:color w:val="000000"/>
          </w:rPr>
          <w:cr/>
        </w:r>
      </w:del>
      <w:r w:rsidR="00A96A35" w:rsidRPr="0027638C">
        <w:rPr>
          <w:sz w:val="24"/>
          <w:rPrChange w16du:dateUtc="2026-07-07T18:18:00Z" w:author="Author" w:date="2026-07-07T20:18:00Z" w:id="12788">
            <w:rPr>
              <w:rFonts w:ascii="Times New Roman"/>
              <w:color w:val="000000"/>
              <w:spacing w:val="665"/>
            </w:rPr>
          </w:rPrChange>
        </w:rPr>
        <w:t xml:space="preserve"> </w:t>
      </w:r>
      <w:r w:rsidR="00A96A35" w:rsidRPr="0027638C">
        <w:rPr>
          <w:sz w:val="24"/>
          <w:rPrChange w16du:dateUtc="2026-07-07T18:18:00Z" w:author="Author" w:date="2026-07-07T20:18:00Z" w:id="12789">
            <w:rPr>
              <w:rFonts w:ascii="Times New Roman"/>
              <w:color w:val="000000"/>
            </w:rPr>
          </w:rPrChange>
        </w:rPr>
        <w:t>TEMPOR</w:t>
      </w:r>
      <w:r w:rsidR="00A96A35" w:rsidRPr="0027638C">
        <w:rPr>
          <w:sz w:val="24"/>
          <w:rPrChange w16du:dateUtc="2026-07-07T18:18:00Z" w:author="Author" w:date="2026-07-07T20:18:00Z" w:id="12790">
            <w:rPr>
              <w:rFonts w:ascii="Times New Roman"/>
              <w:color w:val="000000"/>
              <w:spacing w:val="103"/>
            </w:rPr>
          </w:rPrChange>
        </w:rPr>
        <w:t xml:space="preserve"> </w:t>
      </w:r>
      <w:r w:rsidR="00A96A35" w:rsidRPr="0027638C">
        <w:rPr>
          <w:sz w:val="24"/>
          <w:rPrChange w16du:dateUtc="2026-07-07T18:18:00Z" w:author="Author" w:date="2026-07-07T20:18:00Z" w:id="12791">
            <w:rPr>
              <w:rFonts w:ascii="Times New Roman"/>
              <w:color w:val="000000"/>
            </w:rPr>
          </w:rPrChange>
        </w:rPr>
        <w:t>INCIDIDUNT</w:t>
      </w:r>
      <w:r w:rsidR="00A96A35" w:rsidRPr="0027638C">
        <w:rPr>
          <w:sz w:val="24"/>
          <w:rPrChange w16du:dateUtc="2026-07-07T18:18:00Z" w:author="Author" w:date="2026-07-07T20:18:00Z" w:id="12792">
            <w:rPr>
              <w:rFonts w:ascii="Times New Roman"/>
              <w:color w:val="000000"/>
              <w:spacing w:val="103"/>
            </w:rPr>
          </w:rPrChange>
        </w:rPr>
        <w:t xml:space="preserve"> </w:t>
      </w:r>
      <w:r w:rsidR="00A96A35" w:rsidRPr="0027638C">
        <w:rPr>
          <w:sz w:val="24"/>
          <w:rPrChange w16du:dateUtc="2026-07-07T18:18:00Z" w:author="Author" w:date="2026-07-07T20:18:00Z" w:id="12793">
            <w:rPr>
              <w:rFonts w:ascii="Times New Roman"/>
              <w:color w:val="000000"/>
            </w:rPr>
          </w:rPrChange>
        </w:rPr>
        <w:t>UT</w:t>
      </w:r>
      <w:r w:rsidR="00A96A35" w:rsidRPr="0027638C">
        <w:rPr>
          <w:sz w:val="24"/>
          <w:rPrChange w16du:dateUtc="2026-07-07T18:18:00Z" w:author="Author" w:date="2026-07-07T20:18:00Z" w:id="12794">
            <w:rPr>
              <w:rFonts w:ascii="Times New Roman"/>
              <w:color w:val="000000"/>
              <w:spacing w:val="103"/>
            </w:rPr>
          </w:rPrChange>
        </w:rPr>
        <w:t xml:space="preserve"> </w:t>
      </w:r>
      <w:r w:rsidR="00A96A35" w:rsidRPr="0027638C">
        <w:rPr>
          <w:sz w:val="24"/>
          <w:rPrChange w16du:dateUtc="2026-07-07T18:18:00Z" w:author="Author" w:date="2026-07-07T20:18:00Z" w:id="12795">
            <w:rPr>
              <w:rFonts w:ascii="Times New Roman"/>
              <w:color w:val="000000"/>
            </w:rPr>
          </w:rPrChange>
        </w:rPr>
        <w:t>LABORE,</w:t>
      </w:r>
      <w:r w:rsidR="00A96A35" w:rsidRPr="0027638C">
        <w:rPr>
          <w:sz w:val="24"/>
          <w:rPrChange w16du:dateUtc="2026-07-07T18:18:00Z" w:author="Author" w:date="2026-07-07T20:18:00Z" w:id="12796">
            <w:rPr>
              <w:rFonts w:ascii="Times New Roman"/>
              <w:color w:val="000000"/>
              <w:spacing w:val="103"/>
            </w:rPr>
          </w:rPrChange>
        </w:rPr>
        <w:t xml:space="preserve"> </w:t>
      </w:r>
      <w:r w:rsidR="00A96A35" w:rsidRPr="0027638C">
        <w:rPr>
          <w:sz w:val="24"/>
          <w:rPrChange w16du:dateUtc="2026-07-07T18:18:00Z" w:author="Author" w:date="2026-07-07T20:18:00Z" w:id="12797">
            <w:rPr>
              <w:rFonts w:ascii="Times New Roman"/>
              <w:color w:val="000000"/>
            </w:rPr>
          </w:rPrChange>
        </w:rPr>
        <w:t>ET</w:t>
      </w:r>
      <w:r w:rsidR="00A96A35" w:rsidRPr="0027638C">
        <w:rPr>
          <w:sz w:val="24"/>
          <w:rPrChange w16du:dateUtc="2026-07-07T18:18:00Z" w:author="Author" w:date="2026-07-07T20:18:00Z" w:id="12798">
            <w:rPr>
              <w:rFonts w:ascii="Times New Roman"/>
              <w:color w:val="000000"/>
              <w:spacing w:val="103"/>
            </w:rPr>
          </w:rPrChange>
        </w:rPr>
        <w:t xml:space="preserve"> </w:t>
      </w:r>
      <w:r w:rsidR="00A96A35" w:rsidRPr="0027638C">
        <w:rPr>
          <w:sz w:val="24"/>
          <w:rPrChange w16du:dateUtc="2026-07-07T18:18:00Z" w:author="Author" w:date="2026-07-07T20:18:00Z" w:id="12799">
            <w:rPr>
              <w:rFonts w:ascii="Times New Roman"/>
              <w:color w:val="000000"/>
            </w:rPr>
          </w:rPrChange>
        </w:rPr>
        <w:t>DOLORE</w:t>
      </w:r>
      <w:r w:rsidR="00A96A35" w:rsidRPr="0027638C">
        <w:rPr>
          <w:sz w:val="24"/>
          <w:rPrChange w16du:dateUtc="2026-07-07T18:18:00Z" w:author="Author" w:date="2026-07-07T20:18:00Z" w:id="12800">
            <w:rPr>
              <w:rFonts w:ascii="Times New Roman"/>
              <w:color w:val="000000"/>
              <w:spacing w:val="103"/>
            </w:rPr>
          </w:rPrChange>
        </w:rPr>
        <w:t xml:space="preserve"> </w:t>
      </w:r>
      <w:r w:rsidR="00A96A35" w:rsidRPr="0027638C">
        <w:rPr>
          <w:sz w:val="24"/>
          <w:rPrChange w16du:dateUtc="2026-07-07T18:18:00Z" w:author="Author" w:date="2026-07-07T20:18:00Z" w:id="12801">
            <w:rPr>
              <w:rFonts w:ascii="Times New Roman"/>
              <w:color w:val="000000"/>
            </w:rPr>
          </w:rPrChange>
        </w:rPr>
        <w:t>MAGNA</w:t>
      </w:r>
      <w:r w:rsidR="00A96A35" w:rsidRPr="0027638C">
        <w:rPr>
          <w:sz w:val="24"/>
          <w:rPrChange w16du:dateUtc="2026-07-07T18:18:00Z" w:author="Author" w:date="2026-07-07T20:18:00Z" w:id="12802">
            <w:rPr>
              <w:rFonts w:ascii="Times New Roman"/>
              <w:color w:val="000000"/>
              <w:spacing w:val="103"/>
            </w:rPr>
          </w:rPrChange>
        </w:rPr>
        <w:t xml:space="preserve"> </w:t>
      </w:r>
      <w:r w:rsidR="00A96A35" w:rsidRPr="0027638C">
        <w:rPr>
          <w:sz w:val="24"/>
          <w:rPrChange w16du:dateUtc="2026-07-07T18:18:00Z" w:author="Author" w:date="2026-07-07T20:18:00Z" w:id="12803">
            <w:rPr>
              <w:rFonts w:ascii="Times New Roman" w:hAnsi="Times New Roman"/>
              <w:color w:val="000000"/>
            </w:rPr>
          </w:rPrChange>
        </w:rPr>
        <w:t>ALIQUA</w:t>
      </w:r>
      <w:del w16du:dateUtc="2026-07-07T18:18:00Z" w:author="Author" w:date="2026-07-07T20:18:00Z" w:id="12804">
        <w:r>
          <w:rPr>
            <w:color w:val="000000"/>
          </w:rPr>
          <w:cr/>
        </w:r>
      </w:del>
      <w:r w:rsidR="00A96A35" w:rsidRPr="0027638C">
        <w:rPr>
          <w:sz w:val="24"/>
          <w:rPrChange w16du:dateUtc="2026-07-07T18:18:00Z" w:author="Author" w:date="2026-07-07T20:18:00Z" w:id="12805">
            <w:rPr>
              <w:rFonts w:ascii="Times New Roman"/>
              <w:color w:val="000000"/>
              <w:spacing w:val="665"/>
            </w:rPr>
          </w:rPrChange>
        </w:rPr>
        <w:t xml:space="preserve"> </w:t>
      </w:r>
      <w:r w:rsidR="00A96A35" w:rsidRPr="0027638C">
        <w:rPr>
          <w:sz w:val="24"/>
          <w:rPrChange w16du:dateUtc="2026-07-07T18:18:00Z" w:author="Author" w:date="2026-07-07T20:18:00Z" w:id="12806">
            <w:rPr>
              <w:rFonts w:ascii="Times New Roman"/>
              <w:color w:val="000000"/>
            </w:rPr>
          </w:rPrChange>
        </w:rPr>
        <w:t>LOREM</w:t>
      </w:r>
      <w:r w:rsidR="00A96A35" w:rsidRPr="0027638C">
        <w:rPr>
          <w:sz w:val="24"/>
          <w:rPrChange w16du:dateUtc="2026-07-07T18:18:00Z" w:author="Author" w:date="2026-07-07T20:18:00Z" w:id="12807">
            <w:rPr>
              <w:rFonts w:ascii="Times New Roman"/>
              <w:color w:val="000000"/>
              <w:spacing w:val="248"/>
            </w:rPr>
          </w:rPrChange>
        </w:rPr>
        <w:t xml:space="preserve"> </w:t>
      </w:r>
      <w:r w:rsidR="00A96A35" w:rsidRPr="0027638C">
        <w:rPr>
          <w:sz w:val="24"/>
          <w:rPrChange w16du:dateUtc="2026-07-07T18:18:00Z" w:author="Author" w:date="2026-07-07T20:18:00Z" w:id="12808">
            <w:rPr>
              <w:rFonts w:ascii="Times New Roman"/>
              <w:color w:val="000000"/>
            </w:rPr>
          </w:rPrChange>
        </w:rPr>
        <w:t>IPSUM</w:t>
      </w:r>
      <w:r w:rsidR="00A96A35" w:rsidRPr="0027638C">
        <w:rPr>
          <w:sz w:val="24"/>
          <w:rPrChange w16du:dateUtc="2026-07-07T18:18:00Z" w:author="Author" w:date="2026-07-07T20:18:00Z" w:id="12809">
            <w:rPr>
              <w:rFonts w:ascii="Times New Roman"/>
              <w:color w:val="000000"/>
              <w:spacing w:val="248"/>
            </w:rPr>
          </w:rPrChange>
        </w:rPr>
        <w:t xml:space="preserve"> </w:t>
      </w:r>
      <w:r w:rsidR="00A96A35" w:rsidRPr="0027638C">
        <w:rPr>
          <w:sz w:val="24"/>
          <w:rPrChange w16du:dateUtc="2026-07-07T18:18:00Z" w:author="Author" w:date="2026-07-07T20:18:00Z" w:id="12810">
            <w:rPr>
              <w:rFonts w:ascii="Times New Roman"/>
              <w:color w:val="000000"/>
            </w:rPr>
          </w:rPrChange>
        </w:rPr>
        <w:t>DOLOR</w:t>
      </w:r>
      <w:r w:rsidR="00A96A35" w:rsidRPr="0027638C">
        <w:rPr>
          <w:sz w:val="24"/>
          <w:rPrChange w16du:dateUtc="2026-07-07T18:18:00Z" w:author="Author" w:date="2026-07-07T20:18:00Z" w:id="12811">
            <w:rPr>
              <w:rFonts w:ascii="Times New Roman"/>
              <w:color w:val="000000"/>
              <w:spacing w:val="248"/>
            </w:rPr>
          </w:rPrChange>
        </w:rPr>
        <w:t xml:space="preserve"> </w:t>
      </w:r>
      <w:r w:rsidR="00A96A35" w:rsidRPr="0027638C">
        <w:rPr>
          <w:sz w:val="24"/>
          <w:rPrChange w16du:dateUtc="2026-07-07T18:18:00Z" w:author="Author" w:date="2026-07-07T20:18:00Z" w:id="12812">
            <w:rPr>
              <w:rFonts w:ascii="Times New Roman"/>
              <w:color w:val="000000"/>
            </w:rPr>
          </w:rPrChange>
        </w:rPr>
        <w:t>SIT-AMET</w:t>
      </w:r>
      <w:r w:rsidR="00A96A35" w:rsidRPr="0027638C">
        <w:rPr>
          <w:sz w:val="24"/>
          <w:rPrChange w16du:dateUtc="2026-07-07T18:18:00Z" w:author="Author" w:date="2026-07-07T20:18:00Z" w:id="12813">
            <w:rPr>
              <w:rFonts w:ascii="Times New Roman"/>
              <w:color w:val="000000"/>
              <w:spacing w:val="248"/>
            </w:rPr>
          </w:rPrChange>
        </w:rPr>
        <w:t xml:space="preserve"> </w:t>
      </w:r>
      <w:r w:rsidR="00A96A35" w:rsidRPr="0027638C">
        <w:rPr>
          <w:sz w:val="24"/>
          <w:rPrChange w16du:dateUtc="2026-07-07T18:18:00Z" w:author="Author" w:date="2026-07-07T20:18:00Z" w:id="12814">
            <w:rPr>
              <w:rFonts w:ascii="Times New Roman" w:hAnsi="Times New Roman"/>
              <w:color w:val="000000"/>
            </w:rPr>
          </w:rPrChange>
        </w:rPr>
        <w:t>CONSECTETUR</w:t>
      </w:r>
      <w:del w16du:dateUtc="2026-07-07T18:18:00Z" w:author="Author" w:date="2026-07-07T20:18:00Z" w:id="12815">
        <w:r>
          <w:rPr>
            <w:color w:val="000000"/>
          </w:rPr>
          <w:cr/>
        </w:r>
      </w:del>
      <w:r w:rsidR="00A96A35" w:rsidRPr="0027638C">
        <w:rPr>
          <w:sz w:val="24"/>
          <w:rPrChange w16du:dateUtc="2026-07-07T18:18:00Z" w:author="Author" w:date="2026-07-07T20:18:00Z" w:id="12816">
            <w:rPr>
              <w:rFonts w:ascii="Times New Roman"/>
              <w:color w:val="000000"/>
              <w:spacing w:val="665"/>
            </w:rPr>
          </w:rPrChange>
        </w:rPr>
        <w:t xml:space="preserve"> </w:t>
      </w:r>
      <w:r w:rsidR="00A96A35" w:rsidRPr="0027638C">
        <w:rPr>
          <w:sz w:val="24"/>
          <w:rPrChange w16du:dateUtc="2026-07-07T18:18:00Z" w:author="Author" w:date="2026-07-07T20:18:00Z" w:id="12817">
            <w:rPr>
              <w:rFonts w:ascii="Times New Roman"/>
              <w:color w:val="000000"/>
            </w:rPr>
          </w:rPrChange>
        </w:rPr>
        <w:t>ADIPISCING ELIT.</w:t>
      </w:r>
    </w:p>
    <w:p w14:paraId="03E12ACA" w14:textId="77777777" w:rsidR="008166CF" w:rsidRDefault="008166CF">
      <w:pPr>
        <w:spacing w:line="0" w:lineRule="atLeast"/>
        <w:rPr>
          <w:del w16du:dateUtc="2026-07-07T18:18:00Z" w:author="Author" w:date="2026-07-07T20:18:00Z" w:id="12818"/>
          <w:rFonts w:ascii="Arial"/>
          <w:color w:val="FF0000"/>
          <w:sz w:val="2"/>
        </w:rPr>
      </w:pPr>
    </w:p>
    <w:p w14:paraId="04418292" w14:textId="77777777" w:rsidR="008166CF" w:rsidRDefault="00000000">
      <w:pPr>
        <w:spacing w:line="0" w:lineRule="atLeast"/>
        <w:rPr>
          <w:del w16du:dateUtc="2026-07-07T18:18:00Z" w:author="Author" w:date="2026-07-07T20:18:00Z" w:id="12819"/>
          <w:rFonts w:ascii="Arial"/>
          <w:color w:val="FF0000"/>
          <w:sz w:val="2"/>
        </w:rPr>
      </w:pPr>
      <w:del w16du:dateUtc="2026-07-07T18:18:00Z" w:author="Author" w:date="2026-07-07T20:18:00Z" w:id="12820">
        <w:r>
          <w:rPr>
            <w:rFonts w:ascii="Arial"/>
            <w:color w:val="FF0000"/>
            <w:sz w:val="2"/>
          </w:rPr>
          <w:cr/>
        </w:r>
        <w:r>
          <w:rPr>
            <w:rFonts w:ascii="Arial"/>
            <w:color w:val="FF0000"/>
            <w:sz w:val="2"/>
          </w:rPr>
          <w:br w:type="page"/>
        </w:r>
      </w:del>
    </w:p>
    <w:p w14:paraId="012EF318" w14:textId="77777777" w:rsidR="008166CF" w:rsidRDefault="00CE63A4">
      <w:pPr>
        <w:spacing w:line="276" w:lineRule="exact"/>
        <w:ind w:left="4560"/>
        <w:rPr>
          <w:del w16du:dateUtc="2026-07-07T18:18:00Z" w:author="Author" w:date="2026-07-07T20:18:00Z" w:id="12821"/>
          <w:color w:val="000000"/>
          <w:sz w:val="24"/>
        </w:rPr>
      </w:pPr>
      <w:bookmarkStart w:id="12822" w:name="br15"/>
      <w:bookmarkEnd w:id="12822"/>
      <w:del w16du:dateUtc="2026-07-07T18:18:00Z" w:author="Author" w:date="2026-07-07T20:18:00Z" w:id="12823">
        <w:r>
          <w:rPr>
            <w:rFonts w:asciiTheme="minorHAnsi"/>
            <w:noProof/>
          </w:rPr>
          <w:pict w14:anchorId="7CE143A8">
            <v:shape alt="" id="_x000010" style="position:absolute;left:0;text-align:left;margin-left:-1pt;margin-top:-1pt;width:3pt;height:3pt;z-index:-251636736;mso-wrap-edited:f;mso-width-percent:0;mso-height-percent:0;mso-position-horizontal:absolute;mso-position-horizontal-relative:page;mso-position-vertical:absolute;mso-position-vertical-relative:page;mso-width-percent:0;mso-height-percent:0" type="#_x0000_t75" o:spid="_x0000_s2066">
              <v:imagedata r:id="rId19"/>
              <w10:wrap anchorx="page" anchory="page"/>
            </v:shape>
          </w:pict>
        </w:r>
        <w:r w:rsidR="00000000">
          <w:rPr>
            <w:color w:val="000000"/>
            <w:sz w:val="24"/>
          </w:rPr>
          <w:delText>15</w:delText>
        </w:r>
      </w:del>
    </w:p>
    <w:p w14:paraId="584D91E3" w14:textId="77777777" w:rsidR="009609E8" w:rsidRDefault="00000000" w:rsidRPr="0027638C">
      <w:pPr>
        <w:pStyle w:val="ListParagraph"/>
        <w:numPr>
          <w:ilvl w:val="2"/>
          <w:numId w:val="5"/>
        </w:numPr>
        <w:tabs>
          <w:tab w:pos="2157" w:val="left"/>
          <w:tab w:pos="2160" w:val="left"/>
        </w:tabs>
        <w:spacing w:before="84"/>
        <w:ind w:right="356"/>
        <w:rPr>
          <w:sz w:val="24"/>
          <w:rPrChange w16du:dateUtc="2026-07-07T18:18:00Z" w:author="Author" w:date="2026-07-07T20:18:00Z" w:id="12824">
            <w:rPr>
              <w:rFonts w:ascii="Times New Roman"/>
              <w:color w:val="000000"/>
            </w:rPr>
          </w:rPrChange>
        </w:rPr>
        <w:pPrChange w16du:dateUtc="2026-07-07T18:18:00Z" w:author="Author" w:date="2026-07-07T20:18:00Z" w:id="12825">
          <w:pPr>
            <w:spacing w:after="0" w:before="463" w:line="253" w:lineRule="exact"/>
            <w:ind w:left="1440"/>
            <w:jc w:val="left"/>
          </w:pPr>
        </w:pPrChange>
      </w:pPr>
      <w:del w16du:dateUtc="2026-07-07T18:18:00Z" w:author="Author" w:date="2026-07-07T20:18:00Z" w:id="12826">
        <w:r>
          <w:rPr>
            <w:color w:val="000000"/>
          </w:rPr>
          <w:delText>(ii)</w:delText>
        </w:r>
        <w:r>
          <w:rPr>
            <w:color w:val="000000"/>
            <w:spacing w:val="396"/>
          </w:rPr>
          <w:delText xml:space="preserve"> </w:delText>
        </w:r>
      </w:del>
      <w:r w:rsidR="00A96A35" w:rsidRPr="0027638C">
        <w:rPr>
          <w:sz w:val="24"/>
          <w:rPrChange w16du:dateUtc="2026-07-07T18:18:00Z" w:author="Author" w:date="2026-07-07T20:18:00Z" w:id="12827">
            <w:rPr>
              <w:rFonts w:ascii="Times New Roman"/>
              <w:color w:val="000000"/>
            </w:rPr>
          </w:rPrChange>
        </w:rPr>
        <w:t>Sed</w:t>
      </w:r>
      <w:r w:rsidR="00A96A35" w:rsidRPr="0027638C">
        <w:rPr>
          <w:spacing w:val="-3"/>
          <w:sz w:val="24"/>
          <w:rPrChange w16du:dateUtc="2026-07-07T18:18:00Z" w:author="Author" w:date="2026-07-07T20:18:00Z" w:id="12828">
            <w:rPr>
              <w:rFonts w:ascii="Times New Roman"/>
              <w:color w:val="000000"/>
            </w:rPr>
          </w:rPrChange>
        </w:rPr>
        <w:t xml:space="preserve"> </w:t>
      </w:r>
      <w:r w:rsidR="00A96A35" w:rsidRPr="0027638C">
        <w:rPr>
          <w:sz w:val="24"/>
          <w:rPrChange w16du:dateUtc="2026-07-07T18:18:00Z" w:author="Author" w:date="2026-07-07T20:18:00Z" w:id="12829">
            <w:rPr>
              <w:rFonts w:ascii="Times New Roman"/>
              <w:color w:val="000000"/>
            </w:rPr>
          </w:rPrChange>
        </w:rPr>
        <w:t>do</w:t>
      </w:r>
      <w:r w:rsidR="00A96A35" w:rsidRPr="0027638C">
        <w:rPr>
          <w:spacing w:val="-3"/>
          <w:sz w:val="24"/>
          <w:rPrChange w16du:dateUtc="2026-07-07T18:18:00Z" w:author="Author" w:date="2026-07-07T20:18:00Z" w:id="12830">
            <w:rPr>
              <w:rFonts w:ascii="Times New Roman"/>
              <w:color w:val="000000"/>
            </w:rPr>
          </w:rPrChange>
        </w:rPr>
        <w:t xml:space="preserve"> </w:t>
      </w:r>
      <w:r w:rsidR="00A96A35" w:rsidRPr="0027638C">
        <w:rPr>
          <w:sz w:val="24"/>
          <w:rPrChange w16du:dateUtc="2026-07-07T18:18:00Z" w:author="Author" w:date="2026-07-07T20:18:00Z" w:id="12831">
            <w:rPr>
              <w:rFonts w:ascii="Times New Roman"/>
              <w:color w:val="000000"/>
            </w:rPr>
          </w:rPrChange>
        </w:rPr>
        <w:t>Eiusmod</w:t>
      </w:r>
      <w:r w:rsidR="00A96A35" w:rsidRPr="0027638C">
        <w:rPr>
          <w:spacing w:val="-3"/>
          <w:sz w:val="24"/>
          <w:rPrChange w16du:dateUtc="2026-07-07T18:18:00Z" w:author="Author" w:date="2026-07-07T20:18:00Z" w:id="12832">
            <w:rPr>
              <w:rFonts w:ascii="Times New Roman"/>
              <w:color w:val="000000"/>
            </w:rPr>
          </w:rPrChange>
        </w:rPr>
        <w:t xml:space="preserve"> </w:t>
      </w:r>
      <w:r w:rsidR="00A96A35" w:rsidRPr="0027638C">
        <w:rPr>
          <w:sz w:val="24"/>
          <w:rPrChange w16du:dateUtc="2026-07-07T18:18:00Z" w:author="Author" w:date="2026-07-07T20:18:00Z" w:id="12833">
            <w:rPr>
              <w:rFonts w:ascii="Times New Roman"/>
              <w:color w:val="000000"/>
            </w:rPr>
          </w:rPrChange>
        </w:rPr>
        <w:t>Tempor</w:t>
      </w:r>
      <w:r w:rsidR="00A96A35" w:rsidRPr="0027638C">
        <w:rPr>
          <w:spacing w:val="-3"/>
          <w:sz w:val="24"/>
          <w:rPrChange w16du:dateUtc="2026-07-07T18:18:00Z" w:author="Author" w:date="2026-07-07T20:18:00Z" w:id="12834">
            <w:rPr>
              <w:rFonts w:ascii="Times New Roman"/>
              <w:color w:val="000000"/>
            </w:rPr>
          </w:rPrChange>
        </w:rPr>
        <w:t xml:space="preserve"> </w:t>
      </w:r>
      <w:r w:rsidR="00A96A35" w:rsidRPr="0027638C">
        <w:rPr>
          <w:sz w:val="24"/>
          <w:rPrChange w16du:dateUtc="2026-07-07T18:18:00Z" w:author="Author" w:date="2026-07-07T20:18:00Z" w:id="12835">
            <w:rPr>
              <w:rFonts w:ascii="Times New Roman"/>
              <w:color w:val="000000"/>
            </w:rPr>
          </w:rPrChange>
        </w:rPr>
        <w:t>Incididunt</w:t>
      </w:r>
      <w:r w:rsidR="00A96A35" w:rsidRPr="0027638C">
        <w:rPr>
          <w:spacing w:val="-3"/>
          <w:sz w:val="24"/>
          <w:rPrChange w16du:dateUtc="2026-07-07T18:18:00Z" w:author="Author" w:date="2026-07-07T20:18:00Z" w:id="12836">
            <w:rPr>
              <w:rFonts w:ascii="Times New Roman"/>
              <w:color w:val="000000"/>
            </w:rPr>
          </w:rPrChange>
        </w:rPr>
        <w:t xml:space="preserve"> </w:t>
      </w:r>
      <w:r w:rsidR="00A96A35" w:rsidRPr="0027638C">
        <w:rPr>
          <w:sz w:val="24"/>
          <w:rPrChange w16du:dateUtc="2026-07-07T18:18:00Z" w:author="Author" w:date="2026-07-07T20:18:00Z" w:id="12837">
            <w:rPr>
              <w:rFonts w:ascii="Times New Roman"/>
              <w:color w:val="000000"/>
            </w:rPr>
          </w:rPrChange>
        </w:rPr>
        <w:t>ut,</w:t>
      </w:r>
      <w:r w:rsidR="00A96A35" w:rsidRPr="0027638C">
        <w:rPr>
          <w:spacing w:val="-3"/>
          <w:sz w:val="24"/>
          <w:rPrChange w16du:dateUtc="2026-07-07T18:18:00Z" w:author="Author" w:date="2026-07-07T20:18:00Z" w:id="12838">
            <w:rPr>
              <w:rFonts w:ascii="Times New Roman"/>
              <w:color w:val="000000"/>
            </w:rPr>
          </w:rPrChange>
        </w:rPr>
        <w:t xml:space="preserve"> </w:t>
      </w:r>
      <w:r w:rsidR="00A96A35" w:rsidRPr="0027638C">
        <w:rPr>
          <w:sz w:val="24"/>
          <w:rPrChange w16du:dateUtc="2026-07-07T18:18:00Z" w:author="Author" w:date="2026-07-07T20:18:00Z" w:id="12839">
            <w:rPr>
              <w:rFonts w:ascii="Times New Roman"/>
              <w:color w:val="000000"/>
            </w:rPr>
          </w:rPrChange>
        </w:rPr>
        <w:t>labore</w:t>
      </w:r>
      <w:r w:rsidR="00A96A35" w:rsidRPr="0027638C">
        <w:rPr>
          <w:spacing w:val="-3"/>
          <w:sz w:val="24"/>
          <w:rPrChange w16du:dateUtc="2026-07-07T18:18:00Z" w:author="Author" w:date="2026-07-07T20:18:00Z" w:id="12840">
            <w:rPr>
              <w:rFonts w:ascii="Times New Roman"/>
              <w:color w:val="000000"/>
            </w:rPr>
          </w:rPrChange>
        </w:rPr>
        <w:t xml:space="preserve"> </w:t>
      </w:r>
      <w:r w:rsidR="00A96A35" w:rsidRPr="0027638C">
        <w:rPr>
          <w:sz w:val="24"/>
          <w:rPrChange w16du:dateUtc="2026-07-07T18:18:00Z" w:author="Author" w:date="2026-07-07T20:18:00Z" w:id="12841">
            <w:rPr>
              <w:rFonts w:ascii="Times New Roman"/>
              <w:color w:val="000000"/>
            </w:rPr>
          </w:rPrChange>
        </w:rPr>
        <w:t>et</w:t>
      </w:r>
      <w:r w:rsidR="00A96A35" w:rsidRPr="0027638C">
        <w:rPr>
          <w:spacing w:val="-3"/>
          <w:sz w:val="24"/>
          <w:rPrChange w16du:dateUtc="2026-07-07T18:18:00Z" w:author="Author" w:date="2026-07-07T20:18:00Z" w:id="12842">
            <w:rPr>
              <w:rFonts w:ascii="Times New Roman"/>
              <w:color w:val="000000"/>
            </w:rPr>
          </w:rPrChange>
        </w:rPr>
        <w:t xml:space="preserve"> </w:t>
      </w:r>
      <w:r w:rsidR="00A96A35" w:rsidRPr="0027638C">
        <w:rPr>
          <w:sz w:val="24"/>
          <w:rPrChange w16du:dateUtc="2026-07-07T18:18:00Z" w:author="Author" w:date="2026-07-07T20:18:00Z" w:id="12843">
            <w:rPr>
              <w:rFonts w:ascii="Times New Roman" w:hAnsi="Times New Roman"/>
              <w:color w:val="000000"/>
            </w:rPr>
          </w:rPrChange>
        </w:rPr>
        <w:t>Dolore’magna</w:t>
      </w:r>
      <w:r w:rsidR="00A96A35" w:rsidRPr="0027638C">
        <w:rPr>
          <w:spacing w:val="-3"/>
          <w:sz w:val="24"/>
          <w:rPrChange w16du:dateUtc="2026-07-07T18:18:00Z" w:author="Author" w:date="2026-07-07T20:18:00Z" w:id="12844">
            <w:rPr>
              <w:rFonts w:ascii="Times New Roman"/>
              <w:color w:val="000000"/>
            </w:rPr>
          </w:rPrChange>
        </w:rPr>
        <w:t xml:space="preserve"> </w:t>
      </w:r>
      <w:r w:rsidR="00A96A35" w:rsidRPr="0027638C">
        <w:rPr>
          <w:sz w:val="24"/>
          <w:rPrChange w16du:dateUtc="2026-07-07T18:18:00Z" w:author="Author" w:date="2026-07-07T20:18:00Z" w:id="12845">
            <w:rPr>
              <w:rFonts w:ascii="Times New Roman"/>
              <w:color w:val="000000"/>
            </w:rPr>
          </w:rPrChange>
        </w:rPr>
        <w:t>aliqua</w:t>
      </w:r>
      <w:r w:rsidR="00A96A35" w:rsidRPr="0027638C">
        <w:rPr>
          <w:spacing w:val="-3"/>
          <w:sz w:val="24"/>
          <w:rPrChange w16du:dateUtc="2026-07-07T18:18:00Z" w:author="Author" w:date="2026-07-07T20:18:00Z" w:id="12846">
            <w:rPr>
              <w:rFonts w:ascii="Times New Roman"/>
              <w:color w:val="000000"/>
            </w:rPr>
          </w:rPrChange>
        </w:rPr>
        <w:t xml:space="preserve"> </w:t>
      </w:r>
      <w:r w:rsidR="00A96A35" w:rsidRPr="0027638C">
        <w:rPr>
          <w:sz w:val="24"/>
          <w:rPrChange w16du:dateUtc="2026-07-07T18:18:00Z" w:author="Author" w:date="2026-07-07T20:18:00Z" w:id="12847">
            <w:rPr>
              <w:rFonts w:ascii="Times New Roman"/>
              <w:color w:val="000000"/>
            </w:rPr>
          </w:rPrChange>
        </w:rPr>
        <w:t>lorem</w:t>
      </w:r>
      <w:r w:rsidR="00A96A35" w:rsidRPr="0027638C">
        <w:rPr>
          <w:spacing w:val="-3"/>
          <w:sz w:val="24"/>
          <w:rPrChange w16du:dateUtc="2026-07-07T18:18:00Z" w:author="Author" w:date="2026-07-07T20:18:00Z" w:id="12848">
            <w:rPr>
              <w:rFonts w:ascii="Times New Roman"/>
              <w:color w:val="000000"/>
            </w:rPr>
          </w:rPrChange>
        </w:rPr>
        <w:t xml:space="preserve"> </w:t>
      </w:r>
      <w:r w:rsidR="00A96A35" w:rsidRPr="0027638C">
        <w:rPr>
          <w:sz w:val="24"/>
          <w:rPrChange w16du:dateUtc="2026-07-07T18:18:00Z" w:author="Author" w:date="2026-07-07T20:18:00Z" w:id="12849">
            <w:rPr>
              <w:rFonts w:ascii="Times New Roman"/>
              <w:color w:val="000000"/>
            </w:rPr>
          </w:rPrChange>
        </w:rPr>
        <w:t>ipsum</w:t>
      </w:r>
      <w:r w:rsidR="00A96A35" w:rsidRPr="0027638C">
        <w:rPr>
          <w:spacing w:val="-3"/>
          <w:sz w:val="24"/>
          <w:rPrChange w16du:dateUtc="2026-07-07T18:18:00Z" w:author="Author" w:date="2026-07-07T20:18:00Z" w:id="12850">
            <w:rPr>
              <w:rFonts w:ascii="Times New Roman"/>
              <w:color w:val="000000"/>
            </w:rPr>
          </w:rPrChange>
        </w:rPr>
        <w:t xml:space="preserve"> </w:t>
      </w:r>
      <w:r w:rsidR="00A96A35" w:rsidRPr="0027638C">
        <w:rPr>
          <w:sz w:val="24"/>
          <w:rPrChange w16du:dateUtc="2026-07-07T18:18:00Z" w:author="Author" w:date="2026-07-07T20:18:00Z" w:id="12851">
            <w:rPr>
              <w:rFonts w:ascii="Times New Roman"/>
              <w:color w:val="000000"/>
            </w:rPr>
          </w:rPrChange>
        </w:rPr>
        <w:t>dolor</w:t>
      </w:r>
      <w:r w:rsidR="00A96A35" w:rsidRPr="0027638C">
        <w:rPr>
          <w:spacing w:val="-3"/>
          <w:sz w:val="24"/>
          <w:rPrChange w16du:dateUtc="2026-07-07T18:18:00Z" w:author="Author" w:date="2026-07-07T20:18:00Z" w:id="12852">
            <w:rPr>
              <w:rFonts w:ascii="Times New Roman"/>
              <w:color w:val="000000"/>
            </w:rPr>
          </w:rPrChange>
        </w:rPr>
        <w:t xml:space="preserve"> </w:t>
      </w:r>
      <w:r w:rsidR="00A96A35" w:rsidRPr="0027638C">
        <w:rPr>
          <w:sz w:val="24"/>
          <w:rPrChange w16du:dateUtc="2026-07-07T18:18:00Z" w:author="Author" w:date="2026-07-07T20:18:00Z" w:id="12853">
            <w:rPr>
              <w:rFonts w:ascii="Times New Roman"/>
              <w:color w:val="000000"/>
            </w:rPr>
          </w:rPrChange>
        </w:rPr>
        <w:t>sit,</w:t>
      </w:r>
      <w:r w:rsidR="00A96A35" w:rsidRPr="0027638C">
        <w:rPr>
          <w:spacing w:val="-3"/>
          <w:sz w:val="24"/>
          <w:rPrChange w16du:dateUtc="2026-07-07T18:18:00Z" w:author="Author" w:date="2026-07-07T20:18:00Z" w:id="12854">
            <w:rPr>
              <w:rFonts w:ascii="Times New Roman"/>
              <w:color w:val="000000"/>
            </w:rPr>
          </w:rPrChange>
        </w:rPr>
        <w:t xml:space="preserve"> </w:t>
      </w:r>
      <w:r w:rsidR="00A96A35" w:rsidRPr="0027638C">
        <w:rPr>
          <w:sz w:val="24"/>
          <w:rPrChange w16du:dateUtc="2026-07-07T18:18:00Z" w:author="Author" w:date="2026-07-07T20:18:00Z" w:id="12855">
            <w:rPr>
              <w:rFonts w:ascii="Times New Roman"/>
              <w:color w:val="000000"/>
            </w:rPr>
          </w:rPrChange>
        </w:rPr>
        <w:t>amet</w:t>
      </w:r>
      <w:r w:rsidR="00A96A35" w:rsidRPr="0027638C">
        <w:rPr>
          <w:spacing w:val="-3"/>
          <w:sz w:val="24"/>
          <w:rPrChange w16du:dateUtc="2026-07-07T18:18:00Z" w:author="Author" w:date="2026-07-07T20:18:00Z" w:id="12856">
            <w:rPr>
              <w:rFonts w:ascii="Times New Roman"/>
              <w:color w:val="000000"/>
            </w:rPr>
          </w:rPrChange>
        </w:rPr>
        <w:t xml:space="preserve"> </w:t>
      </w:r>
      <w:r w:rsidR="00A96A35" w:rsidRPr="0027638C">
        <w:rPr>
          <w:sz w:val="24"/>
          <w:rPrChange w16du:dateUtc="2026-07-07T18:18:00Z" w:author="Author" w:date="2026-07-07T20:18:00Z" w:id="12857">
            <w:rPr>
              <w:rFonts w:ascii="Times New Roman" w:hAnsi="Times New Roman"/>
              <w:color w:val="000000"/>
            </w:rPr>
          </w:rPrChange>
        </w:rPr>
        <w:t>consectetur</w:t>
      </w:r>
      <w:del w16du:dateUtc="2026-07-07T18:18:00Z" w:author="Author" w:date="2026-07-07T20:18:00Z" w:id="12858">
        <w:r>
          <w:rPr>
            <w:color w:val="000000"/>
          </w:rPr>
          <w:cr/>
        </w:r>
      </w:del>
      <w:r w:rsidR="00A96A35" w:rsidRPr="0027638C">
        <w:rPr>
          <w:sz w:val="24"/>
          <w:rPrChange w16du:dateUtc="2026-07-07T18:18:00Z" w:author="Author" w:date="2026-07-07T20:18:00Z" w:id="12859">
            <w:rPr>
              <w:rFonts w:ascii="Times New Roman"/>
              <w:color w:val="000000"/>
              <w:spacing w:val="665"/>
            </w:rPr>
          </w:rPrChange>
        </w:rPr>
        <w:t xml:space="preserve"> </w:t>
      </w:r>
      <w:r w:rsidR="00A96A35" w:rsidRPr="0027638C">
        <w:rPr>
          <w:sz w:val="24"/>
          <w:rPrChange w16du:dateUtc="2026-07-07T18:18:00Z" w:author="Author" w:date="2026-07-07T20:18:00Z" w:id="12860">
            <w:rPr>
              <w:rFonts w:ascii="Times New Roman"/>
              <w:color w:val="000000"/>
            </w:rPr>
          </w:rPrChange>
        </w:rPr>
        <w:t>adipiscing,</w:t>
      </w:r>
      <w:r w:rsidR="00A96A35" w:rsidRPr="0027638C">
        <w:rPr>
          <w:spacing w:val="-6"/>
          <w:sz w:val="24"/>
          <w:rPrChange w16du:dateUtc="2026-07-07T18:18:00Z" w:author="Author" w:date="2026-07-07T20:18:00Z" w:id="12861">
            <w:rPr>
              <w:rFonts w:ascii="Times New Roman"/>
              <w:color w:val="000000"/>
              <w:spacing w:val="-1"/>
            </w:rPr>
          </w:rPrChange>
        </w:rPr>
        <w:t xml:space="preserve"> </w:t>
      </w:r>
      <w:r w:rsidR="00A96A35" w:rsidRPr="0027638C">
        <w:rPr>
          <w:sz w:val="24"/>
          <w:rPrChange w16du:dateUtc="2026-07-07T18:18:00Z" w:author="Author" w:date="2026-07-07T20:18:00Z" w:id="12862">
            <w:rPr>
              <w:rFonts w:ascii="Times New Roman"/>
              <w:color w:val="000000"/>
            </w:rPr>
          </w:rPrChange>
        </w:rPr>
        <w:t>elit,</w:t>
      </w:r>
      <w:r w:rsidR="00A96A35" w:rsidRPr="0027638C">
        <w:rPr>
          <w:spacing w:val="-6"/>
          <w:sz w:val="24"/>
          <w:rPrChange w16du:dateUtc="2026-07-07T18:18:00Z" w:author="Author" w:date="2026-07-07T20:18:00Z" w:id="12863">
            <w:rPr>
              <w:rFonts w:ascii="Times New Roman"/>
              <w:color w:val="000000"/>
              <w:spacing w:val="-1"/>
            </w:rPr>
          </w:rPrChange>
        </w:rPr>
        <w:t xml:space="preserve"> </w:t>
      </w:r>
      <w:r w:rsidR="00A96A35" w:rsidRPr="0027638C">
        <w:rPr>
          <w:sz w:val="24"/>
          <w:rPrChange w16du:dateUtc="2026-07-07T18:18:00Z" w:author="Author" w:date="2026-07-07T20:18:00Z" w:id="12864">
            <w:rPr>
              <w:rFonts w:ascii="Times New Roman"/>
              <w:color w:val="000000"/>
            </w:rPr>
          </w:rPrChange>
        </w:rPr>
        <w:t>sed</w:t>
      </w:r>
      <w:r w:rsidR="00A96A35" w:rsidRPr="0027638C">
        <w:rPr>
          <w:spacing w:val="-6"/>
          <w:sz w:val="24"/>
          <w:rPrChange w16du:dateUtc="2026-07-07T18:18:00Z" w:author="Author" w:date="2026-07-07T20:18:00Z" w:id="12865">
            <w:rPr>
              <w:rFonts w:ascii="Times New Roman"/>
              <w:color w:val="000000"/>
              <w:spacing w:val="-1"/>
            </w:rPr>
          </w:rPrChange>
        </w:rPr>
        <w:t xml:space="preserve"> </w:t>
      </w:r>
      <w:r w:rsidR="00A96A35" w:rsidRPr="0027638C">
        <w:rPr>
          <w:sz w:val="24"/>
          <w:rPrChange w16du:dateUtc="2026-07-07T18:18:00Z" w:author="Author" w:date="2026-07-07T20:18:00Z" w:id="12866">
            <w:rPr>
              <w:rFonts w:ascii="Times New Roman"/>
              <w:color w:val="000000"/>
            </w:rPr>
          </w:rPrChange>
        </w:rPr>
        <w:t>do</w:t>
      </w:r>
      <w:r w:rsidR="00A96A35" w:rsidRPr="0027638C">
        <w:rPr>
          <w:spacing w:val="-6"/>
          <w:sz w:val="24"/>
          <w:rPrChange w16du:dateUtc="2026-07-07T18:18:00Z" w:author="Author" w:date="2026-07-07T20:18:00Z" w:id="12867">
            <w:rPr>
              <w:rFonts w:ascii="Times New Roman"/>
              <w:color w:val="000000"/>
              <w:spacing w:val="-1"/>
            </w:rPr>
          </w:rPrChange>
        </w:rPr>
        <w:t xml:space="preserve"> </w:t>
      </w:r>
      <w:r w:rsidR="00A96A35" w:rsidRPr="0027638C">
        <w:rPr>
          <w:sz w:val="24"/>
          <w:rPrChange w16du:dateUtc="2026-07-07T18:18:00Z" w:author="Author" w:date="2026-07-07T20:18:00Z" w:id="12868">
            <w:rPr>
              <w:rFonts w:ascii="Times New Roman"/>
              <w:color w:val="000000"/>
            </w:rPr>
          </w:rPrChange>
        </w:rPr>
        <w:t>eiusmod</w:t>
      </w:r>
      <w:r w:rsidR="00A96A35" w:rsidRPr="0027638C">
        <w:rPr>
          <w:spacing w:val="-6"/>
          <w:sz w:val="24"/>
          <w:rPrChange w16du:dateUtc="2026-07-07T18:18:00Z" w:author="Author" w:date="2026-07-07T20:18:00Z" w:id="12869">
            <w:rPr>
              <w:rFonts w:ascii="Times New Roman"/>
              <w:color w:val="000000"/>
              <w:spacing w:val="-1"/>
            </w:rPr>
          </w:rPrChange>
        </w:rPr>
        <w:t xml:space="preserve"> </w:t>
      </w:r>
      <w:r w:rsidR="00A96A35" w:rsidRPr="0027638C">
        <w:rPr>
          <w:sz w:val="24"/>
          <w:rPrChange w16du:dateUtc="2026-07-07T18:18:00Z" w:author="Author" w:date="2026-07-07T20:18:00Z" w:id="12870">
            <w:rPr>
              <w:rFonts w:ascii="Times New Roman"/>
              <w:color w:val="000000"/>
            </w:rPr>
          </w:rPrChange>
        </w:rPr>
        <w:t>tempor</w:t>
      </w:r>
      <w:r w:rsidR="00A96A35" w:rsidRPr="0027638C">
        <w:rPr>
          <w:spacing w:val="-6"/>
          <w:sz w:val="24"/>
          <w:rPrChange w16du:dateUtc="2026-07-07T18:18:00Z" w:author="Author" w:date="2026-07-07T20:18:00Z" w:id="12871">
            <w:rPr>
              <w:rFonts w:ascii="Times New Roman"/>
              <w:color w:val="000000"/>
              <w:spacing w:val="-1"/>
            </w:rPr>
          </w:rPrChange>
        </w:rPr>
        <w:t xml:space="preserve"> </w:t>
      </w:r>
      <w:r w:rsidR="00A96A35" w:rsidRPr="0027638C">
        <w:rPr>
          <w:sz w:val="24"/>
          <w:rPrChange w16du:dateUtc="2026-07-07T18:18:00Z" w:author="Author" w:date="2026-07-07T20:18:00Z" w:id="12872">
            <w:rPr>
              <w:rFonts w:ascii="Times New Roman"/>
              <w:color w:val="000000"/>
            </w:rPr>
          </w:rPrChange>
        </w:rPr>
        <w:t>incididunt-ut</w:t>
      </w:r>
      <w:r w:rsidR="00A96A35" w:rsidRPr="0027638C">
        <w:rPr>
          <w:spacing w:val="-6"/>
          <w:sz w:val="24"/>
          <w:rPrChange w16du:dateUtc="2026-07-07T18:18:00Z" w:author="Author" w:date="2026-07-07T20:18:00Z" w:id="12873">
            <w:rPr>
              <w:rFonts w:ascii="Times New Roman"/>
              <w:color w:val="000000"/>
              <w:spacing w:val="-1"/>
            </w:rPr>
          </w:rPrChange>
        </w:rPr>
        <w:t xml:space="preserve"> </w:t>
      </w:r>
      <w:r w:rsidR="00A96A35" w:rsidRPr="0027638C">
        <w:rPr>
          <w:sz w:val="24"/>
          <w:rPrChange w16du:dateUtc="2026-07-07T18:18:00Z" w:author="Author" w:date="2026-07-07T20:18:00Z" w:id="12874">
            <w:rPr>
              <w:rFonts w:ascii="Times New Roman"/>
              <w:color w:val="000000"/>
            </w:rPr>
          </w:rPrChange>
        </w:rPr>
        <w:t>Labore</w:t>
      </w:r>
      <w:r w:rsidR="00A96A35" w:rsidRPr="0027638C">
        <w:rPr>
          <w:spacing w:val="-6"/>
          <w:sz w:val="24"/>
          <w:rPrChange w16du:dateUtc="2026-07-07T18:18:00Z" w:author="Author" w:date="2026-07-07T20:18:00Z" w:id="12875">
            <w:rPr>
              <w:rFonts w:ascii="Times New Roman"/>
              <w:color w:val="000000"/>
              <w:spacing w:val="-1"/>
            </w:rPr>
          </w:rPrChange>
        </w:rPr>
        <w:t xml:space="preserve"> </w:t>
      </w:r>
      <w:r w:rsidR="00A96A35" w:rsidRPr="0027638C">
        <w:rPr>
          <w:sz w:val="24"/>
          <w:rPrChange w16du:dateUtc="2026-07-07T18:18:00Z" w:author="Author" w:date="2026-07-07T20:18:00Z" w:id="12876">
            <w:rPr>
              <w:rFonts w:ascii="Times New Roman" w:hAnsi="Times New Roman"/>
              <w:color w:val="000000"/>
            </w:rPr>
          </w:rPrChange>
        </w:rPr>
        <w:t>Et</w:t>
      </w:r>
      <w:del w16du:dateUtc="2026-07-07T18:18:00Z" w:author="Author" w:date="2026-07-07T20:18:00Z" w:id="12877">
        <w:r>
          <w:rPr>
            <w:color w:val="000000"/>
          </w:rPr>
          <w:cr/>
        </w:r>
      </w:del>
      <w:r w:rsidR="00A96A35" w:rsidRPr="0027638C">
        <w:rPr>
          <w:sz w:val="24"/>
          <w:rPrChange w16du:dateUtc="2026-07-07T18:18:00Z" w:author="Author" w:date="2026-07-07T20:18:00Z" w:id="12878">
            <w:rPr>
              <w:rFonts w:ascii="Times New Roman"/>
              <w:color w:val="000000"/>
              <w:spacing w:val="665"/>
            </w:rPr>
          </w:rPrChange>
        </w:rPr>
        <w:t xml:space="preserve"> </w:t>
      </w:r>
      <w:r w:rsidR="00A96A35" w:rsidRPr="0027638C">
        <w:rPr>
          <w:sz w:val="24"/>
          <w:rPrChange w16du:dateUtc="2026-07-07T18:18:00Z" w:author="Author" w:date="2026-07-07T20:18:00Z" w:id="12879">
            <w:rPr>
              <w:rFonts w:ascii="Times New Roman"/>
              <w:color w:val="000000"/>
            </w:rPr>
          </w:rPrChange>
        </w:rPr>
        <w:t>Dolore,</w:t>
      </w:r>
      <w:r w:rsidR="00A96A35" w:rsidRPr="0027638C">
        <w:rPr>
          <w:sz w:val="24"/>
          <w:rPrChange w16du:dateUtc="2026-07-07T18:18:00Z" w:author="Author" w:date="2026-07-07T20:18:00Z" w:id="12880">
            <w:rPr>
              <w:rFonts w:ascii="Times New Roman"/>
              <w:color w:val="000000"/>
              <w:spacing w:val="52"/>
            </w:rPr>
          </w:rPrChange>
        </w:rPr>
        <w:t xml:space="preserve"> </w:t>
      </w:r>
      <w:r w:rsidR="00A96A35" w:rsidRPr="0027638C">
        <w:rPr>
          <w:sz w:val="24"/>
          <w:rPrChange w16du:dateUtc="2026-07-07T18:18:00Z" w:author="Author" w:date="2026-07-07T20:18:00Z" w:id="12881">
            <w:rPr>
              <w:rFonts w:ascii="Times New Roman"/>
              <w:color w:val="000000"/>
            </w:rPr>
          </w:rPrChange>
        </w:rPr>
        <w:t>magna</w:t>
      </w:r>
      <w:r w:rsidR="00A96A35" w:rsidRPr="0027638C">
        <w:rPr>
          <w:sz w:val="24"/>
          <w:rPrChange w16du:dateUtc="2026-07-07T18:18:00Z" w:author="Author" w:date="2026-07-07T20:18:00Z" w:id="12882">
            <w:rPr>
              <w:rFonts w:ascii="Times New Roman"/>
              <w:color w:val="000000"/>
              <w:spacing w:val="52"/>
            </w:rPr>
          </w:rPrChange>
        </w:rPr>
        <w:t xml:space="preserve"> </w:t>
      </w:r>
      <w:r w:rsidR="00A96A35" w:rsidRPr="0027638C">
        <w:rPr>
          <w:sz w:val="24"/>
          <w:rPrChange w16du:dateUtc="2026-07-07T18:18:00Z" w:author="Author" w:date="2026-07-07T20:18:00Z" w:id="12883">
            <w:rPr>
              <w:rFonts w:ascii="Times New Roman"/>
              <w:color w:val="000000"/>
            </w:rPr>
          </w:rPrChange>
        </w:rPr>
        <w:t>aliqua</w:t>
      </w:r>
      <w:r w:rsidR="00A96A35" w:rsidRPr="0027638C">
        <w:rPr>
          <w:sz w:val="24"/>
          <w:rPrChange w16du:dateUtc="2026-07-07T18:18:00Z" w:author="Author" w:date="2026-07-07T20:18:00Z" w:id="12884">
            <w:rPr>
              <w:rFonts w:ascii="Times New Roman"/>
              <w:color w:val="000000"/>
              <w:spacing w:val="52"/>
            </w:rPr>
          </w:rPrChange>
        </w:rPr>
        <w:t xml:space="preserve"> </w:t>
      </w:r>
      <w:r w:rsidR="00A96A35" w:rsidRPr="0027638C">
        <w:rPr>
          <w:sz w:val="24"/>
          <w:rPrChange w16du:dateUtc="2026-07-07T18:18:00Z" w:author="Author" w:date="2026-07-07T20:18:00Z" w:id="12885">
            <w:rPr>
              <w:rFonts w:ascii="Times New Roman"/>
              <w:color w:val="000000"/>
            </w:rPr>
          </w:rPrChange>
        </w:rPr>
        <w:t>lorem</w:t>
      </w:r>
      <w:r w:rsidR="00A96A35" w:rsidRPr="0027638C">
        <w:rPr>
          <w:sz w:val="24"/>
          <w:rPrChange w16du:dateUtc="2026-07-07T18:18:00Z" w:author="Author" w:date="2026-07-07T20:18:00Z" w:id="12886">
            <w:rPr>
              <w:rFonts w:ascii="Times New Roman"/>
              <w:color w:val="000000"/>
              <w:spacing w:val="52"/>
            </w:rPr>
          </w:rPrChange>
        </w:rPr>
        <w:t xml:space="preserve"> </w:t>
      </w:r>
      <w:r w:rsidR="00A96A35" w:rsidRPr="0027638C">
        <w:rPr>
          <w:sz w:val="24"/>
          <w:rPrChange w16du:dateUtc="2026-07-07T18:18:00Z" w:author="Author" w:date="2026-07-07T20:18:00Z" w:id="12887">
            <w:rPr>
              <w:rFonts w:ascii="Times New Roman" w:hAnsi="Times New Roman"/>
              <w:color w:val="000000"/>
            </w:rPr>
          </w:rPrChange>
        </w:rPr>
        <w:t>Ipsum’dolor</w:t>
      </w:r>
      <w:r w:rsidR="00A96A35" w:rsidRPr="0027638C">
        <w:rPr>
          <w:sz w:val="24"/>
          <w:rPrChange w16du:dateUtc="2026-07-07T18:18:00Z" w:author="Author" w:date="2026-07-07T20:18:00Z" w:id="12888">
            <w:rPr>
              <w:rFonts w:ascii="Times New Roman"/>
              <w:color w:val="000000"/>
              <w:spacing w:val="52"/>
            </w:rPr>
          </w:rPrChange>
        </w:rPr>
        <w:t xml:space="preserve"> </w:t>
      </w:r>
      <w:r w:rsidR="00A96A35" w:rsidRPr="0027638C">
        <w:rPr>
          <w:sz w:val="24"/>
          <w:rPrChange w16du:dateUtc="2026-07-07T18:18:00Z" w:author="Author" w:date="2026-07-07T20:18:00Z" w:id="12889">
            <w:rPr>
              <w:rFonts w:ascii="Times New Roman"/>
              <w:color w:val="000000"/>
            </w:rPr>
          </w:rPrChange>
        </w:rPr>
        <w:t>sit</w:t>
      </w:r>
      <w:r w:rsidR="00A96A35" w:rsidRPr="0027638C">
        <w:rPr>
          <w:sz w:val="24"/>
          <w:rPrChange w16du:dateUtc="2026-07-07T18:18:00Z" w:author="Author" w:date="2026-07-07T20:18:00Z" w:id="12890">
            <w:rPr>
              <w:rFonts w:ascii="Times New Roman"/>
              <w:color w:val="000000"/>
              <w:spacing w:val="52"/>
            </w:rPr>
          </w:rPrChange>
        </w:rPr>
        <w:t xml:space="preserve"> </w:t>
      </w:r>
      <w:r w:rsidR="00A96A35" w:rsidRPr="0027638C">
        <w:rPr>
          <w:sz w:val="24"/>
          <w:rPrChange w16du:dateUtc="2026-07-07T18:18:00Z" w:author="Author" w:date="2026-07-07T20:18:00Z" w:id="12891">
            <w:rPr>
              <w:rFonts w:ascii="Times New Roman"/>
              <w:color w:val="000000"/>
            </w:rPr>
          </w:rPrChange>
        </w:rPr>
        <w:t>amet</w:t>
      </w:r>
      <w:r w:rsidR="00A96A35" w:rsidRPr="0027638C">
        <w:rPr>
          <w:sz w:val="24"/>
          <w:rPrChange w16du:dateUtc="2026-07-07T18:18:00Z" w:author="Author" w:date="2026-07-07T20:18:00Z" w:id="12892">
            <w:rPr>
              <w:rFonts w:ascii="Times New Roman"/>
              <w:color w:val="000000"/>
              <w:spacing w:val="52"/>
            </w:rPr>
          </w:rPrChange>
        </w:rPr>
        <w:t xml:space="preserve"> </w:t>
      </w:r>
      <w:r w:rsidR="00A96A35" w:rsidRPr="0027638C">
        <w:rPr>
          <w:sz w:val="24"/>
          <w:rPrChange w16du:dateUtc="2026-07-07T18:18:00Z" w:author="Author" w:date="2026-07-07T20:18:00Z" w:id="12893">
            <w:rPr>
              <w:rFonts w:ascii="Times New Roman"/>
              <w:color w:val="000000"/>
            </w:rPr>
          </w:rPrChange>
        </w:rPr>
        <w:t>consectetur</w:t>
      </w:r>
      <w:r w:rsidR="00A96A35" w:rsidRPr="0027638C">
        <w:rPr>
          <w:sz w:val="24"/>
          <w:rPrChange w16du:dateUtc="2026-07-07T18:18:00Z" w:author="Author" w:date="2026-07-07T20:18:00Z" w:id="12894">
            <w:rPr>
              <w:rFonts w:ascii="Times New Roman"/>
              <w:color w:val="000000"/>
              <w:spacing w:val="51"/>
            </w:rPr>
          </w:rPrChange>
        </w:rPr>
        <w:t xml:space="preserve"> </w:t>
      </w:r>
      <w:r w:rsidR="00A96A35" w:rsidRPr="0027638C">
        <w:rPr>
          <w:sz w:val="24"/>
          <w:rPrChange w16du:dateUtc="2026-07-07T18:18:00Z" w:author="Author" w:date="2026-07-07T20:18:00Z" w:id="12895">
            <w:rPr>
              <w:rFonts w:ascii="Times New Roman"/>
              <w:color w:val="000000"/>
            </w:rPr>
          </w:rPrChange>
        </w:rPr>
        <w:t>Adipiscing</w:t>
      </w:r>
      <w:r w:rsidR="00A96A35" w:rsidRPr="0027638C">
        <w:rPr>
          <w:sz w:val="24"/>
          <w:rPrChange w16du:dateUtc="2026-07-07T18:18:00Z" w:author="Author" w:date="2026-07-07T20:18:00Z" w:id="12896">
            <w:rPr>
              <w:rFonts w:ascii="Times New Roman"/>
              <w:color w:val="000000"/>
              <w:spacing w:val="52"/>
            </w:rPr>
          </w:rPrChange>
        </w:rPr>
        <w:t xml:space="preserve"> </w:t>
      </w:r>
      <w:r w:rsidR="00A96A35" w:rsidRPr="0027638C">
        <w:rPr>
          <w:sz w:val="24"/>
          <w:rPrChange w16du:dateUtc="2026-07-07T18:18:00Z" w:author="Author" w:date="2026-07-07T20:18:00Z" w:id="12897">
            <w:rPr>
              <w:rFonts w:ascii="Times New Roman"/>
              <w:color w:val="000000"/>
            </w:rPr>
          </w:rPrChange>
        </w:rPr>
        <w:t>Elit</w:t>
      </w:r>
      <w:r w:rsidR="00A96A35" w:rsidRPr="0027638C">
        <w:rPr>
          <w:sz w:val="24"/>
          <w:rPrChange w16du:dateUtc="2026-07-07T18:18:00Z" w:author="Author" w:date="2026-07-07T20:18:00Z" w:id="12898">
            <w:rPr>
              <w:rFonts w:ascii="Times New Roman"/>
              <w:color w:val="000000"/>
              <w:spacing w:val="52"/>
            </w:rPr>
          </w:rPrChange>
        </w:rPr>
        <w:t xml:space="preserve"> </w:t>
      </w:r>
      <w:r w:rsidR="00A96A35" w:rsidRPr="0027638C">
        <w:rPr>
          <w:sz w:val="24"/>
          <w:rPrChange w16du:dateUtc="2026-07-07T18:18:00Z" w:author="Author" w:date="2026-07-07T20:18:00Z" w:id="12899">
            <w:rPr>
              <w:rFonts w:ascii="Times New Roman"/>
              <w:color w:val="000000"/>
            </w:rPr>
          </w:rPrChange>
        </w:rPr>
        <w:t>Sed</w:t>
      </w:r>
      <w:r w:rsidR="00A96A35" w:rsidRPr="0027638C">
        <w:rPr>
          <w:sz w:val="24"/>
          <w:rPrChange w16du:dateUtc="2026-07-07T18:18:00Z" w:author="Author" w:date="2026-07-07T20:18:00Z" w:id="12900">
            <w:rPr>
              <w:rFonts w:ascii="Times New Roman"/>
              <w:color w:val="000000"/>
              <w:spacing w:val="52"/>
            </w:rPr>
          </w:rPrChange>
        </w:rPr>
        <w:t xml:space="preserve"> </w:t>
      </w:r>
      <w:r w:rsidR="00A96A35" w:rsidRPr="0027638C">
        <w:rPr>
          <w:sz w:val="24"/>
          <w:rPrChange w16du:dateUtc="2026-07-07T18:18:00Z" w:author="Author" w:date="2026-07-07T20:18:00Z" w:id="12901">
            <w:rPr>
              <w:rFonts w:ascii="Times New Roman"/>
              <w:color w:val="000000"/>
            </w:rPr>
          </w:rPrChange>
        </w:rPr>
        <w:t>do</w:t>
      </w:r>
      <w:r w:rsidR="00A96A35" w:rsidRPr="0027638C">
        <w:rPr>
          <w:sz w:val="24"/>
          <w:rPrChange w16du:dateUtc="2026-07-07T18:18:00Z" w:author="Author" w:date="2026-07-07T20:18:00Z" w:id="12902">
            <w:rPr>
              <w:rFonts w:ascii="Times New Roman"/>
              <w:color w:val="000000"/>
              <w:spacing w:val="52"/>
            </w:rPr>
          </w:rPrChange>
        </w:rPr>
        <w:t xml:space="preserve"> </w:t>
      </w:r>
      <w:r w:rsidR="00A96A35" w:rsidRPr="0027638C">
        <w:rPr>
          <w:sz w:val="24"/>
          <w:rPrChange w16du:dateUtc="2026-07-07T18:18:00Z" w:author="Author" w:date="2026-07-07T20:18:00Z" w:id="12903">
            <w:rPr>
              <w:rFonts w:ascii="Times New Roman"/>
              <w:color w:val="000000"/>
            </w:rPr>
          </w:rPrChange>
        </w:rPr>
        <w:t>eiusmod</w:t>
      </w:r>
      <w:r w:rsidR="00A96A35" w:rsidRPr="0027638C">
        <w:rPr>
          <w:sz w:val="24"/>
          <w:rPrChange w16du:dateUtc="2026-07-07T18:18:00Z" w:author="Author" w:date="2026-07-07T20:18:00Z" w:id="12904">
            <w:rPr>
              <w:rFonts w:ascii="Times New Roman"/>
              <w:color w:val="000000"/>
              <w:spacing w:val="52"/>
            </w:rPr>
          </w:rPrChange>
        </w:rPr>
        <w:t xml:space="preserve"> </w:t>
      </w:r>
      <w:r w:rsidR="00A96A35" w:rsidRPr="0027638C">
        <w:rPr>
          <w:sz w:val="24"/>
          <w:rPrChange w16du:dateUtc="2026-07-07T18:18:00Z" w:author="Author" w:date="2026-07-07T20:18:00Z" w:id="12905">
            <w:rPr>
              <w:rFonts w:ascii="Times New Roman" w:hAnsi="Times New Roman"/>
              <w:color w:val="000000"/>
            </w:rPr>
          </w:rPrChange>
        </w:rPr>
        <w:t>tempor</w:t>
      </w:r>
      <w:del w16du:dateUtc="2026-07-07T18:18:00Z" w:author="Author" w:date="2026-07-07T20:18:00Z" w:id="12906">
        <w:r>
          <w:rPr>
            <w:color w:val="000000"/>
          </w:rPr>
          <w:cr/>
        </w:r>
      </w:del>
      <w:r w:rsidR="00A96A35" w:rsidRPr="0027638C">
        <w:rPr>
          <w:sz w:val="24"/>
          <w:rPrChange w16du:dateUtc="2026-07-07T18:18:00Z" w:author="Author" w:date="2026-07-07T20:18:00Z" w:id="12907">
            <w:rPr>
              <w:rFonts w:ascii="Times New Roman"/>
              <w:color w:val="000000"/>
              <w:spacing w:val="665"/>
            </w:rPr>
          </w:rPrChange>
        </w:rPr>
        <w:t xml:space="preserve"> </w:t>
      </w:r>
      <w:r w:rsidR="00A96A35" w:rsidRPr="0027638C">
        <w:rPr>
          <w:sz w:val="24"/>
          <w:rPrChange w16du:dateUtc="2026-07-07T18:18:00Z" w:author="Author" w:date="2026-07-07T20:18:00Z" w:id="12908">
            <w:rPr>
              <w:rFonts w:ascii="Times New Roman"/>
              <w:color w:val="000000"/>
            </w:rPr>
          </w:rPrChange>
        </w:rPr>
        <w:t>incididunt</w:t>
      </w:r>
      <w:r w:rsidR="00A96A35" w:rsidRPr="0027638C">
        <w:rPr>
          <w:sz w:val="24"/>
          <w:rPrChange w16du:dateUtc="2026-07-07T18:18:00Z" w:author="Author" w:date="2026-07-07T20:18:00Z" w:id="12909">
            <w:rPr>
              <w:rFonts w:ascii="Times New Roman"/>
              <w:color w:val="000000"/>
              <w:spacing w:val="85"/>
            </w:rPr>
          </w:rPrChange>
        </w:rPr>
        <w:t xml:space="preserve"> </w:t>
      </w:r>
      <w:r w:rsidR="00A96A35" w:rsidRPr="0027638C">
        <w:rPr>
          <w:sz w:val="24"/>
          <w:rPrChange w16du:dateUtc="2026-07-07T18:18:00Z" w:author="Author" w:date="2026-07-07T20:18:00Z" w:id="12910">
            <w:rPr>
              <w:rFonts w:ascii="Times New Roman"/>
              <w:color w:val="000000"/>
            </w:rPr>
          </w:rPrChange>
        </w:rPr>
        <w:t>ut</w:t>
      </w:r>
      <w:r w:rsidR="00A96A35" w:rsidRPr="0027638C">
        <w:rPr>
          <w:sz w:val="24"/>
          <w:rPrChange w16du:dateUtc="2026-07-07T18:18:00Z" w:author="Author" w:date="2026-07-07T20:18:00Z" w:id="12911">
            <w:rPr>
              <w:rFonts w:ascii="Times New Roman"/>
              <w:color w:val="000000"/>
              <w:spacing w:val="85"/>
            </w:rPr>
          </w:rPrChange>
        </w:rPr>
        <w:t xml:space="preserve"> </w:t>
      </w:r>
      <w:r w:rsidR="00A96A35" w:rsidRPr="0027638C">
        <w:rPr>
          <w:sz w:val="24"/>
          <w:rPrChange w16du:dateUtc="2026-07-07T18:18:00Z" w:author="Author" w:date="2026-07-07T20:18:00Z" w:id="12912">
            <w:rPr>
              <w:rFonts w:ascii="Times New Roman"/>
              <w:color w:val="000000"/>
            </w:rPr>
          </w:rPrChange>
        </w:rPr>
        <w:t>labore</w:t>
      </w:r>
      <w:r w:rsidR="00A96A35" w:rsidRPr="0027638C">
        <w:rPr>
          <w:sz w:val="24"/>
          <w:rPrChange w16du:dateUtc="2026-07-07T18:18:00Z" w:author="Author" w:date="2026-07-07T20:18:00Z" w:id="12913">
            <w:rPr>
              <w:rFonts w:ascii="Times New Roman"/>
              <w:color w:val="000000"/>
              <w:spacing w:val="85"/>
            </w:rPr>
          </w:rPrChange>
        </w:rPr>
        <w:t xml:space="preserve"> </w:t>
      </w:r>
      <w:r w:rsidR="00A96A35" w:rsidRPr="0027638C">
        <w:rPr>
          <w:sz w:val="24"/>
          <w:rPrChange w16du:dateUtc="2026-07-07T18:18:00Z" w:author="Author" w:date="2026-07-07T20:18:00Z" w:id="12914">
            <w:rPr>
              <w:rFonts w:ascii="Times New Roman"/>
              <w:color w:val="000000"/>
            </w:rPr>
          </w:rPrChange>
        </w:rPr>
        <w:t>et,</w:t>
      </w:r>
      <w:r w:rsidR="00A96A35" w:rsidRPr="0027638C">
        <w:rPr>
          <w:sz w:val="24"/>
          <w:rPrChange w16du:dateUtc="2026-07-07T18:18:00Z" w:author="Author" w:date="2026-07-07T20:18:00Z" w:id="12915">
            <w:rPr>
              <w:rFonts w:ascii="Times New Roman"/>
              <w:color w:val="000000"/>
              <w:spacing w:val="86"/>
            </w:rPr>
          </w:rPrChange>
        </w:rPr>
        <w:t xml:space="preserve"> </w:t>
      </w:r>
      <w:r w:rsidR="00A96A35" w:rsidRPr="0027638C">
        <w:rPr>
          <w:sz w:val="24"/>
          <w:rPrChange w16du:dateUtc="2026-07-07T18:18:00Z" w:author="Author" w:date="2026-07-07T20:18:00Z" w:id="12916">
            <w:rPr>
              <w:rFonts w:ascii="Times New Roman"/>
              <w:color w:val="000000"/>
            </w:rPr>
          </w:rPrChange>
        </w:rPr>
        <w:t>Dolore</w:t>
      </w:r>
      <w:r w:rsidR="00A96A35" w:rsidRPr="0027638C">
        <w:rPr>
          <w:sz w:val="24"/>
          <w:rPrChange w16du:dateUtc="2026-07-07T18:18:00Z" w:author="Author" w:date="2026-07-07T20:18:00Z" w:id="12917">
            <w:rPr>
              <w:rFonts w:ascii="Times New Roman"/>
              <w:color w:val="000000"/>
              <w:spacing w:val="85"/>
            </w:rPr>
          </w:rPrChange>
        </w:rPr>
        <w:t xml:space="preserve"> </w:t>
      </w:r>
      <w:r w:rsidR="00A96A35" w:rsidRPr="0027638C">
        <w:rPr>
          <w:sz w:val="24"/>
          <w:rPrChange w16du:dateUtc="2026-07-07T18:18:00Z" w:author="Author" w:date="2026-07-07T20:18:00Z" w:id="12918">
            <w:rPr>
              <w:rFonts w:ascii="Times New Roman"/>
              <w:color w:val="000000"/>
            </w:rPr>
          </w:rPrChange>
        </w:rPr>
        <w:t>magna,</w:t>
      </w:r>
      <w:r w:rsidR="00A96A35" w:rsidRPr="0027638C">
        <w:rPr>
          <w:sz w:val="24"/>
          <w:rPrChange w16du:dateUtc="2026-07-07T18:18:00Z" w:author="Author" w:date="2026-07-07T20:18:00Z" w:id="12919">
            <w:rPr>
              <w:rFonts w:ascii="Times New Roman"/>
              <w:color w:val="000000"/>
              <w:spacing w:val="85"/>
            </w:rPr>
          </w:rPrChange>
        </w:rPr>
        <w:t xml:space="preserve"> </w:t>
      </w:r>
      <w:r w:rsidR="00A96A35" w:rsidRPr="0027638C">
        <w:rPr>
          <w:sz w:val="24"/>
          <w:rPrChange w16du:dateUtc="2026-07-07T18:18:00Z" w:author="Author" w:date="2026-07-07T20:18:00Z" w:id="12920">
            <w:rPr>
              <w:rFonts w:ascii="Times New Roman"/>
              <w:color w:val="000000"/>
            </w:rPr>
          </w:rPrChange>
        </w:rPr>
        <w:t>aliqua</w:t>
      </w:r>
      <w:r w:rsidR="00A96A35" w:rsidRPr="0027638C">
        <w:rPr>
          <w:sz w:val="24"/>
          <w:rPrChange w16du:dateUtc="2026-07-07T18:18:00Z" w:author="Author" w:date="2026-07-07T20:18:00Z" w:id="12921">
            <w:rPr>
              <w:rFonts w:ascii="Times New Roman"/>
              <w:color w:val="000000"/>
              <w:spacing w:val="84"/>
            </w:rPr>
          </w:rPrChange>
        </w:rPr>
        <w:t xml:space="preserve"> </w:t>
      </w:r>
      <w:r w:rsidR="00A96A35" w:rsidRPr="0027638C">
        <w:rPr>
          <w:sz w:val="24"/>
          <w:rPrChange w16du:dateUtc="2026-07-07T18:18:00Z" w:author="Author" w:date="2026-07-07T20:18:00Z" w:id="12922">
            <w:rPr>
              <w:rFonts w:ascii="Times New Roman"/>
              <w:color w:val="000000"/>
            </w:rPr>
          </w:rPrChange>
        </w:rPr>
        <w:t>lorem</w:t>
      </w:r>
      <w:r w:rsidR="00A96A35" w:rsidRPr="0027638C">
        <w:rPr>
          <w:sz w:val="24"/>
          <w:rPrChange w16du:dateUtc="2026-07-07T18:18:00Z" w:author="Author" w:date="2026-07-07T20:18:00Z" w:id="12923">
            <w:rPr>
              <w:rFonts w:ascii="Times New Roman"/>
              <w:color w:val="000000"/>
              <w:spacing w:val="85"/>
            </w:rPr>
          </w:rPrChange>
        </w:rPr>
        <w:t xml:space="preserve"> </w:t>
      </w:r>
      <w:r w:rsidR="00A96A35" w:rsidRPr="0027638C">
        <w:rPr>
          <w:sz w:val="24"/>
          <w:rPrChange w16du:dateUtc="2026-07-07T18:18:00Z" w:author="Author" w:date="2026-07-07T20:18:00Z" w:id="12924">
            <w:rPr>
              <w:rFonts w:ascii="Times New Roman"/>
              <w:color w:val="000000"/>
            </w:rPr>
          </w:rPrChange>
        </w:rPr>
        <w:t>ipsum</w:t>
      </w:r>
      <w:r w:rsidR="00A96A35" w:rsidRPr="0027638C">
        <w:rPr>
          <w:sz w:val="24"/>
          <w:rPrChange w16du:dateUtc="2026-07-07T18:18:00Z" w:author="Author" w:date="2026-07-07T20:18:00Z" w:id="12925">
            <w:rPr>
              <w:rFonts w:ascii="Times New Roman"/>
              <w:color w:val="000000"/>
              <w:spacing w:val="84"/>
            </w:rPr>
          </w:rPrChange>
        </w:rPr>
        <w:t xml:space="preserve"> </w:t>
      </w:r>
      <w:r w:rsidR="00A96A35" w:rsidRPr="0027638C">
        <w:rPr>
          <w:sz w:val="24"/>
          <w:rPrChange w16du:dateUtc="2026-07-07T18:18:00Z" w:author="Author" w:date="2026-07-07T20:18:00Z" w:id="12926">
            <w:rPr>
              <w:rFonts w:ascii="Times New Roman"/>
              <w:color w:val="000000"/>
            </w:rPr>
          </w:rPrChange>
        </w:rPr>
        <w:t>dolor</w:t>
      </w:r>
      <w:r w:rsidR="00A96A35" w:rsidRPr="0027638C">
        <w:rPr>
          <w:sz w:val="24"/>
          <w:rPrChange w16du:dateUtc="2026-07-07T18:18:00Z" w:author="Author" w:date="2026-07-07T20:18:00Z" w:id="12927">
            <w:rPr>
              <w:rFonts w:ascii="Times New Roman"/>
              <w:color w:val="000000"/>
              <w:spacing w:val="85"/>
            </w:rPr>
          </w:rPrChange>
        </w:rPr>
        <w:t xml:space="preserve"> </w:t>
      </w:r>
      <w:r w:rsidR="00A96A35" w:rsidRPr="0027638C">
        <w:rPr>
          <w:sz w:val="24"/>
          <w:rPrChange w16du:dateUtc="2026-07-07T18:18:00Z" w:author="Author" w:date="2026-07-07T20:18:00Z" w:id="12928">
            <w:rPr>
              <w:rFonts w:ascii="Times New Roman" w:hAnsi="Times New Roman"/>
              <w:color w:val="000000"/>
            </w:rPr>
          </w:rPrChange>
        </w:rPr>
        <w:t>sit</w:t>
      </w:r>
      <w:del w16du:dateUtc="2026-07-07T18:18:00Z" w:author="Author" w:date="2026-07-07T20:18:00Z" w:id="12929">
        <w:r>
          <w:rPr>
            <w:color w:val="000000"/>
          </w:rPr>
          <w:cr/>
        </w:r>
      </w:del>
      <w:r w:rsidR="00A96A35" w:rsidRPr="0027638C">
        <w:rPr>
          <w:sz w:val="24"/>
          <w:rPrChange w16du:dateUtc="2026-07-07T18:18:00Z" w:author="Author" w:date="2026-07-07T20:18:00Z" w:id="12930">
            <w:rPr>
              <w:rFonts w:ascii="Times New Roman"/>
              <w:color w:val="000000"/>
              <w:spacing w:val="665"/>
            </w:rPr>
          </w:rPrChange>
        </w:rPr>
        <w:t xml:space="preserve"> </w:t>
      </w:r>
      <w:r w:rsidR="00A96A35" w:rsidRPr="0027638C">
        <w:rPr>
          <w:sz w:val="24"/>
          <w:rPrChange w16du:dateUtc="2026-07-07T18:18:00Z" w:author="Author" w:date="2026-07-07T20:18:00Z" w:id="12931">
            <w:rPr>
              <w:rFonts w:ascii="Times New Roman"/>
              <w:color w:val="000000"/>
            </w:rPr>
          </w:rPrChange>
        </w:rPr>
        <w:t>amet consectetur Adipiscing 11(elit)(sed), do eiusmod tempor incididunt ut labore et dolore:</w:t>
      </w:r>
    </w:p>
    <w:p w14:paraId="584D91E4" w14:textId="77777777" w:rsidR="009609E8" w:rsidRDefault="00000000" w:rsidRPr="0027638C">
      <w:pPr>
        <w:pStyle w:val="ListParagraph"/>
        <w:numPr>
          <w:ilvl w:val="3"/>
          <w:numId w:val="5"/>
        </w:numPr>
        <w:tabs>
          <w:tab w:pos="2878" w:val="left"/>
          <w:tab w:pos="2880" w:val="left"/>
        </w:tabs>
        <w:spacing w:before="237"/>
        <w:ind w:right="357"/>
        <w:rPr>
          <w:sz w:val="24"/>
          <w:rPrChange w16du:dateUtc="2026-07-07T18:18:00Z" w:author="Author" w:date="2026-07-07T20:18:00Z" w:id="12932">
            <w:rPr>
              <w:rFonts w:ascii="Times New Roman"/>
              <w:color w:val="000000"/>
            </w:rPr>
          </w:rPrChange>
        </w:rPr>
        <w:pPrChange w16du:dateUtc="2026-07-07T18:18:00Z" w:author="Author" w:date="2026-07-07T20:18:00Z" w:id="12933">
          <w:pPr>
            <w:spacing w:after="0" w:before="235" w:line="254" w:lineRule="exact"/>
            <w:ind w:left="2160"/>
            <w:jc w:val="left"/>
          </w:pPr>
        </w:pPrChange>
      </w:pPr>
      <w:del w16du:dateUtc="2026-07-07T18:18:00Z" w:author="Author" w:date="2026-07-07T20:18:00Z" w:id="12934">
        <w:r>
          <w:rPr>
            <w:color w:val="000000"/>
          </w:rPr>
          <w:delText>(A)</w:delText>
        </w:r>
        <w:r>
          <w:rPr>
            <w:color w:val="000000"/>
            <w:spacing w:val="360"/>
          </w:rPr>
          <w:delText xml:space="preserve"> </w:delText>
        </w:r>
      </w:del>
      <w:r w:rsidR="00A96A35" w:rsidRPr="0027638C">
        <w:rPr>
          <w:sz w:val="24"/>
          <w:rPrChange w16du:dateUtc="2026-07-07T18:18:00Z" w:author="Author" w:date="2026-07-07T20:18:00Z" w:id="12935">
            <w:rPr>
              <w:rFonts w:ascii="Times New Roman"/>
              <w:color w:val="000000"/>
            </w:rPr>
          </w:rPrChange>
        </w:rPr>
        <w:t>magna</w:t>
      </w:r>
      <w:r w:rsidR="00A96A35" w:rsidRPr="0027638C">
        <w:rPr>
          <w:sz w:val="24"/>
          <w:rPrChange w16du:dateUtc="2026-07-07T18:18:00Z" w:author="Author" w:date="2026-07-07T20:18:00Z" w:id="12936">
            <w:rPr>
              <w:rFonts w:ascii="Times New Roman"/>
              <w:color w:val="000000"/>
              <w:spacing w:val="20"/>
            </w:rPr>
          </w:rPrChange>
        </w:rPr>
        <w:t xml:space="preserve"> </w:t>
      </w:r>
      <w:r w:rsidR="00A96A35" w:rsidRPr="0027638C">
        <w:rPr>
          <w:sz w:val="24"/>
          <w:rPrChange w16du:dateUtc="2026-07-07T18:18:00Z" w:author="Author" w:date="2026-07-07T20:18:00Z" w:id="12937">
            <w:rPr>
              <w:rFonts w:ascii="Times New Roman"/>
              <w:color w:val="000000"/>
            </w:rPr>
          </w:rPrChange>
        </w:rPr>
        <w:t>aliqua</w:t>
      </w:r>
      <w:r w:rsidR="00A96A35" w:rsidRPr="0027638C">
        <w:rPr>
          <w:sz w:val="24"/>
          <w:rPrChange w16du:dateUtc="2026-07-07T18:18:00Z" w:author="Author" w:date="2026-07-07T20:18:00Z" w:id="12938">
            <w:rPr>
              <w:rFonts w:ascii="Times New Roman"/>
              <w:color w:val="000000"/>
              <w:spacing w:val="20"/>
            </w:rPr>
          </w:rPrChange>
        </w:rPr>
        <w:t xml:space="preserve"> </w:t>
      </w:r>
      <w:r w:rsidR="00A96A35" w:rsidRPr="0027638C">
        <w:rPr>
          <w:sz w:val="24"/>
          <w:rPrChange w16du:dateUtc="2026-07-07T18:18:00Z" w:author="Author" w:date="2026-07-07T20:18:00Z" w:id="12939">
            <w:rPr>
              <w:rFonts w:ascii="Times New Roman"/>
              <w:color w:val="000000"/>
            </w:rPr>
          </w:rPrChange>
        </w:rPr>
        <w:t>lorem</w:t>
      </w:r>
      <w:r w:rsidR="00A96A35" w:rsidRPr="0027638C">
        <w:rPr>
          <w:sz w:val="24"/>
          <w:rPrChange w16du:dateUtc="2026-07-07T18:18:00Z" w:author="Author" w:date="2026-07-07T20:18:00Z" w:id="12940">
            <w:rPr>
              <w:rFonts w:ascii="Times New Roman"/>
              <w:color w:val="000000"/>
              <w:spacing w:val="20"/>
            </w:rPr>
          </w:rPrChange>
        </w:rPr>
        <w:t xml:space="preserve"> </w:t>
      </w:r>
      <w:r w:rsidR="00A96A35" w:rsidRPr="0027638C">
        <w:rPr>
          <w:sz w:val="24"/>
          <w:rPrChange w16du:dateUtc="2026-07-07T18:18:00Z" w:author="Author" w:date="2026-07-07T20:18:00Z" w:id="12941">
            <w:rPr>
              <w:rFonts w:ascii="Times New Roman"/>
              <w:color w:val="000000"/>
            </w:rPr>
          </w:rPrChange>
        </w:rPr>
        <w:t>ipsum</w:t>
      </w:r>
      <w:r w:rsidR="00A96A35" w:rsidRPr="0027638C">
        <w:rPr>
          <w:sz w:val="24"/>
          <w:rPrChange w16du:dateUtc="2026-07-07T18:18:00Z" w:author="Author" w:date="2026-07-07T20:18:00Z" w:id="12942">
            <w:rPr>
              <w:rFonts w:ascii="Times New Roman"/>
              <w:color w:val="000000"/>
              <w:spacing w:val="20"/>
            </w:rPr>
          </w:rPrChange>
        </w:rPr>
        <w:t xml:space="preserve"> </w:t>
      </w:r>
      <w:r w:rsidR="00A96A35" w:rsidRPr="0027638C">
        <w:rPr>
          <w:sz w:val="24"/>
          <w:rPrChange w16du:dateUtc="2026-07-07T18:18:00Z" w:author="Author" w:date="2026-07-07T20:18:00Z" w:id="12943">
            <w:rPr>
              <w:rFonts w:ascii="Times New Roman"/>
              <w:color w:val="000000"/>
            </w:rPr>
          </w:rPrChange>
        </w:rPr>
        <w:t>dolor</w:t>
      </w:r>
      <w:r w:rsidR="00A96A35" w:rsidRPr="0027638C">
        <w:rPr>
          <w:sz w:val="24"/>
          <w:rPrChange w16du:dateUtc="2026-07-07T18:18:00Z" w:author="Author" w:date="2026-07-07T20:18:00Z" w:id="12944">
            <w:rPr>
              <w:rFonts w:ascii="Times New Roman"/>
              <w:color w:val="000000"/>
              <w:spacing w:val="20"/>
            </w:rPr>
          </w:rPrChange>
        </w:rPr>
        <w:t xml:space="preserve"> </w:t>
      </w:r>
      <w:r w:rsidR="00A96A35" w:rsidRPr="0027638C">
        <w:rPr>
          <w:sz w:val="24"/>
          <w:rPrChange w16du:dateUtc="2026-07-07T18:18:00Z" w:author="Author" w:date="2026-07-07T20:18:00Z" w:id="12945">
            <w:rPr>
              <w:rFonts w:ascii="Times New Roman"/>
              <w:color w:val="000000"/>
            </w:rPr>
          </w:rPrChange>
        </w:rPr>
        <w:t>Sit</w:t>
      </w:r>
      <w:r w:rsidR="00A96A35" w:rsidRPr="0027638C">
        <w:rPr>
          <w:sz w:val="24"/>
          <w:rPrChange w16du:dateUtc="2026-07-07T18:18:00Z" w:author="Author" w:date="2026-07-07T20:18:00Z" w:id="12946">
            <w:rPr>
              <w:rFonts w:ascii="Times New Roman"/>
              <w:color w:val="000000"/>
              <w:spacing w:val="20"/>
            </w:rPr>
          </w:rPrChange>
        </w:rPr>
        <w:t xml:space="preserve"> </w:t>
      </w:r>
      <w:r w:rsidR="00A96A35" w:rsidRPr="0027638C">
        <w:rPr>
          <w:sz w:val="24"/>
          <w:rPrChange w16du:dateUtc="2026-07-07T18:18:00Z" w:author="Author" w:date="2026-07-07T20:18:00Z" w:id="12947">
            <w:rPr>
              <w:rFonts w:ascii="Times New Roman"/>
              <w:color w:val="000000"/>
            </w:rPr>
          </w:rPrChange>
        </w:rPr>
        <w:t>amet</w:t>
      </w:r>
      <w:r w:rsidR="00A96A35" w:rsidRPr="0027638C">
        <w:rPr>
          <w:sz w:val="24"/>
          <w:rPrChange w16du:dateUtc="2026-07-07T18:18:00Z" w:author="Author" w:date="2026-07-07T20:18:00Z" w:id="12948">
            <w:rPr>
              <w:rFonts w:ascii="Times New Roman"/>
              <w:color w:val="000000"/>
              <w:spacing w:val="20"/>
            </w:rPr>
          </w:rPrChange>
        </w:rPr>
        <w:t xml:space="preserve"> </w:t>
      </w:r>
      <w:r w:rsidR="00A96A35" w:rsidRPr="0027638C">
        <w:rPr>
          <w:sz w:val="24"/>
          <w:rPrChange w16du:dateUtc="2026-07-07T18:18:00Z" w:author="Author" w:date="2026-07-07T20:18:00Z" w:id="12949">
            <w:rPr>
              <w:rFonts w:ascii="Times New Roman"/>
              <w:color w:val="000000"/>
            </w:rPr>
          </w:rPrChange>
        </w:rPr>
        <w:t>consectetur</w:t>
      </w:r>
      <w:r w:rsidR="00A96A35" w:rsidRPr="0027638C">
        <w:rPr>
          <w:sz w:val="24"/>
          <w:rPrChange w16du:dateUtc="2026-07-07T18:18:00Z" w:author="Author" w:date="2026-07-07T20:18:00Z" w:id="12950">
            <w:rPr>
              <w:rFonts w:ascii="Times New Roman"/>
              <w:color w:val="000000"/>
              <w:spacing w:val="20"/>
            </w:rPr>
          </w:rPrChange>
        </w:rPr>
        <w:t xml:space="preserve"> </w:t>
      </w:r>
      <w:r w:rsidR="00A96A35" w:rsidRPr="0027638C">
        <w:rPr>
          <w:sz w:val="24"/>
          <w:rPrChange w16du:dateUtc="2026-07-07T18:18:00Z" w:author="Author" w:date="2026-07-07T20:18:00Z" w:id="12951">
            <w:rPr>
              <w:rFonts w:ascii="Times New Roman"/>
              <w:color w:val="000000"/>
            </w:rPr>
          </w:rPrChange>
        </w:rPr>
        <w:t>adipiscing</w:t>
      </w:r>
      <w:r w:rsidR="00A96A35" w:rsidRPr="0027638C">
        <w:rPr>
          <w:sz w:val="24"/>
          <w:rPrChange w16du:dateUtc="2026-07-07T18:18:00Z" w:author="Author" w:date="2026-07-07T20:18:00Z" w:id="12952">
            <w:rPr>
              <w:rFonts w:ascii="Times New Roman"/>
              <w:color w:val="000000"/>
              <w:spacing w:val="20"/>
            </w:rPr>
          </w:rPrChange>
        </w:rPr>
        <w:t xml:space="preserve"> </w:t>
      </w:r>
      <w:r w:rsidR="00A96A35" w:rsidRPr="0027638C">
        <w:rPr>
          <w:sz w:val="24"/>
          <w:rPrChange w16du:dateUtc="2026-07-07T18:18:00Z" w:author="Author" w:date="2026-07-07T20:18:00Z" w:id="12953">
            <w:rPr>
              <w:rFonts w:ascii="Times New Roman"/>
              <w:color w:val="000000"/>
            </w:rPr>
          </w:rPrChange>
        </w:rPr>
        <w:t>elit</w:t>
      </w:r>
      <w:r w:rsidR="00A96A35" w:rsidRPr="0027638C">
        <w:rPr>
          <w:sz w:val="24"/>
          <w:rPrChange w16du:dateUtc="2026-07-07T18:18:00Z" w:author="Author" w:date="2026-07-07T20:18:00Z" w:id="12954">
            <w:rPr>
              <w:rFonts w:ascii="Times New Roman"/>
              <w:color w:val="000000"/>
              <w:spacing w:val="20"/>
            </w:rPr>
          </w:rPrChange>
        </w:rPr>
        <w:t xml:space="preserve"> </w:t>
      </w:r>
      <w:r w:rsidR="00A96A35" w:rsidRPr="0027638C">
        <w:rPr>
          <w:sz w:val="24"/>
          <w:rPrChange w16du:dateUtc="2026-07-07T18:18:00Z" w:author="Author" w:date="2026-07-07T20:18:00Z" w:id="12955">
            <w:rPr>
              <w:rFonts w:ascii="Times New Roman"/>
              <w:color w:val="000000"/>
            </w:rPr>
          </w:rPrChange>
        </w:rPr>
        <w:t>sed</w:t>
      </w:r>
      <w:r w:rsidR="00A96A35" w:rsidRPr="0027638C">
        <w:rPr>
          <w:sz w:val="24"/>
          <w:rPrChange w16du:dateUtc="2026-07-07T18:18:00Z" w:author="Author" w:date="2026-07-07T20:18:00Z" w:id="12956">
            <w:rPr>
              <w:rFonts w:ascii="Times New Roman"/>
              <w:color w:val="000000"/>
              <w:spacing w:val="20"/>
            </w:rPr>
          </w:rPrChange>
        </w:rPr>
        <w:t xml:space="preserve"> </w:t>
      </w:r>
      <w:r w:rsidR="00A96A35" w:rsidRPr="0027638C">
        <w:rPr>
          <w:sz w:val="24"/>
          <w:rPrChange w16du:dateUtc="2026-07-07T18:18:00Z" w:author="Author" w:date="2026-07-07T20:18:00Z" w:id="12957">
            <w:rPr>
              <w:rFonts w:ascii="Times New Roman"/>
              <w:color w:val="000000"/>
            </w:rPr>
          </w:rPrChange>
        </w:rPr>
        <w:t>do</w:t>
      </w:r>
      <w:r w:rsidR="00A96A35" w:rsidRPr="0027638C">
        <w:rPr>
          <w:sz w:val="24"/>
          <w:rPrChange w16du:dateUtc="2026-07-07T18:18:00Z" w:author="Author" w:date="2026-07-07T20:18:00Z" w:id="12958">
            <w:rPr>
              <w:rFonts w:ascii="Times New Roman"/>
              <w:color w:val="000000"/>
              <w:spacing w:val="18"/>
            </w:rPr>
          </w:rPrChange>
        </w:rPr>
        <w:t xml:space="preserve"> </w:t>
      </w:r>
      <w:r w:rsidR="00A96A35" w:rsidRPr="0027638C">
        <w:rPr>
          <w:sz w:val="24"/>
          <w:rPrChange w16du:dateUtc="2026-07-07T18:18:00Z" w:author="Author" w:date="2026-07-07T20:18:00Z" w:id="12959">
            <w:rPr>
              <w:rFonts w:ascii="Times New Roman" w:hAnsi="Times New Roman"/>
              <w:color w:val="000000"/>
            </w:rPr>
          </w:rPrChange>
        </w:rPr>
        <w:t>Eiusmod</w:t>
      </w:r>
      <w:del w16du:dateUtc="2026-07-07T18:18:00Z" w:author="Author" w:date="2026-07-07T20:18:00Z" w:id="12960">
        <w:r>
          <w:rPr>
            <w:color w:val="000000"/>
          </w:rPr>
          <w:cr/>
        </w:r>
      </w:del>
      <w:r w:rsidR="00A96A35" w:rsidRPr="0027638C">
        <w:rPr>
          <w:sz w:val="24"/>
          <w:rPrChange w16du:dateUtc="2026-07-07T18:18:00Z" w:author="Author" w:date="2026-07-07T20:18:00Z" w:id="12961">
            <w:rPr>
              <w:rFonts w:ascii="Times New Roman"/>
              <w:color w:val="000000"/>
              <w:spacing w:val="665"/>
            </w:rPr>
          </w:rPrChange>
        </w:rPr>
        <w:t xml:space="preserve"> </w:t>
      </w:r>
      <w:r w:rsidR="00A96A35" w:rsidRPr="0027638C">
        <w:rPr>
          <w:sz w:val="24"/>
          <w:rPrChange w16du:dateUtc="2026-07-07T18:18:00Z" w:author="Author" w:date="2026-07-07T20:18:00Z" w:id="12962">
            <w:rPr>
              <w:rFonts w:ascii="Times New Roman"/>
              <w:color w:val="000000"/>
            </w:rPr>
          </w:rPrChange>
        </w:rPr>
        <w:t>Tempor Incididunt ut labore et dolore magna Aliqua; lorem</w:t>
      </w:r>
    </w:p>
    <w:p w14:paraId="584D91E5" w14:textId="77777777" w:rsidR="009609E8" w:rsidRDefault="00000000" w:rsidRPr="0027638C">
      <w:pPr>
        <w:pStyle w:val="ListParagraph"/>
        <w:numPr>
          <w:ilvl w:val="3"/>
          <w:numId w:val="5"/>
        </w:numPr>
        <w:tabs>
          <w:tab w:pos="2878" w:val="left"/>
          <w:tab w:pos="2880" w:val="left"/>
        </w:tabs>
        <w:spacing w:before="243"/>
        <w:ind w:right="356"/>
        <w:rPr>
          <w:sz w:val="24"/>
          <w:rPrChange w16du:dateUtc="2026-07-07T18:18:00Z" w:author="Author" w:date="2026-07-07T20:18:00Z" w:id="12963">
            <w:rPr>
              <w:rFonts w:ascii="Times New Roman"/>
              <w:color w:val="000000"/>
            </w:rPr>
          </w:rPrChange>
        </w:rPr>
        <w:pPrChange w16du:dateUtc="2026-07-07T18:18:00Z" w:author="Author" w:date="2026-07-07T20:18:00Z" w:id="12964">
          <w:pPr>
            <w:spacing w:after="0" w:before="241" w:line="253" w:lineRule="exact"/>
            <w:ind w:left="2160"/>
            <w:jc w:val="left"/>
          </w:pPr>
        </w:pPrChange>
      </w:pPr>
      <w:del w16du:dateUtc="2026-07-07T18:18:00Z" w:author="Author" w:date="2026-07-07T20:18:00Z" w:id="12965">
        <w:r>
          <w:rPr>
            <w:color w:val="000000"/>
          </w:rPr>
          <w:delText>(B)</w:delText>
        </w:r>
        <w:r>
          <w:rPr>
            <w:color w:val="000000"/>
            <w:spacing w:val="372"/>
          </w:rPr>
          <w:delText xml:space="preserve"> </w:delText>
        </w:r>
      </w:del>
      <w:r w:rsidR="00A96A35" w:rsidRPr="0027638C">
        <w:rPr>
          <w:sz w:val="24"/>
          <w:rPrChange w16du:dateUtc="2026-07-07T18:18:00Z" w:author="Author" w:date="2026-07-07T20:18:00Z" w:id="12966">
            <w:rPr>
              <w:rFonts w:ascii="Times New Roman"/>
              <w:color w:val="000000"/>
            </w:rPr>
          </w:rPrChange>
        </w:rPr>
        <w:t>ipsum</w:t>
      </w:r>
      <w:r w:rsidR="00A96A35" w:rsidRPr="0027638C">
        <w:rPr>
          <w:sz w:val="24"/>
          <w:rPrChange w16du:dateUtc="2026-07-07T18:18:00Z" w:author="Author" w:date="2026-07-07T20:18:00Z" w:id="12967">
            <w:rPr>
              <w:rFonts w:ascii="Times New Roman"/>
              <w:color w:val="000000"/>
              <w:spacing w:val="21"/>
            </w:rPr>
          </w:rPrChange>
        </w:rPr>
        <w:t xml:space="preserve"> </w:t>
      </w:r>
      <w:r w:rsidR="00A96A35" w:rsidRPr="0027638C">
        <w:rPr>
          <w:sz w:val="24"/>
          <w:rPrChange w16du:dateUtc="2026-07-07T18:18:00Z" w:author="Author" w:date="2026-07-07T20:18:00Z" w:id="12968">
            <w:rPr>
              <w:rFonts w:ascii="Times New Roman"/>
              <w:color w:val="000000"/>
            </w:rPr>
          </w:rPrChange>
        </w:rPr>
        <w:t>dolor</w:t>
      </w:r>
      <w:r w:rsidR="00A96A35" w:rsidRPr="0027638C">
        <w:rPr>
          <w:sz w:val="24"/>
          <w:rPrChange w16du:dateUtc="2026-07-07T18:18:00Z" w:author="Author" w:date="2026-07-07T20:18:00Z" w:id="12969">
            <w:rPr>
              <w:rFonts w:ascii="Times New Roman"/>
              <w:color w:val="000000"/>
              <w:spacing w:val="21"/>
            </w:rPr>
          </w:rPrChange>
        </w:rPr>
        <w:t xml:space="preserve"> </w:t>
      </w:r>
      <w:r w:rsidR="00A96A35" w:rsidRPr="0027638C">
        <w:rPr>
          <w:sz w:val="24"/>
          <w:rPrChange w16du:dateUtc="2026-07-07T18:18:00Z" w:author="Author" w:date="2026-07-07T20:18:00Z" w:id="12970">
            <w:rPr>
              <w:rFonts w:ascii="Times New Roman"/>
              <w:color w:val="000000"/>
            </w:rPr>
          </w:rPrChange>
        </w:rPr>
        <w:t>sit</w:t>
      </w:r>
      <w:r w:rsidR="00A96A35" w:rsidRPr="0027638C">
        <w:rPr>
          <w:sz w:val="24"/>
          <w:rPrChange w16du:dateUtc="2026-07-07T18:18:00Z" w:author="Author" w:date="2026-07-07T20:18:00Z" w:id="12971">
            <w:rPr>
              <w:rFonts w:ascii="Times New Roman"/>
              <w:color w:val="000000"/>
              <w:spacing w:val="22"/>
            </w:rPr>
          </w:rPrChange>
        </w:rPr>
        <w:t xml:space="preserve"> </w:t>
      </w:r>
      <w:r w:rsidR="00A96A35" w:rsidRPr="0027638C">
        <w:rPr>
          <w:sz w:val="24"/>
          <w:rPrChange w16du:dateUtc="2026-07-07T18:18:00Z" w:author="Author" w:date="2026-07-07T20:18:00Z" w:id="12972">
            <w:rPr>
              <w:rFonts w:ascii="Times New Roman"/>
              <w:color w:val="000000"/>
            </w:rPr>
          </w:rPrChange>
        </w:rPr>
        <w:t>Amet</w:t>
      </w:r>
      <w:r w:rsidR="00A96A35" w:rsidRPr="0027638C">
        <w:rPr>
          <w:sz w:val="24"/>
          <w:rPrChange w16du:dateUtc="2026-07-07T18:18:00Z" w:author="Author" w:date="2026-07-07T20:18:00Z" w:id="12973">
            <w:rPr>
              <w:rFonts w:ascii="Times New Roman"/>
              <w:color w:val="000000"/>
              <w:spacing w:val="22"/>
            </w:rPr>
          </w:rPrChange>
        </w:rPr>
        <w:t xml:space="preserve"> </w:t>
      </w:r>
      <w:r w:rsidR="00A96A35" w:rsidRPr="0027638C">
        <w:rPr>
          <w:sz w:val="24"/>
          <w:rPrChange w16du:dateUtc="2026-07-07T18:18:00Z" w:author="Author" w:date="2026-07-07T20:18:00Z" w:id="12974">
            <w:rPr>
              <w:rFonts w:ascii="Times New Roman"/>
              <w:color w:val="000000"/>
            </w:rPr>
          </w:rPrChange>
        </w:rPr>
        <w:t>Consectetur</w:t>
      </w:r>
      <w:r w:rsidR="00A96A35" w:rsidRPr="0027638C">
        <w:rPr>
          <w:sz w:val="24"/>
          <w:rPrChange w16du:dateUtc="2026-07-07T18:18:00Z" w:author="Author" w:date="2026-07-07T20:18:00Z" w:id="12975">
            <w:rPr>
              <w:rFonts w:ascii="Times New Roman"/>
              <w:color w:val="000000"/>
              <w:spacing w:val="21"/>
            </w:rPr>
          </w:rPrChange>
        </w:rPr>
        <w:t xml:space="preserve"> </w:t>
      </w:r>
      <w:r w:rsidR="00A96A35" w:rsidRPr="0027638C">
        <w:rPr>
          <w:sz w:val="24"/>
          <w:rPrChange w16du:dateUtc="2026-07-07T18:18:00Z" w:author="Author" w:date="2026-07-07T20:18:00Z" w:id="12976">
            <w:rPr>
              <w:rFonts w:ascii="Times New Roman"/>
              <w:color w:val="000000"/>
            </w:rPr>
          </w:rPrChange>
        </w:rPr>
        <w:t>Adipiscing,</w:t>
      </w:r>
      <w:r w:rsidR="00A96A35" w:rsidRPr="0027638C">
        <w:rPr>
          <w:sz w:val="24"/>
          <w:rPrChange w16du:dateUtc="2026-07-07T18:18:00Z" w:author="Author" w:date="2026-07-07T20:18:00Z" w:id="12977">
            <w:rPr>
              <w:rFonts w:ascii="Times New Roman"/>
              <w:color w:val="000000"/>
              <w:spacing w:val="21"/>
            </w:rPr>
          </w:rPrChange>
        </w:rPr>
        <w:t xml:space="preserve"> </w:t>
      </w:r>
      <w:r w:rsidR="00A96A35" w:rsidRPr="0027638C">
        <w:rPr>
          <w:sz w:val="24"/>
          <w:rPrChange w16du:dateUtc="2026-07-07T18:18:00Z" w:author="Author" w:date="2026-07-07T20:18:00Z" w:id="12978">
            <w:rPr>
              <w:rFonts w:ascii="Times New Roman"/>
              <w:color w:val="000000"/>
            </w:rPr>
          </w:rPrChange>
        </w:rPr>
        <w:t>elit</w:t>
      </w:r>
      <w:r w:rsidR="00A96A35" w:rsidRPr="0027638C">
        <w:rPr>
          <w:sz w:val="24"/>
          <w:rPrChange w16du:dateUtc="2026-07-07T18:18:00Z" w:author="Author" w:date="2026-07-07T20:18:00Z" w:id="12979">
            <w:rPr>
              <w:rFonts w:ascii="Times New Roman"/>
              <w:color w:val="000000"/>
              <w:spacing w:val="21"/>
            </w:rPr>
          </w:rPrChange>
        </w:rPr>
        <w:t xml:space="preserve"> </w:t>
      </w:r>
      <w:r w:rsidR="00A96A35" w:rsidRPr="0027638C">
        <w:rPr>
          <w:sz w:val="24"/>
          <w:rPrChange w16du:dateUtc="2026-07-07T18:18:00Z" w:author="Author" w:date="2026-07-07T20:18:00Z" w:id="12980">
            <w:rPr>
              <w:rFonts w:ascii="Times New Roman"/>
              <w:color w:val="000000"/>
            </w:rPr>
          </w:rPrChange>
        </w:rPr>
        <w:t>sed</w:t>
      </w:r>
      <w:r w:rsidR="00A96A35" w:rsidRPr="0027638C">
        <w:rPr>
          <w:sz w:val="24"/>
          <w:rPrChange w16du:dateUtc="2026-07-07T18:18:00Z" w:author="Author" w:date="2026-07-07T20:18:00Z" w:id="12981">
            <w:rPr>
              <w:rFonts w:ascii="Times New Roman"/>
              <w:color w:val="000000"/>
              <w:spacing w:val="21"/>
            </w:rPr>
          </w:rPrChange>
        </w:rPr>
        <w:t xml:space="preserve"> </w:t>
      </w:r>
      <w:r w:rsidR="00A96A35" w:rsidRPr="0027638C">
        <w:rPr>
          <w:sz w:val="24"/>
          <w:rPrChange w16du:dateUtc="2026-07-07T18:18:00Z" w:author="Author" w:date="2026-07-07T20:18:00Z" w:id="12982">
            <w:rPr>
              <w:rFonts w:ascii="Times New Roman"/>
              <w:color w:val="000000"/>
            </w:rPr>
          </w:rPrChange>
        </w:rPr>
        <w:t>do</w:t>
      </w:r>
      <w:r w:rsidR="00A96A35" w:rsidRPr="0027638C">
        <w:rPr>
          <w:sz w:val="24"/>
          <w:rPrChange w16du:dateUtc="2026-07-07T18:18:00Z" w:author="Author" w:date="2026-07-07T20:18:00Z" w:id="12983">
            <w:rPr>
              <w:rFonts w:ascii="Times New Roman"/>
              <w:color w:val="000000"/>
              <w:spacing w:val="22"/>
            </w:rPr>
          </w:rPrChange>
        </w:rPr>
        <w:t xml:space="preserve"> </w:t>
      </w:r>
      <w:r w:rsidR="00A96A35" w:rsidRPr="0027638C">
        <w:rPr>
          <w:sz w:val="24"/>
          <w:rPrChange w16du:dateUtc="2026-07-07T18:18:00Z" w:author="Author" w:date="2026-07-07T20:18:00Z" w:id="12984">
            <w:rPr>
              <w:rFonts w:ascii="Times New Roman"/>
              <w:color w:val="000000"/>
            </w:rPr>
          </w:rPrChange>
        </w:rPr>
        <w:t>eiusmod</w:t>
      </w:r>
      <w:r w:rsidR="00A96A35" w:rsidRPr="0027638C">
        <w:rPr>
          <w:sz w:val="24"/>
          <w:rPrChange w16du:dateUtc="2026-07-07T18:18:00Z" w:author="Author" w:date="2026-07-07T20:18:00Z" w:id="12985">
            <w:rPr>
              <w:rFonts w:ascii="Times New Roman"/>
              <w:color w:val="000000"/>
              <w:spacing w:val="21"/>
            </w:rPr>
          </w:rPrChange>
        </w:rPr>
        <w:t xml:space="preserve"> </w:t>
      </w:r>
      <w:r w:rsidR="00A96A35" w:rsidRPr="0027638C">
        <w:rPr>
          <w:sz w:val="24"/>
          <w:rPrChange w16du:dateUtc="2026-07-07T18:18:00Z" w:author="Author" w:date="2026-07-07T20:18:00Z" w:id="12986">
            <w:rPr>
              <w:rFonts w:ascii="Times New Roman"/>
              <w:color w:val="000000"/>
            </w:rPr>
          </w:rPrChange>
        </w:rPr>
        <w:t>tempor,</w:t>
      </w:r>
      <w:r w:rsidR="00A96A35" w:rsidRPr="0027638C">
        <w:rPr>
          <w:sz w:val="24"/>
          <w:rPrChange w16du:dateUtc="2026-07-07T18:18:00Z" w:author="Author" w:date="2026-07-07T20:18:00Z" w:id="12987">
            <w:rPr>
              <w:rFonts w:ascii="Times New Roman"/>
              <w:color w:val="000000"/>
              <w:spacing w:val="21"/>
            </w:rPr>
          </w:rPrChange>
        </w:rPr>
        <w:t xml:space="preserve"> </w:t>
      </w:r>
      <w:r w:rsidR="00A96A35" w:rsidRPr="0027638C">
        <w:rPr>
          <w:sz w:val="24"/>
          <w:rPrChange w16du:dateUtc="2026-07-07T18:18:00Z" w:author="Author" w:date="2026-07-07T20:18:00Z" w:id="12988">
            <w:rPr>
              <w:rFonts w:ascii="Times New Roman"/>
              <w:color w:val="000000"/>
            </w:rPr>
          </w:rPrChange>
        </w:rPr>
        <w:t>incididunt</w:t>
      </w:r>
      <w:r w:rsidR="00A96A35" w:rsidRPr="0027638C">
        <w:rPr>
          <w:sz w:val="24"/>
          <w:rPrChange w16du:dateUtc="2026-07-07T18:18:00Z" w:author="Author" w:date="2026-07-07T20:18:00Z" w:id="12989">
            <w:rPr>
              <w:rFonts w:ascii="Times New Roman"/>
              <w:color w:val="000000"/>
              <w:spacing w:val="21"/>
            </w:rPr>
          </w:rPrChange>
        </w:rPr>
        <w:t xml:space="preserve"> </w:t>
      </w:r>
      <w:r w:rsidR="00A96A35" w:rsidRPr="0027638C">
        <w:rPr>
          <w:sz w:val="24"/>
          <w:rPrChange w16du:dateUtc="2026-07-07T18:18:00Z" w:author="Author" w:date="2026-07-07T20:18:00Z" w:id="12990">
            <w:rPr>
              <w:rFonts w:ascii="Times New Roman"/>
              <w:color w:val="000000"/>
            </w:rPr>
          </w:rPrChange>
        </w:rPr>
        <w:t>ut</w:t>
      </w:r>
      <w:r w:rsidR="00A96A35" w:rsidRPr="0027638C">
        <w:rPr>
          <w:sz w:val="24"/>
          <w:rPrChange w16du:dateUtc="2026-07-07T18:18:00Z" w:author="Author" w:date="2026-07-07T20:18:00Z" w:id="12991">
            <w:rPr>
              <w:rFonts w:ascii="Times New Roman"/>
              <w:color w:val="000000"/>
              <w:spacing w:val="21"/>
            </w:rPr>
          </w:rPrChange>
        </w:rPr>
        <w:t xml:space="preserve"> </w:t>
      </w:r>
      <w:r w:rsidR="00A96A35" w:rsidRPr="0027638C">
        <w:rPr>
          <w:sz w:val="24"/>
          <w:rPrChange w16du:dateUtc="2026-07-07T18:18:00Z" w:author="Author" w:date="2026-07-07T20:18:00Z" w:id="12992">
            <w:rPr>
              <w:rFonts w:ascii="Times New Roman" w:hAnsi="Times New Roman"/>
              <w:color w:val="000000"/>
            </w:rPr>
          </w:rPrChange>
        </w:rPr>
        <w:t>labore</w:t>
      </w:r>
      <w:del w16du:dateUtc="2026-07-07T18:18:00Z" w:author="Author" w:date="2026-07-07T20:18:00Z" w:id="12993">
        <w:r>
          <w:rPr>
            <w:color w:val="000000"/>
          </w:rPr>
          <w:cr/>
        </w:r>
      </w:del>
      <w:r w:rsidR="00A96A35" w:rsidRPr="0027638C">
        <w:rPr>
          <w:sz w:val="24"/>
          <w:rPrChange w16du:dateUtc="2026-07-07T18:18:00Z" w:author="Author" w:date="2026-07-07T20:18:00Z" w:id="12994">
            <w:rPr>
              <w:rFonts w:ascii="Times New Roman"/>
              <w:color w:val="000000"/>
              <w:spacing w:val="665"/>
            </w:rPr>
          </w:rPrChange>
        </w:rPr>
        <w:t xml:space="preserve"> </w:t>
      </w:r>
      <w:r w:rsidR="00A96A35" w:rsidRPr="0027638C">
        <w:rPr>
          <w:sz w:val="24"/>
          <w:rPrChange w16du:dateUtc="2026-07-07T18:18:00Z" w:author="Author" w:date="2026-07-07T20:18:00Z" w:id="12995">
            <w:rPr>
              <w:rFonts w:ascii="Times New Roman"/>
              <w:color w:val="000000"/>
            </w:rPr>
          </w:rPrChange>
        </w:rPr>
        <w:t>et</w:t>
      </w:r>
      <w:r w:rsidR="00A96A35" w:rsidRPr="0027638C">
        <w:rPr>
          <w:spacing w:val="-14"/>
          <w:sz w:val="24"/>
          <w:rPrChange w16du:dateUtc="2026-07-07T18:18:00Z" w:author="Author" w:date="2026-07-07T20:18:00Z" w:id="12996">
            <w:rPr>
              <w:rFonts w:ascii="Times New Roman"/>
              <w:color w:val="000000"/>
              <w:spacing w:val="-13"/>
            </w:rPr>
          </w:rPrChange>
        </w:rPr>
        <w:t xml:space="preserve"> </w:t>
      </w:r>
      <w:r w:rsidR="00A96A35" w:rsidRPr="0027638C">
        <w:rPr>
          <w:sz w:val="24"/>
          <w:rPrChange w16du:dateUtc="2026-07-07T18:18:00Z" w:author="Author" w:date="2026-07-07T20:18:00Z" w:id="12997">
            <w:rPr>
              <w:rFonts w:ascii="Times New Roman"/>
              <w:color w:val="000000"/>
            </w:rPr>
          </w:rPrChange>
        </w:rPr>
        <w:t>dolore</w:t>
      </w:r>
      <w:r w:rsidR="00A96A35" w:rsidRPr="0027638C">
        <w:rPr>
          <w:spacing w:val="-14"/>
          <w:sz w:val="24"/>
          <w:rPrChange w16du:dateUtc="2026-07-07T18:18:00Z" w:author="Author" w:date="2026-07-07T20:18:00Z" w:id="12998">
            <w:rPr>
              <w:rFonts w:ascii="Times New Roman"/>
              <w:color w:val="000000"/>
              <w:spacing w:val="-13"/>
            </w:rPr>
          </w:rPrChange>
        </w:rPr>
        <w:t xml:space="preserve"> </w:t>
      </w:r>
      <w:r w:rsidR="00A96A35" w:rsidRPr="0027638C">
        <w:rPr>
          <w:sz w:val="24"/>
          <w:rPrChange w16du:dateUtc="2026-07-07T18:18:00Z" w:author="Author" w:date="2026-07-07T20:18:00Z" w:id="12999">
            <w:rPr>
              <w:rFonts w:ascii="Times New Roman"/>
              <w:color w:val="000000"/>
            </w:rPr>
          </w:rPrChange>
        </w:rPr>
        <w:t>Magna</w:t>
      </w:r>
      <w:r w:rsidR="00A96A35" w:rsidRPr="0027638C">
        <w:rPr>
          <w:spacing w:val="-14"/>
          <w:sz w:val="24"/>
          <w:rPrChange w16du:dateUtc="2026-07-07T18:18:00Z" w:author="Author" w:date="2026-07-07T20:18:00Z" w:id="13000">
            <w:rPr>
              <w:rFonts w:ascii="Times New Roman"/>
              <w:color w:val="000000"/>
              <w:spacing w:val="-13"/>
            </w:rPr>
          </w:rPrChange>
        </w:rPr>
        <w:t xml:space="preserve"> </w:t>
      </w:r>
      <w:r w:rsidR="00A96A35" w:rsidRPr="0027638C">
        <w:rPr>
          <w:sz w:val="24"/>
          <w:rPrChange w16du:dateUtc="2026-07-07T18:18:00Z" w:author="Author" w:date="2026-07-07T20:18:00Z" w:id="13001">
            <w:rPr>
              <w:rFonts w:ascii="Times New Roman"/>
              <w:color w:val="000000"/>
            </w:rPr>
          </w:rPrChange>
        </w:rPr>
        <w:t>Aliqua</w:t>
      </w:r>
      <w:r w:rsidR="00A96A35" w:rsidRPr="0027638C">
        <w:rPr>
          <w:spacing w:val="-13"/>
          <w:sz w:val="24"/>
          <w:rPrChange w16du:dateUtc="2026-07-07T18:18:00Z" w:author="Author" w:date="2026-07-07T20:18:00Z" w:id="13002">
            <w:rPr>
              <w:rFonts w:ascii="Times New Roman"/>
              <w:color w:val="000000"/>
              <w:spacing w:val="-13"/>
            </w:rPr>
          </w:rPrChange>
        </w:rPr>
        <w:t xml:space="preserve"> </w:t>
      </w:r>
      <w:r w:rsidR="00A96A35" w:rsidRPr="0027638C">
        <w:rPr>
          <w:sz w:val="24"/>
          <w:rPrChange w16du:dateUtc="2026-07-07T18:18:00Z" w:author="Author" w:date="2026-07-07T20:18:00Z" w:id="13003">
            <w:rPr>
              <w:rFonts w:ascii="Times New Roman"/>
              <w:color w:val="000000"/>
            </w:rPr>
          </w:rPrChange>
        </w:rPr>
        <w:t>Lorem</w:t>
      </w:r>
      <w:r w:rsidR="00A96A35" w:rsidRPr="0027638C">
        <w:rPr>
          <w:spacing w:val="-14"/>
          <w:sz w:val="24"/>
          <w:rPrChange w16du:dateUtc="2026-07-07T18:18:00Z" w:author="Author" w:date="2026-07-07T20:18:00Z" w:id="13004">
            <w:rPr>
              <w:rFonts w:ascii="Times New Roman"/>
              <w:color w:val="000000"/>
              <w:spacing w:val="-13"/>
            </w:rPr>
          </w:rPrChange>
        </w:rPr>
        <w:t xml:space="preserve"> </w:t>
      </w:r>
      <w:r w:rsidR="00A96A35" w:rsidRPr="0027638C">
        <w:rPr>
          <w:sz w:val="24"/>
          <w:rPrChange w16du:dateUtc="2026-07-07T18:18:00Z" w:author="Author" w:date="2026-07-07T20:18:00Z" w:id="13005">
            <w:rPr>
              <w:rFonts w:ascii="Times New Roman"/>
              <w:color w:val="000000"/>
            </w:rPr>
          </w:rPrChange>
        </w:rPr>
        <w:t>(ipsum</w:t>
      </w:r>
      <w:r w:rsidR="00A96A35" w:rsidRPr="0027638C">
        <w:rPr>
          <w:spacing w:val="-14"/>
          <w:sz w:val="24"/>
          <w:rPrChange w16du:dateUtc="2026-07-07T18:18:00Z" w:author="Author" w:date="2026-07-07T20:18:00Z" w:id="13006">
            <w:rPr>
              <w:rFonts w:ascii="Times New Roman"/>
              <w:color w:val="000000"/>
              <w:spacing w:val="-13"/>
            </w:rPr>
          </w:rPrChange>
        </w:rPr>
        <w:t xml:space="preserve"> </w:t>
      </w:r>
      <w:r w:rsidR="00A96A35" w:rsidRPr="0027638C">
        <w:rPr>
          <w:sz w:val="24"/>
          <w:rPrChange w16du:dateUtc="2026-07-07T18:18:00Z" w:author="Author" w:date="2026-07-07T20:18:00Z" w:id="13007">
            <w:rPr>
              <w:rFonts w:ascii="Times New Roman"/>
              <w:color w:val="000000"/>
            </w:rPr>
          </w:rPrChange>
        </w:rPr>
        <w:t>dolor</w:t>
      </w:r>
      <w:r w:rsidR="00A96A35" w:rsidRPr="0027638C">
        <w:rPr>
          <w:spacing w:val="-14"/>
          <w:sz w:val="24"/>
          <w:rPrChange w16du:dateUtc="2026-07-07T18:18:00Z" w:author="Author" w:date="2026-07-07T20:18:00Z" w:id="13008">
            <w:rPr>
              <w:rFonts w:ascii="Times New Roman"/>
              <w:color w:val="000000"/>
              <w:spacing w:val="-13"/>
            </w:rPr>
          </w:rPrChange>
        </w:rPr>
        <w:t xml:space="preserve"> </w:t>
      </w:r>
      <w:r w:rsidR="00A96A35" w:rsidRPr="0027638C">
        <w:rPr>
          <w:sz w:val="24"/>
          <w:rPrChange w16du:dateUtc="2026-07-07T18:18:00Z" w:author="Author" w:date="2026-07-07T20:18:00Z" w:id="13009">
            <w:rPr>
              <w:rFonts w:ascii="Times New Roman"/>
              <w:color w:val="000000"/>
            </w:rPr>
          </w:rPrChange>
        </w:rPr>
        <w:t>sit</w:t>
      </w:r>
      <w:r w:rsidR="00A96A35" w:rsidRPr="0027638C">
        <w:rPr>
          <w:spacing w:val="-13"/>
          <w:sz w:val="24"/>
          <w:rPrChange w16du:dateUtc="2026-07-07T18:18:00Z" w:author="Author" w:date="2026-07-07T20:18:00Z" w:id="13010">
            <w:rPr>
              <w:rFonts w:ascii="Times New Roman"/>
              <w:color w:val="000000"/>
              <w:spacing w:val="-13"/>
            </w:rPr>
          </w:rPrChange>
        </w:rPr>
        <w:t xml:space="preserve"> </w:t>
      </w:r>
      <w:r w:rsidR="00A96A35" w:rsidRPr="0027638C">
        <w:rPr>
          <w:sz w:val="24"/>
          <w:rPrChange w16du:dateUtc="2026-07-07T18:18:00Z" w:author="Author" w:date="2026-07-07T20:18:00Z" w:id="13011">
            <w:rPr>
              <w:rFonts w:ascii="Times New Roman"/>
              <w:color w:val="000000"/>
            </w:rPr>
          </w:rPrChange>
        </w:rPr>
        <w:t>amet</w:t>
      </w:r>
      <w:r w:rsidR="00A96A35" w:rsidRPr="0027638C">
        <w:rPr>
          <w:spacing w:val="-14"/>
          <w:sz w:val="24"/>
          <w:rPrChange w16du:dateUtc="2026-07-07T18:18:00Z" w:author="Author" w:date="2026-07-07T20:18:00Z" w:id="13012">
            <w:rPr>
              <w:rFonts w:ascii="Times New Roman"/>
              <w:color w:val="000000"/>
              <w:spacing w:val="-13"/>
            </w:rPr>
          </w:rPrChange>
        </w:rPr>
        <w:t xml:space="preserve"> </w:t>
      </w:r>
      <w:r w:rsidR="00A96A35" w:rsidRPr="0027638C">
        <w:rPr>
          <w:sz w:val="24"/>
          <w:rPrChange w16du:dateUtc="2026-07-07T18:18:00Z" w:author="Author" w:date="2026-07-07T20:18:00Z" w:id="13013">
            <w:rPr>
              <w:rFonts w:ascii="Times New Roman"/>
              <w:color w:val="000000"/>
            </w:rPr>
          </w:rPrChange>
        </w:rPr>
        <w:t>consectetur)</w:t>
      </w:r>
      <w:r w:rsidR="00A96A35" w:rsidRPr="0027638C">
        <w:rPr>
          <w:spacing w:val="-14"/>
          <w:sz w:val="24"/>
          <w:rPrChange w16du:dateUtc="2026-07-07T18:18:00Z" w:author="Author" w:date="2026-07-07T20:18:00Z" w:id="13014">
            <w:rPr>
              <w:rFonts w:ascii="Times New Roman"/>
              <w:color w:val="000000"/>
              <w:spacing w:val="-13"/>
            </w:rPr>
          </w:rPrChange>
        </w:rPr>
        <w:t xml:space="preserve"> </w:t>
      </w:r>
      <w:r w:rsidR="00A96A35" w:rsidRPr="0027638C">
        <w:rPr>
          <w:sz w:val="24"/>
          <w:rPrChange w16du:dateUtc="2026-07-07T18:18:00Z" w:author="Author" w:date="2026-07-07T20:18:00Z" w:id="13015">
            <w:rPr>
              <w:rFonts w:ascii="Times New Roman" w:hAnsi="Times New Roman"/>
              <w:color w:val="000000"/>
            </w:rPr>
          </w:rPrChange>
        </w:rPr>
        <w:t>adipiscing-elit</w:t>
      </w:r>
      <w:del w16du:dateUtc="2026-07-07T18:18:00Z" w:author="Author" w:date="2026-07-07T20:18:00Z" w:id="13016">
        <w:r>
          <w:rPr>
            <w:color w:val="000000"/>
          </w:rPr>
          <w:cr/>
        </w:r>
      </w:del>
      <w:r w:rsidR="00A96A35" w:rsidRPr="0027638C">
        <w:rPr>
          <w:sz w:val="24"/>
          <w:rPrChange w16du:dateUtc="2026-07-07T18:18:00Z" w:author="Author" w:date="2026-07-07T20:18:00Z" w:id="13017">
            <w:rPr>
              <w:rFonts w:ascii="Times New Roman"/>
              <w:color w:val="000000"/>
              <w:spacing w:val="665"/>
            </w:rPr>
          </w:rPrChange>
        </w:rPr>
        <w:t xml:space="preserve"> </w:t>
      </w:r>
      <w:r w:rsidR="00A96A35" w:rsidRPr="0027638C">
        <w:rPr>
          <w:sz w:val="24"/>
          <w:rPrChange w16du:dateUtc="2026-07-07T18:18:00Z" w:author="Author" w:date="2026-07-07T20:18:00Z" w:id="13018">
            <w:rPr>
              <w:rFonts w:ascii="Times New Roman"/>
              <w:color w:val="000000"/>
            </w:rPr>
          </w:rPrChange>
        </w:rPr>
        <w:t>sed</w:t>
      </w:r>
      <w:r w:rsidR="00A96A35" w:rsidRPr="0027638C">
        <w:rPr>
          <w:spacing w:val="-7"/>
          <w:sz w:val="24"/>
          <w:rPrChange w16du:dateUtc="2026-07-07T18:18:00Z" w:author="Author" w:date="2026-07-07T20:18:00Z" w:id="13019">
            <w:rPr>
              <w:rFonts w:ascii="Times New Roman"/>
              <w:color w:val="000000"/>
              <w:spacing w:val="-2"/>
            </w:rPr>
          </w:rPrChange>
        </w:rPr>
        <w:t xml:space="preserve"> </w:t>
      </w:r>
      <w:r w:rsidR="00A96A35" w:rsidRPr="0027638C">
        <w:rPr>
          <w:sz w:val="24"/>
          <w:rPrChange w16du:dateUtc="2026-07-07T18:18:00Z" w:author="Author" w:date="2026-07-07T20:18:00Z" w:id="13020">
            <w:rPr>
              <w:rFonts w:ascii="Times New Roman"/>
              <w:color w:val="000000"/>
            </w:rPr>
          </w:rPrChange>
        </w:rPr>
        <w:t>do</w:t>
      </w:r>
      <w:r w:rsidR="00A96A35" w:rsidRPr="0027638C">
        <w:rPr>
          <w:spacing w:val="-7"/>
          <w:sz w:val="24"/>
          <w:rPrChange w16du:dateUtc="2026-07-07T18:18:00Z" w:author="Author" w:date="2026-07-07T20:18:00Z" w:id="13021">
            <w:rPr>
              <w:rFonts w:ascii="Times New Roman"/>
              <w:color w:val="000000"/>
              <w:spacing w:val="-2"/>
            </w:rPr>
          </w:rPrChange>
        </w:rPr>
        <w:t xml:space="preserve"> </w:t>
      </w:r>
      <w:r w:rsidR="00A96A35" w:rsidRPr="0027638C">
        <w:rPr>
          <w:sz w:val="24"/>
          <w:rPrChange w16du:dateUtc="2026-07-07T18:18:00Z" w:author="Author" w:date="2026-07-07T20:18:00Z" w:id="13022">
            <w:rPr>
              <w:rFonts w:ascii="Times New Roman"/>
              <w:color w:val="000000"/>
            </w:rPr>
          </w:rPrChange>
        </w:rPr>
        <w:t>eiusmod</w:t>
      </w:r>
      <w:r w:rsidR="00A96A35" w:rsidRPr="0027638C">
        <w:rPr>
          <w:spacing w:val="-7"/>
          <w:sz w:val="24"/>
          <w:rPrChange w16du:dateUtc="2026-07-07T18:18:00Z" w:author="Author" w:date="2026-07-07T20:18:00Z" w:id="13023">
            <w:rPr>
              <w:rFonts w:ascii="Times New Roman"/>
              <w:color w:val="000000"/>
              <w:spacing w:val="-2"/>
            </w:rPr>
          </w:rPrChange>
        </w:rPr>
        <w:t xml:space="preserve"> </w:t>
      </w:r>
      <w:r w:rsidR="00A96A35" w:rsidRPr="0027638C">
        <w:rPr>
          <w:sz w:val="24"/>
          <w:rPrChange w16du:dateUtc="2026-07-07T18:18:00Z" w:author="Author" w:date="2026-07-07T20:18:00Z" w:id="13024">
            <w:rPr>
              <w:rFonts w:ascii="Times New Roman"/>
              <w:color w:val="000000"/>
            </w:rPr>
          </w:rPrChange>
        </w:rPr>
        <w:t>tempor</w:t>
      </w:r>
      <w:r w:rsidR="00A96A35" w:rsidRPr="0027638C">
        <w:rPr>
          <w:spacing w:val="-7"/>
          <w:sz w:val="24"/>
          <w:rPrChange w16du:dateUtc="2026-07-07T18:18:00Z" w:author="Author" w:date="2026-07-07T20:18:00Z" w:id="13025">
            <w:rPr>
              <w:rFonts w:ascii="Times New Roman"/>
              <w:color w:val="000000"/>
              <w:spacing w:val="-2"/>
            </w:rPr>
          </w:rPrChange>
        </w:rPr>
        <w:t xml:space="preserve"> </w:t>
      </w:r>
      <w:r w:rsidR="00A96A35" w:rsidRPr="0027638C">
        <w:rPr>
          <w:sz w:val="24"/>
          <w:rPrChange w16du:dateUtc="2026-07-07T18:18:00Z" w:author="Author" w:date="2026-07-07T20:18:00Z" w:id="13026">
            <w:rPr>
              <w:rFonts w:ascii="Times New Roman"/>
              <w:color w:val="000000"/>
            </w:rPr>
          </w:rPrChange>
        </w:rPr>
        <w:t>incididunt</w:t>
      </w:r>
      <w:r w:rsidR="00A96A35" w:rsidRPr="0027638C">
        <w:rPr>
          <w:spacing w:val="-7"/>
          <w:sz w:val="24"/>
          <w:rPrChange w16du:dateUtc="2026-07-07T18:18:00Z" w:author="Author" w:date="2026-07-07T20:18:00Z" w:id="13027">
            <w:rPr>
              <w:rFonts w:ascii="Times New Roman"/>
              <w:color w:val="000000"/>
              <w:spacing w:val="-2"/>
            </w:rPr>
          </w:rPrChange>
        </w:rPr>
        <w:t xml:space="preserve"> </w:t>
      </w:r>
      <w:r w:rsidR="00A96A35" w:rsidRPr="0027638C">
        <w:rPr>
          <w:sz w:val="24"/>
          <w:rPrChange w16du:dateUtc="2026-07-07T18:18:00Z" w:author="Author" w:date="2026-07-07T20:18:00Z" w:id="13028">
            <w:rPr>
              <w:rFonts w:ascii="Times New Roman"/>
              <w:color w:val="000000"/>
            </w:rPr>
          </w:rPrChange>
        </w:rPr>
        <w:t>ut</w:t>
      </w:r>
      <w:r w:rsidR="00A96A35" w:rsidRPr="0027638C">
        <w:rPr>
          <w:spacing w:val="-7"/>
          <w:sz w:val="24"/>
          <w:rPrChange w16du:dateUtc="2026-07-07T18:18:00Z" w:author="Author" w:date="2026-07-07T20:18:00Z" w:id="13029">
            <w:rPr>
              <w:rFonts w:ascii="Times New Roman"/>
              <w:color w:val="000000"/>
              <w:spacing w:val="-2"/>
            </w:rPr>
          </w:rPrChange>
        </w:rPr>
        <w:t xml:space="preserve"> </w:t>
      </w:r>
      <w:r w:rsidR="00A96A35" w:rsidRPr="0027638C">
        <w:rPr>
          <w:sz w:val="24"/>
          <w:rPrChange w16du:dateUtc="2026-07-07T18:18:00Z" w:author="Author" w:date="2026-07-07T20:18:00Z" w:id="13030">
            <w:rPr>
              <w:rFonts w:ascii="Times New Roman"/>
              <w:color w:val="000000"/>
            </w:rPr>
          </w:rPrChange>
        </w:rPr>
        <w:t>labore,</w:t>
      </w:r>
      <w:r w:rsidR="00A96A35" w:rsidRPr="0027638C">
        <w:rPr>
          <w:spacing w:val="-6"/>
          <w:sz w:val="24"/>
          <w:rPrChange w16du:dateUtc="2026-07-07T18:18:00Z" w:author="Author" w:date="2026-07-07T20:18:00Z" w:id="13031">
            <w:rPr>
              <w:rFonts w:ascii="Times New Roman"/>
              <w:color w:val="000000"/>
              <w:spacing w:val="-2"/>
            </w:rPr>
          </w:rPrChange>
        </w:rPr>
        <w:t xml:space="preserve"> </w:t>
      </w:r>
      <w:r w:rsidR="00A96A35" w:rsidRPr="0027638C">
        <w:rPr>
          <w:sz w:val="24"/>
          <w:rPrChange w16du:dateUtc="2026-07-07T18:18:00Z" w:author="Author" w:date="2026-07-07T20:18:00Z" w:id="13032">
            <w:rPr>
              <w:rFonts w:ascii="Times New Roman"/>
              <w:color w:val="000000"/>
            </w:rPr>
          </w:rPrChange>
        </w:rPr>
        <w:t>et</w:t>
      </w:r>
      <w:r w:rsidR="00A96A35" w:rsidRPr="0027638C">
        <w:rPr>
          <w:spacing w:val="-7"/>
          <w:sz w:val="24"/>
          <w:rPrChange w16du:dateUtc="2026-07-07T18:18:00Z" w:author="Author" w:date="2026-07-07T20:18:00Z" w:id="13033">
            <w:rPr>
              <w:rFonts w:ascii="Times New Roman"/>
              <w:color w:val="000000"/>
              <w:spacing w:val="-2"/>
            </w:rPr>
          </w:rPrChange>
        </w:rPr>
        <w:t xml:space="preserve"> </w:t>
      </w:r>
      <w:r w:rsidR="00A96A35" w:rsidRPr="0027638C">
        <w:rPr>
          <w:sz w:val="24"/>
          <w:rPrChange w16du:dateUtc="2026-07-07T18:18:00Z" w:author="Author" w:date="2026-07-07T20:18:00Z" w:id="13034">
            <w:rPr>
              <w:rFonts w:ascii="Times New Roman" w:hAnsi="Times New Roman"/>
              <w:color w:val="000000"/>
            </w:rPr>
          </w:rPrChange>
        </w:rPr>
        <w:t>dolore</w:t>
      </w:r>
      <w:del w16du:dateUtc="2026-07-07T18:18:00Z" w:author="Author" w:date="2026-07-07T20:18:00Z" w:id="13035">
        <w:r>
          <w:rPr>
            <w:color w:val="000000"/>
          </w:rPr>
          <w:cr/>
        </w:r>
      </w:del>
      <w:r w:rsidR="00A96A35" w:rsidRPr="0027638C">
        <w:rPr>
          <w:sz w:val="24"/>
          <w:rPrChange w16du:dateUtc="2026-07-07T18:18:00Z" w:author="Author" w:date="2026-07-07T20:18:00Z" w:id="13036">
            <w:rPr>
              <w:rFonts w:ascii="Times New Roman"/>
              <w:color w:val="000000"/>
              <w:spacing w:val="665"/>
            </w:rPr>
          </w:rPrChange>
        </w:rPr>
        <w:t xml:space="preserve"> </w:t>
      </w:r>
      <w:r w:rsidR="00A96A35" w:rsidRPr="0027638C">
        <w:rPr>
          <w:sz w:val="24"/>
          <w:rPrChange w16du:dateUtc="2026-07-07T18:18:00Z" w:author="Author" w:date="2026-07-07T20:18:00Z" w:id="13037">
            <w:rPr>
              <w:rFonts w:ascii="Times New Roman"/>
              <w:color w:val="000000"/>
            </w:rPr>
          </w:rPrChange>
        </w:rPr>
        <w:t>magna</w:t>
      </w:r>
      <w:r w:rsidR="00A96A35" w:rsidRPr="0027638C">
        <w:rPr>
          <w:sz w:val="24"/>
          <w:rPrChange w16du:dateUtc="2026-07-07T18:18:00Z" w:author="Author" w:date="2026-07-07T20:18:00Z" w:id="13038">
            <w:rPr>
              <w:rFonts w:ascii="Times New Roman"/>
              <w:color w:val="000000"/>
              <w:spacing w:val="58"/>
            </w:rPr>
          </w:rPrChange>
        </w:rPr>
        <w:t xml:space="preserve"> </w:t>
      </w:r>
      <w:r w:rsidR="00A96A35" w:rsidRPr="0027638C">
        <w:rPr>
          <w:sz w:val="24"/>
          <w:rPrChange w16du:dateUtc="2026-07-07T18:18:00Z" w:author="Author" w:date="2026-07-07T20:18:00Z" w:id="13039">
            <w:rPr>
              <w:rFonts w:ascii="Times New Roman"/>
              <w:color w:val="000000"/>
            </w:rPr>
          </w:rPrChange>
        </w:rPr>
        <w:t>aliqua</w:t>
      </w:r>
      <w:r w:rsidR="00A96A35" w:rsidRPr="0027638C">
        <w:rPr>
          <w:sz w:val="24"/>
          <w:rPrChange w16du:dateUtc="2026-07-07T18:18:00Z" w:author="Author" w:date="2026-07-07T20:18:00Z" w:id="13040">
            <w:rPr>
              <w:rFonts w:ascii="Times New Roman"/>
              <w:color w:val="000000"/>
              <w:spacing w:val="59"/>
            </w:rPr>
          </w:rPrChange>
        </w:rPr>
        <w:t xml:space="preserve"> </w:t>
      </w:r>
      <w:r w:rsidR="00A96A35" w:rsidRPr="0027638C">
        <w:rPr>
          <w:sz w:val="24"/>
          <w:rPrChange w16du:dateUtc="2026-07-07T18:18:00Z" w:author="Author" w:date="2026-07-07T20:18:00Z" w:id="13041">
            <w:rPr>
              <w:rFonts w:ascii="Times New Roman"/>
              <w:color w:val="000000"/>
            </w:rPr>
          </w:rPrChange>
        </w:rPr>
        <w:t>lorem</w:t>
      </w:r>
      <w:r w:rsidR="00A96A35" w:rsidRPr="0027638C">
        <w:rPr>
          <w:sz w:val="24"/>
          <w:rPrChange w16du:dateUtc="2026-07-07T18:18:00Z" w:author="Author" w:date="2026-07-07T20:18:00Z" w:id="13042">
            <w:rPr>
              <w:rFonts w:ascii="Times New Roman"/>
              <w:color w:val="000000"/>
              <w:spacing w:val="59"/>
            </w:rPr>
          </w:rPrChange>
        </w:rPr>
        <w:t xml:space="preserve"> </w:t>
      </w:r>
      <w:r w:rsidR="00A96A35" w:rsidRPr="0027638C">
        <w:rPr>
          <w:sz w:val="24"/>
          <w:rPrChange w16du:dateUtc="2026-07-07T18:18:00Z" w:author="Author" w:date="2026-07-07T20:18:00Z" w:id="13043">
            <w:rPr>
              <w:rFonts w:ascii="Times New Roman"/>
              <w:color w:val="000000"/>
            </w:rPr>
          </w:rPrChange>
        </w:rPr>
        <w:t>ipsum</w:t>
      </w:r>
      <w:r w:rsidR="00A96A35" w:rsidRPr="0027638C">
        <w:rPr>
          <w:sz w:val="24"/>
          <w:rPrChange w16du:dateUtc="2026-07-07T18:18:00Z" w:author="Author" w:date="2026-07-07T20:18:00Z" w:id="13044">
            <w:rPr>
              <w:rFonts w:ascii="Times New Roman"/>
              <w:color w:val="000000"/>
              <w:spacing w:val="59"/>
            </w:rPr>
          </w:rPrChange>
        </w:rPr>
        <w:t xml:space="preserve"> </w:t>
      </w:r>
      <w:r w:rsidR="00A96A35" w:rsidRPr="0027638C">
        <w:rPr>
          <w:sz w:val="24"/>
          <w:rPrChange w16du:dateUtc="2026-07-07T18:18:00Z" w:author="Author" w:date="2026-07-07T20:18:00Z" w:id="13045">
            <w:rPr>
              <w:rFonts w:ascii="Times New Roman"/>
              <w:color w:val="000000"/>
            </w:rPr>
          </w:rPrChange>
        </w:rPr>
        <w:t>dolor</w:t>
      </w:r>
      <w:r w:rsidR="00A96A35" w:rsidRPr="0027638C">
        <w:rPr>
          <w:sz w:val="24"/>
          <w:rPrChange w16du:dateUtc="2026-07-07T18:18:00Z" w:author="Author" w:date="2026-07-07T20:18:00Z" w:id="13046">
            <w:rPr>
              <w:rFonts w:ascii="Times New Roman"/>
              <w:color w:val="000000"/>
              <w:spacing w:val="59"/>
            </w:rPr>
          </w:rPrChange>
        </w:rPr>
        <w:t xml:space="preserve"> </w:t>
      </w:r>
      <w:r w:rsidR="00A96A35" w:rsidRPr="0027638C">
        <w:rPr>
          <w:sz w:val="24"/>
          <w:rPrChange w16du:dateUtc="2026-07-07T18:18:00Z" w:author="Author" w:date="2026-07-07T20:18:00Z" w:id="13047">
            <w:rPr>
              <w:rFonts w:ascii="Times New Roman"/>
              <w:color w:val="000000"/>
            </w:rPr>
          </w:rPrChange>
        </w:rPr>
        <w:t>sit</w:t>
      </w:r>
      <w:r w:rsidR="00A96A35" w:rsidRPr="0027638C">
        <w:rPr>
          <w:sz w:val="24"/>
          <w:rPrChange w16du:dateUtc="2026-07-07T18:18:00Z" w:author="Author" w:date="2026-07-07T20:18:00Z" w:id="13048">
            <w:rPr>
              <w:rFonts w:ascii="Times New Roman"/>
              <w:color w:val="000000"/>
              <w:spacing w:val="59"/>
            </w:rPr>
          </w:rPrChange>
        </w:rPr>
        <w:t xml:space="preserve"> </w:t>
      </w:r>
      <w:r w:rsidR="00A96A35" w:rsidRPr="0027638C">
        <w:rPr>
          <w:sz w:val="24"/>
          <w:rPrChange w16du:dateUtc="2026-07-07T18:18:00Z" w:author="Author" w:date="2026-07-07T20:18:00Z" w:id="13049">
            <w:rPr>
              <w:rFonts w:ascii="Times New Roman"/>
              <w:color w:val="000000"/>
            </w:rPr>
          </w:rPrChange>
        </w:rPr>
        <w:t>amet</w:t>
      </w:r>
      <w:r w:rsidR="00A96A35" w:rsidRPr="0027638C">
        <w:rPr>
          <w:sz w:val="24"/>
          <w:rPrChange w16du:dateUtc="2026-07-07T18:18:00Z" w:author="Author" w:date="2026-07-07T20:18:00Z" w:id="13050">
            <w:rPr>
              <w:rFonts w:ascii="Times New Roman"/>
              <w:color w:val="000000"/>
              <w:spacing w:val="57"/>
            </w:rPr>
          </w:rPrChange>
        </w:rPr>
        <w:t xml:space="preserve"> </w:t>
      </w:r>
      <w:r w:rsidR="00A96A35" w:rsidRPr="0027638C">
        <w:rPr>
          <w:sz w:val="24"/>
          <w:rPrChange w16du:dateUtc="2026-07-07T18:18:00Z" w:author="Author" w:date="2026-07-07T20:18:00Z" w:id="13051">
            <w:rPr>
              <w:rFonts w:ascii="Times New Roman"/>
              <w:color w:val="000000"/>
            </w:rPr>
          </w:rPrChange>
        </w:rPr>
        <w:t>Consectetur</w:t>
      </w:r>
      <w:r w:rsidR="00A96A35" w:rsidRPr="0027638C">
        <w:rPr>
          <w:sz w:val="24"/>
          <w:rPrChange w16du:dateUtc="2026-07-07T18:18:00Z" w:author="Author" w:date="2026-07-07T20:18:00Z" w:id="13052">
            <w:rPr>
              <w:rFonts w:ascii="Times New Roman"/>
              <w:color w:val="000000"/>
              <w:spacing w:val="59"/>
            </w:rPr>
          </w:rPrChange>
        </w:rPr>
        <w:t xml:space="preserve"> </w:t>
      </w:r>
      <w:r w:rsidR="00A96A35" w:rsidRPr="0027638C">
        <w:rPr>
          <w:sz w:val="24"/>
          <w:rPrChange w16du:dateUtc="2026-07-07T18:18:00Z" w:author="Author" w:date="2026-07-07T20:18:00Z" w:id="13053">
            <w:rPr>
              <w:rFonts w:ascii="Times New Roman" w:hAnsi="Times New Roman"/>
              <w:color w:val="000000"/>
            </w:rPr>
          </w:rPrChange>
        </w:rPr>
        <w:t>Adipiscing</w:t>
      </w:r>
      <w:del w16du:dateUtc="2026-07-07T18:18:00Z" w:author="Author" w:date="2026-07-07T20:18:00Z" w:id="13054">
        <w:r>
          <w:rPr>
            <w:color w:val="000000"/>
          </w:rPr>
          <w:cr/>
        </w:r>
      </w:del>
      <w:r w:rsidR="00A96A35" w:rsidRPr="0027638C">
        <w:rPr>
          <w:sz w:val="24"/>
          <w:rPrChange w16du:dateUtc="2026-07-07T18:18:00Z" w:author="Author" w:date="2026-07-07T20:18:00Z" w:id="13055">
            <w:rPr>
              <w:rFonts w:ascii="Times New Roman"/>
              <w:color w:val="000000"/>
              <w:spacing w:val="665"/>
            </w:rPr>
          </w:rPrChange>
        </w:rPr>
        <w:t xml:space="preserve"> </w:t>
      </w:r>
      <w:r w:rsidR="00A96A35" w:rsidRPr="0027638C">
        <w:rPr>
          <w:sz w:val="24"/>
          <w:rPrChange w16du:dateUtc="2026-07-07T18:18:00Z" w:author="Author" w:date="2026-07-07T20:18:00Z" w:id="13056">
            <w:rPr>
              <w:rFonts w:ascii="Times New Roman"/>
              <w:color w:val="000000"/>
            </w:rPr>
          </w:rPrChange>
        </w:rPr>
        <w:t>Elit sed do Eiusmod.</w:t>
      </w:r>
    </w:p>
    <w:p w14:paraId="584D91E6" w14:textId="77777777" w:rsidR="009609E8" w:rsidRDefault="00000000" w:rsidRPr="0027638C">
      <w:pPr>
        <w:pStyle w:val="ListParagraph"/>
        <w:numPr>
          <w:ilvl w:val="1"/>
          <w:numId w:val="5"/>
        </w:numPr>
        <w:tabs>
          <w:tab w:pos="1438" w:val="left"/>
          <w:tab w:pos="1440" w:val="left"/>
        </w:tabs>
        <w:spacing w:before="238"/>
        <w:ind w:right="355"/>
        <w:rPr>
          <w:sz w:val="24"/>
          <w:rPrChange w16du:dateUtc="2026-07-07T18:18:00Z" w:author="Author" w:date="2026-07-07T20:18:00Z" w:id="13057">
            <w:rPr>
              <w:rFonts w:ascii="Times New Roman"/>
              <w:color w:val="000000"/>
            </w:rPr>
          </w:rPrChange>
        </w:rPr>
        <w:pPrChange w16du:dateUtc="2026-07-07T18:18:00Z" w:author="Author" w:date="2026-07-07T20:18:00Z" w:id="13058">
          <w:pPr>
            <w:spacing w:after="0" w:before="236" w:line="254" w:lineRule="exact"/>
            <w:ind w:left="720"/>
            <w:jc w:val="left"/>
          </w:pPr>
        </w:pPrChange>
      </w:pPr>
      <w:bookmarkStart w:id="13059" w:name="_Ref215486366"/>
      <w:del w16du:dateUtc="2026-07-07T18:18:00Z" w:author="Author" w:date="2026-07-07T20:18:00Z" w:id="13060">
        <w:r>
          <w:rPr>
            <w:color w:val="000000"/>
          </w:rPr>
          <w:delText>(b)</w:delText>
        </w:r>
        <w:r>
          <w:rPr>
            <w:color w:val="000000"/>
            <w:spacing w:val="409"/>
          </w:rPr>
          <w:delText xml:space="preserve"> </w:delText>
        </w:r>
      </w:del>
      <w:r w:rsidR="00A96A35" w:rsidRPr="0027638C">
        <w:rPr>
          <w:sz w:val="24"/>
          <w:u w:val="single"/>
          <w:rPrChange w16du:dateUtc="2026-07-07T18:18:00Z" w:author="Author" w:date="2026-07-07T20:18:00Z" w:id="13061">
            <w:rPr>
              <w:rFonts w:ascii="Times New Roman"/>
              <w:color w:val="000000"/>
              <w:u w:val="single"/>
            </w:rPr>
          </w:rPrChange>
        </w:rPr>
        <w:t>Tempor</w:t>
      </w:r>
      <w:r w:rsidR="00A96A35" w:rsidRPr="0027638C">
        <w:rPr>
          <w:spacing w:val="-9"/>
          <w:sz w:val="24"/>
          <w:u w:val="single"/>
          <w:rPrChange w16du:dateUtc="2026-07-07T18:18:00Z" w:author="Author" w:date="2026-07-07T20:18:00Z" w:id="13062">
            <w:rPr>
              <w:rFonts w:ascii="Times New Roman"/>
              <w:color w:val="000000"/>
              <w:spacing w:val="-5"/>
              <w:u w:val="single"/>
            </w:rPr>
          </w:rPrChange>
        </w:rPr>
        <w:t xml:space="preserve"> </w:t>
      </w:r>
      <w:r w:rsidR="00A96A35" w:rsidRPr="0027638C">
        <w:rPr>
          <w:sz w:val="24"/>
          <w:u w:val="single"/>
          <w:rPrChange w16du:dateUtc="2026-07-07T18:18:00Z" w:author="Author" w:date="2026-07-07T20:18:00Z" w:id="13063">
            <w:rPr>
              <w:rFonts w:ascii="Times New Roman"/>
              <w:color w:val="000000"/>
              <w:u w:val="single"/>
            </w:rPr>
          </w:rPrChange>
        </w:rPr>
        <w:t>Incididunt.</w:t>
      </w:r>
      <w:r w:rsidR="00A96A35" w:rsidRPr="0027638C">
        <w:rPr>
          <w:spacing w:val="-9"/>
          <w:sz w:val="24"/>
          <w:rPrChange w16du:dateUtc="2026-07-07T18:18:00Z" w:author="Author" w:date="2026-07-07T20:18:00Z" w:id="13064">
            <w:rPr>
              <w:rFonts w:ascii="Times New Roman"/>
              <w:color w:val="000000"/>
              <w:spacing w:val="-6"/>
            </w:rPr>
          </w:rPrChange>
        </w:rPr>
        <w:t xml:space="preserve"> </w:t>
      </w:r>
      <w:r w:rsidR="00A96A35" w:rsidRPr="0027638C">
        <w:rPr>
          <w:sz w:val="24"/>
          <w:rPrChange w16du:dateUtc="2026-07-07T18:18:00Z" w:author="Author" w:date="2026-07-07T20:18:00Z" w:id="13065">
            <w:rPr>
              <w:rFonts w:ascii="Times New Roman"/>
              <w:color w:val="000000"/>
            </w:rPr>
          </w:rPrChange>
        </w:rPr>
        <w:t>Ut</w:t>
      </w:r>
      <w:r w:rsidR="00A96A35" w:rsidRPr="0027638C">
        <w:rPr>
          <w:spacing w:val="-9"/>
          <w:sz w:val="24"/>
          <w:rPrChange w16du:dateUtc="2026-07-07T18:18:00Z" w:author="Author" w:date="2026-07-07T20:18:00Z" w:id="13066">
            <w:rPr>
              <w:rFonts w:ascii="Times New Roman"/>
              <w:color w:val="000000"/>
              <w:spacing w:val="-5"/>
            </w:rPr>
          </w:rPrChange>
        </w:rPr>
        <w:t xml:space="preserve"> </w:t>
      </w:r>
      <w:r w:rsidR="00A96A35" w:rsidRPr="0027638C">
        <w:rPr>
          <w:sz w:val="24"/>
          <w:rPrChange w16du:dateUtc="2026-07-07T18:18:00Z" w:author="Author" w:date="2026-07-07T20:18:00Z" w:id="13067">
            <w:rPr>
              <w:rFonts w:ascii="Times New Roman"/>
              <w:color w:val="000000"/>
            </w:rPr>
          </w:rPrChange>
        </w:rPr>
        <w:t>Labore</w:t>
      </w:r>
      <w:r w:rsidR="00A96A35" w:rsidRPr="0027638C">
        <w:rPr>
          <w:spacing w:val="-9"/>
          <w:sz w:val="24"/>
          <w:rPrChange w16du:dateUtc="2026-07-07T18:18:00Z" w:author="Author" w:date="2026-07-07T20:18:00Z" w:id="13068">
            <w:rPr>
              <w:rFonts w:ascii="Times New Roman"/>
              <w:color w:val="000000"/>
              <w:spacing w:val="-5"/>
            </w:rPr>
          </w:rPrChange>
        </w:rPr>
        <w:t xml:space="preserve"> </w:t>
      </w:r>
      <w:r w:rsidR="00A96A35" w:rsidRPr="0027638C">
        <w:rPr>
          <w:sz w:val="24"/>
          <w:rPrChange w16du:dateUtc="2026-07-07T18:18:00Z" w:author="Author" w:date="2026-07-07T20:18:00Z" w:id="13069">
            <w:rPr>
              <w:rFonts w:ascii="Times New Roman"/>
              <w:color w:val="000000"/>
            </w:rPr>
          </w:rPrChange>
        </w:rPr>
        <w:t>et</w:t>
      </w:r>
      <w:r w:rsidR="00A96A35" w:rsidRPr="0027638C">
        <w:rPr>
          <w:spacing w:val="-9"/>
          <w:sz w:val="24"/>
          <w:rPrChange w16du:dateUtc="2026-07-07T18:18:00Z" w:author="Author" w:date="2026-07-07T20:18:00Z" w:id="13070">
            <w:rPr>
              <w:rFonts w:ascii="Times New Roman"/>
              <w:color w:val="000000"/>
              <w:spacing w:val="-5"/>
            </w:rPr>
          </w:rPrChange>
        </w:rPr>
        <w:t xml:space="preserve"> </w:t>
      </w:r>
      <w:r w:rsidR="00A96A35" w:rsidRPr="0027638C">
        <w:rPr>
          <w:sz w:val="24"/>
          <w:rPrChange w16du:dateUtc="2026-07-07T18:18:00Z" w:author="Author" w:date="2026-07-07T20:18:00Z" w:id="13071">
            <w:rPr>
              <w:rFonts w:ascii="Times New Roman"/>
              <w:color w:val="000000"/>
            </w:rPr>
          </w:rPrChange>
        </w:rPr>
        <w:t>dolore,</w:t>
      </w:r>
      <w:r w:rsidR="00A96A35" w:rsidRPr="0027638C">
        <w:rPr>
          <w:spacing w:val="-9"/>
          <w:sz w:val="24"/>
          <w:rPrChange w16du:dateUtc="2026-07-07T18:18:00Z" w:author="Author" w:date="2026-07-07T20:18:00Z" w:id="13072">
            <w:rPr>
              <w:rFonts w:ascii="Times New Roman"/>
              <w:color w:val="000000"/>
              <w:spacing w:val="-5"/>
            </w:rPr>
          </w:rPrChange>
        </w:rPr>
        <w:t xml:space="preserve"> </w:t>
      </w:r>
      <w:r w:rsidR="00A96A35" w:rsidRPr="0027638C">
        <w:rPr>
          <w:sz w:val="24"/>
          <w:rPrChange w16du:dateUtc="2026-07-07T18:18:00Z" w:author="Author" w:date="2026-07-07T20:18:00Z" w:id="13073">
            <w:rPr>
              <w:rFonts w:ascii="Times New Roman"/>
              <w:color w:val="000000"/>
            </w:rPr>
          </w:rPrChange>
        </w:rPr>
        <w:t>magna</w:t>
      </w:r>
      <w:ins w16du:dateUtc="2026-07-07T18:18:00Z" w:author="Author" w:date="2026-07-07T20:18:00Z" w:id="13074">
        <w:r w:rsidR="00A96A35" w:rsidRPr="0027638C">
          <w:rPr>
            <w:spacing w:val="-9"/>
            <w:sz w:val="24"/>
            <w:szCs w:val="24"/>
          </w:rPr>
          <w:t>,</w:t>
        </w:r>
      </w:ins>
      <w:r w:rsidR="00A96A35" w:rsidRPr="0027638C">
        <w:rPr>
          <w:spacing w:val="-9"/>
          <w:sz w:val="24"/>
          <w:rPrChange w16du:dateUtc="2026-07-07T18:18:00Z" w:author="Author" w:date="2026-07-07T20:18:00Z" w:id="13075">
            <w:rPr>
              <w:rFonts w:ascii="Times New Roman"/>
              <w:color w:val="000000"/>
              <w:spacing w:val="-5"/>
            </w:rPr>
          </w:rPrChange>
        </w:rPr>
        <w:t xml:space="preserve"> </w:t>
      </w:r>
      <w:r w:rsidR="00A96A35" w:rsidRPr="0027638C">
        <w:rPr>
          <w:sz w:val="24"/>
          <w:rPrChange w16du:dateUtc="2026-07-07T18:18:00Z" w:author="Author" w:date="2026-07-07T20:18:00Z" w:id="13076">
            <w:rPr>
              <w:rFonts w:ascii="Times New Roman"/>
              <w:color w:val="000000"/>
            </w:rPr>
          </w:rPrChange>
        </w:rPr>
        <w:t>aliqua</w:t>
      </w:r>
      <w:r w:rsidR="00A96A35" w:rsidRPr="0027638C">
        <w:rPr>
          <w:spacing w:val="-9"/>
          <w:sz w:val="24"/>
          <w:rPrChange w16du:dateUtc="2026-07-07T18:18:00Z" w:author="Author" w:date="2026-07-07T20:18:00Z" w:id="13077">
            <w:rPr>
              <w:rFonts w:ascii="Times New Roman"/>
              <w:color w:val="000000"/>
              <w:spacing w:val="-5"/>
            </w:rPr>
          </w:rPrChange>
        </w:rPr>
        <w:t xml:space="preserve"> </w:t>
      </w:r>
      <w:r w:rsidR="00A96A35" w:rsidRPr="0027638C">
        <w:rPr>
          <w:sz w:val="24"/>
          <w:rPrChange w16du:dateUtc="2026-07-07T18:18:00Z" w:author="Author" w:date="2026-07-07T20:18:00Z" w:id="13078">
            <w:rPr>
              <w:rFonts w:ascii="Times New Roman"/>
              <w:color w:val="000000"/>
            </w:rPr>
          </w:rPrChange>
        </w:rPr>
        <w:t>lorem</w:t>
      </w:r>
      <w:r w:rsidR="00A96A35" w:rsidRPr="0027638C">
        <w:rPr>
          <w:spacing w:val="-9"/>
          <w:sz w:val="24"/>
          <w:rPrChange w16du:dateUtc="2026-07-07T18:18:00Z" w:author="Author" w:date="2026-07-07T20:18:00Z" w:id="13079">
            <w:rPr>
              <w:rFonts w:ascii="Times New Roman"/>
              <w:color w:val="000000"/>
              <w:spacing w:val="-5"/>
            </w:rPr>
          </w:rPrChange>
        </w:rPr>
        <w:t xml:space="preserve"> </w:t>
      </w:r>
      <w:r w:rsidR="00A96A35" w:rsidRPr="0027638C">
        <w:rPr>
          <w:sz w:val="24"/>
          <w:rPrChange w16du:dateUtc="2026-07-07T18:18:00Z" w:author="Author" w:date="2026-07-07T20:18:00Z" w:id="13080">
            <w:rPr>
              <w:rFonts w:ascii="Times New Roman"/>
              <w:color w:val="000000"/>
            </w:rPr>
          </w:rPrChange>
        </w:rPr>
        <w:t>ipsum</w:t>
      </w:r>
      <w:r w:rsidR="00A96A35" w:rsidRPr="0027638C">
        <w:rPr>
          <w:spacing w:val="-10"/>
          <w:sz w:val="24"/>
          <w:rPrChange w16du:dateUtc="2026-07-07T18:18:00Z" w:author="Author" w:date="2026-07-07T20:18:00Z" w:id="13081">
            <w:rPr>
              <w:rFonts w:ascii="Times New Roman"/>
              <w:color w:val="000000"/>
              <w:spacing w:val="-7"/>
            </w:rPr>
          </w:rPrChange>
        </w:rPr>
        <w:t xml:space="preserve"> </w:t>
      </w:r>
      <w:r w:rsidR="00A96A35" w:rsidRPr="0027638C">
        <w:rPr>
          <w:sz w:val="24"/>
          <w:rPrChange w16du:dateUtc="2026-07-07T18:18:00Z" w:author="Author" w:date="2026-07-07T20:18:00Z" w:id="13082">
            <w:rPr>
              <w:rFonts w:ascii="Times New Roman"/>
              <w:color w:val="000000"/>
            </w:rPr>
          </w:rPrChange>
        </w:rPr>
        <w:t>Dolor,</w:t>
      </w:r>
      <w:r w:rsidR="00A96A35" w:rsidRPr="0027638C">
        <w:rPr>
          <w:spacing w:val="-9"/>
          <w:sz w:val="24"/>
          <w:rPrChange w16du:dateUtc="2026-07-07T18:18:00Z" w:author="Author" w:date="2026-07-07T20:18:00Z" w:id="13083">
            <w:rPr>
              <w:rFonts w:ascii="Times New Roman"/>
              <w:color w:val="000000"/>
              <w:spacing w:val="-5"/>
            </w:rPr>
          </w:rPrChange>
        </w:rPr>
        <w:t xml:space="preserve"> </w:t>
      </w:r>
      <w:r w:rsidR="00A96A35" w:rsidRPr="0027638C">
        <w:rPr>
          <w:sz w:val="24"/>
          <w:rPrChange w16du:dateUtc="2026-07-07T18:18:00Z" w:author="Author" w:date="2026-07-07T20:18:00Z" w:id="13084">
            <w:rPr>
              <w:rFonts w:ascii="Times New Roman" w:hAnsi="Times New Roman"/>
              <w:color w:val="000000"/>
            </w:rPr>
          </w:rPrChange>
        </w:rPr>
        <w:t>sit</w:t>
      </w:r>
      <w:del w16du:dateUtc="2026-07-07T18:18:00Z" w:author="Author" w:date="2026-07-07T20:18:00Z" w:id="13085">
        <w:r>
          <w:rPr>
            <w:color w:val="000000"/>
          </w:rPr>
          <w:cr/>
        </w:r>
      </w:del>
      <w:r w:rsidR="00A96A35" w:rsidRPr="0027638C">
        <w:rPr>
          <w:sz w:val="24"/>
          <w:rPrChange w16du:dateUtc="2026-07-07T18:18:00Z" w:author="Author" w:date="2026-07-07T20:18:00Z" w:id="13086">
            <w:rPr>
              <w:rFonts w:ascii="Times New Roman"/>
              <w:color w:val="000000"/>
              <w:spacing w:val="665"/>
            </w:rPr>
          </w:rPrChange>
        </w:rPr>
        <w:t xml:space="preserve"> </w:t>
      </w:r>
      <w:r w:rsidR="00A96A35" w:rsidRPr="0027638C">
        <w:rPr>
          <w:sz w:val="24"/>
          <w:rPrChange w16du:dateUtc="2026-07-07T18:18:00Z" w:author="Author" w:date="2026-07-07T20:18:00Z" w:id="13087">
            <w:rPr>
              <w:rFonts w:ascii="Times New Roman"/>
              <w:color w:val="000000"/>
            </w:rPr>
          </w:rPrChange>
        </w:rPr>
        <w:t>amet</w:t>
      </w:r>
      <w:r w:rsidR="00A96A35" w:rsidRPr="0027638C">
        <w:rPr>
          <w:sz w:val="24"/>
          <w:rPrChange w16du:dateUtc="2026-07-07T18:18:00Z" w:author="Author" w:date="2026-07-07T20:18:00Z" w:id="13088">
            <w:rPr>
              <w:rFonts w:ascii="Times New Roman"/>
              <w:color w:val="000000"/>
              <w:spacing w:val="34"/>
            </w:rPr>
          </w:rPrChange>
        </w:rPr>
        <w:t xml:space="preserve"> </w:t>
      </w:r>
      <w:r w:rsidR="00A96A35" w:rsidRPr="0027638C">
        <w:rPr>
          <w:sz w:val="24"/>
          <w:rPrChange w16du:dateUtc="2026-07-07T18:18:00Z" w:author="Author" w:date="2026-07-07T20:18:00Z" w:id="13089">
            <w:rPr>
              <w:rFonts w:ascii="Times New Roman"/>
              <w:color w:val="000000"/>
            </w:rPr>
          </w:rPrChange>
        </w:rPr>
        <w:t>consectetur,</w:t>
      </w:r>
      <w:r w:rsidR="00A96A35" w:rsidRPr="0027638C">
        <w:rPr>
          <w:sz w:val="24"/>
          <w:rPrChange w16du:dateUtc="2026-07-07T18:18:00Z" w:author="Author" w:date="2026-07-07T20:18:00Z" w:id="13090">
            <w:rPr>
              <w:rFonts w:ascii="Times New Roman"/>
              <w:color w:val="000000"/>
              <w:spacing w:val="33"/>
            </w:rPr>
          </w:rPrChange>
        </w:rPr>
        <w:t xml:space="preserve"> </w:t>
      </w:r>
      <w:r w:rsidR="00A96A35" w:rsidRPr="0027638C">
        <w:rPr>
          <w:sz w:val="24"/>
          <w:rPrChange w16du:dateUtc="2026-07-07T18:18:00Z" w:author="Author" w:date="2026-07-07T20:18:00Z" w:id="13091">
            <w:rPr>
              <w:rFonts w:ascii="Times New Roman"/>
              <w:color w:val="000000"/>
            </w:rPr>
          </w:rPrChange>
        </w:rPr>
        <w:t>adipiscing,</w:t>
      </w:r>
      <w:r w:rsidR="00A96A35" w:rsidRPr="0027638C">
        <w:rPr>
          <w:sz w:val="24"/>
          <w:rPrChange w16du:dateUtc="2026-07-07T18:18:00Z" w:author="Author" w:date="2026-07-07T20:18:00Z" w:id="13092">
            <w:rPr>
              <w:rFonts w:ascii="Times New Roman"/>
              <w:color w:val="000000"/>
              <w:spacing w:val="33"/>
            </w:rPr>
          </w:rPrChange>
        </w:rPr>
        <w:t xml:space="preserve"> </w:t>
      </w:r>
      <w:r w:rsidR="00A96A35" w:rsidRPr="0027638C">
        <w:rPr>
          <w:sz w:val="24"/>
          <w:rPrChange w16du:dateUtc="2026-07-07T18:18:00Z" w:author="Author" w:date="2026-07-07T20:18:00Z" w:id="13093">
            <w:rPr>
              <w:rFonts w:ascii="Times New Roman"/>
              <w:color w:val="000000"/>
            </w:rPr>
          </w:rPrChange>
        </w:rPr>
        <w:t>elit</w:t>
      </w:r>
      <w:ins w16du:dateUtc="2026-07-07T18:18:00Z" w:author="Author" w:date="2026-07-07T20:18:00Z" w:id="13094">
        <w:r w:rsidR="00A96A35" w:rsidRPr="0027638C">
          <w:rPr>
            <w:sz w:val="24"/>
            <w:szCs w:val="24"/>
          </w:rPr>
          <w:t>,</w:t>
        </w:r>
      </w:ins>
      <w:r w:rsidR="00A96A35" w:rsidRPr="0027638C">
        <w:rPr>
          <w:sz w:val="24"/>
          <w:rPrChange w16du:dateUtc="2026-07-07T18:18:00Z" w:author="Author" w:date="2026-07-07T20:18:00Z" w:id="13095">
            <w:rPr>
              <w:rFonts w:ascii="Times New Roman"/>
              <w:color w:val="000000"/>
              <w:spacing w:val="34"/>
            </w:rPr>
          </w:rPrChange>
        </w:rPr>
        <w:t xml:space="preserve"> </w:t>
      </w:r>
      <w:r w:rsidR="00A96A35" w:rsidRPr="0027638C">
        <w:rPr>
          <w:sz w:val="24"/>
          <w:rPrChange w16du:dateUtc="2026-07-07T18:18:00Z" w:author="Author" w:date="2026-07-07T20:18:00Z" w:id="13096">
            <w:rPr>
              <w:rFonts w:ascii="Times New Roman"/>
              <w:color w:val="000000"/>
            </w:rPr>
          </w:rPrChange>
        </w:rPr>
        <w:t>sed</w:t>
      </w:r>
      <w:r w:rsidR="00A96A35" w:rsidRPr="0027638C">
        <w:rPr>
          <w:sz w:val="24"/>
          <w:rPrChange w16du:dateUtc="2026-07-07T18:18:00Z" w:author="Author" w:date="2026-07-07T20:18:00Z" w:id="13097">
            <w:rPr>
              <w:rFonts w:ascii="Times New Roman"/>
              <w:color w:val="000000"/>
              <w:spacing w:val="34"/>
            </w:rPr>
          </w:rPrChange>
        </w:rPr>
        <w:t xml:space="preserve"> </w:t>
      </w:r>
      <w:r w:rsidR="00A96A35" w:rsidRPr="0027638C">
        <w:rPr>
          <w:sz w:val="24"/>
          <w:rPrChange w16du:dateUtc="2026-07-07T18:18:00Z" w:author="Author" w:date="2026-07-07T20:18:00Z" w:id="13098">
            <w:rPr>
              <w:rFonts w:ascii="Times New Roman"/>
              <w:color w:val="000000"/>
            </w:rPr>
          </w:rPrChange>
        </w:rPr>
        <w:t>do</w:t>
      </w:r>
      <w:r w:rsidR="00A96A35" w:rsidRPr="0027638C">
        <w:rPr>
          <w:sz w:val="24"/>
          <w:rPrChange w16du:dateUtc="2026-07-07T18:18:00Z" w:author="Author" w:date="2026-07-07T20:18:00Z" w:id="13099">
            <w:rPr>
              <w:rFonts w:ascii="Times New Roman"/>
              <w:color w:val="000000"/>
              <w:spacing w:val="34"/>
            </w:rPr>
          </w:rPrChange>
        </w:rPr>
        <w:t xml:space="preserve"> </w:t>
      </w:r>
      <w:r w:rsidR="00A96A35" w:rsidRPr="0027638C">
        <w:rPr>
          <w:sz w:val="24"/>
          <w:rPrChange w16du:dateUtc="2026-07-07T18:18:00Z" w:author="Author" w:date="2026-07-07T20:18:00Z" w:id="13100">
            <w:rPr>
              <w:rFonts w:ascii="Times New Roman"/>
              <w:color w:val="000000"/>
            </w:rPr>
          </w:rPrChange>
        </w:rPr>
        <w:t>(eiusmod,</w:t>
      </w:r>
      <w:r w:rsidR="00A96A35" w:rsidRPr="0027638C">
        <w:rPr>
          <w:sz w:val="24"/>
          <w:rPrChange w16du:dateUtc="2026-07-07T18:18:00Z" w:author="Author" w:date="2026-07-07T20:18:00Z" w:id="13101">
            <w:rPr>
              <w:rFonts w:ascii="Times New Roman"/>
              <w:color w:val="000000"/>
              <w:spacing w:val="34"/>
            </w:rPr>
          </w:rPrChange>
        </w:rPr>
        <w:t xml:space="preserve"> </w:t>
      </w:r>
      <w:r w:rsidR="00A96A35" w:rsidRPr="0027638C">
        <w:rPr>
          <w:sz w:val="24"/>
          <w:rPrChange w16du:dateUtc="2026-07-07T18:18:00Z" w:author="Author" w:date="2026-07-07T20:18:00Z" w:id="13102">
            <w:rPr>
              <w:rFonts w:ascii="Times New Roman"/>
              <w:color w:val="000000"/>
            </w:rPr>
          </w:rPrChange>
        </w:rPr>
        <w:t>tempor</w:t>
      </w:r>
      <w:r w:rsidR="00A96A35" w:rsidRPr="0027638C">
        <w:rPr>
          <w:sz w:val="24"/>
          <w:rPrChange w16du:dateUtc="2026-07-07T18:18:00Z" w:author="Author" w:date="2026-07-07T20:18:00Z" w:id="13103">
            <w:rPr>
              <w:rFonts w:ascii="Times New Roman"/>
              <w:color w:val="000000"/>
              <w:spacing w:val="33"/>
            </w:rPr>
          </w:rPrChange>
        </w:rPr>
        <w:t xml:space="preserve"> </w:t>
      </w:r>
      <w:r w:rsidR="00A96A35" w:rsidRPr="0027638C">
        <w:rPr>
          <w:sz w:val="24"/>
          <w:rPrChange w16du:dateUtc="2026-07-07T18:18:00Z" w:author="Author" w:date="2026-07-07T20:18:00Z" w:id="13104">
            <w:rPr>
              <w:rFonts w:ascii="Times New Roman" w:hAnsi="Times New Roman"/>
              <w:color w:val="000000"/>
              <w:spacing w:val="7"/>
            </w:rPr>
          </w:rPrChange>
        </w:rPr>
        <w:t>“</w:t>
      </w:r>
      <w:r w:rsidR="00A96A35" w:rsidRPr="0027638C">
        <w:rPr>
          <w:b/>
          <w:sz w:val="24"/>
          <w:rPrChange w16du:dateUtc="2026-07-07T18:18:00Z" w:author="Author" w:date="2026-07-07T20:18:00Z" w:id="13105">
            <w:rPr>
              <w:rFonts w:ascii="Times New Roman" w:hAnsi="Times New Roman"/>
              <w:color w:val="000000"/>
              <w:spacing w:val="7"/>
            </w:rPr>
          </w:rPrChange>
        </w:rPr>
        <w:t>Incididunt</w:t>
      </w:r>
      <w:r w:rsidR="00A96A35" w:rsidRPr="0027638C">
        <w:rPr>
          <w:b/>
          <w:sz w:val="24"/>
          <w:rPrChange w16du:dateUtc="2026-07-07T18:18:00Z" w:author="Author" w:date="2026-07-07T20:18:00Z" w:id="13106">
            <w:rPr>
              <w:rFonts w:ascii="Times New Roman"/>
              <w:color w:val="000000"/>
              <w:spacing w:val="51"/>
            </w:rPr>
          </w:rPrChange>
        </w:rPr>
        <w:t xml:space="preserve"> </w:t>
      </w:r>
      <w:r w:rsidR="00A96A35" w:rsidRPr="0027638C">
        <w:rPr>
          <w:b/>
          <w:sz w:val="24"/>
          <w:rPrChange w16du:dateUtc="2026-07-07T18:18:00Z" w:author="Author" w:date="2026-07-07T20:18:00Z" w:id="13107">
            <w:rPr>
              <w:rFonts w:ascii="Times New Roman" w:hAnsi="Times New Roman"/>
              <w:color w:val="000000"/>
              <w:spacing w:val="7"/>
            </w:rPr>
          </w:rPrChange>
        </w:rPr>
        <w:t>Ut</w:t>
      </w:r>
      <w:r w:rsidR="00A96A35" w:rsidRPr="0027638C">
        <w:rPr>
          <w:sz w:val="24"/>
          <w:rPrChange w16du:dateUtc="2026-07-07T18:18:00Z" w:author="Author" w:date="2026-07-07T20:18:00Z" w:id="13108">
            <w:rPr>
              <w:rFonts w:ascii="Times New Roman" w:hAnsi="Times New Roman"/>
              <w:color w:val="000000"/>
              <w:spacing w:val="7"/>
            </w:rPr>
          </w:rPrChange>
        </w:rPr>
        <w:t>”)</w:t>
      </w:r>
      <w:r w:rsidR="00A96A35" w:rsidRPr="0027638C">
        <w:rPr>
          <w:sz w:val="24"/>
          <w:rPrChange w16du:dateUtc="2026-07-07T18:18:00Z" w:author="Author" w:date="2026-07-07T20:18:00Z" w:id="13109">
            <w:rPr>
              <w:rFonts w:ascii="Times New Roman"/>
              <w:color w:val="000000"/>
              <w:spacing w:val="27"/>
            </w:rPr>
          </w:rPrChange>
        </w:rPr>
        <w:t xml:space="preserve"> </w:t>
      </w:r>
      <w:r w:rsidR="00A96A35" w:rsidRPr="0027638C">
        <w:rPr>
          <w:sz w:val="24"/>
          <w:rPrChange w16du:dateUtc="2026-07-07T18:18:00Z" w:author="Author" w:date="2026-07-07T20:18:00Z" w:id="13110">
            <w:rPr>
              <w:rFonts w:ascii="Times New Roman"/>
              <w:color w:val="000000"/>
            </w:rPr>
          </w:rPrChange>
        </w:rPr>
        <w:t>labore</w:t>
      </w:r>
      <w:r w:rsidR="00A96A35" w:rsidRPr="0027638C">
        <w:rPr>
          <w:sz w:val="24"/>
          <w:rPrChange w16du:dateUtc="2026-07-07T18:18:00Z" w:author="Author" w:date="2026-07-07T20:18:00Z" w:id="13111">
            <w:rPr>
              <w:rFonts w:ascii="Times New Roman"/>
              <w:color w:val="000000"/>
              <w:spacing w:val="34"/>
            </w:rPr>
          </w:rPrChange>
        </w:rPr>
        <w:t xml:space="preserve"> </w:t>
      </w:r>
      <w:r w:rsidR="00A96A35" w:rsidRPr="0027638C">
        <w:rPr>
          <w:sz w:val="24"/>
          <w:rPrChange w16du:dateUtc="2026-07-07T18:18:00Z" w:author="Author" w:date="2026-07-07T20:18:00Z" w:id="13112">
            <w:rPr>
              <w:rFonts w:ascii="Times New Roman" w:hAnsi="Times New Roman"/>
              <w:color w:val="000000"/>
            </w:rPr>
          </w:rPrChange>
        </w:rPr>
        <w:t>et</w:t>
      </w:r>
      <w:del w16du:dateUtc="2026-07-07T18:18:00Z" w:author="Author" w:date="2026-07-07T20:18:00Z" w:id="13113">
        <w:r>
          <w:rPr>
            <w:color w:val="000000"/>
          </w:rPr>
          <w:cr/>
        </w:r>
      </w:del>
      <w:r w:rsidR="00A96A35" w:rsidRPr="0027638C">
        <w:rPr>
          <w:sz w:val="24"/>
          <w:rPrChange w16du:dateUtc="2026-07-07T18:18:00Z" w:author="Author" w:date="2026-07-07T20:18:00Z" w:id="13114">
            <w:rPr>
              <w:rFonts w:ascii="Times New Roman"/>
              <w:color w:val="000000"/>
              <w:spacing w:val="665"/>
            </w:rPr>
          </w:rPrChange>
        </w:rPr>
        <w:t xml:space="preserve"> </w:t>
      </w:r>
      <w:r w:rsidR="00A96A35" w:rsidRPr="0027638C">
        <w:rPr>
          <w:sz w:val="24"/>
          <w:rPrChange w16du:dateUtc="2026-07-07T18:18:00Z" w:author="Author" w:date="2026-07-07T20:18:00Z" w:id="13115">
            <w:rPr>
              <w:rFonts w:ascii="Times New Roman"/>
              <w:color w:val="000000"/>
            </w:rPr>
          </w:rPrChange>
        </w:rPr>
        <w:t>dolore</w:t>
      </w:r>
      <w:r w:rsidR="00A96A35" w:rsidRPr="0027638C">
        <w:rPr>
          <w:spacing w:val="-8"/>
          <w:sz w:val="24"/>
          <w:rPrChange w16du:dateUtc="2026-07-07T18:18:00Z" w:author="Author" w:date="2026-07-07T20:18:00Z" w:id="13116">
            <w:rPr>
              <w:rFonts w:ascii="Times New Roman"/>
              <w:color w:val="000000"/>
              <w:spacing w:val="-5"/>
            </w:rPr>
          </w:rPrChange>
        </w:rPr>
        <w:t xml:space="preserve"> </w:t>
      </w:r>
      <w:r w:rsidR="00A96A35" w:rsidRPr="0027638C">
        <w:rPr>
          <w:sz w:val="24"/>
          <w:rPrChange w16du:dateUtc="2026-07-07T18:18:00Z" w:author="Author" w:date="2026-07-07T20:18:00Z" w:id="13117">
            <w:rPr>
              <w:rFonts w:ascii="Times New Roman"/>
              <w:color w:val="000000"/>
            </w:rPr>
          </w:rPrChange>
        </w:rPr>
        <w:t>magna</w:t>
      </w:r>
      <w:r w:rsidR="00A96A35" w:rsidRPr="0027638C">
        <w:rPr>
          <w:spacing w:val="-8"/>
          <w:sz w:val="24"/>
          <w:rPrChange w16du:dateUtc="2026-07-07T18:18:00Z" w:author="Author" w:date="2026-07-07T20:18:00Z" w:id="13118">
            <w:rPr>
              <w:rFonts w:ascii="Times New Roman"/>
              <w:color w:val="000000"/>
              <w:spacing w:val="-5"/>
            </w:rPr>
          </w:rPrChange>
        </w:rPr>
        <w:t xml:space="preserve"> </w:t>
      </w:r>
      <w:r w:rsidR="00A96A35" w:rsidRPr="0027638C">
        <w:rPr>
          <w:sz w:val="24"/>
          <w:rPrChange w16du:dateUtc="2026-07-07T18:18:00Z" w:author="Author" w:date="2026-07-07T20:18:00Z" w:id="13119">
            <w:rPr>
              <w:rFonts w:ascii="Times New Roman"/>
              <w:color w:val="000000"/>
            </w:rPr>
          </w:rPrChange>
        </w:rPr>
        <w:t>aliqua</w:t>
      </w:r>
      <w:r w:rsidR="00A96A35" w:rsidRPr="0027638C">
        <w:rPr>
          <w:spacing w:val="-8"/>
          <w:sz w:val="24"/>
          <w:rPrChange w16du:dateUtc="2026-07-07T18:18:00Z" w:author="Author" w:date="2026-07-07T20:18:00Z" w:id="13120">
            <w:rPr>
              <w:rFonts w:ascii="Times New Roman"/>
              <w:color w:val="000000"/>
              <w:spacing w:val="-5"/>
            </w:rPr>
          </w:rPrChange>
        </w:rPr>
        <w:t xml:space="preserve"> </w:t>
      </w:r>
      <w:r w:rsidR="00A96A35" w:rsidRPr="0027638C">
        <w:rPr>
          <w:sz w:val="24"/>
          <w:rPrChange w16du:dateUtc="2026-07-07T18:18:00Z" w:author="Author" w:date="2026-07-07T20:18:00Z" w:id="13121">
            <w:rPr>
              <w:rFonts w:ascii="Times New Roman"/>
              <w:color w:val="000000"/>
            </w:rPr>
          </w:rPrChange>
        </w:rPr>
        <w:t>lorem</w:t>
      </w:r>
      <w:r w:rsidR="00A96A35" w:rsidRPr="0027638C">
        <w:rPr>
          <w:spacing w:val="-8"/>
          <w:sz w:val="24"/>
          <w:rPrChange w16du:dateUtc="2026-07-07T18:18:00Z" w:author="Author" w:date="2026-07-07T20:18:00Z" w:id="13122">
            <w:rPr>
              <w:rFonts w:ascii="Times New Roman"/>
              <w:color w:val="000000"/>
              <w:spacing w:val="-5"/>
            </w:rPr>
          </w:rPrChange>
        </w:rPr>
        <w:t xml:space="preserve"> </w:t>
      </w:r>
      <w:r w:rsidR="00A96A35" w:rsidRPr="0027638C">
        <w:rPr>
          <w:sz w:val="24"/>
          <w:rPrChange w16du:dateUtc="2026-07-07T18:18:00Z" w:author="Author" w:date="2026-07-07T20:18:00Z" w:id="13123">
            <w:rPr>
              <w:rFonts w:ascii="Times New Roman"/>
              <w:color w:val="000000"/>
            </w:rPr>
          </w:rPrChange>
        </w:rPr>
        <w:t>Ipsum</w:t>
      </w:r>
      <w:r w:rsidR="00A96A35" w:rsidRPr="0027638C">
        <w:rPr>
          <w:spacing w:val="-8"/>
          <w:sz w:val="24"/>
          <w:rPrChange w16du:dateUtc="2026-07-07T18:18:00Z" w:author="Author" w:date="2026-07-07T20:18:00Z" w:id="13124">
            <w:rPr>
              <w:rFonts w:ascii="Times New Roman"/>
              <w:color w:val="000000"/>
              <w:spacing w:val="-5"/>
            </w:rPr>
          </w:rPrChange>
        </w:rPr>
        <w:t xml:space="preserve"> </w:t>
      </w:r>
      <w:r w:rsidR="00A96A35" w:rsidRPr="0027638C">
        <w:rPr>
          <w:sz w:val="24"/>
          <w:rPrChange w16du:dateUtc="2026-07-07T18:18:00Z" w:author="Author" w:date="2026-07-07T20:18:00Z" w:id="13125">
            <w:rPr>
              <w:rFonts w:ascii="Times New Roman"/>
              <w:color w:val="000000"/>
            </w:rPr>
          </w:rPrChange>
        </w:rPr>
        <w:t>dolor</w:t>
      </w:r>
      <w:r w:rsidR="00A96A35" w:rsidRPr="0027638C">
        <w:rPr>
          <w:spacing w:val="-8"/>
          <w:sz w:val="24"/>
          <w:rPrChange w16du:dateUtc="2026-07-07T18:18:00Z" w:author="Author" w:date="2026-07-07T20:18:00Z" w:id="13126">
            <w:rPr>
              <w:rFonts w:ascii="Times New Roman"/>
              <w:color w:val="000000"/>
              <w:spacing w:val="-5"/>
            </w:rPr>
          </w:rPrChange>
        </w:rPr>
        <w:t xml:space="preserve"> </w:t>
      </w:r>
      <w:r w:rsidR="00A96A35" w:rsidRPr="0027638C">
        <w:rPr>
          <w:sz w:val="24"/>
          <w:rPrChange w16du:dateUtc="2026-07-07T18:18:00Z" w:author="Author" w:date="2026-07-07T20:18:00Z" w:id="13127">
            <w:rPr>
              <w:rFonts w:ascii="Times New Roman"/>
              <w:color w:val="000000"/>
            </w:rPr>
          </w:rPrChange>
        </w:rPr>
        <w:t>sit</w:t>
      </w:r>
      <w:r w:rsidR="00A96A35" w:rsidRPr="0027638C">
        <w:rPr>
          <w:spacing w:val="-8"/>
          <w:sz w:val="24"/>
          <w:rPrChange w16du:dateUtc="2026-07-07T18:18:00Z" w:author="Author" w:date="2026-07-07T20:18:00Z" w:id="13128">
            <w:rPr>
              <w:rFonts w:ascii="Times New Roman"/>
              <w:color w:val="000000"/>
              <w:spacing w:val="-5"/>
            </w:rPr>
          </w:rPrChange>
        </w:rPr>
        <w:t xml:space="preserve"> </w:t>
      </w:r>
      <w:r w:rsidR="00A96A35" w:rsidRPr="0027638C">
        <w:rPr>
          <w:sz w:val="24"/>
          <w:rPrChange w16du:dateUtc="2026-07-07T18:18:00Z" w:author="Author" w:date="2026-07-07T20:18:00Z" w:id="13129">
            <w:rPr>
              <w:rFonts w:ascii="Times New Roman"/>
              <w:color w:val="000000"/>
            </w:rPr>
          </w:rPrChange>
        </w:rPr>
        <w:t>amet</w:t>
      </w:r>
      <w:r w:rsidR="00A96A35" w:rsidRPr="0027638C">
        <w:rPr>
          <w:spacing w:val="-8"/>
          <w:sz w:val="24"/>
          <w:rPrChange w16du:dateUtc="2026-07-07T18:18:00Z" w:author="Author" w:date="2026-07-07T20:18:00Z" w:id="13130">
            <w:rPr>
              <w:rFonts w:ascii="Times New Roman"/>
              <w:color w:val="000000"/>
              <w:spacing w:val="-5"/>
            </w:rPr>
          </w:rPrChange>
        </w:rPr>
        <w:t xml:space="preserve"> </w:t>
      </w:r>
      <w:r w:rsidR="00A96A35" w:rsidRPr="0027638C">
        <w:rPr>
          <w:sz w:val="24"/>
          <w:rPrChange w16du:dateUtc="2026-07-07T18:18:00Z" w:author="Author" w:date="2026-07-07T20:18:00Z" w:id="13131">
            <w:rPr>
              <w:rFonts w:ascii="Times New Roman"/>
              <w:color w:val="000000"/>
            </w:rPr>
          </w:rPrChange>
        </w:rPr>
        <w:t>Consectetur</w:t>
      </w:r>
      <w:r w:rsidR="00A96A35" w:rsidRPr="0027638C">
        <w:rPr>
          <w:spacing w:val="-8"/>
          <w:sz w:val="24"/>
          <w:rPrChange w16du:dateUtc="2026-07-07T18:18:00Z" w:author="Author" w:date="2026-07-07T20:18:00Z" w:id="13132">
            <w:rPr>
              <w:rFonts w:ascii="Times New Roman"/>
              <w:color w:val="000000"/>
              <w:spacing w:val="-5"/>
            </w:rPr>
          </w:rPrChange>
        </w:rPr>
        <w:t xml:space="preserve"> </w:t>
      </w:r>
      <w:r w:rsidR="00A96A35" w:rsidRPr="0027638C">
        <w:rPr>
          <w:sz w:val="24"/>
          <w:rPrChange w16du:dateUtc="2026-07-07T18:18:00Z" w:author="Author" w:date="2026-07-07T20:18:00Z" w:id="13133">
            <w:rPr>
              <w:rFonts w:ascii="Times New Roman"/>
              <w:color w:val="000000"/>
            </w:rPr>
          </w:rPrChange>
        </w:rPr>
        <w:t>Adipiscing</w:t>
      </w:r>
      <w:r w:rsidR="00A96A35" w:rsidRPr="0027638C">
        <w:rPr>
          <w:spacing w:val="-8"/>
          <w:sz w:val="24"/>
          <w:rPrChange w16du:dateUtc="2026-07-07T18:18:00Z" w:author="Author" w:date="2026-07-07T20:18:00Z" w:id="13134">
            <w:rPr>
              <w:rFonts w:ascii="Times New Roman"/>
              <w:color w:val="000000"/>
              <w:spacing w:val="-5"/>
            </w:rPr>
          </w:rPrChange>
        </w:rPr>
        <w:t xml:space="preserve"> </w:t>
      </w:r>
      <w:r w:rsidR="00A96A35" w:rsidRPr="0027638C">
        <w:rPr>
          <w:sz w:val="24"/>
          <w:rPrChange w16du:dateUtc="2026-07-07T18:18:00Z" w:author="Author" w:date="2026-07-07T20:18:00Z" w:id="13135">
            <w:rPr>
              <w:rFonts w:ascii="Times New Roman"/>
              <w:color w:val="000000"/>
            </w:rPr>
          </w:rPrChange>
        </w:rPr>
        <w:t>elit</w:t>
      </w:r>
      <w:r w:rsidR="00A96A35" w:rsidRPr="0027638C">
        <w:rPr>
          <w:spacing w:val="-8"/>
          <w:sz w:val="24"/>
          <w:rPrChange w16du:dateUtc="2026-07-07T18:18:00Z" w:author="Author" w:date="2026-07-07T20:18:00Z" w:id="13136">
            <w:rPr>
              <w:rFonts w:ascii="Times New Roman"/>
              <w:color w:val="000000"/>
              <w:spacing w:val="-5"/>
            </w:rPr>
          </w:rPrChange>
        </w:rPr>
        <w:t xml:space="preserve"> </w:t>
      </w:r>
      <w:r w:rsidR="00A96A35" w:rsidRPr="0027638C">
        <w:rPr>
          <w:sz w:val="24"/>
          <w:rPrChange w16du:dateUtc="2026-07-07T18:18:00Z" w:author="Author" w:date="2026-07-07T20:18:00Z" w:id="13137">
            <w:rPr>
              <w:rFonts w:ascii="Times New Roman"/>
              <w:color w:val="000000"/>
            </w:rPr>
          </w:rPrChange>
        </w:rPr>
        <w:t>sed</w:t>
      </w:r>
      <w:r w:rsidR="00A96A35" w:rsidRPr="0027638C">
        <w:rPr>
          <w:spacing w:val="-8"/>
          <w:sz w:val="24"/>
          <w:rPrChange w16du:dateUtc="2026-07-07T18:18:00Z" w:author="Author" w:date="2026-07-07T20:18:00Z" w:id="13138">
            <w:rPr>
              <w:rFonts w:ascii="Times New Roman"/>
              <w:color w:val="000000"/>
              <w:spacing w:val="-5"/>
            </w:rPr>
          </w:rPrChange>
        </w:rPr>
        <w:t xml:space="preserve"> </w:t>
      </w:r>
      <w:r w:rsidR="00A96A35" w:rsidRPr="0027638C">
        <w:rPr>
          <w:sz w:val="24"/>
          <w:rPrChange w16du:dateUtc="2026-07-07T18:18:00Z" w:author="Author" w:date="2026-07-07T20:18:00Z" w:id="13139">
            <w:rPr>
              <w:rFonts w:ascii="Times New Roman"/>
              <w:color w:val="000000"/>
            </w:rPr>
          </w:rPrChange>
        </w:rPr>
        <w:t>do</w:t>
      </w:r>
      <w:r w:rsidR="00A96A35" w:rsidRPr="0027638C">
        <w:rPr>
          <w:spacing w:val="-8"/>
          <w:sz w:val="24"/>
          <w:rPrChange w16du:dateUtc="2026-07-07T18:18:00Z" w:author="Author" w:date="2026-07-07T20:18:00Z" w:id="13140">
            <w:rPr>
              <w:rFonts w:ascii="Times New Roman"/>
              <w:color w:val="000000"/>
              <w:spacing w:val="-5"/>
            </w:rPr>
          </w:rPrChange>
        </w:rPr>
        <w:t xml:space="preserve"> </w:t>
      </w:r>
      <w:r w:rsidR="00A96A35" w:rsidRPr="0027638C">
        <w:rPr>
          <w:sz w:val="24"/>
          <w:rPrChange w16du:dateUtc="2026-07-07T18:18:00Z" w:author="Author" w:date="2026-07-07T20:18:00Z" w:id="13141">
            <w:rPr>
              <w:rFonts w:ascii="Times New Roman"/>
              <w:color w:val="000000"/>
            </w:rPr>
          </w:rPrChange>
        </w:rPr>
        <w:t>eiusmod</w:t>
      </w:r>
      <w:r w:rsidR="00A96A35" w:rsidRPr="0027638C">
        <w:rPr>
          <w:spacing w:val="-8"/>
          <w:sz w:val="24"/>
          <w:rPrChange w16du:dateUtc="2026-07-07T18:18:00Z" w:author="Author" w:date="2026-07-07T20:18:00Z" w:id="13142">
            <w:rPr>
              <w:rFonts w:ascii="Times New Roman"/>
              <w:color w:val="000000"/>
              <w:spacing w:val="-5"/>
            </w:rPr>
          </w:rPrChange>
        </w:rPr>
        <w:t xml:space="preserve"> </w:t>
      </w:r>
      <w:r w:rsidR="00A96A35" w:rsidRPr="0027638C">
        <w:rPr>
          <w:sz w:val="24"/>
          <w:rPrChange w16du:dateUtc="2026-07-07T18:18:00Z" w:author="Author" w:date="2026-07-07T20:18:00Z" w:id="13143">
            <w:rPr>
              <w:rFonts w:ascii="Times New Roman"/>
              <w:color w:val="000000"/>
            </w:rPr>
          </w:rPrChange>
        </w:rPr>
        <w:t>tempor</w:t>
      </w:r>
      <w:r w:rsidR="00A96A35" w:rsidRPr="0027638C">
        <w:rPr>
          <w:spacing w:val="-8"/>
          <w:sz w:val="24"/>
          <w:rPrChange w16du:dateUtc="2026-07-07T18:18:00Z" w:author="Author" w:date="2026-07-07T20:18:00Z" w:id="13144">
            <w:rPr>
              <w:rFonts w:ascii="Times New Roman"/>
              <w:color w:val="000000"/>
              <w:spacing w:val="-5"/>
            </w:rPr>
          </w:rPrChange>
        </w:rPr>
        <w:t xml:space="preserve"> </w:t>
      </w:r>
      <w:r w:rsidR="00A96A35" w:rsidRPr="0027638C">
        <w:rPr>
          <w:sz w:val="24"/>
          <w:rPrChange w16du:dateUtc="2026-07-07T18:18:00Z" w:author="Author" w:date="2026-07-07T20:18:00Z" w:id="13145">
            <w:rPr>
              <w:rFonts w:ascii="Times New Roman"/>
              <w:color w:val="000000"/>
            </w:rPr>
          </w:rPrChange>
        </w:rPr>
        <w:t>incididunt</w:t>
      </w:r>
      <w:r w:rsidR="00A96A35" w:rsidRPr="0027638C">
        <w:rPr>
          <w:spacing w:val="-8"/>
          <w:sz w:val="24"/>
          <w:rPrChange w16du:dateUtc="2026-07-07T18:18:00Z" w:author="Author" w:date="2026-07-07T20:18:00Z" w:id="13146">
            <w:rPr>
              <w:rFonts w:ascii="Times New Roman"/>
              <w:color w:val="000000"/>
              <w:spacing w:val="-5"/>
            </w:rPr>
          </w:rPrChange>
        </w:rPr>
        <w:t xml:space="preserve"> </w:t>
      </w:r>
      <w:r w:rsidR="00A96A35" w:rsidRPr="0027638C">
        <w:rPr>
          <w:sz w:val="24"/>
          <w:rPrChange w16du:dateUtc="2026-07-07T18:18:00Z" w:author="Author" w:date="2026-07-07T20:18:00Z" w:id="13147">
            <w:rPr>
              <w:rFonts w:ascii="Times New Roman" w:hAnsi="Times New Roman"/>
              <w:color w:val="000000"/>
            </w:rPr>
          </w:rPrChange>
        </w:rPr>
        <w:t>ut</w:t>
      </w:r>
      <w:del w16du:dateUtc="2026-07-07T18:18:00Z" w:author="Author" w:date="2026-07-07T20:18:00Z" w:id="13148">
        <w:r>
          <w:rPr>
            <w:color w:val="000000"/>
          </w:rPr>
          <w:cr/>
        </w:r>
      </w:del>
      <w:r w:rsidR="00A96A35" w:rsidRPr="0027638C">
        <w:rPr>
          <w:sz w:val="24"/>
          <w:rPrChange w16du:dateUtc="2026-07-07T18:18:00Z" w:author="Author" w:date="2026-07-07T20:18:00Z" w:id="13149">
            <w:rPr>
              <w:rFonts w:ascii="Times New Roman"/>
              <w:color w:val="000000"/>
              <w:spacing w:val="665"/>
            </w:rPr>
          </w:rPrChange>
        </w:rPr>
        <w:t xml:space="preserve"> </w:t>
      </w:r>
      <w:r w:rsidR="00A96A35" w:rsidRPr="0027638C">
        <w:rPr>
          <w:sz w:val="24"/>
          <w:rPrChange w16du:dateUtc="2026-07-07T18:18:00Z" w:author="Author" w:date="2026-07-07T20:18:00Z" w:id="13150">
            <w:rPr>
              <w:rFonts w:ascii="Times New Roman"/>
              <w:color w:val="000000"/>
            </w:rPr>
          </w:rPrChange>
        </w:rPr>
        <w:t>Labore</w:t>
      </w:r>
      <w:r w:rsidR="00A96A35" w:rsidRPr="0027638C">
        <w:rPr>
          <w:sz w:val="24"/>
          <w:rPrChange w16du:dateUtc="2026-07-07T18:18:00Z" w:author="Author" w:date="2026-07-07T20:18:00Z" w:id="13151">
            <w:rPr>
              <w:rFonts w:ascii="Times New Roman"/>
              <w:color w:val="000000"/>
              <w:spacing w:val="51"/>
            </w:rPr>
          </w:rPrChange>
        </w:rPr>
        <w:t xml:space="preserve"> </w:t>
      </w:r>
      <w:r w:rsidR="00A96A35" w:rsidRPr="0027638C">
        <w:rPr>
          <w:sz w:val="24"/>
          <w:rPrChange w16du:dateUtc="2026-07-07T18:18:00Z" w:author="Author" w:date="2026-07-07T20:18:00Z" w:id="13152">
            <w:rPr>
              <w:rFonts w:ascii="Times New Roman"/>
              <w:color w:val="000000"/>
            </w:rPr>
          </w:rPrChange>
        </w:rPr>
        <w:t>et</w:t>
      </w:r>
      <w:r w:rsidR="00A96A35" w:rsidRPr="0027638C">
        <w:rPr>
          <w:sz w:val="24"/>
          <w:rPrChange w16du:dateUtc="2026-07-07T18:18:00Z" w:author="Author" w:date="2026-07-07T20:18:00Z" w:id="13153">
            <w:rPr>
              <w:rFonts w:ascii="Times New Roman"/>
              <w:color w:val="000000"/>
              <w:spacing w:val="51"/>
            </w:rPr>
          </w:rPrChange>
        </w:rPr>
        <w:t xml:space="preserve"> </w:t>
      </w:r>
      <w:r w:rsidR="00A96A35" w:rsidRPr="0027638C">
        <w:rPr>
          <w:sz w:val="24"/>
          <w:rPrChange w16du:dateUtc="2026-07-07T18:18:00Z" w:author="Author" w:date="2026-07-07T20:18:00Z" w:id="13154">
            <w:rPr>
              <w:rFonts w:ascii="Times New Roman"/>
              <w:color w:val="000000"/>
            </w:rPr>
          </w:rPrChange>
        </w:rPr>
        <w:t>dolore</w:t>
      </w:r>
      <w:r w:rsidR="00A96A35" w:rsidRPr="0027638C">
        <w:rPr>
          <w:sz w:val="24"/>
          <w:rPrChange w16du:dateUtc="2026-07-07T18:18:00Z" w:author="Author" w:date="2026-07-07T20:18:00Z" w:id="13155">
            <w:rPr>
              <w:rFonts w:ascii="Times New Roman"/>
              <w:color w:val="000000"/>
              <w:spacing w:val="51"/>
            </w:rPr>
          </w:rPrChange>
        </w:rPr>
        <w:t xml:space="preserve"> </w:t>
      </w:r>
      <w:r w:rsidR="00A96A35" w:rsidRPr="0027638C">
        <w:rPr>
          <w:sz w:val="24"/>
          <w:rPrChange w16du:dateUtc="2026-07-07T18:18:00Z" w:author="Author" w:date="2026-07-07T20:18:00Z" w:id="13156">
            <w:rPr>
              <w:rFonts w:ascii="Times New Roman"/>
              <w:color w:val="000000"/>
            </w:rPr>
          </w:rPrChange>
        </w:rPr>
        <w:t>magna</w:t>
      </w:r>
      <w:del w16du:dateUtc="2026-07-07T18:18:00Z" w:author="Author" w:date="2026-07-07T20:18:00Z" w:id="13157">
        <w:r>
          <w:rPr>
            <w:color w:val="000000"/>
          </w:rPr>
          <w:delText>-</w:delText>
        </w:r>
      </w:del>
      <w:ins w16du:dateUtc="2026-07-07T18:18:00Z" w:author="Author" w:date="2026-07-07T20:18:00Z" w:id="13158">
        <w:r w:rsidR="00A96A35" w:rsidRPr="0027638C">
          <w:rPr>
            <w:sz w:val="24"/>
            <w:szCs w:val="24"/>
          </w:rPr>
          <w:t xml:space="preserve"> </w:t>
        </w:r>
      </w:ins>
      <w:r w:rsidR="00A96A35" w:rsidRPr="0027638C">
        <w:rPr>
          <w:sz w:val="24"/>
          <w:rPrChange w16du:dateUtc="2026-07-07T18:18:00Z" w:author="Author" w:date="2026-07-07T20:18:00Z" w:id="13159">
            <w:rPr>
              <w:rFonts w:ascii="Times New Roman"/>
              <w:color w:val="000000"/>
            </w:rPr>
          </w:rPrChange>
        </w:rPr>
        <w:t>aliqua,</w:t>
      </w:r>
      <w:r w:rsidR="00A96A35" w:rsidRPr="0027638C">
        <w:rPr>
          <w:sz w:val="24"/>
          <w:rPrChange w16du:dateUtc="2026-07-07T18:18:00Z" w:author="Author" w:date="2026-07-07T20:18:00Z" w:id="13160">
            <w:rPr>
              <w:rFonts w:ascii="Times New Roman"/>
              <w:color w:val="000000"/>
              <w:spacing w:val="51"/>
            </w:rPr>
          </w:rPrChange>
        </w:rPr>
        <w:t xml:space="preserve"> </w:t>
      </w:r>
      <w:r w:rsidR="00A96A35" w:rsidRPr="0027638C">
        <w:rPr>
          <w:sz w:val="24"/>
          <w:rPrChange w16du:dateUtc="2026-07-07T18:18:00Z" w:author="Author" w:date="2026-07-07T20:18:00Z" w:id="13161">
            <w:rPr>
              <w:rFonts w:ascii="Times New Roman"/>
              <w:color w:val="000000"/>
            </w:rPr>
          </w:rPrChange>
        </w:rPr>
        <w:t>lorem</w:t>
      </w:r>
      <w:r w:rsidR="00A96A35" w:rsidRPr="0027638C">
        <w:rPr>
          <w:sz w:val="24"/>
          <w:rPrChange w16du:dateUtc="2026-07-07T18:18:00Z" w:author="Author" w:date="2026-07-07T20:18:00Z" w:id="13162">
            <w:rPr>
              <w:rFonts w:ascii="Times New Roman"/>
              <w:color w:val="000000"/>
              <w:spacing w:val="51"/>
            </w:rPr>
          </w:rPrChange>
        </w:rPr>
        <w:t xml:space="preserve"> </w:t>
      </w:r>
      <w:r w:rsidR="00A96A35" w:rsidRPr="0027638C">
        <w:rPr>
          <w:sz w:val="24"/>
          <w:rPrChange w16du:dateUtc="2026-07-07T18:18:00Z" w:author="Author" w:date="2026-07-07T20:18:00Z" w:id="13163">
            <w:rPr>
              <w:rFonts w:ascii="Times New Roman"/>
              <w:color w:val="000000"/>
            </w:rPr>
          </w:rPrChange>
        </w:rPr>
        <w:t>Ipsum</w:t>
      </w:r>
      <w:r w:rsidR="00A96A35" w:rsidRPr="0027638C">
        <w:rPr>
          <w:sz w:val="24"/>
          <w:rPrChange w16du:dateUtc="2026-07-07T18:18:00Z" w:author="Author" w:date="2026-07-07T20:18:00Z" w:id="13164">
            <w:rPr>
              <w:rFonts w:ascii="Times New Roman"/>
              <w:color w:val="000000"/>
              <w:spacing w:val="51"/>
            </w:rPr>
          </w:rPrChange>
        </w:rPr>
        <w:t xml:space="preserve"> </w:t>
      </w:r>
      <w:r w:rsidR="00A96A35" w:rsidRPr="0027638C">
        <w:rPr>
          <w:sz w:val="24"/>
          <w:rPrChange w16du:dateUtc="2026-07-07T18:18:00Z" w:author="Author" w:date="2026-07-07T20:18:00Z" w:id="13165">
            <w:rPr>
              <w:rFonts w:ascii="Times New Roman"/>
              <w:color w:val="000000"/>
            </w:rPr>
          </w:rPrChange>
        </w:rPr>
        <w:t>Dolor,</w:t>
      </w:r>
      <w:r w:rsidR="00A96A35" w:rsidRPr="0027638C">
        <w:rPr>
          <w:sz w:val="24"/>
          <w:rPrChange w16du:dateUtc="2026-07-07T18:18:00Z" w:author="Author" w:date="2026-07-07T20:18:00Z" w:id="13166">
            <w:rPr>
              <w:rFonts w:ascii="Times New Roman"/>
              <w:color w:val="000000"/>
              <w:spacing w:val="51"/>
            </w:rPr>
          </w:rPrChange>
        </w:rPr>
        <w:t xml:space="preserve"> </w:t>
      </w:r>
      <w:r w:rsidR="00A96A35" w:rsidRPr="0027638C">
        <w:rPr>
          <w:sz w:val="24"/>
          <w:rPrChange w16du:dateUtc="2026-07-07T18:18:00Z" w:author="Author" w:date="2026-07-07T20:18:00Z" w:id="13167">
            <w:rPr>
              <w:rFonts w:ascii="Times New Roman"/>
              <w:color w:val="000000"/>
            </w:rPr>
          </w:rPrChange>
        </w:rPr>
        <w:t>sit</w:t>
      </w:r>
      <w:r w:rsidR="00A96A35" w:rsidRPr="0027638C">
        <w:rPr>
          <w:sz w:val="24"/>
          <w:rPrChange w16du:dateUtc="2026-07-07T18:18:00Z" w:author="Author" w:date="2026-07-07T20:18:00Z" w:id="13168">
            <w:rPr>
              <w:rFonts w:ascii="Times New Roman"/>
              <w:color w:val="000000"/>
              <w:spacing w:val="51"/>
            </w:rPr>
          </w:rPrChange>
        </w:rPr>
        <w:t xml:space="preserve"> </w:t>
      </w:r>
      <w:r w:rsidR="00A96A35" w:rsidRPr="0027638C">
        <w:rPr>
          <w:sz w:val="24"/>
          <w:rPrChange w16du:dateUtc="2026-07-07T18:18:00Z" w:author="Author" w:date="2026-07-07T20:18:00Z" w:id="13169">
            <w:rPr>
              <w:rFonts w:ascii="Times New Roman"/>
              <w:color w:val="000000"/>
            </w:rPr>
          </w:rPrChange>
        </w:rPr>
        <w:t>amet</w:t>
      </w:r>
      <w:r w:rsidR="00A96A35" w:rsidRPr="0027638C">
        <w:rPr>
          <w:sz w:val="24"/>
          <w:rPrChange w16du:dateUtc="2026-07-07T18:18:00Z" w:author="Author" w:date="2026-07-07T20:18:00Z" w:id="13170">
            <w:rPr>
              <w:rFonts w:ascii="Times New Roman"/>
              <w:color w:val="000000"/>
              <w:spacing w:val="51"/>
            </w:rPr>
          </w:rPrChange>
        </w:rPr>
        <w:t xml:space="preserve"> </w:t>
      </w:r>
      <w:r w:rsidR="00A96A35" w:rsidRPr="0027638C">
        <w:rPr>
          <w:sz w:val="24"/>
          <w:rPrChange w16du:dateUtc="2026-07-07T18:18:00Z" w:author="Author" w:date="2026-07-07T20:18:00Z" w:id="13171">
            <w:rPr>
              <w:rFonts w:ascii="Times New Roman"/>
              <w:color w:val="000000"/>
            </w:rPr>
          </w:rPrChange>
        </w:rPr>
        <w:t>consectetur</w:t>
      </w:r>
      <w:r w:rsidR="00A96A35" w:rsidRPr="0027638C">
        <w:rPr>
          <w:sz w:val="24"/>
          <w:rPrChange w16du:dateUtc="2026-07-07T18:18:00Z" w:author="Author" w:date="2026-07-07T20:18:00Z" w:id="13172">
            <w:rPr>
              <w:rFonts w:ascii="Times New Roman"/>
              <w:color w:val="000000"/>
              <w:spacing w:val="51"/>
            </w:rPr>
          </w:rPrChange>
        </w:rPr>
        <w:t xml:space="preserve"> </w:t>
      </w:r>
      <w:r w:rsidR="00A96A35" w:rsidRPr="0027638C">
        <w:rPr>
          <w:sz w:val="24"/>
          <w:rPrChange w16du:dateUtc="2026-07-07T18:18:00Z" w:author="Author" w:date="2026-07-07T20:18:00Z" w:id="13173">
            <w:rPr>
              <w:rFonts w:ascii="Times New Roman"/>
              <w:color w:val="000000"/>
            </w:rPr>
          </w:rPrChange>
        </w:rPr>
        <w:t>adipiscing</w:t>
      </w:r>
      <w:r w:rsidR="00A96A35" w:rsidRPr="0027638C">
        <w:rPr>
          <w:sz w:val="24"/>
          <w:rPrChange w16du:dateUtc="2026-07-07T18:18:00Z" w:author="Author" w:date="2026-07-07T20:18:00Z" w:id="13174">
            <w:rPr>
              <w:rFonts w:ascii="Times New Roman"/>
              <w:color w:val="000000"/>
              <w:spacing w:val="51"/>
            </w:rPr>
          </w:rPrChange>
        </w:rPr>
        <w:t xml:space="preserve"> </w:t>
      </w:r>
      <w:r w:rsidR="00A96A35" w:rsidRPr="0027638C">
        <w:rPr>
          <w:sz w:val="24"/>
          <w:rPrChange w16du:dateUtc="2026-07-07T18:18:00Z" w:author="Author" w:date="2026-07-07T20:18:00Z" w:id="13175">
            <w:rPr>
              <w:rFonts w:ascii="Times New Roman"/>
              <w:color w:val="000000"/>
            </w:rPr>
          </w:rPrChange>
        </w:rPr>
        <w:t>elit</w:t>
      </w:r>
      <w:r w:rsidR="00A96A35" w:rsidRPr="0027638C">
        <w:rPr>
          <w:sz w:val="24"/>
          <w:rPrChange w16du:dateUtc="2026-07-07T18:18:00Z" w:author="Author" w:date="2026-07-07T20:18:00Z" w:id="13176">
            <w:rPr>
              <w:rFonts w:ascii="Times New Roman"/>
              <w:color w:val="000000"/>
              <w:spacing w:val="51"/>
            </w:rPr>
          </w:rPrChange>
        </w:rPr>
        <w:t xml:space="preserve"> </w:t>
      </w:r>
      <w:r w:rsidR="00A96A35" w:rsidRPr="0027638C">
        <w:rPr>
          <w:sz w:val="24"/>
          <w:rPrChange w16du:dateUtc="2026-07-07T18:18:00Z" w:author="Author" w:date="2026-07-07T20:18:00Z" w:id="13177">
            <w:rPr>
              <w:rFonts w:ascii="Times New Roman"/>
              <w:color w:val="000000"/>
            </w:rPr>
          </w:rPrChange>
        </w:rPr>
        <w:t>sed:</w:t>
      </w:r>
      <w:r w:rsidR="00A96A35" w:rsidRPr="0027638C">
        <w:rPr>
          <w:sz w:val="24"/>
          <w:rPrChange w16du:dateUtc="2026-07-07T18:18:00Z" w:author="Author" w:date="2026-07-07T20:18:00Z" w:id="13178">
            <w:rPr>
              <w:rFonts w:ascii="Times New Roman"/>
              <w:color w:val="000000"/>
              <w:spacing w:val="51"/>
            </w:rPr>
          </w:rPrChange>
        </w:rPr>
        <w:t xml:space="preserve"> </w:t>
      </w:r>
      <w:r w:rsidR="00A96A35" w:rsidRPr="0027638C">
        <w:rPr>
          <w:sz w:val="24"/>
          <w:rPrChange w16du:dateUtc="2026-07-07T18:18:00Z" w:author="Author" w:date="2026-07-07T20:18:00Z" w:id="13179">
            <w:rPr>
              <w:rFonts w:ascii="Times New Roman"/>
              <w:color w:val="000000"/>
            </w:rPr>
          </w:rPrChange>
        </w:rPr>
        <w:t>(do)</w:t>
      </w:r>
      <w:r w:rsidR="00A96A35" w:rsidRPr="0027638C">
        <w:rPr>
          <w:sz w:val="24"/>
          <w:rPrChange w16du:dateUtc="2026-07-07T18:18:00Z" w:author="Author" w:date="2026-07-07T20:18:00Z" w:id="13180">
            <w:rPr>
              <w:rFonts w:ascii="Times New Roman"/>
              <w:color w:val="000000"/>
              <w:spacing w:val="51"/>
            </w:rPr>
          </w:rPrChange>
        </w:rPr>
        <w:t xml:space="preserve"> </w:t>
      </w:r>
      <w:r w:rsidR="00A96A35" w:rsidRPr="0027638C">
        <w:rPr>
          <w:sz w:val="24"/>
          <w:rPrChange w16du:dateUtc="2026-07-07T18:18:00Z" w:author="Author" w:date="2026-07-07T20:18:00Z" w:id="13181">
            <w:rPr>
              <w:rFonts w:ascii="Times New Roman" w:hAnsi="Times New Roman"/>
              <w:color w:val="000000"/>
            </w:rPr>
          </w:rPrChange>
        </w:rPr>
        <w:t>eiusmod</w:t>
      </w:r>
      <w:del w16du:dateUtc="2026-07-07T18:18:00Z" w:author="Author" w:date="2026-07-07T20:18:00Z" w:id="13182">
        <w:r>
          <w:rPr>
            <w:color w:val="000000"/>
          </w:rPr>
          <w:cr/>
        </w:r>
      </w:del>
      <w:r w:rsidR="00A96A35" w:rsidRPr="0027638C">
        <w:rPr>
          <w:sz w:val="24"/>
          <w:rPrChange w16du:dateUtc="2026-07-07T18:18:00Z" w:author="Author" w:date="2026-07-07T20:18:00Z" w:id="13183">
            <w:rPr>
              <w:rFonts w:ascii="Times New Roman"/>
              <w:color w:val="000000"/>
              <w:spacing w:val="665"/>
            </w:rPr>
          </w:rPrChange>
        </w:rPr>
        <w:t xml:space="preserve"> </w:t>
      </w:r>
      <w:r w:rsidR="00A96A35" w:rsidRPr="0027638C">
        <w:rPr>
          <w:sz w:val="24"/>
          <w:rPrChange w16du:dateUtc="2026-07-07T18:18:00Z" w:author="Author" w:date="2026-07-07T20:18:00Z" w:id="13184">
            <w:rPr>
              <w:rFonts w:ascii="Times New Roman"/>
              <w:color w:val="000000"/>
            </w:rPr>
          </w:rPrChange>
        </w:rPr>
        <w:t>tempor</w:t>
      </w:r>
      <w:r w:rsidR="00A96A35" w:rsidRPr="0027638C">
        <w:rPr>
          <w:sz w:val="24"/>
          <w:rPrChange w16du:dateUtc="2026-07-07T18:18:00Z" w:author="Author" w:date="2026-07-07T20:18:00Z" w:id="13185">
            <w:rPr>
              <w:rFonts w:ascii="Times New Roman"/>
              <w:color w:val="000000"/>
              <w:spacing w:val="50"/>
            </w:rPr>
          </w:rPrChange>
        </w:rPr>
        <w:t xml:space="preserve"> </w:t>
      </w:r>
      <w:r w:rsidR="00A96A35" w:rsidRPr="0027638C">
        <w:rPr>
          <w:sz w:val="24"/>
          <w:rPrChange w16du:dateUtc="2026-07-07T18:18:00Z" w:author="Author" w:date="2026-07-07T20:18:00Z" w:id="13186">
            <w:rPr>
              <w:rFonts w:ascii="Times New Roman"/>
              <w:color w:val="000000"/>
            </w:rPr>
          </w:rPrChange>
        </w:rPr>
        <w:t>incididunt</w:t>
      </w:r>
      <w:r w:rsidR="00A96A35" w:rsidRPr="0027638C">
        <w:rPr>
          <w:sz w:val="24"/>
          <w:rPrChange w16du:dateUtc="2026-07-07T18:18:00Z" w:author="Author" w:date="2026-07-07T20:18:00Z" w:id="13187">
            <w:rPr>
              <w:rFonts w:ascii="Times New Roman"/>
              <w:color w:val="000000"/>
              <w:spacing w:val="50"/>
            </w:rPr>
          </w:rPrChange>
        </w:rPr>
        <w:t xml:space="preserve"> </w:t>
      </w:r>
      <w:r w:rsidR="00A96A35" w:rsidRPr="0027638C">
        <w:rPr>
          <w:sz w:val="24"/>
          <w:rPrChange w16du:dateUtc="2026-07-07T18:18:00Z" w:author="Author" w:date="2026-07-07T20:18:00Z" w:id="13188">
            <w:rPr>
              <w:rFonts w:ascii="Times New Roman"/>
              <w:color w:val="000000"/>
            </w:rPr>
          </w:rPrChange>
        </w:rPr>
        <w:t>ut</w:t>
      </w:r>
      <w:r w:rsidR="00A96A35" w:rsidRPr="0027638C">
        <w:rPr>
          <w:sz w:val="24"/>
          <w:rPrChange w16du:dateUtc="2026-07-07T18:18:00Z" w:author="Author" w:date="2026-07-07T20:18:00Z" w:id="13189">
            <w:rPr>
              <w:rFonts w:ascii="Times New Roman"/>
              <w:color w:val="000000"/>
              <w:spacing w:val="49"/>
            </w:rPr>
          </w:rPrChange>
        </w:rPr>
        <w:t xml:space="preserve"> </w:t>
      </w:r>
      <w:r w:rsidR="00A96A35" w:rsidRPr="0027638C">
        <w:rPr>
          <w:sz w:val="24"/>
          <w:rPrChange w16du:dateUtc="2026-07-07T18:18:00Z" w:author="Author" w:date="2026-07-07T20:18:00Z" w:id="13190">
            <w:rPr>
              <w:rFonts w:ascii="Times New Roman"/>
              <w:color w:val="000000"/>
            </w:rPr>
          </w:rPrChange>
        </w:rPr>
        <w:t>Labore</w:t>
      </w:r>
      <w:r w:rsidR="00A96A35" w:rsidRPr="0027638C">
        <w:rPr>
          <w:sz w:val="24"/>
          <w:rPrChange w16du:dateUtc="2026-07-07T18:18:00Z" w:author="Author" w:date="2026-07-07T20:18:00Z" w:id="13191">
            <w:rPr>
              <w:rFonts w:ascii="Times New Roman"/>
              <w:color w:val="000000"/>
              <w:spacing w:val="50"/>
            </w:rPr>
          </w:rPrChange>
        </w:rPr>
        <w:t xml:space="preserve"> </w:t>
      </w:r>
      <w:r w:rsidR="00A96A35" w:rsidRPr="0027638C">
        <w:rPr>
          <w:sz w:val="24"/>
          <w:rPrChange w16du:dateUtc="2026-07-07T18:18:00Z" w:author="Author" w:date="2026-07-07T20:18:00Z" w:id="13192">
            <w:rPr>
              <w:rFonts w:ascii="Times New Roman"/>
              <w:color w:val="000000"/>
            </w:rPr>
          </w:rPrChange>
        </w:rPr>
        <w:t>Et</w:t>
      </w:r>
      <w:r w:rsidR="00A96A35" w:rsidRPr="0027638C">
        <w:rPr>
          <w:sz w:val="24"/>
          <w:rPrChange w16du:dateUtc="2026-07-07T18:18:00Z" w:author="Author" w:date="2026-07-07T20:18:00Z" w:id="13193">
            <w:rPr>
              <w:rFonts w:ascii="Times New Roman"/>
              <w:color w:val="000000"/>
              <w:spacing w:val="50"/>
            </w:rPr>
          </w:rPrChange>
        </w:rPr>
        <w:t xml:space="preserve"> </w:t>
      </w:r>
      <w:r w:rsidR="00A96A35" w:rsidRPr="0027638C">
        <w:rPr>
          <w:sz w:val="24"/>
          <w:rPrChange w16du:dateUtc="2026-07-07T18:18:00Z" w:author="Author" w:date="2026-07-07T20:18:00Z" w:id="13194">
            <w:rPr>
              <w:rFonts w:ascii="Times New Roman"/>
              <w:color w:val="000000"/>
            </w:rPr>
          </w:rPrChange>
        </w:rPr>
        <w:t>(dolore</w:t>
      </w:r>
      <w:r w:rsidR="00A96A35" w:rsidRPr="0027638C">
        <w:rPr>
          <w:sz w:val="24"/>
          <w:rPrChange w16du:dateUtc="2026-07-07T18:18:00Z" w:author="Author" w:date="2026-07-07T20:18:00Z" w:id="13195">
            <w:rPr>
              <w:rFonts w:ascii="Times New Roman"/>
              <w:color w:val="000000"/>
              <w:spacing w:val="50"/>
            </w:rPr>
          </w:rPrChange>
        </w:rPr>
        <w:t xml:space="preserve"> </w:t>
      </w:r>
      <w:r w:rsidR="00A96A35" w:rsidRPr="0027638C">
        <w:rPr>
          <w:sz w:val="24"/>
          <w:rPrChange w16du:dateUtc="2026-07-07T18:18:00Z" w:author="Author" w:date="2026-07-07T20:18:00Z" w:id="13196">
            <w:rPr>
              <w:rFonts w:ascii="Times New Roman"/>
              <w:color w:val="000000"/>
            </w:rPr>
          </w:rPrChange>
        </w:rPr>
        <w:t>magna</w:t>
      </w:r>
      <w:r w:rsidR="00A96A35" w:rsidRPr="0027638C">
        <w:rPr>
          <w:sz w:val="24"/>
          <w:rPrChange w16du:dateUtc="2026-07-07T18:18:00Z" w:author="Author" w:date="2026-07-07T20:18:00Z" w:id="13197">
            <w:rPr>
              <w:rFonts w:ascii="Times New Roman"/>
              <w:color w:val="000000"/>
              <w:spacing w:val="50"/>
            </w:rPr>
          </w:rPrChange>
        </w:rPr>
        <w:t xml:space="preserve"> </w:t>
      </w:r>
      <w:r w:rsidR="00A96A35" w:rsidRPr="0027638C">
        <w:rPr>
          <w:sz w:val="24"/>
          <w:rPrChange w16du:dateUtc="2026-07-07T18:18:00Z" w:author="Author" w:date="2026-07-07T20:18:00Z" w:id="13198">
            <w:rPr>
              <w:rFonts w:ascii="Times New Roman"/>
              <w:color w:val="000000"/>
            </w:rPr>
          </w:rPrChange>
        </w:rPr>
        <w:t>aliqua</w:t>
      </w:r>
      <w:r w:rsidR="00A96A35" w:rsidRPr="0027638C">
        <w:rPr>
          <w:sz w:val="24"/>
          <w:rPrChange w16du:dateUtc="2026-07-07T18:18:00Z" w:author="Author" w:date="2026-07-07T20:18:00Z" w:id="13199">
            <w:rPr>
              <w:rFonts w:ascii="Times New Roman"/>
              <w:color w:val="000000"/>
              <w:spacing w:val="50"/>
            </w:rPr>
          </w:rPrChange>
        </w:rPr>
        <w:t xml:space="preserve"> </w:t>
      </w:r>
      <w:r w:rsidR="00A96A35" w:rsidRPr="0027638C">
        <w:rPr>
          <w:sz w:val="24"/>
          <w:rPrChange w16du:dateUtc="2026-07-07T18:18:00Z" w:author="Author" w:date="2026-07-07T20:18:00Z" w:id="13200">
            <w:rPr>
              <w:rFonts w:ascii="Times New Roman"/>
              <w:color w:val="000000"/>
            </w:rPr>
          </w:rPrChange>
        </w:rPr>
        <w:t>lorem</w:t>
      </w:r>
      <w:r w:rsidR="00A96A35" w:rsidRPr="0027638C">
        <w:rPr>
          <w:sz w:val="24"/>
          <w:rPrChange w16du:dateUtc="2026-07-07T18:18:00Z" w:author="Author" w:date="2026-07-07T20:18:00Z" w:id="13201">
            <w:rPr>
              <w:rFonts w:ascii="Times New Roman"/>
              <w:color w:val="000000"/>
              <w:spacing w:val="50"/>
            </w:rPr>
          </w:rPrChange>
        </w:rPr>
        <w:t xml:space="preserve"> </w:t>
      </w:r>
      <w:r w:rsidR="00A96A35" w:rsidRPr="0027638C">
        <w:rPr>
          <w:sz w:val="24"/>
          <w:rPrChange w16du:dateUtc="2026-07-07T18:18:00Z" w:author="Author" w:date="2026-07-07T20:18:00Z" w:id="13202">
            <w:rPr>
              <w:rFonts w:ascii="Times New Roman"/>
              <w:color w:val="000000"/>
            </w:rPr>
          </w:rPrChange>
        </w:rPr>
        <w:t>ipsum</w:t>
      </w:r>
      <w:r w:rsidR="00A96A35" w:rsidRPr="0027638C">
        <w:rPr>
          <w:sz w:val="24"/>
          <w:rPrChange w16du:dateUtc="2026-07-07T18:18:00Z" w:author="Author" w:date="2026-07-07T20:18:00Z" w:id="13203">
            <w:rPr>
              <w:rFonts w:ascii="Times New Roman"/>
              <w:color w:val="000000"/>
              <w:spacing w:val="50"/>
            </w:rPr>
          </w:rPrChange>
        </w:rPr>
        <w:t xml:space="preserve"> </w:t>
      </w:r>
      <w:r w:rsidR="00A96A35" w:rsidRPr="0027638C">
        <w:rPr>
          <w:sz w:val="24"/>
          <w:rPrChange w16du:dateUtc="2026-07-07T18:18:00Z" w:author="Author" w:date="2026-07-07T20:18:00Z" w:id="13204">
            <w:rPr>
              <w:rFonts w:ascii="Times New Roman"/>
              <w:color w:val="000000"/>
            </w:rPr>
          </w:rPrChange>
        </w:rPr>
        <w:t>Dolor</w:t>
      </w:r>
      <w:r w:rsidR="00A96A35" w:rsidRPr="0027638C">
        <w:rPr>
          <w:sz w:val="24"/>
          <w:rPrChange w16du:dateUtc="2026-07-07T18:18:00Z" w:author="Author" w:date="2026-07-07T20:18:00Z" w:id="13205">
            <w:rPr>
              <w:rFonts w:ascii="Times New Roman"/>
              <w:color w:val="000000"/>
              <w:spacing w:val="50"/>
            </w:rPr>
          </w:rPrChange>
        </w:rPr>
        <w:t xml:space="preserve"> </w:t>
      </w:r>
      <w:r w:rsidR="00A96A35" w:rsidRPr="0027638C">
        <w:rPr>
          <w:sz w:val="24"/>
          <w:rPrChange w16du:dateUtc="2026-07-07T18:18:00Z" w:author="Author" w:date="2026-07-07T20:18:00Z" w:id="13206">
            <w:rPr>
              <w:rFonts w:ascii="Times New Roman" w:hAnsi="Times New Roman"/>
              <w:color w:val="000000"/>
            </w:rPr>
          </w:rPrChange>
        </w:rPr>
        <w:t>Sit)</w:t>
      </w:r>
      <w:del w16du:dateUtc="2026-07-07T18:18:00Z" w:author="Author" w:date="2026-07-07T20:18:00Z" w:id="13207">
        <w:r>
          <w:rPr>
            <w:color w:val="000000"/>
          </w:rPr>
          <w:cr/>
        </w:r>
        <w:r>
          <w:rPr>
            <w:color w:val="000000"/>
            <w:spacing w:val="665"/>
          </w:rPr>
          <w:delText xml:space="preserve"> </w:delText>
        </w:r>
        <w:r>
          <w:rPr>
            <w:color w:val="000000"/>
          </w:rPr>
          <w:delText>infringe</w:delText>
        </w:r>
      </w:del>
      <w:ins w16du:dateUtc="2026-07-07T18:18:00Z" w:author="Author" w:date="2026-07-07T20:18:00Z" w:id="13208">
        <w:r w:rsidR="00A96A35" w:rsidRPr="0027638C">
          <w:rPr>
            <w:sz w:val="24"/>
            <w:szCs w:val="24"/>
          </w:rPr>
          <w:t xml:space="preserve"> amet</w:t>
        </w:r>
      </w:ins>
      <w:r w:rsidR="00A96A35" w:rsidRPr="0027638C">
        <w:rPr>
          <w:sz w:val="24"/>
          <w:rPrChange w16du:dateUtc="2026-07-07T18:18:00Z" w:author="Author" w:date="2026-07-07T20:18:00Z" w:id="13209">
            <w:rPr>
              <w:rFonts w:ascii="Times New Roman"/>
              <w:color w:val="000000"/>
              <w:spacing w:val="22"/>
            </w:rPr>
          </w:rPrChange>
        </w:rPr>
        <w:t xml:space="preserve"> </w:t>
      </w:r>
      <w:r w:rsidR="00A96A35" w:rsidRPr="0027638C">
        <w:rPr>
          <w:sz w:val="24"/>
          <w:rPrChange w16du:dateUtc="2026-07-07T18:18:00Z" w:author="Author" w:date="2026-07-07T20:18:00Z" w:id="13210">
            <w:rPr>
              <w:rFonts w:ascii="Times New Roman"/>
              <w:color w:val="000000"/>
            </w:rPr>
          </w:rPrChange>
        </w:rPr>
        <w:t>consectetur</w:t>
      </w:r>
      <w:r w:rsidR="00A96A35" w:rsidRPr="0027638C">
        <w:rPr>
          <w:sz w:val="24"/>
          <w:rPrChange w16du:dateUtc="2026-07-07T18:18:00Z" w:author="Author" w:date="2026-07-07T20:18:00Z" w:id="13211">
            <w:rPr>
              <w:rFonts w:ascii="Times New Roman"/>
              <w:color w:val="000000"/>
              <w:spacing w:val="22"/>
            </w:rPr>
          </w:rPrChange>
        </w:rPr>
        <w:t xml:space="preserve"> </w:t>
      </w:r>
      <w:r w:rsidR="00A96A35" w:rsidRPr="0027638C">
        <w:rPr>
          <w:sz w:val="24"/>
          <w:rPrChange w16du:dateUtc="2026-07-07T18:18:00Z" w:author="Author" w:date="2026-07-07T20:18:00Z" w:id="13212">
            <w:rPr>
              <w:rFonts w:ascii="Times New Roman"/>
              <w:color w:val="000000"/>
            </w:rPr>
          </w:rPrChange>
        </w:rPr>
        <w:t>adipiscing-elit</w:t>
      </w:r>
      <w:r w:rsidR="00A96A35" w:rsidRPr="0027638C">
        <w:rPr>
          <w:sz w:val="24"/>
          <w:rPrChange w16du:dateUtc="2026-07-07T18:18:00Z" w:author="Author" w:date="2026-07-07T20:18:00Z" w:id="13213">
            <w:rPr>
              <w:rFonts w:ascii="Times New Roman"/>
              <w:color w:val="000000"/>
              <w:spacing w:val="22"/>
            </w:rPr>
          </w:rPrChange>
        </w:rPr>
        <w:t xml:space="preserve"> </w:t>
      </w:r>
      <w:r w:rsidR="00A96A35" w:rsidRPr="0027638C">
        <w:rPr>
          <w:sz w:val="24"/>
          <w:rPrChange w16du:dateUtc="2026-07-07T18:18:00Z" w:author="Author" w:date="2026-07-07T20:18:00Z" w:id="13214">
            <w:rPr>
              <w:rFonts w:ascii="Times New Roman"/>
              <w:color w:val="000000"/>
            </w:rPr>
          </w:rPrChange>
        </w:rPr>
        <w:t>Sed</w:t>
      </w:r>
      <w:r w:rsidR="00A96A35" w:rsidRPr="0027638C">
        <w:rPr>
          <w:sz w:val="24"/>
          <w:rPrChange w16du:dateUtc="2026-07-07T18:18:00Z" w:author="Author" w:date="2026-07-07T20:18:00Z" w:id="13215">
            <w:rPr>
              <w:rFonts w:ascii="Times New Roman"/>
              <w:color w:val="000000"/>
              <w:spacing w:val="22"/>
            </w:rPr>
          </w:rPrChange>
        </w:rPr>
        <w:t xml:space="preserve"> </w:t>
      </w:r>
      <w:r w:rsidR="00A96A35" w:rsidRPr="0027638C">
        <w:rPr>
          <w:sz w:val="24"/>
          <w:rPrChange w16du:dateUtc="2026-07-07T18:18:00Z" w:author="Author" w:date="2026-07-07T20:18:00Z" w:id="13216">
            <w:rPr>
              <w:rFonts w:ascii="Times New Roman"/>
              <w:color w:val="000000"/>
            </w:rPr>
          </w:rPrChange>
        </w:rPr>
        <w:t>Do</w:t>
      </w:r>
      <w:r w:rsidR="00A96A35" w:rsidRPr="0027638C">
        <w:rPr>
          <w:sz w:val="24"/>
          <w:rPrChange w16du:dateUtc="2026-07-07T18:18:00Z" w:author="Author" w:date="2026-07-07T20:18:00Z" w:id="13217">
            <w:rPr>
              <w:rFonts w:ascii="Times New Roman"/>
              <w:color w:val="000000"/>
              <w:spacing w:val="22"/>
            </w:rPr>
          </w:rPrChange>
        </w:rPr>
        <w:t xml:space="preserve"> </w:t>
      </w:r>
      <w:r w:rsidR="00A96A35" w:rsidRPr="0027638C">
        <w:rPr>
          <w:sz w:val="24"/>
          <w:rPrChange w16du:dateUtc="2026-07-07T18:18:00Z" w:author="Author" w:date="2026-07-07T20:18:00Z" w:id="13218">
            <w:rPr>
              <w:rFonts w:ascii="Times New Roman"/>
              <w:color w:val="000000"/>
            </w:rPr>
          </w:rPrChange>
        </w:rPr>
        <w:t>Eiusmod;</w:t>
      </w:r>
      <w:r w:rsidR="00A96A35" w:rsidRPr="0027638C">
        <w:rPr>
          <w:sz w:val="24"/>
          <w:rPrChange w16du:dateUtc="2026-07-07T18:18:00Z" w:author="Author" w:date="2026-07-07T20:18:00Z" w:id="13219">
            <w:rPr>
              <w:rFonts w:ascii="Times New Roman"/>
              <w:color w:val="000000"/>
              <w:spacing w:val="22"/>
            </w:rPr>
          </w:rPrChange>
        </w:rPr>
        <w:t xml:space="preserve"> </w:t>
      </w:r>
      <w:r w:rsidR="00A96A35" w:rsidRPr="0027638C">
        <w:rPr>
          <w:sz w:val="24"/>
          <w:rPrChange w16du:dateUtc="2026-07-07T18:18:00Z" w:author="Author" w:date="2026-07-07T20:18:00Z" w:id="13220">
            <w:rPr>
              <w:rFonts w:ascii="Times New Roman"/>
              <w:color w:val="000000"/>
            </w:rPr>
          </w:rPrChange>
        </w:rPr>
        <w:t>tempor</w:t>
      </w:r>
      <w:r w:rsidR="00A96A35" w:rsidRPr="0027638C">
        <w:rPr>
          <w:sz w:val="24"/>
          <w:rPrChange w16du:dateUtc="2026-07-07T18:18:00Z" w:author="Author" w:date="2026-07-07T20:18:00Z" w:id="13221">
            <w:rPr>
              <w:rFonts w:ascii="Times New Roman"/>
              <w:color w:val="000000"/>
              <w:spacing w:val="22"/>
            </w:rPr>
          </w:rPrChange>
        </w:rPr>
        <w:t xml:space="preserve"> </w:t>
      </w:r>
      <w:r w:rsidR="00A96A35" w:rsidRPr="0027638C">
        <w:rPr>
          <w:sz w:val="24"/>
          <w:rPrChange w16du:dateUtc="2026-07-07T18:18:00Z" w:author="Author" w:date="2026-07-07T20:18:00Z" w:id="13222">
            <w:rPr>
              <w:rFonts w:ascii="Times New Roman"/>
              <w:color w:val="000000"/>
            </w:rPr>
          </w:rPrChange>
        </w:rPr>
        <w:t>(incididunt)</w:t>
      </w:r>
      <w:r w:rsidR="00A96A35" w:rsidRPr="0027638C">
        <w:rPr>
          <w:sz w:val="24"/>
          <w:rPrChange w16du:dateUtc="2026-07-07T18:18:00Z" w:author="Author" w:date="2026-07-07T20:18:00Z" w:id="13223">
            <w:rPr>
              <w:rFonts w:ascii="Times New Roman"/>
              <w:color w:val="000000"/>
              <w:spacing w:val="22"/>
            </w:rPr>
          </w:rPrChange>
        </w:rPr>
        <w:t xml:space="preserve"> </w:t>
      </w:r>
      <w:r w:rsidR="00A96A35" w:rsidRPr="0027638C">
        <w:rPr>
          <w:sz w:val="24"/>
          <w:rPrChange w16du:dateUtc="2026-07-07T18:18:00Z" w:author="Author" w:date="2026-07-07T20:18:00Z" w:id="13224">
            <w:rPr>
              <w:rFonts w:ascii="Times New Roman" w:hAnsi="Times New Roman"/>
              <w:color w:val="000000"/>
            </w:rPr>
          </w:rPrChange>
        </w:rPr>
        <w:t>Ut’labore</w:t>
      </w:r>
      <w:r w:rsidR="00A96A35" w:rsidRPr="0027638C">
        <w:rPr>
          <w:sz w:val="24"/>
          <w:rPrChange w16du:dateUtc="2026-07-07T18:18:00Z" w:author="Author" w:date="2026-07-07T20:18:00Z" w:id="13225">
            <w:rPr>
              <w:rFonts w:ascii="Times New Roman"/>
              <w:color w:val="000000"/>
              <w:spacing w:val="22"/>
            </w:rPr>
          </w:rPrChange>
        </w:rPr>
        <w:t xml:space="preserve"> </w:t>
      </w:r>
      <w:r w:rsidR="00A96A35" w:rsidRPr="0027638C">
        <w:rPr>
          <w:sz w:val="24"/>
          <w:rPrChange w16du:dateUtc="2026-07-07T18:18:00Z" w:author="Author" w:date="2026-07-07T20:18:00Z" w:id="13226">
            <w:rPr>
              <w:rFonts w:ascii="Times New Roman"/>
              <w:color w:val="000000"/>
            </w:rPr>
          </w:rPrChange>
        </w:rPr>
        <w:t>et</w:t>
      </w:r>
      <w:r w:rsidR="00A96A35" w:rsidRPr="0027638C">
        <w:rPr>
          <w:sz w:val="24"/>
          <w:rPrChange w16du:dateUtc="2026-07-07T18:18:00Z" w:author="Author" w:date="2026-07-07T20:18:00Z" w:id="13227">
            <w:rPr>
              <w:rFonts w:ascii="Times New Roman"/>
              <w:color w:val="000000"/>
              <w:spacing w:val="22"/>
            </w:rPr>
          </w:rPrChange>
        </w:rPr>
        <w:t xml:space="preserve"> </w:t>
      </w:r>
      <w:r w:rsidR="00A96A35" w:rsidRPr="0027638C">
        <w:rPr>
          <w:sz w:val="24"/>
          <w:rPrChange w16du:dateUtc="2026-07-07T18:18:00Z" w:author="Author" w:date="2026-07-07T20:18:00Z" w:id="13228">
            <w:rPr>
              <w:rFonts w:ascii="Times New Roman"/>
              <w:color w:val="000000"/>
            </w:rPr>
          </w:rPrChange>
        </w:rPr>
        <w:t>dolore</w:t>
      </w:r>
      <w:r w:rsidR="00A96A35" w:rsidRPr="0027638C">
        <w:rPr>
          <w:sz w:val="24"/>
          <w:rPrChange w16du:dateUtc="2026-07-07T18:18:00Z" w:author="Author" w:date="2026-07-07T20:18:00Z" w:id="13229">
            <w:rPr>
              <w:rFonts w:ascii="Times New Roman"/>
              <w:color w:val="000000"/>
              <w:spacing w:val="22"/>
            </w:rPr>
          </w:rPrChange>
        </w:rPr>
        <w:t xml:space="preserve"> </w:t>
      </w:r>
      <w:r w:rsidR="00A96A35" w:rsidRPr="0027638C">
        <w:rPr>
          <w:sz w:val="24"/>
          <w:rPrChange w16du:dateUtc="2026-07-07T18:18:00Z" w:author="Author" w:date="2026-07-07T20:18:00Z" w:id="13230">
            <w:rPr>
              <w:rFonts w:ascii="Times New Roman" w:hAnsi="Times New Roman"/>
              <w:color w:val="000000"/>
            </w:rPr>
          </w:rPrChange>
        </w:rPr>
        <w:t>Magna</w:t>
      </w:r>
      <w:del w16du:dateUtc="2026-07-07T18:18:00Z" w:author="Author" w:date="2026-07-07T20:18:00Z" w:id="13231">
        <w:r>
          <w:rPr>
            <w:color w:val="000000"/>
          </w:rPr>
          <w:cr/>
        </w:r>
      </w:del>
      <w:r w:rsidR="00A96A35" w:rsidRPr="0027638C">
        <w:rPr>
          <w:sz w:val="24"/>
          <w:rPrChange w16du:dateUtc="2026-07-07T18:18:00Z" w:author="Author" w:date="2026-07-07T20:18:00Z" w:id="13232">
            <w:rPr>
              <w:rFonts w:ascii="Times New Roman"/>
              <w:color w:val="000000"/>
              <w:spacing w:val="665"/>
            </w:rPr>
          </w:rPrChange>
        </w:rPr>
        <w:t xml:space="preserve"> </w:t>
      </w:r>
      <w:r w:rsidR="00A96A35" w:rsidRPr="0027638C">
        <w:rPr>
          <w:sz w:val="24"/>
          <w:rPrChange w16du:dateUtc="2026-07-07T18:18:00Z" w:author="Author" w:date="2026-07-07T20:18:00Z" w:id="13233">
            <w:rPr>
              <w:rFonts w:ascii="Times New Roman" w:hAnsi="Times New Roman"/>
              <w:color w:val="000000"/>
            </w:rPr>
          </w:rPrChange>
        </w:rPr>
        <w:t>Aliqua’lorem</w:t>
      </w:r>
      <w:r w:rsidR="00A96A35" w:rsidRPr="0027638C">
        <w:rPr>
          <w:sz w:val="24"/>
          <w:rPrChange w16du:dateUtc="2026-07-07T18:18:00Z" w:author="Author" w:date="2026-07-07T20:18:00Z" w:id="13234">
            <w:rPr>
              <w:rFonts w:ascii="Times New Roman"/>
              <w:color w:val="000000"/>
            </w:rPr>
          </w:rPrChange>
        </w:rPr>
        <w:t xml:space="preserve"> ipsum dolor, </w:t>
      </w:r>
      <w:del w16du:dateUtc="2026-07-07T18:18:00Z" w:author="Author" w:date="2026-07-07T20:18:00Z" w:id="13235">
        <w:r>
          <w:rPr>
            <w:color w:val="000000"/>
          </w:rPr>
          <w:delText>wilful</w:delText>
        </w:r>
      </w:del>
      <w:ins w16du:dateUtc="2026-07-07T18:18:00Z" w:author="Author" w:date="2026-07-07T20:18:00Z" w:id="13236">
        <w:r w:rsidR="00A96A35" w:rsidRPr="0027638C">
          <w:rPr>
            <w:sz w:val="24"/>
            <w:szCs w:val="24"/>
          </w:rPr>
          <w:t>sit</w:t>
        </w:r>
      </w:ins>
      <w:r w:rsidR="00A96A35" w:rsidRPr="0027638C">
        <w:rPr>
          <w:sz w:val="24"/>
          <w:rPrChange w16du:dateUtc="2026-07-07T18:18:00Z" w:author="Author" w:date="2026-07-07T20:18:00Z" w:id="13237">
            <w:rPr>
              <w:rFonts w:ascii="Times New Roman"/>
              <w:color w:val="000000"/>
            </w:rPr>
          </w:rPrChange>
        </w:rPr>
        <w:t xml:space="preserve"> amet</w:t>
      </w:r>
      <w:ins w16du:dateUtc="2026-07-07T18:18:00Z" w:author="Author" w:date="2026-07-07T20:18:00Z" w:id="13238">
        <w:r w:rsidR="00A96A35" w:rsidRPr="0027638C">
          <w:rPr>
            <w:sz w:val="24"/>
            <w:szCs w:val="24"/>
          </w:rPr>
          <w:t>,</w:t>
        </w:r>
      </w:ins>
      <w:r w:rsidR="00A96A35" w:rsidRPr="0027638C">
        <w:rPr>
          <w:sz w:val="24"/>
          <w:rPrChange w16du:dateUtc="2026-07-07T18:18:00Z" w:author="Author" w:date="2026-07-07T20:18:00Z" w:id="13239">
            <w:rPr>
              <w:rFonts w:ascii="Times New Roman"/>
              <w:color w:val="000000"/>
            </w:rPr>
          </w:rPrChange>
        </w:rPr>
        <w:t xml:space="preserve"> consectetur adipiscing.</w:t>
      </w:r>
      <w:bookmarkEnd w:id="13059"/>
    </w:p>
    <w:p w14:paraId="584D91E7" w14:textId="77777777" w:rsidR="009609E8" w:rsidRDefault="00000000" w:rsidRPr="0027638C">
      <w:pPr>
        <w:pStyle w:val="ListParagraph"/>
        <w:numPr>
          <w:ilvl w:val="1"/>
          <w:numId w:val="5"/>
        </w:numPr>
        <w:tabs>
          <w:tab w:pos="1438" w:val="left"/>
          <w:tab w:pos="1440" w:val="left"/>
        </w:tabs>
        <w:spacing w:before="240"/>
        <w:ind w:right="353"/>
        <w:rPr>
          <w:sz w:val="24"/>
          <w:rPrChange w16du:dateUtc="2026-07-07T18:18:00Z" w:author="Author" w:date="2026-07-07T20:18:00Z" w:id="13240">
            <w:rPr>
              <w:rFonts w:ascii="Times New Roman"/>
              <w:color w:val="000000"/>
            </w:rPr>
          </w:rPrChange>
        </w:rPr>
        <w:pPrChange w16du:dateUtc="2026-07-07T18:18:00Z" w:author="Author" w:date="2026-07-07T20:18:00Z" w:id="13241">
          <w:pPr>
            <w:spacing w:after="0" w:before="237" w:line="253" w:lineRule="exact"/>
            <w:ind w:left="720"/>
            <w:jc w:val="left"/>
          </w:pPr>
        </w:pPrChange>
      </w:pPr>
      <w:del w16du:dateUtc="2026-07-07T18:18:00Z" w:author="Author" w:date="2026-07-07T20:18:00Z" w:id="13242">
        <w:r>
          <w:rPr>
            <w:color w:val="000000"/>
          </w:rPr>
          <w:delText>(c)</w:delText>
        </w:r>
        <w:r>
          <w:rPr>
            <w:color w:val="000000"/>
            <w:spacing w:val="421"/>
          </w:rPr>
          <w:delText xml:space="preserve"> </w:delText>
        </w:r>
      </w:del>
      <w:r w:rsidR="00A96A35" w:rsidRPr="0027638C">
        <w:rPr>
          <w:sz w:val="24"/>
          <w:u w:val="single"/>
          <w:rPrChange w16du:dateUtc="2026-07-07T18:18:00Z" w:author="Author" w:date="2026-07-07T20:18:00Z" w:id="13243">
            <w:rPr>
              <w:rFonts w:ascii="Times New Roman"/>
              <w:color w:val="000000"/>
              <w:u w:val="single"/>
            </w:rPr>
          </w:rPrChange>
        </w:rPr>
        <w:t>Elit</w:t>
      </w:r>
      <w:r w:rsidR="00A96A35" w:rsidRPr="0027638C">
        <w:rPr>
          <w:sz w:val="24"/>
          <w:u w:val="single"/>
          <w:rPrChange w16du:dateUtc="2026-07-07T18:18:00Z" w:author="Author" w:date="2026-07-07T20:18:00Z" w:id="13244">
            <w:rPr>
              <w:rFonts w:ascii="Times New Roman"/>
              <w:color w:val="000000"/>
              <w:spacing w:val="13"/>
              <w:u w:val="single"/>
            </w:rPr>
          </w:rPrChange>
        </w:rPr>
        <w:t xml:space="preserve"> </w:t>
      </w:r>
      <w:r w:rsidR="00A96A35" w:rsidRPr="0027638C">
        <w:rPr>
          <w:sz w:val="24"/>
          <w:u w:val="single"/>
          <w:rPrChange w16du:dateUtc="2026-07-07T18:18:00Z" w:author="Author" w:date="2026-07-07T20:18:00Z" w:id="13245">
            <w:rPr>
              <w:rFonts w:ascii="Times New Roman"/>
              <w:color w:val="000000"/>
              <w:u w:val="single"/>
            </w:rPr>
          </w:rPrChange>
        </w:rPr>
        <w:t>Sed</w:t>
      </w:r>
      <w:r w:rsidR="00A96A35" w:rsidRPr="0027638C">
        <w:rPr>
          <w:sz w:val="24"/>
          <w:rPrChange w16du:dateUtc="2026-07-07T18:18:00Z" w:author="Author" w:date="2026-07-07T20:18:00Z" w:id="13246">
            <w:rPr>
              <w:rFonts w:ascii="Times New Roman"/>
              <w:color w:val="000000"/>
            </w:rPr>
          </w:rPrChange>
        </w:rPr>
        <w:t>.</w:t>
      </w:r>
      <w:r w:rsidR="00A96A35" w:rsidRPr="0027638C">
        <w:rPr>
          <w:sz w:val="24"/>
          <w:rPrChange w16du:dateUtc="2026-07-07T18:18:00Z" w:author="Author" w:date="2026-07-07T20:18:00Z" w:id="13247">
            <w:rPr>
              <w:rFonts w:ascii="Times New Roman"/>
              <w:color w:val="000000"/>
              <w:spacing w:val="13"/>
            </w:rPr>
          </w:rPrChange>
        </w:rPr>
        <w:t xml:space="preserve"> </w:t>
      </w:r>
      <w:r w:rsidR="00A96A35" w:rsidRPr="0027638C">
        <w:rPr>
          <w:sz w:val="24"/>
          <w:rPrChange w16du:dateUtc="2026-07-07T18:18:00Z" w:author="Author" w:date="2026-07-07T20:18:00Z" w:id="13248">
            <w:rPr>
              <w:rFonts w:ascii="Times New Roman"/>
              <w:color w:val="000000"/>
            </w:rPr>
          </w:rPrChange>
        </w:rPr>
        <w:t>Do</w:t>
      </w:r>
      <w:r w:rsidR="00A96A35" w:rsidRPr="0027638C">
        <w:rPr>
          <w:sz w:val="24"/>
          <w:rPrChange w16du:dateUtc="2026-07-07T18:18:00Z" w:author="Author" w:date="2026-07-07T20:18:00Z" w:id="13249">
            <w:rPr>
              <w:rFonts w:ascii="Times New Roman"/>
              <w:color w:val="000000"/>
              <w:spacing w:val="13"/>
            </w:rPr>
          </w:rPrChange>
        </w:rPr>
        <w:t xml:space="preserve"> </w:t>
      </w:r>
      <w:r w:rsidR="00A96A35" w:rsidRPr="0027638C">
        <w:rPr>
          <w:sz w:val="24"/>
          <w:rPrChange w16du:dateUtc="2026-07-07T18:18:00Z" w:author="Author" w:date="2026-07-07T20:18:00Z" w:id="13250">
            <w:rPr>
              <w:rFonts w:ascii="Times New Roman"/>
              <w:color w:val="000000"/>
            </w:rPr>
          </w:rPrChange>
        </w:rPr>
        <w:t>Eiusmod</w:t>
      </w:r>
      <w:r w:rsidR="00A96A35" w:rsidRPr="0027638C">
        <w:rPr>
          <w:sz w:val="24"/>
          <w:rPrChange w16du:dateUtc="2026-07-07T18:18:00Z" w:author="Author" w:date="2026-07-07T20:18:00Z" w:id="13251">
            <w:rPr>
              <w:rFonts w:ascii="Times New Roman"/>
              <w:color w:val="000000"/>
              <w:spacing w:val="13"/>
            </w:rPr>
          </w:rPrChange>
        </w:rPr>
        <w:t xml:space="preserve"> </w:t>
      </w:r>
      <w:r w:rsidR="00A96A35" w:rsidRPr="0027638C">
        <w:rPr>
          <w:sz w:val="24"/>
          <w:rPrChange w16du:dateUtc="2026-07-07T18:18:00Z" w:author="Author" w:date="2026-07-07T20:18:00Z" w:id="13252">
            <w:rPr>
              <w:rFonts w:ascii="Times New Roman"/>
              <w:color w:val="000000"/>
            </w:rPr>
          </w:rPrChange>
        </w:rPr>
        <w:t>tempor</w:t>
      </w:r>
      <w:r w:rsidR="00A96A35" w:rsidRPr="0027638C">
        <w:rPr>
          <w:sz w:val="24"/>
          <w:rPrChange w16du:dateUtc="2026-07-07T18:18:00Z" w:author="Author" w:date="2026-07-07T20:18:00Z" w:id="13253">
            <w:rPr>
              <w:rFonts w:ascii="Times New Roman"/>
              <w:color w:val="000000"/>
              <w:spacing w:val="13"/>
            </w:rPr>
          </w:rPrChange>
        </w:rPr>
        <w:t xml:space="preserve"> </w:t>
      </w:r>
      <w:r w:rsidR="00A96A35" w:rsidRPr="0027638C">
        <w:rPr>
          <w:sz w:val="24"/>
          <w:rPrChange w16du:dateUtc="2026-07-07T18:18:00Z" w:author="Author" w:date="2026-07-07T20:18:00Z" w:id="13254">
            <w:rPr>
              <w:rFonts w:ascii="Times New Roman"/>
              <w:color w:val="000000"/>
            </w:rPr>
          </w:rPrChange>
        </w:rPr>
        <w:t>incididunt</w:t>
      </w:r>
      <w:r w:rsidR="00A96A35" w:rsidRPr="0027638C">
        <w:rPr>
          <w:sz w:val="24"/>
          <w:rPrChange w16du:dateUtc="2026-07-07T18:18:00Z" w:author="Author" w:date="2026-07-07T20:18:00Z" w:id="13255">
            <w:rPr>
              <w:rFonts w:ascii="Times New Roman"/>
              <w:color w:val="000000"/>
              <w:spacing w:val="13"/>
            </w:rPr>
          </w:rPrChange>
        </w:rPr>
        <w:t xml:space="preserve"> </w:t>
      </w:r>
      <w:r w:rsidR="00A96A35" w:rsidRPr="0027638C">
        <w:rPr>
          <w:sz w:val="24"/>
          <w:rPrChange w16du:dateUtc="2026-07-07T18:18:00Z" w:author="Author" w:date="2026-07-07T20:18:00Z" w:id="13256">
            <w:rPr>
              <w:rFonts w:ascii="Times New Roman"/>
              <w:color w:val="000000"/>
            </w:rPr>
          </w:rPrChange>
        </w:rPr>
        <w:t>ut</w:t>
      </w:r>
      <w:r w:rsidR="00A96A35" w:rsidRPr="0027638C">
        <w:rPr>
          <w:sz w:val="24"/>
          <w:rPrChange w16du:dateUtc="2026-07-07T18:18:00Z" w:author="Author" w:date="2026-07-07T20:18:00Z" w:id="13257">
            <w:rPr>
              <w:rFonts w:ascii="Times New Roman"/>
              <w:color w:val="000000"/>
              <w:spacing w:val="13"/>
            </w:rPr>
          </w:rPrChange>
        </w:rPr>
        <w:t xml:space="preserve"> </w:t>
      </w:r>
      <w:r w:rsidR="00A96A35" w:rsidRPr="0027638C">
        <w:rPr>
          <w:sz w:val="24"/>
          <w:rPrChange w16du:dateUtc="2026-07-07T18:18:00Z" w:author="Author" w:date="2026-07-07T20:18:00Z" w:id="13258">
            <w:rPr>
              <w:rFonts w:ascii="Times New Roman"/>
              <w:color w:val="000000"/>
            </w:rPr>
          </w:rPrChange>
        </w:rPr>
        <w:t>labore</w:t>
      </w:r>
      <w:r w:rsidR="00A96A35" w:rsidRPr="0027638C">
        <w:rPr>
          <w:sz w:val="24"/>
          <w:rPrChange w16du:dateUtc="2026-07-07T18:18:00Z" w:author="Author" w:date="2026-07-07T20:18:00Z" w:id="13259">
            <w:rPr>
              <w:rFonts w:ascii="Times New Roman"/>
              <w:color w:val="000000"/>
              <w:spacing w:val="13"/>
            </w:rPr>
          </w:rPrChange>
        </w:rPr>
        <w:t xml:space="preserve"> </w:t>
      </w:r>
      <w:r w:rsidR="00A96A35" w:rsidRPr="0027638C">
        <w:rPr>
          <w:sz w:val="24"/>
          <w:rPrChange w16du:dateUtc="2026-07-07T18:18:00Z" w:author="Author" w:date="2026-07-07T20:18:00Z" w:id="13260">
            <w:rPr>
              <w:rFonts w:ascii="Times New Roman"/>
              <w:color w:val="000000"/>
            </w:rPr>
          </w:rPrChange>
        </w:rPr>
        <w:t>et</w:t>
      </w:r>
      <w:r w:rsidR="00A96A35" w:rsidRPr="0027638C">
        <w:rPr>
          <w:sz w:val="24"/>
          <w:rPrChange w16du:dateUtc="2026-07-07T18:18:00Z" w:author="Author" w:date="2026-07-07T20:18:00Z" w:id="13261">
            <w:rPr>
              <w:rFonts w:ascii="Times New Roman"/>
              <w:color w:val="000000"/>
              <w:spacing w:val="13"/>
            </w:rPr>
          </w:rPrChange>
        </w:rPr>
        <w:t xml:space="preserve"> </w:t>
      </w:r>
      <w:r w:rsidR="00A96A35" w:rsidRPr="0027638C">
        <w:rPr>
          <w:sz w:val="24"/>
          <w:rPrChange w16du:dateUtc="2026-07-07T18:18:00Z" w:author="Author" w:date="2026-07-07T20:18:00Z" w:id="13262">
            <w:rPr>
              <w:rFonts w:ascii="Times New Roman"/>
              <w:color w:val="000000"/>
            </w:rPr>
          </w:rPrChange>
        </w:rPr>
        <w:t>Dolore</w:t>
      </w:r>
      <w:r w:rsidR="00A96A35" w:rsidRPr="0027638C">
        <w:rPr>
          <w:sz w:val="24"/>
          <w:rPrChange w16du:dateUtc="2026-07-07T18:18:00Z" w:author="Author" w:date="2026-07-07T20:18:00Z" w:id="13263">
            <w:rPr>
              <w:rFonts w:ascii="Times New Roman"/>
              <w:color w:val="000000"/>
              <w:spacing w:val="13"/>
            </w:rPr>
          </w:rPrChange>
        </w:rPr>
        <w:t xml:space="preserve"> </w:t>
      </w:r>
      <w:r w:rsidR="00A96A35" w:rsidRPr="0027638C">
        <w:rPr>
          <w:sz w:val="24"/>
          <w:rPrChange w16du:dateUtc="2026-07-07T18:18:00Z" w:author="Author" w:date="2026-07-07T20:18:00Z" w:id="13264">
            <w:rPr>
              <w:rFonts w:ascii="Times New Roman"/>
              <w:color w:val="000000"/>
            </w:rPr>
          </w:rPrChange>
        </w:rPr>
        <w:t>magna</w:t>
      </w:r>
      <w:r w:rsidR="00A96A35" w:rsidRPr="0027638C">
        <w:rPr>
          <w:sz w:val="24"/>
          <w:rPrChange w16du:dateUtc="2026-07-07T18:18:00Z" w:author="Author" w:date="2026-07-07T20:18:00Z" w:id="13265">
            <w:rPr>
              <w:rFonts w:ascii="Times New Roman"/>
              <w:color w:val="000000"/>
              <w:spacing w:val="13"/>
            </w:rPr>
          </w:rPrChange>
        </w:rPr>
        <w:t xml:space="preserve"> </w:t>
      </w:r>
      <w:r w:rsidR="00A96A35" w:rsidRPr="0027638C">
        <w:rPr>
          <w:sz w:val="24"/>
          <w:rPrChange w16du:dateUtc="2026-07-07T18:18:00Z" w:author="Author" w:date="2026-07-07T20:18:00Z" w:id="13266">
            <w:rPr>
              <w:rFonts w:ascii="Times New Roman"/>
              <w:color w:val="000000"/>
            </w:rPr>
          </w:rPrChange>
        </w:rPr>
        <w:t>aliqua</w:t>
      </w:r>
      <w:r w:rsidR="00A96A35" w:rsidRPr="0027638C">
        <w:rPr>
          <w:sz w:val="24"/>
          <w:rPrChange w16du:dateUtc="2026-07-07T18:18:00Z" w:author="Author" w:date="2026-07-07T20:18:00Z" w:id="13267">
            <w:rPr>
              <w:rFonts w:ascii="Times New Roman"/>
              <w:color w:val="000000"/>
              <w:spacing w:val="13"/>
            </w:rPr>
          </w:rPrChange>
        </w:rPr>
        <w:t xml:space="preserve"> </w:t>
      </w:r>
      <w:r w:rsidR="00A96A35" w:rsidRPr="0027638C">
        <w:rPr>
          <w:sz w:val="24"/>
          <w:rPrChange w16du:dateUtc="2026-07-07T18:18:00Z" w:author="Author" w:date="2026-07-07T20:18:00Z" w:id="13268">
            <w:rPr>
              <w:rFonts w:ascii="Times New Roman" w:hAnsi="Times New Roman"/>
              <w:color w:val="000000"/>
            </w:rPr>
          </w:rPrChange>
        </w:rPr>
        <w:t>lorem</w:t>
      </w:r>
      <w:del w16du:dateUtc="2026-07-07T18:18:00Z" w:author="Author" w:date="2026-07-07T20:18:00Z" w:id="13269">
        <w:r>
          <w:rPr>
            <w:color w:val="000000"/>
          </w:rPr>
          <w:cr/>
        </w:r>
      </w:del>
      <w:r w:rsidR="00A96A35" w:rsidRPr="0027638C">
        <w:rPr>
          <w:sz w:val="24"/>
          <w:rPrChange w16du:dateUtc="2026-07-07T18:18:00Z" w:author="Author" w:date="2026-07-07T20:18:00Z" w:id="13270">
            <w:rPr>
              <w:rFonts w:ascii="Times New Roman"/>
              <w:color w:val="000000"/>
              <w:spacing w:val="665"/>
            </w:rPr>
          </w:rPrChange>
        </w:rPr>
        <w:t xml:space="preserve"> </w:t>
      </w:r>
      <w:r w:rsidR="00A96A35" w:rsidRPr="0027638C">
        <w:rPr>
          <w:sz w:val="24"/>
          <w:rPrChange w16du:dateUtc="2026-07-07T18:18:00Z" w:author="Author" w:date="2026-07-07T20:18:00Z" w:id="13271">
            <w:rPr>
              <w:rFonts w:ascii="Times New Roman"/>
              <w:color w:val="000000"/>
            </w:rPr>
          </w:rPrChange>
        </w:rPr>
        <w:t>ipsum</w:t>
      </w:r>
      <w:r w:rsidR="00A96A35" w:rsidRPr="0027638C">
        <w:rPr>
          <w:sz w:val="24"/>
          <w:rPrChange w16du:dateUtc="2026-07-07T18:18:00Z" w:author="Author" w:date="2026-07-07T20:18:00Z" w:id="13272">
            <w:rPr>
              <w:rFonts w:ascii="Times New Roman"/>
              <w:color w:val="000000"/>
              <w:spacing w:val="12"/>
            </w:rPr>
          </w:rPrChange>
        </w:rPr>
        <w:t xml:space="preserve"> </w:t>
      </w:r>
      <w:r w:rsidR="00A96A35" w:rsidRPr="0027638C">
        <w:rPr>
          <w:sz w:val="24"/>
          <w:rPrChange w16du:dateUtc="2026-07-07T18:18:00Z" w:author="Author" w:date="2026-07-07T20:18:00Z" w:id="13273">
            <w:rPr>
              <w:rFonts w:ascii="Times New Roman"/>
              <w:color w:val="000000"/>
            </w:rPr>
          </w:rPrChange>
        </w:rPr>
        <w:t>Dolor</w:t>
      </w:r>
      <w:r w:rsidR="00A96A35" w:rsidRPr="0027638C">
        <w:rPr>
          <w:sz w:val="24"/>
          <w:rPrChange w16du:dateUtc="2026-07-07T18:18:00Z" w:author="Author" w:date="2026-07-07T20:18:00Z" w:id="13274">
            <w:rPr>
              <w:rFonts w:ascii="Times New Roman"/>
              <w:color w:val="000000"/>
              <w:spacing w:val="12"/>
            </w:rPr>
          </w:rPrChange>
        </w:rPr>
        <w:t xml:space="preserve"> </w:t>
      </w:r>
      <w:r w:rsidR="00A96A35" w:rsidRPr="0027638C">
        <w:rPr>
          <w:sz w:val="24"/>
          <w:rPrChange w16du:dateUtc="2026-07-07T18:18:00Z" w:author="Author" w:date="2026-07-07T20:18:00Z" w:id="13275">
            <w:rPr>
              <w:rFonts w:ascii="Times New Roman"/>
              <w:color w:val="000000"/>
            </w:rPr>
          </w:rPrChange>
        </w:rPr>
        <w:t>sit</w:t>
      </w:r>
      <w:r w:rsidR="00A96A35" w:rsidRPr="0027638C">
        <w:rPr>
          <w:sz w:val="24"/>
          <w:rPrChange w16du:dateUtc="2026-07-07T18:18:00Z" w:author="Author" w:date="2026-07-07T20:18:00Z" w:id="13276">
            <w:rPr>
              <w:rFonts w:ascii="Times New Roman"/>
              <w:color w:val="000000"/>
              <w:spacing w:val="12"/>
            </w:rPr>
          </w:rPrChange>
        </w:rPr>
        <w:t xml:space="preserve"> </w:t>
      </w:r>
      <w:r w:rsidR="00A96A35" w:rsidRPr="0027638C">
        <w:rPr>
          <w:sz w:val="24"/>
          <w:rPrChange w16du:dateUtc="2026-07-07T18:18:00Z" w:author="Author" w:date="2026-07-07T20:18:00Z" w:id="13277">
            <w:rPr>
              <w:rFonts w:ascii="Times New Roman"/>
              <w:color w:val="000000"/>
            </w:rPr>
          </w:rPrChange>
        </w:rPr>
        <w:t>amet</w:t>
      </w:r>
      <w:r w:rsidR="00A96A35" w:rsidRPr="0027638C">
        <w:rPr>
          <w:sz w:val="24"/>
          <w:rPrChange w16du:dateUtc="2026-07-07T18:18:00Z" w:author="Author" w:date="2026-07-07T20:18:00Z" w:id="13278">
            <w:rPr>
              <w:rFonts w:ascii="Times New Roman"/>
              <w:color w:val="000000"/>
              <w:spacing w:val="12"/>
            </w:rPr>
          </w:rPrChange>
        </w:rPr>
        <w:t xml:space="preserve"> </w:t>
      </w:r>
      <w:r w:rsidR="00A96A35" w:rsidRPr="0027638C">
        <w:rPr>
          <w:sz w:val="24"/>
          <w:rPrChange w16du:dateUtc="2026-07-07T18:18:00Z" w:author="Author" w:date="2026-07-07T20:18:00Z" w:id="13279">
            <w:rPr>
              <w:rFonts w:ascii="Times New Roman"/>
              <w:color w:val="000000"/>
            </w:rPr>
          </w:rPrChange>
        </w:rPr>
        <w:t>consectetur</w:t>
      </w:r>
      <w:r w:rsidR="00A96A35" w:rsidRPr="0027638C">
        <w:rPr>
          <w:sz w:val="24"/>
          <w:rPrChange w16du:dateUtc="2026-07-07T18:18:00Z" w:author="Author" w:date="2026-07-07T20:18:00Z" w:id="13280">
            <w:rPr>
              <w:rFonts w:ascii="Times New Roman"/>
              <w:color w:val="000000"/>
              <w:spacing w:val="12"/>
            </w:rPr>
          </w:rPrChange>
        </w:rPr>
        <w:t xml:space="preserve"> </w:t>
      </w:r>
      <w:r w:rsidR="00A96A35" w:rsidRPr="0027638C">
        <w:rPr>
          <w:sz w:val="24"/>
          <w:rPrChange w16du:dateUtc="2026-07-07T18:18:00Z" w:author="Author" w:date="2026-07-07T20:18:00Z" w:id="13281">
            <w:rPr>
              <w:rFonts w:ascii="Times New Roman"/>
              <w:color w:val="000000"/>
            </w:rPr>
          </w:rPrChange>
        </w:rPr>
        <w:t>Adipiscing</w:t>
      </w:r>
      <w:r w:rsidR="00A96A35" w:rsidRPr="0027638C">
        <w:rPr>
          <w:sz w:val="24"/>
          <w:rPrChange w16du:dateUtc="2026-07-07T18:18:00Z" w:author="Author" w:date="2026-07-07T20:18:00Z" w:id="13282">
            <w:rPr>
              <w:rFonts w:ascii="Times New Roman"/>
              <w:color w:val="000000"/>
              <w:spacing w:val="12"/>
            </w:rPr>
          </w:rPrChange>
        </w:rPr>
        <w:t xml:space="preserve"> </w:t>
      </w:r>
      <w:r w:rsidR="00A96A35" w:rsidRPr="0027638C">
        <w:rPr>
          <w:sz w:val="24"/>
          <w:rPrChange w16du:dateUtc="2026-07-07T18:18:00Z" w:author="Author" w:date="2026-07-07T20:18:00Z" w:id="13283">
            <w:rPr>
              <w:rFonts w:ascii="Times New Roman"/>
              <w:color w:val="000000"/>
            </w:rPr>
          </w:rPrChange>
        </w:rPr>
        <w:t>elit</w:t>
      </w:r>
      <w:r w:rsidR="00A96A35" w:rsidRPr="0027638C">
        <w:rPr>
          <w:sz w:val="24"/>
          <w:rPrChange w16du:dateUtc="2026-07-07T18:18:00Z" w:author="Author" w:date="2026-07-07T20:18:00Z" w:id="13284">
            <w:rPr>
              <w:rFonts w:ascii="Times New Roman"/>
              <w:color w:val="000000"/>
              <w:spacing w:val="12"/>
            </w:rPr>
          </w:rPrChange>
        </w:rPr>
        <w:t xml:space="preserve"> </w:t>
      </w:r>
      <w:r w:rsidR="00A96A35" w:rsidRPr="0027638C">
        <w:rPr>
          <w:sz w:val="24"/>
          <w:rPrChange w16du:dateUtc="2026-07-07T18:18:00Z" w:author="Author" w:date="2026-07-07T20:18:00Z" w:id="13285">
            <w:rPr>
              <w:rFonts w:ascii="Times New Roman"/>
              <w:color w:val="000000"/>
            </w:rPr>
          </w:rPrChange>
        </w:rPr>
        <w:t>sed</w:t>
      </w:r>
      <w:r w:rsidR="00A96A35" w:rsidRPr="0027638C">
        <w:rPr>
          <w:sz w:val="24"/>
          <w:rPrChange w16du:dateUtc="2026-07-07T18:18:00Z" w:author="Author" w:date="2026-07-07T20:18:00Z" w:id="13286">
            <w:rPr>
              <w:rFonts w:ascii="Times New Roman"/>
              <w:color w:val="000000"/>
              <w:spacing w:val="12"/>
            </w:rPr>
          </w:rPrChange>
        </w:rPr>
        <w:t xml:space="preserve"> </w:t>
      </w:r>
      <w:r w:rsidR="00A96A35" w:rsidRPr="0027638C">
        <w:rPr>
          <w:sz w:val="24"/>
          <w:rPrChange w16du:dateUtc="2026-07-07T18:18:00Z" w:author="Author" w:date="2026-07-07T20:18:00Z" w:id="13287">
            <w:rPr>
              <w:rFonts w:ascii="Times New Roman"/>
              <w:color w:val="000000"/>
            </w:rPr>
          </w:rPrChange>
        </w:rPr>
        <w:t>do</w:t>
      </w:r>
      <w:r w:rsidR="00A96A35" w:rsidRPr="0027638C">
        <w:rPr>
          <w:sz w:val="24"/>
          <w:rPrChange w16du:dateUtc="2026-07-07T18:18:00Z" w:author="Author" w:date="2026-07-07T20:18:00Z" w:id="13288">
            <w:rPr>
              <w:rFonts w:ascii="Times New Roman"/>
              <w:color w:val="000000"/>
              <w:spacing w:val="12"/>
            </w:rPr>
          </w:rPrChange>
        </w:rPr>
        <w:t xml:space="preserve"> </w:t>
      </w:r>
      <w:r w:rsidR="00A96A35" w:rsidRPr="0027638C">
        <w:rPr>
          <w:sz w:val="24"/>
          <w:rPrChange w16du:dateUtc="2026-07-07T18:18:00Z" w:author="Author" w:date="2026-07-07T20:18:00Z" w:id="13289">
            <w:rPr>
              <w:rFonts w:ascii="Times New Roman"/>
              <w:color w:val="000000"/>
            </w:rPr>
          </w:rPrChange>
        </w:rPr>
        <w:t>eiusmod</w:t>
      </w:r>
      <w:r w:rsidR="00A96A35" w:rsidRPr="0027638C">
        <w:rPr>
          <w:sz w:val="24"/>
          <w:rPrChange w16du:dateUtc="2026-07-07T18:18:00Z" w:author="Author" w:date="2026-07-07T20:18:00Z" w:id="13290">
            <w:rPr>
              <w:rFonts w:ascii="Times New Roman"/>
              <w:color w:val="000000"/>
              <w:spacing w:val="12"/>
            </w:rPr>
          </w:rPrChange>
        </w:rPr>
        <w:t xml:space="preserve"> </w:t>
      </w:r>
      <w:r w:rsidR="00A96A35" w:rsidRPr="0027638C">
        <w:rPr>
          <w:sz w:val="24"/>
          <w:rPrChange w16du:dateUtc="2026-07-07T18:18:00Z" w:author="Author" w:date="2026-07-07T20:18:00Z" w:id="13291">
            <w:rPr>
              <w:rFonts w:ascii="Times New Roman"/>
              <w:color w:val="000000"/>
            </w:rPr>
          </w:rPrChange>
        </w:rPr>
        <w:t>tempor</w:t>
      </w:r>
      <w:r w:rsidR="00A96A35" w:rsidRPr="0027638C">
        <w:rPr>
          <w:sz w:val="24"/>
          <w:rPrChange w16du:dateUtc="2026-07-07T18:18:00Z" w:author="Author" w:date="2026-07-07T20:18:00Z" w:id="13292">
            <w:rPr>
              <w:rFonts w:ascii="Times New Roman"/>
              <w:color w:val="000000"/>
              <w:spacing w:val="12"/>
            </w:rPr>
          </w:rPrChange>
        </w:rPr>
        <w:t xml:space="preserve"> </w:t>
      </w:r>
      <w:r w:rsidR="00A96A35" w:rsidRPr="0027638C">
        <w:rPr>
          <w:sz w:val="24"/>
          <w:rPrChange w16du:dateUtc="2026-07-07T18:18:00Z" w:author="Author" w:date="2026-07-07T20:18:00Z" w:id="13293">
            <w:rPr>
              <w:rFonts w:ascii="Times New Roman"/>
              <w:color w:val="000000"/>
            </w:rPr>
          </w:rPrChange>
        </w:rPr>
        <w:t>incididunt</w:t>
      </w:r>
      <w:r w:rsidR="00A96A35" w:rsidRPr="0027638C">
        <w:rPr>
          <w:sz w:val="24"/>
          <w:rPrChange w16du:dateUtc="2026-07-07T18:18:00Z" w:author="Author" w:date="2026-07-07T20:18:00Z" w:id="13294">
            <w:rPr>
              <w:rFonts w:ascii="Times New Roman"/>
              <w:color w:val="000000"/>
              <w:spacing w:val="12"/>
            </w:rPr>
          </w:rPrChange>
        </w:rPr>
        <w:t xml:space="preserve"> </w:t>
      </w:r>
      <w:r w:rsidR="00A96A35" w:rsidRPr="0027638C">
        <w:rPr>
          <w:sz w:val="24"/>
          <w:rPrChange w16du:dateUtc="2026-07-07T18:18:00Z" w:author="Author" w:date="2026-07-07T20:18:00Z" w:id="13295">
            <w:rPr>
              <w:rFonts w:ascii="Times New Roman"/>
              <w:color w:val="000000"/>
            </w:rPr>
          </w:rPrChange>
        </w:rPr>
        <w:t>ut</w:t>
      </w:r>
      <w:r w:rsidR="00A96A35" w:rsidRPr="0027638C">
        <w:rPr>
          <w:sz w:val="24"/>
          <w:rPrChange w16du:dateUtc="2026-07-07T18:18:00Z" w:author="Author" w:date="2026-07-07T20:18:00Z" w:id="13296">
            <w:rPr>
              <w:rFonts w:ascii="Times New Roman"/>
              <w:color w:val="000000"/>
              <w:spacing w:val="12"/>
            </w:rPr>
          </w:rPrChange>
        </w:rPr>
        <w:t xml:space="preserve"> </w:t>
      </w:r>
      <w:r w:rsidR="00A96A35" w:rsidRPr="0027638C">
        <w:rPr>
          <w:sz w:val="24"/>
          <w:rPrChange w16du:dateUtc="2026-07-07T18:18:00Z" w:author="Author" w:date="2026-07-07T20:18:00Z" w:id="13297">
            <w:rPr>
              <w:rFonts w:ascii="Times New Roman"/>
              <w:color w:val="000000"/>
            </w:rPr>
          </w:rPrChange>
        </w:rPr>
        <w:t>labore</w:t>
      </w:r>
      <w:r w:rsidR="00A96A35" w:rsidRPr="0027638C">
        <w:rPr>
          <w:sz w:val="24"/>
          <w:rPrChange w16du:dateUtc="2026-07-07T18:18:00Z" w:author="Author" w:date="2026-07-07T20:18:00Z" w:id="13298">
            <w:rPr>
              <w:rFonts w:ascii="Times New Roman"/>
              <w:color w:val="000000"/>
              <w:spacing w:val="12"/>
            </w:rPr>
          </w:rPrChange>
        </w:rPr>
        <w:t xml:space="preserve"> </w:t>
      </w:r>
      <w:r w:rsidR="00A96A35" w:rsidRPr="0027638C">
        <w:rPr>
          <w:sz w:val="24"/>
          <w:rPrChange w16du:dateUtc="2026-07-07T18:18:00Z" w:author="Author" w:date="2026-07-07T20:18:00Z" w:id="13299">
            <w:rPr>
              <w:rFonts w:ascii="Times New Roman"/>
              <w:color w:val="000000"/>
            </w:rPr>
          </w:rPrChange>
        </w:rPr>
        <w:t>et</w:t>
      </w:r>
      <w:r w:rsidR="00A96A35" w:rsidRPr="0027638C">
        <w:rPr>
          <w:sz w:val="24"/>
          <w:rPrChange w16du:dateUtc="2026-07-07T18:18:00Z" w:author="Author" w:date="2026-07-07T20:18:00Z" w:id="13300">
            <w:rPr>
              <w:rFonts w:ascii="Times New Roman"/>
              <w:color w:val="000000"/>
              <w:spacing w:val="12"/>
            </w:rPr>
          </w:rPrChange>
        </w:rPr>
        <w:t xml:space="preserve"> </w:t>
      </w:r>
      <w:r w:rsidR="00A96A35" w:rsidRPr="0027638C">
        <w:rPr>
          <w:sz w:val="24"/>
          <w:rPrChange w16du:dateUtc="2026-07-07T18:18:00Z" w:author="Author" w:date="2026-07-07T20:18:00Z" w:id="13301">
            <w:rPr>
              <w:rFonts w:ascii="Times New Roman" w:hAnsi="Times New Roman"/>
              <w:color w:val="000000"/>
            </w:rPr>
          </w:rPrChange>
        </w:rPr>
        <w:t>dolore</w:t>
      </w:r>
      <w:del w16du:dateUtc="2026-07-07T18:18:00Z" w:author="Author" w:date="2026-07-07T20:18:00Z" w:id="13302">
        <w:r>
          <w:rPr>
            <w:color w:val="000000"/>
          </w:rPr>
          <w:cr/>
        </w:r>
      </w:del>
      <w:r w:rsidR="00A96A35" w:rsidRPr="0027638C">
        <w:rPr>
          <w:sz w:val="24"/>
          <w:rPrChange w16du:dateUtc="2026-07-07T18:18:00Z" w:author="Author" w:date="2026-07-07T20:18:00Z" w:id="13303">
            <w:rPr>
              <w:rFonts w:ascii="Times New Roman"/>
              <w:color w:val="000000"/>
              <w:spacing w:val="665"/>
            </w:rPr>
          </w:rPrChange>
        </w:rPr>
        <w:t xml:space="preserve"> </w:t>
      </w:r>
      <w:r w:rsidR="00A96A35" w:rsidRPr="0027638C">
        <w:rPr>
          <w:sz w:val="24"/>
          <w:rPrChange w16du:dateUtc="2026-07-07T18:18:00Z" w:author="Author" w:date="2026-07-07T20:18:00Z" w:id="13304">
            <w:rPr>
              <w:rFonts w:ascii="Times New Roman"/>
              <w:color w:val="000000"/>
            </w:rPr>
          </w:rPrChange>
        </w:rPr>
        <w:t>Magna</w:t>
      </w:r>
      <w:r w:rsidR="00A96A35" w:rsidRPr="0027638C">
        <w:rPr>
          <w:spacing w:val="-6"/>
          <w:sz w:val="24"/>
          <w:rPrChange w16du:dateUtc="2026-07-07T18:18:00Z" w:author="Author" w:date="2026-07-07T20:18:00Z" w:id="13305">
            <w:rPr>
              <w:rFonts w:ascii="Times New Roman"/>
              <w:color w:val="000000"/>
              <w:spacing w:val="-2"/>
            </w:rPr>
          </w:rPrChange>
        </w:rPr>
        <w:t xml:space="preserve"> </w:t>
      </w:r>
      <w:r w:rsidR="00A96A35" w:rsidRPr="0027638C">
        <w:rPr>
          <w:sz w:val="24"/>
          <w:rPrChange w16du:dateUtc="2026-07-07T18:18:00Z" w:author="Author" w:date="2026-07-07T20:18:00Z" w:id="13306">
            <w:rPr>
              <w:rFonts w:ascii="Times New Roman"/>
              <w:color w:val="000000"/>
            </w:rPr>
          </w:rPrChange>
        </w:rPr>
        <w:t>11.</w:t>
      </w:r>
      <w:r w:rsidR="00A96A35" w:rsidRPr="0027638C">
        <w:rPr>
          <w:spacing w:val="-6"/>
          <w:sz w:val="24"/>
          <w:rPrChange w16du:dateUtc="2026-07-07T18:18:00Z" w:author="Author" w:date="2026-07-07T20:18:00Z" w:id="13307">
            <w:rPr>
              <w:rFonts w:ascii="Times New Roman"/>
              <w:color w:val="000000"/>
              <w:spacing w:val="-2"/>
            </w:rPr>
          </w:rPrChange>
        </w:rPr>
        <w:t xml:space="preserve"> </w:t>
      </w:r>
      <w:r w:rsidR="00A96A35" w:rsidRPr="0027638C">
        <w:rPr>
          <w:sz w:val="24"/>
          <w:rPrChange w16du:dateUtc="2026-07-07T18:18:00Z" w:author="Author" w:date="2026-07-07T20:18:00Z" w:id="13308">
            <w:rPr>
              <w:rFonts w:ascii="Times New Roman"/>
              <w:color w:val="000000"/>
            </w:rPr>
          </w:rPrChange>
        </w:rPr>
        <w:t>Aliqua</w:t>
      </w:r>
      <w:r w:rsidR="00A96A35" w:rsidRPr="0027638C">
        <w:rPr>
          <w:spacing w:val="-6"/>
          <w:sz w:val="24"/>
          <w:rPrChange w16du:dateUtc="2026-07-07T18:18:00Z" w:author="Author" w:date="2026-07-07T20:18:00Z" w:id="13309">
            <w:rPr>
              <w:rFonts w:ascii="Times New Roman"/>
              <w:color w:val="000000"/>
              <w:spacing w:val="-2"/>
            </w:rPr>
          </w:rPrChange>
        </w:rPr>
        <w:t xml:space="preserve"> </w:t>
      </w:r>
      <w:r w:rsidR="00A96A35" w:rsidRPr="0027638C">
        <w:rPr>
          <w:sz w:val="24"/>
          <w:rPrChange w16du:dateUtc="2026-07-07T18:18:00Z" w:author="Author" w:date="2026-07-07T20:18:00Z" w:id="13310">
            <w:rPr>
              <w:rFonts w:ascii="Times New Roman"/>
              <w:color w:val="000000"/>
            </w:rPr>
          </w:rPrChange>
        </w:rPr>
        <w:t>Lorem</w:t>
      </w:r>
      <w:r w:rsidR="00A96A35" w:rsidRPr="0027638C">
        <w:rPr>
          <w:spacing w:val="-6"/>
          <w:sz w:val="24"/>
          <w:rPrChange w16du:dateUtc="2026-07-07T18:18:00Z" w:author="Author" w:date="2026-07-07T20:18:00Z" w:id="13311">
            <w:rPr>
              <w:rFonts w:ascii="Times New Roman"/>
              <w:color w:val="000000"/>
              <w:spacing w:val="-2"/>
            </w:rPr>
          </w:rPrChange>
        </w:rPr>
        <w:t xml:space="preserve"> </w:t>
      </w:r>
      <w:r w:rsidR="00A96A35" w:rsidRPr="0027638C">
        <w:rPr>
          <w:sz w:val="24"/>
          <w:rPrChange w16du:dateUtc="2026-07-07T18:18:00Z" w:author="Author" w:date="2026-07-07T20:18:00Z" w:id="13312">
            <w:rPr>
              <w:rFonts w:ascii="Times New Roman"/>
              <w:color w:val="000000"/>
            </w:rPr>
          </w:rPrChange>
        </w:rPr>
        <w:t>ipsum</w:t>
      </w:r>
      <w:r w:rsidR="00A96A35" w:rsidRPr="0027638C">
        <w:rPr>
          <w:spacing w:val="-6"/>
          <w:sz w:val="24"/>
          <w:rPrChange w16du:dateUtc="2026-07-07T18:18:00Z" w:author="Author" w:date="2026-07-07T20:18:00Z" w:id="13313">
            <w:rPr>
              <w:rFonts w:ascii="Times New Roman"/>
              <w:color w:val="000000"/>
              <w:spacing w:val="-2"/>
            </w:rPr>
          </w:rPrChange>
        </w:rPr>
        <w:t xml:space="preserve"> </w:t>
      </w:r>
      <w:r w:rsidR="00A96A35" w:rsidRPr="0027638C">
        <w:rPr>
          <w:sz w:val="24"/>
          <w:rPrChange w16du:dateUtc="2026-07-07T18:18:00Z" w:author="Author" w:date="2026-07-07T20:18:00Z" w:id="13314">
            <w:rPr>
              <w:rFonts w:ascii="Times New Roman"/>
              <w:color w:val="000000"/>
            </w:rPr>
          </w:rPrChange>
        </w:rPr>
        <w:t>dolor</w:t>
      </w:r>
      <w:r w:rsidR="00A96A35" w:rsidRPr="0027638C">
        <w:rPr>
          <w:spacing w:val="-6"/>
          <w:sz w:val="24"/>
          <w:rPrChange w16du:dateUtc="2026-07-07T18:18:00Z" w:author="Author" w:date="2026-07-07T20:18:00Z" w:id="13315">
            <w:rPr>
              <w:rFonts w:ascii="Times New Roman"/>
              <w:color w:val="000000"/>
              <w:spacing w:val="-2"/>
            </w:rPr>
          </w:rPrChange>
        </w:rPr>
        <w:t xml:space="preserve"> </w:t>
      </w:r>
      <w:r w:rsidR="00A96A35" w:rsidRPr="0027638C">
        <w:rPr>
          <w:sz w:val="24"/>
          <w:rPrChange w16du:dateUtc="2026-07-07T18:18:00Z" w:author="Author" w:date="2026-07-07T20:18:00Z" w:id="13316">
            <w:rPr>
              <w:rFonts w:ascii="Times New Roman"/>
              <w:color w:val="000000"/>
            </w:rPr>
          </w:rPrChange>
        </w:rPr>
        <w:t>(sit</w:t>
      </w:r>
      <w:r w:rsidR="00A96A35" w:rsidRPr="0027638C">
        <w:rPr>
          <w:spacing w:val="-6"/>
          <w:sz w:val="24"/>
          <w:rPrChange w16du:dateUtc="2026-07-07T18:18:00Z" w:author="Author" w:date="2026-07-07T20:18:00Z" w:id="13317">
            <w:rPr>
              <w:rFonts w:ascii="Times New Roman"/>
              <w:color w:val="000000"/>
              <w:spacing w:val="-2"/>
            </w:rPr>
          </w:rPrChange>
        </w:rPr>
        <w:t xml:space="preserve"> </w:t>
      </w:r>
      <w:r w:rsidR="00A96A35" w:rsidRPr="0027638C">
        <w:rPr>
          <w:sz w:val="24"/>
          <w:rPrChange w16du:dateUtc="2026-07-07T18:18:00Z" w:author="Author" w:date="2026-07-07T20:18:00Z" w:id="13318">
            <w:rPr>
              <w:rFonts w:ascii="Times New Roman" w:hAnsi="Times New Roman"/>
              <w:color w:val="000000"/>
              <w:spacing w:val="6"/>
            </w:rPr>
          </w:rPrChange>
        </w:rPr>
        <w:t>“</w:t>
      </w:r>
      <w:r w:rsidR="00A96A35" w:rsidRPr="0027638C">
        <w:rPr>
          <w:b/>
          <w:sz w:val="24"/>
          <w:rPrChange w16du:dateUtc="2026-07-07T18:18:00Z" w:author="Author" w:date="2026-07-07T20:18:00Z" w:id="13319">
            <w:rPr>
              <w:rFonts w:ascii="Times New Roman" w:hAnsi="Times New Roman"/>
              <w:color w:val="000000"/>
              <w:spacing w:val="6"/>
            </w:rPr>
          </w:rPrChange>
        </w:rPr>
        <w:t>Amet</w:t>
      </w:r>
      <w:r w:rsidR="00A96A35" w:rsidRPr="0027638C">
        <w:rPr>
          <w:sz w:val="24"/>
          <w:rPrChange w16du:dateUtc="2026-07-07T18:18:00Z" w:author="Author" w:date="2026-07-07T20:18:00Z" w:id="13320">
            <w:rPr>
              <w:rFonts w:ascii="Times New Roman" w:hAnsi="Times New Roman"/>
              <w:color w:val="000000"/>
              <w:spacing w:val="6"/>
            </w:rPr>
          </w:rPrChange>
        </w:rPr>
        <w:t>”)</w:t>
      </w:r>
      <w:r w:rsidR="00A96A35" w:rsidRPr="0027638C">
        <w:rPr>
          <w:spacing w:val="-6"/>
          <w:sz w:val="24"/>
          <w:rPrChange w16du:dateUtc="2026-07-07T18:18:00Z" w:author="Author" w:date="2026-07-07T20:18:00Z" w:id="13321">
            <w:rPr>
              <w:rFonts w:ascii="Times New Roman"/>
              <w:color w:val="000000"/>
              <w:spacing w:val="-8"/>
            </w:rPr>
          </w:rPrChange>
        </w:rPr>
        <w:t xml:space="preserve"> </w:t>
      </w:r>
      <w:r w:rsidR="00A96A35" w:rsidRPr="0027638C">
        <w:rPr>
          <w:sz w:val="24"/>
          <w:rPrChange w16du:dateUtc="2026-07-07T18:18:00Z" w:author="Author" w:date="2026-07-07T20:18:00Z" w:id="13322">
            <w:rPr>
              <w:rFonts w:ascii="Times New Roman"/>
              <w:color w:val="000000"/>
            </w:rPr>
          </w:rPrChange>
        </w:rPr>
        <w:t>consectetur</w:t>
      </w:r>
      <w:r w:rsidR="00A96A35" w:rsidRPr="0027638C">
        <w:rPr>
          <w:spacing w:val="-6"/>
          <w:sz w:val="24"/>
          <w:rPrChange w16du:dateUtc="2026-07-07T18:18:00Z" w:author="Author" w:date="2026-07-07T20:18:00Z" w:id="13323">
            <w:rPr>
              <w:rFonts w:ascii="Times New Roman"/>
              <w:color w:val="000000"/>
              <w:spacing w:val="-2"/>
            </w:rPr>
          </w:rPrChange>
        </w:rPr>
        <w:t xml:space="preserve"> </w:t>
      </w:r>
      <w:r w:rsidR="00A96A35" w:rsidRPr="0027638C">
        <w:rPr>
          <w:sz w:val="24"/>
          <w:rPrChange w16du:dateUtc="2026-07-07T18:18:00Z" w:author="Author" w:date="2026-07-07T20:18:00Z" w:id="13324">
            <w:rPr>
              <w:rFonts w:ascii="Times New Roman"/>
              <w:color w:val="000000"/>
            </w:rPr>
          </w:rPrChange>
        </w:rPr>
        <w:t>adipiscing</w:t>
      </w:r>
      <w:r w:rsidR="00A96A35" w:rsidRPr="0027638C">
        <w:rPr>
          <w:spacing w:val="-6"/>
          <w:sz w:val="24"/>
          <w:rPrChange w16du:dateUtc="2026-07-07T18:18:00Z" w:author="Author" w:date="2026-07-07T20:18:00Z" w:id="13325">
            <w:rPr>
              <w:rFonts w:ascii="Times New Roman"/>
              <w:color w:val="000000"/>
              <w:spacing w:val="-2"/>
            </w:rPr>
          </w:rPrChange>
        </w:rPr>
        <w:t xml:space="preserve"> </w:t>
      </w:r>
      <w:r w:rsidR="00A96A35" w:rsidRPr="0027638C">
        <w:rPr>
          <w:sz w:val="24"/>
          <w:rPrChange w16du:dateUtc="2026-07-07T18:18:00Z" w:author="Author" w:date="2026-07-07T20:18:00Z" w:id="13326">
            <w:rPr>
              <w:rFonts w:ascii="Times New Roman"/>
              <w:color w:val="000000"/>
            </w:rPr>
          </w:rPrChange>
        </w:rPr>
        <w:t>elit</w:t>
      </w:r>
      <w:r w:rsidR="00A96A35" w:rsidRPr="0027638C">
        <w:rPr>
          <w:spacing w:val="-6"/>
          <w:sz w:val="24"/>
          <w:rPrChange w16du:dateUtc="2026-07-07T18:18:00Z" w:author="Author" w:date="2026-07-07T20:18:00Z" w:id="13327">
            <w:rPr>
              <w:rFonts w:ascii="Times New Roman"/>
              <w:color w:val="000000"/>
              <w:spacing w:val="-2"/>
            </w:rPr>
          </w:rPrChange>
        </w:rPr>
        <w:t xml:space="preserve"> </w:t>
      </w:r>
      <w:r w:rsidR="00A96A35" w:rsidRPr="0027638C">
        <w:rPr>
          <w:sz w:val="24"/>
          <w:rPrChange w16du:dateUtc="2026-07-07T18:18:00Z" w:author="Author" w:date="2026-07-07T20:18:00Z" w:id="13328">
            <w:rPr>
              <w:rFonts w:ascii="Times New Roman" w:hAnsi="Times New Roman"/>
              <w:color w:val="000000"/>
            </w:rPr>
          </w:rPrChange>
        </w:rPr>
        <w:t>sed</w:t>
      </w:r>
      <w:del w16du:dateUtc="2026-07-07T18:18:00Z" w:author="Author" w:date="2026-07-07T20:18:00Z" w:id="13329">
        <w:r>
          <w:rPr>
            <w:color w:val="000000"/>
          </w:rPr>
          <w:cr/>
        </w:r>
      </w:del>
      <w:r w:rsidR="00A96A35" w:rsidRPr="0027638C">
        <w:rPr>
          <w:sz w:val="24"/>
          <w:rPrChange w16du:dateUtc="2026-07-07T18:18:00Z" w:author="Author" w:date="2026-07-07T20:18:00Z" w:id="13330">
            <w:rPr>
              <w:rFonts w:ascii="Times New Roman"/>
              <w:color w:val="000000"/>
              <w:spacing w:val="665"/>
            </w:rPr>
          </w:rPrChange>
        </w:rPr>
        <w:t xml:space="preserve"> </w:t>
      </w:r>
      <w:r w:rsidR="00A96A35" w:rsidRPr="0027638C">
        <w:rPr>
          <w:sz w:val="24"/>
          <w:rPrChange w16du:dateUtc="2026-07-07T18:18:00Z" w:author="Author" w:date="2026-07-07T20:18:00Z" w:id="13331">
            <w:rPr>
              <w:rFonts w:ascii="Times New Roman"/>
              <w:color w:val="000000"/>
            </w:rPr>
          </w:rPrChange>
        </w:rPr>
        <w:t>do</w:t>
      </w:r>
      <w:r w:rsidR="00A96A35" w:rsidRPr="0027638C">
        <w:rPr>
          <w:spacing w:val="-5"/>
          <w:sz w:val="24"/>
          <w:rPrChange w16du:dateUtc="2026-07-07T18:18:00Z" w:author="Author" w:date="2026-07-07T20:18:00Z" w:id="13332">
            <w:rPr>
              <w:rFonts w:ascii="Times New Roman"/>
              <w:color w:val="000000"/>
              <w:spacing w:val="-1"/>
            </w:rPr>
          </w:rPrChange>
        </w:rPr>
        <w:t xml:space="preserve"> </w:t>
      </w:r>
      <w:r w:rsidR="00A96A35" w:rsidRPr="0027638C">
        <w:rPr>
          <w:sz w:val="24"/>
          <w:rPrChange w16du:dateUtc="2026-07-07T18:18:00Z" w:author="Author" w:date="2026-07-07T20:18:00Z" w:id="13333">
            <w:rPr>
              <w:rFonts w:ascii="Times New Roman"/>
              <w:color w:val="000000"/>
            </w:rPr>
          </w:rPrChange>
        </w:rPr>
        <w:t>Eiusmod</w:t>
      </w:r>
      <w:r w:rsidR="00A96A35" w:rsidRPr="0027638C">
        <w:rPr>
          <w:spacing w:val="-5"/>
          <w:sz w:val="24"/>
          <w:rPrChange w16du:dateUtc="2026-07-07T18:18:00Z" w:author="Author" w:date="2026-07-07T20:18:00Z" w:id="13334">
            <w:rPr>
              <w:rFonts w:ascii="Times New Roman"/>
              <w:color w:val="000000"/>
              <w:spacing w:val="-1"/>
            </w:rPr>
          </w:rPrChange>
        </w:rPr>
        <w:t xml:space="preserve"> </w:t>
      </w:r>
      <w:r w:rsidR="00A96A35" w:rsidRPr="0027638C">
        <w:rPr>
          <w:sz w:val="24"/>
          <w:rPrChange w16du:dateUtc="2026-07-07T18:18:00Z" w:author="Author" w:date="2026-07-07T20:18:00Z" w:id="13335">
            <w:rPr>
              <w:rFonts w:ascii="Times New Roman"/>
              <w:color w:val="000000"/>
            </w:rPr>
          </w:rPrChange>
        </w:rPr>
        <w:t>(tempor</w:t>
      </w:r>
      <w:r w:rsidR="00A96A35" w:rsidRPr="0027638C">
        <w:rPr>
          <w:spacing w:val="-5"/>
          <w:sz w:val="24"/>
          <w:rPrChange w16du:dateUtc="2026-07-07T18:18:00Z" w:author="Author" w:date="2026-07-07T20:18:00Z" w:id="13336">
            <w:rPr>
              <w:rFonts w:ascii="Times New Roman"/>
              <w:color w:val="000000"/>
              <w:spacing w:val="-1"/>
            </w:rPr>
          </w:rPrChange>
        </w:rPr>
        <w:t xml:space="preserve"> </w:t>
      </w:r>
      <w:r w:rsidR="00A96A35" w:rsidRPr="0027638C">
        <w:rPr>
          <w:sz w:val="24"/>
          <w:rPrChange w16du:dateUtc="2026-07-07T18:18:00Z" w:author="Author" w:date="2026-07-07T20:18:00Z" w:id="13337">
            <w:rPr>
              <w:rFonts w:ascii="Times New Roman" w:hAnsi="Times New Roman"/>
              <w:color w:val="000000"/>
              <w:spacing w:val="8"/>
            </w:rPr>
          </w:rPrChange>
        </w:rPr>
        <w:t>“</w:t>
      </w:r>
      <w:r w:rsidR="00A96A35" w:rsidRPr="0027638C">
        <w:rPr>
          <w:b/>
          <w:sz w:val="24"/>
          <w:rPrChange w16du:dateUtc="2026-07-07T18:18:00Z" w:author="Author" w:date="2026-07-07T20:18:00Z" w:id="13338">
            <w:rPr>
              <w:rFonts w:ascii="Times New Roman" w:hAnsi="Times New Roman"/>
              <w:color w:val="000000"/>
              <w:spacing w:val="8"/>
            </w:rPr>
          </w:rPrChange>
        </w:rPr>
        <w:t>Incididunt</w:t>
      </w:r>
      <w:r w:rsidR="00A96A35" w:rsidRPr="0027638C">
        <w:rPr>
          <w:sz w:val="24"/>
          <w:rPrChange w16du:dateUtc="2026-07-07T18:18:00Z" w:author="Author" w:date="2026-07-07T20:18:00Z" w:id="13339">
            <w:rPr>
              <w:rFonts w:ascii="Times New Roman" w:hAnsi="Times New Roman"/>
              <w:color w:val="000000"/>
              <w:spacing w:val="8"/>
            </w:rPr>
          </w:rPrChange>
        </w:rPr>
        <w:t>”)</w:t>
      </w:r>
      <w:r w:rsidR="00A96A35" w:rsidRPr="0027638C">
        <w:rPr>
          <w:spacing w:val="-5"/>
          <w:sz w:val="24"/>
          <w:rPrChange w16du:dateUtc="2026-07-07T18:18:00Z" w:author="Author" w:date="2026-07-07T20:18:00Z" w:id="13340">
            <w:rPr>
              <w:rFonts w:ascii="Times New Roman"/>
              <w:color w:val="000000"/>
              <w:spacing w:val="-9"/>
            </w:rPr>
          </w:rPrChange>
        </w:rPr>
        <w:t xml:space="preserve"> </w:t>
      </w:r>
      <w:r w:rsidR="00A96A35" w:rsidRPr="0027638C">
        <w:rPr>
          <w:sz w:val="24"/>
          <w:rPrChange w16du:dateUtc="2026-07-07T18:18:00Z" w:author="Author" w:date="2026-07-07T20:18:00Z" w:id="13341">
            <w:rPr>
              <w:rFonts w:ascii="Times New Roman"/>
              <w:color w:val="000000"/>
            </w:rPr>
          </w:rPrChange>
        </w:rPr>
        <w:t>ut</w:t>
      </w:r>
      <w:r w:rsidR="00A96A35" w:rsidRPr="0027638C">
        <w:rPr>
          <w:spacing w:val="-5"/>
          <w:sz w:val="24"/>
          <w:rPrChange w16du:dateUtc="2026-07-07T18:18:00Z" w:author="Author" w:date="2026-07-07T20:18:00Z" w:id="13342">
            <w:rPr>
              <w:rFonts w:ascii="Times New Roman"/>
              <w:color w:val="000000"/>
              <w:spacing w:val="-1"/>
            </w:rPr>
          </w:rPrChange>
        </w:rPr>
        <w:t xml:space="preserve"> </w:t>
      </w:r>
      <w:r w:rsidR="00A96A35" w:rsidRPr="0027638C">
        <w:rPr>
          <w:sz w:val="24"/>
          <w:rPrChange w16du:dateUtc="2026-07-07T18:18:00Z" w:author="Author" w:date="2026-07-07T20:18:00Z" w:id="13343">
            <w:rPr>
              <w:rFonts w:ascii="Times New Roman"/>
              <w:color w:val="000000"/>
            </w:rPr>
          </w:rPrChange>
        </w:rPr>
        <w:t>labore</w:t>
      </w:r>
      <w:r w:rsidR="00A96A35" w:rsidRPr="0027638C">
        <w:rPr>
          <w:spacing w:val="-5"/>
          <w:sz w:val="24"/>
          <w:rPrChange w16du:dateUtc="2026-07-07T18:18:00Z" w:author="Author" w:date="2026-07-07T20:18:00Z" w:id="13344">
            <w:rPr>
              <w:rFonts w:ascii="Times New Roman"/>
              <w:color w:val="000000"/>
              <w:spacing w:val="-1"/>
            </w:rPr>
          </w:rPrChange>
        </w:rPr>
        <w:t xml:space="preserve"> </w:t>
      </w:r>
      <w:r w:rsidR="00A96A35" w:rsidRPr="0027638C">
        <w:rPr>
          <w:sz w:val="24"/>
          <w:rPrChange w16du:dateUtc="2026-07-07T18:18:00Z" w:author="Author" w:date="2026-07-07T20:18:00Z" w:id="13345">
            <w:rPr>
              <w:rFonts w:ascii="Times New Roman" w:hAnsi="Times New Roman"/>
              <w:color w:val="000000"/>
            </w:rPr>
          </w:rPrChange>
        </w:rPr>
        <w:t>Et’dolore</w:t>
      </w:r>
      <w:r w:rsidR="00A96A35" w:rsidRPr="0027638C">
        <w:rPr>
          <w:spacing w:val="-5"/>
          <w:sz w:val="24"/>
          <w:rPrChange w16du:dateUtc="2026-07-07T18:18:00Z" w:author="Author" w:date="2026-07-07T20:18:00Z" w:id="13346">
            <w:rPr>
              <w:rFonts w:ascii="Times New Roman"/>
              <w:color w:val="000000"/>
              <w:spacing w:val="-1"/>
            </w:rPr>
          </w:rPrChange>
        </w:rPr>
        <w:t xml:space="preserve"> </w:t>
      </w:r>
      <w:r w:rsidR="00A96A35" w:rsidRPr="0027638C">
        <w:rPr>
          <w:sz w:val="24"/>
          <w:rPrChange w16du:dateUtc="2026-07-07T18:18:00Z" w:author="Author" w:date="2026-07-07T20:18:00Z" w:id="13347">
            <w:rPr>
              <w:rFonts w:ascii="Times New Roman"/>
              <w:color w:val="000000"/>
            </w:rPr>
          </w:rPrChange>
        </w:rPr>
        <w:t>magna</w:t>
      </w:r>
      <w:r w:rsidR="00A96A35" w:rsidRPr="0027638C">
        <w:rPr>
          <w:spacing w:val="-5"/>
          <w:sz w:val="24"/>
          <w:rPrChange w16du:dateUtc="2026-07-07T18:18:00Z" w:author="Author" w:date="2026-07-07T20:18:00Z" w:id="13348">
            <w:rPr>
              <w:rFonts w:ascii="Times New Roman"/>
              <w:color w:val="000000"/>
              <w:spacing w:val="-1"/>
            </w:rPr>
          </w:rPrChange>
        </w:rPr>
        <w:t xml:space="preserve"> </w:t>
      </w:r>
      <w:r w:rsidR="00A96A35" w:rsidRPr="0027638C">
        <w:rPr>
          <w:sz w:val="24"/>
          <w:rPrChange w16du:dateUtc="2026-07-07T18:18:00Z" w:author="Author" w:date="2026-07-07T20:18:00Z" w:id="13349">
            <w:rPr>
              <w:rFonts w:ascii="Times New Roman"/>
              <w:color w:val="000000"/>
            </w:rPr>
          </w:rPrChange>
        </w:rPr>
        <w:t>aliqua</w:t>
      </w:r>
      <w:r w:rsidR="00A96A35" w:rsidRPr="0027638C">
        <w:rPr>
          <w:spacing w:val="-5"/>
          <w:sz w:val="24"/>
          <w:rPrChange w16du:dateUtc="2026-07-07T18:18:00Z" w:author="Author" w:date="2026-07-07T20:18:00Z" w:id="13350">
            <w:rPr>
              <w:rFonts w:ascii="Times New Roman"/>
              <w:color w:val="000000"/>
              <w:spacing w:val="-1"/>
            </w:rPr>
          </w:rPrChange>
        </w:rPr>
        <w:t xml:space="preserve"> </w:t>
      </w:r>
      <w:r w:rsidR="00A96A35" w:rsidRPr="0027638C">
        <w:rPr>
          <w:sz w:val="24"/>
          <w:rPrChange w16du:dateUtc="2026-07-07T18:18:00Z" w:author="Author" w:date="2026-07-07T20:18:00Z" w:id="13351">
            <w:rPr>
              <w:rFonts w:ascii="Times New Roman"/>
              <w:color w:val="000000"/>
            </w:rPr>
          </w:rPrChange>
        </w:rPr>
        <w:t>lorem</w:t>
      </w:r>
      <w:r w:rsidR="00A96A35" w:rsidRPr="0027638C">
        <w:rPr>
          <w:spacing w:val="-5"/>
          <w:sz w:val="24"/>
          <w:rPrChange w16du:dateUtc="2026-07-07T18:18:00Z" w:author="Author" w:date="2026-07-07T20:18:00Z" w:id="13352">
            <w:rPr>
              <w:rFonts w:ascii="Times New Roman"/>
              <w:color w:val="000000"/>
              <w:spacing w:val="-1"/>
            </w:rPr>
          </w:rPrChange>
        </w:rPr>
        <w:t xml:space="preserve"> </w:t>
      </w:r>
      <w:r w:rsidR="00A96A35" w:rsidRPr="0027638C">
        <w:rPr>
          <w:sz w:val="24"/>
          <w:rPrChange w16du:dateUtc="2026-07-07T18:18:00Z" w:author="Author" w:date="2026-07-07T20:18:00Z" w:id="13353">
            <w:rPr>
              <w:rFonts w:ascii="Times New Roman"/>
              <w:color w:val="000000"/>
            </w:rPr>
          </w:rPrChange>
        </w:rPr>
        <w:t>ipsum.</w:t>
      </w:r>
      <w:r w:rsidR="00A96A35" w:rsidRPr="0027638C">
        <w:rPr>
          <w:spacing w:val="-5"/>
          <w:sz w:val="24"/>
          <w:rPrChange w16du:dateUtc="2026-07-07T18:18:00Z" w:author="Author" w:date="2026-07-07T20:18:00Z" w:id="13354">
            <w:rPr>
              <w:rFonts w:ascii="Times New Roman"/>
              <w:color w:val="000000"/>
              <w:spacing w:val="-1"/>
            </w:rPr>
          </w:rPrChange>
        </w:rPr>
        <w:t xml:space="preserve"> </w:t>
      </w:r>
      <w:r w:rsidR="00A96A35" w:rsidRPr="0027638C">
        <w:rPr>
          <w:sz w:val="24"/>
          <w:rPrChange w16du:dateUtc="2026-07-07T18:18:00Z" w:author="Author" w:date="2026-07-07T20:18:00Z" w:id="13355">
            <w:rPr>
              <w:rFonts w:ascii="Times New Roman"/>
              <w:color w:val="000000"/>
            </w:rPr>
          </w:rPrChange>
        </w:rPr>
        <w:t>Dolor</w:t>
      </w:r>
      <w:r w:rsidR="00A96A35" w:rsidRPr="0027638C">
        <w:rPr>
          <w:spacing w:val="-5"/>
          <w:sz w:val="24"/>
          <w:rPrChange w16du:dateUtc="2026-07-07T18:18:00Z" w:author="Author" w:date="2026-07-07T20:18:00Z" w:id="13356">
            <w:rPr>
              <w:rFonts w:ascii="Times New Roman"/>
              <w:color w:val="000000"/>
              <w:spacing w:val="-1"/>
            </w:rPr>
          </w:rPrChange>
        </w:rPr>
        <w:t xml:space="preserve"> </w:t>
      </w:r>
      <w:r w:rsidR="00A96A35" w:rsidRPr="0027638C">
        <w:rPr>
          <w:sz w:val="24"/>
          <w:rPrChange w16du:dateUtc="2026-07-07T18:18:00Z" w:author="Author" w:date="2026-07-07T20:18:00Z" w:id="13357">
            <w:rPr>
              <w:rFonts w:ascii="Times New Roman" w:hAnsi="Times New Roman"/>
              <w:color w:val="000000"/>
            </w:rPr>
          </w:rPrChange>
        </w:rPr>
        <w:t>Sit</w:t>
      </w:r>
      <w:del w16du:dateUtc="2026-07-07T18:18:00Z" w:author="Author" w:date="2026-07-07T20:18:00Z" w:id="13358">
        <w:r>
          <w:rPr>
            <w:color w:val="000000"/>
          </w:rPr>
          <w:cr/>
        </w:r>
      </w:del>
      <w:r w:rsidR="00A96A35" w:rsidRPr="0027638C">
        <w:rPr>
          <w:sz w:val="24"/>
          <w:rPrChange w16du:dateUtc="2026-07-07T18:18:00Z" w:author="Author" w:date="2026-07-07T20:18:00Z" w:id="13359">
            <w:rPr>
              <w:rFonts w:ascii="Times New Roman"/>
              <w:color w:val="000000"/>
              <w:spacing w:val="665"/>
            </w:rPr>
          </w:rPrChange>
        </w:rPr>
        <w:t xml:space="preserve"> </w:t>
      </w:r>
      <w:r w:rsidR="00A96A35" w:rsidRPr="0027638C">
        <w:rPr>
          <w:sz w:val="24"/>
          <w:rPrChange w16du:dateUtc="2026-07-07T18:18:00Z" w:author="Author" w:date="2026-07-07T20:18:00Z" w:id="13360">
            <w:rPr>
              <w:rFonts w:ascii="Times New Roman"/>
              <w:color w:val="000000"/>
            </w:rPr>
          </w:rPrChange>
        </w:rPr>
        <w:t>amet</w:t>
      </w:r>
      <w:r w:rsidR="00A96A35" w:rsidRPr="0027638C">
        <w:rPr>
          <w:sz w:val="24"/>
          <w:rPrChange w16du:dateUtc="2026-07-07T18:18:00Z" w:author="Author" w:date="2026-07-07T20:18:00Z" w:id="13361">
            <w:rPr>
              <w:rFonts w:ascii="Times New Roman"/>
              <w:color w:val="000000"/>
              <w:spacing w:val="15"/>
            </w:rPr>
          </w:rPrChange>
        </w:rPr>
        <w:t xml:space="preserve"> </w:t>
      </w:r>
      <w:r w:rsidR="00A96A35" w:rsidRPr="0027638C">
        <w:rPr>
          <w:sz w:val="24"/>
          <w:rPrChange w16du:dateUtc="2026-07-07T18:18:00Z" w:author="Author" w:date="2026-07-07T20:18:00Z" w:id="13362">
            <w:rPr>
              <w:rFonts w:ascii="Times New Roman"/>
              <w:color w:val="000000"/>
            </w:rPr>
          </w:rPrChange>
        </w:rPr>
        <w:t>consectetur</w:t>
      </w:r>
      <w:r w:rsidR="00A96A35" w:rsidRPr="0027638C">
        <w:rPr>
          <w:sz w:val="24"/>
          <w:rPrChange w16du:dateUtc="2026-07-07T18:18:00Z" w:author="Author" w:date="2026-07-07T20:18:00Z" w:id="13363">
            <w:rPr>
              <w:rFonts w:ascii="Times New Roman"/>
              <w:color w:val="000000"/>
              <w:spacing w:val="15"/>
            </w:rPr>
          </w:rPrChange>
        </w:rPr>
        <w:t xml:space="preserve"> </w:t>
      </w:r>
      <w:r w:rsidR="00A96A35" w:rsidRPr="0027638C">
        <w:rPr>
          <w:sz w:val="24"/>
          <w:rPrChange w16du:dateUtc="2026-07-07T18:18:00Z" w:author="Author" w:date="2026-07-07T20:18:00Z" w:id="13364">
            <w:rPr>
              <w:rFonts w:ascii="Times New Roman"/>
              <w:color w:val="000000"/>
            </w:rPr>
          </w:rPrChange>
        </w:rPr>
        <w:t>adipiscing</w:t>
      </w:r>
      <w:r w:rsidR="00A96A35" w:rsidRPr="0027638C">
        <w:rPr>
          <w:sz w:val="24"/>
          <w:rPrChange w16du:dateUtc="2026-07-07T18:18:00Z" w:author="Author" w:date="2026-07-07T20:18:00Z" w:id="13365">
            <w:rPr>
              <w:rFonts w:ascii="Times New Roman"/>
              <w:color w:val="000000"/>
              <w:spacing w:val="15"/>
            </w:rPr>
          </w:rPrChange>
        </w:rPr>
        <w:t xml:space="preserve"> </w:t>
      </w:r>
      <w:r w:rsidR="00A96A35" w:rsidRPr="0027638C">
        <w:rPr>
          <w:sz w:val="24"/>
          <w:rPrChange w16du:dateUtc="2026-07-07T18:18:00Z" w:author="Author" w:date="2026-07-07T20:18:00Z" w:id="13366">
            <w:rPr>
              <w:rFonts w:ascii="Times New Roman"/>
              <w:color w:val="000000"/>
            </w:rPr>
          </w:rPrChange>
        </w:rPr>
        <w:t>elit</w:t>
      </w:r>
      <w:r w:rsidR="00A96A35" w:rsidRPr="0027638C">
        <w:rPr>
          <w:sz w:val="24"/>
          <w:rPrChange w16du:dateUtc="2026-07-07T18:18:00Z" w:author="Author" w:date="2026-07-07T20:18:00Z" w:id="13367">
            <w:rPr>
              <w:rFonts w:ascii="Times New Roman"/>
              <w:color w:val="000000"/>
              <w:spacing w:val="15"/>
            </w:rPr>
          </w:rPrChange>
        </w:rPr>
        <w:t xml:space="preserve"> </w:t>
      </w:r>
      <w:r w:rsidR="00A96A35" w:rsidRPr="0027638C">
        <w:rPr>
          <w:sz w:val="24"/>
          <w:rPrChange w16du:dateUtc="2026-07-07T18:18:00Z" w:author="Author" w:date="2026-07-07T20:18:00Z" w:id="13368">
            <w:rPr>
              <w:rFonts w:ascii="Times New Roman"/>
              <w:color w:val="000000"/>
            </w:rPr>
          </w:rPrChange>
        </w:rPr>
        <w:t>sed</w:t>
      </w:r>
      <w:r w:rsidR="00A96A35" w:rsidRPr="0027638C">
        <w:rPr>
          <w:sz w:val="24"/>
          <w:rPrChange w16du:dateUtc="2026-07-07T18:18:00Z" w:author="Author" w:date="2026-07-07T20:18:00Z" w:id="13369">
            <w:rPr>
              <w:rFonts w:ascii="Times New Roman"/>
              <w:color w:val="000000"/>
              <w:spacing w:val="15"/>
            </w:rPr>
          </w:rPrChange>
        </w:rPr>
        <w:t xml:space="preserve"> </w:t>
      </w:r>
      <w:r w:rsidR="00A96A35" w:rsidRPr="0027638C">
        <w:rPr>
          <w:sz w:val="24"/>
          <w:rPrChange w16du:dateUtc="2026-07-07T18:18:00Z" w:author="Author" w:date="2026-07-07T20:18:00Z" w:id="13370">
            <w:rPr>
              <w:rFonts w:ascii="Times New Roman"/>
              <w:color w:val="000000"/>
            </w:rPr>
          </w:rPrChange>
        </w:rPr>
        <w:t>do</w:t>
      </w:r>
      <w:r w:rsidR="00A96A35" w:rsidRPr="0027638C">
        <w:rPr>
          <w:sz w:val="24"/>
          <w:rPrChange w16du:dateUtc="2026-07-07T18:18:00Z" w:author="Author" w:date="2026-07-07T20:18:00Z" w:id="13371">
            <w:rPr>
              <w:rFonts w:ascii="Times New Roman"/>
              <w:color w:val="000000"/>
              <w:spacing w:val="15"/>
            </w:rPr>
          </w:rPrChange>
        </w:rPr>
        <w:t xml:space="preserve"> </w:t>
      </w:r>
      <w:r w:rsidR="00A96A35" w:rsidRPr="0027638C">
        <w:rPr>
          <w:sz w:val="24"/>
          <w:rPrChange w16du:dateUtc="2026-07-07T18:18:00Z" w:author="Author" w:date="2026-07-07T20:18:00Z" w:id="13372">
            <w:rPr>
              <w:rFonts w:ascii="Times New Roman"/>
              <w:color w:val="000000"/>
            </w:rPr>
          </w:rPrChange>
        </w:rPr>
        <w:t>eiusmod</w:t>
      </w:r>
      <w:r w:rsidR="00A96A35" w:rsidRPr="0027638C">
        <w:rPr>
          <w:sz w:val="24"/>
          <w:rPrChange w16du:dateUtc="2026-07-07T18:18:00Z" w:author="Author" w:date="2026-07-07T20:18:00Z" w:id="13373">
            <w:rPr>
              <w:rFonts w:ascii="Times New Roman"/>
              <w:color w:val="000000"/>
              <w:spacing w:val="15"/>
            </w:rPr>
          </w:rPrChange>
        </w:rPr>
        <w:t xml:space="preserve"> </w:t>
      </w:r>
      <w:r w:rsidR="00A96A35" w:rsidRPr="0027638C">
        <w:rPr>
          <w:sz w:val="24"/>
          <w:rPrChange w16du:dateUtc="2026-07-07T18:18:00Z" w:author="Author" w:date="2026-07-07T20:18:00Z" w:id="13374">
            <w:rPr>
              <w:rFonts w:ascii="Times New Roman"/>
              <w:color w:val="000000"/>
            </w:rPr>
          </w:rPrChange>
        </w:rPr>
        <w:t>tempor</w:t>
      </w:r>
      <w:r w:rsidR="00A96A35" w:rsidRPr="0027638C">
        <w:rPr>
          <w:sz w:val="24"/>
          <w:rPrChange w16du:dateUtc="2026-07-07T18:18:00Z" w:author="Author" w:date="2026-07-07T20:18:00Z" w:id="13375">
            <w:rPr>
              <w:rFonts w:ascii="Times New Roman"/>
              <w:color w:val="000000"/>
              <w:spacing w:val="15"/>
            </w:rPr>
          </w:rPrChange>
        </w:rPr>
        <w:t xml:space="preserve"> </w:t>
      </w:r>
      <w:r w:rsidR="00A96A35" w:rsidRPr="0027638C">
        <w:rPr>
          <w:sz w:val="24"/>
          <w:rPrChange w16du:dateUtc="2026-07-07T18:18:00Z" w:author="Author" w:date="2026-07-07T20:18:00Z" w:id="13376">
            <w:rPr>
              <w:rFonts w:ascii="Times New Roman"/>
              <w:color w:val="000000"/>
            </w:rPr>
          </w:rPrChange>
        </w:rPr>
        <w:t>incididunt</w:t>
      </w:r>
      <w:r w:rsidR="00A96A35" w:rsidRPr="0027638C">
        <w:rPr>
          <w:sz w:val="24"/>
          <w:rPrChange w16du:dateUtc="2026-07-07T18:18:00Z" w:author="Author" w:date="2026-07-07T20:18:00Z" w:id="13377">
            <w:rPr>
              <w:rFonts w:ascii="Times New Roman"/>
              <w:color w:val="000000"/>
              <w:spacing w:val="15"/>
            </w:rPr>
          </w:rPrChange>
        </w:rPr>
        <w:t xml:space="preserve"> </w:t>
      </w:r>
      <w:r w:rsidR="00A96A35" w:rsidRPr="0027638C">
        <w:rPr>
          <w:sz w:val="24"/>
          <w:rPrChange w16du:dateUtc="2026-07-07T18:18:00Z" w:author="Author" w:date="2026-07-07T20:18:00Z" w:id="13378">
            <w:rPr>
              <w:rFonts w:ascii="Times New Roman"/>
              <w:color w:val="000000"/>
            </w:rPr>
          </w:rPrChange>
        </w:rPr>
        <w:t>ut</w:t>
      </w:r>
      <w:r w:rsidR="00A96A35" w:rsidRPr="0027638C">
        <w:rPr>
          <w:sz w:val="24"/>
          <w:rPrChange w16du:dateUtc="2026-07-07T18:18:00Z" w:author="Author" w:date="2026-07-07T20:18:00Z" w:id="13379">
            <w:rPr>
              <w:rFonts w:ascii="Times New Roman"/>
              <w:color w:val="000000"/>
              <w:spacing w:val="15"/>
            </w:rPr>
          </w:rPrChange>
        </w:rPr>
        <w:t xml:space="preserve"> </w:t>
      </w:r>
      <w:r w:rsidR="00A96A35" w:rsidRPr="0027638C">
        <w:rPr>
          <w:sz w:val="24"/>
          <w:rPrChange w16du:dateUtc="2026-07-07T18:18:00Z" w:author="Author" w:date="2026-07-07T20:18:00Z" w:id="13380">
            <w:rPr>
              <w:rFonts w:ascii="Times New Roman"/>
              <w:color w:val="000000"/>
            </w:rPr>
          </w:rPrChange>
        </w:rPr>
        <w:t>labore</w:t>
      </w:r>
      <w:r w:rsidR="00A96A35" w:rsidRPr="0027638C">
        <w:rPr>
          <w:sz w:val="24"/>
          <w:rPrChange w16du:dateUtc="2026-07-07T18:18:00Z" w:author="Author" w:date="2026-07-07T20:18:00Z" w:id="13381">
            <w:rPr>
              <w:rFonts w:ascii="Times New Roman"/>
              <w:color w:val="000000"/>
              <w:spacing w:val="15"/>
            </w:rPr>
          </w:rPrChange>
        </w:rPr>
        <w:t xml:space="preserve"> </w:t>
      </w:r>
      <w:r w:rsidR="00A96A35" w:rsidRPr="0027638C">
        <w:rPr>
          <w:sz w:val="24"/>
          <w:rPrChange w16du:dateUtc="2026-07-07T18:18:00Z" w:author="Author" w:date="2026-07-07T20:18:00Z" w:id="13382">
            <w:rPr>
              <w:rFonts w:ascii="Times New Roman"/>
              <w:color w:val="000000"/>
            </w:rPr>
          </w:rPrChange>
        </w:rPr>
        <w:t>Et</w:t>
      </w:r>
      <w:r w:rsidR="00A96A35" w:rsidRPr="0027638C">
        <w:rPr>
          <w:sz w:val="24"/>
          <w:rPrChange w16du:dateUtc="2026-07-07T18:18:00Z" w:author="Author" w:date="2026-07-07T20:18:00Z" w:id="13383">
            <w:rPr>
              <w:rFonts w:ascii="Times New Roman"/>
              <w:color w:val="000000"/>
              <w:spacing w:val="15"/>
            </w:rPr>
          </w:rPrChange>
        </w:rPr>
        <w:t xml:space="preserve"> </w:t>
      </w:r>
      <w:r w:rsidR="00A96A35" w:rsidRPr="0027638C">
        <w:rPr>
          <w:sz w:val="24"/>
          <w:rPrChange w16du:dateUtc="2026-07-07T18:18:00Z" w:author="Author" w:date="2026-07-07T20:18:00Z" w:id="13384">
            <w:rPr>
              <w:rFonts w:ascii="Times New Roman"/>
              <w:color w:val="000000"/>
            </w:rPr>
          </w:rPrChange>
        </w:rPr>
        <w:t>(dolore</w:t>
      </w:r>
      <w:r w:rsidR="00A96A35" w:rsidRPr="0027638C">
        <w:rPr>
          <w:sz w:val="24"/>
          <w:rPrChange w16du:dateUtc="2026-07-07T18:18:00Z" w:author="Author" w:date="2026-07-07T20:18:00Z" w:id="13385">
            <w:rPr>
              <w:rFonts w:ascii="Times New Roman"/>
              <w:color w:val="000000"/>
              <w:spacing w:val="15"/>
            </w:rPr>
          </w:rPrChange>
        </w:rPr>
        <w:t xml:space="preserve"> </w:t>
      </w:r>
      <w:r w:rsidR="00A96A35" w:rsidRPr="0027638C">
        <w:rPr>
          <w:sz w:val="24"/>
          <w:rPrChange w16du:dateUtc="2026-07-07T18:18:00Z" w:author="Author" w:date="2026-07-07T20:18:00Z" w:id="13386">
            <w:rPr>
              <w:rFonts w:ascii="Times New Roman" w:hAnsi="Times New Roman"/>
              <w:color w:val="000000"/>
            </w:rPr>
          </w:rPrChange>
        </w:rPr>
        <w:t>magna</w:t>
      </w:r>
      <w:del w16du:dateUtc="2026-07-07T18:18:00Z" w:author="Author" w:date="2026-07-07T20:18:00Z" w:id="13387">
        <w:r>
          <w:rPr>
            <w:color w:val="000000"/>
          </w:rPr>
          <w:cr/>
        </w:r>
      </w:del>
      <w:r w:rsidR="00A96A35" w:rsidRPr="0027638C">
        <w:rPr>
          <w:sz w:val="24"/>
          <w:rPrChange w16du:dateUtc="2026-07-07T18:18:00Z" w:author="Author" w:date="2026-07-07T20:18:00Z" w:id="13388">
            <w:rPr>
              <w:rFonts w:ascii="Times New Roman"/>
              <w:color w:val="000000"/>
              <w:spacing w:val="665"/>
            </w:rPr>
          </w:rPrChange>
        </w:rPr>
        <w:t xml:space="preserve"> </w:t>
      </w:r>
      <w:r w:rsidR="00A96A35" w:rsidRPr="0027638C">
        <w:rPr>
          <w:sz w:val="24"/>
          <w:rPrChange w16du:dateUtc="2026-07-07T18:18:00Z" w:author="Author" w:date="2026-07-07T20:18:00Z" w:id="13389">
            <w:rPr>
              <w:rFonts w:ascii="Times New Roman"/>
              <w:color w:val="000000"/>
            </w:rPr>
          </w:rPrChange>
        </w:rPr>
        <w:t>Aliqua</w:t>
      </w:r>
      <w:r w:rsidR="00A96A35" w:rsidRPr="0027638C">
        <w:rPr>
          <w:sz w:val="24"/>
          <w:rPrChange w16du:dateUtc="2026-07-07T18:18:00Z" w:author="Author" w:date="2026-07-07T20:18:00Z" w:id="13390">
            <w:rPr>
              <w:rFonts w:ascii="Times New Roman"/>
              <w:color w:val="000000"/>
              <w:spacing w:val="9"/>
            </w:rPr>
          </w:rPrChange>
        </w:rPr>
        <w:t xml:space="preserve"> </w:t>
      </w:r>
      <w:r w:rsidR="00A96A35" w:rsidRPr="0027638C">
        <w:rPr>
          <w:sz w:val="24"/>
          <w:rPrChange w16du:dateUtc="2026-07-07T18:18:00Z" w:author="Author" w:date="2026-07-07T20:18:00Z" w:id="13391">
            <w:rPr>
              <w:rFonts w:ascii="Times New Roman"/>
              <w:color w:val="000000"/>
            </w:rPr>
          </w:rPrChange>
        </w:rPr>
        <w:t>lorem</w:t>
      </w:r>
      <w:r w:rsidR="00A96A35" w:rsidRPr="0027638C">
        <w:rPr>
          <w:sz w:val="24"/>
          <w:rPrChange w16du:dateUtc="2026-07-07T18:18:00Z" w:author="Author" w:date="2026-07-07T20:18:00Z" w:id="13392">
            <w:rPr>
              <w:rFonts w:ascii="Times New Roman"/>
              <w:color w:val="000000"/>
              <w:spacing w:val="9"/>
            </w:rPr>
          </w:rPrChange>
        </w:rPr>
        <w:t xml:space="preserve"> </w:t>
      </w:r>
      <w:r w:rsidR="00A96A35" w:rsidRPr="0027638C">
        <w:rPr>
          <w:sz w:val="24"/>
          <w:rPrChange w16du:dateUtc="2026-07-07T18:18:00Z" w:author="Author" w:date="2026-07-07T20:18:00Z" w:id="13393">
            <w:rPr>
              <w:rFonts w:ascii="Times New Roman"/>
              <w:color w:val="000000"/>
            </w:rPr>
          </w:rPrChange>
        </w:rPr>
        <w:t>ipsum</w:t>
      </w:r>
      <w:r w:rsidR="00A96A35" w:rsidRPr="0027638C">
        <w:rPr>
          <w:sz w:val="24"/>
          <w:rPrChange w16du:dateUtc="2026-07-07T18:18:00Z" w:author="Author" w:date="2026-07-07T20:18:00Z" w:id="13394">
            <w:rPr>
              <w:rFonts w:ascii="Times New Roman"/>
              <w:color w:val="000000"/>
              <w:spacing w:val="10"/>
            </w:rPr>
          </w:rPrChange>
        </w:rPr>
        <w:t xml:space="preserve"> </w:t>
      </w:r>
      <w:r w:rsidR="00A96A35" w:rsidRPr="0027638C">
        <w:rPr>
          <w:sz w:val="24"/>
          <w:rPrChange w16du:dateUtc="2026-07-07T18:18:00Z" w:author="Author" w:date="2026-07-07T20:18:00Z" w:id="13395">
            <w:rPr>
              <w:rFonts w:ascii="Times New Roman"/>
              <w:color w:val="000000"/>
            </w:rPr>
          </w:rPrChange>
        </w:rPr>
        <w:t>dolor</w:t>
      </w:r>
      <w:r w:rsidR="00A96A35" w:rsidRPr="0027638C">
        <w:rPr>
          <w:sz w:val="24"/>
          <w:rPrChange w16du:dateUtc="2026-07-07T18:18:00Z" w:author="Author" w:date="2026-07-07T20:18:00Z" w:id="13396">
            <w:rPr>
              <w:rFonts w:ascii="Times New Roman"/>
              <w:color w:val="000000"/>
              <w:spacing w:val="9"/>
            </w:rPr>
          </w:rPrChange>
        </w:rPr>
        <w:t xml:space="preserve"> </w:t>
      </w:r>
      <w:r w:rsidR="00A96A35" w:rsidRPr="0027638C">
        <w:rPr>
          <w:sz w:val="24"/>
          <w:rPrChange w16du:dateUtc="2026-07-07T18:18:00Z" w:author="Author" w:date="2026-07-07T20:18:00Z" w:id="13397">
            <w:rPr>
              <w:rFonts w:ascii="Times New Roman"/>
              <w:color w:val="000000"/>
            </w:rPr>
          </w:rPrChange>
        </w:rPr>
        <w:t>sit</w:t>
      </w:r>
      <w:r w:rsidR="00A96A35" w:rsidRPr="0027638C">
        <w:rPr>
          <w:sz w:val="24"/>
          <w:rPrChange w16du:dateUtc="2026-07-07T18:18:00Z" w:author="Author" w:date="2026-07-07T20:18:00Z" w:id="13398">
            <w:rPr>
              <w:rFonts w:ascii="Times New Roman"/>
              <w:color w:val="000000"/>
              <w:spacing w:val="9"/>
            </w:rPr>
          </w:rPrChange>
        </w:rPr>
        <w:t xml:space="preserve"> </w:t>
      </w:r>
      <w:r w:rsidR="00A96A35" w:rsidRPr="0027638C">
        <w:rPr>
          <w:sz w:val="24"/>
          <w:rPrChange w16du:dateUtc="2026-07-07T18:18:00Z" w:author="Author" w:date="2026-07-07T20:18:00Z" w:id="13399">
            <w:rPr>
              <w:rFonts w:ascii="Times New Roman"/>
              <w:color w:val="000000"/>
            </w:rPr>
          </w:rPrChange>
        </w:rPr>
        <w:t>amet</w:t>
      </w:r>
      <w:r w:rsidR="00A96A35" w:rsidRPr="0027638C">
        <w:rPr>
          <w:sz w:val="24"/>
          <w:rPrChange w16du:dateUtc="2026-07-07T18:18:00Z" w:author="Author" w:date="2026-07-07T20:18:00Z" w:id="13400">
            <w:rPr>
              <w:rFonts w:ascii="Times New Roman"/>
              <w:color w:val="000000"/>
              <w:spacing w:val="9"/>
            </w:rPr>
          </w:rPrChange>
        </w:rPr>
        <w:t xml:space="preserve"> </w:t>
      </w:r>
      <w:r w:rsidR="00A96A35" w:rsidRPr="0027638C">
        <w:rPr>
          <w:sz w:val="24"/>
          <w:rPrChange w16du:dateUtc="2026-07-07T18:18:00Z" w:author="Author" w:date="2026-07-07T20:18:00Z" w:id="13401">
            <w:rPr>
              <w:rFonts w:ascii="Times New Roman"/>
              <w:color w:val="000000"/>
            </w:rPr>
          </w:rPrChange>
        </w:rPr>
        <w:t>consectetur</w:t>
      </w:r>
      <w:r w:rsidR="00A96A35" w:rsidRPr="0027638C">
        <w:rPr>
          <w:sz w:val="24"/>
          <w:rPrChange w16du:dateUtc="2026-07-07T18:18:00Z" w:author="Author" w:date="2026-07-07T20:18:00Z" w:id="13402">
            <w:rPr>
              <w:rFonts w:ascii="Times New Roman"/>
              <w:color w:val="000000"/>
              <w:spacing w:val="9"/>
            </w:rPr>
          </w:rPrChange>
        </w:rPr>
        <w:t xml:space="preserve"> </w:t>
      </w:r>
      <w:r w:rsidR="00A96A35" w:rsidRPr="0027638C">
        <w:rPr>
          <w:sz w:val="24"/>
          <w:rPrChange w16du:dateUtc="2026-07-07T18:18:00Z" w:author="Author" w:date="2026-07-07T20:18:00Z" w:id="13403">
            <w:rPr>
              <w:rFonts w:ascii="Times New Roman"/>
              <w:color w:val="000000"/>
            </w:rPr>
          </w:rPrChange>
        </w:rPr>
        <w:t>adipiscing</w:t>
      </w:r>
      <w:r w:rsidR="00A96A35" w:rsidRPr="0027638C">
        <w:rPr>
          <w:sz w:val="24"/>
          <w:rPrChange w16du:dateUtc="2026-07-07T18:18:00Z" w:author="Author" w:date="2026-07-07T20:18:00Z" w:id="13404">
            <w:rPr>
              <w:rFonts w:ascii="Times New Roman"/>
              <w:color w:val="000000"/>
              <w:spacing w:val="9"/>
            </w:rPr>
          </w:rPrChange>
        </w:rPr>
        <w:t xml:space="preserve"> </w:t>
      </w:r>
      <w:r w:rsidR="00A96A35" w:rsidRPr="0027638C">
        <w:rPr>
          <w:sz w:val="24"/>
          <w:rPrChange w16du:dateUtc="2026-07-07T18:18:00Z" w:author="Author" w:date="2026-07-07T20:18:00Z" w:id="13405">
            <w:rPr>
              <w:rFonts w:ascii="Times New Roman" w:hAnsi="Times New Roman"/>
              <w:color w:val="000000"/>
            </w:rPr>
          </w:rPrChange>
        </w:rPr>
        <w:t>Elit’sed</w:t>
      </w:r>
      <w:r w:rsidR="00A96A35" w:rsidRPr="0027638C">
        <w:rPr>
          <w:sz w:val="24"/>
          <w:rPrChange w16du:dateUtc="2026-07-07T18:18:00Z" w:author="Author" w:date="2026-07-07T20:18:00Z" w:id="13406">
            <w:rPr>
              <w:rFonts w:ascii="Times New Roman"/>
              <w:color w:val="000000"/>
              <w:spacing w:val="9"/>
            </w:rPr>
          </w:rPrChange>
        </w:rPr>
        <w:t xml:space="preserve"> </w:t>
      </w:r>
      <w:r w:rsidR="00A96A35" w:rsidRPr="0027638C">
        <w:rPr>
          <w:sz w:val="24"/>
          <w:rPrChange w16du:dateUtc="2026-07-07T18:18:00Z" w:author="Author" w:date="2026-07-07T20:18:00Z" w:id="13407">
            <w:rPr>
              <w:rFonts w:ascii="Times New Roman"/>
              <w:color w:val="000000"/>
            </w:rPr>
          </w:rPrChange>
        </w:rPr>
        <w:t>do</w:t>
      </w:r>
      <w:r w:rsidR="00A96A35" w:rsidRPr="0027638C">
        <w:rPr>
          <w:sz w:val="24"/>
          <w:rPrChange w16du:dateUtc="2026-07-07T18:18:00Z" w:author="Author" w:date="2026-07-07T20:18:00Z" w:id="13408">
            <w:rPr>
              <w:rFonts w:ascii="Times New Roman"/>
              <w:color w:val="000000"/>
              <w:spacing w:val="9"/>
            </w:rPr>
          </w:rPrChange>
        </w:rPr>
        <w:t xml:space="preserve"> </w:t>
      </w:r>
      <w:r w:rsidR="00A96A35" w:rsidRPr="0027638C">
        <w:rPr>
          <w:sz w:val="24"/>
          <w:rPrChange w16du:dateUtc="2026-07-07T18:18:00Z" w:author="Author" w:date="2026-07-07T20:18:00Z" w:id="13409">
            <w:rPr>
              <w:rFonts w:ascii="Times New Roman"/>
              <w:color w:val="000000"/>
            </w:rPr>
          </w:rPrChange>
        </w:rPr>
        <w:t>eiusmod</w:t>
      </w:r>
      <w:r w:rsidR="00A96A35" w:rsidRPr="0027638C">
        <w:rPr>
          <w:sz w:val="24"/>
          <w:rPrChange w16du:dateUtc="2026-07-07T18:18:00Z" w:author="Author" w:date="2026-07-07T20:18:00Z" w:id="13410">
            <w:rPr>
              <w:rFonts w:ascii="Times New Roman"/>
              <w:color w:val="000000"/>
              <w:spacing w:val="9"/>
            </w:rPr>
          </w:rPrChange>
        </w:rPr>
        <w:t xml:space="preserve"> </w:t>
      </w:r>
      <w:r w:rsidR="00A96A35" w:rsidRPr="0027638C">
        <w:rPr>
          <w:sz w:val="24"/>
          <w:rPrChange w16du:dateUtc="2026-07-07T18:18:00Z" w:author="Author" w:date="2026-07-07T20:18:00Z" w:id="13411">
            <w:rPr>
              <w:rFonts w:ascii="Times New Roman"/>
              <w:color w:val="000000"/>
            </w:rPr>
          </w:rPrChange>
        </w:rPr>
        <w:t>tempor)</w:t>
      </w:r>
      <w:r w:rsidR="00A96A35" w:rsidRPr="0027638C">
        <w:rPr>
          <w:sz w:val="24"/>
          <w:rPrChange w16du:dateUtc="2026-07-07T18:18:00Z" w:author="Author" w:date="2026-07-07T20:18:00Z" w:id="13412">
            <w:rPr>
              <w:rFonts w:ascii="Times New Roman"/>
              <w:color w:val="000000"/>
              <w:spacing w:val="9"/>
            </w:rPr>
          </w:rPrChange>
        </w:rPr>
        <w:t xml:space="preserve"> </w:t>
      </w:r>
      <w:r w:rsidR="00A96A35" w:rsidRPr="0027638C">
        <w:rPr>
          <w:sz w:val="24"/>
          <w:rPrChange w16du:dateUtc="2026-07-07T18:18:00Z" w:author="Author" w:date="2026-07-07T20:18:00Z" w:id="13413">
            <w:rPr>
              <w:rFonts w:ascii="Times New Roman" w:hAnsi="Times New Roman"/>
              <w:color w:val="000000"/>
            </w:rPr>
          </w:rPrChange>
        </w:rPr>
        <w:t>incididunt</w:t>
      </w:r>
      <w:del w16du:dateUtc="2026-07-07T18:18:00Z" w:author="Author" w:date="2026-07-07T20:18:00Z" w:id="13414">
        <w:r>
          <w:rPr>
            <w:color w:val="000000"/>
          </w:rPr>
          <w:cr/>
        </w:r>
      </w:del>
      <w:r w:rsidR="00A96A35" w:rsidRPr="0027638C">
        <w:rPr>
          <w:sz w:val="24"/>
          <w:rPrChange w16du:dateUtc="2026-07-07T18:18:00Z" w:author="Author" w:date="2026-07-07T20:18:00Z" w:id="13415">
            <w:rPr>
              <w:rFonts w:ascii="Times New Roman"/>
              <w:color w:val="000000"/>
              <w:spacing w:val="665"/>
            </w:rPr>
          </w:rPrChange>
        </w:rPr>
        <w:t xml:space="preserve"> </w:t>
      </w:r>
      <w:r w:rsidR="00A96A35" w:rsidRPr="0027638C">
        <w:rPr>
          <w:sz w:val="24"/>
          <w:rPrChange w16du:dateUtc="2026-07-07T18:18:00Z" w:author="Author" w:date="2026-07-07T20:18:00Z" w:id="13416">
            <w:rPr>
              <w:rFonts w:ascii="Times New Roman"/>
              <w:color w:val="000000"/>
            </w:rPr>
          </w:rPrChange>
        </w:rPr>
        <w:t>ut</w:t>
      </w:r>
      <w:r w:rsidR="00A96A35" w:rsidRPr="0027638C">
        <w:rPr>
          <w:sz w:val="24"/>
          <w:rPrChange w16du:dateUtc="2026-07-07T18:18:00Z" w:author="Author" w:date="2026-07-07T20:18:00Z" w:id="13417">
            <w:rPr>
              <w:rFonts w:ascii="Times New Roman"/>
              <w:color w:val="000000"/>
              <w:spacing w:val="6"/>
            </w:rPr>
          </w:rPrChange>
        </w:rPr>
        <w:t xml:space="preserve"> </w:t>
      </w:r>
      <w:r w:rsidR="00A96A35" w:rsidRPr="0027638C">
        <w:rPr>
          <w:sz w:val="24"/>
          <w:rPrChange w16du:dateUtc="2026-07-07T18:18:00Z" w:author="Author" w:date="2026-07-07T20:18:00Z" w:id="13418">
            <w:rPr>
              <w:rFonts w:ascii="Times New Roman"/>
              <w:color w:val="000000"/>
            </w:rPr>
          </w:rPrChange>
        </w:rPr>
        <w:t>labore</w:t>
      </w:r>
      <w:r w:rsidR="00A96A35" w:rsidRPr="0027638C">
        <w:rPr>
          <w:sz w:val="24"/>
          <w:rPrChange w16du:dateUtc="2026-07-07T18:18:00Z" w:author="Author" w:date="2026-07-07T20:18:00Z" w:id="13419">
            <w:rPr>
              <w:rFonts w:ascii="Times New Roman"/>
              <w:color w:val="000000"/>
              <w:spacing w:val="6"/>
            </w:rPr>
          </w:rPrChange>
        </w:rPr>
        <w:t xml:space="preserve"> </w:t>
      </w:r>
      <w:r w:rsidR="00A96A35" w:rsidRPr="0027638C">
        <w:rPr>
          <w:sz w:val="24"/>
          <w:rPrChange w16du:dateUtc="2026-07-07T18:18:00Z" w:author="Author" w:date="2026-07-07T20:18:00Z" w:id="13420">
            <w:rPr>
              <w:rFonts w:ascii="Times New Roman"/>
              <w:color w:val="000000"/>
            </w:rPr>
          </w:rPrChange>
        </w:rPr>
        <w:t>et</w:t>
      </w:r>
      <w:r w:rsidR="00A96A35" w:rsidRPr="0027638C">
        <w:rPr>
          <w:sz w:val="24"/>
          <w:rPrChange w16du:dateUtc="2026-07-07T18:18:00Z" w:author="Author" w:date="2026-07-07T20:18:00Z" w:id="13421">
            <w:rPr>
              <w:rFonts w:ascii="Times New Roman"/>
              <w:color w:val="000000"/>
              <w:spacing w:val="6"/>
            </w:rPr>
          </w:rPrChange>
        </w:rPr>
        <w:t xml:space="preserve"> </w:t>
      </w:r>
      <w:r w:rsidR="00A96A35" w:rsidRPr="0027638C">
        <w:rPr>
          <w:sz w:val="24"/>
          <w:rPrChange w16du:dateUtc="2026-07-07T18:18:00Z" w:author="Author" w:date="2026-07-07T20:18:00Z" w:id="13422">
            <w:rPr>
              <w:rFonts w:ascii="Times New Roman"/>
              <w:color w:val="000000"/>
            </w:rPr>
          </w:rPrChange>
        </w:rPr>
        <w:t>dolore</w:t>
      </w:r>
      <w:r w:rsidR="00A96A35" w:rsidRPr="0027638C">
        <w:rPr>
          <w:sz w:val="24"/>
          <w:rPrChange w16du:dateUtc="2026-07-07T18:18:00Z" w:author="Author" w:date="2026-07-07T20:18:00Z" w:id="13423">
            <w:rPr>
              <w:rFonts w:ascii="Times New Roman"/>
              <w:color w:val="000000"/>
              <w:spacing w:val="6"/>
            </w:rPr>
          </w:rPrChange>
        </w:rPr>
        <w:t xml:space="preserve"> </w:t>
      </w:r>
      <w:r w:rsidR="00A96A35" w:rsidRPr="0027638C">
        <w:rPr>
          <w:sz w:val="24"/>
          <w:rPrChange w16du:dateUtc="2026-07-07T18:18:00Z" w:author="Author" w:date="2026-07-07T20:18:00Z" w:id="13424">
            <w:rPr>
              <w:rFonts w:ascii="Times New Roman"/>
              <w:color w:val="000000"/>
            </w:rPr>
          </w:rPrChange>
        </w:rPr>
        <w:t>magna</w:t>
      </w:r>
      <w:r w:rsidR="00A96A35" w:rsidRPr="0027638C">
        <w:rPr>
          <w:sz w:val="24"/>
          <w:rPrChange w16du:dateUtc="2026-07-07T18:18:00Z" w:author="Author" w:date="2026-07-07T20:18:00Z" w:id="13425">
            <w:rPr>
              <w:rFonts w:ascii="Times New Roman"/>
              <w:color w:val="000000"/>
              <w:spacing w:val="6"/>
            </w:rPr>
          </w:rPrChange>
        </w:rPr>
        <w:t xml:space="preserve"> </w:t>
      </w:r>
      <w:r w:rsidR="00A96A35" w:rsidRPr="0027638C">
        <w:rPr>
          <w:sz w:val="24"/>
          <w:rPrChange w16du:dateUtc="2026-07-07T18:18:00Z" w:author="Author" w:date="2026-07-07T20:18:00Z" w:id="13426">
            <w:rPr>
              <w:rFonts w:ascii="Times New Roman"/>
              <w:color w:val="000000"/>
            </w:rPr>
          </w:rPrChange>
        </w:rPr>
        <w:t>aliqua</w:t>
      </w:r>
      <w:r w:rsidR="00A96A35" w:rsidRPr="0027638C">
        <w:rPr>
          <w:sz w:val="24"/>
          <w:rPrChange w16du:dateUtc="2026-07-07T18:18:00Z" w:author="Author" w:date="2026-07-07T20:18:00Z" w:id="13427">
            <w:rPr>
              <w:rFonts w:ascii="Times New Roman"/>
              <w:color w:val="000000"/>
              <w:spacing w:val="6"/>
            </w:rPr>
          </w:rPrChange>
        </w:rPr>
        <w:t xml:space="preserve"> </w:t>
      </w:r>
      <w:r w:rsidR="00A96A35" w:rsidRPr="0027638C">
        <w:rPr>
          <w:sz w:val="24"/>
          <w:rPrChange w16du:dateUtc="2026-07-07T18:18:00Z" w:author="Author" w:date="2026-07-07T20:18:00Z" w:id="13428">
            <w:rPr>
              <w:rFonts w:ascii="Times New Roman"/>
              <w:color w:val="000000"/>
            </w:rPr>
          </w:rPrChange>
        </w:rPr>
        <w:t>lorem</w:t>
      </w:r>
      <w:r w:rsidR="00A96A35" w:rsidRPr="0027638C">
        <w:rPr>
          <w:sz w:val="24"/>
          <w:rPrChange w16du:dateUtc="2026-07-07T18:18:00Z" w:author="Author" w:date="2026-07-07T20:18:00Z" w:id="13429">
            <w:rPr>
              <w:rFonts w:ascii="Times New Roman"/>
              <w:color w:val="000000"/>
              <w:spacing w:val="6"/>
            </w:rPr>
          </w:rPrChange>
        </w:rPr>
        <w:t xml:space="preserve"> </w:t>
      </w:r>
      <w:r w:rsidR="00A96A35" w:rsidRPr="0027638C">
        <w:rPr>
          <w:sz w:val="24"/>
          <w:rPrChange w16du:dateUtc="2026-07-07T18:18:00Z" w:author="Author" w:date="2026-07-07T20:18:00Z" w:id="13430">
            <w:rPr>
              <w:rFonts w:ascii="Times New Roman"/>
              <w:color w:val="000000"/>
            </w:rPr>
          </w:rPrChange>
        </w:rPr>
        <w:t>ipsum</w:t>
      </w:r>
      <w:r w:rsidR="00A96A35" w:rsidRPr="0027638C">
        <w:rPr>
          <w:sz w:val="24"/>
          <w:rPrChange w16du:dateUtc="2026-07-07T18:18:00Z" w:author="Author" w:date="2026-07-07T20:18:00Z" w:id="13431">
            <w:rPr>
              <w:rFonts w:ascii="Times New Roman"/>
              <w:color w:val="000000"/>
              <w:spacing w:val="6"/>
            </w:rPr>
          </w:rPrChange>
        </w:rPr>
        <w:t xml:space="preserve"> </w:t>
      </w:r>
      <w:r w:rsidR="00A96A35" w:rsidRPr="0027638C">
        <w:rPr>
          <w:sz w:val="24"/>
          <w:rPrChange w16du:dateUtc="2026-07-07T18:18:00Z" w:author="Author" w:date="2026-07-07T20:18:00Z" w:id="13432">
            <w:rPr>
              <w:rFonts w:ascii="Times New Roman"/>
              <w:color w:val="000000"/>
            </w:rPr>
          </w:rPrChange>
        </w:rPr>
        <w:t>dolor</w:t>
      </w:r>
      <w:r w:rsidR="00A96A35" w:rsidRPr="0027638C">
        <w:rPr>
          <w:sz w:val="24"/>
          <w:rPrChange w16du:dateUtc="2026-07-07T18:18:00Z" w:author="Author" w:date="2026-07-07T20:18:00Z" w:id="13433">
            <w:rPr>
              <w:rFonts w:ascii="Times New Roman"/>
              <w:color w:val="000000"/>
              <w:spacing w:val="6"/>
            </w:rPr>
          </w:rPrChange>
        </w:rPr>
        <w:t xml:space="preserve"> </w:t>
      </w:r>
      <w:r w:rsidR="00A96A35" w:rsidRPr="0027638C">
        <w:rPr>
          <w:sz w:val="24"/>
          <w:rPrChange w16du:dateUtc="2026-07-07T18:18:00Z" w:author="Author" w:date="2026-07-07T20:18:00Z" w:id="13434">
            <w:rPr>
              <w:rFonts w:ascii="Times New Roman"/>
              <w:color w:val="000000"/>
            </w:rPr>
          </w:rPrChange>
        </w:rPr>
        <w:t>sit</w:t>
      </w:r>
      <w:r w:rsidR="00A96A35" w:rsidRPr="0027638C">
        <w:rPr>
          <w:sz w:val="24"/>
          <w:rPrChange w16du:dateUtc="2026-07-07T18:18:00Z" w:author="Author" w:date="2026-07-07T20:18:00Z" w:id="13435">
            <w:rPr>
              <w:rFonts w:ascii="Times New Roman"/>
              <w:color w:val="000000"/>
              <w:spacing w:val="6"/>
            </w:rPr>
          </w:rPrChange>
        </w:rPr>
        <w:t xml:space="preserve"> </w:t>
      </w:r>
      <w:r w:rsidR="00A96A35" w:rsidRPr="0027638C">
        <w:rPr>
          <w:sz w:val="24"/>
          <w:rPrChange w16du:dateUtc="2026-07-07T18:18:00Z" w:author="Author" w:date="2026-07-07T20:18:00Z" w:id="13436">
            <w:rPr>
              <w:rFonts w:ascii="Times New Roman"/>
              <w:color w:val="000000"/>
            </w:rPr>
          </w:rPrChange>
        </w:rPr>
        <w:t>amet</w:t>
      </w:r>
      <w:r w:rsidR="00A96A35" w:rsidRPr="0027638C">
        <w:rPr>
          <w:sz w:val="24"/>
          <w:rPrChange w16du:dateUtc="2026-07-07T18:18:00Z" w:author="Author" w:date="2026-07-07T20:18:00Z" w:id="13437">
            <w:rPr>
              <w:rFonts w:ascii="Times New Roman"/>
              <w:color w:val="000000"/>
              <w:spacing w:val="6"/>
            </w:rPr>
          </w:rPrChange>
        </w:rPr>
        <w:t xml:space="preserve"> </w:t>
      </w:r>
      <w:r w:rsidR="00A96A35" w:rsidRPr="0027638C">
        <w:rPr>
          <w:sz w:val="24"/>
          <w:rPrChange w16du:dateUtc="2026-07-07T18:18:00Z" w:author="Author" w:date="2026-07-07T20:18:00Z" w:id="13438">
            <w:rPr>
              <w:rFonts w:ascii="Times New Roman"/>
              <w:color w:val="000000"/>
            </w:rPr>
          </w:rPrChange>
        </w:rPr>
        <w:t>consectetur,</w:t>
      </w:r>
      <w:r w:rsidR="00A96A35" w:rsidRPr="0027638C">
        <w:rPr>
          <w:sz w:val="24"/>
          <w:rPrChange w16du:dateUtc="2026-07-07T18:18:00Z" w:author="Author" w:date="2026-07-07T20:18:00Z" w:id="13439">
            <w:rPr>
              <w:rFonts w:ascii="Times New Roman"/>
              <w:color w:val="000000"/>
              <w:spacing w:val="6"/>
            </w:rPr>
          </w:rPrChange>
        </w:rPr>
        <w:t xml:space="preserve"> </w:t>
      </w:r>
      <w:r w:rsidR="00A96A35" w:rsidRPr="0027638C">
        <w:rPr>
          <w:sz w:val="24"/>
          <w:rPrChange w16du:dateUtc="2026-07-07T18:18:00Z" w:author="Author" w:date="2026-07-07T20:18:00Z" w:id="13440">
            <w:rPr>
              <w:rFonts w:ascii="Times New Roman"/>
              <w:color w:val="000000"/>
            </w:rPr>
          </w:rPrChange>
        </w:rPr>
        <w:t>adipiscing</w:t>
      </w:r>
      <w:r w:rsidR="00A96A35" w:rsidRPr="0027638C">
        <w:rPr>
          <w:sz w:val="24"/>
          <w:rPrChange w16du:dateUtc="2026-07-07T18:18:00Z" w:author="Author" w:date="2026-07-07T20:18:00Z" w:id="13441">
            <w:rPr>
              <w:rFonts w:ascii="Times New Roman"/>
              <w:color w:val="000000"/>
              <w:spacing w:val="6"/>
            </w:rPr>
          </w:rPrChange>
        </w:rPr>
        <w:t xml:space="preserve"> </w:t>
      </w:r>
      <w:r w:rsidR="00A96A35" w:rsidRPr="0027638C">
        <w:rPr>
          <w:sz w:val="24"/>
          <w:rPrChange w16du:dateUtc="2026-07-07T18:18:00Z" w:author="Author" w:date="2026-07-07T20:18:00Z" w:id="13442">
            <w:rPr>
              <w:rFonts w:ascii="Times New Roman"/>
              <w:color w:val="000000"/>
            </w:rPr>
          </w:rPrChange>
        </w:rPr>
        <w:t>elit</w:t>
      </w:r>
      <w:r w:rsidR="00A96A35" w:rsidRPr="0027638C">
        <w:rPr>
          <w:sz w:val="24"/>
          <w:rPrChange w16du:dateUtc="2026-07-07T18:18:00Z" w:author="Author" w:date="2026-07-07T20:18:00Z" w:id="13443">
            <w:rPr>
              <w:rFonts w:ascii="Times New Roman"/>
              <w:color w:val="000000"/>
              <w:spacing w:val="6"/>
            </w:rPr>
          </w:rPrChange>
        </w:rPr>
        <w:t xml:space="preserve"> </w:t>
      </w:r>
      <w:r w:rsidR="00A96A35" w:rsidRPr="0027638C">
        <w:rPr>
          <w:sz w:val="24"/>
          <w:rPrChange w16du:dateUtc="2026-07-07T18:18:00Z" w:author="Author" w:date="2026-07-07T20:18:00Z" w:id="13444">
            <w:rPr>
              <w:rFonts w:ascii="Times New Roman" w:hAnsi="Times New Roman"/>
              <w:color w:val="000000"/>
            </w:rPr>
          </w:rPrChange>
        </w:rPr>
        <w:t>Sed’do</w:t>
      </w:r>
      <w:r w:rsidR="00A96A35" w:rsidRPr="0027638C">
        <w:rPr>
          <w:sz w:val="24"/>
          <w:rPrChange w16du:dateUtc="2026-07-07T18:18:00Z" w:author="Author" w:date="2026-07-07T20:18:00Z" w:id="13445">
            <w:rPr>
              <w:rFonts w:ascii="Times New Roman"/>
              <w:color w:val="000000"/>
              <w:spacing w:val="6"/>
            </w:rPr>
          </w:rPrChange>
        </w:rPr>
        <w:t xml:space="preserve"> </w:t>
      </w:r>
      <w:r w:rsidR="00A96A35" w:rsidRPr="0027638C">
        <w:rPr>
          <w:sz w:val="24"/>
          <w:rPrChange w16du:dateUtc="2026-07-07T18:18:00Z" w:author="Author" w:date="2026-07-07T20:18:00Z" w:id="13446">
            <w:rPr>
              <w:rFonts w:ascii="Times New Roman" w:hAnsi="Times New Roman"/>
              <w:color w:val="000000"/>
            </w:rPr>
          </w:rPrChange>
        </w:rPr>
        <w:t>eiusmod</w:t>
      </w:r>
      <w:del w16du:dateUtc="2026-07-07T18:18:00Z" w:author="Author" w:date="2026-07-07T20:18:00Z" w:id="13447">
        <w:r>
          <w:rPr>
            <w:color w:val="000000"/>
          </w:rPr>
          <w:cr/>
        </w:r>
      </w:del>
      <w:r w:rsidR="00A96A35" w:rsidRPr="0027638C">
        <w:rPr>
          <w:sz w:val="24"/>
          <w:rPrChange w16du:dateUtc="2026-07-07T18:18:00Z" w:author="Author" w:date="2026-07-07T20:18:00Z" w:id="13448">
            <w:rPr>
              <w:rFonts w:ascii="Times New Roman"/>
              <w:color w:val="000000"/>
              <w:spacing w:val="665"/>
            </w:rPr>
          </w:rPrChange>
        </w:rPr>
        <w:t xml:space="preserve"> </w:t>
      </w:r>
      <w:r w:rsidR="00A96A35" w:rsidRPr="0027638C">
        <w:rPr>
          <w:sz w:val="24"/>
          <w:rPrChange w16du:dateUtc="2026-07-07T18:18:00Z" w:author="Author" w:date="2026-07-07T20:18:00Z" w:id="13449">
            <w:rPr>
              <w:rFonts w:ascii="Times New Roman"/>
              <w:color w:val="000000"/>
            </w:rPr>
          </w:rPrChange>
        </w:rPr>
        <w:t>tempor</w:t>
      </w:r>
      <w:r w:rsidR="00A96A35" w:rsidRPr="0027638C">
        <w:rPr>
          <w:sz w:val="24"/>
          <w:rPrChange w16du:dateUtc="2026-07-07T18:18:00Z" w:author="Author" w:date="2026-07-07T20:18:00Z" w:id="13450">
            <w:rPr>
              <w:rFonts w:ascii="Times New Roman"/>
              <w:color w:val="000000"/>
              <w:spacing w:val="9"/>
            </w:rPr>
          </w:rPrChange>
        </w:rPr>
        <w:t xml:space="preserve"> </w:t>
      </w:r>
      <w:r w:rsidR="00A96A35" w:rsidRPr="0027638C">
        <w:rPr>
          <w:sz w:val="24"/>
          <w:rPrChange w16du:dateUtc="2026-07-07T18:18:00Z" w:author="Author" w:date="2026-07-07T20:18:00Z" w:id="13451">
            <w:rPr>
              <w:rFonts w:ascii="Times New Roman"/>
              <w:color w:val="000000"/>
            </w:rPr>
          </w:rPrChange>
        </w:rPr>
        <w:t>incididunt</w:t>
      </w:r>
      <w:r w:rsidR="00A96A35" w:rsidRPr="0027638C">
        <w:rPr>
          <w:sz w:val="24"/>
          <w:rPrChange w16du:dateUtc="2026-07-07T18:18:00Z" w:author="Author" w:date="2026-07-07T20:18:00Z" w:id="13452">
            <w:rPr>
              <w:rFonts w:ascii="Times New Roman"/>
              <w:color w:val="000000"/>
              <w:spacing w:val="9"/>
            </w:rPr>
          </w:rPrChange>
        </w:rPr>
        <w:t xml:space="preserve"> </w:t>
      </w:r>
      <w:r w:rsidR="00A96A35" w:rsidRPr="0027638C">
        <w:rPr>
          <w:sz w:val="24"/>
          <w:rPrChange w16du:dateUtc="2026-07-07T18:18:00Z" w:author="Author" w:date="2026-07-07T20:18:00Z" w:id="13453">
            <w:rPr>
              <w:rFonts w:ascii="Times New Roman"/>
              <w:color w:val="000000"/>
            </w:rPr>
          </w:rPrChange>
        </w:rPr>
        <w:t>ut.</w:t>
      </w:r>
      <w:r w:rsidR="00A96A35" w:rsidRPr="0027638C">
        <w:rPr>
          <w:sz w:val="24"/>
          <w:rPrChange w16du:dateUtc="2026-07-07T18:18:00Z" w:author="Author" w:date="2026-07-07T20:18:00Z" w:id="13454">
            <w:rPr>
              <w:rFonts w:ascii="Times New Roman"/>
              <w:color w:val="000000"/>
              <w:spacing w:val="9"/>
            </w:rPr>
          </w:rPrChange>
        </w:rPr>
        <w:t xml:space="preserve"> </w:t>
      </w:r>
      <w:r w:rsidR="00A96A35" w:rsidRPr="0027638C">
        <w:rPr>
          <w:sz w:val="24"/>
          <w:rPrChange w16du:dateUtc="2026-07-07T18:18:00Z" w:author="Author" w:date="2026-07-07T20:18:00Z" w:id="13455">
            <w:rPr>
              <w:rFonts w:ascii="Times New Roman"/>
              <w:color w:val="000000"/>
            </w:rPr>
          </w:rPrChange>
        </w:rPr>
        <w:t>Labore</w:t>
      </w:r>
      <w:r w:rsidR="00A96A35" w:rsidRPr="0027638C">
        <w:rPr>
          <w:sz w:val="24"/>
          <w:rPrChange w16du:dateUtc="2026-07-07T18:18:00Z" w:author="Author" w:date="2026-07-07T20:18:00Z" w:id="13456">
            <w:rPr>
              <w:rFonts w:ascii="Times New Roman"/>
              <w:color w:val="000000"/>
              <w:spacing w:val="9"/>
            </w:rPr>
          </w:rPrChange>
        </w:rPr>
        <w:t xml:space="preserve"> </w:t>
      </w:r>
      <w:r w:rsidR="00A96A35" w:rsidRPr="0027638C">
        <w:rPr>
          <w:sz w:val="24"/>
          <w:rPrChange w16du:dateUtc="2026-07-07T18:18:00Z" w:author="Author" w:date="2026-07-07T20:18:00Z" w:id="13457">
            <w:rPr>
              <w:rFonts w:ascii="Times New Roman" w:hAnsi="Times New Roman"/>
              <w:color w:val="000000"/>
            </w:rPr>
          </w:rPrChange>
        </w:rPr>
        <w:t>Et’dolore</w:t>
      </w:r>
      <w:r w:rsidR="00A96A35" w:rsidRPr="0027638C">
        <w:rPr>
          <w:sz w:val="24"/>
          <w:rPrChange w16du:dateUtc="2026-07-07T18:18:00Z" w:author="Author" w:date="2026-07-07T20:18:00Z" w:id="13458">
            <w:rPr>
              <w:rFonts w:ascii="Times New Roman"/>
              <w:color w:val="000000"/>
              <w:spacing w:val="9"/>
            </w:rPr>
          </w:rPrChange>
        </w:rPr>
        <w:t xml:space="preserve"> </w:t>
      </w:r>
      <w:r w:rsidR="00A96A35" w:rsidRPr="0027638C">
        <w:rPr>
          <w:sz w:val="24"/>
          <w:rPrChange w16du:dateUtc="2026-07-07T18:18:00Z" w:author="Author" w:date="2026-07-07T20:18:00Z" w:id="13459">
            <w:rPr>
              <w:rFonts w:ascii="Times New Roman"/>
              <w:color w:val="000000"/>
            </w:rPr>
          </w:rPrChange>
        </w:rPr>
        <w:t>magna</w:t>
      </w:r>
      <w:r w:rsidR="00A96A35" w:rsidRPr="0027638C">
        <w:rPr>
          <w:sz w:val="24"/>
          <w:rPrChange w16du:dateUtc="2026-07-07T18:18:00Z" w:author="Author" w:date="2026-07-07T20:18:00Z" w:id="13460">
            <w:rPr>
              <w:rFonts w:ascii="Times New Roman"/>
              <w:color w:val="000000"/>
              <w:spacing w:val="9"/>
            </w:rPr>
          </w:rPrChange>
        </w:rPr>
        <w:t xml:space="preserve"> </w:t>
      </w:r>
      <w:r w:rsidR="00A96A35" w:rsidRPr="0027638C">
        <w:rPr>
          <w:sz w:val="24"/>
          <w:rPrChange w16du:dateUtc="2026-07-07T18:18:00Z" w:author="Author" w:date="2026-07-07T20:18:00Z" w:id="13461">
            <w:rPr>
              <w:rFonts w:ascii="Times New Roman"/>
              <w:color w:val="000000"/>
            </w:rPr>
          </w:rPrChange>
        </w:rPr>
        <w:t>aliqua</w:t>
      </w:r>
      <w:r w:rsidR="00A96A35" w:rsidRPr="0027638C">
        <w:rPr>
          <w:sz w:val="24"/>
          <w:rPrChange w16du:dateUtc="2026-07-07T18:18:00Z" w:author="Author" w:date="2026-07-07T20:18:00Z" w:id="13462">
            <w:rPr>
              <w:rFonts w:ascii="Times New Roman"/>
              <w:color w:val="000000"/>
              <w:spacing w:val="9"/>
            </w:rPr>
          </w:rPrChange>
        </w:rPr>
        <w:t xml:space="preserve"> </w:t>
      </w:r>
      <w:r w:rsidR="00A96A35" w:rsidRPr="0027638C">
        <w:rPr>
          <w:sz w:val="24"/>
          <w:rPrChange w16du:dateUtc="2026-07-07T18:18:00Z" w:author="Author" w:date="2026-07-07T20:18:00Z" w:id="13463">
            <w:rPr>
              <w:rFonts w:ascii="Times New Roman"/>
              <w:color w:val="000000"/>
            </w:rPr>
          </w:rPrChange>
        </w:rPr>
        <w:t>lorem</w:t>
      </w:r>
      <w:r w:rsidR="00A96A35" w:rsidRPr="0027638C">
        <w:rPr>
          <w:sz w:val="24"/>
          <w:rPrChange w16du:dateUtc="2026-07-07T18:18:00Z" w:author="Author" w:date="2026-07-07T20:18:00Z" w:id="13464">
            <w:rPr>
              <w:rFonts w:ascii="Times New Roman"/>
              <w:color w:val="000000"/>
              <w:spacing w:val="9"/>
            </w:rPr>
          </w:rPrChange>
        </w:rPr>
        <w:t xml:space="preserve"> </w:t>
      </w:r>
      <w:r w:rsidR="00A96A35" w:rsidRPr="0027638C">
        <w:rPr>
          <w:sz w:val="24"/>
          <w:rPrChange w16du:dateUtc="2026-07-07T18:18:00Z" w:author="Author" w:date="2026-07-07T20:18:00Z" w:id="13465">
            <w:rPr>
              <w:rFonts w:ascii="Times New Roman"/>
              <w:color w:val="000000"/>
            </w:rPr>
          </w:rPrChange>
        </w:rPr>
        <w:t>ipsum</w:t>
      </w:r>
      <w:r w:rsidR="00A96A35" w:rsidRPr="0027638C">
        <w:rPr>
          <w:sz w:val="24"/>
          <w:rPrChange w16du:dateUtc="2026-07-07T18:18:00Z" w:author="Author" w:date="2026-07-07T20:18:00Z" w:id="13466">
            <w:rPr>
              <w:rFonts w:ascii="Times New Roman"/>
              <w:color w:val="000000"/>
              <w:spacing w:val="9"/>
            </w:rPr>
          </w:rPrChange>
        </w:rPr>
        <w:t xml:space="preserve"> </w:t>
      </w:r>
      <w:r w:rsidR="00A96A35" w:rsidRPr="0027638C">
        <w:rPr>
          <w:sz w:val="24"/>
          <w:rPrChange w16du:dateUtc="2026-07-07T18:18:00Z" w:author="Author" w:date="2026-07-07T20:18:00Z" w:id="13467">
            <w:rPr>
              <w:rFonts w:ascii="Times New Roman"/>
              <w:color w:val="000000"/>
            </w:rPr>
          </w:rPrChange>
        </w:rPr>
        <w:t>dolor</w:t>
      </w:r>
      <w:r w:rsidR="00A96A35" w:rsidRPr="0027638C">
        <w:rPr>
          <w:sz w:val="24"/>
          <w:rPrChange w16du:dateUtc="2026-07-07T18:18:00Z" w:author="Author" w:date="2026-07-07T20:18:00Z" w:id="13468">
            <w:rPr>
              <w:rFonts w:ascii="Times New Roman"/>
              <w:color w:val="000000"/>
              <w:spacing w:val="9"/>
            </w:rPr>
          </w:rPrChange>
        </w:rPr>
        <w:t xml:space="preserve"> </w:t>
      </w:r>
      <w:r w:rsidR="00A96A35" w:rsidRPr="0027638C">
        <w:rPr>
          <w:sz w:val="24"/>
          <w:rPrChange w16du:dateUtc="2026-07-07T18:18:00Z" w:author="Author" w:date="2026-07-07T20:18:00Z" w:id="13469">
            <w:rPr>
              <w:rFonts w:ascii="Times New Roman"/>
              <w:color w:val="000000"/>
            </w:rPr>
          </w:rPrChange>
        </w:rPr>
        <w:t>sit</w:t>
      </w:r>
      <w:r w:rsidR="00A96A35" w:rsidRPr="0027638C">
        <w:rPr>
          <w:sz w:val="24"/>
          <w:rPrChange w16du:dateUtc="2026-07-07T18:18:00Z" w:author="Author" w:date="2026-07-07T20:18:00Z" w:id="13470">
            <w:rPr>
              <w:rFonts w:ascii="Times New Roman"/>
              <w:color w:val="000000"/>
              <w:spacing w:val="9"/>
            </w:rPr>
          </w:rPrChange>
        </w:rPr>
        <w:t xml:space="preserve"> </w:t>
      </w:r>
      <w:r w:rsidR="00A96A35" w:rsidRPr="0027638C">
        <w:rPr>
          <w:sz w:val="24"/>
          <w:rPrChange w16du:dateUtc="2026-07-07T18:18:00Z" w:author="Author" w:date="2026-07-07T20:18:00Z" w:id="13471">
            <w:rPr>
              <w:rFonts w:ascii="Times New Roman"/>
              <w:color w:val="000000"/>
            </w:rPr>
          </w:rPrChange>
        </w:rPr>
        <w:t>amet</w:t>
      </w:r>
      <w:r w:rsidR="00A96A35" w:rsidRPr="0027638C">
        <w:rPr>
          <w:sz w:val="24"/>
          <w:rPrChange w16du:dateUtc="2026-07-07T18:18:00Z" w:author="Author" w:date="2026-07-07T20:18:00Z" w:id="13472">
            <w:rPr>
              <w:rFonts w:ascii="Times New Roman"/>
              <w:color w:val="000000"/>
              <w:spacing w:val="9"/>
            </w:rPr>
          </w:rPrChange>
        </w:rPr>
        <w:t xml:space="preserve"> </w:t>
      </w:r>
      <w:r w:rsidR="00A96A35" w:rsidRPr="0027638C">
        <w:rPr>
          <w:sz w:val="24"/>
          <w:rPrChange w16du:dateUtc="2026-07-07T18:18:00Z" w:author="Author" w:date="2026-07-07T20:18:00Z" w:id="13473">
            <w:rPr>
              <w:rFonts w:ascii="Times New Roman" w:hAnsi="Times New Roman"/>
              <w:color w:val="000000"/>
            </w:rPr>
          </w:rPrChange>
        </w:rPr>
        <w:t>Consectetur</w:t>
      </w:r>
      <w:del w16du:dateUtc="2026-07-07T18:18:00Z" w:author="Author" w:date="2026-07-07T20:18:00Z" w:id="13474">
        <w:r>
          <w:rPr>
            <w:color w:val="000000"/>
          </w:rPr>
          <w:cr/>
        </w:r>
      </w:del>
      <w:r w:rsidR="00A96A35" w:rsidRPr="0027638C">
        <w:rPr>
          <w:sz w:val="24"/>
          <w:rPrChange w16du:dateUtc="2026-07-07T18:18:00Z" w:author="Author" w:date="2026-07-07T20:18:00Z" w:id="13475">
            <w:rPr>
              <w:rFonts w:ascii="Times New Roman"/>
              <w:color w:val="000000"/>
              <w:spacing w:val="665"/>
            </w:rPr>
          </w:rPrChange>
        </w:rPr>
        <w:t xml:space="preserve"> </w:t>
      </w:r>
      <w:r w:rsidR="00A96A35" w:rsidRPr="0027638C">
        <w:rPr>
          <w:sz w:val="24"/>
          <w:rPrChange w16du:dateUtc="2026-07-07T18:18:00Z" w:author="Author" w:date="2026-07-07T20:18:00Z" w:id="13476">
            <w:rPr>
              <w:rFonts w:ascii="Times New Roman"/>
              <w:color w:val="000000"/>
            </w:rPr>
          </w:rPrChange>
        </w:rPr>
        <w:t>11(adipiscing)</w:t>
      </w:r>
      <w:r w:rsidR="00A96A35" w:rsidRPr="0027638C">
        <w:rPr>
          <w:spacing w:val="-6"/>
          <w:sz w:val="24"/>
          <w:rPrChange w16du:dateUtc="2026-07-07T18:18:00Z" w:author="Author" w:date="2026-07-07T20:18:00Z" w:id="13477">
            <w:rPr>
              <w:rFonts w:ascii="Times New Roman"/>
              <w:color w:val="000000"/>
              <w:spacing w:val="-3"/>
            </w:rPr>
          </w:rPrChange>
        </w:rPr>
        <w:t xml:space="preserve"> </w:t>
      </w:r>
      <w:r w:rsidR="00A96A35" w:rsidRPr="0027638C">
        <w:rPr>
          <w:sz w:val="24"/>
          <w:rPrChange w16du:dateUtc="2026-07-07T18:18:00Z" w:author="Author" w:date="2026-07-07T20:18:00Z" w:id="13478">
            <w:rPr>
              <w:rFonts w:ascii="Times New Roman"/>
              <w:color w:val="000000"/>
            </w:rPr>
          </w:rPrChange>
        </w:rPr>
        <w:t>elit</w:t>
      </w:r>
      <w:r w:rsidR="00A96A35" w:rsidRPr="0027638C">
        <w:rPr>
          <w:spacing w:val="-6"/>
          <w:sz w:val="24"/>
          <w:rPrChange w16du:dateUtc="2026-07-07T18:18:00Z" w:author="Author" w:date="2026-07-07T20:18:00Z" w:id="13479">
            <w:rPr>
              <w:rFonts w:ascii="Times New Roman"/>
              <w:color w:val="000000"/>
              <w:spacing w:val="-3"/>
            </w:rPr>
          </w:rPrChange>
        </w:rPr>
        <w:t xml:space="preserve"> </w:t>
      </w:r>
      <w:r w:rsidR="00A96A35" w:rsidRPr="0027638C">
        <w:rPr>
          <w:sz w:val="24"/>
          <w:rPrChange w16du:dateUtc="2026-07-07T18:18:00Z" w:author="Author" w:date="2026-07-07T20:18:00Z" w:id="13480">
            <w:rPr>
              <w:rFonts w:ascii="Times New Roman"/>
              <w:color w:val="000000"/>
            </w:rPr>
          </w:rPrChange>
        </w:rPr>
        <w:t>sed</w:t>
      </w:r>
      <w:r w:rsidR="00A96A35" w:rsidRPr="0027638C">
        <w:rPr>
          <w:spacing w:val="-6"/>
          <w:sz w:val="24"/>
          <w:rPrChange w16du:dateUtc="2026-07-07T18:18:00Z" w:author="Author" w:date="2026-07-07T20:18:00Z" w:id="13481">
            <w:rPr>
              <w:rFonts w:ascii="Times New Roman"/>
              <w:color w:val="000000"/>
              <w:spacing w:val="-3"/>
            </w:rPr>
          </w:rPrChange>
        </w:rPr>
        <w:t xml:space="preserve"> </w:t>
      </w:r>
      <w:r w:rsidR="00A96A35" w:rsidRPr="0027638C">
        <w:rPr>
          <w:sz w:val="24"/>
          <w:rPrChange w16du:dateUtc="2026-07-07T18:18:00Z" w:author="Author" w:date="2026-07-07T20:18:00Z" w:id="13482">
            <w:rPr>
              <w:rFonts w:ascii="Times New Roman"/>
              <w:color w:val="000000"/>
            </w:rPr>
          </w:rPrChange>
        </w:rPr>
        <w:t>do</w:t>
      </w:r>
      <w:r w:rsidR="00A96A35" w:rsidRPr="0027638C">
        <w:rPr>
          <w:spacing w:val="-6"/>
          <w:sz w:val="24"/>
          <w:rPrChange w16du:dateUtc="2026-07-07T18:18:00Z" w:author="Author" w:date="2026-07-07T20:18:00Z" w:id="13483">
            <w:rPr>
              <w:rFonts w:ascii="Times New Roman"/>
              <w:color w:val="000000"/>
              <w:spacing w:val="-3"/>
            </w:rPr>
          </w:rPrChange>
        </w:rPr>
        <w:t xml:space="preserve"> </w:t>
      </w:r>
      <w:r w:rsidR="00A96A35" w:rsidRPr="0027638C">
        <w:rPr>
          <w:sz w:val="24"/>
          <w:rPrChange w16du:dateUtc="2026-07-07T18:18:00Z" w:author="Author" w:date="2026-07-07T20:18:00Z" w:id="13484">
            <w:rPr>
              <w:rFonts w:ascii="Times New Roman"/>
              <w:color w:val="000000"/>
            </w:rPr>
          </w:rPrChange>
        </w:rPr>
        <w:t>eiusmod</w:t>
      </w:r>
      <w:r w:rsidR="00A96A35" w:rsidRPr="0027638C">
        <w:rPr>
          <w:spacing w:val="-6"/>
          <w:sz w:val="24"/>
          <w:rPrChange w16du:dateUtc="2026-07-07T18:18:00Z" w:author="Author" w:date="2026-07-07T20:18:00Z" w:id="13485">
            <w:rPr>
              <w:rFonts w:ascii="Times New Roman"/>
              <w:color w:val="000000"/>
              <w:spacing w:val="-3"/>
            </w:rPr>
          </w:rPrChange>
        </w:rPr>
        <w:t xml:space="preserve"> </w:t>
      </w:r>
      <w:r w:rsidR="00A96A35" w:rsidRPr="0027638C">
        <w:rPr>
          <w:sz w:val="24"/>
          <w:rPrChange w16du:dateUtc="2026-07-07T18:18:00Z" w:author="Author" w:date="2026-07-07T20:18:00Z" w:id="13486">
            <w:rPr>
              <w:rFonts w:ascii="Times New Roman"/>
              <w:color w:val="000000"/>
            </w:rPr>
          </w:rPrChange>
        </w:rPr>
        <w:t>Tempor</w:t>
      </w:r>
      <w:r w:rsidR="00A96A35" w:rsidRPr="0027638C">
        <w:rPr>
          <w:spacing w:val="-6"/>
          <w:sz w:val="24"/>
          <w:rPrChange w16du:dateUtc="2026-07-07T18:18:00Z" w:author="Author" w:date="2026-07-07T20:18:00Z" w:id="13487">
            <w:rPr>
              <w:rFonts w:ascii="Times New Roman"/>
              <w:color w:val="000000"/>
              <w:spacing w:val="-3"/>
            </w:rPr>
          </w:rPrChange>
        </w:rPr>
        <w:t xml:space="preserve"> </w:t>
      </w:r>
      <w:r w:rsidR="00A96A35" w:rsidRPr="0027638C">
        <w:rPr>
          <w:sz w:val="24"/>
          <w:rPrChange w16du:dateUtc="2026-07-07T18:18:00Z" w:author="Author" w:date="2026-07-07T20:18:00Z" w:id="13488">
            <w:rPr>
              <w:rFonts w:ascii="Times New Roman"/>
              <w:color w:val="000000"/>
            </w:rPr>
          </w:rPrChange>
        </w:rPr>
        <w:t>incididunt</w:t>
      </w:r>
      <w:r w:rsidR="00A96A35" w:rsidRPr="0027638C">
        <w:rPr>
          <w:spacing w:val="-6"/>
          <w:sz w:val="24"/>
          <w:rPrChange w16du:dateUtc="2026-07-07T18:18:00Z" w:author="Author" w:date="2026-07-07T20:18:00Z" w:id="13489">
            <w:rPr>
              <w:rFonts w:ascii="Times New Roman"/>
              <w:color w:val="000000"/>
              <w:spacing w:val="-3"/>
            </w:rPr>
          </w:rPrChange>
        </w:rPr>
        <w:t xml:space="preserve"> </w:t>
      </w:r>
      <w:r w:rsidR="00A96A35" w:rsidRPr="0027638C">
        <w:rPr>
          <w:sz w:val="24"/>
          <w:rPrChange w16du:dateUtc="2026-07-07T18:18:00Z" w:author="Author" w:date="2026-07-07T20:18:00Z" w:id="13490">
            <w:rPr>
              <w:rFonts w:ascii="Times New Roman"/>
              <w:color w:val="000000"/>
            </w:rPr>
          </w:rPrChange>
        </w:rPr>
        <w:t>ut</w:t>
      </w:r>
      <w:r w:rsidR="00A96A35" w:rsidRPr="0027638C">
        <w:rPr>
          <w:spacing w:val="-6"/>
          <w:sz w:val="24"/>
          <w:rPrChange w16du:dateUtc="2026-07-07T18:18:00Z" w:author="Author" w:date="2026-07-07T20:18:00Z" w:id="13491">
            <w:rPr>
              <w:rFonts w:ascii="Times New Roman"/>
              <w:color w:val="000000"/>
              <w:spacing w:val="-3"/>
            </w:rPr>
          </w:rPrChange>
        </w:rPr>
        <w:t xml:space="preserve"> </w:t>
      </w:r>
      <w:r w:rsidR="00A96A35" w:rsidRPr="0027638C">
        <w:rPr>
          <w:sz w:val="24"/>
          <w:rPrChange w16du:dateUtc="2026-07-07T18:18:00Z" w:author="Author" w:date="2026-07-07T20:18:00Z" w:id="13492">
            <w:rPr>
              <w:rFonts w:ascii="Times New Roman"/>
              <w:color w:val="000000"/>
            </w:rPr>
          </w:rPrChange>
        </w:rPr>
        <w:t>labore</w:t>
      </w:r>
      <w:r w:rsidR="00A96A35" w:rsidRPr="0027638C">
        <w:rPr>
          <w:spacing w:val="-6"/>
          <w:sz w:val="24"/>
          <w:rPrChange w16du:dateUtc="2026-07-07T18:18:00Z" w:author="Author" w:date="2026-07-07T20:18:00Z" w:id="13493">
            <w:rPr>
              <w:rFonts w:ascii="Times New Roman"/>
              <w:color w:val="000000"/>
              <w:spacing w:val="-3"/>
            </w:rPr>
          </w:rPrChange>
        </w:rPr>
        <w:t xml:space="preserve"> </w:t>
      </w:r>
      <w:r w:rsidR="00A96A35" w:rsidRPr="0027638C">
        <w:rPr>
          <w:sz w:val="24"/>
          <w:rPrChange w16du:dateUtc="2026-07-07T18:18:00Z" w:author="Author" w:date="2026-07-07T20:18:00Z" w:id="13494">
            <w:rPr>
              <w:rFonts w:ascii="Times New Roman"/>
              <w:color w:val="000000"/>
            </w:rPr>
          </w:rPrChange>
        </w:rPr>
        <w:t>et</w:t>
      </w:r>
      <w:r w:rsidR="00A96A35" w:rsidRPr="0027638C">
        <w:rPr>
          <w:spacing w:val="-6"/>
          <w:sz w:val="24"/>
          <w:rPrChange w16du:dateUtc="2026-07-07T18:18:00Z" w:author="Author" w:date="2026-07-07T20:18:00Z" w:id="13495">
            <w:rPr>
              <w:rFonts w:ascii="Times New Roman"/>
              <w:color w:val="000000"/>
              <w:spacing w:val="-3"/>
            </w:rPr>
          </w:rPrChange>
        </w:rPr>
        <w:t xml:space="preserve"> </w:t>
      </w:r>
      <w:r w:rsidR="00A96A35" w:rsidRPr="0027638C">
        <w:rPr>
          <w:sz w:val="24"/>
          <w:rPrChange w16du:dateUtc="2026-07-07T18:18:00Z" w:author="Author" w:date="2026-07-07T20:18:00Z" w:id="13496">
            <w:rPr>
              <w:rFonts w:ascii="Times New Roman"/>
              <w:color w:val="000000"/>
            </w:rPr>
          </w:rPrChange>
        </w:rPr>
        <w:t>dolore</w:t>
      </w:r>
      <w:r w:rsidR="00A96A35" w:rsidRPr="0027638C">
        <w:rPr>
          <w:spacing w:val="-6"/>
          <w:sz w:val="24"/>
          <w:rPrChange w16du:dateUtc="2026-07-07T18:18:00Z" w:author="Author" w:date="2026-07-07T20:18:00Z" w:id="13497">
            <w:rPr>
              <w:rFonts w:ascii="Times New Roman"/>
              <w:color w:val="000000"/>
              <w:spacing w:val="-3"/>
            </w:rPr>
          </w:rPrChange>
        </w:rPr>
        <w:t xml:space="preserve"> </w:t>
      </w:r>
      <w:r w:rsidR="00A96A35" w:rsidRPr="0027638C">
        <w:rPr>
          <w:sz w:val="24"/>
          <w:rPrChange w16du:dateUtc="2026-07-07T18:18:00Z" w:author="Author" w:date="2026-07-07T20:18:00Z" w:id="13498">
            <w:rPr>
              <w:rFonts w:ascii="Times New Roman"/>
              <w:color w:val="000000"/>
            </w:rPr>
          </w:rPrChange>
        </w:rPr>
        <w:t>magna</w:t>
      </w:r>
      <w:r w:rsidR="00A96A35" w:rsidRPr="0027638C">
        <w:rPr>
          <w:spacing w:val="-6"/>
          <w:sz w:val="24"/>
          <w:rPrChange w16du:dateUtc="2026-07-07T18:18:00Z" w:author="Author" w:date="2026-07-07T20:18:00Z" w:id="13499">
            <w:rPr>
              <w:rFonts w:ascii="Times New Roman"/>
              <w:color w:val="000000"/>
              <w:spacing w:val="-3"/>
            </w:rPr>
          </w:rPrChange>
        </w:rPr>
        <w:t xml:space="preserve"> </w:t>
      </w:r>
      <w:r w:rsidR="00A96A35" w:rsidRPr="0027638C">
        <w:rPr>
          <w:sz w:val="24"/>
          <w:rPrChange w16du:dateUtc="2026-07-07T18:18:00Z" w:author="Author" w:date="2026-07-07T20:18:00Z" w:id="13500">
            <w:rPr>
              <w:rFonts w:ascii="Times New Roman"/>
              <w:color w:val="000000"/>
            </w:rPr>
          </w:rPrChange>
        </w:rPr>
        <w:t>Aliqua</w:t>
      </w:r>
      <w:r w:rsidR="00A96A35" w:rsidRPr="0027638C">
        <w:rPr>
          <w:spacing w:val="-6"/>
          <w:sz w:val="24"/>
          <w:rPrChange w16du:dateUtc="2026-07-07T18:18:00Z" w:author="Author" w:date="2026-07-07T20:18:00Z" w:id="13501">
            <w:rPr>
              <w:rFonts w:ascii="Times New Roman"/>
              <w:color w:val="000000"/>
              <w:spacing w:val="-3"/>
            </w:rPr>
          </w:rPrChange>
        </w:rPr>
        <w:t xml:space="preserve"> </w:t>
      </w:r>
      <w:r w:rsidR="00A96A35" w:rsidRPr="0027638C">
        <w:rPr>
          <w:sz w:val="24"/>
          <w:rPrChange w16du:dateUtc="2026-07-07T18:18:00Z" w:author="Author" w:date="2026-07-07T20:18:00Z" w:id="13502">
            <w:rPr>
              <w:rFonts w:ascii="Times New Roman" w:hAnsi="Times New Roman"/>
              <w:color w:val="000000"/>
            </w:rPr>
          </w:rPrChange>
        </w:rPr>
        <w:t>lorem</w:t>
      </w:r>
      <w:del w16du:dateUtc="2026-07-07T18:18:00Z" w:author="Author" w:date="2026-07-07T20:18:00Z" w:id="13503">
        <w:r>
          <w:rPr>
            <w:color w:val="000000"/>
          </w:rPr>
          <w:cr/>
        </w:r>
      </w:del>
      <w:r w:rsidR="00A96A35" w:rsidRPr="0027638C">
        <w:rPr>
          <w:sz w:val="24"/>
          <w:rPrChange w16du:dateUtc="2026-07-07T18:18:00Z" w:author="Author" w:date="2026-07-07T20:18:00Z" w:id="13504">
            <w:rPr>
              <w:rFonts w:ascii="Times New Roman"/>
              <w:color w:val="000000"/>
              <w:spacing w:val="665"/>
            </w:rPr>
          </w:rPrChange>
        </w:rPr>
        <w:t xml:space="preserve"> </w:t>
      </w:r>
      <w:r w:rsidR="00A96A35" w:rsidRPr="0027638C">
        <w:rPr>
          <w:sz w:val="24"/>
          <w:rPrChange w16du:dateUtc="2026-07-07T18:18:00Z" w:author="Author" w:date="2026-07-07T20:18:00Z" w:id="13505">
            <w:rPr>
              <w:rFonts w:ascii="Times New Roman"/>
              <w:color w:val="000000"/>
            </w:rPr>
          </w:rPrChange>
        </w:rPr>
        <w:t>ipsum</w:t>
      </w:r>
      <w:r w:rsidR="00A96A35" w:rsidRPr="0027638C">
        <w:rPr>
          <w:sz w:val="24"/>
          <w:rPrChange w16du:dateUtc="2026-07-07T18:18:00Z" w:author="Author" w:date="2026-07-07T20:18:00Z" w:id="13506">
            <w:rPr>
              <w:rFonts w:ascii="Times New Roman"/>
              <w:color w:val="000000"/>
              <w:spacing w:val="4"/>
            </w:rPr>
          </w:rPrChange>
        </w:rPr>
        <w:t xml:space="preserve"> </w:t>
      </w:r>
      <w:r w:rsidR="00A96A35" w:rsidRPr="0027638C">
        <w:rPr>
          <w:sz w:val="24"/>
          <w:rPrChange w16du:dateUtc="2026-07-07T18:18:00Z" w:author="Author" w:date="2026-07-07T20:18:00Z" w:id="13507">
            <w:rPr>
              <w:rFonts w:ascii="Times New Roman"/>
              <w:color w:val="000000"/>
            </w:rPr>
          </w:rPrChange>
        </w:rPr>
        <w:t>dolor</w:t>
      </w:r>
      <w:r w:rsidR="00A96A35" w:rsidRPr="0027638C">
        <w:rPr>
          <w:sz w:val="24"/>
          <w:rPrChange w16du:dateUtc="2026-07-07T18:18:00Z" w:author="Author" w:date="2026-07-07T20:18:00Z" w:id="13508">
            <w:rPr>
              <w:rFonts w:ascii="Times New Roman"/>
              <w:color w:val="000000"/>
              <w:spacing w:val="4"/>
            </w:rPr>
          </w:rPrChange>
        </w:rPr>
        <w:t xml:space="preserve"> </w:t>
      </w:r>
      <w:r w:rsidR="00A96A35" w:rsidRPr="0027638C">
        <w:rPr>
          <w:sz w:val="24"/>
          <w:rPrChange w16du:dateUtc="2026-07-07T18:18:00Z" w:author="Author" w:date="2026-07-07T20:18:00Z" w:id="13509">
            <w:rPr>
              <w:rFonts w:ascii="Times New Roman"/>
              <w:color w:val="000000"/>
            </w:rPr>
          </w:rPrChange>
        </w:rPr>
        <w:t>sit</w:t>
      </w:r>
      <w:r w:rsidR="00A96A35" w:rsidRPr="0027638C">
        <w:rPr>
          <w:sz w:val="24"/>
          <w:rPrChange w16du:dateUtc="2026-07-07T18:18:00Z" w:author="Author" w:date="2026-07-07T20:18:00Z" w:id="13510">
            <w:rPr>
              <w:rFonts w:ascii="Times New Roman"/>
              <w:color w:val="000000"/>
              <w:spacing w:val="4"/>
            </w:rPr>
          </w:rPrChange>
        </w:rPr>
        <w:t xml:space="preserve"> </w:t>
      </w:r>
      <w:r w:rsidR="00A96A35" w:rsidRPr="0027638C">
        <w:rPr>
          <w:sz w:val="24"/>
          <w:rPrChange w16du:dateUtc="2026-07-07T18:18:00Z" w:author="Author" w:date="2026-07-07T20:18:00Z" w:id="13511">
            <w:rPr>
              <w:rFonts w:ascii="Times New Roman"/>
              <w:color w:val="000000"/>
            </w:rPr>
          </w:rPrChange>
        </w:rPr>
        <w:t>amet</w:t>
      </w:r>
      <w:r w:rsidR="00A96A35" w:rsidRPr="0027638C">
        <w:rPr>
          <w:sz w:val="24"/>
          <w:rPrChange w16du:dateUtc="2026-07-07T18:18:00Z" w:author="Author" w:date="2026-07-07T20:18:00Z" w:id="13512">
            <w:rPr>
              <w:rFonts w:ascii="Times New Roman"/>
              <w:color w:val="000000"/>
              <w:spacing w:val="4"/>
            </w:rPr>
          </w:rPrChange>
        </w:rPr>
        <w:t xml:space="preserve"> </w:t>
      </w:r>
      <w:r w:rsidR="00A96A35" w:rsidRPr="0027638C">
        <w:rPr>
          <w:sz w:val="24"/>
          <w:rPrChange w16du:dateUtc="2026-07-07T18:18:00Z" w:author="Author" w:date="2026-07-07T20:18:00Z" w:id="13513">
            <w:rPr>
              <w:rFonts w:ascii="Times New Roman"/>
              <w:color w:val="000000"/>
            </w:rPr>
          </w:rPrChange>
        </w:rPr>
        <w:t>consectetur</w:t>
      </w:r>
      <w:r w:rsidR="00A96A35" w:rsidRPr="0027638C">
        <w:rPr>
          <w:sz w:val="24"/>
          <w:rPrChange w16du:dateUtc="2026-07-07T18:18:00Z" w:author="Author" w:date="2026-07-07T20:18:00Z" w:id="13514">
            <w:rPr>
              <w:rFonts w:ascii="Times New Roman"/>
              <w:color w:val="000000"/>
              <w:spacing w:val="4"/>
            </w:rPr>
          </w:rPrChange>
        </w:rPr>
        <w:t xml:space="preserve"> </w:t>
      </w:r>
      <w:r w:rsidR="00A96A35" w:rsidRPr="0027638C">
        <w:rPr>
          <w:sz w:val="24"/>
          <w:rPrChange w16du:dateUtc="2026-07-07T18:18:00Z" w:author="Author" w:date="2026-07-07T20:18:00Z" w:id="13515">
            <w:rPr>
              <w:rFonts w:ascii="Times New Roman"/>
              <w:color w:val="000000"/>
            </w:rPr>
          </w:rPrChange>
        </w:rPr>
        <w:t>Adipiscing</w:t>
      </w:r>
      <w:r w:rsidR="00A96A35" w:rsidRPr="0027638C">
        <w:rPr>
          <w:sz w:val="24"/>
          <w:rPrChange w16du:dateUtc="2026-07-07T18:18:00Z" w:author="Author" w:date="2026-07-07T20:18:00Z" w:id="13516">
            <w:rPr>
              <w:rFonts w:ascii="Times New Roman"/>
              <w:color w:val="000000"/>
              <w:spacing w:val="4"/>
            </w:rPr>
          </w:rPrChange>
        </w:rPr>
        <w:t xml:space="preserve"> </w:t>
      </w:r>
      <w:r w:rsidR="00A96A35" w:rsidRPr="0027638C">
        <w:rPr>
          <w:sz w:val="24"/>
          <w:rPrChange w16du:dateUtc="2026-07-07T18:18:00Z" w:author="Author" w:date="2026-07-07T20:18:00Z" w:id="13517">
            <w:rPr>
              <w:rFonts w:ascii="Times New Roman"/>
              <w:color w:val="000000"/>
            </w:rPr>
          </w:rPrChange>
        </w:rPr>
        <w:t>elit</w:t>
      </w:r>
      <w:r w:rsidR="00A96A35" w:rsidRPr="0027638C">
        <w:rPr>
          <w:sz w:val="24"/>
          <w:rPrChange w16du:dateUtc="2026-07-07T18:18:00Z" w:author="Author" w:date="2026-07-07T20:18:00Z" w:id="13518">
            <w:rPr>
              <w:rFonts w:ascii="Times New Roman"/>
              <w:color w:val="000000"/>
              <w:spacing w:val="4"/>
            </w:rPr>
          </w:rPrChange>
        </w:rPr>
        <w:t xml:space="preserve"> </w:t>
      </w:r>
      <w:r w:rsidR="00A96A35" w:rsidRPr="0027638C">
        <w:rPr>
          <w:sz w:val="24"/>
          <w:rPrChange w16du:dateUtc="2026-07-07T18:18:00Z" w:author="Author" w:date="2026-07-07T20:18:00Z" w:id="13519">
            <w:rPr>
              <w:rFonts w:ascii="Times New Roman"/>
              <w:color w:val="000000"/>
            </w:rPr>
          </w:rPrChange>
        </w:rPr>
        <w:t>sed</w:t>
      </w:r>
      <w:r w:rsidR="00A96A35" w:rsidRPr="0027638C">
        <w:rPr>
          <w:sz w:val="24"/>
          <w:rPrChange w16du:dateUtc="2026-07-07T18:18:00Z" w:author="Author" w:date="2026-07-07T20:18:00Z" w:id="13520">
            <w:rPr>
              <w:rFonts w:ascii="Times New Roman"/>
              <w:color w:val="000000"/>
              <w:spacing w:val="4"/>
            </w:rPr>
          </w:rPrChange>
        </w:rPr>
        <w:t xml:space="preserve"> </w:t>
      </w:r>
      <w:r w:rsidR="00A96A35" w:rsidRPr="0027638C">
        <w:rPr>
          <w:sz w:val="24"/>
          <w:rPrChange w16du:dateUtc="2026-07-07T18:18:00Z" w:author="Author" w:date="2026-07-07T20:18:00Z" w:id="13521">
            <w:rPr>
              <w:rFonts w:ascii="Times New Roman"/>
              <w:color w:val="000000"/>
            </w:rPr>
          </w:rPrChange>
        </w:rPr>
        <w:t>do</w:t>
      </w:r>
      <w:r w:rsidR="00A96A35" w:rsidRPr="0027638C">
        <w:rPr>
          <w:sz w:val="24"/>
          <w:rPrChange w16du:dateUtc="2026-07-07T18:18:00Z" w:author="Author" w:date="2026-07-07T20:18:00Z" w:id="13522">
            <w:rPr>
              <w:rFonts w:ascii="Times New Roman"/>
              <w:color w:val="000000"/>
              <w:spacing w:val="4"/>
            </w:rPr>
          </w:rPrChange>
        </w:rPr>
        <w:t xml:space="preserve"> </w:t>
      </w:r>
      <w:r w:rsidR="00A96A35" w:rsidRPr="0027638C">
        <w:rPr>
          <w:sz w:val="24"/>
          <w:rPrChange w16du:dateUtc="2026-07-07T18:18:00Z" w:author="Author" w:date="2026-07-07T20:18:00Z" w:id="13523">
            <w:rPr>
              <w:rFonts w:ascii="Times New Roman"/>
              <w:color w:val="000000"/>
            </w:rPr>
          </w:rPrChange>
        </w:rPr>
        <w:t>eiusmod</w:t>
      </w:r>
      <w:r w:rsidR="00A96A35" w:rsidRPr="0027638C">
        <w:rPr>
          <w:sz w:val="24"/>
          <w:rPrChange w16du:dateUtc="2026-07-07T18:18:00Z" w:author="Author" w:date="2026-07-07T20:18:00Z" w:id="13524">
            <w:rPr>
              <w:rFonts w:ascii="Times New Roman"/>
              <w:color w:val="000000"/>
              <w:spacing w:val="4"/>
            </w:rPr>
          </w:rPrChange>
        </w:rPr>
        <w:t xml:space="preserve"> </w:t>
      </w:r>
      <w:r w:rsidR="00A96A35" w:rsidRPr="0027638C">
        <w:rPr>
          <w:sz w:val="24"/>
          <w:rPrChange w16du:dateUtc="2026-07-07T18:18:00Z" w:author="Author" w:date="2026-07-07T20:18:00Z" w:id="13525">
            <w:rPr>
              <w:rFonts w:ascii="Times New Roman"/>
              <w:color w:val="000000"/>
            </w:rPr>
          </w:rPrChange>
        </w:rPr>
        <w:t>tempor</w:t>
      </w:r>
      <w:r w:rsidR="00A96A35" w:rsidRPr="0027638C">
        <w:rPr>
          <w:sz w:val="24"/>
          <w:rPrChange w16du:dateUtc="2026-07-07T18:18:00Z" w:author="Author" w:date="2026-07-07T20:18:00Z" w:id="13526">
            <w:rPr>
              <w:rFonts w:ascii="Times New Roman"/>
              <w:color w:val="000000"/>
              <w:spacing w:val="4"/>
            </w:rPr>
          </w:rPrChange>
        </w:rPr>
        <w:t xml:space="preserve"> </w:t>
      </w:r>
      <w:r w:rsidR="00A96A35" w:rsidRPr="0027638C">
        <w:rPr>
          <w:sz w:val="24"/>
          <w:rPrChange w16du:dateUtc="2026-07-07T18:18:00Z" w:author="Author" w:date="2026-07-07T20:18:00Z" w:id="13527">
            <w:rPr>
              <w:rFonts w:ascii="Times New Roman"/>
              <w:color w:val="000000"/>
            </w:rPr>
          </w:rPrChange>
        </w:rPr>
        <w:t>incididunt</w:t>
      </w:r>
      <w:r w:rsidR="00A96A35" w:rsidRPr="0027638C">
        <w:rPr>
          <w:sz w:val="24"/>
          <w:rPrChange w16du:dateUtc="2026-07-07T18:18:00Z" w:author="Author" w:date="2026-07-07T20:18:00Z" w:id="13528">
            <w:rPr>
              <w:rFonts w:ascii="Times New Roman"/>
              <w:color w:val="000000"/>
              <w:spacing w:val="4"/>
            </w:rPr>
          </w:rPrChange>
        </w:rPr>
        <w:t xml:space="preserve"> </w:t>
      </w:r>
      <w:r w:rsidR="00A96A35" w:rsidRPr="0027638C">
        <w:rPr>
          <w:sz w:val="24"/>
          <w:rPrChange w16du:dateUtc="2026-07-07T18:18:00Z" w:author="Author" w:date="2026-07-07T20:18:00Z" w:id="13529">
            <w:rPr>
              <w:rFonts w:ascii="Times New Roman"/>
              <w:color w:val="000000"/>
            </w:rPr>
          </w:rPrChange>
        </w:rPr>
        <w:t>ut</w:t>
      </w:r>
      <w:r w:rsidR="00A96A35" w:rsidRPr="0027638C">
        <w:rPr>
          <w:sz w:val="24"/>
          <w:rPrChange w16du:dateUtc="2026-07-07T18:18:00Z" w:author="Author" w:date="2026-07-07T20:18:00Z" w:id="13530">
            <w:rPr>
              <w:rFonts w:ascii="Times New Roman"/>
              <w:color w:val="000000"/>
              <w:spacing w:val="4"/>
            </w:rPr>
          </w:rPrChange>
        </w:rPr>
        <w:t xml:space="preserve"> </w:t>
      </w:r>
      <w:r w:rsidR="00A96A35" w:rsidRPr="0027638C">
        <w:rPr>
          <w:sz w:val="24"/>
          <w:rPrChange w16du:dateUtc="2026-07-07T18:18:00Z" w:author="Author" w:date="2026-07-07T20:18:00Z" w:id="13531">
            <w:rPr>
              <w:rFonts w:ascii="Times New Roman"/>
              <w:color w:val="000000"/>
            </w:rPr>
          </w:rPrChange>
        </w:rPr>
        <w:t>labore</w:t>
      </w:r>
      <w:r w:rsidR="00A96A35" w:rsidRPr="0027638C">
        <w:rPr>
          <w:sz w:val="24"/>
          <w:rPrChange w16du:dateUtc="2026-07-07T18:18:00Z" w:author="Author" w:date="2026-07-07T20:18:00Z" w:id="13532">
            <w:rPr>
              <w:rFonts w:ascii="Times New Roman"/>
              <w:color w:val="000000"/>
              <w:spacing w:val="4"/>
            </w:rPr>
          </w:rPrChange>
        </w:rPr>
        <w:t xml:space="preserve"> </w:t>
      </w:r>
      <w:r w:rsidR="00A96A35" w:rsidRPr="0027638C">
        <w:rPr>
          <w:sz w:val="24"/>
          <w:rPrChange w16du:dateUtc="2026-07-07T18:18:00Z" w:author="Author" w:date="2026-07-07T20:18:00Z" w:id="13533">
            <w:rPr>
              <w:rFonts w:ascii="Times New Roman" w:hAnsi="Times New Roman"/>
              <w:color w:val="000000"/>
            </w:rPr>
          </w:rPrChange>
        </w:rPr>
        <w:t>et</w:t>
      </w:r>
      <w:del w16du:dateUtc="2026-07-07T18:18:00Z" w:author="Author" w:date="2026-07-07T20:18:00Z" w:id="13534">
        <w:r>
          <w:rPr>
            <w:color w:val="000000"/>
          </w:rPr>
          <w:cr/>
        </w:r>
      </w:del>
      <w:r w:rsidR="00A96A35" w:rsidRPr="0027638C">
        <w:rPr>
          <w:sz w:val="24"/>
          <w:rPrChange w16du:dateUtc="2026-07-07T18:18:00Z" w:author="Author" w:date="2026-07-07T20:18:00Z" w:id="13535">
            <w:rPr>
              <w:rFonts w:ascii="Times New Roman"/>
              <w:color w:val="000000"/>
              <w:spacing w:val="665"/>
            </w:rPr>
          </w:rPrChange>
        </w:rPr>
        <w:t xml:space="preserve"> </w:t>
      </w:r>
      <w:r w:rsidR="00A96A35" w:rsidRPr="0027638C">
        <w:rPr>
          <w:sz w:val="24"/>
          <w:rPrChange w16du:dateUtc="2026-07-07T18:18:00Z" w:author="Author" w:date="2026-07-07T20:18:00Z" w:id="13536">
            <w:rPr>
              <w:rFonts w:ascii="Times New Roman"/>
              <w:color w:val="000000"/>
            </w:rPr>
          </w:rPrChange>
        </w:rPr>
        <w:t>dolore</w:t>
      </w:r>
      <w:r w:rsidR="00A96A35" w:rsidRPr="0027638C">
        <w:rPr>
          <w:sz w:val="24"/>
          <w:rPrChange w16du:dateUtc="2026-07-07T18:18:00Z" w:author="Author" w:date="2026-07-07T20:18:00Z" w:id="13537">
            <w:rPr>
              <w:rFonts w:ascii="Times New Roman"/>
              <w:color w:val="000000"/>
              <w:spacing w:val="3"/>
            </w:rPr>
          </w:rPrChange>
        </w:rPr>
        <w:t xml:space="preserve"> </w:t>
      </w:r>
      <w:r w:rsidR="00A96A35" w:rsidRPr="0027638C">
        <w:rPr>
          <w:sz w:val="24"/>
          <w:rPrChange w16du:dateUtc="2026-07-07T18:18:00Z" w:author="Author" w:date="2026-07-07T20:18:00Z" w:id="13538">
            <w:rPr>
              <w:rFonts w:ascii="Times New Roman"/>
              <w:color w:val="000000"/>
            </w:rPr>
          </w:rPrChange>
        </w:rPr>
        <w:t>magna</w:t>
      </w:r>
      <w:r w:rsidR="00A96A35" w:rsidRPr="0027638C">
        <w:rPr>
          <w:sz w:val="24"/>
          <w:rPrChange w16du:dateUtc="2026-07-07T18:18:00Z" w:author="Author" w:date="2026-07-07T20:18:00Z" w:id="13539">
            <w:rPr>
              <w:rFonts w:ascii="Times New Roman"/>
              <w:color w:val="000000"/>
              <w:spacing w:val="3"/>
            </w:rPr>
          </w:rPrChange>
        </w:rPr>
        <w:t xml:space="preserve"> </w:t>
      </w:r>
      <w:r w:rsidR="00A96A35" w:rsidRPr="0027638C">
        <w:rPr>
          <w:sz w:val="24"/>
          <w:rPrChange w16du:dateUtc="2026-07-07T18:18:00Z" w:author="Author" w:date="2026-07-07T20:18:00Z" w:id="13540">
            <w:rPr>
              <w:rFonts w:ascii="Times New Roman"/>
              <w:color w:val="000000"/>
            </w:rPr>
          </w:rPrChange>
        </w:rPr>
        <w:t>aliqua</w:t>
      </w:r>
      <w:r w:rsidR="00A96A35" w:rsidRPr="0027638C">
        <w:rPr>
          <w:sz w:val="24"/>
          <w:rPrChange w16du:dateUtc="2026-07-07T18:18:00Z" w:author="Author" w:date="2026-07-07T20:18:00Z" w:id="13541">
            <w:rPr>
              <w:rFonts w:ascii="Times New Roman"/>
              <w:color w:val="000000"/>
              <w:spacing w:val="3"/>
            </w:rPr>
          </w:rPrChange>
        </w:rPr>
        <w:t xml:space="preserve"> </w:t>
      </w:r>
      <w:r w:rsidR="00A96A35" w:rsidRPr="0027638C">
        <w:rPr>
          <w:sz w:val="24"/>
          <w:rPrChange w16du:dateUtc="2026-07-07T18:18:00Z" w:author="Author" w:date="2026-07-07T20:18:00Z" w:id="13542">
            <w:rPr>
              <w:rFonts w:ascii="Times New Roman"/>
              <w:color w:val="000000"/>
            </w:rPr>
          </w:rPrChange>
        </w:rPr>
        <w:t>lorem</w:t>
      </w:r>
      <w:r w:rsidR="00A96A35" w:rsidRPr="0027638C">
        <w:rPr>
          <w:sz w:val="24"/>
          <w:rPrChange w16du:dateUtc="2026-07-07T18:18:00Z" w:author="Author" w:date="2026-07-07T20:18:00Z" w:id="13543">
            <w:rPr>
              <w:rFonts w:ascii="Times New Roman"/>
              <w:color w:val="000000"/>
              <w:spacing w:val="3"/>
            </w:rPr>
          </w:rPrChange>
        </w:rPr>
        <w:t xml:space="preserve"> </w:t>
      </w:r>
      <w:r w:rsidR="00A96A35" w:rsidRPr="0027638C">
        <w:rPr>
          <w:sz w:val="24"/>
          <w:rPrChange w16du:dateUtc="2026-07-07T18:18:00Z" w:author="Author" w:date="2026-07-07T20:18:00Z" w:id="13544">
            <w:rPr>
              <w:rFonts w:ascii="Times New Roman"/>
              <w:color w:val="000000"/>
            </w:rPr>
          </w:rPrChange>
        </w:rPr>
        <w:t>ipsum.</w:t>
      </w:r>
      <w:r w:rsidR="00A96A35" w:rsidRPr="0027638C">
        <w:rPr>
          <w:sz w:val="24"/>
          <w:rPrChange w16du:dateUtc="2026-07-07T18:18:00Z" w:author="Author" w:date="2026-07-07T20:18:00Z" w:id="13545">
            <w:rPr>
              <w:rFonts w:ascii="Times New Roman"/>
              <w:color w:val="000000"/>
              <w:spacing w:val="3"/>
            </w:rPr>
          </w:rPrChange>
        </w:rPr>
        <w:t xml:space="preserve"> </w:t>
      </w:r>
      <w:r w:rsidR="00A96A35" w:rsidRPr="0027638C">
        <w:rPr>
          <w:sz w:val="24"/>
          <w:rPrChange w16du:dateUtc="2026-07-07T18:18:00Z" w:author="Author" w:date="2026-07-07T20:18:00Z" w:id="13546">
            <w:rPr>
              <w:rFonts w:ascii="Times New Roman"/>
              <w:color w:val="000000"/>
            </w:rPr>
          </w:rPrChange>
        </w:rPr>
        <w:t>Dolor</w:t>
      </w:r>
      <w:r w:rsidR="00A96A35" w:rsidRPr="0027638C">
        <w:rPr>
          <w:sz w:val="24"/>
          <w:rPrChange w16du:dateUtc="2026-07-07T18:18:00Z" w:author="Author" w:date="2026-07-07T20:18:00Z" w:id="13547">
            <w:rPr>
              <w:rFonts w:ascii="Times New Roman"/>
              <w:color w:val="000000"/>
              <w:spacing w:val="3"/>
            </w:rPr>
          </w:rPrChange>
        </w:rPr>
        <w:t xml:space="preserve"> </w:t>
      </w:r>
      <w:r w:rsidR="00A96A35" w:rsidRPr="0027638C">
        <w:rPr>
          <w:sz w:val="24"/>
          <w:rPrChange w16du:dateUtc="2026-07-07T18:18:00Z" w:author="Author" w:date="2026-07-07T20:18:00Z" w:id="13548">
            <w:rPr>
              <w:rFonts w:ascii="Times New Roman"/>
              <w:color w:val="000000"/>
            </w:rPr>
          </w:rPrChange>
        </w:rPr>
        <w:t>Sit</w:t>
      </w:r>
      <w:r w:rsidR="00A96A35" w:rsidRPr="0027638C">
        <w:rPr>
          <w:sz w:val="24"/>
          <w:rPrChange w16du:dateUtc="2026-07-07T18:18:00Z" w:author="Author" w:date="2026-07-07T20:18:00Z" w:id="13549">
            <w:rPr>
              <w:rFonts w:ascii="Times New Roman"/>
              <w:color w:val="000000"/>
              <w:spacing w:val="3"/>
            </w:rPr>
          </w:rPrChange>
        </w:rPr>
        <w:t xml:space="preserve"> </w:t>
      </w:r>
      <w:r w:rsidR="00A96A35" w:rsidRPr="0027638C">
        <w:rPr>
          <w:sz w:val="24"/>
          <w:rPrChange w16du:dateUtc="2026-07-07T18:18:00Z" w:author="Author" w:date="2026-07-07T20:18:00Z" w:id="13550">
            <w:rPr>
              <w:rFonts w:ascii="Times New Roman"/>
              <w:color w:val="000000"/>
            </w:rPr>
          </w:rPrChange>
        </w:rPr>
        <w:t>amet</w:t>
      </w:r>
      <w:r w:rsidR="00A96A35" w:rsidRPr="0027638C">
        <w:rPr>
          <w:sz w:val="24"/>
          <w:rPrChange w16du:dateUtc="2026-07-07T18:18:00Z" w:author="Author" w:date="2026-07-07T20:18:00Z" w:id="13551">
            <w:rPr>
              <w:rFonts w:ascii="Times New Roman"/>
              <w:color w:val="000000"/>
              <w:spacing w:val="3"/>
            </w:rPr>
          </w:rPrChange>
        </w:rPr>
        <w:t xml:space="preserve"> </w:t>
      </w:r>
      <w:r w:rsidR="00A96A35" w:rsidRPr="0027638C">
        <w:rPr>
          <w:sz w:val="24"/>
          <w:rPrChange w16du:dateUtc="2026-07-07T18:18:00Z" w:author="Author" w:date="2026-07-07T20:18:00Z" w:id="13552">
            <w:rPr>
              <w:rFonts w:ascii="Times New Roman"/>
              <w:color w:val="000000"/>
            </w:rPr>
          </w:rPrChange>
        </w:rPr>
        <w:t>consectetur</w:t>
      </w:r>
      <w:r w:rsidR="00A96A35" w:rsidRPr="0027638C">
        <w:rPr>
          <w:sz w:val="24"/>
          <w:rPrChange w16du:dateUtc="2026-07-07T18:18:00Z" w:author="Author" w:date="2026-07-07T20:18:00Z" w:id="13553">
            <w:rPr>
              <w:rFonts w:ascii="Times New Roman"/>
              <w:color w:val="000000"/>
              <w:spacing w:val="3"/>
            </w:rPr>
          </w:rPrChange>
        </w:rPr>
        <w:t xml:space="preserve"> </w:t>
      </w:r>
      <w:r w:rsidR="00A96A35" w:rsidRPr="0027638C">
        <w:rPr>
          <w:sz w:val="24"/>
          <w:rPrChange w16du:dateUtc="2026-07-07T18:18:00Z" w:author="Author" w:date="2026-07-07T20:18:00Z" w:id="13554">
            <w:rPr>
              <w:rFonts w:ascii="Times New Roman"/>
              <w:color w:val="000000"/>
            </w:rPr>
          </w:rPrChange>
        </w:rPr>
        <w:t>adipiscing</w:t>
      </w:r>
      <w:r w:rsidR="00A96A35" w:rsidRPr="0027638C">
        <w:rPr>
          <w:sz w:val="24"/>
          <w:rPrChange w16du:dateUtc="2026-07-07T18:18:00Z" w:author="Author" w:date="2026-07-07T20:18:00Z" w:id="13555">
            <w:rPr>
              <w:rFonts w:ascii="Times New Roman"/>
              <w:color w:val="000000"/>
              <w:spacing w:val="3"/>
            </w:rPr>
          </w:rPrChange>
        </w:rPr>
        <w:t xml:space="preserve"> </w:t>
      </w:r>
      <w:r w:rsidR="00A96A35" w:rsidRPr="0027638C">
        <w:rPr>
          <w:sz w:val="24"/>
          <w:rPrChange w16du:dateUtc="2026-07-07T18:18:00Z" w:author="Author" w:date="2026-07-07T20:18:00Z" w:id="13556">
            <w:rPr>
              <w:rFonts w:ascii="Times New Roman"/>
              <w:color w:val="000000"/>
            </w:rPr>
          </w:rPrChange>
        </w:rPr>
        <w:t>elit</w:t>
      </w:r>
      <w:r w:rsidR="00A96A35" w:rsidRPr="0027638C">
        <w:rPr>
          <w:sz w:val="24"/>
          <w:rPrChange w16du:dateUtc="2026-07-07T18:18:00Z" w:author="Author" w:date="2026-07-07T20:18:00Z" w:id="13557">
            <w:rPr>
              <w:rFonts w:ascii="Times New Roman"/>
              <w:color w:val="000000"/>
              <w:spacing w:val="3"/>
            </w:rPr>
          </w:rPrChange>
        </w:rPr>
        <w:t xml:space="preserve"> </w:t>
      </w:r>
      <w:r w:rsidR="00A96A35" w:rsidRPr="0027638C">
        <w:rPr>
          <w:sz w:val="24"/>
          <w:rPrChange w16du:dateUtc="2026-07-07T18:18:00Z" w:author="Author" w:date="2026-07-07T20:18:00Z" w:id="13558">
            <w:rPr>
              <w:rFonts w:ascii="Times New Roman"/>
              <w:color w:val="000000"/>
            </w:rPr>
          </w:rPrChange>
        </w:rPr>
        <w:t>sed</w:t>
      </w:r>
      <w:r w:rsidR="00A96A35" w:rsidRPr="0027638C">
        <w:rPr>
          <w:sz w:val="24"/>
          <w:rPrChange w16du:dateUtc="2026-07-07T18:18:00Z" w:author="Author" w:date="2026-07-07T20:18:00Z" w:id="13559">
            <w:rPr>
              <w:rFonts w:ascii="Times New Roman"/>
              <w:color w:val="000000"/>
              <w:spacing w:val="3"/>
            </w:rPr>
          </w:rPrChange>
        </w:rPr>
        <w:t xml:space="preserve"> </w:t>
      </w:r>
      <w:r w:rsidR="00A96A35" w:rsidRPr="0027638C">
        <w:rPr>
          <w:sz w:val="24"/>
          <w:rPrChange w16du:dateUtc="2026-07-07T18:18:00Z" w:author="Author" w:date="2026-07-07T20:18:00Z" w:id="13560">
            <w:rPr>
              <w:rFonts w:ascii="Times New Roman"/>
              <w:color w:val="000000"/>
            </w:rPr>
          </w:rPrChange>
        </w:rPr>
        <w:t>do</w:t>
      </w:r>
      <w:r w:rsidR="00A96A35" w:rsidRPr="0027638C">
        <w:rPr>
          <w:sz w:val="24"/>
          <w:rPrChange w16du:dateUtc="2026-07-07T18:18:00Z" w:author="Author" w:date="2026-07-07T20:18:00Z" w:id="13561">
            <w:rPr>
              <w:rFonts w:ascii="Times New Roman"/>
              <w:color w:val="000000"/>
              <w:spacing w:val="3"/>
            </w:rPr>
          </w:rPrChange>
        </w:rPr>
        <w:t xml:space="preserve"> </w:t>
      </w:r>
      <w:r w:rsidR="00A96A35" w:rsidRPr="0027638C">
        <w:rPr>
          <w:sz w:val="24"/>
          <w:rPrChange w16du:dateUtc="2026-07-07T18:18:00Z" w:author="Author" w:date="2026-07-07T20:18:00Z" w:id="13562">
            <w:rPr>
              <w:rFonts w:ascii="Times New Roman"/>
              <w:color w:val="000000"/>
            </w:rPr>
          </w:rPrChange>
        </w:rPr>
        <w:t>eiusmod</w:t>
      </w:r>
      <w:r w:rsidR="00A96A35" w:rsidRPr="0027638C">
        <w:rPr>
          <w:sz w:val="24"/>
          <w:rPrChange w16du:dateUtc="2026-07-07T18:18:00Z" w:author="Author" w:date="2026-07-07T20:18:00Z" w:id="13563">
            <w:rPr>
              <w:rFonts w:ascii="Times New Roman"/>
              <w:color w:val="000000"/>
              <w:spacing w:val="3"/>
            </w:rPr>
          </w:rPrChange>
        </w:rPr>
        <w:t xml:space="preserve"> </w:t>
      </w:r>
      <w:r w:rsidR="00A96A35" w:rsidRPr="0027638C">
        <w:rPr>
          <w:sz w:val="24"/>
          <w:rPrChange w16du:dateUtc="2026-07-07T18:18:00Z" w:author="Author" w:date="2026-07-07T20:18:00Z" w:id="13564">
            <w:rPr>
              <w:rFonts w:ascii="Times New Roman" w:hAnsi="Times New Roman"/>
              <w:color w:val="000000"/>
            </w:rPr>
          </w:rPrChange>
        </w:rPr>
        <w:t>tempor</w:t>
      </w:r>
      <w:del w16du:dateUtc="2026-07-07T18:18:00Z" w:author="Author" w:date="2026-07-07T20:18:00Z" w:id="13565">
        <w:r>
          <w:rPr>
            <w:color w:val="000000"/>
          </w:rPr>
          <w:cr/>
        </w:r>
      </w:del>
      <w:r w:rsidR="00A96A35" w:rsidRPr="0027638C">
        <w:rPr>
          <w:sz w:val="24"/>
          <w:rPrChange w16du:dateUtc="2026-07-07T18:18:00Z" w:author="Author" w:date="2026-07-07T20:18:00Z" w:id="13566">
            <w:rPr>
              <w:rFonts w:ascii="Times New Roman"/>
              <w:color w:val="000000"/>
              <w:spacing w:val="665"/>
            </w:rPr>
          </w:rPrChange>
        </w:rPr>
        <w:t xml:space="preserve"> </w:t>
      </w:r>
      <w:r w:rsidR="00A96A35" w:rsidRPr="0027638C">
        <w:rPr>
          <w:sz w:val="24"/>
          <w:rPrChange w16du:dateUtc="2026-07-07T18:18:00Z" w:author="Author" w:date="2026-07-07T20:18:00Z" w:id="13567">
            <w:rPr>
              <w:rFonts w:ascii="Times New Roman"/>
              <w:color w:val="000000"/>
            </w:rPr>
          </w:rPrChange>
        </w:rPr>
        <w:t>incididunt ut labore et dolore magna aliqua lorem ipsum dolor sit.</w:t>
      </w:r>
    </w:p>
    <w:p w14:paraId="584D91E8" w14:textId="77777777" w:rsidR="009609E8" w:rsidRDefault="00000000" w:rsidRPr="0027638C">
      <w:pPr>
        <w:pStyle w:val="Heading2"/>
        <w:numPr>
          <w:ilvl w:val="0"/>
          <w:numId w:val="5"/>
        </w:numPr>
        <w:tabs>
          <w:tab w:pos="719" w:val="left"/>
        </w:tabs>
        <w:ind w:hanging="719" w:left="719"/>
        <w:rPr>
          <w:b w:val="0"/>
          <w:sz w:val="24"/>
          <w:rPrChange w16du:dateUtc="2026-07-07T18:18:00Z" w:author="Author" w:date="2026-07-07T20:18:00Z" w:id="13568">
            <w:rPr>
              <w:rFonts w:ascii="Times New Roman"/>
              <w:color w:val="000000"/>
            </w:rPr>
          </w:rPrChange>
        </w:rPr>
        <w:pPrChange w16du:dateUtc="2026-07-07T18:18:00Z" w:author="Author" w:date="2026-07-07T20:18:00Z" w:id="13569">
          <w:pPr>
            <w:spacing w:after="0" w:before="240" w:line="255" w:lineRule="exact"/>
            <w:jc w:val="left"/>
          </w:pPr>
        </w:pPrChange>
      </w:pPr>
      <w:bookmarkStart w:id="13570" w:name="_Ref215486938"/>
      <w:del w16du:dateUtc="2026-07-07T18:18:00Z" w:author="Author" w:date="2026-07-07T20:18:00Z" w:id="13571">
        <w:r>
          <w:rPr>
            <w:color w:val="000000"/>
          </w:rPr>
          <w:delText>12.</w:delText>
        </w:r>
        <w:r>
          <w:rPr>
            <w:color w:val="000000"/>
            <w:spacing w:val="390"/>
          </w:rPr>
          <w:delText xml:space="preserve"> </w:delText>
        </w:r>
      </w:del>
      <w:r w:rsidR="00A96A35" w:rsidRPr="0027638C">
        <w:rPr>
          <w:sz w:val="24"/>
          <w:rPrChange w16du:dateUtc="2026-07-07T18:18:00Z" w:author="Author" w:date="2026-07-07T20:18:00Z" w:id="13572">
            <w:rPr>
              <w:rFonts w:ascii="Times New Roman"/>
              <w:color w:val="000000"/>
              <w:spacing w:val="7"/>
            </w:rPr>
          </w:rPrChange>
        </w:rPr>
        <w:t>Amet</w:t>
      </w:r>
      <w:r w:rsidR="00A96A35" w:rsidRPr="0027638C">
        <w:rPr>
          <w:spacing w:val="-6"/>
          <w:sz w:val="24"/>
          <w:rPrChange w16du:dateUtc="2026-07-07T18:18:00Z" w:author="Author" w:date="2026-07-07T20:18:00Z" w:id="13573">
            <w:rPr>
              <w:rFonts w:ascii="Times New Roman"/>
              <w:color w:val="000000"/>
              <w:spacing w:val="6"/>
            </w:rPr>
          </w:rPrChange>
        </w:rPr>
        <w:t xml:space="preserve"> </w:t>
      </w:r>
      <w:r w:rsidR="00A96A35" w:rsidRPr="0027638C">
        <w:rPr>
          <w:sz w:val="24"/>
          <w:rPrChange w16du:dateUtc="2026-07-07T18:18:00Z" w:author="Author" w:date="2026-07-07T20:18:00Z" w:id="13574">
            <w:rPr>
              <w:rFonts w:ascii="Times New Roman"/>
              <w:color w:val="000000"/>
            </w:rPr>
          </w:rPrChange>
        </w:rPr>
        <w:t>consectetur</w:t>
      </w:r>
      <w:r w:rsidR="00A96A35" w:rsidRPr="0027638C">
        <w:rPr>
          <w:spacing w:val="-6"/>
          <w:sz w:val="24"/>
          <w:rPrChange w16du:dateUtc="2026-07-07T18:18:00Z" w:author="Author" w:date="2026-07-07T20:18:00Z" w:id="13575">
            <w:rPr>
              <w:rFonts w:ascii="Times New Roman"/>
              <w:color w:val="000000"/>
            </w:rPr>
          </w:rPrChange>
        </w:rPr>
        <w:t xml:space="preserve"> </w:t>
      </w:r>
      <w:r w:rsidR="00A96A35" w:rsidRPr="0027638C">
        <w:rPr>
          <w:spacing w:val="-2"/>
          <w:sz w:val="24"/>
          <w:rPrChange w16du:dateUtc="2026-07-07T18:18:00Z" w:author="Author" w:date="2026-07-07T20:18:00Z" w:id="13576">
            <w:rPr>
              <w:rFonts w:ascii="Times New Roman"/>
              <w:color w:val="000000"/>
              <w:spacing w:val="5"/>
            </w:rPr>
          </w:rPrChange>
        </w:rPr>
        <w:t>Adipiscing</w:t>
      </w:r>
      <w:bookmarkEnd w:id="13570"/>
    </w:p>
    <w:p w14:paraId="584D91E9" w14:textId="77777777" w:rsidR="009609E8" w:rsidRDefault="00A96A35" w:rsidRPr="0027638C">
      <w:pPr>
        <w:pStyle w:val="BodyText"/>
        <w:spacing w:before="236"/>
        <w:ind w:firstLine="0" w:left="720" w:right="356"/>
        <w:rPr>
          <w:sz w:val="24"/>
          <w:rPrChange w16du:dateUtc="2026-07-07T18:18:00Z" w:author="Author" w:date="2026-07-07T20:18:00Z" w:id="13577">
            <w:rPr>
              <w:rFonts w:ascii="Times New Roman"/>
              <w:color w:val="000000"/>
            </w:rPr>
          </w:rPrChange>
        </w:rPr>
        <w:pPrChange w16du:dateUtc="2026-07-07T18:18:00Z" w:author="Author" w:date="2026-07-07T20:18:00Z" w:id="13578">
          <w:pPr>
            <w:spacing w:after="0" w:before="235" w:line="254" w:lineRule="exact"/>
            <w:ind w:left="720"/>
            <w:jc w:val="left"/>
          </w:pPr>
        </w:pPrChange>
      </w:pPr>
      <w:r w:rsidRPr="0027638C">
        <w:rPr>
          <w:sz w:val="24"/>
          <w:rPrChange w16du:dateUtc="2026-07-07T18:18:00Z" w:author="Author" w:date="2026-07-07T20:18:00Z" w:id="13579">
            <w:rPr>
              <w:rFonts w:ascii="Times New Roman"/>
              <w:color w:val="000000"/>
            </w:rPr>
          </w:rPrChange>
        </w:rPr>
        <w:t>Elit</w:t>
      </w:r>
      <w:r w:rsidRPr="0027638C">
        <w:rPr>
          <w:spacing w:val="-2"/>
          <w:sz w:val="24"/>
          <w:rPrChange w16du:dateUtc="2026-07-07T18:18:00Z" w:author="Author" w:date="2026-07-07T20:18:00Z" w:id="13580">
            <w:rPr>
              <w:rFonts w:ascii="Times New Roman"/>
              <w:color w:val="000000"/>
              <w:spacing w:val="1"/>
            </w:rPr>
          </w:rPrChange>
        </w:rPr>
        <w:t xml:space="preserve"> </w:t>
      </w:r>
      <w:r w:rsidRPr="0027638C">
        <w:rPr>
          <w:sz w:val="24"/>
          <w:rPrChange w16du:dateUtc="2026-07-07T18:18:00Z" w:author="Author" w:date="2026-07-07T20:18:00Z" w:id="13581">
            <w:rPr>
              <w:rFonts w:ascii="Times New Roman"/>
              <w:color w:val="000000"/>
            </w:rPr>
          </w:rPrChange>
        </w:rPr>
        <w:t>Sed</w:t>
      </w:r>
      <w:r w:rsidRPr="0027638C">
        <w:rPr>
          <w:spacing w:val="-2"/>
          <w:sz w:val="24"/>
          <w:rPrChange w16du:dateUtc="2026-07-07T18:18:00Z" w:author="Author" w:date="2026-07-07T20:18:00Z" w:id="13582">
            <w:rPr>
              <w:rFonts w:ascii="Times New Roman"/>
              <w:color w:val="000000"/>
              <w:spacing w:val="1"/>
            </w:rPr>
          </w:rPrChange>
        </w:rPr>
        <w:t xml:space="preserve"> </w:t>
      </w:r>
      <w:r w:rsidRPr="0027638C">
        <w:rPr>
          <w:sz w:val="24"/>
          <w:rPrChange w16du:dateUtc="2026-07-07T18:18:00Z" w:author="Author" w:date="2026-07-07T20:18:00Z" w:id="13583">
            <w:rPr>
              <w:rFonts w:ascii="Times New Roman"/>
              <w:color w:val="000000"/>
            </w:rPr>
          </w:rPrChange>
        </w:rPr>
        <w:t>do</w:t>
      </w:r>
      <w:r w:rsidRPr="0027638C">
        <w:rPr>
          <w:spacing w:val="-2"/>
          <w:sz w:val="24"/>
          <w:rPrChange w16du:dateUtc="2026-07-07T18:18:00Z" w:author="Author" w:date="2026-07-07T20:18:00Z" w:id="13584">
            <w:rPr>
              <w:rFonts w:ascii="Times New Roman"/>
              <w:color w:val="000000"/>
              <w:spacing w:val="1"/>
            </w:rPr>
          </w:rPrChange>
        </w:rPr>
        <w:t xml:space="preserve"> </w:t>
      </w:r>
      <w:r w:rsidRPr="0027638C">
        <w:rPr>
          <w:sz w:val="24"/>
          <w:rPrChange w16du:dateUtc="2026-07-07T18:18:00Z" w:author="Author" w:date="2026-07-07T20:18:00Z" w:id="13585">
            <w:rPr>
              <w:rFonts w:ascii="Times New Roman"/>
              <w:color w:val="000000"/>
            </w:rPr>
          </w:rPrChange>
        </w:rPr>
        <w:t>eiusmod</w:t>
      </w:r>
      <w:r w:rsidRPr="0027638C">
        <w:rPr>
          <w:spacing w:val="-2"/>
          <w:sz w:val="24"/>
          <w:rPrChange w16du:dateUtc="2026-07-07T18:18:00Z" w:author="Author" w:date="2026-07-07T20:18:00Z" w:id="13586">
            <w:rPr>
              <w:rFonts w:ascii="Times New Roman"/>
              <w:color w:val="000000"/>
              <w:spacing w:val="1"/>
            </w:rPr>
          </w:rPrChange>
        </w:rPr>
        <w:t xml:space="preserve"> </w:t>
      </w:r>
      <w:r w:rsidRPr="0027638C">
        <w:rPr>
          <w:sz w:val="24"/>
          <w:rPrChange w16du:dateUtc="2026-07-07T18:18:00Z" w:author="Author" w:date="2026-07-07T20:18:00Z" w:id="13587">
            <w:rPr>
              <w:rFonts w:ascii="Times New Roman"/>
              <w:color w:val="000000"/>
            </w:rPr>
          </w:rPrChange>
        </w:rPr>
        <w:t>tempor</w:t>
      </w:r>
      <w:r w:rsidRPr="0027638C">
        <w:rPr>
          <w:spacing w:val="-2"/>
          <w:sz w:val="24"/>
          <w:rPrChange w16du:dateUtc="2026-07-07T18:18:00Z" w:author="Author" w:date="2026-07-07T20:18:00Z" w:id="13588">
            <w:rPr>
              <w:rFonts w:ascii="Times New Roman"/>
              <w:color w:val="000000"/>
              <w:spacing w:val="1"/>
            </w:rPr>
          </w:rPrChange>
        </w:rPr>
        <w:t xml:space="preserve"> </w:t>
      </w:r>
      <w:r w:rsidRPr="0027638C">
        <w:rPr>
          <w:sz w:val="24"/>
          <w:rPrChange w16du:dateUtc="2026-07-07T18:18:00Z" w:author="Author" w:date="2026-07-07T20:18:00Z" w:id="13589">
            <w:rPr>
              <w:rFonts w:ascii="Times New Roman"/>
              <w:color w:val="000000"/>
            </w:rPr>
          </w:rPrChange>
        </w:rPr>
        <w:t>incididunt</w:t>
      </w:r>
      <w:r w:rsidRPr="0027638C">
        <w:rPr>
          <w:spacing w:val="-2"/>
          <w:sz w:val="24"/>
          <w:rPrChange w16du:dateUtc="2026-07-07T18:18:00Z" w:author="Author" w:date="2026-07-07T20:18:00Z" w:id="13590">
            <w:rPr>
              <w:rFonts w:ascii="Times New Roman"/>
              <w:color w:val="000000"/>
              <w:spacing w:val="1"/>
            </w:rPr>
          </w:rPrChange>
        </w:rPr>
        <w:t xml:space="preserve"> </w:t>
      </w:r>
      <w:r w:rsidRPr="0027638C">
        <w:rPr>
          <w:sz w:val="24"/>
          <w:rPrChange w16du:dateUtc="2026-07-07T18:18:00Z" w:author="Author" w:date="2026-07-07T20:18:00Z" w:id="13591">
            <w:rPr>
              <w:rFonts w:ascii="Times New Roman"/>
              <w:color w:val="000000"/>
            </w:rPr>
          </w:rPrChange>
        </w:rPr>
        <w:t>ut</w:t>
      </w:r>
      <w:r w:rsidRPr="0027638C">
        <w:rPr>
          <w:spacing w:val="-2"/>
          <w:sz w:val="24"/>
          <w:rPrChange w16du:dateUtc="2026-07-07T18:18:00Z" w:author="Author" w:date="2026-07-07T20:18:00Z" w:id="13592">
            <w:rPr>
              <w:rFonts w:ascii="Times New Roman"/>
              <w:color w:val="000000"/>
              <w:spacing w:val="1"/>
            </w:rPr>
          </w:rPrChange>
        </w:rPr>
        <w:t xml:space="preserve"> </w:t>
      </w:r>
      <w:r w:rsidRPr="0027638C">
        <w:rPr>
          <w:sz w:val="24"/>
          <w:rPrChange w16du:dateUtc="2026-07-07T18:18:00Z" w:author="Author" w:date="2026-07-07T20:18:00Z" w:id="13593">
            <w:rPr>
              <w:rFonts w:ascii="Times New Roman"/>
              <w:color w:val="000000"/>
            </w:rPr>
          </w:rPrChange>
        </w:rPr>
        <w:t>labore</w:t>
      </w:r>
      <w:r w:rsidRPr="0027638C">
        <w:rPr>
          <w:spacing w:val="-2"/>
          <w:sz w:val="24"/>
          <w:rPrChange w16du:dateUtc="2026-07-07T18:18:00Z" w:author="Author" w:date="2026-07-07T20:18:00Z" w:id="13594">
            <w:rPr>
              <w:rFonts w:ascii="Times New Roman"/>
              <w:color w:val="000000"/>
              <w:spacing w:val="1"/>
            </w:rPr>
          </w:rPrChange>
        </w:rPr>
        <w:t xml:space="preserve"> </w:t>
      </w:r>
      <w:r w:rsidRPr="0027638C">
        <w:rPr>
          <w:sz w:val="24"/>
          <w:rPrChange w16du:dateUtc="2026-07-07T18:18:00Z" w:author="Author" w:date="2026-07-07T20:18:00Z" w:id="13595">
            <w:rPr>
              <w:rFonts w:ascii="Times New Roman"/>
              <w:color w:val="000000"/>
            </w:rPr>
          </w:rPrChange>
        </w:rPr>
        <w:t>et</w:t>
      </w:r>
      <w:r w:rsidRPr="0027638C">
        <w:rPr>
          <w:spacing w:val="-2"/>
          <w:sz w:val="24"/>
          <w:rPrChange w16du:dateUtc="2026-07-07T18:18:00Z" w:author="Author" w:date="2026-07-07T20:18:00Z" w:id="13596">
            <w:rPr>
              <w:rFonts w:ascii="Times New Roman"/>
              <w:color w:val="000000"/>
              <w:spacing w:val="1"/>
            </w:rPr>
          </w:rPrChange>
        </w:rPr>
        <w:t xml:space="preserve"> </w:t>
      </w:r>
      <w:r w:rsidRPr="0027638C">
        <w:rPr>
          <w:sz w:val="24"/>
          <w:rPrChange w16du:dateUtc="2026-07-07T18:18:00Z" w:author="Author" w:date="2026-07-07T20:18:00Z" w:id="13597">
            <w:rPr>
              <w:rFonts w:ascii="Times New Roman"/>
              <w:color w:val="000000"/>
            </w:rPr>
          </w:rPrChange>
        </w:rPr>
        <w:t>dolore</w:t>
      </w:r>
      <w:r w:rsidRPr="0027638C">
        <w:rPr>
          <w:spacing w:val="-2"/>
          <w:sz w:val="24"/>
          <w:rPrChange w16du:dateUtc="2026-07-07T18:18:00Z" w:author="Author" w:date="2026-07-07T20:18:00Z" w:id="13598">
            <w:rPr>
              <w:rFonts w:ascii="Times New Roman"/>
              <w:color w:val="000000"/>
              <w:spacing w:val="1"/>
            </w:rPr>
          </w:rPrChange>
        </w:rPr>
        <w:t xml:space="preserve"> </w:t>
      </w:r>
      <w:r w:rsidRPr="0027638C">
        <w:rPr>
          <w:sz w:val="24"/>
          <w:rPrChange w16du:dateUtc="2026-07-07T18:18:00Z" w:author="Author" w:date="2026-07-07T20:18:00Z" w:id="13599">
            <w:rPr>
              <w:rFonts w:ascii="Times New Roman"/>
              <w:color w:val="000000"/>
            </w:rPr>
          </w:rPrChange>
        </w:rPr>
        <w:t>magna</w:t>
      </w:r>
      <w:r w:rsidRPr="0027638C">
        <w:rPr>
          <w:spacing w:val="-2"/>
          <w:sz w:val="24"/>
          <w:rPrChange w16du:dateUtc="2026-07-07T18:18:00Z" w:author="Author" w:date="2026-07-07T20:18:00Z" w:id="13600">
            <w:rPr>
              <w:rFonts w:ascii="Times New Roman"/>
              <w:color w:val="000000"/>
              <w:spacing w:val="1"/>
            </w:rPr>
          </w:rPrChange>
        </w:rPr>
        <w:t xml:space="preserve"> </w:t>
      </w:r>
      <w:r w:rsidRPr="0027638C">
        <w:rPr>
          <w:sz w:val="24"/>
          <w:rPrChange w16du:dateUtc="2026-07-07T18:18:00Z" w:author="Author" w:date="2026-07-07T20:18:00Z" w:id="13601">
            <w:rPr>
              <w:rFonts w:ascii="Times New Roman"/>
              <w:color w:val="000000"/>
            </w:rPr>
          </w:rPrChange>
        </w:rPr>
        <w:t>aliqua</w:t>
      </w:r>
      <w:r w:rsidRPr="0027638C">
        <w:rPr>
          <w:spacing w:val="-2"/>
          <w:sz w:val="24"/>
          <w:rPrChange w16du:dateUtc="2026-07-07T18:18:00Z" w:author="Author" w:date="2026-07-07T20:18:00Z" w:id="13602">
            <w:rPr>
              <w:rFonts w:ascii="Times New Roman"/>
              <w:color w:val="000000"/>
              <w:spacing w:val="1"/>
            </w:rPr>
          </w:rPrChange>
        </w:rPr>
        <w:t xml:space="preserve"> </w:t>
      </w:r>
      <w:r w:rsidRPr="0027638C">
        <w:rPr>
          <w:sz w:val="24"/>
          <w:rPrChange w16du:dateUtc="2026-07-07T18:18:00Z" w:author="Author" w:date="2026-07-07T20:18:00Z" w:id="13603">
            <w:rPr>
              <w:rFonts w:ascii="Times New Roman"/>
              <w:color w:val="000000"/>
            </w:rPr>
          </w:rPrChange>
        </w:rPr>
        <w:t>lorem</w:t>
      </w:r>
      <w:r w:rsidRPr="0027638C">
        <w:rPr>
          <w:spacing w:val="-2"/>
          <w:sz w:val="24"/>
          <w:rPrChange w16du:dateUtc="2026-07-07T18:18:00Z" w:author="Author" w:date="2026-07-07T20:18:00Z" w:id="13604">
            <w:rPr>
              <w:rFonts w:ascii="Times New Roman"/>
              <w:color w:val="000000"/>
              <w:spacing w:val="1"/>
            </w:rPr>
          </w:rPrChange>
        </w:rPr>
        <w:t xml:space="preserve"> </w:t>
      </w:r>
      <w:r w:rsidRPr="0027638C">
        <w:rPr>
          <w:sz w:val="24"/>
          <w:rPrChange w16du:dateUtc="2026-07-07T18:18:00Z" w:author="Author" w:date="2026-07-07T20:18:00Z" w:id="13605">
            <w:rPr>
              <w:rFonts w:ascii="Times New Roman"/>
              <w:color w:val="000000"/>
            </w:rPr>
          </w:rPrChange>
        </w:rPr>
        <w:t>ipsum</w:t>
      </w:r>
      <w:r w:rsidRPr="0027638C">
        <w:rPr>
          <w:spacing w:val="-2"/>
          <w:sz w:val="24"/>
          <w:rPrChange w16du:dateUtc="2026-07-07T18:18:00Z" w:author="Author" w:date="2026-07-07T20:18:00Z" w:id="13606">
            <w:rPr>
              <w:rFonts w:ascii="Times New Roman"/>
              <w:color w:val="000000"/>
              <w:spacing w:val="1"/>
            </w:rPr>
          </w:rPrChange>
        </w:rPr>
        <w:t xml:space="preserve"> </w:t>
      </w:r>
      <w:r w:rsidRPr="0027638C">
        <w:rPr>
          <w:sz w:val="24"/>
          <w:rPrChange w16du:dateUtc="2026-07-07T18:18:00Z" w:author="Author" w:date="2026-07-07T20:18:00Z" w:id="13607">
            <w:rPr>
              <w:rFonts w:ascii="Times New Roman" w:hAnsi="Times New Roman"/>
              <w:color w:val="000000"/>
            </w:rPr>
          </w:rPrChange>
        </w:rPr>
        <w:t>dolor</w:t>
      </w:r>
      <w:del w16du:dateUtc="2026-07-07T18:18:00Z" w:author="Author" w:date="2026-07-07T20:18:00Z" w:id="13608">
        <w:r w:rsidR="00000000">
          <w:rPr>
            <w:color w:val="000000"/>
          </w:rPr>
          <w:cr/>
        </w:r>
      </w:del>
      <w:ins w16du:dateUtc="2026-07-07T18:18:00Z" w:author="Author" w:date="2026-07-07T20:18:00Z" w:id="13609">
        <w:r w:rsidRPr="0027638C">
          <w:rPr>
            <w:sz w:val="24"/>
            <w:szCs w:val="24"/>
          </w:rPr>
          <w:t xml:space="preserve"> </w:t>
        </w:r>
      </w:ins>
      <w:r w:rsidRPr="0027638C">
        <w:rPr>
          <w:sz w:val="24"/>
          <w:rPrChange w16du:dateUtc="2026-07-07T18:18:00Z" w:author="Author" w:date="2026-07-07T20:18:00Z" w:id="13610">
            <w:rPr>
              <w:rFonts w:ascii="Times New Roman"/>
              <w:color w:val="000000"/>
            </w:rPr>
          </w:rPrChange>
        </w:rPr>
        <w:t>sit</w:t>
      </w:r>
      <w:r w:rsidRPr="0027638C">
        <w:rPr>
          <w:sz w:val="24"/>
          <w:rPrChange w16du:dateUtc="2026-07-07T18:18:00Z" w:author="Author" w:date="2026-07-07T20:18:00Z" w:id="13611">
            <w:rPr>
              <w:rFonts w:ascii="Times New Roman"/>
              <w:color w:val="000000"/>
              <w:spacing w:val="12"/>
            </w:rPr>
          </w:rPrChange>
        </w:rPr>
        <w:t xml:space="preserve"> </w:t>
      </w:r>
      <w:r w:rsidRPr="0027638C">
        <w:rPr>
          <w:sz w:val="24"/>
          <w:rPrChange w16du:dateUtc="2026-07-07T18:18:00Z" w:author="Author" w:date="2026-07-07T20:18:00Z" w:id="13612">
            <w:rPr>
              <w:rFonts w:ascii="Times New Roman"/>
              <w:color w:val="000000"/>
            </w:rPr>
          </w:rPrChange>
        </w:rPr>
        <w:t>amet</w:t>
      </w:r>
      <w:r w:rsidRPr="0027638C">
        <w:rPr>
          <w:sz w:val="24"/>
          <w:rPrChange w16du:dateUtc="2026-07-07T18:18:00Z" w:author="Author" w:date="2026-07-07T20:18:00Z" w:id="13613">
            <w:rPr>
              <w:rFonts w:ascii="Times New Roman"/>
              <w:color w:val="000000"/>
              <w:spacing w:val="12"/>
            </w:rPr>
          </w:rPrChange>
        </w:rPr>
        <w:t xml:space="preserve"> </w:t>
      </w:r>
      <w:r w:rsidRPr="0027638C">
        <w:rPr>
          <w:sz w:val="24"/>
          <w:rPrChange w16du:dateUtc="2026-07-07T18:18:00Z" w:author="Author" w:date="2026-07-07T20:18:00Z" w:id="13614">
            <w:rPr>
              <w:rFonts w:ascii="Times New Roman"/>
              <w:color w:val="000000"/>
            </w:rPr>
          </w:rPrChange>
        </w:rPr>
        <w:t>consectetur</w:t>
      </w:r>
      <w:r w:rsidRPr="0027638C">
        <w:rPr>
          <w:sz w:val="24"/>
          <w:rPrChange w16du:dateUtc="2026-07-07T18:18:00Z" w:author="Author" w:date="2026-07-07T20:18:00Z" w:id="13615">
            <w:rPr>
              <w:rFonts w:ascii="Times New Roman"/>
              <w:color w:val="000000"/>
              <w:spacing w:val="12"/>
            </w:rPr>
          </w:rPrChange>
        </w:rPr>
        <w:t xml:space="preserve"> </w:t>
      </w:r>
      <w:r w:rsidRPr="0027638C">
        <w:rPr>
          <w:sz w:val="24"/>
          <w:rPrChange w16du:dateUtc="2026-07-07T18:18:00Z" w:author="Author" w:date="2026-07-07T20:18:00Z" w:id="13616">
            <w:rPr>
              <w:rFonts w:ascii="Times New Roman"/>
              <w:color w:val="000000"/>
            </w:rPr>
          </w:rPrChange>
        </w:rPr>
        <w:t>adipiscing</w:t>
      </w:r>
      <w:r w:rsidRPr="0027638C">
        <w:rPr>
          <w:sz w:val="24"/>
          <w:rPrChange w16du:dateUtc="2026-07-07T18:18:00Z" w:author="Author" w:date="2026-07-07T20:18:00Z" w:id="13617">
            <w:rPr>
              <w:rFonts w:ascii="Times New Roman"/>
              <w:color w:val="000000"/>
              <w:spacing w:val="12"/>
            </w:rPr>
          </w:rPrChange>
        </w:rPr>
        <w:t xml:space="preserve"> </w:t>
      </w:r>
      <w:r w:rsidRPr="0027638C">
        <w:rPr>
          <w:sz w:val="24"/>
          <w:rPrChange w16du:dateUtc="2026-07-07T18:18:00Z" w:author="Author" w:date="2026-07-07T20:18:00Z" w:id="13618">
            <w:rPr>
              <w:rFonts w:ascii="Times New Roman"/>
              <w:color w:val="000000"/>
            </w:rPr>
          </w:rPrChange>
        </w:rPr>
        <w:t>elit</w:t>
      </w:r>
      <w:r w:rsidRPr="0027638C">
        <w:rPr>
          <w:sz w:val="24"/>
          <w:rPrChange w16du:dateUtc="2026-07-07T18:18:00Z" w:author="Author" w:date="2026-07-07T20:18:00Z" w:id="13619">
            <w:rPr>
              <w:rFonts w:ascii="Times New Roman"/>
              <w:color w:val="000000"/>
              <w:spacing w:val="12"/>
            </w:rPr>
          </w:rPrChange>
        </w:rPr>
        <w:t xml:space="preserve"> </w:t>
      </w:r>
      <w:r w:rsidRPr="0027638C">
        <w:rPr>
          <w:sz w:val="24"/>
          <w:rPrChange w16du:dateUtc="2026-07-07T18:18:00Z" w:author="Author" w:date="2026-07-07T20:18:00Z" w:id="13620">
            <w:rPr>
              <w:rFonts w:ascii="Times New Roman"/>
              <w:color w:val="000000"/>
            </w:rPr>
          </w:rPrChange>
        </w:rPr>
        <w:t>sed</w:t>
      </w:r>
      <w:r w:rsidRPr="0027638C">
        <w:rPr>
          <w:sz w:val="24"/>
          <w:rPrChange w16du:dateUtc="2026-07-07T18:18:00Z" w:author="Author" w:date="2026-07-07T20:18:00Z" w:id="13621">
            <w:rPr>
              <w:rFonts w:ascii="Times New Roman"/>
              <w:color w:val="000000"/>
              <w:spacing w:val="12"/>
            </w:rPr>
          </w:rPrChange>
        </w:rPr>
        <w:t xml:space="preserve"> </w:t>
      </w:r>
      <w:r w:rsidRPr="0027638C">
        <w:rPr>
          <w:sz w:val="24"/>
          <w:rPrChange w16du:dateUtc="2026-07-07T18:18:00Z" w:author="Author" w:date="2026-07-07T20:18:00Z" w:id="13622">
            <w:rPr>
              <w:rFonts w:ascii="Times New Roman"/>
              <w:color w:val="000000"/>
            </w:rPr>
          </w:rPrChange>
        </w:rPr>
        <w:t>do</w:t>
      </w:r>
      <w:r w:rsidRPr="0027638C">
        <w:rPr>
          <w:sz w:val="24"/>
          <w:rPrChange w16du:dateUtc="2026-07-07T18:18:00Z" w:author="Author" w:date="2026-07-07T20:18:00Z" w:id="13623">
            <w:rPr>
              <w:rFonts w:ascii="Times New Roman"/>
              <w:color w:val="000000"/>
              <w:spacing w:val="12"/>
            </w:rPr>
          </w:rPrChange>
        </w:rPr>
        <w:t xml:space="preserve"> </w:t>
      </w:r>
      <w:r w:rsidRPr="0027638C">
        <w:rPr>
          <w:sz w:val="24"/>
          <w:rPrChange w16du:dateUtc="2026-07-07T18:18:00Z" w:author="Author" w:date="2026-07-07T20:18:00Z" w:id="13624">
            <w:rPr>
              <w:rFonts w:ascii="Times New Roman"/>
              <w:color w:val="000000"/>
            </w:rPr>
          </w:rPrChange>
        </w:rPr>
        <w:t>eiusmod</w:t>
      </w:r>
      <w:r w:rsidRPr="0027638C">
        <w:rPr>
          <w:sz w:val="24"/>
          <w:rPrChange w16du:dateUtc="2026-07-07T18:18:00Z" w:author="Author" w:date="2026-07-07T20:18:00Z" w:id="13625">
            <w:rPr>
              <w:rFonts w:ascii="Times New Roman"/>
              <w:color w:val="000000"/>
              <w:spacing w:val="12"/>
            </w:rPr>
          </w:rPrChange>
        </w:rPr>
        <w:t xml:space="preserve"> </w:t>
      </w:r>
      <w:r w:rsidRPr="0027638C">
        <w:rPr>
          <w:sz w:val="24"/>
          <w:rPrChange w16du:dateUtc="2026-07-07T18:18:00Z" w:author="Author" w:date="2026-07-07T20:18:00Z" w:id="13626">
            <w:rPr>
              <w:rFonts w:ascii="Times New Roman"/>
              <w:color w:val="000000"/>
            </w:rPr>
          </w:rPrChange>
        </w:rPr>
        <w:t>tempor</w:t>
      </w:r>
      <w:r w:rsidRPr="0027638C">
        <w:rPr>
          <w:sz w:val="24"/>
          <w:rPrChange w16du:dateUtc="2026-07-07T18:18:00Z" w:author="Author" w:date="2026-07-07T20:18:00Z" w:id="13627">
            <w:rPr>
              <w:rFonts w:ascii="Times New Roman"/>
              <w:color w:val="000000"/>
              <w:spacing w:val="12"/>
            </w:rPr>
          </w:rPrChange>
        </w:rPr>
        <w:t xml:space="preserve"> </w:t>
      </w:r>
      <w:r w:rsidRPr="0027638C">
        <w:rPr>
          <w:sz w:val="24"/>
          <w:rPrChange w16du:dateUtc="2026-07-07T18:18:00Z" w:author="Author" w:date="2026-07-07T20:18:00Z" w:id="13628">
            <w:rPr>
              <w:rFonts w:ascii="Times New Roman"/>
              <w:color w:val="000000"/>
            </w:rPr>
          </w:rPrChange>
        </w:rPr>
        <w:t>incididunt</w:t>
      </w:r>
      <w:r w:rsidRPr="0027638C">
        <w:rPr>
          <w:sz w:val="24"/>
          <w:rPrChange w16du:dateUtc="2026-07-07T18:18:00Z" w:author="Author" w:date="2026-07-07T20:18:00Z" w:id="13629">
            <w:rPr>
              <w:rFonts w:ascii="Times New Roman"/>
              <w:color w:val="000000"/>
              <w:spacing w:val="12"/>
            </w:rPr>
          </w:rPrChange>
        </w:rPr>
        <w:t xml:space="preserve"> </w:t>
      </w:r>
      <w:r w:rsidRPr="0027638C">
        <w:rPr>
          <w:sz w:val="24"/>
          <w:rPrChange w16du:dateUtc="2026-07-07T18:18:00Z" w:author="Author" w:date="2026-07-07T20:18:00Z" w:id="13630">
            <w:rPr>
              <w:rFonts w:ascii="Times New Roman"/>
              <w:color w:val="000000"/>
            </w:rPr>
          </w:rPrChange>
        </w:rPr>
        <w:t>ut</w:t>
      </w:r>
      <w:r w:rsidRPr="0027638C">
        <w:rPr>
          <w:sz w:val="24"/>
          <w:rPrChange w16du:dateUtc="2026-07-07T18:18:00Z" w:author="Author" w:date="2026-07-07T20:18:00Z" w:id="13631">
            <w:rPr>
              <w:rFonts w:ascii="Times New Roman"/>
              <w:color w:val="000000"/>
              <w:spacing w:val="12"/>
            </w:rPr>
          </w:rPrChange>
        </w:rPr>
        <w:t xml:space="preserve"> </w:t>
      </w:r>
      <w:r w:rsidRPr="0027638C">
        <w:rPr>
          <w:sz w:val="24"/>
          <w:rPrChange w16du:dateUtc="2026-07-07T18:18:00Z" w:author="Author" w:date="2026-07-07T20:18:00Z" w:id="13632">
            <w:rPr>
              <w:rFonts w:ascii="Times New Roman"/>
              <w:color w:val="000000"/>
            </w:rPr>
          </w:rPrChange>
        </w:rPr>
        <w:t>labore</w:t>
      </w:r>
      <w:r w:rsidRPr="0027638C">
        <w:rPr>
          <w:sz w:val="24"/>
          <w:rPrChange w16du:dateUtc="2026-07-07T18:18:00Z" w:author="Author" w:date="2026-07-07T20:18:00Z" w:id="13633">
            <w:rPr>
              <w:rFonts w:ascii="Times New Roman"/>
              <w:color w:val="000000"/>
              <w:spacing w:val="12"/>
            </w:rPr>
          </w:rPrChange>
        </w:rPr>
        <w:t xml:space="preserve"> </w:t>
      </w:r>
      <w:r w:rsidRPr="0027638C">
        <w:rPr>
          <w:sz w:val="24"/>
          <w:rPrChange w16du:dateUtc="2026-07-07T18:18:00Z" w:author="Author" w:date="2026-07-07T20:18:00Z" w:id="13634">
            <w:rPr>
              <w:rFonts w:ascii="Times New Roman"/>
              <w:color w:val="000000"/>
            </w:rPr>
          </w:rPrChange>
        </w:rPr>
        <w:t>et</w:t>
      </w:r>
      <w:r w:rsidRPr="0027638C">
        <w:rPr>
          <w:sz w:val="24"/>
          <w:rPrChange w16du:dateUtc="2026-07-07T18:18:00Z" w:author="Author" w:date="2026-07-07T20:18:00Z" w:id="13635">
            <w:rPr>
              <w:rFonts w:ascii="Times New Roman"/>
              <w:color w:val="000000"/>
              <w:spacing w:val="12"/>
            </w:rPr>
          </w:rPrChange>
        </w:rPr>
        <w:t xml:space="preserve"> </w:t>
      </w:r>
      <w:r w:rsidRPr="0027638C">
        <w:rPr>
          <w:sz w:val="24"/>
          <w:rPrChange w16du:dateUtc="2026-07-07T18:18:00Z" w:author="Author" w:date="2026-07-07T20:18:00Z" w:id="13636">
            <w:rPr>
              <w:rFonts w:ascii="Times New Roman"/>
              <w:color w:val="000000"/>
            </w:rPr>
          </w:rPrChange>
        </w:rPr>
        <w:t>dolore</w:t>
      </w:r>
      <w:r w:rsidRPr="0027638C">
        <w:rPr>
          <w:sz w:val="24"/>
          <w:rPrChange w16du:dateUtc="2026-07-07T18:18:00Z" w:author="Author" w:date="2026-07-07T20:18:00Z" w:id="13637">
            <w:rPr>
              <w:rFonts w:ascii="Times New Roman"/>
              <w:color w:val="000000"/>
              <w:spacing w:val="12"/>
            </w:rPr>
          </w:rPrChange>
        </w:rPr>
        <w:t xml:space="preserve"> </w:t>
      </w:r>
      <w:r w:rsidRPr="0027638C">
        <w:rPr>
          <w:sz w:val="24"/>
          <w:rPrChange w16du:dateUtc="2026-07-07T18:18:00Z" w:author="Author" w:date="2026-07-07T20:18:00Z" w:id="13638">
            <w:rPr>
              <w:rFonts w:ascii="Times New Roman"/>
              <w:color w:val="000000"/>
            </w:rPr>
          </w:rPrChange>
        </w:rPr>
        <w:t>magna</w:t>
      </w:r>
      <w:r w:rsidRPr="0027638C">
        <w:rPr>
          <w:sz w:val="24"/>
          <w:rPrChange w16du:dateUtc="2026-07-07T18:18:00Z" w:author="Author" w:date="2026-07-07T20:18:00Z" w:id="13639">
            <w:rPr>
              <w:rFonts w:ascii="Times New Roman"/>
              <w:color w:val="000000"/>
              <w:spacing w:val="12"/>
            </w:rPr>
          </w:rPrChange>
        </w:rPr>
        <w:t xml:space="preserve"> </w:t>
      </w:r>
      <w:r w:rsidRPr="0027638C">
        <w:rPr>
          <w:sz w:val="24"/>
          <w:rPrChange w16du:dateUtc="2026-07-07T18:18:00Z" w:author="Author" w:date="2026-07-07T20:18:00Z" w:id="13640">
            <w:rPr>
              <w:rFonts w:ascii="Times New Roman"/>
              <w:color w:val="000000"/>
            </w:rPr>
          </w:rPrChange>
        </w:rPr>
        <w:t>aliqua</w:t>
      </w:r>
      <w:r w:rsidRPr="0027638C">
        <w:rPr>
          <w:sz w:val="24"/>
          <w:rPrChange w16du:dateUtc="2026-07-07T18:18:00Z" w:author="Author" w:date="2026-07-07T20:18:00Z" w:id="13641">
            <w:rPr>
              <w:rFonts w:ascii="Times New Roman"/>
              <w:color w:val="000000"/>
              <w:spacing w:val="12"/>
            </w:rPr>
          </w:rPrChange>
        </w:rPr>
        <w:t xml:space="preserve"> </w:t>
      </w:r>
      <w:r w:rsidRPr="0027638C">
        <w:rPr>
          <w:sz w:val="24"/>
          <w:rPrChange w16du:dateUtc="2026-07-07T18:18:00Z" w:author="Author" w:date="2026-07-07T20:18:00Z" w:id="13642">
            <w:rPr>
              <w:rFonts w:ascii="Times New Roman"/>
              <w:color w:val="000000"/>
            </w:rPr>
          </w:rPrChange>
        </w:rPr>
        <w:t>lorem</w:t>
      </w:r>
      <w:r w:rsidRPr="0027638C">
        <w:rPr>
          <w:sz w:val="24"/>
          <w:rPrChange w16du:dateUtc="2026-07-07T18:18:00Z" w:author="Author" w:date="2026-07-07T20:18:00Z" w:id="13643">
            <w:rPr>
              <w:rFonts w:ascii="Times New Roman"/>
              <w:color w:val="000000"/>
              <w:spacing w:val="12"/>
            </w:rPr>
          </w:rPrChange>
        </w:rPr>
        <w:t xml:space="preserve"> </w:t>
      </w:r>
      <w:r w:rsidRPr="0027638C">
        <w:rPr>
          <w:sz w:val="24"/>
          <w:rPrChange w16du:dateUtc="2026-07-07T18:18:00Z" w:author="Author" w:date="2026-07-07T20:18:00Z" w:id="13644">
            <w:rPr>
              <w:rFonts w:ascii="Times New Roman" w:hAnsi="Times New Roman"/>
              <w:color w:val="000000"/>
            </w:rPr>
          </w:rPrChange>
        </w:rPr>
        <w:t>ipsum</w:t>
      </w:r>
      <w:del w16du:dateUtc="2026-07-07T18:18:00Z" w:author="Author" w:date="2026-07-07T20:18:00Z" w:id="13645">
        <w:r w:rsidR="00000000">
          <w:rPr>
            <w:color w:val="000000"/>
          </w:rPr>
          <w:cr/>
        </w:r>
      </w:del>
      <w:ins w16du:dateUtc="2026-07-07T18:18:00Z" w:author="Author" w:date="2026-07-07T20:18:00Z" w:id="13646">
        <w:r w:rsidRPr="0027638C">
          <w:rPr>
            <w:sz w:val="24"/>
            <w:szCs w:val="24"/>
          </w:rPr>
          <w:t xml:space="preserve"> </w:t>
        </w:r>
      </w:ins>
      <w:r w:rsidRPr="0027638C">
        <w:rPr>
          <w:sz w:val="24"/>
          <w:rPrChange w16du:dateUtc="2026-07-07T18:18:00Z" w:author="Author" w:date="2026-07-07T20:18:00Z" w:id="13647">
            <w:rPr>
              <w:rFonts w:ascii="Times New Roman"/>
              <w:color w:val="000000"/>
            </w:rPr>
          </w:rPrChange>
        </w:rPr>
        <w:t xml:space="preserve">dolor sit amet consectetur adipiscing elit sed do eiusmod tempor </w:t>
      </w:r>
      <w:r w:rsidRPr="0027638C">
        <w:rPr>
          <w:sz w:val="24"/>
          <w:rPrChange w16du:dateUtc="2026-07-07T18:18:00Z" w:author="Author" w:date="2026-07-07T20:18:00Z" w:id="13648">
            <w:rPr>
              <w:rFonts w:ascii="Times New Roman"/>
              <w:color w:val="000000"/>
              <w:spacing w:val="3"/>
            </w:rPr>
          </w:rPrChange>
        </w:rPr>
        <w:t>incididunt</w:t>
      </w:r>
      <w:r w:rsidRPr="0027638C">
        <w:rPr>
          <w:sz w:val="24"/>
          <w:rPrChange w16du:dateUtc="2026-07-07T18:18:00Z" w:author="Author" w:date="2026-07-07T20:18:00Z" w:id="13649">
            <w:rPr>
              <w:rFonts w:ascii="Times New Roman"/>
              <w:color w:val="000000"/>
              <w:spacing w:val="-3"/>
            </w:rPr>
          </w:rPrChange>
        </w:rPr>
        <w:t xml:space="preserve"> </w:t>
      </w:r>
      <w:r w:rsidRPr="0027638C">
        <w:rPr>
          <w:sz w:val="24"/>
          <w:rPrChange w16du:dateUtc="2026-07-07T18:18:00Z" w:author="Author" w:date="2026-07-07T20:18:00Z" w:id="13650">
            <w:rPr>
              <w:rFonts w:ascii="Times New Roman"/>
              <w:color w:val="000000"/>
            </w:rPr>
          </w:rPrChange>
        </w:rPr>
        <w:t>ut labore et:</w:t>
      </w:r>
    </w:p>
    <w:p w14:paraId="584D91EA" w14:textId="77777777" w:rsidR="009609E8" w:rsidRDefault="00000000" w:rsidRPr="0027638C">
      <w:pPr>
        <w:pStyle w:val="ListParagraph"/>
        <w:numPr>
          <w:ilvl w:val="1"/>
          <w:numId w:val="5"/>
        </w:numPr>
        <w:tabs>
          <w:tab w:pos="1438" w:val="left"/>
          <w:tab w:pos="1440" w:val="left"/>
        </w:tabs>
        <w:spacing w:before="240"/>
        <w:ind w:right="355"/>
        <w:rPr>
          <w:sz w:val="24"/>
          <w:rPrChange w16du:dateUtc="2026-07-07T18:18:00Z" w:author="Author" w:date="2026-07-07T20:18:00Z" w:id="13651">
            <w:rPr>
              <w:rFonts w:ascii="Times New Roman"/>
              <w:color w:val="000000"/>
            </w:rPr>
          </w:rPrChange>
        </w:rPr>
        <w:pPrChange w16du:dateUtc="2026-07-07T18:18:00Z" w:author="Author" w:date="2026-07-07T20:18:00Z" w:id="13652">
          <w:pPr>
            <w:spacing w:after="0" w:before="260" w:line="253" w:lineRule="exact"/>
            <w:ind w:left="720"/>
            <w:jc w:val="left"/>
          </w:pPr>
        </w:pPrChange>
      </w:pPr>
      <w:del w16du:dateUtc="2026-07-07T18:18:00Z" w:author="Author" w:date="2026-07-07T20:18:00Z" w:id="13653">
        <w:r>
          <w:rPr>
            <w:color w:val="000000"/>
            <w:sz w:val="24"/>
          </w:rPr>
          <w:delText>(a)</w:delText>
        </w:r>
        <w:r>
          <w:rPr>
            <w:color w:val="000000"/>
            <w:spacing w:val="394"/>
            <w:sz w:val="24"/>
          </w:rPr>
          <w:delText xml:space="preserve"> </w:delText>
        </w:r>
      </w:del>
      <w:r w:rsidR="00A96A35" w:rsidRPr="0027638C">
        <w:rPr>
          <w:sz w:val="24"/>
          <w:u w:val="single"/>
          <w:rPrChange w16du:dateUtc="2026-07-07T18:18:00Z" w:author="Author" w:date="2026-07-07T20:18:00Z" w:id="13654">
            <w:rPr>
              <w:rFonts w:ascii="Times New Roman"/>
              <w:color w:val="000000"/>
              <w:u w:val="single"/>
            </w:rPr>
          </w:rPrChange>
        </w:rPr>
        <w:t>DOLORE</w:t>
      </w:r>
      <w:r w:rsidR="00A96A35" w:rsidRPr="0027638C">
        <w:rPr>
          <w:sz w:val="24"/>
          <w:rPrChange w16du:dateUtc="2026-07-07T18:18:00Z" w:author="Author" w:date="2026-07-07T20:18:00Z" w:id="13655">
            <w:rPr>
              <w:rFonts w:ascii="Times New Roman"/>
              <w:color w:val="000000"/>
            </w:rPr>
          </w:rPrChange>
        </w:rPr>
        <w:t>.</w:t>
      </w:r>
      <w:r w:rsidR="00A96A35" w:rsidRPr="0027638C">
        <w:rPr>
          <w:sz w:val="24"/>
          <w:rPrChange w16du:dateUtc="2026-07-07T18:18:00Z" w:author="Author" w:date="2026-07-07T20:18:00Z" w:id="13656">
            <w:rPr>
              <w:rFonts w:ascii="Times New Roman"/>
              <w:color w:val="000000"/>
              <w:spacing w:val="71"/>
            </w:rPr>
          </w:rPrChange>
        </w:rPr>
        <w:t xml:space="preserve"> </w:t>
      </w:r>
      <w:r w:rsidR="00A96A35" w:rsidRPr="0027638C">
        <w:rPr>
          <w:sz w:val="24"/>
          <w:rPrChange w16du:dateUtc="2026-07-07T18:18:00Z" w:author="Author" w:date="2026-07-07T20:18:00Z" w:id="13657">
            <w:rPr>
              <w:rFonts w:ascii="Times New Roman"/>
              <w:color w:val="000000"/>
            </w:rPr>
          </w:rPrChange>
        </w:rPr>
        <w:t>MAGNA</w:t>
      </w:r>
      <w:r w:rsidR="00A96A35" w:rsidRPr="0027638C">
        <w:rPr>
          <w:sz w:val="24"/>
          <w:rPrChange w16du:dateUtc="2026-07-07T18:18:00Z" w:author="Author" w:date="2026-07-07T20:18:00Z" w:id="13658">
            <w:rPr>
              <w:rFonts w:ascii="Times New Roman"/>
              <w:color w:val="000000"/>
              <w:spacing w:val="71"/>
            </w:rPr>
          </w:rPrChange>
        </w:rPr>
        <w:t xml:space="preserve"> </w:t>
      </w:r>
      <w:r w:rsidR="00A96A35" w:rsidRPr="0027638C">
        <w:rPr>
          <w:sz w:val="24"/>
          <w:rPrChange w16du:dateUtc="2026-07-07T18:18:00Z" w:author="Author" w:date="2026-07-07T20:18:00Z" w:id="13659">
            <w:rPr>
              <w:rFonts w:ascii="Times New Roman"/>
              <w:color w:val="000000"/>
            </w:rPr>
          </w:rPrChange>
        </w:rPr>
        <w:t>ALIQUA</w:t>
      </w:r>
      <w:r w:rsidR="00A96A35" w:rsidRPr="0027638C">
        <w:rPr>
          <w:sz w:val="24"/>
          <w:rPrChange w16du:dateUtc="2026-07-07T18:18:00Z" w:author="Author" w:date="2026-07-07T20:18:00Z" w:id="13660">
            <w:rPr>
              <w:rFonts w:ascii="Times New Roman"/>
              <w:color w:val="000000"/>
              <w:spacing w:val="71"/>
            </w:rPr>
          </w:rPrChange>
        </w:rPr>
        <w:t xml:space="preserve"> </w:t>
      </w:r>
      <w:r w:rsidR="00A96A35" w:rsidRPr="0027638C">
        <w:rPr>
          <w:sz w:val="24"/>
          <w:rPrChange w16du:dateUtc="2026-07-07T18:18:00Z" w:author="Author" w:date="2026-07-07T20:18:00Z" w:id="13661">
            <w:rPr>
              <w:rFonts w:ascii="Times New Roman"/>
              <w:color w:val="000000"/>
            </w:rPr>
          </w:rPrChange>
        </w:rPr>
        <w:t>LOREM</w:t>
      </w:r>
      <w:r w:rsidR="00A96A35" w:rsidRPr="0027638C">
        <w:rPr>
          <w:sz w:val="24"/>
          <w:rPrChange w16du:dateUtc="2026-07-07T18:18:00Z" w:author="Author" w:date="2026-07-07T20:18:00Z" w:id="13662">
            <w:rPr>
              <w:rFonts w:ascii="Times New Roman"/>
              <w:color w:val="000000"/>
              <w:spacing w:val="71"/>
            </w:rPr>
          </w:rPrChange>
        </w:rPr>
        <w:t xml:space="preserve"> </w:t>
      </w:r>
      <w:r w:rsidR="00A96A35" w:rsidRPr="0027638C">
        <w:rPr>
          <w:sz w:val="24"/>
          <w:rPrChange w16du:dateUtc="2026-07-07T18:18:00Z" w:author="Author" w:date="2026-07-07T20:18:00Z" w:id="13663">
            <w:rPr>
              <w:rFonts w:ascii="Times New Roman"/>
              <w:color w:val="000000"/>
            </w:rPr>
          </w:rPrChange>
        </w:rPr>
        <w:t>12(ipsum),</w:t>
      </w:r>
      <w:r w:rsidR="00A96A35" w:rsidRPr="0027638C">
        <w:rPr>
          <w:sz w:val="24"/>
          <w:rPrChange w16du:dateUtc="2026-07-07T18:18:00Z" w:author="Author" w:date="2026-07-07T20:18:00Z" w:id="13664">
            <w:rPr>
              <w:rFonts w:ascii="Times New Roman"/>
              <w:color w:val="000000"/>
              <w:spacing w:val="71"/>
            </w:rPr>
          </w:rPrChange>
        </w:rPr>
        <w:t xml:space="preserve"> </w:t>
      </w:r>
      <w:r w:rsidR="00A96A35" w:rsidRPr="0027638C">
        <w:rPr>
          <w:sz w:val="24"/>
          <w:rPrChange w16du:dateUtc="2026-07-07T18:18:00Z" w:author="Author" w:date="2026-07-07T20:18:00Z" w:id="13665">
            <w:rPr>
              <w:rFonts w:ascii="Times New Roman"/>
              <w:color w:val="000000"/>
            </w:rPr>
          </w:rPrChange>
        </w:rPr>
        <w:t>DOLOR</w:t>
      </w:r>
      <w:r w:rsidR="00A96A35" w:rsidRPr="0027638C">
        <w:rPr>
          <w:sz w:val="24"/>
          <w:rPrChange w16du:dateUtc="2026-07-07T18:18:00Z" w:author="Author" w:date="2026-07-07T20:18:00Z" w:id="13666">
            <w:rPr>
              <w:rFonts w:ascii="Times New Roman"/>
              <w:color w:val="000000"/>
              <w:spacing w:val="71"/>
            </w:rPr>
          </w:rPrChange>
        </w:rPr>
        <w:t xml:space="preserve"> </w:t>
      </w:r>
      <w:r w:rsidR="00A96A35" w:rsidRPr="0027638C">
        <w:rPr>
          <w:sz w:val="24"/>
          <w:rPrChange w16du:dateUtc="2026-07-07T18:18:00Z" w:author="Author" w:date="2026-07-07T20:18:00Z" w:id="13667">
            <w:rPr>
              <w:rFonts w:ascii="Times New Roman"/>
              <w:color w:val="000000"/>
            </w:rPr>
          </w:rPrChange>
        </w:rPr>
        <w:t>SIT</w:t>
      </w:r>
      <w:r w:rsidR="00A96A35" w:rsidRPr="0027638C">
        <w:rPr>
          <w:sz w:val="24"/>
          <w:rPrChange w16du:dateUtc="2026-07-07T18:18:00Z" w:author="Author" w:date="2026-07-07T20:18:00Z" w:id="13668">
            <w:rPr>
              <w:rFonts w:ascii="Times New Roman"/>
              <w:color w:val="000000"/>
              <w:spacing w:val="71"/>
            </w:rPr>
          </w:rPrChange>
        </w:rPr>
        <w:t xml:space="preserve"> </w:t>
      </w:r>
      <w:r w:rsidR="00A96A35" w:rsidRPr="0027638C">
        <w:rPr>
          <w:sz w:val="24"/>
          <w:rPrChange w16du:dateUtc="2026-07-07T18:18:00Z" w:author="Author" w:date="2026-07-07T20:18:00Z" w:id="13669">
            <w:rPr>
              <w:rFonts w:ascii="Times New Roman"/>
              <w:color w:val="000000"/>
            </w:rPr>
          </w:rPrChange>
        </w:rPr>
        <w:t>AMET</w:t>
      </w:r>
      <w:r w:rsidR="00A96A35" w:rsidRPr="0027638C">
        <w:rPr>
          <w:sz w:val="24"/>
          <w:rPrChange w16du:dateUtc="2026-07-07T18:18:00Z" w:author="Author" w:date="2026-07-07T20:18:00Z" w:id="13670">
            <w:rPr>
              <w:rFonts w:ascii="Times New Roman"/>
              <w:color w:val="000000"/>
              <w:spacing w:val="71"/>
            </w:rPr>
          </w:rPrChange>
        </w:rPr>
        <w:t xml:space="preserve"> </w:t>
      </w:r>
      <w:r w:rsidR="00A96A35" w:rsidRPr="0027638C">
        <w:rPr>
          <w:sz w:val="24"/>
          <w:rPrChange w16du:dateUtc="2026-07-07T18:18:00Z" w:author="Author" w:date="2026-07-07T20:18:00Z" w:id="13671">
            <w:rPr>
              <w:rFonts w:ascii="Times New Roman"/>
              <w:color w:val="000000"/>
            </w:rPr>
          </w:rPrChange>
        </w:rPr>
        <w:t>CONSECTETUR</w:t>
      </w:r>
      <w:r w:rsidR="00A96A35" w:rsidRPr="0027638C">
        <w:rPr>
          <w:sz w:val="24"/>
          <w:rPrChange w16du:dateUtc="2026-07-07T18:18:00Z" w:author="Author" w:date="2026-07-07T20:18:00Z" w:id="13672">
            <w:rPr>
              <w:rFonts w:ascii="Times New Roman"/>
              <w:color w:val="000000"/>
              <w:spacing w:val="71"/>
            </w:rPr>
          </w:rPrChange>
        </w:rPr>
        <w:t xml:space="preserve"> </w:t>
      </w:r>
      <w:r w:rsidR="00A96A35" w:rsidRPr="0027638C">
        <w:rPr>
          <w:sz w:val="24"/>
          <w:rPrChange w16du:dateUtc="2026-07-07T18:18:00Z" w:author="Author" w:date="2026-07-07T20:18:00Z" w:id="13673">
            <w:rPr>
              <w:rFonts w:ascii="Times New Roman"/>
              <w:color w:val="000000"/>
            </w:rPr>
          </w:rPrChange>
        </w:rPr>
        <w:t>ADIPISCING</w:t>
      </w:r>
      <w:r w:rsidR="00A96A35" w:rsidRPr="0027638C">
        <w:rPr>
          <w:sz w:val="24"/>
          <w:rPrChange w16du:dateUtc="2026-07-07T18:18:00Z" w:author="Author" w:date="2026-07-07T20:18:00Z" w:id="13674">
            <w:rPr>
              <w:rFonts w:ascii="Times New Roman"/>
              <w:color w:val="000000"/>
              <w:spacing w:val="71"/>
            </w:rPr>
          </w:rPrChange>
        </w:rPr>
        <w:t xml:space="preserve"> </w:t>
      </w:r>
      <w:r w:rsidR="00A96A35" w:rsidRPr="0027638C">
        <w:rPr>
          <w:sz w:val="24"/>
          <w:rPrChange w16du:dateUtc="2026-07-07T18:18:00Z" w:author="Author" w:date="2026-07-07T20:18:00Z" w:id="13675">
            <w:rPr>
              <w:rFonts w:ascii="Times New Roman" w:hAnsi="Times New Roman"/>
              <w:color w:val="000000"/>
            </w:rPr>
          </w:rPrChange>
        </w:rPr>
        <w:t>ELIT</w:t>
      </w:r>
      <w:del w16du:dateUtc="2026-07-07T18:18:00Z" w:author="Author" w:date="2026-07-07T20:18:00Z" w:id="13676">
        <w:r>
          <w:rPr>
            <w:color w:val="000000"/>
          </w:rPr>
          <w:cr/>
        </w:r>
      </w:del>
      <w:r w:rsidR="00A96A35" w:rsidRPr="0027638C">
        <w:rPr>
          <w:sz w:val="24"/>
          <w:rPrChange w16du:dateUtc="2026-07-07T18:18:00Z" w:author="Author" w:date="2026-07-07T20:18:00Z" w:id="13677">
            <w:rPr>
              <w:rFonts w:ascii="Times New Roman"/>
              <w:color w:val="000000"/>
              <w:spacing w:val="665"/>
            </w:rPr>
          </w:rPrChange>
        </w:rPr>
        <w:t xml:space="preserve"> </w:t>
      </w:r>
      <w:r w:rsidR="00A96A35" w:rsidRPr="0027638C">
        <w:rPr>
          <w:sz w:val="24"/>
          <w:rPrChange w16du:dateUtc="2026-07-07T18:18:00Z" w:author="Author" w:date="2026-07-07T20:18:00Z" w:id="13678">
            <w:rPr>
              <w:rFonts w:ascii="Times New Roman"/>
              <w:color w:val="000000"/>
            </w:rPr>
          </w:rPrChange>
        </w:rPr>
        <w:t>SED</w:t>
      </w:r>
      <w:r w:rsidR="00A96A35" w:rsidRPr="0027638C">
        <w:rPr>
          <w:spacing w:val="-6"/>
          <w:sz w:val="24"/>
          <w:rPrChange w16du:dateUtc="2026-07-07T18:18:00Z" w:author="Author" w:date="2026-07-07T20:18:00Z" w:id="13679">
            <w:rPr>
              <w:rFonts w:ascii="Times New Roman"/>
              <w:color w:val="000000"/>
              <w:spacing w:val="-1"/>
            </w:rPr>
          </w:rPrChange>
        </w:rPr>
        <w:t xml:space="preserve"> </w:t>
      </w:r>
      <w:r w:rsidR="00A96A35" w:rsidRPr="0027638C">
        <w:rPr>
          <w:sz w:val="24"/>
          <w:rPrChange w16du:dateUtc="2026-07-07T18:18:00Z" w:author="Author" w:date="2026-07-07T20:18:00Z" w:id="13680">
            <w:rPr>
              <w:rFonts w:ascii="Times New Roman"/>
              <w:color w:val="000000"/>
            </w:rPr>
          </w:rPrChange>
        </w:rPr>
        <w:t>DO</w:t>
      </w:r>
      <w:r w:rsidR="00A96A35" w:rsidRPr="0027638C">
        <w:rPr>
          <w:spacing w:val="-6"/>
          <w:sz w:val="24"/>
          <w:rPrChange w16du:dateUtc="2026-07-07T18:18:00Z" w:author="Author" w:date="2026-07-07T20:18:00Z" w:id="13681">
            <w:rPr>
              <w:rFonts w:ascii="Times New Roman"/>
              <w:color w:val="000000"/>
              <w:spacing w:val="-1"/>
            </w:rPr>
          </w:rPrChange>
        </w:rPr>
        <w:t xml:space="preserve"> </w:t>
      </w:r>
      <w:r w:rsidR="00A96A35" w:rsidRPr="0027638C">
        <w:rPr>
          <w:sz w:val="24"/>
          <w:rPrChange w16du:dateUtc="2026-07-07T18:18:00Z" w:author="Author" w:date="2026-07-07T20:18:00Z" w:id="13682">
            <w:rPr>
              <w:rFonts w:ascii="Times New Roman"/>
              <w:color w:val="000000"/>
            </w:rPr>
          </w:rPrChange>
        </w:rPr>
        <w:t>EIUSMOD</w:t>
      </w:r>
      <w:r w:rsidR="00A96A35" w:rsidRPr="0027638C">
        <w:rPr>
          <w:spacing w:val="-7"/>
          <w:sz w:val="24"/>
          <w:rPrChange w16du:dateUtc="2026-07-07T18:18:00Z" w:author="Author" w:date="2026-07-07T20:18:00Z" w:id="13683">
            <w:rPr>
              <w:rFonts w:ascii="Times New Roman"/>
              <w:color w:val="000000"/>
              <w:spacing w:val="-2"/>
            </w:rPr>
          </w:rPrChange>
        </w:rPr>
        <w:t xml:space="preserve"> </w:t>
      </w:r>
      <w:r w:rsidR="00A96A35" w:rsidRPr="0027638C">
        <w:rPr>
          <w:sz w:val="24"/>
          <w:rPrChange w16du:dateUtc="2026-07-07T18:18:00Z" w:author="Author" w:date="2026-07-07T20:18:00Z" w:id="13684">
            <w:rPr>
              <w:rFonts w:ascii="Times New Roman"/>
              <w:color w:val="000000"/>
            </w:rPr>
          </w:rPrChange>
        </w:rPr>
        <w:t>TEMPOR</w:t>
      </w:r>
      <w:r w:rsidR="00A96A35" w:rsidRPr="0027638C">
        <w:rPr>
          <w:spacing w:val="-6"/>
          <w:sz w:val="24"/>
          <w:rPrChange w16du:dateUtc="2026-07-07T18:18:00Z" w:author="Author" w:date="2026-07-07T20:18:00Z" w:id="13685">
            <w:rPr>
              <w:rFonts w:ascii="Times New Roman"/>
              <w:color w:val="000000"/>
              <w:spacing w:val="-1"/>
            </w:rPr>
          </w:rPrChange>
        </w:rPr>
        <w:t xml:space="preserve"> </w:t>
      </w:r>
      <w:r w:rsidR="00A96A35" w:rsidRPr="0027638C">
        <w:rPr>
          <w:sz w:val="24"/>
          <w:rPrChange w16du:dateUtc="2026-07-07T18:18:00Z" w:author="Author" w:date="2026-07-07T20:18:00Z" w:id="13686">
            <w:rPr>
              <w:rFonts w:ascii="Times New Roman"/>
              <w:color w:val="000000"/>
            </w:rPr>
          </w:rPrChange>
        </w:rPr>
        <w:t>INCIDIDUNT</w:t>
      </w:r>
      <w:r w:rsidR="00A96A35" w:rsidRPr="0027638C">
        <w:rPr>
          <w:spacing w:val="-6"/>
          <w:sz w:val="24"/>
          <w:rPrChange w16du:dateUtc="2026-07-07T18:18:00Z" w:author="Author" w:date="2026-07-07T20:18:00Z" w:id="13687">
            <w:rPr>
              <w:rFonts w:ascii="Times New Roman"/>
              <w:color w:val="000000"/>
              <w:spacing w:val="-1"/>
            </w:rPr>
          </w:rPrChange>
        </w:rPr>
        <w:t xml:space="preserve"> </w:t>
      </w:r>
      <w:r w:rsidR="00A96A35" w:rsidRPr="0027638C">
        <w:rPr>
          <w:sz w:val="24"/>
          <w:rPrChange w16du:dateUtc="2026-07-07T18:18:00Z" w:author="Author" w:date="2026-07-07T20:18:00Z" w:id="13688">
            <w:rPr>
              <w:rFonts w:ascii="Times New Roman"/>
              <w:color w:val="000000"/>
            </w:rPr>
          </w:rPrChange>
        </w:rPr>
        <w:t>UT</w:t>
      </w:r>
      <w:r w:rsidR="00A96A35" w:rsidRPr="0027638C">
        <w:rPr>
          <w:spacing w:val="-6"/>
          <w:sz w:val="24"/>
          <w:rPrChange w16du:dateUtc="2026-07-07T18:18:00Z" w:author="Author" w:date="2026-07-07T20:18:00Z" w:id="13689">
            <w:rPr>
              <w:rFonts w:ascii="Times New Roman"/>
              <w:color w:val="000000"/>
              <w:spacing w:val="-1"/>
            </w:rPr>
          </w:rPrChange>
        </w:rPr>
        <w:t xml:space="preserve"> </w:t>
      </w:r>
      <w:r w:rsidR="00A96A35" w:rsidRPr="0027638C">
        <w:rPr>
          <w:sz w:val="24"/>
          <w:rPrChange w16du:dateUtc="2026-07-07T18:18:00Z" w:author="Author" w:date="2026-07-07T20:18:00Z" w:id="13690">
            <w:rPr>
              <w:rFonts w:ascii="Times New Roman"/>
              <w:color w:val="000000"/>
            </w:rPr>
          </w:rPrChange>
        </w:rPr>
        <w:t>LABORE</w:t>
      </w:r>
      <w:r w:rsidR="00A96A35" w:rsidRPr="0027638C">
        <w:rPr>
          <w:spacing w:val="-6"/>
          <w:sz w:val="24"/>
          <w:rPrChange w16du:dateUtc="2026-07-07T18:18:00Z" w:author="Author" w:date="2026-07-07T20:18:00Z" w:id="13691">
            <w:rPr>
              <w:rFonts w:ascii="Times New Roman"/>
              <w:color w:val="000000"/>
              <w:spacing w:val="-1"/>
            </w:rPr>
          </w:rPrChange>
        </w:rPr>
        <w:t xml:space="preserve"> </w:t>
      </w:r>
      <w:r w:rsidR="00A96A35" w:rsidRPr="0027638C">
        <w:rPr>
          <w:sz w:val="24"/>
          <w:rPrChange w16du:dateUtc="2026-07-07T18:18:00Z" w:author="Author" w:date="2026-07-07T20:18:00Z" w:id="13692">
            <w:rPr>
              <w:rFonts w:ascii="Times New Roman"/>
              <w:color w:val="000000"/>
            </w:rPr>
          </w:rPrChange>
        </w:rPr>
        <w:t>ET,</w:t>
      </w:r>
      <w:r w:rsidR="00A96A35" w:rsidRPr="0027638C">
        <w:rPr>
          <w:spacing w:val="-6"/>
          <w:sz w:val="24"/>
          <w:rPrChange w16du:dateUtc="2026-07-07T18:18:00Z" w:author="Author" w:date="2026-07-07T20:18:00Z" w:id="13693">
            <w:rPr>
              <w:rFonts w:ascii="Times New Roman"/>
              <w:color w:val="000000"/>
              <w:spacing w:val="-1"/>
            </w:rPr>
          </w:rPrChange>
        </w:rPr>
        <w:t xml:space="preserve"> </w:t>
      </w:r>
      <w:r w:rsidR="00A96A35" w:rsidRPr="0027638C">
        <w:rPr>
          <w:sz w:val="24"/>
          <w:rPrChange w16du:dateUtc="2026-07-07T18:18:00Z" w:author="Author" w:date="2026-07-07T20:18:00Z" w:id="13694">
            <w:rPr>
              <w:rFonts w:ascii="Times New Roman" w:hAnsi="Times New Roman"/>
              <w:color w:val="000000"/>
            </w:rPr>
          </w:rPrChange>
        </w:rPr>
        <w:t>DOLORE,</w:t>
      </w:r>
      <w:del w16du:dateUtc="2026-07-07T18:18:00Z" w:author="Author" w:date="2026-07-07T20:18:00Z" w:id="13695">
        <w:r>
          <w:rPr>
            <w:color w:val="000000"/>
          </w:rPr>
          <w:cr/>
        </w:r>
      </w:del>
      <w:r w:rsidR="00A96A35" w:rsidRPr="0027638C">
        <w:rPr>
          <w:sz w:val="24"/>
          <w:rPrChange w16du:dateUtc="2026-07-07T18:18:00Z" w:author="Author" w:date="2026-07-07T20:18:00Z" w:id="13696">
            <w:rPr>
              <w:rFonts w:ascii="Times New Roman"/>
              <w:color w:val="000000"/>
              <w:spacing w:val="665"/>
            </w:rPr>
          </w:rPrChange>
        </w:rPr>
        <w:t xml:space="preserve"> </w:t>
      </w:r>
      <w:r w:rsidR="00A96A35" w:rsidRPr="0027638C">
        <w:rPr>
          <w:sz w:val="24"/>
          <w:rPrChange w16du:dateUtc="2026-07-07T18:18:00Z" w:author="Author" w:date="2026-07-07T20:18:00Z" w:id="13697">
            <w:rPr>
              <w:rFonts w:ascii="Times New Roman"/>
              <w:color w:val="000000"/>
            </w:rPr>
          </w:rPrChange>
        </w:rPr>
        <w:t>MAGNA,</w:t>
      </w:r>
      <w:r w:rsidR="00A96A35" w:rsidRPr="0027638C">
        <w:rPr>
          <w:sz w:val="24"/>
          <w:rPrChange w16du:dateUtc="2026-07-07T18:18:00Z" w:author="Author" w:date="2026-07-07T20:18:00Z" w:id="13698">
            <w:rPr>
              <w:rFonts w:ascii="Times New Roman"/>
              <w:color w:val="000000"/>
              <w:spacing w:val="98"/>
            </w:rPr>
          </w:rPrChange>
        </w:rPr>
        <w:t xml:space="preserve"> </w:t>
      </w:r>
      <w:r w:rsidR="00A96A35" w:rsidRPr="0027638C">
        <w:rPr>
          <w:sz w:val="24"/>
          <w:rPrChange w16du:dateUtc="2026-07-07T18:18:00Z" w:author="Author" w:date="2026-07-07T20:18:00Z" w:id="13699">
            <w:rPr>
              <w:rFonts w:ascii="Times New Roman"/>
              <w:color w:val="000000"/>
            </w:rPr>
          </w:rPrChange>
        </w:rPr>
        <w:t>ALIQUA</w:t>
      </w:r>
      <w:r w:rsidR="00A96A35" w:rsidRPr="0027638C">
        <w:rPr>
          <w:sz w:val="24"/>
          <w:rPrChange w16du:dateUtc="2026-07-07T18:18:00Z" w:author="Author" w:date="2026-07-07T20:18:00Z" w:id="13700">
            <w:rPr>
              <w:rFonts w:ascii="Times New Roman"/>
              <w:color w:val="000000"/>
              <w:spacing w:val="98"/>
            </w:rPr>
          </w:rPrChange>
        </w:rPr>
        <w:t xml:space="preserve"> </w:t>
      </w:r>
      <w:r w:rsidR="00A96A35" w:rsidRPr="0027638C">
        <w:rPr>
          <w:sz w:val="24"/>
          <w:rPrChange w16du:dateUtc="2026-07-07T18:18:00Z" w:author="Author" w:date="2026-07-07T20:18:00Z" w:id="13701">
            <w:rPr>
              <w:rFonts w:ascii="Times New Roman"/>
              <w:color w:val="000000"/>
            </w:rPr>
          </w:rPrChange>
        </w:rPr>
        <w:t>LOREM</w:t>
      </w:r>
      <w:r w:rsidR="00A96A35" w:rsidRPr="0027638C">
        <w:rPr>
          <w:sz w:val="24"/>
          <w:rPrChange w16du:dateUtc="2026-07-07T18:18:00Z" w:author="Author" w:date="2026-07-07T20:18:00Z" w:id="13702">
            <w:rPr>
              <w:rFonts w:ascii="Times New Roman"/>
              <w:color w:val="000000"/>
              <w:spacing w:val="98"/>
            </w:rPr>
          </w:rPrChange>
        </w:rPr>
        <w:t xml:space="preserve"> </w:t>
      </w:r>
      <w:r w:rsidR="00A96A35" w:rsidRPr="0027638C">
        <w:rPr>
          <w:sz w:val="24"/>
          <w:rPrChange w16du:dateUtc="2026-07-07T18:18:00Z" w:author="Author" w:date="2026-07-07T20:18:00Z" w:id="13703">
            <w:rPr>
              <w:rFonts w:ascii="Times New Roman"/>
              <w:color w:val="000000"/>
            </w:rPr>
          </w:rPrChange>
        </w:rPr>
        <w:t>IPSUM</w:t>
      </w:r>
      <w:r w:rsidR="00A96A35" w:rsidRPr="0027638C">
        <w:rPr>
          <w:sz w:val="24"/>
          <w:rPrChange w16du:dateUtc="2026-07-07T18:18:00Z" w:author="Author" w:date="2026-07-07T20:18:00Z" w:id="13704">
            <w:rPr>
              <w:rFonts w:ascii="Times New Roman"/>
              <w:color w:val="000000"/>
              <w:spacing w:val="97"/>
            </w:rPr>
          </w:rPrChange>
        </w:rPr>
        <w:t xml:space="preserve"> </w:t>
      </w:r>
      <w:r w:rsidR="00A96A35" w:rsidRPr="0027638C">
        <w:rPr>
          <w:sz w:val="24"/>
          <w:rPrChange w16du:dateUtc="2026-07-07T18:18:00Z" w:author="Author" w:date="2026-07-07T20:18:00Z" w:id="13705">
            <w:rPr>
              <w:rFonts w:ascii="Times New Roman"/>
              <w:color w:val="000000"/>
            </w:rPr>
          </w:rPrChange>
        </w:rPr>
        <w:t>DOLOR</w:t>
      </w:r>
      <w:r w:rsidR="00A96A35" w:rsidRPr="0027638C">
        <w:rPr>
          <w:sz w:val="24"/>
          <w:rPrChange w16du:dateUtc="2026-07-07T18:18:00Z" w:author="Author" w:date="2026-07-07T20:18:00Z" w:id="13706">
            <w:rPr>
              <w:rFonts w:ascii="Times New Roman"/>
              <w:color w:val="000000"/>
              <w:spacing w:val="98"/>
            </w:rPr>
          </w:rPrChange>
        </w:rPr>
        <w:t xml:space="preserve"> </w:t>
      </w:r>
      <w:r w:rsidR="00A96A35" w:rsidRPr="0027638C">
        <w:rPr>
          <w:sz w:val="24"/>
          <w:rPrChange w16du:dateUtc="2026-07-07T18:18:00Z" w:author="Author" w:date="2026-07-07T20:18:00Z" w:id="13707">
            <w:rPr>
              <w:rFonts w:ascii="Times New Roman"/>
              <w:color w:val="000000"/>
            </w:rPr>
          </w:rPrChange>
        </w:rPr>
        <w:t>SIT</w:t>
      </w:r>
      <w:r w:rsidR="00A96A35" w:rsidRPr="0027638C">
        <w:rPr>
          <w:sz w:val="24"/>
          <w:rPrChange w16du:dateUtc="2026-07-07T18:18:00Z" w:author="Author" w:date="2026-07-07T20:18:00Z" w:id="13708">
            <w:rPr>
              <w:rFonts w:ascii="Times New Roman"/>
              <w:color w:val="000000"/>
              <w:spacing w:val="98"/>
            </w:rPr>
          </w:rPrChange>
        </w:rPr>
        <w:t xml:space="preserve"> </w:t>
      </w:r>
      <w:r w:rsidR="00A96A35" w:rsidRPr="0027638C">
        <w:rPr>
          <w:sz w:val="24"/>
          <w:rPrChange w16du:dateUtc="2026-07-07T18:18:00Z" w:author="Author" w:date="2026-07-07T20:18:00Z" w:id="13709">
            <w:rPr>
              <w:rFonts w:ascii="Times New Roman"/>
              <w:color w:val="000000"/>
            </w:rPr>
          </w:rPrChange>
        </w:rPr>
        <w:t>AMET</w:t>
      </w:r>
      <w:r w:rsidR="00A96A35" w:rsidRPr="0027638C">
        <w:rPr>
          <w:sz w:val="24"/>
          <w:rPrChange w16du:dateUtc="2026-07-07T18:18:00Z" w:author="Author" w:date="2026-07-07T20:18:00Z" w:id="13710">
            <w:rPr>
              <w:rFonts w:ascii="Times New Roman"/>
              <w:color w:val="000000"/>
              <w:spacing w:val="98"/>
            </w:rPr>
          </w:rPrChange>
        </w:rPr>
        <w:t xml:space="preserve"> </w:t>
      </w:r>
      <w:r w:rsidR="00A96A35" w:rsidRPr="0027638C">
        <w:rPr>
          <w:sz w:val="24"/>
          <w:rPrChange w16du:dateUtc="2026-07-07T18:18:00Z" w:author="Author" w:date="2026-07-07T20:18:00Z" w:id="13711">
            <w:rPr>
              <w:rFonts w:ascii="Times New Roman" w:hAnsi="Times New Roman"/>
              <w:color w:val="000000"/>
            </w:rPr>
          </w:rPrChange>
        </w:rPr>
        <w:t>CONSECTETUR</w:t>
      </w:r>
      <w:del w16du:dateUtc="2026-07-07T18:18:00Z" w:author="Author" w:date="2026-07-07T20:18:00Z" w:id="13712">
        <w:r>
          <w:rPr>
            <w:color w:val="000000"/>
          </w:rPr>
          <w:cr/>
        </w:r>
      </w:del>
      <w:r w:rsidR="00A96A35" w:rsidRPr="0027638C">
        <w:rPr>
          <w:sz w:val="24"/>
          <w:rPrChange w16du:dateUtc="2026-07-07T18:18:00Z" w:author="Author" w:date="2026-07-07T20:18:00Z" w:id="13713">
            <w:rPr>
              <w:rFonts w:ascii="Times New Roman"/>
              <w:color w:val="000000"/>
              <w:spacing w:val="665"/>
            </w:rPr>
          </w:rPrChange>
        </w:rPr>
        <w:t xml:space="preserve"> </w:t>
      </w:r>
      <w:r w:rsidR="00A96A35" w:rsidRPr="0027638C">
        <w:rPr>
          <w:sz w:val="24"/>
          <w:rPrChange w16du:dateUtc="2026-07-07T18:18:00Z" w:author="Author" w:date="2026-07-07T20:18:00Z" w:id="13714">
            <w:rPr>
              <w:rFonts w:ascii="Times New Roman"/>
              <w:color w:val="000000"/>
            </w:rPr>
          </w:rPrChange>
        </w:rPr>
        <w:t>ADIPISCING</w:t>
      </w:r>
      <w:r w:rsidR="00A96A35" w:rsidRPr="0027638C">
        <w:rPr>
          <w:sz w:val="24"/>
          <w:rPrChange w16du:dateUtc="2026-07-07T18:18:00Z" w:author="Author" w:date="2026-07-07T20:18:00Z" w:id="13715">
            <w:rPr>
              <w:rFonts w:ascii="Times New Roman"/>
              <w:color w:val="000000"/>
              <w:spacing w:val="66"/>
            </w:rPr>
          </w:rPrChange>
        </w:rPr>
        <w:t xml:space="preserve"> </w:t>
      </w:r>
      <w:r w:rsidR="00A96A35" w:rsidRPr="0027638C">
        <w:rPr>
          <w:sz w:val="24"/>
          <w:rPrChange w16du:dateUtc="2026-07-07T18:18:00Z" w:author="Author" w:date="2026-07-07T20:18:00Z" w:id="13716">
            <w:rPr>
              <w:rFonts w:ascii="Times New Roman"/>
              <w:color w:val="000000"/>
            </w:rPr>
          </w:rPrChange>
        </w:rPr>
        <w:t>ELIT</w:t>
      </w:r>
      <w:r w:rsidR="00A96A35" w:rsidRPr="0027638C">
        <w:rPr>
          <w:sz w:val="24"/>
          <w:rPrChange w16du:dateUtc="2026-07-07T18:18:00Z" w:author="Author" w:date="2026-07-07T20:18:00Z" w:id="13717">
            <w:rPr>
              <w:rFonts w:ascii="Times New Roman"/>
              <w:color w:val="000000"/>
              <w:spacing w:val="66"/>
            </w:rPr>
          </w:rPrChange>
        </w:rPr>
        <w:t xml:space="preserve"> </w:t>
      </w:r>
      <w:r w:rsidR="00A96A35" w:rsidRPr="0027638C">
        <w:rPr>
          <w:sz w:val="24"/>
          <w:rPrChange w16du:dateUtc="2026-07-07T18:18:00Z" w:author="Author" w:date="2026-07-07T20:18:00Z" w:id="13718">
            <w:rPr>
              <w:rFonts w:ascii="Times New Roman"/>
              <w:color w:val="000000"/>
            </w:rPr>
          </w:rPrChange>
        </w:rPr>
        <w:t>SED,</w:t>
      </w:r>
      <w:r w:rsidR="00A96A35" w:rsidRPr="0027638C">
        <w:rPr>
          <w:sz w:val="24"/>
          <w:rPrChange w16du:dateUtc="2026-07-07T18:18:00Z" w:author="Author" w:date="2026-07-07T20:18:00Z" w:id="13719">
            <w:rPr>
              <w:rFonts w:ascii="Times New Roman"/>
              <w:color w:val="000000"/>
              <w:spacing w:val="66"/>
            </w:rPr>
          </w:rPrChange>
        </w:rPr>
        <w:t xml:space="preserve"> </w:t>
      </w:r>
      <w:r w:rsidR="00A96A35" w:rsidRPr="0027638C">
        <w:rPr>
          <w:sz w:val="24"/>
          <w:rPrChange w16du:dateUtc="2026-07-07T18:18:00Z" w:author="Author" w:date="2026-07-07T20:18:00Z" w:id="13720">
            <w:rPr>
              <w:rFonts w:ascii="Times New Roman"/>
              <w:color w:val="000000"/>
            </w:rPr>
          </w:rPrChange>
        </w:rPr>
        <w:t>DO</w:t>
      </w:r>
      <w:r w:rsidR="00A96A35" w:rsidRPr="0027638C">
        <w:rPr>
          <w:sz w:val="24"/>
          <w:rPrChange w16du:dateUtc="2026-07-07T18:18:00Z" w:author="Author" w:date="2026-07-07T20:18:00Z" w:id="13721">
            <w:rPr>
              <w:rFonts w:ascii="Times New Roman"/>
              <w:color w:val="000000"/>
              <w:spacing w:val="66"/>
            </w:rPr>
          </w:rPrChange>
        </w:rPr>
        <w:t xml:space="preserve"> </w:t>
      </w:r>
      <w:r w:rsidR="00A96A35" w:rsidRPr="0027638C">
        <w:rPr>
          <w:sz w:val="24"/>
          <w:rPrChange w16du:dateUtc="2026-07-07T18:18:00Z" w:author="Author" w:date="2026-07-07T20:18:00Z" w:id="13722">
            <w:rPr>
              <w:rFonts w:ascii="Times New Roman"/>
              <w:color w:val="000000"/>
            </w:rPr>
          </w:rPrChange>
        </w:rPr>
        <w:t>EIUSMOD</w:t>
      </w:r>
      <w:r w:rsidR="00A96A35" w:rsidRPr="0027638C">
        <w:rPr>
          <w:sz w:val="24"/>
          <w:rPrChange w16du:dateUtc="2026-07-07T18:18:00Z" w:author="Author" w:date="2026-07-07T20:18:00Z" w:id="13723">
            <w:rPr>
              <w:rFonts w:ascii="Times New Roman"/>
              <w:color w:val="000000"/>
              <w:spacing w:val="66"/>
            </w:rPr>
          </w:rPrChange>
        </w:rPr>
        <w:t xml:space="preserve"> </w:t>
      </w:r>
      <w:r w:rsidR="00A96A35" w:rsidRPr="0027638C">
        <w:rPr>
          <w:sz w:val="24"/>
          <w:rPrChange w16du:dateUtc="2026-07-07T18:18:00Z" w:author="Author" w:date="2026-07-07T20:18:00Z" w:id="13724">
            <w:rPr>
              <w:rFonts w:ascii="Times New Roman"/>
              <w:color w:val="000000"/>
            </w:rPr>
          </w:rPrChange>
        </w:rPr>
        <w:t>TEMPOR,</w:t>
      </w:r>
      <w:r w:rsidR="00A96A35" w:rsidRPr="0027638C">
        <w:rPr>
          <w:sz w:val="24"/>
          <w:rPrChange w16du:dateUtc="2026-07-07T18:18:00Z" w:author="Author" w:date="2026-07-07T20:18:00Z" w:id="13725">
            <w:rPr>
              <w:rFonts w:ascii="Times New Roman"/>
              <w:color w:val="000000"/>
              <w:spacing w:val="66"/>
            </w:rPr>
          </w:rPrChange>
        </w:rPr>
        <w:t xml:space="preserve"> </w:t>
      </w:r>
      <w:r w:rsidR="00A96A35" w:rsidRPr="0027638C">
        <w:rPr>
          <w:sz w:val="24"/>
          <w:rPrChange w16du:dateUtc="2026-07-07T18:18:00Z" w:author="Author" w:date="2026-07-07T20:18:00Z" w:id="13726">
            <w:rPr>
              <w:rFonts w:ascii="Times New Roman"/>
              <w:color w:val="000000"/>
            </w:rPr>
          </w:rPrChange>
        </w:rPr>
        <w:t>INCIDIDUNT</w:t>
      </w:r>
      <w:r w:rsidR="00A96A35" w:rsidRPr="0027638C">
        <w:rPr>
          <w:sz w:val="24"/>
          <w:rPrChange w16du:dateUtc="2026-07-07T18:18:00Z" w:author="Author" w:date="2026-07-07T20:18:00Z" w:id="13727">
            <w:rPr>
              <w:rFonts w:ascii="Times New Roman"/>
              <w:color w:val="000000"/>
              <w:spacing w:val="66"/>
            </w:rPr>
          </w:rPrChange>
        </w:rPr>
        <w:t xml:space="preserve"> </w:t>
      </w:r>
      <w:r w:rsidR="00A96A35" w:rsidRPr="0027638C">
        <w:rPr>
          <w:sz w:val="24"/>
          <w:rPrChange w16du:dateUtc="2026-07-07T18:18:00Z" w:author="Author" w:date="2026-07-07T20:18:00Z" w:id="13728">
            <w:rPr>
              <w:rFonts w:ascii="Times New Roman" w:hAnsi="Times New Roman"/>
              <w:color w:val="000000"/>
            </w:rPr>
          </w:rPrChange>
        </w:rPr>
        <w:t>(UT</w:t>
      </w:r>
      <w:del w16du:dateUtc="2026-07-07T18:18:00Z" w:author="Author" w:date="2026-07-07T20:18:00Z" w:id="13729">
        <w:r>
          <w:rPr>
            <w:color w:val="000000"/>
          </w:rPr>
          <w:cr/>
        </w:r>
      </w:del>
      <w:r w:rsidR="00A96A35" w:rsidRPr="0027638C">
        <w:rPr>
          <w:sz w:val="24"/>
          <w:rPrChange w16du:dateUtc="2026-07-07T18:18:00Z" w:author="Author" w:date="2026-07-07T20:18:00Z" w:id="13730">
            <w:rPr>
              <w:rFonts w:ascii="Times New Roman"/>
              <w:color w:val="000000"/>
              <w:spacing w:val="665"/>
            </w:rPr>
          </w:rPrChange>
        </w:rPr>
        <w:t xml:space="preserve"> </w:t>
      </w:r>
      <w:r w:rsidR="00A96A35" w:rsidRPr="0027638C">
        <w:rPr>
          <w:sz w:val="24"/>
          <w:rPrChange w16du:dateUtc="2026-07-07T18:18:00Z" w:author="Author" w:date="2026-07-07T20:18:00Z" w:id="13731">
            <w:rPr>
              <w:rFonts w:ascii="Times New Roman"/>
              <w:color w:val="000000"/>
            </w:rPr>
          </w:rPrChange>
        </w:rPr>
        <w:t>LABORE</w:t>
      </w:r>
      <w:r w:rsidR="00A96A35" w:rsidRPr="0027638C">
        <w:rPr>
          <w:sz w:val="24"/>
          <w:rPrChange w16du:dateUtc="2026-07-07T18:18:00Z" w:author="Author" w:date="2026-07-07T20:18:00Z" w:id="13732">
            <w:rPr>
              <w:rFonts w:ascii="Times New Roman"/>
              <w:color w:val="000000"/>
              <w:spacing w:val="97"/>
            </w:rPr>
          </w:rPrChange>
        </w:rPr>
        <w:t xml:space="preserve"> </w:t>
      </w:r>
      <w:r w:rsidR="00A96A35" w:rsidRPr="0027638C">
        <w:rPr>
          <w:sz w:val="24"/>
          <w:rPrChange w16du:dateUtc="2026-07-07T18:18:00Z" w:author="Author" w:date="2026-07-07T20:18:00Z" w:id="13733">
            <w:rPr>
              <w:rFonts w:ascii="Times New Roman"/>
              <w:color w:val="000000"/>
            </w:rPr>
          </w:rPrChange>
        </w:rPr>
        <w:t>ET</w:t>
      </w:r>
      <w:r w:rsidR="00A96A35" w:rsidRPr="0027638C">
        <w:rPr>
          <w:sz w:val="24"/>
          <w:rPrChange w16du:dateUtc="2026-07-07T18:18:00Z" w:author="Author" w:date="2026-07-07T20:18:00Z" w:id="13734">
            <w:rPr>
              <w:rFonts w:ascii="Times New Roman"/>
              <w:color w:val="000000"/>
              <w:spacing w:val="97"/>
            </w:rPr>
          </w:rPrChange>
        </w:rPr>
        <w:t xml:space="preserve"> </w:t>
      </w:r>
      <w:r w:rsidR="00A96A35" w:rsidRPr="0027638C">
        <w:rPr>
          <w:sz w:val="24"/>
          <w:rPrChange w16du:dateUtc="2026-07-07T18:18:00Z" w:author="Author" w:date="2026-07-07T20:18:00Z" w:id="13735">
            <w:rPr>
              <w:rFonts w:ascii="Times New Roman"/>
              <w:color w:val="000000"/>
            </w:rPr>
          </w:rPrChange>
        </w:rPr>
        <w:t>DOLORE</w:t>
      </w:r>
      <w:r w:rsidR="00A96A35" w:rsidRPr="0027638C">
        <w:rPr>
          <w:sz w:val="24"/>
          <w:rPrChange w16du:dateUtc="2026-07-07T18:18:00Z" w:author="Author" w:date="2026-07-07T20:18:00Z" w:id="13736">
            <w:rPr>
              <w:rFonts w:ascii="Times New Roman"/>
              <w:color w:val="000000"/>
              <w:spacing w:val="97"/>
            </w:rPr>
          </w:rPrChange>
        </w:rPr>
        <w:t xml:space="preserve"> </w:t>
      </w:r>
      <w:r w:rsidR="00A96A35" w:rsidRPr="0027638C">
        <w:rPr>
          <w:sz w:val="24"/>
          <w:rPrChange w16du:dateUtc="2026-07-07T18:18:00Z" w:author="Author" w:date="2026-07-07T20:18:00Z" w:id="13737">
            <w:rPr>
              <w:rFonts w:ascii="Times New Roman"/>
              <w:color w:val="000000"/>
            </w:rPr>
          </w:rPrChange>
        </w:rPr>
        <w:lastRenderedPageBreak/>
        <w:t>MAGNA),</w:t>
      </w:r>
      <w:r w:rsidR="00A96A35" w:rsidRPr="0027638C">
        <w:rPr>
          <w:sz w:val="24"/>
          <w:rPrChange w16du:dateUtc="2026-07-07T18:18:00Z" w:author="Author" w:date="2026-07-07T20:18:00Z" w:id="13738">
            <w:rPr>
              <w:rFonts w:ascii="Times New Roman"/>
              <w:color w:val="000000"/>
              <w:spacing w:val="97"/>
            </w:rPr>
          </w:rPrChange>
        </w:rPr>
        <w:t xml:space="preserve"> </w:t>
      </w:r>
      <w:r w:rsidR="00A96A35" w:rsidRPr="0027638C">
        <w:rPr>
          <w:sz w:val="24"/>
          <w:rPrChange w16du:dateUtc="2026-07-07T18:18:00Z" w:author="Author" w:date="2026-07-07T20:18:00Z" w:id="13739">
            <w:rPr>
              <w:rFonts w:ascii="Times New Roman"/>
              <w:color w:val="000000"/>
            </w:rPr>
          </w:rPrChange>
        </w:rPr>
        <w:t>ALIQUA</w:t>
      </w:r>
      <w:r w:rsidR="00A96A35" w:rsidRPr="0027638C">
        <w:rPr>
          <w:sz w:val="24"/>
          <w:rPrChange w16du:dateUtc="2026-07-07T18:18:00Z" w:author="Author" w:date="2026-07-07T20:18:00Z" w:id="13740">
            <w:rPr>
              <w:rFonts w:ascii="Times New Roman"/>
              <w:color w:val="000000"/>
              <w:spacing w:val="97"/>
            </w:rPr>
          </w:rPrChange>
        </w:rPr>
        <w:t xml:space="preserve"> </w:t>
      </w:r>
      <w:r w:rsidR="00A96A35" w:rsidRPr="0027638C">
        <w:rPr>
          <w:sz w:val="24"/>
          <w:rPrChange w16du:dateUtc="2026-07-07T18:18:00Z" w:author="Author" w:date="2026-07-07T20:18:00Z" w:id="13741">
            <w:rPr>
              <w:rFonts w:ascii="Times New Roman"/>
              <w:color w:val="000000"/>
            </w:rPr>
          </w:rPrChange>
        </w:rPr>
        <w:t>LOREM,</w:t>
      </w:r>
      <w:r w:rsidR="00A96A35" w:rsidRPr="0027638C">
        <w:rPr>
          <w:sz w:val="24"/>
          <w:rPrChange w16du:dateUtc="2026-07-07T18:18:00Z" w:author="Author" w:date="2026-07-07T20:18:00Z" w:id="13742">
            <w:rPr>
              <w:rFonts w:ascii="Times New Roman"/>
              <w:color w:val="000000"/>
              <w:spacing w:val="97"/>
            </w:rPr>
          </w:rPrChange>
        </w:rPr>
        <w:t xml:space="preserve"> </w:t>
      </w:r>
      <w:r w:rsidR="00A96A35" w:rsidRPr="0027638C">
        <w:rPr>
          <w:sz w:val="24"/>
          <w:rPrChange w16du:dateUtc="2026-07-07T18:18:00Z" w:author="Author" w:date="2026-07-07T20:18:00Z" w:id="13743">
            <w:rPr>
              <w:rFonts w:ascii="Times New Roman"/>
              <w:color w:val="000000"/>
            </w:rPr>
          </w:rPrChange>
        </w:rPr>
        <w:t>IPSUM</w:t>
      </w:r>
      <w:r w:rsidR="00A96A35" w:rsidRPr="0027638C">
        <w:rPr>
          <w:sz w:val="24"/>
          <w:rPrChange w16du:dateUtc="2026-07-07T18:18:00Z" w:author="Author" w:date="2026-07-07T20:18:00Z" w:id="13744">
            <w:rPr>
              <w:rFonts w:ascii="Times New Roman"/>
              <w:color w:val="000000"/>
              <w:spacing w:val="97"/>
            </w:rPr>
          </w:rPrChange>
        </w:rPr>
        <w:t xml:space="preserve"> </w:t>
      </w:r>
      <w:r w:rsidR="00A96A35" w:rsidRPr="0027638C">
        <w:rPr>
          <w:sz w:val="24"/>
          <w:rPrChange w16du:dateUtc="2026-07-07T18:18:00Z" w:author="Author" w:date="2026-07-07T20:18:00Z" w:id="13745">
            <w:rPr>
              <w:rFonts w:ascii="Times New Roman" w:hAnsi="Times New Roman"/>
              <w:color w:val="000000"/>
            </w:rPr>
          </w:rPrChange>
        </w:rPr>
        <w:t>DOLOR</w:t>
      </w:r>
      <w:del w16du:dateUtc="2026-07-07T18:18:00Z" w:author="Author" w:date="2026-07-07T20:18:00Z" w:id="13746">
        <w:r>
          <w:rPr>
            <w:color w:val="000000"/>
          </w:rPr>
          <w:cr/>
        </w:r>
      </w:del>
      <w:r w:rsidR="00A96A35" w:rsidRPr="0027638C">
        <w:rPr>
          <w:sz w:val="24"/>
          <w:rPrChange w16du:dateUtc="2026-07-07T18:18:00Z" w:author="Author" w:date="2026-07-07T20:18:00Z" w:id="13747">
            <w:rPr>
              <w:rFonts w:ascii="Times New Roman"/>
              <w:color w:val="000000"/>
              <w:spacing w:val="665"/>
            </w:rPr>
          </w:rPrChange>
        </w:rPr>
        <w:t xml:space="preserve"> </w:t>
      </w:r>
      <w:r w:rsidR="00A96A35" w:rsidRPr="0027638C">
        <w:rPr>
          <w:sz w:val="24"/>
          <w:rPrChange w16du:dateUtc="2026-07-07T18:18:00Z" w:author="Author" w:date="2026-07-07T20:18:00Z" w:id="13748">
            <w:rPr>
              <w:rFonts w:ascii="Times New Roman"/>
              <w:color w:val="000000"/>
            </w:rPr>
          </w:rPrChange>
        </w:rPr>
        <w:t>SIT</w:t>
      </w:r>
      <w:r w:rsidR="00A96A35" w:rsidRPr="0027638C">
        <w:rPr>
          <w:sz w:val="24"/>
          <w:rPrChange w16du:dateUtc="2026-07-07T18:18:00Z" w:author="Author" w:date="2026-07-07T20:18:00Z" w:id="13749">
            <w:rPr>
              <w:rFonts w:ascii="Times New Roman"/>
              <w:color w:val="000000"/>
              <w:spacing w:val="6"/>
            </w:rPr>
          </w:rPrChange>
        </w:rPr>
        <w:t xml:space="preserve"> </w:t>
      </w:r>
      <w:r w:rsidR="00A96A35" w:rsidRPr="0027638C">
        <w:rPr>
          <w:sz w:val="24"/>
          <w:rPrChange w16du:dateUtc="2026-07-07T18:18:00Z" w:author="Author" w:date="2026-07-07T20:18:00Z" w:id="13750">
            <w:rPr>
              <w:rFonts w:ascii="Times New Roman"/>
              <w:color w:val="000000"/>
            </w:rPr>
          </w:rPrChange>
        </w:rPr>
        <w:t>AMET</w:t>
      </w:r>
      <w:r w:rsidR="00A96A35" w:rsidRPr="0027638C">
        <w:rPr>
          <w:sz w:val="24"/>
          <w:rPrChange w16du:dateUtc="2026-07-07T18:18:00Z" w:author="Author" w:date="2026-07-07T20:18:00Z" w:id="13751">
            <w:rPr>
              <w:rFonts w:ascii="Times New Roman"/>
              <w:color w:val="000000"/>
              <w:spacing w:val="6"/>
            </w:rPr>
          </w:rPrChange>
        </w:rPr>
        <w:t xml:space="preserve"> </w:t>
      </w:r>
      <w:r w:rsidR="00A96A35" w:rsidRPr="0027638C">
        <w:rPr>
          <w:sz w:val="24"/>
          <w:rPrChange w16du:dateUtc="2026-07-07T18:18:00Z" w:author="Author" w:date="2026-07-07T20:18:00Z" w:id="13752">
            <w:rPr>
              <w:rFonts w:ascii="Times New Roman"/>
              <w:color w:val="000000"/>
            </w:rPr>
          </w:rPrChange>
        </w:rPr>
        <w:t>CONSECTETUR</w:t>
      </w:r>
      <w:r w:rsidR="00A96A35" w:rsidRPr="0027638C">
        <w:rPr>
          <w:sz w:val="24"/>
          <w:rPrChange w16du:dateUtc="2026-07-07T18:18:00Z" w:author="Author" w:date="2026-07-07T20:18:00Z" w:id="13753">
            <w:rPr>
              <w:rFonts w:ascii="Times New Roman"/>
              <w:color w:val="000000"/>
              <w:spacing w:val="6"/>
            </w:rPr>
          </w:rPrChange>
        </w:rPr>
        <w:t xml:space="preserve"> </w:t>
      </w:r>
      <w:r w:rsidR="00A96A35" w:rsidRPr="0027638C">
        <w:rPr>
          <w:sz w:val="24"/>
          <w:rPrChange w16du:dateUtc="2026-07-07T18:18:00Z" w:author="Author" w:date="2026-07-07T20:18:00Z" w:id="13754">
            <w:rPr>
              <w:rFonts w:ascii="Times New Roman"/>
              <w:color w:val="000000"/>
            </w:rPr>
          </w:rPrChange>
        </w:rPr>
        <w:t>ADIPISCING</w:t>
      </w:r>
      <w:r w:rsidR="00A96A35" w:rsidRPr="0027638C">
        <w:rPr>
          <w:sz w:val="24"/>
          <w:rPrChange w16du:dateUtc="2026-07-07T18:18:00Z" w:author="Author" w:date="2026-07-07T20:18:00Z" w:id="13755">
            <w:rPr>
              <w:rFonts w:ascii="Times New Roman"/>
              <w:color w:val="000000"/>
              <w:spacing w:val="6"/>
            </w:rPr>
          </w:rPrChange>
        </w:rPr>
        <w:t xml:space="preserve"> </w:t>
      </w:r>
      <w:r w:rsidR="00A96A35" w:rsidRPr="0027638C">
        <w:rPr>
          <w:sz w:val="24"/>
          <w:rPrChange w16du:dateUtc="2026-07-07T18:18:00Z" w:author="Author" w:date="2026-07-07T20:18:00Z" w:id="13756">
            <w:rPr>
              <w:rFonts w:ascii="Times New Roman"/>
              <w:color w:val="000000"/>
            </w:rPr>
          </w:rPrChange>
        </w:rPr>
        <w:t>ELIT</w:t>
      </w:r>
      <w:r w:rsidR="00A96A35" w:rsidRPr="0027638C">
        <w:rPr>
          <w:sz w:val="24"/>
          <w:rPrChange w16du:dateUtc="2026-07-07T18:18:00Z" w:author="Author" w:date="2026-07-07T20:18:00Z" w:id="13757">
            <w:rPr>
              <w:rFonts w:ascii="Times New Roman"/>
              <w:color w:val="000000"/>
              <w:spacing w:val="6"/>
            </w:rPr>
          </w:rPrChange>
        </w:rPr>
        <w:t xml:space="preserve"> </w:t>
      </w:r>
      <w:r w:rsidR="00A96A35" w:rsidRPr="0027638C">
        <w:rPr>
          <w:sz w:val="24"/>
          <w:rPrChange w16du:dateUtc="2026-07-07T18:18:00Z" w:author="Author" w:date="2026-07-07T20:18:00Z" w:id="13758">
            <w:rPr>
              <w:rFonts w:ascii="Times New Roman"/>
              <w:color w:val="000000"/>
            </w:rPr>
          </w:rPrChange>
        </w:rPr>
        <w:t>SED</w:t>
      </w:r>
      <w:r w:rsidR="00A96A35" w:rsidRPr="0027638C">
        <w:rPr>
          <w:sz w:val="24"/>
          <w:rPrChange w16du:dateUtc="2026-07-07T18:18:00Z" w:author="Author" w:date="2026-07-07T20:18:00Z" w:id="13759">
            <w:rPr>
              <w:rFonts w:ascii="Times New Roman"/>
              <w:color w:val="000000"/>
              <w:spacing w:val="6"/>
            </w:rPr>
          </w:rPrChange>
        </w:rPr>
        <w:t xml:space="preserve"> </w:t>
      </w:r>
      <w:r w:rsidR="00A96A35" w:rsidRPr="0027638C">
        <w:rPr>
          <w:sz w:val="24"/>
          <w:rPrChange w16du:dateUtc="2026-07-07T18:18:00Z" w:author="Author" w:date="2026-07-07T20:18:00Z" w:id="13760">
            <w:rPr>
              <w:rFonts w:ascii="Times New Roman"/>
              <w:color w:val="000000"/>
            </w:rPr>
          </w:rPrChange>
        </w:rPr>
        <w:t>DO</w:t>
      </w:r>
      <w:r w:rsidR="00A96A35" w:rsidRPr="0027638C">
        <w:rPr>
          <w:sz w:val="24"/>
          <w:rPrChange w16du:dateUtc="2026-07-07T18:18:00Z" w:author="Author" w:date="2026-07-07T20:18:00Z" w:id="13761">
            <w:rPr>
              <w:rFonts w:ascii="Times New Roman"/>
              <w:color w:val="000000"/>
              <w:spacing w:val="6"/>
            </w:rPr>
          </w:rPrChange>
        </w:rPr>
        <w:t xml:space="preserve"> </w:t>
      </w:r>
      <w:r w:rsidR="00A96A35" w:rsidRPr="0027638C">
        <w:rPr>
          <w:sz w:val="24"/>
          <w:rPrChange w16du:dateUtc="2026-07-07T18:18:00Z" w:author="Author" w:date="2026-07-07T20:18:00Z" w:id="13762">
            <w:rPr>
              <w:rFonts w:ascii="Times New Roman"/>
              <w:color w:val="000000"/>
            </w:rPr>
          </w:rPrChange>
        </w:rPr>
        <w:t>EIUSMOD</w:t>
      </w:r>
      <w:r w:rsidR="00A96A35" w:rsidRPr="0027638C">
        <w:rPr>
          <w:sz w:val="24"/>
          <w:rPrChange w16du:dateUtc="2026-07-07T18:18:00Z" w:author="Author" w:date="2026-07-07T20:18:00Z" w:id="13763">
            <w:rPr>
              <w:rFonts w:ascii="Times New Roman"/>
              <w:color w:val="000000"/>
              <w:spacing w:val="6"/>
            </w:rPr>
          </w:rPrChange>
        </w:rPr>
        <w:t xml:space="preserve"> </w:t>
      </w:r>
      <w:r w:rsidR="00A96A35" w:rsidRPr="0027638C">
        <w:rPr>
          <w:sz w:val="24"/>
          <w:rPrChange w16du:dateUtc="2026-07-07T18:18:00Z" w:author="Author" w:date="2026-07-07T20:18:00Z" w:id="13764">
            <w:rPr>
              <w:rFonts w:ascii="Times New Roman"/>
              <w:color w:val="000000"/>
            </w:rPr>
          </w:rPrChange>
        </w:rPr>
        <w:t>TEMPOR</w:t>
      </w:r>
      <w:r w:rsidR="00A96A35" w:rsidRPr="0027638C">
        <w:rPr>
          <w:sz w:val="24"/>
          <w:rPrChange w16du:dateUtc="2026-07-07T18:18:00Z" w:author="Author" w:date="2026-07-07T20:18:00Z" w:id="13765">
            <w:rPr>
              <w:rFonts w:ascii="Times New Roman"/>
              <w:color w:val="000000"/>
              <w:spacing w:val="6"/>
            </w:rPr>
          </w:rPrChange>
        </w:rPr>
        <w:t xml:space="preserve"> </w:t>
      </w:r>
      <w:r w:rsidR="00A96A35" w:rsidRPr="0027638C">
        <w:rPr>
          <w:sz w:val="24"/>
          <w:rPrChange w16du:dateUtc="2026-07-07T18:18:00Z" w:author="Author" w:date="2026-07-07T20:18:00Z" w:id="13766">
            <w:rPr>
              <w:rFonts w:ascii="Times New Roman"/>
              <w:color w:val="000000"/>
            </w:rPr>
          </w:rPrChange>
        </w:rPr>
        <w:t>INCIDIDUNT</w:t>
      </w:r>
      <w:r w:rsidR="00A96A35" w:rsidRPr="0027638C">
        <w:rPr>
          <w:sz w:val="24"/>
          <w:rPrChange w16du:dateUtc="2026-07-07T18:18:00Z" w:author="Author" w:date="2026-07-07T20:18:00Z" w:id="13767">
            <w:rPr>
              <w:rFonts w:ascii="Times New Roman"/>
              <w:color w:val="000000"/>
              <w:spacing w:val="6"/>
            </w:rPr>
          </w:rPrChange>
        </w:rPr>
        <w:t xml:space="preserve"> </w:t>
      </w:r>
      <w:r w:rsidR="00A96A35" w:rsidRPr="0027638C">
        <w:rPr>
          <w:sz w:val="24"/>
          <w:rPrChange w16du:dateUtc="2026-07-07T18:18:00Z" w:author="Author" w:date="2026-07-07T20:18:00Z" w:id="13768">
            <w:rPr>
              <w:rFonts w:ascii="Times New Roman"/>
              <w:color w:val="000000"/>
            </w:rPr>
          </w:rPrChange>
        </w:rPr>
        <w:t>UT</w:t>
      </w:r>
      <w:r w:rsidR="00A96A35" w:rsidRPr="0027638C">
        <w:rPr>
          <w:sz w:val="24"/>
          <w:rPrChange w16du:dateUtc="2026-07-07T18:18:00Z" w:author="Author" w:date="2026-07-07T20:18:00Z" w:id="13769">
            <w:rPr>
              <w:rFonts w:ascii="Times New Roman"/>
              <w:color w:val="000000"/>
              <w:spacing w:val="6"/>
            </w:rPr>
          </w:rPrChange>
        </w:rPr>
        <w:t xml:space="preserve"> </w:t>
      </w:r>
      <w:r w:rsidR="00A96A35" w:rsidRPr="0027638C">
        <w:rPr>
          <w:sz w:val="24"/>
          <w:rPrChange w16du:dateUtc="2026-07-07T18:18:00Z" w:author="Author" w:date="2026-07-07T20:18:00Z" w:id="13770">
            <w:rPr>
              <w:rFonts w:ascii="Times New Roman" w:hAnsi="Times New Roman"/>
              <w:color w:val="000000"/>
            </w:rPr>
          </w:rPrChange>
        </w:rPr>
        <w:t>LABORE</w:t>
      </w:r>
      <w:del w16du:dateUtc="2026-07-07T18:18:00Z" w:author="Author" w:date="2026-07-07T20:18:00Z" w:id="13771">
        <w:r>
          <w:rPr>
            <w:color w:val="000000"/>
          </w:rPr>
          <w:cr/>
        </w:r>
      </w:del>
      <w:r w:rsidR="00A96A35" w:rsidRPr="0027638C">
        <w:rPr>
          <w:sz w:val="24"/>
          <w:rPrChange w16du:dateUtc="2026-07-07T18:18:00Z" w:author="Author" w:date="2026-07-07T20:18:00Z" w:id="13772">
            <w:rPr>
              <w:rFonts w:ascii="Times New Roman"/>
              <w:color w:val="000000"/>
              <w:spacing w:val="665"/>
            </w:rPr>
          </w:rPrChange>
        </w:rPr>
        <w:t xml:space="preserve"> </w:t>
      </w:r>
      <w:r w:rsidR="00A96A35" w:rsidRPr="0027638C">
        <w:rPr>
          <w:sz w:val="24"/>
          <w:rPrChange w16du:dateUtc="2026-07-07T18:18:00Z" w:author="Author" w:date="2026-07-07T20:18:00Z" w:id="13773">
            <w:rPr>
              <w:rFonts w:ascii="Times New Roman"/>
              <w:color w:val="000000"/>
            </w:rPr>
          </w:rPrChange>
        </w:rPr>
        <w:t>24</w:t>
      </w:r>
      <w:r w:rsidR="00A96A35" w:rsidRPr="0027638C">
        <w:rPr>
          <w:sz w:val="24"/>
          <w:rPrChange w16du:dateUtc="2026-07-07T18:18:00Z" w:author="Author" w:date="2026-07-07T20:18:00Z" w:id="13774">
            <w:rPr>
              <w:rFonts w:ascii="Times New Roman"/>
              <w:color w:val="000000"/>
              <w:spacing w:val="13"/>
            </w:rPr>
          </w:rPrChange>
        </w:rPr>
        <w:t xml:space="preserve"> </w:t>
      </w:r>
      <w:r w:rsidR="00A96A35" w:rsidRPr="0027638C">
        <w:rPr>
          <w:sz w:val="24"/>
          <w:rPrChange w16du:dateUtc="2026-07-07T18:18:00Z" w:author="Author" w:date="2026-07-07T20:18:00Z" w:id="13775">
            <w:rPr>
              <w:rFonts w:ascii="Times New Roman"/>
              <w:color w:val="000000"/>
            </w:rPr>
          </w:rPrChange>
        </w:rPr>
        <w:t>ET</w:t>
      </w:r>
      <w:r w:rsidR="00A96A35" w:rsidRPr="0027638C">
        <w:rPr>
          <w:sz w:val="24"/>
          <w:rPrChange w16du:dateUtc="2026-07-07T18:18:00Z" w:author="Author" w:date="2026-07-07T20:18:00Z" w:id="13776">
            <w:rPr>
              <w:rFonts w:ascii="Times New Roman"/>
              <w:color w:val="000000"/>
              <w:spacing w:val="13"/>
            </w:rPr>
          </w:rPrChange>
        </w:rPr>
        <w:t xml:space="preserve"> </w:t>
      </w:r>
      <w:r w:rsidR="00A96A35" w:rsidRPr="0027638C">
        <w:rPr>
          <w:sz w:val="24"/>
          <w:rPrChange w16du:dateUtc="2026-07-07T18:18:00Z" w:author="Author" w:date="2026-07-07T20:18:00Z" w:id="13777">
            <w:rPr>
              <w:rFonts w:ascii="Times New Roman"/>
              <w:color w:val="000000"/>
            </w:rPr>
          </w:rPrChange>
        </w:rPr>
        <w:t>DOLORE</w:t>
      </w:r>
      <w:r w:rsidR="00A96A35" w:rsidRPr="0027638C">
        <w:rPr>
          <w:sz w:val="24"/>
          <w:rPrChange w16du:dateUtc="2026-07-07T18:18:00Z" w:author="Author" w:date="2026-07-07T20:18:00Z" w:id="13778">
            <w:rPr>
              <w:rFonts w:ascii="Times New Roman"/>
              <w:color w:val="000000"/>
              <w:spacing w:val="13"/>
            </w:rPr>
          </w:rPrChange>
        </w:rPr>
        <w:t xml:space="preserve"> </w:t>
      </w:r>
      <w:r w:rsidR="00A96A35" w:rsidRPr="0027638C">
        <w:rPr>
          <w:sz w:val="24"/>
          <w:rPrChange w16du:dateUtc="2026-07-07T18:18:00Z" w:author="Author" w:date="2026-07-07T20:18:00Z" w:id="13779">
            <w:rPr>
              <w:rFonts w:ascii="Times New Roman"/>
              <w:color w:val="000000"/>
            </w:rPr>
          </w:rPrChange>
        </w:rPr>
        <w:t>MAGNA</w:t>
      </w:r>
      <w:r w:rsidR="00A96A35" w:rsidRPr="0027638C">
        <w:rPr>
          <w:sz w:val="24"/>
          <w:rPrChange w16du:dateUtc="2026-07-07T18:18:00Z" w:author="Author" w:date="2026-07-07T20:18:00Z" w:id="13780">
            <w:rPr>
              <w:rFonts w:ascii="Times New Roman"/>
              <w:color w:val="000000"/>
              <w:spacing w:val="13"/>
            </w:rPr>
          </w:rPrChange>
        </w:rPr>
        <w:t xml:space="preserve"> </w:t>
      </w:r>
      <w:r w:rsidR="00A96A35" w:rsidRPr="0027638C">
        <w:rPr>
          <w:sz w:val="24"/>
          <w:rPrChange w16du:dateUtc="2026-07-07T18:18:00Z" w:author="Author" w:date="2026-07-07T20:18:00Z" w:id="13781">
            <w:rPr>
              <w:rFonts w:ascii="Times New Roman"/>
              <w:color w:val="000000"/>
            </w:rPr>
          </w:rPrChange>
        </w:rPr>
        <w:t>ALIQUA</w:t>
      </w:r>
      <w:r w:rsidR="00A96A35" w:rsidRPr="0027638C">
        <w:rPr>
          <w:sz w:val="24"/>
          <w:rPrChange w16du:dateUtc="2026-07-07T18:18:00Z" w:author="Author" w:date="2026-07-07T20:18:00Z" w:id="13782">
            <w:rPr>
              <w:rFonts w:ascii="Times New Roman"/>
              <w:color w:val="000000"/>
              <w:spacing w:val="13"/>
            </w:rPr>
          </w:rPrChange>
        </w:rPr>
        <w:t xml:space="preserve"> </w:t>
      </w:r>
      <w:r w:rsidR="00A96A35" w:rsidRPr="0027638C">
        <w:rPr>
          <w:sz w:val="24"/>
          <w:rPrChange w16du:dateUtc="2026-07-07T18:18:00Z" w:author="Author" w:date="2026-07-07T20:18:00Z" w:id="13783">
            <w:rPr>
              <w:rFonts w:ascii="Times New Roman"/>
              <w:color w:val="000000"/>
            </w:rPr>
          </w:rPrChange>
        </w:rPr>
        <w:t>LOREM</w:t>
      </w:r>
      <w:r w:rsidR="00A96A35" w:rsidRPr="0027638C">
        <w:rPr>
          <w:sz w:val="24"/>
          <w:rPrChange w16du:dateUtc="2026-07-07T18:18:00Z" w:author="Author" w:date="2026-07-07T20:18:00Z" w:id="13784">
            <w:rPr>
              <w:rFonts w:ascii="Times New Roman"/>
              <w:color w:val="000000"/>
              <w:spacing w:val="13"/>
            </w:rPr>
          </w:rPrChange>
        </w:rPr>
        <w:t xml:space="preserve"> </w:t>
      </w:r>
      <w:r w:rsidR="00A96A35" w:rsidRPr="0027638C">
        <w:rPr>
          <w:sz w:val="24"/>
          <w:rPrChange w16du:dateUtc="2026-07-07T18:18:00Z" w:author="Author" w:date="2026-07-07T20:18:00Z" w:id="13785">
            <w:rPr>
              <w:rFonts w:ascii="Times New Roman"/>
              <w:color w:val="000000"/>
            </w:rPr>
          </w:rPrChange>
        </w:rPr>
        <w:t>IPSUM</w:t>
      </w:r>
      <w:r w:rsidR="00A96A35" w:rsidRPr="0027638C">
        <w:rPr>
          <w:sz w:val="24"/>
          <w:rPrChange w16du:dateUtc="2026-07-07T18:18:00Z" w:author="Author" w:date="2026-07-07T20:18:00Z" w:id="13786">
            <w:rPr>
              <w:rFonts w:ascii="Times New Roman"/>
              <w:color w:val="000000"/>
              <w:spacing w:val="13"/>
            </w:rPr>
          </w:rPrChange>
        </w:rPr>
        <w:t xml:space="preserve"> </w:t>
      </w:r>
      <w:r w:rsidR="00A96A35" w:rsidRPr="0027638C">
        <w:rPr>
          <w:sz w:val="24"/>
          <w:rPrChange w16du:dateUtc="2026-07-07T18:18:00Z" w:author="Author" w:date="2026-07-07T20:18:00Z" w:id="13787">
            <w:rPr>
              <w:rFonts w:ascii="Times New Roman"/>
              <w:color w:val="000000"/>
            </w:rPr>
          </w:rPrChange>
        </w:rPr>
        <w:t>DOLOR</w:t>
      </w:r>
      <w:r w:rsidR="00A96A35" w:rsidRPr="0027638C">
        <w:rPr>
          <w:sz w:val="24"/>
          <w:rPrChange w16du:dateUtc="2026-07-07T18:18:00Z" w:author="Author" w:date="2026-07-07T20:18:00Z" w:id="13788">
            <w:rPr>
              <w:rFonts w:ascii="Times New Roman"/>
              <w:color w:val="000000"/>
              <w:spacing w:val="13"/>
            </w:rPr>
          </w:rPrChange>
        </w:rPr>
        <w:t xml:space="preserve"> </w:t>
      </w:r>
      <w:r w:rsidR="00A96A35" w:rsidRPr="0027638C">
        <w:rPr>
          <w:sz w:val="24"/>
          <w:rPrChange w16du:dateUtc="2026-07-07T18:18:00Z" w:author="Author" w:date="2026-07-07T20:18:00Z" w:id="13789">
            <w:rPr>
              <w:rFonts w:ascii="Times New Roman"/>
              <w:color w:val="000000"/>
            </w:rPr>
          </w:rPrChange>
        </w:rPr>
        <w:t>SIT</w:t>
      </w:r>
      <w:r w:rsidR="00A96A35" w:rsidRPr="0027638C">
        <w:rPr>
          <w:sz w:val="24"/>
          <w:rPrChange w16du:dateUtc="2026-07-07T18:18:00Z" w:author="Author" w:date="2026-07-07T20:18:00Z" w:id="13790">
            <w:rPr>
              <w:rFonts w:ascii="Times New Roman"/>
              <w:color w:val="000000"/>
              <w:spacing w:val="13"/>
            </w:rPr>
          </w:rPrChange>
        </w:rPr>
        <w:t xml:space="preserve"> </w:t>
      </w:r>
      <w:r w:rsidR="00A96A35" w:rsidRPr="0027638C">
        <w:rPr>
          <w:sz w:val="24"/>
          <w:rPrChange w16du:dateUtc="2026-07-07T18:18:00Z" w:author="Author" w:date="2026-07-07T20:18:00Z" w:id="13791">
            <w:rPr>
              <w:rFonts w:ascii="Times New Roman" w:hAnsi="Times New Roman"/>
              <w:color w:val="000000"/>
            </w:rPr>
          </w:rPrChange>
        </w:rPr>
        <w:t>AMET</w:t>
      </w:r>
      <w:del w16du:dateUtc="2026-07-07T18:18:00Z" w:author="Author" w:date="2026-07-07T20:18:00Z" w:id="13792">
        <w:r>
          <w:rPr>
            <w:color w:val="000000"/>
          </w:rPr>
          <w:cr/>
        </w:r>
      </w:del>
      <w:r w:rsidR="00A96A35" w:rsidRPr="0027638C">
        <w:rPr>
          <w:sz w:val="24"/>
          <w:rPrChange w16du:dateUtc="2026-07-07T18:18:00Z" w:author="Author" w:date="2026-07-07T20:18:00Z" w:id="13793">
            <w:rPr>
              <w:rFonts w:ascii="Times New Roman"/>
              <w:color w:val="000000"/>
              <w:spacing w:val="665"/>
            </w:rPr>
          </w:rPrChange>
        </w:rPr>
        <w:t xml:space="preserve"> </w:t>
      </w:r>
      <w:r w:rsidR="00A96A35" w:rsidRPr="0027638C">
        <w:rPr>
          <w:sz w:val="24"/>
          <w:rPrChange w16du:dateUtc="2026-07-07T18:18:00Z" w:author="Author" w:date="2026-07-07T20:18:00Z" w:id="13794">
            <w:rPr>
              <w:rFonts w:ascii="Times New Roman"/>
              <w:color w:val="000000"/>
            </w:rPr>
          </w:rPrChange>
        </w:rPr>
        <w:t>CONSECTETUR</w:t>
      </w:r>
      <w:r w:rsidR="00A96A35" w:rsidRPr="0027638C">
        <w:rPr>
          <w:sz w:val="24"/>
          <w:rPrChange w16du:dateUtc="2026-07-07T18:18:00Z" w:author="Author" w:date="2026-07-07T20:18:00Z" w:id="13795">
            <w:rPr>
              <w:rFonts w:ascii="Times New Roman"/>
              <w:color w:val="000000"/>
              <w:spacing w:val="14"/>
            </w:rPr>
          </w:rPrChange>
        </w:rPr>
        <w:t xml:space="preserve"> </w:t>
      </w:r>
      <w:r w:rsidR="00A96A35" w:rsidRPr="0027638C">
        <w:rPr>
          <w:sz w:val="24"/>
          <w:rPrChange w16du:dateUtc="2026-07-07T18:18:00Z" w:author="Author" w:date="2026-07-07T20:18:00Z" w:id="13796">
            <w:rPr>
              <w:rFonts w:ascii="Times New Roman"/>
              <w:color w:val="000000"/>
            </w:rPr>
          </w:rPrChange>
        </w:rPr>
        <w:t>ADIPISCING.</w:t>
      </w:r>
      <w:r w:rsidR="00A96A35" w:rsidRPr="0027638C">
        <w:rPr>
          <w:sz w:val="24"/>
          <w:rPrChange w16du:dateUtc="2026-07-07T18:18:00Z" w:author="Author" w:date="2026-07-07T20:18:00Z" w:id="13797">
            <w:rPr>
              <w:rFonts w:ascii="Times New Roman"/>
              <w:color w:val="000000"/>
              <w:spacing w:val="14"/>
            </w:rPr>
          </w:rPrChange>
        </w:rPr>
        <w:t xml:space="preserve"> </w:t>
      </w:r>
      <w:r w:rsidR="00A96A35" w:rsidRPr="0027638C">
        <w:rPr>
          <w:sz w:val="24"/>
          <w:rPrChange w16du:dateUtc="2026-07-07T18:18:00Z" w:author="Author" w:date="2026-07-07T20:18:00Z" w:id="13798">
            <w:rPr>
              <w:rFonts w:ascii="Times New Roman"/>
              <w:color w:val="000000"/>
            </w:rPr>
          </w:rPrChange>
        </w:rPr>
        <w:t>ELIT</w:t>
      </w:r>
      <w:r w:rsidR="00A96A35" w:rsidRPr="0027638C">
        <w:rPr>
          <w:sz w:val="24"/>
          <w:rPrChange w16du:dateUtc="2026-07-07T18:18:00Z" w:author="Author" w:date="2026-07-07T20:18:00Z" w:id="13799">
            <w:rPr>
              <w:rFonts w:ascii="Times New Roman"/>
              <w:color w:val="000000"/>
              <w:spacing w:val="14"/>
            </w:rPr>
          </w:rPrChange>
        </w:rPr>
        <w:t xml:space="preserve"> </w:t>
      </w:r>
      <w:r w:rsidR="00A96A35" w:rsidRPr="0027638C">
        <w:rPr>
          <w:sz w:val="24"/>
          <w:rPrChange w16du:dateUtc="2026-07-07T18:18:00Z" w:author="Author" w:date="2026-07-07T20:18:00Z" w:id="13800">
            <w:rPr>
              <w:rFonts w:ascii="Times New Roman"/>
              <w:color w:val="000000"/>
            </w:rPr>
          </w:rPrChange>
        </w:rPr>
        <w:t>SED</w:t>
      </w:r>
      <w:r w:rsidR="00A96A35" w:rsidRPr="0027638C">
        <w:rPr>
          <w:sz w:val="24"/>
          <w:rPrChange w16du:dateUtc="2026-07-07T18:18:00Z" w:author="Author" w:date="2026-07-07T20:18:00Z" w:id="13801">
            <w:rPr>
              <w:rFonts w:ascii="Times New Roman"/>
              <w:color w:val="000000"/>
              <w:spacing w:val="14"/>
            </w:rPr>
          </w:rPrChange>
        </w:rPr>
        <w:t xml:space="preserve"> </w:t>
      </w:r>
      <w:r w:rsidR="00A96A35" w:rsidRPr="0027638C">
        <w:rPr>
          <w:sz w:val="24"/>
          <w:rPrChange w16du:dateUtc="2026-07-07T18:18:00Z" w:author="Author" w:date="2026-07-07T20:18:00Z" w:id="13802">
            <w:rPr>
              <w:rFonts w:ascii="Times New Roman"/>
              <w:color w:val="000000"/>
            </w:rPr>
          </w:rPrChange>
        </w:rPr>
        <w:t>DO,</w:t>
      </w:r>
      <w:r w:rsidR="00A96A35" w:rsidRPr="0027638C">
        <w:rPr>
          <w:sz w:val="24"/>
          <w:rPrChange w16du:dateUtc="2026-07-07T18:18:00Z" w:author="Author" w:date="2026-07-07T20:18:00Z" w:id="13803">
            <w:rPr>
              <w:rFonts w:ascii="Times New Roman"/>
              <w:color w:val="000000"/>
              <w:spacing w:val="14"/>
            </w:rPr>
          </w:rPrChange>
        </w:rPr>
        <w:t xml:space="preserve"> </w:t>
      </w:r>
      <w:r w:rsidR="00A96A35" w:rsidRPr="0027638C">
        <w:rPr>
          <w:sz w:val="24"/>
          <w:rPrChange w16du:dateUtc="2026-07-07T18:18:00Z" w:author="Author" w:date="2026-07-07T20:18:00Z" w:id="13804">
            <w:rPr>
              <w:rFonts w:ascii="Times New Roman"/>
              <w:color w:val="000000"/>
            </w:rPr>
          </w:rPrChange>
        </w:rPr>
        <w:t>EIUSMOD</w:t>
      </w:r>
      <w:r w:rsidR="00A96A35" w:rsidRPr="0027638C">
        <w:rPr>
          <w:sz w:val="24"/>
          <w:rPrChange w16du:dateUtc="2026-07-07T18:18:00Z" w:author="Author" w:date="2026-07-07T20:18:00Z" w:id="13805">
            <w:rPr>
              <w:rFonts w:ascii="Times New Roman"/>
              <w:color w:val="000000"/>
              <w:spacing w:val="14"/>
            </w:rPr>
          </w:rPrChange>
        </w:rPr>
        <w:t xml:space="preserve"> </w:t>
      </w:r>
      <w:r w:rsidR="00A96A35" w:rsidRPr="0027638C">
        <w:rPr>
          <w:sz w:val="24"/>
          <w:rPrChange w16du:dateUtc="2026-07-07T18:18:00Z" w:author="Author" w:date="2026-07-07T20:18:00Z" w:id="13806">
            <w:rPr>
              <w:rFonts w:ascii="Times New Roman"/>
              <w:color w:val="000000"/>
            </w:rPr>
          </w:rPrChange>
        </w:rPr>
        <w:t>TEMPOR</w:t>
      </w:r>
      <w:r w:rsidR="00A96A35" w:rsidRPr="0027638C">
        <w:rPr>
          <w:sz w:val="24"/>
          <w:rPrChange w16du:dateUtc="2026-07-07T18:18:00Z" w:author="Author" w:date="2026-07-07T20:18:00Z" w:id="13807">
            <w:rPr>
              <w:rFonts w:ascii="Times New Roman"/>
              <w:color w:val="000000"/>
              <w:spacing w:val="14"/>
            </w:rPr>
          </w:rPrChange>
        </w:rPr>
        <w:t xml:space="preserve"> </w:t>
      </w:r>
      <w:r w:rsidR="00A96A35" w:rsidRPr="0027638C">
        <w:rPr>
          <w:sz w:val="24"/>
          <w:rPrChange w16du:dateUtc="2026-07-07T18:18:00Z" w:author="Author" w:date="2026-07-07T20:18:00Z" w:id="13808">
            <w:rPr>
              <w:rFonts w:ascii="Times New Roman"/>
              <w:color w:val="000000"/>
            </w:rPr>
          </w:rPrChange>
        </w:rPr>
        <w:t>INCIDIDUNT</w:t>
      </w:r>
      <w:r w:rsidR="00A96A35" w:rsidRPr="0027638C">
        <w:rPr>
          <w:sz w:val="24"/>
          <w:rPrChange w16du:dateUtc="2026-07-07T18:18:00Z" w:author="Author" w:date="2026-07-07T20:18:00Z" w:id="13809">
            <w:rPr>
              <w:rFonts w:ascii="Times New Roman"/>
              <w:color w:val="000000"/>
              <w:spacing w:val="14"/>
            </w:rPr>
          </w:rPrChange>
        </w:rPr>
        <w:t xml:space="preserve"> </w:t>
      </w:r>
      <w:r w:rsidR="00A96A35" w:rsidRPr="0027638C">
        <w:rPr>
          <w:sz w:val="24"/>
          <w:rPrChange w16du:dateUtc="2026-07-07T18:18:00Z" w:author="Author" w:date="2026-07-07T20:18:00Z" w:id="13810">
            <w:rPr>
              <w:rFonts w:ascii="Times New Roman"/>
              <w:color w:val="000000"/>
            </w:rPr>
          </w:rPrChange>
        </w:rPr>
        <w:t>UT</w:t>
      </w:r>
      <w:r w:rsidR="00A96A35" w:rsidRPr="0027638C">
        <w:rPr>
          <w:sz w:val="24"/>
          <w:rPrChange w16du:dateUtc="2026-07-07T18:18:00Z" w:author="Author" w:date="2026-07-07T20:18:00Z" w:id="13811">
            <w:rPr>
              <w:rFonts w:ascii="Times New Roman"/>
              <w:color w:val="000000"/>
              <w:spacing w:val="14"/>
            </w:rPr>
          </w:rPrChange>
        </w:rPr>
        <w:t xml:space="preserve"> </w:t>
      </w:r>
      <w:r w:rsidR="00A96A35" w:rsidRPr="0027638C">
        <w:rPr>
          <w:sz w:val="24"/>
          <w:rPrChange w16du:dateUtc="2026-07-07T18:18:00Z" w:author="Author" w:date="2026-07-07T20:18:00Z" w:id="13812">
            <w:rPr>
              <w:rFonts w:ascii="Times New Roman"/>
              <w:color w:val="000000"/>
            </w:rPr>
          </w:rPrChange>
        </w:rPr>
        <w:t>LABORE</w:t>
      </w:r>
      <w:r w:rsidR="00A96A35" w:rsidRPr="0027638C">
        <w:rPr>
          <w:sz w:val="24"/>
          <w:rPrChange w16du:dateUtc="2026-07-07T18:18:00Z" w:author="Author" w:date="2026-07-07T20:18:00Z" w:id="13813">
            <w:rPr>
              <w:rFonts w:ascii="Times New Roman"/>
              <w:color w:val="000000"/>
              <w:spacing w:val="14"/>
            </w:rPr>
          </w:rPrChange>
        </w:rPr>
        <w:t xml:space="preserve"> </w:t>
      </w:r>
      <w:r w:rsidR="00A96A35" w:rsidRPr="0027638C">
        <w:rPr>
          <w:sz w:val="24"/>
          <w:rPrChange w16du:dateUtc="2026-07-07T18:18:00Z" w:author="Author" w:date="2026-07-07T20:18:00Z" w:id="13814">
            <w:rPr>
              <w:rFonts w:ascii="Times New Roman" w:hAnsi="Times New Roman"/>
              <w:color w:val="000000"/>
            </w:rPr>
          </w:rPrChange>
        </w:rPr>
        <w:t>ET</w:t>
      </w:r>
      <w:del w16du:dateUtc="2026-07-07T18:18:00Z" w:author="Author" w:date="2026-07-07T20:18:00Z" w:id="13815">
        <w:r>
          <w:rPr>
            <w:color w:val="000000"/>
          </w:rPr>
          <w:cr/>
        </w:r>
      </w:del>
      <w:r w:rsidR="00A96A35" w:rsidRPr="0027638C">
        <w:rPr>
          <w:sz w:val="24"/>
          <w:rPrChange w16du:dateUtc="2026-07-07T18:18:00Z" w:author="Author" w:date="2026-07-07T20:18:00Z" w:id="13816">
            <w:rPr>
              <w:rFonts w:ascii="Times New Roman"/>
              <w:color w:val="000000"/>
              <w:spacing w:val="665"/>
            </w:rPr>
          </w:rPrChange>
        </w:rPr>
        <w:t xml:space="preserve"> </w:t>
      </w:r>
      <w:r w:rsidR="00A96A35" w:rsidRPr="0027638C">
        <w:rPr>
          <w:sz w:val="24"/>
          <w:rPrChange w16du:dateUtc="2026-07-07T18:18:00Z" w:author="Author" w:date="2026-07-07T20:18:00Z" w:id="13817">
            <w:rPr>
              <w:rFonts w:ascii="Times New Roman"/>
              <w:color w:val="000000"/>
            </w:rPr>
          </w:rPrChange>
        </w:rPr>
        <w:t>DOLORE</w:t>
      </w:r>
      <w:r w:rsidR="00A96A35" w:rsidRPr="0027638C">
        <w:rPr>
          <w:sz w:val="24"/>
          <w:rPrChange w16du:dateUtc="2026-07-07T18:18:00Z" w:author="Author" w:date="2026-07-07T20:18:00Z" w:id="13818">
            <w:rPr>
              <w:rFonts w:ascii="Times New Roman"/>
              <w:color w:val="000000"/>
              <w:spacing w:val="43"/>
            </w:rPr>
          </w:rPrChange>
        </w:rPr>
        <w:t xml:space="preserve"> </w:t>
      </w:r>
      <w:r w:rsidR="00A96A35" w:rsidRPr="0027638C">
        <w:rPr>
          <w:sz w:val="24"/>
          <w:rPrChange w16du:dateUtc="2026-07-07T18:18:00Z" w:author="Author" w:date="2026-07-07T20:18:00Z" w:id="13819">
            <w:rPr>
              <w:rFonts w:ascii="Times New Roman"/>
              <w:color w:val="000000"/>
            </w:rPr>
          </w:rPrChange>
        </w:rPr>
        <w:t>MAGNA</w:t>
      </w:r>
      <w:r w:rsidR="00A96A35" w:rsidRPr="0027638C">
        <w:rPr>
          <w:sz w:val="24"/>
          <w:rPrChange w16du:dateUtc="2026-07-07T18:18:00Z" w:author="Author" w:date="2026-07-07T20:18:00Z" w:id="13820">
            <w:rPr>
              <w:rFonts w:ascii="Times New Roman"/>
              <w:color w:val="000000"/>
              <w:spacing w:val="43"/>
            </w:rPr>
          </w:rPrChange>
        </w:rPr>
        <w:t xml:space="preserve"> </w:t>
      </w:r>
      <w:r w:rsidR="00A96A35" w:rsidRPr="0027638C">
        <w:rPr>
          <w:sz w:val="24"/>
          <w:rPrChange w16du:dateUtc="2026-07-07T18:18:00Z" w:author="Author" w:date="2026-07-07T20:18:00Z" w:id="13821">
            <w:rPr>
              <w:rFonts w:ascii="Times New Roman"/>
              <w:color w:val="000000"/>
            </w:rPr>
          </w:rPrChange>
        </w:rPr>
        <w:t>ALIQUA</w:t>
      </w:r>
      <w:r w:rsidR="00A96A35" w:rsidRPr="0027638C">
        <w:rPr>
          <w:sz w:val="24"/>
          <w:rPrChange w16du:dateUtc="2026-07-07T18:18:00Z" w:author="Author" w:date="2026-07-07T20:18:00Z" w:id="13822">
            <w:rPr>
              <w:rFonts w:ascii="Times New Roman"/>
              <w:color w:val="000000"/>
              <w:spacing w:val="43"/>
            </w:rPr>
          </w:rPrChange>
        </w:rPr>
        <w:t xml:space="preserve"> </w:t>
      </w:r>
      <w:r w:rsidR="00A96A35" w:rsidRPr="0027638C">
        <w:rPr>
          <w:sz w:val="24"/>
          <w:rPrChange w16du:dateUtc="2026-07-07T18:18:00Z" w:author="Author" w:date="2026-07-07T20:18:00Z" w:id="13823">
            <w:rPr>
              <w:rFonts w:ascii="Times New Roman"/>
              <w:color w:val="000000"/>
            </w:rPr>
          </w:rPrChange>
        </w:rPr>
        <w:t>LOREM</w:t>
      </w:r>
      <w:r w:rsidR="00A96A35" w:rsidRPr="0027638C">
        <w:rPr>
          <w:sz w:val="24"/>
          <w:rPrChange w16du:dateUtc="2026-07-07T18:18:00Z" w:author="Author" w:date="2026-07-07T20:18:00Z" w:id="13824">
            <w:rPr>
              <w:rFonts w:ascii="Times New Roman"/>
              <w:color w:val="000000"/>
              <w:spacing w:val="43"/>
            </w:rPr>
          </w:rPrChange>
        </w:rPr>
        <w:t xml:space="preserve"> </w:t>
      </w:r>
      <w:r w:rsidR="00A96A35" w:rsidRPr="0027638C">
        <w:rPr>
          <w:sz w:val="24"/>
          <w:rPrChange w16du:dateUtc="2026-07-07T18:18:00Z" w:author="Author" w:date="2026-07-07T20:18:00Z" w:id="13825">
            <w:rPr>
              <w:rFonts w:ascii="Times New Roman"/>
              <w:color w:val="000000"/>
            </w:rPr>
          </w:rPrChange>
        </w:rPr>
        <w:t>IPSUM</w:t>
      </w:r>
      <w:r w:rsidR="00A96A35" w:rsidRPr="0027638C">
        <w:rPr>
          <w:sz w:val="24"/>
          <w:rPrChange w16du:dateUtc="2026-07-07T18:18:00Z" w:author="Author" w:date="2026-07-07T20:18:00Z" w:id="13826">
            <w:rPr>
              <w:rFonts w:ascii="Times New Roman"/>
              <w:color w:val="000000"/>
              <w:spacing w:val="43"/>
            </w:rPr>
          </w:rPrChange>
        </w:rPr>
        <w:t xml:space="preserve"> </w:t>
      </w:r>
      <w:r w:rsidR="00A96A35" w:rsidRPr="0027638C">
        <w:rPr>
          <w:sz w:val="24"/>
          <w:rPrChange w16du:dateUtc="2026-07-07T18:18:00Z" w:author="Author" w:date="2026-07-07T20:18:00Z" w:id="13827">
            <w:rPr>
              <w:rFonts w:ascii="Times New Roman"/>
              <w:color w:val="000000"/>
            </w:rPr>
          </w:rPrChange>
        </w:rPr>
        <w:t>DOLOR</w:t>
      </w:r>
      <w:r w:rsidR="00A96A35" w:rsidRPr="0027638C">
        <w:rPr>
          <w:sz w:val="24"/>
          <w:rPrChange w16du:dateUtc="2026-07-07T18:18:00Z" w:author="Author" w:date="2026-07-07T20:18:00Z" w:id="13828">
            <w:rPr>
              <w:rFonts w:ascii="Times New Roman"/>
              <w:color w:val="000000"/>
              <w:spacing w:val="43"/>
            </w:rPr>
          </w:rPrChange>
        </w:rPr>
        <w:t xml:space="preserve"> </w:t>
      </w:r>
      <w:r w:rsidR="00A96A35" w:rsidRPr="0027638C">
        <w:rPr>
          <w:sz w:val="24"/>
          <w:rPrChange w16du:dateUtc="2026-07-07T18:18:00Z" w:author="Author" w:date="2026-07-07T20:18:00Z" w:id="13829">
            <w:rPr>
              <w:rFonts w:ascii="Times New Roman"/>
              <w:color w:val="000000"/>
            </w:rPr>
          </w:rPrChange>
        </w:rPr>
        <w:t>SIT</w:t>
      </w:r>
      <w:r w:rsidR="00A96A35" w:rsidRPr="0027638C">
        <w:rPr>
          <w:sz w:val="24"/>
          <w:rPrChange w16du:dateUtc="2026-07-07T18:18:00Z" w:author="Author" w:date="2026-07-07T20:18:00Z" w:id="13830">
            <w:rPr>
              <w:rFonts w:ascii="Times New Roman"/>
              <w:color w:val="000000"/>
              <w:spacing w:val="43"/>
            </w:rPr>
          </w:rPrChange>
        </w:rPr>
        <w:t xml:space="preserve"> </w:t>
      </w:r>
      <w:r w:rsidR="00A96A35" w:rsidRPr="0027638C">
        <w:rPr>
          <w:sz w:val="24"/>
          <w:rPrChange w16du:dateUtc="2026-07-07T18:18:00Z" w:author="Author" w:date="2026-07-07T20:18:00Z" w:id="13831">
            <w:rPr>
              <w:rFonts w:ascii="Times New Roman"/>
              <w:color w:val="000000"/>
            </w:rPr>
          </w:rPrChange>
        </w:rPr>
        <w:t>AMET</w:t>
      </w:r>
      <w:r w:rsidR="00A96A35" w:rsidRPr="0027638C">
        <w:rPr>
          <w:sz w:val="24"/>
          <w:rPrChange w16du:dateUtc="2026-07-07T18:18:00Z" w:author="Author" w:date="2026-07-07T20:18:00Z" w:id="13832">
            <w:rPr>
              <w:rFonts w:ascii="Times New Roman"/>
              <w:color w:val="000000"/>
              <w:spacing w:val="43"/>
            </w:rPr>
          </w:rPrChange>
        </w:rPr>
        <w:t xml:space="preserve"> </w:t>
      </w:r>
      <w:r w:rsidR="00A96A35" w:rsidRPr="0027638C">
        <w:rPr>
          <w:sz w:val="24"/>
          <w:rPrChange w16du:dateUtc="2026-07-07T18:18:00Z" w:author="Author" w:date="2026-07-07T20:18:00Z" w:id="13833">
            <w:rPr>
              <w:rFonts w:ascii="Times New Roman" w:hAnsi="Times New Roman"/>
              <w:color w:val="000000"/>
            </w:rPr>
          </w:rPrChange>
        </w:rPr>
        <w:t>CONSECTETUR</w:t>
      </w:r>
      <w:del w16du:dateUtc="2026-07-07T18:18:00Z" w:author="Author" w:date="2026-07-07T20:18:00Z" w:id="13834">
        <w:r>
          <w:rPr>
            <w:color w:val="000000"/>
          </w:rPr>
          <w:cr/>
        </w:r>
      </w:del>
      <w:r w:rsidR="00A96A35" w:rsidRPr="0027638C">
        <w:rPr>
          <w:sz w:val="24"/>
          <w:rPrChange w16du:dateUtc="2026-07-07T18:18:00Z" w:author="Author" w:date="2026-07-07T20:18:00Z" w:id="13835">
            <w:rPr>
              <w:rFonts w:ascii="Times New Roman"/>
              <w:color w:val="000000"/>
              <w:spacing w:val="665"/>
            </w:rPr>
          </w:rPrChange>
        </w:rPr>
        <w:t xml:space="preserve"> </w:t>
      </w:r>
      <w:r w:rsidR="00A96A35" w:rsidRPr="0027638C">
        <w:rPr>
          <w:sz w:val="24"/>
          <w:rPrChange w16du:dateUtc="2026-07-07T18:18:00Z" w:author="Author" w:date="2026-07-07T20:18:00Z" w:id="13836">
            <w:rPr>
              <w:rFonts w:ascii="Times New Roman"/>
              <w:color w:val="000000"/>
            </w:rPr>
          </w:rPrChange>
        </w:rPr>
        <w:t>ADIPISCING ELIT.</w:t>
      </w:r>
    </w:p>
    <w:p w14:paraId="00E9765D" w14:textId="77777777" w:rsidR="008166CF" w:rsidRDefault="008166CF">
      <w:pPr>
        <w:spacing w:line="0" w:lineRule="atLeast"/>
        <w:rPr>
          <w:del w16du:dateUtc="2026-07-07T18:18:00Z" w:author="Author" w:date="2026-07-07T20:18:00Z" w:id="13837"/>
          <w:rFonts w:ascii="Arial"/>
          <w:color w:val="FF0000"/>
          <w:sz w:val="2"/>
        </w:rPr>
      </w:pPr>
    </w:p>
    <w:p w14:paraId="010429B8" w14:textId="77777777" w:rsidR="008166CF" w:rsidRDefault="00000000">
      <w:pPr>
        <w:spacing w:line="0" w:lineRule="atLeast"/>
        <w:rPr>
          <w:del w16du:dateUtc="2026-07-07T18:18:00Z" w:author="Author" w:date="2026-07-07T20:18:00Z" w:id="13838"/>
          <w:rFonts w:ascii="Arial"/>
          <w:color w:val="FF0000"/>
          <w:sz w:val="2"/>
        </w:rPr>
      </w:pPr>
      <w:del w16du:dateUtc="2026-07-07T18:18:00Z" w:author="Author" w:date="2026-07-07T20:18:00Z" w:id="13839">
        <w:r>
          <w:rPr>
            <w:rFonts w:ascii="Arial"/>
            <w:color w:val="FF0000"/>
            <w:sz w:val="2"/>
          </w:rPr>
          <w:cr/>
        </w:r>
        <w:r>
          <w:rPr>
            <w:rFonts w:ascii="Arial"/>
            <w:color w:val="FF0000"/>
            <w:sz w:val="2"/>
          </w:rPr>
          <w:br w:type="page"/>
        </w:r>
      </w:del>
    </w:p>
    <w:p w14:paraId="03BE7E9C" w14:textId="77777777" w:rsidR="008166CF" w:rsidRDefault="00CE63A4">
      <w:pPr>
        <w:spacing w:line="276" w:lineRule="exact"/>
        <w:ind w:left="4560"/>
        <w:rPr>
          <w:del w16du:dateUtc="2026-07-07T18:18:00Z" w:author="Author" w:date="2026-07-07T20:18:00Z" w:id="13840"/>
          <w:color w:val="000000"/>
          <w:sz w:val="24"/>
        </w:rPr>
      </w:pPr>
      <w:bookmarkStart w:id="13841" w:name="br16"/>
      <w:bookmarkEnd w:id="13841"/>
      <w:del w16du:dateUtc="2026-07-07T18:18:00Z" w:author="Author" w:date="2026-07-07T20:18:00Z" w:id="13842">
        <w:r>
          <w:rPr>
            <w:rFonts w:asciiTheme="minorHAnsi"/>
            <w:noProof/>
          </w:rPr>
          <w:pict w14:anchorId="298A84A6">
            <v:shape alt="" id="_x000011" style="position:absolute;left:0;text-align:left;margin-left:-1pt;margin-top:-1pt;width:3pt;height:3pt;z-index:-251634688;mso-wrap-edited:f;mso-width-percent:0;mso-height-percent:0;mso-position-horizontal:absolute;mso-position-horizontal-relative:page;mso-position-vertical:absolute;mso-position-vertical-relative:page;mso-width-percent:0;mso-height-percent:0" type="#_x0000_t75" o:spid="_x0000_s2065">
              <v:imagedata r:id="rId20"/>
              <w10:wrap anchorx="page" anchory="page"/>
            </v:shape>
          </w:pict>
        </w:r>
        <w:r w:rsidR="00000000">
          <w:rPr>
            <w:color w:val="000000"/>
            <w:sz w:val="24"/>
          </w:rPr>
          <w:delText>16</w:delText>
        </w:r>
      </w:del>
    </w:p>
    <w:p w14:paraId="584D91EC" w14:textId="77777777" w:rsidR="009609E8" w:rsidRDefault="00000000" w:rsidRPr="0027638C">
      <w:pPr>
        <w:pStyle w:val="ListParagraph"/>
        <w:numPr>
          <w:ilvl w:val="1"/>
          <w:numId w:val="5"/>
        </w:numPr>
        <w:tabs>
          <w:tab w:pos="1440" w:val="left"/>
        </w:tabs>
        <w:spacing w:before="84"/>
        <w:ind w:right="356"/>
        <w:rPr>
          <w:sz w:val="24"/>
          <w:rPrChange w16du:dateUtc="2026-07-07T18:18:00Z" w:author="Author" w:date="2026-07-07T20:18:00Z" w:id="13843">
            <w:rPr>
              <w:rFonts w:ascii="Times New Roman"/>
              <w:color w:val="000000"/>
            </w:rPr>
          </w:rPrChange>
        </w:rPr>
        <w:pPrChange w16du:dateUtc="2026-07-07T18:18:00Z" w:author="Author" w:date="2026-07-07T20:18:00Z" w:id="13844">
          <w:pPr>
            <w:spacing w:after="0" w:before="486" w:line="253" w:lineRule="exact"/>
            <w:ind w:left="720"/>
            <w:jc w:val="left"/>
          </w:pPr>
        </w:pPrChange>
      </w:pPr>
      <w:del w16du:dateUtc="2026-07-07T18:18:00Z" w:author="Author" w:date="2026-07-07T20:18:00Z" w:id="13845">
        <w:r>
          <w:rPr>
            <w:color w:val="000000"/>
            <w:sz w:val="24"/>
          </w:rPr>
          <w:delText>(b)</w:delText>
        </w:r>
        <w:r>
          <w:rPr>
            <w:color w:val="000000"/>
            <w:spacing w:val="380"/>
            <w:sz w:val="24"/>
          </w:rPr>
          <w:delText xml:space="preserve"> </w:delText>
        </w:r>
      </w:del>
      <w:r w:rsidR="00A96A35" w:rsidRPr="0027638C">
        <w:rPr>
          <w:sz w:val="24"/>
          <w:u w:val="single"/>
          <w:rPrChange w16du:dateUtc="2026-07-07T18:18:00Z" w:author="Author" w:date="2026-07-07T20:18:00Z" w:id="13846">
            <w:rPr>
              <w:rFonts w:ascii="Times New Roman"/>
              <w:color w:val="000000"/>
              <w:u w:val="single"/>
            </w:rPr>
          </w:rPrChange>
        </w:rPr>
        <w:t>SED</w:t>
      </w:r>
      <w:r w:rsidR="00A96A35" w:rsidRPr="0027638C">
        <w:rPr>
          <w:sz w:val="24"/>
          <w:rPrChange w16du:dateUtc="2026-07-07T18:18:00Z" w:author="Author" w:date="2026-07-07T20:18:00Z" w:id="13847">
            <w:rPr>
              <w:rFonts w:ascii="Times New Roman"/>
              <w:color w:val="000000"/>
            </w:rPr>
          </w:rPrChange>
        </w:rPr>
        <w:t>.</w:t>
      </w:r>
      <w:r w:rsidR="00A96A35" w:rsidRPr="0027638C">
        <w:rPr>
          <w:sz w:val="24"/>
          <w:rPrChange w16du:dateUtc="2026-07-07T18:18:00Z" w:author="Author" w:date="2026-07-07T20:18:00Z" w:id="13848">
            <w:rPr>
              <w:rFonts w:ascii="Times New Roman"/>
              <w:color w:val="000000"/>
              <w:spacing w:val="23"/>
            </w:rPr>
          </w:rPrChange>
        </w:rPr>
        <w:t xml:space="preserve"> </w:t>
      </w:r>
      <w:r w:rsidR="00A96A35" w:rsidRPr="0027638C">
        <w:rPr>
          <w:sz w:val="24"/>
          <w:rPrChange w16du:dateUtc="2026-07-07T18:18:00Z" w:author="Author" w:date="2026-07-07T20:18:00Z" w:id="13849">
            <w:rPr>
              <w:rFonts w:ascii="Times New Roman"/>
              <w:color w:val="000000"/>
            </w:rPr>
          </w:rPrChange>
        </w:rPr>
        <w:t>DO</w:t>
      </w:r>
      <w:r w:rsidR="00A96A35" w:rsidRPr="0027638C">
        <w:rPr>
          <w:sz w:val="24"/>
          <w:rPrChange w16du:dateUtc="2026-07-07T18:18:00Z" w:author="Author" w:date="2026-07-07T20:18:00Z" w:id="13850">
            <w:rPr>
              <w:rFonts w:ascii="Times New Roman"/>
              <w:color w:val="000000"/>
              <w:spacing w:val="22"/>
            </w:rPr>
          </w:rPrChange>
        </w:rPr>
        <w:t xml:space="preserve"> </w:t>
      </w:r>
      <w:r w:rsidR="00A96A35" w:rsidRPr="0027638C">
        <w:rPr>
          <w:sz w:val="24"/>
          <w:rPrChange w16du:dateUtc="2026-07-07T18:18:00Z" w:author="Author" w:date="2026-07-07T20:18:00Z" w:id="13851">
            <w:rPr>
              <w:rFonts w:ascii="Times New Roman"/>
              <w:color w:val="000000"/>
            </w:rPr>
          </w:rPrChange>
        </w:rPr>
        <w:t>EIUSMOD</w:t>
      </w:r>
      <w:r w:rsidR="00A96A35" w:rsidRPr="0027638C">
        <w:rPr>
          <w:sz w:val="24"/>
          <w:rPrChange w16du:dateUtc="2026-07-07T18:18:00Z" w:author="Author" w:date="2026-07-07T20:18:00Z" w:id="13852">
            <w:rPr>
              <w:rFonts w:ascii="Times New Roman"/>
              <w:color w:val="000000"/>
              <w:spacing w:val="23"/>
            </w:rPr>
          </w:rPrChange>
        </w:rPr>
        <w:t xml:space="preserve"> </w:t>
      </w:r>
      <w:r w:rsidR="00A96A35" w:rsidRPr="0027638C">
        <w:rPr>
          <w:sz w:val="24"/>
          <w:rPrChange w16du:dateUtc="2026-07-07T18:18:00Z" w:author="Author" w:date="2026-07-07T20:18:00Z" w:id="13853">
            <w:rPr>
              <w:rFonts w:ascii="Times New Roman"/>
              <w:color w:val="000000"/>
            </w:rPr>
          </w:rPrChange>
        </w:rPr>
        <w:t>TEMPOR</w:t>
      </w:r>
      <w:r w:rsidR="00A96A35" w:rsidRPr="0027638C">
        <w:rPr>
          <w:sz w:val="24"/>
          <w:rPrChange w16du:dateUtc="2026-07-07T18:18:00Z" w:author="Author" w:date="2026-07-07T20:18:00Z" w:id="13854">
            <w:rPr>
              <w:rFonts w:ascii="Times New Roman"/>
              <w:color w:val="000000"/>
              <w:spacing w:val="22"/>
            </w:rPr>
          </w:rPrChange>
        </w:rPr>
        <w:t xml:space="preserve"> </w:t>
      </w:r>
      <w:r w:rsidR="00A96A35" w:rsidRPr="0027638C">
        <w:rPr>
          <w:sz w:val="24"/>
          <w:rPrChange w16du:dateUtc="2026-07-07T18:18:00Z" w:author="Author" w:date="2026-07-07T20:18:00Z" w:id="13855">
            <w:rPr>
              <w:rFonts w:ascii="Times New Roman"/>
              <w:color w:val="000000"/>
            </w:rPr>
          </w:rPrChange>
        </w:rPr>
        <w:t>12(incididunt),</w:t>
      </w:r>
      <w:r w:rsidR="00A96A35" w:rsidRPr="0027638C">
        <w:rPr>
          <w:sz w:val="24"/>
          <w:rPrChange w16du:dateUtc="2026-07-07T18:18:00Z" w:author="Author" w:date="2026-07-07T20:18:00Z" w:id="13856">
            <w:rPr>
              <w:rFonts w:ascii="Times New Roman"/>
              <w:color w:val="000000"/>
              <w:spacing w:val="23"/>
            </w:rPr>
          </w:rPrChange>
        </w:rPr>
        <w:t xml:space="preserve"> </w:t>
      </w:r>
      <w:r w:rsidR="00A96A35" w:rsidRPr="0027638C">
        <w:rPr>
          <w:sz w:val="24"/>
          <w:rPrChange w16du:dateUtc="2026-07-07T18:18:00Z" w:author="Author" w:date="2026-07-07T20:18:00Z" w:id="13857">
            <w:rPr>
              <w:rFonts w:ascii="Times New Roman"/>
              <w:color w:val="000000"/>
            </w:rPr>
          </w:rPrChange>
        </w:rPr>
        <w:t>UT</w:t>
      </w:r>
      <w:r w:rsidR="00A96A35" w:rsidRPr="0027638C">
        <w:rPr>
          <w:sz w:val="24"/>
          <w:rPrChange w16du:dateUtc="2026-07-07T18:18:00Z" w:author="Author" w:date="2026-07-07T20:18:00Z" w:id="13858">
            <w:rPr>
              <w:rFonts w:ascii="Times New Roman"/>
              <w:color w:val="000000"/>
              <w:spacing w:val="23"/>
            </w:rPr>
          </w:rPrChange>
        </w:rPr>
        <w:t xml:space="preserve"> </w:t>
      </w:r>
      <w:r w:rsidR="00A96A35" w:rsidRPr="0027638C">
        <w:rPr>
          <w:sz w:val="24"/>
          <w:rPrChange w16du:dateUtc="2026-07-07T18:18:00Z" w:author="Author" w:date="2026-07-07T20:18:00Z" w:id="13859">
            <w:rPr>
              <w:rFonts w:ascii="Times New Roman"/>
              <w:color w:val="000000"/>
            </w:rPr>
          </w:rPrChange>
        </w:rPr>
        <w:t>LABORE</w:t>
      </w:r>
      <w:r w:rsidR="00A96A35" w:rsidRPr="0027638C">
        <w:rPr>
          <w:sz w:val="24"/>
          <w:rPrChange w16du:dateUtc="2026-07-07T18:18:00Z" w:author="Author" w:date="2026-07-07T20:18:00Z" w:id="13860">
            <w:rPr>
              <w:rFonts w:ascii="Times New Roman"/>
              <w:color w:val="000000"/>
              <w:spacing w:val="23"/>
            </w:rPr>
          </w:rPrChange>
        </w:rPr>
        <w:t xml:space="preserve"> </w:t>
      </w:r>
      <w:r w:rsidR="00A96A35" w:rsidRPr="0027638C">
        <w:rPr>
          <w:sz w:val="24"/>
          <w:rPrChange w16du:dateUtc="2026-07-07T18:18:00Z" w:author="Author" w:date="2026-07-07T20:18:00Z" w:id="13861">
            <w:rPr>
              <w:rFonts w:ascii="Times New Roman"/>
              <w:color w:val="000000"/>
            </w:rPr>
          </w:rPrChange>
        </w:rPr>
        <w:t>ET</w:t>
      </w:r>
      <w:r w:rsidR="00A96A35" w:rsidRPr="0027638C">
        <w:rPr>
          <w:sz w:val="24"/>
          <w:rPrChange w16du:dateUtc="2026-07-07T18:18:00Z" w:author="Author" w:date="2026-07-07T20:18:00Z" w:id="13862">
            <w:rPr>
              <w:rFonts w:ascii="Times New Roman"/>
              <w:color w:val="000000"/>
              <w:spacing w:val="23"/>
            </w:rPr>
          </w:rPrChange>
        </w:rPr>
        <w:t xml:space="preserve"> </w:t>
      </w:r>
      <w:r w:rsidR="00A96A35" w:rsidRPr="0027638C">
        <w:rPr>
          <w:sz w:val="24"/>
          <w:rPrChange w16du:dateUtc="2026-07-07T18:18:00Z" w:author="Author" w:date="2026-07-07T20:18:00Z" w:id="13863">
            <w:rPr>
              <w:rFonts w:ascii="Times New Roman"/>
              <w:color w:val="000000"/>
            </w:rPr>
          </w:rPrChange>
        </w:rPr>
        <w:t>DOLORE</w:t>
      </w:r>
      <w:r w:rsidR="00A96A35" w:rsidRPr="0027638C">
        <w:rPr>
          <w:sz w:val="24"/>
          <w:rPrChange w16du:dateUtc="2026-07-07T18:18:00Z" w:author="Author" w:date="2026-07-07T20:18:00Z" w:id="13864">
            <w:rPr>
              <w:rFonts w:ascii="Times New Roman"/>
              <w:color w:val="000000"/>
              <w:spacing w:val="23"/>
            </w:rPr>
          </w:rPrChange>
        </w:rPr>
        <w:t xml:space="preserve"> </w:t>
      </w:r>
      <w:r w:rsidR="00A96A35" w:rsidRPr="0027638C">
        <w:rPr>
          <w:sz w:val="24"/>
          <w:rPrChange w16du:dateUtc="2026-07-07T18:18:00Z" w:author="Author" w:date="2026-07-07T20:18:00Z" w:id="13865">
            <w:rPr>
              <w:rFonts w:ascii="Times New Roman" w:hAnsi="Times New Roman"/>
              <w:color w:val="000000"/>
            </w:rPr>
          </w:rPrChange>
        </w:rPr>
        <w:t>MAGNA</w:t>
      </w:r>
      <w:del w16du:dateUtc="2026-07-07T18:18:00Z" w:author="Author" w:date="2026-07-07T20:18:00Z" w:id="13866">
        <w:r>
          <w:rPr>
            <w:color w:val="000000"/>
          </w:rPr>
          <w:cr/>
        </w:r>
      </w:del>
      <w:r w:rsidR="00A96A35" w:rsidRPr="0027638C">
        <w:rPr>
          <w:sz w:val="24"/>
          <w:rPrChange w16du:dateUtc="2026-07-07T18:18:00Z" w:author="Author" w:date="2026-07-07T20:18:00Z" w:id="13867">
            <w:rPr>
              <w:rFonts w:ascii="Times New Roman"/>
              <w:color w:val="000000"/>
              <w:spacing w:val="665"/>
            </w:rPr>
          </w:rPrChange>
        </w:rPr>
        <w:t xml:space="preserve"> </w:t>
      </w:r>
      <w:r w:rsidR="00A96A35" w:rsidRPr="0027638C">
        <w:rPr>
          <w:sz w:val="24"/>
          <w:rPrChange w16du:dateUtc="2026-07-07T18:18:00Z" w:author="Author" w:date="2026-07-07T20:18:00Z" w:id="13868">
            <w:rPr>
              <w:rFonts w:ascii="Times New Roman"/>
              <w:color w:val="000000"/>
            </w:rPr>
          </w:rPrChange>
        </w:rPr>
        <w:t>ALIQUA</w:t>
      </w:r>
      <w:r w:rsidR="00A96A35" w:rsidRPr="0027638C">
        <w:rPr>
          <w:spacing w:val="-5"/>
          <w:sz w:val="24"/>
          <w:rPrChange w16du:dateUtc="2026-07-07T18:18:00Z" w:author="Author" w:date="2026-07-07T20:18:00Z" w:id="13869">
            <w:rPr>
              <w:rFonts w:ascii="Times New Roman"/>
              <w:color w:val="000000"/>
              <w:spacing w:val="-1"/>
            </w:rPr>
          </w:rPrChange>
        </w:rPr>
        <w:t xml:space="preserve"> </w:t>
      </w:r>
      <w:r w:rsidR="00A96A35" w:rsidRPr="0027638C">
        <w:rPr>
          <w:sz w:val="24"/>
          <w:rPrChange w16du:dateUtc="2026-07-07T18:18:00Z" w:author="Author" w:date="2026-07-07T20:18:00Z" w:id="13870">
            <w:rPr>
              <w:rFonts w:ascii="Times New Roman"/>
              <w:color w:val="000000"/>
            </w:rPr>
          </w:rPrChange>
        </w:rPr>
        <w:t>LOREM</w:t>
      </w:r>
      <w:r w:rsidR="00A96A35" w:rsidRPr="0027638C">
        <w:rPr>
          <w:spacing w:val="-5"/>
          <w:sz w:val="24"/>
          <w:rPrChange w16du:dateUtc="2026-07-07T18:18:00Z" w:author="Author" w:date="2026-07-07T20:18:00Z" w:id="13871">
            <w:rPr>
              <w:rFonts w:ascii="Times New Roman"/>
              <w:color w:val="000000"/>
              <w:spacing w:val="-1"/>
            </w:rPr>
          </w:rPrChange>
        </w:rPr>
        <w:t xml:space="preserve"> </w:t>
      </w:r>
      <w:r w:rsidR="00A96A35" w:rsidRPr="0027638C">
        <w:rPr>
          <w:sz w:val="24"/>
          <w:rPrChange w16du:dateUtc="2026-07-07T18:18:00Z" w:author="Author" w:date="2026-07-07T20:18:00Z" w:id="13872">
            <w:rPr>
              <w:rFonts w:ascii="Times New Roman"/>
              <w:color w:val="000000"/>
            </w:rPr>
          </w:rPrChange>
        </w:rPr>
        <w:t>IPSUM,</w:t>
      </w:r>
      <w:r w:rsidR="00A96A35" w:rsidRPr="0027638C">
        <w:rPr>
          <w:spacing w:val="-5"/>
          <w:sz w:val="24"/>
          <w:rPrChange w16du:dateUtc="2026-07-07T18:18:00Z" w:author="Author" w:date="2026-07-07T20:18:00Z" w:id="13873">
            <w:rPr>
              <w:rFonts w:ascii="Times New Roman"/>
              <w:color w:val="000000"/>
              <w:spacing w:val="-1"/>
            </w:rPr>
          </w:rPrChange>
        </w:rPr>
        <w:t xml:space="preserve"> </w:t>
      </w:r>
      <w:r w:rsidR="00A96A35" w:rsidRPr="0027638C">
        <w:rPr>
          <w:sz w:val="24"/>
          <w:rPrChange w16du:dateUtc="2026-07-07T18:18:00Z" w:author="Author" w:date="2026-07-07T20:18:00Z" w:id="13874">
            <w:rPr>
              <w:rFonts w:ascii="Times New Roman"/>
              <w:color w:val="000000"/>
            </w:rPr>
          </w:rPrChange>
        </w:rPr>
        <w:t>DOLOR</w:t>
      </w:r>
      <w:r w:rsidR="00A96A35" w:rsidRPr="0027638C">
        <w:rPr>
          <w:spacing w:val="-5"/>
          <w:sz w:val="24"/>
          <w:rPrChange w16du:dateUtc="2026-07-07T18:18:00Z" w:author="Author" w:date="2026-07-07T20:18:00Z" w:id="13875">
            <w:rPr>
              <w:rFonts w:ascii="Times New Roman"/>
              <w:color w:val="000000"/>
              <w:spacing w:val="-1"/>
            </w:rPr>
          </w:rPrChange>
        </w:rPr>
        <w:t xml:space="preserve"> </w:t>
      </w:r>
      <w:r w:rsidR="00A96A35" w:rsidRPr="0027638C">
        <w:rPr>
          <w:sz w:val="24"/>
          <w:rPrChange w16du:dateUtc="2026-07-07T18:18:00Z" w:author="Author" w:date="2026-07-07T20:18:00Z" w:id="13876">
            <w:rPr>
              <w:rFonts w:ascii="Times New Roman"/>
              <w:color w:val="000000"/>
            </w:rPr>
          </w:rPrChange>
        </w:rPr>
        <w:t>SIT</w:t>
      </w:r>
      <w:r w:rsidR="00A96A35" w:rsidRPr="0027638C">
        <w:rPr>
          <w:spacing w:val="-5"/>
          <w:sz w:val="24"/>
          <w:rPrChange w16du:dateUtc="2026-07-07T18:18:00Z" w:author="Author" w:date="2026-07-07T20:18:00Z" w:id="13877">
            <w:rPr>
              <w:rFonts w:ascii="Times New Roman"/>
              <w:color w:val="000000"/>
              <w:spacing w:val="-1"/>
            </w:rPr>
          </w:rPrChange>
        </w:rPr>
        <w:t xml:space="preserve"> </w:t>
      </w:r>
      <w:r w:rsidR="00A96A35" w:rsidRPr="0027638C">
        <w:rPr>
          <w:sz w:val="24"/>
          <w:rPrChange w16du:dateUtc="2026-07-07T18:18:00Z" w:author="Author" w:date="2026-07-07T20:18:00Z" w:id="13878">
            <w:rPr>
              <w:rFonts w:ascii="Times New Roman"/>
              <w:color w:val="000000"/>
            </w:rPr>
          </w:rPrChange>
        </w:rPr>
        <w:t>AMET</w:t>
      </w:r>
      <w:r w:rsidR="00A96A35" w:rsidRPr="0027638C">
        <w:rPr>
          <w:spacing w:val="-5"/>
          <w:sz w:val="24"/>
          <w:rPrChange w16du:dateUtc="2026-07-07T18:18:00Z" w:author="Author" w:date="2026-07-07T20:18:00Z" w:id="13879">
            <w:rPr>
              <w:rFonts w:ascii="Times New Roman"/>
              <w:color w:val="000000"/>
              <w:spacing w:val="-1"/>
            </w:rPr>
          </w:rPrChange>
        </w:rPr>
        <w:t xml:space="preserve"> </w:t>
      </w:r>
      <w:r w:rsidR="00A96A35" w:rsidRPr="0027638C">
        <w:rPr>
          <w:sz w:val="24"/>
          <w:rPrChange w16du:dateUtc="2026-07-07T18:18:00Z" w:author="Author" w:date="2026-07-07T20:18:00Z" w:id="13880">
            <w:rPr>
              <w:rFonts w:ascii="Times New Roman"/>
              <w:color w:val="000000"/>
            </w:rPr>
          </w:rPrChange>
        </w:rPr>
        <w:t>CONSECTETUR</w:t>
      </w:r>
      <w:r w:rsidR="00A96A35" w:rsidRPr="0027638C">
        <w:rPr>
          <w:spacing w:val="-6"/>
          <w:sz w:val="24"/>
          <w:rPrChange w16du:dateUtc="2026-07-07T18:18:00Z" w:author="Author" w:date="2026-07-07T20:18:00Z" w:id="13881">
            <w:rPr>
              <w:rFonts w:ascii="Times New Roman"/>
              <w:color w:val="000000"/>
              <w:spacing w:val="-1"/>
            </w:rPr>
          </w:rPrChange>
        </w:rPr>
        <w:t xml:space="preserve"> </w:t>
      </w:r>
      <w:r w:rsidR="00A96A35" w:rsidRPr="0027638C">
        <w:rPr>
          <w:sz w:val="24"/>
          <w:rPrChange w16du:dateUtc="2026-07-07T18:18:00Z" w:author="Author" w:date="2026-07-07T20:18:00Z" w:id="13882">
            <w:rPr>
              <w:rFonts w:ascii="Times New Roman"/>
              <w:color w:val="000000"/>
            </w:rPr>
          </w:rPrChange>
        </w:rPr>
        <w:t>ADIPISCING</w:t>
      </w:r>
      <w:r w:rsidR="00A96A35" w:rsidRPr="0027638C">
        <w:rPr>
          <w:spacing w:val="-5"/>
          <w:sz w:val="24"/>
          <w:rPrChange w16du:dateUtc="2026-07-07T18:18:00Z" w:author="Author" w:date="2026-07-07T20:18:00Z" w:id="13883">
            <w:rPr>
              <w:rFonts w:ascii="Times New Roman"/>
              <w:color w:val="000000"/>
              <w:spacing w:val="-1"/>
            </w:rPr>
          </w:rPrChange>
        </w:rPr>
        <w:t xml:space="preserve"> </w:t>
      </w:r>
      <w:r w:rsidR="00A96A35" w:rsidRPr="0027638C">
        <w:rPr>
          <w:sz w:val="24"/>
          <w:rPrChange w16du:dateUtc="2026-07-07T18:18:00Z" w:author="Author" w:date="2026-07-07T20:18:00Z" w:id="13884">
            <w:rPr>
              <w:rFonts w:ascii="Times New Roman"/>
              <w:color w:val="000000"/>
            </w:rPr>
          </w:rPrChange>
        </w:rPr>
        <w:t>ELIT</w:t>
      </w:r>
      <w:r w:rsidR="00A96A35" w:rsidRPr="0027638C">
        <w:rPr>
          <w:spacing w:val="-5"/>
          <w:sz w:val="24"/>
          <w:rPrChange w16du:dateUtc="2026-07-07T18:18:00Z" w:author="Author" w:date="2026-07-07T20:18:00Z" w:id="13885">
            <w:rPr>
              <w:rFonts w:ascii="Times New Roman"/>
              <w:color w:val="000000"/>
              <w:spacing w:val="-1"/>
            </w:rPr>
          </w:rPrChange>
        </w:rPr>
        <w:t xml:space="preserve"> </w:t>
      </w:r>
      <w:r w:rsidR="00A96A35" w:rsidRPr="0027638C">
        <w:rPr>
          <w:sz w:val="24"/>
          <w:rPrChange w16du:dateUtc="2026-07-07T18:18:00Z" w:author="Author" w:date="2026-07-07T20:18:00Z" w:id="13886">
            <w:rPr>
              <w:rFonts w:ascii="Times New Roman"/>
              <w:color w:val="000000"/>
            </w:rPr>
          </w:rPrChange>
        </w:rPr>
        <w:t>SED</w:t>
      </w:r>
      <w:r w:rsidR="00A96A35" w:rsidRPr="0027638C">
        <w:rPr>
          <w:spacing w:val="-5"/>
          <w:sz w:val="24"/>
          <w:rPrChange w16du:dateUtc="2026-07-07T18:18:00Z" w:author="Author" w:date="2026-07-07T20:18:00Z" w:id="13887">
            <w:rPr>
              <w:rFonts w:ascii="Times New Roman"/>
              <w:color w:val="000000"/>
              <w:spacing w:val="-1"/>
            </w:rPr>
          </w:rPrChange>
        </w:rPr>
        <w:t xml:space="preserve"> </w:t>
      </w:r>
      <w:r w:rsidR="00A96A35" w:rsidRPr="0027638C">
        <w:rPr>
          <w:sz w:val="24"/>
          <w:rPrChange w16du:dateUtc="2026-07-07T18:18:00Z" w:author="Author" w:date="2026-07-07T20:18:00Z" w:id="13888">
            <w:rPr>
              <w:rFonts w:ascii="Times New Roman"/>
              <w:color w:val="000000"/>
            </w:rPr>
          </w:rPrChange>
        </w:rPr>
        <w:t>DO</w:t>
      </w:r>
      <w:r w:rsidR="00A96A35" w:rsidRPr="0027638C">
        <w:rPr>
          <w:spacing w:val="-5"/>
          <w:sz w:val="24"/>
          <w:rPrChange w16du:dateUtc="2026-07-07T18:18:00Z" w:author="Author" w:date="2026-07-07T20:18:00Z" w:id="13889">
            <w:rPr>
              <w:rFonts w:ascii="Times New Roman"/>
              <w:color w:val="000000"/>
              <w:spacing w:val="-1"/>
            </w:rPr>
          </w:rPrChange>
        </w:rPr>
        <w:t xml:space="preserve"> </w:t>
      </w:r>
      <w:r w:rsidR="00A96A35" w:rsidRPr="0027638C">
        <w:rPr>
          <w:sz w:val="24"/>
          <w:rPrChange w16du:dateUtc="2026-07-07T18:18:00Z" w:author="Author" w:date="2026-07-07T20:18:00Z" w:id="13890">
            <w:rPr>
              <w:rFonts w:ascii="Times New Roman" w:hAnsi="Times New Roman"/>
              <w:color w:val="000000"/>
            </w:rPr>
          </w:rPrChange>
        </w:rPr>
        <w:t>EIUSMOD</w:t>
      </w:r>
      <w:del w16du:dateUtc="2026-07-07T18:18:00Z" w:author="Author" w:date="2026-07-07T20:18:00Z" w:id="13891">
        <w:r>
          <w:rPr>
            <w:color w:val="000000"/>
          </w:rPr>
          <w:cr/>
        </w:r>
      </w:del>
      <w:r w:rsidR="00A96A35" w:rsidRPr="0027638C">
        <w:rPr>
          <w:sz w:val="24"/>
          <w:rPrChange w16du:dateUtc="2026-07-07T18:18:00Z" w:author="Author" w:date="2026-07-07T20:18:00Z" w:id="13892">
            <w:rPr>
              <w:rFonts w:ascii="Times New Roman"/>
              <w:color w:val="000000"/>
              <w:spacing w:val="665"/>
            </w:rPr>
          </w:rPrChange>
        </w:rPr>
        <w:t xml:space="preserve"> </w:t>
      </w:r>
      <w:r w:rsidR="00A96A35" w:rsidRPr="0027638C">
        <w:rPr>
          <w:sz w:val="24"/>
          <w:rPrChange w16du:dateUtc="2026-07-07T18:18:00Z" w:author="Author" w:date="2026-07-07T20:18:00Z" w:id="13893">
            <w:rPr>
              <w:rFonts w:ascii="Times New Roman"/>
              <w:color w:val="000000"/>
            </w:rPr>
          </w:rPrChange>
        </w:rPr>
        <w:t>TEMPOR</w:t>
      </w:r>
      <w:r w:rsidR="00A96A35" w:rsidRPr="0027638C">
        <w:rPr>
          <w:sz w:val="24"/>
          <w:rPrChange w16du:dateUtc="2026-07-07T18:18:00Z" w:author="Author" w:date="2026-07-07T20:18:00Z" w:id="13894">
            <w:rPr>
              <w:rFonts w:ascii="Times New Roman"/>
              <w:color w:val="000000"/>
              <w:spacing w:val="81"/>
            </w:rPr>
          </w:rPrChange>
        </w:rPr>
        <w:t xml:space="preserve"> </w:t>
      </w:r>
      <w:r w:rsidR="00A96A35" w:rsidRPr="0027638C">
        <w:rPr>
          <w:sz w:val="24"/>
          <w:rPrChange w16du:dateUtc="2026-07-07T18:18:00Z" w:author="Author" w:date="2026-07-07T20:18:00Z" w:id="13895">
            <w:rPr>
              <w:rFonts w:ascii="Times New Roman"/>
              <w:color w:val="000000"/>
            </w:rPr>
          </w:rPrChange>
        </w:rPr>
        <w:t>INCIDIDUNT</w:t>
      </w:r>
      <w:r w:rsidR="00A96A35" w:rsidRPr="0027638C">
        <w:rPr>
          <w:sz w:val="24"/>
          <w:rPrChange w16du:dateUtc="2026-07-07T18:18:00Z" w:author="Author" w:date="2026-07-07T20:18:00Z" w:id="13896">
            <w:rPr>
              <w:rFonts w:ascii="Times New Roman"/>
              <w:color w:val="000000"/>
              <w:spacing w:val="81"/>
            </w:rPr>
          </w:rPrChange>
        </w:rPr>
        <w:t xml:space="preserve"> </w:t>
      </w:r>
      <w:r w:rsidR="00A96A35" w:rsidRPr="0027638C">
        <w:rPr>
          <w:sz w:val="24"/>
          <w:rPrChange w16du:dateUtc="2026-07-07T18:18:00Z" w:author="Author" w:date="2026-07-07T20:18:00Z" w:id="13897">
            <w:rPr>
              <w:rFonts w:ascii="Times New Roman"/>
              <w:color w:val="000000"/>
            </w:rPr>
          </w:rPrChange>
        </w:rPr>
        <w:t>UT</w:t>
      </w:r>
      <w:r w:rsidR="00A96A35" w:rsidRPr="0027638C">
        <w:rPr>
          <w:sz w:val="24"/>
          <w:rPrChange w16du:dateUtc="2026-07-07T18:18:00Z" w:author="Author" w:date="2026-07-07T20:18:00Z" w:id="13898">
            <w:rPr>
              <w:rFonts w:ascii="Times New Roman"/>
              <w:color w:val="000000"/>
              <w:spacing w:val="81"/>
            </w:rPr>
          </w:rPrChange>
        </w:rPr>
        <w:t xml:space="preserve"> </w:t>
      </w:r>
      <w:r w:rsidR="00A96A35" w:rsidRPr="0027638C">
        <w:rPr>
          <w:sz w:val="24"/>
          <w:rPrChange w16du:dateUtc="2026-07-07T18:18:00Z" w:author="Author" w:date="2026-07-07T20:18:00Z" w:id="13899">
            <w:rPr>
              <w:rFonts w:ascii="Times New Roman"/>
              <w:color w:val="000000"/>
            </w:rPr>
          </w:rPrChange>
        </w:rPr>
        <w:t>LABORE</w:t>
      </w:r>
      <w:r w:rsidR="00A96A35" w:rsidRPr="0027638C">
        <w:rPr>
          <w:sz w:val="24"/>
          <w:rPrChange w16du:dateUtc="2026-07-07T18:18:00Z" w:author="Author" w:date="2026-07-07T20:18:00Z" w:id="13900">
            <w:rPr>
              <w:rFonts w:ascii="Times New Roman"/>
              <w:color w:val="000000"/>
              <w:spacing w:val="81"/>
            </w:rPr>
          </w:rPrChange>
        </w:rPr>
        <w:t xml:space="preserve"> </w:t>
      </w:r>
      <w:r w:rsidR="00A96A35" w:rsidRPr="0027638C">
        <w:rPr>
          <w:sz w:val="24"/>
          <w:rPrChange w16du:dateUtc="2026-07-07T18:18:00Z" w:author="Author" w:date="2026-07-07T20:18:00Z" w:id="13901">
            <w:rPr>
              <w:rFonts w:ascii="Times New Roman"/>
              <w:color w:val="000000"/>
            </w:rPr>
          </w:rPrChange>
        </w:rPr>
        <w:t>ET</w:t>
      </w:r>
      <w:r w:rsidR="00A96A35" w:rsidRPr="0027638C">
        <w:rPr>
          <w:sz w:val="24"/>
          <w:rPrChange w16du:dateUtc="2026-07-07T18:18:00Z" w:author="Author" w:date="2026-07-07T20:18:00Z" w:id="13902">
            <w:rPr>
              <w:rFonts w:ascii="Times New Roman"/>
              <w:color w:val="000000"/>
              <w:spacing w:val="81"/>
            </w:rPr>
          </w:rPrChange>
        </w:rPr>
        <w:t xml:space="preserve"> </w:t>
      </w:r>
      <w:r w:rsidR="00A96A35" w:rsidRPr="0027638C">
        <w:rPr>
          <w:sz w:val="24"/>
          <w:rPrChange w16du:dateUtc="2026-07-07T18:18:00Z" w:author="Author" w:date="2026-07-07T20:18:00Z" w:id="13903">
            <w:rPr>
              <w:rFonts w:ascii="Times New Roman"/>
              <w:color w:val="000000"/>
            </w:rPr>
          </w:rPrChange>
        </w:rPr>
        <w:t>DOLORE</w:t>
      </w:r>
      <w:r w:rsidR="00A96A35" w:rsidRPr="0027638C">
        <w:rPr>
          <w:sz w:val="24"/>
          <w:rPrChange w16du:dateUtc="2026-07-07T18:18:00Z" w:author="Author" w:date="2026-07-07T20:18:00Z" w:id="13904">
            <w:rPr>
              <w:rFonts w:ascii="Times New Roman"/>
              <w:color w:val="000000"/>
              <w:spacing w:val="81"/>
            </w:rPr>
          </w:rPrChange>
        </w:rPr>
        <w:t xml:space="preserve"> </w:t>
      </w:r>
      <w:r w:rsidR="00A96A35" w:rsidRPr="0027638C">
        <w:rPr>
          <w:sz w:val="24"/>
          <w:rPrChange w16du:dateUtc="2026-07-07T18:18:00Z" w:author="Author" w:date="2026-07-07T20:18:00Z" w:id="13905">
            <w:rPr>
              <w:rFonts w:ascii="Times New Roman"/>
              <w:color w:val="000000"/>
            </w:rPr>
          </w:rPrChange>
        </w:rPr>
        <w:t>MAGNA</w:t>
      </w:r>
      <w:r w:rsidR="00A96A35" w:rsidRPr="0027638C">
        <w:rPr>
          <w:sz w:val="24"/>
          <w:rPrChange w16du:dateUtc="2026-07-07T18:18:00Z" w:author="Author" w:date="2026-07-07T20:18:00Z" w:id="13906">
            <w:rPr>
              <w:rFonts w:ascii="Times New Roman"/>
              <w:color w:val="000000"/>
              <w:spacing w:val="81"/>
            </w:rPr>
          </w:rPrChange>
        </w:rPr>
        <w:t xml:space="preserve"> </w:t>
      </w:r>
      <w:r w:rsidR="00A96A35" w:rsidRPr="0027638C">
        <w:rPr>
          <w:sz w:val="24"/>
          <w:rPrChange w16du:dateUtc="2026-07-07T18:18:00Z" w:author="Author" w:date="2026-07-07T20:18:00Z" w:id="13907">
            <w:rPr>
              <w:rFonts w:ascii="Times New Roman"/>
              <w:color w:val="000000"/>
            </w:rPr>
          </w:rPrChange>
        </w:rPr>
        <w:t>ALIQUA</w:t>
      </w:r>
      <w:r w:rsidR="00A96A35" w:rsidRPr="0027638C">
        <w:rPr>
          <w:sz w:val="24"/>
          <w:rPrChange w16du:dateUtc="2026-07-07T18:18:00Z" w:author="Author" w:date="2026-07-07T20:18:00Z" w:id="13908">
            <w:rPr>
              <w:rFonts w:ascii="Times New Roman"/>
              <w:color w:val="000000"/>
              <w:spacing w:val="81"/>
            </w:rPr>
          </w:rPrChange>
        </w:rPr>
        <w:t xml:space="preserve"> </w:t>
      </w:r>
      <w:r w:rsidR="00A96A35" w:rsidRPr="0027638C">
        <w:rPr>
          <w:sz w:val="24"/>
          <w:rPrChange w16du:dateUtc="2026-07-07T18:18:00Z" w:author="Author" w:date="2026-07-07T20:18:00Z" w:id="13909">
            <w:rPr>
              <w:rFonts w:ascii="Times New Roman"/>
              <w:color w:val="000000"/>
            </w:rPr>
          </w:rPrChange>
        </w:rPr>
        <w:t>LOREM:</w:t>
      </w:r>
      <w:r w:rsidR="00A96A35" w:rsidRPr="0027638C">
        <w:rPr>
          <w:sz w:val="24"/>
          <w:rPrChange w16du:dateUtc="2026-07-07T18:18:00Z" w:author="Author" w:date="2026-07-07T20:18:00Z" w:id="13910">
            <w:rPr>
              <w:rFonts w:ascii="Times New Roman"/>
              <w:color w:val="000000"/>
              <w:spacing w:val="81"/>
            </w:rPr>
          </w:rPrChange>
        </w:rPr>
        <w:t xml:space="preserve"> </w:t>
      </w:r>
      <w:r w:rsidR="00A96A35" w:rsidRPr="0027638C">
        <w:rPr>
          <w:sz w:val="24"/>
          <w:rPrChange w16du:dateUtc="2026-07-07T18:18:00Z" w:author="Author" w:date="2026-07-07T20:18:00Z" w:id="13911">
            <w:rPr>
              <w:rFonts w:ascii="Times New Roman"/>
              <w:color w:val="000000"/>
            </w:rPr>
          </w:rPrChange>
        </w:rPr>
        <w:t>(IPSUM)</w:t>
      </w:r>
      <w:r w:rsidR="00A96A35" w:rsidRPr="0027638C">
        <w:rPr>
          <w:sz w:val="24"/>
          <w:rPrChange w16du:dateUtc="2026-07-07T18:18:00Z" w:author="Author" w:date="2026-07-07T20:18:00Z" w:id="13912">
            <w:rPr>
              <w:rFonts w:ascii="Times New Roman"/>
              <w:color w:val="000000"/>
              <w:spacing w:val="81"/>
            </w:rPr>
          </w:rPrChange>
        </w:rPr>
        <w:t xml:space="preserve"> </w:t>
      </w:r>
      <w:r w:rsidR="00A96A35" w:rsidRPr="0027638C">
        <w:rPr>
          <w:sz w:val="24"/>
          <w:rPrChange w16du:dateUtc="2026-07-07T18:18:00Z" w:author="Author" w:date="2026-07-07T20:18:00Z" w:id="13913">
            <w:rPr>
              <w:rFonts w:ascii="Times New Roman" w:hAnsi="Times New Roman"/>
              <w:color w:val="000000"/>
            </w:rPr>
          </w:rPrChange>
        </w:rPr>
        <w:t>DOLOR,</w:t>
      </w:r>
      <w:del w16du:dateUtc="2026-07-07T18:18:00Z" w:author="Author" w:date="2026-07-07T20:18:00Z" w:id="13914">
        <w:r>
          <w:rPr>
            <w:color w:val="000000"/>
          </w:rPr>
          <w:cr/>
        </w:r>
      </w:del>
      <w:r w:rsidR="00A96A35" w:rsidRPr="0027638C">
        <w:rPr>
          <w:sz w:val="24"/>
          <w:rPrChange w16du:dateUtc="2026-07-07T18:18:00Z" w:author="Author" w:date="2026-07-07T20:18:00Z" w:id="13915">
            <w:rPr>
              <w:rFonts w:ascii="Times New Roman"/>
              <w:color w:val="000000"/>
              <w:spacing w:val="665"/>
            </w:rPr>
          </w:rPrChange>
        </w:rPr>
        <w:t xml:space="preserve"> </w:t>
      </w:r>
      <w:r w:rsidR="00A96A35" w:rsidRPr="0027638C">
        <w:rPr>
          <w:sz w:val="24"/>
          <w:rPrChange w16du:dateUtc="2026-07-07T18:18:00Z" w:author="Author" w:date="2026-07-07T20:18:00Z" w:id="13916">
            <w:rPr>
              <w:rFonts w:ascii="Times New Roman"/>
              <w:color w:val="000000"/>
            </w:rPr>
          </w:rPrChange>
        </w:rPr>
        <w:t>SIT,</w:t>
      </w:r>
      <w:r w:rsidR="00A96A35" w:rsidRPr="0027638C">
        <w:rPr>
          <w:sz w:val="24"/>
          <w:rPrChange w16du:dateUtc="2026-07-07T18:18:00Z" w:author="Author" w:date="2026-07-07T20:18:00Z" w:id="13917">
            <w:rPr>
              <w:rFonts w:ascii="Times New Roman"/>
              <w:color w:val="000000"/>
              <w:spacing w:val="125"/>
            </w:rPr>
          </w:rPrChange>
        </w:rPr>
        <w:t xml:space="preserve"> </w:t>
      </w:r>
      <w:r w:rsidR="00A96A35" w:rsidRPr="0027638C">
        <w:rPr>
          <w:sz w:val="24"/>
          <w:rPrChange w16du:dateUtc="2026-07-07T18:18:00Z" w:author="Author" w:date="2026-07-07T20:18:00Z" w:id="13918">
            <w:rPr>
              <w:rFonts w:ascii="Times New Roman"/>
              <w:color w:val="000000"/>
            </w:rPr>
          </w:rPrChange>
        </w:rPr>
        <w:t>AMET,</w:t>
      </w:r>
      <w:r w:rsidR="00A96A35" w:rsidRPr="0027638C">
        <w:rPr>
          <w:sz w:val="24"/>
          <w:rPrChange w16du:dateUtc="2026-07-07T18:18:00Z" w:author="Author" w:date="2026-07-07T20:18:00Z" w:id="13919">
            <w:rPr>
              <w:rFonts w:ascii="Times New Roman"/>
              <w:color w:val="000000"/>
              <w:spacing w:val="125"/>
            </w:rPr>
          </w:rPrChange>
        </w:rPr>
        <w:t xml:space="preserve"> </w:t>
      </w:r>
      <w:r w:rsidR="00A96A35" w:rsidRPr="0027638C">
        <w:rPr>
          <w:sz w:val="24"/>
          <w:rPrChange w16du:dateUtc="2026-07-07T18:18:00Z" w:author="Author" w:date="2026-07-07T20:18:00Z" w:id="13920">
            <w:rPr>
              <w:rFonts w:ascii="Times New Roman"/>
              <w:color w:val="000000"/>
            </w:rPr>
          </w:rPrChange>
        </w:rPr>
        <w:t>CONSECTETUR,</w:t>
      </w:r>
      <w:r w:rsidR="00A96A35" w:rsidRPr="0027638C">
        <w:rPr>
          <w:sz w:val="24"/>
          <w:rPrChange w16du:dateUtc="2026-07-07T18:18:00Z" w:author="Author" w:date="2026-07-07T20:18:00Z" w:id="13921">
            <w:rPr>
              <w:rFonts w:ascii="Times New Roman"/>
              <w:color w:val="000000"/>
              <w:spacing w:val="125"/>
            </w:rPr>
          </w:rPrChange>
        </w:rPr>
        <w:t xml:space="preserve"> </w:t>
      </w:r>
      <w:r w:rsidR="00A96A35" w:rsidRPr="0027638C">
        <w:rPr>
          <w:sz w:val="24"/>
          <w:rPrChange w16du:dateUtc="2026-07-07T18:18:00Z" w:author="Author" w:date="2026-07-07T20:18:00Z" w:id="13922">
            <w:rPr>
              <w:rFonts w:ascii="Times New Roman"/>
              <w:color w:val="000000"/>
            </w:rPr>
          </w:rPrChange>
        </w:rPr>
        <w:t>ADIPISCING</w:t>
      </w:r>
      <w:r w:rsidR="00A96A35" w:rsidRPr="0027638C">
        <w:rPr>
          <w:sz w:val="24"/>
          <w:rPrChange w16du:dateUtc="2026-07-07T18:18:00Z" w:author="Author" w:date="2026-07-07T20:18:00Z" w:id="13923">
            <w:rPr>
              <w:rFonts w:ascii="Times New Roman"/>
              <w:color w:val="000000"/>
              <w:spacing w:val="125"/>
            </w:rPr>
          </w:rPrChange>
        </w:rPr>
        <w:t xml:space="preserve"> </w:t>
      </w:r>
      <w:r w:rsidR="00A96A35" w:rsidRPr="0027638C">
        <w:rPr>
          <w:sz w:val="24"/>
          <w:rPrChange w16du:dateUtc="2026-07-07T18:18:00Z" w:author="Author" w:date="2026-07-07T20:18:00Z" w:id="13924">
            <w:rPr>
              <w:rFonts w:ascii="Times New Roman"/>
              <w:color w:val="000000"/>
            </w:rPr>
          </w:rPrChange>
        </w:rPr>
        <w:t>ELIT</w:t>
      </w:r>
      <w:r w:rsidR="00A96A35" w:rsidRPr="0027638C">
        <w:rPr>
          <w:sz w:val="24"/>
          <w:rPrChange w16du:dateUtc="2026-07-07T18:18:00Z" w:author="Author" w:date="2026-07-07T20:18:00Z" w:id="13925">
            <w:rPr>
              <w:rFonts w:ascii="Times New Roman"/>
              <w:color w:val="000000"/>
              <w:spacing w:val="125"/>
            </w:rPr>
          </w:rPrChange>
        </w:rPr>
        <w:t xml:space="preserve"> </w:t>
      </w:r>
      <w:r w:rsidR="00A96A35" w:rsidRPr="0027638C">
        <w:rPr>
          <w:sz w:val="24"/>
          <w:rPrChange w16du:dateUtc="2026-07-07T18:18:00Z" w:author="Author" w:date="2026-07-07T20:18:00Z" w:id="13926">
            <w:rPr>
              <w:rFonts w:ascii="Times New Roman" w:hAnsi="Times New Roman"/>
              <w:color w:val="000000"/>
            </w:rPr>
          </w:rPrChange>
        </w:rPr>
        <w:t>SED</w:t>
      </w:r>
      <w:del w16du:dateUtc="2026-07-07T18:18:00Z" w:author="Author" w:date="2026-07-07T20:18:00Z" w:id="13927">
        <w:r>
          <w:rPr>
            <w:color w:val="000000"/>
          </w:rPr>
          <w:cr/>
        </w:r>
      </w:del>
      <w:r w:rsidR="00A96A35" w:rsidRPr="0027638C">
        <w:rPr>
          <w:sz w:val="24"/>
          <w:rPrChange w16du:dateUtc="2026-07-07T18:18:00Z" w:author="Author" w:date="2026-07-07T20:18:00Z" w:id="13928">
            <w:rPr>
              <w:rFonts w:ascii="Times New Roman"/>
              <w:color w:val="000000"/>
              <w:spacing w:val="665"/>
            </w:rPr>
          </w:rPrChange>
        </w:rPr>
        <w:t xml:space="preserve"> </w:t>
      </w:r>
      <w:r w:rsidR="00A96A35" w:rsidRPr="0027638C">
        <w:rPr>
          <w:sz w:val="24"/>
          <w:rPrChange w16du:dateUtc="2026-07-07T18:18:00Z" w:author="Author" w:date="2026-07-07T20:18:00Z" w:id="13929">
            <w:rPr>
              <w:rFonts w:ascii="Times New Roman"/>
              <w:color w:val="000000"/>
            </w:rPr>
          </w:rPrChange>
        </w:rPr>
        <w:t>DO;</w:t>
      </w:r>
      <w:r w:rsidR="00A96A35" w:rsidRPr="0027638C">
        <w:rPr>
          <w:spacing w:val="-3"/>
          <w:sz w:val="24"/>
          <w:rPrChange w16du:dateUtc="2026-07-07T18:18:00Z" w:author="Author" w:date="2026-07-07T20:18:00Z" w:id="13930">
            <w:rPr>
              <w:rFonts w:ascii="Times New Roman"/>
              <w:color w:val="000000"/>
            </w:rPr>
          </w:rPrChange>
        </w:rPr>
        <w:t xml:space="preserve"> </w:t>
      </w:r>
      <w:r w:rsidR="00A96A35" w:rsidRPr="0027638C">
        <w:rPr>
          <w:sz w:val="24"/>
          <w:rPrChange w16du:dateUtc="2026-07-07T18:18:00Z" w:author="Author" w:date="2026-07-07T20:18:00Z" w:id="13931">
            <w:rPr>
              <w:rFonts w:ascii="Times New Roman"/>
              <w:color w:val="000000"/>
            </w:rPr>
          </w:rPrChange>
        </w:rPr>
        <w:t>(EIUSMOD)</w:t>
      </w:r>
      <w:r w:rsidR="00A96A35" w:rsidRPr="0027638C">
        <w:rPr>
          <w:spacing w:val="-3"/>
          <w:sz w:val="24"/>
          <w:rPrChange w16du:dateUtc="2026-07-07T18:18:00Z" w:author="Author" w:date="2026-07-07T20:18:00Z" w:id="13932">
            <w:rPr>
              <w:rFonts w:ascii="Times New Roman"/>
              <w:color w:val="000000"/>
              <w:spacing w:val="1"/>
            </w:rPr>
          </w:rPrChange>
        </w:rPr>
        <w:t xml:space="preserve"> </w:t>
      </w:r>
      <w:r w:rsidR="00A96A35" w:rsidRPr="0027638C">
        <w:rPr>
          <w:sz w:val="24"/>
          <w:rPrChange w16du:dateUtc="2026-07-07T18:18:00Z" w:author="Author" w:date="2026-07-07T20:18:00Z" w:id="13933">
            <w:rPr>
              <w:rFonts w:ascii="Times New Roman"/>
              <w:color w:val="000000"/>
            </w:rPr>
          </w:rPrChange>
        </w:rPr>
        <w:t>TEMPOR</w:t>
      </w:r>
      <w:r w:rsidR="00A96A35" w:rsidRPr="0027638C">
        <w:rPr>
          <w:spacing w:val="-3"/>
          <w:sz w:val="24"/>
          <w:rPrChange w16du:dateUtc="2026-07-07T18:18:00Z" w:author="Author" w:date="2026-07-07T20:18:00Z" w:id="13934">
            <w:rPr>
              <w:rFonts w:ascii="Times New Roman"/>
              <w:color w:val="000000"/>
              <w:spacing w:val="1"/>
            </w:rPr>
          </w:rPrChange>
        </w:rPr>
        <w:t xml:space="preserve"> </w:t>
      </w:r>
      <w:r w:rsidR="00A96A35" w:rsidRPr="0027638C">
        <w:rPr>
          <w:sz w:val="24"/>
          <w:rPrChange w16du:dateUtc="2026-07-07T18:18:00Z" w:author="Author" w:date="2026-07-07T20:18:00Z" w:id="13935">
            <w:rPr>
              <w:rFonts w:ascii="Times New Roman"/>
              <w:color w:val="000000"/>
            </w:rPr>
          </w:rPrChange>
        </w:rPr>
        <w:t>INCIDIDUNT</w:t>
      </w:r>
      <w:r w:rsidR="00A96A35" w:rsidRPr="0027638C">
        <w:rPr>
          <w:spacing w:val="-3"/>
          <w:sz w:val="24"/>
          <w:rPrChange w16du:dateUtc="2026-07-07T18:18:00Z" w:author="Author" w:date="2026-07-07T20:18:00Z" w:id="13936">
            <w:rPr>
              <w:rFonts w:ascii="Times New Roman"/>
              <w:color w:val="000000"/>
              <w:spacing w:val="1"/>
            </w:rPr>
          </w:rPrChange>
        </w:rPr>
        <w:t xml:space="preserve"> </w:t>
      </w:r>
      <w:r w:rsidR="00A96A35" w:rsidRPr="0027638C">
        <w:rPr>
          <w:sz w:val="24"/>
          <w:rPrChange w16du:dateUtc="2026-07-07T18:18:00Z" w:author="Author" w:date="2026-07-07T20:18:00Z" w:id="13937">
            <w:rPr>
              <w:rFonts w:ascii="Times New Roman"/>
              <w:color w:val="000000"/>
            </w:rPr>
          </w:rPrChange>
        </w:rPr>
        <w:t>UT</w:t>
      </w:r>
      <w:r w:rsidR="00A96A35" w:rsidRPr="0027638C">
        <w:rPr>
          <w:spacing w:val="-3"/>
          <w:sz w:val="24"/>
          <w:rPrChange w16du:dateUtc="2026-07-07T18:18:00Z" w:author="Author" w:date="2026-07-07T20:18:00Z" w:id="13938">
            <w:rPr>
              <w:rFonts w:ascii="Times New Roman"/>
              <w:color w:val="000000"/>
              <w:spacing w:val="1"/>
            </w:rPr>
          </w:rPrChange>
        </w:rPr>
        <w:t xml:space="preserve"> </w:t>
      </w:r>
      <w:r w:rsidR="00A96A35" w:rsidRPr="0027638C">
        <w:rPr>
          <w:sz w:val="24"/>
          <w:rPrChange w16du:dateUtc="2026-07-07T18:18:00Z" w:author="Author" w:date="2026-07-07T20:18:00Z" w:id="13939">
            <w:rPr>
              <w:rFonts w:ascii="Times New Roman"/>
              <w:color w:val="000000"/>
            </w:rPr>
          </w:rPrChange>
        </w:rPr>
        <w:t>LABORE</w:t>
      </w:r>
      <w:r w:rsidR="00A96A35" w:rsidRPr="0027638C">
        <w:rPr>
          <w:spacing w:val="-3"/>
          <w:sz w:val="24"/>
          <w:rPrChange w16du:dateUtc="2026-07-07T18:18:00Z" w:author="Author" w:date="2026-07-07T20:18:00Z" w:id="13940">
            <w:rPr>
              <w:rFonts w:ascii="Times New Roman"/>
              <w:color w:val="000000"/>
              <w:spacing w:val="1"/>
            </w:rPr>
          </w:rPrChange>
        </w:rPr>
        <w:t xml:space="preserve"> </w:t>
      </w:r>
      <w:r w:rsidR="00A96A35" w:rsidRPr="0027638C">
        <w:rPr>
          <w:sz w:val="24"/>
          <w:rPrChange w16du:dateUtc="2026-07-07T18:18:00Z" w:author="Author" w:date="2026-07-07T20:18:00Z" w:id="13941">
            <w:rPr>
              <w:rFonts w:ascii="Times New Roman"/>
              <w:color w:val="000000"/>
            </w:rPr>
          </w:rPrChange>
        </w:rPr>
        <w:t>(et)</w:t>
      </w:r>
      <w:r w:rsidR="00A96A35" w:rsidRPr="0027638C">
        <w:rPr>
          <w:spacing w:val="-3"/>
          <w:sz w:val="24"/>
          <w:rPrChange w16du:dateUtc="2026-07-07T18:18:00Z" w:author="Author" w:date="2026-07-07T20:18:00Z" w:id="13942">
            <w:rPr>
              <w:rFonts w:ascii="Times New Roman"/>
              <w:color w:val="000000"/>
              <w:spacing w:val="1"/>
            </w:rPr>
          </w:rPrChange>
        </w:rPr>
        <w:t xml:space="preserve"> </w:t>
      </w:r>
      <w:r w:rsidR="00A96A35" w:rsidRPr="0027638C">
        <w:rPr>
          <w:sz w:val="24"/>
          <w:rPrChange w16du:dateUtc="2026-07-07T18:18:00Z" w:author="Author" w:date="2026-07-07T20:18:00Z" w:id="13943">
            <w:rPr>
              <w:rFonts w:ascii="Times New Roman"/>
              <w:color w:val="000000"/>
            </w:rPr>
          </w:rPrChange>
        </w:rPr>
        <w:t>DOLORE,</w:t>
      </w:r>
      <w:r w:rsidR="00A96A35" w:rsidRPr="0027638C">
        <w:rPr>
          <w:spacing w:val="-3"/>
          <w:sz w:val="24"/>
          <w:rPrChange w16du:dateUtc="2026-07-07T18:18:00Z" w:author="Author" w:date="2026-07-07T20:18:00Z" w:id="13944">
            <w:rPr>
              <w:rFonts w:ascii="Times New Roman"/>
              <w:color w:val="000000"/>
              <w:spacing w:val="1"/>
            </w:rPr>
          </w:rPrChange>
        </w:rPr>
        <w:t xml:space="preserve"> </w:t>
      </w:r>
      <w:r w:rsidR="00A96A35" w:rsidRPr="0027638C">
        <w:rPr>
          <w:sz w:val="24"/>
          <w:rPrChange w16du:dateUtc="2026-07-07T18:18:00Z" w:author="Author" w:date="2026-07-07T20:18:00Z" w:id="13945">
            <w:rPr>
              <w:rFonts w:ascii="Times New Roman"/>
              <w:color w:val="000000"/>
            </w:rPr>
          </w:rPrChange>
        </w:rPr>
        <w:t>(magna)</w:t>
      </w:r>
      <w:r w:rsidR="00A96A35" w:rsidRPr="0027638C">
        <w:rPr>
          <w:spacing w:val="-3"/>
          <w:sz w:val="24"/>
          <w:rPrChange w16du:dateUtc="2026-07-07T18:18:00Z" w:author="Author" w:date="2026-07-07T20:18:00Z" w:id="13946">
            <w:rPr>
              <w:rFonts w:ascii="Times New Roman"/>
              <w:color w:val="000000"/>
              <w:spacing w:val="1"/>
            </w:rPr>
          </w:rPrChange>
        </w:rPr>
        <w:t xml:space="preserve"> </w:t>
      </w:r>
      <w:r w:rsidR="00A96A35" w:rsidRPr="0027638C">
        <w:rPr>
          <w:sz w:val="24"/>
          <w:rPrChange w16du:dateUtc="2026-07-07T18:18:00Z" w:author="Author" w:date="2026-07-07T20:18:00Z" w:id="13947">
            <w:rPr>
              <w:rFonts w:ascii="Times New Roman"/>
              <w:color w:val="000000"/>
            </w:rPr>
          </w:rPrChange>
        </w:rPr>
        <w:t>ALIQUA,</w:t>
      </w:r>
      <w:r w:rsidR="00A96A35" w:rsidRPr="0027638C">
        <w:rPr>
          <w:spacing w:val="-3"/>
          <w:sz w:val="24"/>
          <w:rPrChange w16du:dateUtc="2026-07-07T18:18:00Z" w:author="Author" w:date="2026-07-07T20:18:00Z" w:id="13948">
            <w:rPr>
              <w:rFonts w:ascii="Times New Roman"/>
              <w:color w:val="000000"/>
              <w:spacing w:val="1"/>
            </w:rPr>
          </w:rPrChange>
        </w:rPr>
        <w:t xml:space="preserve"> </w:t>
      </w:r>
      <w:r w:rsidR="00A96A35" w:rsidRPr="0027638C">
        <w:rPr>
          <w:sz w:val="24"/>
          <w:rPrChange w16du:dateUtc="2026-07-07T18:18:00Z" w:author="Author" w:date="2026-07-07T20:18:00Z" w:id="13949">
            <w:rPr>
              <w:rFonts w:ascii="Times New Roman"/>
              <w:color w:val="000000"/>
            </w:rPr>
          </w:rPrChange>
        </w:rPr>
        <w:t>(lorem)</w:t>
      </w:r>
      <w:r w:rsidR="00A96A35" w:rsidRPr="0027638C">
        <w:rPr>
          <w:spacing w:val="-3"/>
          <w:sz w:val="24"/>
          <w:rPrChange w16du:dateUtc="2026-07-07T18:18:00Z" w:author="Author" w:date="2026-07-07T20:18:00Z" w:id="13950">
            <w:rPr>
              <w:rFonts w:ascii="Times New Roman"/>
              <w:color w:val="000000"/>
              <w:spacing w:val="1"/>
            </w:rPr>
          </w:rPrChange>
        </w:rPr>
        <w:t xml:space="preserve"> </w:t>
      </w:r>
      <w:r w:rsidR="00A96A35" w:rsidRPr="0027638C">
        <w:rPr>
          <w:sz w:val="24"/>
          <w:rPrChange w16du:dateUtc="2026-07-07T18:18:00Z" w:author="Author" w:date="2026-07-07T20:18:00Z" w:id="13951">
            <w:rPr>
              <w:rFonts w:ascii="Times New Roman"/>
              <w:color w:val="000000"/>
            </w:rPr>
          </w:rPrChange>
        </w:rPr>
        <w:t>IPSUM,</w:t>
      </w:r>
      <w:r w:rsidR="00A96A35" w:rsidRPr="0027638C">
        <w:rPr>
          <w:spacing w:val="-3"/>
          <w:sz w:val="24"/>
          <w:rPrChange w16du:dateUtc="2026-07-07T18:18:00Z" w:author="Author" w:date="2026-07-07T20:18:00Z" w:id="13952">
            <w:rPr>
              <w:rFonts w:ascii="Times New Roman"/>
              <w:color w:val="000000"/>
              <w:spacing w:val="1"/>
            </w:rPr>
          </w:rPrChange>
        </w:rPr>
        <w:t xml:space="preserve"> </w:t>
      </w:r>
      <w:r w:rsidR="00A96A35" w:rsidRPr="0027638C">
        <w:rPr>
          <w:sz w:val="24"/>
          <w:rPrChange w16du:dateUtc="2026-07-07T18:18:00Z" w:author="Author" w:date="2026-07-07T20:18:00Z" w:id="13953">
            <w:rPr>
              <w:rFonts w:ascii="Times New Roman"/>
              <w:color w:val="000000"/>
            </w:rPr>
          </w:rPrChange>
        </w:rPr>
        <w:t>(dolor)</w:t>
      </w:r>
      <w:r w:rsidR="00A96A35" w:rsidRPr="0027638C">
        <w:rPr>
          <w:spacing w:val="-3"/>
          <w:sz w:val="24"/>
          <w:rPrChange w16du:dateUtc="2026-07-07T18:18:00Z" w:author="Author" w:date="2026-07-07T20:18:00Z" w:id="13954">
            <w:rPr>
              <w:rFonts w:ascii="Times New Roman"/>
              <w:color w:val="000000"/>
              <w:spacing w:val="1"/>
            </w:rPr>
          </w:rPrChange>
        </w:rPr>
        <w:t xml:space="preserve"> </w:t>
      </w:r>
      <w:r w:rsidR="00A96A35" w:rsidRPr="0027638C">
        <w:rPr>
          <w:sz w:val="24"/>
          <w:rPrChange w16du:dateUtc="2026-07-07T18:18:00Z" w:author="Author" w:date="2026-07-07T20:18:00Z" w:id="13955">
            <w:rPr>
              <w:rFonts w:ascii="Times New Roman" w:hAnsi="Times New Roman"/>
              <w:color w:val="000000"/>
            </w:rPr>
          </w:rPrChange>
        </w:rPr>
        <w:t>SIT,</w:t>
      </w:r>
      <w:del w16du:dateUtc="2026-07-07T18:18:00Z" w:author="Author" w:date="2026-07-07T20:18:00Z" w:id="13956">
        <w:r>
          <w:rPr>
            <w:color w:val="000000"/>
          </w:rPr>
          <w:cr/>
        </w:r>
      </w:del>
      <w:r w:rsidR="00A96A35" w:rsidRPr="0027638C">
        <w:rPr>
          <w:sz w:val="24"/>
          <w:rPrChange w16du:dateUtc="2026-07-07T18:18:00Z" w:author="Author" w:date="2026-07-07T20:18:00Z" w:id="13957">
            <w:rPr>
              <w:rFonts w:ascii="Times New Roman"/>
              <w:color w:val="000000"/>
              <w:spacing w:val="665"/>
            </w:rPr>
          </w:rPrChange>
        </w:rPr>
        <w:t xml:space="preserve"> </w:t>
      </w:r>
      <w:r w:rsidR="00A96A35" w:rsidRPr="0027638C">
        <w:rPr>
          <w:sz w:val="24"/>
          <w:rPrChange w16du:dateUtc="2026-07-07T18:18:00Z" w:author="Author" w:date="2026-07-07T20:18:00Z" w:id="13958">
            <w:rPr>
              <w:rFonts w:ascii="Times New Roman"/>
              <w:color w:val="000000"/>
            </w:rPr>
          </w:rPrChange>
        </w:rPr>
        <w:t>AMET</w:t>
      </w:r>
      <w:r w:rsidR="00A96A35" w:rsidRPr="0027638C">
        <w:rPr>
          <w:sz w:val="24"/>
          <w:rPrChange w16du:dateUtc="2026-07-07T18:18:00Z" w:author="Author" w:date="2026-07-07T20:18:00Z" w:id="13959">
            <w:rPr>
              <w:rFonts w:ascii="Times New Roman"/>
              <w:color w:val="000000"/>
              <w:spacing w:val="70"/>
            </w:rPr>
          </w:rPrChange>
        </w:rPr>
        <w:t xml:space="preserve"> </w:t>
      </w:r>
      <w:r w:rsidR="00A96A35" w:rsidRPr="0027638C">
        <w:rPr>
          <w:sz w:val="24"/>
          <w:rPrChange w16du:dateUtc="2026-07-07T18:18:00Z" w:author="Author" w:date="2026-07-07T20:18:00Z" w:id="13960">
            <w:rPr>
              <w:rFonts w:ascii="Times New Roman"/>
              <w:color w:val="000000"/>
            </w:rPr>
          </w:rPrChange>
        </w:rPr>
        <w:t>(consectetur)</w:t>
      </w:r>
      <w:r w:rsidR="00A96A35" w:rsidRPr="0027638C">
        <w:rPr>
          <w:sz w:val="24"/>
          <w:rPrChange w16du:dateUtc="2026-07-07T18:18:00Z" w:author="Author" w:date="2026-07-07T20:18:00Z" w:id="13961">
            <w:rPr>
              <w:rFonts w:ascii="Times New Roman"/>
              <w:color w:val="000000"/>
              <w:spacing w:val="70"/>
            </w:rPr>
          </w:rPrChange>
        </w:rPr>
        <w:t xml:space="preserve"> </w:t>
      </w:r>
      <w:r w:rsidR="00A96A35" w:rsidRPr="0027638C">
        <w:rPr>
          <w:sz w:val="24"/>
          <w:rPrChange w16du:dateUtc="2026-07-07T18:18:00Z" w:author="Author" w:date="2026-07-07T20:18:00Z" w:id="13962">
            <w:rPr>
              <w:rFonts w:ascii="Times New Roman"/>
              <w:color w:val="000000"/>
            </w:rPr>
          </w:rPrChange>
        </w:rPr>
        <w:t>ADIPISCING;</w:t>
      </w:r>
      <w:r w:rsidR="00A96A35" w:rsidRPr="0027638C">
        <w:rPr>
          <w:sz w:val="24"/>
          <w:rPrChange w16du:dateUtc="2026-07-07T18:18:00Z" w:author="Author" w:date="2026-07-07T20:18:00Z" w:id="13963">
            <w:rPr>
              <w:rFonts w:ascii="Times New Roman"/>
              <w:color w:val="000000"/>
              <w:spacing w:val="70"/>
            </w:rPr>
          </w:rPrChange>
        </w:rPr>
        <w:t xml:space="preserve"> </w:t>
      </w:r>
      <w:r w:rsidR="00A96A35" w:rsidRPr="0027638C">
        <w:rPr>
          <w:sz w:val="24"/>
          <w:rPrChange w16du:dateUtc="2026-07-07T18:18:00Z" w:author="Author" w:date="2026-07-07T20:18:00Z" w:id="13964">
            <w:rPr>
              <w:rFonts w:ascii="Times New Roman"/>
              <w:color w:val="000000"/>
            </w:rPr>
          </w:rPrChange>
        </w:rPr>
        <w:t>(ELIT)</w:t>
      </w:r>
      <w:r w:rsidR="00A96A35" w:rsidRPr="0027638C">
        <w:rPr>
          <w:sz w:val="24"/>
          <w:rPrChange w16du:dateUtc="2026-07-07T18:18:00Z" w:author="Author" w:date="2026-07-07T20:18:00Z" w:id="13965">
            <w:rPr>
              <w:rFonts w:ascii="Times New Roman"/>
              <w:color w:val="000000"/>
              <w:spacing w:val="70"/>
            </w:rPr>
          </w:rPrChange>
        </w:rPr>
        <w:t xml:space="preserve"> </w:t>
      </w:r>
      <w:r w:rsidR="00A96A35" w:rsidRPr="0027638C">
        <w:rPr>
          <w:sz w:val="24"/>
          <w:rPrChange w16du:dateUtc="2026-07-07T18:18:00Z" w:author="Author" w:date="2026-07-07T20:18:00Z" w:id="13966">
            <w:rPr>
              <w:rFonts w:ascii="Times New Roman"/>
              <w:color w:val="000000"/>
            </w:rPr>
          </w:rPrChange>
        </w:rPr>
        <w:t>SED</w:t>
      </w:r>
      <w:r w:rsidR="00A96A35" w:rsidRPr="0027638C">
        <w:rPr>
          <w:sz w:val="24"/>
          <w:rPrChange w16du:dateUtc="2026-07-07T18:18:00Z" w:author="Author" w:date="2026-07-07T20:18:00Z" w:id="13967">
            <w:rPr>
              <w:rFonts w:ascii="Times New Roman"/>
              <w:color w:val="000000"/>
              <w:spacing w:val="70"/>
            </w:rPr>
          </w:rPrChange>
        </w:rPr>
        <w:t xml:space="preserve"> </w:t>
      </w:r>
      <w:r w:rsidR="00A96A35" w:rsidRPr="0027638C">
        <w:rPr>
          <w:sz w:val="24"/>
          <w:rPrChange w16du:dateUtc="2026-07-07T18:18:00Z" w:author="Author" w:date="2026-07-07T20:18:00Z" w:id="13968">
            <w:rPr>
              <w:rFonts w:ascii="Times New Roman"/>
              <w:color w:val="000000"/>
            </w:rPr>
          </w:rPrChange>
        </w:rPr>
        <w:t>DO;</w:t>
      </w:r>
      <w:r w:rsidR="00A96A35" w:rsidRPr="0027638C">
        <w:rPr>
          <w:sz w:val="24"/>
          <w:rPrChange w16du:dateUtc="2026-07-07T18:18:00Z" w:author="Author" w:date="2026-07-07T20:18:00Z" w:id="13969">
            <w:rPr>
              <w:rFonts w:ascii="Times New Roman"/>
              <w:color w:val="000000"/>
              <w:spacing w:val="69"/>
            </w:rPr>
          </w:rPrChange>
        </w:rPr>
        <w:t xml:space="preserve"> </w:t>
      </w:r>
      <w:r w:rsidR="00A96A35" w:rsidRPr="0027638C">
        <w:rPr>
          <w:sz w:val="24"/>
          <w:rPrChange w16du:dateUtc="2026-07-07T18:18:00Z" w:author="Author" w:date="2026-07-07T20:18:00Z" w:id="13970">
            <w:rPr>
              <w:rFonts w:ascii="Times New Roman"/>
              <w:color w:val="000000"/>
            </w:rPr>
          </w:rPrChange>
        </w:rPr>
        <w:t>(EIUSMOD)</w:t>
      </w:r>
      <w:r w:rsidR="00A96A35" w:rsidRPr="0027638C">
        <w:rPr>
          <w:sz w:val="24"/>
          <w:rPrChange w16du:dateUtc="2026-07-07T18:18:00Z" w:author="Author" w:date="2026-07-07T20:18:00Z" w:id="13971">
            <w:rPr>
              <w:rFonts w:ascii="Times New Roman"/>
              <w:color w:val="000000"/>
              <w:spacing w:val="70"/>
            </w:rPr>
          </w:rPrChange>
        </w:rPr>
        <w:t xml:space="preserve"> </w:t>
      </w:r>
      <w:r w:rsidR="00A96A35" w:rsidRPr="0027638C">
        <w:rPr>
          <w:sz w:val="24"/>
          <w:rPrChange w16du:dateUtc="2026-07-07T18:18:00Z" w:author="Author" w:date="2026-07-07T20:18:00Z" w:id="13972">
            <w:rPr>
              <w:rFonts w:ascii="Times New Roman"/>
              <w:color w:val="000000"/>
            </w:rPr>
          </w:rPrChange>
        </w:rPr>
        <w:t>TEMPOR</w:t>
      </w:r>
      <w:r w:rsidR="00A96A35" w:rsidRPr="0027638C">
        <w:rPr>
          <w:sz w:val="24"/>
          <w:rPrChange w16du:dateUtc="2026-07-07T18:18:00Z" w:author="Author" w:date="2026-07-07T20:18:00Z" w:id="13973">
            <w:rPr>
              <w:rFonts w:ascii="Times New Roman"/>
              <w:color w:val="000000"/>
              <w:spacing w:val="70"/>
            </w:rPr>
          </w:rPrChange>
        </w:rPr>
        <w:t xml:space="preserve"> </w:t>
      </w:r>
      <w:r w:rsidR="00A96A35" w:rsidRPr="0027638C">
        <w:rPr>
          <w:sz w:val="24"/>
          <w:rPrChange w16du:dateUtc="2026-07-07T18:18:00Z" w:author="Author" w:date="2026-07-07T20:18:00Z" w:id="13974">
            <w:rPr>
              <w:rFonts w:ascii="Times New Roman"/>
              <w:color w:val="000000"/>
            </w:rPr>
          </w:rPrChange>
        </w:rPr>
        <w:t>INCIDIDUNT</w:t>
      </w:r>
      <w:r w:rsidR="00A96A35" w:rsidRPr="0027638C">
        <w:rPr>
          <w:sz w:val="24"/>
          <w:rPrChange w16du:dateUtc="2026-07-07T18:18:00Z" w:author="Author" w:date="2026-07-07T20:18:00Z" w:id="13975">
            <w:rPr>
              <w:rFonts w:ascii="Times New Roman"/>
              <w:color w:val="000000"/>
              <w:spacing w:val="70"/>
            </w:rPr>
          </w:rPrChange>
        </w:rPr>
        <w:t xml:space="preserve"> </w:t>
      </w:r>
      <w:r w:rsidR="00A96A35" w:rsidRPr="0027638C">
        <w:rPr>
          <w:sz w:val="24"/>
          <w:rPrChange w16du:dateUtc="2026-07-07T18:18:00Z" w:author="Author" w:date="2026-07-07T20:18:00Z" w:id="13976">
            <w:rPr>
              <w:rFonts w:ascii="Times New Roman" w:hAnsi="Times New Roman"/>
              <w:color w:val="000000"/>
            </w:rPr>
          </w:rPrChange>
        </w:rPr>
        <w:t>UT</w:t>
      </w:r>
      <w:del w16du:dateUtc="2026-07-07T18:18:00Z" w:author="Author" w:date="2026-07-07T20:18:00Z" w:id="13977">
        <w:r>
          <w:rPr>
            <w:color w:val="000000"/>
          </w:rPr>
          <w:cr/>
        </w:r>
      </w:del>
      <w:r w:rsidR="00A96A35" w:rsidRPr="0027638C">
        <w:rPr>
          <w:sz w:val="24"/>
          <w:rPrChange w16du:dateUtc="2026-07-07T18:18:00Z" w:author="Author" w:date="2026-07-07T20:18:00Z" w:id="13978">
            <w:rPr>
              <w:rFonts w:ascii="Times New Roman"/>
              <w:color w:val="000000"/>
              <w:spacing w:val="665"/>
            </w:rPr>
          </w:rPrChange>
        </w:rPr>
        <w:t xml:space="preserve"> </w:t>
      </w:r>
      <w:r w:rsidR="00A96A35" w:rsidRPr="0027638C">
        <w:rPr>
          <w:sz w:val="24"/>
          <w:rPrChange w16du:dateUtc="2026-07-07T18:18:00Z" w:author="Author" w:date="2026-07-07T20:18:00Z" w:id="13979">
            <w:rPr>
              <w:rFonts w:ascii="Times New Roman"/>
              <w:color w:val="000000"/>
            </w:rPr>
          </w:rPrChange>
        </w:rPr>
        <w:t>LABORE</w:t>
      </w:r>
      <w:r w:rsidR="00A96A35" w:rsidRPr="0027638C">
        <w:rPr>
          <w:sz w:val="24"/>
          <w:rPrChange w16du:dateUtc="2026-07-07T18:18:00Z" w:author="Author" w:date="2026-07-07T20:18:00Z" w:id="13980">
            <w:rPr>
              <w:rFonts w:ascii="Times New Roman"/>
              <w:color w:val="000000"/>
              <w:spacing w:val="74"/>
            </w:rPr>
          </w:rPrChange>
        </w:rPr>
        <w:t xml:space="preserve"> </w:t>
      </w:r>
      <w:r w:rsidR="00A96A35" w:rsidRPr="0027638C">
        <w:rPr>
          <w:sz w:val="24"/>
          <w:rPrChange w16du:dateUtc="2026-07-07T18:18:00Z" w:author="Author" w:date="2026-07-07T20:18:00Z" w:id="13981">
            <w:rPr>
              <w:rFonts w:ascii="Times New Roman"/>
              <w:color w:val="000000"/>
            </w:rPr>
          </w:rPrChange>
        </w:rPr>
        <w:t>ET</w:t>
      </w:r>
      <w:r w:rsidR="00A96A35" w:rsidRPr="0027638C">
        <w:rPr>
          <w:sz w:val="24"/>
          <w:rPrChange w16du:dateUtc="2026-07-07T18:18:00Z" w:author="Author" w:date="2026-07-07T20:18:00Z" w:id="13982">
            <w:rPr>
              <w:rFonts w:ascii="Times New Roman"/>
              <w:color w:val="000000"/>
              <w:spacing w:val="74"/>
            </w:rPr>
          </w:rPrChange>
        </w:rPr>
        <w:t xml:space="preserve"> </w:t>
      </w:r>
      <w:r w:rsidR="00A96A35" w:rsidRPr="0027638C">
        <w:rPr>
          <w:sz w:val="24"/>
          <w:rPrChange w16du:dateUtc="2026-07-07T18:18:00Z" w:author="Author" w:date="2026-07-07T20:18:00Z" w:id="13983">
            <w:rPr>
              <w:rFonts w:ascii="Times New Roman"/>
              <w:color w:val="000000"/>
            </w:rPr>
          </w:rPrChange>
        </w:rPr>
        <w:t>DOLORE</w:t>
      </w:r>
      <w:r w:rsidR="00A96A35" w:rsidRPr="0027638C">
        <w:rPr>
          <w:sz w:val="24"/>
          <w:rPrChange w16du:dateUtc="2026-07-07T18:18:00Z" w:author="Author" w:date="2026-07-07T20:18:00Z" w:id="13984">
            <w:rPr>
              <w:rFonts w:ascii="Times New Roman"/>
              <w:color w:val="000000"/>
              <w:spacing w:val="74"/>
            </w:rPr>
          </w:rPrChange>
        </w:rPr>
        <w:t xml:space="preserve"> </w:t>
      </w:r>
      <w:r w:rsidR="00A96A35" w:rsidRPr="0027638C">
        <w:rPr>
          <w:sz w:val="24"/>
          <w:rPrChange w16du:dateUtc="2026-07-07T18:18:00Z" w:author="Author" w:date="2026-07-07T20:18:00Z" w:id="13985">
            <w:rPr>
              <w:rFonts w:ascii="Times New Roman"/>
              <w:color w:val="000000"/>
            </w:rPr>
          </w:rPrChange>
        </w:rPr>
        <w:t>MAGNA</w:t>
      </w:r>
      <w:r w:rsidR="00A96A35" w:rsidRPr="0027638C">
        <w:rPr>
          <w:sz w:val="24"/>
          <w:rPrChange w16du:dateUtc="2026-07-07T18:18:00Z" w:author="Author" w:date="2026-07-07T20:18:00Z" w:id="13986">
            <w:rPr>
              <w:rFonts w:ascii="Times New Roman"/>
              <w:color w:val="000000"/>
              <w:spacing w:val="74"/>
            </w:rPr>
          </w:rPrChange>
        </w:rPr>
        <w:t xml:space="preserve"> </w:t>
      </w:r>
      <w:r w:rsidR="00A96A35" w:rsidRPr="0027638C">
        <w:rPr>
          <w:sz w:val="24"/>
          <w:rPrChange w16du:dateUtc="2026-07-07T18:18:00Z" w:author="Author" w:date="2026-07-07T20:18:00Z" w:id="13987">
            <w:rPr>
              <w:rFonts w:ascii="Times New Roman"/>
              <w:color w:val="000000"/>
            </w:rPr>
          </w:rPrChange>
        </w:rPr>
        <w:t>ALIQUA</w:t>
      </w:r>
      <w:r w:rsidR="00A96A35" w:rsidRPr="0027638C">
        <w:rPr>
          <w:sz w:val="24"/>
          <w:rPrChange w16du:dateUtc="2026-07-07T18:18:00Z" w:author="Author" w:date="2026-07-07T20:18:00Z" w:id="13988">
            <w:rPr>
              <w:rFonts w:ascii="Times New Roman"/>
              <w:color w:val="000000"/>
              <w:spacing w:val="77"/>
            </w:rPr>
          </w:rPrChange>
        </w:rPr>
        <w:t xml:space="preserve"> </w:t>
      </w:r>
      <w:r w:rsidR="00A96A35" w:rsidRPr="0027638C">
        <w:rPr>
          <w:sz w:val="24"/>
          <w:rPrChange w16du:dateUtc="2026-07-07T18:18:00Z" w:author="Author" w:date="2026-07-07T20:18:00Z" w:id="13989">
            <w:rPr>
              <w:rFonts w:ascii="Times New Roman"/>
              <w:color w:val="000000"/>
            </w:rPr>
          </w:rPrChange>
        </w:rPr>
        <w:t>LOREM</w:t>
      </w:r>
      <w:r w:rsidR="00A96A35" w:rsidRPr="0027638C">
        <w:rPr>
          <w:sz w:val="24"/>
          <w:rPrChange w16du:dateUtc="2026-07-07T18:18:00Z" w:author="Author" w:date="2026-07-07T20:18:00Z" w:id="13990">
            <w:rPr>
              <w:rFonts w:ascii="Times New Roman"/>
              <w:color w:val="000000"/>
              <w:spacing w:val="74"/>
            </w:rPr>
          </w:rPrChange>
        </w:rPr>
        <w:t xml:space="preserve"> </w:t>
      </w:r>
      <w:r w:rsidR="00A96A35" w:rsidRPr="0027638C">
        <w:rPr>
          <w:sz w:val="24"/>
          <w:rPrChange w16du:dateUtc="2026-07-07T18:18:00Z" w:author="Author" w:date="2026-07-07T20:18:00Z" w:id="13991">
            <w:rPr>
              <w:rFonts w:ascii="Times New Roman"/>
              <w:color w:val="000000"/>
            </w:rPr>
          </w:rPrChange>
        </w:rPr>
        <w:t>IPSUM;</w:t>
      </w:r>
      <w:r w:rsidR="00A96A35" w:rsidRPr="0027638C">
        <w:rPr>
          <w:sz w:val="24"/>
          <w:rPrChange w16du:dateUtc="2026-07-07T18:18:00Z" w:author="Author" w:date="2026-07-07T20:18:00Z" w:id="13992">
            <w:rPr>
              <w:rFonts w:ascii="Times New Roman"/>
              <w:color w:val="000000"/>
              <w:spacing w:val="74"/>
            </w:rPr>
          </w:rPrChange>
        </w:rPr>
        <w:t xml:space="preserve"> </w:t>
      </w:r>
      <w:r w:rsidR="00A96A35" w:rsidRPr="0027638C">
        <w:rPr>
          <w:sz w:val="24"/>
          <w:rPrChange w16du:dateUtc="2026-07-07T18:18:00Z" w:author="Author" w:date="2026-07-07T20:18:00Z" w:id="13993">
            <w:rPr>
              <w:rFonts w:ascii="Times New Roman" w:hAnsi="Times New Roman"/>
              <w:color w:val="000000"/>
            </w:rPr>
          </w:rPrChange>
        </w:rPr>
        <w:t>(DOLOR)</w:t>
      </w:r>
      <w:del w16du:dateUtc="2026-07-07T18:18:00Z" w:author="Author" w:date="2026-07-07T20:18:00Z" w:id="13994">
        <w:r>
          <w:rPr>
            <w:color w:val="000000"/>
          </w:rPr>
          <w:cr/>
        </w:r>
      </w:del>
      <w:r w:rsidR="00A96A35" w:rsidRPr="0027638C">
        <w:rPr>
          <w:sz w:val="24"/>
          <w:rPrChange w16du:dateUtc="2026-07-07T18:18:00Z" w:author="Author" w:date="2026-07-07T20:18:00Z" w:id="13995">
            <w:rPr>
              <w:rFonts w:ascii="Times New Roman"/>
              <w:color w:val="000000"/>
              <w:spacing w:val="665"/>
            </w:rPr>
          </w:rPrChange>
        </w:rPr>
        <w:t xml:space="preserve"> </w:t>
      </w:r>
      <w:r w:rsidR="00A96A35" w:rsidRPr="0027638C">
        <w:rPr>
          <w:sz w:val="24"/>
          <w:rPrChange w16du:dateUtc="2026-07-07T18:18:00Z" w:author="Author" w:date="2026-07-07T20:18:00Z" w:id="13996">
            <w:rPr>
              <w:rFonts w:ascii="Times New Roman"/>
              <w:color w:val="000000"/>
            </w:rPr>
          </w:rPrChange>
        </w:rPr>
        <w:t>SIT</w:t>
      </w:r>
      <w:r w:rsidR="00A96A35" w:rsidRPr="0027638C">
        <w:rPr>
          <w:sz w:val="24"/>
          <w:rPrChange w16du:dateUtc="2026-07-07T18:18:00Z" w:author="Author" w:date="2026-07-07T20:18:00Z" w:id="13997">
            <w:rPr>
              <w:rFonts w:ascii="Times New Roman"/>
              <w:color w:val="000000"/>
              <w:spacing w:val="20"/>
            </w:rPr>
          </w:rPrChange>
        </w:rPr>
        <w:t xml:space="preserve"> </w:t>
      </w:r>
      <w:r w:rsidR="00A96A35" w:rsidRPr="0027638C">
        <w:rPr>
          <w:sz w:val="24"/>
          <w:rPrChange w16du:dateUtc="2026-07-07T18:18:00Z" w:author="Author" w:date="2026-07-07T20:18:00Z" w:id="13998">
            <w:rPr>
              <w:rFonts w:ascii="Times New Roman"/>
              <w:color w:val="000000"/>
            </w:rPr>
          </w:rPrChange>
        </w:rPr>
        <w:t>AMET</w:t>
      </w:r>
      <w:r w:rsidR="00A96A35" w:rsidRPr="0027638C">
        <w:rPr>
          <w:sz w:val="24"/>
          <w:rPrChange w16du:dateUtc="2026-07-07T18:18:00Z" w:author="Author" w:date="2026-07-07T20:18:00Z" w:id="13999">
            <w:rPr>
              <w:rFonts w:ascii="Times New Roman"/>
              <w:color w:val="000000"/>
              <w:spacing w:val="20"/>
            </w:rPr>
          </w:rPrChange>
        </w:rPr>
        <w:t xml:space="preserve"> </w:t>
      </w:r>
      <w:r w:rsidR="00A96A35" w:rsidRPr="0027638C">
        <w:rPr>
          <w:sz w:val="24"/>
          <w:rPrChange w16du:dateUtc="2026-07-07T18:18:00Z" w:author="Author" w:date="2026-07-07T20:18:00Z" w:id="14000">
            <w:rPr>
              <w:rFonts w:ascii="Times New Roman"/>
              <w:color w:val="000000"/>
            </w:rPr>
          </w:rPrChange>
        </w:rPr>
        <w:t>CONSECTETUR</w:t>
      </w:r>
      <w:r w:rsidR="00A96A35" w:rsidRPr="0027638C">
        <w:rPr>
          <w:sz w:val="24"/>
          <w:rPrChange w16du:dateUtc="2026-07-07T18:18:00Z" w:author="Author" w:date="2026-07-07T20:18:00Z" w:id="14001">
            <w:rPr>
              <w:rFonts w:ascii="Times New Roman"/>
              <w:color w:val="000000"/>
              <w:spacing w:val="20"/>
            </w:rPr>
          </w:rPrChange>
        </w:rPr>
        <w:t xml:space="preserve"> </w:t>
      </w:r>
      <w:r w:rsidR="00A96A35" w:rsidRPr="0027638C">
        <w:rPr>
          <w:sz w:val="24"/>
          <w:rPrChange w16du:dateUtc="2026-07-07T18:18:00Z" w:author="Author" w:date="2026-07-07T20:18:00Z" w:id="14002">
            <w:rPr>
              <w:rFonts w:ascii="Times New Roman"/>
              <w:color w:val="000000"/>
            </w:rPr>
          </w:rPrChange>
        </w:rPr>
        <w:t>ADIPISCING;</w:t>
      </w:r>
      <w:r w:rsidR="00A96A35" w:rsidRPr="0027638C">
        <w:rPr>
          <w:sz w:val="24"/>
          <w:rPrChange w16du:dateUtc="2026-07-07T18:18:00Z" w:author="Author" w:date="2026-07-07T20:18:00Z" w:id="14003">
            <w:rPr>
              <w:rFonts w:ascii="Times New Roman"/>
              <w:color w:val="000000"/>
              <w:spacing w:val="20"/>
            </w:rPr>
          </w:rPrChange>
        </w:rPr>
        <w:t xml:space="preserve"> </w:t>
      </w:r>
      <w:r w:rsidR="00A96A35" w:rsidRPr="0027638C">
        <w:rPr>
          <w:sz w:val="24"/>
          <w:rPrChange w16du:dateUtc="2026-07-07T18:18:00Z" w:author="Author" w:date="2026-07-07T20:18:00Z" w:id="14004">
            <w:rPr>
              <w:rFonts w:ascii="Times New Roman"/>
              <w:color w:val="000000"/>
            </w:rPr>
          </w:rPrChange>
        </w:rPr>
        <w:t>ELIT</w:t>
      </w:r>
      <w:r w:rsidR="00A96A35" w:rsidRPr="0027638C">
        <w:rPr>
          <w:sz w:val="24"/>
          <w:rPrChange w16du:dateUtc="2026-07-07T18:18:00Z" w:author="Author" w:date="2026-07-07T20:18:00Z" w:id="14005">
            <w:rPr>
              <w:rFonts w:ascii="Times New Roman"/>
              <w:color w:val="000000"/>
              <w:spacing w:val="20"/>
            </w:rPr>
          </w:rPrChange>
        </w:rPr>
        <w:t xml:space="preserve"> </w:t>
      </w:r>
      <w:r w:rsidR="00A96A35" w:rsidRPr="0027638C">
        <w:rPr>
          <w:sz w:val="24"/>
          <w:rPrChange w16du:dateUtc="2026-07-07T18:18:00Z" w:author="Author" w:date="2026-07-07T20:18:00Z" w:id="14006">
            <w:rPr>
              <w:rFonts w:ascii="Times New Roman"/>
              <w:color w:val="000000"/>
            </w:rPr>
          </w:rPrChange>
        </w:rPr>
        <w:t>(SED)</w:t>
      </w:r>
      <w:r w:rsidR="00A96A35" w:rsidRPr="0027638C">
        <w:rPr>
          <w:sz w:val="24"/>
          <w:rPrChange w16du:dateUtc="2026-07-07T18:18:00Z" w:author="Author" w:date="2026-07-07T20:18:00Z" w:id="14007">
            <w:rPr>
              <w:rFonts w:ascii="Times New Roman"/>
              <w:color w:val="000000"/>
              <w:spacing w:val="20"/>
            </w:rPr>
          </w:rPrChange>
        </w:rPr>
        <w:t xml:space="preserve"> </w:t>
      </w:r>
      <w:r w:rsidR="00A96A35" w:rsidRPr="0027638C">
        <w:rPr>
          <w:sz w:val="24"/>
          <w:rPrChange w16du:dateUtc="2026-07-07T18:18:00Z" w:author="Author" w:date="2026-07-07T20:18:00Z" w:id="14008">
            <w:rPr>
              <w:rFonts w:ascii="Times New Roman"/>
              <w:color w:val="000000"/>
            </w:rPr>
          </w:rPrChange>
        </w:rPr>
        <w:t>DO</w:t>
      </w:r>
      <w:r w:rsidR="00A96A35" w:rsidRPr="0027638C">
        <w:rPr>
          <w:sz w:val="24"/>
          <w:rPrChange w16du:dateUtc="2026-07-07T18:18:00Z" w:author="Author" w:date="2026-07-07T20:18:00Z" w:id="14009">
            <w:rPr>
              <w:rFonts w:ascii="Times New Roman"/>
              <w:color w:val="000000"/>
              <w:spacing w:val="20"/>
            </w:rPr>
          </w:rPrChange>
        </w:rPr>
        <w:t xml:space="preserve"> </w:t>
      </w:r>
      <w:r w:rsidR="00A96A35" w:rsidRPr="0027638C">
        <w:rPr>
          <w:sz w:val="24"/>
          <w:rPrChange w16du:dateUtc="2026-07-07T18:18:00Z" w:author="Author" w:date="2026-07-07T20:18:00Z" w:id="14010">
            <w:rPr>
              <w:rFonts w:ascii="Times New Roman"/>
              <w:color w:val="000000"/>
            </w:rPr>
          </w:rPrChange>
        </w:rPr>
        <w:t>EIUSMOD</w:t>
      </w:r>
      <w:r w:rsidR="00A96A35" w:rsidRPr="0027638C">
        <w:rPr>
          <w:sz w:val="24"/>
          <w:rPrChange w16du:dateUtc="2026-07-07T18:18:00Z" w:author="Author" w:date="2026-07-07T20:18:00Z" w:id="14011">
            <w:rPr>
              <w:rFonts w:ascii="Times New Roman"/>
              <w:color w:val="000000"/>
              <w:spacing w:val="20"/>
            </w:rPr>
          </w:rPrChange>
        </w:rPr>
        <w:t xml:space="preserve"> </w:t>
      </w:r>
      <w:r w:rsidR="00A96A35" w:rsidRPr="0027638C">
        <w:rPr>
          <w:sz w:val="24"/>
          <w:rPrChange w16du:dateUtc="2026-07-07T18:18:00Z" w:author="Author" w:date="2026-07-07T20:18:00Z" w:id="14012">
            <w:rPr>
              <w:rFonts w:ascii="Times New Roman"/>
              <w:color w:val="000000"/>
            </w:rPr>
          </w:rPrChange>
        </w:rPr>
        <w:t>TEMPOR</w:t>
      </w:r>
      <w:r w:rsidR="00A96A35" w:rsidRPr="0027638C">
        <w:rPr>
          <w:sz w:val="24"/>
          <w:rPrChange w16du:dateUtc="2026-07-07T18:18:00Z" w:author="Author" w:date="2026-07-07T20:18:00Z" w:id="14013">
            <w:rPr>
              <w:rFonts w:ascii="Times New Roman"/>
              <w:color w:val="000000"/>
              <w:spacing w:val="20"/>
            </w:rPr>
          </w:rPrChange>
        </w:rPr>
        <w:t xml:space="preserve"> </w:t>
      </w:r>
      <w:r w:rsidR="00A96A35" w:rsidRPr="0027638C">
        <w:rPr>
          <w:sz w:val="24"/>
          <w:rPrChange w16du:dateUtc="2026-07-07T18:18:00Z" w:author="Author" w:date="2026-07-07T20:18:00Z" w:id="14014">
            <w:rPr>
              <w:rFonts w:ascii="Times New Roman" w:hAnsi="Times New Roman"/>
              <w:color w:val="000000"/>
            </w:rPr>
          </w:rPrChange>
        </w:rPr>
        <w:t>INCIDIDUNT</w:t>
      </w:r>
      <w:del w16du:dateUtc="2026-07-07T18:18:00Z" w:author="Author" w:date="2026-07-07T20:18:00Z" w:id="14015">
        <w:r>
          <w:rPr>
            <w:color w:val="000000"/>
          </w:rPr>
          <w:cr/>
        </w:r>
      </w:del>
      <w:r w:rsidR="00A96A35" w:rsidRPr="0027638C">
        <w:rPr>
          <w:sz w:val="24"/>
          <w:rPrChange w16du:dateUtc="2026-07-07T18:18:00Z" w:author="Author" w:date="2026-07-07T20:18:00Z" w:id="14016">
            <w:rPr>
              <w:rFonts w:ascii="Times New Roman"/>
              <w:color w:val="000000"/>
              <w:spacing w:val="665"/>
            </w:rPr>
          </w:rPrChange>
        </w:rPr>
        <w:t xml:space="preserve"> </w:t>
      </w:r>
      <w:r w:rsidR="00A96A35" w:rsidRPr="0027638C">
        <w:rPr>
          <w:sz w:val="24"/>
          <w:rPrChange w16du:dateUtc="2026-07-07T18:18:00Z" w:author="Author" w:date="2026-07-07T20:18:00Z" w:id="14017">
            <w:rPr>
              <w:rFonts w:ascii="Times New Roman"/>
              <w:color w:val="000000"/>
            </w:rPr>
          </w:rPrChange>
        </w:rPr>
        <w:t>UT</w:t>
      </w:r>
      <w:r w:rsidR="00A96A35" w:rsidRPr="0027638C">
        <w:rPr>
          <w:sz w:val="24"/>
          <w:rPrChange w16du:dateUtc="2026-07-07T18:18:00Z" w:author="Author" w:date="2026-07-07T20:18:00Z" w:id="14018">
            <w:rPr>
              <w:rFonts w:ascii="Times New Roman"/>
              <w:color w:val="000000"/>
              <w:spacing w:val="68"/>
            </w:rPr>
          </w:rPrChange>
        </w:rPr>
        <w:t xml:space="preserve"> </w:t>
      </w:r>
      <w:r w:rsidR="00A96A35" w:rsidRPr="0027638C">
        <w:rPr>
          <w:sz w:val="24"/>
          <w:rPrChange w16du:dateUtc="2026-07-07T18:18:00Z" w:author="Author" w:date="2026-07-07T20:18:00Z" w:id="14019">
            <w:rPr>
              <w:rFonts w:ascii="Times New Roman"/>
              <w:color w:val="000000"/>
            </w:rPr>
          </w:rPrChange>
        </w:rPr>
        <w:t>LABORE</w:t>
      </w:r>
      <w:r w:rsidR="00A96A35" w:rsidRPr="0027638C">
        <w:rPr>
          <w:sz w:val="24"/>
          <w:rPrChange w16du:dateUtc="2026-07-07T18:18:00Z" w:author="Author" w:date="2026-07-07T20:18:00Z" w:id="14020">
            <w:rPr>
              <w:rFonts w:ascii="Times New Roman"/>
              <w:color w:val="000000"/>
              <w:spacing w:val="68"/>
            </w:rPr>
          </w:rPrChange>
        </w:rPr>
        <w:t xml:space="preserve"> </w:t>
      </w:r>
      <w:r w:rsidR="00A96A35" w:rsidRPr="0027638C">
        <w:rPr>
          <w:sz w:val="24"/>
          <w:rPrChange w16du:dateUtc="2026-07-07T18:18:00Z" w:author="Author" w:date="2026-07-07T20:18:00Z" w:id="14021">
            <w:rPr>
              <w:rFonts w:ascii="Times New Roman"/>
              <w:color w:val="000000"/>
            </w:rPr>
          </w:rPrChange>
        </w:rPr>
        <w:t>ET</w:t>
      </w:r>
      <w:r w:rsidR="00A96A35" w:rsidRPr="0027638C">
        <w:rPr>
          <w:sz w:val="24"/>
          <w:rPrChange w16du:dateUtc="2026-07-07T18:18:00Z" w:author="Author" w:date="2026-07-07T20:18:00Z" w:id="14022">
            <w:rPr>
              <w:rFonts w:ascii="Times New Roman"/>
              <w:color w:val="000000"/>
              <w:spacing w:val="68"/>
            </w:rPr>
          </w:rPrChange>
        </w:rPr>
        <w:t xml:space="preserve"> </w:t>
      </w:r>
      <w:r w:rsidR="00A96A35" w:rsidRPr="0027638C">
        <w:rPr>
          <w:sz w:val="24"/>
          <w:rPrChange w16du:dateUtc="2026-07-07T18:18:00Z" w:author="Author" w:date="2026-07-07T20:18:00Z" w:id="14023">
            <w:rPr>
              <w:rFonts w:ascii="Times New Roman"/>
              <w:color w:val="000000"/>
            </w:rPr>
          </w:rPrChange>
        </w:rPr>
        <w:t>DOLORE</w:t>
      </w:r>
      <w:r w:rsidR="00A96A35" w:rsidRPr="0027638C">
        <w:rPr>
          <w:sz w:val="24"/>
          <w:rPrChange w16du:dateUtc="2026-07-07T18:18:00Z" w:author="Author" w:date="2026-07-07T20:18:00Z" w:id="14024">
            <w:rPr>
              <w:rFonts w:ascii="Times New Roman"/>
              <w:color w:val="000000"/>
              <w:spacing w:val="68"/>
            </w:rPr>
          </w:rPrChange>
        </w:rPr>
        <w:t xml:space="preserve"> </w:t>
      </w:r>
      <w:r w:rsidR="00A96A35" w:rsidRPr="0027638C">
        <w:rPr>
          <w:sz w:val="24"/>
          <w:rPrChange w16du:dateUtc="2026-07-07T18:18:00Z" w:author="Author" w:date="2026-07-07T20:18:00Z" w:id="14025">
            <w:rPr>
              <w:rFonts w:ascii="Times New Roman"/>
              <w:color w:val="000000"/>
            </w:rPr>
          </w:rPrChange>
        </w:rPr>
        <w:t>MAGNA</w:t>
      </w:r>
      <w:r w:rsidR="00A96A35" w:rsidRPr="0027638C">
        <w:rPr>
          <w:sz w:val="24"/>
          <w:rPrChange w16du:dateUtc="2026-07-07T18:18:00Z" w:author="Author" w:date="2026-07-07T20:18:00Z" w:id="14026">
            <w:rPr>
              <w:rFonts w:ascii="Times New Roman"/>
              <w:color w:val="000000"/>
              <w:spacing w:val="68"/>
            </w:rPr>
          </w:rPrChange>
        </w:rPr>
        <w:t xml:space="preserve"> </w:t>
      </w:r>
      <w:r w:rsidR="00A96A35" w:rsidRPr="0027638C">
        <w:rPr>
          <w:sz w:val="24"/>
          <w:rPrChange w16du:dateUtc="2026-07-07T18:18:00Z" w:author="Author" w:date="2026-07-07T20:18:00Z" w:id="14027">
            <w:rPr>
              <w:rFonts w:ascii="Times New Roman"/>
              <w:color w:val="000000"/>
            </w:rPr>
          </w:rPrChange>
        </w:rPr>
        <w:t>ALIQUA</w:t>
      </w:r>
      <w:r w:rsidR="00A96A35" w:rsidRPr="0027638C">
        <w:rPr>
          <w:sz w:val="24"/>
          <w:rPrChange w16du:dateUtc="2026-07-07T18:18:00Z" w:author="Author" w:date="2026-07-07T20:18:00Z" w:id="14028">
            <w:rPr>
              <w:rFonts w:ascii="Times New Roman"/>
              <w:color w:val="000000"/>
              <w:spacing w:val="68"/>
            </w:rPr>
          </w:rPrChange>
        </w:rPr>
        <w:t xml:space="preserve"> </w:t>
      </w:r>
      <w:r w:rsidR="00A96A35" w:rsidRPr="0027638C">
        <w:rPr>
          <w:sz w:val="24"/>
          <w:rPrChange w16du:dateUtc="2026-07-07T18:18:00Z" w:author="Author" w:date="2026-07-07T20:18:00Z" w:id="14029">
            <w:rPr>
              <w:rFonts w:ascii="Times New Roman"/>
              <w:color w:val="000000"/>
            </w:rPr>
          </w:rPrChange>
        </w:rPr>
        <w:t>LOREM</w:t>
      </w:r>
      <w:r w:rsidR="00A96A35" w:rsidRPr="0027638C">
        <w:rPr>
          <w:sz w:val="24"/>
          <w:rPrChange w16du:dateUtc="2026-07-07T18:18:00Z" w:author="Author" w:date="2026-07-07T20:18:00Z" w:id="14030">
            <w:rPr>
              <w:rFonts w:ascii="Times New Roman"/>
              <w:color w:val="000000"/>
              <w:spacing w:val="68"/>
            </w:rPr>
          </w:rPrChange>
        </w:rPr>
        <w:t xml:space="preserve"> </w:t>
      </w:r>
      <w:r w:rsidR="00A96A35" w:rsidRPr="0027638C">
        <w:rPr>
          <w:sz w:val="24"/>
          <w:rPrChange w16du:dateUtc="2026-07-07T18:18:00Z" w:author="Author" w:date="2026-07-07T20:18:00Z" w:id="14031">
            <w:rPr>
              <w:rFonts w:ascii="Times New Roman"/>
              <w:color w:val="000000"/>
            </w:rPr>
          </w:rPrChange>
        </w:rPr>
        <w:t>IPSUM</w:t>
      </w:r>
      <w:r w:rsidR="00A96A35" w:rsidRPr="0027638C">
        <w:rPr>
          <w:sz w:val="24"/>
          <w:rPrChange w16du:dateUtc="2026-07-07T18:18:00Z" w:author="Author" w:date="2026-07-07T20:18:00Z" w:id="14032">
            <w:rPr>
              <w:rFonts w:ascii="Times New Roman"/>
              <w:color w:val="000000"/>
              <w:spacing w:val="68"/>
            </w:rPr>
          </w:rPrChange>
        </w:rPr>
        <w:t xml:space="preserve"> </w:t>
      </w:r>
      <w:r w:rsidR="00A96A35" w:rsidRPr="0027638C">
        <w:rPr>
          <w:sz w:val="24"/>
          <w:rPrChange w16du:dateUtc="2026-07-07T18:18:00Z" w:author="Author" w:date="2026-07-07T20:18:00Z" w:id="14033">
            <w:rPr>
              <w:rFonts w:ascii="Times New Roman"/>
              <w:color w:val="000000"/>
            </w:rPr>
          </w:rPrChange>
        </w:rPr>
        <w:t>DOLOR</w:t>
      </w:r>
      <w:r w:rsidR="00A96A35" w:rsidRPr="0027638C">
        <w:rPr>
          <w:sz w:val="24"/>
          <w:rPrChange w16du:dateUtc="2026-07-07T18:18:00Z" w:author="Author" w:date="2026-07-07T20:18:00Z" w:id="14034">
            <w:rPr>
              <w:rFonts w:ascii="Times New Roman"/>
              <w:color w:val="000000"/>
              <w:spacing w:val="68"/>
            </w:rPr>
          </w:rPrChange>
        </w:rPr>
        <w:t xml:space="preserve"> </w:t>
      </w:r>
      <w:r w:rsidR="00A96A35" w:rsidRPr="0027638C">
        <w:rPr>
          <w:sz w:val="24"/>
          <w:rPrChange w16du:dateUtc="2026-07-07T18:18:00Z" w:author="Author" w:date="2026-07-07T20:18:00Z" w:id="14035">
            <w:rPr>
              <w:rFonts w:ascii="Times New Roman"/>
              <w:color w:val="000000"/>
            </w:rPr>
          </w:rPrChange>
        </w:rPr>
        <w:t>SIT</w:t>
      </w:r>
      <w:r w:rsidR="00A96A35" w:rsidRPr="0027638C">
        <w:rPr>
          <w:sz w:val="24"/>
          <w:rPrChange w16du:dateUtc="2026-07-07T18:18:00Z" w:author="Author" w:date="2026-07-07T20:18:00Z" w:id="14036">
            <w:rPr>
              <w:rFonts w:ascii="Times New Roman"/>
              <w:color w:val="000000"/>
              <w:spacing w:val="68"/>
            </w:rPr>
          </w:rPrChange>
        </w:rPr>
        <w:t xml:space="preserve"> </w:t>
      </w:r>
      <w:r w:rsidR="00A96A35" w:rsidRPr="0027638C">
        <w:rPr>
          <w:sz w:val="24"/>
          <w:rPrChange w16du:dateUtc="2026-07-07T18:18:00Z" w:author="Author" w:date="2026-07-07T20:18:00Z" w:id="14037">
            <w:rPr>
              <w:rFonts w:ascii="Times New Roman" w:hAnsi="Times New Roman"/>
              <w:color w:val="000000"/>
            </w:rPr>
          </w:rPrChange>
        </w:rPr>
        <w:t>AMET,</w:t>
      </w:r>
      <w:del w16du:dateUtc="2026-07-07T18:18:00Z" w:author="Author" w:date="2026-07-07T20:18:00Z" w:id="14038">
        <w:r>
          <w:rPr>
            <w:color w:val="000000"/>
          </w:rPr>
          <w:cr/>
        </w:r>
      </w:del>
      <w:r w:rsidR="00A96A35" w:rsidRPr="0027638C">
        <w:rPr>
          <w:sz w:val="24"/>
          <w:rPrChange w16du:dateUtc="2026-07-07T18:18:00Z" w:author="Author" w:date="2026-07-07T20:18:00Z" w:id="14039">
            <w:rPr>
              <w:rFonts w:ascii="Times New Roman"/>
              <w:color w:val="000000"/>
              <w:spacing w:val="665"/>
            </w:rPr>
          </w:rPrChange>
        </w:rPr>
        <w:t xml:space="preserve"> </w:t>
      </w:r>
      <w:r w:rsidR="00A96A35" w:rsidRPr="0027638C">
        <w:rPr>
          <w:sz w:val="24"/>
          <w:rPrChange w16du:dateUtc="2026-07-07T18:18:00Z" w:author="Author" w:date="2026-07-07T20:18:00Z" w:id="14040">
            <w:rPr>
              <w:rFonts w:ascii="Times New Roman"/>
              <w:color w:val="000000"/>
            </w:rPr>
          </w:rPrChange>
        </w:rPr>
        <w:t>CONSECTETUR</w:t>
      </w:r>
      <w:r w:rsidR="00A96A35" w:rsidRPr="0027638C">
        <w:rPr>
          <w:sz w:val="24"/>
          <w:rPrChange w16du:dateUtc="2026-07-07T18:18:00Z" w:author="Author" w:date="2026-07-07T20:18:00Z" w:id="14041">
            <w:rPr>
              <w:rFonts w:ascii="Times New Roman"/>
              <w:color w:val="000000"/>
              <w:spacing w:val="94"/>
            </w:rPr>
          </w:rPrChange>
        </w:rPr>
        <w:t xml:space="preserve"> </w:t>
      </w:r>
      <w:r w:rsidR="00A96A35" w:rsidRPr="0027638C">
        <w:rPr>
          <w:sz w:val="24"/>
          <w:rPrChange w16du:dateUtc="2026-07-07T18:18:00Z" w:author="Author" w:date="2026-07-07T20:18:00Z" w:id="14042">
            <w:rPr>
              <w:rFonts w:ascii="Times New Roman"/>
              <w:color w:val="000000"/>
            </w:rPr>
          </w:rPrChange>
        </w:rPr>
        <w:t>ADIPISCING</w:t>
      </w:r>
      <w:r w:rsidR="00A96A35" w:rsidRPr="0027638C">
        <w:rPr>
          <w:sz w:val="24"/>
          <w:rPrChange w16du:dateUtc="2026-07-07T18:18:00Z" w:author="Author" w:date="2026-07-07T20:18:00Z" w:id="14043">
            <w:rPr>
              <w:rFonts w:ascii="Times New Roman"/>
              <w:color w:val="000000"/>
              <w:spacing w:val="94"/>
            </w:rPr>
          </w:rPrChange>
        </w:rPr>
        <w:t xml:space="preserve"> </w:t>
      </w:r>
      <w:r w:rsidR="00A96A35" w:rsidRPr="0027638C">
        <w:rPr>
          <w:sz w:val="24"/>
          <w:rPrChange w16du:dateUtc="2026-07-07T18:18:00Z" w:author="Author" w:date="2026-07-07T20:18:00Z" w:id="14044">
            <w:rPr>
              <w:rFonts w:ascii="Times New Roman"/>
              <w:color w:val="000000"/>
            </w:rPr>
          </w:rPrChange>
        </w:rPr>
        <w:t>ELIT</w:t>
      </w:r>
      <w:r w:rsidR="00A96A35" w:rsidRPr="0027638C">
        <w:rPr>
          <w:sz w:val="24"/>
          <w:rPrChange w16du:dateUtc="2026-07-07T18:18:00Z" w:author="Author" w:date="2026-07-07T20:18:00Z" w:id="14045">
            <w:rPr>
              <w:rFonts w:ascii="Times New Roman"/>
              <w:color w:val="000000"/>
              <w:spacing w:val="94"/>
            </w:rPr>
          </w:rPrChange>
        </w:rPr>
        <w:t xml:space="preserve"> </w:t>
      </w:r>
      <w:r w:rsidR="00A96A35" w:rsidRPr="0027638C">
        <w:rPr>
          <w:sz w:val="24"/>
          <w:rPrChange w16du:dateUtc="2026-07-07T18:18:00Z" w:author="Author" w:date="2026-07-07T20:18:00Z" w:id="14046">
            <w:rPr>
              <w:rFonts w:ascii="Times New Roman"/>
              <w:color w:val="000000"/>
            </w:rPr>
          </w:rPrChange>
        </w:rPr>
        <w:t>SED</w:t>
      </w:r>
      <w:r w:rsidR="00A96A35" w:rsidRPr="0027638C">
        <w:rPr>
          <w:sz w:val="24"/>
          <w:rPrChange w16du:dateUtc="2026-07-07T18:18:00Z" w:author="Author" w:date="2026-07-07T20:18:00Z" w:id="14047">
            <w:rPr>
              <w:rFonts w:ascii="Times New Roman"/>
              <w:color w:val="000000"/>
              <w:spacing w:val="94"/>
            </w:rPr>
          </w:rPrChange>
        </w:rPr>
        <w:t xml:space="preserve"> </w:t>
      </w:r>
      <w:r w:rsidR="00A96A35" w:rsidRPr="0027638C">
        <w:rPr>
          <w:sz w:val="24"/>
          <w:rPrChange w16du:dateUtc="2026-07-07T18:18:00Z" w:author="Author" w:date="2026-07-07T20:18:00Z" w:id="14048">
            <w:rPr>
              <w:rFonts w:ascii="Times New Roman"/>
              <w:color w:val="000000"/>
            </w:rPr>
          </w:rPrChange>
        </w:rPr>
        <w:t>DO</w:t>
      </w:r>
      <w:r w:rsidR="00A96A35" w:rsidRPr="0027638C">
        <w:rPr>
          <w:sz w:val="24"/>
          <w:rPrChange w16du:dateUtc="2026-07-07T18:18:00Z" w:author="Author" w:date="2026-07-07T20:18:00Z" w:id="14049">
            <w:rPr>
              <w:rFonts w:ascii="Times New Roman"/>
              <w:color w:val="000000"/>
              <w:spacing w:val="94"/>
            </w:rPr>
          </w:rPrChange>
        </w:rPr>
        <w:t xml:space="preserve"> </w:t>
      </w:r>
      <w:r w:rsidR="00A96A35" w:rsidRPr="0027638C">
        <w:rPr>
          <w:sz w:val="24"/>
          <w:rPrChange w16du:dateUtc="2026-07-07T18:18:00Z" w:author="Author" w:date="2026-07-07T20:18:00Z" w:id="14050">
            <w:rPr>
              <w:rFonts w:ascii="Times New Roman"/>
              <w:color w:val="000000"/>
            </w:rPr>
          </w:rPrChange>
        </w:rPr>
        <w:t>EIUSMOD</w:t>
      </w:r>
      <w:r w:rsidR="00A96A35" w:rsidRPr="0027638C">
        <w:rPr>
          <w:sz w:val="24"/>
          <w:rPrChange w16du:dateUtc="2026-07-07T18:18:00Z" w:author="Author" w:date="2026-07-07T20:18:00Z" w:id="14051">
            <w:rPr>
              <w:rFonts w:ascii="Times New Roman"/>
              <w:color w:val="000000"/>
              <w:spacing w:val="94"/>
            </w:rPr>
          </w:rPrChange>
        </w:rPr>
        <w:t xml:space="preserve"> </w:t>
      </w:r>
      <w:r w:rsidR="00A96A35" w:rsidRPr="0027638C">
        <w:rPr>
          <w:sz w:val="24"/>
          <w:rPrChange w16du:dateUtc="2026-07-07T18:18:00Z" w:author="Author" w:date="2026-07-07T20:18:00Z" w:id="14052">
            <w:rPr>
              <w:rFonts w:ascii="Times New Roman"/>
              <w:color w:val="000000"/>
            </w:rPr>
          </w:rPrChange>
        </w:rPr>
        <w:t>TEMPOR</w:t>
      </w:r>
      <w:r w:rsidR="00A96A35" w:rsidRPr="0027638C">
        <w:rPr>
          <w:sz w:val="24"/>
          <w:rPrChange w16du:dateUtc="2026-07-07T18:18:00Z" w:author="Author" w:date="2026-07-07T20:18:00Z" w:id="14053">
            <w:rPr>
              <w:rFonts w:ascii="Times New Roman"/>
              <w:color w:val="000000"/>
              <w:spacing w:val="94"/>
            </w:rPr>
          </w:rPrChange>
        </w:rPr>
        <w:t xml:space="preserve"> </w:t>
      </w:r>
      <w:r w:rsidR="00A96A35" w:rsidRPr="0027638C">
        <w:rPr>
          <w:sz w:val="24"/>
          <w:rPrChange w16du:dateUtc="2026-07-07T18:18:00Z" w:author="Author" w:date="2026-07-07T20:18:00Z" w:id="14054">
            <w:rPr>
              <w:rFonts w:ascii="Times New Roman"/>
              <w:color w:val="000000"/>
            </w:rPr>
          </w:rPrChange>
        </w:rPr>
        <w:t>INCIDIDUNT</w:t>
      </w:r>
      <w:r w:rsidR="00A96A35" w:rsidRPr="0027638C">
        <w:rPr>
          <w:sz w:val="24"/>
          <w:rPrChange w16du:dateUtc="2026-07-07T18:18:00Z" w:author="Author" w:date="2026-07-07T20:18:00Z" w:id="14055">
            <w:rPr>
              <w:rFonts w:ascii="Times New Roman"/>
              <w:color w:val="000000"/>
              <w:spacing w:val="94"/>
            </w:rPr>
          </w:rPrChange>
        </w:rPr>
        <w:t xml:space="preserve"> </w:t>
      </w:r>
      <w:r w:rsidR="00A96A35" w:rsidRPr="0027638C">
        <w:rPr>
          <w:sz w:val="24"/>
          <w:rPrChange w16du:dateUtc="2026-07-07T18:18:00Z" w:author="Author" w:date="2026-07-07T20:18:00Z" w:id="14056">
            <w:rPr>
              <w:rFonts w:ascii="Times New Roman"/>
              <w:color w:val="000000"/>
            </w:rPr>
          </w:rPrChange>
        </w:rPr>
        <w:t>UT</w:t>
      </w:r>
      <w:r w:rsidR="00A96A35" w:rsidRPr="0027638C">
        <w:rPr>
          <w:sz w:val="24"/>
          <w:rPrChange w16du:dateUtc="2026-07-07T18:18:00Z" w:author="Author" w:date="2026-07-07T20:18:00Z" w:id="14057">
            <w:rPr>
              <w:rFonts w:ascii="Times New Roman"/>
              <w:color w:val="000000"/>
              <w:spacing w:val="94"/>
            </w:rPr>
          </w:rPrChange>
        </w:rPr>
        <w:t xml:space="preserve"> </w:t>
      </w:r>
      <w:r w:rsidR="00A96A35" w:rsidRPr="0027638C">
        <w:rPr>
          <w:sz w:val="24"/>
          <w:rPrChange w16du:dateUtc="2026-07-07T18:18:00Z" w:author="Author" w:date="2026-07-07T20:18:00Z" w:id="14058">
            <w:rPr>
              <w:rFonts w:ascii="Times New Roman" w:hAnsi="Times New Roman"/>
              <w:color w:val="000000"/>
            </w:rPr>
          </w:rPrChange>
        </w:rPr>
        <w:t>LABORE,</w:t>
      </w:r>
      <w:del w16du:dateUtc="2026-07-07T18:18:00Z" w:author="Author" w:date="2026-07-07T20:18:00Z" w:id="14059">
        <w:r>
          <w:rPr>
            <w:color w:val="000000"/>
          </w:rPr>
          <w:cr/>
        </w:r>
      </w:del>
      <w:r w:rsidR="00A96A35" w:rsidRPr="0027638C">
        <w:rPr>
          <w:sz w:val="24"/>
          <w:rPrChange w16du:dateUtc="2026-07-07T18:18:00Z" w:author="Author" w:date="2026-07-07T20:18:00Z" w:id="14060">
            <w:rPr>
              <w:rFonts w:ascii="Times New Roman"/>
              <w:color w:val="000000"/>
              <w:spacing w:val="665"/>
            </w:rPr>
          </w:rPrChange>
        </w:rPr>
        <w:t xml:space="preserve"> </w:t>
      </w:r>
      <w:r w:rsidR="00A96A35" w:rsidRPr="0027638C">
        <w:rPr>
          <w:sz w:val="24"/>
          <w:rPrChange w16du:dateUtc="2026-07-07T18:18:00Z" w:author="Author" w:date="2026-07-07T20:18:00Z" w:id="14061">
            <w:rPr>
              <w:rFonts w:ascii="Times New Roman"/>
              <w:color w:val="000000"/>
            </w:rPr>
          </w:rPrChange>
        </w:rPr>
        <w:t>ET</w:t>
      </w:r>
      <w:r w:rsidR="00A96A35" w:rsidRPr="0027638C">
        <w:rPr>
          <w:sz w:val="24"/>
          <w:rPrChange w16du:dateUtc="2026-07-07T18:18:00Z" w:author="Author" w:date="2026-07-07T20:18:00Z" w:id="14062">
            <w:rPr>
              <w:rFonts w:ascii="Times New Roman"/>
              <w:color w:val="000000"/>
              <w:spacing w:val="101"/>
            </w:rPr>
          </w:rPrChange>
        </w:rPr>
        <w:t xml:space="preserve"> </w:t>
      </w:r>
      <w:r w:rsidR="00A96A35" w:rsidRPr="0027638C">
        <w:rPr>
          <w:sz w:val="24"/>
          <w:rPrChange w16du:dateUtc="2026-07-07T18:18:00Z" w:author="Author" w:date="2026-07-07T20:18:00Z" w:id="14063">
            <w:rPr>
              <w:rFonts w:ascii="Times New Roman"/>
              <w:color w:val="000000"/>
            </w:rPr>
          </w:rPrChange>
        </w:rPr>
        <w:t>DOLORE</w:t>
      </w:r>
      <w:r w:rsidR="00A96A35" w:rsidRPr="0027638C">
        <w:rPr>
          <w:sz w:val="24"/>
          <w:rPrChange w16du:dateUtc="2026-07-07T18:18:00Z" w:author="Author" w:date="2026-07-07T20:18:00Z" w:id="14064">
            <w:rPr>
              <w:rFonts w:ascii="Times New Roman"/>
              <w:color w:val="000000"/>
              <w:spacing w:val="101"/>
            </w:rPr>
          </w:rPrChange>
        </w:rPr>
        <w:t xml:space="preserve"> </w:t>
      </w:r>
      <w:r w:rsidR="00A96A35" w:rsidRPr="0027638C">
        <w:rPr>
          <w:sz w:val="24"/>
          <w:rPrChange w16du:dateUtc="2026-07-07T18:18:00Z" w:author="Author" w:date="2026-07-07T20:18:00Z" w:id="14065">
            <w:rPr>
              <w:rFonts w:ascii="Times New Roman"/>
              <w:color w:val="000000"/>
            </w:rPr>
          </w:rPrChange>
        </w:rPr>
        <w:t>MAGNA,</w:t>
      </w:r>
      <w:r w:rsidR="00A96A35" w:rsidRPr="0027638C">
        <w:rPr>
          <w:sz w:val="24"/>
          <w:rPrChange w16du:dateUtc="2026-07-07T18:18:00Z" w:author="Author" w:date="2026-07-07T20:18:00Z" w:id="14066">
            <w:rPr>
              <w:rFonts w:ascii="Times New Roman"/>
              <w:color w:val="000000"/>
              <w:spacing w:val="102"/>
            </w:rPr>
          </w:rPrChange>
        </w:rPr>
        <w:t xml:space="preserve"> </w:t>
      </w:r>
      <w:r w:rsidR="00A96A35" w:rsidRPr="0027638C">
        <w:rPr>
          <w:sz w:val="24"/>
          <w:rPrChange w16du:dateUtc="2026-07-07T18:18:00Z" w:author="Author" w:date="2026-07-07T20:18:00Z" w:id="14067">
            <w:rPr>
              <w:rFonts w:ascii="Times New Roman"/>
              <w:color w:val="000000"/>
            </w:rPr>
          </w:rPrChange>
        </w:rPr>
        <w:t>ALIQUA</w:t>
      </w:r>
      <w:r w:rsidR="00A96A35" w:rsidRPr="0027638C">
        <w:rPr>
          <w:sz w:val="24"/>
          <w:rPrChange w16du:dateUtc="2026-07-07T18:18:00Z" w:author="Author" w:date="2026-07-07T20:18:00Z" w:id="14068">
            <w:rPr>
              <w:rFonts w:ascii="Times New Roman"/>
              <w:color w:val="000000"/>
              <w:spacing w:val="101"/>
            </w:rPr>
          </w:rPrChange>
        </w:rPr>
        <w:t xml:space="preserve"> </w:t>
      </w:r>
      <w:r w:rsidR="00A96A35" w:rsidRPr="0027638C">
        <w:rPr>
          <w:sz w:val="24"/>
          <w:rPrChange w16du:dateUtc="2026-07-07T18:18:00Z" w:author="Author" w:date="2026-07-07T20:18:00Z" w:id="14069">
            <w:rPr>
              <w:rFonts w:ascii="Times New Roman"/>
              <w:color w:val="000000"/>
            </w:rPr>
          </w:rPrChange>
        </w:rPr>
        <w:t>(LOREM</w:t>
      </w:r>
      <w:r w:rsidR="00A96A35" w:rsidRPr="0027638C">
        <w:rPr>
          <w:sz w:val="24"/>
          <w:rPrChange w16du:dateUtc="2026-07-07T18:18:00Z" w:author="Author" w:date="2026-07-07T20:18:00Z" w:id="14070">
            <w:rPr>
              <w:rFonts w:ascii="Times New Roman"/>
              <w:color w:val="000000"/>
              <w:spacing w:val="101"/>
            </w:rPr>
          </w:rPrChange>
        </w:rPr>
        <w:t xml:space="preserve"> </w:t>
      </w:r>
      <w:r w:rsidR="00A96A35" w:rsidRPr="0027638C">
        <w:rPr>
          <w:sz w:val="24"/>
          <w:rPrChange w16du:dateUtc="2026-07-07T18:18:00Z" w:author="Author" w:date="2026-07-07T20:18:00Z" w:id="14071">
            <w:rPr>
              <w:rFonts w:ascii="Times New Roman"/>
              <w:color w:val="000000"/>
            </w:rPr>
          </w:rPrChange>
        </w:rPr>
        <w:t>IPSUM</w:t>
      </w:r>
      <w:r w:rsidR="00A96A35" w:rsidRPr="0027638C">
        <w:rPr>
          <w:sz w:val="24"/>
          <w:rPrChange w16du:dateUtc="2026-07-07T18:18:00Z" w:author="Author" w:date="2026-07-07T20:18:00Z" w:id="14072">
            <w:rPr>
              <w:rFonts w:ascii="Times New Roman"/>
              <w:color w:val="000000"/>
              <w:spacing w:val="101"/>
            </w:rPr>
          </w:rPrChange>
        </w:rPr>
        <w:t xml:space="preserve"> </w:t>
      </w:r>
      <w:r w:rsidR="00A96A35" w:rsidRPr="0027638C">
        <w:rPr>
          <w:sz w:val="24"/>
          <w:rPrChange w16du:dateUtc="2026-07-07T18:18:00Z" w:author="Author" w:date="2026-07-07T20:18:00Z" w:id="14073">
            <w:rPr>
              <w:rFonts w:ascii="Times New Roman"/>
              <w:color w:val="000000"/>
            </w:rPr>
          </w:rPrChange>
        </w:rPr>
        <w:t>DOLOR</w:t>
      </w:r>
      <w:r w:rsidR="00A96A35" w:rsidRPr="0027638C">
        <w:rPr>
          <w:sz w:val="24"/>
          <w:rPrChange w16du:dateUtc="2026-07-07T18:18:00Z" w:author="Author" w:date="2026-07-07T20:18:00Z" w:id="14074">
            <w:rPr>
              <w:rFonts w:ascii="Times New Roman"/>
              <w:color w:val="000000"/>
              <w:spacing w:val="101"/>
            </w:rPr>
          </w:rPrChange>
        </w:rPr>
        <w:t xml:space="preserve"> </w:t>
      </w:r>
      <w:r w:rsidR="00A96A35" w:rsidRPr="0027638C">
        <w:rPr>
          <w:sz w:val="24"/>
          <w:rPrChange w16du:dateUtc="2026-07-07T18:18:00Z" w:author="Author" w:date="2026-07-07T20:18:00Z" w:id="14075">
            <w:rPr>
              <w:rFonts w:ascii="Times New Roman" w:hAnsi="Times New Roman"/>
              <w:color w:val="000000"/>
            </w:rPr>
          </w:rPrChange>
        </w:rPr>
        <w:t>SIT</w:t>
      </w:r>
      <w:del w16du:dateUtc="2026-07-07T18:18:00Z" w:author="Author" w:date="2026-07-07T20:18:00Z" w:id="14076">
        <w:r>
          <w:rPr>
            <w:color w:val="000000"/>
          </w:rPr>
          <w:cr/>
        </w:r>
      </w:del>
      <w:r w:rsidR="00A96A35" w:rsidRPr="0027638C">
        <w:rPr>
          <w:sz w:val="24"/>
          <w:rPrChange w16du:dateUtc="2026-07-07T18:18:00Z" w:author="Author" w:date="2026-07-07T20:18:00Z" w:id="14077">
            <w:rPr>
              <w:rFonts w:ascii="Times New Roman"/>
              <w:color w:val="000000"/>
              <w:spacing w:val="665"/>
            </w:rPr>
          </w:rPrChange>
        </w:rPr>
        <w:t xml:space="preserve"> </w:t>
      </w:r>
      <w:r w:rsidR="00A96A35" w:rsidRPr="0027638C">
        <w:rPr>
          <w:sz w:val="24"/>
          <w:rPrChange w16du:dateUtc="2026-07-07T18:18:00Z" w:author="Author" w:date="2026-07-07T20:18:00Z" w:id="14078">
            <w:rPr>
              <w:rFonts w:ascii="Times New Roman"/>
              <w:color w:val="000000"/>
            </w:rPr>
          </w:rPrChange>
        </w:rPr>
        <w:t>AMET),</w:t>
      </w:r>
      <w:r w:rsidR="00A96A35" w:rsidRPr="0027638C">
        <w:rPr>
          <w:spacing w:val="-11"/>
          <w:sz w:val="24"/>
          <w:rPrChange w16du:dateUtc="2026-07-07T18:18:00Z" w:author="Author" w:date="2026-07-07T20:18:00Z" w:id="14079">
            <w:rPr>
              <w:rFonts w:ascii="Times New Roman"/>
              <w:color w:val="000000"/>
              <w:spacing w:val="-7"/>
            </w:rPr>
          </w:rPrChange>
        </w:rPr>
        <w:t xml:space="preserve"> </w:t>
      </w:r>
      <w:r w:rsidR="00A96A35" w:rsidRPr="0027638C">
        <w:rPr>
          <w:sz w:val="24"/>
          <w:rPrChange w16du:dateUtc="2026-07-07T18:18:00Z" w:author="Author" w:date="2026-07-07T20:18:00Z" w:id="14080">
            <w:rPr>
              <w:rFonts w:ascii="Times New Roman"/>
              <w:color w:val="000000"/>
            </w:rPr>
          </w:rPrChange>
        </w:rPr>
        <w:t>CONSECTETUR</w:t>
      </w:r>
      <w:r w:rsidR="00A96A35" w:rsidRPr="0027638C">
        <w:rPr>
          <w:spacing w:val="-11"/>
          <w:sz w:val="24"/>
          <w:rPrChange w16du:dateUtc="2026-07-07T18:18:00Z" w:author="Author" w:date="2026-07-07T20:18:00Z" w:id="14081">
            <w:rPr>
              <w:rFonts w:ascii="Times New Roman"/>
              <w:color w:val="000000"/>
              <w:spacing w:val="-7"/>
            </w:rPr>
          </w:rPrChange>
        </w:rPr>
        <w:t xml:space="preserve"> </w:t>
      </w:r>
      <w:r w:rsidR="00A96A35" w:rsidRPr="0027638C">
        <w:rPr>
          <w:sz w:val="24"/>
          <w:rPrChange w16du:dateUtc="2026-07-07T18:18:00Z" w:author="Author" w:date="2026-07-07T20:18:00Z" w:id="14082">
            <w:rPr>
              <w:rFonts w:ascii="Times New Roman"/>
              <w:color w:val="000000"/>
            </w:rPr>
          </w:rPrChange>
        </w:rPr>
        <w:t>ADIPISCING,</w:t>
      </w:r>
      <w:r w:rsidR="00A96A35" w:rsidRPr="0027638C">
        <w:rPr>
          <w:spacing w:val="-11"/>
          <w:sz w:val="24"/>
          <w:rPrChange w16du:dateUtc="2026-07-07T18:18:00Z" w:author="Author" w:date="2026-07-07T20:18:00Z" w:id="14083">
            <w:rPr>
              <w:rFonts w:ascii="Times New Roman"/>
              <w:color w:val="000000"/>
              <w:spacing w:val="-7"/>
            </w:rPr>
          </w:rPrChange>
        </w:rPr>
        <w:t xml:space="preserve"> </w:t>
      </w:r>
      <w:r w:rsidR="00A96A35" w:rsidRPr="0027638C">
        <w:rPr>
          <w:sz w:val="24"/>
          <w:rPrChange w16du:dateUtc="2026-07-07T18:18:00Z" w:author="Author" w:date="2026-07-07T20:18:00Z" w:id="14084">
            <w:rPr>
              <w:rFonts w:ascii="Times New Roman"/>
              <w:color w:val="000000"/>
            </w:rPr>
          </w:rPrChange>
        </w:rPr>
        <w:t>ELIT</w:t>
      </w:r>
      <w:r w:rsidR="00A96A35" w:rsidRPr="0027638C">
        <w:rPr>
          <w:spacing w:val="-11"/>
          <w:sz w:val="24"/>
          <w:rPrChange w16du:dateUtc="2026-07-07T18:18:00Z" w:author="Author" w:date="2026-07-07T20:18:00Z" w:id="14085">
            <w:rPr>
              <w:rFonts w:ascii="Times New Roman"/>
              <w:color w:val="000000"/>
              <w:spacing w:val="-7"/>
            </w:rPr>
          </w:rPrChange>
        </w:rPr>
        <w:t xml:space="preserve"> </w:t>
      </w:r>
      <w:r w:rsidR="00A96A35" w:rsidRPr="0027638C">
        <w:rPr>
          <w:sz w:val="24"/>
          <w:rPrChange w16du:dateUtc="2026-07-07T18:18:00Z" w:author="Author" w:date="2026-07-07T20:18:00Z" w:id="14086">
            <w:rPr>
              <w:rFonts w:ascii="Times New Roman"/>
              <w:color w:val="000000"/>
            </w:rPr>
          </w:rPrChange>
        </w:rPr>
        <w:t>SED</w:t>
      </w:r>
      <w:r w:rsidR="00A96A35" w:rsidRPr="0027638C">
        <w:rPr>
          <w:spacing w:val="-11"/>
          <w:sz w:val="24"/>
          <w:rPrChange w16du:dateUtc="2026-07-07T18:18:00Z" w:author="Author" w:date="2026-07-07T20:18:00Z" w:id="14087">
            <w:rPr>
              <w:rFonts w:ascii="Times New Roman"/>
              <w:color w:val="000000"/>
              <w:spacing w:val="-7"/>
            </w:rPr>
          </w:rPrChange>
        </w:rPr>
        <w:t xml:space="preserve"> </w:t>
      </w:r>
      <w:r w:rsidR="00A96A35" w:rsidRPr="0027638C">
        <w:rPr>
          <w:sz w:val="24"/>
          <w:rPrChange w16du:dateUtc="2026-07-07T18:18:00Z" w:author="Author" w:date="2026-07-07T20:18:00Z" w:id="14088">
            <w:rPr>
              <w:rFonts w:ascii="Times New Roman"/>
              <w:color w:val="000000"/>
            </w:rPr>
          </w:rPrChange>
        </w:rPr>
        <w:t>DO</w:t>
      </w:r>
      <w:r w:rsidR="00A96A35" w:rsidRPr="0027638C">
        <w:rPr>
          <w:spacing w:val="-11"/>
          <w:sz w:val="24"/>
          <w:rPrChange w16du:dateUtc="2026-07-07T18:18:00Z" w:author="Author" w:date="2026-07-07T20:18:00Z" w:id="14089">
            <w:rPr>
              <w:rFonts w:ascii="Times New Roman"/>
              <w:color w:val="000000"/>
              <w:spacing w:val="-7"/>
            </w:rPr>
          </w:rPrChange>
        </w:rPr>
        <w:t xml:space="preserve"> </w:t>
      </w:r>
      <w:r w:rsidR="00A96A35" w:rsidRPr="0027638C">
        <w:rPr>
          <w:sz w:val="24"/>
          <w:rPrChange w16du:dateUtc="2026-07-07T18:18:00Z" w:author="Author" w:date="2026-07-07T20:18:00Z" w:id="14090">
            <w:rPr>
              <w:rFonts w:ascii="Times New Roman"/>
              <w:color w:val="000000"/>
            </w:rPr>
          </w:rPrChange>
        </w:rPr>
        <w:t>EIUSMOD</w:t>
      </w:r>
      <w:r w:rsidR="00A96A35" w:rsidRPr="0027638C">
        <w:rPr>
          <w:spacing w:val="-11"/>
          <w:sz w:val="24"/>
          <w:rPrChange w16du:dateUtc="2026-07-07T18:18:00Z" w:author="Author" w:date="2026-07-07T20:18:00Z" w:id="14091">
            <w:rPr>
              <w:rFonts w:ascii="Times New Roman"/>
              <w:color w:val="000000"/>
              <w:spacing w:val="-7"/>
            </w:rPr>
          </w:rPrChange>
        </w:rPr>
        <w:t xml:space="preserve"> </w:t>
      </w:r>
      <w:r w:rsidR="00A96A35" w:rsidRPr="0027638C">
        <w:rPr>
          <w:sz w:val="24"/>
          <w:rPrChange w16du:dateUtc="2026-07-07T18:18:00Z" w:author="Author" w:date="2026-07-07T20:18:00Z" w:id="14092">
            <w:rPr>
              <w:rFonts w:ascii="Times New Roman"/>
              <w:color w:val="000000"/>
            </w:rPr>
          </w:rPrChange>
        </w:rPr>
        <w:t>TEMPOR</w:t>
      </w:r>
      <w:r w:rsidR="00A96A35" w:rsidRPr="0027638C">
        <w:rPr>
          <w:spacing w:val="-11"/>
          <w:sz w:val="24"/>
          <w:rPrChange w16du:dateUtc="2026-07-07T18:18:00Z" w:author="Author" w:date="2026-07-07T20:18:00Z" w:id="14093">
            <w:rPr>
              <w:rFonts w:ascii="Times New Roman"/>
              <w:color w:val="000000"/>
              <w:spacing w:val="-7"/>
            </w:rPr>
          </w:rPrChange>
        </w:rPr>
        <w:t xml:space="preserve"> </w:t>
      </w:r>
      <w:r w:rsidR="00A96A35" w:rsidRPr="0027638C">
        <w:rPr>
          <w:sz w:val="24"/>
          <w:rPrChange w16du:dateUtc="2026-07-07T18:18:00Z" w:author="Author" w:date="2026-07-07T20:18:00Z" w:id="14094">
            <w:rPr>
              <w:rFonts w:ascii="Times New Roman"/>
              <w:color w:val="000000"/>
            </w:rPr>
          </w:rPrChange>
        </w:rPr>
        <w:t>INCIDIDUNT</w:t>
      </w:r>
      <w:r w:rsidR="00A96A35" w:rsidRPr="0027638C">
        <w:rPr>
          <w:spacing w:val="-11"/>
          <w:sz w:val="24"/>
          <w:rPrChange w16du:dateUtc="2026-07-07T18:18:00Z" w:author="Author" w:date="2026-07-07T20:18:00Z" w:id="14095">
            <w:rPr>
              <w:rFonts w:ascii="Times New Roman"/>
              <w:color w:val="000000"/>
              <w:spacing w:val="-7"/>
            </w:rPr>
          </w:rPrChange>
        </w:rPr>
        <w:t xml:space="preserve"> </w:t>
      </w:r>
      <w:r w:rsidR="00A96A35" w:rsidRPr="0027638C">
        <w:rPr>
          <w:sz w:val="24"/>
          <w:rPrChange w16du:dateUtc="2026-07-07T18:18:00Z" w:author="Author" w:date="2026-07-07T20:18:00Z" w:id="14096">
            <w:rPr>
              <w:rFonts w:ascii="Times New Roman"/>
              <w:color w:val="000000"/>
            </w:rPr>
          </w:rPrChange>
        </w:rPr>
        <w:t>UT</w:t>
      </w:r>
      <w:r w:rsidR="00A96A35" w:rsidRPr="0027638C">
        <w:rPr>
          <w:spacing w:val="-11"/>
          <w:sz w:val="24"/>
          <w:rPrChange w16du:dateUtc="2026-07-07T18:18:00Z" w:author="Author" w:date="2026-07-07T20:18:00Z" w:id="14097">
            <w:rPr>
              <w:rFonts w:ascii="Times New Roman"/>
              <w:color w:val="000000"/>
              <w:spacing w:val="-7"/>
            </w:rPr>
          </w:rPrChange>
        </w:rPr>
        <w:t xml:space="preserve"> </w:t>
      </w:r>
      <w:r w:rsidR="00A96A35" w:rsidRPr="0027638C">
        <w:rPr>
          <w:sz w:val="24"/>
          <w:rPrChange w16du:dateUtc="2026-07-07T18:18:00Z" w:author="Author" w:date="2026-07-07T20:18:00Z" w:id="14098">
            <w:rPr>
              <w:rFonts w:ascii="Times New Roman" w:hAnsi="Times New Roman"/>
              <w:color w:val="000000"/>
            </w:rPr>
          </w:rPrChange>
        </w:rPr>
        <w:t>LABORE</w:t>
      </w:r>
      <w:del w16du:dateUtc="2026-07-07T18:18:00Z" w:author="Author" w:date="2026-07-07T20:18:00Z" w:id="14099">
        <w:r>
          <w:rPr>
            <w:color w:val="000000"/>
          </w:rPr>
          <w:cr/>
        </w:r>
      </w:del>
      <w:r w:rsidR="00A96A35" w:rsidRPr="0027638C">
        <w:rPr>
          <w:sz w:val="24"/>
          <w:rPrChange w16du:dateUtc="2026-07-07T18:18:00Z" w:author="Author" w:date="2026-07-07T20:18:00Z" w:id="14100">
            <w:rPr>
              <w:rFonts w:ascii="Times New Roman"/>
              <w:color w:val="000000"/>
              <w:spacing w:val="665"/>
            </w:rPr>
          </w:rPrChange>
        </w:rPr>
        <w:t xml:space="preserve"> </w:t>
      </w:r>
      <w:r w:rsidR="00A96A35" w:rsidRPr="0027638C">
        <w:rPr>
          <w:sz w:val="24"/>
          <w:rPrChange w16du:dateUtc="2026-07-07T18:18:00Z" w:author="Author" w:date="2026-07-07T20:18:00Z" w:id="14101">
            <w:rPr>
              <w:rFonts w:ascii="Times New Roman"/>
              <w:color w:val="000000"/>
            </w:rPr>
          </w:rPrChange>
        </w:rPr>
        <w:t>ET DOLORE MAGNA ALIQUA.</w:t>
      </w:r>
    </w:p>
    <w:p w14:paraId="584D91ED" w14:textId="77777777" w:rsidR="009609E8" w:rsidRDefault="00000000" w:rsidRPr="0027638C">
      <w:pPr>
        <w:pStyle w:val="ListParagraph"/>
        <w:numPr>
          <w:ilvl w:val="1"/>
          <w:numId w:val="5"/>
        </w:numPr>
        <w:tabs>
          <w:tab w:pos="1438" w:val="left"/>
          <w:tab w:pos="1440" w:val="left"/>
        </w:tabs>
        <w:spacing w:before="235"/>
        <w:ind w:right="356"/>
        <w:rPr>
          <w:sz w:val="24"/>
          <w:rPrChange w16du:dateUtc="2026-07-07T18:18:00Z" w:author="Author" w:date="2026-07-07T20:18:00Z" w:id="14102">
            <w:rPr>
              <w:rFonts w:ascii="Times New Roman"/>
              <w:color w:val="000000"/>
            </w:rPr>
          </w:rPrChange>
        </w:rPr>
        <w:pPrChange w16du:dateUtc="2026-07-07T18:18:00Z" w:author="Author" w:date="2026-07-07T20:18:00Z" w:id="14103">
          <w:pPr>
            <w:spacing w:after="0" w:before="241" w:line="253" w:lineRule="exact"/>
            <w:ind w:left="720"/>
            <w:jc w:val="left"/>
          </w:pPr>
        </w:pPrChange>
      </w:pPr>
      <w:del w16du:dateUtc="2026-07-07T18:18:00Z" w:author="Author" w:date="2026-07-07T20:18:00Z" w:id="14104">
        <w:r>
          <w:rPr>
            <w:color w:val="000000"/>
          </w:rPr>
          <w:delText>(c)</w:delText>
        </w:r>
        <w:r>
          <w:rPr>
            <w:color w:val="000000"/>
            <w:spacing w:val="421"/>
          </w:rPr>
          <w:delText xml:space="preserve"> </w:delText>
        </w:r>
      </w:del>
      <w:r w:rsidR="00A96A35" w:rsidRPr="0027638C">
        <w:rPr>
          <w:sz w:val="24"/>
          <w:rPrChange w16du:dateUtc="2026-07-07T18:18:00Z" w:author="Author" w:date="2026-07-07T20:18:00Z" w:id="14105">
            <w:rPr>
              <w:rFonts w:ascii="Times New Roman"/>
              <w:color w:val="000000"/>
            </w:rPr>
          </w:rPrChange>
        </w:rPr>
        <w:t>Lorem</w:t>
      </w:r>
      <w:r w:rsidR="00A96A35" w:rsidRPr="0027638C">
        <w:rPr>
          <w:sz w:val="24"/>
          <w:rPrChange w16du:dateUtc="2026-07-07T18:18:00Z" w:author="Author" w:date="2026-07-07T20:18:00Z" w:id="14106">
            <w:rPr>
              <w:rFonts w:ascii="Times New Roman"/>
              <w:color w:val="000000"/>
              <w:spacing w:val="26"/>
            </w:rPr>
          </w:rPrChange>
        </w:rPr>
        <w:t xml:space="preserve"> </w:t>
      </w:r>
      <w:r w:rsidR="00A96A35" w:rsidRPr="0027638C">
        <w:rPr>
          <w:sz w:val="24"/>
          <w:rPrChange w16du:dateUtc="2026-07-07T18:18:00Z" w:author="Author" w:date="2026-07-07T20:18:00Z" w:id="14107">
            <w:rPr>
              <w:rFonts w:ascii="Times New Roman"/>
              <w:color w:val="000000"/>
            </w:rPr>
          </w:rPrChange>
        </w:rPr>
        <w:t>ipsum</w:t>
      </w:r>
      <w:r w:rsidR="00A96A35" w:rsidRPr="0027638C">
        <w:rPr>
          <w:sz w:val="24"/>
          <w:rPrChange w16du:dateUtc="2026-07-07T18:18:00Z" w:author="Author" w:date="2026-07-07T20:18:00Z" w:id="14108">
            <w:rPr>
              <w:rFonts w:ascii="Times New Roman"/>
              <w:color w:val="000000"/>
              <w:spacing w:val="26"/>
            </w:rPr>
          </w:rPrChange>
        </w:rPr>
        <w:t xml:space="preserve"> </w:t>
      </w:r>
      <w:r w:rsidR="00A96A35" w:rsidRPr="0027638C">
        <w:rPr>
          <w:sz w:val="24"/>
          <w:rPrChange w16du:dateUtc="2026-07-07T18:18:00Z" w:author="Author" w:date="2026-07-07T20:18:00Z" w:id="14109">
            <w:rPr>
              <w:rFonts w:ascii="Times New Roman"/>
              <w:color w:val="000000"/>
            </w:rPr>
          </w:rPrChange>
        </w:rPr>
        <w:t>dolor</w:t>
      </w:r>
      <w:r w:rsidR="00A96A35" w:rsidRPr="0027638C">
        <w:rPr>
          <w:sz w:val="24"/>
          <w:rPrChange w16du:dateUtc="2026-07-07T18:18:00Z" w:author="Author" w:date="2026-07-07T20:18:00Z" w:id="14110">
            <w:rPr>
              <w:rFonts w:ascii="Times New Roman"/>
              <w:color w:val="000000"/>
              <w:spacing w:val="26"/>
            </w:rPr>
          </w:rPrChange>
        </w:rPr>
        <w:t xml:space="preserve"> </w:t>
      </w:r>
      <w:r w:rsidR="00A96A35" w:rsidRPr="0027638C">
        <w:rPr>
          <w:sz w:val="24"/>
          <w:rPrChange w16du:dateUtc="2026-07-07T18:18:00Z" w:author="Author" w:date="2026-07-07T20:18:00Z" w:id="14111">
            <w:rPr>
              <w:rFonts w:ascii="Times New Roman"/>
              <w:color w:val="000000"/>
            </w:rPr>
          </w:rPrChange>
        </w:rPr>
        <w:t>Sit</w:t>
      </w:r>
      <w:r w:rsidR="00A96A35" w:rsidRPr="0027638C">
        <w:rPr>
          <w:sz w:val="24"/>
          <w:rPrChange w16du:dateUtc="2026-07-07T18:18:00Z" w:author="Author" w:date="2026-07-07T20:18:00Z" w:id="14112">
            <w:rPr>
              <w:rFonts w:ascii="Times New Roman"/>
              <w:color w:val="000000"/>
              <w:spacing w:val="25"/>
            </w:rPr>
          </w:rPrChange>
        </w:rPr>
        <w:t xml:space="preserve"> </w:t>
      </w:r>
      <w:r w:rsidR="00A96A35" w:rsidRPr="0027638C">
        <w:rPr>
          <w:sz w:val="24"/>
          <w:rPrChange w16du:dateUtc="2026-07-07T18:18:00Z" w:author="Author" w:date="2026-07-07T20:18:00Z" w:id="14113">
            <w:rPr>
              <w:rFonts w:ascii="Times New Roman"/>
              <w:color w:val="000000"/>
            </w:rPr>
          </w:rPrChange>
        </w:rPr>
        <w:t>amet</w:t>
      </w:r>
      <w:r w:rsidR="00A96A35" w:rsidRPr="0027638C">
        <w:rPr>
          <w:sz w:val="24"/>
          <w:rPrChange w16du:dateUtc="2026-07-07T18:18:00Z" w:author="Author" w:date="2026-07-07T20:18:00Z" w:id="14114">
            <w:rPr>
              <w:rFonts w:ascii="Times New Roman"/>
              <w:color w:val="000000"/>
              <w:spacing w:val="25"/>
            </w:rPr>
          </w:rPrChange>
        </w:rPr>
        <w:t xml:space="preserve"> </w:t>
      </w:r>
      <w:r w:rsidR="00A96A35" w:rsidRPr="0027638C">
        <w:rPr>
          <w:sz w:val="24"/>
          <w:rPrChange w16du:dateUtc="2026-07-07T18:18:00Z" w:author="Author" w:date="2026-07-07T20:18:00Z" w:id="14115">
            <w:rPr>
              <w:rFonts w:ascii="Times New Roman"/>
              <w:color w:val="000000"/>
            </w:rPr>
          </w:rPrChange>
        </w:rPr>
        <w:t>consectetur</w:t>
      </w:r>
      <w:r w:rsidR="00A96A35" w:rsidRPr="0027638C">
        <w:rPr>
          <w:sz w:val="24"/>
          <w:rPrChange w16du:dateUtc="2026-07-07T18:18:00Z" w:author="Author" w:date="2026-07-07T20:18:00Z" w:id="14116">
            <w:rPr>
              <w:rFonts w:ascii="Times New Roman"/>
              <w:color w:val="000000"/>
              <w:spacing w:val="26"/>
            </w:rPr>
          </w:rPrChange>
        </w:rPr>
        <w:t xml:space="preserve"> </w:t>
      </w:r>
      <w:r w:rsidR="00A96A35" w:rsidRPr="0027638C">
        <w:rPr>
          <w:sz w:val="24"/>
          <w:rPrChange w16du:dateUtc="2026-07-07T18:18:00Z" w:author="Author" w:date="2026-07-07T20:18:00Z" w:id="14117">
            <w:rPr>
              <w:rFonts w:ascii="Times New Roman"/>
              <w:color w:val="000000"/>
            </w:rPr>
          </w:rPrChange>
        </w:rPr>
        <w:t>adipiscing:</w:t>
      </w:r>
      <w:r w:rsidR="00A96A35" w:rsidRPr="0027638C">
        <w:rPr>
          <w:sz w:val="24"/>
          <w:rPrChange w16du:dateUtc="2026-07-07T18:18:00Z" w:author="Author" w:date="2026-07-07T20:18:00Z" w:id="14118">
            <w:rPr>
              <w:rFonts w:ascii="Times New Roman"/>
              <w:color w:val="000000"/>
              <w:spacing w:val="26"/>
            </w:rPr>
          </w:rPrChange>
        </w:rPr>
        <w:t xml:space="preserve"> </w:t>
      </w:r>
      <w:r w:rsidR="00A96A35" w:rsidRPr="0027638C">
        <w:rPr>
          <w:sz w:val="24"/>
          <w:rPrChange w16du:dateUtc="2026-07-07T18:18:00Z" w:author="Author" w:date="2026-07-07T20:18:00Z" w:id="14119">
            <w:rPr>
              <w:rFonts w:ascii="Times New Roman"/>
              <w:color w:val="000000"/>
            </w:rPr>
          </w:rPrChange>
        </w:rPr>
        <w:t>(elit)</w:t>
      </w:r>
      <w:r w:rsidR="00A96A35" w:rsidRPr="0027638C">
        <w:rPr>
          <w:sz w:val="24"/>
          <w:rPrChange w16du:dateUtc="2026-07-07T18:18:00Z" w:author="Author" w:date="2026-07-07T20:18:00Z" w:id="14120">
            <w:rPr>
              <w:rFonts w:ascii="Times New Roman"/>
              <w:color w:val="000000"/>
              <w:spacing w:val="25"/>
            </w:rPr>
          </w:rPrChange>
        </w:rPr>
        <w:t xml:space="preserve"> </w:t>
      </w:r>
      <w:r w:rsidR="00A96A35" w:rsidRPr="0027638C">
        <w:rPr>
          <w:sz w:val="24"/>
          <w:rPrChange w16du:dateUtc="2026-07-07T18:18:00Z" w:author="Author" w:date="2026-07-07T20:18:00Z" w:id="14121">
            <w:rPr>
              <w:rFonts w:ascii="Times New Roman" w:hAnsi="Times New Roman"/>
              <w:color w:val="000000"/>
            </w:rPr>
          </w:rPrChange>
        </w:rPr>
        <w:t>Sed’do</w:t>
      </w:r>
      <w:r w:rsidR="00A96A35" w:rsidRPr="0027638C">
        <w:rPr>
          <w:sz w:val="24"/>
          <w:rPrChange w16du:dateUtc="2026-07-07T18:18:00Z" w:author="Author" w:date="2026-07-07T20:18:00Z" w:id="14122">
            <w:rPr>
              <w:rFonts w:ascii="Times New Roman"/>
              <w:color w:val="000000"/>
              <w:spacing w:val="26"/>
            </w:rPr>
          </w:rPrChange>
        </w:rPr>
        <w:t xml:space="preserve"> </w:t>
      </w:r>
      <w:r w:rsidR="00A96A35" w:rsidRPr="0027638C">
        <w:rPr>
          <w:sz w:val="24"/>
          <w:rPrChange w16du:dateUtc="2026-07-07T18:18:00Z" w:author="Author" w:date="2026-07-07T20:18:00Z" w:id="14123">
            <w:rPr>
              <w:rFonts w:ascii="Times New Roman"/>
              <w:color w:val="000000"/>
            </w:rPr>
          </w:rPrChange>
        </w:rPr>
        <w:t>eiusmod</w:t>
      </w:r>
      <w:r w:rsidR="00A96A35" w:rsidRPr="0027638C">
        <w:rPr>
          <w:sz w:val="24"/>
          <w:rPrChange w16du:dateUtc="2026-07-07T18:18:00Z" w:author="Author" w:date="2026-07-07T20:18:00Z" w:id="14124">
            <w:rPr>
              <w:rFonts w:ascii="Times New Roman"/>
              <w:color w:val="000000"/>
              <w:spacing w:val="25"/>
            </w:rPr>
          </w:rPrChange>
        </w:rPr>
        <w:t xml:space="preserve"> </w:t>
      </w:r>
      <w:r w:rsidR="00A96A35" w:rsidRPr="0027638C">
        <w:rPr>
          <w:sz w:val="24"/>
          <w:rPrChange w16du:dateUtc="2026-07-07T18:18:00Z" w:author="Author" w:date="2026-07-07T20:18:00Z" w:id="14125">
            <w:rPr>
              <w:rFonts w:ascii="Times New Roman"/>
              <w:color w:val="000000"/>
            </w:rPr>
          </w:rPrChange>
        </w:rPr>
        <w:t>tempor</w:t>
      </w:r>
      <w:r w:rsidR="00A96A35" w:rsidRPr="0027638C">
        <w:rPr>
          <w:sz w:val="24"/>
          <w:rPrChange w16du:dateUtc="2026-07-07T18:18:00Z" w:author="Author" w:date="2026-07-07T20:18:00Z" w:id="14126">
            <w:rPr>
              <w:rFonts w:ascii="Times New Roman"/>
              <w:color w:val="000000"/>
              <w:spacing w:val="25"/>
            </w:rPr>
          </w:rPrChange>
        </w:rPr>
        <w:t xml:space="preserve"> </w:t>
      </w:r>
      <w:r w:rsidR="00A96A35" w:rsidRPr="0027638C">
        <w:rPr>
          <w:sz w:val="24"/>
          <w:rPrChange w16du:dateUtc="2026-07-07T18:18:00Z" w:author="Author" w:date="2026-07-07T20:18:00Z" w:id="14127">
            <w:rPr>
              <w:rFonts w:ascii="Times New Roman"/>
              <w:color w:val="000000"/>
            </w:rPr>
          </w:rPrChange>
        </w:rPr>
        <w:t>Incididunt</w:t>
      </w:r>
      <w:r w:rsidR="00A96A35" w:rsidRPr="0027638C">
        <w:rPr>
          <w:sz w:val="24"/>
          <w:rPrChange w16du:dateUtc="2026-07-07T18:18:00Z" w:author="Author" w:date="2026-07-07T20:18:00Z" w:id="14128">
            <w:rPr>
              <w:rFonts w:ascii="Times New Roman"/>
              <w:color w:val="000000"/>
              <w:spacing w:val="26"/>
            </w:rPr>
          </w:rPrChange>
        </w:rPr>
        <w:t xml:space="preserve"> </w:t>
      </w:r>
      <w:r w:rsidR="00A96A35" w:rsidRPr="0027638C">
        <w:rPr>
          <w:sz w:val="24"/>
          <w:rPrChange w16du:dateUtc="2026-07-07T18:18:00Z" w:author="Author" w:date="2026-07-07T20:18:00Z" w:id="14129">
            <w:rPr>
              <w:rFonts w:ascii="Times New Roman" w:hAnsi="Times New Roman"/>
              <w:color w:val="000000"/>
            </w:rPr>
          </w:rPrChange>
        </w:rPr>
        <w:t>4</w:t>
      </w:r>
      <w:del w16du:dateUtc="2026-07-07T18:18:00Z" w:author="Author" w:date="2026-07-07T20:18:00Z" w:id="14130">
        <w:r>
          <w:rPr>
            <w:color w:val="000000"/>
          </w:rPr>
          <w:cr/>
        </w:r>
      </w:del>
      <w:r w:rsidR="00A96A35" w:rsidRPr="0027638C">
        <w:rPr>
          <w:sz w:val="24"/>
          <w:rPrChange w16du:dateUtc="2026-07-07T18:18:00Z" w:author="Author" w:date="2026-07-07T20:18:00Z" w:id="14131">
            <w:rPr>
              <w:rFonts w:ascii="Times New Roman"/>
              <w:color w:val="000000"/>
              <w:spacing w:val="665"/>
            </w:rPr>
          </w:rPrChange>
        </w:rPr>
        <w:t xml:space="preserve"> </w:t>
      </w:r>
      <w:r w:rsidR="00A96A35" w:rsidRPr="0027638C">
        <w:rPr>
          <w:sz w:val="24"/>
          <w:rPrChange w16du:dateUtc="2026-07-07T18:18:00Z" w:author="Author" w:date="2026-07-07T20:18:00Z" w:id="14132">
            <w:rPr>
              <w:rFonts w:ascii="Times New Roman"/>
              <w:color w:val="000000"/>
            </w:rPr>
          </w:rPrChange>
        </w:rPr>
        <w:t>(Ut</w:t>
      </w:r>
      <w:r w:rsidR="00A96A35" w:rsidRPr="0027638C">
        <w:rPr>
          <w:sz w:val="24"/>
          <w:rPrChange w16du:dateUtc="2026-07-07T18:18:00Z" w:author="Author" w:date="2026-07-07T20:18:00Z" w:id="14133">
            <w:rPr>
              <w:rFonts w:ascii="Times New Roman"/>
              <w:color w:val="000000"/>
              <w:spacing w:val="89"/>
            </w:rPr>
          </w:rPrChange>
        </w:rPr>
        <w:t xml:space="preserve"> </w:t>
      </w:r>
      <w:r w:rsidR="00A96A35" w:rsidRPr="0027638C">
        <w:rPr>
          <w:sz w:val="24"/>
          <w:rPrChange w16du:dateUtc="2026-07-07T18:18:00Z" w:author="Author" w:date="2026-07-07T20:18:00Z" w:id="14134">
            <w:rPr>
              <w:rFonts w:ascii="Times New Roman"/>
              <w:color w:val="000000"/>
            </w:rPr>
          </w:rPrChange>
        </w:rPr>
        <w:t>labore</w:t>
      </w:r>
      <w:r w:rsidR="00A96A35" w:rsidRPr="0027638C">
        <w:rPr>
          <w:sz w:val="24"/>
          <w:rPrChange w16du:dateUtc="2026-07-07T18:18:00Z" w:author="Author" w:date="2026-07-07T20:18:00Z" w:id="14135">
            <w:rPr>
              <w:rFonts w:ascii="Times New Roman"/>
              <w:color w:val="000000"/>
              <w:spacing w:val="89"/>
            </w:rPr>
          </w:rPrChange>
        </w:rPr>
        <w:t xml:space="preserve"> </w:t>
      </w:r>
      <w:r w:rsidR="00A96A35" w:rsidRPr="0027638C">
        <w:rPr>
          <w:sz w:val="24"/>
          <w:rPrChange w16du:dateUtc="2026-07-07T18:18:00Z" w:author="Author" w:date="2026-07-07T20:18:00Z" w:id="14136">
            <w:rPr>
              <w:rFonts w:ascii="Times New Roman"/>
              <w:color w:val="000000"/>
            </w:rPr>
          </w:rPrChange>
        </w:rPr>
        <w:t>Et);</w:t>
      </w:r>
      <w:r w:rsidR="00A96A35" w:rsidRPr="0027638C">
        <w:rPr>
          <w:sz w:val="24"/>
          <w:rPrChange w16du:dateUtc="2026-07-07T18:18:00Z" w:author="Author" w:date="2026-07-07T20:18:00Z" w:id="14137">
            <w:rPr>
              <w:rFonts w:ascii="Times New Roman"/>
              <w:color w:val="000000"/>
              <w:spacing w:val="89"/>
            </w:rPr>
          </w:rPrChange>
        </w:rPr>
        <w:t xml:space="preserve"> </w:t>
      </w:r>
      <w:r w:rsidR="00A96A35" w:rsidRPr="0027638C">
        <w:rPr>
          <w:sz w:val="24"/>
          <w:rPrChange w16du:dateUtc="2026-07-07T18:18:00Z" w:author="Author" w:date="2026-07-07T20:18:00Z" w:id="14138">
            <w:rPr>
              <w:rFonts w:ascii="Times New Roman"/>
              <w:color w:val="000000"/>
            </w:rPr>
          </w:rPrChange>
        </w:rPr>
        <w:t>(dolore)</w:t>
      </w:r>
      <w:r w:rsidR="00A96A35" w:rsidRPr="0027638C">
        <w:rPr>
          <w:sz w:val="24"/>
          <w:rPrChange w16du:dateUtc="2026-07-07T18:18:00Z" w:author="Author" w:date="2026-07-07T20:18:00Z" w:id="14139">
            <w:rPr>
              <w:rFonts w:ascii="Times New Roman"/>
              <w:color w:val="000000"/>
              <w:spacing w:val="89"/>
            </w:rPr>
          </w:rPrChange>
        </w:rPr>
        <w:t xml:space="preserve"> </w:t>
      </w:r>
      <w:r w:rsidR="00A96A35" w:rsidRPr="0027638C">
        <w:rPr>
          <w:sz w:val="24"/>
          <w:rPrChange w16du:dateUtc="2026-07-07T18:18:00Z" w:author="Author" w:date="2026-07-07T20:18:00Z" w:id="14140">
            <w:rPr>
              <w:rFonts w:ascii="Times New Roman" w:hAnsi="Times New Roman"/>
              <w:color w:val="000000"/>
            </w:rPr>
          </w:rPrChange>
        </w:rPr>
        <w:t>Magna’aliqua</w:t>
      </w:r>
      <w:r w:rsidR="00A96A35" w:rsidRPr="0027638C">
        <w:rPr>
          <w:sz w:val="24"/>
          <w:rPrChange w16du:dateUtc="2026-07-07T18:18:00Z" w:author="Author" w:date="2026-07-07T20:18:00Z" w:id="14141">
            <w:rPr>
              <w:rFonts w:ascii="Times New Roman"/>
              <w:color w:val="000000"/>
              <w:spacing w:val="89"/>
            </w:rPr>
          </w:rPrChange>
        </w:rPr>
        <w:t xml:space="preserve"> </w:t>
      </w:r>
      <w:r w:rsidR="00A96A35" w:rsidRPr="0027638C">
        <w:rPr>
          <w:sz w:val="24"/>
          <w:rPrChange w16du:dateUtc="2026-07-07T18:18:00Z" w:author="Author" w:date="2026-07-07T20:18:00Z" w:id="14142">
            <w:rPr>
              <w:rFonts w:ascii="Times New Roman"/>
              <w:color w:val="000000"/>
            </w:rPr>
          </w:rPrChange>
        </w:rPr>
        <w:t>lorem</w:t>
      </w:r>
      <w:r w:rsidR="00A96A35" w:rsidRPr="0027638C">
        <w:rPr>
          <w:sz w:val="24"/>
          <w:rPrChange w16du:dateUtc="2026-07-07T18:18:00Z" w:author="Author" w:date="2026-07-07T20:18:00Z" w:id="14143">
            <w:rPr>
              <w:rFonts w:ascii="Times New Roman"/>
              <w:color w:val="000000"/>
              <w:spacing w:val="89"/>
            </w:rPr>
          </w:rPrChange>
        </w:rPr>
        <w:t xml:space="preserve"> </w:t>
      </w:r>
      <w:r w:rsidR="00A96A35" w:rsidRPr="0027638C">
        <w:rPr>
          <w:sz w:val="24"/>
          <w:rPrChange w16du:dateUtc="2026-07-07T18:18:00Z" w:author="Author" w:date="2026-07-07T20:18:00Z" w:id="14144">
            <w:rPr>
              <w:rFonts w:ascii="Times New Roman"/>
              <w:color w:val="000000"/>
            </w:rPr>
          </w:rPrChange>
        </w:rPr>
        <w:t>ipsum</w:t>
      </w:r>
      <w:r w:rsidR="00A96A35" w:rsidRPr="0027638C">
        <w:rPr>
          <w:sz w:val="24"/>
          <w:rPrChange w16du:dateUtc="2026-07-07T18:18:00Z" w:author="Author" w:date="2026-07-07T20:18:00Z" w:id="14145">
            <w:rPr>
              <w:rFonts w:ascii="Times New Roman"/>
              <w:color w:val="000000"/>
              <w:spacing w:val="89"/>
            </w:rPr>
          </w:rPrChange>
        </w:rPr>
        <w:t xml:space="preserve"> </w:t>
      </w:r>
      <w:r w:rsidR="00A96A35" w:rsidRPr="0027638C">
        <w:rPr>
          <w:sz w:val="24"/>
          <w:rPrChange w16du:dateUtc="2026-07-07T18:18:00Z" w:author="Author" w:date="2026-07-07T20:18:00Z" w:id="14146">
            <w:rPr>
              <w:rFonts w:ascii="Times New Roman"/>
              <w:color w:val="000000"/>
            </w:rPr>
          </w:rPrChange>
        </w:rPr>
        <w:t>Dolor</w:t>
      </w:r>
      <w:r w:rsidR="00A96A35" w:rsidRPr="0027638C">
        <w:rPr>
          <w:sz w:val="24"/>
          <w:rPrChange w16du:dateUtc="2026-07-07T18:18:00Z" w:author="Author" w:date="2026-07-07T20:18:00Z" w:id="14147">
            <w:rPr>
              <w:rFonts w:ascii="Times New Roman"/>
              <w:color w:val="000000"/>
              <w:spacing w:val="89"/>
            </w:rPr>
          </w:rPrChange>
        </w:rPr>
        <w:t xml:space="preserve"> </w:t>
      </w:r>
      <w:r w:rsidR="00A96A35" w:rsidRPr="0027638C">
        <w:rPr>
          <w:sz w:val="24"/>
          <w:rPrChange w16du:dateUtc="2026-07-07T18:18:00Z" w:author="Author" w:date="2026-07-07T20:18:00Z" w:id="14148">
            <w:rPr>
              <w:rFonts w:ascii="Times New Roman"/>
              <w:color w:val="000000"/>
            </w:rPr>
          </w:rPrChange>
        </w:rPr>
        <w:t>9</w:t>
      </w:r>
      <w:r w:rsidR="00A96A35" w:rsidRPr="0027638C">
        <w:rPr>
          <w:sz w:val="24"/>
          <w:rPrChange w16du:dateUtc="2026-07-07T18:18:00Z" w:author="Author" w:date="2026-07-07T20:18:00Z" w:id="14149">
            <w:rPr>
              <w:rFonts w:ascii="Times New Roman"/>
              <w:color w:val="000000"/>
              <w:spacing w:val="89"/>
            </w:rPr>
          </w:rPrChange>
        </w:rPr>
        <w:t xml:space="preserve"> </w:t>
      </w:r>
      <w:r w:rsidR="00A96A35" w:rsidRPr="0027638C">
        <w:rPr>
          <w:sz w:val="24"/>
          <w:rPrChange w16du:dateUtc="2026-07-07T18:18:00Z" w:author="Author" w:date="2026-07-07T20:18:00Z" w:id="14150">
            <w:rPr>
              <w:rFonts w:ascii="Times New Roman" w:hAnsi="Times New Roman"/>
              <w:color w:val="000000"/>
            </w:rPr>
          </w:rPrChange>
        </w:rPr>
        <w:t>(Sit</w:t>
      </w:r>
      <w:del w16du:dateUtc="2026-07-07T18:18:00Z" w:author="Author" w:date="2026-07-07T20:18:00Z" w:id="14151">
        <w:r>
          <w:rPr>
            <w:color w:val="000000"/>
          </w:rPr>
          <w:cr/>
        </w:r>
      </w:del>
      <w:r w:rsidR="00A96A35" w:rsidRPr="0027638C">
        <w:rPr>
          <w:sz w:val="24"/>
          <w:rPrChange w16du:dateUtc="2026-07-07T18:18:00Z" w:author="Author" w:date="2026-07-07T20:18:00Z" w:id="14152">
            <w:rPr>
              <w:rFonts w:ascii="Times New Roman"/>
              <w:color w:val="000000"/>
              <w:spacing w:val="665"/>
            </w:rPr>
          </w:rPrChange>
        </w:rPr>
        <w:t xml:space="preserve"> </w:t>
      </w:r>
      <w:r w:rsidR="00A96A35" w:rsidRPr="0027638C">
        <w:rPr>
          <w:sz w:val="24"/>
          <w:rPrChange w16du:dateUtc="2026-07-07T18:18:00Z" w:author="Author" w:date="2026-07-07T20:18:00Z" w:id="14153">
            <w:rPr>
              <w:rFonts w:ascii="Times New Roman"/>
              <w:color w:val="000000"/>
            </w:rPr>
          </w:rPrChange>
        </w:rPr>
        <w:t>Amet);</w:t>
      </w:r>
      <w:r w:rsidR="00A96A35" w:rsidRPr="0027638C">
        <w:rPr>
          <w:spacing w:val="-4"/>
          <w:sz w:val="24"/>
          <w:rPrChange w16du:dateUtc="2026-07-07T18:18:00Z" w:author="Author" w:date="2026-07-07T20:18:00Z" w:id="14154">
            <w:rPr>
              <w:rFonts w:ascii="Times New Roman"/>
              <w:color w:val="000000"/>
            </w:rPr>
          </w:rPrChange>
        </w:rPr>
        <w:t xml:space="preserve"> </w:t>
      </w:r>
      <w:r w:rsidR="00A96A35" w:rsidRPr="0027638C">
        <w:rPr>
          <w:sz w:val="24"/>
          <w:rPrChange w16du:dateUtc="2026-07-07T18:18:00Z" w:author="Author" w:date="2026-07-07T20:18:00Z" w:id="14155">
            <w:rPr>
              <w:rFonts w:ascii="Times New Roman"/>
              <w:color w:val="000000"/>
            </w:rPr>
          </w:rPrChange>
        </w:rPr>
        <w:t>(consectetur)</w:t>
      </w:r>
      <w:r w:rsidR="00A96A35" w:rsidRPr="0027638C">
        <w:rPr>
          <w:spacing w:val="-4"/>
          <w:sz w:val="24"/>
          <w:rPrChange w16du:dateUtc="2026-07-07T18:18:00Z" w:author="Author" w:date="2026-07-07T20:18:00Z" w:id="14156">
            <w:rPr>
              <w:rFonts w:ascii="Times New Roman"/>
              <w:color w:val="000000"/>
            </w:rPr>
          </w:rPrChange>
        </w:rPr>
        <w:t xml:space="preserve"> </w:t>
      </w:r>
      <w:r w:rsidR="00A96A35" w:rsidRPr="0027638C">
        <w:rPr>
          <w:sz w:val="24"/>
          <w:rPrChange w16du:dateUtc="2026-07-07T18:18:00Z" w:author="Author" w:date="2026-07-07T20:18:00Z" w:id="14157">
            <w:rPr>
              <w:rFonts w:ascii="Times New Roman"/>
              <w:color w:val="000000"/>
            </w:rPr>
          </w:rPrChange>
        </w:rPr>
        <w:t>adipiscing</w:t>
      </w:r>
      <w:r w:rsidR="00A96A35" w:rsidRPr="0027638C">
        <w:rPr>
          <w:spacing w:val="-4"/>
          <w:sz w:val="24"/>
          <w:rPrChange w16du:dateUtc="2026-07-07T18:18:00Z" w:author="Author" w:date="2026-07-07T20:18:00Z" w:id="14158">
            <w:rPr>
              <w:rFonts w:ascii="Times New Roman"/>
              <w:color w:val="000000"/>
            </w:rPr>
          </w:rPrChange>
        </w:rPr>
        <w:t xml:space="preserve"> </w:t>
      </w:r>
      <w:r w:rsidR="00A96A35" w:rsidRPr="0027638C">
        <w:rPr>
          <w:sz w:val="24"/>
          <w:rPrChange w16du:dateUtc="2026-07-07T18:18:00Z" w:author="Author" w:date="2026-07-07T20:18:00Z" w:id="14159">
            <w:rPr>
              <w:rFonts w:ascii="Times New Roman"/>
              <w:color w:val="000000"/>
            </w:rPr>
          </w:rPrChange>
        </w:rPr>
        <w:t>elit</w:t>
      </w:r>
      <w:r w:rsidR="00A96A35" w:rsidRPr="0027638C">
        <w:rPr>
          <w:spacing w:val="-4"/>
          <w:sz w:val="24"/>
          <w:rPrChange w16du:dateUtc="2026-07-07T18:18:00Z" w:author="Author" w:date="2026-07-07T20:18:00Z" w:id="14160">
            <w:rPr>
              <w:rFonts w:ascii="Times New Roman"/>
              <w:color w:val="000000"/>
            </w:rPr>
          </w:rPrChange>
        </w:rPr>
        <w:t xml:space="preserve"> </w:t>
      </w:r>
      <w:r w:rsidR="00A96A35" w:rsidRPr="0027638C">
        <w:rPr>
          <w:sz w:val="24"/>
          <w:rPrChange w16du:dateUtc="2026-07-07T18:18:00Z" w:author="Author" w:date="2026-07-07T20:18:00Z" w:id="14161">
            <w:rPr>
              <w:rFonts w:ascii="Times New Roman"/>
              <w:color w:val="000000"/>
            </w:rPr>
          </w:rPrChange>
        </w:rPr>
        <w:t>Sed</w:t>
      </w:r>
      <w:r w:rsidR="00A96A35" w:rsidRPr="0027638C">
        <w:rPr>
          <w:spacing w:val="-4"/>
          <w:sz w:val="24"/>
          <w:rPrChange w16du:dateUtc="2026-07-07T18:18:00Z" w:author="Author" w:date="2026-07-07T20:18:00Z" w:id="14162">
            <w:rPr>
              <w:rFonts w:ascii="Times New Roman"/>
              <w:color w:val="000000"/>
            </w:rPr>
          </w:rPrChange>
        </w:rPr>
        <w:t xml:space="preserve"> </w:t>
      </w:r>
      <w:r w:rsidR="00A96A35" w:rsidRPr="0027638C">
        <w:rPr>
          <w:sz w:val="24"/>
          <w:rPrChange w16du:dateUtc="2026-07-07T18:18:00Z" w:author="Author" w:date="2026-07-07T20:18:00Z" w:id="14163">
            <w:rPr>
              <w:rFonts w:ascii="Times New Roman"/>
              <w:color w:val="000000"/>
            </w:rPr>
          </w:rPrChange>
        </w:rPr>
        <w:t>do</w:t>
      </w:r>
      <w:r w:rsidR="00A96A35" w:rsidRPr="0027638C">
        <w:rPr>
          <w:spacing w:val="-4"/>
          <w:sz w:val="24"/>
          <w:rPrChange w16du:dateUtc="2026-07-07T18:18:00Z" w:author="Author" w:date="2026-07-07T20:18:00Z" w:id="14164">
            <w:rPr>
              <w:rFonts w:ascii="Times New Roman"/>
              <w:color w:val="000000"/>
              <w:spacing w:val="-1"/>
            </w:rPr>
          </w:rPrChange>
        </w:rPr>
        <w:t xml:space="preserve"> </w:t>
      </w:r>
      <w:r w:rsidR="00A96A35" w:rsidRPr="0027638C">
        <w:rPr>
          <w:sz w:val="24"/>
          <w:rPrChange w16du:dateUtc="2026-07-07T18:18:00Z" w:author="Author" w:date="2026-07-07T20:18:00Z" w:id="14165">
            <w:rPr>
              <w:rFonts w:ascii="Times New Roman"/>
              <w:color w:val="000000"/>
            </w:rPr>
          </w:rPrChange>
        </w:rPr>
        <w:t>eiusmod</w:t>
      </w:r>
      <w:r w:rsidR="00A96A35" w:rsidRPr="0027638C">
        <w:rPr>
          <w:spacing w:val="-4"/>
          <w:sz w:val="24"/>
          <w:rPrChange w16du:dateUtc="2026-07-07T18:18:00Z" w:author="Author" w:date="2026-07-07T20:18:00Z" w:id="14166">
            <w:rPr>
              <w:rFonts w:ascii="Times New Roman"/>
              <w:color w:val="000000"/>
            </w:rPr>
          </w:rPrChange>
        </w:rPr>
        <w:t xml:space="preserve"> </w:t>
      </w:r>
      <w:r w:rsidR="00A96A35" w:rsidRPr="0027638C">
        <w:rPr>
          <w:sz w:val="24"/>
          <w:rPrChange w16du:dateUtc="2026-07-07T18:18:00Z" w:author="Author" w:date="2026-07-07T20:18:00Z" w:id="14167">
            <w:rPr>
              <w:rFonts w:ascii="Times New Roman"/>
              <w:color w:val="000000"/>
            </w:rPr>
          </w:rPrChange>
        </w:rPr>
        <w:t>tempor</w:t>
      </w:r>
      <w:r w:rsidR="00A96A35" w:rsidRPr="0027638C">
        <w:rPr>
          <w:spacing w:val="-4"/>
          <w:sz w:val="24"/>
          <w:rPrChange w16du:dateUtc="2026-07-07T18:18:00Z" w:author="Author" w:date="2026-07-07T20:18:00Z" w:id="14168">
            <w:rPr>
              <w:rFonts w:ascii="Times New Roman"/>
              <w:color w:val="000000"/>
            </w:rPr>
          </w:rPrChange>
        </w:rPr>
        <w:t xml:space="preserve"> </w:t>
      </w:r>
      <w:r w:rsidR="00A96A35" w:rsidRPr="0027638C">
        <w:rPr>
          <w:sz w:val="24"/>
          <w:rPrChange w16du:dateUtc="2026-07-07T18:18:00Z" w:author="Author" w:date="2026-07-07T20:18:00Z" w:id="14169">
            <w:rPr>
              <w:rFonts w:ascii="Times New Roman"/>
              <w:color w:val="000000"/>
            </w:rPr>
          </w:rPrChange>
        </w:rPr>
        <w:t>Incididunt;</w:t>
      </w:r>
      <w:r w:rsidR="00A96A35" w:rsidRPr="0027638C">
        <w:rPr>
          <w:spacing w:val="-4"/>
          <w:sz w:val="24"/>
          <w:rPrChange w16du:dateUtc="2026-07-07T18:18:00Z" w:author="Author" w:date="2026-07-07T20:18:00Z" w:id="14170">
            <w:rPr>
              <w:rFonts w:ascii="Times New Roman"/>
              <w:color w:val="000000"/>
            </w:rPr>
          </w:rPrChange>
        </w:rPr>
        <w:t xml:space="preserve"> </w:t>
      </w:r>
      <w:r w:rsidR="00A96A35" w:rsidRPr="0027638C">
        <w:rPr>
          <w:sz w:val="24"/>
          <w:rPrChange w16du:dateUtc="2026-07-07T18:18:00Z" w:author="Author" w:date="2026-07-07T20:18:00Z" w:id="14171">
            <w:rPr>
              <w:rFonts w:ascii="Times New Roman"/>
              <w:color w:val="000000"/>
            </w:rPr>
          </w:rPrChange>
        </w:rPr>
        <w:t>(ut)</w:t>
      </w:r>
      <w:r w:rsidR="00A96A35" w:rsidRPr="0027638C">
        <w:rPr>
          <w:spacing w:val="-4"/>
          <w:sz w:val="24"/>
          <w:rPrChange w16du:dateUtc="2026-07-07T18:18:00Z" w:author="Author" w:date="2026-07-07T20:18:00Z" w:id="14172">
            <w:rPr>
              <w:rFonts w:ascii="Times New Roman"/>
              <w:color w:val="000000"/>
            </w:rPr>
          </w:rPrChange>
        </w:rPr>
        <w:t xml:space="preserve"> </w:t>
      </w:r>
      <w:r w:rsidR="00A96A35" w:rsidRPr="0027638C">
        <w:rPr>
          <w:sz w:val="24"/>
          <w:rPrChange w16du:dateUtc="2026-07-07T18:18:00Z" w:author="Author" w:date="2026-07-07T20:18:00Z" w:id="14173">
            <w:rPr>
              <w:rFonts w:ascii="Times New Roman" w:hAnsi="Times New Roman"/>
              <w:color w:val="000000"/>
            </w:rPr>
          </w:rPrChange>
        </w:rPr>
        <w:t>Labore’et</w:t>
      </w:r>
      <w:r w:rsidR="00A96A35" w:rsidRPr="0027638C">
        <w:rPr>
          <w:spacing w:val="-4"/>
          <w:sz w:val="24"/>
          <w:rPrChange w16du:dateUtc="2026-07-07T18:18:00Z" w:author="Author" w:date="2026-07-07T20:18:00Z" w:id="14174">
            <w:rPr>
              <w:rFonts w:ascii="Times New Roman"/>
              <w:color w:val="000000"/>
            </w:rPr>
          </w:rPrChange>
        </w:rPr>
        <w:t xml:space="preserve"> </w:t>
      </w:r>
      <w:r w:rsidR="00A96A35" w:rsidRPr="0027638C">
        <w:rPr>
          <w:sz w:val="24"/>
          <w:rPrChange w16du:dateUtc="2026-07-07T18:18:00Z" w:author="Author" w:date="2026-07-07T20:18:00Z" w:id="14175">
            <w:rPr>
              <w:rFonts w:ascii="Times New Roman" w:hAnsi="Times New Roman"/>
              <w:color w:val="000000"/>
            </w:rPr>
          </w:rPrChange>
        </w:rPr>
        <w:t>dolore</w:t>
      </w:r>
      <w:del w16du:dateUtc="2026-07-07T18:18:00Z" w:author="Author" w:date="2026-07-07T20:18:00Z" w:id="14176">
        <w:r>
          <w:rPr>
            <w:color w:val="000000"/>
          </w:rPr>
          <w:cr/>
        </w:r>
      </w:del>
      <w:r w:rsidR="00A96A35" w:rsidRPr="0027638C">
        <w:rPr>
          <w:sz w:val="24"/>
          <w:rPrChange w16du:dateUtc="2026-07-07T18:18:00Z" w:author="Author" w:date="2026-07-07T20:18:00Z" w:id="14177">
            <w:rPr>
              <w:rFonts w:ascii="Times New Roman"/>
              <w:color w:val="000000"/>
              <w:spacing w:val="665"/>
            </w:rPr>
          </w:rPrChange>
        </w:rPr>
        <w:t xml:space="preserve"> </w:t>
      </w:r>
      <w:r w:rsidR="00A96A35" w:rsidRPr="0027638C">
        <w:rPr>
          <w:sz w:val="24"/>
          <w:rPrChange w16du:dateUtc="2026-07-07T18:18:00Z" w:author="Author" w:date="2026-07-07T20:18:00Z" w:id="14178">
            <w:rPr>
              <w:rFonts w:ascii="Times New Roman"/>
              <w:color w:val="000000"/>
            </w:rPr>
          </w:rPrChange>
        </w:rPr>
        <w:t>magna</w:t>
      </w:r>
      <w:r w:rsidR="00A96A35" w:rsidRPr="0027638C">
        <w:rPr>
          <w:sz w:val="24"/>
          <w:rPrChange w16du:dateUtc="2026-07-07T18:18:00Z" w:author="Author" w:date="2026-07-07T20:18:00Z" w:id="14179">
            <w:rPr>
              <w:rFonts w:ascii="Times New Roman"/>
              <w:color w:val="000000"/>
              <w:spacing w:val="52"/>
            </w:rPr>
          </w:rPrChange>
        </w:rPr>
        <w:t xml:space="preserve"> </w:t>
      </w:r>
      <w:r w:rsidR="00A96A35" w:rsidRPr="0027638C">
        <w:rPr>
          <w:sz w:val="24"/>
          <w:rPrChange w16du:dateUtc="2026-07-07T18:18:00Z" w:author="Author" w:date="2026-07-07T20:18:00Z" w:id="14180">
            <w:rPr>
              <w:rFonts w:ascii="Times New Roman"/>
              <w:color w:val="000000"/>
            </w:rPr>
          </w:rPrChange>
        </w:rPr>
        <w:t>Aliqua</w:t>
      </w:r>
      <w:r w:rsidR="00A96A35" w:rsidRPr="0027638C">
        <w:rPr>
          <w:sz w:val="24"/>
          <w:rPrChange w16du:dateUtc="2026-07-07T18:18:00Z" w:author="Author" w:date="2026-07-07T20:18:00Z" w:id="14181">
            <w:rPr>
              <w:rFonts w:ascii="Times New Roman"/>
              <w:color w:val="000000"/>
              <w:spacing w:val="51"/>
            </w:rPr>
          </w:rPrChange>
        </w:rPr>
        <w:t xml:space="preserve"> </w:t>
      </w:r>
      <w:r w:rsidR="00A96A35" w:rsidRPr="0027638C">
        <w:rPr>
          <w:sz w:val="24"/>
          <w:rPrChange w16du:dateUtc="2026-07-07T18:18:00Z" w:author="Author" w:date="2026-07-07T20:18:00Z" w:id="14182">
            <w:rPr>
              <w:rFonts w:ascii="Times New Roman"/>
              <w:color w:val="000000"/>
            </w:rPr>
          </w:rPrChange>
        </w:rPr>
        <w:t>11(lorem)</w:t>
      </w:r>
      <w:r w:rsidR="00A96A35" w:rsidRPr="0027638C">
        <w:rPr>
          <w:sz w:val="24"/>
          <w:rPrChange w16du:dateUtc="2026-07-07T18:18:00Z" w:author="Author" w:date="2026-07-07T20:18:00Z" w:id="14183">
            <w:rPr>
              <w:rFonts w:ascii="Times New Roman"/>
              <w:color w:val="000000"/>
              <w:spacing w:val="52"/>
            </w:rPr>
          </w:rPrChange>
        </w:rPr>
        <w:t xml:space="preserve"> </w:t>
      </w:r>
      <w:r w:rsidR="00A96A35" w:rsidRPr="0027638C">
        <w:rPr>
          <w:sz w:val="24"/>
          <w:rPrChange w16du:dateUtc="2026-07-07T18:18:00Z" w:author="Author" w:date="2026-07-07T20:18:00Z" w:id="14184">
            <w:rPr>
              <w:rFonts w:ascii="Times New Roman"/>
              <w:color w:val="000000"/>
            </w:rPr>
          </w:rPrChange>
        </w:rPr>
        <w:t>(Ipsum</w:t>
      </w:r>
      <w:r w:rsidR="00A96A35" w:rsidRPr="0027638C">
        <w:rPr>
          <w:sz w:val="24"/>
          <w:rPrChange w16du:dateUtc="2026-07-07T18:18:00Z" w:author="Author" w:date="2026-07-07T20:18:00Z" w:id="14185">
            <w:rPr>
              <w:rFonts w:ascii="Times New Roman"/>
              <w:color w:val="000000"/>
              <w:spacing w:val="52"/>
            </w:rPr>
          </w:rPrChange>
        </w:rPr>
        <w:t xml:space="preserve"> </w:t>
      </w:r>
      <w:r w:rsidR="00A96A35" w:rsidRPr="0027638C">
        <w:rPr>
          <w:sz w:val="24"/>
          <w:rPrChange w16du:dateUtc="2026-07-07T18:18:00Z" w:author="Author" w:date="2026-07-07T20:18:00Z" w:id="14186">
            <w:rPr>
              <w:rFonts w:ascii="Times New Roman"/>
              <w:color w:val="000000"/>
            </w:rPr>
          </w:rPrChange>
        </w:rPr>
        <w:t>Dolor);</w:t>
      </w:r>
      <w:r w:rsidR="00A96A35" w:rsidRPr="0027638C">
        <w:rPr>
          <w:sz w:val="24"/>
          <w:rPrChange w16du:dateUtc="2026-07-07T18:18:00Z" w:author="Author" w:date="2026-07-07T20:18:00Z" w:id="14187">
            <w:rPr>
              <w:rFonts w:ascii="Times New Roman"/>
              <w:color w:val="000000"/>
              <w:spacing w:val="51"/>
            </w:rPr>
          </w:rPrChange>
        </w:rPr>
        <w:t xml:space="preserve"> </w:t>
      </w:r>
      <w:r w:rsidR="00A96A35" w:rsidRPr="0027638C">
        <w:rPr>
          <w:sz w:val="24"/>
          <w:rPrChange w16du:dateUtc="2026-07-07T18:18:00Z" w:author="Author" w:date="2026-07-07T20:18:00Z" w:id="14188">
            <w:rPr>
              <w:rFonts w:ascii="Times New Roman"/>
              <w:color w:val="000000"/>
            </w:rPr>
          </w:rPrChange>
        </w:rPr>
        <w:t>(sit)</w:t>
      </w:r>
      <w:r w:rsidR="00A96A35" w:rsidRPr="0027638C">
        <w:rPr>
          <w:sz w:val="24"/>
          <w:rPrChange w16du:dateUtc="2026-07-07T18:18:00Z" w:author="Author" w:date="2026-07-07T20:18:00Z" w:id="14189">
            <w:rPr>
              <w:rFonts w:ascii="Times New Roman"/>
              <w:color w:val="000000"/>
              <w:spacing w:val="52"/>
            </w:rPr>
          </w:rPrChange>
        </w:rPr>
        <w:t xml:space="preserve"> </w:t>
      </w:r>
      <w:r w:rsidR="00A96A35" w:rsidRPr="0027638C">
        <w:rPr>
          <w:sz w:val="24"/>
          <w:rPrChange w16du:dateUtc="2026-07-07T18:18:00Z" w:author="Author" w:date="2026-07-07T20:18:00Z" w:id="14190">
            <w:rPr>
              <w:rFonts w:ascii="Times New Roman" w:hAnsi="Times New Roman"/>
              <w:color w:val="000000"/>
            </w:rPr>
          </w:rPrChange>
        </w:rPr>
        <w:t>Amet’consectetur</w:t>
      </w:r>
      <w:r w:rsidR="00A96A35" w:rsidRPr="0027638C">
        <w:rPr>
          <w:sz w:val="24"/>
          <w:rPrChange w16du:dateUtc="2026-07-07T18:18:00Z" w:author="Author" w:date="2026-07-07T20:18:00Z" w:id="14191">
            <w:rPr>
              <w:rFonts w:ascii="Times New Roman"/>
              <w:color w:val="000000"/>
              <w:spacing w:val="51"/>
            </w:rPr>
          </w:rPrChange>
        </w:rPr>
        <w:t xml:space="preserve"> </w:t>
      </w:r>
      <w:r w:rsidR="00A96A35" w:rsidRPr="0027638C">
        <w:rPr>
          <w:sz w:val="24"/>
          <w:rPrChange w16du:dateUtc="2026-07-07T18:18:00Z" w:author="Author" w:date="2026-07-07T20:18:00Z" w:id="14192">
            <w:rPr>
              <w:rFonts w:ascii="Times New Roman"/>
              <w:color w:val="000000"/>
            </w:rPr>
          </w:rPrChange>
        </w:rPr>
        <w:t>adipiscing</w:t>
      </w:r>
      <w:r w:rsidR="00A96A35" w:rsidRPr="0027638C">
        <w:rPr>
          <w:sz w:val="24"/>
          <w:rPrChange w16du:dateUtc="2026-07-07T18:18:00Z" w:author="Author" w:date="2026-07-07T20:18:00Z" w:id="14193">
            <w:rPr>
              <w:rFonts w:ascii="Times New Roman"/>
              <w:color w:val="000000"/>
              <w:spacing w:val="51"/>
            </w:rPr>
          </w:rPrChange>
        </w:rPr>
        <w:t xml:space="preserve"> </w:t>
      </w:r>
      <w:r w:rsidR="00A96A35" w:rsidRPr="0027638C">
        <w:rPr>
          <w:sz w:val="24"/>
          <w:rPrChange w16du:dateUtc="2026-07-07T18:18:00Z" w:author="Author" w:date="2026-07-07T20:18:00Z" w:id="14194">
            <w:rPr>
              <w:rFonts w:ascii="Times New Roman"/>
              <w:color w:val="000000"/>
            </w:rPr>
          </w:rPrChange>
        </w:rPr>
        <w:t>elit</w:t>
      </w:r>
      <w:r w:rsidR="00A96A35" w:rsidRPr="0027638C">
        <w:rPr>
          <w:sz w:val="24"/>
          <w:rPrChange w16du:dateUtc="2026-07-07T18:18:00Z" w:author="Author" w:date="2026-07-07T20:18:00Z" w:id="14195">
            <w:rPr>
              <w:rFonts w:ascii="Times New Roman"/>
              <w:color w:val="000000"/>
              <w:spacing w:val="51"/>
            </w:rPr>
          </w:rPrChange>
        </w:rPr>
        <w:t xml:space="preserve"> </w:t>
      </w:r>
      <w:r w:rsidR="00A96A35" w:rsidRPr="0027638C">
        <w:rPr>
          <w:sz w:val="24"/>
          <w:rPrChange w16du:dateUtc="2026-07-07T18:18:00Z" w:author="Author" w:date="2026-07-07T20:18:00Z" w:id="14196">
            <w:rPr>
              <w:rFonts w:ascii="Times New Roman"/>
              <w:color w:val="000000"/>
            </w:rPr>
          </w:rPrChange>
        </w:rPr>
        <w:t>Sed</w:t>
      </w:r>
      <w:r w:rsidR="00A96A35" w:rsidRPr="0027638C">
        <w:rPr>
          <w:sz w:val="24"/>
          <w:rPrChange w16du:dateUtc="2026-07-07T18:18:00Z" w:author="Author" w:date="2026-07-07T20:18:00Z" w:id="14197">
            <w:rPr>
              <w:rFonts w:ascii="Times New Roman"/>
              <w:color w:val="000000"/>
              <w:spacing w:val="52"/>
            </w:rPr>
          </w:rPrChange>
        </w:rPr>
        <w:t xml:space="preserve"> </w:t>
      </w:r>
      <w:r w:rsidR="00A96A35" w:rsidRPr="0027638C">
        <w:rPr>
          <w:sz w:val="24"/>
          <w:rPrChange w16du:dateUtc="2026-07-07T18:18:00Z" w:author="Author" w:date="2026-07-07T20:18:00Z" w:id="14198">
            <w:rPr>
              <w:rFonts w:ascii="Times New Roman" w:hAnsi="Times New Roman"/>
              <w:color w:val="000000"/>
            </w:rPr>
          </w:rPrChange>
        </w:rPr>
        <w:t>9</w:t>
      </w:r>
      <w:del w16du:dateUtc="2026-07-07T18:18:00Z" w:author="Author" w:date="2026-07-07T20:18:00Z" w:id="14199">
        <w:r>
          <w:rPr>
            <w:color w:val="000000"/>
          </w:rPr>
          <w:cr/>
        </w:r>
      </w:del>
      <w:r w:rsidR="00A96A35" w:rsidRPr="0027638C">
        <w:rPr>
          <w:sz w:val="24"/>
          <w:rPrChange w16du:dateUtc="2026-07-07T18:18:00Z" w:author="Author" w:date="2026-07-07T20:18:00Z" w:id="14200">
            <w:rPr>
              <w:rFonts w:ascii="Times New Roman"/>
              <w:color w:val="000000"/>
              <w:spacing w:val="665"/>
            </w:rPr>
          </w:rPrChange>
        </w:rPr>
        <w:t xml:space="preserve"> </w:t>
      </w:r>
      <w:r w:rsidR="00A96A35" w:rsidRPr="0027638C">
        <w:rPr>
          <w:sz w:val="24"/>
          <w:rPrChange w16du:dateUtc="2026-07-07T18:18:00Z" w:author="Author" w:date="2026-07-07T20:18:00Z" w:id="14201">
            <w:rPr>
              <w:rFonts w:ascii="Times New Roman"/>
              <w:color w:val="000000"/>
            </w:rPr>
          </w:rPrChange>
        </w:rPr>
        <w:t>(Do</w:t>
      </w:r>
      <w:r w:rsidR="00A96A35" w:rsidRPr="0027638C">
        <w:rPr>
          <w:sz w:val="24"/>
          <w:rPrChange w16du:dateUtc="2026-07-07T18:18:00Z" w:author="Author" w:date="2026-07-07T20:18:00Z" w:id="14202">
            <w:rPr>
              <w:rFonts w:ascii="Times New Roman"/>
              <w:color w:val="000000"/>
              <w:spacing w:val="109"/>
            </w:rPr>
          </w:rPrChange>
        </w:rPr>
        <w:t xml:space="preserve"> </w:t>
      </w:r>
      <w:r w:rsidR="00A96A35" w:rsidRPr="0027638C">
        <w:rPr>
          <w:sz w:val="24"/>
          <w:rPrChange w16du:dateUtc="2026-07-07T18:18:00Z" w:author="Author" w:date="2026-07-07T20:18:00Z" w:id="14203">
            <w:rPr>
              <w:rFonts w:ascii="Times New Roman"/>
              <w:color w:val="000000"/>
            </w:rPr>
          </w:rPrChange>
        </w:rPr>
        <w:t>Eiusmod);</w:t>
      </w:r>
      <w:r w:rsidR="00A96A35" w:rsidRPr="0027638C">
        <w:rPr>
          <w:sz w:val="24"/>
          <w:rPrChange w16du:dateUtc="2026-07-07T18:18:00Z" w:author="Author" w:date="2026-07-07T20:18:00Z" w:id="14204">
            <w:rPr>
              <w:rFonts w:ascii="Times New Roman"/>
              <w:color w:val="000000"/>
              <w:spacing w:val="109"/>
            </w:rPr>
          </w:rPrChange>
        </w:rPr>
        <w:t xml:space="preserve"> </w:t>
      </w:r>
      <w:r w:rsidR="00A96A35" w:rsidRPr="0027638C">
        <w:rPr>
          <w:sz w:val="24"/>
          <w:rPrChange w16du:dateUtc="2026-07-07T18:18:00Z" w:author="Author" w:date="2026-07-07T20:18:00Z" w:id="14205">
            <w:rPr>
              <w:rFonts w:ascii="Times New Roman"/>
              <w:color w:val="000000"/>
            </w:rPr>
          </w:rPrChange>
        </w:rPr>
        <w:t>(tempor)</w:t>
      </w:r>
      <w:r w:rsidR="00A96A35" w:rsidRPr="0027638C">
        <w:rPr>
          <w:sz w:val="24"/>
          <w:rPrChange w16du:dateUtc="2026-07-07T18:18:00Z" w:author="Author" w:date="2026-07-07T20:18:00Z" w:id="14206">
            <w:rPr>
              <w:rFonts w:ascii="Times New Roman"/>
              <w:color w:val="000000"/>
              <w:spacing w:val="109"/>
            </w:rPr>
          </w:rPrChange>
        </w:rPr>
        <w:t xml:space="preserve"> </w:t>
      </w:r>
      <w:r w:rsidR="00A96A35" w:rsidRPr="0027638C">
        <w:rPr>
          <w:sz w:val="24"/>
          <w:rPrChange w16du:dateUtc="2026-07-07T18:18:00Z" w:author="Author" w:date="2026-07-07T20:18:00Z" w:id="14207">
            <w:rPr>
              <w:rFonts w:ascii="Times New Roman" w:hAnsi="Times New Roman"/>
              <w:color w:val="000000"/>
            </w:rPr>
          </w:rPrChange>
        </w:rPr>
        <w:t>Incididunt’ut</w:t>
      </w:r>
      <w:r w:rsidR="00A96A35" w:rsidRPr="0027638C">
        <w:rPr>
          <w:sz w:val="24"/>
          <w:rPrChange w16du:dateUtc="2026-07-07T18:18:00Z" w:author="Author" w:date="2026-07-07T20:18:00Z" w:id="14208">
            <w:rPr>
              <w:rFonts w:ascii="Times New Roman"/>
              <w:color w:val="000000"/>
              <w:spacing w:val="109"/>
            </w:rPr>
          </w:rPrChange>
        </w:rPr>
        <w:t xml:space="preserve"> </w:t>
      </w:r>
      <w:r w:rsidR="00A96A35" w:rsidRPr="0027638C">
        <w:rPr>
          <w:sz w:val="24"/>
          <w:rPrChange w16du:dateUtc="2026-07-07T18:18:00Z" w:author="Author" w:date="2026-07-07T20:18:00Z" w:id="14209">
            <w:rPr>
              <w:rFonts w:ascii="Times New Roman"/>
              <w:color w:val="000000"/>
            </w:rPr>
          </w:rPrChange>
        </w:rPr>
        <w:t>labore</w:t>
      </w:r>
      <w:r w:rsidR="00A96A35" w:rsidRPr="0027638C">
        <w:rPr>
          <w:sz w:val="24"/>
          <w:rPrChange w16du:dateUtc="2026-07-07T18:18:00Z" w:author="Author" w:date="2026-07-07T20:18:00Z" w:id="14210">
            <w:rPr>
              <w:rFonts w:ascii="Times New Roman"/>
              <w:color w:val="000000"/>
              <w:spacing w:val="109"/>
            </w:rPr>
          </w:rPrChange>
        </w:rPr>
        <w:t xml:space="preserve"> </w:t>
      </w:r>
      <w:r w:rsidR="00A96A35" w:rsidRPr="0027638C">
        <w:rPr>
          <w:sz w:val="24"/>
          <w:rPrChange w16du:dateUtc="2026-07-07T18:18:00Z" w:author="Author" w:date="2026-07-07T20:18:00Z" w:id="14211">
            <w:rPr>
              <w:rFonts w:ascii="Times New Roman"/>
              <w:color w:val="000000"/>
            </w:rPr>
          </w:rPrChange>
        </w:rPr>
        <w:t>et</w:t>
      </w:r>
      <w:r w:rsidR="00A96A35" w:rsidRPr="0027638C">
        <w:rPr>
          <w:sz w:val="24"/>
          <w:rPrChange w16du:dateUtc="2026-07-07T18:18:00Z" w:author="Author" w:date="2026-07-07T20:18:00Z" w:id="14212">
            <w:rPr>
              <w:rFonts w:ascii="Times New Roman"/>
              <w:color w:val="000000"/>
              <w:spacing w:val="109"/>
            </w:rPr>
          </w:rPrChange>
        </w:rPr>
        <w:t xml:space="preserve"> </w:t>
      </w:r>
      <w:r w:rsidR="00A96A35" w:rsidRPr="0027638C">
        <w:rPr>
          <w:sz w:val="24"/>
          <w:rPrChange w16du:dateUtc="2026-07-07T18:18:00Z" w:author="Author" w:date="2026-07-07T20:18:00Z" w:id="14213">
            <w:rPr>
              <w:rFonts w:ascii="Times New Roman"/>
              <w:color w:val="000000"/>
            </w:rPr>
          </w:rPrChange>
        </w:rPr>
        <w:t>Dolore</w:t>
      </w:r>
      <w:r w:rsidR="00A96A35" w:rsidRPr="0027638C">
        <w:rPr>
          <w:sz w:val="24"/>
          <w:rPrChange w16du:dateUtc="2026-07-07T18:18:00Z" w:author="Author" w:date="2026-07-07T20:18:00Z" w:id="14214">
            <w:rPr>
              <w:rFonts w:ascii="Times New Roman"/>
              <w:color w:val="000000"/>
              <w:spacing w:val="109"/>
            </w:rPr>
          </w:rPrChange>
        </w:rPr>
        <w:t xml:space="preserve"> </w:t>
      </w:r>
      <w:r w:rsidR="00A96A35" w:rsidRPr="0027638C">
        <w:rPr>
          <w:sz w:val="24"/>
          <w:rPrChange w16du:dateUtc="2026-07-07T18:18:00Z" w:author="Author" w:date="2026-07-07T20:18:00Z" w:id="14215">
            <w:rPr>
              <w:rFonts w:ascii="Times New Roman"/>
              <w:color w:val="000000"/>
            </w:rPr>
          </w:rPrChange>
        </w:rPr>
        <w:t>11(magna)</w:t>
      </w:r>
      <w:r w:rsidR="00A96A35" w:rsidRPr="0027638C">
        <w:rPr>
          <w:sz w:val="24"/>
          <w:rPrChange w16du:dateUtc="2026-07-07T18:18:00Z" w:author="Author" w:date="2026-07-07T20:18:00Z" w:id="14216">
            <w:rPr>
              <w:rFonts w:ascii="Times New Roman"/>
              <w:color w:val="000000"/>
              <w:spacing w:val="109"/>
            </w:rPr>
          </w:rPrChange>
        </w:rPr>
        <w:t xml:space="preserve"> </w:t>
      </w:r>
      <w:r w:rsidR="00A96A35" w:rsidRPr="0027638C">
        <w:rPr>
          <w:sz w:val="24"/>
          <w:rPrChange w16du:dateUtc="2026-07-07T18:18:00Z" w:author="Author" w:date="2026-07-07T20:18:00Z" w:id="14217">
            <w:rPr>
              <w:rFonts w:ascii="Times New Roman" w:hAnsi="Times New Roman"/>
              <w:color w:val="000000"/>
            </w:rPr>
          </w:rPrChange>
        </w:rPr>
        <w:t>(Aliqua</w:t>
      </w:r>
      <w:del w16du:dateUtc="2026-07-07T18:18:00Z" w:author="Author" w:date="2026-07-07T20:18:00Z" w:id="14218">
        <w:r>
          <w:rPr>
            <w:color w:val="000000"/>
          </w:rPr>
          <w:cr/>
        </w:r>
      </w:del>
      <w:r w:rsidR="00A96A35" w:rsidRPr="0027638C">
        <w:rPr>
          <w:sz w:val="24"/>
          <w:rPrChange w16du:dateUtc="2026-07-07T18:18:00Z" w:author="Author" w:date="2026-07-07T20:18:00Z" w:id="14219">
            <w:rPr>
              <w:rFonts w:ascii="Times New Roman"/>
              <w:color w:val="000000"/>
              <w:spacing w:val="665"/>
            </w:rPr>
          </w:rPrChange>
        </w:rPr>
        <w:t xml:space="preserve"> </w:t>
      </w:r>
      <w:r w:rsidR="00A96A35" w:rsidRPr="0027638C">
        <w:rPr>
          <w:sz w:val="24"/>
          <w:rPrChange w16du:dateUtc="2026-07-07T18:18:00Z" w:author="Author" w:date="2026-07-07T20:18:00Z" w:id="14220">
            <w:rPr>
              <w:rFonts w:ascii="Times New Roman"/>
              <w:color w:val="000000"/>
            </w:rPr>
          </w:rPrChange>
        </w:rPr>
        <w:t>Lorem);</w:t>
      </w:r>
      <w:r w:rsidR="00A96A35" w:rsidRPr="0027638C">
        <w:rPr>
          <w:spacing w:val="40"/>
          <w:sz w:val="24"/>
          <w:rPrChange w16du:dateUtc="2026-07-07T18:18:00Z" w:author="Author" w:date="2026-07-07T20:18:00Z" w:id="14221">
            <w:rPr>
              <w:rFonts w:ascii="Times New Roman"/>
              <w:color w:val="000000"/>
              <w:spacing w:val="55"/>
            </w:rPr>
          </w:rPrChange>
        </w:rPr>
        <w:t xml:space="preserve"> </w:t>
      </w:r>
      <w:r w:rsidR="00A96A35" w:rsidRPr="0027638C">
        <w:rPr>
          <w:sz w:val="24"/>
          <w:rPrChange w16du:dateUtc="2026-07-07T18:18:00Z" w:author="Author" w:date="2026-07-07T20:18:00Z" w:id="14222">
            <w:rPr>
              <w:rFonts w:ascii="Times New Roman"/>
              <w:color w:val="000000"/>
            </w:rPr>
          </w:rPrChange>
        </w:rPr>
        <w:t xml:space="preserve">ipsum (dolor) sit </w:t>
      </w:r>
      <w:r w:rsidR="00A96A35" w:rsidRPr="0027638C">
        <w:rPr>
          <w:sz w:val="24"/>
          <w:rPrChange w16du:dateUtc="2026-07-07T18:18:00Z" w:author="Author" w:date="2026-07-07T20:18:00Z" w:id="14223">
            <w:rPr>
              <w:rFonts w:ascii="Times New Roman" w:hAnsi="Times New Roman"/>
              <w:color w:val="000000"/>
            </w:rPr>
          </w:rPrChange>
        </w:rPr>
        <w:t>Amet’consectetur</w:t>
      </w:r>
      <w:r w:rsidR="00A96A35" w:rsidRPr="0027638C">
        <w:rPr>
          <w:sz w:val="24"/>
          <w:rPrChange w16du:dateUtc="2026-07-07T18:18:00Z" w:author="Author" w:date="2026-07-07T20:18:00Z" w:id="14224">
            <w:rPr>
              <w:rFonts w:ascii="Times New Roman"/>
              <w:color w:val="000000"/>
            </w:rPr>
          </w:rPrChange>
        </w:rPr>
        <w:t xml:space="preserve"> adipiscing elit, sed do eiusmod tempor.</w:t>
      </w:r>
    </w:p>
    <w:p w14:paraId="584D91EE" w14:textId="77777777" w:rsidR="009609E8" w:rsidRDefault="00000000" w:rsidRPr="0027638C">
      <w:pPr>
        <w:pStyle w:val="Heading2"/>
        <w:numPr>
          <w:ilvl w:val="0"/>
          <w:numId w:val="5"/>
        </w:numPr>
        <w:tabs>
          <w:tab w:pos="719" w:val="left"/>
        </w:tabs>
        <w:spacing w:before="239"/>
        <w:ind w:hanging="719" w:left="719"/>
        <w:rPr>
          <w:b w:val="0"/>
          <w:sz w:val="24"/>
          <w:rPrChange w16du:dateUtc="2026-07-07T18:18:00Z" w:author="Author" w:date="2026-07-07T20:18:00Z" w:id="14225">
            <w:rPr>
              <w:rFonts w:ascii="Times New Roman"/>
              <w:color w:val="000000"/>
            </w:rPr>
          </w:rPrChange>
        </w:rPr>
        <w:pPrChange w16du:dateUtc="2026-07-07T18:18:00Z" w:author="Author" w:date="2026-07-07T20:18:00Z" w:id="14226">
          <w:pPr>
            <w:spacing w:after="0" w:before="235" w:line="255" w:lineRule="exact"/>
            <w:jc w:val="left"/>
          </w:pPr>
        </w:pPrChange>
      </w:pPr>
      <w:bookmarkStart w:id="14227" w:name="_Ref215486944"/>
      <w:del w16du:dateUtc="2026-07-07T18:18:00Z" w:author="Author" w:date="2026-07-07T20:18:00Z" w:id="14228">
        <w:r>
          <w:rPr>
            <w:color w:val="000000"/>
          </w:rPr>
          <w:delText>13.</w:delText>
        </w:r>
        <w:r>
          <w:rPr>
            <w:color w:val="000000"/>
            <w:spacing w:val="390"/>
          </w:rPr>
          <w:delText xml:space="preserve"> </w:delText>
        </w:r>
      </w:del>
      <w:r w:rsidR="00A96A35" w:rsidRPr="0027638C">
        <w:rPr>
          <w:sz w:val="24"/>
          <w:rPrChange w16du:dateUtc="2026-07-07T18:18:00Z" w:author="Author" w:date="2026-07-07T20:18:00Z" w:id="14229">
            <w:rPr>
              <w:rFonts w:ascii="Times New Roman"/>
              <w:color w:val="000000"/>
              <w:spacing w:val="12"/>
            </w:rPr>
          </w:rPrChange>
        </w:rPr>
        <w:t>Incididunt</w:t>
      </w:r>
      <w:r w:rsidR="00A96A35" w:rsidRPr="0027638C">
        <w:rPr>
          <w:spacing w:val="-4"/>
          <w:sz w:val="24"/>
          <w:rPrChange w16du:dateUtc="2026-07-07T18:18:00Z" w:author="Author" w:date="2026-07-07T20:18:00Z" w:id="14230">
            <w:rPr>
              <w:rFonts w:ascii="Times New Roman"/>
              <w:color w:val="000000"/>
            </w:rPr>
          </w:rPrChange>
        </w:rPr>
        <w:t xml:space="preserve"> </w:t>
      </w:r>
      <w:r w:rsidR="00A96A35" w:rsidRPr="0027638C">
        <w:rPr>
          <w:sz w:val="24"/>
          <w:rPrChange w16du:dateUtc="2026-07-07T18:18:00Z" w:author="Author" w:date="2026-07-07T20:18:00Z" w:id="14231">
            <w:rPr>
              <w:rFonts w:ascii="Times New Roman"/>
              <w:color w:val="000000"/>
              <w:spacing w:val="12"/>
            </w:rPr>
          </w:rPrChange>
        </w:rPr>
        <w:t>ut</w:t>
      </w:r>
      <w:r w:rsidR="00A96A35" w:rsidRPr="0027638C">
        <w:rPr>
          <w:spacing w:val="-3"/>
          <w:sz w:val="24"/>
          <w:rPrChange w16du:dateUtc="2026-07-07T18:18:00Z" w:author="Author" w:date="2026-07-07T20:18:00Z" w:id="14232">
            <w:rPr>
              <w:rFonts w:ascii="Times New Roman"/>
              <w:color w:val="000000"/>
            </w:rPr>
          </w:rPrChange>
        </w:rPr>
        <w:t xml:space="preserve"> </w:t>
      </w:r>
      <w:r w:rsidR="00A96A35" w:rsidRPr="0027638C">
        <w:rPr>
          <w:spacing w:val="-2"/>
          <w:sz w:val="24"/>
          <w:rPrChange w16du:dateUtc="2026-07-07T18:18:00Z" w:author="Author" w:date="2026-07-07T20:18:00Z" w:id="14233">
            <w:rPr>
              <w:rFonts w:ascii="Times New Roman"/>
              <w:color w:val="000000"/>
              <w:spacing w:val="9"/>
            </w:rPr>
          </w:rPrChange>
        </w:rPr>
        <w:t>Labore</w:t>
      </w:r>
      <w:bookmarkEnd w:id="14227"/>
    </w:p>
    <w:p w14:paraId="584D91EF" w14:textId="54775A9E" w:rsidR="009609E8" w:rsidRDefault="00000000" w:rsidRPr="0027638C">
      <w:pPr>
        <w:pStyle w:val="ListParagraph"/>
        <w:numPr>
          <w:ilvl w:val="1"/>
          <w:numId w:val="5"/>
        </w:numPr>
        <w:tabs>
          <w:tab w:pos="1438" w:val="left"/>
          <w:tab w:pos="1440" w:val="left"/>
        </w:tabs>
        <w:spacing w:before="242"/>
        <w:ind w:right="356"/>
        <w:rPr>
          <w:sz w:val="24"/>
          <w:rPrChange w16du:dateUtc="2026-07-07T18:18:00Z" w:author="Author" w:date="2026-07-07T20:18:00Z" w:id="14234">
            <w:rPr>
              <w:rFonts w:ascii="Times New Roman"/>
              <w:color w:val="000000"/>
            </w:rPr>
          </w:rPrChange>
        </w:rPr>
        <w:pPrChange w16du:dateUtc="2026-07-07T18:18:00Z" w:author="Author" w:date="2026-07-07T20:18:00Z" w:id="14235">
          <w:pPr>
            <w:spacing w:after="0" w:before="242" w:line="252" w:lineRule="exact"/>
            <w:ind w:left="720"/>
            <w:jc w:val="left"/>
          </w:pPr>
        </w:pPrChange>
      </w:pPr>
      <w:bookmarkStart w:id="14236" w:name="_Ref215486328"/>
      <w:del w16du:dateUtc="2026-07-07T18:18:00Z" w:author="Author" w:date="2026-07-07T20:18:00Z" w:id="14237">
        <w:r>
          <w:rPr>
            <w:color w:val="000000"/>
          </w:rPr>
          <w:delText>(a)</w:delText>
        </w:r>
        <w:r>
          <w:rPr>
            <w:color w:val="000000"/>
            <w:spacing w:val="421"/>
          </w:rPr>
          <w:delText xml:space="preserve"> </w:delText>
        </w:r>
      </w:del>
      <w:r w:rsidR="00A96A35" w:rsidRPr="0027638C">
        <w:rPr>
          <w:sz w:val="24"/>
          <w:u w:val="single"/>
          <w:rPrChange w16du:dateUtc="2026-07-07T18:18:00Z" w:author="Author" w:date="2026-07-07T20:18:00Z" w:id="14238">
            <w:rPr>
              <w:rFonts w:ascii="Times New Roman"/>
              <w:color w:val="000000"/>
              <w:u w:val="single"/>
            </w:rPr>
          </w:rPrChange>
        </w:rPr>
        <w:t>Et</w:t>
      </w:r>
      <w:r w:rsidR="00A96A35" w:rsidRPr="0027638C">
        <w:rPr>
          <w:sz w:val="24"/>
          <w:rPrChange w16du:dateUtc="2026-07-07T18:18:00Z" w:author="Author" w:date="2026-07-07T20:18:00Z" w:id="14239">
            <w:rPr>
              <w:rFonts w:ascii="Times New Roman"/>
              <w:color w:val="000000"/>
            </w:rPr>
          </w:rPrChange>
        </w:rPr>
        <w:t>.</w:t>
      </w:r>
      <w:r w:rsidR="00A96A35" w:rsidRPr="0027638C">
        <w:rPr>
          <w:sz w:val="24"/>
          <w:rPrChange w16du:dateUtc="2026-07-07T18:18:00Z" w:author="Author" w:date="2026-07-07T20:18:00Z" w:id="14240">
            <w:rPr>
              <w:rFonts w:ascii="Times New Roman"/>
              <w:color w:val="000000"/>
              <w:spacing w:val="9"/>
            </w:rPr>
          </w:rPrChange>
        </w:rPr>
        <w:t xml:space="preserve"> </w:t>
      </w:r>
      <w:r w:rsidR="00A96A35" w:rsidRPr="0027638C">
        <w:rPr>
          <w:sz w:val="24"/>
          <w:rPrChange w16du:dateUtc="2026-07-07T18:18:00Z" w:author="Author" w:date="2026-07-07T20:18:00Z" w:id="14241">
            <w:rPr>
              <w:rFonts w:ascii="Times New Roman"/>
              <w:color w:val="000000"/>
            </w:rPr>
          </w:rPrChange>
        </w:rPr>
        <w:t>Dolore</w:t>
      </w:r>
      <w:r w:rsidR="00A96A35" w:rsidRPr="0027638C">
        <w:rPr>
          <w:sz w:val="24"/>
          <w:rPrChange w16du:dateUtc="2026-07-07T18:18:00Z" w:author="Author" w:date="2026-07-07T20:18:00Z" w:id="14242">
            <w:rPr>
              <w:rFonts w:ascii="Times New Roman"/>
              <w:color w:val="000000"/>
              <w:spacing w:val="9"/>
            </w:rPr>
          </w:rPrChange>
        </w:rPr>
        <w:t xml:space="preserve"> </w:t>
      </w:r>
      <w:r w:rsidR="00A96A35" w:rsidRPr="0027638C">
        <w:rPr>
          <w:sz w:val="24"/>
          <w:rPrChange w16du:dateUtc="2026-07-07T18:18:00Z" w:author="Author" w:date="2026-07-07T20:18:00Z" w:id="14243">
            <w:rPr>
              <w:rFonts w:ascii="Times New Roman"/>
              <w:color w:val="000000"/>
            </w:rPr>
          </w:rPrChange>
        </w:rPr>
        <w:t>Magna</w:t>
      </w:r>
      <w:r w:rsidR="00A96A35" w:rsidRPr="0027638C">
        <w:rPr>
          <w:sz w:val="24"/>
          <w:rPrChange w16du:dateUtc="2026-07-07T18:18:00Z" w:author="Author" w:date="2026-07-07T20:18:00Z" w:id="14244">
            <w:rPr>
              <w:rFonts w:ascii="Times New Roman"/>
              <w:color w:val="000000"/>
              <w:spacing w:val="9"/>
            </w:rPr>
          </w:rPrChange>
        </w:rPr>
        <w:t xml:space="preserve"> </w:t>
      </w:r>
      <w:r w:rsidR="00A96A35" w:rsidRPr="0027638C">
        <w:rPr>
          <w:sz w:val="24"/>
          <w:rPrChange w16du:dateUtc="2026-07-07T18:18:00Z" w:author="Author" w:date="2026-07-07T20:18:00Z" w:id="14245">
            <w:rPr>
              <w:rFonts w:ascii="Times New Roman"/>
              <w:color w:val="000000"/>
            </w:rPr>
          </w:rPrChange>
        </w:rPr>
        <w:t>aliqua</w:t>
      </w:r>
      <w:r w:rsidR="00A96A35" w:rsidRPr="0027638C">
        <w:rPr>
          <w:sz w:val="24"/>
          <w:rPrChange w16du:dateUtc="2026-07-07T18:18:00Z" w:author="Author" w:date="2026-07-07T20:18:00Z" w:id="14246">
            <w:rPr>
              <w:rFonts w:ascii="Times New Roman"/>
              <w:color w:val="000000"/>
              <w:spacing w:val="9"/>
            </w:rPr>
          </w:rPrChange>
        </w:rPr>
        <w:t xml:space="preserve"> </w:t>
      </w:r>
      <w:r w:rsidR="00A96A35" w:rsidRPr="0027638C">
        <w:rPr>
          <w:sz w:val="24"/>
          <w:rPrChange w16du:dateUtc="2026-07-07T18:18:00Z" w:author="Author" w:date="2026-07-07T20:18:00Z" w:id="14247">
            <w:rPr>
              <w:rFonts w:ascii="Times New Roman"/>
              <w:color w:val="000000"/>
            </w:rPr>
          </w:rPrChange>
        </w:rPr>
        <w:t>lorem</w:t>
      </w:r>
      <w:r w:rsidR="00A96A35" w:rsidRPr="0027638C">
        <w:rPr>
          <w:sz w:val="24"/>
          <w:rPrChange w16du:dateUtc="2026-07-07T18:18:00Z" w:author="Author" w:date="2026-07-07T20:18:00Z" w:id="14248">
            <w:rPr>
              <w:rFonts w:ascii="Times New Roman"/>
              <w:color w:val="000000"/>
              <w:spacing w:val="9"/>
            </w:rPr>
          </w:rPrChange>
        </w:rPr>
        <w:t xml:space="preserve"> </w:t>
      </w:r>
      <w:r w:rsidR="00A96A35" w:rsidRPr="0027638C">
        <w:rPr>
          <w:sz w:val="24"/>
          <w:rPrChange w16du:dateUtc="2026-07-07T18:18:00Z" w:author="Author" w:date="2026-07-07T20:18:00Z" w:id="14249">
            <w:rPr>
              <w:rFonts w:ascii="Times New Roman"/>
              <w:color w:val="000000"/>
            </w:rPr>
          </w:rPrChange>
        </w:rPr>
        <w:t>ipsum</w:t>
      </w:r>
      <w:r w:rsidR="00A96A35" w:rsidRPr="0027638C">
        <w:rPr>
          <w:sz w:val="24"/>
          <w:rPrChange w16du:dateUtc="2026-07-07T18:18:00Z" w:author="Author" w:date="2026-07-07T20:18:00Z" w:id="14250">
            <w:rPr>
              <w:rFonts w:ascii="Times New Roman"/>
              <w:color w:val="000000"/>
              <w:spacing w:val="9"/>
            </w:rPr>
          </w:rPrChange>
        </w:rPr>
        <w:t xml:space="preserve"> </w:t>
      </w:r>
      <w:r w:rsidR="00A96A35" w:rsidRPr="0027638C">
        <w:rPr>
          <w:sz w:val="24"/>
          <w:rPrChange w16du:dateUtc="2026-07-07T18:18:00Z" w:author="Author" w:date="2026-07-07T20:18:00Z" w:id="14251">
            <w:rPr>
              <w:rFonts w:ascii="Times New Roman"/>
              <w:color w:val="000000"/>
            </w:rPr>
          </w:rPrChange>
        </w:rPr>
        <w:t>dolor</w:t>
      </w:r>
      <w:r w:rsidR="00A96A35" w:rsidRPr="0027638C">
        <w:rPr>
          <w:sz w:val="24"/>
          <w:rPrChange w16du:dateUtc="2026-07-07T18:18:00Z" w:author="Author" w:date="2026-07-07T20:18:00Z" w:id="14252">
            <w:rPr>
              <w:rFonts w:ascii="Times New Roman"/>
              <w:color w:val="000000"/>
              <w:spacing w:val="9"/>
            </w:rPr>
          </w:rPrChange>
        </w:rPr>
        <w:t xml:space="preserve"> </w:t>
      </w:r>
      <w:r w:rsidR="00A96A35" w:rsidRPr="0027638C">
        <w:rPr>
          <w:sz w:val="24"/>
          <w:rPrChange w16du:dateUtc="2026-07-07T18:18:00Z" w:author="Author" w:date="2026-07-07T20:18:00Z" w:id="14253">
            <w:rPr>
              <w:rFonts w:ascii="Times New Roman"/>
              <w:color w:val="000000"/>
            </w:rPr>
          </w:rPrChange>
        </w:rPr>
        <w:t>Sit</w:t>
      </w:r>
      <w:r w:rsidR="00A96A35" w:rsidRPr="0027638C">
        <w:rPr>
          <w:sz w:val="24"/>
          <w:rPrChange w16du:dateUtc="2026-07-07T18:18:00Z" w:author="Author" w:date="2026-07-07T20:18:00Z" w:id="14254">
            <w:rPr>
              <w:rFonts w:ascii="Times New Roman"/>
              <w:color w:val="000000"/>
              <w:spacing w:val="9"/>
            </w:rPr>
          </w:rPrChange>
        </w:rPr>
        <w:t xml:space="preserve"> </w:t>
      </w:r>
      <w:r w:rsidR="00A96A35" w:rsidRPr="0027638C">
        <w:rPr>
          <w:sz w:val="24"/>
          <w:rPrChange w16du:dateUtc="2026-07-07T18:18:00Z" w:author="Author" w:date="2026-07-07T20:18:00Z" w:id="14255">
            <w:rPr>
              <w:rFonts w:ascii="Times New Roman"/>
              <w:color w:val="000000"/>
            </w:rPr>
          </w:rPrChange>
        </w:rPr>
        <w:t>Amet</w:t>
      </w:r>
      <w:r w:rsidR="00A96A35" w:rsidRPr="0027638C">
        <w:rPr>
          <w:sz w:val="24"/>
          <w:rPrChange w16du:dateUtc="2026-07-07T18:18:00Z" w:author="Author" w:date="2026-07-07T20:18:00Z" w:id="14256">
            <w:rPr>
              <w:rFonts w:ascii="Times New Roman"/>
              <w:color w:val="000000"/>
              <w:spacing w:val="9"/>
            </w:rPr>
          </w:rPrChange>
        </w:rPr>
        <w:t xml:space="preserve"> </w:t>
      </w:r>
      <w:r w:rsidR="00A96A35" w:rsidRPr="0027638C">
        <w:rPr>
          <w:sz w:val="24"/>
          <w:rPrChange w16du:dateUtc="2026-07-07T18:18:00Z" w:author="Author" w:date="2026-07-07T20:18:00Z" w:id="14257">
            <w:rPr>
              <w:rFonts w:ascii="Times New Roman"/>
              <w:color w:val="000000"/>
            </w:rPr>
          </w:rPrChange>
        </w:rPr>
        <w:t>consectetur</w:t>
      </w:r>
      <w:r w:rsidR="00A96A35" w:rsidRPr="0027638C">
        <w:rPr>
          <w:sz w:val="24"/>
          <w:rPrChange w16du:dateUtc="2026-07-07T18:18:00Z" w:author="Author" w:date="2026-07-07T20:18:00Z" w:id="14258">
            <w:rPr>
              <w:rFonts w:ascii="Times New Roman"/>
              <w:color w:val="000000"/>
              <w:spacing w:val="9"/>
            </w:rPr>
          </w:rPrChange>
        </w:rPr>
        <w:t xml:space="preserve"> </w:t>
      </w:r>
      <w:r w:rsidR="00A96A35" w:rsidRPr="0027638C">
        <w:rPr>
          <w:sz w:val="24"/>
          <w:rPrChange w16du:dateUtc="2026-07-07T18:18:00Z" w:author="Author" w:date="2026-07-07T20:18:00Z" w:id="14259">
            <w:rPr>
              <w:rFonts w:ascii="Times New Roman"/>
              <w:color w:val="000000"/>
            </w:rPr>
          </w:rPrChange>
        </w:rPr>
        <w:t>adipiscing</w:t>
      </w:r>
      <w:r w:rsidR="00A96A35" w:rsidRPr="0027638C">
        <w:rPr>
          <w:sz w:val="24"/>
          <w:rPrChange w16du:dateUtc="2026-07-07T18:18:00Z" w:author="Author" w:date="2026-07-07T20:18:00Z" w:id="14260">
            <w:rPr>
              <w:rFonts w:ascii="Times New Roman"/>
              <w:color w:val="000000"/>
              <w:spacing w:val="9"/>
            </w:rPr>
          </w:rPrChange>
        </w:rPr>
        <w:t xml:space="preserve"> </w:t>
      </w:r>
      <w:r w:rsidR="00A96A35" w:rsidRPr="0027638C">
        <w:rPr>
          <w:sz w:val="24"/>
          <w:rPrChange w16du:dateUtc="2026-07-07T18:18:00Z" w:author="Author" w:date="2026-07-07T20:18:00Z" w:id="14261">
            <w:rPr>
              <w:rFonts w:ascii="Times New Roman"/>
              <w:color w:val="000000"/>
            </w:rPr>
          </w:rPrChange>
        </w:rPr>
        <w:t>elit</w:t>
      </w:r>
      <w:r w:rsidR="00A96A35" w:rsidRPr="0027638C">
        <w:rPr>
          <w:sz w:val="24"/>
          <w:rPrChange w16du:dateUtc="2026-07-07T18:18:00Z" w:author="Author" w:date="2026-07-07T20:18:00Z" w:id="14262">
            <w:rPr>
              <w:rFonts w:ascii="Times New Roman"/>
              <w:color w:val="000000"/>
              <w:spacing w:val="9"/>
            </w:rPr>
          </w:rPrChange>
        </w:rPr>
        <w:t xml:space="preserve"> </w:t>
      </w:r>
      <w:r w:rsidR="00A96A35" w:rsidRPr="0027638C">
        <w:rPr>
          <w:sz w:val="24"/>
          <w:rPrChange w16du:dateUtc="2026-07-07T18:18:00Z" w:author="Author" w:date="2026-07-07T20:18:00Z" w:id="14263">
            <w:rPr>
              <w:rFonts w:ascii="Times New Roman"/>
              <w:color w:val="000000"/>
            </w:rPr>
          </w:rPrChange>
        </w:rPr>
        <w:t>sed</w:t>
      </w:r>
      <w:r w:rsidR="00A96A35" w:rsidRPr="0027638C">
        <w:rPr>
          <w:sz w:val="24"/>
          <w:rPrChange w16du:dateUtc="2026-07-07T18:18:00Z" w:author="Author" w:date="2026-07-07T20:18:00Z" w:id="14264">
            <w:rPr>
              <w:rFonts w:ascii="Times New Roman"/>
              <w:color w:val="000000"/>
              <w:spacing w:val="9"/>
            </w:rPr>
          </w:rPrChange>
        </w:rPr>
        <w:t xml:space="preserve"> </w:t>
      </w:r>
      <w:r w:rsidR="00A96A35" w:rsidRPr="0027638C">
        <w:rPr>
          <w:sz w:val="24"/>
          <w:rPrChange w16du:dateUtc="2026-07-07T18:18:00Z" w:author="Author" w:date="2026-07-07T20:18:00Z" w:id="14265">
            <w:rPr>
              <w:rFonts w:ascii="Times New Roman"/>
              <w:color w:val="000000"/>
            </w:rPr>
          </w:rPrChange>
        </w:rPr>
        <w:t>do</w:t>
      </w:r>
      <w:r w:rsidR="00A96A35" w:rsidRPr="0027638C">
        <w:rPr>
          <w:sz w:val="24"/>
          <w:rPrChange w16du:dateUtc="2026-07-07T18:18:00Z" w:author="Author" w:date="2026-07-07T20:18:00Z" w:id="14266">
            <w:rPr>
              <w:rFonts w:ascii="Times New Roman"/>
              <w:color w:val="000000"/>
              <w:spacing w:val="9"/>
            </w:rPr>
          </w:rPrChange>
        </w:rPr>
        <w:t xml:space="preserve"> </w:t>
      </w:r>
      <w:r w:rsidR="00A96A35" w:rsidRPr="0027638C">
        <w:rPr>
          <w:sz w:val="24"/>
          <w:rPrChange w16du:dateUtc="2026-07-07T18:18:00Z" w:author="Author" w:date="2026-07-07T20:18:00Z" w:id="14267">
            <w:rPr>
              <w:rFonts w:ascii="Times New Roman" w:hAnsi="Times New Roman"/>
              <w:color w:val="000000"/>
            </w:rPr>
          </w:rPrChange>
        </w:rPr>
        <w:t>eiusmod</w:t>
      </w:r>
      <w:del w16du:dateUtc="2026-07-07T18:18:00Z" w:author="Author" w:date="2026-07-07T20:18:00Z" w:id="14268">
        <w:r>
          <w:rPr>
            <w:color w:val="000000"/>
          </w:rPr>
          <w:cr/>
        </w:r>
      </w:del>
      <w:r w:rsidR="00A96A35" w:rsidRPr="0027638C">
        <w:rPr>
          <w:sz w:val="24"/>
          <w:rPrChange w16du:dateUtc="2026-07-07T18:18:00Z" w:author="Author" w:date="2026-07-07T20:18:00Z" w:id="14269">
            <w:rPr>
              <w:rFonts w:ascii="Times New Roman"/>
              <w:color w:val="000000"/>
              <w:spacing w:val="665"/>
            </w:rPr>
          </w:rPrChange>
        </w:rPr>
        <w:t xml:space="preserve"> </w:t>
      </w:r>
      <w:r w:rsidR="00A96A35" w:rsidRPr="0027638C">
        <w:rPr>
          <w:sz w:val="24"/>
          <w:rPrChange w16du:dateUtc="2026-07-07T18:18:00Z" w:author="Author" w:date="2026-07-07T20:18:00Z" w:id="14270">
            <w:rPr>
              <w:rFonts w:ascii="Times New Roman"/>
              <w:color w:val="000000"/>
            </w:rPr>
          </w:rPrChange>
        </w:rPr>
        <w:t>tempor</w:t>
      </w:r>
      <w:r w:rsidR="00A96A35" w:rsidRPr="0027638C">
        <w:rPr>
          <w:sz w:val="24"/>
          <w:rPrChange w16du:dateUtc="2026-07-07T18:18:00Z" w:author="Author" w:date="2026-07-07T20:18:00Z" w:id="14271">
            <w:rPr>
              <w:rFonts w:ascii="Times New Roman"/>
              <w:color w:val="000000"/>
              <w:spacing w:val="46"/>
            </w:rPr>
          </w:rPrChange>
        </w:rPr>
        <w:t xml:space="preserve"> </w:t>
      </w:r>
      <w:r w:rsidR="00A96A35" w:rsidRPr="0027638C">
        <w:rPr>
          <w:sz w:val="24"/>
          <w:rPrChange w16du:dateUtc="2026-07-07T18:18:00Z" w:author="Author" w:date="2026-07-07T20:18:00Z" w:id="14272">
            <w:rPr>
              <w:rFonts w:ascii="Times New Roman"/>
              <w:color w:val="000000"/>
            </w:rPr>
          </w:rPrChange>
        </w:rPr>
        <w:t>incididunt</w:t>
      </w:r>
      <w:r w:rsidR="00A96A35" w:rsidRPr="0027638C">
        <w:rPr>
          <w:sz w:val="24"/>
          <w:rPrChange w16du:dateUtc="2026-07-07T18:18:00Z" w:author="Author" w:date="2026-07-07T20:18:00Z" w:id="14273">
            <w:rPr>
              <w:rFonts w:ascii="Times New Roman"/>
              <w:color w:val="000000"/>
              <w:spacing w:val="46"/>
            </w:rPr>
          </w:rPrChange>
        </w:rPr>
        <w:t xml:space="preserve"> </w:t>
      </w:r>
      <w:r w:rsidR="00A96A35" w:rsidRPr="0027638C">
        <w:rPr>
          <w:sz w:val="24"/>
          <w:rPrChange w16du:dateUtc="2026-07-07T18:18:00Z" w:author="Author" w:date="2026-07-07T20:18:00Z" w:id="14274">
            <w:rPr>
              <w:rFonts w:ascii="Times New Roman"/>
              <w:color w:val="000000"/>
            </w:rPr>
          </w:rPrChange>
        </w:rPr>
        <w:t>ut</w:t>
      </w:r>
      <w:r w:rsidR="00A96A35" w:rsidRPr="0027638C">
        <w:rPr>
          <w:sz w:val="24"/>
          <w:rPrChange w16du:dateUtc="2026-07-07T18:18:00Z" w:author="Author" w:date="2026-07-07T20:18:00Z" w:id="14275">
            <w:rPr>
              <w:rFonts w:ascii="Times New Roman"/>
              <w:color w:val="000000"/>
              <w:spacing w:val="46"/>
            </w:rPr>
          </w:rPrChange>
        </w:rPr>
        <w:t xml:space="preserve"> </w:t>
      </w:r>
      <w:r w:rsidR="00A96A35" w:rsidRPr="0027638C">
        <w:rPr>
          <w:sz w:val="24"/>
          <w:rPrChange w16du:dateUtc="2026-07-07T18:18:00Z" w:author="Author" w:date="2026-07-07T20:18:00Z" w:id="14276">
            <w:rPr>
              <w:rFonts w:ascii="Times New Roman"/>
              <w:color w:val="000000"/>
            </w:rPr>
          </w:rPrChange>
        </w:rPr>
        <w:t>labore</w:t>
      </w:r>
      <w:r w:rsidR="008F72DD">
        <w:rPr>
          <w:sz w:val="24"/>
          <w:rPrChange w16du:dateUtc="2026-07-07T18:18:00Z" w:author="Author" w:date="2026-07-07T20:18:00Z" w:id="14277">
            <w:rPr>
              <w:rFonts w:ascii="Times New Roman"/>
              <w:color w:val="000000"/>
              <w:spacing w:val="46"/>
            </w:rPr>
          </w:rPrChange>
        </w:rPr>
        <w:t xml:space="preserve"> </w:t>
      </w:r>
      <w:ins w16du:dateUtc="2026-07-07T18:18:00Z" w:author="Author" w:date="2026-07-07T20:18:00Z" w:id="14278">
        <w:r w:rsidR="008F72DD">
          <w:rPr>
            <w:sz w:val="24"/>
            <w:szCs w:val="24"/>
          </w:rPr>
          <w:t>et</w:t>
        </w:r>
        <w:r w:rsidR="00A96A35" w:rsidRPr="0027638C">
          <w:rPr>
            <w:sz w:val="24"/>
            <w:szCs w:val="24"/>
          </w:rPr>
          <w:t xml:space="preserve"> </w:t>
        </w:r>
        <w:r w:rsidR="008F72DD">
          <w:rPr>
            <w:sz w:val="24"/>
            <w:szCs w:val="24"/>
          </w:rPr>
          <w:t>(</w:t>
        </w:r>
      </w:ins>
      <w:r w:rsidR="00A96A35" w:rsidRPr="0027638C">
        <w:rPr>
          <w:sz w:val="24"/>
          <w:rPrChange w16du:dateUtc="2026-07-07T18:18:00Z" w:author="Author" w:date="2026-07-07T20:18:00Z" w:id="14279">
            <w:rPr>
              <w:rFonts w:ascii="Times New Roman"/>
              <w:color w:val="000000"/>
            </w:rPr>
          </w:rPrChange>
        </w:rPr>
        <w:t>1</w:t>
      </w:r>
      <w:ins w16du:dateUtc="2026-07-07T18:18:00Z" w:author="Author" w:date="2026-07-07T20:18:00Z" w:id="14280">
        <w:r w:rsidR="008F72DD">
          <w:rPr>
            <w:sz w:val="24"/>
            <w:szCs w:val="24"/>
          </w:rPr>
          <w:t>)</w:t>
        </w:r>
      </w:ins>
      <w:r w:rsidR="00A96A35" w:rsidRPr="0027638C">
        <w:rPr>
          <w:sz w:val="24"/>
          <w:rPrChange w16du:dateUtc="2026-07-07T18:18:00Z" w:author="Author" w:date="2026-07-07T20:18:00Z" w:id="14281">
            <w:rPr>
              <w:rFonts w:ascii="Times New Roman"/>
              <w:color w:val="000000"/>
              <w:spacing w:val="46"/>
            </w:rPr>
          </w:rPrChange>
        </w:rPr>
        <w:t xml:space="preserve"> </w:t>
      </w:r>
      <w:r w:rsidR="00A96A35" w:rsidRPr="0027638C">
        <w:rPr>
          <w:sz w:val="24"/>
          <w:rPrChange w16du:dateUtc="2026-07-07T18:18:00Z" w:author="Author" w:date="2026-07-07T20:18:00Z" w:id="14282">
            <w:rPr>
              <w:rFonts w:ascii="Times New Roman"/>
              <w:color w:val="000000"/>
            </w:rPr>
          </w:rPrChange>
        </w:rPr>
        <w:t>dolore</w:t>
      </w:r>
      <w:r w:rsidR="00A96A35" w:rsidRPr="0027638C">
        <w:rPr>
          <w:sz w:val="24"/>
          <w:rPrChange w16du:dateUtc="2026-07-07T18:18:00Z" w:author="Author" w:date="2026-07-07T20:18:00Z" w:id="14283">
            <w:rPr>
              <w:rFonts w:ascii="Times New Roman"/>
              <w:color w:val="000000"/>
              <w:spacing w:val="46"/>
            </w:rPr>
          </w:rPrChange>
        </w:rPr>
        <w:t xml:space="preserve"> </w:t>
      </w:r>
      <w:r w:rsidR="00A96A35" w:rsidRPr="0027638C">
        <w:rPr>
          <w:sz w:val="24"/>
          <w:rPrChange w16du:dateUtc="2026-07-07T18:18:00Z" w:author="Author" w:date="2026-07-07T20:18:00Z" w:id="14284">
            <w:rPr>
              <w:rFonts w:ascii="Times New Roman"/>
              <w:color w:val="000000"/>
            </w:rPr>
          </w:rPrChange>
        </w:rPr>
        <w:t>(magna</w:t>
      </w:r>
      <w:r w:rsidR="00A96A35" w:rsidRPr="0027638C">
        <w:rPr>
          <w:sz w:val="24"/>
          <w:rPrChange w16du:dateUtc="2026-07-07T18:18:00Z" w:author="Author" w:date="2026-07-07T20:18:00Z" w:id="14285">
            <w:rPr>
              <w:rFonts w:ascii="Times New Roman"/>
              <w:color w:val="000000"/>
              <w:spacing w:val="46"/>
            </w:rPr>
          </w:rPrChange>
        </w:rPr>
        <w:t xml:space="preserve"> </w:t>
      </w:r>
      <w:r w:rsidR="00A96A35" w:rsidRPr="0027638C">
        <w:rPr>
          <w:sz w:val="24"/>
          <w:rPrChange w16du:dateUtc="2026-07-07T18:18:00Z" w:author="Author" w:date="2026-07-07T20:18:00Z" w:id="14286">
            <w:rPr>
              <w:rFonts w:ascii="Times New Roman" w:hAnsi="Times New Roman"/>
              <w:color w:val="000000"/>
              <w:spacing w:val="7"/>
            </w:rPr>
          </w:rPrChange>
        </w:rPr>
        <w:t>“</w:t>
      </w:r>
      <w:r w:rsidR="00A96A35" w:rsidRPr="0027638C">
        <w:rPr>
          <w:b/>
          <w:sz w:val="24"/>
          <w:rPrChange w16du:dateUtc="2026-07-07T18:18:00Z" w:author="Author" w:date="2026-07-07T20:18:00Z" w:id="14287">
            <w:rPr>
              <w:rFonts w:ascii="Times New Roman" w:hAnsi="Times New Roman"/>
              <w:color w:val="000000"/>
              <w:spacing w:val="7"/>
            </w:rPr>
          </w:rPrChange>
        </w:rPr>
        <w:t>Aliqua</w:t>
      </w:r>
      <w:r w:rsidR="00A96A35" w:rsidRPr="0027638C">
        <w:rPr>
          <w:b/>
          <w:sz w:val="24"/>
          <w:rPrChange w16du:dateUtc="2026-07-07T18:18:00Z" w:author="Author" w:date="2026-07-07T20:18:00Z" w:id="14288">
            <w:rPr>
              <w:rFonts w:ascii="Times New Roman"/>
              <w:color w:val="000000"/>
              <w:spacing w:val="39"/>
            </w:rPr>
          </w:rPrChange>
        </w:rPr>
        <w:t xml:space="preserve"> </w:t>
      </w:r>
      <w:r w:rsidR="00A96A35" w:rsidRPr="0027638C">
        <w:rPr>
          <w:b/>
          <w:sz w:val="24"/>
          <w:rPrChange w16du:dateUtc="2026-07-07T18:18:00Z" w:author="Author" w:date="2026-07-07T20:18:00Z" w:id="14289">
            <w:rPr>
              <w:rFonts w:ascii="Times New Roman" w:hAnsi="Times New Roman"/>
              <w:color w:val="000000"/>
              <w:spacing w:val="8"/>
            </w:rPr>
          </w:rPrChange>
        </w:rPr>
        <w:t>Lorem</w:t>
      </w:r>
      <w:r w:rsidR="00A96A35" w:rsidRPr="0027638C">
        <w:rPr>
          <w:sz w:val="24"/>
          <w:rPrChange w16du:dateUtc="2026-07-07T18:18:00Z" w:author="Author" w:date="2026-07-07T20:18:00Z" w:id="14290">
            <w:rPr>
              <w:rFonts w:ascii="Times New Roman" w:hAnsi="Times New Roman"/>
              <w:color w:val="000000"/>
              <w:spacing w:val="8"/>
            </w:rPr>
          </w:rPrChange>
        </w:rPr>
        <w:t>”).</w:t>
      </w:r>
      <w:r w:rsidR="00A96A35" w:rsidRPr="0027638C">
        <w:rPr>
          <w:sz w:val="24"/>
          <w:rPrChange w16du:dateUtc="2026-07-07T18:18:00Z" w:author="Author" w:date="2026-07-07T20:18:00Z" w:id="14291">
            <w:rPr>
              <w:rFonts w:ascii="Times New Roman"/>
              <w:color w:val="000000"/>
              <w:spacing w:val="38"/>
            </w:rPr>
          </w:rPrChange>
        </w:rPr>
        <w:t xml:space="preserve"> </w:t>
      </w:r>
      <w:r w:rsidR="00A96A35" w:rsidRPr="0027638C">
        <w:rPr>
          <w:sz w:val="24"/>
          <w:rPrChange w16du:dateUtc="2026-07-07T18:18:00Z" w:author="Author" w:date="2026-07-07T20:18:00Z" w:id="14292">
            <w:rPr>
              <w:rFonts w:ascii="Times New Roman"/>
              <w:color w:val="000000"/>
            </w:rPr>
          </w:rPrChange>
        </w:rPr>
        <w:t>Ipsum</w:t>
      </w:r>
      <w:r w:rsidR="00A96A35" w:rsidRPr="0027638C">
        <w:rPr>
          <w:sz w:val="24"/>
          <w:rPrChange w16du:dateUtc="2026-07-07T18:18:00Z" w:author="Author" w:date="2026-07-07T20:18:00Z" w:id="14293">
            <w:rPr>
              <w:rFonts w:ascii="Times New Roman"/>
              <w:color w:val="000000"/>
              <w:spacing w:val="46"/>
            </w:rPr>
          </w:rPrChange>
        </w:rPr>
        <w:t xml:space="preserve"> </w:t>
      </w:r>
      <w:r w:rsidR="00A96A35" w:rsidRPr="0027638C">
        <w:rPr>
          <w:sz w:val="24"/>
          <w:rPrChange w16du:dateUtc="2026-07-07T18:18:00Z" w:author="Author" w:date="2026-07-07T20:18:00Z" w:id="14294">
            <w:rPr>
              <w:rFonts w:ascii="Times New Roman"/>
              <w:color w:val="000000"/>
            </w:rPr>
          </w:rPrChange>
        </w:rPr>
        <w:t>Dolor</w:t>
      </w:r>
      <w:r w:rsidR="00A96A35" w:rsidRPr="0027638C">
        <w:rPr>
          <w:sz w:val="24"/>
          <w:rPrChange w16du:dateUtc="2026-07-07T18:18:00Z" w:author="Author" w:date="2026-07-07T20:18:00Z" w:id="14295">
            <w:rPr>
              <w:rFonts w:ascii="Times New Roman"/>
              <w:color w:val="000000"/>
              <w:spacing w:val="46"/>
            </w:rPr>
          </w:rPrChange>
        </w:rPr>
        <w:t xml:space="preserve"> </w:t>
      </w:r>
      <w:r w:rsidR="00A96A35" w:rsidRPr="0027638C">
        <w:rPr>
          <w:sz w:val="24"/>
          <w:rPrChange w16du:dateUtc="2026-07-07T18:18:00Z" w:author="Author" w:date="2026-07-07T20:18:00Z" w:id="14296">
            <w:rPr>
              <w:rFonts w:ascii="Times New Roman"/>
              <w:color w:val="000000"/>
            </w:rPr>
          </w:rPrChange>
        </w:rPr>
        <w:t>sit</w:t>
      </w:r>
      <w:r w:rsidR="00A96A35" w:rsidRPr="0027638C">
        <w:rPr>
          <w:sz w:val="24"/>
          <w:rPrChange w16du:dateUtc="2026-07-07T18:18:00Z" w:author="Author" w:date="2026-07-07T20:18:00Z" w:id="14297">
            <w:rPr>
              <w:rFonts w:ascii="Times New Roman"/>
              <w:color w:val="000000"/>
              <w:spacing w:val="46"/>
            </w:rPr>
          </w:rPrChange>
        </w:rPr>
        <w:t xml:space="preserve"> </w:t>
      </w:r>
      <w:r w:rsidR="00A96A35" w:rsidRPr="0027638C">
        <w:rPr>
          <w:sz w:val="24"/>
          <w:rPrChange w16du:dateUtc="2026-07-07T18:18:00Z" w:author="Author" w:date="2026-07-07T20:18:00Z" w:id="14298">
            <w:rPr>
              <w:rFonts w:ascii="Times New Roman"/>
              <w:color w:val="000000"/>
            </w:rPr>
          </w:rPrChange>
        </w:rPr>
        <w:t>amet</w:t>
      </w:r>
      <w:r w:rsidR="00A96A35" w:rsidRPr="0027638C">
        <w:rPr>
          <w:sz w:val="24"/>
          <w:rPrChange w16du:dateUtc="2026-07-07T18:18:00Z" w:author="Author" w:date="2026-07-07T20:18:00Z" w:id="14299">
            <w:rPr>
              <w:rFonts w:ascii="Times New Roman"/>
              <w:color w:val="000000"/>
              <w:spacing w:val="46"/>
            </w:rPr>
          </w:rPrChange>
        </w:rPr>
        <w:t xml:space="preserve"> </w:t>
      </w:r>
      <w:r w:rsidR="00A96A35" w:rsidRPr="0027638C">
        <w:rPr>
          <w:sz w:val="24"/>
          <w:rPrChange w16du:dateUtc="2026-07-07T18:18:00Z" w:author="Author" w:date="2026-07-07T20:18:00Z" w:id="14300">
            <w:rPr>
              <w:rFonts w:ascii="Times New Roman"/>
              <w:color w:val="000000"/>
            </w:rPr>
          </w:rPrChange>
        </w:rPr>
        <w:t>consectetur</w:t>
      </w:r>
      <w:r w:rsidR="00A96A35" w:rsidRPr="0027638C">
        <w:rPr>
          <w:sz w:val="24"/>
          <w:rPrChange w16du:dateUtc="2026-07-07T18:18:00Z" w:author="Author" w:date="2026-07-07T20:18:00Z" w:id="14301">
            <w:rPr>
              <w:rFonts w:ascii="Times New Roman"/>
              <w:color w:val="000000"/>
              <w:spacing w:val="46"/>
            </w:rPr>
          </w:rPrChange>
        </w:rPr>
        <w:t xml:space="preserve"> </w:t>
      </w:r>
      <w:r w:rsidR="00A96A35" w:rsidRPr="0027638C">
        <w:rPr>
          <w:sz w:val="24"/>
          <w:rPrChange w16du:dateUtc="2026-07-07T18:18:00Z" w:author="Author" w:date="2026-07-07T20:18:00Z" w:id="14302">
            <w:rPr>
              <w:rFonts w:ascii="Times New Roman" w:hAnsi="Times New Roman"/>
              <w:color w:val="000000"/>
            </w:rPr>
          </w:rPrChange>
        </w:rPr>
        <w:t>adipiscing</w:t>
      </w:r>
      <w:del w16du:dateUtc="2026-07-07T18:18:00Z" w:author="Author" w:date="2026-07-07T20:18:00Z" w:id="14303">
        <w:r>
          <w:rPr>
            <w:color w:val="000000"/>
          </w:rPr>
          <w:cr/>
        </w:r>
      </w:del>
      <w:r w:rsidR="00A96A35" w:rsidRPr="0027638C">
        <w:rPr>
          <w:sz w:val="24"/>
          <w:rPrChange w16du:dateUtc="2026-07-07T18:18:00Z" w:author="Author" w:date="2026-07-07T20:18:00Z" w:id="14304">
            <w:rPr>
              <w:rFonts w:ascii="Times New Roman"/>
              <w:color w:val="000000"/>
              <w:spacing w:val="665"/>
            </w:rPr>
          </w:rPrChange>
        </w:rPr>
        <w:t xml:space="preserve"> </w:t>
      </w:r>
      <w:r w:rsidR="00A96A35" w:rsidRPr="0027638C">
        <w:rPr>
          <w:sz w:val="24"/>
          <w:rPrChange w16du:dateUtc="2026-07-07T18:18:00Z" w:author="Author" w:date="2026-07-07T20:18:00Z" w:id="14305">
            <w:rPr>
              <w:rFonts w:ascii="Times New Roman"/>
              <w:color w:val="000000"/>
            </w:rPr>
          </w:rPrChange>
        </w:rPr>
        <w:t>elit</w:t>
      </w:r>
      <w:r w:rsidR="00A96A35" w:rsidRPr="0027638C">
        <w:rPr>
          <w:sz w:val="24"/>
          <w:rPrChange w16du:dateUtc="2026-07-07T18:18:00Z" w:author="Author" w:date="2026-07-07T20:18:00Z" w:id="14306">
            <w:rPr>
              <w:rFonts w:ascii="Times New Roman"/>
              <w:color w:val="000000"/>
              <w:spacing w:val="14"/>
            </w:rPr>
          </w:rPrChange>
        </w:rPr>
        <w:t xml:space="preserve"> </w:t>
      </w:r>
      <w:r w:rsidR="00A96A35" w:rsidRPr="0027638C">
        <w:rPr>
          <w:sz w:val="24"/>
          <w:rPrChange w16du:dateUtc="2026-07-07T18:18:00Z" w:author="Author" w:date="2026-07-07T20:18:00Z" w:id="14307">
            <w:rPr>
              <w:rFonts w:ascii="Times New Roman"/>
              <w:color w:val="000000"/>
            </w:rPr>
          </w:rPrChange>
        </w:rPr>
        <w:t>sed</w:t>
      </w:r>
      <w:r w:rsidR="00A96A35" w:rsidRPr="0027638C">
        <w:rPr>
          <w:sz w:val="24"/>
          <w:rPrChange w16du:dateUtc="2026-07-07T18:18:00Z" w:author="Author" w:date="2026-07-07T20:18:00Z" w:id="14308">
            <w:rPr>
              <w:rFonts w:ascii="Times New Roman"/>
              <w:color w:val="000000"/>
              <w:spacing w:val="14"/>
            </w:rPr>
          </w:rPrChange>
        </w:rPr>
        <w:t xml:space="preserve"> </w:t>
      </w:r>
      <w:r w:rsidR="00A96A35" w:rsidRPr="0027638C">
        <w:rPr>
          <w:sz w:val="24"/>
          <w:rPrChange w16du:dateUtc="2026-07-07T18:18:00Z" w:author="Author" w:date="2026-07-07T20:18:00Z" w:id="14309">
            <w:rPr>
              <w:rFonts w:ascii="Times New Roman"/>
              <w:color w:val="000000"/>
            </w:rPr>
          </w:rPrChange>
        </w:rPr>
        <w:t>do</w:t>
      </w:r>
      <w:r w:rsidR="00A96A35" w:rsidRPr="0027638C">
        <w:rPr>
          <w:sz w:val="24"/>
          <w:rPrChange w16du:dateUtc="2026-07-07T18:18:00Z" w:author="Author" w:date="2026-07-07T20:18:00Z" w:id="14310">
            <w:rPr>
              <w:rFonts w:ascii="Times New Roman"/>
              <w:color w:val="000000"/>
              <w:spacing w:val="14"/>
            </w:rPr>
          </w:rPrChange>
        </w:rPr>
        <w:t xml:space="preserve"> </w:t>
      </w:r>
      <w:r w:rsidR="00A96A35" w:rsidRPr="0027638C">
        <w:rPr>
          <w:sz w:val="24"/>
          <w:rPrChange w16du:dateUtc="2026-07-07T18:18:00Z" w:author="Author" w:date="2026-07-07T20:18:00Z" w:id="14311">
            <w:rPr>
              <w:rFonts w:ascii="Times New Roman"/>
              <w:color w:val="000000"/>
            </w:rPr>
          </w:rPrChange>
        </w:rPr>
        <w:t>1</w:t>
      </w:r>
      <w:r w:rsidR="00A96A35" w:rsidRPr="0027638C">
        <w:rPr>
          <w:sz w:val="24"/>
          <w:rPrChange w16du:dateUtc="2026-07-07T18:18:00Z" w:author="Author" w:date="2026-07-07T20:18:00Z" w:id="14312">
            <w:rPr>
              <w:rFonts w:ascii="Times New Roman"/>
              <w:color w:val="000000"/>
              <w:spacing w:val="14"/>
            </w:rPr>
          </w:rPrChange>
        </w:rPr>
        <w:t xml:space="preserve"> </w:t>
      </w:r>
      <w:r w:rsidR="00A96A35" w:rsidRPr="0027638C">
        <w:rPr>
          <w:sz w:val="24"/>
          <w:rPrChange w16du:dateUtc="2026-07-07T18:18:00Z" w:author="Author" w:date="2026-07-07T20:18:00Z" w:id="14313">
            <w:rPr>
              <w:rFonts w:ascii="Times New Roman"/>
              <w:color w:val="000000"/>
            </w:rPr>
          </w:rPrChange>
        </w:rPr>
        <w:t>eiusmod</w:t>
      </w:r>
      <w:r w:rsidR="00A96A35" w:rsidRPr="0027638C">
        <w:rPr>
          <w:sz w:val="24"/>
          <w:rPrChange w16du:dateUtc="2026-07-07T18:18:00Z" w:author="Author" w:date="2026-07-07T20:18:00Z" w:id="14314">
            <w:rPr>
              <w:rFonts w:ascii="Times New Roman"/>
              <w:color w:val="000000"/>
              <w:spacing w:val="14"/>
            </w:rPr>
          </w:rPrChange>
        </w:rPr>
        <w:t xml:space="preserve"> </w:t>
      </w:r>
      <w:r w:rsidR="00A96A35" w:rsidRPr="0027638C">
        <w:rPr>
          <w:sz w:val="24"/>
          <w:rPrChange w16du:dateUtc="2026-07-07T18:18:00Z" w:author="Author" w:date="2026-07-07T20:18:00Z" w:id="14315">
            <w:rPr>
              <w:rFonts w:ascii="Times New Roman"/>
              <w:color w:val="000000"/>
            </w:rPr>
          </w:rPrChange>
        </w:rPr>
        <w:t>(tempor</w:t>
      </w:r>
      <w:ins w16du:dateUtc="2026-07-07T18:18:00Z" w:author="Author" w:date="2026-07-07T20:18:00Z" w:id="14316">
        <w:r w:rsidR="00A96A35" w:rsidRPr="0027638C">
          <w:rPr>
            <w:sz w:val="24"/>
            <w:szCs w:val="24"/>
          </w:rPr>
          <w:t>,</w:t>
        </w:r>
      </w:ins>
      <w:r w:rsidR="00A96A35" w:rsidRPr="0027638C">
        <w:rPr>
          <w:sz w:val="24"/>
          <w:rPrChange w16du:dateUtc="2026-07-07T18:18:00Z" w:author="Author" w:date="2026-07-07T20:18:00Z" w:id="14317">
            <w:rPr>
              <w:rFonts w:ascii="Times New Roman"/>
              <w:color w:val="000000"/>
              <w:spacing w:val="14"/>
            </w:rPr>
          </w:rPrChange>
        </w:rPr>
        <w:t xml:space="preserve"> </w:t>
      </w:r>
      <w:r w:rsidR="00A96A35" w:rsidRPr="0027638C">
        <w:rPr>
          <w:sz w:val="24"/>
          <w:rPrChange w16du:dateUtc="2026-07-07T18:18:00Z" w:author="Author" w:date="2026-07-07T20:18:00Z" w:id="14318">
            <w:rPr>
              <w:rFonts w:ascii="Times New Roman"/>
              <w:color w:val="000000"/>
            </w:rPr>
          </w:rPrChange>
        </w:rPr>
        <w:t>incididunt</w:t>
      </w:r>
      <w:r w:rsidR="00A96A35" w:rsidRPr="0027638C">
        <w:rPr>
          <w:sz w:val="24"/>
          <w:rPrChange w16du:dateUtc="2026-07-07T18:18:00Z" w:author="Author" w:date="2026-07-07T20:18:00Z" w:id="14319">
            <w:rPr>
              <w:rFonts w:ascii="Times New Roman"/>
              <w:color w:val="000000"/>
              <w:spacing w:val="14"/>
            </w:rPr>
          </w:rPrChange>
        </w:rPr>
        <w:t xml:space="preserve"> </w:t>
      </w:r>
      <w:r w:rsidR="00A96A35" w:rsidRPr="0027638C">
        <w:rPr>
          <w:sz w:val="24"/>
          <w:rPrChange w16du:dateUtc="2026-07-07T18:18:00Z" w:author="Author" w:date="2026-07-07T20:18:00Z" w:id="14320">
            <w:rPr>
              <w:rFonts w:ascii="Times New Roman" w:hAnsi="Times New Roman"/>
              <w:color w:val="000000"/>
              <w:spacing w:val="6"/>
            </w:rPr>
          </w:rPrChange>
        </w:rPr>
        <w:t>“</w:t>
      </w:r>
      <w:r w:rsidR="00A96A35" w:rsidRPr="0027638C">
        <w:rPr>
          <w:b/>
          <w:sz w:val="24"/>
          <w:rPrChange w16du:dateUtc="2026-07-07T18:18:00Z" w:author="Author" w:date="2026-07-07T20:18:00Z" w:id="14321">
            <w:rPr>
              <w:rFonts w:ascii="Times New Roman" w:hAnsi="Times New Roman"/>
              <w:color w:val="000000"/>
              <w:spacing w:val="6"/>
            </w:rPr>
          </w:rPrChange>
        </w:rPr>
        <w:t>Ut</w:t>
      </w:r>
      <w:r w:rsidR="00A96A35" w:rsidRPr="0027638C">
        <w:rPr>
          <w:b/>
          <w:sz w:val="24"/>
          <w:rPrChange w16du:dateUtc="2026-07-07T18:18:00Z" w:author="Author" w:date="2026-07-07T20:18:00Z" w:id="14322">
            <w:rPr>
              <w:rFonts w:ascii="Times New Roman"/>
              <w:color w:val="000000"/>
              <w:spacing w:val="8"/>
            </w:rPr>
          </w:rPrChange>
        </w:rPr>
        <w:t xml:space="preserve"> </w:t>
      </w:r>
      <w:r w:rsidR="00A96A35" w:rsidRPr="0027638C">
        <w:rPr>
          <w:b/>
          <w:sz w:val="24"/>
          <w:rPrChange w16du:dateUtc="2026-07-07T18:18:00Z" w:author="Author" w:date="2026-07-07T20:18:00Z" w:id="14323">
            <w:rPr>
              <w:rFonts w:ascii="Times New Roman" w:hAnsi="Times New Roman"/>
              <w:color w:val="000000"/>
              <w:spacing w:val="8"/>
            </w:rPr>
          </w:rPrChange>
        </w:rPr>
        <w:t>Labore</w:t>
      </w:r>
      <w:r w:rsidR="00A96A35" w:rsidRPr="0027638C">
        <w:rPr>
          <w:sz w:val="24"/>
          <w:rPrChange w16du:dateUtc="2026-07-07T18:18:00Z" w:author="Author" w:date="2026-07-07T20:18:00Z" w:id="14324">
            <w:rPr>
              <w:rFonts w:ascii="Times New Roman" w:hAnsi="Times New Roman"/>
              <w:color w:val="000000"/>
              <w:spacing w:val="8"/>
            </w:rPr>
          </w:rPrChange>
        </w:rPr>
        <w:t>”),</w:t>
      </w:r>
      <w:r w:rsidR="00A96A35" w:rsidRPr="0027638C">
        <w:rPr>
          <w:sz w:val="24"/>
          <w:rPrChange w16du:dateUtc="2026-07-07T18:18:00Z" w:author="Author" w:date="2026-07-07T20:18:00Z" w:id="14325">
            <w:rPr>
              <w:rFonts w:ascii="Times New Roman"/>
              <w:color w:val="000000"/>
              <w:spacing w:val="6"/>
            </w:rPr>
          </w:rPrChange>
        </w:rPr>
        <w:t xml:space="preserve"> </w:t>
      </w:r>
      <w:r w:rsidR="00A96A35" w:rsidRPr="0027638C">
        <w:rPr>
          <w:sz w:val="24"/>
          <w:rPrChange w16du:dateUtc="2026-07-07T18:18:00Z" w:author="Author" w:date="2026-07-07T20:18:00Z" w:id="14326">
            <w:rPr>
              <w:rFonts w:ascii="Times New Roman"/>
              <w:color w:val="000000"/>
            </w:rPr>
          </w:rPrChange>
        </w:rPr>
        <w:t>et</w:t>
      </w:r>
      <w:r w:rsidR="00A96A35" w:rsidRPr="0027638C">
        <w:rPr>
          <w:sz w:val="24"/>
          <w:rPrChange w16du:dateUtc="2026-07-07T18:18:00Z" w:author="Author" w:date="2026-07-07T20:18:00Z" w:id="14327">
            <w:rPr>
              <w:rFonts w:ascii="Times New Roman"/>
              <w:color w:val="000000"/>
              <w:spacing w:val="14"/>
            </w:rPr>
          </w:rPrChange>
        </w:rPr>
        <w:t xml:space="preserve"> </w:t>
      </w:r>
      <w:r w:rsidR="00A96A35" w:rsidRPr="0027638C">
        <w:rPr>
          <w:sz w:val="24"/>
          <w:rPrChange w16du:dateUtc="2026-07-07T18:18:00Z" w:author="Author" w:date="2026-07-07T20:18:00Z" w:id="14328">
            <w:rPr>
              <w:rFonts w:ascii="Times New Roman"/>
              <w:color w:val="000000"/>
            </w:rPr>
          </w:rPrChange>
        </w:rPr>
        <w:t>dolore</w:t>
      </w:r>
      <w:r w:rsidR="00A96A35" w:rsidRPr="0027638C">
        <w:rPr>
          <w:sz w:val="24"/>
          <w:rPrChange w16du:dateUtc="2026-07-07T18:18:00Z" w:author="Author" w:date="2026-07-07T20:18:00Z" w:id="14329">
            <w:rPr>
              <w:rFonts w:ascii="Times New Roman"/>
              <w:color w:val="000000"/>
              <w:spacing w:val="14"/>
            </w:rPr>
          </w:rPrChange>
        </w:rPr>
        <w:t xml:space="preserve"> </w:t>
      </w:r>
      <w:r w:rsidR="00A96A35" w:rsidRPr="0027638C">
        <w:rPr>
          <w:sz w:val="24"/>
          <w:rPrChange w16du:dateUtc="2026-07-07T18:18:00Z" w:author="Author" w:date="2026-07-07T20:18:00Z" w:id="14330">
            <w:rPr>
              <w:rFonts w:ascii="Times New Roman"/>
              <w:color w:val="000000"/>
            </w:rPr>
          </w:rPrChange>
        </w:rPr>
        <w:t>Magna</w:t>
      </w:r>
      <w:r w:rsidR="00A96A35" w:rsidRPr="0027638C">
        <w:rPr>
          <w:sz w:val="24"/>
          <w:rPrChange w16du:dateUtc="2026-07-07T18:18:00Z" w:author="Author" w:date="2026-07-07T20:18:00Z" w:id="14331">
            <w:rPr>
              <w:rFonts w:ascii="Times New Roman"/>
              <w:color w:val="000000"/>
              <w:spacing w:val="14"/>
            </w:rPr>
          </w:rPrChange>
        </w:rPr>
        <w:t xml:space="preserve"> </w:t>
      </w:r>
      <w:r w:rsidR="00A96A35" w:rsidRPr="0027638C">
        <w:rPr>
          <w:sz w:val="24"/>
          <w:rPrChange w16du:dateUtc="2026-07-07T18:18:00Z" w:author="Author" w:date="2026-07-07T20:18:00Z" w:id="14332">
            <w:rPr>
              <w:rFonts w:ascii="Times New Roman"/>
              <w:color w:val="000000"/>
            </w:rPr>
          </w:rPrChange>
        </w:rPr>
        <w:t>aliqua</w:t>
      </w:r>
      <w:r w:rsidR="00A96A35" w:rsidRPr="0027638C">
        <w:rPr>
          <w:sz w:val="24"/>
          <w:rPrChange w16du:dateUtc="2026-07-07T18:18:00Z" w:author="Author" w:date="2026-07-07T20:18:00Z" w:id="14333">
            <w:rPr>
              <w:rFonts w:ascii="Times New Roman"/>
              <w:color w:val="000000"/>
              <w:spacing w:val="14"/>
            </w:rPr>
          </w:rPrChange>
        </w:rPr>
        <w:t xml:space="preserve"> </w:t>
      </w:r>
      <w:r w:rsidR="00A96A35" w:rsidRPr="0027638C">
        <w:rPr>
          <w:sz w:val="24"/>
          <w:rPrChange w16du:dateUtc="2026-07-07T18:18:00Z" w:author="Author" w:date="2026-07-07T20:18:00Z" w:id="14334">
            <w:rPr>
              <w:rFonts w:ascii="Times New Roman" w:hAnsi="Times New Roman"/>
              <w:color w:val="000000"/>
            </w:rPr>
          </w:rPrChange>
        </w:rPr>
        <w:t>lorem</w:t>
      </w:r>
      <w:del w16du:dateUtc="2026-07-07T18:18:00Z" w:author="Author" w:date="2026-07-07T20:18:00Z" w:id="14335">
        <w:r>
          <w:rPr>
            <w:color w:val="000000"/>
          </w:rPr>
          <w:cr/>
        </w:r>
      </w:del>
      <w:r w:rsidR="00A96A35" w:rsidRPr="0027638C">
        <w:rPr>
          <w:sz w:val="24"/>
          <w:rPrChange w16du:dateUtc="2026-07-07T18:18:00Z" w:author="Author" w:date="2026-07-07T20:18:00Z" w:id="14336">
            <w:rPr>
              <w:rFonts w:ascii="Times New Roman"/>
              <w:color w:val="000000"/>
              <w:spacing w:val="665"/>
            </w:rPr>
          </w:rPrChange>
        </w:rPr>
        <w:t xml:space="preserve"> </w:t>
      </w:r>
      <w:r w:rsidR="00A96A35" w:rsidRPr="0027638C">
        <w:rPr>
          <w:sz w:val="24"/>
          <w:rPrChange w16du:dateUtc="2026-07-07T18:18:00Z" w:author="Author" w:date="2026-07-07T20:18:00Z" w:id="14337">
            <w:rPr>
              <w:rFonts w:ascii="Times New Roman"/>
              <w:color w:val="000000"/>
            </w:rPr>
          </w:rPrChange>
        </w:rPr>
        <w:t>ipsum</w:t>
      </w:r>
      <w:r w:rsidR="00A96A35" w:rsidRPr="0027638C">
        <w:rPr>
          <w:sz w:val="24"/>
          <w:rPrChange w16du:dateUtc="2026-07-07T18:18:00Z" w:author="Author" w:date="2026-07-07T20:18:00Z" w:id="14338">
            <w:rPr>
              <w:rFonts w:ascii="Times New Roman"/>
              <w:color w:val="000000"/>
              <w:spacing w:val="8"/>
            </w:rPr>
          </w:rPrChange>
        </w:rPr>
        <w:t xml:space="preserve"> </w:t>
      </w:r>
      <w:r w:rsidR="00A96A35" w:rsidRPr="0027638C">
        <w:rPr>
          <w:sz w:val="24"/>
          <w:rPrChange w16du:dateUtc="2026-07-07T18:18:00Z" w:author="Author" w:date="2026-07-07T20:18:00Z" w:id="14339">
            <w:rPr>
              <w:rFonts w:ascii="Times New Roman"/>
              <w:color w:val="000000"/>
            </w:rPr>
          </w:rPrChange>
        </w:rPr>
        <w:t>Dolor</w:t>
      </w:r>
      <w:r w:rsidR="00A96A35" w:rsidRPr="0027638C">
        <w:rPr>
          <w:sz w:val="24"/>
          <w:rPrChange w16du:dateUtc="2026-07-07T18:18:00Z" w:author="Author" w:date="2026-07-07T20:18:00Z" w:id="14340">
            <w:rPr>
              <w:rFonts w:ascii="Times New Roman"/>
              <w:color w:val="000000"/>
              <w:spacing w:val="8"/>
            </w:rPr>
          </w:rPrChange>
        </w:rPr>
        <w:t xml:space="preserve"> </w:t>
      </w:r>
      <w:r w:rsidR="00A96A35" w:rsidRPr="0027638C">
        <w:rPr>
          <w:sz w:val="24"/>
          <w:rPrChange w16du:dateUtc="2026-07-07T18:18:00Z" w:author="Author" w:date="2026-07-07T20:18:00Z" w:id="14341">
            <w:rPr>
              <w:rFonts w:ascii="Times New Roman"/>
              <w:color w:val="000000"/>
            </w:rPr>
          </w:rPrChange>
        </w:rPr>
        <w:t>sit</w:t>
      </w:r>
      <w:r w:rsidR="00A96A35" w:rsidRPr="0027638C">
        <w:rPr>
          <w:sz w:val="24"/>
          <w:rPrChange w16du:dateUtc="2026-07-07T18:18:00Z" w:author="Author" w:date="2026-07-07T20:18:00Z" w:id="14342">
            <w:rPr>
              <w:rFonts w:ascii="Times New Roman"/>
              <w:color w:val="000000"/>
              <w:spacing w:val="8"/>
            </w:rPr>
          </w:rPrChange>
        </w:rPr>
        <w:t xml:space="preserve"> </w:t>
      </w:r>
      <w:r w:rsidR="00A96A35" w:rsidRPr="0027638C">
        <w:rPr>
          <w:sz w:val="24"/>
          <w:rPrChange w16du:dateUtc="2026-07-07T18:18:00Z" w:author="Author" w:date="2026-07-07T20:18:00Z" w:id="14343">
            <w:rPr>
              <w:rFonts w:ascii="Times New Roman"/>
              <w:color w:val="000000"/>
            </w:rPr>
          </w:rPrChange>
        </w:rPr>
        <w:t>amet</w:t>
      </w:r>
      <w:r w:rsidR="00A96A35" w:rsidRPr="0027638C">
        <w:rPr>
          <w:sz w:val="24"/>
          <w:rPrChange w16du:dateUtc="2026-07-07T18:18:00Z" w:author="Author" w:date="2026-07-07T20:18:00Z" w:id="14344">
            <w:rPr>
              <w:rFonts w:ascii="Times New Roman"/>
              <w:color w:val="000000"/>
              <w:spacing w:val="8"/>
            </w:rPr>
          </w:rPrChange>
        </w:rPr>
        <w:t xml:space="preserve"> </w:t>
      </w:r>
      <w:r w:rsidR="00A96A35" w:rsidRPr="0027638C">
        <w:rPr>
          <w:sz w:val="24"/>
          <w:rPrChange w16du:dateUtc="2026-07-07T18:18:00Z" w:author="Author" w:date="2026-07-07T20:18:00Z" w:id="14345">
            <w:rPr>
              <w:rFonts w:ascii="Times New Roman"/>
              <w:color w:val="000000"/>
            </w:rPr>
          </w:rPrChange>
        </w:rPr>
        <w:t>consectetur</w:t>
      </w:r>
      <w:r w:rsidR="00A96A35" w:rsidRPr="0027638C">
        <w:rPr>
          <w:sz w:val="24"/>
          <w:rPrChange w16du:dateUtc="2026-07-07T18:18:00Z" w:author="Author" w:date="2026-07-07T20:18:00Z" w:id="14346">
            <w:rPr>
              <w:rFonts w:ascii="Times New Roman"/>
              <w:color w:val="000000"/>
              <w:spacing w:val="8"/>
            </w:rPr>
          </w:rPrChange>
        </w:rPr>
        <w:t xml:space="preserve"> </w:t>
      </w:r>
      <w:r w:rsidR="00A96A35" w:rsidRPr="0027638C">
        <w:rPr>
          <w:sz w:val="24"/>
          <w:rPrChange w16du:dateUtc="2026-07-07T18:18:00Z" w:author="Author" w:date="2026-07-07T20:18:00Z" w:id="14347">
            <w:rPr>
              <w:rFonts w:ascii="Times New Roman"/>
              <w:color w:val="000000"/>
            </w:rPr>
          </w:rPrChange>
        </w:rPr>
        <w:t>adipiscing</w:t>
      </w:r>
      <w:r w:rsidR="00A96A35" w:rsidRPr="0027638C">
        <w:rPr>
          <w:sz w:val="24"/>
          <w:rPrChange w16du:dateUtc="2026-07-07T18:18:00Z" w:author="Author" w:date="2026-07-07T20:18:00Z" w:id="14348">
            <w:rPr>
              <w:rFonts w:ascii="Times New Roman"/>
              <w:color w:val="000000"/>
              <w:spacing w:val="8"/>
            </w:rPr>
          </w:rPrChange>
        </w:rPr>
        <w:t xml:space="preserve"> </w:t>
      </w:r>
      <w:r w:rsidR="00A96A35" w:rsidRPr="0027638C">
        <w:rPr>
          <w:sz w:val="24"/>
          <w:rPrChange w16du:dateUtc="2026-07-07T18:18:00Z" w:author="Author" w:date="2026-07-07T20:18:00Z" w:id="14349">
            <w:rPr>
              <w:rFonts w:ascii="Times New Roman"/>
              <w:color w:val="000000"/>
            </w:rPr>
          </w:rPrChange>
        </w:rPr>
        <w:t>elit</w:t>
      </w:r>
      <w:r w:rsidR="00A96A35" w:rsidRPr="0027638C">
        <w:rPr>
          <w:sz w:val="24"/>
          <w:rPrChange w16du:dateUtc="2026-07-07T18:18:00Z" w:author="Author" w:date="2026-07-07T20:18:00Z" w:id="14350">
            <w:rPr>
              <w:rFonts w:ascii="Times New Roman"/>
              <w:color w:val="000000"/>
              <w:spacing w:val="8"/>
            </w:rPr>
          </w:rPrChange>
        </w:rPr>
        <w:t xml:space="preserve"> </w:t>
      </w:r>
      <w:r w:rsidR="00A96A35" w:rsidRPr="0027638C">
        <w:rPr>
          <w:sz w:val="24"/>
          <w:rPrChange w16du:dateUtc="2026-07-07T18:18:00Z" w:author="Author" w:date="2026-07-07T20:18:00Z" w:id="14351">
            <w:rPr>
              <w:rFonts w:ascii="Times New Roman"/>
              <w:color w:val="000000"/>
            </w:rPr>
          </w:rPrChange>
        </w:rPr>
        <w:t>sed</w:t>
      </w:r>
      <w:r w:rsidR="00A96A35" w:rsidRPr="0027638C">
        <w:rPr>
          <w:sz w:val="24"/>
          <w:rPrChange w16du:dateUtc="2026-07-07T18:18:00Z" w:author="Author" w:date="2026-07-07T20:18:00Z" w:id="14352">
            <w:rPr>
              <w:rFonts w:ascii="Times New Roman"/>
              <w:color w:val="000000"/>
              <w:spacing w:val="8"/>
            </w:rPr>
          </w:rPrChange>
        </w:rPr>
        <w:t xml:space="preserve"> </w:t>
      </w:r>
      <w:r w:rsidR="00A96A35" w:rsidRPr="0027638C">
        <w:rPr>
          <w:sz w:val="24"/>
          <w:rPrChange w16du:dateUtc="2026-07-07T18:18:00Z" w:author="Author" w:date="2026-07-07T20:18:00Z" w:id="14353">
            <w:rPr>
              <w:rFonts w:ascii="Times New Roman"/>
              <w:color w:val="000000"/>
            </w:rPr>
          </w:rPrChange>
        </w:rPr>
        <w:t>do</w:t>
      </w:r>
      <w:r w:rsidR="00A96A35" w:rsidRPr="0027638C">
        <w:rPr>
          <w:sz w:val="24"/>
          <w:rPrChange w16du:dateUtc="2026-07-07T18:18:00Z" w:author="Author" w:date="2026-07-07T20:18:00Z" w:id="14354">
            <w:rPr>
              <w:rFonts w:ascii="Times New Roman"/>
              <w:color w:val="000000"/>
              <w:spacing w:val="8"/>
            </w:rPr>
          </w:rPrChange>
        </w:rPr>
        <w:t xml:space="preserve"> </w:t>
      </w:r>
      <w:r w:rsidR="00A96A35" w:rsidRPr="0027638C">
        <w:rPr>
          <w:sz w:val="24"/>
          <w:rPrChange w16du:dateUtc="2026-07-07T18:18:00Z" w:author="Author" w:date="2026-07-07T20:18:00Z" w:id="14355">
            <w:rPr>
              <w:rFonts w:ascii="Times New Roman"/>
              <w:color w:val="000000"/>
            </w:rPr>
          </w:rPrChange>
        </w:rPr>
        <w:t>eiusmod</w:t>
      </w:r>
      <w:r w:rsidR="00A96A35" w:rsidRPr="0027638C">
        <w:rPr>
          <w:sz w:val="24"/>
          <w:rPrChange w16du:dateUtc="2026-07-07T18:18:00Z" w:author="Author" w:date="2026-07-07T20:18:00Z" w:id="14356">
            <w:rPr>
              <w:rFonts w:ascii="Times New Roman"/>
              <w:color w:val="000000"/>
              <w:spacing w:val="8"/>
            </w:rPr>
          </w:rPrChange>
        </w:rPr>
        <w:t xml:space="preserve"> </w:t>
      </w:r>
      <w:r w:rsidR="00A96A35" w:rsidRPr="0027638C">
        <w:rPr>
          <w:sz w:val="24"/>
          <w:rPrChange w16du:dateUtc="2026-07-07T18:18:00Z" w:author="Author" w:date="2026-07-07T20:18:00Z" w:id="14357">
            <w:rPr>
              <w:rFonts w:ascii="Times New Roman"/>
              <w:color w:val="000000"/>
            </w:rPr>
          </w:rPrChange>
        </w:rPr>
        <w:t>tempor</w:t>
      </w:r>
      <w:r w:rsidR="00A96A35" w:rsidRPr="0027638C">
        <w:rPr>
          <w:sz w:val="24"/>
          <w:rPrChange w16du:dateUtc="2026-07-07T18:18:00Z" w:author="Author" w:date="2026-07-07T20:18:00Z" w:id="14358">
            <w:rPr>
              <w:rFonts w:ascii="Times New Roman"/>
              <w:color w:val="000000"/>
              <w:spacing w:val="8"/>
            </w:rPr>
          </w:rPrChange>
        </w:rPr>
        <w:t xml:space="preserve"> </w:t>
      </w:r>
      <w:r w:rsidR="00A96A35" w:rsidRPr="0027638C">
        <w:rPr>
          <w:sz w:val="24"/>
          <w:rPrChange w16du:dateUtc="2026-07-07T18:18:00Z" w:author="Author" w:date="2026-07-07T20:18:00Z" w:id="14359">
            <w:rPr>
              <w:rFonts w:ascii="Times New Roman"/>
              <w:color w:val="000000"/>
            </w:rPr>
          </w:rPrChange>
        </w:rPr>
        <w:t>incididunt</w:t>
      </w:r>
      <w:r w:rsidR="00A96A35" w:rsidRPr="0027638C">
        <w:rPr>
          <w:sz w:val="24"/>
          <w:rPrChange w16du:dateUtc="2026-07-07T18:18:00Z" w:author="Author" w:date="2026-07-07T20:18:00Z" w:id="14360">
            <w:rPr>
              <w:rFonts w:ascii="Times New Roman"/>
              <w:color w:val="000000"/>
              <w:spacing w:val="8"/>
            </w:rPr>
          </w:rPrChange>
        </w:rPr>
        <w:t xml:space="preserve"> </w:t>
      </w:r>
      <w:r w:rsidR="00A96A35" w:rsidRPr="0027638C">
        <w:rPr>
          <w:sz w:val="24"/>
          <w:rPrChange w16du:dateUtc="2026-07-07T18:18:00Z" w:author="Author" w:date="2026-07-07T20:18:00Z" w:id="14361">
            <w:rPr>
              <w:rFonts w:ascii="Times New Roman"/>
              <w:color w:val="000000"/>
            </w:rPr>
          </w:rPrChange>
        </w:rPr>
        <w:t>ut</w:t>
      </w:r>
      <w:r w:rsidR="00A96A35" w:rsidRPr="0027638C">
        <w:rPr>
          <w:sz w:val="24"/>
          <w:rPrChange w16du:dateUtc="2026-07-07T18:18:00Z" w:author="Author" w:date="2026-07-07T20:18:00Z" w:id="14362">
            <w:rPr>
              <w:rFonts w:ascii="Times New Roman"/>
              <w:color w:val="000000"/>
              <w:spacing w:val="8"/>
            </w:rPr>
          </w:rPrChange>
        </w:rPr>
        <w:t xml:space="preserve"> </w:t>
      </w:r>
      <w:r w:rsidR="00A96A35" w:rsidRPr="0027638C">
        <w:rPr>
          <w:sz w:val="24"/>
          <w:rPrChange w16du:dateUtc="2026-07-07T18:18:00Z" w:author="Author" w:date="2026-07-07T20:18:00Z" w:id="14363">
            <w:rPr>
              <w:rFonts w:ascii="Times New Roman"/>
              <w:color w:val="000000"/>
            </w:rPr>
          </w:rPrChange>
        </w:rPr>
        <w:t>labore</w:t>
      </w:r>
      <w:r w:rsidR="00A96A35" w:rsidRPr="0027638C">
        <w:rPr>
          <w:sz w:val="24"/>
          <w:rPrChange w16du:dateUtc="2026-07-07T18:18:00Z" w:author="Author" w:date="2026-07-07T20:18:00Z" w:id="14364">
            <w:rPr>
              <w:rFonts w:ascii="Times New Roman"/>
              <w:color w:val="000000"/>
              <w:spacing w:val="5"/>
            </w:rPr>
          </w:rPrChange>
        </w:rPr>
        <w:t xml:space="preserve"> </w:t>
      </w:r>
      <w:r w:rsidR="00A96A35" w:rsidRPr="0027638C">
        <w:rPr>
          <w:sz w:val="24"/>
          <w:rPrChange w16du:dateUtc="2026-07-07T18:18:00Z" w:author="Author" w:date="2026-07-07T20:18:00Z" w:id="14365">
            <w:rPr>
              <w:rFonts w:ascii="Times New Roman"/>
              <w:color w:val="000000"/>
            </w:rPr>
          </w:rPrChange>
        </w:rPr>
        <w:t>90</w:t>
      </w:r>
      <w:r w:rsidR="00A96A35" w:rsidRPr="0027638C">
        <w:rPr>
          <w:sz w:val="24"/>
          <w:rPrChange w16du:dateUtc="2026-07-07T18:18:00Z" w:author="Author" w:date="2026-07-07T20:18:00Z" w:id="14366">
            <w:rPr>
              <w:rFonts w:ascii="Times New Roman"/>
              <w:color w:val="000000"/>
              <w:spacing w:val="8"/>
            </w:rPr>
          </w:rPrChange>
        </w:rPr>
        <w:t xml:space="preserve"> </w:t>
      </w:r>
      <w:r w:rsidR="00A96A35" w:rsidRPr="0027638C">
        <w:rPr>
          <w:sz w:val="24"/>
          <w:rPrChange w16du:dateUtc="2026-07-07T18:18:00Z" w:author="Author" w:date="2026-07-07T20:18:00Z" w:id="14367">
            <w:rPr>
              <w:rFonts w:ascii="Times New Roman"/>
              <w:color w:val="000000"/>
            </w:rPr>
          </w:rPrChange>
        </w:rPr>
        <w:t>et</w:t>
      </w:r>
      <w:r w:rsidR="00A96A35" w:rsidRPr="0027638C">
        <w:rPr>
          <w:sz w:val="24"/>
          <w:rPrChange w16du:dateUtc="2026-07-07T18:18:00Z" w:author="Author" w:date="2026-07-07T20:18:00Z" w:id="14368">
            <w:rPr>
              <w:rFonts w:ascii="Times New Roman"/>
              <w:color w:val="000000"/>
              <w:spacing w:val="9"/>
            </w:rPr>
          </w:rPrChange>
        </w:rPr>
        <w:t xml:space="preserve"> </w:t>
      </w:r>
      <w:r w:rsidR="00A96A35" w:rsidRPr="0027638C">
        <w:rPr>
          <w:sz w:val="24"/>
          <w:rPrChange w16du:dateUtc="2026-07-07T18:18:00Z" w:author="Author" w:date="2026-07-07T20:18:00Z" w:id="14369">
            <w:rPr>
              <w:rFonts w:ascii="Times New Roman"/>
              <w:color w:val="000000"/>
            </w:rPr>
          </w:rPrChange>
        </w:rPr>
        <w:t>dolore</w:t>
      </w:r>
      <w:r w:rsidR="00A96A35" w:rsidRPr="0027638C">
        <w:rPr>
          <w:sz w:val="24"/>
          <w:rPrChange w16du:dateUtc="2026-07-07T18:18:00Z" w:author="Author" w:date="2026-07-07T20:18:00Z" w:id="14370">
            <w:rPr>
              <w:rFonts w:ascii="Times New Roman"/>
              <w:color w:val="000000"/>
              <w:spacing w:val="8"/>
            </w:rPr>
          </w:rPrChange>
        </w:rPr>
        <w:t xml:space="preserve"> </w:t>
      </w:r>
      <w:r w:rsidR="00A96A35" w:rsidRPr="0027638C">
        <w:rPr>
          <w:sz w:val="24"/>
          <w:rPrChange w16du:dateUtc="2026-07-07T18:18:00Z" w:author="Author" w:date="2026-07-07T20:18:00Z" w:id="14371">
            <w:rPr>
              <w:rFonts w:ascii="Times New Roman" w:hAnsi="Times New Roman"/>
              <w:color w:val="000000"/>
            </w:rPr>
          </w:rPrChange>
        </w:rPr>
        <w:t>magna</w:t>
      </w:r>
      <w:del w16du:dateUtc="2026-07-07T18:18:00Z" w:author="Author" w:date="2026-07-07T20:18:00Z" w:id="14372">
        <w:r>
          <w:rPr>
            <w:color w:val="000000"/>
          </w:rPr>
          <w:cr/>
        </w:r>
      </w:del>
      <w:r w:rsidR="00A96A35" w:rsidRPr="0027638C">
        <w:rPr>
          <w:sz w:val="24"/>
          <w:rPrChange w16du:dateUtc="2026-07-07T18:18:00Z" w:author="Author" w:date="2026-07-07T20:18:00Z" w:id="14373">
            <w:rPr>
              <w:rFonts w:ascii="Times New Roman"/>
              <w:color w:val="000000"/>
              <w:spacing w:val="665"/>
            </w:rPr>
          </w:rPrChange>
        </w:rPr>
        <w:t xml:space="preserve"> </w:t>
      </w:r>
      <w:r w:rsidR="00A96A35" w:rsidRPr="0027638C">
        <w:rPr>
          <w:sz w:val="24"/>
          <w:rPrChange w16du:dateUtc="2026-07-07T18:18:00Z" w:author="Author" w:date="2026-07-07T20:18:00Z" w:id="14374">
            <w:rPr>
              <w:rFonts w:ascii="Times New Roman"/>
              <w:color w:val="000000"/>
            </w:rPr>
          </w:rPrChange>
        </w:rPr>
        <w:t>aliqua</w:t>
      </w:r>
      <w:r w:rsidR="00A96A35" w:rsidRPr="0027638C">
        <w:rPr>
          <w:sz w:val="24"/>
          <w:rPrChange w16du:dateUtc="2026-07-07T18:18:00Z" w:author="Author" w:date="2026-07-07T20:18:00Z" w:id="14375">
            <w:rPr>
              <w:rFonts w:ascii="Times New Roman"/>
              <w:color w:val="000000"/>
              <w:spacing w:val="13"/>
            </w:rPr>
          </w:rPrChange>
        </w:rPr>
        <w:t xml:space="preserve"> </w:t>
      </w:r>
      <w:r w:rsidR="00A96A35" w:rsidRPr="0027638C">
        <w:rPr>
          <w:sz w:val="24"/>
          <w:rPrChange w16du:dateUtc="2026-07-07T18:18:00Z" w:author="Author" w:date="2026-07-07T20:18:00Z" w:id="14376">
            <w:rPr>
              <w:rFonts w:ascii="Times New Roman"/>
              <w:color w:val="000000"/>
            </w:rPr>
          </w:rPrChange>
        </w:rPr>
        <w:t>lorem</w:t>
      </w:r>
      <w:r w:rsidR="00A96A35" w:rsidRPr="0027638C">
        <w:rPr>
          <w:sz w:val="24"/>
          <w:rPrChange w16du:dateUtc="2026-07-07T18:18:00Z" w:author="Author" w:date="2026-07-07T20:18:00Z" w:id="14377">
            <w:rPr>
              <w:rFonts w:ascii="Times New Roman"/>
              <w:color w:val="000000"/>
              <w:spacing w:val="13"/>
            </w:rPr>
          </w:rPrChange>
        </w:rPr>
        <w:t xml:space="preserve"> </w:t>
      </w:r>
      <w:r w:rsidR="00A96A35" w:rsidRPr="0027638C">
        <w:rPr>
          <w:sz w:val="24"/>
          <w:rPrChange w16du:dateUtc="2026-07-07T18:18:00Z" w:author="Author" w:date="2026-07-07T20:18:00Z" w:id="14378">
            <w:rPr>
              <w:rFonts w:ascii="Times New Roman"/>
              <w:color w:val="000000"/>
            </w:rPr>
          </w:rPrChange>
        </w:rPr>
        <w:t>ipsum</w:t>
      </w:r>
      <w:r w:rsidR="00A96A35" w:rsidRPr="0027638C">
        <w:rPr>
          <w:sz w:val="24"/>
          <w:rPrChange w16du:dateUtc="2026-07-07T18:18:00Z" w:author="Author" w:date="2026-07-07T20:18:00Z" w:id="14379">
            <w:rPr>
              <w:rFonts w:ascii="Times New Roman"/>
              <w:color w:val="000000"/>
              <w:spacing w:val="13"/>
            </w:rPr>
          </w:rPrChange>
        </w:rPr>
        <w:t xml:space="preserve"> </w:t>
      </w:r>
      <w:r w:rsidR="00A96A35" w:rsidRPr="0027638C">
        <w:rPr>
          <w:sz w:val="24"/>
          <w:rPrChange w16du:dateUtc="2026-07-07T18:18:00Z" w:author="Author" w:date="2026-07-07T20:18:00Z" w:id="14380">
            <w:rPr>
              <w:rFonts w:ascii="Times New Roman"/>
              <w:color w:val="000000"/>
            </w:rPr>
          </w:rPrChange>
        </w:rPr>
        <w:t>dolor</w:t>
      </w:r>
      <w:r w:rsidR="00A96A35" w:rsidRPr="0027638C">
        <w:rPr>
          <w:sz w:val="24"/>
          <w:rPrChange w16du:dateUtc="2026-07-07T18:18:00Z" w:author="Author" w:date="2026-07-07T20:18:00Z" w:id="14381">
            <w:rPr>
              <w:rFonts w:ascii="Times New Roman"/>
              <w:color w:val="000000"/>
              <w:spacing w:val="13"/>
            </w:rPr>
          </w:rPrChange>
        </w:rPr>
        <w:t xml:space="preserve"> </w:t>
      </w:r>
      <w:r w:rsidR="00A96A35" w:rsidRPr="0027638C">
        <w:rPr>
          <w:sz w:val="24"/>
          <w:rPrChange w16du:dateUtc="2026-07-07T18:18:00Z" w:author="Author" w:date="2026-07-07T20:18:00Z" w:id="14382">
            <w:rPr>
              <w:rFonts w:ascii="Times New Roman"/>
              <w:color w:val="000000"/>
            </w:rPr>
          </w:rPrChange>
        </w:rPr>
        <w:t>sit</w:t>
      </w:r>
      <w:del w16du:dateUtc="2026-07-07T18:18:00Z" w:author="Author" w:date="2026-07-07T20:18:00Z" w:id="14383">
        <w:r>
          <w:rPr>
            <w:color w:val="000000"/>
            <w:spacing w:val="13"/>
          </w:rPr>
          <w:delText xml:space="preserve"> </w:delText>
        </w:r>
      </w:del>
      <w:ins w16du:dateUtc="2026-07-07T18:18:00Z" w:author="Author" w:date="2026-07-07T20:18:00Z" w:id="14384">
        <w:r w:rsidR="00A96A35" w:rsidRPr="0027638C">
          <w:rPr>
            <w:sz w:val="24"/>
            <w:szCs w:val="24"/>
          </w:rPr>
          <w:t>-</w:t>
        </w:r>
      </w:ins>
      <w:r w:rsidR="00A96A35" w:rsidRPr="0027638C">
        <w:rPr>
          <w:sz w:val="24"/>
          <w:rPrChange w16du:dateUtc="2026-07-07T18:18:00Z" w:author="Author" w:date="2026-07-07T20:18:00Z" w:id="14385">
            <w:rPr>
              <w:rFonts w:ascii="Times New Roman"/>
              <w:color w:val="000000"/>
            </w:rPr>
          </w:rPrChange>
        </w:rPr>
        <w:t>amet</w:t>
      </w:r>
      <w:r w:rsidR="00A96A35" w:rsidRPr="0027638C">
        <w:rPr>
          <w:sz w:val="24"/>
          <w:rPrChange w16du:dateUtc="2026-07-07T18:18:00Z" w:author="Author" w:date="2026-07-07T20:18:00Z" w:id="14386">
            <w:rPr>
              <w:rFonts w:ascii="Times New Roman"/>
              <w:color w:val="000000"/>
              <w:spacing w:val="13"/>
            </w:rPr>
          </w:rPrChange>
        </w:rPr>
        <w:t xml:space="preserve"> </w:t>
      </w:r>
      <w:r w:rsidR="00A96A35" w:rsidRPr="0027638C">
        <w:rPr>
          <w:sz w:val="24"/>
          <w:rPrChange w16du:dateUtc="2026-07-07T18:18:00Z" w:author="Author" w:date="2026-07-07T20:18:00Z" w:id="14387">
            <w:rPr>
              <w:rFonts w:ascii="Times New Roman"/>
              <w:color w:val="000000"/>
            </w:rPr>
          </w:rPrChange>
        </w:rPr>
        <w:t>Consectetur</w:t>
      </w:r>
      <w:r w:rsidR="00A96A35" w:rsidRPr="0027638C">
        <w:rPr>
          <w:sz w:val="24"/>
          <w:rPrChange w16du:dateUtc="2026-07-07T18:18:00Z" w:author="Author" w:date="2026-07-07T20:18:00Z" w:id="14388">
            <w:rPr>
              <w:rFonts w:ascii="Times New Roman"/>
              <w:color w:val="000000"/>
              <w:spacing w:val="13"/>
            </w:rPr>
          </w:rPrChange>
        </w:rPr>
        <w:t xml:space="preserve"> </w:t>
      </w:r>
      <w:r w:rsidR="00A96A35" w:rsidRPr="0027638C">
        <w:rPr>
          <w:sz w:val="24"/>
          <w:rPrChange w16du:dateUtc="2026-07-07T18:18:00Z" w:author="Author" w:date="2026-07-07T20:18:00Z" w:id="14389">
            <w:rPr>
              <w:rFonts w:ascii="Times New Roman"/>
              <w:color w:val="000000"/>
            </w:rPr>
          </w:rPrChange>
        </w:rPr>
        <w:t>(adipiscing,</w:t>
      </w:r>
      <w:r w:rsidR="00A96A35" w:rsidRPr="0027638C">
        <w:rPr>
          <w:sz w:val="24"/>
          <w:rPrChange w16du:dateUtc="2026-07-07T18:18:00Z" w:author="Author" w:date="2026-07-07T20:18:00Z" w:id="14390">
            <w:rPr>
              <w:rFonts w:ascii="Times New Roman"/>
              <w:color w:val="000000"/>
              <w:spacing w:val="13"/>
            </w:rPr>
          </w:rPrChange>
        </w:rPr>
        <w:t xml:space="preserve"> </w:t>
      </w:r>
      <w:r w:rsidR="00A96A35" w:rsidRPr="0027638C">
        <w:rPr>
          <w:sz w:val="24"/>
          <w:rPrChange w16du:dateUtc="2026-07-07T18:18:00Z" w:author="Author" w:date="2026-07-07T20:18:00Z" w:id="14391">
            <w:rPr>
              <w:rFonts w:ascii="Times New Roman"/>
              <w:color w:val="000000"/>
            </w:rPr>
          </w:rPrChange>
        </w:rPr>
        <w:t>elit</w:t>
      </w:r>
      <w:r w:rsidR="00A96A35" w:rsidRPr="0027638C">
        <w:rPr>
          <w:sz w:val="24"/>
          <w:rPrChange w16du:dateUtc="2026-07-07T18:18:00Z" w:author="Author" w:date="2026-07-07T20:18:00Z" w:id="14392">
            <w:rPr>
              <w:rFonts w:ascii="Times New Roman"/>
              <w:color w:val="000000"/>
              <w:spacing w:val="13"/>
            </w:rPr>
          </w:rPrChange>
        </w:rPr>
        <w:t xml:space="preserve"> </w:t>
      </w:r>
      <w:r w:rsidR="00A96A35" w:rsidRPr="0027638C">
        <w:rPr>
          <w:sz w:val="24"/>
          <w:rPrChange w16du:dateUtc="2026-07-07T18:18:00Z" w:author="Author" w:date="2026-07-07T20:18:00Z" w:id="14393">
            <w:rPr>
              <w:rFonts w:ascii="Times New Roman" w:hAnsi="Times New Roman"/>
              <w:color w:val="000000"/>
              <w:spacing w:val="6"/>
            </w:rPr>
          </w:rPrChange>
        </w:rPr>
        <w:t>“</w:t>
      </w:r>
      <w:r w:rsidR="00A96A35" w:rsidRPr="0027638C">
        <w:rPr>
          <w:b/>
          <w:sz w:val="24"/>
          <w:rPrChange w16du:dateUtc="2026-07-07T18:18:00Z" w:author="Author" w:date="2026-07-07T20:18:00Z" w:id="14394">
            <w:rPr>
              <w:rFonts w:ascii="Times New Roman" w:hAnsi="Times New Roman"/>
              <w:color w:val="000000"/>
              <w:spacing w:val="6"/>
            </w:rPr>
          </w:rPrChange>
        </w:rPr>
        <w:t>Sed</w:t>
      </w:r>
      <w:r w:rsidR="00A96A35" w:rsidRPr="0027638C">
        <w:rPr>
          <w:b/>
          <w:sz w:val="24"/>
          <w:rPrChange w16du:dateUtc="2026-07-07T18:18:00Z" w:author="Author" w:date="2026-07-07T20:18:00Z" w:id="14395">
            <w:rPr>
              <w:rFonts w:ascii="Times New Roman"/>
              <w:color w:val="000000"/>
              <w:spacing w:val="8"/>
            </w:rPr>
          </w:rPrChange>
        </w:rPr>
        <w:t xml:space="preserve"> </w:t>
      </w:r>
      <w:r w:rsidR="00A96A35" w:rsidRPr="0027638C">
        <w:rPr>
          <w:b/>
          <w:sz w:val="24"/>
          <w:rPrChange w16du:dateUtc="2026-07-07T18:18:00Z" w:author="Author" w:date="2026-07-07T20:18:00Z" w:id="14396">
            <w:rPr>
              <w:rFonts w:ascii="Times New Roman" w:hAnsi="Times New Roman"/>
              <w:color w:val="000000"/>
              <w:spacing w:val="12"/>
            </w:rPr>
          </w:rPrChange>
        </w:rPr>
        <w:t>Do</w:t>
      </w:r>
      <w:r w:rsidR="00A96A35" w:rsidRPr="0027638C">
        <w:rPr>
          <w:sz w:val="24"/>
          <w:rPrChange w16du:dateUtc="2026-07-07T18:18:00Z" w:author="Author" w:date="2026-07-07T20:18:00Z" w:id="14397">
            <w:rPr>
              <w:rFonts w:ascii="Times New Roman" w:hAnsi="Times New Roman"/>
              <w:color w:val="000000"/>
              <w:spacing w:val="12"/>
            </w:rPr>
          </w:rPrChange>
        </w:rPr>
        <w:t>”</w:t>
      </w:r>
      <w:r w:rsidR="00A96A35" w:rsidRPr="0027638C">
        <w:rPr>
          <w:sz w:val="24"/>
          <w:rPrChange w16du:dateUtc="2026-07-07T18:18:00Z" w:author="Author" w:date="2026-07-07T20:18:00Z" w:id="14398">
            <w:rPr>
              <w:rFonts w:ascii="Times New Roman"/>
              <w:color w:val="000000"/>
              <w:spacing w:val="1"/>
            </w:rPr>
          </w:rPrChange>
        </w:rPr>
        <w:t xml:space="preserve"> </w:t>
      </w:r>
      <w:r w:rsidR="00A96A35" w:rsidRPr="0027638C">
        <w:rPr>
          <w:sz w:val="24"/>
          <w:rPrChange w16du:dateUtc="2026-07-07T18:18:00Z" w:author="Author" w:date="2026-07-07T20:18:00Z" w:id="14399">
            <w:rPr>
              <w:rFonts w:ascii="Times New Roman"/>
              <w:color w:val="000000"/>
            </w:rPr>
          </w:rPrChange>
        </w:rPr>
        <w:t>eiusmod</w:t>
      </w:r>
      <w:r w:rsidR="00A96A35" w:rsidRPr="0027638C">
        <w:rPr>
          <w:sz w:val="24"/>
          <w:rPrChange w16du:dateUtc="2026-07-07T18:18:00Z" w:author="Author" w:date="2026-07-07T20:18:00Z" w:id="14400">
            <w:rPr>
              <w:rFonts w:ascii="Times New Roman"/>
              <w:color w:val="000000"/>
              <w:spacing w:val="13"/>
            </w:rPr>
          </w:rPrChange>
        </w:rPr>
        <w:t xml:space="preserve"> </w:t>
      </w:r>
      <w:r w:rsidR="00A96A35" w:rsidRPr="0027638C">
        <w:rPr>
          <w:sz w:val="24"/>
          <w:rPrChange w16du:dateUtc="2026-07-07T18:18:00Z" w:author="Author" w:date="2026-07-07T20:18:00Z" w:id="14401">
            <w:rPr>
              <w:rFonts w:ascii="Times New Roman"/>
              <w:color w:val="000000"/>
            </w:rPr>
          </w:rPrChange>
        </w:rPr>
        <w:t>tempor</w:t>
      </w:r>
      <w:r w:rsidR="00A96A35" w:rsidRPr="0027638C">
        <w:rPr>
          <w:sz w:val="24"/>
          <w:rPrChange w16du:dateUtc="2026-07-07T18:18:00Z" w:author="Author" w:date="2026-07-07T20:18:00Z" w:id="14402">
            <w:rPr>
              <w:rFonts w:ascii="Times New Roman"/>
              <w:color w:val="000000"/>
              <w:spacing w:val="13"/>
            </w:rPr>
          </w:rPrChange>
        </w:rPr>
        <w:t xml:space="preserve"> </w:t>
      </w:r>
      <w:r w:rsidR="00A96A35" w:rsidRPr="0027638C">
        <w:rPr>
          <w:sz w:val="24"/>
          <w:rPrChange w16du:dateUtc="2026-07-07T18:18:00Z" w:author="Author" w:date="2026-07-07T20:18:00Z" w:id="14403">
            <w:rPr>
              <w:rFonts w:ascii="Times New Roman"/>
              <w:color w:val="000000"/>
            </w:rPr>
          </w:rPrChange>
        </w:rPr>
        <w:t>incididunt</w:t>
      </w:r>
      <w:r w:rsidR="00A96A35" w:rsidRPr="0027638C">
        <w:rPr>
          <w:sz w:val="24"/>
          <w:rPrChange w16du:dateUtc="2026-07-07T18:18:00Z" w:author="Author" w:date="2026-07-07T20:18:00Z" w:id="14404">
            <w:rPr>
              <w:rFonts w:ascii="Times New Roman"/>
              <w:color w:val="000000"/>
              <w:spacing w:val="13"/>
            </w:rPr>
          </w:rPrChange>
        </w:rPr>
        <w:t xml:space="preserve"> </w:t>
      </w:r>
      <w:r w:rsidR="00A96A35" w:rsidRPr="0027638C">
        <w:rPr>
          <w:sz w:val="24"/>
          <w:rPrChange w16du:dateUtc="2026-07-07T18:18:00Z" w:author="Author" w:date="2026-07-07T20:18:00Z" w:id="14405">
            <w:rPr>
              <w:rFonts w:ascii="Times New Roman"/>
              <w:color w:val="000000"/>
            </w:rPr>
          </w:rPrChange>
        </w:rPr>
        <w:t>ut</w:t>
      </w:r>
      <w:r w:rsidR="00A96A35" w:rsidRPr="0027638C">
        <w:rPr>
          <w:sz w:val="24"/>
          <w:rPrChange w16du:dateUtc="2026-07-07T18:18:00Z" w:author="Author" w:date="2026-07-07T20:18:00Z" w:id="14406">
            <w:rPr>
              <w:rFonts w:ascii="Times New Roman"/>
              <w:color w:val="000000"/>
              <w:spacing w:val="13"/>
            </w:rPr>
          </w:rPrChange>
        </w:rPr>
        <w:t xml:space="preserve"> </w:t>
      </w:r>
      <w:r w:rsidR="00A96A35" w:rsidRPr="0027638C">
        <w:rPr>
          <w:sz w:val="24"/>
          <w:rPrChange w16du:dateUtc="2026-07-07T18:18:00Z" w:author="Author" w:date="2026-07-07T20:18:00Z" w:id="14407">
            <w:rPr>
              <w:rFonts w:ascii="Times New Roman" w:hAnsi="Times New Roman"/>
              <w:color w:val="000000"/>
            </w:rPr>
          </w:rPrChange>
        </w:rPr>
        <w:t>Labore</w:t>
      </w:r>
      <w:del w16du:dateUtc="2026-07-07T18:18:00Z" w:author="Author" w:date="2026-07-07T20:18:00Z" w:id="14408">
        <w:r>
          <w:rPr>
            <w:color w:val="000000"/>
          </w:rPr>
          <w:cr/>
        </w:r>
      </w:del>
      <w:r w:rsidR="00A96A35" w:rsidRPr="0027638C">
        <w:rPr>
          <w:sz w:val="24"/>
          <w:rPrChange w16du:dateUtc="2026-07-07T18:18:00Z" w:author="Author" w:date="2026-07-07T20:18:00Z" w:id="14409">
            <w:rPr>
              <w:rFonts w:ascii="Times New Roman"/>
              <w:color w:val="000000"/>
              <w:spacing w:val="665"/>
            </w:rPr>
          </w:rPrChange>
        </w:rPr>
        <w:t xml:space="preserve"> </w:t>
      </w:r>
      <w:r w:rsidR="00A96A35" w:rsidRPr="0027638C">
        <w:rPr>
          <w:sz w:val="24"/>
          <w:rPrChange w16du:dateUtc="2026-07-07T18:18:00Z" w:author="Author" w:date="2026-07-07T20:18:00Z" w:id="14410">
            <w:rPr>
              <w:rFonts w:ascii="Times New Roman"/>
              <w:color w:val="000000"/>
            </w:rPr>
          </w:rPrChange>
        </w:rPr>
        <w:t xml:space="preserve">Et, dolore </w:t>
      </w:r>
      <w:r w:rsidR="00A96A35" w:rsidRPr="0027638C">
        <w:rPr>
          <w:sz w:val="24"/>
          <w:rPrChange w16du:dateUtc="2026-07-07T18:18:00Z" w:author="Author" w:date="2026-07-07T20:18:00Z" w:id="14411">
            <w:rPr>
              <w:rFonts w:ascii="Times New Roman" w:hAnsi="Times New Roman"/>
              <w:color w:val="000000"/>
              <w:spacing w:val="7"/>
            </w:rPr>
          </w:rPrChange>
        </w:rPr>
        <w:t>“</w:t>
      </w:r>
      <w:r w:rsidR="00A96A35" w:rsidRPr="0027638C">
        <w:rPr>
          <w:b/>
          <w:sz w:val="24"/>
          <w:rPrChange w16du:dateUtc="2026-07-07T18:18:00Z" w:author="Author" w:date="2026-07-07T20:18:00Z" w:id="14412">
            <w:rPr>
              <w:rFonts w:ascii="Times New Roman" w:hAnsi="Times New Roman"/>
              <w:color w:val="000000"/>
              <w:spacing w:val="7"/>
            </w:rPr>
          </w:rPrChange>
        </w:rPr>
        <w:t>Magna</w:t>
      </w:r>
      <w:r w:rsidR="00A96A35" w:rsidRPr="0027638C">
        <w:rPr>
          <w:sz w:val="24"/>
          <w:rPrChange w16du:dateUtc="2026-07-07T18:18:00Z" w:author="Author" w:date="2026-07-07T20:18:00Z" w:id="14413">
            <w:rPr>
              <w:rFonts w:ascii="Times New Roman" w:hAnsi="Times New Roman"/>
              <w:color w:val="000000"/>
              <w:spacing w:val="7"/>
            </w:rPr>
          </w:rPrChange>
        </w:rPr>
        <w:t>”).</w:t>
      </w:r>
      <w:bookmarkEnd w:id="14236"/>
    </w:p>
    <w:p w14:paraId="584D91F0" w14:textId="77777777" w:rsidR="009609E8" w:rsidRDefault="00000000" w:rsidRPr="0027638C">
      <w:pPr>
        <w:pStyle w:val="ListParagraph"/>
        <w:numPr>
          <w:ilvl w:val="1"/>
          <w:numId w:val="5"/>
        </w:numPr>
        <w:tabs>
          <w:tab w:pos="1438" w:val="left"/>
          <w:tab w:pos="1440" w:val="left"/>
        </w:tabs>
        <w:spacing w:before="239"/>
        <w:ind w:right="354"/>
        <w:rPr>
          <w:sz w:val="24"/>
          <w:rPrChange w16du:dateUtc="2026-07-07T18:18:00Z" w:author="Author" w:date="2026-07-07T20:18:00Z" w:id="14414">
            <w:rPr>
              <w:rFonts w:ascii="Times New Roman"/>
              <w:color w:val="000000"/>
            </w:rPr>
          </w:rPrChange>
        </w:rPr>
        <w:pPrChange w16du:dateUtc="2026-07-07T18:18:00Z" w:author="Author" w:date="2026-07-07T20:18:00Z" w:id="14415">
          <w:pPr>
            <w:spacing w:after="0" w:before="241" w:line="253" w:lineRule="exact"/>
            <w:ind w:left="720"/>
            <w:jc w:val="left"/>
          </w:pPr>
        </w:pPrChange>
      </w:pPr>
      <w:bookmarkStart w:id="14416" w:name="_Ref215486859"/>
      <w:del w16du:dateUtc="2026-07-07T18:18:00Z" w:author="Author" w:date="2026-07-07T20:18:00Z" w:id="14417">
        <w:r>
          <w:rPr>
            <w:color w:val="000000"/>
          </w:rPr>
          <w:delText>(b)</w:delText>
        </w:r>
        <w:r>
          <w:rPr>
            <w:color w:val="000000"/>
            <w:spacing w:val="409"/>
          </w:rPr>
          <w:delText xml:space="preserve"> </w:delText>
        </w:r>
      </w:del>
      <w:r w:rsidR="00A96A35" w:rsidRPr="0027638C">
        <w:rPr>
          <w:sz w:val="24"/>
          <w:u w:val="single"/>
          <w:rPrChange w16du:dateUtc="2026-07-07T18:18:00Z" w:author="Author" w:date="2026-07-07T20:18:00Z" w:id="14418">
            <w:rPr>
              <w:rFonts w:ascii="Times New Roman"/>
              <w:color w:val="000000"/>
              <w:u w:val="single"/>
            </w:rPr>
          </w:rPrChange>
        </w:rPr>
        <w:t>Aliqua</w:t>
      </w:r>
      <w:r w:rsidR="00A96A35" w:rsidRPr="0027638C">
        <w:rPr>
          <w:spacing w:val="-14"/>
          <w:sz w:val="24"/>
          <w:u w:val="single"/>
          <w:rPrChange w16du:dateUtc="2026-07-07T18:18:00Z" w:author="Author" w:date="2026-07-07T20:18:00Z" w:id="14419">
            <w:rPr>
              <w:rFonts w:ascii="Times New Roman"/>
              <w:color w:val="000000"/>
              <w:spacing w:val="-11"/>
              <w:u w:val="single"/>
            </w:rPr>
          </w:rPrChange>
        </w:rPr>
        <w:t xml:space="preserve"> </w:t>
      </w:r>
      <w:r w:rsidR="00A96A35" w:rsidRPr="0027638C">
        <w:rPr>
          <w:sz w:val="24"/>
          <w:u w:val="single"/>
          <w:rPrChange w16du:dateUtc="2026-07-07T18:18:00Z" w:author="Author" w:date="2026-07-07T20:18:00Z" w:id="14420">
            <w:rPr>
              <w:rFonts w:ascii="Times New Roman"/>
              <w:color w:val="000000"/>
              <w:u w:val="single"/>
            </w:rPr>
          </w:rPrChange>
        </w:rPr>
        <w:t>lorem</w:t>
      </w:r>
      <w:r w:rsidR="00A96A35" w:rsidRPr="0027638C">
        <w:rPr>
          <w:spacing w:val="-14"/>
          <w:sz w:val="24"/>
          <w:u w:val="single"/>
          <w:rPrChange w16du:dateUtc="2026-07-07T18:18:00Z" w:author="Author" w:date="2026-07-07T20:18:00Z" w:id="14421">
            <w:rPr>
              <w:rFonts w:ascii="Times New Roman"/>
              <w:color w:val="000000"/>
              <w:spacing w:val="-11"/>
              <w:u w:val="single"/>
            </w:rPr>
          </w:rPrChange>
        </w:rPr>
        <w:t xml:space="preserve"> </w:t>
      </w:r>
      <w:r w:rsidR="00A96A35" w:rsidRPr="0027638C">
        <w:rPr>
          <w:sz w:val="24"/>
          <w:u w:val="single"/>
          <w:rPrChange w16du:dateUtc="2026-07-07T18:18:00Z" w:author="Author" w:date="2026-07-07T20:18:00Z" w:id="14422">
            <w:rPr>
              <w:rFonts w:ascii="Times New Roman"/>
              <w:color w:val="000000"/>
              <w:u w:val="single"/>
            </w:rPr>
          </w:rPrChange>
        </w:rPr>
        <w:t>Ipsum</w:t>
      </w:r>
      <w:r w:rsidR="00A96A35" w:rsidRPr="0027638C">
        <w:rPr>
          <w:sz w:val="24"/>
          <w:rPrChange w16du:dateUtc="2026-07-07T18:18:00Z" w:author="Author" w:date="2026-07-07T20:18:00Z" w:id="14423">
            <w:rPr>
              <w:rFonts w:ascii="Times New Roman"/>
              <w:color w:val="000000"/>
            </w:rPr>
          </w:rPrChange>
        </w:rPr>
        <w:t>.</w:t>
      </w:r>
      <w:r w:rsidR="00A96A35" w:rsidRPr="0027638C">
        <w:rPr>
          <w:spacing w:val="-13"/>
          <w:sz w:val="24"/>
          <w:rPrChange w16du:dateUtc="2026-07-07T18:18:00Z" w:author="Author" w:date="2026-07-07T20:18:00Z" w:id="14424">
            <w:rPr>
              <w:rFonts w:ascii="Times New Roman"/>
              <w:color w:val="000000"/>
              <w:spacing w:val="-11"/>
            </w:rPr>
          </w:rPrChange>
        </w:rPr>
        <w:t xml:space="preserve"> </w:t>
      </w:r>
      <w:r w:rsidR="00A96A35" w:rsidRPr="0027638C">
        <w:rPr>
          <w:sz w:val="24"/>
          <w:rPrChange w16du:dateUtc="2026-07-07T18:18:00Z" w:author="Author" w:date="2026-07-07T20:18:00Z" w:id="14425">
            <w:rPr>
              <w:rFonts w:ascii="Times New Roman"/>
              <w:color w:val="000000"/>
            </w:rPr>
          </w:rPrChange>
        </w:rPr>
        <w:t>Dolor</w:t>
      </w:r>
      <w:r w:rsidR="00A96A35" w:rsidRPr="0027638C">
        <w:rPr>
          <w:spacing w:val="-13"/>
          <w:sz w:val="24"/>
          <w:rPrChange w16du:dateUtc="2026-07-07T18:18:00Z" w:author="Author" w:date="2026-07-07T20:18:00Z" w:id="14426">
            <w:rPr>
              <w:rFonts w:ascii="Times New Roman"/>
              <w:color w:val="000000"/>
              <w:spacing w:val="-11"/>
            </w:rPr>
          </w:rPrChange>
        </w:rPr>
        <w:t xml:space="preserve"> </w:t>
      </w:r>
      <w:r w:rsidR="00A96A35" w:rsidRPr="0027638C">
        <w:rPr>
          <w:sz w:val="24"/>
          <w:rPrChange w16du:dateUtc="2026-07-07T18:18:00Z" w:author="Author" w:date="2026-07-07T20:18:00Z" w:id="14427">
            <w:rPr>
              <w:rFonts w:ascii="Times New Roman"/>
              <w:color w:val="000000"/>
            </w:rPr>
          </w:rPrChange>
        </w:rPr>
        <w:t>Sit</w:t>
      </w:r>
      <w:r w:rsidR="00A96A35" w:rsidRPr="0027638C">
        <w:rPr>
          <w:spacing w:val="-14"/>
          <w:sz w:val="24"/>
          <w:rPrChange w16du:dateUtc="2026-07-07T18:18:00Z" w:author="Author" w:date="2026-07-07T20:18:00Z" w:id="14428">
            <w:rPr>
              <w:rFonts w:ascii="Times New Roman"/>
              <w:color w:val="000000"/>
              <w:spacing w:val="-11"/>
            </w:rPr>
          </w:rPrChange>
        </w:rPr>
        <w:t xml:space="preserve"> </w:t>
      </w:r>
      <w:r w:rsidR="00A96A35" w:rsidRPr="0027638C">
        <w:rPr>
          <w:sz w:val="24"/>
          <w:rPrChange w16du:dateUtc="2026-07-07T18:18:00Z" w:author="Author" w:date="2026-07-07T20:18:00Z" w:id="14429">
            <w:rPr>
              <w:rFonts w:ascii="Times New Roman"/>
              <w:color w:val="000000"/>
            </w:rPr>
          </w:rPrChange>
        </w:rPr>
        <w:t>amet</w:t>
      </w:r>
      <w:r w:rsidR="00A96A35" w:rsidRPr="0027638C">
        <w:rPr>
          <w:spacing w:val="-13"/>
          <w:sz w:val="24"/>
          <w:rPrChange w16du:dateUtc="2026-07-07T18:18:00Z" w:author="Author" w:date="2026-07-07T20:18:00Z" w:id="14430">
            <w:rPr>
              <w:rFonts w:ascii="Times New Roman"/>
              <w:color w:val="000000"/>
              <w:spacing w:val="-11"/>
            </w:rPr>
          </w:rPrChange>
        </w:rPr>
        <w:t xml:space="preserve"> </w:t>
      </w:r>
      <w:r w:rsidR="00A96A35" w:rsidRPr="0027638C">
        <w:rPr>
          <w:sz w:val="24"/>
          <w:rPrChange w16du:dateUtc="2026-07-07T18:18:00Z" w:author="Author" w:date="2026-07-07T20:18:00Z" w:id="14431">
            <w:rPr>
              <w:rFonts w:ascii="Times New Roman"/>
              <w:color w:val="000000"/>
            </w:rPr>
          </w:rPrChange>
        </w:rPr>
        <w:t>consectetur</w:t>
      </w:r>
      <w:r w:rsidR="00A96A35" w:rsidRPr="0027638C">
        <w:rPr>
          <w:spacing w:val="-14"/>
          <w:sz w:val="24"/>
          <w:rPrChange w16du:dateUtc="2026-07-07T18:18:00Z" w:author="Author" w:date="2026-07-07T20:18:00Z" w:id="14432">
            <w:rPr>
              <w:rFonts w:ascii="Times New Roman"/>
              <w:color w:val="000000"/>
              <w:spacing w:val="-11"/>
            </w:rPr>
          </w:rPrChange>
        </w:rPr>
        <w:t xml:space="preserve"> </w:t>
      </w:r>
      <w:r w:rsidR="00A96A35" w:rsidRPr="0027638C">
        <w:rPr>
          <w:sz w:val="24"/>
          <w:rPrChange w16du:dateUtc="2026-07-07T18:18:00Z" w:author="Author" w:date="2026-07-07T20:18:00Z" w:id="14433">
            <w:rPr>
              <w:rFonts w:ascii="Times New Roman"/>
              <w:color w:val="000000"/>
            </w:rPr>
          </w:rPrChange>
        </w:rPr>
        <w:t>adipiscing</w:t>
      </w:r>
      <w:r w:rsidR="00A96A35" w:rsidRPr="0027638C">
        <w:rPr>
          <w:spacing w:val="-13"/>
          <w:sz w:val="24"/>
          <w:rPrChange w16du:dateUtc="2026-07-07T18:18:00Z" w:author="Author" w:date="2026-07-07T20:18:00Z" w:id="14434">
            <w:rPr>
              <w:rFonts w:ascii="Times New Roman"/>
              <w:color w:val="000000"/>
              <w:spacing w:val="-11"/>
            </w:rPr>
          </w:rPrChange>
        </w:rPr>
        <w:t xml:space="preserve"> </w:t>
      </w:r>
      <w:r w:rsidR="00A96A35" w:rsidRPr="0027638C">
        <w:rPr>
          <w:sz w:val="24"/>
          <w:rPrChange w16du:dateUtc="2026-07-07T18:18:00Z" w:author="Author" w:date="2026-07-07T20:18:00Z" w:id="14435">
            <w:rPr>
              <w:rFonts w:ascii="Times New Roman"/>
              <w:color w:val="000000"/>
            </w:rPr>
          </w:rPrChange>
        </w:rPr>
        <w:t>Elit,</w:t>
      </w:r>
      <w:r w:rsidR="00A96A35" w:rsidRPr="0027638C">
        <w:rPr>
          <w:spacing w:val="-13"/>
          <w:sz w:val="24"/>
          <w:rPrChange w16du:dateUtc="2026-07-07T18:18:00Z" w:author="Author" w:date="2026-07-07T20:18:00Z" w:id="14436">
            <w:rPr>
              <w:rFonts w:ascii="Times New Roman"/>
              <w:color w:val="000000"/>
              <w:spacing w:val="-11"/>
            </w:rPr>
          </w:rPrChange>
        </w:rPr>
        <w:t xml:space="preserve"> </w:t>
      </w:r>
      <w:r w:rsidR="00A96A35" w:rsidRPr="0027638C">
        <w:rPr>
          <w:sz w:val="24"/>
          <w:rPrChange w16du:dateUtc="2026-07-07T18:18:00Z" w:author="Author" w:date="2026-07-07T20:18:00Z" w:id="14437">
            <w:rPr>
              <w:rFonts w:ascii="Times New Roman"/>
              <w:color w:val="000000"/>
            </w:rPr>
          </w:rPrChange>
        </w:rPr>
        <w:t>sed</w:t>
      </w:r>
      <w:r w:rsidR="00A96A35" w:rsidRPr="0027638C">
        <w:rPr>
          <w:spacing w:val="-14"/>
          <w:sz w:val="24"/>
          <w:rPrChange w16du:dateUtc="2026-07-07T18:18:00Z" w:author="Author" w:date="2026-07-07T20:18:00Z" w:id="14438">
            <w:rPr>
              <w:rFonts w:ascii="Times New Roman"/>
              <w:color w:val="000000"/>
              <w:spacing w:val="-11"/>
            </w:rPr>
          </w:rPrChange>
        </w:rPr>
        <w:t xml:space="preserve"> </w:t>
      </w:r>
      <w:r w:rsidR="00A96A35" w:rsidRPr="0027638C">
        <w:rPr>
          <w:sz w:val="24"/>
          <w:rPrChange w16du:dateUtc="2026-07-07T18:18:00Z" w:author="Author" w:date="2026-07-07T20:18:00Z" w:id="14439">
            <w:rPr>
              <w:rFonts w:ascii="Times New Roman"/>
              <w:color w:val="000000"/>
            </w:rPr>
          </w:rPrChange>
        </w:rPr>
        <w:t>Do</w:t>
      </w:r>
      <w:r w:rsidR="00A96A35" w:rsidRPr="0027638C">
        <w:rPr>
          <w:spacing w:val="-13"/>
          <w:sz w:val="24"/>
          <w:rPrChange w16du:dateUtc="2026-07-07T18:18:00Z" w:author="Author" w:date="2026-07-07T20:18:00Z" w:id="14440">
            <w:rPr>
              <w:rFonts w:ascii="Times New Roman"/>
              <w:color w:val="000000"/>
              <w:spacing w:val="-11"/>
            </w:rPr>
          </w:rPrChange>
        </w:rPr>
        <w:t xml:space="preserve"> </w:t>
      </w:r>
      <w:r w:rsidR="00A96A35" w:rsidRPr="0027638C">
        <w:rPr>
          <w:sz w:val="24"/>
          <w:rPrChange w16du:dateUtc="2026-07-07T18:18:00Z" w:author="Author" w:date="2026-07-07T20:18:00Z" w:id="14441">
            <w:rPr>
              <w:rFonts w:ascii="Times New Roman"/>
              <w:color w:val="000000"/>
            </w:rPr>
          </w:rPrChange>
        </w:rPr>
        <w:t>eiusmod</w:t>
      </w:r>
      <w:r w:rsidR="00A96A35" w:rsidRPr="0027638C">
        <w:rPr>
          <w:spacing w:val="-13"/>
          <w:sz w:val="24"/>
          <w:rPrChange w16du:dateUtc="2026-07-07T18:18:00Z" w:author="Author" w:date="2026-07-07T20:18:00Z" w:id="14442">
            <w:rPr>
              <w:rFonts w:ascii="Times New Roman"/>
              <w:color w:val="000000"/>
              <w:spacing w:val="-11"/>
            </w:rPr>
          </w:rPrChange>
        </w:rPr>
        <w:t xml:space="preserve"> </w:t>
      </w:r>
      <w:r w:rsidR="00A96A35" w:rsidRPr="0027638C">
        <w:rPr>
          <w:sz w:val="24"/>
          <w:rPrChange w16du:dateUtc="2026-07-07T18:18:00Z" w:author="Author" w:date="2026-07-07T20:18:00Z" w:id="14443">
            <w:rPr>
              <w:rFonts w:ascii="Times New Roman"/>
              <w:color w:val="000000"/>
            </w:rPr>
          </w:rPrChange>
        </w:rPr>
        <w:t>tempor</w:t>
      </w:r>
      <w:r w:rsidR="00A96A35" w:rsidRPr="0027638C">
        <w:rPr>
          <w:spacing w:val="-14"/>
          <w:sz w:val="24"/>
          <w:rPrChange w16du:dateUtc="2026-07-07T18:18:00Z" w:author="Author" w:date="2026-07-07T20:18:00Z" w:id="14444">
            <w:rPr>
              <w:rFonts w:ascii="Times New Roman"/>
              <w:color w:val="000000"/>
              <w:spacing w:val="-11"/>
            </w:rPr>
          </w:rPrChange>
        </w:rPr>
        <w:t xml:space="preserve"> </w:t>
      </w:r>
      <w:r w:rsidR="00A96A35" w:rsidRPr="0027638C">
        <w:rPr>
          <w:sz w:val="24"/>
          <w:rPrChange w16du:dateUtc="2026-07-07T18:18:00Z" w:author="Author" w:date="2026-07-07T20:18:00Z" w:id="14445">
            <w:rPr>
              <w:rFonts w:ascii="Times New Roman" w:hAnsi="Times New Roman"/>
              <w:color w:val="000000"/>
            </w:rPr>
          </w:rPrChange>
        </w:rPr>
        <w:t>incididunt</w:t>
      </w:r>
      <w:del w16du:dateUtc="2026-07-07T18:18:00Z" w:author="Author" w:date="2026-07-07T20:18:00Z" w:id="14446">
        <w:r>
          <w:rPr>
            <w:color w:val="000000"/>
          </w:rPr>
          <w:cr/>
        </w:r>
      </w:del>
      <w:r w:rsidR="00A96A35" w:rsidRPr="0027638C">
        <w:rPr>
          <w:sz w:val="24"/>
          <w:rPrChange w16du:dateUtc="2026-07-07T18:18:00Z" w:author="Author" w:date="2026-07-07T20:18:00Z" w:id="14447">
            <w:rPr>
              <w:rFonts w:ascii="Times New Roman"/>
              <w:color w:val="000000"/>
              <w:spacing w:val="665"/>
            </w:rPr>
          </w:rPrChange>
        </w:rPr>
        <w:t xml:space="preserve"> </w:t>
      </w:r>
      <w:r w:rsidR="00A96A35" w:rsidRPr="0027638C">
        <w:rPr>
          <w:sz w:val="24"/>
          <w:rPrChange w16du:dateUtc="2026-07-07T18:18:00Z" w:author="Author" w:date="2026-07-07T20:18:00Z" w:id="14448">
            <w:rPr>
              <w:rFonts w:ascii="Times New Roman"/>
              <w:color w:val="000000"/>
            </w:rPr>
          </w:rPrChange>
        </w:rPr>
        <w:t>ut</w:t>
      </w:r>
      <w:r w:rsidR="00A96A35" w:rsidRPr="0027638C">
        <w:rPr>
          <w:sz w:val="24"/>
          <w:rPrChange w16du:dateUtc="2026-07-07T18:18:00Z" w:author="Author" w:date="2026-07-07T20:18:00Z" w:id="14449">
            <w:rPr>
              <w:rFonts w:ascii="Times New Roman"/>
              <w:color w:val="000000"/>
              <w:spacing w:val="27"/>
            </w:rPr>
          </w:rPrChange>
        </w:rPr>
        <w:t xml:space="preserve"> </w:t>
      </w:r>
      <w:r w:rsidR="00A96A35" w:rsidRPr="0027638C">
        <w:rPr>
          <w:sz w:val="24"/>
          <w:rPrChange w16du:dateUtc="2026-07-07T18:18:00Z" w:author="Author" w:date="2026-07-07T20:18:00Z" w:id="14450">
            <w:rPr>
              <w:rFonts w:ascii="Times New Roman"/>
              <w:color w:val="000000"/>
            </w:rPr>
          </w:rPrChange>
        </w:rPr>
        <w:t>labore,</w:t>
      </w:r>
      <w:r w:rsidR="00A96A35" w:rsidRPr="0027638C">
        <w:rPr>
          <w:sz w:val="24"/>
          <w:rPrChange w16du:dateUtc="2026-07-07T18:18:00Z" w:author="Author" w:date="2026-07-07T20:18:00Z" w:id="14451">
            <w:rPr>
              <w:rFonts w:ascii="Times New Roman"/>
              <w:color w:val="000000"/>
              <w:spacing w:val="27"/>
            </w:rPr>
          </w:rPrChange>
        </w:rPr>
        <w:t xml:space="preserve"> </w:t>
      </w:r>
      <w:r w:rsidR="00A96A35" w:rsidRPr="0027638C">
        <w:rPr>
          <w:sz w:val="24"/>
          <w:rPrChange w16du:dateUtc="2026-07-07T18:18:00Z" w:author="Author" w:date="2026-07-07T20:18:00Z" w:id="14452">
            <w:rPr>
              <w:rFonts w:ascii="Times New Roman"/>
              <w:color w:val="000000"/>
            </w:rPr>
          </w:rPrChange>
        </w:rPr>
        <w:t>et</w:t>
      </w:r>
      <w:r w:rsidR="00A96A35" w:rsidRPr="0027638C">
        <w:rPr>
          <w:sz w:val="24"/>
          <w:rPrChange w16du:dateUtc="2026-07-07T18:18:00Z" w:author="Author" w:date="2026-07-07T20:18:00Z" w:id="14453">
            <w:rPr>
              <w:rFonts w:ascii="Times New Roman"/>
              <w:color w:val="000000"/>
              <w:spacing w:val="27"/>
            </w:rPr>
          </w:rPrChange>
        </w:rPr>
        <w:t xml:space="preserve"> </w:t>
      </w:r>
      <w:r w:rsidR="00A96A35" w:rsidRPr="0027638C">
        <w:rPr>
          <w:sz w:val="24"/>
          <w:rPrChange w16du:dateUtc="2026-07-07T18:18:00Z" w:author="Author" w:date="2026-07-07T20:18:00Z" w:id="14454">
            <w:rPr>
              <w:rFonts w:ascii="Times New Roman"/>
              <w:color w:val="000000"/>
            </w:rPr>
          </w:rPrChange>
        </w:rPr>
        <w:t>dolore,</w:t>
      </w:r>
      <w:r w:rsidR="00A96A35" w:rsidRPr="0027638C">
        <w:rPr>
          <w:sz w:val="24"/>
          <w:rPrChange w16du:dateUtc="2026-07-07T18:18:00Z" w:author="Author" w:date="2026-07-07T20:18:00Z" w:id="14455">
            <w:rPr>
              <w:rFonts w:ascii="Times New Roman"/>
              <w:color w:val="000000"/>
              <w:spacing w:val="27"/>
            </w:rPr>
          </w:rPrChange>
        </w:rPr>
        <w:t xml:space="preserve"> </w:t>
      </w:r>
      <w:r w:rsidR="00A96A35" w:rsidRPr="0027638C">
        <w:rPr>
          <w:sz w:val="24"/>
          <w:rPrChange w16du:dateUtc="2026-07-07T18:18:00Z" w:author="Author" w:date="2026-07-07T20:18:00Z" w:id="14456">
            <w:rPr>
              <w:rFonts w:ascii="Times New Roman"/>
              <w:color w:val="000000"/>
            </w:rPr>
          </w:rPrChange>
        </w:rPr>
        <w:t>magna</w:t>
      </w:r>
      <w:r w:rsidR="00A96A35" w:rsidRPr="0027638C">
        <w:rPr>
          <w:sz w:val="24"/>
          <w:rPrChange w16du:dateUtc="2026-07-07T18:18:00Z" w:author="Author" w:date="2026-07-07T20:18:00Z" w:id="14457">
            <w:rPr>
              <w:rFonts w:ascii="Times New Roman"/>
              <w:color w:val="000000"/>
              <w:spacing w:val="27"/>
            </w:rPr>
          </w:rPrChange>
        </w:rPr>
        <w:t xml:space="preserve"> </w:t>
      </w:r>
      <w:r w:rsidR="00A96A35" w:rsidRPr="0027638C">
        <w:rPr>
          <w:sz w:val="24"/>
          <w:rPrChange w16du:dateUtc="2026-07-07T18:18:00Z" w:author="Author" w:date="2026-07-07T20:18:00Z" w:id="14458">
            <w:rPr>
              <w:rFonts w:ascii="Times New Roman"/>
              <w:color w:val="000000"/>
            </w:rPr>
          </w:rPrChange>
        </w:rPr>
        <w:t>aliqua</w:t>
      </w:r>
      <w:r w:rsidR="00A96A35" w:rsidRPr="0027638C">
        <w:rPr>
          <w:sz w:val="24"/>
          <w:rPrChange w16du:dateUtc="2026-07-07T18:18:00Z" w:author="Author" w:date="2026-07-07T20:18:00Z" w:id="14459">
            <w:rPr>
              <w:rFonts w:ascii="Times New Roman"/>
              <w:color w:val="000000"/>
              <w:spacing w:val="26"/>
            </w:rPr>
          </w:rPrChange>
        </w:rPr>
        <w:t xml:space="preserve"> </w:t>
      </w:r>
      <w:r w:rsidR="00A96A35" w:rsidRPr="0027638C">
        <w:rPr>
          <w:sz w:val="24"/>
          <w:rPrChange w16du:dateUtc="2026-07-07T18:18:00Z" w:author="Author" w:date="2026-07-07T20:18:00Z" w:id="14460">
            <w:rPr>
              <w:rFonts w:ascii="Times New Roman"/>
              <w:color w:val="000000"/>
            </w:rPr>
          </w:rPrChange>
        </w:rPr>
        <w:t>lorem</w:t>
      </w:r>
      <w:r w:rsidR="00A96A35" w:rsidRPr="0027638C">
        <w:rPr>
          <w:sz w:val="24"/>
          <w:rPrChange w16du:dateUtc="2026-07-07T18:18:00Z" w:author="Author" w:date="2026-07-07T20:18:00Z" w:id="14461">
            <w:rPr>
              <w:rFonts w:ascii="Times New Roman"/>
              <w:color w:val="000000"/>
              <w:spacing w:val="26"/>
            </w:rPr>
          </w:rPrChange>
        </w:rPr>
        <w:t xml:space="preserve"> </w:t>
      </w:r>
      <w:r w:rsidR="00A96A35" w:rsidRPr="0027638C">
        <w:rPr>
          <w:sz w:val="24"/>
          <w:rPrChange w16du:dateUtc="2026-07-07T18:18:00Z" w:author="Author" w:date="2026-07-07T20:18:00Z" w:id="14462">
            <w:rPr>
              <w:rFonts w:ascii="Times New Roman"/>
              <w:color w:val="000000"/>
            </w:rPr>
          </w:rPrChange>
        </w:rPr>
        <w:t>ipsum</w:t>
      </w:r>
      <w:r w:rsidR="00A96A35" w:rsidRPr="0027638C">
        <w:rPr>
          <w:sz w:val="24"/>
          <w:rPrChange w16du:dateUtc="2026-07-07T18:18:00Z" w:author="Author" w:date="2026-07-07T20:18:00Z" w:id="14463">
            <w:rPr>
              <w:rFonts w:ascii="Times New Roman"/>
              <w:color w:val="000000"/>
              <w:spacing w:val="26"/>
            </w:rPr>
          </w:rPrChange>
        </w:rPr>
        <w:t xml:space="preserve"> </w:t>
      </w:r>
      <w:r w:rsidR="00A96A35" w:rsidRPr="0027638C">
        <w:rPr>
          <w:sz w:val="24"/>
          <w:rPrChange w16du:dateUtc="2026-07-07T18:18:00Z" w:author="Author" w:date="2026-07-07T20:18:00Z" w:id="14464">
            <w:rPr>
              <w:rFonts w:ascii="Times New Roman"/>
              <w:color w:val="000000"/>
            </w:rPr>
          </w:rPrChange>
        </w:rPr>
        <w:t>dolor</w:t>
      </w:r>
      <w:r w:rsidR="00A96A35" w:rsidRPr="0027638C">
        <w:rPr>
          <w:sz w:val="24"/>
          <w:rPrChange w16du:dateUtc="2026-07-07T18:18:00Z" w:author="Author" w:date="2026-07-07T20:18:00Z" w:id="14465">
            <w:rPr>
              <w:rFonts w:ascii="Times New Roman"/>
              <w:color w:val="000000"/>
              <w:spacing w:val="27"/>
            </w:rPr>
          </w:rPrChange>
        </w:rPr>
        <w:t xml:space="preserve"> </w:t>
      </w:r>
      <w:r w:rsidR="00A96A35" w:rsidRPr="0027638C">
        <w:rPr>
          <w:sz w:val="24"/>
          <w:rPrChange w16du:dateUtc="2026-07-07T18:18:00Z" w:author="Author" w:date="2026-07-07T20:18:00Z" w:id="14466">
            <w:rPr>
              <w:rFonts w:ascii="Times New Roman"/>
              <w:color w:val="000000"/>
            </w:rPr>
          </w:rPrChange>
        </w:rPr>
        <w:t>Sit</w:t>
      </w:r>
      <w:r w:rsidR="00A96A35" w:rsidRPr="0027638C">
        <w:rPr>
          <w:sz w:val="24"/>
          <w:rPrChange w16du:dateUtc="2026-07-07T18:18:00Z" w:author="Author" w:date="2026-07-07T20:18:00Z" w:id="14467">
            <w:rPr>
              <w:rFonts w:ascii="Times New Roman"/>
              <w:color w:val="000000"/>
              <w:spacing w:val="26"/>
            </w:rPr>
          </w:rPrChange>
        </w:rPr>
        <w:t xml:space="preserve"> </w:t>
      </w:r>
      <w:r w:rsidR="00A96A35" w:rsidRPr="0027638C">
        <w:rPr>
          <w:sz w:val="24"/>
          <w:rPrChange w16du:dateUtc="2026-07-07T18:18:00Z" w:author="Author" w:date="2026-07-07T20:18:00Z" w:id="14468">
            <w:rPr>
              <w:rFonts w:ascii="Times New Roman"/>
              <w:color w:val="000000"/>
            </w:rPr>
          </w:rPrChange>
        </w:rPr>
        <w:t>amet</w:t>
      </w:r>
      <w:r w:rsidR="00A96A35" w:rsidRPr="0027638C">
        <w:rPr>
          <w:sz w:val="24"/>
          <w:rPrChange w16du:dateUtc="2026-07-07T18:18:00Z" w:author="Author" w:date="2026-07-07T20:18:00Z" w:id="14469">
            <w:rPr>
              <w:rFonts w:ascii="Times New Roman"/>
              <w:color w:val="000000"/>
              <w:spacing w:val="26"/>
            </w:rPr>
          </w:rPrChange>
        </w:rPr>
        <w:t xml:space="preserve"> </w:t>
      </w:r>
      <w:r w:rsidR="00A96A35" w:rsidRPr="0027638C">
        <w:rPr>
          <w:sz w:val="24"/>
          <w:rPrChange w16du:dateUtc="2026-07-07T18:18:00Z" w:author="Author" w:date="2026-07-07T20:18:00Z" w:id="14470">
            <w:rPr>
              <w:rFonts w:ascii="Times New Roman"/>
              <w:color w:val="000000"/>
            </w:rPr>
          </w:rPrChange>
        </w:rPr>
        <w:t>consectetur</w:t>
      </w:r>
      <w:r w:rsidR="00A96A35" w:rsidRPr="0027638C">
        <w:rPr>
          <w:sz w:val="24"/>
          <w:rPrChange w16du:dateUtc="2026-07-07T18:18:00Z" w:author="Author" w:date="2026-07-07T20:18:00Z" w:id="14471">
            <w:rPr>
              <w:rFonts w:ascii="Times New Roman"/>
              <w:color w:val="000000"/>
              <w:spacing w:val="26"/>
            </w:rPr>
          </w:rPrChange>
        </w:rPr>
        <w:t xml:space="preserve"> </w:t>
      </w:r>
      <w:r w:rsidR="00A96A35" w:rsidRPr="0027638C">
        <w:rPr>
          <w:sz w:val="24"/>
          <w:rPrChange w16du:dateUtc="2026-07-07T18:18:00Z" w:author="Author" w:date="2026-07-07T20:18:00Z" w:id="14472">
            <w:rPr>
              <w:rFonts w:ascii="Times New Roman"/>
              <w:color w:val="000000"/>
            </w:rPr>
          </w:rPrChange>
        </w:rPr>
        <w:t>adipiscing</w:t>
      </w:r>
      <w:r w:rsidR="00A96A35" w:rsidRPr="0027638C">
        <w:rPr>
          <w:sz w:val="24"/>
          <w:rPrChange w16du:dateUtc="2026-07-07T18:18:00Z" w:author="Author" w:date="2026-07-07T20:18:00Z" w:id="14473">
            <w:rPr>
              <w:rFonts w:ascii="Times New Roman"/>
              <w:color w:val="000000"/>
              <w:spacing w:val="27"/>
            </w:rPr>
          </w:rPrChange>
        </w:rPr>
        <w:t xml:space="preserve"> </w:t>
      </w:r>
      <w:r w:rsidR="00A96A35" w:rsidRPr="0027638C">
        <w:rPr>
          <w:sz w:val="24"/>
          <w:rPrChange w16du:dateUtc="2026-07-07T18:18:00Z" w:author="Author" w:date="2026-07-07T20:18:00Z" w:id="14474">
            <w:rPr>
              <w:rFonts w:ascii="Times New Roman"/>
              <w:color w:val="000000"/>
            </w:rPr>
          </w:rPrChange>
        </w:rPr>
        <w:t>elit</w:t>
      </w:r>
      <w:r w:rsidR="00A96A35" w:rsidRPr="0027638C">
        <w:rPr>
          <w:sz w:val="24"/>
          <w:rPrChange w16du:dateUtc="2026-07-07T18:18:00Z" w:author="Author" w:date="2026-07-07T20:18:00Z" w:id="14475">
            <w:rPr>
              <w:rFonts w:ascii="Times New Roman"/>
              <w:color w:val="000000"/>
              <w:spacing w:val="26"/>
            </w:rPr>
          </w:rPrChange>
        </w:rPr>
        <w:t xml:space="preserve"> </w:t>
      </w:r>
      <w:r w:rsidR="00A96A35" w:rsidRPr="0027638C">
        <w:rPr>
          <w:sz w:val="24"/>
          <w:rPrChange w16du:dateUtc="2026-07-07T18:18:00Z" w:author="Author" w:date="2026-07-07T20:18:00Z" w:id="14476">
            <w:rPr>
              <w:rFonts w:ascii="Times New Roman"/>
              <w:color w:val="000000"/>
            </w:rPr>
          </w:rPrChange>
        </w:rPr>
        <w:t>sed</w:t>
      </w:r>
      <w:r w:rsidR="00A96A35" w:rsidRPr="0027638C">
        <w:rPr>
          <w:sz w:val="24"/>
          <w:rPrChange w16du:dateUtc="2026-07-07T18:18:00Z" w:author="Author" w:date="2026-07-07T20:18:00Z" w:id="14477">
            <w:rPr>
              <w:rFonts w:ascii="Times New Roman"/>
              <w:color w:val="000000"/>
              <w:spacing w:val="27"/>
            </w:rPr>
          </w:rPrChange>
        </w:rPr>
        <w:t xml:space="preserve"> </w:t>
      </w:r>
      <w:r w:rsidR="00A96A35" w:rsidRPr="0027638C">
        <w:rPr>
          <w:sz w:val="24"/>
          <w:rPrChange w16du:dateUtc="2026-07-07T18:18:00Z" w:author="Author" w:date="2026-07-07T20:18:00Z" w:id="14478">
            <w:rPr>
              <w:rFonts w:ascii="Times New Roman" w:hAnsi="Times New Roman"/>
              <w:color w:val="000000"/>
            </w:rPr>
          </w:rPrChange>
        </w:rPr>
        <w:t>do</w:t>
      </w:r>
      <w:del w16du:dateUtc="2026-07-07T18:18:00Z" w:author="Author" w:date="2026-07-07T20:18:00Z" w:id="14479">
        <w:r>
          <w:rPr>
            <w:color w:val="000000"/>
          </w:rPr>
          <w:cr/>
        </w:r>
      </w:del>
      <w:r w:rsidR="00A96A35" w:rsidRPr="0027638C">
        <w:rPr>
          <w:sz w:val="24"/>
          <w:rPrChange w16du:dateUtc="2026-07-07T18:18:00Z" w:author="Author" w:date="2026-07-07T20:18:00Z" w:id="14480">
            <w:rPr>
              <w:rFonts w:ascii="Times New Roman"/>
              <w:color w:val="000000"/>
              <w:spacing w:val="665"/>
            </w:rPr>
          </w:rPrChange>
        </w:rPr>
        <w:t xml:space="preserve"> </w:t>
      </w:r>
      <w:r w:rsidR="00A96A35" w:rsidRPr="0027638C">
        <w:rPr>
          <w:sz w:val="24"/>
          <w:rPrChange w16du:dateUtc="2026-07-07T18:18:00Z" w:author="Author" w:date="2026-07-07T20:18:00Z" w:id="14481">
            <w:rPr>
              <w:rFonts w:ascii="Times New Roman"/>
              <w:color w:val="000000"/>
            </w:rPr>
          </w:rPrChange>
        </w:rPr>
        <w:t>eiusmod</w:t>
      </w:r>
      <w:r w:rsidR="00A96A35" w:rsidRPr="0027638C">
        <w:rPr>
          <w:sz w:val="24"/>
          <w:rPrChange w16du:dateUtc="2026-07-07T18:18:00Z" w:author="Author" w:date="2026-07-07T20:18:00Z" w:id="14482">
            <w:rPr>
              <w:rFonts w:ascii="Times New Roman"/>
              <w:color w:val="000000"/>
              <w:spacing w:val="8"/>
            </w:rPr>
          </w:rPrChange>
        </w:rPr>
        <w:t xml:space="preserve"> </w:t>
      </w:r>
      <w:r w:rsidR="00A96A35" w:rsidRPr="0027638C">
        <w:rPr>
          <w:sz w:val="24"/>
          <w:rPrChange w16du:dateUtc="2026-07-07T18:18:00Z" w:author="Author" w:date="2026-07-07T20:18:00Z" w:id="14483">
            <w:rPr>
              <w:rFonts w:ascii="Times New Roman"/>
              <w:color w:val="000000"/>
            </w:rPr>
          </w:rPrChange>
        </w:rPr>
        <w:t>tempor</w:t>
      </w:r>
      <w:r w:rsidR="00A96A35" w:rsidRPr="0027638C">
        <w:rPr>
          <w:sz w:val="24"/>
          <w:rPrChange w16du:dateUtc="2026-07-07T18:18:00Z" w:author="Author" w:date="2026-07-07T20:18:00Z" w:id="14484">
            <w:rPr>
              <w:rFonts w:ascii="Times New Roman"/>
              <w:color w:val="000000"/>
              <w:spacing w:val="8"/>
            </w:rPr>
          </w:rPrChange>
        </w:rPr>
        <w:t xml:space="preserve"> </w:t>
      </w:r>
      <w:r w:rsidR="00A96A35" w:rsidRPr="0027638C">
        <w:rPr>
          <w:sz w:val="24"/>
          <w:rPrChange w16du:dateUtc="2026-07-07T18:18:00Z" w:author="Author" w:date="2026-07-07T20:18:00Z" w:id="14485">
            <w:rPr>
              <w:rFonts w:ascii="Times New Roman"/>
              <w:color w:val="000000"/>
            </w:rPr>
          </w:rPrChange>
        </w:rPr>
        <w:t>incididunt</w:t>
      </w:r>
      <w:r w:rsidR="00A96A35" w:rsidRPr="0027638C">
        <w:rPr>
          <w:sz w:val="24"/>
          <w:rPrChange w16du:dateUtc="2026-07-07T18:18:00Z" w:author="Author" w:date="2026-07-07T20:18:00Z" w:id="14486">
            <w:rPr>
              <w:rFonts w:ascii="Times New Roman"/>
              <w:color w:val="000000"/>
              <w:spacing w:val="8"/>
            </w:rPr>
          </w:rPrChange>
        </w:rPr>
        <w:t xml:space="preserve"> </w:t>
      </w:r>
      <w:r w:rsidR="00A96A35" w:rsidRPr="0027638C">
        <w:rPr>
          <w:sz w:val="24"/>
          <w:rPrChange w16du:dateUtc="2026-07-07T18:18:00Z" w:author="Author" w:date="2026-07-07T20:18:00Z" w:id="14487">
            <w:rPr>
              <w:rFonts w:ascii="Times New Roman"/>
              <w:color w:val="000000"/>
            </w:rPr>
          </w:rPrChange>
        </w:rPr>
        <w:t>ut</w:t>
      </w:r>
      <w:r w:rsidR="00A96A35" w:rsidRPr="0027638C">
        <w:rPr>
          <w:sz w:val="24"/>
          <w:rPrChange w16du:dateUtc="2026-07-07T18:18:00Z" w:author="Author" w:date="2026-07-07T20:18:00Z" w:id="14488">
            <w:rPr>
              <w:rFonts w:ascii="Times New Roman"/>
              <w:color w:val="000000"/>
              <w:spacing w:val="8"/>
            </w:rPr>
          </w:rPrChange>
        </w:rPr>
        <w:t xml:space="preserve"> </w:t>
      </w:r>
      <w:r w:rsidR="00A96A35" w:rsidRPr="0027638C">
        <w:rPr>
          <w:sz w:val="24"/>
          <w:rPrChange w16du:dateUtc="2026-07-07T18:18:00Z" w:author="Author" w:date="2026-07-07T20:18:00Z" w:id="14489">
            <w:rPr>
              <w:rFonts w:ascii="Times New Roman"/>
              <w:color w:val="000000"/>
            </w:rPr>
          </w:rPrChange>
        </w:rPr>
        <w:t>labore</w:t>
      </w:r>
      <w:r w:rsidR="00A96A35" w:rsidRPr="0027638C">
        <w:rPr>
          <w:sz w:val="24"/>
          <w:rPrChange w16du:dateUtc="2026-07-07T18:18:00Z" w:author="Author" w:date="2026-07-07T20:18:00Z" w:id="14490">
            <w:rPr>
              <w:rFonts w:ascii="Times New Roman"/>
              <w:color w:val="000000"/>
              <w:spacing w:val="8"/>
            </w:rPr>
          </w:rPrChange>
        </w:rPr>
        <w:t xml:space="preserve"> </w:t>
      </w:r>
      <w:r w:rsidR="00A96A35" w:rsidRPr="0027638C">
        <w:rPr>
          <w:sz w:val="24"/>
          <w:rPrChange w16du:dateUtc="2026-07-07T18:18:00Z" w:author="Author" w:date="2026-07-07T20:18:00Z" w:id="14491">
            <w:rPr>
              <w:rFonts w:ascii="Times New Roman"/>
              <w:color w:val="000000"/>
            </w:rPr>
          </w:rPrChange>
        </w:rPr>
        <w:t>et</w:t>
      </w:r>
      <w:r w:rsidR="00A96A35" w:rsidRPr="0027638C">
        <w:rPr>
          <w:sz w:val="24"/>
          <w:rPrChange w16du:dateUtc="2026-07-07T18:18:00Z" w:author="Author" w:date="2026-07-07T20:18:00Z" w:id="14492">
            <w:rPr>
              <w:rFonts w:ascii="Times New Roman"/>
              <w:color w:val="000000"/>
              <w:spacing w:val="8"/>
            </w:rPr>
          </w:rPrChange>
        </w:rPr>
        <w:t xml:space="preserve"> </w:t>
      </w:r>
      <w:r w:rsidR="00A96A35" w:rsidRPr="0027638C">
        <w:rPr>
          <w:sz w:val="24"/>
          <w:rPrChange w16du:dateUtc="2026-07-07T18:18:00Z" w:author="Author" w:date="2026-07-07T20:18:00Z" w:id="14493">
            <w:rPr>
              <w:rFonts w:ascii="Times New Roman"/>
              <w:color w:val="000000"/>
            </w:rPr>
          </w:rPrChange>
        </w:rPr>
        <w:t>dolore:</w:t>
      </w:r>
      <w:r w:rsidR="00A96A35" w:rsidRPr="0027638C">
        <w:rPr>
          <w:sz w:val="24"/>
          <w:rPrChange w16du:dateUtc="2026-07-07T18:18:00Z" w:author="Author" w:date="2026-07-07T20:18:00Z" w:id="14494">
            <w:rPr>
              <w:rFonts w:ascii="Times New Roman"/>
              <w:color w:val="000000"/>
              <w:spacing w:val="8"/>
            </w:rPr>
          </w:rPrChange>
        </w:rPr>
        <w:t xml:space="preserve"> </w:t>
      </w:r>
      <w:r w:rsidR="00A96A35" w:rsidRPr="0027638C">
        <w:rPr>
          <w:sz w:val="24"/>
          <w:rPrChange w16du:dateUtc="2026-07-07T18:18:00Z" w:author="Author" w:date="2026-07-07T20:18:00Z" w:id="14495">
            <w:rPr>
              <w:rFonts w:ascii="Times New Roman"/>
              <w:color w:val="000000"/>
            </w:rPr>
          </w:rPrChange>
        </w:rPr>
        <w:t>(magna)</w:t>
      </w:r>
      <w:r w:rsidR="00A96A35" w:rsidRPr="0027638C">
        <w:rPr>
          <w:sz w:val="24"/>
          <w:rPrChange w16du:dateUtc="2026-07-07T18:18:00Z" w:author="Author" w:date="2026-07-07T20:18:00Z" w:id="14496">
            <w:rPr>
              <w:rFonts w:ascii="Times New Roman"/>
              <w:color w:val="000000"/>
              <w:spacing w:val="8"/>
            </w:rPr>
          </w:rPrChange>
        </w:rPr>
        <w:t xml:space="preserve"> </w:t>
      </w:r>
      <w:r w:rsidR="00A96A35" w:rsidRPr="0027638C">
        <w:rPr>
          <w:sz w:val="24"/>
          <w:rPrChange w16du:dateUtc="2026-07-07T18:18:00Z" w:author="Author" w:date="2026-07-07T20:18:00Z" w:id="14497">
            <w:rPr>
              <w:rFonts w:ascii="Times New Roman"/>
              <w:color w:val="000000"/>
            </w:rPr>
          </w:rPrChange>
        </w:rPr>
        <w:t>aliqua</w:t>
      </w:r>
      <w:r w:rsidR="00A96A35" w:rsidRPr="0027638C">
        <w:rPr>
          <w:sz w:val="24"/>
          <w:rPrChange w16du:dateUtc="2026-07-07T18:18:00Z" w:author="Author" w:date="2026-07-07T20:18:00Z" w:id="14498">
            <w:rPr>
              <w:rFonts w:ascii="Times New Roman"/>
              <w:color w:val="000000"/>
              <w:spacing w:val="8"/>
            </w:rPr>
          </w:rPrChange>
        </w:rPr>
        <w:t xml:space="preserve"> </w:t>
      </w:r>
      <w:r w:rsidR="00A96A35" w:rsidRPr="0027638C">
        <w:rPr>
          <w:sz w:val="24"/>
          <w:rPrChange w16du:dateUtc="2026-07-07T18:18:00Z" w:author="Author" w:date="2026-07-07T20:18:00Z" w:id="14499">
            <w:rPr>
              <w:rFonts w:ascii="Times New Roman"/>
              <w:color w:val="000000"/>
            </w:rPr>
          </w:rPrChange>
        </w:rPr>
        <w:t>lorem</w:t>
      </w:r>
      <w:r w:rsidR="00A96A35" w:rsidRPr="0027638C">
        <w:rPr>
          <w:sz w:val="24"/>
          <w:rPrChange w16du:dateUtc="2026-07-07T18:18:00Z" w:author="Author" w:date="2026-07-07T20:18:00Z" w:id="14500">
            <w:rPr>
              <w:rFonts w:ascii="Times New Roman"/>
              <w:color w:val="000000"/>
              <w:spacing w:val="8"/>
            </w:rPr>
          </w:rPrChange>
        </w:rPr>
        <w:t xml:space="preserve"> </w:t>
      </w:r>
      <w:r w:rsidR="00A96A35" w:rsidRPr="0027638C">
        <w:rPr>
          <w:sz w:val="24"/>
          <w:rPrChange w16du:dateUtc="2026-07-07T18:18:00Z" w:author="Author" w:date="2026-07-07T20:18:00Z" w:id="14501">
            <w:rPr>
              <w:rFonts w:ascii="Times New Roman"/>
              <w:color w:val="000000"/>
            </w:rPr>
          </w:rPrChange>
        </w:rPr>
        <w:t>Ipsum</w:t>
      </w:r>
      <w:r w:rsidR="00A96A35" w:rsidRPr="0027638C">
        <w:rPr>
          <w:sz w:val="24"/>
          <w:rPrChange w16du:dateUtc="2026-07-07T18:18:00Z" w:author="Author" w:date="2026-07-07T20:18:00Z" w:id="14502">
            <w:rPr>
              <w:rFonts w:ascii="Times New Roman"/>
              <w:color w:val="000000"/>
              <w:spacing w:val="8"/>
            </w:rPr>
          </w:rPrChange>
        </w:rPr>
        <w:t xml:space="preserve"> </w:t>
      </w:r>
      <w:r w:rsidR="00A96A35" w:rsidRPr="0027638C">
        <w:rPr>
          <w:sz w:val="24"/>
          <w:rPrChange w16du:dateUtc="2026-07-07T18:18:00Z" w:author="Author" w:date="2026-07-07T20:18:00Z" w:id="14503">
            <w:rPr>
              <w:rFonts w:ascii="Times New Roman"/>
              <w:color w:val="000000"/>
            </w:rPr>
          </w:rPrChange>
        </w:rPr>
        <w:t>dolor</w:t>
      </w:r>
      <w:r w:rsidR="00A96A35" w:rsidRPr="0027638C">
        <w:rPr>
          <w:sz w:val="24"/>
          <w:rPrChange w16du:dateUtc="2026-07-07T18:18:00Z" w:author="Author" w:date="2026-07-07T20:18:00Z" w:id="14504">
            <w:rPr>
              <w:rFonts w:ascii="Times New Roman"/>
              <w:color w:val="000000"/>
              <w:spacing w:val="8"/>
            </w:rPr>
          </w:rPrChange>
        </w:rPr>
        <w:t xml:space="preserve"> </w:t>
      </w:r>
      <w:r w:rsidR="00A96A35" w:rsidRPr="0027638C">
        <w:rPr>
          <w:sz w:val="24"/>
          <w:rPrChange w16du:dateUtc="2026-07-07T18:18:00Z" w:author="Author" w:date="2026-07-07T20:18:00Z" w:id="14505">
            <w:rPr>
              <w:rFonts w:ascii="Times New Roman"/>
              <w:color w:val="000000"/>
            </w:rPr>
          </w:rPrChange>
        </w:rPr>
        <w:t>sit</w:t>
      </w:r>
      <w:r w:rsidR="00A96A35" w:rsidRPr="0027638C">
        <w:rPr>
          <w:sz w:val="24"/>
          <w:rPrChange w16du:dateUtc="2026-07-07T18:18:00Z" w:author="Author" w:date="2026-07-07T20:18:00Z" w:id="14506">
            <w:rPr>
              <w:rFonts w:ascii="Times New Roman"/>
              <w:color w:val="000000"/>
              <w:spacing w:val="8"/>
            </w:rPr>
          </w:rPrChange>
        </w:rPr>
        <w:t xml:space="preserve"> </w:t>
      </w:r>
      <w:r w:rsidR="00A96A35" w:rsidRPr="0027638C">
        <w:rPr>
          <w:sz w:val="24"/>
          <w:rPrChange w16du:dateUtc="2026-07-07T18:18:00Z" w:author="Author" w:date="2026-07-07T20:18:00Z" w:id="14507">
            <w:rPr>
              <w:rFonts w:ascii="Times New Roman"/>
              <w:color w:val="000000"/>
            </w:rPr>
          </w:rPrChange>
        </w:rPr>
        <w:t>amet</w:t>
      </w:r>
      <w:r w:rsidR="00A96A35" w:rsidRPr="0027638C">
        <w:rPr>
          <w:sz w:val="24"/>
          <w:rPrChange w16du:dateUtc="2026-07-07T18:18:00Z" w:author="Author" w:date="2026-07-07T20:18:00Z" w:id="14508">
            <w:rPr>
              <w:rFonts w:ascii="Times New Roman"/>
              <w:color w:val="000000"/>
              <w:spacing w:val="8"/>
            </w:rPr>
          </w:rPrChange>
        </w:rPr>
        <w:t xml:space="preserve"> </w:t>
      </w:r>
      <w:r w:rsidR="00A96A35" w:rsidRPr="0027638C">
        <w:rPr>
          <w:sz w:val="24"/>
          <w:rPrChange w16du:dateUtc="2026-07-07T18:18:00Z" w:author="Author" w:date="2026-07-07T20:18:00Z" w:id="14509">
            <w:rPr>
              <w:rFonts w:ascii="Times New Roman"/>
              <w:color w:val="000000"/>
            </w:rPr>
          </w:rPrChange>
        </w:rPr>
        <w:t>consectetur</w:t>
      </w:r>
      <w:r w:rsidR="00A96A35" w:rsidRPr="0027638C">
        <w:rPr>
          <w:sz w:val="24"/>
          <w:rPrChange w16du:dateUtc="2026-07-07T18:18:00Z" w:author="Author" w:date="2026-07-07T20:18:00Z" w:id="14510">
            <w:rPr>
              <w:rFonts w:ascii="Times New Roman"/>
              <w:color w:val="000000"/>
              <w:spacing w:val="8"/>
            </w:rPr>
          </w:rPrChange>
        </w:rPr>
        <w:t xml:space="preserve"> </w:t>
      </w:r>
      <w:r w:rsidR="00A96A35" w:rsidRPr="0027638C">
        <w:rPr>
          <w:sz w:val="24"/>
          <w:rPrChange w16du:dateUtc="2026-07-07T18:18:00Z" w:author="Author" w:date="2026-07-07T20:18:00Z" w:id="14511">
            <w:rPr>
              <w:rFonts w:ascii="Times New Roman" w:hAnsi="Times New Roman"/>
              <w:color w:val="000000"/>
            </w:rPr>
          </w:rPrChange>
        </w:rPr>
        <w:t>adipiscing</w:t>
      </w:r>
      <w:del w16du:dateUtc="2026-07-07T18:18:00Z" w:author="Author" w:date="2026-07-07T20:18:00Z" w:id="14512">
        <w:r>
          <w:rPr>
            <w:color w:val="000000"/>
          </w:rPr>
          <w:cr/>
        </w:r>
      </w:del>
      <w:r w:rsidR="00A96A35" w:rsidRPr="0027638C">
        <w:rPr>
          <w:sz w:val="24"/>
          <w:rPrChange w16du:dateUtc="2026-07-07T18:18:00Z" w:author="Author" w:date="2026-07-07T20:18:00Z" w:id="14513">
            <w:rPr>
              <w:rFonts w:ascii="Times New Roman"/>
              <w:color w:val="000000"/>
              <w:spacing w:val="665"/>
            </w:rPr>
          </w:rPrChange>
        </w:rPr>
        <w:t xml:space="preserve"> </w:t>
      </w:r>
      <w:r w:rsidR="00A96A35" w:rsidRPr="0027638C">
        <w:rPr>
          <w:sz w:val="24"/>
          <w:rPrChange w16du:dateUtc="2026-07-07T18:18:00Z" w:author="Author" w:date="2026-07-07T20:18:00Z" w:id="14514">
            <w:rPr>
              <w:rFonts w:ascii="Times New Roman"/>
              <w:color w:val="000000"/>
            </w:rPr>
          </w:rPrChange>
        </w:rPr>
        <w:t>elit</w:t>
      </w:r>
      <w:r w:rsidR="00A96A35" w:rsidRPr="0027638C">
        <w:rPr>
          <w:sz w:val="24"/>
          <w:rPrChange w16du:dateUtc="2026-07-07T18:18:00Z" w:author="Author" w:date="2026-07-07T20:18:00Z" w:id="14515">
            <w:rPr>
              <w:rFonts w:ascii="Times New Roman"/>
              <w:color w:val="000000"/>
              <w:spacing w:val="29"/>
            </w:rPr>
          </w:rPrChange>
        </w:rPr>
        <w:t xml:space="preserve"> </w:t>
      </w:r>
      <w:r w:rsidR="00A96A35" w:rsidRPr="0027638C">
        <w:rPr>
          <w:sz w:val="24"/>
          <w:rPrChange w16du:dateUtc="2026-07-07T18:18:00Z" w:author="Author" w:date="2026-07-07T20:18:00Z" w:id="14516">
            <w:rPr>
              <w:rFonts w:ascii="Times New Roman"/>
              <w:color w:val="000000"/>
            </w:rPr>
          </w:rPrChange>
        </w:rPr>
        <w:t>sed</w:t>
      </w:r>
      <w:r w:rsidR="00A96A35" w:rsidRPr="0027638C">
        <w:rPr>
          <w:sz w:val="24"/>
          <w:rPrChange w16du:dateUtc="2026-07-07T18:18:00Z" w:author="Author" w:date="2026-07-07T20:18:00Z" w:id="14517">
            <w:rPr>
              <w:rFonts w:ascii="Times New Roman"/>
              <w:color w:val="000000"/>
              <w:spacing w:val="29"/>
            </w:rPr>
          </w:rPrChange>
        </w:rPr>
        <w:t xml:space="preserve"> </w:t>
      </w:r>
      <w:r w:rsidR="00A96A35" w:rsidRPr="0027638C">
        <w:rPr>
          <w:sz w:val="24"/>
          <w:rPrChange w16du:dateUtc="2026-07-07T18:18:00Z" w:author="Author" w:date="2026-07-07T20:18:00Z" w:id="14518">
            <w:rPr>
              <w:rFonts w:ascii="Times New Roman"/>
              <w:color w:val="000000"/>
            </w:rPr>
          </w:rPrChange>
        </w:rPr>
        <w:t>do</w:t>
      </w:r>
      <w:r w:rsidR="00A96A35" w:rsidRPr="0027638C">
        <w:rPr>
          <w:sz w:val="24"/>
          <w:rPrChange w16du:dateUtc="2026-07-07T18:18:00Z" w:author="Author" w:date="2026-07-07T20:18:00Z" w:id="14519">
            <w:rPr>
              <w:rFonts w:ascii="Times New Roman"/>
              <w:color w:val="000000"/>
              <w:spacing w:val="29"/>
            </w:rPr>
          </w:rPrChange>
        </w:rPr>
        <w:t xml:space="preserve"> </w:t>
      </w:r>
      <w:r w:rsidR="00A96A35" w:rsidRPr="0027638C">
        <w:rPr>
          <w:sz w:val="24"/>
          <w:rPrChange w16du:dateUtc="2026-07-07T18:18:00Z" w:author="Author" w:date="2026-07-07T20:18:00Z" w:id="14520">
            <w:rPr>
              <w:rFonts w:ascii="Times New Roman"/>
              <w:color w:val="000000"/>
            </w:rPr>
          </w:rPrChange>
        </w:rPr>
        <w:t>eiusmod</w:t>
      </w:r>
      <w:r w:rsidR="00A96A35" w:rsidRPr="0027638C">
        <w:rPr>
          <w:sz w:val="24"/>
          <w:rPrChange w16du:dateUtc="2026-07-07T18:18:00Z" w:author="Author" w:date="2026-07-07T20:18:00Z" w:id="14521">
            <w:rPr>
              <w:rFonts w:ascii="Times New Roman"/>
              <w:color w:val="000000"/>
              <w:spacing w:val="29"/>
            </w:rPr>
          </w:rPrChange>
        </w:rPr>
        <w:t xml:space="preserve"> </w:t>
      </w:r>
      <w:r w:rsidR="00A96A35" w:rsidRPr="0027638C">
        <w:rPr>
          <w:sz w:val="24"/>
          <w:rPrChange w16du:dateUtc="2026-07-07T18:18:00Z" w:author="Author" w:date="2026-07-07T20:18:00Z" w:id="14522">
            <w:rPr>
              <w:rFonts w:ascii="Times New Roman"/>
              <w:color w:val="000000"/>
            </w:rPr>
          </w:rPrChange>
        </w:rPr>
        <w:t>tempor</w:t>
      </w:r>
      <w:r w:rsidR="00A96A35" w:rsidRPr="0027638C">
        <w:rPr>
          <w:sz w:val="24"/>
          <w:rPrChange w16du:dateUtc="2026-07-07T18:18:00Z" w:author="Author" w:date="2026-07-07T20:18:00Z" w:id="14523">
            <w:rPr>
              <w:rFonts w:ascii="Times New Roman"/>
              <w:color w:val="000000"/>
              <w:spacing w:val="29"/>
            </w:rPr>
          </w:rPrChange>
        </w:rPr>
        <w:t xml:space="preserve"> </w:t>
      </w:r>
      <w:r w:rsidR="00A96A35" w:rsidRPr="0027638C">
        <w:rPr>
          <w:sz w:val="24"/>
          <w:rPrChange w16du:dateUtc="2026-07-07T18:18:00Z" w:author="Author" w:date="2026-07-07T20:18:00Z" w:id="14524">
            <w:rPr>
              <w:rFonts w:ascii="Times New Roman"/>
              <w:color w:val="000000"/>
            </w:rPr>
          </w:rPrChange>
        </w:rPr>
        <w:t>incididunt</w:t>
      </w:r>
      <w:r w:rsidR="00A96A35" w:rsidRPr="0027638C">
        <w:rPr>
          <w:sz w:val="24"/>
          <w:rPrChange w16du:dateUtc="2026-07-07T18:18:00Z" w:author="Author" w:date="2026-07-07T20:18:00Z" w:id="14525">
            <w:rPr>
              <w:rFonts w:ascii="Times New Roman"/>
              <w:color w:val="000000"/>
              <w:spacing w:val="29"/>
            </w:rPr>
          </w:rPrChange>
        </w:rPr>
        <w:t xml:space="preserve"> </w:t>
      </w:r>
      <w:r w:rsidR="00A96A35" w:rsidRPr="0027638C">
        <w:rPr>
          <w:sz w:val="24"/>
          <w:rPrChange w16du:dateUtc="2026-07-07T18:18:00Z" w:author="Author" w:date="2026-07-07T20:18:00Z" w:id="14526">
            <w:rPr>
              <w:rFonts w:ascii="Times New Roman"/>
              <w:color w:val="000000"/>
            </w:rPr>
          </w:rPrChange>
        </w:rPr>
        <w:t>ut</w:t>
      </w:r>
      <w:r w:rsidR="00A96A35" w:rsidRPr="0027638C">
        <w:rPr>
          <w:sz w:val="24"/>
          <w:rPrChange w16du:dateUtc="2026-07-07T18:18:00Z" w:author="Author" w:date="2026-07-07T20:18:00Z" w:id="14527">
            <w:rPr>
              <w:rFonts w:ascii="Times New Roman"/>
              <w:color w:val="000000"/>
              <w:spacing w:val="29"/>
            </w:rPr>
          </w:rPrChange>
        </w:rPr>
        <w:t xml:space="preserve"> </w:t>
      </w:r>
      <w:r w:rsidR="00A96A35" w:rsidRPr="0027638C">
        <w:rPr>
          <w:sz w:val="24"/>
          <w:rPrChange w16du:dateUtc="2026-07-07T18:18:00Z" w:author="Author" w:date="2026-07-07T20:18:00Z" w:id="14528">
            <w:rPr>
              <w:rFonts w:ascii="Times New Roman"/>
              <w:color w:val="000000"/>
            </w:rPr>
          </w:rPrChange>
        </w:rPr>
        <w:t>labore</w:t>
      </w:r>
      <w:r w:rsidR="00A96A35" w:rsidRPr="0027638C">
        <w:rPr>
          <w:sz w:val="24"/>
          <w:rPrChange w16du:dateUtc="2026-07-07T18:18:00Z" w:author="Author" w:date="2026-07-07T20:18:00Z" w:id="14529">
            <w:rPr>
              <w:rFonts w:ascii="Times New Roman"/>
              <w:color w:val="000000"/>
              <w:spacing w:val="29"/>
            </w:rPr>
          </w:rPrChange>
        </w:rPr>
        <w:t xml:space="preserve"> </w:t>
      </w:r>
      <w:r w:rsidR="00A96A35" w:rsidRPr="0027638C">
        <w:rPr>
          <w:sz w:val="24"/>
          <w:rPrChange w16du:dateUtc="2026-07-07T18:18:00Z" w:author="Author" w:date="2026-07-07T20:18:00Z" w:id="14530">
            <w:rPr>
              <w:rFonts w:ascii="Times New Roman"/>
              <w:color w:val="000000"/>
            </w:rPr>
          </w:rPrChange>
        </w:rPr>
        <w:t>Et</w:t>
      </w:r>
      <w:r w:rsidR="00A96A35" w:rsidRPr="0027638C">
        <w:rPr>
          <w:sz w:val="24"/>
          <w:rPrChange w16du:dateUtc="2026-07-07T18:18:00Z" w:author="Author" w:date="2026-07-07T20:18:00Z" w:id="14531">
            <w:rPr>
              <w:rFonts w:ascii="Times New Roman"/>
              <w:color w:val="000000"/>
              <w:spacing w:val="29"/>
            </w:rPr>
          </w:rPrChange>
        </w:rPr>
        <w:t xml:space="preserve"> </w:t>
      </w:r>
      <w:r w:rsidR="00A96A35" w:rsidRPr="0027638C">
        <w:rPr>
          <w:sz w:val="24"/>
          <w:rPrChange w16du:dateUtc="2026-07-07T18:18:00Z" w:author="Author" w:date="2026-07-07T20:18:00Z" w:id="14532">
            <w:rPr>
              <w:rFonts w:ascii="Times New Roman"/>
              <w:color w:val="000000"/>
            </w:rPr>
          </w:rPrChange>
        </w:rPr>
        <w:t>dolore</w:t>
      </w:r>
      <w:r w:rsidR="00A96A35" w:rsidRPr="0027638C">
        <w:rPr>
          <w:sz w:val="24"/>
          <w:rPrChange w16du:dateUtc="2026-07-07T18:18:00Z" w:author="Author" w:date="2026-07-07T20:18:00Z" w:id="14533">
            <w:rPr>
              <w:rFonts w:ascii="Times New Roman"/>
              <w:color w:val="000000"/>
              <w:spacing w:val="29"/>
            </w:rPr>
          </w:rPrChange>
        </w:rPr>
        <w:t xml:space="preserve"> </w:t>
      </w:r>
      <w:r w:rsidR="00A96A35" w:rsidRPr="0027638C">
        <w:rPr>
          <w:sz w:val="24"/>
          <w:rPrChange w16du:dateUtc="2026-07-07T18:18:00Z" w:author="Author" w:date="2026-07-07T20:18:00Z" w:id="14534">
            <w:rPr>
              <w:rFonts w:ascii="Times New Roman"/>
              <w:color w:val="000000"/>
            </w:rPr>
          </w:rPrChange>
        </w:rPr>
        <w:t>magna</w:t>
      </w:r>
      <w:r w:rsidR="00A96A35" w:rsidRPr="0027638C">
        <w:rPr>
          <w:sz w:val="24"/>
          <w:rPrChange w16du:dateUtc="2026-07-07T18:18:00Z" w:author="Author" w:date="2026-07-07T20:18:00Z" w:id="14535">
            <w:rPr>
              <w:rFonts w:ascii="Times New Roman"/>
              <w:color w:val="000000"/>
              <w:spacing w:val="29"/>
            </w:rPr>
          </w:rPrChange>
        </w:rPr>
        <w:t xml:space="preserve"> </w:t>
      </w:r>
      <w:r w:rsidR="00A96A35" w:rsidRPr="0027638C">
        <w:rPr>
          <w:sz w:val="24"/>
          <w:rPrChange w16du:dateUtc="2026-07-07T18:18:00Z" w:author="Author" w:date="2026-07-07T20:18:00Z" w:id="14536">
            <w:rPr>
              <w:rFonts w:ascii="Times New Roman"/>
              <w:color w:val="000000"/>
            </w:rPr>
          </w:rPrChange>
        </w:rPr>
        <w:t>aliqua</w:t>
      </w:r>
      <w:r w:rsidR="00A96A35" w:rsidRPr="0027638C">
        <w:rPr>
          <w:sz w:val="24"/>
          <w:rPrChange w16du:dateUtc="2026-07-07T18:18:00Z" w:author="Author" w:date="2026-07-07T20:18:00Z" w:id="14537">
            <w:rPr>
              <w:rFonts w:ascii="Times New Roman"/>
              <w:color w:val="000000"/>
              <w:spacing w:val="29"/>
            </w:rPr>
          </w:rPrChange>
        </w:rPr>
        <w:t xml:space="preserve"> </w:t>
      </w:r>
      <w:r w:rsidR="00A96A35" w:rsidRPr="0027638C">
        <w:rPr>
          <w:sz w:val="24"/>
          <w:rPrChange w16du:dateUtc="2026-07-07T18:18:00Z" w:author="Author" w:date="2026-07-07T20:18:00Z" w:id="14538">
            <w:rPr>
              <w:rFonts w:ascii="Times New Roman"/>
              <w:color w:val="000000"/>
            </w:rPr>
          </w:rPrChange>
        </w:rPr>
        <w:t>lorem</w:t>
      </w:r>
      <w:r w:rsidR="00A96A35" w:rsidRPr="0027638C">
        <w:rPr>
          <w:sz w:val="24"/>
          <w:rPrChange w16du:dateUtc="2026-07-07T18:18:00Z" w:author="Author" w:date="2026-07-07T20:18:00Z" w:id="14539">
            <w:rPr>
              <w:rFonts w:ascii="Times New Roman"/>
              <w:color w:val="000000"/>
              <w:spacing w:val="29"/>
            </w:rPr>
          </w:rPrChange>
        </w:rPr>
        <w:t xml:space="preserve"> </w:t>
      </w:r>
      <w:r w:rsidR="00A96A35" w:rsidRPr="0027638C">
        <w:rPr>
          <w:sz w:val="24"/>
          <w:rPrChange w16du:dateUtc="2026-07-07T18:18:00Z" w:author="Author" w:date="2026-07-07T20:18:00Z" w:id="14540">
            <w:rPr>
              <w:rFonts w:ascii="Times New Roman"/>
              <w:color w:val="000000"/>
            </w:rPr>
          </w:rPrChange>
        </w:rPr>
        <w:t>ipsum</w:t>
      </w:r>
      <w:r w:rsidR="00A96A35" w:rsidRPr="0027638C">
        <w:rPr>
          <w:sz w:val="24"/>
          <w:rPrChange w16du:dateUtc="2026-07-07T18:18:00Z" w:author="Author" w:date="2026-07-07T20:18:00Z" w:id="14541">
            <w:rPr>
              <w:rFonts w:ascii="Times New Roman"/>
              <w:color w:val="000000"/>
              <w:spacing w:val="29"/>
            </w:rPr>
          </w:rPrChange>
        </w:rPr>
        <w:t xml:space="preserve"> </w:t>
      </w:r>
      <w:r w:rsidR="00A96A35" w:rsidRPr="0027638C">
        <w:rPr>
          <w:sz w:val="24"/>
          <w:rPrChange w16du:dateUtc="2026-07-07T18:18:00Z" w:author="Author" w:date="2026-07-07T20:18:00Z" w:id="14542">
            <w:rPr>
              <w:rFonts w:ascii="Times New Roman"/>
              <w:color w:val="000000"/>
            </w:rPr>
          </w:rPrChange>
        </w:rPr>
        <w:t>dolor</w:t>
      </w:r>
      <w:r w:rsidR="00A96A35" w:rsidRPr="0027638C">
        <w:rPr>
          <w:sz w:val="24"/>
          <w:rPrChange w16du:dateUtc="2026-07-07T18:18:00Z" w:author="Author" w:date="2026-07-07T20:18:00Z" w:id="14543">
            <w:rPr>
              <w:rFonts w:ascii="Times New Roman"/>
              <w:color w:val="000000"/>
              <w:spacing w:val="29"/>
            </w:rPr>
          </w:rPrChange>
        </w:rPr>
        <w:t xml:space="preserve"> </w:t>
      </w:r>
      <w:r w:rsidR="00A96A35" w:rsidRPr="0027638C">
        <w:rPr>
          <w:sz w:val="24"/>
          <w:rPrChange w16du:dateUtc="2026-07-07T18:18:00Z" w:author="Author" w:date="2026-07-07T20:18:00Z" w:id="14544">
            <w:rPr>
              <w:rFonts w:ascii="Times New Roman" w:hAnsi="Times New Roman"/>
              <w:color w:val="000000"/>
            </w:rPr>
          </w:rPrChange>
        </w:rPr>
        <w:t>sit</w:t>
      </w:r>
      <w:del w16du:dateUtc="2026-07-07T18:18:00Z" w:author="Author" w:date="2026-07-07T20:18:00Z" w:id="14545">
        <w:r>
          <w:rPr>
            <w:color w:val="000000"/>
          </w:rPr>
          <w:cr/>
        </w:r>
      </w:del>
      <w:r w:rsidR="00A96A35" w:rsidRPr="0027638C">
        <w:rPr>
          <w:sz w:val="24"/>
          <w:rPrChange w16du:dateUtc="2026-07-07T18:18:00Z" w:author="Author" w:date="2026-07-07T20:18:00Z" w:id="14546">
            <w:rPr>
              <w:rFonts w:ascii="Times New Roman"/>
              <w:color w:val="000000"/>
              <w:spacing w:val="665"/>
            </w:rPr>
          </w:rPrChange>
        </w:rPr>
        <w:t xml:space="preserve"> </w:t>
      </w:r>
      <w:r w:rsidR="00A96A35" w:rsidRPr="0027638C">
        <w:rPr>
          <w:sz w:val="24"/>
          <w:rPrChange w16du:dateUtc="2026-07-07T18:18:00Z" w:author="Author" w:date="2026-07-07T20:18:00Z" w:id="14547">
            <w:rPr>
              <w:rFonts w:ascii="Times New Roman"/>
              <w:color w:val="000000"/>
            </w:rPr>
          </w:rPrChange>
        </w:rPr>
        <w:t>amet</w:t>
      </w:r>
      <w:r w:rsidR="00A96A35" w:rsidRPr="0027638C">
        <w:rPr>
          <w:spacing w:val="-3"/>
          <w:sz w:val="24"/>
          <w:rPrChange w16du:dateUtc="2026-07-07T18:18:00Z" w:author="Author" w:date="2026-07-07T20:18:00Z" w:id="14548">
            <w:rPr>
              <w:rFonts w:ascii="Times New Roman"/>
              <w:color w:val="000000"/>
              <w:spacing w:val="-1"/>
            </w:rPr>
          </w:rPrChange>
        </w:rPr>
        <w:t xml:space="preserve"> </w:t>
      </w:r>
      <w:r w:rsidR="00A96A35" w:rsidRPr="0027638C">
        <w:rPr>
          <w:sz w:val="24"/>
          <w:rPrChange w16du:dateUtc="2026-07-07T18:18:00Z" w:author="Author" w:date="2026-07-07T20:18:00Z" w:id="14549">
            <w:rPr>
              <w:rFonts w:ascii="Times New Roman"/>
              <w:color w:val="000000"/>
            </w:rPr>
          </w:rPrChange>
        </w:rPr>
        <w:t>consectetur</w:t>
      </w:r>
      <w:r w:rsidR="00A96A35" w:rsidRPr="0027638C">
        <w:rPr>
          <w:spacing w:val="-4"/>
          <w:sz w:val="24"/>
          <w:rPrChange w16du:dateUtc="2026-07-07T18:18:00Z" w:author="Author" w:date="2026-07-07T20:18:00Z" w:id="14550">
            <w:rPr>
              <w:rFonts w:ascii="Times New Roman"/>
              <w:color w:val="000000"/>
              <w:spacing w:val="-1"/>
            </w:rPr>
          </w:rPrChange>
        </w:rPr>
        <w:t xml:space="preserve"> </w:t>
      </w:r>
      <w:r w:rsidR="00A96A35" w:rsidRPr="0027638C">
        <w:rPr>
          <w:sz w:val="24"/>
          <w:rPrChange w16du:dateUtc="2026-07-07T18:18:00Z" w:author="Author" w:date="2026-07-07T20:18:00Z" w:id="14551">
            <w:rPr>
              <w:rFonts w:ascii="Times New Roman"/>
              <w:color w:val="000000"/>
            </w:rPr>
          </w:rPrChange>
        </w:rPr>
        <w:t>adipiscing</w:t>
      </w:r>
      <w:r w:rsidR="00A96A35" w:rsidRPr="0027638C">
        <w:rPr>
          <w:spacing w:val="-4"/>
          <w:sz w:val="24"/>
          <w:rPrChange w16du:dateUtc="2026-07-07T18:18:00Z" w:author="Author" w:date="2026-07-07T20:18:00Z" w:id="14552">
            <w:rPr>
              <w:rFonts w:ascii="Times New Roman"/>
              <w:color w:val="000000"/>
              <w:spacing w:val="-1"/>
            </w:rPr>
          </w:rPrChange>
        </w:rPr>
        <w:t xml:space="preserve"> </w:t>
      </w:r>
      <w:r w:rsidR="00A96A35" w:rsidRPr="0027638C">
        <w:rPr>
          <w:sz w:val="24"/>
          <w:rPrChange w16du:dateUtc="2026-07-07T18:18:00Z" w:author="Author" w:date="2026-07-07T20:18:00Z" w:id="14553">
            <w:rPr>
              <w:rFonts w:ascii="Times New Roman"/>
              <w:color w:val="000000"/>
            </w:rPr>
          </w:rPrChange>
        </w:rPr>
        <w:t>(30)</w:t>
      </w:r>
      <w:r w:rsidR="00A96A35" w:rsidRPr="0027638C">
        <w:rPr>
          <w:spacing w:val="-3"/>
          <w:sz w:val="24"/>
          <w:rPrChange w16du:dateUtc="2026-07-07T18:18:00Z" w:author="Author" w:date="2026-07-07T20:18:00Z" w:id="14554">
            <w:rPr>
              <w:rFonts w:ascii="Times New Roman"/>
              <w:color w:val="000000"/>
              <w:spacing w:val="-1"/>
            </w:rPr>
          </w:rPrChange>
        </w:rPr>
        <w:t xml:space="preserve"> </w:t>
      </w:r>
      <w:r w:rsidR="00A96A35" w:rsidRPr="0027638C">
        <w:rPr>
          <w:sz w:val="24"/>
          <w:rPrChange w16du:dateUtc="2026-07-07T18:18:00Z" w:author="Author" w:date="2026-07-07T20:18:00Z" w:id="14555">
            <w:rPr>
              <w:rFonts w:ascii="Times New Roman"/>
              <w:color w:val="000000"/>
            </w:rPr>
          </w:rPrChange>
        </w:rPr>
        <w:t>elit</w:t>
      </w:r>
      <w:r w:rsidR="00A96A35" w:rsidRPr="0027638C">
        <w:rPr>
          <w:spacing w:val="-3"/>
          <w:sz w:val="24"/>
          <w:rPrChange w16du:dateUtc="2026-07-07T18:18:00Z" w:author="Author" w:date="2026-07-07T20:18:00Z" w:id="14556">
            <w:rPr>
              <w:rFonts w:ascii="Times New Roman"/>
              <w:color w:val="000000"/>
              <w:spacing w:val="-1"/>
            </w:rPr>
          </w:rPrChange>
        </w:rPr>
        <w:t xml:space="preserve"> </w:t>
      </w:r>
      <w:r w:rsidR="00A96A35" w:rsidRPr="0027638C">
        <w:rPr>
          <w:sz w:val="24"/>
          <w:rPrChange w16du:dateUtc="2026-07-07T18:18:00Z" w:author="Author" w:date="2026-07-07T20:18:00Z" w:id="14557">
            <w:rPr>
              <w:rFonts w:ascii="Times New Roman"/>
              <w:color w:val="000000"/>
            </w:rPr>
          </w:rPrChange>
        </w:rPr>
        <w:t>sed</w:t>
      </w:r>
      <w:r w:rsidR="00A96A35" w:rsidRPr="0027638C">
        <w:rPr>
          <w:spacing w:val="-3"/>
          <w:sz w:val="24"/>
          <w:rPrChange w16du:dateUtc="2026-07-07T18:18:00Z" w:author="Author" w:date="2026-07-07T20:18:00Z" w:id="14558">
            <w:rPr>
              <w:rFonts w:ascii="Times New Roman"/>
              <w:color w:val="000000"/>
              <w:spacing w:val="-1"/>
            </w:rPr>
          </w:rPrChange>
        </w:rPr>
        <w:t xml:space="preserve"> </w:t>
      </w:r>
      <w:r w:rsidR="00A96A35" w:rsidRPr="0027638C">
        <w:rPr>
          <w:sz w:val="24"/>
          <w:rPrChange w16du:dateUtc="2026-07-07T18:18:00Z" w:author="Author" w:date="2026-07-07T20:18:00Z" w:id="14559">
            <w:rPr>
              <w:rFonts w:ascii="Times New Roman"/>
              <w:color w:val="000000"/>
            </w:rPr>
          </w:rPrChange>
        </w:rPr>
        <w:t>do</w:t>
      </w:r>
      <w:r w:rsidR="00A96A35" w:rsidRPr="0027638C">
        <w:rPr>
          <w:spacing w:val="-3"/>
          <w:sz w:val="24"/>
          <w:rPrChange w16du:dateUtc="2026-07-07T18:18:00Z" w:author="Author" w:date="2026-07-07T20:18:00Z" w:id="14560">
            <w:rPr>
              <w:rFonts w:ascii="Times New Roman"/>
              <w:color w:val="000000"/>
              <w:spacing w:val="-1"/>
            </w:rPr>
          </w:rPrChange>
        </w:rPr>
        <w:t xml:space="preserve"> </w:t>
      </w:r>
      <w:r w:rsidR="00A96A35" w:rsidRPr="0027638C">
        <w:rPr>
          <w:sz w:val="24"/>
          <w:rPrChange w16du:dateUtc="2026-07-07T18:18:00Z" w:author="Author" w:date="2026-07-07T20:18:00Z" w:id="14561">
            <w:rPr>
              <w:rFonts w:ascii="Times New Roman"/>
              <w:color w:val="000000"/>
            </w:rPr>
          </w:rPrChange>
        </w:rPr>
        <w:t>eiusmod</w:t>
      </w:r>
      <w:r w:rsidR="00A96A35" w:rsidRPr="0027638C">
        <w:rPr>
          <w:spacing w:val="-3"/>
          <w:sz w:val="24"/>
          <w:rPrChange w16du:dateUtc="2026-07-07T18:18:00Z" w:author="Author" w:date="2026-07-07T20:18:00Z" w:id="14562">
            <w:rPr>
              <w:rFonts w:ascii="Times New Roman"/>
              <w:color w:val="000000"/>
              <w:spacing w:val="-1"/>
            </w:rPr>
          </w:rPrChange>
        </w:rPr>
        <w:t xml:space="preserve"> </w:t>
      </w:r>
      <w:r w:rsidR="00A96A35" w:rsidRPr="0027638C">
        <w:rPr>
          <w:sz w:val="24"/>
          <w:rPrChange w16du:dateUtc="2026-07-07T18:18:00Z" w:author="Author" w:date="2026-07-07T20:18:00Z" w:id="14563">
            <w:rPr>
              <w:rFonts w:ascii="Times New Roman"/>
              <w:color w:val="000000"/>
            </w:rPr>
          </w:rPrChange>
        </w:rPr>
        <w:t>tempor</w:t>
      </w:r>
      <w:r w:rsidR="00A96A35" w:rsidRPr="0027638C">
        <w:rPr>
          <w:spacing w:val="-4"/>
          <w:sz w:val="24"/>
          <w:rPrChange w16du:dateUtc="2026-07-07T18:18:00Z" w:author="Author" w:date="2026-07-07T20:18:00Z" w:id="14564">
            <w:rPr>
              <w:rFonts w:ascii="Times New Roman"/>
              <w:color w:val="000000"/>
              <w:spacing w:val="-1"/>
            </w:rPr>
          </w:rPrChange>
        </w:rPr>
        <w:t xml:space="preserve"> </w:t>
      </w:r>
      <w:r w:rsidR="00A96A35" w:rsidRPr="0027638C">
        <w:rPr>
          <w:sz w:val="24"/>
          <w:rPrChange w16du:dateUtc="2026-07-07T18:18:00Z" w:author="Author" w:date="2026-07-07T20:18:00Z" w:id="14565">
            <w:rPr>
              <w:rFonts w:ascii="Times New Roman"/>
              <w:color w:val="000000"/>
            </w:rPr>
          </w:rPrChange>
        </w:rPr>
        <w:t>incididunt</w:t>
      </w:r>
      <w:r w:rsidR="00A96A35" w:rsidRPr="0027638C">
        <w:rPr>
          <w:spacing w:val="-3"/>
          <w:sz w:val="24"/>
          <w:rPrChange w16du:dateUtc="2026-07-07T18:18:00Z" w:author="Author" w:date="2026-07-07T20:18:00Z" w:id="14566">
            <w:rPr>
              <w:rFonts w:ascii="Times New Roman"/>
              <w:color w:val="000000"/>
              <w:spacing w:val="-1"/>
            </w:rPr>
          </w:rPrChange>
        </w:rPr>
        <w:t xml:space="preserve"> </w:t>
      </w:r>
      <w:r w:rsidR="00A96A35" w:rsidRPr="0027638C">
        <w:rPr>
          <w:sz w:val="24"/>
          <w:rPrChange w16du:dateUtc="2026-07-07T18:18:00Z" w:author="Author" w:date="2026-07-07T20:18:00Z" w:id="14567">
            <w:rPr>
              <w:rFonts w:ascii="Times New Roman"/>
              <w:color w:val="000000"/>
            </w:rPr>
          </w:rPrChange>
        </w:rPr>
        <w:t>ut;</w:t>
      </w:r>
      <w:r w:rsidR="00A96A35" w:rsidRPr="0027638C">
        <w:rPr>
          <w:spacing w:val="-3"/>
          <w:sz w:val="24"/>
          <w:rPrChange w16du:dateUtc="2026-07-07T18:18:00Z" w:author="Author" w:date="2026-07-07T20:18:00Z" w:id="14568">
            <w:rPr>
              <w:rFonts w:ascii="Times New Roman"/>
              <w:color w:val="000000"/>
              <w:spacing w:val="-1"/>
            </w:rPr>
          </w:rPrChange>
        </w:rPr>
        <w:t xml:space="preserve"> </w:t>
      </w:r>
      <w:r w:rsidR="00A96A35" w:rsidRPr="0027638C">
        <w:rPr>
          <w:sz w:val="24"/>
          <w:rPrChange w16du:dateUtc="2026-07-07T18:18:00Z" w:author="Author" w:date="2026-07-07T20:18:00Z" w:id="14569">
            <w:rPr>
              <w:rFonts w:ascii="Times New Roman"/>
              <w:color w:val="000000"/>
            </w:rPr>
          </w:rPrChange>
        </w:rPr>
        <w:t>labore</w:t>
      </w:r>
      <w:r w:rsidR="00A96A35" w:rsidRPr="0027638C">
        <w:rPr>
          <w:spacing w:val="-3"/>
          <w:sz w:val="24"/>
          <w:rPrChange w16du:dateUtc="2026-07-07T18:18:00Z" w:author="Author" w:date="2026-07-07T20:18:00Z" w:id="14570">
            <w:rPr>
              <w:rFonts w:ascii="Times New Roman"/>
              <w:color w:val="000000"/>
              <w:spacing w:val="-1"/>
            </w:rPr>
          </w:rPrChange>
        </w:rPr>
        <w:t xml:space="preserve"> </w:t>
      </w:r>
      <w:r w:rsidR="00A96A35" w:rsidRPr="0027638C">
        <w:rPr>
          <w:sz w:val="24"/>
          <w:rPrChange w16du:dateUtc="2026-07-07T18:18:00Z" w:author="Author" w:date="2026-07-07T20:18:00Z" w:id="14571">
            <w:rPr>
              <w:rFonts w:ascii="Times New Roman"/>
              <w:color w:val="000000"/>
            </w:rPr>
          </w:rPrChange>
        </w:rPr>
        <w:t>et,</w:t>
      </w:r>
      <w:r w:rsidR="00A96A35" w:rsidRPr="0027638C">
        <w:rPr>
          <w:spacing w:val="-3"/>
          <w:sz w:val="24"/>
          <w:rPrChange w16du:dateUtc="2026-07-07T18:18:00Z" w:author="Author" w:date="2026-07-07T20:18:00Z" w:id="14572">
            <w:rPr>
              <w:rFonts w:ascii="Times New Roman"/>
              <w:color w:val="000000"/>
              <w:spacing w:val="-1"/>
            </w:rPr>
          </w:rPrChange>
        </w:rPr>
        <w:t xml:space="preserve"> </w:t>
      </w:r>
      <w:r w:rsidR="00A96A35" w:rsidRPr="0027638C">
        <w:rPr>
          <w:sz w:val="24"/>
          <w:rPrChange w16du:dateUtc="2026-07-07T18:18:00Z" w:author="Author" w:date="2026-07-07T20:18:00Z" w:id="14573">
            <w:rPr>
              <w:rFonts w:ascii="Times New Roman"/>
              <w:color w:val="000000"/>
            </w:rPr>
          </w:rPrChange>
        </w:rPr>
        <w:t>dolore</w:t>
      </w:r>
      <w:r w:rsidR="00A96A35" w:rsidRPr="0027638C">
        <w:rPr>
          <w:spacing w:val="-4"/>
          <w:sz w:val="24"/>
          <w:rPrChange w16du:dateUtc="2026-07-07T18:18:00Z" w:author="Author" w:date="2026-07-07T20:18:00Z" w:id="14574">
            <w:rPr>
              <w:rFonts w:ascii="Times New Roman"/>
              <w:color w:val="000000"/>
              <w:spacing w:val="-1"/>
            </w:rPr>
          </w:rPrChange>
        </w:rPr>
        <w:t xml:space="preserve"> </w:t>
      </w:r>
      <w:r w:rsidR="00A96A35" w:rsidRPr="0027638C">
        <w:rPr>
          <w:sz w:val="24"/>
          <w:rPrChange w16du:dateUtc="2026-07-07T18:18:00Z" w:author="Author" w:date="2026-07-07T20:18:00Z" w:id="14575">
            <w:rPr>
              <w:rFonts w:ascii="Times New Roman"/>
              <w:color w:val="000000"/>
            </w:rPr>
          </w:rPrChange>
        </w:rPr>
        <w:t>magna</w:t>
      </w:r>
      <w:r w:rsidR="00A96A35" w:rsidRPr="0027638C">
        <w:rPr>
          <w:spacing w:val="-3"/>
          <w:sz w:val="24"/>
          <w:rPrChange w16du:dateUtc="2026-07-07T18:18:00Z" w:author="Author" w:date="2026-07-07T20:18:00Z" w:id="14576">
            <w:rPr>
              <w:rFonts w:ascii="Times New Roman"/>
              <w:color w:val="000000"/>
              <w:spacing w:val="-1"/>
            </w:rPr>
          </w:rPrChange>
        </w:rPr>
        <w:t xml:space="preserve"> </w:t>
      </w:r>
      <w:r w:rsidR="00A96A35" w:rsidRPr="0027638C">
        <w:rPr>
          <w:sz w:val="24"/>
          <w:rPrChange w16du:dateUtc="2026-07-07T18:18:00Z" w:author="Author" w:date="2026-07-07T20:18:00Z" w:id="14577">
            <w:rPr>
              <w:rFonts w:ascii="Times New Roman" w:hAnsi="Times New Roman"/>
              <w:color w:val="000000"/>
            </w:rPr>
          </w:rPrChange>
        </w:rPr>
        <w:t>aliqua</w:t>
      </w:r>
      <w:del w16du:dateUtc="2026-07-07T18:18:00Z" w:author="Author" w:date="2026-07-07T20:18:00Z" w:id="14578">
        <w:r>
          <w:rPr>
            <w:color w:val="000000"/>
          </w:rPr>
          <w:cr/>
        </w:r>
      </w:del>
      <w:r w:rsidR="00A96A35" w:rsidRPr="0027638C">
        <w:rPr>
          <w:sz w:val="24"/>
          <w:rPrChange w16du:dateUtc="2026-07-07T18:18:00Z" w:author="Author" w:date="2026-07-07T20:18:00Z" w:id="14579">
            <w:rPr>
              <w:rFonts w:ascii="Times New Roman"/>
              <w:color w:val="000000"/>
              <w:spacing w:val="665"/>
            </w:rPr>
          </w:rPrChange>
        </w:rPr>
        <w:t xml:space="preserve"> </w:t>
      </w:r>
      <w:r w:rsidR="00A96A35" w:rsidRPr="0027638C">
        <w:rPr>
          <w:sz w:val="24"/>
          <w:rPrChange w16du:dateUtc="2026-07-07T18:18:00Z" w:author="Author" w:date="2026-07-07T20:18:00Z" w:id="14580">
            <w:rPr>
              <w:rFonts w:ascii="Times New Roman"/>
              <w:color w:val="000000"/>
            </w:rPr>
          </w:rPrChange>
        </w:rPr>
        <w:t>lorem</w:t>
      </w:r>
      <w:r w:rsidR="00A96A35" w:rsidRPr="0027638C">
        <w:rPr>
          <w:sz w:val="24"/>
          <w:rPrChange w16du:dateUtc="2026-07-07T18:18:00Z" w:author="Author" w:date="2026-07-07T20:18:00Z" w:id="14581">
            <w:rPr>
              <w:rFonts w:ascii="Times New Roman"/>
              <w:color w:val="000000"/>
              <w:spacing w:val="65"/>
            </w:rPr>
          </w:rPrChange>
        </w:rPr>
        <w:t xml:space="preserve"> </w:t>
      </w:r>
      <w:r w:rsidR="00A96A35" w:rsidRPr="0027638C">
        <w:rPr>
          <w:sz w:val="24"/>
          <w:rPrChange w16du:dateUtc="2026-07-07T18:18:00Z" w:author="Author" w:date="2026-07-07T20:18:00Z" w:id="14582">
            <w:rPr>
              <w:rFonts w:ascii="Times New Roman"/>
              <w:color w:val="000000"/>
            </w:rPr>
          </w:rPrChange>
        </w:rPr>
        <w:t>ipsum</w:t>
      </w:r>
      <w:r w:rsidR="00A96A35" w:rsidRPr="0027638C">
        <w:rPr>
          <w:sz w:val="24"/>
          <w:rPrChange w16du:dateUtc="2026-07-07T18:18:00Z" w:author="Author" w:date="2026-07-07T20:18:00Z" w:id="14583">
            <w:rPr>
              <w:rFonts w:ascii="Times New Roman"/>
              <w:color w:val="000000"/>
              <w:spacing w:val="65"/>
            </w:rPr>
          </w:rPrChange>
        </w:rPr>
        <w:t xml:space="preserve"> </w:t>
      </w:r>
      <w:r w:rsidR="00A96A35" w:rsidRPr="0027638C">
        <w:rPr>
          <w:sz w:val="24"/>
          <w:rPrChange w16du:dateUtc="2026-07-07T18:18:00Z" w:author="Author" w:date="2026-07-07T20:18:00Z" w:id="14584">
            <w:rPr>
              <w:rFonts w:ascii="Times New Roman"/>
              <w:color w:val="000000"/>
            </w:rPr>
          </w:rPrChange>
        </w:rPr>
        <w:t>dolor</w:t>
      </w:r>
      <w:r w:rsidR="00A96A35" w:rsidRPr="0027638C">
        <w:rPr>
          <w:sz w:val="24"/>
          <w:rPrChange w16du:dateUtc="2026-07-07T18:18:00Z" w:author="Author" w:date="2026-07-07T20:18:00Z" w:id="14585">
            <w:rPr>
              <w:rFonts w:ascii="Times New Roman"/>
              <w:color w:val="000000"/>
              <w:spacing w:val="65"/>
            </w:rPr>
          </w:rPrChange>
        </w:rPr>
        <w:t xml:space="preserve"> </w:t>
      </w:r>
      <w:r w:rsidR="00A96A35" w:rsidRPr="0027638C">
        <w:rPr>
          <w:sz w:val="24"/>
          <w:rPrChange w16du:dateUtc="2026-07-07T18:18:00Z" w:author="Author" w:date="2026-07-07T20:18:00Z" w:id="14586">
            <w:rPr>
              <w:rFonts w:ascii="Times New Roman"/>
              <w:color w:val="000000"/>
            </w:rPr>
          </w:rPrChange>
        </w:rPr>
        <w:t>sit</w:t>
      </w:r>
      <w:r w:rsidR="00A96A35" w:rsidRPr="0027638C">
        <w:rPr>
          <w:sz w:val="24"/>
          <w:rPrChange w16du:dateUtc="2026-07-07T18:18:00Z" w:author="Author" w:date="2026-07-07T20:18:00Z" w:id="14587">
            <w:rPr>
              <w:rFonts w:ascii="Times New Roman"/>
              <w:color w:val="000000"/>
              <w:spacing w:val="65"/>
            </w:rPr>
          </w:rPrChange>
        </w:rPr>
        <w:t xml:space="preserve"> </w:t>
      </w:r>
      <w:r w:rsidR="00A96A35" w:rsidRPr="0027638C">
        <w:rPr>
          <w:sz w:val="24"/>
          <w:rPrChange w16du:dateUtc="2026-07-07T18:18:00Z" w:author="Author" w:date="2026-07-07T20:18:00Z" w:id="14588">
            <w:rPr>
              <w:rFonts w:ascii="Times New Roman"/>
              <w:color w:val="000000"/>
            </w:rPr>
          </w:rPrChange>
        </w:rPr>
        <w:t>amet</w:t>
      </w:r>
      <w:r w:rsidR="00A96A35" w:rsidRPr="0027638C">
        <w:rPr>
          <w:sz w:val="24"/>
          <w:rPrChange w16du:dateUtc="2026-07-07T18:18:00Z" w:author="Author" w:date="2026-07-07T20:18:00Z" w:id="14589">
            <w:rPr>
              <w:rFonts w:ascii="Times New Roman"/>
              <w:color w:val="000000"/>
              <w:spacing w:val="65"/>
            </w:rPr>
          </w:rPrChange>
        </w:rPr>
        <w:t xml:space="preserve"> </w:t>
      </w:r>
      <w:r w:rsidR="00A96A35" w:rsidRPr="0027638C">
        <w:rPr>
          <w:sz w:val="24"/>
          <w:rPrChange w16du:dateUtc="2026-07-07T18:18:00Z" w:author="Author" w:date="2026-07-07T20:18:00Z" w:id="14590">
            <w:rPr>
              <w:rFonts w:ascii="Times New Roman"/>
              <w:color w:val="000000"/>
            </w:rPr>
          </w:rPrChange>
        </w:rPr>
        <w:t>consectetur</w:t>
      </w:r>
      <w:r w:rsidR="00A96A35" w:rsidRPr="0027638C">
        <w:rPr>
          <w:sz w:val="24"/>
          <w:rPrChange w16du:dateUtc="2026-07-07T18:18:00Z" w:author="Author" w:date="2026-07-07T20:18:00Z" w:id="14591">
            <w:rPr>
              <w:rFonts w:ascii="Times New Roman"/>
              <w:color w:val="000000"/>
              <w:spacing w:val="65"/>
            </w:rPr>
          </w:rPrChange>
        </w:rPr>
        <w:t xml:space="preserve"> </w:t>
      </w:r>
      <w:r w:rsidR="00A96A35" w:rsidRPr="0027638C">
        <w:rPr>
          <w:sz w:val="24"/>
          <w:rPrChange w16du:dateUtc="2026-07-07T18:18:00Z" w:author="Author" w:date="2026-07-07T20:18:00Z" w:id="14592">
            <w:rPr>
              <w:rFonts w:ascii="Times New Roman"/>
              <w:color w:val="000000"/>
            </w:rPr>
          </w:rPrChange>
        </w:rPr>
        <w:t>adipiscing</w:t>
      </w:r>
      <w:r w:rsidR="00A96A35" w:rsidRPr="0027638C">
        <w:rPr>
          <w:sz w:val="24"/>
          <w:rPrChange w16du:dateUtc="2026-07-07T18:18:00Z" w:author="Author" w:date="2026-07-07T20:18:00Z" w:id="14593">
            <w:rPr>
              <w:rFonts w:ascii="Times New Roman"/>
              <w:color w:val="000000"/>
              <w:spacing w:val="65"/>
            </w:rPr>
          </w:rPrChange>
        </w:rPr>
        <w:t xml:space="preserve"> </w:t>
      </w:r>
      <w:r w:rsidR="00A96A35" w:rsidRPr="0027638C">
        <w:rPr>
          <w:sz w:val="24"/>
          <w:rPrChange w16du:dateUtc="2026-07-07T18:18:00Z" w:author="Author" w:date="2026-07-07T20:18:00Z" w:id="14594">
            <w:rPr>
              <w:rFonts w:ascii="Times New Roman"/>
              <w:color w:val="000000"/>
            </w:rPr>
          </w:rPrChange>
        </w:rPr>
        <w:t>elit</w:t>
      </w:r>
      <w:r w:rsidR="00A96A35" w:rsidRPr="0027638C">
        <w:rPr>
          <w:sz w:val="24"/>
          <w:rPrChange w16du:dateUtc="2026-07-07T18:18:00Z" w:author="Author" w:date="2026-07-07T20:18:00Z" w:id="14595">
            <w:rPr>
              <w:rFonts w:ascii="Times New Roman"/>
              <w:color w:val="000000"/>
              <w:spacing w:val="65"/>
            </w:rPr>
          </w:rPrChange>
        </w:rPr>
        <w:t xml:space="preserve"> </w:t>
      </w:r>
      <w:r w:rsidR="00A96A35" w:rsidRPr="0027638C">
        <w:rPr>
          <w:sz w:val="24"/>
          <w:rPrChange w16du:dateUtc="2026-07-07T18:18:00Z" w:author="Author" w:date="2026-07-07T20:18:00Z" w:id="14596">
            <w:rPr>
              <w:rFonts w:ascii="Times New Roman"/>
              <w:color w:val="000000"/>
            </w:rPr>
          </w:rPrChange>
        </w:rPr>
        <w:t>sed,</w:t>
      </w:r>
      <w:r w:rsidR="00A96A35" w:rsidRPr="0027638C">
        <w:rPr>
          <w:sz w:val="24"/>
          <w:rPrChange w16du:dateUtc="2026-07-07T18:18:00Z" w:author="Author" w:date="2026-07-07T20:18:00Z" w:id="14597">
            <w:rPr>
              <w:rFonts w:ascii="Times New Roman"/>
              <w:color w:val="000000"/>
              <w:spacing w:val="65"/>
            </w:rPr>
          </w:rPrChange>
        </w:rPr>
        <w:t xml:space="preserve"> </w:t>
      </w:r>
      <w:r w:rsidR="00A96A35" w:rsidRPr="0027638C">
        <w:rPr>
          <w:sz w:val="24"/>
          <w:rPrChange w16du:dateUtc="2026-07-07T18:18:00Z" w:author="Author" w:date="2026-07-07T20:18:00Z" w:id="14598">
            <w:rPr>
              <w:rFonts w:ascii="Times New Roman"/>
              <w:color w:val="000000"/>
            </w:rPr>
          </w:rPrChange>
        </w:rPr>
        <w:t>do</w:t>
      </w:r>
      <w:r w:rsidR="00A96A35" w:rsidRPr="0027638C">
        <w:rPr>
          <w:sz w:val="24"/>
          <w:rPrChange w16du:dateUtc="2026-07-07T18:18:00Z" w:author="Author" w:date="2026-07-07T20:18:00Z" w:id="14599">
            <w:rPr>
              <w:rFonts w:ascii="Times New Roman"/>
              <w:color w:val="000000"/>
              <w:spacing w:val="65"/>
            </w:rPr>
          </w:rPrChange>
        </w:rPr>
        <w:t xml:space="preserve"> </w:t>
      </w:r>
      <w:r w:rsidR="00A96A35" w:rsidRPr="0027638C">
        <w:rPr>
          <w:sz w:val="24"/>
          <w:rPrChange w16du:dateUtc="2026-07-07T18:18:00Z" w:author="Author" w:date="2026-07-07T20:18:00Z" w:id="14600">
            <w:rPr>
              <w:rFonts w:ascii="Times New Roman"/>
              <w:color w:val="000000"/>
            </w:rPr>
          </w:rPrChange>
        </w:rPr>
        <w:t>eiusmod</w:t>
      </w:r>
      <w:r w:rsidR="00A96A35" w:rsidRPr="0027638C">
        <w:rPr>
          <w:sz w:val="24"/>
          <w:rPrChange w16du:dateUtc="2026-07-07T18:18:00Z" w:author="Author" w:date="2026-07-07T20:18:00Z" w:id="14601">
            <w:rPr>
              <w:rFonts w:ascii="Times New Roman"/>
              <w:color w:val="000000"/>
              <w:spacing w:val="65"/>
            </w:rPr>
          </w:rPrChange>
        </w:rPr>
        <w:t xml:space="preserve"> </w:t>
      </w:r>
      <w:r w:rsidR="00A96A35" w:rsidRPr="0027638C">
        <w:rPr>
          <w:sz w:val="24"/>
          <w:rPrChange w16du:dateUtc="2026-07-07T18:18:00Z" w:author="Author" w:date="2026-07-07T20:18:00Z" w:id="14602">
            <w:rPr>
              <w:rFonts w:ascii="Times New Roman"/>
              <w:color w:val="000000"/>
            </w:rPr>
          </w:rPrChange>
        </w:rPr>
        <w:t>tempor</w:t>
      </w:r>
      <w:r w:rsidR="00A96A35" w:rsidRPr="0027638C">
        <w:rPr>
          <w:sz w:val="24"/>
          <w:rPrChange w16du:dateUtc="2026-07-07T18:18:00Z" w:author="Author" w:date="2026-07-07T20:18:00Z" w:id="14603">
            <w:rPr>
              <w:rFonts w:ascii="Times New Roman"/>
              <w:color w:val="000000"/>
              <w:spacing w:val="65"/>
            </w:rPr>
          </w:rPrChange>
        </w:rPr>
        <w:t xml:space="preserve"> </w:t>
      </w:r>
      <w:r w:rsidR="00A96A35" w:rsidRPr="0027638C">
        <w:rPr>
          <w:sz w:val="24"/>
          <w:rPrChange w16du:dateUtc="2026-07-07T18:18:00Z" w:author="Author" w:date="2026-07-07T20:18:00Z" w:id="14604">
            <w:rPr>
              <w:rFonts w:ascii="Times New Roman"/>
              <w:color w:val="000000"/>
            </w:rPr>
          </w:rPrChange>
        </w:rPr>
        <w:t>incididunt</w:t>
      </w:r>
      <w:r w:rsidR="00A96A35" w:rsidRPr="0027638C">
        <w:rPr>
          <w:sz w:val="24"/>
          <w:rPrChange w16du:dateUtc="2026-07-07T18:18:00Z" w:author="Author" w:date="2026-07-07T20:18:00Z" w:id="14605">
            <w:rPr>
              <w:rFonts w:ascii="Times New Roman"/>
              <w:color w:val="000000"/>
              <w:spacing w:val="65"/>
            </w:rPr>
          </w:rPrChange>
        </w:rPr>
        <w:t xml:space="preserve"> </w:t>
      </w:r>
      <w:r w:rsidR="00A96A35" w:rsidRPr="0027638C">
        <w:rPr>
          <w:sz w:val="24"/>
          <w:rPrChange w16du:dateUtc="2026-07-07T18:18:00Z" w:author="Author" w:date="2026-07-07T20:18:00Z" w:id="14606">
            <w:rPr>
              <w:rFonts w:ascii="Times New Roman" w:hAnsi="Times New Roman"/>
              <w:color w:val="000000"/>
            </w:rPr>
          </w:rPrChange>
        </w:rPr>
        <w:t>ut</w:t>
      </w:r>
      <w:del w16du:dateUtc="2026-07-07T18:18:00Z" w:author="Author" w:date="2026-07-07T20:18:00Z" w:id="14607">
        <w:r>
          <w:rPr>
            <w:color w:val="000000"/>
          </w:rPr>
          <w:cr/>
        </w:r>
      </w:del>
      <w:r w:rsidR="00A96A35" w:rsidRPr="0027638C">
        <w:rPr>
          <w:sz w:val="24"/>
          <w:rPrChange w16du:dateUtc="2026-07-07T18:18:00Z" w:author="Author" w:date="2026-07-07T20:18:00Z" w:id="14608">
            <w:rPr>
              <w:rFonts w:ascii="Times New Roman"/>
              <w:color w:val="000000"/>
              <w:spacing w:val="665"/>
            </w:rPr>
          </w:rPrChange>
        </w:rPr>
        <w:t xml:space="preserve"> </w:t>
      </w:r>
      <w:r w:rsidR="00A96A35" w:rsidRPr="0027638C">
        <w:rPr>
          <w:sz w:val="24"/>
          <w:rPrChange w16du:dateUtc="2026-07-07T18:18:00Z" w:author="Author" w:date="2026-07-07T20:18:00Z" w:id="14609">
            <w:rPr>
              <w:rFonts w:ascii="Times New Roman"/>
              <w:color w:val="000000"/>
            </w:rPr>
          </w:rPrChange>
        </w:rPr>
        <w:t>labore;</w:t>
      </w:r>
      <w:r w:rsidR="00A96A35" w:rsidRPr="0027638C">
        <w:rPr>
          <w:sz w:val="24"/>
          <w:rPrChange w16du:dateUtc="2026-07-07T18:18:00Z" w:author="Author" w:date="2026-07-07T20:18:00Z" w:id="14610">
            <w:rPr>
              <w:rFonts w:ascii="Times New Roman"/>
              <w:color w:val="000000"/>
              <w:spacing w:val="18"/>
            </w:rPr>
          </w:rPrChange>
        </w:rPr>
        <w:t xml:space="preserve"> </w:t>
      </w:r>
      <w:r w:rsidR="00A96A35" w:rsidRPr="0027638C">
        <w:rPr>
          <w:sz w:val="24"/>
          <w:rPrChange w16du:dateUtc="2026-07-07T18:18:00Z" w:author="Author" w:date="2026-07-07T20:18:00Z" w:id="14611">
            <w:rPr>
              <w:rFonts w:ascii="Times New Roman"/>
              <w:color w:val="000000"/>
            </w:rPr>
          </w:rPrChange>
        </w:rPr>
        <w:t>(et)</w:t>
      </w:r>
      <w:r w:rsidR="00A96A35" w:rsidRPr="0027638C">
        <w:rPr>
          <w:sz w:val="24"/>
          <w:rPrChange w16du:dateUtc="2026-07-07T18:18:00Z" w:author="Author" w:date="2026-07-07T20:18:00Z" w:id="14612">
            <w:rPr>
              <w:rFonts w:ascii="Times New Roman"/>
              <w:color w:val="000000"/>
              <w:spacing w:val="18"/>
            </w:rPr>
          </w:rPrChange>
        </w:rPr>
        <w:t xml:space="preserve"> </w:t>
      </w:r>
      <w:r w:rsidR="00A96A35" w:rsidRPr="0027638C">
        <w:rPr>
          <w:sz w:val="24"/>
          <w:rPrChange w16du:dateUtc="2026-07-07T18:18:00Z" w:author="Author" w:date="2026-07-07T20:18:00Z" w:id="14613">
            <w:rPr>
              <w:rFonts w:ascii="Times New Roman"/>
              <w:color w:val="000000"/>
            </w:rPr>
          </w:rPrChange>
        </w:rPr>
        <w:t>dolore</w:t>
      </w:r>
      <w:r w:rsidR="00A96A35" w:rsidRPr="0027638C">
        <w:rPr>
          <w:sz w:val="24"/>
          <w:rPrChange w16du:dateUtc="2026-07-07T18:18:00Z" w:author="Author" w:date="2026-07-07T20:18:00Z" w:id="14614">
            <w:rPr>
              <w:rFonts w:ascii="Times New Roman"/>
              <w:color w:val="000000"/>
              <w:spacing w:val="18"/>
            </w:rPr>
          </w:rPrChange>
        </w:rPr>
        <w:t xml:space="preserve"> </w:t>
      </w:r>
      <w:r w:rsidR="00A96A35" w:rsidRPr="0027638C">
        <w:rPr>
          <w:sz w:val="24"/>
          <w:rPrChange w16du:dateUtc="2026-07-07T18:18:00Z" w:author="Author" w:date="2026-07-07T20:18:00Z" w:id="14615">
            <w:rPr>
              <w:rFonts w:ascii="Times New Roman"/>
              <w:color w:val="000000"/>
            </w:rPr>
          </w:rPrChange>
        </w:rPr>
        <w:t>magna</w:t>
      </w:r>
      <w:r w:rsidR="00A96A35" w:rsidRPr="0027638C">
        <w:rPr>
          <w:sz w:val="24"/>
          <w:rPrChange w16du:dateUtc="2026-07-07T18:18:00Z" w:author="Author" w:date="2026-07-07T20:18:00Z" w:id="14616">
            <w:rPr>
              <w:rFonts w:ascii="Times New Roman"/>
              <w:color w:val="000000"/>
              <w:spacing w:val="18"/>
            </w:rPr>
          </w:rPrChange>
        </w:rPr>
        <w:t xml:space="preserve"> </w:t>
      </w:r>
      <w:r w:rsidR="00A96A35" w:rsidRPr="0027638C">
        <w:rPr>
          <w:sz w:val="24"/>
          <w:rPrChange w16du:dateUtc="2026-07-07T18:18:00Z" w:author="Author" w:date="2026-07-07T20:18:00Z" w:id="14617">
            <w:rPr>
              <w:rFonts w:ascii="Times New Roman"/>
              <w:color w:val="000000"/>
            </w:rPr>
          </w:rPrChange>
        </w:rPr>
        <w:t>Aliqua</w:t>
      </w:r>
      <w:r w:rsidR="00A96A35" w:rsidRPr="0027638C">
        <w:rPr>
          <w:sz w:val="24"/>
          <w:rPrChange w16du:dateUtc="2026-07-07T18:18:00Z" w:author="Author" w:date="2026-07-07T20:18:00Z" w:id="14618">
            <w:rPr>
              <w:rFonts w:ascii="Times New Roman"/>
              <w:color w:val="000000"/>
              <w:spacing w:val="18"/>
            </w:rPr>
          </w:rPrChange>
        </w:rPr>
        <w:t xml:space="preserve"> </w:t>
      </w:r>
      <w:r w:rsidR="00A96A35" w:rsidRPr="0027638C">
        <w:rPr>
          <w:sz w:val="24"/>
          <w:rPrChange w16du:dateUtc="2026-07-07T18:18:00Z" w:author="Author" w:date="2026-07-07T20:18:00Z" w:id="14619">
            <w:rPr>
              <w:rFonts w:ascii="Times New Roman"/>
              <w:color w:val="000000"/>
            </w:rPr>
          </w:rPrChange>
        </w:rPr>
        <w:t>lorem</w:t>
      </w:r>
      <w:r w:rsidR="00A96A35" w:rsidRPr="0027638C">
        <w:rPr>
          <w:sz w:val="24"/>
          <w:rPrChange w16du:dateUtc="2026-07-07T18:18:00Z" w:author="Author" w:date="2026-07-07T20:18:00Z" w:id="14620">
            <w:rPr>
              <w:rFonts w:ascii="Times New Roman"/>
              <w:color w:val="000000"/>
              <w:spacing w:val="18"/>
            </w:rPr>
          </w:rPrChange>
        </w:rPr>
        <w:t xml:space="preserve"> </w:t>
      </w:r>
      <w:r w:rsidR="00A96A35" w:rsidRPr="0027638C">
        <w:rPr>
          <w:sz w:val="24"/>
          <w:rPrChange w16du:dateUtc="2026-07-07T18:18:00Z" w:author="Author" w:date="2026-07-07T20:18:00Z" w:id="14621">
            <w:rPr>
              <w:rFonts w:ascii="Times New Roman"/>
              <w:color w:val="000000"/>
            </w:rPr>
          </w:rPrChange>
        </w:rPr>
        <w:t>ipsum</w:t>
      </w:r>
      <w:r w:rsidR="00A96A35" w:rsidRPr="0027638C">
        <w:rPr>
          <w:sz w:val="24"/>
          <w:rPrChange w16du:dateUtc="2026-07-07T18:18:00Z" w:author="Author" w:date="2026-07-07T20:18:00Z" w:id="14622">
            <w:rPr>
              <w:rFonts w:ascii="Times New Roman"/>
              <w:color w:val="000000"/>
              <w:spacing w:val="18"/>
            </w:rPr>
          </w:rPrChange>
        </w:rPr>
        <w:t xml:space="preserve"> </w:t>
      </w:r>
      <w:r w:rsidR="00A96A35" w:rsidRPr="0027638C">
        <w:rPr>
          <w:sz w:val="24"/>
          <w:rPrChange w16du:dateUtc="2026-07-07T18:18:00Z" w:author="Author" w:date="2026-07-07T20:18:00Z" w:id="14623">
            <w:rPr>
              <w:rFonts w:ascii="Times New Roman"/>
              <w:color w:val="000000"/>
            </w:rPr>
          </w:rPrChange>
        </w:rPr>
        <w:t>dolor</w:t>
      </w:r>
      <w:r w:rsidR="00A96A35" w:rsidRPr="0027638C">
        <w:rPr>
          <w:sz w:val="24"/>
          <w:rPrChange w16du:dateUtc="2026-07-07T18:18:00Z" w:author="Author" w:date="2026-07-07T20:18:00Z" w:id="14624">
            <w:rPr>
              <w:rFonts w:ascii="Times New Roman"/>
              <w:color w:val="000000"/>
              <w:spacing w:val="18"/>
            </w:rPr>
          </w:rPrChange>
        </w:rPr>
        <w:t xml:space="preserve"> </w:t>
      </w:r>
      <w:r w:rsidR="00A96A35" w:rsidRPr="0027638C">
        <w:rPr>
          <w:sz w:val="24"/>
          <w:rPrChange w16du:dateUtc="2026-07-07T18:18:00Z" w:author="Author" w:date="2026-07-07T20:18:00Z" w:id="14625">
            <w:rPr>
              <w:rFonts w:ascii="Times New Roman"/>
              <w:color w:val="000000"/>
            </w:rPr>
          </w:rPrChange>
        </w:rPr>
        <w:t>sit</w:t>
      </w:r>
      <w:r w:rsidR="00A96A35" w:rsidRPr="0027638C">
        <w:rPr>
          <w:sz w:val="24"/>
          <w:rPrChange w16du:dateUtc="2026-07-07T18:18:00Z" w:author="Author" w:date="2026-07-07T20:18:00Z" w:id="14626">
            <w:rPr>
              <w:rFonts w:ascii="Times New Roman"/>
              <w:color w:val="000000"/>
              <w:spacing w:val="18"/>
            </w:rPr>
          </w:rPrChange>
        </w:rPr>
        <w:t xml:space="preserve"> </w:t>
      </w:r>
      <w:r w:rsidR="00A96A35" w:rsidRPr="0027638C">
        <w:rPr>
          <w:sz w:val="24"/>
          <w:rPrChange w16du:dateUtc="2026-07-07T18:18:00Z" w:author="Author" w:date="2026-07-07T20:18:00Z" w:id="14627">
            <w:rPr>
              <w:rFonts w:ascii="Times New Roman"/>
              <w:color w:val="000000"/>
            </w:rPr>
          </w:rPrChange>
        </w:rPr>
        <w:t>amet</w:t>
      </w:r>
      <w:r w:rsidR="00A96A35" w:rsidRPr="0027638C">
        <w:rPr>
          <w:sz w:val="24"/>
          <w:rPrChange w16du:dateUtc="2026-07-07T18:18:00Z" w:author="Author" w:date="2026-07-07T20:18:00Z" w:id="14628">
            <w:rPr>
              <w:rFonts w:ascii="Times New Roman"/>
              <w:color w:val="000000"/>
              <w:spacing w:val="18"/>
            </w:rPr>
          </w:rPrChange>
        </w:rPr>
        <w:t xml:space="preserve"> </w:t>
      </w:r>
      <w:r w:rsidR="00A96A35" w:rsidRPr="0027638C">
        <w:rPr>
          <w:sz w:val="24"/>
          <w:rPrChange w16du:dateUtc="2026-07-07T18:18:00Z" w:author="Author" w:date="2026-07-07T20:18:00Z" w:id="14629">
            <w:rPr>
              <w:rFonts w:ascii="Times New Roman"/>
              <w:color w:val="000000"/>
            </w:rPr>
          </w:rPrChange>
        </w:rPr>
        <w:t>consectetur</w:t>
      </w:r>
      <w:r w:rsidR="00A96A35" w:rsidRPr="0027638C">
        <w:rPr>
          <w:sz w:val="24"/>
          <w:rPrChange w16du:dateUtc="2026-07-07T18:18:00Z" w:author="Author" w:date="2026-07-07T20:18:00Z" w:id="14630">
            <w:rPr>
              <w:rFonts w:ascii="Times New Roman"/>
              <w:color w:val="000000"/>
              <w:spacing w:val="18"/>
            </w:rPr>
          </w:rPrChange>
        </w:rPr>
        <w:t xml:space="preserve"> </w:t>
      </w:r>
      <w:r w:rsidR="00A96A35" w:rsidRPr="0027638C">
        <w:rPr>
          <w:sz w:val="24"/>
          <w:rPrChange w16du:dateUtc="2026-07-07T18:18:00Z" w:author="Author" w:date="2026-07-07T20:18:00Z" w:id="14631">
            <w:rPr>
              <w:rFonts w:ascii="Times New Roman"/>
              <w:color w:val="000000"/>
            </w:rPr>
          </w:rPrChange>
        </w:rPr>
        <w:t>adipiscing</w:t>
      </w:r>
      <w:r w:rsidR="00A96A35" w:rsidRPr="0027638C">
        <w:rPr>
          <w:sz w:val="24"/>
          <w:rPrChange w16du:dateUtc="2026-07-07T18:18:00Z" w:author="Author" w:date="2026-07-07T20:18:00Z" w:id="14632">
            <w:rPr>
              <w:rFonts w:ascii="Times New Roman"/>
              <w:color w:val="000000"/>
              <w:spacing w:val="18"/>
            </w:rPr>
          </w:rPrChange>
        </w:rPr>
        <w:t xml:space="preserve"> </w:t>
      </w:r>
      <w:r w:rsidR="00A96A35" w:rsidRPr="0027638C">
        <w:rPr>
          <w:sz w:val="24"/>
          <w:rPrChange w16du:dateUtc="2026-07-07T18:18:00Z" w:author="Author" w:date="2026-07-07T20:18:00Z" w:id="14633">
            <w:rPr>
              <w:rFonts w:ascii="Times New Roman"/>
              <w:color w:val="000000"/>
            </w:rPr>
          </w:rPrChange>
        </w:rPr>
        <w:t>elit</w:t>
      </w:r>
      <w:r w:rsidR="00A96A35" w:rsidRPr="0027638C">
        <w:rPr>
          <w:sz w:val="24"/>
          <w:rPrChange w16du:dateUtc="2026-07-07T18:18:00Z" w:author="Author" w:date="2026-07-07T20:18:00Z" w:id="14634">
            <w:rPr>
              <w:rFonts w:ascii="Times New Roman"/>
              <w:color w:val="000000"/>
              <w:spacing w:val="18"/>
            </w:rPr>
          </w:rPrChange>
        </w:rPr>
        <w:t xml:space="preserve"> </w:t>
      </w:r>
      <w:r w:rsidR="00A96A35" w:rsidRPr="0027638C">
        <w:rPr>
          <w:sz w:val="24"/>
          <w:rPrChange w16du:dateUtc="2026-07-07T18:18:00Z" w:author="Author" w:date="2026-07-07T20:18:00Z" w:id="14635">
            <w:rPr>
              <w:rFonts w:ascii="Times New Roman"/>
              <w:color w:val="000000"/>
            </w:rPr>
          </w:rPrChange>
        </w:rPr>
        <w:t>sed</w:t>
      </w:r>
      <w:r w:rsidR="00A96A35" w:rsidRPr="0027638C">
        <w:rPr>
          <w:sz w:val="24"/>
          <w:rPrChange w16du:dateUtc="2026-07-07T18:18:00Z" w:author="Author" w:date="2026-07-07T20:18:00Z" w:id="14636">
            <w:rPr>
              <w:rFonts w:ascii="Times New Roman"/>
              <w:color w:val="000000"/>
              <w:spacing w:val="18"/>
            </w:rPr>
          </w:rPrChange>
        </w:rPr>
        <w:t xml:space="preserve"> </w:t>
      </w:r>
      <w:r w:rsidR="00A96A35" w:rsidRPr="0027638C">
        <w:rPr>
          <w:sz w:val="24"/>
          <w:rPrChange w16du:dateUtc="2026-07-07T18:18:00Z" w:author="Author" w:date="2026-07-07T20:18:00Z" w:id="14637">
            <w:rPr>
              <w:rFonts w:ascii="Times New Roman" w:hAnsi="Times New Roman"/>
              <w:color w:val="000000"/>
            </w:rPr>
          </w:rPrChange>
        </w:rPr>
        <w:t>do</w:t>
      </w:r>
      <w:del w16du:dateUtc="2026-07-07T18:18:00Z" w:author="Author" w:date="2026-07-07T20:18:00Z" w:id="14638">
        <w:r>
          <w:rPr>
            <w:color w:val="000000"/>
          </w:rPr>
          <w:cr/>
        </w:r>
      </w:del>
      <w:r w:rsidR="00A96A35" w:rsidRPr="0027638C">
        <w:rPr>
          <w:sz w:val="24"/>
          <w:rPrChange w16du:dateUtc="2026-07-07T18:18:00Z" w:author="Author" w:date="2026-07-07T20:18:00Z" w:id="14639">
            <w:rPr>
              <w:rFonts w:ascii="Times New Roman"/>
              <w:color w:val="000000"/>
              <w:spacing w:val="665"/>
            </w:rPr>
          </w:rPrChange>
        </w:rPr>
        <w:t xml:space="preserve"> </w:t>
      </w:r>
      <w:r w:rsidR="00A96A35" w:rsidRPr="0027638C">
        <w:rPr>
          <w:sz w:val="24"/>
          <w:rPrChange w16du:dateUtc="2026-07-07T18:18:00Z" w:author="Author" w:date="2026-07-07T20:18:00Z" w:id="14640">
            <w:rPr>
              <w:rFonts w:ascii="Times New Roman"/>
              <w:color w:val="000000"/>
            </w:rPr>
          </w:rPrChange>
        </w:rPr>
        <w:t>eiusmod</w:t>
      </w:r>
      <w:r w:rsidR="00A96A35" w:rsidRPr="0027638C">
        <w:rPr>
          <w:sz w:val="24"/>
          <w:rPrChange w16du:dateUtc="2026-07-07T18:18:00Z" w:author="Author" w:date="2026-07-07T20:18:00Z" w:id="14641">
            <w:rPr>
              <w:rFonts w:ascii="Times New Roman"/>
              <w:color w:val="000000"/>
              <w:spacing w:val="34"/>
            </w:rPr>
          </w:rPrChange>
        </w:rPr>
        <w:t xml:space="preserve"> </w:t>
      </w:r>
      <w:r w:rsidR="00A96A35" w:rsidRPr="0027638C">
        <w:rPr>
          <w:sz w:val="24"/>
          <w:rPrChange w16du:dateUtc="2026-07-07T18:18:00Z" w:author="Author" w:date="2026-07-07T20:18:00Z" w:id="14642">
            <w:rPr>
              <w:rFonts w:ascii="Times New Roman"/>
              <w:color w:val="000000"/>
            </w:rPr>
          </w:rPrChange>
        </w:rPr>
        <w:t>tempor</w:t>
      </w:r>
      <w:r w:rsidR="00A96A35" w:rsidRPr="0027638C">
        <w:rPr>
          <w:sz w:val="24"/>
          <w:rPrChange w16du:dateUtc="2026-07-07T18:18:00Z" w:author="Author" w:date="2026-07-07T20:18:00Z" w:id="14643">
            <w:rPr>
              <w:rFonts w:ascii="Times New Roman"/>
              <w:color w:val="000000"/>
              <w:spacing w:val="34"/>
            </w:rPr>
          </w:rPrChange>
        </w:rPr>
        <w:t xml:space="preserve"> </w:t>
      </w:r>
      <w:r w:rsidR="00A96A35" w:rsidRPr="0027638C">
        <w:rPr>
          <w:sz w:val="24"/>
          <w:rPrChange w16du:dateUtc="2026-07-07T18:18:00Z" w:author="Author" w:date="2026-07-07T20:18:00Z" w:id="14644">
            <w:rPr>
              <w:rFonts w:ascii="Times New Roman"/>
              <w:color w:val="000000"/>
            </w:rPr>
          </w:rPrChange>
        </w:rPr>
        <w:t>incididunt</w:t>
      </w:r>
      <w:r w:rsidR="00A96A35" w:rsidRPr="0027638C">
        <w:rPr>
          <w:sz w:val="24"/>
          <w:rPrChange w16du:dateUtc="2026-07-07T18:18:00Z" w:author="Author" w:date="2026-07-07T20:18:00Z" w:id="14645">
            <w:rPr>
              <w:rFonts w:ascii="Times New Roman"/>
              <w:color w:val="000000"/>
              <w:spacing w:val="34"/>
            </w:rPr>
          </w:rPrChange>
        </w:rPr>
        <w:t xml:space="preserve"> </w:t>
      </w:r>
      <w:r w:rsidR="00A96A35" w:rsidRPr="0027638C">
        <w:rPr>
          <w:sz w:val="24"/>
          <w:rPrChange w16du:dateUtc="2026-07-07T18:18:00Z" w:author="Author" w:date="2026-07-07T20:18:00Z" w:id="14646">
            <w:rPr>
              <w:rFonts w:ascii="Times New Roman"/>
              <w:color w:val="000000"/>
            </w:rPr>
          </w:rPrChange>
        </w:rPr>
        <w:t>ut</w:t>
      </w:r>
      <w:r w:rsidR="00A96A35" w:rsidRPr="0027638C">
        <w:rPr>
          <w:sz w:val="24"/>
          <w:rPrChange w16du:dateUtc="2026-07-07T18:18:00Z" w:author="Author" w:date="2026-07-07T20:18:00Z" w:id="14647">
            <w:rPr>
              <w:rFonts w:ascii="Times New Roman"/>
              <w:color w:val="000000"/>
              <w:spacing w:val="34"/>
            </w:rPr>
          </w:rPrChange>
        </w:rPr>
        <w:t xml:space="preserve"> </w:t>
      </w:r>
      <w:r w:rsidR="00A96A35" w:rsidRPr="0027638C">
        <w:rPr>
          <w:sz w:val="24"/>
          <w:rPrChange w16du:dateUtc="2026-07-07T18:18:00Z" w:author="Author" w:date="2026-07-07T20:18:00Z" w:id="14648">
            <w:rPr>
              <w:rFonts w:ascii="Times New Roman"/>
              <w:color w:val="000000"/>
            </w:rPr>
          </w:rPrChange>
        </w:rPr>
        <w:t>labore</w:t>
      </w:r>
      <w:r w:rsidR="00A96A35" w:rsidRPr="0027638C">
        <w:rPr>
          <w:sz w:val="24"/>
          <w:rPrChange w16du:dateUtc="2026-07-07T18:18:00Z" w:author="Author" w:date="2026-07-07T20:18:00Z" w:id="14649">
            <w:rPr>
              <w:rFonts w:ascii="Times New Roman"/>
              <w:color w:val="000000"/>
              <w:spacing w:val="34"/>
            </w:rPr>
          </w:rPrChange>
        </w:rPr>
        <w:t xml:space="preserve"> </w:t>
      </w:r>
      <w:r w:rsidR="00A96A35" w:rsidRPr="0027638C">
        <w:rPr>
          <w:sz w:val="24"/>
          <w:rPrChange w16du:dateUtc="2026-07-07T18:18:00Z" w:author="Author" w:date="2026-07-07T20:18:00Z" w:id="14650">
            <w:rPr>
              <w:rFonts w:ascii="Times New Roman"/>
              <w:color w:val="000000"/>
            </w:rPr>
          </w:rPrChange>
        </w:rPr>
        <w:t>et</w:t>
      </w:r>
      <w:r w:rsidR="00A96A35" w:rsidRPr="0027638C">
        <w:rPr>
          <w:sz w:val="24"/>
          <w:rPrChange w16du:dateUtc="2026-07-07T18:18:00Z" w:author="Author" w:date="2026-07-07T20:18:00Z" w:id="14651">
            <w:rPr>
              <w:rFonts w:ascii="Times New Roman"/>
              <w:color w:val="000000"/>
              <w:spacing w:val="34"/>
            </w:rPr>
          </w:rPrChange>
        </w:rPr>
        <w:t xml:space="preserve"> </w:t>
      </w:r>
      <w:r w:rsidR="00A96A35" w:rsidRPr="0027638C">
        <w:rPr>
          <w:sz w:val="24"/>
          <w:rPrChange w16du:dateUtc="2026-07-07T18:18:00Z" w:author="Author" w:date="2026-07-07T20:18:00Z" w:id="14652">
            <w:rPr>
              <w:rFonts w:ascii="Times New Roman"/>
              <w:color w:val="000000"/>
            </w:rPr>
          </w:rPrChange>
        </w:rPr>
        <w:t>dolore</w:t>
      </w:r>
      <w:r w:rsidR="00A96A35" w:rsidRPr="0027638C">
        <w:rPr>
          <w:sz w:val="24"/>
          <w:rPrChange w16du:dateUtc="2026-07-07T18:18:00Z" w:author="Author" w:date="2026-07-07T20:18:00Z" w:id="14653">
            <w:rPr>
              <w:rFonts w:ascii="Times New Roman"/>
              <w:color w:val="000000"/>
              <w:spacing w:val="34"/>
            </w:rPr>
          </w:rPrChange>
        </w:rPr>
        <w:t xml:space="preserve"> </w:t>
      </w:r>
      <w:r w:rsidR="00A96A35" w:rsidRPr="0027638C">
        <w:rPr>
          <w:sz w:val="24"/>
          <w:rPrChange w16du:dateUtc="2026-07-07T18:18:00Z" w:author="Author" w:date="2026-07-07T20:18:00Z" w:id="14654">
            <w:rPr>
              <w:rFonts w:ascii="Times New Roman"/>
              <w:color w:val="000000"/>
            </w:rPr>
          </w:rPrChange>
        </w:rPr>
        <w:t>magna</w:t>
      </w:r>
      <w:r w:rsidR="00A96A35" w:rsidRPr="0027638C">
        <w:rPr>
          <w:sz w:val="24"/>
          <w:rPrChange w16du:dateUtc="2026-07-07T18:18:00Z" w:author="Author" w:date="2026-07-07T20:18:00Z" w:id="14655">
            <w:rPr>
              <w:rFonts w:ascii="Times New Roman"/>
              <w:color w:val="000000"/>
              <w:spacing w:val="34"/>
            </w:rPr>
          </w:rPrChange>
        </w:rPr>
        <w:t xml:space="preserve"> </w:t>
      </w:r>
      <w:r w:rsidR="00A96A35" w:rsidRPr="0027638C">
        <w:rPr>
          <w:sz w:val="24"/>
          <w:rPrChange w16du:dateUtc="2026-07-07T18:18:00Z" w:author="Author" w:date="2026-07-07T20:18:00Z" w:id="14656">
            <w:rPr>
              <w:rFonts w:ascii="Times New Roman"/>
              <w:color w:val="000000"/>
            </w:rPr>
          </w:rPrChange>
        </w:rPr>
        <w:t>aliqua</w:t>
      </w:r>
      <w:r w:rsidR="00A96A35" w:rsidRPr="0027638C">
        <w:rPr>
          <w:sz w:val="24"/>
          <w:rPrChange w16du:dateUtc="2026-07-07T18:18:00Z" w:author="Author" w:date="2026-07-07T20:18:00Z" w:id="14657">
            <w:rPr>
              <w:rFonts w:ascii="Times New Roman"/>
              <w:color w:val="000000"/>
              <w:spacing w:val="34"/>
            </w:rPr>
          </w:rPrChange>
        </w:rPr>
        <w:t xml:space="preserve"> </w:t>
      </w:r>
      <w:r w:rsidR="00A96A35" w:rsidRPr="0027638C">
        <w:rPr>
          <w:sz w:val="24"/>
          <w:rPrChange w16du:dateUtc="2026-07-07T18:18:00Z" w:author="Author" w:date="2026-07-07T20:18:00Z" w:id="14658">
            <w:rPr>
              <w:rFonts w:ascii="Times New Roman"/>
              <w:color w:val="000000"/>
            </w:rPr>
          </w:rPrChange>
        </w:rPr>
        <w:t>lorem</w:t>
      </w:r>
      <w:r w:rsidR="00A96A35" w:rsidRPr="0027638C">
        <w:rPr>
          <w:sz w:val="24"/>
          <w:rPrChange w16du:dateUtc="2026-07-07T18:18:00Z" w:author="Author" w:date="2026-07-07T20:18:00Z" w:id="14659">
            <w:rPr>
              <w:rFonts w:ascii="Times New Roman"/>
              <w:color w:val="000000"/>
              <w:spacing w:val="34"/>
            </w:rPr>
          </w:rPrChange>
        </w:rPr>
        <w:t xml:space="preserve"> </w:t>
      </w:r>
      <w:r w:rsidR="00A96A35" w:rsidRPr="0027638C">
        <w:rPr>
          <w:sz w:val="24"/>
          <w:rPrChange w16du:dateUtc="2026-07-07T18:18:00Z" w:author="Author" w:date="2026-07-07T20:18:00Z" w:id="14660">
            <w:rPr>
              <w:rFonts w:ascii="Times New Roman"/>
              <w:color w:val="000000"/>
            </w:rPr>
          </w:rPrChange>
        </w:rPr>
        <w:t>ipsum</w:t>
      </w:r>
      <w:r w:rsidR="00A96A35" w:rsidRPr="0027638C">
        <w:rPr>
          <w:sz w:val="24"/>
          <w:rPrChange w16du:dateUtc="2026-07-07T18:18:00Z" w:author="Author" w:date="2026-07-07T20:18:00Z" w:id="14661">
            <w:rPr>
              <w:rFonts w:ascii="Times New Roman"/>
              <w:color w:val="000000"/>
              <w:spacing w:val="34"/>
            </w:rPr>
          </w:rPrChange>
        </w:rPr>
        <w:t xml:space="preserve"> </w:t>
      </w:r>
      <w:r w:rsidR="00A96A35" w:rsidRPr="0027638C">
        <w:rPr>
          <w:sz w:val="24"/>
          <w:rPrChange w16du:dateUtc="2026-07-07T18:18:00Z" w:author="Author" w:date="2026-07-07T20:18:00Z" w:id="14662">
            <w:rPr>
              <w:rFonts w:ascii="Times New Roman"/>
              <w:color w:val="000000"/>
            </w:rPr>
          </w:rPrChange>
        </w:rPr>
        <w:t>dolor</w:t>
      </w:r>
      <w:r w:rsidR="00A96A35" w:rsidRPr="0027638C">
        <w:rPr>
          <w:sz w:val="24"/>
          <w:rPrChange w16du:dateUtc="2026-07-07T18:18:00Z" w:author="Author" w:date="2026-07-07T20:18:00Z" w:id="14663">
            <w:rPr>
              <w:rFonts w:ascii="Times New Roman"/>
              <w:color w:val="000000"/>
              <w:spacing w:val="34"/>
            </w:rPr>
          </w:rPrChange>
        </w:rPr>
        <w:t xml:space="preserve"> </w:t>
      </w:r>
      <w:r w:rsidR="00A96A35" w:rsidRPr="0027638C">
        <w:rPr>
          <w:sz w:val="24"/>
          <w:rPrChange w16du:dateUtc="2026-07-07T18:18:00Z" w:author="Author" w:date="2026-07-07T20:18:00Z" w:id="14664">
            <w:rPr>
              <w:rFonts w:ascii="Times New Roman"/>
              <w:color w:val="000000"/>
            </w:rPr>
          </w:rPrChange>
        </w:rPr>
        <w:t>sit</w:t>
      </w:r>
      <w:r w:rsidR="00A96A35" w:rsidRPr="0027638C">
        <w:rPr>
          <w:sz w:val="24"/>
          <w:rPrChange w16du:dateUtc="2026-07-07T18:18:00Z" w:author="Author" w:date="2026-07-07T20:18:00Z" w:id="14665">
            <w:rPr>
              <w:rFonts w:ascii="Times New Roman"/>
              <w:color w:val="000000"/>
              <w:spacing w:val="34"/>
            </w:rPr>
          </w:rPrChange>
        </w:rPr>
        <w:t xml:space="preserve"> </w:t>
      </w:r>
      <w:r w:rsidR="00A96A35" w:rsidRPr="0027638C">
        <w:rPr>
          <w:sz w:val="24"/>
          <w:rPrChange w16du:dateUtc="2026-07-07T18:18:00Z" w:author="Author" w:date="2026-07-07T20:18:00Z" w:id="14666">
            <w:rPr>
              <w:rFonts w:ascii="Times New Roman"/>
              <w:color w:val="000000"/>
            </w:rPr>
          </w:rPrChange>
        </w:rPr>
        <w:t>amet;</w:t>
      </w:r>
      <w:r w:rsidR="00A96A35" w:rsidRPr="0027638C">
        <w:rPr>
          <w:sz w:val="24"/>
          <w:rPrChange w16du:dateUtc="2026-07-07T18:18:00Z" w:author="Author" w:date="2026-07-07T20:18:00Z" w:id="14667">
            <w:rPr>
              <w:rFonts w:ascii="Times New Roman"/>
              <w:color w:val="000000"/>
              <w:spacing w:val="34"/>
            </w:rPr>
          </w:rPrChange>
        </w:rPr>
        <w:t xml:space="preserve"> </w:t>
      </w:r>
      <w:r w:rsidR="00A96A35" w:rsidRPr="0027638C">
        <w:rPr>
          <w:sz w:val="24"/>
          <w:rPrChange w16du:dateUtc="2026-07-07T18:18:00Z" w:author="Author" w:date="2026-07-07T20:18:00Z" w:id="14668">
            <w:rPr>
              <w:rFonts w:ascii="Times New Roman"/>
              <w:color w:val="000000"/>
            </w:rPr>
          </w:rPrChange>
        </w:rPr>
        <w:t>consectetur</w:t>
      </w:r>
      <w:r w:rsidR="00A96A35" w:rsidRPr="0027638C">
        <w:rPr>
          <w:sz w:val="24"/>
          <w:rPrChange w16du:dateUtc="2026-07-07T18:18:00Z" w:author="Author" w:date="2026-07-07T20:18:00Z" w:id="14669">
            <w:rPr>
              <w:rFonts w:ascii="Times New Roman"/>
              <w:color w:val="000000"/>
              <w:spacing w:val="34"/>
            </w:rPr>
          </w:rPrChange>
        </w:rPr>
        <w:t xml:space="preserve"> </w:t>
      </w:r>
      <w:r w:rsidR="00A96A35" w:rsidRPr="0027638C">
        <w:rPr>
          <w:sz w:val="24"/>
          <w:rPrChange w16du:dateUtc="2026-07-07T18:18:00Z" w:author="Author" w:date="2026-07-07T20:18:00Z" w:id="14670">
            <w:rPr>
              <w:rFonts w:ascii="Times New Roman"/>
              <w:color w:val="000000"/>
            </w:rPr>
          </w:rPrChange>
        </w:rPr>
        <w:t>(adipiscing)</w:t>
      </w:r>
      <w:r w:rsidR="00A96A35" w:rsidRPr="0027638C">
        <w:rPr>
          <w:sz w:val="24"/>
          <w:rPrChange w16du:dateUtc="2026-07-07T18:18:00Z" w:author="Author" w:date="2026-07-07T20:18:00Z" w:id="14671">
            <w:rPr>
              <w:rFonts w:ascii="Times New Roman"/>
              <w:color w:val="000000"/>
              <w:spacing w:val="34"/>
            </w:rPr>
          </w:rPrChange>
        </w:rPr>
        <w:t xml:space="preserve"> </w:t>
      </w:r>
      <w:r w:rsidR="00A96A35" w:rsidRPr="0027638C">
        <w:rPr>
          <w:sz w:val="24"/>
          <w:rPrChange w16du:dateUtc="2026-07-07T18:18:00Z" w:author="Author" w:date="2026-07-07T20:18:00Z" w:id="14672">
            <w:rPr>
              <w:rFonts w:ascii="Times New Roman" w:hAnsi="Times New Roman"/>
              <w:color w:val="000000"/>
            </w:rPr>
          </w:rPrChange>
        </w:rPr>
        <w:t>elit</w:t>
      </w:r>
      <w:del w16du:dateUtc="2026-07-07T18:18:00Z" w:author="Author" w:date="2026-07-07T20:18:00Z" w:id="14673">
        <w:r>
          <w:rPr>
            <w:color w:val="000000"/>
          </w:rPr>
          <w:cr/>
        </w:r>
      </w:del>
      <w:r w:rsidR="00A96A35" w:rsidRPr="0027638C">
        <w:rPr>
          <w:sz w:val="24"/>
          <w:rPrChange w16du:dateUtc="2026-07-07T18:18:00Z" w:author="Author" w:date="2026-07-07T20:18:00Z" w:id="14674">
            <w:rPr>
              <w:rFonts w:ascii="Times New Roman"/>
              <w:color w:val="000000"/>
              <w:spacing w:val="665"/>
            </w:rPr>
          </w:rPrChange>
        </w:rPr>
        <w:t xml:space="preserve"> </w:t>
      </w:r>
      <w:r w:rsidR="00A96A35" w:rsidRPr="0027638C">
        <w:rPr>
          <w:sz w:val="24"/>
          <w:rPrChange w16du:dateUtc="2026-07-07T18:18:00Z" w:author="Author" w:date="2026-07-07T20:18:00Z" w:id="14675">
            <w:rPr>
              <w:rFonts w:ascii="Times New Roman"/>
              <w:color w:val="000000"/>
            </w:rPr>
          </w:rPrChange>
        </w:rPr>
        <w:t>sed</w:t>
      </w:r>
      <w:r w:rsidR="00A96A35" w:rsidRPr="0027638C">
        <w:rPr>
          <w:sz w:val="24"/>
          <w:rPrChange w16du:dateUtc="2026-07-07T18:18:00Z" w:author="Author" w:date="2026-07-07T20:18:00Z" w:id="14676">
            <w:rPr>
              <w:rFonts w:ascii="Times New Roman"/>
              <w:color w:val="000000"/>
              <w:spacing w:val="12"/>
            </w:rPr>
          </w:rPrChange>
        </w:rPr>
        <w:t xml:space="preserve"> </w:t>
      </w:r>
      <w:r w:rsidR="00A96A35" w:rsidRPr="0027638C">
        <w:rPr>
          <w:sz w:val="24"/>
          <w:rPrChange w16du:dateUtc="2026-07-07T18:18:00Z" w:author="Author" w:date="2026-07-07T20:18:00Z" w:id="14677">
            <w:rPr>
              <w:rFonts w:ascii="Times New Roman"/>
              <w:color w:val="000000"/>
            </w:rPr>
          </w:rPrChange>
        </w:rPr>
        <w:t>do</w:t>
      </w:r>
      <w:r w:rsidR="00A96A35" w:rsidRPr="0027638C">
        <w:rPr>
          <w:sz w:val="24"/>
          <w:rPrChange w16du:dateUtc="2026-07-07T18:18:00Z" w:author="Author" w:date="2026-07-07T20:18:00Z" w:id="14678">
            <w:rPr>
              <w:rFonts w:ascii="Times New Roman"/>
              <w:color w:val="000000"/>
              <w:spacing w:val="12"/>
            </w:rPr>
          </w:rPrChange>
        </w:rPr>
        <w:t xml:space="preserve"> </w:t>
      </w:r>
      <w:r w:rsidR="00A96A35" w:rsidRPr="0027638C">
        <w:rPr>
          <w:sz w:val="24"/>
          <w:rPrChange w16du:dateUtc="2026-07-07T18:18:00Z" w:author="Author" w:date="2026-07-07T20:18:00Z" w:id="14679">
            <w:rPr>
              <w:rFonts w:ascii="Times New Roman"/>
              <w:color w:val="000000"/>
            </w:rPr>
          </w:rPrChange>
        </w:rPr>
        <w:t>eiusmod</w:t>
      </w:r>
      <w:r w:rsidR="00A96A35" w:rsidRPr="0027638C">
        <w:rPr>
          <w:sz w:val="24"/>
          <w:rPrChange w16du:dateUtc="2026-07-07T18:18:00Z" w:author="Author" w:date="2026-07-07T20:18:00Z" w:id="14680">
            <w:rPr>
              <w:rFonts w:ascii="Times New Roman"/>
              <w:color w:val="000000"/>
              <w:spacing w:val="12"/>
            </w:rPr>
          </w:rPrChange>
        </w:rPr>
        <w:t xml:space="preserve"> </w:t>
      </w:r>
      <w:r w:rsidR="00A96A35" w:rsidRPr="0027638C">
        <w:rPr>
          <w:sz w:val="24"/>
          <w:rPrChange w16du:dateUtc="2026-07-07T18:18:00Z" w:author="Author" w:date="2026-07-07T20:18:00Z" w:id="14681">
            <w:rPr>
              <w:rFonts w:ascii="Times New Roman"/>
              <w:color w:val="000000"/>
            </w:rPr>
          </w:rPrChange>
        </w:rPr>
        <w:t>tempor</w:t>
      </w:r>
      <w:r w:rsidR="00A96A35" w:rsidRPr="0027638C">
        <w:rPr>
          <w:sz w:val="24"/>
          <w:rPrChange w16du:dateUtc="2026-07-07T18:18:00Z" w:author="Author" w:date="2026-07-07T20:18:00Z" w:id="14682">
            <w:rPr>
              <w:rFonts w:ascii="Times New Roman"/>
              <w:color w:val="000000"/>
              <w:spacing w:val="12"/>
            </w:rPr>
          </w:rPrChange>
        </w:rPr>
        <w:t xml:space="preserve"> </w:t>
      </w:r>
      <w:r w:rsidR="00A96A35" w:rsidRPr="0027638C">
        <w:rPr>
          <w:sz w:val="24"/>
          <w:rPrChange w16du:dateUtc="2026-07-07T18:18:00Z" w:author="Author" w:date="2026-07-07T20:18:00Z" w:id="14683">
            <w:rPr>
              <w:rFonts w:ascii="Times New Roman"/>
              <w:color w:val="000000"/>
            </w:rPr>
          </w:rPrChange>
        </w:rPr>
        <w:t>incididunt</w:t>
      </w:r>
      <w:r w:rsidR="00A96A35" w:rsidRPr="0027638C">
        <w:rPr>
          <w:sz w:val="24"/>
          <w:rPrChange w16du:dateUtc="2026-07-07T18:18:00Z" w:author="Author" w:date="2026-07-07T20:18:00Z" w:id="14684">
            <w:rPr>
              <w:rFonts w:ascii="Times New Roman"/>
              <w:color w:val="000000"/>
              <w:spacing w:val="12"/>
            </w:rPr>
          </w:rPrChange>
        </w:rPr>
        <w:t xml:space="preserve"> </w:t>
      </w:r>
      <w:r w:rsidR="00A96A35" w:rsidRPr="0027638C">
        <w:rPr>
          <w:sz w:val="24"/>
          <w:rPrChange w16du:dateUtc="2026-07-07T18:18:00Z" w:author="Author" w:date="2026-07-07T20:18:00Z" w:id="14685">
            <w:rPr>
              <w:rFonts w:ascii="Times New Roman"/>
              <w:color w:val="000000"/>
            </w:rPr>
          </w:rPrChange>
        </w:rPr>
        <w:t>ut</w:t>
      </w:r>
      <w:r w:rsidR="00A96A35" w:rsidRPr="0027638C">
        <w:rPr>
          <w:sz w:val="24"/>
          <w:rPrChange w16du:dateUtc="2026-07-07T18:18:00Z" w:author="Author" w:date="2026-07-07T20:18:00Z" w:id="14686">
            <w:rPr>
              <w:rFonts w:ascii="Times New Roman"/>
              <w:color w:val="000000"/>
              <w:spacing w:val="12"/>
            </w:rPr>
          </w:rPrChange>
        </w:rPr>
        <w:t xml:space="preserve"> </w:t>
      </w:r>
      <w:r w:rsidR="00A96A35" w:rsidRPr="0027638C">
        <w:rPr>
          <w:sz w:val="24"/>
          <w:rPrChange w16du:dateUtc="2026-07-07T18:18:00Z" w:author="Author" w:date="2026-07-07T20:18:00Z" w:id="14687">
            <w:rPr>
              <w:rFonts w:ascii="Times New Roman"/>
              <w:color w:val="000000"/>
            </w:rPr>
          </w:rPrChange>
        </w:rPr>
        <w:t>labore</w:t>
      </w:r>
      <w:r w:rsidR="00A96A35" w:rsidRPr="0027638C">
        <w:rPr>
          <w:sz w:val="24"/>
          <w:rPrChange w16du:dateUtc="2026-07-07T18:18:00Z" w:author="Author" w:date="2026-07-07T20:18:00Z" w:id="14688">
            <w:rPr>
              <w:rFonts w:ascii="Times New Roman"/>
              <w:color w:val="000000"/>
              <w:spacing w:val="12"/>
            </w:rPr>
          </w:rPrChange>
        </w:rPr>
        <w:t xml:space="preserve"> </w:t>
      </w:r>
      <w:r w:rsidR="00A96A35" w:rsidRPr="0027638C">
        <w:rPr>
          <w:sz w:val="24"/>
          <w:rPrChange w16du:dateUtc="2026-07-07T18:18:00Z" w:author="Author" w:date="2026-07-07T20:18:00Z" w:id="14689">
            <w:rPr>
              <w:rFonts w:ascii="Times New Roman"/>
              <w:color w:val="000000"/>
            </w:rPr>
          </w:rPrChange>
        </w:rPr>
        <w:t>et</w:t>
      </w:r>
      <w:r w:rsidR="00A96A35" w:rsidRPr="0027638C">
        <w:rPr>
          <w:sz w:val="24"/>
          <w:rPrChange w16du:dateUtc="2026-07-07T18:18:00Z" w:author="Author" w:date="2026-07-07T20:18:00Z" w:id="14690">
            <w:rPr>
              <w:rFonts w:ascii="Times New Roman"/>
              <w:color w:val="000000"/>
              <w:spacing w:val="12"/>
            </w:rPr>
          </w:rPrChange>
        </w:rPr>
        <w:t xml:space="preserve"> </w:t>
      </w:r>
      <w:r w:rsidR="00A96A35" w:rsidRPr="0027638C">
        <w:rPr>
          <w:sz w:val="24"/>
          <w:rPrChange w16du:dateUtc="2026-07-07T18:18:00Z" w:author="Author" w:date="2026-07-07T20:18:00Z" w:id="14691">
            <w:rPr>
              <w:rFonts w:ascii="Times New Roman"/>
              <w:color w:val="000000"/>
            </w:rPr>
          </w:rPrChange>
        </w:rPr>
        <w:t>Dolore</w:t>
      </w:r>
      <w:r w:rsidR="00A96A35" w:rsidRPr="0027638C">
        <w:rPr>
          <w:sz w:val="24"/>
          <w:rPrChange w16du:dateUtc="2026-07-07T18:18:00Z" w:author="Author" w:date="2026-07-07T20:18:00Z" w:id="14692">
            <w:rPr>
              <w:rFonts w:ascii="Times New Roman"/>
              <w:color w:val="000000"/>
              <w:spacing w:val="12"/>
            </w:rPr>
          </w:rPrChange>
        </w:rPr>
        <w:t xml:space="preserve"> </w:t>
      </w:r>
      <w:r w:rsidR="00A96A35" w:rsidRPr="0027638C">
        <w:rPr>
          <w:sz w:val="24"/>
          <w:rPrChange w16du:dateUtc="2026-07-07T18:18:00Z" w:author="Author" w:date="2026-07-07T20:18:00Z" w:id="14693">
            <w:rPr>
              <w:rFonts w:ascii="Times New Roman"/>
              <w:color w:val="000000"/>
            </w:rPr>
          </w:rPrChange>
        </w:rPr>
        <w:t>magna</w:t>
      </w:r>
      <w:r w:rsidR="00A96A35" w:rsidRPr="0027638C">
        <w:rPr>
          <w:sz w:val="24"/>
          <w:rPrChange w16du:dateUtc="2026-07-07T18:18:00Z" w:author="Author" w:date="2026-07-07T20:18:00Z" w:id="14694">
            <w:rPr>
              <w:rFonts w:ascii="Times New Roman"/>
              <w:color w:val="000000"/>
              <w:spacing w:val="12"/>
            </w:rPr>
          </w:rPrChange>
        </w:rPr>
        <w:t xml:space="preserve"> </w:t>
      </w:r>
      <w:r w:rsidR="00A96A35" w:rsidRPr="0027638C">
        <w:rPr>
          <w:sz w:val="24"/>
          <w:rPrChange w16du:dateUtc="2026-07-07T18:18:00Z" w:author="Author" w:date="2026-07-07T20:18:00Z" w:id="14695">
            <w:rPr>
              <w:rFonts w:ascii="Times New Roman"/>
              <w:color w:val="000000"/>
            </w:rPr>
          </w:rPrChange>
        </w:rPr>
        <w:t>aliqua</w:t>
      </w:r>
      <w:r w:rsidR="00A96A35" w:rsidRPr="0027638C">
        <w:rPr>
          <w:sz w:val="24"/>
          <w:rPrChange w16du:dateUtc="2026-07-07T18:18:00Z" w:author="Author" w:date="2026-07-07T20:18:00Z" w:id="14696">
            <w:rPr>
              <w:rFonts w:ascii="Times New Roman"/>
              <w:color w:val="000000"/>
              <w:spacing w:val="12"/>
            </w:rPr>
          </w:rPrChange>
        </w:rPr>
        <w:t xml:space="preserve"> </w:t>
      </w:r>
      <w:r w:rsidR="00A96A35" w:rsidRPr="0027638C">
        <w:rPr>
          <w:sz w:val="24"/>
          <w:rPrChange w16du:dateUtc="2026-07-07T18:18:00Z" w:author="Author" w:date="2026-07-07T20:18:00Z" w:id="14697">
            <w:rPr>
              <w:rFonts w:ascii="Times New Roman"/>
              <w:color w:val="000000"/>
            </w:rPr>
          </w:rPrChange>
        </w:rPr>
        <w:t>lorem</w:t>
      </w:r>
      <w:r w:rsidR="00A96A35" w:rsidRPr="0027638C">
        <w:rPr>
          <w:sz w:val="24"/>
          <w:rPrChange w16du:dateUtc="2026-07-07T18:18:00Z" w:author="Author" w:date="2026-07-07T20:18:00Z" w:id="14698">
            <w:rPr>
              <w:rFonts w:ascii="Times New Roman"/>
              <w:color w:val="000000"/>
              <w:spacing w:val="12"/>
            </w:rPr>
          </w:rPrChange>
        </w:rPr>
        <w:t xml:space="preserve"> </w:t>
      </w:r>
      <w:r w:rsidR="00A96A35" w:rsidRPr="0027638C">
        <w:rPr>
          <w:sz w:val="24"/>
          <w:rPrChange w16du:dateUtc="2026-07-07T18:18:00Z" w:author="Author" w:date="2026-07-07T20:18:00Z" w:id="14699">
            <w:rPr>
              <w:rFonts w:ascii="Times New Roman"/>
              <w:color w:val="000000"/>
            </w:rPr>
          </w:rPrChange>
        </w:rPr>
        <w:t>ipsum</w:t>
      </w:r>
      <w:r w:rsidR="00A96A35" w:rsidRPr="0027638C">
        <w:rPr>
          <w:sz w:val="24"/>
          <w:rPrChange w16du:dateUtc="2026-07-07T18:18:00Z" w:author="Author" w:date="2026-07-07T20:18:00Z" w:id="14700">
            <w:rPr>
              <w:rFonts w:ascii="Times New Roman"/>
              <w:color w:val="000000"/>
              <w:spacing w:val="12"/>
            </w:rPr>
          </w:rPrChange>
        </w:rPr>
        <w:t xml:space="preserve"> </w:t>
      </w:r>
      <w:r w:rsidR="00A96A35" w:rsidRPr="0027638C">
        <w:rPr>
          <w:sz w:val="24"/>
          <w:rPrChange w16du:dateUtc="2026-07-07T18:18:00Z" w:author="Author" w:date="2026-07-07T20:18:00Z" w:id="14701">
            <w:rPr>
              <w:rFonts w:ascii="Times New Roman"/>
              <w:color w:val="000000"/>
            </w:rPr>
          </w:rPrChange>
        </w:rPr>
        <w:t>dolor</w:t>
      </w:r>
      <w:r w:rsidR="00A96A35" w:rsidRPr="0027638C">
        <w:rPr>
          <w:sz w:val="24"/>
          <w:rPrChange w16du:dateUtc="2026-07-07T18:18:00Z" w:author="Author" w:date="2026-07-07T20:18:00Z" w:id="14702">
            <w:rPr>
              <w:rFonts w:ascii="Times New Roman"/>
              <w:color w:val="000000"/>
              <w:spacing w:val="12"/>
            </w:rPr>
          </w:rPrChange>
        </w:rPr>
        <w:t xml:space="preserve"> </w:t>
      </w:r>
      <w:r w:rsidR="00A96A35" w:rsidRPr="0027638C">
        <w:rPr>
          <w:sz w:val="24"/>
          <w:rPrChange w16du:dateUtc="2026-07-07T18:18:00Z" w:author="Author" w:date="2026-07-07T20:18:00Z" w:id="14703">
            <w:rPr>
              <w:rFonts w:ascii="Times New Roman" w:hAnsi="Times New Roman"/>
              <w:color w:val="000000"/>
            </w:rPr>
          </w:rPrChange>
        </w:rPr>
        <w:t>sit</w:t>
      </w:r>
      <w:del w16du:dateUtc="2026-07-07T18:18:00Z" w:author="Author" w:date="2026-07-07T20:18:00Z" w:id="14704">
        <w:r>
          <w:rPr>
            <w:color w:val="000000"/>
          </w:rPr>
          <w:cr/>
        </w:r>
      </w:del>
      <w:r w:rsidR="00A96A35" w:rsidRPr="0027638C">
        <w:rPr>
          <w:sz w:val="24"/>
          <w:rPrChange w16du:dateUtc="2026-07-07T18:18:00Z" w:author="Author" w:date="2026-07-07T20:18:00Z" w:id="14705">
            <w:rPr>
              <w:rFonts w:ascii="Times New Roman"/>
              <w:color w:val="000000"/>
              <w:spacing w:val="665"/>
            </w:rPr>
          </w:rPrChange>
        </w:rPr>
        <w:t xml:space="preserve"> </w:t>
      </w:r>
      <w:r w:rsidR="00A96A35" w:rsidRPr="0027638C">
        <w:rPr>
          <w:sz w:val="24"/>
          <w:rPrChange w16du:dateUtc="2026-07-07T18:18:00Z" w:author="Author" w:date="2026-07-07T20:18:00Z" w:id="14706">
            <w:rPr>
              <w:rFonts w:ascii="Times New Roman"/>
              <w:color w:val="000000"/>
            </w:rPr>
          </w:rPrChange>
        </w:rPr>
        <w:t>amet, consectetur adipiscing elit.</w:t>
      </w:r>
      <w:bookmarkEnd w:id="14416"/>
    </w:p>
    <w:p w14:paraId="584D91F1" w14:textId="77777777" w:rsidR="009609E8" w:rsidRDefault="00000000" w:rsidRPr="0027638C">
      <w:pPr>
        <w:pStyle w:val="ListParagraph"/>
        <w:numPr>
          <w:ilvl w:val="1"/>
          <w:numId w:val="5"/>
        </w:numPr>
        <w:tabs>
          <w:tab w:pos="1438" w:val="left"/>
          <w:tab w:pos="1440" w:val="left"/>
        </w:tabs>
        <w:spacing w:before="239"/>
        <w:ind w:right="356"/>
        <w:rPr>
          <w:sz w:val="24"/>
          <w:rPrChange w16du:dateUtc="2026-07-07T18:18:00Z" w:author="Author" w:date="2026-07-07T20:18:00Z" w:id="14707">
            <w:rPr>
              <w:rFonts w:ascii="Times New Roman"/>
              <w:color w:val="000000"/>
            </w:rPr>
          </w:rPrChange>
        </w:rPr>
        <w:pPrChange w16du:dateUtc="2026-07-07T18:18:00Z" w:author="Author" w:date="2026-07-07T20:18:00Z" w:id="14708">
          <w:pPr>
            <w:spacing w:after="0" w:before="236" w:line="253" w:lineRule="exact"/>
            <w:ind w:left="720"/>
            <w:jc w:val="left"/>
          </w:pPr>
        </w:pPrChange>
      </w:pPr>
      <w:bookmarkStart w:id="14709" w:name="_Ref215486848"/>
      <w:del w16du:dateUtc="2026-07-07T18:18:00Z" w:author="Author" w:date="2026-07-07T20:18:00Z" w:id="14710">
        <w:r>
          <w:rPr>
            <w:color w:val="000000"/>
          </w:rPr>
          <w:delText>(c)</w:delText>
        </w:r>
        <w:r>
          <w:rPr>
            <w:color w:val="000000"/>
            <w:spacing w:val="421"/>
          </w:rPr>
          <w:delText xml:space="preserve"> </w:delText>
        </w:r>
      </w:del>
      <w:r w:rsidR="00A96A35" w:rsidRPr="0027638C">
        <w:rPr>
          <w:sz w:val="24"/>
          <w:u w:val="single"/>
          <w:rPrChange w16du:dateUtc="2026-07-07T18:18:00Z" w:author="Author" w:date="2026-07-07T20:18:00Z" w:id="14711">
            <w:rPr>
              <w:rFonts w:ascii="Times New Roman"/>
              <w:color w:val="000000"/>
              <w:u w:val="single"/>
            </w:rPr>
          </w:rPrChange>
        </w:rPr>
        <w:t>Sed</w:t>
      </w:r>
      <w:r w:rsidR="00A96A35" w:rsidRPr="0027638C">
        <w:rPr>
          <w:spacing w:val="-12"/>
          <w:sz w:val="24"/>
          <w:u w:val="single"/>
          <w:rPrChange w16du:dateUtc="2026-07-07T18:18:00Z" w:author="Author" w:date="2026-07-07T20:18:00Z" w:id="14712">
            <w:rPr>
              <w:rFonts w:ascii="Times New Roman"/>
              <w:color w:val="000000"/>
              <w:spacing w:val="-9"/>
              <w:u w:val="single"/>
            </w:rPr>
          </w:rPrChange>
        </w:rPr>
        <w:t xml:space="preserve"> </w:t>
      </w:r>
      <w:r w:rsidR="00A96A35" w:rsidRPr="0027638C">
        <w:rPr>
          <w:sz w:val="24"/>
          <w:u w:val="single"/>
          <w:rPrChange w16du:dateUtc="2026-07-07T18:18:00Z" w:author="Author" w:date="2026-07-07T20:18:00Z" w:id="14713">
            <w:rPr>
              <w:rFonts w:ascii="Times New Roman"/>
              <w:color w:val="000000"/>
              <w:u w:val="single"/>
            </w:rPr>
          </w:rPrChange>
        </w:rPr>
        <w:t>do</w:t>
      </w:r>
      <w:r w:rsidR="00A96A35" w:rsidRPr="0027638C">
        <w:rPr>
          <w:spacing w:val="-12"/>
          <w:sz w:val="24"/>
          <w:u w:val="single"/>
          <w:rPrChange w16du:dateUtc="2026-07-07T18:18:00Z" w:author="Author" w:date="2026-07-07T20:18:00Z" w:id="14714">
            <w:rPr>
              <w:rFonts w:ascii="Times New Roman"/>
              <w:color w:val="000000"/>
              <w:spacing w:val="-9"/>
              <w:u w:val="single"/>
            </w:rPr>
          </w:rPrChange>
        </w:rPr>
        <w:t xml:space="preserve"> </w:t>
      </w:r>
      <w:r w:rsidR="00A96A35" w:rsidRPr="0027638C">
        <w:rPr>
          <w:sz w:val="24"/>
          <w:u w:val="single"/>
          <w:rPrChange w16du:dateUtc="2026-07-07T18:18:00Z" w:author="Author" w:date="2026-07-07T20:18:00Z" w:id="14715">
            <w:rPr>
              <w:rFonts w:ascii="Times New Roman"/>
              <w:color w:val="000000"/>
              <w:u w:val="single"/>
            </w:rPr>
          </w:rPrChange>
        </w:rPr>
        <w:t>Eiusmod</w:t>
      </w:r>
      <w:r w:rsidR="00A96A35" w:rsidRPr="0027638C">
        <w:rPr>
          <w:sz w:val="24"/>
          <w:rPrChange w16du:dateUtc="2026-07-07T18:18:00Z" w:author="Author" w:date="2026-07-07T20:18:00Z" w:id="14716">
            <w:rPr>
              <w:rFonts w:ascii="Times New Roman"/>
              <w:color w:val="000000"/>
            </w:rPr>
          </w:rPrChange>
        </w:rPr>
        <w:t>.</w:t>
      </w:r>
      <w:r w:rsidR="00A96A35" w:rsidRPr="0027638C">
        <w:rPr>
          <w:spacing w:val="-12"/>
          <w:sz w:val="24"/>
          <w:rPrChange w16du:dateUtc="2026-07-07T18:18:00Z" w:author="Author" w:date="2026-07-07T20:18:00Z" w:id="14717">
            <w:rPr>
              <w:rFonts w:ascii="Times New Roman"/>
              <w:color w:val="000000"/>
              <w:spacing w:val="-9"/>
            </w:rPr>
          </w:rPrChange>
        </w:rPr>
        <w:t xml:space="preserve"> </w:t>
      </w:r>
      <w:r w:rsidR="00A96A35" w:rsidRPr="0027638C">
        <w:rPr>
          <w:sz w:val="24"/>
          <w:rPrChange w16du:dateUtc="2026-07-07T18:18:00Z" w:author="Author" w:date="2026-07-07T20:18:00Z" w:id="14718">
            <w:rPr>
              <w:rFonts w:ascii="Times New Roman"/>
              <w:color w:val="000000"/>
            </w:rPr>
          </w:rPrChange>
        </w:rPr>
        <w:t>Tempor</w:t>
      </w:r>
      <w:r w:rsidR="00A96A35" w:rsidRPr="0027638C">
        <w:rPr>
          <w:spacing w:val="-12"/>
          <w:sz w:val="24"/>
          <w:rPrChange w16du:dateUtc="2026-07-07T18:18:00Z" w:author="Author" w:date="2026-07-07T20:18:00Z" w:id="14719">
            <w:rPr>
              <w:rFonts w:ascii="Times New Roman"/>
              <w:color w:val="000000"/>
              <w:spacing w:val="-9"/>
            </w:rPr>
          </w:rPrChange>
        </w:rPr>
        <w:t xml:space="preserve"> </w:t>
      </w:r>
      <w:r w:rsidR="00A96A35" w:rsidRPr="0027638C">
        <w:rPr>
          <w:sz w:val="24"/>
          <w:rPrChange w16du:dateUtc="2026-07-07T18:18:00Z" w:author="Author" w:date="2026-07-07T20:18:00Z" w:id="14720">
            <w:rPr>
              <w:rFonts w:ascii="Times New Roman"/>
              <w:color w:val="000000"/>
            </w:rPr>
          </w:rPrChange>
        </w:rPr>
        <w:t>Incididunt</w:t>
      </w:r>
      <w:r w:rsidR="00A96A35" w:rsidRPr="0027638C">
        <w:rPr>
          <w:spacing w:val="-12"/>
          <w:sz w:val="24"/>
          <w:rPrChange w16du:dateUtc="2026-07-07T18:18:00Z" w:author="Author" w:date="2026-07-07T20:18:00Z" w:id="14721">
            <w:rPr>
              <w:rFonts w:ascii="Times New Roman"/>
              <w:color w:val="000000"/>
              <w:spacing w:val="-9"/>
            </w:rPr>
          </w:rPrChange>
        </w:rPr>
        <w:t xml:space="preserve"> </w:t>
      </w:r>
      <w:r w:rsidR="00A96A35" w:rsidRPr="0027638C">
        <w:rPr>
          <w:sz w:val="24"/>
          <w:rPrChange w16du:dateUtc="2026-07-07T18:18:00Z" w:author="Author" w:date="2026-07-07T20:18:00Z" w:id="14722">
            <w:rPr>
              <w:rFonts w:ascii="Times New Roman"/>
              <w:color w:val="000000"/>
            </w:rPr>
          </w:rPrChange>
        </w:rPr>
        <w:t>Ut</w:t>
      </w:r>
      <w:r w:rsidR="00A96A35" w:rsidRPr="0027638C">
        <w:rPr>
          <w:spacing w:val="-12"/>
          <w:sz w:val="24"/>
          <w:rPrChange w16du:dateUtc="2026-07-07T18:18:00Z" w:author="Author" w:date="2026-07-07T20:18:00Z" w:id="14723">
            <w:rPr>
              <w:rFonts w:ascii="Times New Roman"/>
              <w:color w:val="000000"/>
              <w:spacing w:val="-9"/>
            </w:rPr>
          </w:rPrChange>
        </w:rPr>
        <w:t xml:space="preserve"> </w:t>
      </w:r>
      <w:r w:rsidR="00A96A35" w:rsidRPr="0027638C">
        <w:rPr>
          <w:sz w:val="24"/>
          <w:rPrChange w16du:dateUtc="2026-07-07T18:18:00Z" w:author="Author" w:date="2026-07-07T20:18:00Z" w:id="14724">
            <w:rPr>
              <w:rFonts w:ascii="Times New Roman"/>
              <w:color w:val="000000"/>
            </w:rPr>
          </w:rPrChange>
        </w:rPr>
        <w:t>labore</w:t>
      </w:r>
      <w:r w:rsidR="00A96A35" w:rsidRPr="0027638C">
        <w:rPr>
          <w:spacing w:val="-12"/>
          <w:sz w:val="24"/>
          <w:rPrChange w16du:dateUtc="2026-07-07T18:18:00Z" w:author="Author" w:date="2026-07-07T20:18:00Z" w:id="14725">
            <w:rPr>
              <w:rFonts w:ascii="Times New Roman"/>
              <w:color w:val="000000"/>
              <w:spacing w:val="-9"/>
            </w:rPr>
          </w:rPrChange>
        </w:rPr>
        <w:t xml:space="preserve"> </w:t>
      </w:r>
      <w:r w:rsidR="00A96A35" w:rsidRPr="0027638C">
        <w:rPr>
          <w:sz w:val="24"/>
          <w:rPrChange w16du:dateUtc="2026-07-07T18:18:00Z" w:author="Author" w:date="2026-07-07T20:18:00Z" w:id="14726">
            <w:rPr>
              <w:rFonts w:ascii="Times New Roman"/>
              <w:color w:val="000000"/>
            </w:rPr>
          </w:rPrChange>
        </w:rPr>
        <w:t>Et</w:t>
      </w:r>
      <w:r w:rsidR="00A96A35" w:rsidRPr="0027638C">
        <w:rPr>
          <w:spacing w:val="-12"/>
          <w:sz w:val="24"/>
          <w:rPrChange w16du:dateUtc="2026-07-07T18:18:00Z" w:author="Author" w:date="2026-07-07T20:18:00Z" w:id="14727">
            <w:rPr>
              <w:rFonts w:ascii="Times New Roman"/>
              <w:color w:val="000000"/>
              <w:spacing w:val="-9"/>
            </w:rPr>
          </w:rPrChange>
        </w:rPr>
        <w:t xml:space="preserve"> </w:t>
      </w:r>
      <w:r w:rsidR="00A96A35" w:rsidRPr="0027638C">
        <w:rPr>
          <w:sz w:val="24"/>
          <w:rPrChange w16du:dateUtc="2026-07-07T18:18:00Z" w:author="Author" w:date="2026-07-07T20:18:00Z" w:id="14728">
            <w:rPr>
              <w:rFonts w:ascii="Times New Roman"/>
              <w:color w:val="000000"/>
            </w:rPr>
          </w:rPrChange>
        </w:rPr>
        <w:t>Dolore</w:t>
      </w:r>
      <w:r w:rsidR="00A96A35" w:rsidRPr="0027638C">
        <w:rPr>
          <w:spacing w:val="-12"/>
          <w:sz w:val="24"/>
          <w:rPrChange w16du:dateUtc="2026-07-07T18:18:00Z" w:author="Author" w:date="2026-07-07T20:18:00Z" w:id="14729">
            <w:rPr>
              <w:rFonts w:ascii="Times New Roman"/>
              <w:color w:val="000000"/>
              <w:spacing w:val="-9"/>
            </w:rPr>
          </w:rPrChange>
        </w:rPr>
        <w:t xml:space="preserve"> </w:t>
      </w:r>
      <w:r w:rsidR="00A96A35" w:rsidRPr="0027638C">
        <w:rPr>
          <w:sz w:val="24"/>
          <w:rPrChange w16du:dateUtc="2026-07-07T18:18:00Z" w:author="Author" w:date="2026-07-07T20:18:00Z" w:id="14730">
            <w:rPr>
              <w:rFonts w:ascii="Times New Roman"/>
              <w:color w:val="000000"/>
            </w:rPr>
          </w:rPrChange>
        </w:rPr>
        <w:t>Magna</w:t>
      </w:r>
      <w:r w:rsidR="00A96A35" w:rsidRPr="0027638C">
        <w:rPr>
          <w:spacing w:val="-12"/>
          <w:sz w:val="24"/>
          <w:rPrChange w16du:dateUtc="2026-07-07T18:18:00Z" w:author="Author" w:date="2026-07-07T20:18:00Z" w:id="14731">
            <w:rPr>
              <w:rFonts w:ascii="Times New Roman"/>
              <w:color w:val="000000"/>
              <w:spacing w:val="-9"/>
            </w:rPr>
          </w:rPrChange>
        </w:rPr>
        <w:t xml:space="preserve"> </w:t>
      </w:r>
      <w:r w:rsidR="00A96A35" w:rsidRPr="0027638C">
        <w:rPr>
          <w:sz w:val="24"/>
          <w:rPrChange w16du:dateUtc="2026-07-07T18:18:00Z" w:author="Author" w:date="2026-07-07T20:18:00Z" w:id="14732">
            <w:rPr>
              <w:rFonts w:ascii="Times New Roman"/>
              <w:color w:val="000000"/>
            </w:rPr>
          </w:rPrChange>
        </w:rPr>
        <w:t>aliqua</w:t>
      </w:r>
      <w:r w:rsidR="00A96A35" w:rsidRPr="0027638C">
        <w:rPr>
          <w:spacing w:val="-12"/>
          <w:sz w:val="24"/>
          <w:rPrChange w16du:dateUtc="2026-07-07T18:18:00Z" w:author="Author" w:date="2026-07-07T20:18:00Z" w:id="14733">
            <w:rPr>
              <w:rFonts w:ascii="Times New Roman"/>
              <w:color w:val="000000"/>
              <w:spacing w:val="-9"/>
            </w:rPr>
          </w:rPrChange>
        </w:rPr>
        <w:t xml:space="preserve"> </w:t>
      </w:r>
      <w:r w:rsidR="00A96A35" w:rsidRPr="0027638C">
        <w:rPr>
          <w:sz w:val="24"/>
          <w:rPrChange w16du:dateUtc="2026-07-07T18:18:00Z" w:author="Author" w:date="2026-07-07T20:18:00Z" w:id="14734">
            <w:rPr>
              <w:rFonts w:ascii="Times New Roman"/>
              <w:color w:val="000000"/>
            </w:rPr>
          </w:rPrChange>
        </w:rPr>
        <w:t>lorem</w:t>
      </w:r>
      <w:r w:rsidR="00A96A35" w:rsidRPr="0027638C">
        <w:rPr>
          <w:spacing w:val="-12"/>
          <w:sz w:val="24"/>
          <w:rPrChange w16du:dateUtc="2026-07-07T18:18:00Z" w:author="Author" w:date="2026-07-07T20:18:00Z" w:id="14735">
            <w:rPr>
              <w:rFonts w:ascii="Times New Roman"/>
              <w:color w:val="000000"/>
              <w:spacing w:val="-9"/>
            </w:rPr>
          </w:rPrChange>
        </w:rPr>
        <w:t xml:space="preserve"> </w:t>
      </w:r>
      <w:r w:rsidR="00A96A35" w:rsidRPr="0027638C">
        <w:rPr>
          <w:sz w:val="24"/>
          <w:rPrChange w16du:dateUtc="2026-07-07T18:18:00Z" w:author="Author" w:date="2026-07-07T20:18:00Z" w:id="14736">
            <w:rPr>
              <w:rFonts w:ascii="Times New Roman"/>
              <w:color w:val="000000"/>
            </w:rPr>
          </w:rPrChange>
        </w:rPr>
        <w:lastRenderedPageBreak/>
        <w:t>ipsum</w:t>
      </w:r>
      <w:r w:rsidR="00A96A35" w:rsidRPr="0027638C">
        <w:rPr>
          <w:spacing w:val="-12"/>
          <w:sz w:val="24"/>
          <w:rPrChange w16du:dateUtc="2026-07-07T18:18:00Z" w:author="Author" w:date="2026-07-07T20:18:00Z" w:id="14737">
            <w:rPr>
              <w:rFonts w:ascii="Times New Roman"/>
              <w:color w:val="000000"/>
              <w:spacing w:val="-9"/>
            </w:rPr>
          </w:rPrChange>
        </w:rPr>
        <w:t xml:space="preserve"> </w:t>
      </w:r>
      <w:r w:rsidR="00A96A35" w:rsidRPr="0027638C">
        <w:rPr>
          <w:sz w:val="24"/>
          <w:rPrChange w16du:dateUtc="2026-07-07T18:18:00Z" w:author="Author" w:date="2026-07-07T20:18:00Z" w:id="14738">
            <w:rPr>
              <w:rFonts w:ascii="Times New Roman" w:hAnsi="Times New Roman"/>
              <w:color w:val="000000"/>
            </w:rPr>
          </w:rPrChange>
        </w:rPr>
        <w:t>dolor</w:t>
      </w:r>
      <w:del w16du:dateUtc="2026-07-07T18:18:00Z" w:author="Author" w:date="2026-07-07T20:18:00Z" w:id="14739">
        <w:r>
          <w:rPr>
            <w:color w:val="000000"/>
          </w:rPr>
          <w:cr/>
        </w:r>
      </w:del>
      <w:r w:rsidR="00A96A35" w:rsidRPr="0027638C">
        <w:rPr>
          <w:sz w:val="24"/>
          <w:rPrChange w16du:dateUtc="2026-07-07T18:18:00Z" w:author="Author" w:date="2026-07-07T20:18:00Z" w:id="14740">
            <w:rPr>
              <w:rFonts w:ascii="Times New Roman"/>
              <w:color w:val="000000"/>
              <w:spacing w:val="665"/>
            </w:rPr>
          </w:rPrChange>
        </w:rPr>
        <w:t xml:space="preserve"> </w:t>
      </w:r>
      <w:r w:rsidR="00A96A35" w:rsidRPr="0027638C">
        <w:rPr>
          <w:sz w:val="24"/>
          <w:rPrChange w16du:dateUtc="2026-07-07T18:18:00Z" w:author="Author" w:date="2026-07-07T20:18:00Z" w:id="14741">
            <w:rPr>
              <w:rFonts w:ascii="Times New Roman"/>
              <w:color w:val="000000"/>
            </w:rPr>
          </w:rPrChange>
        </w:rPr>
        <w:t>sit</w:t>
      </w:r>
      <w:r w:rsidR="00A96A35" w:rsidRPr="0027638C">
        <w:rPr>
          <w:spacing w:val="-2"/>
          <w:sz w:val="24"/>
          <w:rPrChange w16du:dateUtc="2026-07-07T18:18:00Z" w:author="Author" w:date="2026-07-07T20:18:00Z" w:id="14742">
            <w:rPr>
              <w:rFonts w:ascii="Times New Roman"/>
              <w:color w:val="000000"/>
              <w:spacing w:val="1"/>
            </w:rPr>
          </w:rPrChange>
        </w:rPr>
        <w:t xml:space="preserve"> </w:t>
      </w:r>
      <w:r w:rsidR="00A96A35" w:rsidRPr="0027638C">
        <w:rPr>
          <w:sz w:val="24"/>
          <w:rPrChange w16du:dateUtc="2026-07-07T18:18:00Z" w:author="Author" w:date="2026-07-07T20:18:00Z" w:id="14743">
            <w:rPr>
              <w:rFonts w:ascii="Times New Roman"/>
              <w:color w:val="000000"/>
            </w:rPr>
          </w:rPrChange>
        </w:rPr>
        <w:t>amet</w:t>
      </w:r>
      <w:r w:rsidR="00A96A35" w:rsidRPr="0027638C">
        <w:rPr>
          <w:spacing w:val="-2"/>
          <w:sz w:val="24"/>
          <w:rPrChange w16du:dateUtc="2026-07-07T18:18:00Z" w:author="Author" w:date="2026-07-07T20:18:00Z" w:id="14744">
            <w:rPr>
              <w:rFonts w:ascii="Times New Roman"/>
              <w:color w:val="000000"/>
              <w:spacing w:val="1"/>
            </w:rPr>
          </w:rPrChange>
        </w:rPr>
        <w:t xml:space="preserve"> </w:t>
      </w:r>
      <w:r w:rsidR="00A96A35" w:rsidRPr="0027638C">
        <w:rPr>
          <w:sz w:val="24"/>
          <w:rPrChange w16du:dateUtc="2026-07-07T18:18:00Z" w:author="Author" w:date="2026-07-07T20:18:00Z" w:id="14745">
            <w:rPr>
              <w:rFonts w:ascii="Times New Roman"/>
              <w:color w:val="000000"/>
            </w:rPr>
          </w:rPrChange>
        </w:rPr>
        <w:t>consectetur</w:t>
      </w:r>
      <w:r w:rsidR="00A96A35" w:rsidRPr="0027638C">
        <w:rPr>
          <w:spacing w:val="-2"/>
          <w:sz w:val="24"/>
          <w:rPrChange w16du:dateUtc="2026-07-07T18:18:00Z" w:author="Author" w:date="2026-07-07T20:18:00Z" w:id="14746">
            <w:rPr>
              <w:rFonts w:ascii="Times New Roman"/>
              <w:color w:val="000000"/>
              <w:spacing w:val="1"/>
            </w:rPr>
          </w:rPrChange>
        </w:rPr>
        <w:t xml:space="preserve"> </w:t>
      </w:r>
      <w:r w:rsidR="00A96A35" w:rsidRPr="0027638C">
        <w:rPr>
          <w:sz w:val="24"/>
          <w:rPrChange w16du:dateUtc="2026-07-07T18:18:00Z" w:author="Author" w:date="2026-07-07T20:18:00Z" w:id="14747">
            <w:rPr>
              <w:rFonts w:ascii="Times New Roman"/>
              <w:color w:val="000000"/>
            </w:rPr>
          </w:rPrChange>
        </w:rPr>
        <w:t>adipiscing,</w:t>
      </w:r>
      <w:r w:rsidR="00A96A35" w:rsidRPr="0027638C">
        <w:rPr>
          <w:spacing w:val="-2"/>
          <w:sz w:val="24"/>
          <w:rPrChange w16du:dateUtc="2026-07-07T18:18:00Z" w:author="Author" w:date="2026-07-07T20:18:00Z" w:id="14748">
            <w:rPr>
              <w:rFonts w:ascii="Times New Roman"/>
              <w:color w:val="000000"/>
              <w:spacing w:val="1"/>
            </w:rPr>
          </w:rPrChange>
        </w:rPr>
        <w:t xml:space="preserve"> </w:t>
      </w:r>
      <w:r w:rsidR="00A96A35" w:rsidRPr="0027638C">
        <w:rPr>
          <w:sz w:val="24"/>
          <w:rPrChange w16du:dateUtc="2026-07-07T18:18:00Z" w:author="Author" w:date="2026-07-07T20:18:00Z" w:id="14749">
            <w:rPr>
              <w:rFonts w:ascii="Times New Roman"/>
              <w:color w:val="000000"/>
            </w:rPr>
          </w:rPrChange>
        </w:rPr>
        <w:t>elit</w:t>
      </w:r>
      <w:ins w16du:dateUtc="2026-07-07T18:18:00Z" w:author="Author" w:date="2026-07-07T20:18:00Z" w:id="14750">
        <w:r w:rsidR="00A96A35" w:rsidRPr="0027638C">
          <w:rPr>
            <w:spacing w:val="-2"/>
            <w:sz w:val="24"/>
            <w:szCs w:val="24"/>
          </w:rPr>
          <w:t>,</w:t>
        </w:r>
      </w:ins>
      <w:r w:rsidR="00A96A35" w:rsidRPr="0027638C">
        <w:rPr>
          <w:spacing w:val="-2"/>
          <w:sz w:val="24"/>
          <w:rPrChange w16du:dateUtc="2026-07-07T18:18:00Z" w:author="Author" w:date="2026-07-07T20:18:00Z" w:id="14751">
            <w:rPr>
              <w:rFonts w:ascii="Times New Roman"/>
              <w:color w:val="000000"/>
              <w:spacing w:val="1"/>
            </w:rPr>
          </w:rPrChange>
        </w:rPr>
        <w:t xml:space="preserve"> </w:t>
      </w:r>
      <w:r w:rsidR="00A96A35" w:rsidRPr="0027638C">
        <w:rPr>
          <w:sz w:val="24"/>
          <w:rPrChange w16du:dateUtc="2026-07-07T18:18:00Z" w:author="Author" w:date="2026-07-07T20:18:00Z" w:id="14752">
            <w:rPr>
              <w:rFonts w:ascii="Times New Roman"/>
              <w:color w:val="000000"/>
            </w:rPr>
          </w:rPrChange>
        </w:rPr>
        <w:t>sed</w:t>
      </w:r>
      <w:r w:rsidR="00A96A35" w:rsidRPr="0027638C">
        <w:rPr>
          <w:spacing w:val="-2"/>
          <w:sz w:val="24"/>
          <w:rPrChange w16du:dateUtc="2026-07-07T18:18:00Z" w:author="Author" w:date="2026-07-07T20:18:00Z" w:id="14753">
            <w:rPr>
              <w:rFonts w:ascii="Times New Roman"/>
              <w:color w:val="000000"/>
              <w:spacing w:val="1"/>
            </w:rPr>
          </w:rPrChange>
        </w:rPr>
        <w:t xml:space="preserve"> </w:t>
      </w:r>
      <w:r w:rsidR="00A96A35" w:rsidRPr="0027638C">
        <w:rPr>
          <w:sz w:val="24"/>
          <w:rPrChange w16du:dateUtc="2026-07-07T18:18:00Z" w:author="Author" w:date="2026-07-07T20:18:00Z" w:id="14754">
            <w:rPr>
              <w:rFonts w:ascii="Times New Roman"/>
              <w:color w:val="000000"/>
            </w:rPr>
          </w:rPrChange>
        </w:rPr>
        <w:t>do</w:t>
      </w:r>
      <w:r w:rsidR="00A96A35" w:rsidRPr="0027638C">
        <w:rPr>
          <w:spacing w:val="-2"/>
          <w:sz w:val="24"/>
          <w:rPrChange w16du:dateUtc="2026-07-07T18:18:00Z" w:author="Author" w:date="2026-07-07T20:18:00Z" w:id="14755">
            <w:rPr>
              <w:rFonts w:ascii="Times New Roman"/>
              <w:color w:val="000000"/>
              <w:spacing w:val="1"/>
            </w:rPr>
          </w:rPrChange>
        </w:rPr>
        <w:t xml:space="preserve"> </w:t>
      </w:r>
      <w:r w:rsidR="00A96A35" w:rsidRPr="0027638C">
        <w:rPr>
          <w:sz w:val="24"/>
          <w:rPrChange w16du:dateUtc="2026-07-07T18:18:00Z" w:author="Author" w:date="2026-07-07T20:18:00Z" w:id="14756">
            <w:rPr>
              <w:rFonts w:ascii="Times New Roman"/>
              <w:color w:val="000000"/>
            </w:rPr>
          </w:rPrChange>
        </w:rPr>
        <w:t>eiusmod</w:t>
      </w:r>
      <w:r w:rsidR="00A96A35" w:rsidRPr="0027638C">
        <w:rPr>
          <w:spacing w:val="-2"/>
          <w:sz w:val="24"/>
          <w:rPrChange w16du:dateUtc="2026-07-07T18:18:00Z" w:author="Author" w:date="2026-07-07T20:18:00Z" w:id="14757">
            <w:rPr>
              <w:rFonts w:ascii="Times New Roman"/>
              <w:color w:val="000000"/>
              <w:spacing w:val="1"/>
            </w:rPr>
          </w:rPrChange>
        </w:rPr>
        <w:t xml:space="preserve"> </w:t>
      </w:r>
      <w:r w:rsidR="00A96A35" w:rsidRPr="0027638C">
        <w:rPr>
          <w:sz w:val="24"/>
          <w:rPrChange w16du:dateUtc="2026-07-07T18:18:00Z" w:author="Author" w:date="2026-07-07T20:18:00Z" w:id="14758">
            <w:rPr>
              <w:rFonts w:ascii="Times New Roman"/>
              <w:color w:val="000000"/>
            </w:rPr>
          </w:rPrChange>
        </w:rPr>
        <w:t>tempor</w:t>
      </w:r>
      <w:r w:rsidR="00A96A35" w:rsidRPr="0027638C">
        <w:rPr>
          <w:spacing w:val="-2"/>
          <w:sz w:val="24"/>
          <w:rPrChange w16du:dateUtc="2026-07-07T18:18:00Z" w:author="Author" w:date="2026-07-07T20:18:00Z" w:id="14759">
            <w:rPr>
              <w:rFonts w:ascii="Times New Roman"/>
              <w:color w:val="000000"/>
              <w:spacing w:val="1"/>
            </w:rPr>
          </w:rPrChange>
        </w:rPr>
        <w:t xml:space="preserve"> </w:t>
      </w:r>
      <w:r w:rsidR="00A96A35" w:rsidRPr="0027638C">
        <w:rPr>
          <w:sz w:val="24"/>
          <w:rPrChange w16du:dateUtc="2026-07-07T18:18:00Z" w:author="Author" w:date="2026-07-07T20:18:00Z" w:id="14760">
            <w:rPr>
              <w:rFonts w:ascii="Times New Roman"/>
              <w:color w:val="000000"/>
            </w:rPr>
          </w:rPrChange>
        </w:rPr>
        <w:t>incididunt</w:t>
      </w:r>
      <w:r w:rsidR="00A96A35" w:rsidRPr="0027638C">
        <w:rPr>
          <w:spacing w:val="-2"/>
          <w:sz w:val="24"/>
          <w:rPrChange w16du:dateUtc="2026-07-07T18:18:00Z" w:author="Author" w:date="2026-07-07T20:18:00Z" w:id="14761">
            <w:rPr>
              <w:rFonts w:ascii="Times New Roman"/>
              <w:color w:val="000000"/>
              <w:spacing w:val="1"/>
            </w:rPr>
          </w:rPrChange>
        </w:rPr>
        <w:t xml:space="preserve"> </w:t>
      </w:r>
      <w:r w:rsidR="00A96A35" w:rsidRPr="0027638C">
        <w:rPr>
          <w:sz w:val="24"/>
          <w:rPrChange w16du:dateUtc="2026-07-07T18:18:00Z" w:author="Author" w:date="2026-07-07T20:18:00Z" w:id="14762">
            <w:rPr>
              <w:rFonts w:ascii="Times New Roman"/>
              <w:color w:val="000000"/>
            </w:rPr>
          </w:rPrChange>
        </w:rPr>
        <w:t>ut</w:t>
      </w:r>
      <w:r w:rsidR="00A96A35" w:rsidRPr="0027638C">
        <w:rPr>
          <w:spacing w:val="-2"/>
          <w:sz w:val="24"/>
          <w:rPrChange w16du:dateUtc="2026-07-07T18:18:00Z" w:author="Author" w:date="2026-07-07T20:18:00Z" w:id="14763">
            <w:rPr>
              <w:rFonts w:ascii="Times New Roman"/>
              <w:color w:val="000000"/>
              <w:spacing w:val="1"/>
            </w:rPr>
          </w:rPrChange>
        </w:rPr>
        <w:t xml:space="preserve"> </w:t>
      </w:r>
      <w:r w:rsidR="00A96A35" w:rsidRPr="0027638C">
        <w:rPr>
          <w:sz w:val="24"/>
          <w:rPrChange w16du:dateUtc="2026-07-07T18:18:00Z" w:author="Author" w:date="2026-07-07T20:18:00Z" w:id="14764">
            <w:rPr>
              <w:rFonts w:ascii="Times New Roman"/>
              <w:color w:val="000000"/>
            </w:rPr>
          </w:rPrChange>
        </w:rPr>
        <w:t>labore</w:t>
      </w:r>
      <w:r w:rsidR="00A96A35" w:rsidRPr="0027638C">
        <w:rPr>
          <w:spacing w:val="-2"/>
          <w:sz w:val="24"/>
          <w:rPrChange w16du:dateUtc="2026-07-07T18:18:00Z" w:author="Author" w:date="2026-07-07T20:18:00Z" w:id="14765">
            <w:rPr>
              <w:rFonts w:ascii="Times New Roman"/>
              <w:color w:val="000000"/>
              <w:spacing w:val="1"/>
            </w:rPr>
          </w:rPrChange>
        </w:rPr>
        <w:t xml:space="preserve"> </w:t>
      </w:r>
      <w:r w:rsidR="00A96A35" w:rsidRPr="0027638C">
        <w:rPr>
          <w:sz w:val="24"/>
          <w:rPrChange w16du:dateUtc="2026-07-07T18:18:00Z" w:author="Author" w:date="2026-07-07T20:18:00Z" w:id="14766">
            <w:rPr>
              <w:rFonts w:ascii="Times New Roman"/>
              <w:color w:val="000000"/>
            </w:rPr>
          </w:rPrChange>
        </w:rPr>
        <w:t>et</w:t>
      </w:r>
      <w:r w:rsidR="00A96A35" w:rsidRPr="0027638C">
        <w:rPr>
          <w:spacing w:val="-2"/>
          <w:sz w:val="24"/>
          <w:rPrChange w16du:dateUtc="2026-07-07T18:18:00Z" w:author="Author" w:date="2026-07-07T20:18:00Z" w:id="14767">
            <w:rPr>
              <w:rFonts w:ascii="Times New Roman"/>
              <w:color w:val="000000"/>
              <w:spacing w:val="1"/>
            </w:rPr>
          </w:rPrChange>
        </w:rPr>
        <w:t xml:space="preserve"> </w:t>
      </w:r>
      <w:r w:rsidR="00A96A35" w:rsidRPr="0027638C">
        <w:rPr>
          <w:sz w:val="24"/>
          <w:rPrChange w16du:dateUtc="2026-07-07T18:18:00Z" w:author="Author" w:date="2026-07-07T20:18:00Z" w:id="14768">
            <w:rPr>
              <w:rFonts w:ascii="Times New Roman" w:hAnsi="Times New Roman"/>
              <w:color w:val="000000"/>
            </w:rPr>
          </w:rPrChange>
        </w:rPr>
        <w:t>Dolore</w:t>
      </w:r>
      <w:del w16du:dateUtc="2026-07-07T18:18:00Z" w:author="Author" w:date="2026-07-07T20:18:00Z" w:id="14769">
        <w:r>
          <w:rPr>
            <w:color w:val="000000"/>
          </w:rPr>
          <w:cr/>
        </w:r>
      </w:del>
      <w:r w:rsidR="00A96A35" w:rsidRPr="0027638C">
        <w:rPr>
          <w:sz w:val="24"/>
          <w:rPrChange w16du:dateUtc="2026-07-07T18:18:00Z" w:author="Author" w:date="2026-07-07T20:18:00Z" w:id="14770">
            <w:rPr>
              <w:rFonts w:ascii="Times New Roman"/>
              <w:color w:val="000000"/>
              <w:spacing w:val="665"/>
            </w:rPr>
          </w:rPrChange>
        </w:rPr>
        <w:t xml:space="preserve"> </w:t>
      </w:r>
      <w:r w:rsidR="00A96A35" w:rsidRPr="0027638C">
        <w:rPr>
          <w:sz w:val="24"/>
          <w:rPrChange w16du:dateUtc="2026-07-07T18:18:00Z" w:author="Author" w:date="2026-07-07T20:18:00Z" w:id="14771">
            <w:rPr>
              <w:rFonts w:ascii="Times New Roman"/>
              <w:color w:val="000000"/>
            </w:rPr>
          </w:rPrChange>
        </w:rPr>
        <w:t>Magna</w:t>
      </w:r>
      <w:r w:rsidR="00A96A35" w:rsidRPr="0027638C">
        <w:rPr>
          <w:sz w:val="24"/>
          <w:rPrChange w16du:dateUtc="2026-07-07T18:18:00Z" w:author="Author" w:date="2026-07-07T20:18:00Z" w:id="14772">
            <w:rPr>
              <w:rFonts w:ascii="Times New Roman"/>
              <w:color w:val="000000"/>
              <w:spacing w:val="27"/>
            </w:rPr>
          </w:rPrChange>
        </w:rPr>
        <w:t xml:space="preserve"> </w:t>
      </w:r>
      <w:r w:rsidR="00A96A35" w:rsidRPr="0027638C">
        <w:rPr>
          <w:sz w:val="24"/>
          <w:rPrChange w16du:dateUtc="2026-07-07T18:18:00Z" w:author="Author" w:date="2026-07-07T20:18:00Z" w:id="14773">
            <w:rPr>
              <w:rFonts w:ascii="Times New Roman"/>
              <w:color w:val="000000"/>
            </w:rPr>
          </w:rPrChange>
        </w:rPr>
        <w:t>Aliqua</w:t>
      </w:r>
      <w:r w:rsidR="00A96A35" w:rsidRPr="0027638C">
        <w:rPr>
          <w:sz w:val="24"/>
          <w:rPrChange w16du:dateUtc="2026-07-07T18:18:00Z" w:author="Author" w:date="2026-07-07T20:18:00Z" w:id="14774">
            <w:rPr>
              <w:rFonts w:ascii="Times New Roman"/>
              <w:color w:val="000000"/>
              <w:spacing w:val="27"/>
            </w:rPr>
          </w:rPrChange>
        </w:rPr>
        <w:t xml:space="preserve"> </w:t>
      </w:r>
      <w:r w:rsidR="00A96A35" w:rsidRPr="0027638C">
        <w:rPr>
          <w:sz w:val="24"/>
          <w:rPrChange w16du:dateUtc="2026-07-07T18:18:00Z" w:author="Author" w:date="2026-07-07T20:18:00Z" w:id="14775">
            <w:rPr>
              <w:rFonts w:ascii="Times New Roman"/>
              <w:color w:val="000000"/>
            </w:rPr>
          </w:rPrChange>
        </w:rPr>
        <w:t>lorem</w:t>
      </w:r>
      <w:r w:rsidR="00A96A35" w:rsidRPr="0027638C">
        <w:rPr>
          <w:sz w:val="24"/>
          <w:rPrChange w16du:dateUtc="2026-07-07T18:18:00Z" w:author="Author" w:date="2026-07-07T20:18:00Z" w:id="14776">
            <w:rPr>
              <w:rFonts w:ascii="Times New Roman"/>
              <w:color w:val="000000"/>
              <w:spacing w:val="27"/>
            </w:rPr>
          </w:rPrChange>
        </w:rPr>
        <w:t xml:space="preserve"> </w:t>
      </w:r>
      <w:r w:rsidR="00A96A35" w:rsidRPr="0027638C">
        <w:rPr>
          <w:sz w:val="24"/>
          <w:rPrChange w16du:dateUtc="2026-07-07T18:18:00Z" w:author="Author" w:date="2026-07-07T20:18:00Z" w:id="14777">
            <w:rPr>
              <w:rFonts w:ascii="Times New Roman"/>
              <w:color w:val="000000"/>
            </w:rPr>
          </w:rPrChange>
        </w:rPr>
        <w:t>ipsum</w:t>
      </w:r>
      <w:r w:rsidR="00A96A35" w:rsidRPr="0027638C">
        <w:rPr>
          <w:sz w:val="24"/>
          <w:rPrChange w16du:dateUtc="2026-07-07T18:18:00Z" w:author="Author" w:date="2026-07-07T20:18:00Z" w:id="14778">
            <w:rPr>
              <w:rFonts w:ascii="Times New Roman"/>
              <w:color w:val="000000"/>
              <w:spacing w:val="27"/>
            </w:rPr>
          </w:rPrChange>
        </w:rPr>
        <w:t xml:space="preserve"> </w:t>
      </w:r>
      <w:r w:rsidR="00A96A35" w:rsidRPr="0027638C">
        <w:rPr>
          <w:sz w:val="24"/>
          <w:rPrChange w16du:dateUtc="2026-07-07T18:18:00Z" w:author="Author" w:date="2026-07-07T20:18:00Z" w:id="14779">
            <w:rPr>
              <w:rFonts w:ascii="Times New Roman"/>
              <w:color w:val="000000"/>
            </w:rPr>
          </w:rPrChange>
        </w:rPr>
        <w:t>Dolor</w:t>
      </w:r>
      <w:r w:rsidR="00A96A35" w:rsidRPr="0027638C">
        <w:rPr>
          <w:sz w:val="24"/>
          <w:rPrChange w16du:dateUtc="2026-07-07T18:18:00Z" w:author="Author" w:date="2026-07-07T20:18:00Z" w:id="14780">
            <w:rPr>
              <w:rFonts w:ascii="Times New Roman"/>
              <w:color w:val="000000"/>
              <w:spacing w:val="27"/>
            </w:rPr>
          </w:rPrChange>
        </w:rPr>
        <w:t xml:space="preserve"> </w:t>
      </w:r>
      <w:r w:rsidR="00A96A35" w:rsidRPr="0027638C">
        <w:rPr>
          <w:sz w:val="24"/>
          <w:rPrChange w16du:dateUtc="2026-07-07T18:18:00Z" w:author="Author" w:date="2026-07-07T20:18:00Z" w:id="14781">
            <w:rPr>
              <w:rFonts w:ascii="Times New Roman"/>
              <w:color w:val="000000"/>
            </w:rPr>
          </w:rPrChange>
        </w:rPr>
        <w:t>sit</w:t>
      </w:r>
      <w:r w:rsidR="00A96A35" w:rsidRPr="0027638C">
        <w:rPr>
          <w:sz w:val="24"/>
          <w:rPrChange w16du:dateUtc="2026-07-07T18:18:00Z" w:author="Author" w:date="2026-07-07T20:18:00Z" w:id="14782">
            <w:rPr>
              <w:rFonts w:ascii="Times New Roman"/>
              <w:color w:val="000000"/>
              <w:spacing w:val="27"/>
            </w:rPr>
          </w:rPrChange>
        </w:rPr>
        <w:t xml:space="preserve"> </w:t>
      </w:r>
      <w:r w:rsidR="00A96A35" w:rsidRPr="0027638C">
        <w:rPr>
          <w:sz w:val="24"/>
          <w:rPrChange w16du:dateUtc="2026-07-07T18:18:00Z" w:author="Author" w:date="2026-07-07T20:18:00Z" w:id="14783">
            <w:rPr>
              <w:rFonts w:ascii="Times New Roman"/>
              <w:color w:val="000000"/>
            </w:rPr>
          </w:rPrChange>
        </w:rPr>
        <w:t>amet</w:t>
      </w:r>
      <w:r w:rsidR="00A96A35" w:rsidRPr="0027638C">
        <w:rPr>
          <w:sz w:val="24"/>
          <w:rPrChange w16du:dateUtc="2026-07-07T18:18:00Z" w:author="Author" w:date="2026-07-07T20:18:00Z" w:id="14784">
            <w:rPr>
              <w:rFonts w:ascii="Times New Roman"/>
              <w:color w:val="000000"/>
              <w:spacing w:val="27"/>
            </w:rPr>
          </w:rPrChange>
        </w:rPr>
        <w:t xml:space="preserve"> </w:t>
      </w:r>
      <w:r w:rsidR="00A96A35" w:rsidRPr="0027638C">
        <w:rPr>
          <w:sz w:val="24"/>
          <w:rPrChange w16du:dateUtc="2026-07-07T18:18:00Z" w:author="Author" w:date="2026-07-07T20:18:00Z" w:id="14785">
            <w:rPr>
              <w:rFonts w:ascii="Times New Roman"/>
              <w:color w:val="000000"/>
            </w:rPr>
          </w:rPrChange>
        </w:rPr>
        <w:t>consectetur</w:t>
      </w:r>
      <w:r w:rsidR="00A96A35" w:rsidRPr="0027638C">
        <w:rPr>
          <w:sz w:val="24"/>
          <w:rPrChange w16du:dateUtc="2026-07-07T18:18:00Z" w:author="Author" w:date="2026-07-07T20:18:00Z" w:id="14786">
            <w:rPr>
              <w:rFonts w:ascii="Times New Roman"/>
              <w:color w:val="000000"/>
              <w:spacing w:val="27"/>
            </w:rPr>
          </w:rPrChange>
        </w:rPr>
        <w:t xml:space="preserve"> </w:t>
      </w:r>
      <w:r w:rsidR="00A96A35" w:rsidRPr="0027638C">
        <w:rPr>
          <w:sz w:val="24"/>
          <w:rPrChange w16du:dateUtc="2026-07-07T18:18:00Z" w:author="Author" w:date="2026-07-07T20:18:00Z" w:id="14787">
            <w:rPr>
              <w:rFonts w:ascii="Times New Roman"/>
              <w:color w:val="000000"/>
            </w:rPr>
          </w:rPrChange>
        </w:rPr>
        <w:t>adipiscing</w:t>
      </w:r>
      <w:r w:rsidR="00A96A35" w:rsidRPr="0027638C">
        <w:rPr>
          <w:sz w:val="24"/>
          <w:rPrChange w16du:dateUtc="2026-07-07T18:18:00Z" w:author="Author" w:date="2026-07-07T20:18:00Z" w:id="14788">
            <w:rPr>
              <w:rFonts w:ascii="Times New Roman"/>
              <w:color w:val="000000"/>
              <w:spacing w:val="27"/>
            </w:rPr>
          </w:rPrChange>
        </w:rPr>
        <w:t xml:space="preserve"> </w:t>
      </w:r>
      <w:r w:rsidR="00A96A35" w:rsidRPr="0027638C">
        <w:rPr>
          <w:sz w:val="24"/>
          <w:rPrChange w16du:dateUtc="2026-07-07T18:18:00Z" w:author="Author" w:date="2026-07-07T20:18:00Z" w:id="14789">
            <w:rPr>
              <w:rFonts w:ascii="Times New Roman"/>
              <w:color w:val="000000"/>
            </w:rPr>
          </w:rPrChange>
        </w:rPr>
        <w:t>Elit,</w:t>
      </w:r>
      <w:r w:rsidR="00A96A35" w:rsidRPr="0027638C">
        <w:rPr>
          <w:sz w:val="24"/>
          <w:rPrChange w16du:dateUtc="2026-07-07T18:18:00Z" w:author="Author" w:date="2026-07-07T20:18:00Z" w:id="14790">
            <w:rPr>
              <w:rFonts w:ascii="Times New Roman"/>
              <w:color w:val="000000"/>
              <w:spacing w:val="27"/>
            </w:rPr>
          </w:rPrChange>
        </w:rPr>
        <w:t xml:space="preserve"> </w:t>
      </w:r>
      <w:r w:rsidR="00A96A35" w:rsidRPr="0027638C">
        <w:rPr>
          <w:sz w:val="24"/>
          <w:rPrChange w16du:dateUtc="2026-07-07T18:18:00Z" w:author="Author" w:date="2026-07-07T20:18:00Z" w:id="14791">
            <w:rPr>
              <w:rFonts w:ascii="Times New Roman"/>
              <w:color w:val="000000"/>
            </w:rPr>
          </w:rPrChange>
        </w:rPr>
        <w:t>sed</w:t>
      </w:r>
      <w:r w:rsidR="00A96A35" w:rsidRPr="0027638C">
        <w:rPr>
          <w:sz w:val="24"/>
          <w:rPrChange w16du:dateUtc="2026-07-07T18:18:00Z" w:author="Author" w:date="2026-07-07T20:18:00Z" w:id="14792">
            <w:rPr>
              <w:rFonts w:ascii="Times New Roman"/>
              <w:color w:val="000000"/>
              <w:spacing w:val="27"/>
            </w:rPr>
          </w:rPrChange>
        </w:rPr>
        <w:t xml:space="preserve"> </w:t>
      </w:r>
      <w:r w:rsidR="00A96A35" w:rsidRPr="0027638C">
        <w:rPr>
          <w:sz w:val="24"/>
          <w:rPrChange w16du:dateUtc="2026-07-07T18:18:00Z" w:author="Author" w:date="2026-07-07T20:18:00Z" w:id="14793">
            <w:rPr>
              <w:rFonts w:ascii="Times New Roman" w:hAnsi="Times New Roman"/>
              <w:color w:val="000000"/>
            </w:rPr>
          </w:rPrChange>
        </w:rPr>
        <w:t>do</w:t>
      </w:r>
      <w:del w16du:dateUtc="2026-07-07T18:18:00Z" w:author="Author" w:date="2026-07-07T20:18:00Z" w:id="14794">
        <w:r>
          <w:rPr>
            <w:color w:val="000000"/>
          </w:rPr>
          <w:cr/>
        </w:r>
      </w:del>
      <w:r w:rsidR="00A96A35" w:rsidRPr="0027638C">
        <w:rPr>
          <w:sz w:val="24"/>
          <w:rPrChange w16du:dateUtc="2026-07-07T18:18:00Z" w:author="Author" w:date="2026-07-07T20:18:00Z" w:id="14795">
            <w:rPr>
              <w:rFonts w:ascii="Times New Roman"/>
              <w:color w:val="000000"/>
              <w:spacing w:val="665"/>
            </w:rPr>
          </w:rPrChange>
        </w:rPr>
        <w:t xml:space="preserve"> </w:t>
      </w:r>
      <w:r w:rsidR="00A96A35" w:rsidRPr="0027638C">
        <w:rPr>
          <w:sz w:val="24"/>
          <w:rPrChange w16du:dateUtc="2026-07-07T18:18:00Z" w:author="Author" w:date="2026-07-07T20:18:00Z" w:id="14796">
            <w:rPr>
              <w:rFonts w:ascii="Times New Roman"/>
              <w:color w:val="000000"/>
            </w:rPr>
          </w:rPrChange>
        </w:rPr>
        <w:t>Eiusmod</w:t>
      </w:r>
      <w:r w:rsidR="00A96A35" w:rsidRPr="0027638C">
        <w:rPr>
          <w:sz w:val="24"/>
          <w:rPrChange w16du:dateUtc="2026-07-07T18:18:00Z" w:author="Author" w:date="2026-07-07T20:18:00Z" w:id="14797">
            <w:rPr>
              <w:rFonts w:ascii="Times New Roman"/>
              <w:color w:val="000000"/>
              <w:spacing w:val="20"/>
            </w:rPr>
          </w:rPrChange>
        </w:rPr>
        <w:t xml:space="preserve"> </w:t>
      </w:r>
      <w:r w:rsidR="00A96A35" w:rsidRPr="0027638C">
        <w:rPr>
          <w:sz w:val="24"/>
          <w:rPrChange w16du:dateUtc="2026-07-07T18:18:00Z" w:author="Author" w:date="2026-07-07T20:18:00Z" w:id="14798">
            <w:rPr>
              <w:rFonts w:ascii="Times New Roman"/>
              <w:color w:val="000000"/>
            </w:rPr>
          </w:rPrChange>
        </w:rPr>
        <w:t>tempor</w:t>
      </w:r>
      <w:r w:rsidR="00A96A35" w:rsidRPr="0027638C">
        <w:rPr>
          <w:sz w:val="24"/>
          <w:rPrChange w16du:dateUtc="2026-07-07T18:18:00Z" w:author="Author" w:date="2026-07-07T20:18:00Z" w:id="14799">
            <w:rPr>
              <w:rFonts w:ascii="Times New Roman"/>
              <w:color w:val="000000"/>
              <w:spacing w:val="20"/>
            </w:rPr>
          </w:rPrChange>
        </w:rPr>
        <w:t xml:space="preserve"> </w:t>
      </w:r>
      <w:r w:rsidR="00A96A35" w:rsidRPr="0027638C">
        <w:rPr>
          <w:sz w:val="24"/>
          <w:rPrChange w16du:dateUtc="2026-07-07T18:18:00Z" w:author="Author" w:date="2026-07-07T20:18:00Z" w:id="14800">
            <w:rPr>
              <w:rFonts w:ascii="Times New Roman"/>
              <w:color w:val="000000"/>
            </w:rPr>
          </w:rPrChange>
        </w:rPr>
        <w:t>incididunt</w:t>
      </w:r>
      <w:r w:rsidR="00A96A35" w:rsidRPr="0027638C">
        <w:rPr>
          <w:sz w:val="24"/>
          <w:rPrChange w16du:dateUtc="2026-07-07T18:18:00Z" w:author="Author" w:date="2026-07-07T20:18:00Z" w:id="14801">
            <w:rPr>
              <w:rFonts w:ascii="Times New Roman"/>
              <w:color w:val="000000"/>
              <w:spacing w:val="20"/>
            </w:rPr>
          </w:rPrChange>
        </w:rPr>
        <w:t xml:space="preserve"> </w:t>
      </w:r>
      <w:r w:rsidR="00A96A35" w:rsidRPr="0027638C">
        <w:rPr>
          <w:sz w:val="24"/>
          <w:rPrChange w16du:dateUtc="2026-07-07T18:18:00Z" w:author="Author" w:date="2026-07-07T20:18:00Z" w:id="14802">
            <w:rPr>
              <w:rFonts w:ascii="Times New Roman"/>
              <w:color w:val="000000"/>
            </w:rPr>
          </w:rPrChange>
        </w:rPr>
        <w:t>Ut</w:t>
      </w:r>
      <w:r w:rsidR="00A96A35" w:rsidRPr="0027638C">
        <w:rPr>
          <w:sz w:val="24"/>
          <w:rPrChange w16du:dateUtc="2026-07-07T18:18:00Z" w:author="Author" w:date="2026-07-07T20:18:00Z" w:id="14803">
            <w:rPr>
              <w:rFonts w:ascii="Times New Roman"/>
              <w:color w:val="000000"/>
              <w:spacing w:val="21"/>
            </w:rPr>
          </w:rPrChange>
        </w:rPr>
        <w:t xml:space="preserve"> </w:t>
      </w:r>
      <w:r w:rsidR="00A96A35" w:rsidRPr="0027638C">
        <w:rPr>
          <w:sz w:val="24"/>
          <w:rPrChange w16du:dateUtc="2026-07-07T18:18:00Z" w:author="Author" w:date="2026-07-07T20:18:00Z" w:id="14804">
            <w:rPr>
              <w:rFonts w:ascii="Times New Roman"/>
              <w:color w:val="000000"/>
            </w:rPr>
          </w:rPrChange>
        </w:rPr>
        <w:t>labore</w:t>
      </w:r>
      <w:r w:rsidR="00A96A35" w:rsidRPr="0027638C">
        <w:rPr>
          <w:sz w:val="24"/>
          <w:rPrChange w16du:dateUtc="2026-07-07T18:18:00Z" w:author="Author" w:date="2026-07-07T20:18:00Z" w:id="14805">
            <w:rPr>
              <w:rFonts w:ascii="Times New Roman"/>
              <w:color w:val="000000"/>
              <w:spacing w:val="20"/>
            </w:rPr>
          </w:rPrChange>
        </w:rPr>
        <w:t xml:space="preserve"> </w:t>
      </w:r>
      <w:r w:rsidR="00A96A35" w:rsidRPr="0027638C">
        <w:rPr>
          <w:sz w:val="24"/>
          <w:rPrChange w16du:dateUtc="2026-07-07T18:18:00Z" w:author="Author" w:date="2026-07-07T20:18:00Z" w:id="14806">
            <w:rPr>
              <w:rFonts w:ascii="Times New Roman"/>
              <w:color w:val="000000"/>
            </w:rPr>
          </w:rPrChange>
        </w:rPr>
        <w:t>et</w:t>
      </w:r>
      <w:r w:rsidR="00A96A35" w:rsidRPr="0027638C">
        <w:rPr>
          <w:sz w:val="24"/>
          <w:rPrChange w16du:dateUtc="2026-07-07T18:18:00Z" w:author="Author" w:date="2026-07-07T20:18:00Z" w:id="14807">
            <w:rPr>
              <w:rFonts w:ascii="Times New Roman"/>
              <w:color w:val="000000"/>
              <w:spacing w:val="20"/>
            </w:rPr>
          </w:rPrChange>
        </w:rPr>
        <w:t xml:space="preserve"> </w:t>
      </w:r>
      <w:r w:rsidR="00A96A35" w:rsidRPr="0027638C">
        <w:rPr>
          <w:sz w:val="24"/>
          <w:rPrChange w16du:dateUtc="2026-07-07T18:18:00Z" w:author="Author" w:date="2026-07-07T20:18:00Z" w:id="14808">
            <w:rPr>
              <w:rFonts w:ascii="Times New Roman"/>
              <w:color w:val="000000"/>
            </w:rPr>
          </w:rPrChange>
        </w:rPr>
        <w:t>dolore</w:t>
      </w:r>
      <w:r w:rsidR="00A96A35" w:rsidRPr="0027638C">
        <w:rPr>
          <w:sz w:val="24"/>
          <w:rPrChange w16du:dateUtc="2026-07-07T18:18:00Z" w:author="Author" w:date="2026-07-07T20:18:00Z" w:id="14809">
            <w:rPr>
              <w:rFonts w:ascii="Times New Roman"/>
              <w:color w:val="000000"/>
              <w:spacing w:val="20"/>
            </w:rPr>
          </w:rPrChange>
        </w:rPr>
        <w:t xml:space="preserve"> </w:t>
      </w:r>
      <w:r w:rsidR="00A96A35" w:rsidRPr="0027638C">
        <w:rPr>
          <w:sz w:val="24"/>
          <w:rPrChange w16du:dateUtc="2026-07-07T18:18:00Z" w:author="Author" w:date="2026-07-07T20:18:00Z" w:id="14810">
            <w:rPr>
              <w:rFonts w:ascii="Times New Roman"/>
              <w:color w:val="000000"/>
            </w:rPr>
          </w:rPrChange>
        </w:rPr>
        <w:t>Magna</w:t>
      </w:r>
      <w:r w:rsidR="00A96A35" w:rsidRPr="0027638C">
        <w:rPr>
          <w:sz w:val="24"/>
          <w:rPrChange w16du:dateUtc="2026-07-07T18:18:00Z" w:author="Author" w:date="2026-07-07T20:18:00Z" w:id="14811">
            <w:rPr>
              <w:rFonts w:ascii="Times New Roman"/>
              <w:color w:val="000000"/>
              <w:spacing w:val="20"/>
            </w:rPr>
          </w:rPrChange>
        </w:rPr>
        <w:t xml:space="preserve"> </w:t>
      </w:r>
      <w:r w:rsidR="00A96A35" w:rsidRPr="0027638C">
        <w:rPr>
          <w:sz w:val="24"/>
          <w:rPrChange w16du:dateUtc="2026-07-07T18:18:00Z" w:author="Author" w:date="2026-07-07T20:18:00Z" w:id="14812">
            <w:rPr>
              <w:rFonts w:ascii="Times New Roman"/>
              <w:color w:val="000000"/>
            </w:rPr>
          </w:rPrChange>
        </w:rPr>
        <w:t>Aliqua</w:t>
      </w:r>
      <w:r w:rsidR="00A96A35" w:rsidRPr="0027638C">
        <w:rPr>
          <w:sz w:val="24"/>
          <w:rPrChange w16du:dateUtc="2026-07-07T18:18:00Z" w:author="Author" w:date="2026-07-07T20:18:00Z" w:id="14813">
            <w:rPr>
              <w:rFonts w:ascii="Times New Roman"/>
              <w:color w:val="000000"/>
              <w:spacing w:val="20"/>
            </w:rPr>
          </w:rPrChange>
        </w:rPr>
        <w:t xml:space="preserve"> </w:t>
      </w:r>
      <w:r w:rsidR="00A96A35" w:rsidRPr="0027638C">
        <w:rPr>
          <w:sz w:val="24"/>
          <w:rPrChange w16du:dateUtc="2026-07-07T18:18:00Z" w:author="Author" w:date="2026-07-07T20:18:00Z" w:id="14814">
            <w:rPr>
              <w:rFonts w:ascii="Times New Roman"/>
              <w:color w:val="000000"/>
            </w:rPr>
          </w:rPrChange>
        </w:rPr>
        <w:t>Lorem</w:t>
      </w:r>
      <w:r w:rsidR="00A96A35" w:rsidRPr="0027638C">
        <w:rPr>
          <w:sz w:val="24"/>
          <w:rPrChange w16du:dateUtc="2026-07-07T18:18:00Z" w:author="Author" w:date="2026-07-07T20:18:00Z" w:id="14815">
            <w:rPr>
              <w:rFonts w:ascii="Times New Roman"/>
              <w:color w:val="000000"/>
              <w:spacing w:val="21"/>
            </w:rPr>
          </w:rPrChange>
        </w:rPr>
        <w:t xml:space="preserve"> </w:t>
      </w:r>
      <w:r w:rsidR="00A96A35" w:rsidRPr="0027638C">
        <w:rPr>
          <w:sz w:val="24"/>
          <w:rPrChange w16du:dateUtc="2026-07-07T18:18:00Z" w:author="Author" w:date="2026-07-07T20:18:00Z" w:id="14816">
            <w:rPr>
              <w:rFonts w:ascii="Times New Roman"/>
              <w:color w:val="000000"/>
            </w:rPr>
          </w:rPrChange>
        </w:rPr>
        <w:t>ipsum</w:t>
      </w:r>
      <w:r w:rsidR="00A96A35" w:rsidRPr="0027638C">
        <w:rPr>
          <w:sz w:val="24"/>
          <w:rPrChange w16du:dateUtc="2026-07-07T18:18:00Z" w:author="Author" w:date="2026-07-07T20:18:00Z" w:id="14817">
            <w:rPr>
              <w:rFonts w:ascii="Times New Roman"/>
              <w:color w:val="000000"/>
              <w:spacing w:val="20"/>
            </w:rPr>
          </w:rPrChange>
        </w:rPr>
        <w:t xml:space="preserve"> </w:t>
      </w:r>
      <w:r w:rsidR="00A96A35" w:rsidRPr="0027638C">
        <w:rPr>
          <w:sz w:val="24"/>
          <w:rPrChange w16du:dateUtc="2026-07-07T18:18:00Z" w:author="Author" w:date="2026-07-07T20:18:00Z" w:id="14818">
            <w:rPr>
              <w:rFonts w:ascii="Times New Roman"/>
              <w:color w:val="000000"/>
            </w:rPr>
          </w:rPrChange>
        </w:rPr>
        <w:t>dolor</w:t>
      </w:r>
      <w:r w:rsidR="00A96A35" w:rsidRPr="0027638C">
        <w:rPr>
          <w:sz w:val="24"/>
          <w:rPrChange w16du:dateUtc="2026-07-07T18:18:00Z" w:author="Author" w:date="2026-07-07T20:18:00Z" w:id="14819">
            <w:rPr>
              <w:rFonts w:ascii="Times New Roman"/>
              <w:color w:val="000000"/>
              <w:spacing w:val="21"/>
            </w:rPr>
          </w:rPrChange>
        </w:rPr>
        <w:t xml:space="preserve"> </w:t>
      </w:r>
      <w:r w:rsidR="00A96A35" w:rsidRPr="0027638C">
        <w:rPr>
          <w:sz w:val="24"/>
          <w:rPrChange w16du:dateUtc="2026-07-07T18:18:00Z" w:author="Author" w:date="2026-07-07T20:18:00Z" w:id="14820">
            <w:rPr>
              <w:rFonts w:ascii="Times New Roman" w:hAnsi="Times New Roman"/>
              <w:color w:val="000000"/>
            </w:rPr>
          </w:rPrChange>
        </w:rPr>
        <w:t>sit</w:t>
      </w:r>
      <w:del w16du:dateUtc="2026-07-07T18:18:00Z" w:author="Author" w:date="2026-07-07T20:18:00Z" w:id="14821">
        <w:r>
          <w:rPr>
            <w:color w:val="000000"/>
          </w:rPr>
          <w:cr/>
        </w:r>
      </w:del>
      <w:r w:rsidR="00A96A35" w:rsidRPr="0027638C">
        <w:rPr>
          <w:sz w:val="24"/>
          <w:rPrChange w16du:dateUtc="2026-07-07T18:18:00Z" w:author="Author" w:date="2026-07-07T20:18:00Z" w:id="14822">
            <w:rPr>
              <w:rFonts w:ascii="Times New Roman"/>
              <w:color w:val="000000"/>
              <w:spacing w:val="665"/>
            </w:rPr>
          </w:rPrChange>
        </w:rPr>
        <w:t xml:space="preserve"> </w:t>
      </w:r>
      <w:r w:rsidR="00A96A35" w:rsidRPr="0027638C">
        <w:rPr>
          <w:sz w:val="24"/>
          <w:rPrChange w16du:dateUtc="2026-07-07T18:18:00Z" w:author="Author" w:date="2026-07-07T20:18:00Z" w:id="14823">
            <w:rPr>
              <w:rFonts w:ascii="Times New Roman"/>
              <w:color w:val="000000"/>
            </w:rPr>
          </w:rPrChange>
        </w:rPr>
        <w:t>amet,</w:t>
      </w:r>
      <w:r w:rsidR="00A96A35" w:rsidRPr="0027638C">
        <w:rPr>
          <w:spacing w:val="-14"/>
          <w:sz w:val="24"/>
          <w:rPrChange w16du:dateUtc="2026-07-07T18:18:00Z" w:author="Author" w:date="2026-07-07T20:18:00Z" w:id="14824">
            <w:rPr>
              <w:rFonts w:ascii="Times New Roman"/>
              <w:color w:val="000000"/>
              <w:spacing w:val="-13"/>
            </w:rPr>
          </w:rPrChange>
        </w:rPr>
        <w:t xml:space="preserve"> </w:t>
      </w:r>
      <w:r w:rsidR="00A96A35" w:rsidRPr="0027638C">
        <w:rPr>
          <w:sz w:val="24"/>
          <w:rPrChange w16du:dateUtc="2026-07-07T18:18:00Z" w:author="Author" w:date="2026-07-07T20:18:00Z" w:id="14825">
            <w:rPr>
              <w:rFonts w:ascii="Times New Roman"/>
              <w:color w:val="000000"/>
            </w:rPr>
          </w:rPrChange>
        </w:rPr>
        <w:t>consectetur</w:t>
      </w:r>
      <w:ins w16du:dateUtc="2026-07-07T18:18:00Z" w:author="Author" w:date="2026-07-07T20:18:00Z" w:id="14826">
        <w:r w:rsidR="00A96A35" w:rsidRPr="0027638C">
          <w:rPr>
            <w:spacing w:val="-14"/>
            <w:sz w:val="24"/>
            <w:szCs w:val="24"/>
          </w:rPr>
          <w:t>,</w:t>
        </w:r>
      </w:ins>
      <w:r w:rsidR="00A96A35" w:rsidRPr="0027638C">
        <w:rPr>
          <w:spacing w:val="-14"/>
          <w:sz w:val="24"/>
          <w:rPrChange w16du:dateUtc="2026-07-07T18:18:00Z" w:author="Author" w:date="2026-07-07T20:18:00Z" w:id="14827">
            <w:rPr>
              <w:rFonts w:ascii="Times New Roman"/>
              <w:color w:val="000000"/>
              <w:spacing w:val="-12"/>
            </w:rPr>
          </w:rPrChange>
        </w:rPr>
        <w:t xml:space="preserve"> </w:t>
      </w:r>
      <w:r w:rsidR="00A96A35" w:rsidRPr="0027638C">
        <w:rPr>
          <w:sz w:val="24"/>
          <w:rPrChange w16du:dateUtc="2026-07-07T18:18:00Z" w:author="Author" w:date="2026-07-07T20:18:00Z" w:id="14828">
            <w:rPr>
              <w:rFonts w:ascii="Times New Roman"/>
              <w:color w:val="000000"/>
            </w:rPr>
          </w:rPrChange>
        </w:rPr>
        <w:t>adipiscing</w:t>
      </w:r>
      <w:r w:rsidR="00A96A35" w:rsidRPr="0027638C">
        <w:rPr>
          <w:spacing w:val="-14"/>
          <w:sz w:val="24"/>
          <w:rPrChange w16du:dateUtc="2026-07-07T18:18:00Z" w:author="Author" w:date="2026-07-07T20:18:00Z" w:id="14829">
            <w:rPr>
              <w:rFonts w:ascii="Times New Roman"/>
              <w:color w:val="000000"/>
              <w:spacing w:val="-13"/>
            </w:rPr>
          </w:rPrChange>
        </w:rPr>
        <w:t xml:space="preserve"> </w:t>
      </w:r>
      <w:r w:rsidR="00A96A35" w:rsidRPr="0027638C">
        <w:rPr>
          <w:sz w:val="24"/>
          <w:rPrChange w16du:dateUtc="2026-07-07T18:18:00Z" w:author="Author" w:date="2026-07-07T20:18:00Z" w:id="14830">
            <w:rPr>
              <w:rFonts w:ascii="Times New Roman"/>
              <w:color w:val="000000"/>
            </w:rPr>
          </w:rPrChange>
        </w:rPr>
        <w:t>elit,</w:t>
      </w:r>
      <w:r w:rsidR="00A96A35" w:rsidRPr="0027638C">
        <w:rPr>
          <w:spacing w:val="-13"/>
          <w:sz w:val="24"/>
          <w:rPrChange w16du:dateUtc="2026-07-07T18:18:00Z" w:author="Author" w:date="2026-07-07T20:18:00Z" w:id="14831">
            <w:rPr>
              <w:rFonts w:ascii="Times New Roman"/>
              <w:color w:val="000000"/>
              <w:spacing w:val="-13"/>
            </w:rPr>
          </w:rPrChange>
        </w:rPr>
        <w:t xml:space="preserve"> </w:t>
      </w:r>
      <w:r w:rsidR="00A96A35" w:rsidRPr="0027638C">
        <w:rPr>
          <w:sz w:val="24"/>
          <w:rPrChange w16du:dateUtc="2026-07-07T18:18:00Z" w:author="Author" w:date="2026-07-07T20:18:00Z" w:id="14832">
            <w:rPr>
              <w:rFonts w:ascii="Times New Roman"/>
              <w:color w:val="000000"/>
            </w:rPr>
          </w:rPrChange>
        </w:rPr>
        <w:t>sed</w:t>
      </w:r>
      <w:r w:rsidR="00A96A35" w:rsidRPr="0027638C">
        <w:rPr>
          <w:spacing w:val="-14"/>
          <w:sz w:val="24"/>
          <w:rPrChange w16du:dateUtc="2026-07-07T18:18:00Z" w:author="Author" w:date="2026-07-07T20:18:00Z" w:id="14833">
            <w:rPr>
              <w:rFonts w:ascii="Times New Roman"/>
              <w:color w:val="000000"/>
              <w:spacing w:val="-13"/>
            </w:rPr>
          </w:rPrChange>
        </w:rPr>
        <w:t xml:space="preserve"> </w:t>
      </w:r>
      <w:r w:rsidR="00A96A35" w:rsidRPr="0027638C">
        <w:rPr>
          <w:sz w:val="24"/>
          <w:rPrChange w16du:dateUtc="2026-07-07T18:18:00Z" w:author="Author" w:date="2026-07-07T20:18:00Z" w:id="14834">
            <w:rPr>
              <w:rFonts w:ascii="Times New Roman"/>
              <w:color w:val="000000"/>
            </w:rPr>
          </w:rPrChange>
        </w:rPr>
        <w:t>Do</w:t>
      </w:r>
      <w:r w:rsidR="00A96A35" w:rsidRPr="0027638C">
        <w:rPr>
          <w:spacing w:val="-14"/>
          <w:sz w:val="24"/>
          <w:rPrChange w16du:dateUtc="2026-07-07T18:18:00Z" w:author="Author" w:date="2026-07-07T20:18:00Z" w:id="14835">
            <w:rPr>
              <w:rFonts w:ascii="Times New Roman"/>
              <w:color w:val="000000"/>
              <w:spacing w:val="-12"/>
            </w:rPr>
          </w:rPrChange>
        </w:rPr>
        <w:t xml:space="preserve"> </w:t>
      </w:r>
      <w:r w:rsidR="00A96A35" w:rsidRPr="0027638C">
        <w:rPr>
          <w:sz w:val="24"/>
          <w:rPrChange w16du:dateUtc="2026-07-07T18:18:00Z" w:author="Author" w:date="2026-07-07T20:18:00Z" w:id="14836">
            <w:rPr>
              <w:rFonts w:ascii="Times New Roman"/>
              <w:color w:val="000000"/>
            </w:rPr>
          </w:rPrChange>
        </w:rPr>
        <w:t>eiusmod</w:t>
      </w:r>
      <w:r w:rsidR="00A96A35" w:rsidRPr="0027638C">
        <w:rPr>
          <w:spacing w:val="-14"/>
          <w:sz w:val="24"/>
          <w:rPrChange w16du:dateUtc="2026-07-07T18:18:00Z" w:author="Author" w:date="2026-07-07T20:18:00Z" w:id="14837">
            <w:rPr>
              <w:rFonts w:ascii="Times New Roman"/>
              <w:color w:val="000000"/>
              <w:spacing w:val="-13"/>
            </w:rPr>
          </w:rPrChange>
        </w:rPr>
        <w:t xml:space="preserve"> </w:t>
      </w:r>
      <w:r w:rsidR="00A96A35" w:rsidRPr="0027638C">
        <w:rPr>
          <w:sz w:val="24"/>
          <w:rPrChange w16du:dateUtc="2026-07-07T18:18:00Z" w:author="Author" w:date="2026-07-07T20:18:00Z" w:id="14838">
            <w:rPr>
              <w:rFonts w:ascii="Times New Roman"/>
              <w:color w:val="000000"/>
            </w:rPr>
          </w:rPrChange>
        </w:rPr>
        <w:t>tempor</w:t>
      </w:r>
      <w:r w:rsidR="00A96A35" w:rsidRPr="0027638C">
        <w:rPr>
          <w:spacing w:val="-13"/>
          <w:sz w:val="24"/>
          <w:rPrChange w16du:dateUtc="2026-07-07T18:18:00Z" w:author="Author" w:date="2026-07-07T20:18:00Z" w:id="14839">
            <w:rPr>
              <w:rFonts w:ascii="Times New Roman"/>
              <w:color w:val="000000"/>
              <w:spacing w:val="-12"/>
            </w:rPr>
          </w:rPrChange>
        </w:rPr>
        <w:t xml:space="preserve"> </w:t>
      </w:r>
      <w:r w:rsidR="00A96A35" w:rsidRPr="0027638C">
        <w:rPr>
          <w:sz w:val="24"/>
          <w:rPrChange w16du:dateUtc="2026-07-07T18:18:00Z" w:author="Author" w:date="2026-07-07T20:18:00Z" w:id="14840">
            <w:rPr>
              <w:rFonts w:ascii="Times New Roman"/>
              <w:color w:val="000000"/>
            </w:rPr>
          </w:rPrChange>
        </w:rPr>
        <w:t>incididunt</w:t>
      </w:r>
      <w:r w:rsidR="00A96A35" w:rsidRPr="0027638C">
        <w:rPr>
          <w:spacing w:val="-14"/>
          <w:sz w:val="24"/>
          <w:rPrChange w16du:dateUtc="2026-07-07T18:18:00Z" w:author="Author" w:date="2026-07-07T20:18:00Z" w:id="14841">
            <w:rPr>
              <w:rFonts w:ascii="Times New Roman"/>
              <w:color w:val="000000"/>
              <w:spacing w:val="-13"/>
            </w:rPr>
          </w:rPrChange>
        </w:rPr>
        <w:t xml:space="preserve"> </w:t>
      </w:r>
      <w:r w:rsidR="00A96A35" w:rsidRPr="0027638C">
        <w:rPr>
          <w:sz w:val="24"/>
          <w:rPrChange w16du:dateUtc="2026-07-07T18:18:00Z" w:author="Author" w:date="2026-07-07T20:18:00Z" w:id="14842">
            <w:rPr>
              <w:rFonts w:ascii="Times New Roman"/>
              <w:color w:val="000000"/>
            </w:rPr>
          </w:rPrChange>
        </w:rPr>
        <w:t>ut</w:t>
      </w:r>
      <w:r w:rsidR="00A96A35" w:rsidRPr="0027638C">
        <w:rPr>
          <w:spacing w:val="-14"/>
          <w:sz w:val="24"/>
          <w:rPrChange w16du:dateUtc="2026-07-07T18:18:00Z" w:author="Author" w:date="2026-07-07T20:18:00Z" w:id="14843">
            <w:rPr>
              <w:rFonts w:ascii="Times New Roman"/>
              <w:color w:val="000000"/>
              <w:spacing w:val="-13"/>
            </w:rPr>
          </w:rPrChange>
        </w:rPr>
        <w:t xml:space="preserve"> </w:t>
      </w:r>
      <w:r w:rsidR="00A96A35" w:rsidRPr="0027638C">
        <w:rPr>
          <w:sz w:val="24"/>
          <w:rPrChange w16du:dateUtc="2026-07-07T18:18:00Z" w:author="Author" w:date="2026-07-07T20:18:00Z" w:id="14844">
            <w:rPr>
              <w:rFonts w:ascii="Times New Roman"/>
              <w:color w:val="000000"/>
            </w:rPr>
          </w:rPrChange>
        </w:rPr>
        <w:t>labore</w:t>
      </w:r>
      <w:r w:rsidR="00A96A35" w:rsidRPr="0027638C">
        <w:rPr>
          <w:spacing w:val="-14"/>
          <w:sz w:val="24"/>
          <w:rPrChange w16du:dateUtc="2026-07-07T18:18:00Z" w:author="Author" w:date="2026-07-07T20:18:00Z" w:id="14845">
            <w:rPr>
              <w:rFonts w:ascii="Times New Roman"/>
              <w:color w:val="000000"/>
              <w:spacing w:val="-13"/>
            </w:rPr>
          </w:rPrChange>
        </w:rPr>
        <w:t xml:space="preserve"> </w:t>
      </w:r>
      <w:r w:rsidR="00A96A35" w:rsidRPr="0027638C">
        <w:rPr>
          <w:sz w:val="24"/>
          <w:rPrChange w16du:dateUtc="2026-07-07T18:18:00Z" w:author="Author" w:date="2026-07-07T20:18:00Z" w:id="14846">
            <w:rPr>
              <w:rFonts w:ascii="Times New Roman" w:hAnsi="Times New Roman"/>
              <w:color w:val="000000"/>
            </w:rPr>
          </w:rPrChange>
        </w:rPr>
        <w:t>Et</w:t>
      </w:r>
      <w:del w16du:dateUtc="2026-07-07T18:18:00Z" w:author="Author" w:date="2026-07-07T20:18:00Z" w:id="14847">
        <w:r>
          <w:rPr>
            <w:color w:val="000000"/>
          </w:rPr>
          <w:cr/>
        </w:r>
      </w:del>
      <w:r w:rsidR="00A96A35" w:rsidRPr="0027638C">
        <w:rPr>
          <w:sz w:val="24"/>
          <w:rPrChange w16du:dateUtc="2026-07-07T18:18:00Z" w:author="Author" w:date="2026-07-07T20:18:00Z" w:id="14848">
            <w:rPr>
              <w:rFonts w:ascii="Times New Roman"/>
              <w:color w:val="000000"/>
              <w:spacing w:val="665"/>
            </w:rPr>
          </w:rPrChange>
        </w:rPr>
        <w:t xml:space="preserve"> </w:t>
      </w:r>
      <w:r w:rsidR="00A96A35" w:rsidRPr="0027638C">
        <w:rPr>
          <w:sz w:val="24"/>
          <w:rPrChange w16du:dateUtc="2026-07-07T18:18:00Z" w:author="Author" w:date="2026-07-07T20:18:00Z" w:id="14849">
            <w:rPr>
              <w:rFonts w:ascii="Times New Roman"/>
              <w:color w:val="000000"/>
            </w:rPr>
          </w:rPrChange>
        </w:rPr>
        <w:t xml:space="preserve">dolore magna aliqua lorem 30 </w:t>
      </w:r>
      <w:r w:rsidR="00A96A35" w:rsidRPr="0027638C">
        <w:rPr>
          <w:sz w:val="24"/>
          <w:rPrChange w16du:dateUtc="2026-07-07T18:18:00Z" w:author="Author" w:date="2026-07-07T20:18:00Z" w:id="14850">
            <w:rPr>
              <w:rFonts w:ascii="Times New Roman" w:hAnsi="Times New Roman"/>
              <w:color w:val="000000"/>
            </w:rPr>
          </w:rPrChange>
        </w:rPr>
        <w:t>ipsum’</w:t>
      </w:r>
      <w:r w:rsidR="00A96A35" w:rsidRPr="0027638C">
        <w:rPr>
          <w:sz w:val="24"/>
          <w:rPrChange w16du:dateUtc="2026-07-07T18:18:00Z" w:author="Author" w:date="2026-07-07T20:18:00Z" w:id="14851">
            <w:rPr>
              <w:rFonts w:ascii="Times New Roman"/>
              <w:color w:val="000000"/>
            </w:rPr>
          </w:rPrChange>
        </w:rPr>
        <w:t xml:space="preserve"> dolor sit amet Consectetur.</w:t>
      </w:r>
      <w:bookmarkEnd w:id="14709"/>
    </w:p>
    <w:p w14:paraId="0237851F" w14:textId="77777777" w:rsidR="008166CF" w:rsidRDefault="00000000">
      <w:pPr>
        <w:spacing w:before="236" w:line="253" w:lineRule="exact"/>
        <w:ind w:left="720"/>
        <w:rPr>
          <w:del w16du:dateUtc="2026-07-07T18:18:00Z" w:author="Author" w:date="2026-07-07T20:18:00Z" w:id="14852"/>
          <w:color w:val="000000"/>
        </w:rPr>
      </w:pPr>
      <w:del w16du:dateUtc="2026-07-07T18:18:00Z" w:author="Author" w:date="2026-07-07T20:18:00Z" w:id="14853">
        <w:r>
          <w:rPr>
            <w:color w:val="000000"/>
          </w:rPr>
          <w:delText>(d)</w:delText>
        </w:r>
        <w:r>
          <w:rPr>
            <w:color w:val="000000"/>
            <w:spacing w:val="409"/>
          </w:rPr>
          <w:delText xml:space="preserve"> </w:delText>
        </w:r>
      </w:del>
      <w:r w:rsidR="00A96A35" w:rsidRPr="0027638C">
        <w:rPr>
          <w:sz w:val="24"/>
          <w:u w:val="single"/>
          <w:rPrChange w16du:dateUtc="2026-07-07T18:18:00Z" w:author="Author" w:date="2026-07-07T20:18:00Z" w:id="14854">
            <w:rPr>
              <w:rFonts w:ascii="Times New Roman"/>
              <w:color w:val="000000"/>
              <w:u w:val="single"/>
            </w:rPr>
          </w:rPrChange>
        </w:rPr>
        <w:t>Adipiscing</w:t>
      </w:r>
      <w:r w:rsidR="00A96A35" w:rsidRPr="0027638C">
        <w:rPr>
          <w:spacing w:val="-16"/>
          <w:sz w:val="24"/>
          <w:u w:val="single"/>
          <w:rPrChange w16du:dateUtc="2026-07-07T18:18:00Z" w:author="Author" w:date="2026-07-07T20:18:00Z" w:id="14855">
            <w:rPr>
              <w:rFonts w:ascii="Times New Roman"/>
              <w:color w:val="000000"/>
              <w:spacing w:val="-13"/>
              <w:u w:val="single"/>
            </w:rPr>
          </w:rPrChange>
        </w:rPr>
        <w:t xml:space="preserve"> </w:t>
      </w:r>
      <w:r w:rsidR="00A96A35" w:rsidRPr="0027638C">
        <w:rPr>
          <w:sz w:val="24"/>
          <w:u w:val="single"/>
          <w:rPrChange w16du:dateUtc="2026-07-07T18:18:00Z" w:author="Author" w:date="2026-07-07T20:18:00Z" w:id="14856">
            <w:rPr>
              <w:rFonts w:ascii="Times New Roman"/>
              <w:color w:val="000000"/>
              <w:u w:val="single"/>
            </w:rPr>
          </w:rPrChange>
        </w:rPr>
        <w:t>elit</w:t>
      </w:r>
      <w:r w:rsidR="00A96A35" w:rsidRPr="0027638C">
        <w:rPr>
          <w:spacing w:val="-14"/>
          <w:sz w:val="24"/>
          <w:u w:val="single"/>
          <w:rPrChange w16du:dateUtc="2026-07-07T18:18:00Z" w:author="Author" w:date="2026-07-07T20:18:00Z" w:id="14857">
            <w:rPr>
              <w:rFonts w:ascii="Times New Roman"/>
              <w:color w:val="000000"/>
              <w:spacing w:val="-13"/>
              <w:u w:val="single"/>
            </w:rPr>
          </w:rPrChange>
        </w:rPr>
        <w:t xml:space="preserve"> </w:t>
      </w:r>
      <w:r w:rsidR="00A96A35" w:rsidRPr="0027638C">
        <w:rPr>
          <w:sz w:val="24"/>
          <w:u w:val="single"/>
          <w:rPrChange w16du:dateUtc="2026-07-07T18:18:00Z" w:author="Author" w:date="2026-07-07T20:18:00Z" w:id="14858">
            <w:rPr>
              <w:rFonts w:ascii="Times New Roman"/>
              <w:color w:val="000000"/>
              <w:u w:val="single"/>
            </w:rPr>
          </w:rPrChange>
        </w:rPr>
        <w:t>Sed</w:t>
      </w:r>
      <w:r w:rsidR="00A96A35" w:rsidRPr="0027638C">
        <w:rPr>
          <w:sz w:val="24"/>
          <w:rPrChange w16du:dateUtc="2026-07-07T18:18:00Z" w:author="Author" w:date="2026-07-07T20:18:00Z" w:id="14859">
            <w:rPr>
              <w:rFonts w:ascii="Times New Roman"/>
              <w:color w:val="000000"/>
            </w:rPr>
          </w:rPrChange>
        </w:rPr>
        <w:t>.</w:t>
      </w:r>
      <w:r w:rsidR="00A96A35" w:rsidRPr="0027638C">
        <w:rPr>
          <w:spacing w:val="-14"/>
          <w:sz w:val="24"/>
          <w:rPrChange w16du:dateUtc="2026-07-07T18:18:00Z" w:author="Author" w:date="2026-07-07T20:18:00Z" w:id="14860">
            <w:rPr>
              <w:rFonts w:ascii="Times New Roman"/>
              <w:color w:val="000000"/>
              <w:spacing w:val="-13"/>
            </w:rPr>
          </w:rPrChange>
        </w:rPr>
        <w:t xml:space="preserve"> </w:t>
      </w:r>
      <w:r w:rsidR="00A96A35" w:rsidRPr="0027638C">
        <w:rPr>
          <w:sz w:val="24"/>
          <w:rPrChange w16du:dateUtc="2026-07-07T18:18:00Z" w:author="Author" w:date="2026-07-07T20:18:00Z" w:id="14861">
            <w:rPr>
              <w:rFonts w:ascii="Times New Roman"/>
              <w:color w:val="000000"/>
            </w:rPr>
          </w:rPrChange>
        </w:rPr>
        <w:t>Do</w:t>
      </w:r>
      <w:r w:rsidR="00A96A35" w:rsidRPr="0027638C">
        <w:rPr>
          <w:spacing w:val="-13"/>
          <w:sz w:val="24"/>
          <w:rPrChange w16du:dateUtc="2026-07-07T18:18:00Z" w:author="Author" w:date="2026-07-07T20:18:00Z" w:id="14862">
            <w:rPr>
              <w:rFonts w:ascii="Times New Roman"/>
              <w:color w:val="000000"/>
              <w:spacing w:val="-13"/>
            </w:rPr>
          </w:rPrChange>
        </w:rPr>
        <w:t xml:space="preserve"> </w:t>
      </w:r>
      <w:r w:rsidR="00A96A35" w:rsidRPr="0027638C">
        <w:rPr>
          <w:sz w:val="24"/>
          <w:rPrChange w16du:dateUtc="2026-07-07T18:18:00Z" w:author="Author" w:date="2026-07-07T20:18:00Z" w:id="14863">
            <w:rPr>
              <w:rFonts w:ascii="Times New Roman"/>
              <w:color w:val="000000"/>
            </w:rPr>
          </w:rPrChange>
        </w:rPr>
        <w:t>eiusmod</w:t>
      </w:r>
      <w:r w:rsidR="00A96A35" w:rsidRPr="0027638C">
        <w:rPr>
          <w:spacing w:val="-14"/>
          <w:sz w:val="24"/>
          <w:rPrChange w16du:dateUtc="2026-07-07T18:18:00Z" w:author="Author" w:date="2026-07-07T20:18:00Z" w:id="14864">
            <w:rPr>
              <w:rFonts w:ascii="Times New Roman"/>
              <w:color w:val="000000"/>
              <w:spacing w:val="-13"/>
            </w:rPr>
          </w:rPrChange>
        </w:rPr>
        <w:t xml:space="preserve"> </w:t>
      </w:r>
      <w:r w:rsidR="00A96A35" w:rsidRPr="0027638C">
        <w:rPr>
          <w:sz w:val="24"/>
          <w:rPrChange w16du:dateUtc="2026-07-07T18:18:00Z" w:author="Author" w:date="2026-07-07T20:18:00Z" w:id="14865">
            <w:rPr>
              <w:rFonts w:ascii="Times New Roman"/>
              <w:color w:val="000000"/>
            </w:rPr>
          </w:rPrChange>
        </w:rPr>
        <w:t>Tempor</w:t>
      </w:r>
      <w:r w:rsidR="00A96A35" w:rsidRPr="0027638C">
        <w:rPr>
          <w:spacing w:val="-14"/>
          <w:sz w:val="24"/>
          <w:rPrChange w16du:dateUtc="2026-07-07T18:18:00Z" w:author="Author" w:date="2026-07-07T20:18:00Z" w:id="14866">
            <w:rPr>
              <w:rFonts w:ascii="Times New Roman"/>
              <w:color w:val="000000"/>
              <w:spacing w:val="-13"/>
            </w:rPr>
          </w:rPrChange>
        </w:rPr>
        <w:t xml:space="preserve"> </w:t>
      </w:r>
      <w:r w:rsidR="00A96A35" w:rsidRPr="0027638C">
        <w:rPr>
          <w:sz w:val="24"/>
          <w:rPrChange w16du:dateUtc="2026-07-07T18:18:00Z" w:author="Author" w:date="2026-07-07T20:18:00Z" w:id="14867">
            <w:rPr>
              <w:rFonts w:ascii="Times New Roman"/>
              <w:color w:val="000000"/>
            </w:rPr>
          </w:rPrChange>
        </w:rPr>
        <w:t>incididunt</w:t>
      </w:r>
      <w:r w:rsidR="00A96A35" w:rsidRPr="0027638C">
        <w:rPr>
          <w:spacing w:val="-14"/>
          <w:sz w:val="24"/>
          <w:rPrChange w16du:dateUtc="2026-07-07T18:18:00Z" w:author="Author" w:date="2026-07-07T20:18:00Z" w:id="14868">
            <w:rPr>
              <w:rFonts w:ascii="Times New Roman"/>
              <w:color w:val="000000"/>
              <w:spacing w:val="-13"/>
            </w:rPr>
          </w:rPrChange>
        </w:rPr>
        <w:t xml:space="preserve"> </w:t>
      </w:r>
      <w:r w:rsidR="00A96A35" w:rsidRPr="0027638C">
        <w:rPr>
          <w:sz w:val="24"/>
          <w:rPrChange w16du:dateUtc="2026-07-07T18:18:00Z" w:author="Author" w:date="2026-07-07T20:18:00Z" w:id="14869">
            <w:rPr>
              <w:rFonts w:ascii="Times New Roman"/>
              <w:color w:val="000000"/>
            </w:rPr>
          </w:rPrChange>
        </w:rPr>
        <w:t>ut</w:t>
      </w:r>
      <w:r w:rsidR="00A96A35" w:rsidRPr="0027638C">
        <w:rPr>
          <w:spacing w:val="-13"/>
          <w:sz w:val="24"/>
          <w:rPrChange w16du:dateUtc="2026-07-07T18:18:00Z" w:author="Author" w:date="2026-07-07T20:18:00Z" w:id="14870">
            <w:rPr>
              <w:rFonts w:ascii="Times New Roman"/>
              <w:color w:val="000000"/>
              <w:spacing w:val="-13"/>
            </w:rPr>
          </w:rPrChange>
        </w:rPr>
        <w:t xml:space="preserve"> </w:t>
      </w:r>
      <w:r w:rsidR="00A96A35" w:rsidRPr="0027638C">
        <w:rPr>
          <w:sz w:val="24"/>
          <w:rPrChange w16du:dateUtc="2026-07-07T18:18:00Z" w:author="Author" w:date="2026-07-07T20:18:00Z" w:id="14871">
            <w:rPr>
              <w:rFonts w:ascii="Times New Roman"/>
              <w:color w:val="000000"/>
            </w:rPr>
          </w:rPrChange>
        </w:rPr>
        <w:t>labore</w:t>
      </w:r>
      <w:r w:rsidR="00A96A35" w:rsidRPr="0027638C">
        <w:rPr>
          <w:spacing w:val="-14"/>
          <w:sz w:val="24"/>
          <w:rPrChange w16du:dateUtc="2026-07-07T18:18:00Z" w:author="Author" w:date="2026-07-07T20:18:00Z" w:id="14872">
            <w:rPr>
              <w:rFonts w:ascii="Times New Roman"/>
              <w:color w:val="000000"/>
              <w:spacing w:val="-13"/>
            </w:rPr>
          </w:rPrChange>
        </w:rPr>
        <w:t xml:space="preserve"> </w:t>
      </w:r>
      <w:r w:rsidR="00A96A35" w:rsidRPr="0027638C">
        <w:rPr>
          <w:sz w:val="24"/>
          <w:rPrChange w16du:dateUtc="2026-07-07T18:18:00Z" w:author="Author" w:date="2026-07-07T20:18:00Z" w:id="14873">
            <w:rPr>
              <w:rFonts w:ascii="Times New Roman"/>
              <w:color w:val="000000"/>
            </w:rPr>
          </w:rPrChange>
        </w:rPr>
        <w:t>Et</w:t>
      </w:r>
      <w:r w:rsidR="00A96A35" w:rsidRPr="0027638C">
        <w:rPr>
          <w:spacing w:val="-14"/>
          <w:sz w:val="24"/>
          <w:rPrChange w16du:dateUtc="2026-07-07T18:18:00Z" w:author="Author" w:date="2026-07-07T20:18:00Z" w:id="14874">
            <w:rPr>
              <w:rFonts w:ascii="Times New Roman"/>
              <w:color w:val="000000"/>
              <w:spacing w:val="-13"/>
            </w:rPr>
          </w:rPrChange>
        </w:rPr>
        <w:t xml:space="preserve"> </w:t>
      </w:r>
      <w:r w:rsidR="00A96A35" w:rsidRPr="0027638C">
        <w:rPr>
          <w:sz w:val="24"/>
          <w:rPrChange w16du:dateUtc="2026-07-07T18:18:00Z" w:author="Author" w:date="2026-07-07T20:18:00Z" w:id="14875">
            <w:rPr>
              <w:rFonts w:ascii="Times New Roman"/>
              <w:color w:val="000000"/>
            </w:rPr>
          </w:rPrChange>
        </w:rPr>
        <w:t>dolore</w:t>
      </w:r>
      <w:r w:rsidR="00A96A35" w:rsidRPr="0027638C">
        <w:rPr>
          <w:spacing w:val="-14"/>
          <w:sz w:val="24"/>
          <w:rPrChange w16du:dateUtc="2026-07-07T18:18:00Z" w:author="Author" w:date="2026-07-07T20:18:00Z" w:id="14876">
            <w:rPr>
              <w:rFonts w:ascii="Times New Roman"/>
              <w:color w:val="000000"/>
              <w:spacing w:val="-13"/>
            </w:rPr>
          </w:rPrChange>
        </w:rPr>
        <w:t xml:space="preserve"> </w:t>
      </w:r>
      <w:r w:rsidR="00A96A35" w:rsidRPr="0027638C">
        <w:rPr>
          <w:sz w:val="24"/>
          <w:rPrChange w16du:dateUtc="2026-07-07T18:18:00Z" w:author="Author" w:date="2026-07-07T20:18:00Z" w:id="14877">
            <w:rPr>
              <w:rFonts w:ascii="Times New Roman"/>
              <w:color w:val="000000"/>
            </w:rPr>
          </w:rPrChange>
        </w:rPr>
        <w:t>magna</w:t>
      </w:r>
      <w:r w:rsidR="00A96A35" w:rsidRPr="0027638C">
        <w:rPr>
          <w:spacing w:val="-13"/>
          <w:sz w:val="24"/>
          <w:rPrChange w16du:dateUtc="2026-07-07T18:18:00Z" w:author="Author" w:date="2026-07-07T20:18:00Z" w:id="14878">
            <w:rPr>
              <w:rFonts w:ascii="Times New Roman"/>
              <w:color w:val="000000"/>
              <w:spacing w:val="-13"/>
            </w:rPr>
          </w:rPrChange>
        </w:rPr>
        <w:t xml:space="preserve"> </w:t>
      </w:r>
      <w:r w:rsidR="00A96A35" w:rsidRPr="0027638C">
        <w:rPr>
          <w:sz w:val="24"/>
          <w:rPrChange w16du:dateUtc="2026-07-07T18:18:00Z" w:author="Author" w:date="2026-07-07T20:18:00Z" w:id="14879">
            <w:rPr>
              <w:rFonts w:ascii="Times New Roman" w:hAnsi="Times New Roman"/>
              <w:color w:val="000000"/>
            </w:rPr>
          </w:rPrChange>
        </w:rPr>
        <w:t>Aliqua</w:t>
      </w:r>
      <w:del w16du:dateUtc="2026-07-07T18:18:00Z" w:author="Author" w:date="2026-07-07T20:18:00Z" w:id="14880">
        <w:r>
          <w:rPr>
            <w:rFonts w:ascii="Times New Roman" w:cs="Times New Roman" w:hAnsi="Times New Roman"/>
            <w:color w:val="000000"/>
          </w:rPr>
          <w:cr/>
        </w:r>
        <w:r>
          <w:rPr>
            <w:rFonts w:ascii="Times New Roman"/>
            <w:color w:val="000000"/>
            <w:spacing w:val="665"/>
          </w:rPr>
          <w:delText xml:space="preserve"> </w:delText>
        </w:r>
        <w:r>
          <w:rPr>
            <w:rFonts w:ascii="Times New Roman"/>
            <w:color w:val="000000"/>
          </w:rPr>
          <w:delText>13(c)</w:delText>
        </w:r>
      </w:del>
      <w:ins w16du:dateUtc="2026-07-07T18:18:00Z" w:author="Author" w:date="2026-07-07T20:18:00Z" w:id="14881">
        <w:r w:rsidR="00A96A35" w:rsidRPr="0027638C">
          <w:rPr>
            <w:sz w:val="24"/>
            <w:szCs w:val="24"/>
          </w:rPr>
          <w:t xml:space="preserve"> </w:t>
        </w:r>
        <w:r w:rsidR="0027638C">
          <w:rPr>
            <w:sz w:val="24"/>
            <w:szCs w:val="24"/>
          </w:rPr>
          <w:fldChar w:fldCharType="begin"/>
        </w:r>
        <w:r w:rsidR="0027638C">
          <w:rPr>
            <w:sz w:val="24"/>
            <w:szCs w:val="24"/>
          </w:rPr>
          <w:instrText xml:space="preserve"> REF _Ref215486848 \w \h </w:instrText>
        </w:r>
        <w:r w:rsidR="0027638C">
          <w:rPr>
            <w:sz w:val="24"/>
            <w:szCs w:val="24"/>
          </w:rPr>
        </w:r>
        <w:r w:rsidR="0027638C">
          <w:rPr>
            <w:sz w:val="24"/>
            <w:szCs w:val="24"/>
          </w:rPr>
          <w:fldChar w:fldCharType="separate"/>
        </w:r>
        <w:r w:rsidR="0027638C">
          <w:rPr>
            <w:sz w:val="24"/>
            <w:szCs w:val="24"/>
          </w:rPr>
          <w:t>13(lorem)</w:t>
        </w:r>
        <w:r w:rsidR="0027638C">
          <w:rPr>
            <w:sz w:val="24"/>
            <w:szCs w:val="24"/>
          </w:rPr>
          <w:fldChar w:fldCharType="end"/>
        </w:r>
      </w:ins>
      <w:r w:rsidR="00A96A35" w:rsidRPr="0027638C">
        <w:rPr>
          <w:sz w:val="24"/>
          <w:rPrChange w16du:dateUtc="2026-07-07T18:18:00Z" w:author="Author" w:date="2026-07-07T20:18:00Z" w:id="14882">
            <w:rPr>
              <w:rFonts w:ascii="Times New Roman"/>
              <w:color w:val="000000"/>
              <w:spacing w:val="5"/>
            </w:rPr>
          </w:rPrChange>
        </w:rPr>
        <w:t xml:space="preserve"> </w:t>
      </w:r>
      <w:r w:rsidR="00A96A35" w:rsidRPr="0027638C">
        <w:rPr>
          <w:sz w:val="24"/>
          <w:rPrChange w16du:dateUtc="2026-07-07T18:18:00Z" w:author="Author" w:date="2026-07-07T20:18:00Z" w:id="14883">
            <w:rPr>
              <w:rFonts w:ascii="Times New Roman"/>
              <w:color w:val="000000"/>
            </w:rPr>
          </w:rPrChange>
        </w:rPr>
        <w:t>ipsum</w:t>
      </w:r>
      <w:r w:rsidR="00A96A35" w:rsidRPr="0027638C">
        <w:rPr>
          <w:sz w:val="24"/>
          <w:rPrChange w16du:dateUtc="2026-07-07T18:18:00Z" w:author="Author" w:date="2026-07-07T20:18:00Z" w:id="14884">
            <w:rPr>
              <w:rFonts w:ascii="Times New Roman"/>
              <w:color w:val="000000"/>
              <w:spacing w:val="5"/>
            </w:rPr>
          </w:rPrChange>
        </w:rPr>
        <w:t xml:space="preserve"> </w:t>
      </w:r>
      <w:r w:rsidR="00A96A35" w:rsidRPr="0027638C">
        <w:rPr>
          <w:sz w:val="24"/>
          <w:rPrChange w16du:dateUtc="2026-07-07T18:18:00Z" w:author="Author" w:date="2026-07-07T20:18:00Z" w:id="14885">
            <w:rPr>
              <w:rFonts w:ascii="Times New Roman"/>
              <w:color w:val="000000"/>
            </w:rPr>
          </w:rPrChange>
        </w:rPr>
        <w:t>dolor</w:t>
      </w:r>
      <w:r w:rsidR="00A96A35" w:rsidRPr="0027638C">
        <w:rPr>
          <w:sz w:val="24"/>
          <w:rPrChange w16du:dateUtc="2026-07-07T18:18:00Z" w:author="Author" w:date="2026-07-07T20:18:00Z" w:id="14886">
            <w:rPr>
              <w:rFonts w:ascii="Times New Roman"/>
              <w:color w:val="000000"/>
              <w:spacing w:val="5"/>
            </w:rPr>
          </w:rPrChange>
        </w:rPr>
        <w:t xml:space="preserve"> </w:t>
      </w:r>
      <w:r w:rsidR="00A96A35" w:rsidRPr="0027638C">
        <w:rPr>
          <w:sz w:val="24"/>
          <w:rPrChange w16du:dateUtc="2026-07-07T18:18:00Z" w:author="Author" w:date="2026-07-07T20:18:00Z" w:id="14887">
            <w:rPr>
              <w:rFonts w:ascii="Times New Roman"/>
              <w:color w:val="000000"/>
            </w:rPr>
          </w:rPrChange>
        </w:rPr>
        <w:t>sit</w:t>
      </w:r>
      <w:r w:rsidR="00A96A35" w:rsidRPr="0027638C">
        <w:rPr>
          <w:sz w:val="24"/>
          <w:rPrChange w16du:dateUtc="2026-07-07T18:18:00Z" w:author="Author" w:date="2026-07-07T20:18:00Z" w:id="14888">
            <w:rPr>
              <w:rFonts w:ascii="Times New Roman"/>
              <w:color w:val="000000"/>
              <w:spacing w:val="5"/>
            </w:rPr>
          </w:rPrChange>
        </w:rPr>
        <w:t xml:space="preserve"> </w:t>
      </w:r>
      <w:r w:rsidR="00A96A35" w:rsidRPr="0027638C">
        <w:rPr>
          <w:sz w:val="24"/>
          <w:rPrChange w16du:dateUtc="2026-07-07T18:18:00Z" w:author="Author" w:date="2026-07-07T20:18:00Z" w:id="14889">
            <w:rPr>
              <w:rFonts w:ascii="Times New Roman" w:hAnsi="Times New Roman"/>
              <w:color w:val="000000"/>
            </w:rPr>
          </w:rPrChange>
        </w:rPr>
        <w:t>Amet’consectetur</w:t>
      </w:r>
      <w:r w:rsidR="00A96A35" w:rsidRPr="0027638C">
        <w:rPr>
          <w:sz w:val="24"/>
          <w:rPrChange w16du:dateUtc="2026-07-07T18:18:00Z" w:author="Author" w:date="2026-07-07T20:18:00Z" w:id="14890">
            <w:rPr>
              <w:rFonts w:ascii="Times New Roman"/>
              <w:color w:val="000000"/>
              <w:spacing w:val="5"/>
            </w:rPr>
          </w:rPrChange>
        </w:rPr>
        <w:t xml:space="preserve"> </w:t>
      </w:r>
      <w:r w:rsidR="00A96A35" w:rsidRPr="0027638C">
        <w:rPr>
          <w:sz w:val="24"/>
          <w:rPrChange w16du:dateUtc="2026-07-07T18:18:00Z" w:author="Author" w:date="2026-07-07T20:18:00Z" w:id="14891">
            <w:rPr>
              <w:rFonts w:ascii="Times New Roman"/>
              <w:color w:val="000000"/>
            </w:rPr>
          </w:rPrChange>
        </w:rPr>
        <w:t>adipiscing</w:t>
      </w:r>
      <w:r w:rsidR="00A96A35" w:rsidRPr="0027638C">
        <w:rPr>
          <w:sz w:val="24"/>
          <w:rPrChange w16du:dateUtc="2026-07-07T18:18:00Z" w:author="Author" w:date="2026-07-07T20:18:00Z" w:id="14892">
            <w:rPr>
              <w:rFonts w:ascii="Times New Roman"/>
              <w:color w:val="000000"/>
              <w:spacing w:val="5"/>
            </w:rPr>
          </w:rPrChange>
        </w:rPr>
        <w:t xml:space="preserve"> </w:t>
      </w:r>
      <w:r w:rsidR="00A96A35" w:rsidRPr="0027638C">
        <w:rPr>
          <w:sz w:val="24"/>
          <w:rPrChange w16du:dateUtc="2026-07-07T18:18:00Z" w:author="Author" w:date="2026-07-07T20:18:00Z" w:id="14893">
            <w:rPr>
              <w:rFonts w:ascii="Times New Roman"/>
              <w:color w:val="000000"/>
            </w:rPr>
          </w:rPrChange>
        </w:rPr>
        <w:t>elit</w:t>
      </w:r>
      <w:r w:rsidR="00A96A35" w:rsidRPr="0027638C">
        <w:rPr>
          <w:sz w:val="24"/>
          <w:rPrChange w16du:dateUtc="2026-07-07T18:18:00Z" w:author="Author" w:date="2026-07-07T20:18:00Z" w:id="14894">
            <w:rPr>
              <w:rFonts w:ascii="Times New Roman"/>
              <w:color w:val="000000"/>
              <w:spacing w:val="5"/>
            </w:rPr>
          </w:rPrChange>
        </w:rPr>
        <w:t xml:space="preserve"> </w:t>
      </w:r>
      <w:r w:rsidR="00A96A35" w:rsidRPr="0027638C">
        <w:rPr>
          <w:sz w:val="24"/>
          <w:rPrChange w16du:dateUtc="2026-07-07T18:18:00Z" w:author="Author" w:date="2026-07-07T20:18:00Z" w:id="14895">
            <w:rPr>
              <w:rFonts w:ascii="Times New Roman"/>
              <w:color w:val="000000"/>
            </w:rPr>
          </w:rPrChange>
        </w:rPr>
        <w:t>sed</w:t>
      </w:r>
      <w:r w:rsidR="00A96A35" w:rsidRPr="0027638C">
        <w:rPr>
          <w:sz w:val="24"/>
          <w:rPrChange w16du:dateUtc="2026-07-07T18:18:00Z" w:author="Author" w:date="2026-07-07T20:18:00Z" w:id="14896">
            <w:rPr>
              <w:rFonts w:ascii="Times New Roman"/>
              <w:color w:val="000000"/>
              <w:spacing w:val="5"/>
            </w:rPr>
          </w:rPrChange>
        </w:rPr>
        <w:t xml:space="preserve"> </w:t>
      </w:r>
      <w:r w:rsidR="00A96A35" w:rsidRPr="0027638C">
        <w:rPr>
          <w:sz w:val="24"/>
          <w:rPrChange w16du:dateUtc="2026-07-07T18:18:00Z" w:author="Author" w:date="2026-07-07T20:18:00Z" w:id="14897">
            <w:rPr>
              <w:rFonts w:ascii="Times New Roman"/>
              <w:color w:val="000000"/>
            </w:rPr>
          </w:rPrChange>
        </w:rPr>
        <w:t>do</w:t>
      </w:r>
      <w:r w:rsidR="00A96A35" w:rsidRPr="0027638C">
        <w:rPr>
          <w:sz w:val="24"/>
          <w:rPrChange w16du:dateUtc="2026-07-07T18:18:00Z" w:author="Author" w:date="2026-07-07T20:18:00Z" w:id="14898">
            <w:rPr>
              <w:rFonts w:ascii="Times New Roman"/>
              <w:color w:val="000000"/>
              <w:spacing w:val="5"/>
            </w:rPr>
          </w:rPrChange>
        </w:rPr>
        <w:t xml:space="preserve"> </w:t>
      </w:r>
      <w:ins w16du:dateUtc="2026-07-07T18:18:00Z" w:author="Author" w:date="2026-07-07T20:18:00Z" w:id="14899">
        <w:r w:rsidR="0027638C">
          <w:rPr>
            <w:spacing w:val="34"/>
            <w:sz w:val="24"/>
            <w:szCs w:val="24"/>
          </w:rPr>
          <w:t xml:space="preserve">eiusmod (tempor) incididunt </w:t>
        </w:r>
      </w:ins>
      <w:r w:rsidR="0027638C" w:rsidRPr="0027638C">
        <w:rPr>
          <w:sz w:val="24"/>
          <w:rPrChange w16du:dateUtc="2026-07-07T18:18:00Z" w:author="Author" w:date="2026-07-07T20:18:00Z" w:id="14900">
            <w:rPr>
              <w:rFonts w:ascii="Times New Roman"/>
              <w:color w:val="000000"/>
            </w:rPr>
          </w:rPrChange>
        </w:rPr>
        <w:t>Ut</w:t>
      </w:r>
      <w:r w:rsidR="0027638C" w:rsidRPr="0027638C">
        <w:rPr>
          <w:spacing w:val="34"/>
          <w:sz w:val="24"/>
          <w:rPrChange w16du:dateUtc="2026-07-07T18:18:00Z" w:author="Author" w:date="2026-07-07T20:18:00Z" w:id="14901">
            <w:rPr>
              <w:rFonts w:ascii="Times New Roman"/>
              <w:color w:val="000000"/>
              <w:spacing w:val="5"/>
            </w:rPr>
          </w:rPrChange>
        </w:rPr>
        <w:t xml:space="preserve"> </w:t>
      </w:r>
      <w:del w16du:dateUtc="2026-07-07T18:18:00Z" w:author="Author" w:date="2026-07-07T20:18:00Z" w:id="14902">
        <w:r>
          <w:rPr>
            <w:color w:val="000000"/>
          </w:rPr>
          <w:delText>13(b)(i),</w:delText>
        </w:r>
      </w:del>
      <w:ins w16du:dateUtc="2026-07-07T18:18:00Z" w:author="Author" w:date="2026-07-07T20:18:00Z" w:id="14903">
        <w:r w:rsidR="0027638C">
          <w:rPr>
            <w:sz w:val="24"/>
            <w:szCs w:val="24"/>
          </w:rPr>
          <w:fldChar w:fldCharType="begin"/>
        </w:r>
        <w:r w:rsidR="0027638C">
          <w:rPr>
            <w:spacing w:val="34"/>
            <w:sz w:val="24"/>
            <w:szCs w:val="24"/>
          </w:rPr>
          <w:instrText xml:space="preserve"> REF _Ref215486859 \w \h </w:instrText>
        </w:r>
        <w:r w:rsidR="0027638C">
          <w:rPr>
            <w:sz w:val="24"/>
            <w:szCs w:val="24"/>
          </w:rPr>
        </w:r>
        <w:r w:rsidR="0027638C">
          <w:rPr>
            <w:sz w:val="24"/>
            <w:szCs w:val="24"/>
          </w:rPr>
          <w:fldChar w:fldCharType="separate"/>
        </w:r>
        <w:r w:rsidR="0027638C">
          <w:rPr>
            <w:spacing w:val="34"/>
            <w:sz w:val="24"/>
            <w:szCs w:val="24"/>
          </w:rPr>
          <w:t>13(labore)</w:t>
        </w:r>
        <w:r w:rsidR="0027638C">
          <w:rPr>
            <w:sz w:val="24"/>
            <w:szCs w:val="24"/>
          </w:rPr>
          <w:fldChar w:fldCharType="end"/>
        </w:r>
        <w:r w:rsidR="00A96A35" w:rsidRPr="0027638C">
          <w:rPr>
            <w:sz w:val="24"/>
            <w:szCs w:val="24"/>
          </w:rPr>
          <w:t>,</w:t>
        </w:r>
      </w:ins>
      <w:r w:rsidR="00A96A35" w:rsidRPr="0027638C">
        <w:rPr>
          <w:sz w:val="24"/>
          <w:rPrChange w16du:dateUtc="2026-07-07T18:18:00Z" w:author="Author" w:date="2026-07-07T20:18:00Z" w:id="14904">
            <w:rPr>
              <w:rFonts w:ascii="Times New Roman"/>
              <w:color w:val="000000"/>
              <w:spacing w:val="5"/>
            </w:rPr>
          </w:rPrChange>
        </w:rPr>
        <w:t xml:space="preserve"> </w:t>
      </w:r>
      <w:r w:rsidR="00A96A35" w:rsidRPr="0027638C">
        <w:rPr>
          <w:sz w:val="24"/>
          <w:rPrChange w16du:dateUtc="2026-07-07T18:18:00Z" w:author="Author" w:date="2026-07-07T20:18:00Z" w:id="14905">
            <w:rPr>
              <w:rFonts w:ascii="Times New Roman"/>
              <w:color w:val="000000"/>
            </w:rPr>
          </w:rPrChange>
        </w:rPr>
        <w:t>Et</w:t>
      </w:r>
      <w:r w:rsidR="00A96A35" w:rsidRPr="0027638C">
        <w:rPr>
          <w:sz w:val="24"/>
          <w:rPrChange w16du:dateUtc="2026-07-07T18:18:00Z" w:author="Author" w:date="2026-07-07T20:18:00Z" w:id="14906">
            <w:rPr>
              <w:rFonts w:ascii="Times New Roman"/>
              <w:color w:val="000000"/>
              <w:spacing w:val="5"/>
            </w:rPr>
          </w:rPrChange>
        </w:rPr>
        <w:t xml:space="preserve"> </w:t>
      </w:r>
      <w:r w:rsidR="00A96A35" w:rsidRPr="0027638C">
        <w:rPr>
          <w:sz w:val="24"/>
          <w:rPrChange w16du:dateUtc="2026-07-07T18:18:00Z" w:author="Author" w:date="2026-07-07T20:18:00Z" w:id="14907">
            <w:rPr>
              <w:rFonts w:ascii="Times New Roman"/>
              <w:color w:val="000000"/>
            </w:rPr>
          </w:rPrChange>
        </w:rPr>
        <w:t>dolore</w:t>
      </w:r>
      <w:r w:rsidR="00A96A35" w:rsidRPr="0027638C">
        <w:rPr>
          <w:sz w:val="24"/>
          <w:rPrChange w16du:dateUtc="2026-07-07T18:18:00Z" w:author="Author" w:date="2026-07-07T20:18:00Z" w:id="14908">
            <w:rPr>
              <w:rFonts w:ascii="Times New Roman"/>
              <w:color w:val="000000"/>
              <w:spacing w:val="5"/>
            </w:rPr>
          </w:rPrChange>
        </w:rPr>
        <w:t xml:space="preserve"> </w:t>
      </w:r>
      <w:r w:rsidR="00A96A35" w:rsidRPr="0027638C">
        <w:rPr>
          <w:sz w:val="24"/>
          <w:rPrChange w16du:dateUtc="2026-07-07T18:18:00Z" w:author="Author" w:date="2026-07-07T20:18:00Z" w:id="14909">
            <w:rPr>
              <w:rFonts w:ascii="Times New Roman" w:hAnsi="Times New Roman"/>
              <w:color w:val="000000"/>
            </w:rPr>
          </w:rPrChange>
        </w:rPr>
        <w:t>magna</w:t>
      </w:r>
      <w:del w16du:dateUtc="2026-07-07T18:18:00Z" w:author="Author" w:date="2026-07-07T20:18:00Z" w:id="14910">
        <w:r>
          <w:rPr>
            <w:rFonts w:ascii="Times New Roman" w:cs="Times New Roman" w:hAnsi="Times New Roman"/>
            <w:color w:val="000000"/>
          </w:rPr>
          <w:cr/>
        </w:r>
      </w:del>
      <w:r w:rsidR="00A96A35" w:rsidRPr="0027638C">
        <w:rPr>
          <w:sz w:val="24"/>
          <w:rPrChange w16du:dateUtc="2026-07-07T18:18:00Z" w:author="Author" w:date="2026-07-07T20:18:00Z" w:id="14911">
            <w:rPr>
              <w:rFonts w:ascii="Times New Roman"/>
              <w:color w:val="000000"/>
              <w:spacing w:val="665"/>
            </w:rPr>
          </w:rPrChange>
        </w:rPr>
        <w:t xml:space="preserve"> </w:t>
      </w:r>
      <w:r w:rsidR="00A96A35" w:rsidRPr="0027638C">
        <w:rPr>
          <w:sz w:val="24"/>
          <w:rPrChange w16du:dateUtc="2026-07-07T18:18:00Z" w:author="Author" w:date="2026-07-07T20:18:00Z" w:id="14912">
            <w:rPr>
              <w:rFonts w:ascii="Times New Roman"/>
              <w:color w:val="000000"/>
            </w:rPr>
          </w:rPrChange>
        </w:rPr>
        <w:t>Aliqua</w:t>
      </w:r>
      <w:r w:rsidR="00A96A35" w:rsidRPr="0027638C">
        <w:rPr>
          <w:spacing w:val="-6"/>
          <w:sz w:val="24"/>
          <w:rPrChange w16du:dateUtc="2026-07-07T18:18:00Z" w:author="Author" w:date="2026-07-07T20:18:00Z" w:id="14913">
            <w:rPr>
              <w:rFonts w:ascii="Times New Roman"/>
              <w:color w:val="000000"/>
              <w:spacing w:val="-3"/>
            </w:rPr>
          </w:rPrChange>
        </w:rPr>
        <w:t xml:space="preserve"> </w:t>
      </w:r>
      <w:r w:rsidR="00A96A35" w:rsidRPr="0027638C">
        <w:rPr>
          <w:sz w:val="24"/>
          <w:rPrChange w16du:dateUtc="2026-07-07T18:18:00Z" w:author="Author" w:date="2026-07-07T20:18:00Z" w:id="14914">
            <w:rPr>
              <w:rFonts w:ascii="Times New Roman"/>
              <w:color w:val="000000"/>
            </w:rPr>
          </w:rPrChange>
        </w:rPr>
        <w:t>lorem</w:t>
      </w:r>
      <w:r w:rsidR="00A96A35" w:rsidRPr="0027638C">
        <w:rPr>
          <w:spacing w:val="-6"/>
          <w:sz w:val="24"/>
          <w:rPrChange w16du:dateUtc="2026-07-07T18:18:00Z" w:author="Author" w:date="2026-07-07T20:18:00Z" w:id="14915">
            <w:rPr>
              <w:rFonts w:ascii="Times New Roman"/>
              <w:color w:val="000000"/>
              <w:spacing w:val="-3"/>
            </w:rPr>
          </w:rPrChange>
        </w:rPr>
        <w:t xml:space="preserve"> </w:t>
      </w:r>
      <w:r w:rsidR="00A96A35" w:rsidRPr="0027638C">
        <w:rPr>
          <w:sz w:val="24"/>
          <w:rPrChange w16du:dateUtc="2026-07-07T18:18:00Z" w:author="Author" w:date="2026-07-07T20:18:00Z" w:id="14916">
            <w:rPr>
              <w:rFonts w:ascii="Times New Roman"/>
              <w:color w:val="000000"/>
            </w:rPr>
          </w:rPrChange>
        </w:rPr>
        <w:t>ipsum</w:t>
      </w:r>
      <w:r w:rsidR="00A96A35" w:rsidRPr="0027638C">
        <w:rPr>
          <w:spacing w:val="-6"/>
          <w:sz w:val="24"/>
          <w:rPrChange w16du:dateUtc="2026-07-07T18:18:00Z" w:author="Author" w:date="2026-07-07T20:18:00Z" w:id="14917">
            <w:rPr>
              <w:rFonts w:ascii="Times New Roman"/>
              <w:color w:val="000000"/>
              <w:spacing w:val="-3"/>
            </w:rPr>
          </w:rPrChange>
        </w:rPr>
        <w:t xml:space="preserve"> </w:t>
      </w:r>
      <w:r w:rsidR="00A96A35" w:rsidRPr="0027638C">
        <w:rPr>
          <w:sz w:val="24"/>
          <w:rPrChange w16du:dateUtc="2026-07-07T18:18:00Z" w:author="Author" w:date="2026-07-07T20:18:00Z" w:id="14918">
            <w:rPr>
              <w:rFonts w:ascii="Times New Roman"/>
              <w:color w:val="000000"/>
            </w:rPr>
          </w:rPrChange>
        </w:rPr>
        <w:t>dolor</w:t>
      </w:r>
      <w:r w:rsidR="00A96A35" w:rsidRPr="0027638C">
        <w:rPr>
          <w:spacing w:val="-6"/>
          <w:sz w:val="24"/>
          <w:rPrChange w16du:dateUtc="2026-07-07T18:18:00Z" w:author="Author" w:date="2026-07-07T20:18:00Z" w:id="14919">
            <w:rPr>
              <w:rFonts w:ascii="Times New Roman"/>
              <w:color w:val="000000"/>
              <w:spacing w:val="-3"/>
            </w:rPr>
          </w:rPrChange>
        </w:rPr>
        <w:t xml:space="preserve"> </w:t>
      </w:r>
      <w:r w:rsidR="00A96A35" w:rsidRPr="0027638C">
        <w:rPr>
          <w:sz w:val="24"/>
          <w:rPrChange w16du:dateUtc="2026-07-07T18:18:00Z" w:author="Author" w:date="2026-07-07T20:18:00Z" w:id="14920">
            <w:rPr>
              <w:rFonts w:ascii="Times New Roman"/>
              <w:color w:val="000000"/>
            </w:rPr>
          </w:rPrChange>
        </w:rPr>
        <w:t>sit</w:t>
      </w:r>
      <w:r w:rsidR="00A96A35" w:rsidRPr="0027638C">
        <w:rPr>
          <w:spacing w:val="-6"/>
          <w:sz w:val="24"/>
          <w:rPrChange w16du:dateUtc="2026-07-07T18:18:00Z" w:author="Author" w:date="2026-07-07T20:18:00Z" w:id="14921">
            <w:rPr>
              <w:rFonts w:ascii="Times New Roman"/>
              <w:color w:val="000000"/>
              <w:spacing w:val="-3"/>
            </w:rPr>
          </w:rPrChange>
        </w:rPr>
        <w:t xml:space="preserve"> </w:t>
      </w:r>
      <w:r w:rsidR="00A96A35" w:rsidRPr="0027638C">
        <w:rPr>
          <w:sz w:val="24"/>
          <w:rPrChange w16du:dateUtc="2026-07-07T18:18:00Z" w:author="Author" w:date="2026-07-07T20:18:00Z" w:id="14922">
            <w:rPr>
              <w:rFonts w:ascii="Times New Roman"/>
              <w:color w:val="000000"/>
            </w:rPr>
          </w:rPrChange>
        </w:rPr>
        <w:t>amet</w:t>
      </w:r>
      <w:r w:rsidR="00A96A35" w:rsidRPr="0027638C">
        <w:rPr>
          <w:spacing w:val="-6"/>
          <w:sz w:val="24"/>
          <w:rPrChange w16du:dateUtc="2026-07-07T18:18:00Z" w:author="Author" w:date="2026-07-07T20:18:00Z" w:id="14923">
            <w:rPr>
              <w:rFonts w:ascii="Times New Roman"/>
              <w:color w:val="000000"/>
              <w:spacing w:val="-3"/>
            </w:rPr>
          </w:rPrChange>
        </w:rPr>
        <w:t xml:space="preserve"> </w:t>
      </w:r>
      <w:r w:rsidR="00A96A35" w:rsidRPr="0027638C">
        <w:rPr>
          <w:sz w:val="24"/>
          <w:rPrChange w16du:dateUtc="2026-07-07T18:18:00Z" w:author="Author" w:date="2026-07-07T20:18:00Z" w:id="14924">
            <w:rPr>
              <w:rFonts w:ascii="Times New Roman"/>
              <w:color w:val="000000"/>
            </w:rPr>
          </w:rPrChange>
        </w:rPr>
        <w:t>consectetur</w:t>
      </w:r>
      <w:r w:rsidR="00A96A35" w:rsidRPr="0027638C">
        <w:rPr>
          <w:spacing w:val="-6"/>
          <w:sz w:val="24"/>
          <w:rPrChange w16du:dateUtc="2026-07-07T18:18:00Z" w:author="Author" w:date="2026-07-07T20:18:00Z" w:id="14925">
            <w:rPr>
              <w:rFonts w:ascii="Times New Roman"/>
              <w:color w:val="000000"/>
              <w:spacing w:val="-4"/>
            </w:rPr>
          </w:rPrChange>
        </w:rPr>
        <w:t xml:space="preserve"> </w:t>
      </w:r>
      <w:r w:rsidR="00A96A35" w:rsidRPr="0027638C">
        <w:rPr>
          <w:sz w:val="24"/>
          <w:rPrChange w16du:dateUtc="2026-07-07T18:18:00Z" w:author="Author" w:date="2026-07-07T20:18:00Z" w:id="14926">
            <w:rPr>
              <w:rFonts w:ascii="Times New Roman"/>
              <w:color w:val="000000"/>
            </w:rPr>
          </w:rPrChange>
        </w:rPr>
        <w:t>adipiscing</w:t>
      </w:r>
      <w:r w:rsidR="00A96A35" w:rsidRPr="0027638C">
        <w:rPr>
          <w:spacing w:val="-6"/>
          <w:sz w:val="24"/>
          <w:rPrChange w16du:dateUtc="2026-07-07T18:18:00Z" w:author="Author" w:date="2026-07-07T20:18:00Z" w:id="14927">
            <w:rPr>
              <w:rFonts w:ascii="Times New Roman"/>
              <w:color w:val="000000"/>
              <w:spacing w:val="-3"/>
            </w:rPr>
          </w:rPrChange>
        </w:rPr>
        <w:t xml:space="preserve"> </w:t>
      </w:r>
      <w:r w:rsidR="00A96A35" w:rsidRPr="0027638C">
        <w:rPr>
          <w:sz w:val="24"/>
          <w:rPrChange w16du:dateUtc="2026-07-07T18:18:00Z" w:author="Author" w:date="2026-07-07T20:18:00Z" w:id="14928">
            <w:rPr>
              <w:rFonts w:ascii="Times New Roman"/>
              <w:color w:val="000000"/>
            </w:rPr>
          </w:rPrChange>
        </w:rPr>
        <w:t>elit</w:t>
      </w:r>
      <w:r w:rsidR="00A96A35" w:rsidRPr="0027638C">
        <w:rPr>
          <w:spacing w:val="-6"/>
          <w:sz w:val="24"/>
          <w:rPrChange w16du:dateUtc="2026-07-07T18:18:00Z" w:author="Author" w:date="2026-07-07T20:18:00Z" w:id="14929">
            <w:rPr>
              <w:rFonts w:ascii="Times New Roman"/>
              <w:color w:val="000000"/>
              <w:spacing w:val="-3"/>
            </w:rPr>
          </w:rPrChange>
        </w:rPr>
        <w:t xml:space="preserve"> </w:t>
      </w:r>
      <w:r w:rsidR="00A96A35" w:rsidRPr="0027638C">
        <w:rPr>
          <w:sz w:val="24"/>
          <w:rPrChange w16du:dateUtc="2026-07-07T18:18:00Z" w:author="Author" w:date="2026-07-07T20:18:00Z" w:id="14930">
            <w:rPr>
              <w:rFonts w:ascii="Times New Roman"/>
              <w:color w:val="000000"/>
            </w:rPr>
          </w:rPrChange>
        </w:rPr>
        <w:t>Sed</w:t>
      </w:r>
      <w:r w:rsidR="00A96A35" w:rsidRPr="0027638C">
        <w:rPr>
          <w:spacing w:val="-6"/>
          <w:sz w:val="24"/>
          <w:rPrChange w16du:dateUtc="2026-07-07T18:18:00Z" w:author="Author" w:date="2026-07-07T20:18:00Z" w:id="14931">
            <w:rPr>
              <w:rFonts w:ascii="Times New Roman"/>
              <w:color w:val="000000"/>
              <w:spacing w:val="-4"/>
            </w:rPr>
          </w:rPrChange>
        </w:rPr>
        <w:t xml:space="preserve"> </w:t>
      </w:r>
      <w:r w:rsidR="00A96A35" w:rsidRPr="0027638C">
        <w:rPr>
          <w:sz w:val="24"/>
          <w:rPrChange w16du:dateUtc="2026-07-07T18:18:00Z" w:author="Author" w:date="2026-07-07T20:18:00Z" w:id="14932">
            <w:rPr>
              <w:rFonts w:ascii="Times New Roman"/>
              <w:color w:val="000000"/>
            </w:rPr>
          </w:rPrChange>
        </w:rPr>
        <w:t>do</w:t>
      </w:r>
      <w:r w:rsidR="00A96A35" w:rsidRPr="0027638C">
        <w:rPr>
          <w:spacing w:val="-6"/>
          <w:sz w:val="24"/>
          <w:rPrChange w16du:dateUtc="2026-07-07T18:18:00Z" w:author="Author" w:date="2026-07-07T20:18:00Z" w:id="14933">
            <w:rPr>
              <w:rFonts w:ascii="Times New Roman"/>
              <w:color w:val="000000"/>
              <w:spacing w:val="-3"/>
            </w:rPr>
          </w:rPrChange>
        </w:rPr>
        <w:t xml:space="preserve"> </w:t>
      </w:r>
      <w:r w:rsidR="00A96A35" w:rsidRPr="0027638C">
        <w:rPr>
          <w:sz w:val="24"/>
          <w:rPrChange w16du:dateUtc="2026-07-07T18:18:00Z" w:author="Author" w:date="2026-07-07T20:18:00Z" w:id="14934">
            <w:rPr>
              <w:rFonts w:ascii="Times New Roman"/>
              <w:color w:val="000000"/>
            </w:rPr>
          </w:rPrChange>
        </w:rPr>
        <w:t>eiusmod</w:t>
      </w:r>
      <w:r w:rsidR="00A96A35" w:rsidRPr="0027638C">
        <w:rPr>
          <w:spacing w:val="-6"/>
          <w:sz w:val="24"/>
          <w:rPrChange w16du:dateUtc="2026-07-07T18:18:00Z" w:author="Author" w:date="2026-07-07T20:18:00Z" w:id="14935">
            <w:rPr>
              <w:rFonts w:ascii="Times New Roman"/>
              <w:color w:val="000000"/>
              <w:spacing w:val="-3"/>
            </w:rPr>
          </w:rPrChange>
        </w:rPr>
        <w:t xml:space="preserve"> </w:t>
      </w:r>
      <w:r w:rsidR="00A96A35" w:rsidRPr="0027638C">
        <w:rPr>
          <w:sz w:val="24"/>
          <w:rPrChange w16du:dateUtc="2026-07-07T18:18:00Z" w:author="Author" w:date="2026-07-07T20:18:00Z" w:id="14936">
            <w:rPr>
              <w:rFonts w:ascii="Times New Roman"/>
              <w:color w:val="000000"/>
            </w:rPr>
          </w:rPrChange>
        </w:rPr>
        <w:t>Tempor</w:t>
      </w:r>
      <w:r w:rsidR="00A96A35" w:rsidRPr="0027638C">
        <w:rPr>
          <w:spacing w:val="-6"/>
          <w:sz w:val="24"/>
          <w:rPrChange w16du:dateUtc="2026-07-07T18:18:00Z" w:author="Author" w:date="2026-07-07T20:18:00Z" w:id="14937">
            <w:rPr>
              <w:rFonts w:ascii="Times New Roman"/>
              <w:color w:val="000000"/>
              <w:spacing w:val="-3"/>
            </w:rPr>
          </w:rPrChange>
        </w:rPr>
        <w:t xml:space="preserve"> </w:t>
      </w:r>
      <w:r w:rsidR="00A96A35" w:rsidRPr="0027638C">
        <w:rPr>
          <w:sz w:val="24"/>
          <w:rPrChange w16du:dateUtc="2026-07-07T18:18:00Z" w:author="Author" w:date="2026-07-07T20:18:00Z" w:id="14938">
            <w:rPr>
              <w:rFonts w:ascii="Times New Roman"/>
              <w:color w:val="000000"/>
            </w:rPr>
          </w:rPrChange>
        </w:rPr>
        <w:t>incididunt</w:t>
      </w:r>
      <w:r w:rsidR="00A96A35" w:rsidRPr="0027638C">
        <w:rPr>
          <w:spacing w:val="-6"/>
          <w:sz w:val="24"/>
          <w:rPrChange w16du:dateUtc="2026-07-07T18:18:00Z" w:author="Author" w:date="2026-07-07T20:18:00Z" w:id="14939">
            <w:rPr>
              <w:rFonts w:ascii="Times New Roman"/>
              <w:color w:val="000000"/>
              <w:spacing w:val="-3"/>
            </w:rPr>
          </w:rPrChange>
        </w:rPr>
        <w:t xml:space="preserve"> </w:t>
      </w:r>
      <w:r w:rsidR="00A96A35" w:rsidRPr="0027638C">
        <w:rPr>
          <w:sz w:val="24"/>
          <w:rPrChange w16du:dateUtc="2026-07-07T18:18:00Z" w:author="Author" w:date="2026-07-07T20:18:00Z" w:id="14940">
            <w:rPr>
              <w:rFonts w:ascii="Times New Roman"/>
              <w:color w:val="000000"/>
            </w:rPr>
          </w:rPrChange>
        </w:rPr>
        <w:t>ut</w:t>
      </w:r>
      <w:r w:rsidR="00A96A35" w:rsidRPr="0027638C">
        <w:rPr>
          <w:spacing w:val="-6"/>
          <w:sz w:val="24"/>
          <w:rPrChange w16du:dateUtc="2026-07-07T18:18:00Z" w:author="Author" w:date="2026-07-07T20:18:00Z" w:id="14941">
            <w:rPr>
              <w:rFonts w:ascii="Times New Roman"/>
              <w:color w:val="000000"/>
              <w:spacing w:val="-3"/>
            </w:rPr>
          </w:rPrChange>
        </w:rPr>
        <w:t xml:space="preserve"> </w:t>
      </w:r>
      <w:r w:rsidR="00A96A35" w:rsidRPr="0027638C">
        <w:rPr>
          <w:sz w:val="24"/>
          <w:rPrChange w16du:dateUtc="2026-07-07T18:18:00Z" w:author="Author" w:date="2026-07-07T20:18:00Z" w:id="14942">
            <w:rPr>
              <w:rFonts w:ascii="Times New Roman" w:hAnsi="Times New Roman"/>
              <w:color w:val="000000"/>
            </w:rPr>
          </w:rPrChange>
        </w:rPr>
        <w:t>labore</w:t>
      </w:r>
      <w:del w16du:dateUtc="2026-07-07T18:18:00Z" w:author="Author" w:date="2026-07-07T20:18:00Z" w:id="14943">
        <w:r>
          <w:rPr>
            <w:rFonts w:ascii="Times New Roman" w:cs="Times New Roman" w:hAnsi="Times New Roman"/>
            <w:color w:val="000000"/>
          </w:rPr>
          <w:cr/>
        </w:r>
      </w:del>
      <w:r w:rsidR="00A96A35" w:rsidRPr="0027638C">
        <w:rPr>
          <w:sz w:val="24"/>
          <w:rPrChange w16du:dateUtc="2026-07-07T18:18:00Z" w:author="Author" w:date="2026-07-07T20:18:00Z" w:id="14944">
            <w:rPr>
              <w:rFonts w:ascii="Times New Roman"/>
              <w:color w:val="000000"/>
              <w:spacing w:val="665"/>
            </w:rPr>
          </w:rPrChange>
        </w:rPr>
        <w:t xml:space="preserve"> </w:t>
      </w:r>
      <w:r w:rsidR="00A96A35" w:rsidRPr="0027638C">
        <w:rPr>
          <w:sz w:val="24"/>
          <w:rPrChange w16du:dateUtc="2026-07-07T18:18:00Z" w:author="Author" w:date="2026-07-07T20:18:00Z" w:id="14945">
            <w:rPr>
              <w:rFonts w:ascii="Times New Roman"/>
              <w:color w:val="000000"/>
            </w:rPr>
          </w:rPrChange>
        </w:rPr>
        <w:t>et</w:t>
      </w:r>
      <w:r w:rsidR="00A96A35" w:rsidRPr="0027638C">
        <w:rPr>
          <w:sz w:val="24"/>
          <w:rPrChange w16du:dateUtc="2026-07-07T18:18:00Z" w:author="Author" w:date="2026-07-07T20:18:00Z" w:id="14946">
            <w:rPr>
              <w:rFonts w:ascii="Times New Roman"/>
              <w:color w:val="000000"/>
              <w:spacing w:val="9"/>
            </w:rPr>
          </w:rPrChange>
        </w:rPr>
        <w:t xml:space="preserve"> </w:t>
      </w:r>
      <w:r w:rsidR="00A96A35" w:rsidRPr="0027638C">
        <w:rPr>
          <w:sz w:val="24"/>
          <w:rPrChange w16du:dateUtc="2026-07-07T18:18:00Z" w:author="Author" w:date="2026-07-07T20:18:00Z" w:id="14947">
            <w:rPr>
              <w:rFonts w:ascii="Times New Roman"/>
              <w:color w:val="000000"/>
            </w:rPr>
          </w:rPrChange>
        </w:rPr>
        <w:t>dolore</w:t>
      </w:r>
      <w:r w:rsidR="00A96A35" w:rsidRPr="0027638C">
        <w:rPr>
          <w:sz w:val="24"/>
          <w:rPrChange w16du:dateUtc="2026-07-07T18:18:00Z" w:author="Author" w:date="2026-07-07T20:18:00Z" w:id="14948">
            <w:rPr>
              <w:rFonts w:ascii="Times New Roman"/>
              <w:color w:val="000000"/>
              <w:spacing w:val="9"/>
            </w:rPr>
          </w:rPrChange>
        </w:rPr>
        <w:t xml:space="preserve"> </w:t>
      </w:r>
      <w:r w:rsidR="00A96A35" w:rsidRPr="0027638C">
        <w:rPr>
          <w:sz w:val="24"/>
          <w:rPrChange w16du:dateUtc="2026-07-07T18:18:00Z" w:author="Author" w:date="2026-07-07T20:18:00Z" w:id="14949">
            <w:rPr>
              <w:rFonts w:ascii="Times New Roman"/>
              <w:color w:val="000000"/>
            </w:rPr>
          </w:rPrChange>
        </w:rPr>
        <w:t>magna</w:t>
      </w:r>
      <w:r w:rsidR="00A96A35" w:rsidRPr="0027638C">
        <w:rPr>
          <w:sz w:val="24"/>
          <w:rPrChange w16du:dateUtc="2026-07-07T18:18:00Z" w:author="Author" w:date="2026-07-07T20:18:00Z" w:id="14950">
            <w:rPr>
              <w:rFonts w:ascii="Times New Roman"/>
              <w:color w:val="000000"/>
              <w:spacing w:val="9"/>
            </w:rPr>
          </w:rPrChange>
        </w:rPr>
        <w:t xml:space="preserve"> </w:t>
      </w:r>
      <w:r w:rsidR="00A96A35" w:rsidRPr="0027638C">
        <w:rPr>
          <w:sz w:val="24"/>
          <w:rPrChange w16du:dateUtc="2026-07-07T18:18:00Z" w:author="Author" w:date="2026-07-07T20:18:00Z" w:id="14951">
            <w:rPr>
              <w:rFonts w:ascii="Times New Roman"/>
              <w:color w:val="000000"/>
            </w:rPr>
          </w:rPrChange>
        </w:rPr>
        <w:t>aliqua</w:t>
      </w:r>
      <w:r w:rsidR="00A96A35" w:rsidRPr="0027638C">
        <w:rPr>
          <w:sz w:val="24"/>
          <w:rPrChange w16du:dateUtc="2026-07-07T18:18:00Z" w:author="Author" w:date="2026-07-07T20:18:00Z" w:id="14952">
            <w:rPr>
              <w:rFonts w:ascii="Times New Roman"/>
              <w:color w:val="000000"/>
              <w:spacing w:val="9"/>
            </w:rPr>
          </w:rPrChange>
        </w:rPr>
        <w:t xml:space="preserve"> </w:t>
      </w:r>
      <w:r w:rsidR="00A96A35" w:rsidRPr="0027638C">
        <w:rPr>
          <w:sz w:val="24"/>
          <w:rPrChange w16du:dateUtc="2026-07-07T18:18:00Z" w:author="Author" w:date="2026-07-07T20:18:00Z" w:id="14953">
            <w:rPr>
              <w:rFonts w:ascii="Times New Roman"/>
              <w:color w:val="000000"/>
            </w:rPr>
          </w:rPrChange>
        </w:rPr>
        <w:t>lorem</w:t>
      </w:r>
      <w:r w:rsidR="00A96A35" w:rsidRPr="0027638C">
        <w:rPr>
          <w:sz w:val="24"/>
          <w:rPrChange w16du:dateUtc="2026-07-07T18:18:00Z" w:author="Author" w:date="2026-07-07T20:18:00Z" w:id="14954">
            <w:rPr>
              <w:rFonts w:ascii="Times New Roman"/>
              <w:color w:val="000000"/>
              <w:spacing w:val="9"/>
            </w:rPr>
          </w:rPrChange>
        </w:rPr>
        <w:t xml:space="preserve"> </w:t>
      </w:r>
      <w:r w:rsidR="00A96A35" w:rsidRPr="0027638C">
        <w:rPr>
          <w:sz w:val="24"/>
          <w:rPrChange w16du:dateUtc="2026-07-07T18:18:00Z" w:author="Author" w:date="2026-07-07T20:18:00Z" w:id="14955">
            <w:rPr>
              <w:rFonts w:ascii="Times New Roman"/>
              <w:color w:val="000000"/>
            </w:rPr>
          </w:rPrChange>
        </w:rPr>
        <w:t>ipsum</w:t>
      </w:r>
      <w:r w:rsidR="00A96A35" w:rsidRPr="0027638C">
        <w:rPr>
          <w:sz w:val="24"/>
          <w:rPrChange w16du:dateUtc="2026-07-07T18:18:00Z" w:author="Author" w:date="2026-07-07T20:18:00Z" w:id="14956">
            <w:rPr>
              <w:rFonts w:ascii="Times New Roman"/>
              <w:color w:val="000000"/>
              <w:spacing w:val="9"/>
            </w:rPr>
          </w:rPrChange>
        </w:rPr>
        <w:t xml:space="preserve"> </w:t>
      </w:r>
      <w:r w:rsidR="00A96A35" w:rsidRPr="0027638C">
        <w:rPr>
          <w:sz w:val="24"/>
          <w:rPrChange w16du:dateUtc="2026-07-07T18:18:00Z" w:author="Author" w:date="2026-07-07T20:18:00Z" w:id="14957">
            <w:rPr>
              <w:rFonts w:ascii="Times New Roman"/>
              <w:color w:val="000000"/>
            </w:rPr>
          </w:rPrChange>
        </w:rPr>
        <w:t>dolor</w:t>
      </w:r>
      <w:r w:rsidR="00A96A35" w:rsidRPr="0027638C">
        <w:rPr>
          <w:sz w:val="24"/>
          <w:rPrChange w16du:dateUtc="2026-07-07T18:18:00Z" w:author="Author" w:date="2026-07-07T20:18:00Z" w:id="14958">
            <w:rPr>
              <w:rFonts w:ascii="Times New Roman"/>
              <w:color w:val="000000"/>
              <w:spacing w:val="9"/>
            </w:rPr>
          </w:rPrChange>
        </w:rPr>
        <w:t xml:space="preserve"> </w:t>
      </w:r>
      <w:r w:rsidR="00A96A35" w:rsidRPr="0027638C">
        <w:rPr>
          <w:sz w:val="24"/>
          <w:rPrChange w16du:dateUtc="2026-07-07T18:18:00Z" w:author="Author" w:date="2026-07-07T20:18:00Z" w:id="14959">
            <w:rPr>
              <w:rFonts w:ascii="Times New Roman"/>
              <w:color w:val="000000"/>
            </w:rPr>
          </w:rPrChange>
        </w:rPr>
        <w:t>sit</w:t>
      </w:r>
      <w:r w:rsidR="00A96A35" w:rsidRPr="0027638C">
        <w:rPr>
          <w:sz w:val="24"/>
          <w:rPrChange w16du:dateUtc="2026-07-07T18:18:00Z" w:author="Author" w:date="2026-07-07T20:18:00Z" w:id="14960">
            <w:rPr>
              <w:rFonts w:ascii="Times New Roman"/>
              <w:color w:val="000000"/>
              <w:spacing w:val="9"/>
            </w:rPr>
          </w:rPrChange>
        </w:rPr>
        <w:t xml:space="preserve"> </w:t>
      </w:r>
      <w:r w:rsidR="00A96A35" w:rsidRPr="0027638C">
        <w:rPr>
          <w:sz w:val="24"/>
          <w:rPrChange w16du:dateUtc="2026-07-07T18:18:00Z" w:author="Author" w:date="2026-07-07T20:18:00Z" w:id="14961">
            <w:rPr>
              <w:rFonts w:ascii="Times New Roman"/>
              <w:color w:val="000000"/>
            </w:rPr>
          </w:rPrChange>
        </w:rPr>
        <w:t>amet</w:t>
      </w:r>
      <w:r w:rsidR="00A96A35" w:rsidRPr="0027638C">
        <w:rPr>
          <w:sz w:val="24"/>
          <w:rPrChange w16du:dateUtc="2026-07-07T18:18:00Z" w:author="Author" w:date="2026-07-07T20:18:00Z" w:id="14962">
            <w:rPr>
              <w:rFonts w:ascii="Times New Roman"/>
              <w:color w:val="000000"/>
              <w:spacing w:val="9"/>
            </w:rPr>
          </w:rPrChange>
        </w:rPr>
        <w:t xml:space="preserve"> </w:t>
      </w:r>
      <w:r w:rsidR="00A96A35" w:rsidRPr="0027638C">
        <w:rPr>
          <w:sz w:val="24"/>
          <w:rPrChange w16du:dateUtc="2026-07-07T18:18:00Z" w:author="Author" w:date="2026-07-07T20:18:00Z" w:id="14963">
            <w:rPr>
              <w:rFonts w:ascii="Times New Roman"/>
              <w:color w:val="000000"/>
            </w:rPr>
          </w:rPrChange>
        </w:rPr>
        <w:t>Consectetur.</w:t>
      </w:r>
      <w:r w:rsidR="00A96A35" w:rsidRPr="0027638C">
        <w:rPr>
          <w:sz w:val="24"/>
          <w:rPrChange w16du:dateUtc="2026-07-07T18:18:00Z" w:author="Author" w:date="2026-07-07T20:18:00Z" w:id="14964">
            <w:rPr>
              <w:rFonts w:ascii="Times New Roman"/>
              <w:color w:val="000000"/>
              <w:spacing w:val="9"/>
            </w:rPr>
          </w:rPrChange>
        </w:rPr>
        <w:t xml:space="preserve"> </w:t>
      </w:r>
      <w:r w:rsidR="00A96A35" w:rsidRPr="0027638C">
        <w:rPr>
          <w:sz w:val="24"/>
          <w:rPrChange w16du:dateUtc="2026-07-07T18:18:00Z" w:author="Author" w:date="2026-07-07T20:18:00Z" w:id="14965">
            <w:rPr>
              <w:rFonts w:ascii="Times New Roman"/>
              <w:color w:val="000000"/>
            </w:rPr>
          </w:rPrChange>
        </w:rPr>
        <w:t>Adipiscing</w:t>
      </w:r>
      <w:r w:rsidR="00A96A35" w:rsidRPr="0027638C">
        <w:rPr>
          <w:sz w:val="24"/>
          <w:rPrChange w16du:dateUtc="2026-07-07T18:18:00Z" w:author="Author" w:date="2026-07-07T20:18:00Z" w:id="14966">
            <w:rPr>
              <w:rFonts w:ascii="Times New Roman"/>
              <w:color w:val="000000"/>
              <w:spacing w:val="9"/>
            </w:rPr>
          </w:rPrChange>
        </w:rPr>
        <w:t xml:space="preserve"> </w:t>
      </w:r>
      <w:r w:rsidR="00A96A35" w:rsidRPr="0027638C">
        <w:rPr>
          <w:sz w:val="24"/>
          <w:rPrChange w16du:dateUtc="2026-07-07T18:18:00Z" w:author="Author" w:date="2026-07-07T20:18:00Z" w:id="14967">
            <w:rPr>
              <w:rFonts w:ascii="Times New Roman"/>
              <w:color w:val="000000"/>
            </w:rPr>
          </w:rPrChange>
        </w:rPr>
        <w:t>elit</w:t>
      </w:r>
      <w:r w:rsidR="00A96A35" w:rsidRPr="0027638C">
        <w:rPr>
          <w:sz w:val="24"/>
          <w:rPrChange w16du:dateUtc="2026-07-07T18:18:00Z" w:author="Author" w:date="2026-07-07T20:18:00Z" w:id="14968">
            <w:rPr>
              <w:rFonts w:ascii="Times New Roman"/>
              <w:color w:val="000000"/>
              <w:spacing w:val="9"/>
            </w:rPr>
          </w:rPrChange>
        </w:rPr>
        <w:t xml:space="preserve"> </w:t>
      </w:r>
      <w:r w:rsidR="00A96A35" w:rsidRPr="0027638C">
        <w:rPr>
          <w:sz w:val="24"/>
          <w:rPrChange w16du:dateUtc="2026-07-07T18:18:00Z" w:author="Author" w:date="2026-07-07T20:18:00Z" w:id="14969">
            <w:rPr>
              <w:rFonts w:ascii="Times New Roman"/>
              <w:color w:val="000000"/>
            </w:rPr>
          </w:rPrChange>
        </w:rPr>
        <w:t>Sed</w:t>
      </w:r>
      <w:r w:rsidR="00A96A35" w:rsidRPr="0027638C">
        <w:rPr>
          <w:sz w:val="24"/>
          <w:rPrChange w16du:dateUtc="2026-07-07T18:18:00Z" w:author="Author" w:date="2026-07-07T20:18:00Z" w:id="14970">
            <w:rPr>
              <w:rFonts w:ascii="Times New Roman"/>
              <w:color w:val="000000"/>
              <w:spacing w:val="9"/>
            </w:rPr>
          </w:rPrChange>
        </w:rPr>
        <w:t xml:space="preserve"> </w:t>
      </w:r>
      <w:r w:rsidR="00A96A35" w:rsidRPr="0027638C">
        <w:rPr>
          <w:sz w:val="24"/>
          <w:rPrChange w16du:dateUtc="2026-07-07T18:18:00Z" w:author="Author" w:date="2026-07-07T20:18:00Z" w:id="14971">
            <w:rPr>
              <w:rFonts w:ascii="Times New Roman" w:hAnsi="Times New Roman"/>
              <w:color w:val="000000"/>
            </w:rPr>
          </w:rPrChange>
        </w:rPr>
        <w:t>do</w:t>
      </w:r>
      <w:del w16du:dateUtc="2026-07-07T18:18:00Z" w:author="Author" w:date="2026-07-07T20:18:00Z" w:id="14972">
        <w:r>
          <w:rPr>
            <w:rFonts w:ascii="Times New Roman" w:cs="Times New Roman" w:hAnsi="Times New Roman"/>
            <w:color w:val="000000"/>
          </w:rPr>
          <w:cr/>
        </w:r>
      </w:del>
      <w:r w:rsidR="00A96A35" w:rsidRPr="0027638C">
        <w:rPr>
          <w:sz w:val="24"/>
          <w:rPrChange w16du:dateUtc="2026-07-07T18:18:00Z" w:author="Author" w:date="2026-07-07T20:18:00Z" w:id="14973">
            <w:rPr>
              <w:rFonts w:ascii="Times New Roman"/>
              <w:color w:val="000000"/>
              <w:spacing w:val="665"/>
            </w:rPr>
          </w:rPrChange>
        </w:rPr>
        <w:t xml:space="preserve"> </w:t>
      </w:r>
      <w:r w:rsidR="00A96A35" w:rsidRPr="0027638C">
        <w:rPr>
          <w:sz w:val="24"/>
          <w:rPrChange w16du:dateUtc="2026-07-07T18:18:00Z" w:author="Author" w:date="2026-07-07T20:18:00Z" w:id="14974">
            <w:rPr>
              <w:rFonts w:ascii="Times New Roman"/>
              <w:color w:val="000000"/>
            </w:rPr>
          </w:rPrChange>
        </w:rPr>
        <w:t>eiusmod</w:t>
      </w:r>
      <w:r w:rsidR="00A96A35" w:rsidRPr="0027638C">
        <w:rPr>
          <w:spacing w:val="34"/>
          <w:sz w:val="24"/>
          <w:rPrChange w16du:dateUtc="2026-07-07T18:18:00Z" w:author="Author" w:date="2026-07-07T20:18:00Z" w:id="14975">
            <w:rPr>
              <w:rFonts w:ascii="Times New Roman"/>
              <w:color w:val="000000"/>
              <w:spacing w:val="38"/>
            </w:rPr>
          </w:rPrChange>
        </w:rPr>
        <w:t xml:space="preserve"> </w:t>
      </w:r>
      <w:r w:rsidR="00A96A35" w:rsidRPr="0027638C">
        <w:rPr>
          <w:sz w:val="24"/>
          <w:rPrChange w16du:dateUtc="2026-07-07T18:18:00Z" w:author="Author" w:date="2026-07-07T20:18:00Z" w:id="14976">
            <w:rPr>
              <w:rFonts w:ascii="Times New Roman"/>
              <w:color w:val="000000"/>
            </w:rPr>
          </w:rPrChange>
        </w:rPr>
        <w:t>tempor</w:t>
      </w:r>
      <w:r w:rsidR="00A96A35" w:rsidRPr="0027638C">
        <w:rPr>
          <w:spacing w:val="34"/>
          <w:sz w:val="24"/>
          <w:rPrChange w16du:dateUtc="2026-07-07T18:18:00Z" w:author="Author" w:date="2026-07-07T20:18:00Z" w:id="14977">
            <w:rPr>
              <w:rFonts w:ascii="Times New Roman"/>
              <w:color w:val="000000"/>
              <w:spacing w:val="38"/>
            </w:rPr>
          </w:rPrChange>
        </w:rPr>
        <w:t xml:space="preserve"> </w:t>
      </w:r>
      <w:r w:rsidR="00A96A35" w:rsidRPr="0027638C">
        <w:rPr>
          <w:sz w:val="24"/>
          <w:rPrChange w16du:dateUtc="2026-07-07T18:18:00Z" w:author="Author" w:date="2026-07-07T20:18:00Z" w:id="14978">
            <w:rPr>
              <w:rFonts w:ascii="Times New Roman"/>
              <w:color w:val="000000"/>
            </w:rPr>
          </w:rPrChange>
        </w:rPr>
        <w:t>Incididunt</w:t>
      </w:r>
      <w:r w:rsidR="00A96A35" w:rsidRPr="0027638C">
        <w:rPr>
          <w:spacing w:val="34"/>
          <w:sz w:val="24"/>
          <w:rPrChange w16du:dateUtc="2026-07-07T18:18:00Z" w:author="Author" w:date="2026-07-07T20:18:00Z" w:id="14979">
            <w:rPr>
              <w:rFonts w:ascii="Times New Roman"/>
              <w:color w:val="000000"/>
              <w:spacing w:val="38"/>
            </w:rPr>
          </w:rPrChange>
        </w:rPr>
        <w:t xml:space="preserve"> </w:t>
      </w:r>
      <w:r w:rsidR="00A96A35" w:rsidRPr="0027638C">
        <w:rPr>
          <w:sz w:val="24"/>
          <w:rPrChange w16du:dateUtc="2026-07-07T18:18:00Z" w:author="Author" w:date="2026-07-07T20:18:00Z" w:id="14980">
            <w:rPr>
              <w:rFonts w:ascii="Times New Roman"/>
              <w:color w:val="000000"/>
            </w:rPr>
          </w:rPrChange>
        </w:rPr>
        <w:t>ut</w:t>
      </w:r>
      <w:r w:rsidR="00A96A35" w:rsidRPr="0027638C">
        <w:rPr>
          <w:spacing w:val="34"/>
          <w:sz w:val="24"/>
          <w:rPrChange w16du:dateUtc="2026-07-07T18:18:00Z" w:author="Author" w:date="2026-07-07T20:18:00Z" w:id="14981">
            <w:rPr>
              <w:rFonts w:ascii="Times New Roman"/>
              <w:color w:val="000000"/>
              <w:spacing w:val="38"/>
            </w:rPr>
          </w:rPrChange>
        </w:rPr>
        <w:t xml:space="preserve"> </w:t>
      </w:r>
      <w:r w:rsidR="00A96A35" w:rsidRPr="0027638C">
        <w:rPr>
          <w:sz w:val="24"/>
          <w:rPrChange w16du:dateUtc="2026-07-07T18:18:00Z" w:author="Author" w:date="2026-07-07T20:18:00Z" w:id="14982">
            <w:rPr>
              <w:rFonts w:ascii="Times New Roman"/>
              <w:color w:val="000000"/>
            </w:rPr>
          </w:rPrChange>
        </w:rPr>
        <w:t>labore</w:t>
      </w:r>
      <w:r w:rsidR="00A96A35" w:rsidRPr="0027638C">
        <w:rPr>
          <w:spacing w:val="34"/>
          <w:sz w:val="24"/>
          <w:rPrChange w16du:dateUtc="2026-07-07T18:18:00Z" w:author="Author" w:date="2026-07-07T20:18:00Z" w:id="14983">
            <w:rPr>
              <w:rFonts w:ascii="Times New Roman"/>
              <w:color w:val="000000"/>
              <w:spacing w:val="38"/>
            </w:rPr>
          </w:rPrChange>
        </w:rPr>
        <w:t xml:space="preserve"> </w:t>
      </w:r>
      <w:r w:rsidR="00A96A35" w:rsidRPr="0027638C">
        <w:rPr>
          <w:sz w:val="24"/>
          <w:rPrChange w16du:dateUtc="2026-07-07T18:18:00Z" w:author="Author" w:date="2026-07-07T20:18:00Z" w:id="14984">
            <w:rPr>
              <w:rFonts w:ascii="Times New Roman" w:hAnsi="Times New Roman"/>
              <w:color w:val="000000"/>
            </w:rPr>
          </w:rPrChange>
        </w:rPr>
        <w:t>Et’dolore</w:t>
      </w:r>
      <w:r w:rsidR="00A96A35" w:rsidRPr="0027638C">
        <w:rPr>
          <w:spacing w:val="34"/>
          <w:sz w:val="24"/>
          <w:rPrChange w16du:dateUtc="2026-07-07T18:18:00Z" w:author="Author" w:date="2026-07-07T20:18:00Z" w:id="14985">
            <w:rPr>
              <w:rFonts w:ascii="Times New Roman"/>
              <w:color w:val="000000"/>
              <w:spacing w:val="38"/>
            </w:rPr>
          </w:rPrChange>
        </w:rPr>
        <w:t xml:space="preserve"> </w:t>
      </w:r>
      <w:r w:rsidR="00A96A35" w:rsidRPr="0027638C">
        <w:rPr>
          <w:sz w:val="24"/>
          <w:rPrChange w16du:dateUtc="2026-07-07T18:18:00Z" w:author="Author" w:date="2026-07-07T20:18:00Z" w:id="14986">
            <w:rPr>
              <w:rFonts w:ascii="Times New Roman"/>
              <w:color w:val="000000"/>
            </w:rPr>
          </w:rPrChange>
        </w:rPr>
        <w:t>magna</w:t>
      </w:r>
      <w:r w:rsidR="00A96A35" w:rsidRPr="0027638C">
        <w:rPr>
          <w:spacing w:val="34"/>
          <w:sz w:val="24"/>
          <w:rPrChange w16du:dateUtc="2026-07-07T18:18:00Z" w:author="Author" w:date="2026-07-07T20:18:00Z" w:id="14987">
            <w:rPr>
              <w:rFonts w:ascii="Times New Roman"/>
              <w:color w:val="000000"/>
              <w:spacing w:val="38"/>
            </w:rPr>
          </w:rPrChange>
        </w:rPr>
        <w:t xml:space="preserve"> </w:t>
      </w:r>
      <w:r w:rsidR="00A96A35" w:rsidRPr="0027638C">
        <w:rPr>
          <w:sz w:val="24"/>
          <w:rPrChange w16du:dateUtc="2026-07-07T18:18:00Z" w:author="Author" w:date="2026-07-07T20:18:00Z" w:id="14988">
            <w:rPr>
              <w:rFonts w:ascii="Times New Roman"/>
              <w:color w:val="000000"/>
            </w:rPr>
          </w:rPrChange>
        </w:rPr>
        <w:t>aliqua</w:t>
      </w:r>
      <w:r w:rsidR="00A96A35" w:rsidRPr="0027638C">
        <w:rPr>
          <w:spacing w:val="34"/>
          <w:sz w:val="24"/>
          <w:rPrChange w16du:dateUtc="2026-07-07T18:18:00Z" w:author="Author" w:date="2026-07-07T20:18:00Z" w:id="14989">
            <w:rPr>
              <w:rFonts w:ascii="Times New Roman"/>
              <w:color w:val="000000"/>
              <w:spacing w:val="38"/>
            </w:rPr>
          </w:rPrChange>
        </w:rPr>
        <w:t xml:space="preserve"> </w:t>
      </w:r>
      <w:r w:rsidR="00A96A35" w:rsidRPr="0027638C">
        <w:rPr>
          <w:sz w:val="24"/>
          <w:rPrChange w16du:dateUtc="2026-07-07T18:18:00Z" w:author="Author" w:date="2026-07-07T20:18:00Z" w:id="14990">
            <w:rPr>
              <w:rFonts w:ascii="Times New Roman"/>
              <w:color w:val="000000"/>
            </w:rPr>
          </w:rPrChange>
        </w:rPr>
        <w:t>lorem</w:t>
      </w:r>
      <w:r w:rsidR="00A96A35" w:rsidRPr="0027638C">
        <w:rPr>
          <w:spacing w:val="34"/>
          <w:sz w:val="24"/>
          <w:rPrChange w16du:dateUtc="2026-07-07T18:18:00Z" w:author="Author" w:date="2026-07-07T20:18:00Z" w:id="14991">
            <w:rPr>
              <w:rFonts w:ascii="Times New Roman"/>
              <w:color w:val="000000"/>
              <w:spacing w:val="38"/>
            </w:rPr>
          </w:rPrChange>
        </w:rPr>
        <w:t xml:space="preserve"> </w:t>
      </w:r>
      <w:r w:rsidR="00A96A35" w:rsidRPr="0027638C">
        <w:rPr>
          <w:sz w:val="24"/>
          <w:rPrChange w16du:dateUtc="2026-07-07T18:18:00Z" w:author="Author" w:date="2026-07-07T20:18:00Z" w:id="14992">
            <w:rPr>
              <w:rFonts w:ascii="Times New Roman"/>
              <w:color w:val="000000"/>
            </w:rPr>
          </w:rPrChange>
        </w:rPr>
        <w:t>ipsum</w:t>
      </w:r>
      <w:r w:rsidR="00A96A35" w:rsidRPr="0027638C">
        <w:rPr>
          <w:spacing w:val="34"/>
          <w:sz w:val="24"/>
          <w:rPrChange w16du:dateUtc="2026-07-07T18:18:00Z" w:author="Author" w:date="2026-07-07T20:18:00Z" w:id="14993">
            <w:rPr>
              <w:rFonts w:ascii="Times New Roman"/>
              <w:color w:val="000000"/>
              <w:spacing w:val="38"/>
            </w:rPr>
          </w:rPrChange>
        </w:rPr>
        <w:t xml:space="preserve"> </w:t>
      </w:r>
      <w:ins w16du:dateUtc="2026-07-07T18:18:00Z" w:author="Author" w:date="2026-07-07T20:18:00Z" w:id="14994">
        <w:r w:rsidR="0027638C">
          <w:rPr>
            <w:spacing w:val="34"/>
            <w:sz w:val="24"/>
            <w:szCs w:val="24"/>
          </w:rPr>
          <w:t xml:space="preserve">dolor (sit) amet </w:t>
        </w:r>
      </w:ins>
      <w:r w:rsidR="00A96A35" w:rsidRPr="0027638C">
        <w:rPr>
          <w:sz w:val="24"/>
          <w:rPrChange w16du:dateUtc="2026-07-07T18:18:00Z" w:author="Author" w:date="2026-07-07T20:18:00Z" w:id="14995">
            <w:rPr>
              <w:rFonts w:ascii="Times New Roman"/>
              <w:color w:val="000000"/>
            </w:rPr>
          </w:rPrChange>
        </w:rPr>
        <w:t>Consectetur</w:t>
      </w:r>
      <w:r w:rsidR="00A96A35" w:rsidRPr="0027638C">
        <w:rPr>
          <w:spacing w:val="34"/>
          <w:sz w:val="24"/>
          <w:rPrChange w16du:dateUtc="2026-07-07T18:18:00Z" w:author="Author" w:date="2026-07-07T20:18:00Z" w:id="14996">
            <w:rPr>
              <w:rFonts w:ascii="Times New Roman"/>
              <w:color w:val="000000"/>
              <w:spacing w:val="38"/>
            </w:rPr>
          </w:rPrChange>
        </w:rPr>
        <w:t xml:space="preserve"> </w:t>
      </w:r>
      <w:del w16du:dateUtc="2026-07-07T18:18:00Z" w:author="Author" w:date="2026-07-07T20:18:00Z" w:id="14997">
        <w:r>
          <w:rPr>
            <w:color w:val="000000"/>
          </w:rPr>
          <w:delText>13(b)(i),</w:delText>
        </w:r>
      </w:del>
    </w:p>
    <w:p w14:paraId="0244FD24" w14:textId="77777777" w:rsidR="008166CF" w:rsidRDefault="008166CF">
      <w:pPr>
        <w:spacing w:line="0" w:lineRule="atLeast"/>
        <w:rPr>
          <w:del w16du:dateUtc="2026-07-07T18:18:00Z" w:author="Author" w:date="2026-07-07T20:18:00Z" w:id="14998"/>
          <w:rFonts w:ascii="Arial"/>
          <w:color w:val="FF0000"/>
          <w:sz w:val="2"/>
        </w:rPr>
      </w:pPr>
    </w:p>
    <w:p w14:paraId="02CA9050" w14:textId="77777777" w:rsidR="008166CF" w:rsidRDefault="00000000">
      <w:pPr>
        <w:spacing w:line="0" w:lineRule="atLeast"/>
        <w:rPr>
          <w:del w16du:dateUtc="2026-07-07T18:18:00Z" w:author="Author" w:date="2026-07-07T20:18:00Z" w:id="14999"/>
          <w:rFonts w:ascii="Arial"/>
          <w:color w:val="FF0000"/>
          <w:sz w:val="2"/>
        </w:rPr>
      </w:pPr>
      <w:del w16du:dateUtc="2026-07-07T18:18:00Z" w:author="Author" w:date="2026-07-07T20:18:00Z" w:id="15000">
        <w:r>
          <w:rPr>
            <w:rFonts w:ascii="Arial"/>
            <w:color w:val="FF0000"/>
            <w:sz w:val="2"/>
          </w:rPr>
          <w:cr/>
        </w:r>
        <w:r>
          <w:rPr>
            <w:rFonts w:ascii="Arial"/>
            <w:color w:val="FF0000"/>
            <w:sz w:val="2"/>
          </w:rPr>
          <w:br w:type="page"/>
        </w:r>
      </w:del>
    </w:p>
    <w:p w14:paraId="0237635B" w14:textId="77777777" w:rsidR="008166CF" w:rsidRDefault="008166CF">
      <w:pPr>
        <w:pStyle w:val="NoList1"/>
        <w:rPr>
          <w:del w16du:dateUtc="2026-07-07T18:18:00Z" w:author="Author" w:date="2026-07-07T20:18:00Z" w:id="15001"/>
        </w:rPr>
        <w:sectPr w:rsidR="008166CF">
          <w:pgSz w:h="15840" w:w="12240"/>
          <w:pgMar w:bottom="0" w:footer="720" w:gutter="0" w:header="720" w:left="1440" w:right="100" w:top="713"/>
          <w:pgNumType w:start="1"/>
          <w:cols w:space="720"/>
          <w:docGrid w:linePitch="1"/>
        </w:sectPr>
      </w:pPr>
    </w:p>
    <w:p w14:paraId="027CEFA1" w14:textId="77777777" w:rsidR="008166CF" w:rsidRDefault="008166CF">
      <w:pPr>
        <w:spacing w:line="0" w:lineRule="atLeast"/>
        <w:rPr>
          <w:del w16du:dateUtc="2026-07-07T18:18:00Z" w:author="Author" w:date="2026-07-07T20:18:00Z" w:id="15002"/>
          <w:rFonts w:ascii="Arial"/>
          <w:color w:val="FF0000"/>
          <w:sz w:val="2"/>
        </w:rPr>
      </w:pPr>
    </w:p>
    <w:p w14:paraId="000F1812" w14:textId="77777777" w:rsidR="008166CF" w:rsidRDefault="00CE63A4">
      <w:pPr>
        <w:spacing w:line="276" w:lineRule="exact"/>
        <w:ind w:left="3840"/>
        <w:rPr>
          <w:del w16du:dateUtc="2026-07-07T18:18:00Z" w:author="Author" w:date="2026-07-07T20:18:00Z" w:id="15003"/>
          <w:color w:val="000000"/>
          <w:sz w:val="24"/>
        </w:rPr>
      </w:pPr>
      <w:bookmarkStart w:id="15004" w:name="br17"/>
      <w:bookmarkEnd w:id="15004"/>
      <w:del w16du:dateUtc="2026-07-07T18:18:00Z" w:author="Author" w:date="2026-07-07T20:18:00Z" w:id="15005">
        <w:r>
          <w:rPr>
            <w:rFonts w:asciiTheme="minorHAnsi"/>
            <w:noProof/>
          </w:rPr>
          <w:pict w14:anchorId="29307938">
            <v:shape alt="" id="_x000012" style="position:absolute;left:0;text-align:left;margin-left:-1pt;margin-top:-1pt;width:3pt;height:3pt;z-index:-251632640;mso-wrap-edited:f;mso-width-percent:0;mso-height-percent:0;mso-position-horizontal:absolute;mso-position-horizontal-relative:page;mso-position-vertical:absolute;mso-position-vertical-relative:page;mso-width-percent:0;mso-height-percent:0" type="#_x0000_t75" o:spid="_x0000_s2064">
              <v:imagedata r:id="rId21"/>
              <w10:wrap anchorx="page" anchory="page"/>
            </v:shape>
          </w:pict>
        </w:r>
        <w:r w:rsidR="00000000">
          <w:rPr>
            <w:color w:val="000000"/>
            <w:sz w:val="24"/>
          </w:rPr>
          <w:delText>17</w:delText>
        </w:r>
      </w:del>
    </w:p>
    <w:p w14:paraId="584D91F2" w14:textId="04774B2A" w:rsidR="009609E8" w:rsidRDefault="0027638C" w:rsidRPr="0027638C">
      <w:pPr>
        <w:pStyle w:val="ListParagraph"/>
        <w:numPr>
          <w:ilvl w:val="1"/>
          <w:numId w:val="5"/>
        </w:numPr>
        <w:tabs>
          <w:tab w:pos="1438" w:val="left"/>
          <w:tab w:pos="1440" w:val="left"/>
        </w:tabs>
        <w:spacing w:before="239"/>
        <w:ind w:right="353"/>
        <w:rPr>
          <w:sz w:val="24"/>
          <w:rPrChange w16du:dateUtc="2026-07-07T18:18:00Z" w:author="Author" w:date="2026-07-07T20:18:00Z" w:id="15006">
            <w:rPr>
              <w:rFonts w:ascii="Times New Roman"/>
              <w:color w:val="000000"/>
            </w:rPr>
          </w:rPrChange>
        </w:rPr>
        <w:pPrChange w16du:dateUtc="2026-07-07T18:18:00Z" w:author="Author" w:date="2026-07-07T20:18:00Z" w:id="15007">
          <w:pPr>
            <w:spacing w:after="0" w:before="461" w:line="254" w:lineRule="exact"/>
            <w:ind w:left="720"/>
            <w:jc w:val="left"/>
          </w:pPr>
        </w:pPrChange>
      </w:pPr>
      <w:ins w16du:dateUtc="2026-07-07T18:18:00Z" w:author="Author" w:date="2026-07-07T20:18:00Z" w:id="15008">
        <w:r>
          <w:rPr>
            <w:sz w:val="24"/>
            <w:szCs w:val="24"/>
          </w:rPr>
          <w:fldChar w:fldCharType="begin"/>
        </w:r>
        <w:r>
          <w:rPr>
            <w:spacing w:val="34"/>
            <w:sz w:val="24"/>
            <w:szCs w:val="24"/>
          </w:rPr>
          <w:instrText xml:space="preserve"> REF _Ref215486859 \w \h </w:instrText>
        </w:r>
        <w:r>
          <w:rPr>
            <w:sz w:val="24"/>
            <w:szCs w:val="24"/>
          </w:rPr>
        </w:r>
        <w:r>
          <w:rPr>
            <w:sz w:val="24"/>
            <w:szCs w:val="24"/>
          </w:rPr>
          <w:fldChar w:fldCharType="separate"/>
        </w:r>
        <w:r>
          <w:rPr>
            <w:spacing w:val="34"/>
            <w:sz w:val="24"/>
            <w:szCs w:val="24"/>
          </w:rPr>
          <w:t>13(adipiscing)</w:t>
        </w:r>
        <w:r>
          <w:rPr>
            <w:sz w:val="24"/>
            <w:szCs w:val="24"/>
          </w:rPr>
          <w:fldChar w:fldCharType="end"/>
        </w:r>
        <w:r w:rsidR="00A96A35" w:rsidRPr="0027638C">
          <w:rPr>
            <w:sz w:val="24"/>
            <w:szCs w:val="24"/>
          </w:rPr>
          <w:t>,</w:t>
        </w:r>
        <w:r>
          <w:rPr>
            <w:sz w:val="24"/>
            <w:szCs w:val="24"/>
          </w:rPr>
          <w:t xml:space="preserve"> </w:t>
        </w:r>
      </w:ins>
      <w:r w:rsidRPr="0027638C">
        <w:rPr>
          <w:sz w:val="24"/>
          <w:rPrChange w16du:dateUtc="2026-07-07T18:18:00Z" w:author="Author" w:date="2026-07-07T20:18:00Z" w:id="15009">
            <w:rPr>
              <w:rFonts w:ascii="Times New Roman"/>
              <w:color w:val="000000"/>
            </w:rPr>
          </w:rPrChange>
        </w:rPr>
        <w:t>Elit</w:t>
      </w:r>
      <w:r w:rsidRPr="0027638C">
        <w:rPr>
          <w:spacing w:val="36"/>
          <w:sz w:val="24"/>
          <w:rPrChange w16du:dateUtc="2026-07-07T18:18:00Z" w:author="Author" w:date="2026-07-07T20:18:00Z" w:id="15010">
            <w:rPr>
              <w:rFonts w:ascii="Times New Roman"/>
              <w:color w:val="000000"/>
              <w:spacing w:val="39"/>
            </w:rPr>
          </w:rPrChange>
        </w:rPr>
        <w:t xml:space="preserve"> </w:t>
      </w:r>
      <w:r w:rsidRPr="0027638C">
        <w:rPr>
          <w:sz w:val="24"/>
          <w:rPrChange w16du:dateUtc="2026-07-07T18:18:00Z" w:author="Author" w:date="2026-07-07T20:18:00Z" w:id="15011">
            <w:rPr>
              <w:rFonts w:ascii="Times New Roman"/>
              <w:color w:val="000000"/>
            </w:rPr>
          </w:rPrChange>
        </w:rPr>
        <w:t>sed</w:t>
      </w:r>
      <w:r w:rsidRPr="0027638C">
        <w:rPr>
          <w:spacing w:val="36"/>
          <w:sz w:val="24"/>
          <w:rPrChange w16du:dateUtc="2026-07-07T18:18:00Z" w:author="Author" w:date="2026-07-07T20:18:00Z" w:id="15012">
            <w:rPr>
              <w:rFonts w:ascii="Times New Roman"/>
              <w:color w:val="000000"/>
              <w:spacing w:val="39"/>
            </w:rPr>
          </w:rPrChange>
        </w:rPr>
        <w:t xml:space="preserve"> </w:t>
      </w:r>
      <w:r w:rsidRPr="0027638C">
        <w:rPr>
          <w:sz w:val="24"/>
          <w:rPrChange w16du:dateUtc="2026-07-07T18:18:00Z" w:author="Author" w:date="2026-07-07T20:18:00Z" w:id="15013">
            <w:rPr>
              <w:rFonts w:ascii="Times New Roman"/>
              <w:color w:val="000000"/>
            </w:rPr>
          </w:rPrChange>
        </w:rPr>
        <w:t>do</w:t>
      </w:r>
      <w:r w:rsidRPr="0027638C">
        <w:rPr>
          <w:spacing w:val="36"/>
          <w:sz w:val="24"/>
          <w:rPrChange w16du:dateUtc="2026-07-07T18:18:00Z" w:author="Author" w:date="2026-07-07T20:18:00Z" w:id="15014">
            <w:rPr>
              <w:rFonts w:ascii="Times New Roman"/>
              <w:color w:val="000000"/>
              <w:spacing w:val="40"/>
            </w:rPr>
          </w:rPrChange>
        </w:rPr>
        <w:t xml:space="preserve"> </w:t>
      </w:r>
      <w:r w:rsidRPr="0027638C">
        <w:rPr>
          <w:sz w:val="24"/>
          <w:rPrChange w16du:dateUtc="2026-07-07T18:18:00Z" w:author="Author" w:date="2026-07-07T20:18:00Z" w:id="15015">
            <w:rPr>
              <w:rFonts w:ascii="Times New Roman"/>
              <w:color w:val="000000"/>
            </w:rPr>
          </w:rPrChange>
        </w:rPr>
        <w:t>eiusmod</w:t>
      </w:r>
      <w:r w:rsidRPr="0027638C">
        <w:rPr>
          <w:spacing w:val="36"/>
          <w:sz w:val="24"/>
          <w:rPrChange w16du:dateUtc="2026-07-07T18:18:00Z" w:author="Author" w:date="2026-07-07T20:18:00Z" w:id="15016">
            <w:rPr>
              <w:rFonts w:ascii="Times New Roman"/>
              <w:color w:val="000000"/>
              <w:spacing w:val="39"/>
            </w:rPr>
          </w:rPrChange>
        </w:rPr>
        <w:t xml:space="preserve"> </w:t>
      </w:r>
      <w:r w:rsidRPr="0027638C">
        <w:rPr>
          <w:sz w:val="24"/>
          <w:rPrChange w16du:dateUtc="2026-07-07T18:18:00Z" w:author="Author" w:date="2026-07-07T20:18:00Z" w:id="15017">
            <w:rPr>
              <w:rFonts w:ascii="Times New Roman"/>
              <w:color w:val="000000"/>
            </w:rPr>
          </w:rPrChange>
        </w:rPr>
        <w:t>tempor</w:t>
      </w:r>
      <w:r w:rsidRPr="0027638C">
        <w:rPr>
          <w:spacing w:val="36"/>
          <w:sz w:val="24"/>
          <w:rPrChange w16du:dateUtc="2026-07-07T18:18:00Z" w:author="Author" w:date="2026-07-07T20:18:00Z" w:id="15018">
            <w:rPr>
              <w:rFonts w:ascii="Times New Roman"/>
              <w:color w:val="000000"/>
              <w:spacing w:val="40"/>
            </w:rPr>
          </w:rPrChange>
        </w:rPr>
        <w:t xml:space="preserve"> </w:t>
      </w:r>
      <w:r w:rsidRPr="0027638C">
        <w:rPr>
          <w:sz w:val="24"/>
          <w:rPrChange w16du:dateUtc="2026-07-07T18:18:00Z" w:author="Author" w:date="2026-07-07T20:18:00Z" w:id="15019">
            <w:rPr>
              <w:rFonts w:ascii="Times New Roman"/>
              <w:color w:val="000000"/>
            </w:rPr>
          </w:rPrChange>
        </w:rPr>
        <w:t>incididunt</w:t>
      </w:r>
      <w:r w:rsidRPr="0027638C">
        <w:rPr>
          <w:spacing w:val="36"/>
          <w:sz w:val="24"/>
          <w:rPrChange w16du:dateUtc="2026-07-07T18:18:00Z" w:author="Author" w:date="2026-07-07T20:18:00Z" w:id="15020">
            <w:rPr>
              <w:rFonts w:ascii="Times New Roman"/>
              <w:color w:val="000000"/>
              <w:spacing w:val="39"/>
            </w:rPr>
          </w:rPrChange>
        </w:rPr>
        <w:t xml:space="preserve"> </w:t>
      </w:r>
      <w:r w:rsidRPr="0027638C">
        <w:rPr>
          <w:sz w:val="24"/>
          <w:rPrChange w16du:dateUtc="2026-07-07T18:18:00Z" w:author="Author" w:date="2026-07-07T20:18:00Z" w:id="15021">
            <w:rPr>
              <w:rFonts w:ascii="Times New Roman"/>
              <w:color w:val="000000"/>
            </w:rPr>
          </w:rPrChange>
        </w:rPr>
        <w:t>ut</w:t>
      </w:r>
      <w:r w:rsidRPr="0027638C">
        <w:rPr>
          <w:spacing w:val="36"/>
          <w:sz w:val="24"/>
          <w:rPrChange w16du:dateUtc="2026-07-07T18:18:00Z" w:author="Author" w:date="2026-07-07T20:18:00Z" w:id="15022">
            <w:rPr>
              <w:rFonts w:ascii="Times New Roman"/>
              <w:color w:val="000000"/>
              <w:spacing w:val="39"/>
            </w:rPr>
          </w:rPrChange>
        </w:rPr>
        <w:t xml:space="preserve"> </w:t>
      </w:r>
      <w:r w:rsidRPr="0027638C">
        <w:rPr>
          <w:sz w:val="24"/>
          <w:rPrChange w16du:dateUtc="2026-07-07T18:18:00Z" w:author="Author" w:date="2026-07-07T20:18:00Z" w:id="15023">
            <w:rPr>
              <w:rFonts w:ascii="Times New Roman"/>
              <w:color w:val="000000"/>
            </w:rPr>
          </w:rPrChange>
        </w:rPr>
        <w:t>labore</w:t>
      </w:r>
      <w:r w:rsidRPr="0027638C">
        <w:rPr>
          <w:spacing w:val="36"/>
          <w:sz w:val="24"/>
          <w:rPrChange w16du:dateUtc="2026-07-07T18:18:00Z" w:author="Author" w:date="2026-07-07T20:18:00Z" w:id="15024">
            <w:rPr>
              <w:rFonts w:ascii="Times New Roman"/>
              <w:color w:val="000000"/>
              <w:spacing w:val="39"/>
            </w:rPr>
          </w:rPrChange>
        </w:rPr>
        <w:t xml:space="preserve"> </w:t>
      </w:r>
      <w:r w:rsidRPr="0027638C">
        <w:rPr>
          <w:sz w:val="24"/>
          <w:rPrChange w16du:dateUtc="2026-07-07T18:18:00Z" w:author="Author" w:date="2026-07-07T20:18:00Z" w:id="15025">
            <w:rPr>
              <w:rFonts w:ascii="Times New Roman"/>
              <w:color w:val="000000"/>
            </w:rPr>
          </w:rPrChange>
        </w:rPr>
        <w:t>Et</w:t>
      </w:r>
      <w:r w:rsidRPr="0027638C">
        <w:rPr>
          <w:spacing w:val="36"/>
          <w:sz w:val="24"/>
          <w:rPrChange w16du:dateUtc="2026-07-07T18:18:00Z" w:author="Author" w:date="2026-07-07T20:18:00Z" w:id="15026">
            <w:rPr>
              <w:rFonts w:ascii="Times New Roman"/>
              <w:color w:val="000000"/>
              <w:spacing w:val="39"/>
            </w:rPr>
          </w:rPrChange>
        </w:rPr>
        <w:t xml:space="preserve"> </w:t>
      </w:r>
      <w:r w:rsidRPr="0027638C">
        <w:rPr>
          <w:sz w:val="24"/>
          <w:rPrChange w16du:dateUtc="2026-07-07T18:18:00Z" w:author="Author" w:date="2026-07-07T20:18:00Z" w:id="15027">
            <w:rPr>
              <w:rFonts w:ascii="Times New Roman"/>
              <w:color w:val="000000"/>
            </w:rPr>
          </w:rPrChange>
        </w:rPr>
        <w:t>dolore</w:t>
      </w:r>
      <w:r w:rsidRPr="0027638C">
        <w:rPr>
          <w:spacing w:val="36"/>
          <w:sz w:val="24"/>
          <w:rPrChange w16du:dateUtc="2026-07-07T18:18:00Z" w:author="Author" w:date="2026-07-07T20:18:00Z" w:id="15028">
            <w:rPr>
              <w:rFonts w:ascii="Times New Roman"/>
              <w:color w:val="000000"/>
              <w:spacing w:val="39"/>
            </w:rPr>
          </w:rPrChange>
        </w:rPr>
        <w:t xml:space="preserve"> </w:t>
      </w:r>
      <w:r w:rsidRPr="0027638C">
        <w:rPr>
          <w:sz w:val="24"/>
          <w:rPrChange w16du:dateUtc="2026-07-07T18:18:00Z" w:author="Author" w:date="2026-07-07T20:18:00Z" w:id="15029">
            <w:rPr>
              <w:rFonts w:ascii="Times New Roman"/>
              <w:color w:val="000000"/>
            </w:rPr>
          </w:rPrChange>
        </w:rPr>
        <w:t>magna</w:t>
      </w:r>
      <w:r w:rsidRPr="0027638C">
        <w:rPr>
          <w:spacing w:val="36"/>
          <w:sz w:val="24"/>
          <w:rPrChange w16du:dateUtc="2026-07-07T18:18:00Z" w:author="Author" w:date="2026-07-07T20:18:00Z" w:id="15030">
            <w:rPr>
              <w:rFonts w:ascii="Times New Roman"/>
              <w:color w:val="000000"/>
              <w:spacing w:val="39"/>
            </w:rPr>
          </w:rPrChange>
        </w:rPr>
        <w:t xml:space="preserve"> </w:t>
      </w:r>
      <w:r w:rsidRPr="0027638C">
        <w:rPr>
          <w:sz w:val="24"/>
          <w:rPrChange w16du:dateUtc="2026-07-07T18:18:00Z" w:author="Author" w:date="2026-07-07T20:18:00Z" w:id="15031">
            <w:rPr>
              <w:rFonts w:ascii="Times New Roman"/>
              <w:color w:val="000000"/>
            </w:rPr>
          </w:rPrChange>
        </w:rPr>
        <w:t>aliqua</w:t>
      </w:r>
      <w:r w:rsidRPr="0027638C">
        <w:rPr>
          <w:spacing w:val="36"/>
          <w:sz w:val="24"/>
          <w:rPrChange w16du:dateUtc="2026-07-07T18:18:00Z" w:author="Author" w:date="2026-07-07T20:18:00Z" w:id="15032">
            <w:rPr>
              <w:rFonts w:ascii="Times New Roman"/>
              <w:color w:val="000000"/>
              <w:spacing w:val="39"/>
            </w:rPr>
          </w:rPrChange>
        </w:rPr>
        <w:t xml:space="preserve"> </w:t>
      </w:r>
      <w:r w:rsidRPr="0027638C">
        <w:rPr>
          <w:sz w:val="24"/>
          <w:rPrChange w16du:dateUtc="2026-07-07T18:18:00Z" w:author="Author" w:date="2026-07-07T20:18:00Z" w:id="15033">
            <w:rPr>
              <w:rFonts w:ascii="Times New Roman"/>
              <w:color w:val="000000"/>
            </w:rPr>
          </w:rPrChange>
        </w:rPr>
        <w:t>lorem</w:t>
      </w:r>
      <w:r w:rsidRPr="0027638C">
        <w:rPr>
          <w:spacing w:val="36"/>
          <w:sz w:val="24"/>
          <w:rPrChange w16du:dateUtc="2026-07-07T18:18:00Z" w:author="Author" w:date="2026-07-07T20:18:00Z" w:id="15034">
            <w:rPr>
              <w:rFonts w:ascii="Times New Roman"/>
              <w:color w:val="000000"/>
              <w:spacing w:val="39"/>
            </w:rPr>
          </w:rPrChange>
        </w:rPr>
        <w:t xml:space="preserve"> </w:t>
      </w:r>
      <w:r w:rsidRPr="0027638C">
        <w:rPr>
          <w:sz w:val="24"/>
          <w:rPrChange w16du:dateUtc="2026-07-07T18:18:00Z" w:author="Author" w:date="2026-07-07T20:18:00Z" w:id="15035">
            <w:rPr>
              <w:rFonts w:ascii="Times New Roman"/>
              <w:color w:val="000000"/>
            </w:rPr>
          </w:rPrChange>
        </w:rPr>
        <w:t>ipsum</w:t>
      </w:r>
      <w:r w:rsidRPr="0027638C">
        <w:rPr>
          <w:spacing w:val="36"/>
          <w:sz w:val="24"/>
          <w:rPrChange w16du:dateUtc="2026-07-07T18:18:00Z" w:author="Author" w:date="2026-07-07T20:18:00Z" w:id="15036">
            <w:rPr>
              <w:rFonts w:ascii="Times New Roman"/>
              <w:color w:val="000000"/>
              <w:spacing w:val="39"/>
            </w:rPr>
          </w:rPrChange>
        </w:rPr>
        <w:t xml:space="preserve"> </w:t>
      </w:r>
      <w:r w:rsidRPr="0027638C">
        <w:rPr>
          <w:sz w:val="24"/>
          <w:rPrChange w16du:dateUtc="2026-07-07T18:18:00Z" w:author="Author" w:date="2026-07-07T20:18:00Z" w:id="15037">
            <w:rPr>
              <w:rFonts w:ascii="Times New Roman" w:hAnsi="Times New Roman"/>
              <w:color w:val="000000"/>
            </w:rPr>
          </w:rPrChange>
        </w:rPr>
        <w:t>dolor</w:t>
      </w:r>
      <w:del w16du:dateUtc="2026-07-07T18:18:00Z" w:author="Author" w:date="2026-07-07T20:18:00Z" w:id="15038">
        <w:r w:rsidR="00000000">
          <w:rPr>
            <w:color w:val="000000"/>
          </w:rPr>
          <w:cr/>
        </w:r>
      </w:del>
      <w:ins w16du:dateUtc="2026-07-07T18:18:00Z" w:author="Author" w:date="2026-07-07T20:18:00Z" w:id="15039">
        <w:r w:rsidRPr="0027638C">
          <w:rPr>
            <w:sz w:val="24"/>
            <w:szCs w:val="24"/>
          </w:rPr>
          <w:t xml:space="preserve"> </w:t>
        </w:r>
      </w:ins>
      <w:r w:rsidRPr="0027638C">
        <w:rPr>
          <w:sz w:val="24"/>
          <w:rPrChange w16du:dateUtc="2026-07-07T18:18:00Z" w:author="Author" w:date="2026-07-07T20:18:00Z" w:id="15040">
            <w:rPr>
              <w:rFonts w:ascii="Times New Roman"/>
              <w:color w:val="000000"/>
            </w:rPr>
          </w:rPrChange>
        </w:rPr>
        <w:t>sit amet consectetur Adipiscing</w:t>
      </w:r>
      <w:r>
        <w:rPr>
          <w:sz w:val="24"/>
          <w:rPrChange w16du:dateUtc="2026-07-07T18:18:00Z" w:author="Author" w:date="2026-07-07T20:18:00Z" w:id="15041">
            <w:rPr>
              <w:rFonts w:ascii="Times New Roman"/>
              <w:color w:val="000000"/>
            </w:rPr>
          </w:rPrChange>
        </w:rPr>
        <w:t>.</w:t>
      </w:r>
    </w:p>
    <w:p w14:paraId="584D91F5" w14:textId="77777777" w:rsidR="009609E8" w:rsidRDefault="00000000" w:rsidRPr="0027638C">
      <w:pPr>
        <w:pStyle w:val="ListParagraph"/>
        <w:numPr>
          <w:ilvl w:val="1"/>
          <w:numId w:val="5"/>
        </w:numPr>
        <w:tabs>
          <w:tab w:pos="1438" w:val="left"/>
          <w:tab w:pos="1440" w:val="left"/>
        </w:tabs>
        <w:spacing w:line="237" w:lineRule="auto"/>
        <w:ind w:right="357"/>
        <w:rPr>
          <w:sz w:val="24"/>
          <w:rPrChange w16du:dateUtc="2026-07-07T18:18:00Z" w:author="Author" w:date="2026-07-07T20:18:00Z" w:id="15042">
            <w:rPr>
              <w:rFonts w:ascii="Times New Roman"/>
              <w:color w:val="000000"/>
            </w:rPr>
          </w:rPrChange>
        </w:rPr>
        <w:pPrChange w16du:dateUtc="2026-07-07T18:18:00Z" w:author="Author" w:date="2026-07-07T20:18:00Z" w:id="15043">
          <w:pPr>
            <w:spacing w:after="0" w:before="259" w:line="254" w:lineRule="exact"/>
            <w:jc w:val="left"/>
          </w:pPr>
        </w:pPrChange>
      </w:pPr>
      <w:del w16du:dateUtc="2026-07-07T18:18:00Z" w:author="Author" w:date="2026-07-07T20:18:00Z" w:id="15044">
        <w:r>
          <w:rPr>
            <w:color w:val="000000"/>
            <w:sz w:val="24"/>
          </w:rPr>
          <w:delText>(e)</w:delText>
        </w:r>
        <w:r>
          <w:rPr>
            <w:color w:val="000000"/>
            <w:spacing w:val="394"/>
            <w:sz w:val="24"/>
          </w:rPr>
          <w:delText xml:space="preserve"> </w:delText>
        </w:r>
      </w:del>
      <w:r w:rsidR="00A96A35" w:rsidRPr="0027638C">
        <w:rPr>
          <w:sz w:val="24"/>
          <w:u w:val="single"/>
          <w:rPrChange w16du:dateUtc="2026-07-07T18:18:00Z" w:author="Author" w:date="2026-07-07T20:18:00Z" w:id="15045">
            <w:rPr>
              <w:rFonts w:ascii="Times New Roman"/>
              <w:color w:val="000000"/>
              <w:u w:val="single"/>
            </w:rPr>
          </w:rPrChange>
        </w:rPr>
        <w:t>Elit</w:t>
      </w:r>
      <w:r w:rsidR="00A96A35" w:rsidRPr="0027638C">
        <w:rPr>
          <w:sz w:val="24"/>
          <w:u w:val="single"/>
          <w:rPrChange w16du:dateUtc="2026-07-07T18:18:00Z" w:author="Author" w:date="2026-07-07T20:18:00Z" w:id="15046">
            <w:rPr>
              <w:rFonts w:ascii="Times New Roman"/>
              <w:color w:val="000000"/>
              <w:spacing w:val="15"/>
              <w:u w:val="single"/>
            </w:rPr>
          </w:rPrChange>
        </w:rPr>
        <w:t xml:space="preserve"> </w:t>
      </w:r>
      <w:r w:rsidR="00A96A35" w:rsidRPr="0027638C">
        <w:rPr>
          <w:sz w:val="24"/>
          <w:u w:val="single"/>
          <w:rPrChange w16du:dateUtc="2026-07-07T18:18:00Z" w:author="Author" w:date="2026-07-07T20:18:00Z" w:id="15047">
            <w:rPr>
              <w:rFonts w:ascii="Times New Roman"/>
              <w:color w:val="000000"/>
              <w:u w:val="single"/>
            </w:rPr>
          </w:rPrChange>
        </w:rPr>
        <w:t>sed</w:t>
      </w:r>
      <w:r w:rsidR="00A96A35" w:rsidRPr="0027638C">
        <w:rPr>
          <w:sz w:val="24"/>
          <w:u w:val="single"/>
          <w:rPrChange w16du:dateUtc="2026-07-07T18:18:00Z" w:author="Author" w:date="2026-07-07T20:18:00Z" w:id="15048">
            <w:rPr>
              <w:rFonts w:ascii="Times New Roman"/>
              <w:color w:val="000000"/>
              <w:spacing w:val="15"/>
              <w:u w:val="single"/>
            </w:rPr>
          </w:rPrChange>
        </w:rPr>
        <w:t xml:space="preserve"> </w:t>
      </w:r>
      <w:r w:rsidR="00A96A35" w:rsidRPr="0027638C">
        <w:rPr>
          <w:sz w:val="24"/>
          <w:u w:val="single"/>
          <w:rPrChange w16du:dateUtc="2026-07-07T18:18:00Z" w:author="Author" w:date="2026-07-07T20:18:00Z" w:id="15049">
            <w:rPr>
              <w:rFonts w:ascii="Times New Roman"/>
              <w:color w:val="000000"/>
              <w:u w:val="single"/>
            </w:rPr>
          </w:rPrChange>
        </w:rPr>
        <w:t>Do</w:t>
      </w:r>
      <w:r w:rsidR="00A96A35" w:rsidRPr="0027638C">
        <w:rPr>
          <w:sz w:val="24"/>
          <w:rPrChange w16du:dateUtc="2026-07-07T18:18:00Z" w:author="Author" w:date="2026-07-07T20:18:00Z" w:id="15050">
            <w:rPr>
              <w:rFonts w:ascii="Times New Roman"/>
              <w:color w:val="000000"/>
            </w:rPr>
          </w:rPrChange>
        </w:rPr>
        <w:t>.</w:t>
      </w:r>
      <w:r w:rsidR="00A96A35" w:rsidRPr="0027638C">
        <w:rPr>
          <w:sz w:val="24"/>
          <w:rPrChange w16du:dateUtc="2026-07-07T18:18:00Z" w:author="Author" w:date="2026-07-07T20:18:00Z" w:id="15051">
            <w:rPr>
              <w:rFonts w:ascii="Times New Roman"/>
              <w:color w:val="000000"/>
              <w:spacing w:val="15"/>
            </w:rPr>
          </w:rPrChange>
        </w:rPr>
        <w:t xml:space="preserve"> </w:t>
      </w:r>
      <w:r w:rsidR="00A96A35" w:rsidRPr="0027638C">
        <w:rPr>
          <w:sz w:val="24"/>
          <w:rPrChange w16du:dateUtc="2026-07-07T18:18:00Z" w:author="Author" w:date="2026-07-07T20:18:00Z" w:id="15052">
            <w:rPr>
              <w:rFonts w:ascii="Times New Roman"/>
              <w:color w:val="000000"/>
            </w:rPr>
          </w:rPrChange>
        </w:rPr>
        <w:t>Eiusmod</w:t>
      </w:r>
      <w:r w:rsidR="00A96A35" w:rsidRPr="0027638C">
        <w:rPr>
          <w:sz w:val="24"/>
          <w:rPrChange w16du:dateUtc="2026-07-07T18:18:00Z" w:author="Author" w:date="2026-07-07T20:18:00Z" w:id="15053">
            <w:rPr>
              <w:rFonts w:ascii="Times New Roman"/>
              <w:color w:val="000000"/>
              <w:spacing w:val="15"/>
            </w:rPr>
          </w:rPrChange>
        </w:rPr>
        <w:t xml:space="preserve"> </w:t>
      </w:r>
      <w:r w:rsidR="00A96A35" w:rsidRPr="0027638C">
        <w:rPr>
          <w:sz w:val="24"/>
          <w:rPrChange w16du:dateUtc="2026-07-07T18:18:00Z" w:author="Author" w:date="2026-07-07T20:18:00Z" w:id="15054">
            <w:rPr>
              <w:rFonts w:ascii="Times New Roman"/>
              <w:color w:val="000000"/>
            </w:rPr>
          </w:rPrChange>
        </w:rPr>
        <w:t>tempor</w:t>
      </w:r>
      <w:r w:rsidR="00A96A35" w:rsidRPr="0027638C">
        <w:rPr>
          <w:sz w:val="24"/>
          <w:rPrChange w16du:dateUtc="2026-07-07T18:18:00Z" w:author="Author" w:date="2026-07-07T20:18:00Z" w:id="15055">
            <w:rPr>
              <w:rFonts w:ascii="Times New Roman"/>
              <w:color w:val="000000"/>
              <w:spacing w:val="15"/>
            </w:rPr>
          </w:rPrChange>
        </w:rPr>
        <w:t xml:space="preserve"> </w:t>
      </w:r>
      <w:r w:rsidR="00A96A35" w:rsidRPr="0027638C">
        <w:rPr>
          <w:sz w:val="24"/>
          <w:rPrChange w16du:dateUtc="2026-07-07T18:18:00Z" w:author="Author" w:date="2026-07-07T20:18:00Z" w:id="15056">
            <w:rPr>
              <w:rFonts w:ascii="Times New Roman"/>
              <w:color w:val="000000"/>
            </w:rPr>
          </w:rPrChange>
        </w:rPr>
        <w:t>incididunt</w:t>
      </w:r>
      <w:r w:rsidR="00A96A35" w:rsidRPr="0027638C">
        <w:rPr>
          <w:sz w:val="24"/>
          <w:rPrChange w16du:dateUtc="2026-07-07T18:18:00Z" w:author="Author" w:date="2026-07-07T20:18:00Z" w:id="15057">
            <w:rPr>
              <w:rFonts w:ascii="Times New Roman"/>
              <w:color w:val="000000"/>
              <w:spacing w:val="15"/>
            </w:rPr>
          </w:rPrChange>
        </w:rPr>
        <w:t xml:space="preserve"> </w:t>
      </w:r>
      <w:r w:rsidR="00A96A35" w:rsidRPr="0027638C">
        <w:rPr>
          <w:sz w:val="24"/>
          <w:rPrChange w16du:dateUtc="2026-07-07T18:18:00Z" w:author="Author" w:date="2026-07-07T20:18:00Z" w:id="15058">
            <w:rPr>
              <w:rFonts w:ascii="Times New Roman"/>
              <w:color w:val="000000"/>
            </w:rPr>
          </w:rPrChange>
        </w:rPr>
        <w:t>ut</w:t>
      </w:r>
      <w:r w:rsidR="00A96A35" w:rsidRPr="0027638C">
        <w:rPr>
          <w:sz w:val="24"/>
          <w:rPrChange w16du:dateUtc="2026-07-07T18:18:00Z" w:author="Author" w:date="2026-07-07T20:18:00Z" w:id="15059">
            <w:rPr>
              <w:rFonts w:ascii="Times New Roman"/>
              <w:color w:val="000000"/>
              <w:spacing w:val="15"/>
            </w:rPr>
          </w:rPrChange>
        </w:rPr>
        <w:t xml:space="preserve"> </w:t>
      </w:r>
      <w:r w:rsidR="00A96A35" w:rsidRPr="0027638C">
        <w:rPr>
          <w:sz w:val="24"/>
          <w:rPrChange w16du:dateUtc="2026-07-07T18:18:00Z" w:author="Author" w:date="2026-07-07T20:18:00Z" w:id="15060">
            <w:rPr>
              <w:rFonts w:ascii="Times New Roman"/>
              <w:color w:val="000000"/>
            </w:rPr>
          </w:rPrChange>
        </w:rPr>
        <w:t>labore</w:t>
      </w:r>
      <w:r w:rsidR="00A96A35" w:rsidRPr="0027638C">
        <w:rPr>
          <w:sz w:val="24"/>
          <w:rPrChange w16du:dateUtc="2026-07-07T18:18:00Z" w:author="Author" w:date="2026-07-07T20:18:00Z" w:id="15061">
            <w:rPr>
              <w:rFonts w:ascii="Times New Roman"/>
              <w:color w:val="000000"/>
              <w:spacing w:val="15"/>
            </w:rPr>
          </w:rPrChange>
        </w:rPr>
        <w:t xml:space="preserve"> </w:t>
      </w:r>
      <w:r w:rsidR="00A96A35" w:rsidRPr="0027638C">
        <w:rPr>
          <w:sz w:val="24"/>
          <w:rPrChange w16du:dateUtc="2026-07-07T18:18:00Z" w:author="Author" w:date="2026-07-07T20:18:00Z" w:id="15062">
            <w:rPr>
              <w:rFonts w:ascii="Times New Roman"/>
              <w:color w:val="000000"/>
            </w:rPr>
          </w:rPrChange>
        </w:rPr>
        <w:t>Et,</w:t>
      </w:r>
      <w:r w:rsidR="00A96A35" w:rsidRPr="0027638C">
        <w:rPr>
          <w:sz w:val="24"/>
          <w:rPrChange w16du:dateUtc="2026-07-07T18:18:00Z" w:author="Author" w:date="2026-07-07T20:18:00Z" w:id="15063">
            <w:rPr>
              <w:rFonts w:ascii="Times New Roman"/>
              <w:color w:val="000000"/>
              <w:spacing w:val="15"/>
            </w:rPr>
          </w:rPrChange>
        </w:rPr>
        <w:t xml:space="preserve"> </w:t>
      </w:r>
      <w:r w:rsidR="00A96A35" w:rsidRPr="0027638C">
        <w:rPr>
          <w:sz w:val="24"/>
          <w:rPrChange w16du:dateUtc="2026-07-07T18:18:00Z" w:author="Author" w:date="2026-07-07T20:18:00Z" w:id="15064">
            <w:rPr>
              <w:rFonts w:ascii="Times New Roman"/>
              <w:color w:val="000000"/>
            </w:rPr>
          </w:rPrChange>
        </w:rPr>
        <w:t>dolore</w:t>
      </w:r>
      <w:r w:rsidR="00A96A35" w:rsidRPr="0027638C">
        <w:rPr>
          <w:sz w:val="24"/>
          <w:rPrChange w16du:dateUtc="2026-07-07T18:18:00Z" w:author="Author" w:date="2026-07-07T20:18:00Z" w:id="15065">
            <w:rPr>
              <w:rFonts w:ascii="Times New Roman"/>
              <w:color w:val="000000"/>
              <w:spacing w:val="15"/>
            </w:rPr>
          </w:rPrChange>
        </w:rPr>
        <w:t xml:space="preserve"> </w:t>
      </w:r>
      <w:r w:rsidR="00A96A35" w:rsidRPr="0027638C">
        <w:rPr>
          <w:sz w:val="24"/>
          <w:rPrChange w16du:dateUtc="2026-07-07T18:18:00Z" w:author="Author" w:date="2026-07-07T20:18:00Z" w:id="15066">
            <w:rPr>
              <w:rFonts w:ascii="Times New Roman"/>
              <w:color w:val="000000"/>
            </w:rPr>
          </w:rPrChange>
        </w:rPr>
        <w:t>magna</w:t>
      </w:r>
      <w:r w:rsidR="00A96A35" w:rsidRPr="0027638C">
        <w:rPr>
          <w:sz w:val="24"/>
          <w:rPrChange w16du:dateUtc="2026-07-07T18:18:00Z" w:author="Author" w:date="2026-07-07T20:18:00Z" w:id="15067">
            <w:rPr>
              <w:rFonts w:ascii="Times New Roman"/>
              <w:color w:val="000000"/>
              <w:spacing w:val="15"/>
            </w:rPr>
          </w:rPrChange>
        </w:rPr>
        <w:t xml:space="preserve"> </w:t>
      </w:r>
      <w:r w:rsidR="00A96A35" w:rsidRPr="0027638C">
        <w:rPr>
          <w:sz w:val="24"/>
          <w:rPrChange w16du:dateUtc="2026-07-07T18:18:00Z" w:author="Author" w:date="2026-07-07T20:18:00Z" w:id="15068">
            <w:rPr>
              <w:rFonts w:ascii="Times New Roman" w:hAnsi="Times New Roman"/>
              <w:color w:val="000000"/>
            </w:rPr>
          </w:rPrChange>
        </w:rPr>
        <w:t>aliqua</w:t>
      </w:r>
      <w:del w16du:dateUtc="2026-07-07T18:18:00Z" w:author="Author" w:date="2026-07-07T20:18:00Z" w:id="15069">
        <w:r>
          <w:rPr>
            <w:color w:val="000000"/>
          </w:rPr>
          <w:cr/>
        </w:r>
      </w:del>
      <w:r w:rsidR="00A96A35" w:rsidRPr="0027638C">
        <w:rPr>
          <w:sz w:val="24"/>
          <w:rPrChange w16du:dateUtc="2026-07-07T18:18:00Z" w:author="Author" w:date="2026-07-07T20:18:00Z" w:id="15070">
            <w:rPr>
              <w:rFonts w:ascii="Times New Roman"/>
              <w:color w:val="000000"/>
              <w:spacing w:val="665"/>
            </w:rPr>
          </w:rPrChange>
        </w:rPr>
        <w:t xml:space="preserve"> </w:t>
      </w:r>
      <w:r w:rsidR="00A96A35" w:rsidRPr="0027638C">
        <w:rPr>
          <w:sz w:val="24"/>
          <w:rPrChange w16du:dateUtc="2026-07-07T18:18:00Z" w:author="Author" w:date="2026-07-07T20:18:00Z" w:id="15071">
            <w:rPr>
              <w:rFonts w:ascii="Times New Roman"/>
              <w:color w:val="000000"/>
            </w:rPr>
          </w:rPrChange>
        </w:rPr>
        <w:t>lorem ipsum dolor Sit, amet consectetur adipiscing elit sed Do Eiusmod tempor incididunt:</w:t>
      </w:r>
    </w:p>
    <w:p w14:paraId="584D91F6" w14:textId="77777777" w:rsidR="009609E8" w:rsidRDefault="00000000" w:rsidRPr="0027638C">
      <w:pPr>
        <w:pStyle w:val="ListParagraph"/>
        <w:numPr>
          <w:ilvl w:val="2"/>
          <w:numId w:val="5"/>
        </w:numPr>
        <w:tabs>
          <w:tab w:pos="2160" w:val="left"/>
        </w:tabs>
        <w:spacing w:before="239" w:line="237" w:lineRule="auto"/>
        <w:ind w:right="355"/>
        <w:rPr>
          <w:sz w:val="24"/>
          <w:rPrChange w16du:dateUtc="2026-07-07T18:18:00Z" w:author="Author" w:date="2026-07-07T20:18:00Z" w:id="15072">
            <w:rPr>
              <w:rFonts w:ascii="Times New Roman"/>
              <w:color w:val="000000"/>
            </w:rPr>
          </w:rPrChange>
        </w:rPr>
        <w:pPrChange w16du:dateUtc="2026-07-07T18:18:00Z" w:author="Author" w:date="2026-07-07T20:18:00Z" w:id="15073">
          <w:pPr>
            <w:spacing w:after="0" w:before="259" w:line="254" w:lineRule="exact"/>
            <w:ind w:left="720"/>
            <w:jc w:val="left"/>
          </w:pPr>
        </w:pPrChange>
      </w:pPr>
      <w:del w16du:dateUtc="2026-07-07T18:18:00Z" w:author="Author" w:date="2026-07-07T20:18:00Z" w:id="15074">
        <w:r>
          <w:rPr>
            <w:color w:val="000000"/>
            <w:sz w:val="24"/>
          </w:rPr>
          <w:delText>(i)</w:delText>
        </w:r>
        <w:r>
          <w:rPr>
            <w:color w:val="000000"/>
            <w:spacing w:val="433"/>
            <w:sz w:val="24"/>
          </w:rPr>
          <w:delText xml:space="preserve"> </w:delText>
        </w:r>
      </w:del>
      <w:r w:rsidR="00A96A35" w:rsidRPr="0027638C">
        <w:rPr>
          <w:sz w:val="24"/>
          <w:rPrChange w16du:dateUtc="2026-07-07T18:18:00Z" w:author="Author" w:date="2026-07-07T20:18:00Z" w:id="15075">
            <w:rPr>
              <w:rFonts w:ascii="Times New Roman"/>
              <w:color w:val="000000"/>
            </w:rPr>
          </w:rPrChange>
        </w:rPr>
        <w:t>Ut</w:t>
      </w:r>
      <w:r w:rsidR="00A96A35" w:rsidRPr="0027638C">
        <w:rPr>
          <w:spacing w:val="-13"/>
          <w:sz w:val="24"/>
          <w:rPrChange w16du:dateUtc="2026-07-07T18:18:00Z" w:author="Author" w:date="2026-07-07T20:18:00Z" w:id="15076">
            <w:rPr>
              <w:rFonts w:ascii="Times New Roman"/>
              <w:color w:val="000000"/>
              <w:spacing w:val="-9"/>
            </w:rPr>
          </w:rPrChange>
        </w:rPr>
        <w:t xml:space="preserve"> </w:t>
      </w:r>
      <w:r w:rsidR="00A96A35" w:rsidRPr="0027638C">
        <w:rPr>
          <w:sz w:val="24"/>
          <w:rPrChange w16du:dateUtc="2026-07-07T18:18:00Z" w:author="Author" w:date="2026-07-07T20:18:00Z" w:id="15077">
            <w:rPr>
              <w:rFonts w:ascii="Times New Roman"/>
              <w:color w:val="000000"/>
            </w:rPr>
          </w:rPrChange>
        </w:rPr>
        <w:t>labore</w:t>
      </w:r>
      <w:r w:rsidR="00A96A35" w:rsidRPr="0027638C">
        <w:rPr>
          <w:spacing w:val="-13"/>
          <w:sz w:val="24"/>
          <w:rPrChange w16du:dateUtc="2026-07-07T18:18:00Z" w:author="Author" w:date="2026-07-07T20:18:00Z" w:id="15078">
            <w:rPr>
              <w:rFonts w:ascii="Times New Roman"/>
              <w:color w:val="000000"/>
              <w:spacing w:val="-9"/>
            </w:rPr>
          </w:rPrChange>
        </w:rPr>
        <w:t xml:space="preserve"> </w:t>
      </w:r>
      <w:r w:rsidR="00A96A35" w:rsidRPr="0027638C">
        <w:rPr>
          <w:sz w:val="24"/>
          <w:rPrChange w16du:dateUtc="2026-07-07T18:18:00Z" w:author="Author" w:date="2026-07-07T20:18:00Z" w:id="15079">
            <w:rPr>
              <w:rFonts w:ascii="Times New Roman"/>
              <w:color w:val="000000"/>
            </w:rPr>
          </w:rPrChange>
        </w:rPr>
        <w:t>et</w:t>
      </w:r>
      <w:r w:rsidR="00A96A35" w:rsidRPr="0027638C">
        <w:rPr>
          <w:spacing w:val="-13"/>
          <w:sz w:val="24"/>
          <w:rPrChange w16du:dateUtc="2026-07-07T18:18:00Z" w:author="Author" w:date="2026-07-07T20:18:00Z" w:id="15080">
            <w:rPr>
              <w:rFonts w:ascii="Times New Roman"/>
              <w:color w:val="000000"/>
              <w:spacing w:val="-9"/>
            </w:rPr>
          </w:rPrChange>
        </w:rPr>
        <w:t xml:space="preserve"> </w:t>
      </w:r>
      <w:r w:rsidR="00A96A35" w:rsidRPr="0027638C">
        <w:rPr>
          <w:sz w:val="24"/>
          <w:rPrChange w16du:dateUtc="2026-07-07T18:18:00Z" w:author="Author" w:date="2026-07-07T20:18:00Z" w:id="15081">
            <w:rPr>
              <w:rFonts w:ascii="Times New Roman"/>
              <w:color w:val="000000"/>
            </w:rPr>
          </w:rPrChange>
        </w:rPr>
        <w:t>dolore</w:t>
      </w:r>
      <w:r w:rsidR="00A96A35" w:rsidRPr="0027638C">
        <w:rPr>
          <w:spacing w:val="-13"/>
          <w:sz w:val="24"/>
          <w:rPrChange w16du:dateUtc="2026-07-07T18:18:00Z" w:author="Author" w:date="2026-07-07T20:18:00Z" w:id="15082">
            <w:rPr>
              <w:rFonts w:ascii="Times New Roman"/>
              <w:color w:val="000000"/>
              <w:spacing w:val="-9"/>
            </w:rPr>
          </w:rPrChange>
        </w:rPr>
        <w:t xml:space="preserve"> </w:t>
      </w:r>
      <w:r w:rsidR="00A96A35" w:rsidRPr="0027638C">
        <w:rPr>
          <w:sz w:val="24"/>
          <w:rPrChange w16du:dateUtc="2026-07-07T18:18:00Z" w:author="Author" w:date="2026-07-07T20:18:00Z" w:id="15083">
            <w:rPr>
              <w:rFonts w:ascii="Times New Roman"/>
              <w:color w:val="000000"/>
            </w:rPr>
          </w:rPrChange>
        </w:rPr>
        <w:t>(magna</w:t>
      </w:r>
      <w:r w:rsidR="00A96A35" w:rsidRPr="0027638C">
        <w:rPr>
          <w:spacing w:val="-13"/>
          <w:sz w:val="24"/>
          <w:rPrChange w16du:dateUtc="2026-07-07T18:18:00Z" w:author="Author" w:date="2026-07-07T20:18:00Z" w:id="15084">
            <w:rPr>
              <w:rFonts w:ascii="Times New Roman"/>
              <w:color w:val="000000"/>
              <w:spacing w:val="-9"/>
            </w:rPr>
          </w:rPrChange>
        </w:rPr>
        <w:t xml:space="preserve"> </w:t>
      </w:r>
      <w:r w:rsidR="00A96A35" w:rsidRPr="0027638C">
        <w:rPr>
          <w:sz w:val="24"/>
          <w:rPrChange w16du:dateUtc="2026-07-07T18:18:00Z" w:author="Author" w:date="2026-07-07T20:18:00Z" w:id="15085">
            <w:rPr>
              <w:rFonts w:ascii="Times New Roman"/>
              <w:color w:val="000000"/>
            </w:rPr>
          </w:rPrChange>
        </w:rPr>
        <w:t>aliqua</w:t>
      </w:r>
      <w:r w:rsidR="00A96A35" w:rsidRPr="0027638C">
        <w:rPr>
          <w:spacing w:val="-13"/>
          <w:sz w:val="24"/>
          <w:rPrChange w16du:dateUtc="2026-07-07T18:18:00Z" w:author="Author" w:date="2026-07-07T20:18:00Z" w:id="15086">
            <w:rPr>
              <w:rFonts w:ascii="Times New Roman"/>
              <w:color w:val="000000"/>
              <w:spacing w:val="-9"/>
            </w:rPr>
          </w:rPrChange>
        </w:rPr>
        <w:t xml:space="preserve"> </w:t>
      </w:r>
      <w:r w:rsidR="00A96A35" w:rsidRPr="0027638C">
        <w:rPr>
          <w:sz w:val="24"/>
          <w:rPrChange w16du:dateUtc="2026-07-07T18:18:00Z" w:author="Author" w:date="2026-07-07T20:18:00Z" w:id="15087">
            <w:rPr>
              <w:rFonts w:ascii="Times New Roman"/>
              <w:color w:val="000000"/>
            </w:rPr>
          </w:rPrChange>
        </w:rPr>
        <w:t>lorem</w:t>
      </w:r>
      <w:r w:rsidR="00A96A35" w:rsidRPr="0027638C">
        <w:rPr>
          <w:spacing w:val="-13"/>
          <w:sz w:val="24"/>
          <w:rPrChange w16du:dateUtc="2026-07-07T18:18:00Z" w:author="Author" w:date="2026-07-07T20:18:00Z" w:id="15088">
            <w:rPr>
              <w:rFonts w:ascii="Times New Roman"/>
              <w:color w:val="000000"/>
              <w:spacing w:val="-9"/>
            </w:rPr>
          </w:rPrChange>
        </w:rPr>
        <w:t xml:space="preserve"> </w:t>
      </w:r>
      <w:r w:rsidR="00A96A35" w:rsidRPr="0027638C">
        <w:rPr>
          <w:sz w:val="24"/>
          <w:rPrChange w16du:dateUtc="2026-07-07T18:18:00Z" w:author="Author" w:date="2026-07-07T20:18:00Z" w:id="15089">
            <w:rPr>
              <w:rFonts w:ascii="Times New Roman"/>
              <w:color w:val="000000"/>
            </w:rPr>
          </w:rPrChange>
        </w:rPr>
        <w:t>ipsum</w:t>
      </w:r>
      <w:r w:rsidR="00A96A35" w:rsidRPr="0027638C">
        <w:rPr>
          <w:spacing w:val="-13"/>
          <w:sz w:val="24"/>
          <w:rPrChange w16du:dateUtc="2026-07-07T18:18:00Z" w:author="Author" w:date="2026-07-07T20:18:00Z" w:id="15090">
            <w:rPr>
              <w:rFonts w:ascii="Times New Roman"/>
              <w:color w:val="000000"/>
              <w:spacing w:val="-9"/>
            </w:rPr>
          </w:rPrChange>
        </w:rPr>
        <w:t xml:space="preserve"> </w:t>
      </w:r>
      <w:r w:rsidR="00A96A35" w:rsidRPr="0027638C">
        <w:rPr>
          <w:sz w:val="24"/>
          <w:rPrChange w16du:dateUtc="2026-07-07T18:18:00Z" w:author="Author" w:date="2026-07-07T20:18:00Z" w:id="15091">
            <w:rPr>
              <w:rFonts w:ascii="Times New Roman"/>
              <w:color w:val="000000"/>
            </w:rPr>
          </w:rPrChange>
        </w:rPr>
        <w:t>Dolor</w:t>
      </w:r>
      <w:r w:rsidR="00A96A35" w:rsidRPr="0027638C">
        <w:rPr>
          <w:spacing w:val="-13"/>
          <w:sz w:val="24"/>
          <w:rPrChange w16du:dateUtc="2026-07-07T18:18:00Z" w:author="Author" w:date="2026-07-07T20:18:00Z" w:id="15092">
            <w:rPr>
              <w:rFonts w:ascii="Times New Roman"/>
              <w:color w:val="000000"/>
              <w:spacing w:val="-9"/>
            </w:rPr>
          </w:rPrChange>
        </w:rPr>
        <w:t xml:space="preserve"> </w:t>
      </w:r>
      <w:r w:rsidR="00A96A35" w:rsidRPr="0027638C">
        <w:rPr>
          <w:sz w:val="24"/>
          <w:rPrChange w16du:dateUtc="2026-07-07T18:18:00Z" w:author="Author" w:date="2026-07-07T20:18:00Z" w:id="15093">
            <w:rPr>
              <w:rFonts w:ascii="Times New Roman"/>
              <w:color w:val="000000"/>
            </w:rPr>
          </w:rPrChange>
        </w:rPr>
        <w:t>Sit</w:t>
      </w:r>
      <w:r w:rsidR="00A96A35" w:rsidRPr="0027638C">
        <w:rPr>
          <w:spacing w:val="-13"/>
          <w:sz w:val="24"/>
          <w:rPrChange w16du:dateUtc="2026-07-07T18:18:00Z" w:author="Author" w:date="2026-07-07T20:18:00Z" w:id="15094">
            <w:rPr>
              <w:rFonts w:ascii="Times New Roman"/>
              <w:color w:val="000000"/>
              <w:spacing w:val="-9"/>
            </w:rPr>
          </w:rPrChange>
        </w:rPr>
        <w:t xml:space="preserve"> </w:t>
      </w:r>
      <w:r w:rsidR="00A96A35" w:rsidRPr="0027638C">
        <w:rPr>
          <w:sz w:val="24"/>
          <w:rPrChange w16du:dateUtc="2026-07-07T18:18:00Z" w:author="Author" w:date="2026-07-07T20:18:00Z" w:id="15095">
            <w:rPr>
              <w:rFonts w:ascii="Times New Roman" w:hAnsi="Times New Roman"/>
              <w:color w:val="000000"/>
            </w:rPr>
          </w:rPrChange>
        </w:rPr>
        <w:t>amet</w:t>
      </w:r>
      <w:del w16du:dateUtc="2026-07-07T18:18:00Z" w:author="Author" w:date="2026-07-07T20:18:00Z" w:id="15096">
        <w:r>
          <w:rPr>
            <w:color w:val="000000"/>
          </w:rPr>
          <w:cr/>
        </w:r>
      </w:del>
      <w:r w:rsidR="00A96A35" w:rsidRPr="0027638C">
        <w:rPr>
          <w:sz w:val="24"/>
          <w:rPrChange w16du:dateUtc="2026-07-07T18:18:00Z" w:author="Author" w:date="2026-07-07T20:18:00Z" w:id="15097">
            <w:rPr>
              <w:rFonts w:ascii="Times New Roman"/>
              <w:color w:val="000000"/>
              <w:spacing w:val="665"/>
            </w:rPr>
          </w:rPrChange>
        </w:rPr>
        <w:t xml:space="preserve"> </w:t>
      </w:r>
      <w:r w:rsidR="00A96A35" w:rsidRPr="0027638C">
        <w:rPr>
          <w:sz w:val="24"/>
          <w:rPrChange w16du:dateUtc="2026-07-07T18:18:00Z" w:author="Author" w:date="2026-07-07T20:18:00Z" w:id="15098">
            <w:rPr>
              <w:rFonts w:ascii="Times New Roman"/>
              <w:color w:val="000000"/>
            </w:rPr>
          </w:rPrChange>
        </w:rPr>
        <w:t>consectetur) adipiscing elit sed</w:t>
      </w:r>
      <w:r w:rsidR="00A96A35" w:rsidRPr="0027638C">
        <w:rPr>
          <w:sz w:val="24"/>
          <w:rPrChange w16du:dateUtc="2026-07-07T18:18:00Z" w:author="Author" w:date="2026-07-07T20:18:00Z" w:id="15099">
            <w:rPr>
              <w:rFonts w:ascii="Times New Roman"/>
              <w:color w:val="000000"/>
              <w:spacing w:val="-1"/>
            </w:rPr>
          </w:rPrChange>
        </w:rPr>
        <w:t xml:space="preserve"> </w:t>
      </w:r>
      <w:r w:rsidR="00A96A35" w:rsidRPr="0027638C">
        <w:rPr>
          <w:sz w:val="24"/>
          <w:rPrChange w16du:dateUtc="2026-07-07T18:18:00Z" w:author="Author" w:date="2026-07-07T20:18:00Z" w:id="15100">
            <w:rPr>
              <w:rFonts w:ascii="Times New Roman"/>
              <w:color w:val="000000"/>
            </w:rPr>
          </w:rPrChange>
        </w:rPr>
        <w:t>Do Eiusmod Tempor;</w:t>
      </w:r>
    </w:p>
    <w:p w14:paraId="584D91F7" w14:textId="77777777" w:rsidR="009609E8" w:rsidRDefault="00000000" w:rsidRPr="0027638C">
      <w:pPr>
        <w:pStyle w:val="ListParagraph"/>
        <w:numPr>
          <w:ilvl w:val="2"/>
          <w:numId w:val="5"/>
        </w:numPr>
        <w:tabs>
          <w:tab w:pos="2160" w:val="left"/>
        </w:tabs>
        <w:spacing w:before="242"/>
        <w:ind w:right="357"/>
        <w:rPr>
          <w:sz w:val="24"/>
          <w:rPrChange w16du:dateUtc="2026-07-07T18:18:00Z" w:author="Author" w:date="2026-07-07T20:18:00Z" w:id="15101">
            <w:rPr>
              <w:rFonts w:ascii="Times New Roman"/>
              <w:color w:val="000000"/>
            </w:rPr>
          </w:rPrChange>
        </w:rPr>
        <w:pPrChange w16du:dateUtc="2026-07-07T18:18:00Z" w:author="Author" w:date="2026-07-07T20:18:00Z" w:id="15102">
          <w:pPr>
            <w:spacing w:after="0" w:before="265" w:line="253" w:lineRule="exact"/>
            <w:ind w:left="720"/>
            <w:jc w:val="left"/>
          </w:pPr>
        </w:pPrChange>
      </w:pPr>
      <w:del w16du:dateUtc="2026-07-07T18:18:00Z" w:author="Author" w:date="2026-07-07T20:18:00Z" w:id="15103">
        <w:r>
          <w:rPr>
            <w:color w:val="000000"/>
            <w:sz w:val="24"/>
          </w:rPr>
          <w:delText>(ii)</w:delText>
        </w:r>
        <w:r>
          <w:rPr>
            <w:color w:val="000000"/>
            <w:spacing w:val="367"/>
            <w:sz w:val="24"/>
          </w:rPr>
          <w:delText xml:space="preserve"> </w:delText>
        </w:r>
      </w:del>
      <w:r w:rsidR="00A96A35" w:rsidRPr="0027638C">
        <w:rPr>
          <w:sz w:val="24"/>
          <w:rPrChange w16du:dateUtc="2026-07-07T18:18:00Z" w:author="Author" w:date="2026-07-07T20:18:00Z" w:id="15104">
            <w:rPr>
              <w:rFonts w:ascii="Times New Roman"/>
              <w:color w:val="000000"/>
            </w:rPr>
          </w:rPrChange>
        </w:rPr>
        <w:t>incididunt</w:t>
      </w:r>
      <w:r w:rsidR="00A96A35" w:rsidRPr="0027638C">
        <w:rPr>
          <w:spacing w:val="-5"/>
          <w:sz w:val="24"/>
          <w:rPrChange w16du:dateUtc="2026-07-07T18:18:00Z" w:author="Author" w:date="2026-07-07T20:18:00Z" w:id="15105">
            <w:rPr>
              <w:rFonts w:ascii="Times New Roman"/>
              <w:color w:val="000000"/>
              <w:spacing w:val="-1"/>
            </w:rPr>
          </w:rPrChange>
        </w:rPr>
        <w:t xml:space="preserve"> </w:t>
      </w:r>
      <w:r w:rsidR="00A96A35" w:rsidRPr="0027638C">
        <w:rPr>
          <w:sz w:val="24"/>
          <w:rPrChange w16du:dateUtc="2026-07-07T18:18:00Z" w:author="Author" w:date="2026-07-07T20:18:00Z" w:id="15106">
            <w:rPr>
              <w:rFonts w:ascii="Times New Roman"/>
              <w:color w:val="000000"/>
            </w:rPr>
          </w:rPrChange>
        </w:rPr>
        <w:t>30</w:t>
      </w:r>
      <w:r w:rsidR="00A96A35" w:rsidRPr="0027638C">
        <w:rPr>
          <w:spacing w:val="-5"/>
          <w:sz w:val="24"/>
          <w:rPrChange w16du:dateUtc="2026-07-07T18:18:00Z" w:author="Author" w:date="2026-07-07T20:18:00Z" w:id="15107">
            <w:rPr>
              <w:rFonts w:ascii="Times New Roman"/>
              <w:color w:val="000000"/>
              <w:spacing w:val="-1"/>
            </w:rPr>
          </w:rPrChange>
        </w:rPr>
        <w:t xml:space="preserve"> </w:t>
      </w:r>
      <w:r w:rsidR="00A96A35" w:rsidRPr="0027638C">
        <w:rPr>
          <w:sz w:val="24"/>
          <w:rPrChange w16du:dateUtc="2026-07-07T18:18:00Z" w:author="Author" w:date="2026-07-07T20:18:00Z" w:id="15108">
            <w:rPr>
              <w:rFonts w:ascii="Times New Roman"/>
              <w:color w:val="000000"/>
            </w:rPr>
          </w:rPrChange>
        </w:rPr>
        <w:t>ut</w:t>
      </w:r>
      <w:r w:rsidR="00A96A35" w:rsidRPr="0027638C">
        <w:rPr>
          <w:spacing w:val="-5"/>
          <w:sz w:val="24"/>
          <w:rPrChange w16du:dateUtc="2026-07-07T18:18:00Z" w:author="Author" w:date="2026-07-07T20:18:00Z" w:id="15109">
            <w:rPr>
              <w:rFonts w:ascii="Times New Roman"/>
              <w:color w:val="000000"/>
              <w:spacing w:val="-1"/>
            </w:rPr>
          </w:rPrChange>
        </w:rPr>
        <w:t xml:space="preserve"> </w:t>
      </w:r>
      <w:r w:rsidR="00A96A35" w:rsidRPr="0027638C">
        <w:rPr>
          <w:sz w:val="24"/>
          <w:rPrChange w16du:dateUtc="2026-07-07T18:18:00Z" w:author="Author" w:date="2026-07-07T20:18:00Z" w:id="15110">
            <w:rPr>
              <w:rFonts w:ascii="Times New Roman"/>
              <w:color w:val="000000"/>
            </w:rPr>
          </w:rPrChange>
        </w:rPr>
        <w:t>labore</w:t>
      </w:r>
      <w:r w:rsidR="00A96A35" w:rsidRPr="0027638C">
        <w:rPr>
          <w:spacing w:val="-5"/>
          <w:sz w:val="24"/>
          <w:rPrChange w16du:dateUtc="2026-07-07T18:18:00Z" w:author="Author" w:date="2026-07-07T20:18:00Z" w:id="15111">
            <w:rPr>
              <w:rFonts w:ascii="Times New Roman"/>
              <w:color w:val="000000"/>
              <w:spacing w:val="-1"/>
            </w:rPr>
          </w:rPrChange>
        </w:rPr>
        <w:t xml:space="preserve"> </w:t>
      </w:r>
      <w:r w:rsidR="00A96A35" w:rsidRPr="0027638C">
        <w:rPr>
          <w:sz w:val="24"/>
          <w:rPrChange w16du:dateUtc="2026-07-07T18:18:00Z" w:author="Author" w:date="2026-07-07T20:18:00Z" w:id="15112">
            <w:rPr>
              <w:rFonts w:ascii="Times New Roman"/>
              <w:color w:val="000000"/>
            </w:rPr>
          </w:rPrChange>
        </w:rPr>
        <w:t>et</w:t>
      </w:r>
      <w:r w:rsidR="00A96A35" w:rsidRPr="0027638C">
        <w:rPr>
          <w:spacing w:val="-5"/>
          <w:sz w:val="24"/>
          <w:rPrChange w16du:dateUtc="2026-07-07T18:18:00Z" w:author="Author" w:date="2026-07-07T20:18:00Z" w:id="15113">
            <w:rPr>
              <w:rFonts w:ascii="Times New Roman"/>
              <w:color w:val="000000"/>
              <w:spacing w:val="-1"/>
            </w:rPr>
          </w:rPrChange>
        </w:rPr>
        <w:t xml:space="preserve"> </w:t>
      </w:r>
      <w:r w:rsidR="00A96A35" w:rsidRPr="0027638C">
        <w:rPr>
          <w:sz w:val="24"/>
          <w:rPrChange w16du:dateUtc="2026-07-07T18:18:00Z" w:author="Author" w:date="2026-07-07T20:18:00Z" w:id="15114">
            <w:rPr>
              <w:rFonts w:ascii="Times New Roman"/>
              <w:color w:val="000000"/>
            </w:rPr>
          </w:rPrChange>
        </w:rPr>
        <w:t>dolore</w:t>
      </w:r>
      <w:r w:rsidR="00A96A35" w:rsidRPr="0027638C">
        <w:rPr>
          <w:spacing w:val="-5"/>
          <w:sz w:val="24"/>
          <w:rPrChange w16du:dateUtc="2026-07-07T18:18:00Z" w:author="Author" w:date="2026-07-07T20:18:00Z" w:id="15115">
            <w:rPr>
              <w:rFonts w:ascii="Times New Roman"/>
              <w:color w:val="000000"/>
              <w:spacing w:val="-1"/>
            </w:rPr>
          </w:rPrChange>
        </w:rPr>
        <w:t xml:space="preserve"> </w:t>
      </w:r>
      <w:r w:rsidR="00A96A35" w:rsidRPr="0027638C">
        <w:rPr>
          <w:sz w:val="24"/>
          <w:rPrChange w16du:dateUtc="2026-07-07T18:18:00Z" w:author="Author" w:date="2026-07-07T20:18:00Z" w:id="15116">
            <w:rPr>
              <w:rFonts w:ascii="Times New Roman"/>
              <w:color w:val="000000"/>
            </w:rPr>
          </w:rPrChange>
        </w:rPr>
        <w:t>magna</w:t>
      </w:r>
      <w:r w:rsidR="00A96A35" w:rsidRPr="0027638C">
        <w:rPr>
          <w:spacing w:val="-5"/>
          <w:sz w:val="24"/>
          <w:rPrChange w16du:dateUtc="2026-07-07T18:18:00Z" w:author="Author" w:date="2026-07-07T20:18:00Z" w:id="15117">
            <w:rPr>
              <w:rFonts w:ascii="Times New Roman"/>
              <w:color w:val="000000"/>
              <w:spacing w:val="-1"/>
            </w:rPr>
          </w:rPrChange>
        </w:rPr>
        <w:t xml:space="preserve"> </w:t>
      </w:r>
      <w:r w:rsidR="00A96A35" w:rsidRPr="0027638C">
        <w:rPr>
          <w:sz w:val="24"/>
          <w:rPrChange w16du:dateUtc="2026-07-07T18:18:00Z" w:author="Author" w:date="2026-07-07T20:18:00Z" w:id="15118">
            <w:rPr>
              <w:rFonts w:ascii="Times New Roman"/>
              <w:color w:val="000000"/>
            </w:rPr>
          </w:rPrChange>
        </w:rPr>
        <w:t>aliqua,</w:t>
      </w:r>
      <w:r w:rsidR="00A96A35" w:rsidRPr="0027638C">
        <w:rPr>
          <w:spacing w:val="-5"/>
          <w:sz w:val="24"/>
          <w:rPrChange w16du:dateUtc="2026-07-07T18:18:00Z" w:author="Author" w:date="2026-07-07T20:18:00Z" w:id="15119">
            <w:rPr>
              <w:rFonts w:ascii="Times New Roman"/>
              <w:color w:val="000000"/>
              <w:spacing w:val="-1"/>
            </w:rPr>
          </w:rPrChange>
        </w:rPr>
        <w:t xml:space="preserve"> </w:t>
      </w:r>
      <w:r w:rsidR="00A96A35" w:rsidRPr="0027638C">
        <w:rPr>
          <w:sz w:val="24"/>
          <w:rPrChange w16du:dateUtc="2026-07-07T18:18:00Z" w:author="Author" w:date="2026-07-07T20:18:00Z" w:id="15120">
            <w:rPr>
              <w:rFonts w:ascii="Times New Roman"/>
              <w:color w:val="000000"/>
            </w:rPr>
          </w:rPrChange>
        </w:rPr>
        <w:t>Lorem</w:t>
      </w:r>
      <w:r w:rsidR="00A96A35" w:rsidRPr="0027638C">
        <w:rPr>
          <w:spacing w:val="-5"/>
          <w:sz w:val="24"/>
          <w:rPrChange w16du:dateUtc="2026-07-07T18:18:00Z" w:author="Author" w:date="2026-07-07T20:18:00Z" w:id="15121">
            <w:rPr>
              <w:rFonts w:ascii="Times New Roman"/>
              <w:color w:val="000000"/>
              <w:spacing w:val="-1"/>
            </w:rPr>
          </w:rPrChange>
        </w:rPr>
        <w:t xml:space="preserve"> </w:t>
      </w:r>
      <w:r w:rsidR="00A96A35" w:rsidRPr="0027638C">
        <w:rPr>
          <w:sz w:val="24"/>
          <w:rPrChange w16du:dateUtc="2026-07-07T18:18:00Z" w:author="Author" w:date="2026-07-07T20:18:00Z" w:id="15122">
            <w:rPr>
              <w:rFonts w:ascii="Times New Roman"/>
              <w:color w:val="000000"/>
            </w:rPr>
          </w:rPrChange>
        </w:rPr>
        <w:t>ipsum</w:t>
      </w:r>
      <w:r w:rsidR="00A96A35" w:rsidRPr="0027638C">
        <w:rPr>
          <w:spacing w:val="-5"/>
          <w:sz w:val="24"/>
          <w:rPrChange w16du:dateUtc="2026-07-07T18:18:00Z" w:author="Author" w:date="2026-07-07T20:18:00Z" w:id="15123">
            <w:rPr>
              <w:rFonts w:ascii="Times New Roman"/>
              <w:color w:val="000000"/>
              <w:spacing w:val="-1"/>
            </w:rPr>
          </w:rPrChange>
        </w:rPr>
        <w:t xml:space="preserve"> </w:t>
      </w:r>
      <w:r w:rsidR="00A96A35" w:rsidRPr="0027638C">
        <w:rPr>
          <w:sz w:val="24"/>
          <w:rPrChange w16du:dateUtc="2026-07-07T18:18:00Z" w:author="Author" w:date="2026-07-07T20:18:00Z" w:id="15124">
            <w:rPr>
              <w:rFonts w:ascii="Times New Roman"/>
              <w:color w:val="000000"/>
            </w:rPr>
          </w:rPrChange>
        </w:rPr>
        <w:t>dolor</w:t>
      </w:r>
      <w:r w:rsidR="00A96A35" w:rsidRPr="0027638C">
        <w:rPr>
          <w:spacing w:val="-5"/>
          <w:sz w:val="24"/>
          <w:rPrChange w16du:dateUtc="2026-07-07T18:18:00Z" w:author="Author" w:date="2026-07-07T20:18:00Z" w:id="15125">
            <w:rPr>
              <w:rFonts w:ascii="Times New Roman"/>
              <w:color w:val="000000"/>
              <w:spacing w:val="-1"/>
            </w:rPr>
          </w:rPrChange>
        </w:rPr>
        <w:t xml:space="preserve"> </w:t>
      </w:r>
      <w:r w:rsidR="00A96A35" w:rsidRPr="0027638C">
        <w:rPr>
          <w:sz w:val="24"/>
          <w:rPrChange w16du:dateUtc="2026-07-07T18:18:00Z" w:author="Author" w:date="2026-07-07T20:18:00Z" w:id="15126">
            <w:rPr>
              <w:rFonts w:ascii="Times New Roman"/>
              <w:color w:val="000000"/>
            </w:rPr>
          </w:rPrChange>
        </w:rPr>
        <w:t>sit</w:t>
      </w:r>
      <w:r w:rsidR="00A96A35" w:rsidRPr="0027638C">
        <w:rPr>
          <w:spacing w:val="-1"/>
          <w:sz w:val="24"/>
          <w:rPrChange w16du:dateUtc="2026-07-07T18:18:00Z" w:author="Author" w:date="2026-07-07T20:18:00Z" w:id="15127">
            <w:rPr>
              <w:rFonts w:ascii="Times New Roman"/>
              <w:color w:val="000000"/>
              <w:spacing w:val="3"/>
            </w:rPr>
          </w:rPrChange>
        </w:rPr>
        <w:t xml:space="preserve"> </w:t>
      </w:r>
      <w:r w:rsidR="00A96A35" w:rsidRPr="0027638C">
        <w:rPr>
          <w:sz w:val="24"/>
          <w:rPrChange w16du:dateUtc="2026-07-07T18:18:00Z" w:author="Author" w:date="2026-07-07T20:18:00Z" w:id="15128">
            <w:rPr>
              <w:rFonts w:ascii="Times New Roman" w:hAnsi="Times New Roman"/>
              <w:color w:val="000000"/>
            </w:rPr>
          </w:rPrChange>
        </w:rPr>
        <w:t>Amet</w:t>
      </w:r>
      <w:del w16du:dateUtc="2026-07-07T18:18:00Z" w:author="Author" w:date="2026-07-07T20:18:00Z" w:id="15129">
        <w:r>
          <w:rPr>
            <w:color w:val="000000"/>
          </w:rPr>
          <w:cr/>
        </w:r>
      </w:del>
      <w:r w:rsidR="00A96A35" w:rsidRPr="0027638C">
        <w:rPr>
          <w:sz w:val="24"/>
          <w:rPrChange w16du:dateUtc="2026-07-07T18:18:00Z" w:author="Author" w:date="2026-07-07T20:18:00Z" w:id="15130">
            <w:rPr>
              <w:rFonts w:ascii="Times New Roman"/>
              <w:color w:val="000000"/>
              <w:spacing w:val="665"/>
            </w:rPr>
          </w:rPrChange>
        </w:rPr>
        <w:t xml:space="preserve"> </w:t>
      </w:r>
      <w:r w:rsidR="00A96A35" w:rsidRPr="0027638C">
        <w:rPr>
          <w:sz w:val="24"/>
          <w:rPrChange w16du:dateUtc="2026-07-07T18:18:00Z" w:author="Author" w:date="2026-07-07T20:18:00Z" w:id="15131">
            <w:rPr>
              <w:rFonts w:ascii="Times New Roman"/>
              <w:color w:val="000000"/>
            </w:rPr>
          </w:rPrChange>
        </w:rPr>
        <w:t>Consectetur</w:t>
      </w:r>
      <w:r w:rsidR="00A96A35" w:rsidRPr="0027638C">
        <w:rPr>
          <w:spacing w:val="-4"/>
          <w:sz w:val="24"/>
          <w:rPrChange w16du:dateUtc="2026-07-07T18:18:00Z" w:author="Author" w:date="2026-07-07T20:18:00Z" w:id="15132">
            <w:rPr>
              <w:rFonts w:ascii="Times New Roman"/>
              <w:color w:val="000000"/>
              <w:spacing w:val="-1"/>
            </w:rPr>
          </w:rPrChange>
        </w:rPr>
        <w:t xml:space="preserve"> </w:t>
      </w:r>
      <w:r w:rsidR="00A96A35" w:rsidRPr="0027638C">
        <w:rPr>
          <w:sz w:val="24"/>
          <w:rPrChange w16du:dateUtc="2026-07-07T18:18:00Z" w:author="Author" w:date="2026-07-07T20:18:00Z" w:id="15133">
            <w:rPr>
              <w:rFonts w:ascii="Times New Roman"/>
              <w:color w:val="000000"/>
            </w:rPr>
          </w:rPrChange>
        </w:rPr>
        <w:t>adipiscing</w:t>
      </w:r>
      <w:r w:rsidR="00A96A35" w:rsidRPr="0027638C">
        <w:rPr>
          <w:spacing w:val="-4"/>
          <w:sz w:val="24"/>
          <w:rPrChange w16du:dateUtc="2026-07-07T18:18:00Z" w:author="Author" w:date="2026-07-07T20:18:00Z" w:id="15134">
            <w:rPr>
              <w:rFonts w:ascii="Times New Roman"/>
              <w:color w:val="000000"/>
              <w:spacing w:val="-1"/>
            </w:rPr>
          </w:rPrChange>
        </w:rPr>
        <w:t xml:space="preserve"> </w:t>
      </w:r>
      <w:r w:rsidR="00A96A35" w:rsidRPr="0027638C">
        <w:rPr>
          <w:sz w:val="24"/>
          <w:rPrChange w16du:dateUtc="2026-07-07T18:18:00Z" w:author="Author" w:date="2026-07-07T20:18:00Z" w:id="15135">
            <w:rPr>
              <w:rFonts w:ascii="Times New Roman"/>
              <w:color w:val="000000"/>
            </w:rPr>
          </w:rPrChange>
        </w:rPr>
        <w:t>elit</w:t>
      </w:r>
      <w:r w:rsidR="00A96A35" w:rsidRPr="0027638C">
        <w:rPr>
          <w:spacing w:val="-4"/>
          <w:sz w:val="24"/>
          <w:rPrChange w16du:dateUtc="2026-07-07T18:18:00Z" w:author="Author" w:date="2026-07-07T20:18:00Z" w:id="15136">
            <w:rPr>
              <w:rFonts w:ascii="Times New Roman"/>
              <w:color w:val="000000"/>
              <w:spacing w:val="-1"/>
            </w:rPr>
          </w:rPrChange>
        </w:rPr>
        <w:t xml:space="preserve"> </w:t>
      </w:r>
      <w:r w:rsidR="00A96A35" w:rsidRPr="0027638C">
        <w:rPr>
          <w:sz w:val="24"/>
          <w:rPrChange w16du:dateUtc="2026-07-07T18:18:00Z" w:author="Author" w:date="2026-07-07T20:18:00Z" w:id="15137">
            <w:rPr>
              <w:rFonts w:ascii="Times New Roman"/>
              <w:color w:val="000000"/>
            </w:rPr>
          </w:rPrChange>
        </w:rPr>
        <w:t>sed</w:t>
      </w:r>
      <w:r w:rsidR="00A96A35" w:rsidRPr="0027638C">
        <w:rPr>
          <w:spacing w:val="-4"/>
          <w:sz w:val="24"/>
          <w:rPrChange w16du:dateUtc="2026-07-07T18:18:00Z" w:author="Author" w:date="2026-07-07T20:18:00Z" w:id="15138">
            <w:rPr>
              <w:rFonts w:ascii="Times New Roman"/>
              <w:color w:val="000000"/>
              <w:spacing w:val="-1"/>
            </w:rPr>
          </w:rPrChange>
        </w:rPr>
        <w:t xml:space="preserve"> </w:t>
      </w:r>
      <w:r w:rsidR="00A96A35" w:rsidRPr="0027638C">
        <w:rPr>
          <w:sz w:val="24"/>
          <w:rPrChange w16du:dateUtc="2026-07-07T18:18:00Z" w:author="Author" w:date="2026-07-07T20:18:00Z" w:id="15139">
            <w:rPr>
              <w:rFonts w:ascii="Times New Roman"/>
              <w:color w:val="000000"/>
            </w:rPr>
          </w:rPrChange>
        </w:rPr>
        <w:t>do</w:t>
      </w:r>
      <w:r w:rsidR="00A96A35" w:rsidRPr="0027638C">
        <w:rPr>
          <w:spacing w:val="-4"/>
          <w:sz w:val="24"/>
          <w:rPrChange w16du:dateUtc="2026-07-07T18:18:00Z" w:author="Author" w:date="2026-07-07T20:18:00Z" w:id="15140">
            <w:rPr>
              <w:rFonts w:ascii="Times New Roman"/>
              <w:color w:val="000000"/>
              <w:spacing w:val="-1"/>
            </w:rPr>
          </w:rPrChange>
        </w:rPr>
        <w:t xml:space="preserve"> </w:t>
      </w:r>
      <w:r w:rsidR="00A96A35" w:rsidRPr="0027638C">
        <w:rPr>
          <w:sz w:val="24"/>
          <w:rPrChange w16du:dateUtc="2026-07-07T18:18:00Z" w:author="Author" w:date="2026-07-07T20:18:00Z" w:id="15141">
            <w:rPr>
              <w:rFonts w:ascii="Times New Roman"/>
              <w:color w:val="000000"/>
            </w:rPr>
          </w:rPrChange>
        </w:rPr>
        <w:t>eiusmod</w:t>
      </w:r>
      <w:r w:rsidR="00A96A35" w:rsidRPr="0027638C">
        <w:rPr>
          <w:spacing w:val="-4"/>
          <w:sz w:val="24"/>
          <w:rPrChange w16du:dateUtc="2026-07-07T18:18:00Z" w:author="Author" w:date="2026-07-07T20:18:00Z" w:id="15142">
            <w:rPr>
              <w:rFonts w:ascii="Times New Roman"/>
              <w:color w:val="000000"/>
              <w:spacing w:val="-1"/>
            </w:rPr>
          </w:rPrChange>
        </w:rPr>
        <w:t xml:space="preserve"> </w:t>
      </w:r>
      <w:r w:rsidR="00A96A35" w:rsidRPr="0027638C">
        <w:rPr>
          <w:sz w:val="24"/>
          <w:rPrChange w16du:dateUtc="2026-07-07T18:18:00Z" w:author="Author" w:date="2026-07-07T20:18:00Z" w:id="15143">
            <w:rPr>
              <w:rFonts w:ascii="Times New Roman"/>
              <w:color w:val="000000"/>
            </w:rPr>
          </w:rPrChange>
        </w:rPr>
        <w:t>tempor</w:t>
      </w:r>
      <w:r w:rsidR="00A96A35" w:rsidRPr="0027638C">
        <w:rPr>
          <w:spacing w:val="-4"/>
          <w:sz w:val="24"/>
          <w:rPrChange w16du:dateUtc="2026-07-07T18:18:00Z" w:author="Author" w:date="2026-07-07T20:18:00Z" w:id="15144">
            <w:rPr>
              <w:rFonts w:ascii="Times New Roman"/>
              <w:color w:val="000000"/>
              <w:spacing w:val="-1"/>
            </w:rPr>
          </w:rPrChange>
        </w:rPr>
        <w:t xml:space="preserve"> </w:t>
      </w:r>
      <w:r w:rsidR="00A96A35" w:rsidRPr="0027638C">
        <w:rPr>
          <w:sz w:val="24"/>
          <w:rPrChange w16du:dateUtc="2026-07-07T18:18:00Z" w:author="Author" w:date="2026-07-07T20:18:00Z" w:id="15145">
            <w:rPr>
              <w:rFonts w:ascii="Times New Roman"/>
              <w:color w:val="000000"/>
            </w:rPr>
          </w:rPrChange>
        </w:rPr>
        <w:t>incididunt</w:t>
      </w:r>
      <w:r w:rsidR="00A96A35" w:rsidRPr="0027638C">
        <w:rPr>
          <w:spacing w:val="-4"/>
          <w:sz w:val="24"/>
          <w:rPrChange w16du:dateUtc="2026-07-07T18:18:00Z" w:author="Author" w:date="2026-07-07T20:18:00Z" w:id="15146">
            <w:rPr>
              <w:rFonts w:ascii="Times New Roman"/>
              <w:color w:val="000000"/>
              <w:spacing w:val="-1"/>
            </w:rPr>
          </w:rPrChange>
        </w:rPr>
        <w:t xml:space="preserve"> </w:t>
      </w:r>
      <w:r w:rsidR="00A96A35" w:rsidRPr="0027638C">
        <w:rPr>
          <w:sz w:val="24"/>
          <w:rPrChange w16du:dateUtc="2026-07-07T18:18:00Z" w:author="Author" w:date="2026-07-07T20:18:00Z" w:id="15147">
            <w:rPr>
              <w:rFonts w:ascii="Times New Roman"/>
              <w:color w:val="000000"/>
            </w:rPr>
          </w:rPrChange>
        </w:rPr>
        <w:t>ut</w:t>
      </w:r>
      <w:r w:rsidR="00A96A35" w:rsidRPr="0027638C">
        <w:rPr>
          <w:spacing w:val="-5"/>
          <w:sz w:val="24"/>
          <w:rPrChange w16du:dateUtc="2026-07-07T18:18:00Z" w:author="Author" w:date="2026-07-07T20:18:00Z" w:id="15148">
            <w:rPr>
              <w:rFonts w:ascii="Times New Roman"/>
              <w:color w:val="000000"/>
              <w:spacing w:val="-3"/>
            </w:rPr>
          </w:rPrChange>
        </w:rPr>
        <w:t xml:space="preserve"> </w:t>
      </w:r>
      <w:r w:rsidR="00A96A35" w:rsidRPr="0027638C">
        <w:rPr>
          <w:sz w:val="24"/>
          <w:rPrChange w16du:dateUtc="2026-07-07T18:18:00Z" w:author="Author" w:date="2026-07-07T20:18:00Z" w:id="15149">
            <w:rPr>
              <w:rFonts w:ascii="Times New Roman"/>
              <w:color w:val="000000"/>
            </w:rPr>
          </w:rPrChange>
        </w:rPr>
        <w:t>Labore</w:t>
      </w:r>
      <w:r w:rsidR="00A96A35" w:rsidRPr="0027638C">
        <w:rPr>
          <w:spacing w:val="-4"/>
          <w:sz w:val="24"/>
          <w:rPrChange w16du:dateUtc="2026-07-07T18:18:00Z" w:author="Author" w:date="2026-07-07T20:18:00Z" w:id="15150">
            <w:rPr>
              <w:rFonts w:ascii="Times New Roman"/>
              <w:color w:val="000000"/>
              <w:spacing w:val="-1"/>
            </w:rPr>
          </w:rPrChange>
        </w:rPr>
        <w:t xml:space="preserve"> </w:t>
      </w:r>
      <w:r w:rsidR="00A96A35" w:rsidRPr="0027638C">
        <w:rPr>
          <w:sz w:val="24"/>
          <w:rPrChange w16du:dateUtc="2026-07-07T18:18:00Z" w:author="Author" w:date="2026-07-07T20:18:00Z" w:id="15151">
            <w:rPr>
              <w:rFonts w:ascii="Times New Roman"/>
              <w:color w:val="000000"/>
            </w:rPr>
          </w:rPrChange>
        </w:rPr>
        <w:t>et</w:t>
      </w:r>
      <w:r w:rsidR="00A96A35" w:rsidRPr="0027638C">
        <w:rPr>
          <w:spacing w:val="-4"/>
          <w:sz w:val="24"/>
          <w:rPrChange w16du:dateUtc="2026-07-07T18:18:00Z" w:author="Author" w:date="2026-07-07T20:18:00Z" w:id="15152">
            <w:rPr>
              <w:rFonts w:ascii="Times New Roman"/>
              <w:color w:val="000000"/>
              <w:spacing w:val="-1"/>
            </w:rPr>
          </w:rPrChange>
        </w:rPr>
        <w:t xml:space="preserve"> </w:t>
      </w:r>
      <w:r w:rsidR="00A96A35" w:rsidRPr="0027638C">
        <w:rPr>
          <w:sz w:val="24"/>
          <w:rPrChange w16du:dateUtc="2026-07-07T18:18:00Z" w:author="Author" w:date="2026-07-07T20:18:00Z" w:id="15153">
            <w:rPr>
              <w:rFonts w:ascii="Times New Roman"/>
              <w:color w:val="000000"/>
            </w:rPr>
          </w:rPrChange>
        </w:rPr>
        <w:t>dolore</w:t>
      </w:r>
      <w:r w:rsidR="00A96A35" w:rsidRPr="0027638C">
        <w:rPr>
          <w:spacing w:val="-4"/>
          <w:sz w:val="24"/>
          <w:rPrChange w16du:dateUtc="2026-07-07T18:18:00Z" w:author="Author" w:date="2026-07-07T20:18:00Z" w:id="15154">
            <w:rPr>
              <w:rFonts w:ascii="Times New Roman"/>
              <w:color w:val="000000"/>
              <w:spacing w:val="-1"/>
            </w:rPr>
          </w:rPrChange>
        </w:rPr>
        <w:t xml:space="preserve"> </w:t>
      </w:r>
      <w:r w:rsidR="00A96A35" w:rsidRPr="0027638C">
        <w:rPr>
          <w:sz w:val="24"/>
          <w:rPrChange w16du:dateUtc="2026-07-07T18:18:00Z" w:author="Author" w:date="2026-07-07T20:18:00Z" w:id="15155">
            <w:rPr>
              <w:rFonts w:ascii="Times New Roman"/>
              <w:color w:val="000000"/>
            </w:rPr>
          </w:rPrChange>
        </w:rPr>
        <w:t>Magna</w:t>
      </w:r>
      <w:r w:rsidR="00A96A35" w:rsidRPr="0027638C">
        <w:rPr>
          <w:spacing w:val="-4"/>
          <w:sz w:val="24"/>
          <w:rPrChange w16du:dateUtc="2026-07-07T18:18:00Z" w:author="Author" w:date="2026-07-07T20:18:00Z" w:id="15156">
            <w:rPr>
              <w:rFonts w:ascii="Times New Roman"/>
              <w:color w:val="000000"/>
              <w:spacing w:val="-1"/>
            </w:rPr>
          </w:rPrChange>
        </w:rPr>
        <w:t xml:space="preserve"> </w:t>
      </w:r>
      <w:r w:rsidR="00A96A35" w:rsidRPr="0027638C">
        <w:rPr>
          <w:sz w:val="24"/>
          <w:rPrChange w16du:dateUtc="2026-07-07T18:18:00Z" w:author="Author" w:date="2026-07-07T20:18:00Z" w:id="15157">
            <w:rPr>
              <w:rFonts w:ascii="Times New Roman" w:hAnsi="Times New Roman"/>
              <w:color w:val="000000"/>
            </w:rPr>
          </w:rPrChange>
        </w:rPr>
        <w:t>Aliqua</w:t>
      </w:r>
      <w:del w16du:dateUtc="2026-07-07T18:18:00Z" w:author="Author" w:date="2026-07-07T20:18:00Z" w:id="15158">
        <w:r>
          <w:rPr>
            <w:color w:val="000000"/>
          </w:rPr>
          <w:cr/>
        </w:r>
      </w:del>
      <w:r w:rsidR="00A96A35" w:rsidRPr="0027638C">
        <w:rPr>
          <w:sz w:val="24"/>
          <w:rPrChange w16du:dateUtc="2026-07-07T18:18:00Z" w:author="Author" w:date="2026-07-07T20:18:00Z" w:id="15159">
            <w:rPr>
              <w:rFonts w:ascii="Times New Roman"/>
              <w:color w:val="000000"/>
              <w:spacing w:val="665"/>
            </w:rPr>
          </w:rPrChange>
        </w:rPr>
        <w:t xml:space="preserve"> </w:t>
      </w:r>
      <w:r w:rsidR="00A96A35" w:rsidRPr="0027638C">
        <w:rPr>
          <w:sz w:val="24"/>
          <w:rPrChange w16du:dateUtc="2026-07-07T18:18:00Z" w:author="Author" w:date="2026-07-07T20:18:00Z" w:id="15160">
            <w:rPr>
              <w:rFonts w:ascii="Times New Roman"/>
              <w:color w:val="000000"/>
            </w:rPr>
          </w:rPrChange>
        </w:rPr>
        <w:t>lorem</w:t>
      </w:r>
      <w:r w:rsidR="00A96A35" w:rsidRPr="0027638C">
        <w:rPr>
          <w:sz w:val="24"/>
          <w:rPrChange w16du:dateUtc="2026-07-07T18:18:00Z" w:author="Author" w:date="2026-07-07T20:18:00Z" w:id="15161">
            <w:rPr>
              <w:rFonts w:ascii="Times New Roman"/>
              <w:color w:val="000000"/>
              <w:spacing w:val="3"/>
            </w:rPr>
          </w:rPrChange>
        </w:rPr>
        <w:t xml:space="preserve"> </w:t>
      </w:r>
      <w:r w:rsidR="00A96A35" w:rsidRPr="0027638C">
        <w:rPr>
          <w:sz w:val="24"/>
          <w:rPrChange w16du:dateUtc="2026-07-07T18:18:00Z" w:author="Author" w:date="2026-07-07T20:18:00Z" w:id="15162">
            <w:rPr>
              <w:rFonts w:ascii="Times New Roman"/>
              <w:color w:val="000000"/>
            </w:rPr>
          </w:rPrChange>
        </w:rPr>
        <w:t>ipsum</w:t>
      </w:r>
      <w:r w:rsidR="00A96A35" w:rsidRPr="0027638C">
        <w:rPr>
          <w:spacing w:val="-1"/>
          <w:sz w:val="24"/>
          <w:rPrChange w16du:dateUtc="2026-07-07T18:18:00Z" w:author="Author" w:date="2026-07-07T20:18:00Z" w:id="15163">
            <w:rPr>
              <w:rFonts w:ascii="Times New Roman"/>
              <w:color w:val="000000"/>
              <w:spacing w:val="3"/>
            </w:rPr>
          </w:rPrChange>
        </w:rPr>
        <w:t xml:space="preserve"> </w:t>
      </w:r>
      <w:r w:rsidR="00A96A35" w:rsidRPr="0027638C">
        <w:rPr>
          <w:sz w:val="24"/>
          <w:rPrChange w16du:dateUtc="2026-07-07T18:18:00Z" w:author="Author" w:date="2026-07-07T20:18:00Z" w:id="15164">
            <w:rPr>
              <w:rFonts w:ascii="Times New Roman"/>
              <w:color w:val="000000"/>
            </w:rPr>
          </w:rPrChange>
        </w:rPr>
        <w:t>dolor,</w:t>
      </w:r>
      <w:r w:rsidR="00A96A35" w:rsidRPr="0027638C">
        <w:rPr>
          <w:sz w:val="24"/>
          <w:rPrChange w16du:dateUtc="2026-07-07T18:18:00Z" w:author="Author" w:date="2026-07-07T20:18:00Z" w:id="15165">
            <w:rPr>
              <w:rFonts w:ascii="Times New Roman"/>
              <w:color w:val="000000"/>
              <w:spacing w:val="3"/>
            </w:rPr>
          </w:rPrChange>
        </w:rPr>
        <w:t xml:space="preserve"> </w:t>
      </w:r>
      <w:r w:rsidR="00A96A35" w:rsidRPr="0027638C">
        <w:rPr>
          <w:sz w:val="24"/>
          <w:rPrChange w16du:dateUtc="2026-07-07T18:18:00Z" w:author="Author" w:date="2026-07-07T20:18:00Z" w:id="15166">
            <w:rPr>
              <w:rFonts w:ascii="Times New Roman"/>
              <w:color w:val="000000"/>
            </w:rPr>
          </w:rPrChange>
        </w:rPr>
        <w:t>sit</w:t>
      </w:r>
      <w:r w:rsidR="00A96A35" w:rsidRPr="0027638C">
        <w:rPr>
          <w:spacing w:val="-1"/>
          <w:sz w:val="24"/>
          <w:rPrChange w16du:dateUtc="2026-07-07T18:18:00Z" w:author="Author" w:date="2026-07-07T20:18:00Z" w:id="15167">
            <w:rPr>
              <w:rFonts w:ascii="Times New Roman"/>
              <w:color w:val="000000"/>
              <w:spacing w:val="3"/>
            </w:rPr>
          </w:rPrChange>
        </w:rPr>
        <w:t xml:space="preserve"> </w:t>
      </w:r>
      <w:r w:rsidR="00A96A35" w:rsidRPr="0027638C">
        <w:rPr>
          <w:sz w:val="24"/>
          <w:rPrChange w16du:dateUtc="2026-07-07T18:18:00Z" w:author="Author" w:date="2026-07-07T20:18:00Z" w:id="15168">
            <w:rPr>
              <w:rFonts w:ascii="Times New Roman"/>
              <w:color w:val="000000"/>
            </w:rPr>
          </w:rPrChange>
        </w:rPr>
        <w:t>Amet</w:t>
      </w:r>
      <w:r w:rsidR="00A96A35" w:rsidRPr="0027638C">
        <w:rPr>
          <w:sz w:val="24"/>
          <w:rPrChange w16du:dateUtc="2026-07-07T18:18:00Z" w:author="Author" w:date="2026-07-07T20:18:00Z" w:id="15169">
            <w:rPr>
              <w:rFonts w:ascii="Times New Roman"/>
              <w:color w:val="000000"/>
              <w:spacing w:val="3"/>
            </w:rPr>
          </w:rPrChange>
        </w:rPr>
        <w:t xml:space="preserve"> </w:t>
      </w:r>
      <w:r w:rsidR="00A96A35" w:rsidRPr="0027638C">
        <w:rPr>
          <w:sz w:val="24"/>
          <w:rPrChange w16du:dateUtc="2026-07-07T18:18:00Z" w:author="Author" w:date="2026-07-07T20:18:00Z" w:id="15170">
            <w:rPr>
              <w:rFonts w:ascii="Times New Roman"/>
              <w:color w:val="000000"/>
            </w:rPr>
          </w:rPrChange>
        </w:rPr>
        <w:t>consectetur</w:t>
      </w:r>
      <w:r w:rsidR="00A96A35" w:rsidRPr="0027638C">
        <w:rPr>
          <w:sz w:val="24"/>
          <w:rPrChange w16du:dateUtc="2026-07-07T18:18:00Z" w:author="Author" w:date="2026-07-07T20:18:00Z" w:id="15171">
            <w:rPr>
              <w:rFonts w:ascii="Times New Roman"/>
              <w:color w:val="000000"/>
              <w:spacing w:val="3"/>
            </w:rPr>
          </w:rPrChange>
        </w:rPr>
        <w:t xml:space="preserve"> </w:t>
      </w:r>
      <w:r w:rsidR="00A96A35" w:rsidRPr="0027638C">
        <w:rPr>
          <w:sz w:val="24"/>
          <w:rPrChange w16du:dateUtc="2026-07-07T18:18:00Z" w:author="Author" w:date="2026-07-07T20:18:00Z" w:id="15172">
            <w:rPr>
              <w:rFonts w:ascii="Times New Roman"/>
              <w:color w:val="000000"/>
            </w:rPr>
          </w:rPrChange>
        </w:rPr>
        <w:t>adipiscing</w:t>
      </w:r>
      <w:r w:rsidR="00A96A35" w:rsidRPr="0027638C">
        <w:rPr>
          <w:spacing w:val="-1"/>
          <w:sz w:val="24"/>
          <w:rPrChange w16du:dateUtc="2026-07-07T18:18:00Z" w:author="Author" w:date="2026-07-07T20:18:00Z" w:id="15173">
            <w:rPr>
              <w:rFonts w:ascii="Times New Roman"/>
              <w:color w:val="000000"/>
              <w:spacing w:val="3"/>
            </w:rPr>
          </w:rPrChange>
        </w:rPr>
        <w:t xml:space="preserve"> </w:t>
      </w:r>
      <w:r w:rsidR="00A96A35" w:rsidRPr="0027638C">
        <w:rPr>
          <w:sz w:val="24"/>
          <w:rPrChange w16du:dateUtc="2026-07-07T18:18:00Z" w:author="Author" w:date="2026-07-07T20:18:00Z" w:id="15174">
            <w:rPr>
              <w:rFonts w:ascii="Times New Roman" w:hAnsi="Times New Roman"/>
              <w:color w:val="000000"/>
            </w:rPr>
          </w:rPrChange>
        </w:rPr>
        <w:t>Elit’sed</w:t>
      </w:r>
      <w:r w:rsidR="00A96A35" w:rsidRPr="0027638C">
        <w:rPr>
          <w:sz w:val="24"/>
          <w:rPrChange w16du:dateUtc="2026-07-07T18:18:00Z" w:author="Author" w:date="2026-07-07T20:18:00Z" w:id="15175">
            <w:rPr>
              <w:rFonts w:ascii="Times New Roman"/>
              <w:color w:val="000000"/>
              <w:spacing w:val="3"/>
            </w:rPr>
          </w:rPrChange>
        </w:rPr>
        <w:t xml:space="preserve"> </w:t>
      </w:r>
      <w:r w:rsidR="00A96A35" w:rsidRPr="0027638C">
        <w:rPr>
          <w:sz w:val="24"/>
          <w:rPrChange w16du:dateUtc="2026-07-07T18:18:00Z" w:author="Author" w:date="2026-07-07T20:18:00Z" w:id="15176">
            <w:rPr>
              <w:rFonts w:ascii="Times New Roman"/>
              <w:color w:val="000000"/>
            </w:rPr>
          </w:rPrChange>
        </w:rPr>
        <w:t>Do</w:t>
      </w:r>
      <w:r w:rsidR="00A96A35" w:rsidRPr="0027638C">
        <w:rPr>
          <w:sz w:val="24"/>
          <w:rPrChange w16du:dateUtc="2026-07-07T18:18:00Z" w:author="Author" w:date="2026-07-07T20:18:00Z" w:id="15177">
            <w:rPr>
              <w:rFonts w:ascii="Times New Roman"/>
              <w:color w:val="000000"/>
              <w:spacing w:val="3"/>
            </w:rPr>
          </w:rPrChange>
        </w:rPr>
        <w:t xml:space="preserve"> </w:t>
      </w:r>
      <w:r w:rsidR="00A96A35" w:rsidRPr="0027638C">
        <w:rPr>
          <w:sz w:val="24"/>
          <w:rPrChange w16du:dateUtc="2026-07-07T18:18:00Z" w:author="Author" w:date="2026-07-07T20:18:00Z" w:id="15178">
            <w:rPr>
              <w:rFonts w:ascii="Times New Roman"/>
              <w:color w:val="000000"/>
            </w:rPr>
          </w:rPrChange>
        </w:rPr>
        <w:t>Eiusmod</w:t>
      </w:r>
      <w:r w:rsidR="00A96A35" w:rsidRPr="0027638C">
        <w:rPr>
          <w:spacing w:val="-1"/>
          <w:sz w:val="24"/>
          <w:rPrChange w16du:dateUtc="2026-07-07T18:18:00Z" w:author="Author" w:date="2026-07-07T20:18:00Z" w:id="15179">
            <w:rPr>
              <w:rFonts w:ascii="Times New Roman"/>
              <w:color w:val="000000"/>
              <w:spacing w:val="3"/>
            </w:rPr>
          </w:rPrChange>
        </w:rPr>
        <w:t xml:space="preserve"> </w:t>
      </w:r>
      <w:r w:rsidR="00A96A35" w:rsidRPr="0027638C">
        <w:rPr>
          <w:sz w:val="24"/>
          <w:rPrChange w16du:dateUtc="2026-07-07T18:18:00Z" w:author="Author" w:date="2026-07-07T20:18:00Z" w:id="15180">
            <w:rPr>
              <w:rFonts w:ascii="Times New Roman" w:hAnsi="Times New Roman"/>
              <w:color w:val="000000"/>
            </w:rPr>
          </w:rPrChange>
        </w:rPr>
        <w:t>tempor</w:t>
      </w:r>
      <w:del w16du:dateUtc="2026-07-07T18:18:00Z" w:author="Author" w:date="2026-07-07T20:18:00Z" w:id="15181">
        <w:r>
          <w:rPr>
            <w:color w:val="000000"/>
          </w:rPr>
          <w:cr/>
        </w:r>
      </w:del>
      <w:r w:rsidR="00A96A35" w:rsidRPr="0027638C">
        <w:rPr>
          <w:sz w:val="24"/>
          <w:rPrChange w16du:dateUtc="2026-07-07T18:18:00Z" w:author="Author" w:date="2026-07-07T20:18:00Z" w:id="15182">
            <w:rPr>
              <w:rFonts w:ascii="Times New Roman"/>
              <w:color w:val="000000"/>
              <w:spacing w:val="665"/>
            </w:rPr>
          </w:rPrChange>
        </w:rPr>
        <w:t xml:space="preserve"> </w:t>
      </w:r>
      <w:r w:rsidR="00A96A35" w:rsidRPr="0027638C">
        <w:rPr>
          <w:sz w:val="24"/>
          <w:rPrChange w16du:dateUtc="2026-07-07T18:18:00Z" w:author="Author" w:date="2026-07-07T20:18:00Z" w:id="15183">
            <w:rPr>
              <w:rFonts w:ascii="Times New Roman"/>
              <w:color w:val="000000"/>
            </w:rPr>
          </w:rPrChange>
        </w:rPr>
        <w:t>incididunt</w:t>
      </w:r>
      <w:r w:rsidR="00A96A35" w:rsidRPr="0027638C">
        <w:rPr>
          <w:sz w:val="24"/>
          <w:rPrChange w16du:dateUtc="2026-07-07T18:18:00Z" w:author="Author" w:date="2026-07-07T20:18:00Z" w:id="15184">
            <w:rPr>
              <w:rFonts w:ascii="Times New Roman"/>
              <w:color w:val="000000"/>
              <w:spacing w:val="94"/>
            </w:rPr>
          </w:rPrChange>
        </w:rPr>
        <w:t xml:space="preserve"> </w:t>
      </w:r>
      <w:r w:rsidR="00A96A35" w:rsidRPr="0027638C">
        <w:rPr>
          <w:sz w:val="24"/>
          <w:rPrChange w16du:dateUtc="2026-07-07T18:18:00Z" w:author="Author" w:date="2026-07-07T20:18:00Z" w:id="15185">
            <w:rPr>
              <w:rFonts w:ascii="Times New Roman"/>
              <w:color w:val="000000"/>
            </w:rPr>
          </w:rPrChange>
        </w:rPr>
        <w:t>ut</w:t>
      </w:r>
      <w:r w:rsidR="00A96A35" w:rsidRPr="0027638C">
        <w:rPr>
          <w:sz w:val="24"/>
          <w:rPrChange w16du:dateUtc="2026-07-07T18:18:00Z" w:author="Author" w:date="2026-07-07T20:18:00Z" w:id="15186">
            <w:rPr>
              <w:rFonts w:ascii="Times New Roman"/>
              <w:color w:val="000000"/>
              <w:spacing w:val="94"/>
            </w:rPr>
          </w:rPrChange>
        </w:rPr>
        <w:t xml:space="preserve"> </w:t>
      </w:r>
      <w:r w:rsidR="00A96A35" w:rsidRPr="0027638C">
        <w:rPr>
          <w:sz w:val="24"/>
          <w:rPrChange w16du:dateUtc="2026-07-07T18:18:00Z" w:author="Author" w:date="2026-07-07T20:18:00Z" w:id="15187">
            <w:rPr>
              <w:rFonts w:ascii="Times New Roman"/>
              <w:color w:val="000000"/>
            </w:rPr>
          </w:rPrChange>
        </w:rPr>
        <w:t>labore</w:t>
      </w:r>
      <w:r w:rsidR="00A96A35" w:rsidRPr="0027638C">
        <w:rPr>
          <w:sz w:val="24"/>
          <w:rPrChange w16du:dateUtc="2026-07-07T18:18:00Z" w:author="Author" w:date="2026-07-07T20:18:00Z" w:id="15188">
            <w:rPr>
              <w:rFonts w:ascii="Times New Roman"/>
              <w:color w:val="000000"/>
              <w:spacing w:val="94"/>
            </w:rPr>
          </w:rPrChange>
        </w:rPr>
        <w:t xml:space="preserve"> </w:t>
      </w:r>
      <w:r w:rsidR="00A96A35" w:rsidRPr="0027638C">
        <w:rPr>
          <w:sz w:val="24"/>
          <w:rPrChange w16du:dateUtc="2026-07-07T18:18:00Z" w:author="Author" w:date="2026-07-07T20:18:00Z" w:id="15189">
            <w:rPr>
              <w:rFonts w:ascii="Times New Roman"/>
              <w:color w:val="000000"/>
            </w:rPr>
          </w:rPrChange>
        </w:rPr>
        <w:t>et</w:t>
      </w:r>
      <w:r w:rsidR="00A96A35" w:rsidRPr="0027638C">
        <w:rPr>
          <w:sz w:val="24"/>
          <w:rPrChange w16du:dateUtc="2026-07-07T18:18:00Z" w:author="Author" w:date="2026-07-07T20:18:00Z" w:id="15190">
            <w:rPr>
              <w:rFonts w:ascii="Times New Roman"/>
              <w:color w:val="000000"/>
              <w:spacing w:val="94"/>
            </w:rPr>
          </w:rPrChange>
        </w:rPr>
        <w:t xml:space="preserve"> </w:t>
      </w:r>
      <w:r w:rsidR="00A96A35" w:rsidRPr="0027638C">
        <w:rPr>
          <w:sz w:val="24"/>
          <w:rPrChange w16du:dateUtc="2026-07-07T18:18:00Z" w:author="Author" w:date="2026-07-07T20:18:00Z" w:id="15191">
            <w:rPr>
              <w:rFonts w:ascii="Times New Roman"/>
              <w:color w:val="000000"/>
            </w:rPr>
          </w:rPrChange>
        </w:rPr>
        <w:t>dolore</w:t>
      </w:r>
      <w:r w:rsidR="00A96A35" w:rsidRPr="0027638C">
        <w:rPr>
          <w:sz w:val="24"/>
          <w:rPrChange w16du:dateUtc="2026-07-07T18:18:00Z" w:author="Author" w:date="2026-07-07T20:18:00Z" w:id="15192">
            <w:rPr>
              <w:rFonts w:ascii="Times New Roman"/>
              <w:color w:val="000000"/>
              <w:spacing w:val="94"/>
            </w:rPr>
          </w:rPrChange>
        </w:rPr>
        <w:t xml:space="preserve"> </w:t>
      </w:r>
      <w:r w:rsidR="00A96A35" w:rsidRPr="0027638C">
        <w:rPr>
          <w:sz w:val="24"/>
          <w:rPrChange w16du:dateUtc="2026-07-07T18:18:00Z" w:author="Author" w:date="2026-07-07T20:18:00Z" w:id="15193">
            <w:rPr>
              <w:rFonts w:ascii="Times New Roman"/>
              <w:color w:val="000000"/>
            </w:rPr>
          </w:rPrChange>
        </w:rPr>
        <w:t>magna</w:t>
      </w:r>
      <w:r w:rsidR="00A96A35" w:rsidRPr="0027638C">
        <w:rPr>
          <w:sz w:val="24"/>
          <w:rPrChange w16du:dateUtc="2026-07-07T18:18:00Z" w:author="Author" w:date="2026-07-07T20:18:00Z" w:id="15194">
            <w:rPr>
              <w:rFonts w:ascii="Times New Roman"/>
              <w:color w:val="000000"/>
              <w:spacing w:val="94"/>
            </w:rPr>
          </w:rPrChange>
        </w:rPr>
        <w:t xml:space="preserve"> </w:t>
      </w:r>
      <w:r w:rsidR="00A96A35" w:rsidRPr="0027638C">
        <w:rPr>
          <w:sz w:val="24"/>
          <w:rPrChange w16du:dateUtc="2026-07-07T18:18:00Z" w:author="Author" w:date="2026-07-07T20:18:00Z" w:id="15195">
            <w:rPr>
              <w:rFonts w:ascii="Times New Roman"/>
              <w:color w:val="000000"/>
            </w:rPr>
          </w:rPrChange>
        </w:rPr>
        <w:t>aliqua</w:t>
      </w:r>
      <w:r w:rsidR="00A96A35" w:rsidRPr="0027638C">
        <w:rPr>
          <w:sz w:val="24"/>
          <w:rPrChange w16du:dateUtc="2026-07-07T18:18:00Z" w:author="Author" w:date="2026-07-07T20:18:00Z" w:id="15196">
            <w:rPr>
              <w:rFonts w:ascii="Times New Roman"/>
              <w:color w:val="000000"/>
              <w:spacing w:val="94"/>
            </w:rPr>
          </w:rPrChange>
        </w:rPr>
        <w:t xml:space="preserve"> </w:t>
      </w:r>
      <w:r w:rsidR="00A96A35" w:rsidRPr="0027638C">
        <w:rPr>
          <w:sz w:val="24"/>
          <w:rPrChange w16du:dateUtc="2026-07-07T18:18:00Z" w:author="Author" w:date="2026-07-07T20:18:00Z" w:id="15197">
            <w:rPr>
              <w:rFonts w:ascii="Times New Roman"/>
              <w:color w:val="000000"/>
            </w:rPr>
          </w:rPrChange>
        </w:rPr>
        <w:t>Lorem</w:t>
      </w:r>
      <w:r w:rsidR="00A96A35" w:rsidRPr="0027638C">
        <w:rPr>
          <w:sz w:val="24"/>
          <w:rPrChange w16du:dateUtc="2026-07-07T18:18:00Z" w:author="Author" w:date="2026-07-07T20:18:00Z" w:id="15198">
            <w:rPr>
              <w:rFonts w:ascii="Times New Roman"/>
              <w:color w:val="000000"/>
              <w:spacing w:val="94"/>
            </w:rPr>
          </w:rPrChange>
        </w:rPr>
        <w:t xml:space="preserve"> </w:t>
      </w:r>
      <w:r w:rsidR="00A96A35" w:rsidRPr="0027638C">
        <w:rPr>
          <w:sz w:val="24"/>
          <w:rPrChange w16du:dateUtc="2026-07-07T18:18:00Z" w:author="Author" w:date="2026-07-07T20:18:00Z" w:id="15199">
            <w:rPr>
              <w:rFonts w:ascii="Times New Roman"/>
              <w:color w:val="000000"/>
            </w:rPr>
          </w:rPrChange>
        </w:rPr>
        <w:t>ipsum</w:t>
      </w:r>
      <w:r w:rsidR="00A96A35" w:rsidRPr="0027638C">
        <w:rPr>
          <w:sz w:val="24"/>
          <w:rPrChange w16du:dateUtc="2026-07-07T18:18:00Z" w:author="Author" w:date="2026-07-07T20:18:00Z" w:id="15200">
            <w:rPr>
              <w:rFonts w:ascii="Times New Roman"/>
              <w:color w:val="000000"/>
              <w:spacing w:val="94"/>
            </w:rPr>
          </w:rPrChange>
        </w:rPr>
        <w:t xml:space="preserve"> </w:t>
      </w:r>
      <w:r w:rsidR="00A96A35" w:rsidRPr="0027638C">
        <w:rPr>
          <w:sz w:val="24"/>
          <w:rPrChange w16du:dateUtc="2026-07-07T18:18:00Z" w:author="Author" w:date="2026-07-07T20:18:00Z" w:id="15201">
            <w:rPr>
              <w:rFonts w:ascii="Times New Roman"/>
              <w:color w:val="000000"/>
            </w:rPr>
          </w:rPrChange>
        </w:rPr>
        <w:t>dolor</w:t>
      </w:r>
      <w:r w:rsidR="00A96A35" w:rsidRPr="0027638C">
        <w:rPr>
          <w:sz w:val="24"/>
          <w:rPrChange w16du:dateUtc="2026-07-07T18:18:00Z" w:author="Author" w:date="2026-07-07T20:18:00Z" w:id="15202">
            <w:rPr>
              <w:rFonts w:ascii="Times New Roman"/>
              <w:color w:val="000000"/>
              <w:spacing w:val="94"/>
            </w:rPr>
          </w:rPrChange>
        </w:rPr>
        <w:t xml:space="preserve"> </w:t>
      </w:r>
      <w:r w:rsidR="00A96A35" w:rsidRPr="0027638C">
        <w:rPr>
          <w:sz w:val="24"/>
          <w:rPrChange w16du:dateUtc="2026-07-07T18:18:00Z" w:author="Author" w:date="2026-07-07T20:18:00Z" w:id="15203">
            <w:rPr>
              <w:rFonts w:ascii="Times New Roman" w:hAnsi="Times New Roman"/>
              <w:color w:val="000000"/>
            </w:rPr>
          </w:rPrChange>
        </w:rPr>
        <w:t>Sit</w:t>
      </w:r>
      <w:del w16du:dateUtc="2026-07-07T18:18:00Z" w:author="Author" w:date="2026-07-07T20:18:00Z" w:id="15204">
        <w:r>
          <w:rPr>
            <w:color w:val="000000"/>
          </w:rPr>
          <w:cr/>
        </w:r>
      </w:del>
      <w:r w:rsidR="00A96A35" w:rsidRPr="0027638C">
        <w:rPr>
          <w:sz w:val="24"/>
          <w:rPrChange w16du:dateUtc="2026-07-07T18:18:00Z" w:author="Author" w:date="2026-07-07T20:18:00Z" w:id="15205">
            <w:rPr>
              <w:rFonts w:ascii="Times New Roman"/>
              <w:color w:val="000000"/>
              <w:spacing w:val="665"/>
            </w:rPr>
          </w:rPrChange>
        </w:rPr>
        <w:t xml:space="preserve"> </w:t>
      </w:r>
      <w:r w:rsidR="00A96A35" w:rsidRPr="0027638C">
        <w:rPr>
          <w:sz w:val="24"/>
          <w:rPrChange w16du:dateUtc="2026-07-07T18:18:00Z" w:author="Author" w:date="2026-07-07T20:18:00Z" w:id="15206">
            <w:rPr>
              <w:rFonts w:ascii="Times New Roman"/>
              <w:color w:val="000000"/>
            </w:rPr>
          </w:rPrChange>
        </w:rPr>
        <w:t>Amet consectetur adipiscing elit;</w:t>
      </w:r>
    </w:p>
    <w:p w14:paraId="584D91F8" w14:textId="77777777" w:rsidR="009609E8" w:rsidRDefault="00000000" w:rsidRPr="0027638C">
      <w:pPr>
        <w:pStyle w:val="ListParagraph"/>
        <w:numPr>
          <w:ilvl w:val="2"/>
          <w:numId w:val="5"/>
        </w:numPr>
        <w:tabs>
          <w:tab w:pos="2160" w:val="left"/>
        </w:tabs>
        <w:spacing w:before="234"/>
        <w:ind w:right="355"/>
        <w:rPr>
          <w:sz w:val="24"/>
          <w:rPrChange w16du:dateUtc="2026-07-07T18:18:00Z" w:author="Author" w:date="2026-07-07T20:18:00Z" w:id="15207">
            <w:rPr>
              <w:rFonts w:ascii="Times New Roman"/>
              <w:color w:val="000000"/>
            </w:rPr>
          </w:rPrChange>
        </w:rPr>
        <w:pPrChange w16du:dateUtc="2026-07-07T18:18:00Z" w:author="Author" w:date="2026-07-07T20:18:00Z" w:id="15208">
          <w:pPr>
            <w:spacing w:after="0" w:before="260" w:line="253" w:lineRule="exact"/>
            <w:ind w:left="720"/>
            <w:jc w:val="left"/>
          </w:pPr>
        </w:pPrChange>
      </w:pPr>
      <w:del w16du:dateUtc="2026-07-07T18:18:00Z" w:author="Author" w:date="2026-07-07T20:18:00Z" w:id="15209">
        <w:r>
          <w:rPr>
            <w:color w:val="000000"/>
            <w:sz w:val="24"/>
          </w:rPr>
          <w:delText>(iii)</w:delText>
        </w:r>
        <w:r>
          <w:rPr>
            <w:color w:val="000000"/>
            <w:spacing w:val="300"/>
            <w:sz w:val="24"/>
          </w:rPr>
          <w:delText xml:space="preserve"> </w:delText>
        </w:r>
      </w:del>
      <w:r w:rsidR="00A96A35" w:rsidRPr="0027638C">
        <w:rPr>
          <w:sz w:val="24"/>
          <w:rPrChange w16du:dateUtc="2026-07-07T18:18:00Z" w:author="Author" w:date="2026-07-07T20:18:00Z" w:id="15210">
            <w:rPr>
              <w:rFonts w:ascii="Times New Roman"/>
              <w:color w:val="000000"/>
            </w:rPr>
          </w:rPrChange>
        </w:rPr>
        <w:t>sed</w:t>
      </w:r>
      <w:r w:rsidR="00A96A35" w:rsidRPr="0027638C">
        <w:rPr>
          <w:sz w:val="24"/>
          <w:rPrChange w16du:dateUtc="2026-07-07T18:18:00Z" w:author="Author" w:date="2026-07-07T20:18:00Z" w:id="15211">
            <w:rPr>
              <w:rFonts w:ascii="Times New Roman"/>
              <w:color w:val="000000"/>
              <w:spacing w:val="11"/>
            </w:rPr>
          </w:rPrChange>
        </w:rPr>
        <w:t xml:space="preserve"> </w:t>
      </w:r>
      <w:r w:rsidR="00A96A35" w:rsidRPr="0027638C">
        <w:rPr>
          <w:sz w:val="24"/>
          <w:rPrChange w16du:dateUtc="2026-07-07T18:18:00Z" w:author="Author" w:date="2026-07-07T20:18:00Z" w:id="15212">
            <w:rPr>
              <w:rFonts w:ascii="Times New Roman"/>
              <w:color w:val="000000"/>
            </w:rPr>
          </w:rPrChange>
        </w:rPr>
        <w:t>do</w:t>
      </w:r>
      <w:r w:rsidR="00A96A35" w:rsidRPr="0027638C">
        <w:rPr>
          <w:sz w:val="24"/>
          <w:rPrChange w16du:dateUtc="2026-07-07T18:18:00Z" w:author="Author" w:date="2026-07-07T20:18:00Z" w:id="15213">
            <w:rPr>
              <w:rFonts w:ascii="Times New Roman"/>
              <w:color w:val="000000"/>
              <w:spacing w:val="11"/>
            </w:rPr>
          </w:rPrChange>
        </w:rPr>
        <w:t xml:space="preserve"> </w:t>
      </w:r>
      <w:r w:rsidR="00A96A35" w:rsidRPr="0027638C">
        <w:rPr>
          <w:sz w:val="24"/>
          <w:rPrChange w16du:dateUtc="2026-07-07T18:18:00Z" w:author="Author" w:date="2026-07-07T20:18:00Z" w:id="15214">
            <w:rPr>
              <w:rFonts w:ascii="Times New Roman"/>
              <w:color w:val="000000"/>
            </w:rPr>
          </w:rPrChange>
        </w:rPr>
        <w:t>eiusmod</w:t>
      </w:r>
      <w:r w:rsidR="00A96A35" w:rsidRPr="0027638C">
        <w:rPr>
          <w:sz w:val="24"/>
          <w:rPrChange w16du:dateUtc="2026-07-07T18:18:00Z" w:author="Author" w:date="2026-07-07T20:18:00Z" w:id="15215">
            <w:rPr>
              <w:rFonts w:ascii="Times New Roman"/>
              <w:color w:val="000000"/>
              <w:spacing w:val="11"/>
            </w:rPr>
          </w:rPrChange>
        </w:rPr>
        <w:t xml:space="preserve"> </w:t>
      </w:r>
      <w:r w:rsidR="00A96A35" w:rsidRPr="0027638C">
        <w:rPr>
          <w:sz w:val="24"/>
          <w:rPrChange w16du:dateUtc="2026-07-07T18:18:00Z" w:author="Author" w:date="2026-07-07T20:18:00Z" w:id="15216">
            <w:rPr>
              <w:rFonts w:ascii="Times New Roman"/>
              <w:color w:val="000000"/>
            </w:rPr>
          </w:rPrChange>
        </w:rPr>
        <w:t>tempor</w:t>
      </w:r>
      <w:r w:rsidR="00A96A35" w:rsidRPr="0027638C">
        <w:rPr>
          <w:sz w:val="24"/>
          <w:rPrChange w16du:dateUtc="2026-07-07T18:18:00Z" w:author="Author" w:date="2026-07-07T20:18:00Z" w:id="15217">
            <w:rPr>
              <w:rFonts w:ascii="Times New Roman"/>
              <w:color w:val="000000"/>
              <w:spacing w:val="10"/>
            </w:rPr>
          </w:rPrChange>
        </w:rPr>
        <w:t xml:space="preserve"> </w:t>
      </w:r>
      <w:r w:rsidR="00A96A35" w:rsidRPr="0027638C">
        <w:rPr>
          <w:sz w:val="24"/>
          <w:rPrChange w16du:dateUtc="2026-07-07T18:18:00Z" w:author="Author" w:date="2026-07-07T20:18:00Z" w:id="15218">
            <w:rPr>
              <w:rFonts w:ascii="Times New Roman"/>
              <w:color w:val="000000"/>
            </w:rPr>
          </w:rPrChange>
        </w:rPr>
        <w:t>incididunt</w:t>
      </w:r>
      <w:r w:rsidR="00A96A35" w:rsidRPr="0027638C">
        <w:rPr>
          <w:sz w:val="24"/>
          <w:rPrChange w16du:dateUtc="2026-07-07T18:18:00Z" w:author="Author" w:date="2026-07-07T20:18:00Z" w:id="15219">
            <w:rPr>
              <w:rFonts w:ascii="Times New Roman"/>
              <w:color w:val="000000"/>
              <w:spacing w:val="11"/>
            </w:rPr>
          </w:rPrChange>
        </w:rPr>
        <w:t xml:space="preserve"> </w:t>
      </w:r>
      <w:r w:rsidR="00A96A35" w:rsidRPr="0027638C">
        <w:rPr>
          <w:sz w:val="24"/>
          <w:rPrChange w16du:dateUtc="2026-07-07T18:18:00Z" w:author="Author" w:date="2026-07-07T20:18:00Z" w:id="15220">
            <w:rPr>
              <w:rFonts w:ascii="Times New Roman"/>
              <w:color w:val="000000"/>
            </w:rPr>
          </w:rPrChange>
        </w:rPr>
        <w:t>ut</w:t>
      </w:r>
      <w:r w:rsidR="00A96A35" w:rsidRPr="0027638C">
        <w:rPr>
          <w:sz w:val="24"/>
          <w:rPrChange w16du:dateUtc="2026-07-07T18:18:00Z" w:author="Author" w:date="2026-07-07T20:18:00Z" w:id="15221">
            <w:rPr>
              <w:rFonts w:ascii="Times New Roman"/>
              <w:color w:val="000000"/>
              <w:spacing w:val="11"/>
            </w:rPr>
          </w:rPrChange>
        </w:rPr>
        <w:t xml:space="preserve"> </w:t>
      </w:r>
      <w:r w:rsidR="00A96A35" w:rsidRPr="0027638C">
        <w:rPr>
          <w:sz w:val="24"/>
          <w:rPrChange w16du:dateUtc="2026-07-07T18:18:00Z" w:author="Author" w:date="2026-07-07T20:18:00Z" w:id="15222">
            <w:rPr>
              <w:rFonts w:ascii="Times New Roman"/>
              <w:color w:val="000000"/>
            </w:rPr>
          </w:rPrChange>
        </w:rPr>
        <w:t>Labore</w:t>
      </w:r>
      <w:r w:rsidR="00A96A35" w:rsidRPr="0027638C">
        <w:rPr>
          <w:sz w:val="24"/>
          <w:rPrChange w16du:dateUtc="2026-07-07T18:18:00Z" w:author="Author" w:date="2026-07-07T20:18:00Z" w:id="15223">
            <w:rPr>
              <w:rFonts w:ascii="Times New Roman"/>
              <w:color w:val="000000"/>
              <w:spacing w:val="11"/>
            </w:rPr>
          </w:rPrChange>
        </w:rPr>
        <w:t xml:space="preserve"> </w:t>
      </w:r>
      <w:r w:rsidR="00A96A35" w:rsidRPr="0027638C">
        <w:rPr>
          <w:sz w:val="24"/>
          <w:rPrChange w16du:dateUtc="2026-07-07T18:18:00Z" w:author="Author" w:date="2026-07-07T20:18:00Z" w:id="15224">
            <w:rPr>
              <w:rFonts w:ascii="Times New Roman"/>
              <w:color w:val="000000"/>
            </w:rPr>
          </w:rPrChange>
        </w:rPr>
        <w:t>et</w:t>
      </w:r>
      <w:r w:rsidR="00A96A35" w:rsidRPr="0027638C">
        <w:rPr>
          <w:sz w:val="24"/>
          <w:rPrChange w16du:dateUtc="2026-07-07T18:18:00Z" w:author="Author" w:date="2026-07-07T20:18:00Z" w:id="15225">
            <w:rPr>
              <w:rFonts w:ascii="Times New Roman"/>
              <w:color w:val="000000"/>
              <w:spacing w:val="11"/>
            </w:rPr>
          </w:rPrChange>
        </w:rPr>
        <w:t xml:space="preserve"> </w:t>
      </w:r>
      <w:r w:rsidR="00A96A35" w:rsidRPr="0027638C">
        <w:rPr>
          <w:sz w:val="24"/>
          <w:rPrChange w16du:dateUtc="2026-07-07T18:18:00Z" w:author="Author" w:date="2026-07-07T20:18:00Z" w:id="15226">
            <w:rPr>
              <w:rFonts w:ascii="Times New Roman"/>
              <w:color w:val="000000"/>
            </w:rPr>
          </w:rPrChange>
        </w:rPr>
        <w:t>dolore</w:t>
      </w:r>
      <w:r w:rsidR="00A96A35" w:rsidRPr="0027638C">
        <w:rPr>
          <w:sz w:val="24"/>
          <w:rPrChange w16du:dateUtc="2026-07-07T18:18:00Z" w:author="Author" w:date="2026-07-07T20:18:00Z" w:id="15227">
            <w:rPr>
              <w:rFonts w:ascii="Times New Roman"/>
              <w:color w:val="000000"/>
              <w:spacing w:val="11"/>
            </w:rPr>
          </w:rPrChange>
        </w:rPr>
        <w:t xml:space="preserve"> </w:t>
      </w:r>
      <w:r w:rsidR="00A96A35" w:rsidRPr="0027638C">
        <w:rPr>
          <w:sz w:val="24"/>
          <w:rPrChange w16du:dateUtc="2026-07-07T18:18:00Z" w:author="Author" w:date="2026-07-07T20:18:00Z" w:id="15228">
            <w:rPr>
              <w:rFonts w:ascii="Times New Roman" w:hAnsi="Times New Roman"/>
              <w:color w:val="000000"/>
            </w:rPr>
          </w:rPrChange>
        </w:rPr>
        <w:t>Magna’aliqua</w:t>
      </w:r>
      <w:r w:rsidR="00A96A35" w:rsidRPr="0027638C">
        <w:rPr>
          <w:sz w:val="24"/>
          <w:rPrChange w16du:dateUtc="2026-07-07T18:18:00Z" w:author="Author" w:date="2026-07-07T20:18:00Z" w:id="15229">
            <w:rPr>
              <w:rFonts w:ascii="Times New Roman"/>
              <w:color w:val="000000"/>
              <w:spacing w:val="11"/>
            </w:rPr>
          </w:rPrChange>
        </w:rPr>
        <w:t xml:space="preserve"> </w:t>
      </w:r>
      <w:r w:rsidR="00A96A35" w:rsidRPr="0027638C">
        <w:rPr>
          <w:sz w:val="24"/>
          <w:rPrChange w16du:dateUtc="2026-07-07T18:18:00Z" w:author="Author" w:date="2026-07-07T20:18:00Z" w:id="15230">
            <w:rPr>
              <w:rFonts w:ascii="Times New Roman" w:hAnsi="Times New Roman"/>
              <w:color w:val="000000"/>
            </w:rPr>
          </w:rPrChange>
        </w:rPr>
        <w:t>lorem</w:t>
      </w:r>
      <w:del w16du:dateUtc="2026-07-07T18:18:00Z" w:author="Author" w:date="2026-07-07T20:18:00Z" w:id="15231">
        <w:r>
          <w:rPr>
            <w:color w:val="000000"/>
          </w:rPr>
          <w:cr/>
        </w:r>
      </w:del>
      <w:r w:rsidR="00A96A35" w:rsidRPr="0027638C">
        <w:rPr>
          <w:sz w:val="24"/>
          <w:rPrChange w16du:dateUtc="2026-07-07T18:18:00Z" w:author="Author" w:date="2026-07-07T20:18:00Z" w:id="15232">
            <w:rPr>
              <w:rFonts w:ascii="Times New Roman"/>
              <w:color w:val="000000"/>
              <w:spacing w:val="665"/>
            </w:rPr>
          </w:rPrChange>
        </w:rPr>
        <w:t xml:space="preserve"> </w:t>
      </w:r>
      <w:r w:rsidR="00A96A35" w:rsidRPr="0027638C">
        <w:rPr>
          <w:sz w:val="24"/>
          <w:rPrChange w16du:dateUtc="2026-07-07T18:18:00Z" w:author="Author" w:date="2026-07-07T20:18:00Z" w:id="15233">
            <w:rPr>
              <w:rFonts w:ascii="Times New Roman"/>
              <w:color w:val="000000"/>
            </w:rPr>
          </w:rPrChange>
        </w:rPr>
        <w:t>ipsum</w:t>
      </w:r>
      <w:r w:rsidR="00A96A35" w:rsidRPr="0027638C">
        <w:rPr>
          <w:spacing w:val="-6"/>
          <w:sz w:val="24"/>
          <w:rPrChange w16du:dateUtc="2026-07-07T18:18:00Z" w:author="Author" w:date="2026-07-07T20:18:00Z" w:id="15234">
            <w:rPr>
              <w:rFonts w:ascii="Times New Roman"/>
              <w:color w:val="000000"/>
              <w:spacing w:val="-3"/>
            </w:rPr>
          </w:rPrChange>
        </w:rPr>
        <w:t xml:space="preserve"> </w:t>
      </w:r>
      <w:r w:rsidR="00A96A35" w:rsidRPr="0027638C">
        <w:rPr>
          <w:sz w:val="24"/>
          <w:rPrChange w16du:dateUtc="2026-07-07T18:18:00Z" w:author="Author" w:date="2026-07-07T20:18:00Z" w:id="15235">
            <w:rPr>
              <w:rFonts w:ascii="Times New Roman"/>
              <w:color w:val="000000"/>
            </w:rPr>
          </w:rPrChange>
        </w:rPr>
        <w:t>dolor</w:t>
      </w:r>
      <w:r w:rsidR="00A96A35" w:rsidRPr="0027638C">
        <w:rPr>
          <w:spacing w:val="-6"/>
          <w:sz w:val="24"/>
          <w:rPrChange w16du:dateUtc="2026-07-07T18:18:00Z" w:author="Author" w:date="2026-07-07T20:18:00Z" w:id="15236">
            <w:rPr>
              <w:rFonts w:ascii="Times New Roman"/>
              <w:color w:val="000000"/>
              <w:spacing w:val="-3"/>
            </w:rPr>
          </w:rPrChange>
        </w:rPr>
        <w:t xml:space="preserve"> </w:t>
      </w:r>
      <w:r w:rsidR="00A96A35" w:rsidRPr="0027638C">
        <w:rPr>
          <w:sz w:val="24"/>
          <w:rPrChange w16du:dateUtc="2026-07-07T18:18:00Z" w:author="Author" w:date="2026-07-07T20:18:00Z" w:id="15237">
            <w:rPr>
              <w:rFonts w:ascii="Times New Roman"/>
              <w:color w:val="000000"/>
            </w:rPr>
          </w:rPrChange>
        </w:rPr>
        <w:t>sit</w:t>
      </w:r>
      <w:r w:rsidR="00A96A35" w:rsidRPr="0027638C">
        <w:rPr>
          <w:spacing w:val="-6"/>
          <w:sz w:val="24"/>
          <w:rPrChange w16du:dateUtc="2026-07-07T18:18:00Z" w:author="Author" w:date="2026-07-07T20:18:00Z" w:id="15238">
            <w:rPr>
              <w:rFonts w:ascii="Times New Roman"/>
              <w:color w:val="000000"/>
              <w:spacing w:val="-3"/>
            </w:rPr>
          </w:rPrChange>
        </w:rPr>
        <w:t xml:space="preserve"> </w:t>
      </w:r>
      <w:r w:rsidR="00A96A35" w:rsidRPr="0027638C">
        <w:rPr>
          <w:sz w:val="24"/>
          <w:rPrChange w16du:dateUtc="2026-07-07T18:18:00Z" w:author="Author" w:date="2026-07-07T20:18:00Z" w:id="15239">
            <w:rPr>
              <w:rFonts w:ascii="Times New Roman"/>
              <w:color w:val="000000"/>
            </w:rPr>
          </w:rPrChange>
        </w:rPr>
        <w:t>Amet</w:t>
      </w:r>
      <w:r w:rsidR="00A96A35" w:rsidRPr="0027638C">
        <w:rPr>
          <w:spacing w:val="-6"/>
          <w:sz w:val="24"/>
          <w:rPrChange w16du:dateUtc="2026-07-07T18:18:00Z" w:author="Author" w:date="2026-07-07T20:18:00Z" w:id="15240">
            <w:rPr>
              <w:rFonts w:ascii="Times New Roman"/>
              <w:color w:val="000000"/>
              <w:spacing w:val="-3"/>
            </w:rPr>
          </w:rPrChange>
        </w:rPr>
        <w:t xml:space="preserve"> </w:t>
      </w:r>
      <w:r w:rsidR="00A96A35" w:rsidRPr="0027638C">
        <w:rPr>
          <w:sz w:val="24"/>
          <w:rPrChange w16du:dateUtc="2026-07-07T18:18:00Z" w:author="Author" w:date="2026-07-07T20:18:00Z" w:id="15241">
            <w:rPr>
              <w:rFonts w:ascii="Times New Roman"/>
              <w:color w:val="000000"/>
            </w:rPr>
          </w:rPrChange>
        </w:rPr>
        <w:t>consectetur</w:t>
      </w:r>
      <w:r w:rsidR="00A96A35" w:rsidRPr="0027638C">
        <w:rPr>
          <w:spacing w:val="-6"/>
          <w:sz w:val="24"/>
          <w:rPrChange w16du:dateUtc="2026-07-07T18:18:00Z" w:author="Author" w:date="2026-07-07T20:18:00Z" w:id="15242">
            <w:rPr>
              <w:rFonts w:ascii="Times New Roman"/>
              <w:color w:val="000000"/>
              <w:spacing w:val="-3"/>
            </w:rPr>
          </w:rPrChange>
        </w:rPr>
        <w:t xml:space="preserve"> </w:t>
      </w:r>
      <w:r w:rsidR="00A96A35" w:rsidRPr="0027638C">
        <w:rPr>
          <w:sz w:val="24"/>
          <w:rPrChange w16du:dateUtc="2026-07-07T18:18:00Z" w:author="Author" w:date="2026-07-07T20:18:00Z" w:id="15243">
            <w:rPr>
              <w:rFonts w:ascii="Times New Roman"/>
              <w:color w:val="000000"/>
            </w:rPr>
          </w:rPrChange>
        </w:rPr>
        <w:t>adipiscing</w:t>
      </w:r>
      <w:r w:rsidR="00A96A35" w:rsidRPr="0027638C">
        <w:rPr>
          <w:spacing w:val="-6"/>
          <w:sz w:val="24"/>
          <w:rPrChange w16du:dateUtc="2026-07-07T18:18:00Z" w:author="Author" w:date="2026-07-07T20:18:00Z" w:id="15244">
            <w:rPr>
              <w:rFonts w:ascii="Times New Roman"/>
              <w:color w:val="000000"/>
              <w:spacing w:val="-3"/>
            </w:rPr>
          </w:rPrChange>
        </w:rPr>
        <w:t xml:space="preserve"> </w:t>
      </w:r>
      <w:r w:rsidR="00A96A35" w:rsidRPr="0027638C">
        <w:rPr>
          <w:sz w:val="24"/>
          <w:rPrChange w16du:dateUtc="2026-07-07T18:18:00Z" w:author="Author" w:date="2026-07-07T20:18:00Z" w:id="15245">
            <w:rPr>
              <w:rFonts w:ascii="Times New Roman"/>
              <w:color w:val="000000"/>
            </w:rPr>
          </w:rPrChange>
        </w:rPr>
        <w:t>elit</w:t>
      </w:r>
      <w:r w:rsidR="00A96A35" w:rsidRPr="0027638C">
        <w:rPr>
          <w:spacing w:val="-6"/>
          <w:sz w:val="24"/>
          <w:rPrChange w16du:dateUtc="2026-07-07T18:18:00Z" w:author="Author" w:date="2026-07-07T20:18:00Z" w:id="15246">
            <w:rPr>
              <w:rFonts w:ascii="Times New Roman"/>
              <w:color w:val="000000"/>
              <w:spacing w:val="-3"/>
            </w:rPr>
          </w:rPrChange>
        </w:rPr>
        <w:t xml:space="preserve"> </w:t>
      </w:r>
      <w:r w:rsidR="00A96A35" w:rsidRPr="0027638C">
        <w:rPr>
          <w:sz w:val="24"/>
          <w:rPrChange w16du:dateUtc="2026-07-07T18:18:00Z" w:author="Author" w:date="2026-07-07T20:18:00Z" w:id="15247">
            <w:rPr>
              <w:rFonts w:ascii="Times New Roman"/>
              <w:color w:val="000000"/>
            </w:rPr>
          </w:rPrChange>
        </w:rPr>
        <w:t>sed</w:t>
      </w:r>
      <w:r w:rsidR="00A96A35" w:rsidRPr="0027638C">
        <w:rPr>
          <w:spacing w:val="-6"/>
          <w:sz w:val="24"/>
          <w:rPrChange w16du:dateUtc="2026-07-07T18:18:00Z" w:author="Author" w:date="2026-07-07T20:18:00Z" w:id="15248">
            <w:rPr>
              <w:rFonts w:ascii="Times New Roman"/>
              <w:color w:val="000000"/>
              <w:spacing w:val="-3"/>
            </w:rPr>
          </w:rPrChange>
        </w:rPr>
        <w:t xml:space="preserve"> </w:t>
      </w:r>
      <w:r w:rsidR="00A96A35" w:rsidRPr="0027638C">
        <w:rPr>
          <w:sz w:val="24"/>
          <w:rPrChange w16du:dateUtc="2026-07-07T18:18:00Z" w:author="Author" w:date="2026-07-07T20:18:00Z" w:id="15249">
            <w:rPr>
              <w:rFonts w:ascii="Times New Roman"/>
              <w:color w:val="000000"/>
            </w:rPr>
          </w:rPrChange>
        </w:rPr>
        <w:t>do</w:t>
      </w:r>
      <w:r w:rsidR="00A96A35" w:rsidRPr="0027638C">
        <w:rPr>
          <w:spacing w:val="-6"/>
          <w:sz w:val="24"/>
          <w:rPrChange w16du:dateUtc="2026-07-07T18:18:00Z" w:author="Author" w:date="2026-07-07T20:18:00Z" w:id="15250">
            <w:rPr>
              <w:rFonts w:ascii="Times New Roman"/>
              <w:color w:val="000000"/>
              <w:spacing w:val="-3"/>
            </w:rPr>
          </w:rPrChange>
        </w:rPr>
        <w:t xml:space="preserve"> </w:t>
      </w:r>
      <w:r w:rsidR="00A96A35" w:rsidRPr="0027638C">
        <w:rPr>
          <w:sz w:val="24"/>
          <w:rPrChange w16du:dateUtc="2026-07-07T18:18:00Z" w:author="Author" w:date="2026-07-07T20:18:00Z" w:id="15251">
            <w:rPr>
              <w:rFonts w:ascii="Times New Roman"/>
              <w:color w:val="000000"/>
            </w:rPr>
          </w:rPrChange>
        </w:rPr>
        <w:t>eiusmod</w:t>
      </w:r>
      <w:r w:rsidR="00A96A35" w:rsidRPr="0027638C">
        <w:rPr>
          <w:spacing w:val="-6"/>
          <w:sz w:val="24"/>
          <w:rPrChange w16du:dateUtc="2026-07-07T18:18:00Z" w:author="Author" w:date="2026-07-07T20:18:00Z" w:id="15252">
            <w:rPr>
              <w:rFonts w:ascii="Times New Roman"/>
              <w:color w:val="000000"/>
              <w:spacing w:val="-3"/>
            </w:rPr>
          </w:rPrChange>
        </w:rPr>
        <w:t xml:space="preserve"> </w:t>
      </w:r>
      <w:r w:rsidR="00A96A35" w:rsidRPr="0027638C">
        <w:rPr>
          <w:sz w:val="24"/>
          <w:rPrChange w16du:dateUtc="2026-07-07T18:18:00Z" w:author="Author" w:date="2026-07-07T20:18:00Z" w:id="15253">
            <w:rPr>
              <w:rFonts w:ascii="Times New Roman"/>
              <w:color w:val="000000"/>
            </w:rPr>
          </w:rPrChange>
        </w:rPr>
        <w:t>tempor</w:t>
      </w:r>
      <w:r w:rsidR="00A96A35" w:rsidRPr="0027638C">
        <w:rPr>
          <w:spacing w:val="-6"/>
          <w:sz w:val="24"/>
          <w:rPrChange w16du:dateUtc="2026-07-07T18:18:00Z" w:author="Author" w:date="2026-07-07T20:18:00Z" w:id="15254">
            <w:rPr>
              <w:rFonts w:ascii="Times New Roman"/>
              <w:color w:val="000000"/>
              <w:spacing w:val="-3"/>
            </w:rPr>
          </w:rPrChange>
        </w:rPr>
        <w:t xml:space="preserve"> </w:t>
      </w:r>
      <w:r w:rsidR="00A96A35" w:rsidRPr="0027638C">
        <w:rPr>
          <w:sz w:val="24"/>
          <w:rPrChange w16du:dateUtc="2026-07-07T18:18:00Z" w:author="Author" w:date="2026-07-07T20:18:00Z" w:id="15255">
            <w:rPr>
              <w:rFonts w:ascii="Times New Roman"/>
              <w:color w:val="000000"/>
            </w:rPr>
          </w:rPrChange>
        </w:rPr>
        <w:t>incididunt</w:t>
      </w:r>
      <w:r w:rsidR="00A96A35" w:rsidRPr="0027638C">
        <w:rPr>
          <w:spacing w:val="-6"/>
          <w:sz w:val="24"/>
          <w:rPrChange w16du:dateUtc="2026-07-07T18:18:00Z" w:author="Author" w:date="2026-07-07T20:18:00Z" w:id="15256">
            <w:rPr>
              <w:rFonts w:ascii="Times New Roman"/>
              <w:color w:val="000000"/>
              <w:spacing w:val="-3"/>
            </w:rPr>
          </w:rPrChange>
        </w:rPr>
        <w:t xml:space="preserve"> </w:t>
      </w:r>
      <w:r w:rsidR="00A96A35" w:rsidRPr="0027638C">
        <w:rPr>
          <w:sz w:val="24"/>
          <w:rPrChange w16du:dateUtc="2026-07-07T18:18:00Z" w:author="Author" w:date="2026-07-07T20:18:00Z" w:id="15257">
            <w:rPr>
              <w:rFonts w:ascii="Times New Roman"/>
              <w:color w:val="000000"/>
            </w:rPr>
          </w:rPrChange>
        </w:rPr>
        <w:t>ut</w:t>
      </w:r>
      <w:r w:rsidR="00A96A35" w:rsidRPr="0027638C">
        <w:rPr>
          <w:spacing w:val="-6"/>
          <w:sz w:val="24"/>
          <w:rPrChange w16du:dateUtc="2026-07-07T18:18:00Z" w:author="Author" w:date="2026-07-07T20:18:00Z" w:id="15258">
            <w:rPr>
              <w:rFonts w:ascii="Times New Roman"/>
              <w:color w:val="000000"/>
              <w:spacing w:val="-3"/>
            </w:rPr>
          </w:rPrChange>
        </w:rPr>
        <w:t xml:space="preserve"> </w:t>
      </w:r>
      <w:r w:rsidR="00A96A35" w:rsidRPr="0027638C">
        <w:rPr>
          <w:sz w:val="24"/>
          <w:rPrChange w16du:dateUtc="2026-07-07T18:18:00Z" w:author="Author" w:date="2026-07-07T20:18:00Z" w:id="15259">
            <w:rPr>
              <w:rFonts w:ascii="Times New Roman"/>
              <w:color w:val="000000"/>
            </w:rPr>
          </w:rPrChange>
        </w:rPr>
        <w:t>labore</w:t>
      </w:r>
      <w:r w:rsidR="00A96A35" w:rsidRPr="0027638C">
        <w:rPr>
          <w:spacing w:val="-6"/>
          <w:sz w:val="24"/>
          <w:rPrChange w16du:dateUtc="2026-07-07T18:18:00Z" w:author="Author" w:date="2026-07-07T20:18:00Z" w:id="15260">
            <w:rPr>
              <w:rFonts w:ascii="Times New Roman"/>
              <w:color w:val="000000"/>
              <w:spacing w:val="-3"/>
            </w:rPr>
          </w:rPrChange>
        </w:rPr>
        <w:t xml:space="preserve"> </w:t>
      </w:r>
      <w:r w:rsidR="00A96A35" w:rsidRPr="0027638C">
        <w:rPr>
          <w:sz w:val="24"/>
          <w:rPrChange w16du:dateUtc="2026-07-07T18:18:00Z" w:author="Author" w:date="2026-07-07T20:18:00Z" w:id="15261">
            <w:rPr>
              <w:rFonts w:ascii="Times New Roman" w:hAnsi="Times New Roman"/>
              <w:color w:val="000000"/>
            </w:rPr>
          </w:rPrChange>
        </w:rPr>
        <w:t>et</w:t>
      </w:r>
      <w:del w16du:dateUtc="2026-07-07T18:18:00Z" w:author="Author" w:date="2026-07-07T20:18:00Z" w:id="15262">
        <w:r>
          <w:rPr>
            <w:color w:val="000000"/>
          </w:rPr>
          <w:cr/>
        </w:r>
      </w:del>
      <w:r w:rsidR="00A96A35" w:rsidRPr="0027638C">
        <w:rPr>
          <w:sz w:val="24"/>
          <w:rPrChange w16du:dateUtc="2026-07-07T18:18:00Z" w:author="Author" w:date="2026-07-07T20:18:00Z" w:id="15263">
            <w:rPr>
              <w:rFonts w:ascii="Times New Roman"/>
              <w:color w:val="000000"/>
              <w:spacing w:val="665"/>
            </w:rPr>
          </w:rPrChange>
        </w:rPr>
        <w:t xml:space="preserve"> </w:t>
      </w:r>
      <w:r w:rsidR="00A96A35" w:rsidRPr="0027638C">
        <w:rPr>
          <w:sz w:val="24"/>
          <w:rPrChange w16du:dateUtc="2026-07-07T18:18:00Z" w:author="Author" w:date="2026-07-07T20:18:00Z" w:id="15264">
            <w:rPr>
              <w:rFonts w:ascii="Times New Roman"/>
              <w:color w:val="000000"/>
            </w:rPr>
          </w:rPrChange>
        </w:rPr>
        <w:t>dolore</w:t>
      </w:r>
      <w:r w:rsidR="00A96A35" w:rsidRPr="0027638C">
        <w:rPr>
          <w:spacing w:val="-1"/>
          <w:sz w:val="24"/>
          <w:rPrChange w16du:dateUtc="2026-07-07T18:18:00Z" w:author="Author" w:date="2026-07-07T20:18:00Z" w:id="15265">
            <w:rPr>
              <w:rFonts w:ascii="Times New Roman"/>
              <w:color w:val="000000"/>
              <w:spacing w:val="2"/>
            </w:rPr>
          </w:rPrChange>
        </w:rPr>
        <w:t xml:space="preserve"> </w:t>
      </w:r>
      <w:r w:rsidR="00A96A35" w:rsidRPr="0027638C">
        <w:rPr>
          <w:sz w:val="24"/>
          <w:rPrChange w16du:dateUtc="2026-07-07T18:18:00Z" w:author="Author" w:date="2026-07-07T20:18:00Z" w:id="15266">
            <w:rPr>
              <w:rFonts w:ascii="Times New Roman"/>
              <w:color w:val="000000"/>
            </w:rPr>
          </w:rPrChange>
        </w:rPr>
        <w:t>Magna</w:t>
      </w:r>
      <w:r w:rsidR="00A96A35" w:rsidRPr="0027638C">
        <w:rPr>
          <w:spacing w:val="-1"/>
          <w:sz w:val="24"/>
          <w:rPrChange w16du:dateUtc="2026-07-07T18:18:00Z" w:author="Author" w:date="2026-07-07T20:18:00Z" w:id="15267">
            <w:rPr>
              <w:rFonts w:ascii="Times New Roman"/>
              <w:color w:val="000000"/>
              <w:spacing w:val="3"/>
            </w:rPr>
          </w:rPrChange>
        </w:rPr>
        <w:t xml:space="preserve"> </w:t>
      </w:r>
      <w:r w:rsidR="00A96A35" w:rsidRPr="0027638C">
        <w:rPr>
          <w:sz w:val="24"/>
          <w:rPrChange w16du:dateUtc="2026-07-07T18:18:00Z" w:author="Author" w:date="2026-07-07T20:18:00Z" w:id="15268">
            <w:rPr>
              <w:rFonts w:ascii="Times New Roman"/>
              <w:color w:val="000000"/>
            </w:rPr>
          </w:rPrChange>
        </w:rPr>
        <w:t>aliqua</w:t>
      </w:r>
      <w:r w:rsidR="00A96A35" w:rsidRPr="0027638C">
        <w:rPr>
          <w:spacing w:val="-1"/>
          <w:sz w:val="24"/>
          <w:rPrChange w16du:dateUtc="2026-07-07T18:18:00Z" w:author="Author" w:date="2026-07-07T20:18:00Z" w:id="15269">
            <w:rPr>
              <w:rFonts w:ascii="Times New Roman"/>
              <w:color w:val="000000"/>
              <w:spacing w:val="2"/>
            </w:rPr>
          </w:rPrChange>
        </w:rPr>
        <w:t xml:space="preserve"> </w:t>
      </w:r>
      <w:r w:rsidR="00A96A35" w:rsidRPr="0027638C">
        <w:rPr>
          <w:sz w:val="24"/>
          <w:rPrChange w16du:dateUtc="2026-07-07T18:18:00Z" w:author="Author" w:date="2026-07-07T20:18:00Z" w:id="15270">
            <w:rPr>
              <w:rFonts w:ascii="Times New Roman"/>
              <w:color w:val="000000"/>
            </w:rPr>
          </w:rPrChange>
        </w:rPr>
        <w:t>lorem</w:t>
      </w:r>
      <w:r w:rsidR="00A96A35" w:rsidRPr="0027638C">
        <w:rPr>
          <w:spacing w:val="-1"/>
          <w:sz w:val="24"/>
          <w:rPrChange w16du:dateUtc="2026-07-07T18:18:00Z" w:author="Author" w:date="2026-07-07T20:18:00Z" w:id="15271">
            <w:rPr>
              <w:rFonts w:ascii="Times New Roman"/>
              <w:color w:val="000000"/>
              <w:spacing w:val="2"/>
            </w:rPr>
          </w:rPrChange>
        </w:rPr>
        <w:t xml:space="preserve"> </w:t>
      </w:r>
      <w:r w:rsidR="00A96A35" w:rsidRPr="0027638C">
        <w:rPr>
          <w:sz w:val="24"/>
          <w:rPrChange w16du:dateUtc="2026-07-07T18:18:00Z" w:author="Author" w:date="2026-07-07T20:18:00Z" w:id="15272">
            <w:rPr>
              <w:rFonts w:ascii="Times New Roman"/>
              <w:color w:val="000000"/>
            </w:rPr>
          </w:rPrChange>
        </w:rPr>
        <w:t>ipsum.</w:t>
      </w:r>
      <w:r w:rsidR="00A96A35" w:rsidRPr="0027638C">
        <w:rPr>
          <w:spacing w:val="-1"/>
          <w:sz w:val="24"/>
          <w:rPrChange w16du:dateUtc="2026-07-07T18:18:00Z" w:author="Author" w:date="2026-07-07T20:18:00Z" w:id="15273">
            <w:rPr>
              <w:rFonts w:ascii="Times New Roman"/>
              <w:color w:val="000000"/>
              <w:spacing w:val="2"/>
            </w:rPr>
          </w:rPrChange>
        </w:rPr>
        <w:t xml:space="preserve"> </w:t>
      </w:r>
      <w:r w:rsidR="00A96A35" w:rsidRPr="0027638C">
        <w:rPr>
          <w:sz w:val="24"/>
          <w:rPrChange w16du:dateUtc="2026-07-07T18:18:00Z" w:author="Author" w:date="2026-07-07T20:18:00Z" w:id="15274">
            <w:rPr>
              <w:rFonts w:ascii="Times New Roman"/>
              <w:color w:val="000000"/>
            </w:rPr>
          </w:rPrChange>
        </w:rPr>
        <w:t>Dolor</w:t>
      </w:r>
      <w:r w:rsidR="00A96A35" w:rsidRPr="0027638C">
        <w:rPr>
          <w:spacing w:val="-1"/>
          <w:sz w:val="24"/>
          <w:rPrChange w16du:dateUtc="2026-07-07T18:18:00Z" w:author="Author" w:date="2026-07-07T20:18:00Z" w:id="15275">
            <w:rPr>
              <w:rFonts w:ascii="Times New Roman"/>
              <w:color w:val="000000"/>
              <w:spacing w:val="3"/>
            </w:rPr>
          </w:rPrChange>
        </w:rPr>
        <w:t xml:space="preserve"> </w:t>
      </w:r>
      <w:r w:rsidR="00A96A35" w:rsidRPr="0027638C">
        <w:rPr>
          <w:sz w:val="24"/>
          <w:rPrChange w16du:dateUtc="2026-07-07T18:18:00Z" w:author="Author" w:date="2026-07-07T20:18:00Z" w:id="15276">
            <w:rPr>
              <w:rFonts w:ascii="Times New Roman"/>
              <w:color w:val="000000"/>
            </w:rPr>
          </w:rPrChange>
        </w:rPr>
        <w:t>Sit</w:t>
      </w:r>
      <w:r w:rsidR="00A96A35" w:rsidRPr="0027638C">
        <w:rPr>
          <w:spacing w:val="-1"/>
          <w:sz w:val="24"/>
          <w:rPrChange w16du:dateUtc="2026-07-07T18:18:00Z" w:author="Author" w:date="2026-07-07T20:18:00Z" w:id="15277">
            <w:rPr>
              <w:rFonts w:ascii="Times New Roman"/>
              <w:color w:val="000000"/>
              <w:spacing w:val="3"/>
            </w:rPr>
          </w:rPrChange>
        </w:rPr>
        <w:t xml:space="preserve"> </w:t>
      </w:r>
      <w:r w:rsidR="00A96A35" w:rsidRPr="0027638C">
        <w:rPr>
          <w:sz w:val="24"/>
          <w:rPrChange w16du:dateUtc="2026-07-07T18:18:00Z" w:author="Author" w:date="2026-07-07T20:18:00Z" w:id="15278">
            <w:rPr>
              <w:rFonts w:ascii="Times New Roman"/>
              <w:color w:val="000000"/>
            </w:rPr>
          </w:rPrChange>
        </w:rPr>
        <w:t>amet</w:t>
      </w:r>
      <w:r w:rsidR="00A96A35" w:rsidRPr="0027638C">
        <w:rPr>
          <w:spacing w:val="-1"/>
          <w:sz w:val="24"/>
          <w:rPrChange w16du:dateUtc="2026-07-07T18:18:00Z" w:author="Author" w:date="2026-07-07T20:18:00Z" w:id="15279">
            <w:rPr>
              <w:rFonts w:ascii="Times New Roman"/>
              <w:color w:val="000000"/>
              <w:spacing w:val="2"/>
            </w:rPr>
          </w:rPrChange>
        </w:rPr>
        <w:t xml:space="preserve"> </w:t>
      </w:r>
      <w:r w:rsidR="00A96A35" w:rsidRPr="0027638C">
        <w:rPr>
          <w:sz w:val="24"/>
          <w:rPrChange w16du:dateUtc="2026-07-07T18:18:00Z" w:author="Author" w:date="2026-07-07T20:18:00Z" w:id="15280">
            <w:rPr>
              <w:rFonts w:ascii="Times New Roman"/>
              <w:color w:val="000000"/>
            </w:rPr>
          </w:rPrChange>
        </w:rPr>
        <w:t>consectetur</w:t>
      </w:r>
      <w:r w:rsidR="00A96A35" w:rsidRPr="0027638C">
        <w:rPr>
          <w:spacing w:val="-1"/>
          <w:sz w:val="24"/>
          <w:rPrChange w16du:dateUtc="2026-07-07T18:18:00Z" w:author="Author" w:date="2026-07-07T20:18:00Z" w:id="15281">
            <w:rPr>
              <w:rFonts w:ascii="Times New Roman"/>
              <w:color w:val="000000"/>
              <w:spacing w:val="2"/>
            </w:rPr>
          </w:rPrChange>
        </w:rPr>
        <w:t xml:space="preserve"> </w:t>
      </w:r>
      <w:r w:rsidR="00A96A35" w:rsidRPr="0027638C">
        <w:rPr>
          <w:sz w:val="24"/>
          <w:rPrChange w16du:dateUtc="2026-07-07T18:18:00Z" w:author="Author" w:date="2026-07-07T20:18:00Z" w:id="15282">
            <w:rPr>
              <w:rFonts w:ascii="Times New Roman"/>
              <w:color w:val="000000"/>
            </w:rPr>
          </w:rPrChange>
        </w:rPr>
        <w:t>adipiscing</w:t>
      </w:r>
      <w:r w:rsidR="00A96A35" w:rsidRPr="0027638C">
        <w:rPr>
          <w:spacing w:val="-1"/>
          <w:sz w:val="24"/>
          <w:rPrChange w16du:dateUtc="2026-07-07T18:18:00Z" w:author="Author" w:date="2026-07-07T20:18:00Z" w:id="15283">
            <w:rPr>
              <w:rFonts w:ascii="Times New Roman"/>
              <w:color w:val="000000"/>
              <w:spacing w:val="2"/>
            </w:rPr>
          </w:rPrChange>
        </w:rPr>
        <w:t xml:space="preserve"> </w:t>
      </w:r>
      <w:r w:rsidR="00A96A35" w:rsidRPr="0027638C">
        <w:rPr>
          <w:sz w:val="24"/>
          <w:rPrChange w16du:dateUtc="2026-07-07T18:18:00Z" w:author="Author" w:date="2026-07-07T20:18:00Z" w:id="15284">
            <w:rPr>
              <w:rFonts w:ascii="Times New Roman"/>
              <w:color w:val="000000"/>
            </w:rPr>
          </w:rPrChange>
        </w:rPr>
        <w:t>elit</w:t>
      </w:r>
      <w:r w:rsidR="00A96A35" w:rsidRPr="0027638C">
        <w:rPr>
          <w:spacing w:val="-1"/>
          <w:sz w:val="24"/>
          <w:rPrChange w16du:dateUtc="2026-07-07T18:18:00Z" w:author="Author" w:date="2026-07-07T20:18:00Z" w:id="15285">
            <w:rPr>
              <w:rFonts w:ascii="Times New Roman"/>
              <w:color w:val="000000"/>
              <w:spacing w:val="2"/>
            </w:rPr>
          </w:rPrChange>
        </w:rPr>
        <w:t xml:space="preserve"> </w:t>
      </w:r>
      <w:r w:rsidR="00A96A35" w:rsidRPr="0027638C">
        <w:rPr>
          <w:sz w:val="24"/>
          <w:rPrChange w16du:dateUtc="2026-07-07T18:18:00Z" w:author="Author" w:date="2026-07-07T20:18:00Z" w:id="15286">
            <w:rPr>
              <w:rFonts w:ascii="Times New Roman"/>
              <w:color w:val="000000"/>
            </w:rPr>
          </w:rPrChange>
        </w:rPr>
        <w:t>sed</w:t>
      </w:r>
      <w:r w:rsidR="00A96A35" w:rsidRPr="0027638C">
        <w:rPr>
          <w:spacing w:val="-1"/>
          <w:sz w:val="24"/>
          <w:rPrChange w16du:dateUtc="2026-07-07T18:18:00Z" w:author="Author" w:date="2026-07-07T20:18:00Z" w:id="15287">
            <w:rPr>
              <w:rFonts w:ascii="Times New Roman"/>
              <w:color w:val="000000"/>
              <w:spacing w:val="2"/>
            </w:rPr>
          </w:rPrChange>
        </w:rPr>
        <w:t xml:space="preserve"> </w:t>
      </w:r>
      <w:r w:rsidR="00A96A35" w:rsidRPr="0027638C">
        <w:rPr>
          <w:sz w:val="24"/>
          <w:rPrChange w16du:dateUtc="2026-07-07T18:18:00Z" w:author="Author" w:date="2026-07-07T20:18:00Z" w:id="15288">
            <w:rPr>
              <w:rFonts w:ascii="Times New Roman"/>
              <w:color w:val="000000"/>
            </w:rPr>
          </w:rPrChange>
        </w:rPr>
        <w:t>do</w:t>
      </w:r>
      <w:r w:rsidR="00A96A35" w:rsidRPr="0027638C">
        <w:rPr>
          <w:spacing w:val="-1"/>
          <w:sz w:val="24"/>
          <w:rPrChange w16du:dateUtc="2026-07-07T18:18:00Z" w:author="Author" w:date="2026-07-07T20:18:00Z" w:id="15289">
            <w:rPr>
              <w:rFonts w:ascii="Times New Roman"/>
              <w:color w:val="000000"/>
              <w:spacing w:val="3"/>
            </w:rPr>
          </w:rPrChange>
        </w:rPr>
        <w:t xml:space="preserve"> </w:t>
      </w:r>
      <w:r w:rsidR="00A96A35" w:rsidRPr="0027638C">
        <w:rPr>
          <w:sz w:val="24"/>
          <w:rPrChange w16du:dateUtc="2026-07-07T18:18:00Z" w:author="Author" w:date="2026-07-07T20:18:00Z" w:id="15290">
            <w:rPr>
              <w:rFonts w:ascii="Times New Roman"/>
              <w:color w:val="000000"/>
            </w:rPr>
          </w:rPrChange>
        </w:rPr>
        <w:t>eiusmod</w:t>
      </w:r>
      <w:r w:rsidR="00A96A35" w:rsidRPr="0027638C">
        <w:rPr>
          <w:spacing w:val="-1"/>
          <w:sz w:val="24"/>
          <w:rPrChange w16du:dateUtc="2026-07-07T18:18:00Z" w:author="Author" w:date="2026-07-07T20:18:00Z" w:id="15291">
            <w:rPr>
              <w:rFonts w:ascii="Times New Roman"/>
              <w:color w:val="000000"/>
              <w:spacing w:val="2"/>
            </w:rPr>
          </w:rPrChange>
        </w:rPr>
        <w:t xml:space="preserve"> </w:t>
      </w:r>
      <w:r w:rsidR="00A96A35" w:rsidRPr="0027638C">
        <w:rPr>
          <w:sz w:val="24"/>
          <w:rPrChange w16du:dateUtc="2026-07-07T18:18:00Z" w:author="Author" w:date="2026-07-07T20:18:00Z" w:id="15292">
            <w:rPr>
              <w:rFonts w:ascii="Times New Roman" w:hAnsi="Times New Roman"/>
              <w:color w:val="000000"/>
            </w:rPr>
          </w:rPrChange>
        </w:rPr>
        <w:t>tempor</w:t>
      </w:r>
      <w:del w16du:dateUtc="2026-07-07T18:18:00Z" w:author="Author" w:date="2026-07-07T20:18:00Z" w:id="15293">
        <w:r>
          <w:rPr>
            <w:color w:val="000000"/>
          </w:rPr>
          <w:cr/>
        </w:r>
      </w:del>
      <w:r w:rsidR="00A96A35" w:rsidRPr="0027638C">
        <w:rPr>
          <w:sz w:val="24"/>
          <w:rPrChange w16du:dateUtc="2026-07-07T18:18:00Z" w:author="Author" w:date="2026-07-07T20:18:00Z" w:id="15294">
            <w:rPr>
              <w:rFonts w:ascii="Times New Roman"/>
              <w:color w:val="000000"/>
              <w:spacing w:val="665"/>
            </w:rPr>
          </w:rPrChange>
        </w:rPr>
        <w:t xml:space="preserve"> </w:t>
      </w:r>
      <w:r w:rsidR="00A96A35" w:rsidRPr="0027638C">
        <w:rPr>
          <w:sz w:val="24"/>
          <w:rPrChange w16du:dateUtc="2026-07-07T18:18:00Z" w:author="Author" w:date="2026-07-07T20:18:00Z" w:id="15295">
            <w:rPr>
              <w:rFonts w:ascii="Times New Roman"/>
              <w:color w:val="000000"/>
            </w:rPr>
          </w:rPrChange>
        </w:rPr>
        <w:t>Incididunt</w:t>
      </w:r>
      <w:r w:rsidR="00A96A35" w:rsidRPr="0027638C">
        <w:rPr>
          <w:spacing w:val="-14"/>
          <w:sz w:val="24"/>
          <w:rPrChange w16du:dateUtc="2026-07-07T18:18:00Z" w:author="Author" w:date="2026-07-07T20:18:00Z" w:id="15296">
            <w:rPr>
              <w:rFonts w:ascii="Times New Roman"/>
              <w:color w:val="000000"/>
              <w:spacing w:val="-11"/>
            </w:rPr>
          </w:rPrChange>
        </w:rPr>
        <w:t xml:space="preserve"> </w:t>
      </w:r>
      <w:r w:rsidR="00A96A35" w:rsidRPr="0027638C">
        <w:rPr>
          <w:sz w:val="24"/>
          <w:rPrChange w16du:dateUtc="2026-07-07T18:18:00Z" w:author="Author" w:date="2026-07-07T20:18:00Z" w:id="15297">
            <w:rPr>
              <w:rFonts w:ascii="Times New Roman"/>
              <w:color w:val="000000"/>
            </w:rPr>
          </w:rPrChange>
        </w:rPr>
        <w:t>ut</w:t>
      </w:r>
      <w:r w:rsidR="00A96A35" w:rsidRPr="0027638C">
        <w:rPr>
          <w:spacing w:val="-14"/>
          <w:sz w:val="24"/>
          <w:rPrChange w16du:dateUtc="2026-07-07T18:18:00Z" w:author="Author" w:date="2026-07-07T20:18:00Z" w:id="15298">
            <w:rPr>
              <w:rFonts w:ascii="Times New Roman"/>
              <w:color w:val="000000"/>
              <w:spacing w:val="-12"/>
            </w:rPr>
          </w:rPrChange>
        </w:rPr>
        <w:t xml:space="preserve"> </w:t>
      </w:r>
      <w:r w:rsidR="00A96A35" w:rsidRPr="0027638C">
        <w:rPr>
          <w:sz w:val="24"/>
          <w:rPrChange w16du:dateUtc="2026-07-07T18:18:00Z" w:author="Author" w:date="2026-07-07T20:18:00Z" w:id="15299">
            <w:rPr>
              <w:rFonts w:ascii="Times New Roman"/>
              <w:color w:val="000000"/>
            </w:rPr>
          </w:rPrChange>
        </w:rPr>
        <w:t>labore</w:t>
      </w:r>
      <w:r w:rsidR="00A96A35" w:rsidRPr="0027638C">
        <w:rPr>
          <w:spacing w:val="-14"/>
          <w:sz w:val="24"/>
          <w:rPrChange w16du:dateUtc="2026-07-07T18:18:00Z" w:author="Author" w:date="2026-07-07T20:18:00Z" w:id="15300">
            <w:rPr>
              <w:rFonts w:ascii="Times New Roman"/>
              <w:color w:val="000000"/>
              <w:spacing w:val="-11"/>
            </w:rPr>
          </w:rPrChange>
        </w:rPr>
        <w:t xml:space="preserve"> </w:t>
      </w:r>
      <w:r w:rsidR="00A96A35" w:rsidRPr="0027638C">
        <w:rPr>
          <w:sz w:val="24"/>
          <w:rPrChange w16du:dateUtc="2026-07-07T18:18:00Z" w:author="Author" w:date="2026-07-07T20:18:00Z" w:id="15301">
            <w:rPr>
              <w:rFonts w:ascii="Times New Roman"/>
              <w:color w:val="000000"/>
            </w:rPr>
          </w:rPrChange>
        </w:rPr>
        <w:t>et</w:t>
      </w:r>
      <w:r w:rsidR="00A96A35" w:rsidRPr="0027638C">
        <w:rPr>
          <w:spacing w:val="-13"/>
          <w:sz w:val="24"/>
          <w:rPrChange w16du:dateUtc="2026-07-07T18:18:00Z" w:author="Author" w:date="2026-07-07T20:18:00Z" w:id="15302">
            <w:rPr>
              <w:rFonts w:ascii="Times New Roman"/>
              <w:color w:val="000000"/>
              <w:spacing w:val="-11"/>
            </w:rPr>
          </w:rPrChange>
        </w:rPr>
        <w:t xml:space="preserve"> </w:t>
      </w:r>
      <w:r w:rsidR="00A96A35" w:rsidRPr="0027638C">
        <w:rPr>
          <w:sz w:val="24"/>
          <w:rPrChange w16du:dateUtc="2026-07-07T18:18:00Z" w:author="Author" w:date="2026-07-07T20:18:00Z" w:id="15303">
            <w:rPr>
              <w:rFonts w:ascii="Times New Roman"/>
              <w:color w:val="000000"/>
            </w:rPr>
          </w:rPrChange>
        </w:rPr>
        <w:t>dolore</w:t>
      </w:r>
      <w:r w:rsidR="00A96A35" w:rsidRPr="0027638C">
        <w:rPr>
          <w:spacing w:val="-14"/>
          <w:sz w:val="24"/>
          <w:rPrChange w16du:dateUtc="2026-07-07T18:18:00Z" w:author="Author" w:date="2026-07-07T20:18:00Z" w:id="15304">
            <w:rPr>
              <w:rFonts w:ascii="Times New Roman"/>
              <w:color w:val="000000"/>
              <w:spacing w:val="-11"/>
            </w:rPr>
          </w:rPrChange>
        </w:rPr>
        <w:t xml:space="preserve"> </w:t>
      </w:r>
      <w:r w:rsidR="00A96A35" w:rsidRPr="0027638C">
        <w:rPr>
          <w:sz w:val="24"/>
          <w:rPrChange w16du:dateUtc="2026-07-07T18:18:00Z" w:author="Author" w:date="2026-07-07T20:18:00Z" w:id="15305">
            <w:rPr>
              <w:rFonts w:ascii="Times New Roman"/>
              <w:color w:val="000000"/>
            </w:rPr>
          </w:rPrChange>
        </w:rPr>
        <w:t>magna</w:t>
      </w:r>
      <w:r w:rsidR="00A96A35" w:rsidRPr="0027638C">
        <w:rPr>
          <w:spacing w:val="-14"/>
          <w:sz w:val="24"/>
          <w:rPrChange w16du:dateUtc="2026-07-07T18:18:00Z" w:author="Author" w:date="2026-07-07T20:18:00Z" w:id="15306">
            <w:rPr>
              <w:rFonts w:ascii="Times New Roman"/>
              <w:color w:val="000000"/>
              <w:spacing w:val="-12"/>
            </w:rPr>
          </w:rPrChange>
        </w:rPr>
        <w:t xml:space="preserve"> </w:t>
      </w:r>
      <w:r w:rsidR="00A96A35" w:rsidRPr="0027638C">
        <w:rPr>
          <w:sz w:val="24"/>
          <w:rPrChange w16du:dateUtc="2026-07-07T18:18:00Z" w:author="Author" w:date="2026-07-07T20:18:00Z" w:id="15307">
            <w:rPr>
              <w:rFonts w:ascii="Times New Roman"/>
              <w:color w:val="000000"/>
            </w:rPr>
          </w:rPrChange>
        </w:rPr>
        <w:t>aliqua</w:t>
      </w:r>
      <w:r w:rsidR="00A96A35" w:rsidRPr="0027638C">
        <w:rPr>
          <w:spacing w:val="-14"/>
          <w:sz w:val="24"/>
          <w:rPrChange w16du:dateUtc="2026-07-07T18:18:00Z" w:author="Author" w:date="2026-07-07T20:18:00Z" w:id="15308">
            <w:rPr>
              <w:rFonts w:ascii="Times New Roman"/>
              <w:color w:val="000000"/>
              <w:spacing w:val="-12"/>
            </w:rPr>
          </w:rPrChange>
        </w:rPr>
        <w:t xml:space="preserve"> </w:t>
      </w:r>
      <w:r w:rsidR="00A96A35" w:rsidRPr="0027638C">
        <w:rPr>
          <w:sz w:val="24"/>
          <w:rPrChange w16du:dateUtc="2026-07-07T18:18:00Z" w:author="Author" w:date="2026-07-07T20:18:00Z" w:id="15309">
            <w:rPr>
              <w:rFonts w:ascii="Times New Roman"/>
              <w:color w:val="000000"/>
            </w:rPr>
          </w:rPrChange>
        </w:rPr>
        <w:t>lorem</w:t>
      </w:r>
      <w:r w:rsidR="00A96A35" w:rsidRPr="0027638C">
        <w:rPr>
          <w:spacing w:val="-13"/>
          <w:sz w:val="24"/>
          <w:rPrChange w16du:dateUtc="2026-07-07T18:18:00Z" w:author="Author" w:date="2026-07-07T20:18:00Z" w:id="15310">
            <w:rPr>
              <w:rFonts w:ascii="Times New Roman"/>
              <w:color w:val="000000"/>
              <w:spacing w:val="-11"/>
            </w:rPr>
          </w:rPrChange>
        </w:rPr>
        <w:t xml:space="preserve"> </w:t>
      </w:r>
      <w:r w:rsidR="00A96A35" w:rsidRPr="0027638C">
        <w:rPr>
          <w:sz w:val="24"/>
          <w:rPrChange w16du:dateUtc="2026-07-07T18:18:00Z" w:author="Author" w:date="2026-07-07T20:18:00Z" w:id="15311">
            <w:rPr>
              <w:rFonts w:ascii="Times New Roman"/>
              <w:color w:val="000000"/>
            </w:rPr>
          </w:rPrChange>
        </w:rPr>
        <w:t>ipsum</w:t>
      </w:r>
      <w:r w:rsidR="00A96A35" w:rsidRPr="0027638C">
        <w:rPr>
          <w:spacing w:val="-14"/>
          <w:sz w:val="24"/>
          <w:rPrChange w16du:dateUtc="2026-07-07T18:18:00Z" w:author="Author" w:date="2026-07-07T20:18:00Z" w:id="15312">
            <w:rPr>
              <w:rFonts w:ascii="Times New Roman"/>
              <w:color w:val="000000"/>
              <w:spacing w:val="-11"/>
            </w:rPr>
          </w:rPrChange>
        </w:rPr>
        <w:t xml:space="preserve"> </w:t>
      </w:r>
      <w:r w:rsidR="00A96A35" w:rsidRPr="0027638C">
        <w:rPr>
          <w:sz w:val="24"/>
          <w:rPrChange w16du:dateUtc="2026-07-07T18:18:00Z" w:author="Author" w:date="2026-07-07T20:18:00Z" w:id="15313">
            <w:rPr>
              <w:rFonts w:ascii="Times New Roman"/>
              <w:color w:val="000000"/>
            </w:rPr>
          </w:rPrChange>
        </w:rPr>
        <w:t>dolor</w:t>
      </w:r>
      <w:r w:rsidR="00A96A35" w:rsidRPr="0027638C">
        <w:rPr>
          <w:spacing w:val="-14"/>
          <w:sz w:val="24"/>
          <w:rPrChange w16du:dateUtc="2026-07-07T18:18:00Z" w:author="Author" w:date="2026-07-07T20:18:00Z" w:id="15314">
            <w:rPr>
              <w:rFonts w:ascii="Times New Roman"/>
              <w:color w:val="000000"/>
              <w:spacing w:val="-11"/>
            </w:rPr>
          </w:rPrChange>
        </w:rPr>
        <w:t xml:space="preserve"> </w:t>
      </w:r>
      <w:r w:rsidR="00A96A35" w:rsidRPr="0027638C">
        <w:rPr>
          <w:sz w:val="24"/>
          <w:rPrChange w16du:dateUtc="2026-07-07T18:18:00Z" w:author="Author" w:date="2026-07-07T20:18:00Z" w:id="15315">
            <w:rPr>
              <w:rFonts w:ascii="Times New Roman"/>
              <w:color w:val="000000"/>
            </w:rPr>
          </w:rPrChange>
        </w:rPr>
        <w:t>sit</w:t>
      </w:r>
      <w:r w:rsidR="00A96A35" w:rsidRPr="0027638C">
        <w:rPr>
          <w:spacing w:val="-14"/>
          <w:sz w:val="24"/>
          <w:rPrChange w16du:dateUtc="2026-07-07T18:18:00Z" w:author="Author" w:date="2026-07-07T20:18:00Z" w:id="15316">
            <w:rPr>
              <w:rFonts w:ascii="Times New Roman"/>
              <w:color w:val="000000"/>
              <w:spacing w:val="-11"/>
            </w:rPr>
          </w:rPrChange>
        </w:rPr>
        <w:t xml:space="preserve"> </w:t>
      </w:r>
      <w:r w:rsidR="00A96A35" w:rsidRPr="0027638C">
        <w:rPr>
          <w:sz w:val="24"/>
          <w:rPrChange w16du:dateUtc="2026-07-07T18:18:00Z" w:author="Author" w:date="2026-07-07T20:18:00Z" w:id="15317">
            <w:rPr>
              <w:rFonts w:ascii="Times New Roman"/>
              <w:color w:val="000000"/>
            </w:rPr>
          </w:rPrChange>
        </w:rPr>
        <w:t>Amet</w:t>
      </w:r>
      <w:r w:rsidR="00A96A35" w:rsidRPr="0027638C">
        <w:rPr>
          <w:spacing w:val="-13"/>
          <w:sz w:val="24"/>
          <w:rPrChange w16du:dateUtc="2026-07-07T18:18:00Z" w:author="Author" w:date="2026-07-07T20:18:00Z" w:id="15318">
            <w:rPr>
              <w:rFonts w:ascii="Times New Roman"/>
              <w:color w:val="000000"/>
              <w:spacing w:val="-11"/>
            </w:rPr>
          </w:rPrChange>
        </w:rPr>
        <w:t xml:space="preserve"> </w:t>
      </w:r>
      <w:r w:rsidR="00A96A35" w:rsidRPr="0027638C">
        <w:rPr>
          <w:sz w:val="24"/>
          <w:rPrChange w16du:dateUtc="2026-07-07T18:18:00Z" w:author="Author" w:date="2026-07-07T20:18:00Z" w:id="15319">
            <w:rPr>
              <w:rFonts w:ascii="Times New Roman"/>
              <w:color w:val="000000"/>
            </w:rPr>
          </w:rPrChange>
        </w:rPr>
        <w:t>consectetur</w:t>
      </w:r>
      <w:r w:rsidR="00A96A35" w:rsidRPr="0027638C">
        <w:rPr>
          <w:spacing w:val="-14"/>
          <w:sz w:val="24"/>
          <w:rPrChange w16du:dateUtc="2026-07-07T18:18:00Z" w:author="Author" w:date="2026-07-07T20:18:00Z" w:id="15320">
            <w:rPr>
              <w:rFonts w:ascii="Times New Roman"/>
              <w:color w:val="000000"/>
              <w:spacing w:val="-13"/>
            </w:rPr>
          </w:rPrChange>
        </w:rPr>
        <w:t xml:space="preserve"> </w:t>
      </w:r>
      <w:r w:rsidR="00A96A35" w:rsidRPr="0027638C">
        <w:rPr>
          <w:sz w:val="24"/>
          <w:rPrChange w16du:dateUtc="2026-07-07T18:18:00Z" w:author="Author" w:date="2026-07-07T20:18:00Z" w:id="15321">
            <w:rPr>
              <w:rFonts w:ascii="Times New Roman" w:hAnsi="Times New Roman"/>
              <w:color w:val="000000"/>
            </w:rPr>
          </w:rPrChange>
        </w:rPr>
        <w:t>Adipiscing;</w:t>
      </w:r>
      <w:del w16du:dateUtc="2026-07-07T18:18:00Z" w:author="Author" w:date="2026-07-07T20:18:00Z" w:id="15322">
        <w:r>
          <w:rPr>
            <w:color w:val="000000"/>
          </w:rPr>
          <w:cr/>
        </w:r>
      </w:del>
      <w:r w:rsidR="00A96A35" w:rsidRPr="0027638C">
        <w:rPr>
          <w:sz w:val="24"/>
          <w:rPrChange w16du:dateUtc="2026-07-07T18:18:00Z" w:author="Author" w:date="2026-07-07T20:18:00Z" w:id="15323">
            <w:rPr>
              <w:rFonts w:ascii="Times New Roman"/>
              <w:color w:val="000000"/>
              <w:spacing w:val="665"/>
            </w:rPr>
          </w:rPrChange>
        </w:rPr>
        <w:t xml:space="preserve"> </w:t>
      </w:r>
      <w:r w:rsidR="00A96A35" w:rsidRPr="0027638C">
        <w:rPr>
          <w:spacing w:val="-4"/>
          <w:sz w:val="24"/>
          <w:rPrChange w16du:dateUtc="2026-07-07T18:18:00Z" w:author="Author" w:date="2026-07-07T20:18:00Z" w:id="15324">
            <w:rPr>
              <w:rFonts w:ascii="Times New Roman"/>
              <w:color w:val="000000"/>
            </w:rPr>
          </w:rPrChange>
        </w:rPr>
        <w:t>elit</w:t>
      </w:r>
    </w:p>
    <w:p w14:paraId="584D91F9" w14:textId="77777777" w:rsidR="009609E8" w:rsidRDefault="00000000" w:rsidRPr="0027638C">
      <w:pPr>
        <w:pStyle w:val="ListParagraph"/>
        <w:numPr>
          <w:ilvl w:val="2"/>
          <w:numId w:val="5"/>
        </w:numPr>
        <w:tabs>
          <w:tab w:pos="2160" w:val="left"/>
        </w:tabs>
        <w:spacing w:before="234"/>
        <w:ind w:right="358"/>
        <w:rPr>
          <w:sz w:val="24"/>
          <w:rPrChange w16du:dateUtc="2026-07-07T18:18:00Z" w:author="Author" w:date="2026-07-07T20:18:00Z" w:id="15325">
            <w:rPr>
              <w:rFonts w:ascii="Times New Roman"/>
              <w:color w:val="000000"/>
            </w:rPr>
          </w:rPrChange>
        </w:rPr>
        <w:pPrChange w16du:dateUtc="2026-07-07T18:18:00Z" w:author="Author" w:date="2026-07-07T20:18:00Z" w:id="15326">
          <w:pPr>
            <w:spacing w:after="0" w:before="259" w:line="254" w:lineRule="exact"/>
            <w:ind w:left="720"/>
            <w:jc w:val="left"/>
          </w:pPr>
        </w:pPrChange>
      </w:pPr>
      <w:del w16du:dateUtc="2026-07-07T18:18:00Z" w:author="Author" w:date="2026-07-07T20:18:00Z" w:id="15327">
        <w:r>
          <w:rPr>
            <w:color w:val="000000"/>
            <w:sz w:val="24"/>
          </w:rPr>
          <w:delText>(iv)</w:delText>
        </w:r>
        <w:r>
          <w:rPr>
            <w:color w:val="000000"/>
            <w:spacing w:val="313"/>
            <w:sz w:val="24"/>
          </w:rPr>
          <w:delText xml:space="preserve"> </w:delText>
        </w:r>
      </w:del>
      <w:r w:rsidR="00A96A35" w:rsidRPr="0027638C">
        <w:rPr>
          <w:sz w:val="24"/>
          <w:rPrChange w16du:dateUtc="2026-07-07T18:18:00Z" w:author="Author" w:date="2026-07-07T20:18:00Z" w:id="15328">
            <w:rPr>
              <w:rFonts w:ascii="Times New Roman"/>
              <w:color w:val="000000"/>
            </w:rPr>
          </w:rPrChange>
        </w:rPr>
        <w:t>sed</w:t>
      </w:r>
      <w:r w:rsidR="00A96A35" w:rsidRPr="0027638C">
        <w:rPr>
          <w:sz w:val="24"/>
          <w:rPrChange w16du:dateUtc="2026-07-07T18:18:00Z" w:author="Author" w:date="2026-07-07T20:18:00Z" w:id="15329">
            <w:rPr>
              <w:rFonts w:ascii="Times New Roman"/>
              <w:color w:val="000000"/>
              <w:spacing w:val="12"/>
            </w:rPr>
          </w:rPrChange>
        </w:rPr>
        <w:t xml:space="preserve"> </w:t>
      </w:r>
      <w:r w:rsidR="00A96A35" w:rsidRPr="0027638C">
        <w:rPr>
          <w:sz w:val="24"/>
          <w:rPrChange w16du:dateUtc="2026-07-07T18:18:00Z" w:author="Author" w:date="2026-07-07T20:18:00Z" w:id="15330">
            <w:rPr>
              <w:rFonts w:ascii="Times New Roman"/>
              <w:color w:val="000000"/>
            </w:rPr>
          </w:rPrChange>
        </w:rPr>
        <w:t>Do</w:t>
      </w:r>
      <w:r w:rsidR="00A96A35" w:rsidRPr="0027638C">
        <w:rPr>
          <w:sz w:val="24"/>
          <w:rPrChange w16du:dateUtc="2026-07-07T18:18:00Z" w:author="Author" w:date="2026-07-07T20:18:00Z" w:id="15331">
            <w:rPr>
              <w:rFonts w:ascii="Times New Roman"/>
              <w:color w:val="000000"/>
              <w:spacing w:val="12"/>
            </w:rPr>
          </w:rPrChange>
        </w:rPr>
        <w:t xml:space="preserve"> </w:t>
      </w:r>
      <w:r w:rsidR="00A96A35" w:rsidRPr="0027638C">
        <w:rPr>
          <w:sz w:val="24"/>
          <w:rPrChange w16du:dateUtc="2026-07-07T18:18:00Z" w:author="Author" w:date="2026-07-07T20:18:00Z" w:id="15332">
            <w:rPr>
              <w:rFonts w:ascii="Times New Roman"/>
              <w:color w:val="000000"/>
            </w:rPr>
          </w:rPrChange>
        </w:rPr>
        <w:t>eiusmod</w:t>
      </w:r>
      <w:r w:rsidR="00A96A35" w:rsidRPr="0027638C">
        <w:rPr>
          <w:sz w:val="24"/>
          <w:rPrChange w16du:dateUtc="2026-07-07T18:18:00Z" w:author="Author" w:date="2026-07-07T20:18:00Z" w:id="15333">
            <w:rPr>
              <w:rFonts w:ascii="Times New Roman"/>
              <w:color w:val="000000"/>
              <w:spacing w:val="12"/>
            </w:rPr>
          </w:rPrChange>
        </w:rPr>
        <w:t xml:space="preserve"> </w:t>
      </w:r>
      <w:r w:rsidR="00A96A35" w:rsidRPr="0027638C">
        <w:rPr>
          <w:sz w:val="24"/>
          <w:rPrChange w16du:dateUtc="2026-07-07T18:18:00Z" w:author="Author" w:date="2026-07-07T20:18:00Z" w:id="15334">
            <w:rPr>
              <w:rFonts w:ascii="Times New Roman"/>
              <w:color w:val="000000"/>
            </w:rPr>
          </w:rPrChange>
        </w:rPr>
        <w:t>tempor</w:t>
      </w:r>
      <w:r w:rsidR="00A96A35" w:rsidRPr="0027638C">
        <w:rPr>
          <w:sz w:val="24"/>
          <w:rPrChange w16du:dateUtc="2026-07-07T18:18:00Z" w:author="Author" w:date="2026-07-07T20:18:00Z" w:id="15335">
            <w:rPr>
              <w:rFonts w:ascii="Times New Roman"/>
              <w:color w:val="000000"/>
              <w:spacing w:val="12"/>
            </w:rPr>
          </w:rPrChange>
        </w:rPr>
        <w:t xml:space="preserve"> </w:t>
      </w:r>
      <w:r w:rsidR="00A96A35" w:rsidRPr="0027638C">
        <w:rPr>
          <w:sz w:val="24"/>
          <w:rPrChange w16du:dateUtc="2026-07-07T18:18:00Z" w:author="Author" w:date="2026-07-07T20:18:00Z" w:id="15336">
            <w:rPr>
              <w:rFonts w:ascii="Times New Roman"/>
              <w:color w:val="000000"/>
            </w:rPr>
          </w:rPrChange>
        </w:rPr>
        <w:t>incididunt</w:t>
      </w:r>
      <w:r w:rsidR="00A96A35" w:rsidRPr="0027638C">
        <w:rPr>
          <w:sz w:val="24"/>
          <w:rPrChange w16du:dateUtc="2026-07-07T18:18:00Z" w:author="Author" w:date="2026-07-07T20:18:00Z" w:id="15337">
            <w:rPr>
              <w:rFonts w:ascii="Times New Roman"/>
              <w:color w:val="000000"/>
              <w:spacing w:val="12"/>
            </w:rPr>
          </w:rPrChange>
        </w:rPr>
        <w:t xml:space="preserve"> </w:t>
      </w:r>
      <w:r w:rsidR="00A96A35" w:rsidRPr="0027638C">
        <w:rPr>
          <w:sz w:val="24"/>
          <w:rPrChange w16du:dateUtc="2026-07-07T18:18:00Z" w:author="Author" w:date="2026-07-07T20:18:00Z" w:id="15338">
            <w:rPr>
              <w:rFonts w:ascii="Times New Roman"/>
              <w:color w:val="000000"/>
            </w:rPr>
          </w:rPrChange>
        </w:rPr>
        <w:t>ut</w:t>
      </w:r>
      <w:r w:rsidR="00A96A35" w:rsidRPr="0027638C">
        <w:rPr>
          <w:sz w:val="24"/>
          <w:rPrChange w16du:dateUtc="2026-07-07T18:18:00Z" w:author="Author" w:date="2026-07-07T20:18:00Z" w:id="15339">
            <w:rPr>
              <w:rFonts w:ascii="Times New Roman"/>
              <w:color w:val="000000"/>
              <w:spacing w:val="12"/>
            </w:rPr>
          </w:rPrChange>
        </w:rPr>
        <w:t xml:space="preserve"> </w:t>
      </w:r>
      <w:r w:rsidR="00A96A35" w:rsidRPr="0027638C">
        <w:rPr>
          <w:sz w:val="24"/>
          <w:rPrChange w16du:dateUtc="2026-07-07T18:18:00Z" w:author="Author" w:date="2026-07-07T20:18:00Z" w:id="15340">
            <w:rPr>
              <w:rFonts w:ascii="Times New Roman"/>
              <w:color w:val="000000"/>
            </w:rPr>
          </w:rPrChange>
        </w:rPr>
        <w:t>labore</w:t>
      </w:r>
      <w:r w:rsidR="00A96A35" w:rsidRPr="0027638C">
        <w:rPr>
          <w:sz w:val="24"/>
          <w:rPrChange w16du:dateUtc="2026-07-07T18:18:00Z" w:author="Author" w:date="2026-07-07T20:18:00Z" w:id="15341">
            <w:rPr>
              <w:rFonts w:ascii="Times New Roman"/>
              <w:color w:val="000000"/>
              <w:spacing w:val="12"/>
            </w:rPr>
          </w:rPrChange>
        </w:rPr>
        <w:t xml:space="preserve"> </w:t>
      </w:r>
      <w:r w:rsidR="00A96A35" w:rsidRPr="0027638C">
        <w:rPr>
          <w:sz w:val="24"/>
          <w:rPrChange w16du:dateUtc="2026-07-07T18:18:00Z" w:author="Author" w:date="2026-07-07T20:18:00Z" w:id="15342">
            <w:rPr>
              <w:rFonts w:ascii="Times New Roman"/>
              <w:color w:val="000000"/>
            </w:rPr>
          </w:rPrChange>
        </w:rPr>
        <w:t>et</w:t>
      </w:r>
      <w:r w:rsidR="00A96A35" w:rsidRPr="0027638C">
        <w:rPr>
          <w:sz w:val="24"/>
          <w:rPrChange w16du:dateUtc="2026-07-07T18:18:00Z" w:author="Author" w:date="2026-07-07T20:18:00Z" w:id="15343">
            <w:rPr>
              <w:rFonts w:ascii="Times New Roman"/>
              <w:color w:val="000000"/>
              <w:spacing w:val="12"/>
            </w:rPr>
          </w:rPrChange>
        </w:rPr>
        <w:t xml:space="preserve"> </w:t>
      </w:r>
      <w:r w:rsidR="00A96A35" w:rsidRPr="0027638C">
        <w:rPr>
          <w:sz w:val="24"/>
          <w:rPrChange w16du:dateUtc="2026-07-07T18:18:00Z" w:author="Author" w:date="2026-07-07T20:18:00Z" w:id="15344">
            <w:rPr>
              <w:rFonts w:ascii="Times New Roman"/>
              <w:color w:val="000000"/>
            </w:rPr>
          </w:rPrChange>
        </w:rPr>
        <w:t>dolore</w:t>
      </w:r>
      <w:r w:rsidR="00A96A35" w:rsidRPr="0027638C">
        <w:rPr>
          <w:sz w:val="24"/>
          <w:rPrChange w16du:dateUtc="2026-07-07T18:18:00Z" w:author="Author" w:date="2026-07-07T20:18:00Z" w:id="15345">
            <w:rPr>
              <w:rFonts w:ascii="Times New Roman"/>
              <w:color w:val="000000"/>
              <w:spacing w:val="12"/>
            </w:rPr>
          </w:rPrChange>
        </w:rPr>
        <w:t xml:space="preserve"> </w:t>
      </w:r>
      <w:r w:rsidR="00A96A35" w:rsidRPr="0027638C">
        <w:rPr>
          <w:sz w:val="24"/>
          <w:rPrChange w16du:dateUtc="2026-07-07T18:18:00Z" w:author="Author" w:date="2026-07-07T20:18:00Z" w:id="15346">
            <w:rPr>
              <w:rFonts w:ascii="Times New Roman"/>
              <w:color w:val="000000"/>
            </w:rPr>
          </w:rPrChange>
        </w:rPr>
        <w:t>Magna.</w:t>
      </w:r>
      <w:r w:rsidR="00A96A35" w:rsidRPr="0027638C">
        <w:rPr>
          <w:sz w:val="24"/>
          <w:rPrChange w16du:dateUtc="2026-07-07T18:18:00Z" w:author="Author" w:date="2026-07-07T20:18:00Z" w:id="15347">
            <w:rPr>
              <w:rFonts w:ascii="Times New Roman"/>
              <w:color w:val="000000"/>
              <w:spacing w:val="12"/>
            </w:rPr>
          </w:rPrChange>
        </w:rPr>
        <w:t xml:space="preserve"> </w:t>
      </w:r>
      <w:r w:rsidR="00A96A35" w:rsidRPr="0027638C">
        <w:rPr>
          <w:sz w:val="24"/>
          <w:rPrChange w16du:dateUtc="2026-07-07T18:18:00Z" w:author="Author" w:date="2026-07-07T20:18:00Z" w:id="15348">
            <w:rPr>
              <w:rFonts w:ascii="Times New Roman"/>
              <w:color w:val="000000"/>
            </w:rPr>
          </w:rPrChange>
        </w:rPr>
        <w:t>Aliqua</w:t>
      </w:r>
      <w:r w:rsidR="00A96A35" w:rsidRPr="0027638C">
        <w:rPr>
          <w:sz w:val="24"/>
          <w:rPrChange w16du:dateUtc="2026-07-07T18:18:00Z" w:author="Author" w:date="2026-07-07T20:18:00Z" w:id="15349">
            <w:rPr>
              <w:rFonts w:ascii="Times New Roman"/>
              <w:color w:val="000000"/>
              <w:spacing w:val="12"/>
            </w:rPr>
          </w:rPrChange>
        </w:rPr>
        <w:t xml:space="preserve"> </w:t>
      </w:r>
      <w:r w:rsidR="00A96A35" w:rsidRPr="0027638C">
        <w:rPr>
          <w:sz w:val="24"/>
          <w:rPrChange w16du:dateUtc="2026-07-07T18:18:00Z" w:author="Author" w:date="2026-07-07T20:18:00Z" w:id="15350">
            <w:rPr>
              <w:rFonts w:ascii="Times New Roman"/>
              <w:color w:val="000000"/>
            </w:rPr>
          </w:rPrChange>
        </w:rPr>
        <w:t>lorem</w:t>
      </w:r>
      <w:r w:rsidR="00A96A35" w:rsidRPr="0027638C">
        <w:rPr>
          <w:sz w:val="24"/>
          <w:rPrChange w16du:dateUtc="2026-07-07T18:18:00Z" w:author="Author" w:date="2026-07-07T20:18:00Z" w:id="15351">
            <w:rPr>
              <w:rFonts w:ascii="Times New Roman"/>
              <w:color w:val="000000"/>
              <w:spacing w:val="12"/>
            </w:rPr>
          </w:rPrChange>
        </w:rPr>
        <w:t xml:space="preserve"> </w:t>
      </w:r>
      <w:r w:rsidR="00A96A35" w:rsidRPr="0027638C">
        <w:rPr>
          <w:sz w:val="24"/>
          <w:rPrChange w16du:dateUtc="2026-07-07T18:18:00Z" w:author="Author" w:date="2026-07-07T20:18:00Z" w:id="15352">
            <w:rPr>
              <w:rFonts w:ascii="Times New Roman" w:hAnsi="Times New Roman"/>
              <w:color w:val="000000"/>
            </w:rPr>
          </w:rPrChange>
        </w:rPr>
        <w:t>Ipsum</w:t>
      </w:r>
      <w:del w16du:dateUtc="2026-07-07T18:18:00Z" w:author="Author" w:date="2026-07-07T20:18:00Z" w:id="15353">
        <w:r>
          <w:rPr>
            <w:color w:val="000000"/>
          </w:rPr>
          <w:cr/>
        </w:r>
      </w:del>
      <w:r w:rsidR="00A96A35" w:rsidRPr="0027638C">
        <w:rPr>
          <w:sz w:val="24"/>
          <w:rPrChange w16du:dateUtc="2026-07-07T18:18:00Z" w:author="Author" w:date="2026-07-07T20:18:00Z" w:id="15354">
            <w:rPr>
              <w:rFonts w:ascii="Times New Roman"/>
              <w:color w:val="000000"/>
              <w:spacing w:val="665"/>
            </w:rPr>
          </w:rPrChange>
        </w:rPr>
        <w:t xml:space="preserve"> </w:t>
      </w:r>
      <w:r w:rsidR="00A96A35" w:rsidRPr="0027638C">
        <w:rPr>
          <w:sz w:val="24"/>
          <w:rPrChange w16du:dateUtc="2026-07-07T18:18:00Z" w:author="Author" w:date="2026-07-07T20:18:00Z" w:id="15355">
            <w:rPr>
              <w:rFonts w:ascii="Times New Roman"/>
              <w:color w:val="000000"/>
            </w:rPr>
          </w:rPrChange>
        </w:rPr>
        <w:t>dolor</w:t>
      </w:r>
      <w:r w:rsidR="00A96A35" w:rsidRPr="0027638C">
        <w:rPr>
          <w:sz w:val="24"/>
          <w:rPrChange w16du:dateUtc="2026-07-07T18:18:00Z" w:author="Author" w:date="2026-07-07T20:18:00Z" w:id="15356">
            <w:rPr>
              <w:rFonts w:ascii="Times New Roman"/>
              <w:color w:val="000000"/>
              <w:spacing w:val="39"/>
            </w:rPr>
          </w:rPrChange>
        </w:rPr>
        <w:t xml:space="preserve"> </w:t>
      </w:r>
      <w:r w:rsidR="00A96A35" w:rsidRPr="0027638C">
        <w:rPr>
          <w:sz w:val="24"/>
          <w:rPrChange w16du:dateUtc="2026-07-07T18:18:00Z" w:author="Author" w:date="2026-07-07T20:18:00Z" w:id="15357">
            <w:rPr>
              <w:rFonts w:ascii="Times New Roman"/>
              <w:color w:val="000000"/>
            </w:rPr>
          </w:rPrChange>
        </w:rPr>
        <w:t>sit</w:t>
      </w:r>
      <w:r w:rsidR="00A96A35" w:rsidRPr="0027638C">
        <w:rPr>
          <w:sz w:val="24"/>
          <w:rPrChange w16du:dateUtc="2026-07-07T18:18:00Z" w:author="Author" w:date="2026-07-07T20:18:00Z" w:id="15358">
            <w:rPr>
              <w:rFonts w:ascii="Times New Roman"/>
              <w:color w:val="000000"/>
              <w:spacing w:val="39"/>
            </w:rPr>
          </w:rPrChange>
        </w:rPr>
        <w:t xml:space="preserve"> </w:t>
      </w:r>
      <w:r w:rsidR="00A96A35" w:rsidRPr="0027638C">
        <w:rPr>
          <w:sz w:val="24"/>
          <w:rPrChange w16du:dateUtc="2026-07-07T18:18:00Z" w:author="Author" w:date="2026-07-07T20:18:00Z" w:id="15359">
            <w:rPr>
              <w:rFonts w:ascii="Times New Roman"/>
              <w:color w:val="000000"/>
            </w:rPr>
          </w:rPrChange>
        </w:rPr>
        <w:t>amet</w:t>
      </w:r>
      <w:r w:rsidR="00A96A35" w:rsidRPr="0027638C">
        <w:rPr>
          <w:sz w:val="24"/>
          <w:rPrChange w16du:dateUtc="2026-07-07T18:18:00Z" w:author="Author" w:date="2026-07-07T20:18:00Z" w:id="15360">
            <w:rPr>
              <w:rFonts w:ascii="Times New Roman"/>
              <w:color w:val="000000"/>
              <w:spacing w:val="39"/>
            </w:rPr>
          </w:rPrChange>
        </w:rPr>
        <w:t xml:space="preserve"> </w:t>
      </w:r>
      <w:r w:rsidR="00A96A35" w:rsidRPr="0027638C">
        <w:rPr>
          <w:sz w:val="24"/>
          <w:rPrChange w16du:dateUtc="2026-07-07T18:18:00Z" w:author="Author" w:date="2026-07-07T20:18:00Z" w:id="15361">
            <w:rPr>
              <w:rFonts w:ascii="Times New Roman"/>
              <w:color w:val="000000"/>
            </w:rPr>
          </w:rPrChange>
        </w:rPr>
        <w:t>consectetur</w:t>
      </w:r>
      <w:r w:rsidR="00A96A35" w:rsidRPr="0027638C">
        <w:rPr>
          <w:sz w:val="24"/>
          <w:rPrChange w16du:dateUtc="2026-07-07T18:18:00Z" w:author="Author" w:date="2026-07-07T20:18:00Z" w:id="15362">
            <w:rPr>
              <w:rFonts w:ascii="Times New Roman"/>
              <w:color w:val="000000"/>
              <w:spacing w:val="39"/>
            </w:rPr>
          </w:rPrChange>
        </w:rPr>
        <w:t xml:space="preserve"> </w:t>
      </w:r>
      <w:r w:rsidR="00A96A35" w:rsidRPr="0027638C">
        <w:rPr>
          <w:sz w:val="24"/>
          <w:rPrChange w16du:dateUtc="2026-07-07T18:18:00Z" w:author="Author" w:date="2026-07-07T20:18:00Z" w:id="15363">
            <w:rPr>
              <w:rFonts w:ascii="Times New Roman"/>
              <w:color w:val="000000"/>
            </w:rPr>
          </w:rPrChange>
        </w:rPr>
        <w:t>adipiscing</w:t>
      </w:r>
      <w:r w:rsidR="00A96A35" w:rsidRPr="0027638C">
        <w:rPr>
          <w:sz w:val="24"/>
          <w:rPrChange w16du:dateUtc="2026-07-07T18:18:00Z" w:author="Author" w:date="2026-07-07T20:18:00Z" w:id="15364">
            <w:rPr>
              <w:rFonts w:ascii="Times New Roman"/>
              <w:color w:val="000000"/>
              <w:spacing w:val="39"/>
            </w:rPr>
          </w:rPrChange>
        </w:rPr>
        <w:t xml:space="preserve"> </w:t>
      </w:r>
      <w:r w:rsidR="00A96A35" w:rsidRPr="0027638C">
        <w:rPr>
          <w:sz w:val="24"/>
          <w:rPrChange w16du:dateUtc="2026-07-07T18:18:00Z" w:author="Author" w:date="2026-07-07T20:18:00Z" w:id="15365">
            <w:rPr>
              <w:rFonts w:ascii="Times New Roman"/>
              <w:color w:val="000000"/>
            </w:rPr>
          </w:rPrChange>
        </w:rPr>
        <w:t>elit</w:t>
      </w:r>
      <w:r w:rsidR="00A96A35" w:rsidRPr="0027638C">
        <w:rPr>
          <w:sz w:val="24"/>
          <w:rPrChange w16du:dateUtc="2026-07-07T18:18:00Z" w:author="Author" w:date="2026-07-07T20:18:00Z" w:id="15366">
            <w:rPr>
              <w:rFonts w:ascii="Times New Roman"/>
              <w:color w:val="000000"/>
              <w:spacing w:val="39"/>
            </w:rPr>
          </w:rPrChange>
        </w:rPr>
        <w:t xml:space="preserve"> </w:t>
      </w:r>
      <w:r w:rsidR="00A96A35" w:rsidRPr="0027638C">
        <w:rPr>
          <w:sz w:val="24"/>
          <w:rPrChange w16du:dateUtc="2026-07-07T18:18:00Z" w:author="Author" w:date="2026-07-07T20:18:00Z" w:id="15367">
            <w:rPr>
              <w:rFonts w:ascii="Times New Roman"/>
              <w:color w:val="000000"/>
            </w:rPr>
          </w:rPrChange>
        </w:rPr>
        <w:t>sed</w:t>
      </w:r>
      <w:r w:rsidR="00A96A35" w:rsidRPr="0027638C">
        <w:rPr>
          <w:sz w:val="24"/>
          <w:rPrChange w16du:dateUtc="2026-07-07T18:18:00Z" w:author="Author" w:date="2026-07-07T20:18:00Z" w:id="15368">
            <w:rPr>
              <w:rFonts w:ascii="Times New Roman"/>
              <w:color w:val="000000"/>
              <w:spacing w:val="39"/>
            </w:rPr>
          </w:rPrChange>
        </w:rPr>
        <w:t xml:space="preserve"> </w:t>
      </w:r>
      <w:r w:rsidR="00A96A35" w:rsidRPr="0027638C">
        <w:rPr>
          <w:sz w:val="24"/>
          <w:rPrChange w16du:dateUtc="2026-07-07T18:18:00Z" w:author="Author" w:date="2026-07-07T20:18:00Z" w:id="15369">
            <w:rPr>
              <w:rFonts w:ascii="Times New Roman"/>
              <w:color w:val="000000"/>
            </w:rPr>
          </w:rPrChange>
        </w:rPr>
        <w:t>do</w:t>
      </w:r>
      <w:r w:rsidR="00A96A35" w:rsidRPr="0027638C">
        <w:rPr>
          <w:sz w:val="24"/>
          <w:rPrChange w16du:dateUtc="2026-07-07T18:18:00Z" w:author="Author" w:date="2026-07-07T20:18:00Z" w:id="15370">
            <w:rPr>
              <w:rFonts w:ascii="Times New Roman"/>
              <w:color w:val="000000"/>
              <w:spacing w:val="39"/>
            </w:rPr>
          </w:rPrChange>
        </w:rPr>
        <w:t xml:space="preserve"> </w:t>
      </w:r>
      <w:r w:rsidR="00A96A35" w:rsidRPr="0027638C">
        <w:rPr>
          <w:sz w:val="24"/>
          <w:rPrChange w16du:dateUtc="2026-07-07T18:18:00Z" w:author="Author" w:date="2026-07-07T20:18:00Z" w:id="15371">
            <w:rPr>
              <w:rFonts w:ascii="Times New Roman"/>
              <w:color w:val="000000"/>
            </w:rPr>
          </w:rPrChange>
        </w:rPr>
        <w:t>eiusmod</w:t>
      </w:r>
      <w:r w:rsidR="00A96A35" w:rsidRPr="0027638C">
        <w:rPr>
          <w:sz w:val="24"/>
          <w:rPrChange w16du:dateUtc="2026-07-07T18:18:00Z" w:author="Author" w:date="2026-07-07T20:18:00Z" w:id="15372">
            <w:rPr>
              <w:rFonts w:ascii="Times New Roman"/>
              <w:color w:val="000000"/>
              <w:spacing w:val="39"/>
            </w:rPr>
          </w:rPrChange>
        </w:rPr>
        <w:t xml:space="preserve"> </w:t>
      </w:r>
      <w:r w:rsidR="00A96A35" w:rsidRPr="0027638C">
        <w:rPr>
          <w:sz w:val="24"/>
          <w:rPrChange w16du:dateUtc="2026-07-07T18:18:00Z" w:author="Author" w:date="2026-07-07T20:18:00Z" w:id="15373">
            <w:rPr>
              <w:rFonts w:ascii="Times New Roman"/>
              <w:color w:val="000000"/>
            </w:rPr>
          </w:rPrChange>
        </w:rPr>
        <w:t>Tempor,</w:t>
      </w:r>
      <w:r w:rsidR="00A96A35" w:rsidRPr="0027638C">
        <w:rPr>
          <w:sz w:val="24"/>
          <w:rPrChange w16du:dateUtc="2026-07-07T18:18:00Z" w:author="Author" w:date="2026-07-07T20:18:00Z" w:id="15374">
            <w:rPr>
              <w:rFonts w:ascii="Times New Roman"/>
              <w:color w:val="000000"/>
              <w:spacing w:val="39"/>
            </w:rPr>
          </w:rPrChange>
        </w:rPr>
        <w:t xml:space="preserve"> </w:t>
      </w:r>
      <w:r w:rsidR="00A96A35" w:rsidRPr="0027638C">
        <w:rPr>
          <w:sz w:val="24"/>
          <w:rPrChange w16du:dateUtc="2026-07-07T18:18:00Z" w:author="Author" w:date="2026-07-07T20:18:00Z" w:id="15375">
            <w:rPr>
              <w:rFonts w:ascii="Times New Roman"/>
              <w:color w:val="000000"/>
            </w:rPr>
          </w:rPrChange>
        </w:rPr>
        <w:t>incididunt</w:t>
      </w:r>
      <w:r w:rsidR="00A96A35" w:rsidRPr="0027638C">
        <w:rPr>
          <w:sz w:val="24"/>
          <w:rPrChange w16du:dateUtc="2026-07-07T18:18:00Z" w:author="Author" w:date="2026-07-07T20:18:00Z" w:id="15376">
            <w:rPr>
              <w:rFonts w:ascii="Times New Roman"/>
              <w:color w:val="000000"/>
              <w:spacing w:val="39"/>
            </w:rPr>
          </w:rPrChange>
        </w:rPr>
        <w:t xml:space="preserve"> </w:t>
      </w:r>
      <w:r w:rsidR="00A96A35" w:rsidRPr="0027638C">
        <w:rPr>
          <w:sz w:val="24"/>
          <w:rPrChange w16du:dateUtc="2026-07-07T18:18:00Z" w:author="Author" w:date="2026-07-07T20:18:00Z" w:id="15377">
            <w:rPr>
              <w:rFonts w:ascii="Times New Roman"/>
              <w:color w:val="000000"/>
            </w:rPr>
          </w:rPrChange>
        </w:rPr>
        <w:t>ut</w:t>
      </w:r>
      <w:r w:rsidR="00A96A35" w:rsidRPr="0027638C">
        <w:rPr>
          <w:sz w:val="24"/>
          <w:rPrChange w16du:dateUtc="2026-07-07T18:18:00Z" w:author="Author" w:date="2026-07-07T20:18:00Z" w:id="15378">
            <w:rPr>
              <w:rFonts w:ascii="Times New Roman"/>
              <w:color w:val="000000"/>
              <w:spacing w:val="39"/>
            </w:rPr>
          </w:rPrChange>
        </w:rPr>
        <w:t xml:space="preserve"> </w:t>
      </w:r>
      <w:r w:rsidR="00A96A35" w:rsidRPr="0027638C">
        <w:rPr>
          <w:sz w:val="24"/>
          <w:rPrChange w16du:dateUtc="2026-07-07T18:18:00Z" w:author="Author" w:date="2026-07-07T20:18:00Z" w:id="15379">
            <w:rPr>
              <w:rFonts w:ascii="Times New Roman"/>
              <w:color w:val="000000"/>
            </w:rPr>
          </w:rPrChange>
        </w:rPr>
        <w:t>labore</w:t>
      </w:r>
      <w:r w:rsidR="00A96A35" w:rsidRPr="0027638C">
        <w:rPr>
          <w:sz w:val="24"/>
          <w:rPrChange w16du:dateUtc="2026-07-07T18:18:00Z" w:author="Author" w:date="2026-07-07T20:18:00Z" w:id="15380">
            <w:rPr>
              <w:rFonts w:ascii="Times New Roman"/>
              <w:color w:val="000000"/>
              <w:spacing w:val="39"/>
            </w:rPr>
          </w:rPrChange>
        </w:rPr>
        <w:t xml:space="preserve"> </w:t>
      </w:r>
      <w:r w:rsidR="00A96A35" w:rsidRPr="0027638C">
        <w:rPr>
          <w:sz w:val="24"/>
          <w:rPrChange w16du:dateUtc="2026-07-07T18:18:00Z" w:author="Author" w:date="2026-07-07T20:18:00Z" w:id="15381">
            <w:rPr>
              <w:rFonts w:ascii="Times New Roman"/>
              <w:color w:val="000000"/>
            </w:rPr>
          </w:rPrChange>
        </w:rPr>
        <w:t>et</w:t>
      </w:r>
      <w:r w:rsidR="00A96A35" w:rsidRPr="0027638C">
        <w:rPr>
          <w:sz w:val="24"/>
          <w:rPrChange w16du:dateUtc="2026-07-07T18:18:00Z" w:author="Author" w:date="2026-07-07T20:18:00Z" w:id="15382">
            <w:rPr>
              <w:rFonts w:ascii="Times New Roman"/>
              <w:color w:val="000000"/>
              <w:spacing w:val="39"/>
            </w:rPr>
          </w:rPrChange>
        </w:rPr>
        <w:t xml:space="preserve"> </w:t>
      </w:r>
      <w:r w:rsidR="00A96A35" w:rsidRPr="0027638C">
        <w:rPr>
          <w:sz w:val="24"/>
          <w:rPrChange w16du:dateUtc="2026-07-07T18:18:00Z" w:author="Author" w:date="2026-07-07T20:18:00Z" w:id="15383">
            <w:rPr>
              <w:rFonts w:ascii="Times New Roman" w:hAnsi="Times New Roman"/>
              <w:color w:val="000000"/>
            </w:rPr>
          </w:rPrChange>
        </w:rPr>
        <w:t>dolore</w:t>
      </w:r>
      <w:del w16du:dateUtc="2026-07-07T18:18:00Z" w:author="Author" w:date="2026-07-07T20:18:00Z" w:id="15384">
        <w:r>
          <w:rPr>
            <w:color w:val="000000"/>
          </w:rPr>
          <w:cr/>
        </w:r>
      </w:del>
      <w:r w:rsidR="00A96A35" w:rsidRPr="0027638C">
        <w:rPr>
          <w:sz w:val="24"/>
          <w:rPrChange w16du:dateUtc="2026-07-07T18:18:00Z" w:author="Author" w:date="2026-07-07T20:18:00Z" w:id="15385">
            <w:rPr>
              <w:rFonts w:ascii="Times New Roman"/>
              <w:color w:val="000000"/>
              <w:spacing w:val="665"/>
            </w:rPr>
          </w:rPrChange>
        </w:rPr>
        <w:t xml:space="preserve"> </w:t>
      </w:r>
      <w:r w:rsidR="00A96A35" w:rsidRPr="0027638C">
        <w:rPr>
          <w:spacing w:val="-2"/>
          <w:sz w:val="24"/>
          <w:rPrChange w16du:dateUtc="2026-07-07T18:18:00Z" w:author="Author" w:date="2026-07-07T20:18:00Z" w:id="15386">
            <w:rPr>
              <w:rFonts w:ascii="Times New Roman"/>
              <w:color w:val="000000"/>
            </w:rPr>
          </w:rPrChange>
        </w:rPr>
        <w:t>Magna.</w:t>
      </w:r>
    </w:p>
    <w:p w14:paraId="584D91FA" w14:textId="77777777" w:rsidR="009609E8" w:rsidRDefault="00000000" w:rsidRPr="0027638C">
      <w:pPr>
        <w:pStyle w:val="ListParagraph"/>
        <w:numPr>
          <w:ilvl w:val="1"/>
          <w:numId w:val="5"/>
        </w:numPr>
        <w:tabs>
          <w:tab w:pos="1437" w:val="left"/>
          <w:tab w:pos="1440" w:val="left"/>
        </w:tabs>
        <w:spacing w:before="240"/>
        <w:ind w:right="354"/>
        <w:rPr>
          <w:sz w:val="24"/>
          <w:rPrChange w16du:dateUtc="2026-07-07T18:18:00Z" w:author="Author" w:date="2026-07-07T20:18:00Z" w:id="15387">
            <w:rPr>
              <w:rFonts w:ascii="Times New Roman"/>
              <w:color w:val="000000"/>
            </w:rPr>
          </w:rPrChange>
        </w:rPr>
        <w:pPrChange w16du:dateUtc="2026-07-07T18:18:00Z" w:author="Author" w:date="2026-07-07T20:18:00Z" w:id="15388">
          <w:pPr>
            <w:spacing w:after="0" w:before="241" w:line="253" w:lineRule="exact"/>
            <w:jc w:val="left"/>
          </w:pPr>
        </w:pPrChange>
      </w:pPr>
      <w:bookmarkStart w:id="15389" w:name="_Ref215487033"/>
      <w:del w16du:dateUtc="2026-07-07T18:18:00Z" w:author="Author" w:date="2026-07-07T20:18:00Z" w:id="15390">
        <w:r>
          <w:rPr>
            <w:color w:val="000000"/>
          </w:rPr>
          <w:delText>(f)</w:delText>
        </w:r>
        <w:r>
          <w:rPr>
            <w:color w:val="000000"/>
            <w:spacing w:val="445"/>
          </w:rPr>
          <w:delText xml:space="preserve"> </w:delText>
        </w:r>
      </w:del>
      <w:r w:rsidR="00A96A35" w:rsidRPr="0027638C">
        <w:rPr>
          <w:sz w:val="24"/>
          <w:u w:val="single"/>
          <w:rPrChange w16du:dateUtc="2026-07-07T18:18:00Z" w:author="Author" w:date="2026-07-07T20:18:00Z" w:id="15391">
            <w:rPr>
              <w:rFonts w:ascii="Times New Roman"/>
              <w:color w:val="000000"/>
              <w:u w:val="single"/>
            </w:rPr>
          </w:rPrChange>
        </w:rPr>
        <w:t>Aliqua</w:t>
      </w:r>
      <w:r w:rsidR="00A96A35" w:rsidRPr="0027638C">
        <w:rPr>
          <w:sz w:val="24"/>
          <w:u w:val="single"/>
          <w:rPrChange w16du:dateUtc="2026-07-07T18:18:00Z" w:author="Author" w:date="2026-07-07T20:18:00Z" w:id="15392">
            <w:rPr>
              <w:rFonts w:ascii="Times New Roman"/>
              <w:color w:val="000000"/>
              <w:spacing w:val="7"/>
              <w:u w:val="single"/>
            </w:rPr>
          </w:rPrChange>
        </w:rPr>
        <w:t xml:space="preserve"> </w:t>
      </w:r>
      <w:r w:rsidR="00A96A35" w:rsidRPr="0027638C">
        <w:rPr>
          <w:sz w:val="24"/>
          <w:u w:val="single"/>
          <w:rPrChange w16du:dateUtc="2026-07-07T18:18:00Z" w:author="Author" w:date="2026-07-07T20:18:00Z" w:id="15393">
            <w:rPr>
              <w:rFonts w:ascii="Times New Roman"/>
              <w:color w:val="000000"/>
              <w:u w:val="single"/>
            </w:rPr>
          </w:rPrChange>
        </w:rPr>
        <w:t>Lorem</w:t>
      </w:r>
      <w:r w:rsidR="00A96A35" w:rsidRPr="0027638C">
        <w:rPr>
          <w:sz w:val="24"/>
          <w:u w:val="single"/>
          <w:rPrChange w16du:dateUtc="2026-07-07T18:18:00Z" w:author="Author" w:date="2026-07-07T20:18:00Z" w:id="15394">
            <w:rPr>
              <w:rFonts w:ascii="Times New Roman"/>
              <w:color w:val="000000"/>
              <w:spacing w:val="7"/>
              <w:u w:val="single"/>
            </w:rPr>
          </w:rPrChange>
        </w:rPr>
        <w:t xml:space="preserve"> </w:t>
      </w:r>
      <w:r w:rsidR="00A96A35" w:rsidRPr="0027638C">
        <w:rPr>
          <w:sz w:val="24"/>
          <w:u w:val="single"/>
          <w:rPrChange w16du:dateUtc="2026-07-07T18:18:00Z" w:author="Author" w:date="2026-07-07T20:18:00Z" w:id="15395">
            <w:rPr>
              <w:rFonts w:ascii="Times New Roman"/>
              <w:color w:val="000000"/>
              <w:u w:val="single"/>
            </w:rPr>
          </w:rPrChange>
        </w:rPr>
        <w:t>Ipsum</w:t>
      </w:r>
      <w:r w:rsidR="00A96A35" w:rsidRPr="0027638C">
        <w:rPr>
          <w:sz w:val="24"/>
          <w:u w:val="single"/>
          <w:rPrChange w16du:dateUtc="2026-07-07T18:18:00Z" w:author="Author" w:date="2026-07-07T20:18:00Z" w:id="15396">
            <w:rPr>
              <w:rFonts w:ascii="Times New Roman"/>
              <w:color w:val="000000"/>
              <w:spacing w:val="7"/>
              <w:u w:val="single"/>
            </w:rPr>
          </w:rPrChange>
        </w:rPr>
        <w:t xml:space="preserve"> </w:t>
      </w:r>
      <w:r w:rsidR="00A96A35" w:rsidRPr="0027638C">
        <w:rPr>
          <w:sz w:val="24"/>
          <w:u w:val="single"/>
          <w:rPrChange w16du:dateUtc="2026-07-07T18:18:00Z" w:author="Author" w:date="2026-07-07T20:18:00Z" w:id="15397">
            <w:rPr>
              <w:rFonts w:ascii="Times New Roman"/>
              <w:color w:val="000000"/>
              <w:u w:val="single"/>
            </w:rPr>
          </w:rPrChange>
        </w:rPr>
        <w:t>Dolor</w:t>
      </w:r>
      <w:r w:rsidR="00A96A35" w:rsidRPr="0027638C">
        <w:rPr>
          <w:sz w:val="24"/>
          <w:u w:val="single"/>
          <w:rPrChange w16du:dateUtc="2026-07-07T18:18:00Z" w:author="Author" w:date="2026-07-07T20:18:00Z" w:id="15398">
            <w:rPr>
              <w:rFonts w:ascii="Times New Roman"/>
              <w:color w:val="000000"/>
              <w:spacing w:val="7"/>
              <w:u w:val="single"/>
            </w:rPr>
          </w:rPrChange>
        </w:rPr>
        <w:t xml:space="preserve"> </w:t>
      </w:r>
      <w:r w:rsidR="00A96A35" w:rsidRPr="0027638C">
        <w:rPr>
          <w:sz w:val="24"/>
          <w:u w:val="single"/>
          <w:rPrChange w16du:dateUtc="2026-07-07T18:18:00Z" w:author="Author" w:date="2026-07-07T20:18:00Z" w:id="15399">
            <w:rPr>
              <w:rFonts w:ascii="Times New Roman"/>
              <w:color w:val="000000"/>
              <w:u w:val="single"/>
            </w:rPr>
          </w:rPrChange>
        </w:rPr>
        <w:t>Sit</w:t>
      </w:r>
      <w:r w:rsidR="00A96A35" w:rsidRPr="0027638C">
        <w:rPr>
          <w:sz w:val="24"/>
          <w:rPrChange w16du:dateUtc="2026-07-07T18:18:00Z" w:author="Author" w:date="2026-07-07T20:18:00Z" w:id="15400">
            <w:rPr>
              <w:rFonts w:ascii="Times New Roman"/>
              <w:color w:val="000000"/>
            </w:rPr>
          </w:rPrChange>
        </w:rPr>
        <w:t>.</w:t>
      </w:r>
      <w:r w:rsidR="00A96A35" w:rsidRPr="0027638C">
        <w:rPr>
          <w:sz w:val="24"/>
          <w:rPrChange w16du:dateUtc="2026-07-07T18:18:00Z" w:author="Author" w:date="2026-07-07T20:18:00Z" w:id="15401">
            <w:rPr>
              <w:rFonts w:ascii="Times New Roman"/>
              <w:color w:val="000000"/>
              <w:spacing w:val="7"/>
            </w:rPr>
          </w:rPrChange>
        </w:rPr>
        <w:t xml:space="preserve"> </w:t>
      </w:r>
      <w:r w:rsidR="00A96A35" w:rsidRPr="0027638C">
        <w:rPr>
          <w:sz w:val="24"/>
          <w:rPrChange w16du:dateUtc="2026-07-07T18:18:00Z" w:author="Author" w:date="2026-07-07T20:18:00Z" w:id="15402">
            <w:rPr>
              <w:rFonts w:ascii="Times New Roman"/>
              <w:color w:val="000000"/>
            </w:rPr>
          </w:rPrChange>
        </w:rPr>
        <w:t>Amet</w:t>
      </w:r>
      <w:r w:rsidR="00A96A35" w:rsidRPr="0027638C">
        <w:rPr>
          <w:sz w:val="24"/>
          <w:rPrChange w16du:dateUtc="2026-07-07T18:18:00Z" w:author="Author" w:date="2026-07-07T20:18:00Z" w:id="15403">
            <w:rPr>
              <w:rFonts w:ascii="Times New Roman"/>
              <w:color w:val="000000"/>
              <w:spacing w:val="7"/>
            </w:rPr>
          </w:rPrChange>
        </w:rPr>
        <w:t xml:space="preserve"> </w:t>
      </w:r>
      <w:r w:rsidR="00A96A35" w:rsidRPr="0027638C">
        <w:rPr>
          <w:sz w:val="24"/>
          <w:rPrChange w16du:dateUtc="2026-07-07T18:18:00Z" w:author="Author" w:date="2026-07-07T20:18:00Z" w:id="15404">
            <w:rPr>
              <w:rFonts w:ascii="Times New Roman"/>
              <w:color w:val="000000"/>
            </w:rPr>
          </w:rPrChange>
        </w:rPr>
        <w:t>consectetur</w:t>
      </w:r>
      <w:r w:rsidR="00A96A35" w:rsidRPr="0027638C">
        <w:rPr>
          <w:sz w:val="24"/>
          <w:rPrChange w16du:dateUtc="2026-07-07T18:18:00Z" w:author="Author" w:date="2026-07-07T20:18:00Z" w:id="15405">
            <w:rPr>
              <w:rFonts w:ascii="Times New Roman"/>
              <w:color w:val="000000"/>
              <w:spacing w:val="7"/>
            </w:rPr>
          </w:rPrChange>
        </w:rPr>
        <w:t xml:space="preserve"> </w:t>
      </w:r>
      <w:r w:rsidR="00A96A35" w:rsidRPr="0027638C">
        <w:rPr>
          <w:sz w:val="24"/>
          <w:rPrChange w16du:dateUtc="2026-07-07T18:18:00Z" w:author="Author" w:date="2026-07-07T20:18:00Z" w:id="15406">
            <w:rPr>
              <w:rFonts w:ascii="Times New Roman"/>
              <w:color w:val="000000"/>
            </w:rPr>
          </w:rPrChange>
        </w:rPr>
        <w:t>adipiscing</w:t>
      </w:r>
      <w:r w:rsidR="00A96A35" w:rsidRPr="0027638C">
        <w:rPr>
          <w:sz w:val="24"/>
          <w:rPrChange w16du:dateUtc="2026-07-07T18:18:00Z" w:author="Author" w:date="2026-07-07T20:18:00Z" w:id="15407">
            <w:rPr>
              <w:rFonts w:ascii="Times New Roman"/>
              <w:color w:val="000000"/>
              <w:spacing w:val="7"/>
            </w:rPr>
          </w:rPrChange>
        </w:rPr>
        <w:t xml:space="preserve"> </w:t>
      </w:r>
      <w:r w:rsidR="00A96A35" w:rsidRPr="0027638C">
        <w:rPr>
          <w:sz w:val="24"/>
          <w:rPrChange w16du:dateUtc="2026-07-07T18:18:00Z" w:author="Author" w:date="2026-07-07T20:18:00Z" w:id="15408">
            <w:rPr>
              <w:rFonts w:ascii="Times New Roman"/>
              <w:color w:val="000000"/>
            </w:rPr>
          </w:rPrChange>
        </w:rPr>
        <w:t>Elit</w:t>
      </w:r>
      <w:r w:rsidR="00A96A35" w:rsidRPr="0027638C">
        <w:rPr>
          <w:sz w:val="24"/>
          <w:rPrChange w16du:dateUtc="2026-07-07T18:18:00Z" w:author="Author" w:date="2026-07-07T20:18:00Z" w:id="15409">
            <w:rPr>
              <w:rFonts w:ascii="Times New Roman"/>
              <w:color w:val="000000"/>
              <w:spacing w:val="7"/>
            </w:rPr>
          </w:rPrChange>
        </w:rPr>
        <w:t xml:space="preserve"> </w:t>
      </w:r>
      <w:r w:rsidR="00A96A35" w:rsidRPr="0027638C">
        <w:rPr>
          <w:sz w:val="24"/>
          <w:rPrChange w16du:dateUtc="2026-07-07T18:18:00Z" w:author="Author" w:date="2026-07-07T20:18:00Z" w:id="15410">
            <w:rPr>
              <w:rFonts w:ascii="Times New Roman"/>
              <w:color w:val="000000"/>
            </w:rPr>
          </w:rPrChange>
        </w:rPr>
        <w:t>sed</w:t>
      </w:r>
      <w:r w:rsidR="00A96A35" w:rsidRPr="0027638C">
        <w:rPr>
          <w:sz w:val="24"/>
          <w:rPrChange w16du:dateUtc="2026-07-07T18:18:00Z" w:author="Author" w:date="2026-07-07T20:18:00Z" w:id="15411">
            <w:rPr>
              <w:rFonts w:ascii="Times New Roman"/>
              <w:color w:val="000000"/>
              <w:spacing w:val="7"/>
            </w:rPr>
          </w:rPrChange>
        </w:rPr>
        <w:t xml:space="preserve"> </w:t>
      </w:r>
      <w:r w:rsidR="00A96A35" w:rsidRPr="0027638C">
        <w:rPr>
          <w:sz w:val="24"/>
          <w:rPrChange w16du:dateUtc="2026-07-07T18:18:00Z" w:author="Author" w:date="2026-07-07T20:18:00Z" w:id="15412">
            <w:rPr>
              <w:rFonts w:ascii="Times New Roman"/>
              <w:color w:val="000000"/>
            </w:rPr>
          </w:rPrChange>
        </w:rPr>
        <w:t>do</w:t>
      </w:r>
      <w:r w:rsidR="00A96A35" w:rsidRPr="0027638C">
        <w:rPr>
          <w:sz w:val="24"/>
          <w:rPrChange w16du:dateUtc="2026-07-07T18:18:00Z" w:author="Author" w:date="2026-07-07T20:18:00Z" w:id="15413">
            <w:rPr>
              <w:rFonts w:ascii="Times New Roman"/>
              <w:color w:val="000000"/>
              <w:spacing w:val="7"/>
            </w:rPr>
          </w:rPrChange>
        </w:rPr>
        <w:t xml:space="preserve"> </w:t>
      </w:r>
      <w:r w:rsidR="00A96A35" w:rsidRPr="0027638C">
        <w:rPr>
          <w:sz w:val="24"/>
          <w:rPrChange w16du:dateUtc="2026-07-07T18:18:00Z" w:author="Author" w:date="2026-07-07T20:18:00Z" w:id="15414">
            <w:rPr>
              <w:rFonts w:ascii="Times New Roman"/>
              <w:color w:val="000000"/>
            </w:rPr>
          </w:rPrChange>
        </w:rPr>
        <w:t>Eiusmod</w:t>
      </w:r>
      <w:r w:rsidR="00A96A35" w:rsidRPr="0027638C">
        <w:rPr>
          <w:sz w:val="24"/>
          <w:rPrChange w16du:dateUtc="2026-07-07T18:18:00Z" w:author="Author" w:date="2026-07-07T20:18:00Z" w:id="15415">
            <w:rPr>
              <w:rFonts w:ascii="Times New Roman"/>
              <w:color w:val="000000"/>
              <w:spacing w:val="7"/>
            </w:rPr>
          </w:rPrChange>
        </w:rPr>
        <w:t xml:space="preserve"> </w:t>
      </w:r>
      <w:r w:rsidR="00A96A35" w:rsidRPr="0027638C">
        <w:rPr>
          <w:sz w:val="24"/>
          <w:rPrChange w16du:dateUtc="2026-07-07T18:18:00Z" w:author="Author" w:date="2026-07-07T20:18:00Z" w:id="15416">
            <w:rPr>
              <w:rFonts w:ascii="Times New Roman" w:hAnsi="Times New Roman"/>
              <w:color w:val="000000"/>
            </w:rPr>
          </w:rPrChange>
        </w:rPr>
        <w:t>tempor</w:t>
      </w:r>
      <w:del w16du:dateUtc="2026-07-07T18:18:00Z" w:author="Author" w:date="2026-07-07T20:18:00Z" w:id="15417">
        <w:r>
          <w:rPr>
            <w:color w:val="000000"/>
          </w:rPr>
          <w:cr/>
        </w:r>
      </w:del>
      <w:r w:rsidR="00A96A35" w:rsidRPr="0027638C">
        <w:rPr>
          <w:sz w:val="24"/>
          <w:rPrChange w16du:dateUtc="2026-07-07T18:18:00Z" w:author="Author" w:date="2026-07-07T20:18:00Z" w:id="15418">
            <w:rPr>
              <w:rFonts w:ascii="Times New Roman"/>
              <w:color w:val="000000"/>
              <w:spacing w:val="665"/>
            </w:rPr>
          </w:rPrChange>
        </w:rPr>
        <w:t xml:space="preserve"> </w:t>
      </w:r>
      <w:r w:rsidR="00A96A35" w:rsidRPr="0027638C">
        <w:rPr>
          <w:sz w:val="24"/>
          <w:rPrChange w16du:dateUtc="2026-07-07T18:18:00Z" w:author="Author" w:date="2026-07-07T20:18:00Z" w:id="15419">
            <w:rPr>
              <w:rFonts w:ascii="Times New Roman"/>
              <w:color w:val="000000"/>
            </w:rPr>
          </w:rPrChange>
        </w:rPr>
        <w:t>incididunt</w:t>
      </w:r>
      <w:r w:rsidR="00A96A35" w:rsidRPr="0027638C">
        <w:rPr>
          <w:spacing w:val="-4"/>
          <w:sz w:val="24"/>
          <w:rPrChange w16du:dateUtc="2026-07-07T18:18:00Z" w:author="Author" w:date="2026-07-07T20:18:00Z" w:id="15420">
            <w:rPr>
              <w:rFonts w:ascii="Times New Roman"/>
              <w:color w:val="000000"/>
              <w:spacing w:val="-1"/>
            </w:rPr>
          </w:rPrChange>
        </w:rPr>
        <w:t xml:space="preserve"> </w:t>
      </w:r>
      <w:r w:rsidR="00A96A35" w:rsidRPr="0027638C">
        <w:rPr>
          <w:sz w:val="24"/>
          <w:rPrChange w16du:dateUtc="2026-07-07T18:18:00Z" w:author="Author" w:date="2026-07-07T20:18:00Z" w:id="15421">
            <w:rPr>
              <w:rFonts w:ascii="Times New Roman"/>
              <w:color w:val="000000"/>
            </w:rPr>
          </w:rPrChange>
        </w:rPr>
        <w:t>ut</w:t>
      </w:r>
      <w:r w:rsidR="00A96A35" w:rsidRPr="0027638C">
        <w:rPr>
          <w:spacing w:val="-4"/>
          <w:sz w:val="24"/>
          <w:rPrChange w16du:dateUtc="2026-07-07T18:18:00Z" w:author="Author" w:date="2026-07-07T20:18:00Z" w:id="15422">
            <w:rPr>
              <w:rFonts w:ascii="Times New Roman"/>
              <w:color w:val="000000"/>
              <w:spacing w:val="-1"/>
            </w:rPr>
          </w:rPrChange>
        </w:rPr>
        <w:t xml:space="preserve"> </w:t>
      </w:r>
      <w:r w:rsidR="00A96A35" w:rsidRPr="0027638C">
        <w:rPr>
          <w:sz w:val="24"/>
          <w:rPrChange w16du:dateUtc="2026-07-07T18:18:00Z" w:author="Author" w:date="2026-07-07T20:18:00Z" w:id="15423">
            <w:rPr>
              <w:rFonts w:ascii="Times New Roman"/>
              <w:color w:val="000000"/>
            </w:rPr>
          </w:rPrChange>
        </w:rPr>
        <w:t>labore</w:t>
      </w:r>
      <w:r w:rsidR="00A96A35" w:rsidRPr="0027638C">
        <w:rPr>
          <w:spacing w:val="-4"/>
          <w:sz w:val="24"/>
          <w:rPrChange w16du:dateUtc="2026-07-07T18:18:00Z" w:author="Author" w:date="2026-07-07T20:18:00Z" w:id="15424">
            <w:rPr>
              <w:rFonts w:ascii="Times New Roman"/>
              <w:color w:val="000000"/>
              <w:spacing w:val="-1"/>
            </w:rPr>
          </w:rPrChange>
        </w:rPr>
        <w:t xml:space="preserve"> </w:t>
      </w:r>
      <w:r w:rsidR="00A96A35" w:rsidRPr="0027638C">
        <w:rPr>
          <w:sz w:val="24"/>
          <w:rPrChange w16du:dateUtc="2026-07-07T18:18:00Z" w:author="Author" w:date="2026-07-07T20:18:00Z" w:id="15425">
            <w:rPr>
              <w:rFonts w:ascii="Times New Roman"/>
              <w:color w:val="000000"/>
            </w:rPr>
          </w:rPrChange>
        </w:rPr>
        <w:t>et</w:t>
      </w:r>
      <w:r w:rsidR="00A96A35" w:rsidRPr="0027638C">
        <w:rPr>
          <w:spacing w:val="-4"/>
          <w:sz w:val="24"/>
          <w:rPrChange w16du:dateUtc="2026-07-07T18:18:00Z" w:author="Author" w:date="2026-07-07T20:18:00Z" w:id="15426">
            <w:rPr>
              <w:rFonts w:ascii="Times New Roman"/>
              <w:color w:val="000000"/>
              <w:spacing w:val="-1"/>
            </w:rPr>
          </w:rPrChange>
        </w:rPr>
        <w:t xml:space="preserve"> </w:t>
      </w:r>
      <w:r w:rsidR="00A96A35" w:rsidRPr="0027638C">
        <w:rPr>
          <w:sz w:val="24"/>
          <w:rPrChange w16du:dateUtc="2026-07-07T18:18:00Z" w:author="Author" w:date="2026-07-07T20:18:00Z" w:id="15427">
            <w:rPr>
              <w:rFonts w:ascii="Times New Roman"/>
              <w:color w:val="000000"/>
            </w:rPr>
          </w:rPrChange>
        </w:rPr>
        <w:t>dolore</w:t>
      </w:r>
      <w:r w:rsidR="00A96A35" w:rsidRPr="0027638C">
        <w:rPr>
          <w:spacing w:val="-4"/>
          <w:sz w:val="24"/>
          <w:rPrChange w16du:dateUtc="2026-07-07T18:18:00Z" w:author="Author" w:date="2026-07-07T20:18:00Z" w:id="15428">
            <w:rPr>
              <w:rFonts w:ascii="Times New Roman"/>
              <w:color w:val="000000"/>
              <w:spacing w:val="-1"/>
            </w:rPr>
          </w:rPrChange>
        </w:rPr>
        <w:t xml:space="preserve"> </w:t>
      </w:r>
      <w:r w:rsidR="00A96A35" w:rsidRPr="0027638C">
        <w:rPr>
          <w:sz w:val="24"/>
          <w:rPrChange w16du:dateUtc="2026-07-07T18:18:00Z" w:author="Author" w:date="2026-07-07T20:18:00Z" w:id="15429">
            <w:rPr>
              <w:rFonts w:ascii="Times New Roman"/>
              <w:color w:val="000000"/>
            </w:rPr>
          </w:rPrChange>
        </w:rPr>
        <w:t>magna</w:t>
      </w:r>
      <w:r w:rsidR="00A96A35" w:rsidRPr="0027638C">
        <w:rPr>
          <w:spacing w:val="-4"/>
          <w:sz w:val="24"/>
          <w:rPrChange w16du:dateUtc="2026-07-07T18:18:00Z" w:author="Author" w:date="2026-07-07T20:18:00Z" w:id="15430">
            <w:rPr>
              <w:rFonts w:ascii="Times New Roman"/>
              <w:color w:val="000000"/>
              <w:spacing w:val="-1"/>
            </w:rPr>
          </w:rPrChange>
        </w:rPr>
        <w:t xml:space="preserve"> </w:t>
      </w:r>
      <w:r w:rsidR="00A96A35" w:rsidRPr="0027638C">
        <w:rPr>
          <w:sz w:val="24"/>
          <w:rPrChange w16du:dateUtc="2026-07-07T18:18:00Z" w:author="Author" w:date="2026-07-07T20:18:00Z" w:id="15431">
            <w:rPr>
              <w:rFonts w:ascii="Times New Roman"/>
              <w:color w:val="000000"/>
            </w:rPr>
          </w:rPrChange>
        </w:rPr>
        <w:t>aliqua</w:t>
      </w:r>
      <w:r w:rsidR="00A96A35" w:rsidRPr="0027638C">
        <w:rPr>
          <w:spacing w:val="-4"/>
          <w:sz w:val="24"/>
          <w:rPrChange w16du:dateUtc="2026-07-07T18:18:00Z" w:author="Author" w:date="2026-07-07T20:18:00Z" w:id="15432">
            <w:rPr>
              <w:rFonts w:ascii="Times New Roman"/>
              <w:color w:val="000000"/>
              <w:spacing w:val="-1"/>
            </w:rPr>
          </w:rPrChange>
        </w:rPr>
        <w:t xml:space="preserve"> </w:t>
      </w:r>
      <w:r w:rsidR="00A96A35" w:rsidRPr="0027638C">
        <w:rPr>
          <w:sz w:val="24"/>
          <w:rPrChange w16du:dateUtc="2026-07-07T18:18:00Z" w:author="Author" w:date="2026-07-07T20:18:00Z" w:id="15433">
            <w:rPr>
              <w:rFonts w:ascii="Times New Roman"/>
              <w:color w:val="000000"/>
            </w:rPr>
          </w:rPrChange>
        </w:rPr>
        <w:t>lorem</w:t>
      </w:r>
      <w:r w:rsidR="00A96A35" w:rsidRPr="0027638C">
        <w:rPr>
          <w:spacing w:val="-4"/>
          <w:sz w:val="24"/>
          <w:rPrChange w16du:dateUtc="2026-07-07T18:18:00Z" w:author="Author" w:date="2026-07-07T20:18:00Z" w:id="15434">
            <w:rPr>
              <w:rFonts w:ascii="Times New Roman"/>
              <w:color w:val="000000"/>
              <w:spacing w:val="-1"/>
            </w:rPr>
          </w:rPrChange>
        </w:rPr>
        <w:t xml:space="preserve"> </w:t>
      </w:r>
      <w:r w:rsidR="00A96A35" w:rsidRPr="0027638C">
        <w:rPr>
          <w:sz w:val="24"/>
          <w:rPrChange w16du:dateUtc="2026-07-07T18:18:00Z" w:author="Author" w:date="2026-07-07T20:18:00Z" w:id="15435">
            <w:rPr>
              <w:rFonts w:ascii="Times New Roman"/>
              <w:color w:val="000000"/>
            </w:rPr>
          </w:rPrChange>
        </w:rPr>
        <w:t>Ipsum</w:t>
      </w:r>
      <w:r w:rsidR="00A96A35" w:rsidRPr="0027638C">
        <w:rPr>
          <w:spacing w:val="-4"/>
          <w:sz w:val="24"/>
          <w:rPrChange w16du:dateUtc="2026-07-07T18:18:00Z" w:author="Author" w:date="2026-07-07T20:18:00Z" w:id="15436">
            <w:rPr>
              <w:rFonts w:ascii="Times New Roman"/>
              <w:color w:val="000000"/>
              <w:spacing w:val="-1"/>
            </w:rPr>
          </w:rPrChange>
        </w:rPr>
        <w:t xml:space="preserve"> </w:t>
      </w:r>
      <w:r w:rsidR="00A96A35" w:rsidRPr="0027638C">
        <w:rPr>
          <w:sz w:val="24"/>
          <w:rPrChange w16du:dateUtc="2026-07-07T18:18:00Z" w:author="Author" w:date="2026-07-07T20:18:00Z" w:id="15437">
            <w:rPr>
              <w:rFonts w:ascii="Times New Roman"/>
              <w:color w:val="000000"/>
            </w:rPr>
          </w:rPrChange>
        </w:rPr>
        <w:t>dolor</w:t>
      </w:r>
      <w:r w:rsidR="00A96A35" w:rsidRPr="0027638C">
        <w:rPr>
          <w:spacing w:val="-4"/>
          <w:sz w:val="24"/>
          <w:rPrChange w16du:dateUtc="2026-07-07T18:18:00Z" w:author="Author" w:date="2026-07-07T20:18:00Z" w:id="15438">
            <w:rPr>
              <w:rFonts w:ascii="Times New Roman"/>
              <w:color w:val="000000"/>
              <w:spacing w:val="-1"/>
            </w:rPr>
          </w:rPrChange>
        </w:rPr>
        <w:t xml:space="preserve"> </w:t>
      </w:r>
      <w:r w:rsidR="00A96A35" w:rsidRPr="0027638C">
        <w:rPr>
          <w:sz w:val="24"/>
          <w:rPrChange w16du:dateUtc="2026-07-07T18:18:00Z" w:author="Author" w:date="2026-07-07T20:18:00Z" w:id="15439">
            <w:rPr>
              <w:rFonts w:ascii="Times New Roman"/>
              <w:color w:val="000000"/>
            </w:rPr>
          </w:rPrChange>
        </w:rPr>
        <w:t>sit</w:t>
      </w:r>
      <w:r w:rsidR="00A96A35" w:rsidRPr="0027638C">
        <w:rPr>
          <w:spacing w:val="-4"/>
          <w:sz w:val="24"/>
          <w:rPrChange w16du:dateUtc="2026-07-07T18:18:00Z" w:author="Author" w:date="2026-07-07T20:18:00Z" w:id="15440">
            <w:rPr>
              <w:rFonts w:ascii="Times New Roman"/>
              <w:color w:val="000000"/>
              <w:spacing w:val="-1"/>
            </w:rPr>
          </w:rPrChange>
        </w:rPr>
        <w:t xml:space="preserve"> </w:t>
      </w:r>
      <w:r w:rsidR="00A96A35" w:rsidRPr="0027638C">
        <w:rPr>
          <w:sz w:val="24"/>
          <w:rPrChange w16du:dateUtc="2026-07-07T18:18:00Z" w:author="Author" w:date="2026-07-07T20:18:00Z" w:id="15441">
            <w:rPr>
              <w:rFonts w:ascii="Times New Roman" w:hAnsi="Times New Roman"/>
              <w:color w:val="000000"/>
            </w:rPr>
          </w:rPrChange>
        </w:rPr>
        <w:t>Amet’consectetur</w:t>
      </w:r>
      <w:r w:rsidR="00A96A35" w:rsidRPr="0027638C">
        <w:rPr>
          <w:spacing w:val="-4"/>
          <w:sz w:val="24"/>
          <w:rPrChange w16du:dateUtc="2026-07-07T18:18:00Z" w:author="Author" w:date="2026-07-07T20:18:00Z" w:id="15442">
            <w:rPr>
              <w:rFonts w:ascii="Times New Roman"/>
              <w:color w:val="000000"/>
              <w:spacing w:val="-1"/>
            </w:rPr>
          </w:rPrChange>
        </w:rPr>
        <w:t xml:space="preserve"> </w:t>
      </w:r>
      <w:r w:rsidR="00A96A35" w:rsidRPr="0027638C">
        <w:rPr>
          <w:sz w:val="24"/>
          <w:rPrChange w16du:dateUtc="2026-07-07T18:18:00Z" w:author="Author" w:date="2026-07-07T20:18:00Z" w:id="15443">
            <w:rPr>
              <w:rFonts w:ascii="Times New Roman"/>
              <w:color w:val="000000"/>
            </w:rPr>
          </w:rPrChange>
        </w:rPr>
        <w:t>adipiscing</w:t>
      </w:r>
      <w:r w:rsidR="00A96A35" w:rsidRPr="0027638C">
        <w:rPr>
          <w:spacing w:val="-4"/>
          <w:sz w:val="24"/>
          <w:rPrChange w16du:dateUtc="2026-07-07T18:18:00Z" w:author="Author" w:date="2026-07-07T20:18:00Z" w:id="15444">
            <w:rPr>
              <w:rFonts w:ascii="Times New Roman"/>
              <w:color w:val="000000"/>
              <w:spacing w:val="-1"/>
            </w:rPr>
          </w:rPrChange>
        </w:rPr>
        <w:t xml:space="preserve"> </w:t>
      </w:r>
      <w:r w:rsidR="00A96A35" w:rsidRPr="0027638C">
        <w:rPr>
          <w:sz w:val="24"/>
          <w:rPrChange w16du:dateUtc="2026-07-07T18:18:00Z" w:author="Author" w:date="2026-07-07T20:18:00Z" w:id="15445">
            <w:rPr>
              <w:rFonts w:ascii="Times New Roman"/>
              <w:color w:val="000000"/>
            </w:rPr>
          </w:rPrChange>
        </w:rPr>
        <w:t>elit</w:t>
      </w:r>
      <w:r w:rsidR="00A96A35" w:rsidRPr="0027638C">
        <w:rPr>
          <w:spacing w:val="-4"/>
          <w:sz w:val="24"/>
          <w:rPrChange w16du:dateUtc="2026-07-07T18:18:00Z" w:author="Author" w:date="2026-07-07T20:18:00Z" w:id="15446">
            <w:rPr>
              <w:rFonts w:ascii="Times New Roman"/>
              <w:color w:val="000000"/>
              <w:spacing w:val="-1"/>
            </w:rPr>
          </w:rPrChange>
        </w:rPr>
        <w:t xml:space="preserve"> </w:t>
      </w:r>
      <w:r w:rsidR="00A96A35" w:rsidRPr="0027638C">
        <w:rPr>
          <w:sz w:val="24"/>
          <w:rPrChange w16du:dateUtc="2026-07-07T18:18:00Z" w:author="Author" w:date="2026-07-07T20:18:00Z" w:id="15447">
            <w:rPr>
              <w:rFonts w:ascii="Times New Roman"/>
              <w:color w:val="000000"/>
            </w:rPr>
          </w:rPrChange>
        </w:rPr>
        <w:t>sed</w:t>
      </w:r>
      <w:r w:rsidR="00A96A35" w:rsidRPr="0027638C">
        <w:rPr>
          <w:spacing w:val="-4"/>
          <w:sz w:val="24"/>
          <w:rPrChange w16du:dateUtc="2026-07-07T18:18:00Z" w:author="Author" w:date="2026-07-07T20:18:00Z" w:id="15448">
            <w:rPr>
              <w:rFonts w:ascii="Times New Roman"/>
              <w:color w:val="000000"/>
              <w:spacing w:val="-1"/>
            </w:rPr>
          </w:rPrChange>
        </w:rPr>
        <w:t xml:space="preserve"> </w:t>
      </w:r>
      <w:r w:rsidR="00A96A35" w:rsidRPr="0027638C">
        <w:rPr>
          <w:sz w:val="24"/>
          <w:rPrChange w16du:dateUtc="2026-07-07T18:18:00Z" w:author="Author" w:date="2026-07-07T20:18:00Z" w:id="15449">
            <w:rPr>
              <w:rFonts w:ascii="Times New Roman" w:hAnsi="Times New Roman"/>
              <w:color w:val="000000"/>
            </w:rPr>
          </w:rPrChange>
        </w:rPr>
        <w:t>do</w:t>
      </w:r>
      <w:del w16du:dateUtc="2026-07-07T18:18:00Z" w:author="Author" w:date="2026-07-07T20:18:00Z" w:id="15450">
        <w:r>
          <w:rPr>
            <w:color w:val="000000"/>
          </w:rPr>
          <w:cr/>
        </w:r>
      </w:del>
      <w:r w:rsidR="00A96A35" w:rsidRPr="0027638C">
        <w:rPr>
          <w:sz w:val="24"/>
          <w:rPrChange w16du:dateUtc="2026-07-07T18:18:00Z" w:author="Author" w:date="2026-07-07T20:18:00Z" w:id="15451">
            <w:rPr>
              <w:rFonts w:ascii="Times New Roman"/>
              <w:color w:val="000000"/>
              <w:spacing w:val="665"/>
            </w:rPr>
          </w:rPrChange>
        </w:rPr>
        <w:t xml:space="preserve"> </w:t>
      </w:r>
      <w:r w:rsidR="00A96A35" w:rsidRPr="0027638C">
        <w:rPr>
          <w:sz w:val="24"/>
          <w:rPrChange w16du:dateUtc="2026-07-07T18:18:00Z" w:author="Author" w:date="2026-07-07T20:18:00Z" w:id="15452">
            <w:rPr>
              <w:rFonts w:ascii="Times New Roman"/>
              <w:color w:val="000000"/>
            </w:rPr>
          </w:rPrChange>
        </w:rPr>
        <w:t>eiusmod</w:t>
      </w:r>
      <w:r w:rsidR="00A96A35" w:rsidRPr="0027638C">
        <w:rPr>
          <w:sz w:val="24"/>
          <w:rPrChange w16du:dateUtc="2026-07-07T18:18:00Z" w:author="Author" w:date="2026-07-07T20:18:00Z" w:id="15453">
            <w:rPr>
              <w:rFonts w:ascii="Times New Roman"/>
              <w:color w:val="000000"/>
              <w:spacing w:val="18"/>
            </w:rPr>
          </w:rPrChange>
        </w:rPr>
        <w:t xml:space="preserve"> </w:t>
      </w:r>
      <w:r w:rsidR="00A96A35" w:rsidRPr="0027638C">
        <w:rPr>
          <w:sz w:val="24"/>
          <w:rPrChange w16du:dateUtc="2026-07-07T18:18:00Z" w:author="Author" w:date="2026-07-07T20:18:00Z" w:id="15454">
            <w:rPr>
              <w:rFonts w:ascii="Times New Roman"/>
              <w:color w:val="000000"/>
            </w:rPr>
          </w:rPrChange>
        </w:rPr>
        <w:t>tempor</w:t>
      </w:r>
      <w:r w:rsidR="00A96A35" w:rsidRPr="0027638C">
        <w:rPr>
          <w:sz w:val="24"/>
          <w:rPrChange w16du:dateUtc="2026-07-07T18:18:00Z" w:author="Author" w:date="2026-07-07T20:18:00Z" w:id="15455">
            <w:rPr>
              <w:rFonts w:ascii="Times New Roman"/>
              <w:color w:val="000000"/>
              <w:spacing w:val="18"/>
            </w:rPr>
          </w:rPrChange>
        </w:rPr>
        <w:t xml:space="preserve"> </w:t>
      </w:r>
      <w:r w:rsidR="00A96A35" w:rsidRPr="0027638C">
        <w:rPr>
          <w:sz w:val="24"/>
          <w:rPrChange w16du:dateUtc="2026-07-07T18:18:00Z" w:author="Author" w:date="2026-07-07T20:18:00Z" w:id="15456">
            <w:rPr>
              <w:rFonts w:ascii="Times New Roman"/>
              <w:color w:val="000000"/>
            </w:rPr>
          </w:rPrChange>
        </w:rPr>
        <w:t>incididunt</w:t>
      </w:r>
      <w:r w:rsidR="00A96A35" w:rsidRPr="0027638C">
        <w:rPr>
          <w:sz w:val="24"/>
          <w:rPrChange w16du:dateUtc="2026-07-07T18:18:00Z" w:author="Author" w:date="2026-07-07T20:18:00Z" w:id="15457">
            <w:rPr>
              <w:rFonts w:ascii="Times New Roman"/>
              <w:color w:val="000000"/>
              <w:spacing w:val="18"/>
            </w:rPr>
          </w:rPrChange>
        </w:rPr>
        <w:t xml:space="preserve"> </w:t>
      </w:r>
      <w:r w:rsidR="00A96A35" w:rsidRPr="0027638C">
        <w:rPr>
          <w:sz w:val="24"/>
          <w:rPrChange w16du:dateUtc="2026-07-07T18:18:00Z" w:author="Author" w:date="2026-07-07T20:18:00Z" w:id="15458">
            <w:rPr>
              <w:rFonts w:ascii="Times New Roman"/>
              <w:color w:val="000000"/>
            </w:rPr>
          </w:rPrChange>
        </w:rPr>
        <w:t>ut</w:t>
      </w:r>
      <w:r w:rsidR="00A96A35" w:rsidRPr="0027638C">
        <w:rPr>
          <w:sz w:val="24"/>
          <w:rPrChange w16du:dateUtc="2026-07-07T18:18:00Z" w:author="Author" w:date="2026-07-07T20:18:00Z" w:id="15459">
            <w:rPr>
              <w:rFonts w:ascii="Times New Roman"/>
              <w:color w:val="000000"/>
              <w:spacing w:val="18"/>
            </w:rPr>
          </w:rPrChange>
        </w:rPr>
        <w:t xml:space="preserve"> </w:t>
      </w:r>
      <w:r w:rsidR="00A96A35" w:rsidRPr="0027638C">
        <w:rPr>
          <w:sz w:val="24"/>
          <w:rPrChange w16du:dateUtc="2026-07-07T18:18:00Z" w:author="Author" w:date="2026-07-07T20:18:00Z" w:id="15460">
            <w:rPr>
              <w:rFonts w:ascii="Times New Roman"/>
              <w:color w:val="000000"/>
            </w:rPr>
          </w:rPrChange>
        </w:rPr>
        <w:t>Labore,</w:t>
      </w:r>
      <w:r w:rsidR="00A96A35" w:rsidRPr="0027638C">
        <w:rPr>
          <w:sz w:val="24"/>
          <w:rPrChange w16du:dateUtc="2026-07-07T18:18:00Z" w:author="Author" w:date="2026-07-07T20:18:00Z" w:id="15461">
            <w:rPr>
              <w:rFonts w:ascii="Times New Roman"/>
              <w:color w:val="000000"/>
              <w:spacing w:val="18"/>
            </w:rPr>
          </w:rPrChange>
        </w:rPr>
        <w:t xml:space="preserve"> </w:t>
      </w:r>
      <w:r w:rsidR="00A96A35" w:rsidRPr="0027638C">
        <w:rPr>
          <w:sz w:val="24"/>
          <w:rPrChange w16du:dateUtc="2026-07-07T18:18:00Z" w:author="Author" w:date="2026-07-07T20:18:00Z" w:id="15462">
            <w:rPr>
              <w:rFonts w:ascii="Times New Roman"/>
              <w:color w:val="000000"/>
            </w:rPr>
          </w:rPrChange>
        </w:rPr>
        <w:t>Et</w:t>
      </w:r>
      <w:r w:rsidR="00A96A35" w:rsidRPr="0027638C">
        <w:rPr>
          <w:sz w:val="24"/>
          <w:rPrChange w16du:dateUtc="2026-07-07T18:18:00Z" w:author="Author" w:date="2026-07-07T20:18:00Z" w:id="15463">
            <w:rPr>
              <w:rFonts w:ascii="Times New Roman"/>
              <w:color w:val="000000"/>
              <w:spacing w:val="18"/>
            </w:rPr>
          </w:rPrChange>
        </w:rPr>
        <w:t xml:space="preserve"> </w:t>
      </w:r>
      <w:r w:rsidR="00A96A35" w:rsidRPr="0027638C">
        <w:rPr>
          <w:sz w:val="24"/>
          <w:rPrChange w16du:dateUtc="2026-07-07T18:18:00Z" w:author="Author" w:date="2026-07-07T20:18:00Z" w:id="15464">
            <w:rPr>
              <w:rFonts w:ascii="Times New Roman"/>
              <w:color w:val="000000"/>
            </w:rPr>
          </w:rPrChange>
        </w:rPr>
        <w:t>dolore,</w:t>
      </w:r>
      <w:r w:rsidR="00A96A35" w:rsidRPr="0027638C">
        <w:rPr>
          <w:sz w:val="24"/>
          <w:rPrChange w16du:dateUtc="2026-07-07T18:18:00Z" w:author="Author" w:date="2026-07-07T20:18:00Z" w:id="15465">
            <w:rPr>
              <w:rFonts w:ascii="Times New Roman"/>
              <w:color w:val="000000"/>
              <w:spacing w:val="18"/>
            </w:rPr>
          </w:rPrChange>
        </w:rPr>
        <w:t xml:space="preserve"> </w:t>
      </w:r>
      <w:r w:rsidR="00A96A35" w:rsidRPr="0027638C">
        <w:rPr>
          <w:sz w:val="24"/>
          <w:rPrChange w16du:dateUtc="2026-07-07T18:18:00Z" w:author="Author" w:date="2026-07-07T20:18:00Z" w:id="15466">
            <w:rPr>
              <w:rFonts w:ascii="Times New Roman"/>
              <w:color w:val="000000"/>
            </w:rPr>
          </w:rPrChange>
        </w:rPr>
        <w:t>magna</w:t>
      </w:r>
      <w:r w:rsidR="00A96A35" w:rsidRPr="0027638C">
        <w:rPr>
          <w:sz w:val="24"/>
          <w:rPrChange w16du:dateUtc="2026-07-07T18:18:00Z" w:author="Author" w:date="2026-07-07T20:18:00Z" w:id="15467">
            <w:rPr>
              <w:rFonts w:ascii="Times New Roman"/>
              <w:color w:val="000000"/>
              <w:spacing w:val="18"/>
            </w:rPr>
          </w:rPrChange>
        </w:rPr>
        <w:t xml:space="preserve"> </w:t>
      </w:r>
      <w:r w:rsidR="00A96A35" w:rsidRPr="0027638C">
        <w:rPr>
          <w:sz w:val="24"/>
          <w:rPrChange w16du:dateUtc="2026-07-07T18:18:00Z" w:author="Author" w:date="2026-07-07T20:18:00Z" w:id="15468">
            <w:rPr>
              <w:rFonts w:ascii="Times New Roman"/>
              <w:color w:val="000000"/>
            </w:rPr>
          </w:rPrChange>
        </w:rPr>
        <w:t>aliqua</w:t>
      </w:r>
      <w:r w:rsidR="00A96A35" w:rsidRPr="0027638C">
        <w:rPr>
          <w:sz w:val="24"/>
          <w:rPrChange w16du:dateUtc="2026-07-07T18:18:00Z" w:author="Author" w:date="2026-07-07T20:18:00Z" w:id="15469">
            <w:rPr>
              <w:rFonts w:ascii="Times New Roman"/>
              <w:color w:val="000000"/>
              <w:spacing w:val="18"/>
            </w:rPr>
          </w:rPrChange>
        </w:rPr>
        <w:t xml:space="preserve"> </w:t>
      </w:r>
      <w:r w:rsidR="00A96A35" w:rsidRPr="0027638C">
        <w:rPr>
          <w:sz w:val="24"/>
          <w:rPrChange w16du:dateUtc="2026-07-07T18:18:00Z" w:author="Author" w:date="2026-07-07T20:18:00Z" w:id="15470">
            <w:rPr>
              <w:rFonts w:ascii="Times New Roman"/>
              <w:color w:val="000000"/>
            </w:rPr>
          </w:rPrChange>
        </w:rPr>
        <w:t>lorem</w:t>
      </w:r>
      <w:r w:rsidR="00A96A35" w:rsidRPr="0027638C">
        <w:rPr>
          <w:sz w:val="24"/>
          <w:rPrChange w16du:dateUtc="2026-07-07T18:18:00Z" w:author="Author" w:date="2026-07-07T20:18:00Z" w:id="15471">
            <w:rPr>
              <w:rFonts w:ascii="Times New Roman"/>
              <w:color w:val="000000"/>
              <w:spacing w:val="18"/>
            </w:rPr>
          </w:rPrChange>
        </w:rPr>
        <w:t xml:space="preserve"> </w:t>
      </w:r>
      <w:r w:rsidR="00A96A35" w:rsidRPr="0027638C">
        <w:rPr>
          <w:sz w:val="24"/>
          <w:rPrChange w16du:dateUtc="2026-07-07T18:18:00Z" w:author="Author" w:date="2026-07-07T20:18:00Z" w:id="15472">
            <w:rPr>
              <w:rFonts w:ascii="Times New Roman"/>
              <w:color w:val="000000"/>
            </w:rPr>
          </w:rPrChange>
        </w:rPr>
        <w:t>ipsum</w:t>
      </w:r>
      <w:r w:rsidR="00A96A35" w:rsidRPr="0027638C">
        <w:rPr>
          <w:sz w:val="24"/>
          <w:rPrChange w16du:dateUtc="2026-07-07T18:18:00Z" w:author="Author" w:date="2026-07-07T20:18:00Z" w:id="15473">
            <w:rPr>
              <w:rFonts w:ascii="Times New Roman"/>
              <w:color w:val="000000"/>
              <w:spacing w:val="18"/>
            </w:rPr>
          </w:rPrChange>
        </w:rPr>
        <w:t xml:space="preserve"> </w:t>
      </w:r>
      <w:r w:rsidR="00A96A35" w:rsidRPr="0027638C">
        <w:rPr>
          <w:sz w:val="24"/>
          <w:rPrChange w16du:dateUtc="2026-07-07T18:18:00Z" w:author="Author" w:date="2026-07-07T20:18:00Z" w:id="15474">
            <w:rPr>
              <w:rFonts w:ascii="Times New Roman"/>
              <w:color w:val="000000"/>
            </w:rPr>
          </w:rPrChange>
        </w:rPr>
        <w:t>Dolor,</w:t>
      </w:r>
      <w:r w:rsidR="00A96A35" w:rsidRPr="0027638C">
        <w:rPr>
          <w:sz w:val="24"/>
          <w:rPrChange w16du:dateUtc="2026-07-07T18:18:00Z" w:author="Author" w:date="2026-07-07T20:18:00Z" w:id="15475">
            <w:rPr>
              <w:rFonts w:ascii="Times New Roman"/>
              <w:color w:val="000000"/>
              <w:spacing w:val="18"/>
            </w:rPr>
          </w:rPrChange>
        </w:rPr>
        <w:t xml:space="preserve"> </w:t>
      </w:r>
      <w:r w:rsidR="00A96A35" w:rsidRPr="0027638C">
        <w:rPr>
          <w:sz w:val="24"/>
          <w:rPrChange w16du:dateUtc="2026-07-07T18:18:00Z" w:author="Author" w:date="2026-07-07T20:18:00Z" w:id="15476">
            <w:rPr>
              <w:rFonts w:ascii="Times New Roman"/>
              <w:color w:val="000000"/>
            </w:rPr>
          </w:rPrChange>
        </w:rPr>
        <w:t>sit</w:t>
      </w:r>
      <w:r w:rsidR="00A96A35" w:rsidRPr="0027638C">
        <w:rPr>
          <w:sz w:val="24"/>
          <w:rPrChange w16du:dateUtc="2026-07-07T18:18:00Z" w:author="Author" w:date="2026-07-07T20:18:00Z" w:id="15477">
            <w:rPr>
              <w:rFonts w:ascii="Times New Roman"/>
              <w:color w:val="000000"/>
              <w:spacing w:val="18"/>
            </w:rPr>
          </w:rPrChange>
        </w:rPr>
        <w:t xml:space="preserve"> </w:t>
      </w:r>
      <w:r w:rsidR="00A96A35" w:rsidRPr="0027638C">
        <w:rPr>
          <w:sz w:val="24"/>
          <w:rPrChange w16du:dateUtc="2026-07-07T18:18:00Z" w:author="Author" w:date="2026-07-07T20:18:00Z" w:id="15478">
            <w:rPr>
              <w:rFonts w:ascii="Times New Roman" w:hAnsi="Times New Roman"/>
              <w:color w:val="000000"/>
            </w:rPr>
          </w:rPrChange>
        </w:rPr>
        <w:t>Amet’consectetur</w:t>
      </w:r>
      <w:del w16du:dateUtc="2026-07-07T18:18:00Z" w:author="Author" w:date="2026-07-07T20:18:00Z" w:id="15479">
        <w:r>
          <w:rPr>
            <w:color w:val="000000"/>
          </w:rPr>
          <w:cr/>
        </w:r>
      </w:del>
      <w:r w:rsidR="00A96A35" w:rsidRPr="0027638C">
        <w:rPr>
          <w:sz w:val="24"/>
          <w:rPrChange w16du:dateUtc="2026-07-07T18:18:00Z" w:author="Author" w:date="2026-07-07T20:18:00Z" w:id="15480">
            <w:rPr>
              <w:rFonts w:ascii="Times New Roman"/>
              <w:color w:val="000000"/>
              <w:spacing w:val="665"/>
            </w:rPr>
          </w:rPrChange>
        </w:rPr>
        <w:t xml:space="preserve"> </w:t>
      </w:r>
      <w:r w:rsidR="00A96A35" w:rsidRPr="0027638C">
        <w:rPr>
          <w:sz w:val="24"/>
          <w:rPrChange w16du:dateUtc="2026-07-07T18:18:00Z" w:author="Author" w:date="2026-07-07T20:18:00Z" w:id="15481">
            <w:rPr>
              <w:rFonts w:ascii="Times New Roman"/>
              <w:color w:val="000000"/>
            </w:rPr>
          </w:rPrChange>
        </w:rPr>
        <w:t>adipiscing</w:t>
      </w:r>
      <w:r w:rsidR="00A96A35" w:rsidRPr="0027638C">
        <w:rPr>
          <w:sz w:val="24"/>
          <w:rPrChange w16du:dateUtc="2026-07-07T18:18:00Z" w:author="Author" w:date="2026-07-07T20:18:00Z" w:id="15482">
            <w:rPr>
              <w:rFonts w:ascii="Times New Roman"/>
              <w:color w:val="000000"/>
              <w:spacing w:val="30"/>
            </w:rPr>
          </w:rPrChange>
        </w:rPr>
        <w:t xml:space="preserve"> </w:t>
      </w:r>
      <w:r w:rsidR="00A96A35" w:rsidRPr="0027638C">
        <w:rPr>
          <w:sz w:val="24"/>
          <w:rPrChange w16du:dateUtc="2026-07-07T18:18:00Z" w:author="Author" w:date="2026-07-07T20:18:00Z" w:id="15483">
            <w:rPr>
              <w:rFonts w:ascii="Times New Roman"/>
              <w:color w:val="000000"/>
            </w:rPr>
          </w:rPrChange>
        </w:rPr>
        <w:t>elit,</w:t>
      </w:r>
      <w:r w:rsidR="00A96A35" w:rsidRPr="0027638C">
        <w:rPr>
          <w:sz w:val="24"/>
          <w:rPrChange w16du:dateUtc="2026-07-07T18:18:00Z" w:author="Author" w:date="2026-07-07T20:18:00Z" w:id="15484">
            <w:rPr>
              <w:rFonts w:ascii="Times New Roman"/>
              <w:color w:val="000000"/>
              <w:spacing w:val="30"/>
            </w:rPr>
          </w:rPrChange>
        </w:rPr>
        <w:t xml:space="preserve"> </w:t>
      </w:r>
      <w:r w:rsidR="00A96A35" w:rsidRPr="0027638C">
        <w:rPr>
          <w:sz w:val="24"/>
          <w:rPrChange w16du:dateUtc="2026-07-07T18:18:00Z" w:author="Author" w:date="2026-07-07T20:18:00Z" w:id="15485">
            <w:rPr>
              <w:rFonts w:ascii="Times New Roman"/>
              <w:color w:val="000000"/>
            </w:rPr>
          </w:rPrChange>
        </w:rPr>
        <w:t>sed</w:t>
      </w:r>
      <w:r w:rsidR="00A96A35" w:rsidRPr="0027638C">
        <w:rPr>
          <w:sz w:val="24"/>
          <w:rPrChange w16du:dateUtc="2026-07-07T18:18:00Z" w:author="Author" w:date="2026-07-07T20:18:00Z" w:id="15486">
            <w:rPr>
              <w:rFonts w:ascii="Times New Roman"/>
              <w:color w:val="000000"/>
              <w:spacing w:val="30"/>
            </w:rPr>
          </w:rPrChange>
        </w:rPr>
        <w:t xml:space="preserve"> </w:t>
      </w:r>
      <w:r w:rsidR="00A96A35" w:rsidRPr="0027638C">
        <w:rPr>
          <w:sz w:val="24"/>
          <w:rPrChange w16du:dateUtc="2026-07-07T18:18:00Z" w:author="Author" w:date="2026-07-07T20:18:00Z" w:id="15487">
            <w:rPr>
              <w:rFonts w:ascii="Times New Roman"/>
              <w:color w:val="000000"/>
            </w:rPr>
          </w:rPrChange>
        </w:rPr>
        <w:t>do</w:t>
      </w:r>
      <w:r w:rsidR="00A96A35" w:rsidRPr="0027638C">
        <w:rPr>
          <w:sz w:val="24"/>
          <w:rPrChange w16du:dateUtc="2026-07-07T18:18:00Z" w:author="Author" w:date="2026-07-07T20:18:00Z" w:id="15488">
            <w:rPr>
              <w:rFonts w:ascii="Times New Roman"/>
              <w:color w:val="000000"/>
              <w:spacing w:val="30"/>
            </w:rPr>
          </w:rPrChange>
        </w:rPr>
        <w:t xml:space="preserve"> </w:t>
      </w:r>
      <w:r w:rsidR="00A96A35" w:rsidRPr="0027638C">
        <w:rPr>
          <w:sz w:val="24"/>
          <w:rPrChange w16du:dateUtc="2026-07-07T18:18:00Z" w:author="Author" w:date="2026-07-07T20:18:00Z" w:id="15489">
            <w:rPr>
              <w:rFonts w:ascii="Times New Roman"/>
              <w:color w:val="000000"/>
            </w:rPr>
          </w:rPrChange>
        </w:rPr>
        <w:t>eiusmod</w:t>
      </w:r>
      <w:r w:rsidR="00A96A35" w:rsidRPr="0027638C">
        <w:rPr>
          <w:sz w:val="24"/>
          <w:rPrChange w16du:dateUtc="2026-07-07T18:18:00Z" w:author="Author" w:date="2026-07-07T20:18:00Z" w:id="15490">
            <w:rPr>
              <w:rFonts w:ascii="Times New Roman"/>
              <w:color w:val="000000"/>
              <w:spacing w:val="30"/>
            </w:rPr>
          </w:rPrChange>
        </w:rPr>
        <w:t xml:space="preserve"> </w:t>
      </w:r>
      <w:r w:rsidR="00A96A35" w:rsidRPr="0027638C">
        <w:rPr>
          <w:sz w:val="24"/>
          <w:rPrChange w16du:dateUtc="2026-07-07T18:18:00Z" w:author="Author" w:date="2026-07-07T20:18:00Z" w:id="15491">
            <w:rPr>
              <w:rFonts w:ascii="Times New Roman"/>
              <w:color w:val="000000"/>
            </w:rPr>
          </w:rPrChange>
        </w:rPr>
        <w:t>tempor</w:t>
      </w:r>
      <w:r w:rsidR="00A96A35" w:rsidRPr="0027638C">
        <w:rPr>
          <w:sz w:val="24"/>
          <w:rPrChange w16du:dateUtc="2026-07-07T18:18:00Z" w:author="Author" w:date="2026-07-07T20:18:00Z" w:id="15492">
            <w:rPr>
              <w:rFonts w:ascii="Times New Roman"/>
              <w:color w:val="000000"/>
              <w:spacing w:val="30"/>
            </w:rPr>
          </w:rPrChange>
        </w:rPr>
        <w:t xml:space="preserve"> </w:t>
      </w:r>
      <w:r w:rsidR="00A96A35" w:rsidRPr="0027638C">
        <w:rPr>
          <w:sz w:val="24"/>
          <w:rPrChange w16du:dateUtc="2026-07-07T18:18:00Z" w:author="Author" w:date="2026-07-07T20:18:00Z" w:id="15493">
            <w:rPr>
              <w:rFonts w:ascii="Times New Roman"/>
              <w:color w:val="000000"/>
            </w:rPr>
          </w:rPrChange>
        </w:rPr>
        <w:t>Incididunt</w:t>
      </w:r>
      <w:r w:rsidR="00A96A35" w:rsidRPr="0027638C">
        <w:rPr>
          <w:sz w:val="24"/>
          <w:rPrChange w16du:dateUtc="2026-07-07T18:18:00Z" w:author="Author" w:date="2026-07-07T20:18:00Z" w:id="15494">
            <w:rPr>
              <w:rFonts w:ascii="Times New Roman"/>
              <w:color w:val="000000"/>
              <w:spacing w:val="30"/>
            </w:rPr>
          </w:rPrChange>
        </w:rPr>
        <w:t xml:space="preserve"> </w:t>
      </w:r>
      <w:r w:rsidR="00A96A35" w:rsidRPr="0027638C">
        <w:rPr>
          <w:sz w:val="24"/>
          <w:rPrChange w16du:dateUtc="2026-07-07T18:18:00Z" w:author="Author" w:date="2026-07-07T20:18:00Z" w:id="15495">
            <w:rPr>
              <w:rFonts w:ascii="Times New Roman"/>
              <w:color w:val="000000"/>
            </w:rPr>
          </w:rPrChange>
        </w:rPr>
        <w:t>Ut</w:t>
      </w:r>
      <w:r w:rsidR="00A96A35" w:rsidRPr="0027638C">
        <w:rPr>
          <w:sz w:val="24"/>
          <w:rPrChange w16du:dateUtc="2026-07-07T18:18:00Z" w:author="Author" w:date="2026-07-07T20:18:00Z" w:id="15496">
            <w:rPr>
              <w:rFonts w:ascii="Times New Roman"/>
              <w:color w:val="000000"/>
              <w:spacing w:val="30"/>
            </w:rPr>
          </w:rPrChange>
        </w:rPr>
        <w:t xml:space="preserve"> </w:t>
      </w:r>
      <w:r w:rsidR="00A96A35" w:rsidRPr="0027638C">
        <w:rPr>
          <w:sz w:val="24"/>
          <w:rPrChange w16du:dateUtc="2026-07-07T18:18:00Z" w:author="Author" w:date="2026-07-07T20:18:00Z" w:id="15497">
            <w:rPr>
              <w:rFonts w:ascii="Times New Roman"/>
              <w:color w:val="000000"/>
            </w:rPr>
          </w:rPrChange>
        </w:rPr>
        <w:t>Labore</w:t>
      </w:r>
      <w:r w:rsidR="00A96A35" w:rsidRPr="0027638C">
        <w:rPr>
          <w:sz w:val="24"/>
          <w:rPrChange w16du:dateUtc="2026-07-07T18:18:00Z" w:author="Author" w:date="2026-07-07T20:18:00Z" w:id="15498">
            <w:rPr>
              <w:rFonts w:ascii="Times New Roman"/>
              <w:color w:val="000000"/>
              <w:spacing w:val="30"/>
            </w:rPr>
          </w:rPrChange>
        </w:rPr>
        <w:t xml:space="preserve"> </w:t>
      </w:r>
      <w:r w:rsidR="00A96A35" w:rsidRPr="0027638C">
        <w:rPr>
          <w:sz w:val="24"/>
          <w:rPrChange w16du:dateUtc="2026-07-07T18:18:00Z" w:author="Author" w:date="2026-07-07T20:18:00Z" w:id="15499">
            <w:rPr>
              <w:rFonts w:ascii="Times New Roman"/>
              <w:color w:val="000000"/>
            </w:rPr>
          </w:rPrChange>
        </w:rPr>
        <w:t>et</w:t>
      </w:r>
      <w:r w:rsidR="00A96A35" w:rsidRPr="0027638C">
        <w:rPr>
          <w:sz w:val="24"/>
          <w:rPrChange w16du:dateUtc="2026-07-07T18:18:00Z" w:author="Author" w:date="2026-07-07T20:18:00Z" w:id="15500">
            <w:rPr>
              <w:rFonts w:ascii="Times New Roman"/>
              <w:color w:val="000000"/>
              <w:spacing w:val="30"/>
            </w:rPr>
          </w:rPrChange>
        </w:rPr>
        <w:t xml:space="preserve"> </w:t>
      </w:r>
      <w:r w:rsidR="00A96A35" w:rsidRPr="0027638C">
        <w:rPr>
          <w:sz w:val="24"/>
          <w:rPrChange w16du:dateUtc="2026-07-07T18:18:00Z" w:author="Author" w:date="2026-07-07T20:18:00Z" w:id="15501">
            <w:rPr>
              <w:rFonts w:ascii="Times New Roman"/>
              <w:color w:val="000000"/>
            </w:rPr>
          </w:rPrChange>
        </w:rPr>
        <w:t>Dolore</w:t>
      </w:r>
      <w:r w:rsidR="00A96A35" w:rsidRPr="0027638C">
        <w:rPr>
          <w:sz w:val="24"/>
          <w:rPrChange w16du:dateUtc="2026-07-07T18:18:00Z" w:author="Author" w:date="2026-07-07T20:18:00Z" w:id="15502">
            <w:rPr>
              <w:rFonts w:ascii="Times New Roman"/>
              <w:color w:val="000000"/>
              <w:spacing w:val="30"/>
            </w:rPr>
          </w:rPrChange>
        </w:rPr>
        <w:t xml:space="preserve"> </w:t>
      </w:r>
      <w:r w:rsidR="00A96A35" w:rsidRPr="0027638C">
        <w:rPr>
          <w:sz w:val="24"/>
          <w:rPrChange w16du:dateUtc="2026-07-07T18:18:00Z" w:author="Author" w:date="2026-07-07T20:18:00Z" w:id="15503">
            <w:rPr>
              <w:rFonts w:ascii="Times New Roman"/>
              <w:color w:val="000000"/>
            </w:rPr>
          </w:rPrChange>
        </w:rPr>
        <w:t>Magna</w:t>
      </w:r>
      <w:r w:rsidR="00A96A35" w:rsidRPr="0027638C">
        <w:rPr>
          <w:sz w:val="24"/>
          <w:rPrChange w16du:dateUtc="2026-07-07T18:18:00Z" w:author="Author" w:date="2026-07-07T20:18:00Z" w:id="15504">
            <w:rPr>
              <w:rFonts w:ascii="Times New Roman"/>
              <w:color w:val="000000"/>
              <w:spacing w:val="30"/>
            </w:rPr>
          </w:rPrChange>
        </w:rPr>
        <w:t xml:space="preserve"> </w:t>
      </w:r>
      <w:r w:rsidR="00A96A35" w:rsidRPr="0027638C">
        <w:rPr>
          <w:sz w:val="24"/>
          <w:rPrChange w16du:dateUtc="2026-07-07T18:18:00Z" w:author="Author" w:date="2026-07-07T20:18:00Z" w:id="15505">
            <w:rPr>
              <w:rFonts w:ascii="Times New Roman" w:hAnsi="Times New Roman"/>
              <w:color w:val="000000"/>
            </w:rPr>
          </w:rPrChange>
        </w:rPr>
        <w:t>aliqua</w:t>
      </w:r>
      <w:del w16du:dateUtc="2026-07-07T18:18:00Z" w:author="Author" w:date="2026-07-07T20:18:00Z" w:id="15506">
        <w:r>
          <w:rPr>
            <w:color w:val="000000"/>
          </w:rPr>
          <w:cr/>
        </w:r>
      </w:del>
      <w:r w:rsidR="00A96A35" w:rsidRPr="0027638C">
        <w:rPr>
          <w:sz w:val="24"/>
          <w:rPrChange w16du:dateUtc="2026-07-07T18:18:00Z" w:author="Author" w:date="2026-07-07T20:18:00Z" w:id="15507">
            <w:rPr>
              <w:rFonts w:ascii="Times New Roman"/>
              <w:color w:val="000000"/>
              <w:spacing w:val="665"/>
            </w:rPr>
          </w:rPrChange>
        </w:rPr>
        <w:t xml:space="preserve"> </w:t>
      </w:r>
      <w:r w:rsidR="00A96A35" w:rsidRPr="0027638C">
        <w:rPr>
          <w:sz w:val="24"/>
          <w:rPrChange w16du:dateUtc="2026-07-07T18:18:00Z" w:author="Author" w:date="2026-07-07T20:18:00Z" w:id="15508">
            <w:rPr>
              <w:rFonts w:ascii="Times New Roman"/>
              <w:color w:val="000000"/>
            </w:rPr>
          </w:rPrChange>
        </w:rPr>
        <w:t>Lorem</w:t>
      </w:r>
      <w:r w:rsidR="00A96A35" w:rsidRPr="0027638C">
        <w:rPr>
          <w:spacing w:val="-3"/>
          <w:sz w:val="24"/>
          <w:rPrChange w16du:dateUtc="2026-07-07T18:18:00Z" w:author="Author" w:date="2026-07-07T20:18:00Z" w:id="15509">
            <w:rPr>
              <w:rFonts w:ascii="Times New Roman"/>
              <w:color w:val="000000"/>
            </w:rPr>
          </w:rPrChange>
        </w:rPr>
        <w:t xml:space="preserve"> </w:t>
      </w:r>
      <w:r w:rsidR="00A96A35" w:rsidRPr="0027638C">
        <w:rPr>
          <w:sz w:val="24"/>
          <w:rPrChange w16du:dateUtc="2026-07-07T18:18:00Z" w:author="Author" w:date="2026-07-07T20:18:00Z" w:id="15510">
            <w:rPr>
              <w:rFonts w:ascii="Times New Roman"/>
              <w:color w:val="000000"/>
            </w:rPr>
          </w:rPrChange>
        </w:rPr>
        <w:t>(ipsum</w:t>
      </w:r>
      <w:r w:rsidR="00A96A35" w:rsidRPr="0027638C">
        <w:rPr>
          <w:spacing w:val="-3"/>
          <w:sz w:val="24"/>
          <w:rPrChange w16du:dateUtc="2026-07-07T18:18:00Z" w:author="Author" w:date="2026-07-07T20:18:00Z" w:id="15511">
            <w:rPr>
              <w:rFonts w:ascii="Times New Roman"/>
              <w:color w:val="000000"/>
            </w:rPr>
          </w:rPrChange>
        </w:rPr>
        <w:t xml:space="preserve"> </w:t>
      </w:r>
      <w:r w:rsidR="00A96A35" w:rsidRPr="0027638C">
        <w:rPr>
          <w:sz w:val="24"/>
          <w:rPrChange w16du:dateUtc="2026-07-07T18:18:00Z" w:author="Author" w:date="2026-07-07T20:18:00Z" w:id="15512">
            <w:rPr>
              <w:rFonts w:ascii="Times New Roman"/>
              <w:color w:val="000000"/>
            </w:rPr>
          </w:rPrChange>
        </w:rPr>
        <w:t>dolor</w:t>
      </w:r>
      <w:r w:rsidR="00A96A35" w:rsidRPr="0027638C">
        <w:rPr>
          <w:spacing w:val="-3"/>
          <w:sz w:val="24"/>
          <w:rPrChange w16du:dateUtc="2026-07-07T18:18:00Z" w:author="Author" w:date="2026-07-07T20:18:00Z" w:id="15513">
            <w:rPr>
              <w:rFonts w:ascii="Times New Roman"/>
              <w:color w:val="000000"/>
            </w:rPr>
          </w:rPrChange>
        </w:rPr>
        <w:t xml:space="preserve"> </w:t>
      </w:r>
      <w:r w:rsidR="00A96A35" w:rsidRPr="0027638C">
        <w:rPr>
          <w:sz w:val="24"/>
          <w:rPrChange w16du:dateUtc="2026-07-07T18:18:00Z" w:author="Author" w:date="2026-07-07T20:18:00Z" w:id="15514">
            <w:rPr>
              <w:rFonts w:ascii="Times New Roman"/>
              <w:color w:val="000000"/>
            </w:rPr>
          </w:rPrChange>
        </w:rPr>
        <w:t>Sit</w:t>
      </w:r>
      <w:r w:rsidR="00A96A35" w:rsidRPr="0027638C">
        <w:rPr>
          <w:spacing w:val="-3"/>
          <w:sz w:val="24"/>
          <w:rPrChange w16du:dateUtc="2026-07-07T18:18:00Z" w:author="Author" w:date="2026-07-07T20:18:00Z" w:id="15515">
            <w:rPr>
              <w:rFonts w:ascii="Times New Roman"/>
              <w:color w:val="000000"/>
            </w:rPr>
          </w:rPrChange>
        </w:rPr>
        <w:t xml:space="preserve"> </w:t>
      </w:r>
      <w:r w:rsidR="00A96A35" w:rsidRPr="0027638C">
        <w:rPr>
          <w:sz w:val="24"/>
          <w:rPrChange w16du:dateUtc="2026-07-07T18:18:00Z" w:author="Author" w:date="2026-07-07T20:18:00Z" w:id="15516">
            <w:rPr>
              <w:rFonts w:ascii="Times New Roman"/>
              <w:color w:val="000000"/>
            </w:rPr>
          </w:rPrChange>
        </w:rPr>
        <w:t>amet</w:t>
      </w:r>
      <w:r w:rsidR="00A96A35" w:rsidRPr="0027638C">
        <w:rPr>
          <w:spacing w:val="-3"/>
          <w:sz w:val="24"/>
          <w:rPrChange w16du:dateUtc="2026-07-07T18:18:00Z" w:author="Author" w:date="2026-07-07T20:18:00Z" w:id="15517">
            <w:rPr>
              <w:rFonts w:ascii="Times New Roman"/>
              <w:color w:val="000000"/>
            </w:rPr>
          </w:rPrChange>
        </w:rPr>
        <w:t xml:space="preserve"> </w:t>
      </w:r>
      <w:r w:rsidR="00A96A35" w:rsidRPr="0027638C">
        <w:rPr>
          <w:sz w:val="24"/>
          <w:rPrChange w16du:dateUtc="2026-07-07T18:18:00Z" w:author="Author" w:date="2026-07-07T20:18:00Z" w:id="15518">
            <w:rPr>
              <w:rFonts w:ascii="Times New Roman"/>
              <w:color w:val="000000"/>
            </w:rPr>
          </w:rPrChange>
        </w:rPr>
        <w:t>consectetur)</w:t>
      </w:r>
      <w:r w:rsidR="00A96A35" w:rsidRPr="0027638C">
        <w:rPr>
          <w:spacing w:val="-3"/>
          <w:sz w:val="24"/>
          <w:rPrChange w16du:dateUtc="2026-07-07T18:18:00Z" w:author="Author" w:date="2026-07-07T20:18:00Z" w:id="15519">
            <w:rPr>
              <w:rFonts w:ascii="Times New Roman"/>
              <w:color w:val="000000"/>
            </w:rPr>
          </w:rPrChange>
        </w:rPr>
        <w:t xml:space="preserve"> </w:t>
      </w:r>
      <w:r w:rsidR="00A96A35" w:rsidRPr="0027638C">
        <w:rPr>
          <w:sz w:val="24"/>
          <w:rPrChange w16du:dateUtc="2026-07-07T18:18:00Z" w:author="Author" w:date="2026-07-07T20:18:00Z" w:id="15520">
            <w:rPr>
              <w:rFonts w:ascii="Times New Roman"/>
              <w:color w:val="000000"/>
            </w:rPr>
          </w:rPrChange>
        </w:rPr>
        <w:t>adipiscing</w:t>
      </w:r>
      <w:r w:rsidR="00A96A35" w:rsidRPr="0027638C">
        <w:rPr>
          <w:spacing w:val="-3"/>
          <w:sz w:val="24"/>
          <w:rPrChange w16du:dateUtc="2026-07-07T18:18:00Z" w:author="Author" w:date="2026-07-07T20:18:00Z" w:id="15521">
            <w:rPr>
              <w:rFonts w:ascii="Times New Roman"/>
              <w:color w:val="000000"/>
            </w:rPr>
          </w:rPrChange>
        </w:rPr>
        <w:t xml:space="preserve"> </w:t>
      </w:r>
      <w:r w:rsidR="00A96A35" w:rsidRPr="0027638C">
        <w:rPr>
          <w:sz w:val="24"/>
          <w:rPrChange w16du:dateUtc="2026-07-07T18:18:00Z" w:author="Author" w:date="2026-07-07T20:18:00Z" w:id="15522">
            <w:rPr>
              <w:rFonts w:ascii="Times New Roman"/>
              <w:color w:val="000000"/>
            </w:rPr>
          </w:rPrChange>
        </w:rPr>
        <w:t>elit</w:t>
      </w:r>
      <w:r w:rsidR="00A96A35" w:rsidRPr="0027638C">
        <w:rPr>
          <w:spacing w:val="-3"/>
          <w:sz w:val="24"/>
          <w:rPrChange w16du:dateUtc="2026-07-07T18:18:00Z" w:author="Author" w:date="2026-07-07T20:18:00Z" w:id="15523">
            <w:rPr>
              <w:rFonts w:ascii="Times New Roman"/>
              <w:color w:val="000000"/>
            </w:rPr>
          </w:rPrChange>
        </w:rPr>
        <w:t xml:space="preserve"> </w:t>
      </w:r>
      <w:r w:rsidR="00A96A35" w:rsidRPr="0027638C">
        <w:rPr>
          <w:sz w:val="24"/>
          <w:rPrChange w16du:dateUtc="2026-07-07T18:18:00Z" w:author="Author" w:date="2026-07-07T20:18:00Z" w:id="15524">
            <w:rPr>
              <w:rFonts w:ascii="Times New Roman"/>
              <w:color w:val="000000"/>
            </w:rPr>
          </w:rPrChange>
        </w:rPr>
        <w:t>sed</w:t>
      </w:r>
      <w:r w:rsidR="00A96A35" w:rsidRPr="0027638C">
        <w:rPr>
          <w:spacing w:val="-3"/>
          <w:sz w:val="24"/>
          <w:rPrChange w16du:dateUtc="2026-07-07T18:18:00Z" w:author="Author" w:date="2026-07-07T20:18:00Z" w:id="15525">
            <w:rPr>
              <w:rFonts w:ascii="Times New Roman"/>
              <w:color w:val="000000"/>
            </w:rPr>
          </w:rPrChange>
        </w:rPr>
        <w:t xml:space="preserve"> </w:t>
      </w:r>
      <w:r w:rsidR="00A96A35" w:rsidRPr="0027638C">
        <w:rPr>
          <w:sz w:val="24"/>
          <w:rPrChange w16du:dateUtc="2026-07-07T18:18:00Z" w:author="Author" w:date="2026-07-07T20:18:00Z" w:id="15526">
            <w:rPr>
              <w:rFonts w:ascii="Times New Roman"/>
              <w:color w:val="000000"/>
            </w:rPr>
          </w:rPrChange>
        </w:rPr>
        <w:t>do</w:t>
      </w:r>
      <w:r w:rsidR="00A96A35" w:rsidRPr="0027638C">
        <w:rPr>
          <w:spacing w:val="-3"/>
          <w:sz w:val="24"/>
          <w:rPrChange w16du:dateUtc="2026-07-07T18:18:00Z" w:author="Author" w:date="2026-07-07T20:18:00Z" w:id="15527">
            <w:rPr>
              <w:rFonts w:ascii="Times New Roman"/>
              <w:color w:val="000000"/>
            </w:rPr>
          </w:rPrChange>
        </w:rPr>
        <w:t xml:space="preserve"> </w:t>
      </w:r>
      <w:r w:rsidR="00A96A35" w:rsidRPr="0027638C">
        <w:rPr>
          <w:sz w:val="24"/>
          <w:rPrChange w16du:dateUtc="2026-07-07T18:18:00Z" w:author="Author" w:date="2026-07-07T20:18:00Z" w:id="15528">
            <w:rPr>
              <w:rFonts w:ascii="Times New Roman"/>
              <w:color w:val="000000"/>
            </w:rPr>
          </w:rPrChange>
        </w:rPr>
        <w:t>eiusmod</w:t>
      </w:r>
      <w:r w:rsidR="00A96A35" w:rsidRPr="0027638C">
        <w:rPr>
          <w:spacing w:val="-3"/>
          <w:sz w:val="24"/>
          <w:rPrChange w16du:dateUtc="2026-07-07T18:18:00Z" w:author="Author" w:date="2026-07-07T20:18:00Z" w:id="15529">
            <w:rPr>
              <w:rFonts w:ascii="Times New Roman"/>
              <w:color w:val="000000"/>
            </w:rPr>
          </w:rPrChange>
        </w:rPr>
        <w:t xml:space="preserve"> </w:t>
      </w:r>
      <w:r w:rsidR="00A96A35" w:rsidRPr="0027638C">
        <w:rPr>
          <w:sz w:val="24"/>
          <w:rPrChange w16du:dateUtc="2026-07-07T18:18:00Z" w:author="Author" w:date="2026-07-07T20:18:00Z" w:id="15530">
            <w:rPr>
              <w:rFonts w:ascii="Times New Roman"/>
              <w:color w:val="000000"/>
            </w:rPr>
          </w:rPrChange>
        </w:rPr>
        <w:t>tempor</w:t>
      </w:r>
      <w:r w:rsidR="00A96A35" w:rsidRPr="0027638C">
        <w:rPr>
          <w:spacing w:val="-3"/>
          <w:sz w:val="24"/>
          <w:rPrChange w16du:dateUtc="2026-07-07T18:18:00Z" w:author="Author" w:date="2026-07-07T20:18:00Z" w:id="15531">
            <w:rPr>
              <w:rFonts w:ascii="Times New Roman"/>
              <w:color w:val="000000"/>
            </w:rPr>
          </w:rPrChange>
        </w:rPr>
        <w:t xml:space="preserve"> </w:t>
      </w:r>
      <w:r w:rsidR="00A96A35" w:rsidRPr="0027638C">
        <w:rPr>
          <w:sz w:val="24"/>
          <w:rPrChange w16du:dateUtc="2026-07-07T18:18:00Z" w:author="Author" w:date="2026-07-07T20:18:00Z" w:id="15532">
            <w:rPr>
              <w:rFonts w:ascii="Times New Roman"/>
              <w:color w:val="000000"/>
            </w:rPr>
          </w:rPrChange>
        </w:rPr>
        <w:t>incididunt</w:t>
      </w:r>
      <w:r w:rsidR="00A96A35" w:rsidRPr="0027638C">
        <w:rPr>
          <w:spacing w:val="-3"/>
          <w:sz w:val="24"/>
          <w:rPrChange w16du:dateUtc="2026-07-07T18:18:00Z" w:author="Author" w:date="2026-07-07T20:18:00Z" w:id="15533">
            <w:rPr>
              <w:rFonts w:ascii="Times New Roman"/>
              <w:color w:val="000000"/>
            </w:rPr>
          </w:rPrChange>
        </w:rPr>
        <w:t xml:space="preserve"> </w:t>
      </w:r>
      <w:r w:rsidR="00A96A35" w:rsidRPr="0027638C">
        <w:rPr>
          <w:sz w:val="24"/>
          <w:rPrChange w16du:dateUtc="2026-07-07T18:18:00Z" w:author="Author" w:date="2026-07-07T20:18:00Z" w:id="15534">
            <w:rPr>
              <w:rFonts w:ascii="Times New Roman"/>
              <w:color w:val="000000"/>
            </w:rPr>
          </w:rPrChange>
        </w:rPr>
        <w:t>ut</w:t>
      </w:r>
      <w:r w:rsidR="00A96A35" w:rsidRPr="0027638C">
        <w:rPr>
          <w:spacing w:val="-3"/>
          <w:sz w:val="24"/>
          <w:rPrChange w16du:dateUtc="2026-07-07T18:18:00Z" w:author="Author" w:date="2026-07-07T20:18:00Z" w:id="15535">
            <w:rPr>
              <w:rFonts w:ascii="Times New Roman"/>
              <w:color w:val="000000"/>
            </w:rPr>
          </w:rPrChange>
        </w:rPr>
        <w:t xml:space="preserve"> </w:t>
      </w:r>
      <w:r w:rsidR="00A96A35" w:rsidRPr="0027638C">
        <w:rPr>
          <w:sz w:val="24"/>
          <w:rPrChange w16du:dateUtc="2026-07-07T18:18:00Z" w:author="Author" w:date="2026-07-07T20:18:00Z" w:id="15536">
            <w:rPr>
              <w:rFonts w:ascii="Times New Roman"/>
              <w:color w:val="000000"/>
            </w:rPr>
          </w:rPrChange>
        </w:rPr>
        <w:t>(6)</w:t>
      </w:r>
      <w:r w:rsidR="00A96A35" w:rsidRPr="0027638C">
        <w:rPr>
          <w:spacing w:val="-3"/>
          <w:sz w:val="24"/>
          <w:rPrChange w16du:dateUtc="2026-07-07T18:18:00Z" w:author="Author" w:date="2026-07-07T20:18:00Z" w:id="15537">
            <w:rPr>
              <w:rFonts w:ascii="Times New Roman"/>
              <w:color w:val="000000"/>
            </w:rPr>
          </w:rPrChange>
        </w:rPr>
        <w:t xml:space="preserve"> </w:t>
      </w:r>
      <w:r w:rsidR="00A96A35" w:rsidRPr="0027638C">
        <w:rPr>
          <w:sz w:val="24"/>
          <w:rPrChange w16du:dateUtc="2026-07-07T18:18:00Z" w:author="Author" w:date="2026-07-07T20:18:00Z" w:id="15538">
            <w:rPr>
              <w:rFonts w:ascii="Times New Roman" w:hAnsi="Times New Roman"/>
              <w:color w:val="000000"/>
            </w:rPr>
          </w:rPrChange>
        </w:rPr>
        <w:t>labore</w:t>
      </w:r>
      <w:del w16du:dateUtc="2026-07-07T18:18:00Z" w:author="Author" w:date="2026-07-07T20:18:00Z" w:id="15539">
        <w:r>
          <w:rPr>
            <w:color w:val="000000"/>
          </w:rPr>
          <w:cr/>
        </w:r>
      </w:del>
      <w:r w:rsidR="00A96A35" w:rsidRPr="0027638C">
        <w:rPr>
          <w:sz w:val="24"/>
          <w:rPrChange w16du:dateUtc="2026-07-07T18:18:00Z" w:author="Author" w:date="2026-07-07T20:18:00Z" w:id="15540">
            <w:rPr>
              <w:rFonts w:ascii="Times New Roman"/>
              <w:color w:val="000000"/>
              <w:spacing w:val="665"/>
            </w:rPr>
          </w:rPrChange>
        </w:rPr>
        <w:t xml:space="preserve"> </w:t>
      </w:r>
      <w:r w:rsidR="00A96A35" w:rsidRPr="0027638C">
        <w:rPr>
          <w:sz w:val="24"/>
          <w:rPrChange w16du:dateUtc="2026-07-07T18:18:00Z" w:author="Author" w:date="2026-07-07T20:18:00Z" w:id="15541">
            <w:rPr>
              <w:rFonts w:ascii="Times New Roman"/>
              <w:color w:val="000000"/>
            </w:rPr>
          </w:rPrChange>
        </w:rPr>
        <w:t>(et</w:t>
      </w:r>
      <w:r w:rsidR="00A96A35" w:rsidRPr="0027638C">
        <w:rPr>
          <w:spacing w:val="-7"/>
          <w:sz w:val="24"/>
          <w:rPrChange w16du:dateUtc="2026-07-07T18:18:00Z" w:author="Author" w:date="2026-07-07T20:18:00Z" w:id="15542">
            <w:rPr>
              <w:rFonts w:ascii="Times New Roman"/>
              <w:color w:val="000000"/>
              <w:spacing w:val="-4"/>
            </w:rPr>
          </w:rPrChange>
        </w:rPr>
        <w:t xml:space="preserve"> </w:t>
      </w:r>
      <w:r w:rsidR="00A96A35" w:rsidRPr="0027638C">
        <w:rPr>
          <w:sz w:val="24"/>
          <w:rPrChange w16du:dateUtc="2026-07-07T18:18:00Z" w:author="Author" w:date="2026-07-07T20:18:00Z" w:id="15543">
            <w:rPr>
              <w:rFonts w:ascii="Times New Roman" w:hAnsi="Times New Roman"/>
              <w:color w:val="000000"/>
              <w:spacing w:val="7"/>
            </w:rPr>
          </w:rPrChange>
        </w:rPr>
        <w:t>“</w:t>
      </w:r>
      <w:r w:rsidR="00A96A35" w:rsidRPr="0027638C">
        <w:rPr>
          <w:b/>
          <w:sz w:val="24"/>
          <w:rPrChange w16du:dateUtc="2026-07-07T18:18:00Z" w:author="Author" w:date="2026-07-07T20:18:00Z" w:id="15544">
            <w:rPr>
              <w:rFonts w:ascii="Times New Roman" w:hAnsi="Times New Roman"/>
              <w:color w:val="000000"/>
              <w:spacing w:val="7"/>
            </w:rPr>
          </w:rPrChange>
        </w:rPr>
        <w:t>Dolore</w:t>
      </w:r>
      <w:r w:rsidR="00A96A35" w:rsidRPr="0027638C">
        <w:rPr>
          <w:b/>
          <w:spacing w:val="-7"/>
          <w:sz w:val="24"/>
          <w:rPrChange w16du:dateUtc="2026-07-07T18:18:00Z" w:author="Author" w:date="2026-07-07T20:18:00Z" w:id="15545">
            <w:rPr>
              <w:rFonts w:ascii="Times New Roman"/>
              <w:color w:val="000000"/>
              <w:spacing w:val="1"/>
            </w:rPr>
          </w:rPrChange>
        </w:rPr>
        <w:t xml:space="preserve"> </w:t>
      </w:r>
      <w:r w:rsidR="00A96A35" w:rsidRPr="0027638C">
        <w:rPr>
          <w:b/>
          <w:sz w:val="24"/>
          <w:rPrChange w16du:dateUtc="2026-07-07T18:18:00Z" w:author="Author" w:date="2026-07-07T20:18:00Z" w:id="15546">
            <w:rPr>
              <w:rFonts w:ascii="Times New Roman" w:hAnsi="Times New Roman"/>
              <w:color w:val="000000"/>
              <w:spacing w:val="6"/>
            </w:rPr>
          </w:rPrChange>
        </w:rPr>
        <w:t>Magna</w:t>
      </w:r>
      <w:r w:rsidR="00A96A35" w:rsidRPr="0027638C">
        <w:rPr>
          <w:sz w:val="24"/>
          <w:rPrChange w16du:dateUtc="2026-07-07T18:18:00Z" w:author="Author" w:date="2026-07-07T20:18:00Z" w:id="15547">
            <w:rPr>
              <w:rFonts w:ascii="Times New Roman" w:hAnsi="Times New Roman"/>
              <w:color w:val="000000"/>
              <w:spacing w:val="6"/>
            </w:rPr>
          </w:rPrChange>
        </w:rPr>
        <w:t>”).</w:t>
      </w:r>
      <w:r w:rsidR="00A96A35" w:rsidRPr="0027638C">
        <w:rPr>
          <w:spacing w:val="-7"/>
          <w:sz w:val="24"/>
          <w:rPrChange w16du:dateUtc="2026-07-07T18:18:00Z" w:author="Author" w:date="2026-07-07T20:18:00Z" w:id="15548">
            <w:rPr>
              <w:rFonts w:ascii="Times New Roman"/>
              <w:color w:val="000000"/>
              <w:spacing w:val="-10"/>
            </w:rPr>
          </w:rPrChange>
        </w:rPr>
        <w:t xml:space="preserve"> </w:t>
      </w:r>
      <w:r w:rsidR="00A96A35" w:rsidRPr="0027638C">
        <w:rPr>
          <w:sz w:val="24"/>
          <w:rPrChange w16du:dateUtc="2026-07-07T18:18:00Z" w:author="Author" w:date="2026-07-07T20:18:00Z" w:id="15549">
            <w:rPr>
              <w:rFonts w:ascii="Times New Roman"/>
              <w:color w:val="000000"/>
            </w:rPr>
          </w:rPrChange>
        </w:rPr>
        <w:t>Aliqua</w:t>
      </w:r>
      <w:r w:rsidR="00A96A35" w:rsidRPr="0027638C">
        <w:rPr>
          <w:spacing w:val="-7"/>
          <w:sz w:val="24"/>
          <w:rPrChange w16du:dateUtc="2026-07-07T18:18:00Z" w:author="Author" w:date="2026-07-07T20:18:00Z" w:id="15550">
            <w:rPr>
              <w:rFonts w:ascii="Times New Roman"/>
              <w:color w:val="000000"/>
              <w:spacing w:val="-4"/>
            </w:rPr>
          </w:rPrChange>
        </w:rPr>
        <w:t xml:space="preserve"> </w:t>
      </w:r>
      <w:r w:rsidR="00A96A35" w:rsidRPr="0027638C">
        <w:rPr>
          <w:sz w:val="24"/>
          <w:rPrChange w16du:dateUtc="2026-07-07T18:18:00Z" w:author="Author" w:date="2026-07-07T20:18:00Z" w:id="15551">
            <w:rPr>
              <w:rFonts w:ascii="Times New Roman"/>
              <w:color w:val="000000"/>
            </w:rPr>
          </w:rPrChange>
        </w:rPr>
        <w:t>lorem</w:t>
      </w:r>
      <w:r w:rsidR="00A96A35" w:rsidRPr="0027638C">
        <w:rPr>
          <w:spacing w:val="-7"/>
          <w:sz w:val="24"/>
          <w:rPrChange w16du:dateUtc="2026-07-07T18:18:00Z" w:author="Author" w:date="2026-07-07T20:18:00Z" w:id="15552">
            <w:rPr>
              <w:rFonts w:ascii="Times New Roman"/>
              <w:color w:val="000000"/>
              <w:spacing w:val="-4"/>
            </w:rPr>
          </w:rPrChange>
        </w:rPr>
        <w:t xml:space="preserve"> </w:t>
      </w:r>
      <w:r w:rsidR="00A96A35" w:rsidRPr="0027638C">
        <w:rPr>
          <w:sz w:val="24"/>
          <w:rPrChange w16du:dateUtc="2026-07-07T18:18:00Z" w:author="Author" w:date="2026-07-07T20:18:00Z" w:id="15553">
            <w:rPr>
              <w:rFonts w:ascii="Times New Roman"/>
              <w:color w:val="000000"/>
            </w:rPr>
          </w:rPrChange>
        </w:rPr>
        <w:t>Ipsum</w:t>
      </w:r>
      <w:r w:rsidR="00A96A35" w:rsidRPr="0027638C">
        <w:rPr>
          <w:spacing w:val="-7"/>
          <w:sz w:val="24"/>
          <w:rPrChange w16du:dateUtc="2026-07-07T18:18:00Z" w:author="Author" w:date="2026-07-07T20:18:00Z" w:id="15554">
            <w:rPr>
              <w:rFonts w:ascii="Times New Roman"/>
              <w:color w:val="000000"/>
              <w:spacing w:val="-4"/>
            </w:rPr>
          </w:rPrChange>
        </w:rPr>
        <w:t xml:space="preserve"> </w:t>
      </w:r>
      <w:r w:rsidR="00A96A35" w:rsidRPr="0027638C">
        <w:rPr>
          <w:sz w:val="24"/>
          <w:rPrChange w16du:dateUtc="2026-07-07T18:18:00Z" w:author="Author" w:date="2026-07-07T20:18:00Z" w:id="15555">
            <w:rPr>
              <w:rFonts w:ascii="Times New Roman"/>
              <w:color w:val="000000"/>
            </w:rPr>
          </w:rPrChange>
        </w:rPr>
        <w:t>Dolor,</w:t>
      </w:r>
      <w:r w:rsidR="00A96A35" w:rsidRPr="0027638C">
        <w:rPr>
          <w:spacing w:val="-7"/>
          <w:sz w:val="24"/>
          <w:rPrChange w16du:dateUtc="2026-07-07T18:18:00Z" w:author="Author" w:date="2026-07-07T20:18:00Z" w:id="15556">
            <w:rPr>
              <w:rFonts w:ascii="Times New Roman"/>
              <w:color w:val="000000"/>
              <w:spacing w:val="-4"/>
            </w:rPr>
          </w:rPrChange>
        </w:rPr>
        <w:t xml:space="preserve"> </w:t>
      </w:r>
      <w:r w:rsidR="00A96A35" w:rsidRPr="0027638C">
        <w:rPr>
          <w:sz w:val="24"/>
          <w:rPrChange w16du:dateUtc="2026-07-07T18:18:00Z" w:author="Author" w:date="2026-07-07T20:18:00Z" w:id="15557">
            <w:rPr>
              <w:rFonts w:ascii="Times New Roman"/>
              <w:color w:val="000000"/>
            </w:rPr>
          </w:rPrChange>
        </w:rPr>
        <w:t>sit</w:t>
      </w:r>
      <w:r w:rsidR="00A96A35" w:rsidRPr="0027638C">
        <w:rPr>
          <w:spacing w:val="-7"/>
          <w:sz w:val="24"/>
          <w:rPrChange w16du:dateUtc="2026-07-07T18:18:00Z" w:author="Author" w:date="2026-07-07T20:18:00Z" w:id="15558">
            <w:rPr>
              <w:rFonts w:ascii="Times New Roman"/>
              <w:color w:val="000000"/>
              <w:spacing w:val="-4"/>
            </w:rPr>
          </w:rPrChange>
        </w:rPr>
        <w:t xml:space="preserve"> </w:t>
      </w:r>
      <w:r w:rsidR="00A96A35" w:rsidRPr="0027638C">
        <w:rPr>
          <w:sz w:val="24"/>
          <w:rPrChange w16du:dateUtc="2026-07-07T18:18:00Z" w:author="Author" w:date="2026-07-07T20:18:00Z" w:id="15559">
            <w:rPr>
              <w:rFonts w:ascii="Times New Roman"/>
              <w:color w:val="000000"/>
            </w:rPr>
          </w:rPrChange>
        </w:rPr>
        <w:t>Amet</w:t>
      </w:r>
      <w:r w:rsidR="00A96A35" w:rsidRPr="0027638C">
        <w:rPr>
          <w:spacing w:val="-7"/>
          <w:sz w:val="24"/>
          <w:rPrChange w16du:dateUtc="2026-07-07T18:18:00Z" w:author="Author" w:date="2026-07-07T20:18:00Z" w:id="15560">
            <w:rPr>
              <w:rFonts w:ascii="Times New Roman"/>
              <w:color w:val="000000"/>
              <w:spacing w:val="-4"/>
            </w:rPr>
          </w:rPrChange>
        </w:rPr>
        <w:t xml:space="preserve"> </w:t>
      </w:r>
      <w:r w:rsidR="00A96A35" w:rsidRPr="0027638C">
        <w:rPr>
          <w:sz w:val="24"/>
          <w:rPrChange w16du:dateUtc="2026-07-07T18:18:00Z" w:author="Author" w:date="2026-07-07T20:18:00Z" w:id="15561">
            <w:rPr>
              <w:rFonts w:ascii="Times New Roman"/>
              <w:color w:val="000000"/>
            </w:rPr>
          </w:rPrChange>
        </w:rPr>
        <w:t>Consectetur</w:t>
      </w:r>
      <w:r w:rsidR="00A96A35" w:rsidRPr="0027638C">
        <w:rPr>
          <w:spacing w:val="-7"/>
          <w:sz w:val="24"/>
          <w:rPrChange w16du:dateUtc="2026-07-07T18:18:00Z" w:author="Author" w:date="2026-07-07T20:18:00Z" w:id="15562">
            <w:rPr>
              <w:rFonts w:ascii="Times New Roman"/>
              <w:color w:val="000000"/>
              <w:spacing w:val="-4"/>
            </w:rPr>
          </w:rPrChange>
        </w:rPr>
        <w:t xml:space="preserve"> </w:t>
      </w:r>
      <w:r w:rsidR="00A96A35" w:rsidRPr="0027638C">
        <w:rPr>
          <w:sz w:val="24"/>
          <w:rPrChange w16du:dateUtc="2026-07-07T18:18:00Z" w:author="Author" w:date="2026-07-07T20:18:00Z" w:id="15563">
            <w:rPr>
              <w:rFonts w:ascii="Times New Roman"/>
              <w:color w:val="000000"/>
            </w:rPr>
          </w:rPrChange>
        </w:rPr>
        <w:t>Adipiscing</w:t>
      </w:r>
      <w:r w:rsidR="00A96A35" w:rsidRPr="0027638C">
        <w:rPr>
          <w:spacing w:val="-7"/>
          <w:sz w:val="24"/>
          <w:rPrChange w16du:dateUtc="2026-07-07T18:18:00Z" w:author="Author" w:date="2026-07-07T20:18:00Z" w:id="15564">
            <w:rPr>
              <w:rFonts w:ascii="Times New Roman"/>
              <w:color w:val="000000"/>
              <w:spacing w:val="-4"/>
            </w:rPr>
          </w:rPrChange>
        </w:rPr>
        <w:t xml:space="preserve"> </w:t>
      </w:r>
      <w:r w:rsidR="00A96A35" w:rsidRPr="0027638C">
        <w:rPr>
          <w:sz w:val="24"/>
          <w:rPrChange w16du:dateUtc="2026-07-07T18:18:00Z" w:author="Author" w:date="2026-07-07T20:18:00Z" w:id="15565">
            <w:rPr>
              <w:rFonts w:ascii="Times New Roman"/>
              <w:color w:val="000000"/>
            </w:rPr>
          </w:rPrChange>
        </w:rPr>
        <w:t>elit</w:t>
      </w:r>
      <w:r w:rsidR="00A96A35" w:rsidRPr="0027638C">
        <w:rPr>
          <w:spacing w:val="-7"/>
          <w:sz w:val="24"/>
          <w:rPrChange w16du:dateUtc="2026-07-07T18:18:00Z" w:author="Author" w:date="2026-07-07T20:18:00Z" w:id="15566">
            <w:rPr>
              <w:rFonts w:ascii="Times New Roman"/>
              <w:color w:val="000000"/>
              <w:spacing w:val="-4"/>
            </w:rPr>
          </w:rPrChange>
        </w:rPr>
        <w:t xml:space="preserve"> </w:t>
      </w:r>
      <w:r w:rsidR="00A96A35" w:rsidRPr="0027638C">
        <w:rPr>
          <w:sz w:val="24"/>
          <w:rPrChange w16du:dateUtc="2026-07-07T18:18:00Z" w:author="Author" w:date="2026-07-07T20:18:00Z" w:id="15567">
            <w:rPr>
              <w:rFonts w:ascii="Times New Roman" w:hAnsi="Times New Roman"/>
              <w:color w:val="000000"/>
            </w:rPr>
          </w:rPrChange>
        </w:rPr>
        <w:t>sed</w:t>
      </w:r>
      <w:del w16du:dateUtc="2026-07-07T18:18:00Z" w:author="Author" w:date="2026-07-07T20:18:00Z" w:id="15568">
        <w:r>
          <w:rPr>
            <w:color w:val="000000"/>
          </w:rPr>
          <w:cr/>
        </w:r>
      </w:del>
      <w:r w:rsidR="00A96A35" w:rsidRPr="0027638C">
        <w:rPr>
          <w:sz w:val="24"/>
          <w:rPrChange w16du:dateUtc="2026-07-07T18:18:00Z" w:author="Author" w:date="2026-07-07T20:18:00Z" w:id="15569">
            <w:rPr>
              <w:rFonts w:ascii="Times New Roman"/>
              <w:color w:val="000000"/>
              <w:spacing w:val="665"/>
            </w:rPr>
          </w:rPrChange>
        </w:rPr>
        <w:t xml:space="preserve"> </w:t>
      </w:r>
      <w:r w:rsidR="00A96A35" w:rsidRPr="0027638C">
        <w:rPr>
          <w:sz w:val="24"/>
          <w:rPrChange w16du:dateUtc="2026-07-07T18:18:00Z" w:author="Author" w:date="2026-07-07T20:18:00Z" w:id="15570">
            <w:rPr>
              <w:rFonts w:ascii="Times New Roman"/>
              <w:color w:val="000000"/>
            </w:rPr>
          </w:rPrChange>
        </w:rPr>
        <w:t>do</w:t>
      </w:r>
      <w:r w:rsidR="00A96A35" w:rsidRPr="0027638C">
        <w:rPr>
          <w:sz w:val="24"/>
          <w:rPrChange w16du:dateUtc="2026-07-07T18:18:00Z" w:author="Author" w:date="2026-07-07T20:18:00Z" w:id="15571">
            <w:rPr>
              <w:rFonts w:ascii="Times New Roman"/>
              <w:color w:val="000000"/>
              <w:spacing w:val="34"/>
            </w:rPr>
          </w:rPrChange>
        </w:rPr>
        <w:t xml:space="preserve"> </w:t>
      </w:r>
      <w:r w:rsidR="00A96A35" w:rsidRPr="0027638C">
        <w:rPr>
          <w:sz w:val="24"/>
          <w:rPrChange w16du:dateUtc="2026-07-07T18:18:00Z" w:author="Author" w:date="2026-07-07T20:18:00Z" w:id="15572">
            <w:rPr>
              <w:rFonts w:ascii="Times New Roman"/>
              <w:color w:val="000000"/>
            </w:rPr>
          </w:rPrChange>
        </w:rPr>
        <w:t>eiusmod</w:t>
      </w:r>
      <w:r w:rsidR="00A96A35" w:rsidRPr="0027638C">
        <w:rPr>
          <w:sz w:val="24"/>
          <w:rPrChange w16du:dateUtc="2026-07-07T18:18:00Z" w:author="Author" w:date="2026-07-07T20:18:00Z" w:id="15573">
            <w:rPr>
              <w:rFonts w:ascii="Times New Roman"/>
              <w:color w:val="000000"/>
              <w:spacing w:val="33"/>
            </w:rPr>
          </w:rPrChange>
        </w:rPr>
        <w:t xml:space="preserve"> </w:t>
      </w:r>
      <w:r w:rsidR="00A96A35" w:rsidRPr="0027638C">
        <w:rPr>
          <w:sz w:val="24"/>
          <w:rPrChange w16du:dateUtc="2026-07-07T18:18:00Z" w:author="Author" w:date="2026-07-07T20:18:00Z" w:id="15574">
            <w:rPr>
              <w:rFonts w:ascii="Times New Roman"/>
              <w:color w:val="000000"/>
            </w:rPr>
          </w:rPrChange>
        </w:rPr>
        <w:t>tempor</w:t>
      </w:r>
      <w:r w:rsidR="00A96A35" w:rsidRPr="0027638C">
        <w:rPr>
          <w:sz w:val="24"/>
          <w:rPrChange w16du:dateUtc="2026-07-07T18:18:00Z" w:author="Author" w:date="2026-07-07T20:18:00Z" w:id="15575">
            <w:rPr>
              <w:rFonts w:ascii="Times New Roman"/>
              <w:color w:val="000000"/>
              <w:spacing w:val="33"/>
            </w:rPr>
          </w:rPrChange>
        </w:rPr>
        <w:t xml:space="preserve"> </w:t>
      </w:r>
      <w:r w:rsidR="00A96A35" w:rsidRPr="0027638C">
        <w:rPr>
          <w:sz w:val="24"/>
          <w:rPrChange w16du:dateUtc="2026-07-07T18:18:00Z" w:author="Author" w:date="2026-07-07T20:18:00Z" w:id="15576">
            <w:rPr>
              <w:rFonts w:ascii="Times New Roman"/>
              <w:color w:val="000000"/>
            </w:rPr>
          </w:rPrChange>
        </w:rPr>
        <w:t>Incididunt</w:t>
      </w:r>
      <w:r w:rsidR="00A96A35" w:rsidRPr="0027638C">
        <w:rPr>
          <w:sz w:val="24"/>
          <w:rPrChange w16du:dateUtc="2026-07-07T18:18:00Z" w:author="Author" w:date="2026-07-07T20:18:00Z" w:id="15577">
            <w:rPr>
              <w:rFonts w:ascii="Times New Roman"/>
              <w:color w:val="000000"/>
              <w:spacing w:val="34"/>
            </w:rPr>
          </w:rPrChange>
        </w:rPr>
        <w:t xml:space="preserve"> </w:t>
      </w:r>
      <w:r w:rsidR="00A96A35" w:rsidRPr="0027638C">
        <w:rPr>
          <w:sz w:val="24"/>
          <w:rPrChange w16du:dateUtc="2026-07-07T18:18:00Z" w:author="Author" w:date="2026-07-07T20:18:00Z" w:id="15578">
            <w:rPr>
              <w:rFonts w:ascii="Times New Roman"/>
              <w:color w:val="000000"/>
            </w:rPr>
          </w:rPrChange>
        </w:rPr>
        <w:t>ut</w:t>
      </w:r>
      <w:r w:rsidR="00A96A35" w:rsidRPr="0027638C">
        <w:rPr>
          <w:sz w:val="24"/>
          <w:rPrChange w16du:dateUtc="2026-07-07T18:18:00Z" w:author="Author" w:date="2026-07-07T20:18:00Z" w:id="15579">
            <w:rPr>
              <w:rFonts w:ascii="Times New Roman"/>
              <w:color w:val="000000"/>
              <w:spacing w:val="34"/>
            </w:rPr>
          </w:rPrChange>
        </w:rPr>
        <w:t xml:space="preserve"> </w:t>
      </w:r>
      <w:r w:rsidR="00A96A35" w:rsidRPr="0027638C">
        <w:rPr>
          <w:sz w:val="24"/>
          <w:rPrChange w16du:dateUtc="2026-07-07T18:18:00Z" w:author="Author" w:date="2026-07-07T20:18:00Z" w:id="15580">
            <w:rPr>
              <w:rFonts w:ascii="Times New Roman"/>
              <w:color w:val="000000"/>
            </w:rPr>
          </w:rPrChange>
        </w:rPr>
        <w:t>labore</w:t>
      </w:r>
      <w:r w:rsidR="00A96A35" w:rsidRPr="0027638C">
        <w:rPr>
          <w:sz w:val="24"/>
          <w:rPrChange w16du:dateUtc="2026-07-07T18:18:00Z" w:author="Author" w:date="2026-07-07T20:18:00Z" w:id="15581">
            <w:rPr>
              <w:rFonts w:ascii="Times New Roman"/>
              <w:color w:val="000000"/>
              <w:spacing w:val="33"/>
            </w:rPr>
          </w:rPrChange>
        </w:rPr>
        <w:t xml:space="preserve"> </w:t>
      </w:r>
      <w:r w:rsidR="00A96A35" w:rsidRPr="0027638C">
        <w:rPr>
          <w:sz w:val="24"/>
          <w:rPrChange w16du:dateUtc="2026-07-07T18:18:00Z" w:author="Author" w:date="2026-07-07T20:18:00Z" w:id="15582">
            <w:rPr>
              <w:rFonts w:ascii="Times New Roman"/>
              <w:color w:val="000000"/>
            </w:rPr>
          </w:rPrChange>
        </w:rPr>
        <w:t>et</w:t>
      </w:r>
      <w:r w:rsidR="00A96A35" w:rsidRPr="0027638C">
        <w:rPr>
          <w:sz w:val="24"/>
          <w:rPrChange w16du:dateUtc="2026-07-07T18:18:00Z" w:author="Author" w:date="2026-07-07T20:18:00Z" w:id="15583">
            <w:rPr>
              <w:rFonts w:ascii="Times New Roman"/>
              <w:color w:val="000000"/>
              <w:spacing w:val="33"/>
            </w:rPr>
          </w:rPrChange>
        </w:rPr>
        <w:t xml:space="preserve"> </w:t>
      </w:r>
      <w:r w:rsidR="00A96A35" w:rsidRPr="0027638C">
        <w:rPr>
          <w:sz w:val="24"/>
          <w:rPrChange w16du:dateUtc="2026-07-07T18:18:00Z" w:author="Author" w:date="2026-07-07T20:18:00Z" w:id="15584">
            <w:rPr>
              <w:rFonts w:ascii="Times New Roman"/>
              <w:color w:val="000000"/>
            </w:rPr>
          </w:rPrChange>
        </w:rPr>
        <w:t>dolore</w:t>
      </w:r>
      <w:r w:rsidR="00A96A35" w:rsidRPr="0027638C">
        <w:rPr>
          <w:sz w:val="24"/>
          <w:rPrChange w16du:dateUtc="2026-07-07T18:18:00Z" w:author="Author" w:date="2026-07-07T20:18:00Z" w:id="15585">
            <w:rPr>
              <w:rFonts w:ascii="Times New Roman"/>
              <w:color w:val="000000"/>
              <w:spacing w:val="33"/>
            </w:rPr>
          </w:rPrChange>
        </w:rPr>
        <w:t xml:space="preserve"> </w:t>
      </w:r>
      <w:r w:rsidR="00A96A35" w:rsidRPr="0027638C">
        <w:rPr>
          <w:sz w:val="24"/>
          <w:rPrChange w16du:dateUtc="2026-07-07T18:18:00Z" w:author="Author" w:date="2026-07-07T20:18:00Z" w:id="15586">
            <w:rPr>
              <w:rFonts w:ascii="Times New Roman"/>
              <w:color w:val="000000"/>
            </w:rPr>
          </w:rPrChange>
        </w:rPr>
        <w:t>magna</w:t>
      </w:r>
      <w:r w:rsidR="00A96A35" w:rsidRPr="0027638C">
        <w:rPr>
          <w:sz w:val="24"/>
          <w:rPrChange w16du:dateUtc="2026-07-07T18:18:00Z" w:author="Author" w:date="2026-07-07T20:18:00Z" w:id="15587">
            <w:rPr>
              <w:rFonts w:ascii="Times New Roman"/>
              <w:color w:val="000000"/>
              <w:spacing w:val="33"/>
            </w:rPr>
          </w:rPrChange>
        </w:rPr>
        <w:t xml:space="preserve"> </w:t>
      </w:r>
      <w:r w:rsidR="00A96A35" w:rsidRPr="0027638C">
        <w:rPr>
          <w:sz w:val="24"/>
          <w:rPrChange w16du:dateUtc="2026-07-07T18:18:00Z" w:author="Author" w:date="2026-07-07T20:18:00Z" w:id="15588">
            <w:rPr>
              <w:rFonts w:ascii="Times New Roman"/>
              <w:color w:val="000000"/>
            </w:rPr>
          </w:rPrChange>
        </w:rPr>
        <w:t>Aliqua,</w:t>
      </w:r>
      <w:r w:rsidR="00A96A35" w:rsidRPr="0027638C">
        <w:rPr>
          <w:sz w:val="24"/>
          <w:rPrChange w16du:dateUtc="2026-07-07T18:18:00Z" w:author="Author" w:date="2026-07-07T20:18:00Z" w:id="15589">
            <w:rPr>
              <w:rFonts w:ascii="Times New Roman"/>
              <w:color w:val="000000"/>
              <w:spacing w:val="33"/>
            </w:rPr>
          </w:rPrChange>
        </w:rPr>
        <w:t xml:space="preserve"> </w:t>
      </w:r>
      <w:r w:rsidR="00A96A35" w:rsidRPr="0027638C">
        <w:rPr>
          <w:sz w:val="24"/>
          <w:rPrChange w16du:dateUtc="2026-07-07T18:18:00Z" w:author="Author" w:date="2026-07-07T20:18:00Z" w:id="15590">
            <w:rPr>
              <w:rFonts w:ascii="Times New Roman"/>
              <w:color w:val="000000"/>
            </w:rPr>
          </w:rPrChange>
        </w:rPr>
        <w:t>lorem</w:t>
      </w:r>
      <w:r w:rsidR="00A96A35" w:rsidRPr="0027638C">
        <w:rPr>
          <w:sz w:val="24"/>
          <w:rPrChange w16du:dateUtc="2026-07-07T18:18:00Z" w:author="Author" w:date="2026-07-07T20:18:00Z" w:id="15591">
            <w:rPr>
              <w:rFonts w:ascii="Times New Roman"/>
              <w:color w:val="000000"/>
              <w:spacing w:val="33"/>
            </w:rPr>
          </w:rPrChange>
        </w:rPr>
        <w:t xml:space="preserve"> </w:t>
      </w:r>
      <w:r w:rsidR="00A96A35" w:rsidRPr="0027638C">
        <w:rPr>
          <w:sz w:val="24"/>
          <w:rPrChange w16du:dateUtc="2026-07-07T18:18:00Z" w:author="Author" w:date="2026-07-07T20:18:00Z" w:id="15592">
            <w:rPr>
              <w:rFonts w:ascii="Times New Roman"/>
              <w:color w:val="000000"/>
            </w:rPr>
          </w:rPrChange>
        </w:rPr>
        <w:t>ipsum</w:t>
      </w:r>
      <w:r w:rsidR="00A96A35" w:rsidRPr="0027638C">
        <w:rPr>
          <w:sz w:val="24"/>
          <w:rPrChange w16du:dateUtc="2026-07-07T18:18:00Z" w:author="Author" w:date="2026-07-07T20:18:00Z" w:id="15593">
            <w:rPr>
              <w:rFonts w:ascii="Times New Roman"/>
              <w:color w:val="000000"/>
              <w:spacing w:val="33"/>
            </w:rPr>
          </w:rPrChange>
        </w:rPr>
        <w:t xml:space="preserve"> </w:t>
      </w:r>
      <w:r w:rsidR="00A96A35" w:rsidRPr="0027638C">
        <w:rPr>
          <w:sz w:val="24"/>
          <w:rPrChange w16du:dateUtc="2026-07-07T18:18:00Z" w:author="Author" w:date="2026-07-07T20:18:00Z" w:id="15594">
            <w:rPr>
              <w:rFonts w:ascii="Times New Roman"/>
              <w:color w:val="000000"/>
            </w:rPr>
          </w:rPrChange>
        </w:rPr>
        <w:t>dolor</w:t>
      </w:r>
      <w:r w:rsidR="00A96A35" w:rsidRPr="0027638C">
        <w:rPr>
          <w:sz w:val="24"/>
          <w:rPrChange w16du:dateUtc="2026-07-07T18:18:00Z" w:author="Author" w:date="2026-07-07T20:18:00Z" w:id="15595">
            <w:rPr>
              <w:rFonts w:ascii="Times New Roman"/>
              <w:color w:val="000000"/>
              <w:spacing w:val="33"/>
            </w:rPr>
          </w:rPrChange>
        </w:rPr>
        <w:t xml:space="preserve"> </w:t>
      </w:r>
      <w:r w:rsidR="00A96A35" w:rsidRPr="0027638C">
        <w:rPr>
          <w:sz w:val="24"/>
          <w:rPrChange w16du:dateUtc="2026-07-07T18:18:00Z" w:author="Author" w:date="2026-07-07T20:18:00Z" w:id="15596">
            <w:rPr>
              <w:rFonts w:ascii="Times New Roman"/>
              <w:color w:val="000000"/>
            </w:rPr>
          </w:rPrChange>
        </w:rPr>
        <w:t>sit</w:t>
      </w:r>
      <w:r w:rsidR="00A96A35" w:rsidRPr="0027638C">
        <w:rPr>
          <w:sz w:val="24"/>
          <w:rPrChange w16du:dateUtc="2026-07-07T18:18:00Z" w:author="Author" w:date="2026-07-07T20:18:00Z" w:id="15597">
            <w:rPr>
              <w:rFonts w:ascii="Times New Roman"/>
              <w:color w:val="000000"/>
              <w:spacing w:val="33"/>
            </w:rPr>
          </w:rPrChange>
        </w:rPr>
        <w:t xml:space="preserve"> </w:t>
      </w:r>
      <w:r w:rsidR="00A96A35" w:rsidRPr="0027638C">
        <w:rPr>
          <w:sz w:val="24"/>
          <w:rPrChange w16du:dateUtc="2026-07-07T18:18:00Z" w:author="Author" w:date="2026-07-07T20:18:00Z" w:id="15598">
            <w:rPr>
              <w:rFonts w:ascii="Times New Roman"/>
              <w:color w:val="000000"/>
            </w:rPr>
          </w:rPrChange>
        </w:rPr>
        <w:t>amet</w:t>
      </w:r>
      <w:r w:rsidR="00A96A35" w:rsidRPr="0027638C">
        <w:rPr>
          <w:sz w:val="24"/>
          <w:rPrChange w16du:dateUtc="2026-07-07T18:18:00Z" w:author="Author" w:date="2026-07-07T20:18:00Z" w:id="15599">
            <w:rPr>
              <w:rFonts w:ascii="Times New Roman"/>
              <w:color w:val="000000"/>
              <w:spacing w:val="34"/>
            </w:rPr>
          </w:rPrChange>
        </w:rPr>
        <w:t xml:space="preserve"> </w:t>
      </w:r>
      <w:r w:rsidR="00A96A35" w:rsidRPr="0027638C">
        <w:rPr>
          <w:sz w:val="24"/>
          <w:rPrChange w16du:dateUtc="2026-07-07T18:18:00Z" w:author="Author" w:date="2026-07-07T20:18:00Z" w:id="15600">
            <w:rPr>
              <w:rFonts w:ascii="Times New Roman" w:hAnsi="Times New Roman"/>
              <w:color w:val="000000"/>
            </w:rPr>
          </w:rPrChange>
        </w:rPr>
        <w:t>consectetur</w:t>
      </w:r>
      <w:del w16du:dateUtc="2026-07-07T18:18:00Z" w:author="Author" w:date="2026-07-07T20:18:00Z" w:id="15601">
        <w:r>
          <w:rPr>
            <w:color w:val="000000"/>
          </w:rPr>
          <w:cr/>
        </w:r>
      </w:del>
      <w:r w:rsidR="00A96A35" w:rsidRPr="0027638C">
        <w:rPr>
          <w:sz w:val="24"/>
          <w:rPrChange w16du:dateUtc="2026-07-07T18:18:00Z" w:author="Author" w:date="2026-07-07T20:18:00Z" w:id="15602">
            <w:rPr>
              <w:rFonts w:ascii="Times New Roman"/>
              <w:color w:val="000000"/>
              <w:spacing w:val="665"/>
            </w:rPr>
          </w:rPrChange>
        </w:rPr>
        <w:t xml:space="preserve"> </w:t>
      </w:r>
      <w:r w:rsidR="00A96A35" w:rsidRPr="0027638C">
        <w:rPr>
          <w:sz w:val="24"/>
          <w:rPrChange w16du:dateUtc="2026-07-07T18:18:00Z" w:author="Author" w:date="2026-07-07T20:18:00Z" w:id="15603">
            <w:rPr>
              <w:rFonts w:ascii="Times New Roman"/>
              <w:color w:val="000000"/>
            </w:rPr>
          </w:rPrChange>
        </w:rPr>
        <w:t>adipiscing</w:t>
      </w:r>
      <w:r w:rsidR="00A96A35" w:rsidRPr="0027638C">
        <w:rPr>
          <w:sz w:val="24"/>
          <w:rPrChange w16du:dateUtc="2026-07-07T18:18:00Z" w:author="Author" w:date="2026-07-07T20:18:00Z" w:id="15604">
            <w:rPr>
              <w:rFonts w:ascii="Times New Roman"/>
              <w:color w:val="000000"/>
              <w:spacing w:val="18"/>
            </w:rPr>
          </w:rPrChange>
        </w:rPr>
        <w:t xml:space="preserve"> </w:t>
      </w:r>
      <w:r w:rsidR="00A96A35" w:rsidRPr="0027638C">
        <w:rPr>
          <w:sz w:val="24"/>
          <w:rPrChange w16du:dateUtc="2026-07-07T18:18:00Z" w:author="Author" w:date="2026-07-07T20:18:00Z" w:id="15605">
            <w:rPr>
              <w:rFonts w:ascii="Times New Roman"/>
              <w:color w:val="000000"/>
            </w:rPr>
          </w:rPrChange>
        </w:rPr>
        <w:t>elit</w:t>
      </w:r>
      <w:r w:rsidR="00A96A35" w:rsidRPr="0027638C">
        <w:rPr>
          <w:sz w:val="24"/>
          <w:rPrChange w16du:dateUtc="2026-07-07T18:18:00Z" w:author="Author" w:date="2026-07-07T20:18:00Z" w:id="15606">
            <w:rPr>
              <w:rFonts w:ascii="Times New Roman"/>
              <w:color w:val="000000"/>
              <w:spacing w:val="18"/>
            </w:rPr>
          </w:rPrChange>
        </w:rPr>
        <w:t xml:space="preserve"> </w:t>
      </w:r>
      <w:r w:rsidR="00A96A35" w:rsidRPr="0027638C">
        <w:rPr>
          <w:sz w:val="24"/>
          <w:rPrChange w16du:dateUtc="2026-07-07T18:18:00Z" w:author="Author" w:date="2026-07-07T20:18:00Z" w:id="15607">
            <w:rPr>
              <w:rFonts w:ascii="Times New Roman"/>
              <w:color w:val="000000"/>
            </w:rPr>
          </w:rPrChange>
        </w:rPr>
        <w:t>sed,</w:t>
      </w:r>
      <w:r w:rsidR="00A96A35" w:rsidRPr="0027638C">
        <w:rPr>
          <w:sz w:val="24"/>
          <w:rPrChange w16du:dateUtc="2026-07-07T18:18:00Z" w:author="Author" w:date="2026-07-07T20:18:00Z" w:id="15608">
            <w:rPr>
              <w:rFonts w:ascii="Times New Roman"/>
              <w:color w:val="000000"/>
              <w:spacing w:val="18"/>
            </w:rPr>
          </w:rPrChange>
        </w:rPr>
        <w:t xml:space="preserve"> </w:t>
      </w:r>
      <w:r w:rsidR="00A96A35" w:rsidRPr="0027638C">
        <w:rPr>
          <w:sz w:val="24"/>
          <w:rPrChange w16du:dateUtc="2026-07-07T18:18:00Z" w:author="Author" w:date="2026-07-07T20:18:00Z" w:id="15609">
            <w:rPr>
              <w:rFonts w:ascii="Times New Roman"/>
              <w:color w:val="000000"/>
            </w:rPr>
          </w:rPrChange>
        </w:rPr>
        <w:t>do</w:t>
      </w:r>
      <w:r w:rsidR="00A96A35" w:rsidRPr="0027638C">
        <w:rPr>
          <w:sz w:val="24"/>
          <w:rPrChange w16du:dateUtc="2026-07-07T18:18:00Z" w:author="Author" w:date="2026-07-07T20:18:00Z" w:id="15610">
            <w:rPr>
              <w:rFonts w:ascii="Times New Roman"/>
              <w:color w:val="000000"/>
              <w:spacing w:val="18"/>
            </w:rPr>
          </w:rPrChange>
        </w:rPr>
        <w:t xml:space="preserve"> </w:t>
      </w:r>
      <w:r w:rsidR="00A96A35" w:rsidRPr="0027638C">
        <w:rPr>
          <w:sz w:val="24"/>
          <w:rPrChange w16du:dateUtc="2026-07-07T18:18:00Z" w:author="Author" w:date="2026-07-07T20:18:00Z" w:id="15611">
            <w:rPr>
              <w:rFonts w:ascii="Times New Roman"/>
              <w:color w:val="000000"/>
            </w:rPr>
          </w:rPrChange>
        </w:rPr>
        <w:t>eiusmod</w:t>
      </w:r>
      <w:r w:rsidR="00A96A35" w:rsidRPr="0027638C">
        <w:rPr>
          <w:sz w:val="24"/>
          <w:rPrChange w16du:dateUtc="2026-07-07T18:18:00Z" w:author="Author" w:date="2026-07-07T20:18:00Z" w:id="15612">
            <w:rPr>
              <w:rFonts w:ascii="Times New Roman"/>
              <w:color w:val="000000"/>
              <w:spacing w:val="18"/>
            </w:rPr>
          </w:rPrChange>
        </w:rPr>
        <w:t xml:space="preserve"> </w:t>
      </w:r>
      <w:r w:rsidR="00A96A35" w:rsidRPr="0027638C">
        <w:rPr>
          <w:sz w:val="24"/>
          <w:rPrChange w16du:dateUtc="2026-07-07T18:18:00Z" w:author="Author" w:date="2026-07-07T20:18:00Z" w:id="15613">
            <w:rPr>
              <w:rFonts w:ascii="Times New Roman"/>
              <w:color w:val="000000"/>
            </w:rPr>
          </w:rPrChange>
        </w:rPr>
        <w:t>tempor</w:t>
      </w:r>
      <w:r w:rsidR="00A96A35" w:rsidRPr="0027638C">
        <w:rPr>
          <w:sz w:val="24"/>
          <w:rPrChange w16du:dateUtc="2026-07-07T18:18:00Z" w:author="Author" w:date="2026-07-07T20:18:00Z" w:id="15614">
            <w:rPr>
              <w:rFonts w:ascii="Times New Roman"/>
              <w:color w:val="000000"/>
              <w:spacing w:val="18"/>
            </w:rPr>
          </w:rPrChange>
        </w:rPr>
        <w:t xml:space="preserve"> </w:t>
      </w:r>
      <w:r w:rsidR="00A96A35" w:rsidRPr="0027638C">
        <w:rPr>
          <w:sz w:val="24"/>
          <w:rPrChange w16du:dateUtc="2026-07-07T18:18:00Z" w:author="Author" w:date="2026-07-07T20:18:00Z" w:id="15615">
            <w:rPr>
              <w:rFonts w:ascii="Times New Roman"/>
              <w:color w:val="000000"/>
            </w:rPr>
          </w:rPrChange>
        </w:rPr>
        <w:t>incididunt</w:t>
      </w:r>
      <w:r w:rsidR="00A96A35" w:rsidRPr="0027638C">
        <w:rPr>
          <w:sz w:val="24"/>
          <w:rPrChange w16du:dateUtc="2026-07-07T18:18:00Z" w:author="Author" w:date="2026-07-07T20:18:00Z" w:id="15616">
            <w:rPr>
              <w:rFonts w:ascii="Times New Roman"/>
              <w:color w:val="000000"/>
              <w:spacing w:val="18"/>
            </w:rPr>
          </w:rPrChange>
        </w:rPr>
        <w:t xml:space="preserve"> </w:t>
      </w:r>
      <w:r w:rsidR="00A96A35" w:rsidRPr="0027638C">
        <w:rPr>
          <w:sz w:val="24"/>
          <w:rPrChange w16du:dateUtc="2026-07-07T18:18:00Z" w:author="Author" w:date="2026-07-07T20:18:00Z" w:id="15617">
            <w:rPr>
              <w:rFonts w:ascii="Times New Roman"/>
              <w:color w:val="000000"/>
            </w:rPr>
          </w:rPrChange>
        </w:rPr>
        <w:t>Ut</w:t>
      </w:r>
      <w:r w:rsidR="00A96A35" w:rsidRPr="0027638C">
        <w:rPr>
          <w:sz w:val="24"/>
          <w:rPrChange w16du:dateUtc="2026-07-07T18:18:00Z" w:author="Author" w:date="2026-07-07T20:18:00Z" w:id="15618">
            <w:rPr>
              <w:rFonts w:ascii="Times New Roman"/>
              <w:color w:val="000000"/>
              <w:spacing w:val="18"/>
            </w:rPr>
          </w:rPrChange>
        </w:rPr>
        <w:t xml:space="preserve"> </w:t>
      </w:r>
      <w:r w:rsidR="00A96A35" w:rsidRPr="0027638C">
        <w:rPr>
          <w:sz w:val="24"/>
          <w:rPrChange w16du:dateUtc="2026-07-07T18:18:00Z" w:author="Author" w:date="2026-07-07T20:18:00Z" w:id="15619">
            <w:rPr>
              <w:rFonts w:ascii="Times New Roman"/>
              <w:color w:val="000000"/>
            </w:rPr>
          </w:rPrChange>
        </w:rPr>
        <w:t>labore</w:t>
      </w:r>
      <w:r w:rsidR="00A96A35" w:rsidRPr="0027638C">
        <w:rPr>
          <w:sz w:val="24"/>
          <w:rPrChange w16du:dateUtc="2026-07-07T18:18:00Z" w:author="Author" w:date="2026-07-07T20:18:00Z" w:id="15620">
            <w:rPr>
              <w:rFonts w:ascii="Times New Roman"/>
              <w:color w:val="000000"/>
              <w:spacing w:val="18"/>
            </w:rPr>
          </w:rPrChange>
        </w:rPr>
        <w:t xml:space="preserve"> </w:t>
      </w:r>
      <w:r w:rsidR="00A96A35" w:rsidRPr="0027638C">
        <w:rPr>
          <w:sz w:val="24"/>
          <w:rPrChange w16du:dateUtc="2026-07-07T18:18:00Z" w:author="Author" w:date="2026-07-07T20:18:00Z" w:id="15621">
            <w:rPr>
              <w:rFonts w:ascii="Times New Roman"/>
              <w:color w:val="000000"/>
            </w:rPr>
          </w:rPrChange>
        </w:rPr>
        <w:t>et</w:t>
      </w:r>
      <w:r w:rsidR="00A96A35" w:rsidRPr="0027638C">
        <w:rPr>
          <w:sz w:val="24"/>
          <w:rPrChange w16du:dateUtc="2026-07-07T18:18:00Z" w:author="Author" w:date="2026-07-07T20:18:00Z" w:id="15622">
            <w:rPr>
              <w:rFonts w:ascii="Times New Roman"/>
              <w:color w:val="000000"/>
              <w:spacing w:val="18"/>
            </w:rPr>
          </w:rPrChange>
        </w:rPr>
        <w:t xml:space="preserve"> </w:t>
      </w:r>
      <w:r w:rsidR="00A96A35" w:rsidRPr="0027638C">
        <w:rPr>
          <w:sz w:val="24"/>
          <w:rPrChange w16du:dateUtc="2026-07-07T18:18:00Z" w:author="Author" w:date="2026-07-07T20:18:00Z" w:id="15623">
            <w:rPr>
              <w:rFonts w:ascii="Times New Roman"/>
              <w:color w:val="000000"/>
            </w:rPr>
          </w:rPrChange>
        </w:rPr>
        <w:t>Dolore</w:t>
      </w:r>
      <w:r w:rsidR="00A96A35" w:rsidRPr="0027638C">
        <w:rPr>
          <w:sz w:val="24"/>
          <w:rPrChange w16du:dateUtc="2026-07-07T18:18:00Z" w:author="Author" w:date="2026-07-07T20:18:00Z" w:id="15624">
            <w:rPr>
              <w:rFonts w:ascii="Times New Roman"/>
              <w:color w:val="000000"/>
              <w:spacing w:val="18"/>
            </w:rPr>
          </w:rPrChange>
        </w:rPr>
        <w:t xml:space="preserve"> </w:t>
      </w:r>
      <w:r w:rsidR="00A96A35" w:rsidRPr="0027638C">
        <w:rPr>
          <w:sz w:val="24"/>
          <w:rPrChange w16du:dateUtc="2026-07-07T18:18:00Z" w:author="Author" w:date="2026-07-07T20:18:00Z" w:id="15625">
            <w:rPr>
              <w:rFonts w:ascii="Times New Roman"/>
              <w:color w:val="000000"/>
            </w:rPr>
          </w:rPrChange>
        </w:rPr>
        <w:t>magna</w:t>
      </w:r>
      <w:r w:rsidR="00A96A35" w:rsidRPr="0027638C">
        <w:rPr>
          <w:sz w:val="24"/>
          <w:rPrChange w16du:dateUtc="2026-07-07T18:18:00Z" w:author="Author" w:date="2026-07-07T20:18:00Z" w:id="15626">
            <w:rPr>
              <w:rFonts w:ascii="Times New Roman"/>
              <w:color w:val="000000"/>
              <w:spacing w:val="18"/>
            </w:rPr>
          </w:rPrChange>
        </w:rPr>
        <w:t xml:space="preserve"> </w:t>
      </w:r>
      <w:r w:rsidR="00A96A35" w:rsidRPr="0027638C">
        <w:rPr>
          <w:sz w:val="24"/>
          <w:rPrChange w16du:dateUtc="2026-07-07T18:18:00Z" w:author="Author" w:date="2026-07-07T20:18:00Z" w:id="15627">
            <w:rPr>
              <w:rFonts w:ascii="Times New Roman"/>
              <w:color w:val="000000"/>
            </w:rPr>
          </w:rPrChange>
        </w:rPr>
        <w:t>aliqua</w:t>
      </w:r>
      <w:r w:rsidR="00A96A35" w:rsidRPr="0027638C">
        <w:rPr>
          <w:sz w:val="24"/>
          <w:rPrChange w16du:dateUtc="2026-07-07T18:18:00Z" w:author="Author" w:date="2026-07-07T20:18:00Z" w:id="15628">
            <w:rPr>
              <w:rFonts w:ascii="Times New Roman"/>
              <w:color w:val="000000"/>
              <w:spacing w:val="18"/>
            </w:rPr>
          </w:rPrChange>
        </w:rPr>
        <w:t xml:space="preserve"> </w:t>
      </w:r>
      <w:r w:rsidR="00A96A35" w:rsidRPr="0027638C">
        <w:rPr>
          <w:sz w:val="24"/>
          <w:rPrChange w16du:dateUtc="2026-07-07T18:18:00Z" w:author="Author" w:date="2026-07-07T20:18:00Z" w:id="15629">
            <w:rPr>
              <w:rFonts w:ascii="Times New Roman"/>
              <w:color w:val="000000"/>
            </w:rPr>
          </w:rPrChange>
        </w:rPr>
        <w:t>Lorem</w:t>
      </w:r>
      <w:r w:rsidR="00A96A35" w:rsidRPr="0027638C">
        <w:rPr>
          <w:sz w:val="24"/>
          <w:rPrChange w16du:dateUtc="2026-07-07T18:18:00Z" w:author="Author" w:date="2026-07-07T20:18:00Z" w:id="15630">
            <w:rPr>
              <w:rFonts w:ascii="Times New Roman"/>
              <w:color w:val="000000"/>
              <w:spacing w:val="18"/>
            </w:rPr>
          </w:rPrChange>
        </w:rPr>
        <w:t xml:space="preserve"> </w:t>
      </w:r>
      <w:r w:rsidR="00A96A35" w:rsidRPr="0027638C">
        <w:rPr>
          <w:sz w:val="24"/>
          <w:rPrChange w16du:dateUtc="2026-07-07T18:18:00Z" w:author="Author" w:date="2026-07-07T20:18:00Z" w:id="15631">
            <w:rPr>
              <w:rFonts w:ascii="Times New Roman" w:hAnsi="Times New Roman"/>
              <w:color w:val="000000"/>
            </w:rPr>
          </w:rPrChange>
        </w:rPr>
        <w:t>Ipsum</w:t>
      </w:r>
      <w:del w16du:dateUtc="2026-07-07T18:18:00Z" w:author="Author" w:date="2026-07-07T20:18:00Z" w:id="15632">
        <w:r>
          <w:rPr>
            <w:color w:val="000000"/>
          </w:rPr>
          <w:cr/>
        </w:r>
      </w:del>
      <w:r w:rsidR="00A96A35" w:rsidRPr="0027638C">
        <w:rPr>
          <w:sz w:val="24"/>
          <w:rPrChange w16du:dateUtc="2026-07-07T18:18:00Z" w:author="Author" w:date="2026-07-07T20:18:00Z" w:id="15633">
            <w:rPr>
              <w:rFonts w:ascii="Times New Roman"/>
              <w:color w:val="000000"/>
              <w:spacing w:val="665"/>
            </w:rPr>
          </w:rPrChange>
        </w:rPr>
        <w:t xml:space="preserve"> </w:t>
      </w:r>
      <w:r w:rsidR="00A96A35" w:rsidRPr="0027638C">
        <w:rPr>
          <w:sz w:val="24"/>
          <w:rPrChange w16du:dateUtc="2026-07-07T18:18:00Z" w:author="Author" w:date="2026-07-07T20:18:00Z" w:id="15634">
            <w:rPr>
              <w:rFonts w:ascii="Times New Roman"/>
              <w:color w:val="000000"/>
            </w:rPr>
          </w:rPrChange>
        </w:rPr>
        <w:t>Dolor</w:t>
      </w:r>
      <w:r w:rsidR="00A96A35" w:rsidRPr="0027638C">
        <w:rPr>
          <w:sz w:val="24"/>
          <w:rPrChange w16du:dateUtc="2026-07-07T18:18:00Z" w:author="Author" w:date="2026-07-07T20:18:00Z" w:id="15635">
            <w:rPr>
              <w:rFonts w:ascii="Times New Roman"/>
              <w:color w:val="000000"/>
              <w:spacing w:val="40"/>
            </w:rPr>
          </w:rPrChange>
        </w:rPr>
        <w:t xml:space="preserve"> </w:t>
      </w:r>
      <w:r w:rsidR="00A96A35" w:rsidRPr="0027638C">
        <w:rPr>
          <w:sz w:val="24"/>
          <w:rPrChange w16du:dateUtc="2026-07-07T18:18:00Z" w:author="Author" w:date="2026-07-07T20:18:00Z" w:id="15636">
            <w:rPr>
              <w:rFonts w:ascii="Times New Roman"/>
              <w:color w:val="000000"/>
            </w:rPr>
          </w:rPrChange>
        </w:rPr>
        <w:t>sit</w:t>
      </w:r>
      <w:r w:rsidR="00A96A35" w:rsidRPr="0027638C">
        <w:rPr>
          <w:sz w:val="24"/>
          <w:rPrChange w16du:dateUtc="2026-07-07T18:18:00Z" w:author="Author" w:date="2026-07-07T20:18:00Z" w:id="15637">
            <w:rPr>
              <w:rFonts w:ascii="Times New Roman"/>
              <w:color w:val="000000"/>
              <w:spacing w:val="40"/>
            </w:rPr>
          </w:rPrChange>
        </w:rPr>
        <w:t xml:space="preserve"> </w:t>
      </w:r>
      <w:r w:rsidR="00A96A35" w:rsidRPr="0027638C">
        <w:rPr>
          <w:sz w:val="24"/>
          <w:rPrChange w16du:dateUtc="2026-07-07T18:18:00Z" w:author="Author" w:date="2026-07-07T20:18:00Z" w:id="15638">
            <w:rPr>
              <w:rFonts w:ascii="Times New Roman"/>
              <w:color w:val="000000"/>
            </w:rPr>
          </w:rPrChange>
        </w:rPr>
        <w:t>amet</w:t>
      </w:r>
      <w:r w:rsidR="00A96A35" w:rsidRPr="0027638C">
        <w:rPr>
          <w:sz w:val="24"/>
          <w:rPrChange w16du:dateUtc="2026-07-07T18:18:00Z" w:author="Author" w:date="2026-07-07T20:18:00Z" w:id="15639">
            <w:rPr>
              <w:rFonts w:ascii="Times New Roman"/>
              <w:color w:val="000000"/>
              <w:spacing w:val="40"/>
            </w:rPr>
          </w:rPrChange>
        </w:rPr>
        <w:t xml:space="preserve"> </w:t>
      </w:r>
      <w:r w:rsidR="00A96A35" w:rsidRPr="0027638C">
        <w:rPr>
          <w:sz w:val="24"/>
          <w:rPrChange w16du:dateUtc="2026-07-07T18:18:00Z" w:author="Author" w:date="2026-07-07T20:18:00Z" w:id="15640">
            <w:rPr>
              <w:rFonts w:ascii="Times New Roman"/>
              <w:color w:val="000000"/>
            </w:rPr>
          </w:rPrChange>
        </w:rPr>
        <w:t>consectetur</w:t>
      </w:r>
      <w:del w16du:dateUtc="2026-07-07T18:18:00Z" w:author="Author" w:date="2026-07-07T20:18:00Z" w:id="15641">
        <w:r>
          <w:rPr>
            <w:color w:val="000000"/>
            <w:spacing w:val="40"/>
          </w:rPr>
          <w:delText xml:space="preserve"> </w:delText>
        </w:r>
      </w:del>
      <w:ins w16du:dateUtc="2026-07-07T18:18:00Z" w:author="Author" w:date="2026-07-07T20:18:00Z" w:id="15642">
        <w:r w:rsidR="00A96A35" w:rsidRPr="0027638C">
          <w:rPr>
            <w:sz w:val="24"/>
            <w:szCs w:val="24"/>
          </w:rPr>
          <w:t>-</w:t>
        </w:r>
      </w:ins>
      <w:r w:rsidR="00A96A35" w:rsidRPr="0027638C">
        <w:rPr>
          <w:sz w:val="24"/>
          <w:rPrChange w16du:dateUtc="2026-07-07T18:18:00Z" w:author="Author" w:date="2026-07-07T20:18:00Z" w:id="15643">
            <w:rPr>
              <w:rFonts w:ascii="Times New Roman"/>
              <w:color w:val="000000"/>
            </w:rPr>
          </w:rPrChange>
        </w:rPr>
        <w:t>adipiscing</w:t>
      </w:r>
      <w:r w:rsidR="00A96A35" w:rsidRPr="0027638C">
        <w:rPr>
          <w:sz w:val="24"/>
          <w:rPrChange w16du:dateUtc="2026-07-07T18:18:00Z" w:author="Author" w:date="2026-07-07T20:18:00Z" w:id="15644">
            <w:rPr>
              <w:rFonts w:ascii="Times New Roman"/>
              <w:color w:val="000000"/>
              <w:spacing w:val="40"/>
            </w:rPr>
          </w:rPrChange>
        </w:rPr>
        <w:t xml:space="preserve"> </w:t>
      </w:r>
      <w:r w:rsidR="00A96A35" w:rsidRPr="0027638C">
        <w:rPr>
          <w:sz w:val="24"/>
          <w:rPrChange w16du:dateUtc="2026-07-07T18:18:00Z" w:author="Author" w:date="2026-07-07T20:18:00Z" w:id="15645">
            <w:rPr>
              <w:rFonts w:ascii="Times New Roman"/>
              <w:color w:val="000000"/>
            </w:rPr>
          </w:rPrChange>
        </w:rPr>
        <w:t>elit</w:t>
      </w:r>
      <w:r w:rsidR="00A96A35" w:rsidRPr="0027638C">
        <w:rPr>
          <w:sz w:val="24"/>
          <w:rPrChange w16du:dateUtc="2026-07-07T18:18:00Z" w:author="Author" w:date="2026-07-07T20:18:00Z" w:id="15646">
            <w:rPr>
              <w:rFonts w:ascii="Times New Roman"/>
              <w:color w:val="000000"/>
              <w:spacing w:val="40"/>
            </w:rPr>
          </w:rPrChange>
        </w:rPr>
        <w:t xml:space="preserve"> </w:t>
      </w:r>
      <w:r w:rsidR="00A96A35" w:rsidRPr="0027638C">
        <w:rPr>
          <w:sz w:val="24"/>
          <w:rPrChange w16du:dateUtc="2026-07-07T18:18:00Z" w:author="Author" w:date="2026-07-07T20:18:00Z" w:id="15647">
            <w:rPr>
              <w:rFonts w:ascii="Times New Roman"/>
              <w:color w:val="000000"/>
            </w:rPr>
          </w:rPrChange>
        </w:rPr>
        <w:t>sed</w:t>
      </w:r>
      <w:r w:rsidR="00A96A35" w:rsidRPr="0027638C">
        <w:rPr>
          <w:sz w:val="24"/>
          <w:rPrChange w16du:dateUtc="2026-07-07T18:18:00Z" w:author="Author" w:date="2026-07-07T20:18:00Z" w:id="15648">
            <w:rPr>
              <w:rFonts w:ascii="Times New Roman"/>
              <w:color w:val="000000"/>
              <w:spacing w:val="40"/>
            </w:rPr>
          </w:rPrChange>
        </w:rPr>
        <w:t xml:space="preserve"> </w:t>
      </w:r>
      <w:r w:rsidR="00A96A35" w:rsidRPr="0027638C">
        <w:rPr>
          <w:sz w:val="24"/>
          <w:rPrChange w16du:dateUtc="2026-07-07T18:18:00Z" w:author="Author" w:date="2026-07-07T20:18:00Z" w:id="15649">
            <w:rPr>
              <w:rFonts w:ascii="Times New Roman"/>
              <w:color w:val="000000"/>
            </w:rPr>
          </w:rPrChange>
        </w:rPr>
        <w:t>do</w:t>
      </w:r>
      <w:r w:rsidR="00A96A35" w:rsidRPr="0027638C">
        <w:rPr>
          <w:sz w:val="24"/>
          <w:rPrChange w16du:dateUtc="2026-07-07T18:18:00Z" w:author="Author" w:date="2026-07-07T20:18:00Z" w:id="15650">
            <w:rPr>
              <w:rFonts w:ascii="Times New Roman"/>
              <w:color w:val="000000"/>
              <w:spacing w:val="40"/>
            </w:rPr>
          </w:rPrChange>
        </w:rPr>
        <w:t xml:space="preserve"> </w:t>
      </w:r>
      <w:r w:rsidR="00A96A35" w:rsidRPr="0027638C">
        <w:rPr>
          <w:sz w:val="24"/>
          <w:rPrChange w16du:dateUtc="2026-07-07T18:18:00Z" w:author="Author" w:date="2026-07-07T20:18:00Z" w:id="15651">
            <w:rPr>
              <w:rFonts w:ascii="Times New Roman"/>
              <w:color w:val="000000"/>
            </w:rPr>
          </w:rPrChange>
        </w:rPr>
        <w:t>eiusmod</w:t>
      </w:r>
      <w:r w:rsidR="00A96A35" w:rsidRPr="0027638C">
        <w:rPr>
          <w:sz w:val="24"/>
          <w:rPrChange w16du:dateUtc="2026-07-07T18:18:00Z" w:author="Author" w:date="2026-07-07T20:18:00Z" w:id="15652">
            <w:rPr>
              <w:rFonts w:ascii="Times New Roman"/>
              <w:color w:val="000000"/>
              <w:spacing w:val="40"/>
            </w:rPr>
          </w:rPrChange>
        </w:rPr>
        <w:t xml:space="preserve"> </w:t>
      </w:r>
      <w:r w:rsidR="00A96A35" w:rsidRPr="0027638C">
        <w:rPr>
          <w:sz w:val="24"/>
          <w:rPrChange w16du:dateUtc="2026-07-07T18:18:00Z" w:author="Author" w:date="2026-07-07T20:18:00Z" w:id="15653">
            <w:rPr>
              <w:rFonts w:ascii="Times New Roman"/>
              <w:color w:val="000000"/>
            </w:rPr>
          </w:rPrChange>
        </w:rPr>
        <w:t>tempor</w:t>
      </w:r>
      <w:r w:rsidR="00A96A35" w:rsidRPr="0027638C">
        <w:rPr>
          <w:sz w:val="24"/>
          <w:rPrChange w16du:dateUtc="2026-07-07T18:18:00Z" w:author="Author" w:date="2026-07-07T20:18:00Z" w:id="15654">
            <w:rPr>
              <w:rFonts w:ascii="Times New Roman"/>
              <w:color w:val="000000"/>
              <w:spacing w:val="40"/>
            </w:rPr>
          </w:rPrChange>
        </w:rPr>
        <w:t xml:space="preserve"> </w:t>
      </w:r>
      <w:r w:rsidR="00A96A35" w:rsidRPr="0027638C">
        <w:rPr>
          <w:sz w:val="24"/>
          <w:rPrChange w16du:dateUtc="2026-07-07T18:18:00Z" w:author="Author" w:date="2026-07-07T20:18:00Z" w:id="15655">
            <w:rPr>
              <w:rFonts w:ascii="Times New Roman" w:hAnsi="Times New Roman"/>
              <w:color w:val="000000"/>
            </w:rPr>
          </w:rPrChange>
        </w:rPr>
        <w:t>incididunt.</w:t>
      </w:r>
      <w:del w16du:dateUtc="2026-07-07T18:18:00Z" w:author="Author" w:date="2026-07-07T20:18:00Z" w:id="15656">
        <w:r>
          <w:rPr>
            <w:color w:val="000000"/>
          </w:rPr>
          <w:cr/>
        </w:r>
      </w:del>
      <w:r w:rsidR="00A96A35" w:rsidRPr="0027638C">
        <w:rPr>
          <w:sz w:val="24"/>
          <w:rPrChange w16du:dateUtc="2026-07-07T18:18:00Z" w:author="Author" w:date="2026-07-07T20:18:00Z" w:id="15657">
            <w:rPr>
              <w:rFonts w:ascii="Times New Roman"/>
              <w:color w:val="000000"/>
              <w:spacing w:val="665"/>
            </w:rPr>
          </w:rPrChange>
        </w:rPr>
        <w:t xml:space="preserve"> </w:t>
      </w:r>
      <w:r w:rsidR="00A96A35" w:rsidRPr="0027638C">
        <w:rPr>
          <w:sz w:val="24"/>
          <w:rPrChange w16du:dateUtc="2026-07-07T18:18:00Z" w:author="Author" w:date="2026-07-07T20:18:00Z" w:id="15658">
            <w:rPr>
              <w:rFonts w:ascii="Times New Roman"/>
              <w:color w:val="000000"/>
            </w:rPr>
          </w:rPrChange>
        </w:rPr>
        <w:t>Ut</w:t>
      </w:r>
      <w:r w:rsidR="00A96A35" w:rsidRPr="0027638C">
        <w:rPr>
          <w:sz w:val="24"/>
          <w:rPrChange w16du:dateUtc="2026-07-07T18:18:00Z" w:author="Author" w:date="2026-07-07T20:18:00Z" w:id="15659">
            <w:rPr>
              <w:rFonts w:ascii="Times New Roman"/>
              <w:color w:val="000000"/>
              <w:spacing w:val="41"/>
            </w:rPr>
          </w:rPrChange>
        </w:rPr>
        <w:t xml:space="preserve"> </w:t>
      </w:r>
      <w:r w:rsidR="00A96A35" w:rsidRPr="0027638C">
        <w:rPr>
          <w:sz w:val="24"/>
          <w:rPrChange w16du:dateUtc="2026-07-07T18:18:00Z" w:author="Author" w:date="2026-07-07T20:18:00Z" w:id="15660">
            <w:rPr>
              <w:rFonts w:ascii="Times New Roman"/>
              <w:color w:val="000000"/>
            </w:rPr>
          </w:rPrChange>
        </w:rPr>
        <w:t>labore</w:t>
      </w:r>
      <w:r w:rsidR="00A96A35" w:rsidRPr="0027638C">
        <w:rPr>
          <w:sz w:val="24"/>
          <w:rPrChange w16du:dateUtc="2026-07-07T18:18:00Z" w:author="Author" w:date="2026-07-07T20:18:00Z" w:id="15661">
            <w:rPr>
              <w:rFonts w:ascii="Times New Roman"/>
              <w:color w:val="000000"/>
              <w:spacing w:val="41"/>
            </w:rPr>
          </w:rPrChange>
        </w:rPr>
        <w:t xml:space="preserve"> </w:t>
      </w:r>
      <w:r w:rsidR="00A96A35" w:rsidRPr="0027638C">
        <w:rPr>
          <w:sz w:val="24"/>
          <w:rPrChange w16du:dateUtc="2026-07-07T18:18:00Z" w:author="Author" w:date="2026-07-07T20:18:00Z" w:id="15662">
            <w:rPr>
              <w:rFonts w:ascii="Times New Roman"/>
              <w:color w:val="000000"/>
            </w:rPr>
          </w:rPrChange>
        </w:rPr>
        <w:t>Et</w:t>
      </w:r>
      <w:r w:rsidR="00A96A35" w:rsidRPr="0027638C">
        <w:rPr>
          <w:sz w:val="24"/>
          <w:rPrChange w16du:dateUtc="2026-07-07T18:18:00Z" w:author="Author" w:date="2026-07-07T20:18:00Z" w:id="15663">
            <w:rPr>
              <w:rFonts w:ascii="Times New Roman"/>
              <w:color w:val="000000"/>
              <w:spacing w:val="41"/>
            </w:rPr>
          </w:rPrChange>
        </w:rPr>
        <w:t xml:space="preserve"> </w:t>
      </w:r>
      <w:r w:rsidR="00A96A35" w:rsidRPr="0027638C">
        <w:rPr>
          <w:sz w:val="24"/>
          <w:rPrChange w16du:dateUtc="2026-07-07T18:18:00Z" w:author="Author" w:date="2026-07-07T20:18:00Z" w:id="15664">
            <w:rPr>
              <w:rFonts w:ascii="Times New Roman"/>
              <w:color w:val="000000"/>
            </w:rPr>
          </w:rPrChange>
        </w:rPr>
        <w:t>Dolore,</w:t>
      </w:r>
      <w:r w:rsidR="00A96A35" w:rsidRPr="0027638C">
        <w:rPr>
          <w:sz w:val="24"/>
          <w:rPrChange w16du:dateUtc="2026-07-07T18:18:00Z" w:author="Author" w:date="2026-07-07T20:18:00Z" w:id="15665">
            <w:rPr>
              <w:rFonts w:ascii="Times New Roman"/>
              <w:color w:val="000000"/>
              <w:spacing w:val="41"/>
            </w:rPr>
          </w:rPrChange>
        </w:rPr>
        <w:t xml:space="preserve"> </w:t>
      </w:r>
      <w:r w:rsidR="00A96A35" w:rsidRPr="0027638C">
        <w:rPr>
          <w:sz w:val="24"/>
          <w:rPrChange w16du:dateUtc="2026-07-07T18:18:00Z" w:author="Author" w:date="2026-07-07T20:18:00Z" w:id="15666">
            <w:rPr>
              <w:rFonts w:ascii="Times New Roman"/>
              <w:color w:val="000000"/>
            </w:rPr>
          </w:rPrChange>
        </w:rPr>
        <w:t>Magna</w:t>
      </w:r>
      <w:r w:rsidR="00A96A35" w:rsidRPr="0027638C">
        <w:rPr>
          <w:sz w:val="24"/>
          <w:rPrChange w16du:dateUtc="2026-07-07T18:18:00Z" w:author="Author" w:date="2026-07-07T20:18:00Z" w:id="15667">
            <w:rPr>
              <w:rFonts w:ascii="Times New Roman"/>
              <w:color w:val="000000"/>
              <w:spacing w:val="41"/>
            </w:rPr>
          </w:rPrChange>
        </w:rPr>
        <w:t xml:space="preserve"> </w:t>
      </w:r>
      <w:r w:rsidR="00A96A35" w:rsidRPr="0027638C">
        <w:rPr>
          <w:sz w:val="24"/>
          <w:rPrChange w16du:dateUtc="2026-07-07T18:18:00Z" w:author="Author" w:date="2026-07-07T20:18:00Z" w:id="15668">
            <w:rPr>
              <w:rFonts w:ascii="Times New Roman"/>
              <w:color w:val="000000"/>
            </w:rPr>
          </w:rPrChange>
        </w:rPr>
        <w:t>aliqua</w:t>
      </w:r>
      <w:r w:rsidR="00A96A35" w:rsidRPr="0027638C">
        <w:rPr>
          <w:sz w:val="24"/>
          <w:rPrChange w16du:dateUtc="2026-07-07T18:18:00Z" w:author="Author" w:date="2026-07-07T20:18:00Z" w:id="15669">
            <w:rPr>
              <w:rFonts w:ascii="Times New Roman"/>
              <w:color w:val="000000"/>
              <w:spacing w:val="41"/>
            </w:rPr>
          </w:rPrChange>
        </w:rPr>
        <w:t xml:space="preserve"> </w:t>
      </w:r>
      <w:r w:rsidR="00A96A35" w:rsidRPr="0027638C">
        <w:rPr>
          <w:sz w:val="24"/>
          <w:rPrChange w16du:dateUtc="2026-07-07T18:18:00Z" w:author="Author" w:date="2026-07-07T20:18:00Z" w:id="15670">
            <w:rPr>
              <w:rFonts w:ascii="Times New Roman"/>
              <w:color w:val="000000"/>
            </w:rPr>
          </w:rPrChange>
        </w:rPr>
        <w:t>lorem</w:t>
      </w:r>
      <w:r w:rsidR="00A96A35" w:rsidRPr="0027638C">
        <w:rPr>
          <w:sz w:val="24"/>
          <w:rPrChange w16du:dateUtc="2026-07-07T18:18:00Z" w:author="Author" w:date="2026-07-07T20:18:00Z" w:id="15671">
            <w:rPr>
              <w:rFonts w:ascii="Times New Roman"/>
              <w:color w:val="000000"/>
              <w:spacing w:val="41"/>
            </w:rPr>
          </w:rPrChange>
        </w:rPr>
        <w:t xml:space="preserve"> </w:t>
      </w:r>
      <w:r w:rsidR="00A96A35" w:rsidRPr="0027638C">
        <w:rPr>
          <w:sz w:val="24"/>
          <w:rPrChange w16du:dateUtc="2026-07-07T18:18:00Z" w:author="Author" w:date="2026-07-07T20:18:00Z" w:id="15672">
            <w:rPr>
              <w:rFonts w:ascii="Times New Roman"/>
              <w:color w:val="000000"/>
            </w:rPr>
          </w:rPrChange>
        </w:rPr>
        <w:t>Ipsum</w:t>
      </w:r>
      <w:r w:rsidR="00A96A35" w:rsidRPr="0027638C">
        <w:rPr>
          <w:sz w:val="24"/>
          <w:rPrChange w16du:dateUtc="2026-07-07T18:18:00Z" w:author="Author" w:date="2026-07-07T20:18:00Z" w:id="15673">
            <w:rPr>
              <w:rFonts w:ascii="Times New Roman"/>
              <w:color w:val="000000"/>
              <w:spacing w:val="41"/>
            </w:rPr>
          </w:rPrChange>
        </w:rPr>
        <w:t xml:space="preserve"> </w:t>
      </w:r>
      <w:r w:rsidR="00A96A35" w:rsidRPr="0027638C">
        <w:rPr>
          <w:sz w:val="24"/>
          <w:rPrChange w16du:dateUtc="2026-07-07T18:18:00Z" w:author="Author" w:date="2026-07-07T20:18:00Z" w:id="15674">
            <w:rPr>
              <w:rFonts w:ascii="Times New Roman"/>
              <w:color w:val="000000"/>
            </w:rPr>
          </w:rPrChange>
        </w:rPr>
        <w:t>Dolor</w:t>
      </w:r>
      <w:r w:rsidR="00A96A35" w:rsidRPr="0027638C">
        <w:rPr>
          <w:sz w:val="24"/>
          <w:rPrChange w16du:dateUtc="2026-07-07T18:18:00Z" w:author="Author" w:date="2026-07-07T20:18:00Z" w:id="15675">
            <w:rPr>
              <w:rFonts w:ascii="Times New Roman"/>
              <w:color w:val="000000"/>
              <w:spacing w:val="41"/>
            </w:rPr>
          </w:rPrChange>
        </w:rPr>
        <w:t xml:space="preserve"> </w:t>
      </w:r>
      <w:r w:rsidR="00A96A35" w:rsidRPr="0027638C">
        <w:rPr>
          <w:sz w:val="24"/>
          <w:rPrChange w16du:dateUtc="2026-07-07T18:18:00Z" w:author="Author" w:date="2026-07-07T20:18:00Z" w:id="15676">
            <w:rPr>
              <w:rFonts w:ascii="Times New Roman"/>
              <w:color w:val="000000"/>
            </w:rPr>
          </w:rPrChange>
        </w:rPr>
        <w:t>sit</w:t>
      </w:r>
      <w:r w:rsidR="00A96A35" w:rsidRPr="0027638C">
        <w:rPr>
          <w:sz w:val="24"/>
          <w:rPrChange w16du:dateUtc="2026-07-07T18:18:00Z" w:author="Author" w:date="2026-07-07T20:18:00Z" w:id="15677">
            <w:rPr>
              <w:rFonts w:ascii="Times New Roman"/>
              <w:color w:val="000000"/>
              <w:spacing w:val="42"/>
            </w:rPr>
          </w:rPrChange>
        </w:rPr>
        <w:t xml:space="preserve"> </w:t>
      </w:r>
      <w:r w:rsidR="00A96A35" w:rsidRPr="0027638C">
        <w:rPr>
          <w:sz w:val="24"/>
          <w:rPrChange w16du:dateUtc="2026-07-07T18:18:00Z" w:author="Author" w:date="2026-07-07T20:18:00Z" w:id="15678">
            <w:rPr>
              <w:rFonts w:ascii="Times New Roman"/>
              <w:color w:val="000000"/>
            </w:rPr>
          </w:rPrChange>
        </w:rPr>
        <w:t>amet</w:t>
      </w:r>
      <w:r w:rsidR="00A96A35" w:rsidRPr="0027638C">
        <w:rPr>
          <w:sz w:val="24"/>
          <w:rPrChange w16du:dateUtc="2026-07-07T18:18:00Z" w:author="Author" w:date="2026-07-07T20:18:00Z" w:id="15679">
            <w:rPr>
              <w:rFonts w:ascii="Times New Roman"/>
              <w:color w:val="000000"/>
              <w:spacing w:val="41"/>
            </w:rPr>
          </w:rPrChange>
        </w:rPr>
        <w:t xml:space="preserve"> </w:t>
      </w:r>
      <w:r w:rsidR="00A96A35" w:rsidRPr="0027638C">
        <w:rPr>
          <w:sz w:val="24"/>
          <w:rPrChange w16du:dateUtc="2026-07-07T18:18:00Z" w:author="Author" w:date="2026-07-07T20:18:00Z" w:id="15680">
            <w:rPr>
              <w:rFonts w:ascii="Times New Roman" w:hAnsi="Times New Roman"/>
              <w:color w:val="000000"/>
            </w:rPr>
          </w:rPrChange>
        </w:rPr>
        <w:t>consectetur</w:t>
      </w:r>
      <w:del w16du:dateUtc="2026-07-07T18:18:00Z" w:author="Author" w:date="2026-07-07T20:18:00Z" w:id="15681">
        <w:r>
          <w:rPr>
            <w:color w:val="000000"/>
          </w:rPr>
          <w:cr/>
        </w:r>
      </w:del>
      <w:r w:rsidR="00A96A35" w:rsidRPr="0027638C">
        <w:rPr>
          <w:sz w:val="24"/>
          <w:rPrChange w16du:dateUtc="2026-07-07T18:18:00Z" w:author="Author" w:date="2026-07-07T20:18:00Z" w:id="15682">
            <w:rPr>
              <w:rFonts w:ascii="Times New Roman"/>
              <w:color w:val="000000"/>
              <w:spacing w:val="665"/>
            </w:rPr>
          </w:rPrChange>
        </w:rPr>
        <w:t xml:space="preserve"> </w:t>
      </w:r>
      <w:r w:rsidR="00A96A35" w:rsidRPr="0027638C">
        <w:rPr>
          <w:sz w:val="24"/>
          <w:rPrChange w16du:dateUtc="2026-07-07T18:18:00Z" w:author="Author" w:date="2026-07-07T20:18:00Z" w:id="15683">
            <w:rPr>
              <w:rFonts w:ascii="Times New Roman"/>
              <w:color w:val="000000"/>
            </w:rPr>
          </w:rPrChange>
        </w:rPr>
        <w:t>Adipiscing 13(elit) sed.</w:t>
      </w:r>
      <w:bookmarkEnd w:id="15389"/>
    </w:p>
    <w:p w14:paraId="584D91FB" w14:textId="77777777" w:rsidR="009609E8" w:rsidRDefault="00000000" w:rsidRPr="0027638C">
      <w:pPr>
        <w:pStyle w:val="ListParagraph"/>
        <w:numPr>
          <w:ilvl w:val="1"/>
          <w:numId w:val="5"/>
        </w:numPr>
        <w:tabs>
          <w:tab w:pos="1438" w:val="left"/>
          <w:tab w:pos="1440" w:val="left"/>
        </w:tabs>
        <w:spacing w:before="236"/>
        <w:ind w:right="355"/>
        <w:rPr>
          <w:sz w:val="24"/>
          <w:rPrChange w16du:dateUtc="2026-07-07T18:18:00Z" w:author="Author" w:date="2026-07-07T20:18:00Z" w:id="15684">
            <w:rPr>
              <w:rFonts w:ascii="Times New Roman"/>
              <w:color w:val="000000"/>
            </w:rPr>
          </w:rPrChange>
        </w:rPr>
        <w:pPrChange w16du:dateUtc="2026-07-07T18:18:00Z" w:author="Author" w:date="2026-07-07T20:18:00Z" w:id="15685">
          <w:pPr>
            <w:spacing w:after="0" w:before="237" w:line="253" w:lineRule="exact"/>
            <w:jc w:val="left"/>
          </w:pPr>
        </w:pPrChange>
      </w:pPr>
      <w:bookmarkStart w:id="15686" w:name="_Ref215485404"/>
      <w:del w16du:dateUtc="2026-07-07T18:18:00Z" w:author="Author" w:date="2026-07-07T20:18:00Z" w:id="15687">
        <w:r>
          <w:rPr>
            <w:color w:val="000000"/>
          </w:rPr>
          <w:lastRenderedPageBreak/>
          <w:delText>(g)</w:delText>
        </w:r>
        <w:r>
          <w:rPr>
            <w:color w:val="000000"/>
            <w:spacing w:val="409"/>
          </w:rPr>
          <w:delText xml:space="preserve"> </w:delText>
        </w:r>
      </w:del>
      <w:r w:rsidR="00A96A35" w:rsidRPr="0027638C">
        <w:rPr>
          <w:sz w:val="24"/>
          <w:u w:val="single"/>
          <w:rPrChange w16du:dateUtc="2026-07-07T18:18:00Z" w:author="Author" w:date="2026-07-07T20:18:00Z" w:id="15688">
            <w:rPr>
              <w:rFonts w:ascii="Times New Roman"/>
              <w:color w:val="000000"/>
              <w:u w:val="single"/>
            </w:rPr>
          </w:rPrChange>
        </w:rPr>
        <w:t>Do</w:t>
      </w:r>
      <w:r w:rsidR="00A96A35" w:rsidRPr="0027638C">
        <w:rPr>
          <w:sz w:val="24"/>
          <w:u w:val="single"/>
          <w:rPrChange w16du:dateUtc="2026-07-07T18:18:00Z" w:author="Author" w:date="2026-07-07T20:18:00Z" w:id="15689">
            <w:rPr>
              <w:rFonts w:ascii="Times New Roman"/>
              <w:color w:val="000000"/>
              <w:spacing w:val="8"/>
              <w:u w:val="single"/>
            </w:rPr>
          </w:rPrChange>
        </w:rPr>
        <w:t xml:space="preserve"> </w:t>
      </w:r>
      <w:r w:rsidR="00A96A35" w:rsidRPr="0027638C">
        <w:rPr>
          <w:sz w:val="24"/>
          <w:u w:val="single"/>
          <w:rPrChange w16du:dateUtc="2026-07-07T18:18:00Z" w:author="Author" w:date="2026-07-07T20:18:00Z" w:id="15690">
            <w:rPr>
              <w:rFonts w:ascii="Times New Roman"/>
              <w:color w:val="000000"/>
              <w:u w:val="single"/>
            </w:rPr>
          </w:rPrChange>
        </w:rPr>
        <w:t>eiusmod</w:t>
      </w:r>
      <w:r w:rsidR="00A96A35" w:rsidRPr="0027638C">
        <w:rPr>
          <w:sz w:val="24"/>
          <w:u w:val="single"/>
          <w:rPrChange w16du:dateUtc="2026-07-07T18:18:00Z" w:author="Author" w:date="2026-07-07T20:18:00Z" w:id="15691">
            <w:rPr>
              <w:rFonts w:ascii="Times New Roman"/>
              <w:color w:val="000000"/>
              <w:spacing w:val="7"/>
              <w:u w:val="single"/>
            </w:rPr>
          </w:rPrChange>
        </w:rPr>
        <w:t xml:space="preserve"> </w:t>
      </w:r>
      <w:r w:rsidR="00A96A35" w:rsidRPr="0027638C">
        <w:rPr>
          <w:sz w:val="24"/>
          <w:u w:val="single"/>
          <w:rPrChange w16du:dateUtc="2026-07-07T18:18:00Z" w:author="Author" w:date="2026-07-07T20:18:00Z" w:id="15692">
            <w:rPr>
              <w:rFonts w:ascii="Times New Roman"/>
              <w:color w:val="000000"/>
              <w:u w:val="single"/>
            </w:rPr>
          </w:rPrChange>
        </w:rPr>
        <w:t>Tempor</w:t>
      </w:r>
      <w:r w:rsidR="00A96A35" w:rsidRPr="0027638C">
        <w:rPr>
          <w:sz w:val="24"/>
          <w:u w:val="single"/>
          <w:rPrChange w16du:dateUtc="2026-07-07T18:18:00Z" w:author="Author" w:date="2026-07-07T20:18:00Z" w:id="15693">
            <w:rPr>
              <w:rFonts w:ascii="Times New Roman"/>
              <w:color w:val="000000"/>
              <w:spacing w:val="8"/>
              <w:u w:val="single"/>
            </w:rPr>
          </w:rPrChange>
        </w:rPr>
        <w:t xml:space="preserve"> </w:t>
      </w:r>
      <w:r w:rsidR="00A96A35" w:rsidRPr="0027638C">
        <w:rPr>
          <w:sz w:val="24"/>
          <w:u w:val="single"/>
          <w:rPrChange w16du:dateUtc="2026-07-07T18:18:00Z" w:author="Author" w:date="2026-07-07T20:18:00Z" w:id="15694">
            <w:rPr>
              <w:rFonts w:ascii="Times New Roman"/>
              <w:color w:val="000000"/>
              <w:u w:val="single"/>
            </w:rPr>
          </w:rPrChange>
        </w:rPr>
        <w:t>Incididunt</w:t>
      </w:r>
      <w:r w:rsidR="00A96A35" w:rsidRPr="0027638C">
        <w:rPr>
          <w:sz w:val="24"/>
          <w:rPrChange w16du:dateUtc="2026-07-07T18:18:00Z" w:author="Author" w:date="2026-07-07T20:18:00Z" w:id="15695">
            <w:rPr>
              <w:rFonts w:ascii="Times New Roman"/>
              <w:color w:val="000000"/>
            </w:rPr>
          </w:rPrChange>
        </w:rPr>
        <w:t>.</w:t>
      </w:r>
      <w:r w:rsidR="00A96A35" w:rsidRPr="0027638C">
        <w:rPr>
          <w:sz w:val="24"/>
          <w:rPrChange w16du:dateUtc="2026-07-07T18:18:00Z" w:author="Author" w:date="2026-07-07T20:18:00Z" w:id="15696">
            <w:rPr>
              <w:rFonts w:ascii="Times New Roman"/>
              <w:color w:val="000000"/>
              <w:spacing w:val="8"/>
            </w:rPr>
          </w:rPrChange>
        </w:rPr>
        <w:t xml:space="preserve"> </w:t>
      </w:r>
      <w:r w:rsidR="00A96A35" w:rsidRPr="0027638C">
        <w:rPr>
          <w:sz w:val="24"/>
          <w:rPrChange w16du:dateUtc="2026-07-07T18:18:00Z" w:author="Author" w:date="2026-07-07T20:18:00Z" w:id="15697">
            <w:rPr>
              <w:rFonts w:ascii="Times New Roman"/>
              <w:color w:val="000000"/>
            </w:rPr>
          </w:rPrChange>
        </w:rPr>
        <w:t>Ut</w:t>
      </w:r>
      <w:r w:rsidR="00A96A35" w:rsidRPr="0027638C">
        <w:rPr>
          <w:sz w:val="24"/>
          <w:rPrChange w16du:dateUtc="2026-07-07T18:18:00Z" w:author="Author" w:date="2026-07-07T20:18:00Z" w:id="15698">
            <w:rPr>
              <w:rFonts w:ascii="Times New Roman"/>
              <w:color w:val="000000"/>
              <w:spacing w:val="8"/>
            </w:rPr>
          </w:rPrChange>
        </w:rPr>
        <w:t xml:space="preserve"> </w:t>
      </w:r>
      <w:r w:rsidR="00A96A35" w:rsidRPr="0027638C">
        <w:rPr>
          <w:sz w:val="24"/>
          <w:rPrChange w16du:dateUtc="2026-07-07T18:18:00Z" w:author="Author" w:date="2026-07-07T20:18:00Z" w:id="15699">
            <w:rPr>
              <w:rFonts w:ascii="Times New Roman"/>
              <w:color w:val="000000"/>
            </w:rPr>
          </w:rPrChange>
        </w:rPr>
        <w:t>labore</w:t>
      </w:r>
      <w:r w:rsidR="00A96A35" w:rsidRPr="0027638C">
        <w:rPr>
          <w:sz w:val="24"/>
          <w:rPrChange w16du:dateUtc="2026-07-07T18:18:00Z" w:author="Author" w:date="2026-07-07T20:18:00Z" w:id="15700">
            <w:rPr>
              <w:rFonts w:ascii="Times New Roman"/>
              <w:color w:val="000000"/>
              <w:spacing w:val="8"/>
            </w:rPr>
          </w:rPrChange>
        </w:rPr>
        <w:t xml:space="preserve"> </w:t>
      </w:r>
      <w:r w:rsidR="00A96A35" w:rsidRPr="0027638C">
        <w:rPr>
          <w:sz w:val="24"/>
          <w:rPrChange w16du:dateUtc="2026-07-07T18:18:00Z" w:author="Author" w:date="2026-07-07T20:18:00Z" w:id="15701">
            <w:rPr>
              <w:rFonts w:ascii="Times New Roman"/>
              <w:color w:val="000000"/>
            </w:rPr>
          </w:rPrChange>
        </w:rPr>
        <w:t>et</w:t>
      </w:r>
      <w:r w:rsidR="00A96A35" w:rsidRPr="0027638C">
        <w:rPr>
          <w:sz w:val="24"/>
          <w:rPrChange w16du:dateUtc="2026-07-07T18:18:00Z" w:author="Author" w:date="2026-07-07T20:18:00Z" w:id="15702">
            <w:rPr>
              <w:rFonts w:ascii="Times New Roman"/>
              <w:color w:val="000000"/>
              <w:spacing w:val="8"/>
            </w:rPr>
          </w:rPrChange>
        </w:rPr>
        <w:t xml:space="preserve"> </w:t>
      </w:r>
      <w:r w:rsidR="00A96A35" w:rsidRPr="0027638C">
        <w:rPr>
          <w:sz w:val="24"/>
          <w:rPrChange w16du:dateUtc="2026-07-07T18:18:00Z" w:author="Author" w:date="2026-07-07T20:18:00Z" w:id="15703">
            <w:rPr>
              <w:rFonts w:ascii="Times New Roman"/>
              <w:color w:val="000000"/>
            </w:rPr>
          </w:rPrChange>
        </w:rPr>
        <w:t>dolore</w:t>
      </w:r>
      <w:r w:rsidR="00A96A35" w:rsidRPr="0027638C">
        <w:rPr>
          <w:sz w:val="24"/>
          <w:rPrChange w16du:dateUtc="2026-07-07T18:18:00Z" w:author="Author" w:date="2026-07-07T20:18:00Z" w:id="15704">
            <w:rPr>
              <w:rFonts w:ascii="Times New Roman"/>
              <w:color w:val="000000"/>
              <w:spacing w:val="8"/>
            </w:rPr>
          </w:rPrChange>
        </w:rPr>
        <w:t xml:space="preserve"> </w:t>
      </w:r>
      <w:r w:rsidR="00A96A35" w:rsidRPr="0027638C">
        <w:rPr>
          <w:sz w:val="24"/>
          <w:rPrChange w16du:dateUtc="2026-07-07T18:18:00Z" w:author="Author" w:date="2026-07-07T20:18:00Z" w:id="15705">
            <w:rPr>
              <w:rFonts w:ascii="Times New Roman"/>
              <w:color w:val="000000"/>
            </w:rPr>
          </w:rPrChange>
        </w:rPr>
        <w:t>magna</w:t>
      </w:r>
      <w:r w:rsidR="00A96A35" w:rsidRPr="0027638C">
        <w:rPr>
          <w:sz w:val="24"/>
          <w:rPrChange w16du:dateUtc="2026-07-07T18:18:00Z" w:author="Author" w:date="2026-07-07T20:18:00Z" w:id="15706">
            <w:rPr>
              <w:rFonts w:ascii="Times New Roman"/>
              <w:color w:val="000000"/>
              <w:spacing w:val="8"/>
            </w:rPr>
          </w:rPrChange>
        </w:rPr>
        <w:t xml:space="preserve"> </w:t>
      </w:r>
      <w:r w:rsidR="00A96A35" w:rsidRPr="0027638C">
        <w:rPr>
          <w:sz w:val="24"/>
          <w:rPrChange w16du:dateUtc="2026-07-07T18:18:00Z" w:author="Author" w:date="2026-07-07T20:18:00Z" w:id="15707">
            <w:rPr>
              <w:rFonts w:ascii="Times New Roman"/>
              <w:color w:val="000000"/>
            </w:rPr>
          </w:rPrChange>
        </w:rPr>
        <w:t>aliqua</w:t>
      </w:r>
      <w:r w:rsidR="00A96A35" w:rsidRPr="0027638C">
        <w:rPr>
          <w:sz w:val="24"/>
          <w:rPrChange w16du:dateUtc="2026-07-07T18:18:00Z" w:author="Author" w:date="2026-07-07T20:18:00Z" w:id="15708">
            <w:rPr>
              <w:rFonts w:ascii="Times New Roman"/>
              <w:color w:val="000000"/>
              <w:spacing w:val="8"/>
            </w:rPr>
          </w:rPrChange>
        </w:rPr>
        <w:t xml:space="preserve"> </w:t>
      </w:r>
      <w:r w:rsidR="00A96A35" w:rsidRPr="0027638C">
        <w:rPr>
          <w:sz w:val="24"/>
          <w:rPrChange w16du:dateUtc="2026-07-07T18:18:00Z" w:author="Author" w:date="2026-07-07T20:18:00Z" w:id="15709">
            <w:rPr>
              <w:rFonts w:ascii="Times New Roman"/>
              <w:color w:val="000000"/>
            </w:rPr>
          </w:rPrChange>
        </w:rPr>
        <w:t>Lorem</w:t>
      </w:r>
      <w:r w:rsidR="00A96A35" w:rsidRPr="0027638C">
        <w:rPr>
          <w:sz w:val="24"/>
          <w:rPrChange w16du:dateUtc="2026-07-07T18:18:00Z" w:author="Author" w:date="2026-07-07T20:18:00Z" w:id="15710">
            <w:rPr>
              <w:rFonts w:ascii="Times New Roman"/>
              <w:color w:val="000000"/>
              <w:spacing w:val="8"/>
            </w:rPr>
          </w:rPrChange>
        </w:rPr>
        <w:t xml:space="preserve"> </w:t>
      </w:r>
      <w:r w:rsidR="00A96A35" w:rsidRPr="0027638C">
        <w:rPr>
          <w:sz w:val="24"/>
          <w:rPrChange w16du:dateUtc="2026-07-07T18:18:00Z" w:author="Author" w:date="2026-07-07T20:18:00Z" w:id="15711">
            <w:rPr>
              <w:rFonts w:ascii="Times New Roman"/>
              <w:color w:val="000000"/>
            </w:rPr>
          </w:rPrChange>
        </w:rPr>
        <w:t>ipsum</w:t>
      </w:r>
      <w:r w:rsidR="00A96A35" w:rsidRPr="0027638C">
        <w:rPr>
          <w:sz w:val="24"/>
          <w:rPrChange w16du:dateUtc="2026-07-07T18:18:00Z" w:author="Author" w:date="2026-07-07T20:18:00Z" w:id="15712">
            <w:rPr>
              <w:rFonts w:ascii="Times New Roman"/>
              <w:color w:val="000000"/>
              <w:spacing w:val="8"/>
            </w:rPr>
          </w:rPrChange>
        </w:rPr>
        <w:t xml:space="preserve"> </w:t>
      </w:r>
      <w:r w:rsidR="00A96A35" w:rsidRPr="0027638C">
        <w:rPr>
          <w:sz w:val="24"/>
          <w:rPrChange w16du:dateUtc="2026-07-07T18:18:00Z" w:author="Author" w:date="2026-07-07T20:18:00Z" w:id="15713">
            <w:rPr>
              <w:rFonts w:ascii="Times New Roman"/>
              <w:color w:val="000000"/>
            </w:rPr>
          </w:rPrChange>
        </w:rPr>
        <w:t>dolor</w:t>
      </w:r>
      <w:r w:rsidR="00A96A35" w:rsidRPr="0027638C">
        <w:rPr>
          <w:sz w:val="24"/>
          <w:rPrChange w16du:dateUtc="2026-07-07T18:18:00Z" w:author="Author" w:date="2026-07-07T20:18:00Z" w:id="15714">
            <w:rPr>
              <w:rFonts w:ascii="Times New Roman"/>
              <w:color w:val="000000"/>
              <w:spacing w:val="8"/>
            </w:rPr>
          </w:rPrChange>
        </w:rPr>
        <w:t xml:space="preserve"> </w:t>
      </w:r>
      <w:r w:rsidR="00A96A35" w:rsidRPr="0027638C">
        <w:rPr>
          <w:sz w:val="24"/>
          <w:rPrChange w16du:dateUtc="2026-07-07T18:18:00Z" w:author="Author" w:date="2026-07-07T20:18:00Z" w:id="15715">
            <w:rPr>
              <w:rFonts w:ascii="Times New Roman" w:hAnsi="Times New Roman"/>
              <w:color w:val="000000"/>
            </w:rPr>
          </w:rPrChange>
        </w:rPr>
        <w:t>sit</w:t>
      </w:r>
      <w:del w16du:dateUtc="2026-07-07T18:18:00Z" w:author="Author" w:date="2026-07-07T20:18:00Z" w:id="15716">
        <w:r>
          <w:rPr>
            <w:color w:val="000000"/>
          </w:rPr>
          <w:cr/>
        </w:r>
      </w:del>
      <w:r w:rsidR="00A96A35" w:rsidRPr="0027638C">
        <w:rPr>
          <w:sz w:val="24"/>
          <w:rPrChange w16du:dateUtc="2026-07-07T18:18:00Z" w:author="Author" w:date="2026-07-07T20:18:00Z" w:id="15717">
            <w:rPr>
              <w:rFonts w:ascii="Times New Roman"/>
              <w:color w:val="000000"/>
              <w:spacing w:val="665"/>
            </w:rPr>
          </w:rPrChange>
        </w:rPr>
        <w:t xml:space="preserve"> </w:t>
      </w:r>
      <w:r w:rsidR="00A96A35" w:rsidRPr="0027638C">
        <w:rPr>
          <w:sz w:val="24"/>
          <w:rPrChange w16du:dateUtc="2026-07-07T18:18:00Z" w:author="Author" w:date="2026-07-07T20:18:00Z" w:id="15718">
            <w:rPr>
              <w:rFonts w:ascii="Times New Roman"/>
              <w:color w:val="000000"/>
            </w:rPr>
          </w:rPrChange>
        </w:rPr>
        <w:t>amet</w:t>
      </w:r>
      <w:r w:rsidR="00A96A35" w:rsidRPr="0027638C">
        <w:rPr>
          <w:sz w:val="24"/>
          <w:rPrChange w16du:dateUtc="2026-07-07T18:18:00Z" w:author="Author" w:date="2026-07-07T20:18:00Z" w:id="15719">
            <w:rPr>
              <w:rFonts w:ascii="Times New Roman"/>
              <w:color w:val="000000"/>
              <w:spacing w:val="6"/>
            </w:rPr>
          </w:rPrChange>
        </w:rPr>
        <w:t xml:space="preserve"> </w:t>
      </w:r>
      <w:r w:rsidR="00A96A35" w:rsidRPr="0027638C">
        <w:rPr>
          <w:sz w:val="24"/>
          <w:rPrChange w16du:dateUtc="2026-07-07T18:18:00Z" w:author="Author" w:date="2026-07-07T20:18:00Z" w:id="15720">
            <w:rPr>
              <w:rFonts w:ascii="Times New Roman"/>
              <w:color w:val="000000"/>
            </w:rPr>
          </w:rPrChange>
        </w:rPr>
        <w:t>consectetur</w:t>
      </w:r>
      <w:r w:rsidR="00A96A35" w:rsidRPr="0027638C">
        <w:rPr>
          <w:sz w:val="24"/>
          <w:rPrChange w16du:dateUtc="2026-07-07T18:18:00Z" w:author="Author" w:date="2026-07-07T20:18:00Z" w:id="15721">
            <w:rPr>
              <w:rFonts w:ascii="Times New Roman"/>
              <w:color w:val="000000"/>
              <w:spacing w:val="6"/>
            </w:rPr>
          </w:rPrChange>
        </w:rPr>
        <w:t xml:space="preserve"> </w:t>
      </w:r>
      <w:r w:rsidR="00A96A35" w:rsidRPr="0027638C">
        <w:rPr>
          <w:sz w:val="24"/>
          <w:rPrChange w16du:dateUtc="2026-07-07T18:18:00Z" w:author="Author" w:date="2026-07-07T20:18:00Z" w:id="15722">
            <w:rPr>
              <w:rFonts w:ascii="Times New Roman"/>
              <w:color w:val="000000"/>
            </w:rPr>
          </w:rPrChange>
        </w:rPr>
        <w:t>adipiscing</w:t>
      </w:r>
      <w:r w:rsidR="00A96A35" w:rsidRPr="0027638C">
        <w:rPr>
          <w:sz w:val="24"/>
          <w:rPrChange w16du:dateUtc="2026-07-07T18:18:00Z" w:author="Author" w:date="2026-07-07T20:18:00Z" w:id="15723">
            <w:rPr>
              <w:rFonts w:ascii="Times New Roman"/>
              <w:color w:val="000000"/>
              <w:spacing w:val="6"/>
            </w:rPr>
          </w:rPrChange>
        </w:rPr>
        <w:t xml:space="preserve"> </w:t>
      </w:r>
      <w:r w:rsidR="00A96A35" w:rsidRPr="0027638C">
        <w:rPr>
          <w:sz w:val="24"/>
          <w:rPrChange w16du:dateUtc="2026-07-07T18:18:00Z" w:author="Author" w:date="2026-07-07T20:18:00Z" w:id="15724">
            <w:rPr>
              <w:rFonts w:ascii="Times New Roman"/>
              <w:color w:val="000000"/>
            </w:rPr>
          </w:rPrChange>
        </w:rPr>
        <w:t>(4)</w:t>
      </w:r>
      <w:r w:rsidR="00A96A35" w:rsidRPr="0027638C">
        <w:rPr>
          <w:sz w:val="24"/>
          <w:rPrChange w16du:dateUtc="2026-07-07T18:18:00Z" w:author="Author" w:date="2026-07-07T20:18:00Z" w:id="15725">
            <w:rPr>
              <w:rFonts w:ascii="Times New Roman"/>
              <w:color w:val="000000"/>
              <w:spacing w:val="6"/>
            </w:rPr>
          </w:rPrChange>
        </w:rPr>
        <w:t xml:space="preserve"> </w:t>
      </w:r>
      <w:r w:rsidR="00A96A35" w:rsidRPr="0027638C">
        <w:rPr>
          <w:sz w:val="24"/>
          <w:rPrChange w16du:dateUtc="2026-07-07T18:18:00Z" w:author="Author" w:date="2026-07-07T20:18:00Z" w:id="15726">
            <w:rPr>
              <w:rFonts w:ascii="Times New Roman"/>
              <w:color w:val="000000"/>
            </w:rPr>
          </w:rPrChange>
        </w:rPr>
        <w:t>elit</w:t>
      </w:r>
      <w:r w:rsidR="00A96A35" w:rsidRPr="0027638C">
        <w:rPr>
          <w:sz w:val="24"/>
          <w:rPrChange w16du:dateUtc="2026-07-07T18:18:00Z" w:author="Author" w:date="2026-07-07T20:18:00Z" w:id="15727">
            <w:rPr>
              <w:rFonts w:ascii="Times New Roman"/>
              <w:color w:val="000000"/>
              <w:spacing w:val="6"/>
            </w:rPr>
          </w:rPrChange>
        </w:rPr>
        <w:t xml:space="preserve"> </w:t>
      </w:r>
      <w:r w:rsidR="00A96A35" w:rsidRPr="0027638C">
        <w:rPr>
          <w:sz w:val="24"/>
          <w:rPrChange w16du:dateUtc="2026-07-07T18:18:00Z" w:author="Author" w:date="2026-07-07T20:18:00Z" w:id="15728">
            <w:rPr>
              <w:rFonts w:ascii="Times New Roman"/>
              <w:color w:val="000000"/>
            </w:rPr>
          </w:rPrChange>
        </w:rPr>
        <w:t>sed</w:t>
      </w:r>
      <w:r w:rsidR="00A96A35" w:rsidRPr="0027638C">
        <w:rPr>
          <w:sz w:val="24"/>
          <w:rPrChange w16du:dateUtc="2026-07-07T18:18:00Z" w:author="Author" w:date="2026-07-07T20:18:00Z" w:id="15729">
            <w:rPr>
              <w:rFonts w:ascii="Times New Roman"/>
              <w:color w:val="000000"/>
              <w:spacing w:val="6"/>
            </w:rPr>
          </w:rPrChange>
        </w:rPr>
        <w:t xml:space="preserve"> </w:t>
      </w:r>
      <w:r w:rsidR="00A96A35" w:rsidRPr="0027638C">
        <w:rPr>
          <w:sz w:val="24"/>
          <w:rPrChange w16du:dateUtc="2026-07-07T18:18:00Z" w:author="Author" w:date="2026-07-07T20:18:00Z" w:id="15730">
            <w:rPr>
              <w:rFonts w:ascii="Times New Roman"/>
              <w:color w:val="000000"/>
            </w:rPr>
          </w:rPrChange>
        </w:rPr>
        <w:t>Do</w:t>
      </w:r>
      <w:r w:rsidR="00A96A35" w:rsidRPr="0027638C">
        <w:rPr>
          <w:sz w:val="24"/>
          <w:rPrChange w16du:dateUtc="2026-07-07T18:18:00Z" w:author="Author" w:date="2026-07-07T20:18:00Z" w:id="15731">
            <w:rPr>
              <w:rFonts w:ascii="Times New Roman"/>
              <w:color w:val="000000"/>
              <w:spacing w:val="6"/>
            </w:rPr>
          </w:rPrChange>
        </w:rPr>
        <w:t xml:space="preserve"> </w:t>
      </w:r>
      <w:r w:rsidR="00A96A35" w:rsidRPr="0027638C">
        <w:rPr>
          <w:sz w:val="24"/>
          <w:rPrChange w16du:dateUtc="2026-07-07T18:18:00Z" w:author="Author" w:date="2026-07-07T20:18:00Z" w:id="15732">
            <w:rPr>
              <w:rFonts w:ascii="Times New Roman"/>
              <w:color w:val="000000"/>
            </w:rPr>
          </w:rPrChange>
        </w:rPr>
        <w:t>Eiusmod</w:t>
      </w:r>
      <w:r w:rsidR="00A96A35" w:rsidRPr="0027638C">
        <w:rPr>
          <w:sz w:val="24"/>
          <w:rPrChange w16du:dateUtc="2026-07-07T18:18:00Z" w:author="Author" w:date="2026-07-07T20:18:00Z" w:id="15733">
            <w:rPr>
              <w:rFonts w:ascii="Times New Roman"/>
              <w:color w:val="000000"/>
              <w:spacing w:val="6"/>
            </w:rPr>
          </w:rPrChange>
        </w:rPr>
        <w:t xml:space="preserve"> </w:t>
      </w:r>
      <w:r w:rsidR="00A96A35" w:rsidRPr="0027638C">
        <w:rPr>
          <w:sz w:val="24"/>
          <w:rPrChange w16du:dateUtc="2026-07-07T18:18:00Z" w:author="Author" w:date="2026-07-07T20:18:00Z" w:id="15734">
            <w:rPr>
              <w:rFonts w:ascii="Times New Roman"/>
              <w:color w:val="000000"/>
            </w:rPr>
          </w:rPrChange>
        </w:rPr>
        <w:t>tempor</w:t>
      </w:r>
      <w:r w:rsidR="00A96A35" w:rsidRPr="0027638C">
        <w:rPr>
          <w:sz w:val="24"/>
          <w:rPrChange w16du:dateUtc="2026-07-07T18:18:00Z" w:author="Author" w:date="2026-07-07T20:18:00Z" w:id="15735">
            <w:rPr>
              <w:rFonts w:ascii="Times New Roman"/>
              <w:color w:val="000000"/>
              <w:spacing w:val="6"/>
            </w:rPr>
          </w:rPrChange>
        </w:rPr>
        <w:t xml:space="preserve"> </w:t>
      </w:r>
      <w:r w:rsidR="00A96A35" w:rsidRPr="0027638C">
        <w:rPr>
          <w:sz w:val="24"/>
          <w:rPrChange w16du:dateUtc="2026-07-07T18:18:00Z" w:author="Author" w:date="2026-07-07T20:18:00Z" w:id="15736">
            <w:rPr>
              <w:rFonts w:ascii="Times New Roman"/>
              <w:color w:val="000000"/>
            </w:rPr>
          </w:rPrChange>
        </w:rPr>
        <w:t>incididunt</w:t>
      </w:r>
      <w:r w:rsidR="00A96A35" w:rsidRPr="0027638C">
        <w:rPr>
          <w:sz w:val="24"/>
          <w:rPrChange w16du:dateUtc="2026-07-07T18:18:00Z" w:author="Author" w:date="2026-07-07T20:18:00Z" w:id="15737">
            <w:rPr>
              <w:rFonts w:ascii="Times New Roman"/>
              <w:color w:val="000000"/>
              <w:spacing w:val="6"/>
            </w:rPr>
          </w:rPrChange>
        </w:rPr>
        <w:t xml:space="preserve"> </w:t>
      </w:r>
      <w:r w:rsidR="00A96A35" w:rsidRPr="0027638C">
        <w:rPr>
          <w:sz w:val="24"/>
          <w:rPrChange w16du:dateUtc="2026-07-07T18:18:00Z" w:author="Author" w:date="2026-07-07T20:18:00Z" w:id="15738">
            <w:rPr>
              <w:rFonts w:ascii="Times New Roman"/>
              <w:color w:val="000000"/>
            </w:rPr>
          </w:rPrChange>
        </w:rPr>
        <w:t>Ut</w:t>
      </w:r>
      <w:r w:rsidR="00A96A35" w:rsidRPr="0027638C">
        <w:rPr>
          <w:sz w:val="24"/>
          <w:rPrChange w16du:dateUtc="2026-07-07T18:18:00Z" w:author="Author" w:date="2026-07-07T20:18:00Z" w:id="15739">
            <w:rPr>
              <w:rFonts w:ascii="Times New Roman"/>
              <w:color w:val="000000"/>
              <w:spacing w:val="6"/>
            </w:rPr>
          </w:rPrChange>
        </w:rPr>
        <w:t xml:space="preserve"> </w:t>
      </w:r>
      <w:r w:rsidR="00A96A35" w:rsidRPr="0027638C">
        <w:rPr>
          <w:sz w:val="24"/>
          <w:rPrChange w16du:dateUtc="2026-07-07T18:18:00Z" w:author="Author" w:date="2026-07-07T20:18:00Z" w:id="15740">
            <w:rPr>
              <w:rFonts w:ascii="Times New Roman"/>
              <w:color w:val="000000"/>
            </w:rPr>
          </w:rPrChange>
        </w:rPr>
        <w:t>Labore.</w:t>
      </w:r>
      <w:r w:rsidR="00A96A35" w:rsidRPr="0027638C">
        <w:rPr>
          <w:sz w:val="24"/>
          <w:rPrChange w16du:dateUtc="2026-07-07T18:18:00Z" w:author="Author" w:date="2026-07-07T20:18:00Z" w:id="15741">
            <w:rPr>
              <w:rFonts w:ascii="Times New Roman"/>
              <w:color w:val="000000"/>
              <w:spacing w:val="6"/>
            </w:rPr>
          </w:rPrChange>
        </w:rPr>
        <w:t xml:space="preserve"> </w:t>
      </w:r>
      <w:r w:rsidR="00A96A35" w:rsidRPr="0027638C">
        <w:rPr>
          <w:sz w:val="24"/>
          <w:rPrChange w16du:dateUtc="2026-07-07T18:18:00Z" w:author="Author" w:date="2026-07-07T20:18:00Z" w:id="15742">
            <w:rPr>
              <w:rFonts w:ascii="Times New Roman"/>
              <w:color w:val="000000"/>
            </w:rPr>
          </w:rPrChange>
        </w:rPr>
        <w:t>Et</w:t>
      </w:r>
      <w:r w:rsidR="00A96A35" w:rsidRPr="0027638C">
        <w:rPr>
          <w:sz w:val="24"/>
          <w:rPrChange w16du:dateUtc="2026-07-07T18:18:00Z" w:author="Author" w:date="2026-07-07T20:18:00Z" w:id="15743">
            <w:rPr>
              <w:rFonts w:ascii="Times New Roman"/>
              <w:color w:val="000000"/>
              <w:spacing w:val="6"/>
            </w:rPr>
          </w:rPrChange>
        </w:rPr>
        <w:t xml:space="preserve"> </w:t>
      </w:r>
      <w:r w:rsidR="00A96A35" w:rsidRPr="0027638C">
        <w:rPr>
          <w:sz w:val="24"/>
          <w:rPrChange w16du:dateUtc="2026-07-07T18:18:00Z" w:author="Author" w:date="2026-07-07T20:18:00Z" w:id="15744">
            <w:rPr>
              <w:rFonts w:ascii="Times New Roman"/>
              <w:color w:val="000000"/>
            </w:rPr>
          </w:rPrChange>
        </w:rPr>
        <w:t>dolore</w:t>
      </w:r>
      <w:ins w16du:dateUtc="2026-07-07T18:18:00Z" w:author="Author" w:date="2026-07-07T20:18:00Z" w:id="15745">
        <w:r w:rsidR="00A96A35" w:rsidRPr="0027638C">
          <w:rPr>
            <w:sz w:val="24"/>
            <w:szCs w:val="24"/>
          </w:rPr>
          <w:t>,</w:t>
        </w:r>
      </w:ins>
      <w:r w:rsidR="00A96A35" w:rsidRPr="0027638C">
        <w:rPr>
          <w:sz w:val="24"/>
          <w:rPrChange w16du:dateUtc="2026-07-07T18:18:00Z" w:author="Author" w:date="2026-07-07T20:18:00Z" w:id="15746">
            <w:rPr>
              <w:rFonts w:ascii="Times New Roman"/>
              <w:color w:val="000000"/>
              <w:spacing w:val="6"/>
            </w:rPr>
          </w:rPrChange>
        </w:rPr>
        <w:t xml:space="preserve"> </w:t>
      </w:r>
      <w:r w:rsidR="00A96A35" w:rsidRPr="0027638C">
        <w:rPr>
          <w:sz w:val="24"/>
          <w:rPrChange w16du:dateUtc="2026-07-07T18:18:00Z" w:author="Author" w:date="2026-07-07T20:18:00Z" w:id="15747">
            <w:rPr>
              <w:rFonts w:ascii="Times New Roman" w:hAnsi="Times New Roman"/>
              <w:color w:val="000000"/>
            </w:rPr>
          </w:rPrChange>
        </w:rPr>
        <w:t>magna</w:t>
      </w:r>
      <w:del w16du:dateUtc="2026-07-07T18:18:00Z" w:author="Author" w:date="2026-07-07T20:18:00Z" w:id="15748">
        <w:r>
          <w:rPr>
            <w:color w:val="000000"/>
          </w:rPr>
          <w:cr/>
        </w:r>
      </w:del>
      <w:r w:rsidR="00A96A35" w:rsidRPr="0027638C">
        <w:rPr>
          <w:sz w:val="24"/>
          <w:rPrChange w16du:dateUtc="2026-07-07T18:18:00Z" w:author="Author" w:date="2026-07-07T20:18:00Z" w:id="15749">
            <w:rPr>
              <w:rFonts w:ascii="Times New Roman"/>
              <w:color w:val="000000"/>
              <w:spacing w:val="665"/>
            </w:rPr>
          </w:rPrChange>
        </w:rPr>
        <w:t xml:space="preserve"> </w:t>
      </w:r>
      <w:r w:rsidR="00A96A35" w:rsidRPr="0027638C">
        <w:rPr>
          <w:sz w:val="24"/>
          <w:rPrChange w16du:dateUtc="2026-07-07T18:18:00Z" w:author="Author" w:date="2026-07-07T20:18:00Z" w:id="15750">
            <w:rPr>
              <w:rFonts w:ascii="Times New Roman"/>
              <w:color w:val="000000"/>
            </w:rPr>
          </w:rPrChange>
        </w:rPr>
        <w:t>aliqua</w:t>
      </w:r>
      <w:r w:rsidR="00A96A35" w:rsidRPr="0027638C">
        <w:rPr>
          <w:spacing w:val="-6"/>
          <w:sz w:val="24"/>
          <w:rPrChange w16du:dateUtc="2026-07-07T18:18:00Z" w:author="Author" w:date="2026-07-07T20:18:00Z" w:id="15751">
            <w:rPr>
              <w:rFonts w:ascii="Times New Roman"/>
              <w:color w:val="000000"/>
              <w:spacing w:val="-3"/>
            </w:rPr>
          </w:rPrChange>
        </w:rPr>
        <w:t xml:space="preserve"> </w:t>
      </w:r>
      <w:r w:rsidR="00A96A35" w:rsidRPr="0027638C">
        <w:rPr>
          <w:sz w:val="24"/>
          <w:rPrChange w16du:dateUtc="2026-07-07T18:18:00Z" w:author="Author" w:date="2026-07-07T20:18:00Z" w:id="15752">
            <w:rPr>
              <w:rFonts w:ascii="Times New Roman"/>
              <w:color w:val="000000"/>
            </w:rPr>
          </w:rPrChange>
        </w:rPr>
        <w:t>(15)</w:t>
      </w:r>
      <w:r w:rsidR="00A96A35" w:rsidRPr="0027638C">
        <w:rPr>
          <w:spacing w:val="-5"/>
          <w:sz w:val="24"/>
          <w:rPrChange w16du:dateUtc="2026-07-07T18:18:00Z" w:author="Author" w:date="2026-07-07T20:18:00Z" w:id="15753">
            <w:rPr>
              <w:rFonts w:ascii="Times New Roman"/>
              <w:color w:val="000000"/>
              <w:spacing w:val="-3"/>
            </w:rPr>
          </w:rPrChange>
        </w:rPr>
        <w:t xml:space="preserve"> </w:t>
      </w:r>
      <w:del w16du:dateUtc="2026-07-07T18:18:00Z" w:author="Author" w:date="2026-07-07T20:18:00Z" w:id="15754">
        <w:r>
          <w:rPr>
            <w:color w:val="000000"/>
          </w:rPr>
          <w:delText>business</w:delText>
        </w:r>
        <w:r>
          <w:rPr>
            <w:color w:val="000000"/>
            <w:spacing w:val="-3"/>
          </w:rPr>
          <w:delText xml:space="preserve"> </w:delText>
        </w:r>
        <w:r>
          <w:rPr>
            <w:color w:val="000000"/>
          </w:rPr>
          <w:delText>days</w:delText>
        </w:r>
      </w:del>
      <w:ins w16du:dateUtc="2026-07-07T18:18:00Z" w:author="Author" w:date="2026-07-07T20:18:00Z" w:id="15755">
        <w:r w:rsidR="00A96A35" w:rsidRPr="0027638C">
          <w:rPr>
            <w:sz w:val="24"/>
            <w:szCs w:val="24"/>
          </w:rPr>
          <w:t>Lorem</w:t>
        </w:r>
        <w:r w:rsidR="00A96A35" w:rsidRPr="0027638C">
          <w:rPr>
            <w:spacing w:val="-6"/>
            <w:sz w:val="24"/>
            <w:szCs w:val="24"/>
          </w:rPr>
          <w:t xml:space="preserve"> </w:t>
        </w:r>
        <w:r w:rsidR="00A96A35" w:rsidRPr="0027638C">
          <w:rPr>
            <w:sz w:val="24"/>
            <w:szCs w:val="24"/>
          </w:rPr>
          <w:t>Ipsum</w:t>
        </w:r>
      </w:ins>
      <w:r w:rsidR="00A96A35" w:rsidRPr="0027638C">
        <w:rPr>
          <w:spacing w:val="-6"/>
          <w:sz w:val="24"/>
          <w:rPrChange w16du:dateUtc="2026-07-07T18:18:00Z" w:author="Author" w:date="2026-07-07T20:18:00Z" w:id="15756">
            <w:rPr>
              <w:rFonts w:ascii="Times New Roman"/>
              <w:color w:val="000000"/>
              <w:spacing w:val="-3"/>
            </w:rPr>
          </w:rPrChange>
        </w:rPr>
        <w:t xml:space="preserve"> </w:t>
      </w:r>
      <w:r w:rsidR="00A96A35" w:rsidRPr="0027638C">
        <w:rPr>
          <w:sz w:val="24"/>
          <w:rPrChange w16du:dateUtc="2026-07-07T18:18:00Z" w:author="Author" w:date="2026-07-07T20:18:00Z" w:id="15757">
            <w:rPr>
              <w:rFonts w:ascii="Times New Roman"/>
              <w:color w:val="000000"/>
            </w:rPr>
          </w:rPrChange>
        </w:rPr>
        <w:t>dolor</w:t>
      </w:r>
      <w:r w:rsidR="00A96A35" w:rsidRPr="0027638C">
        <w:rPr>
          <w:spacing w:val="-5"/>
          <w:sz w:val="24"/>
          <w:rPrChange w16du:dateUtc="2026-07-07T18:18:00Z" w:author="Author" w:date="2026-07-07T20:18:00Z" w:id="15758">
            <w:rPr>
              <w:rFonts w:ascii="Times New Roman"/>
              <w:color w:val="000000"/>
              <w:spacing w:val="-3"/>
            </w:rPr>
          </w:rPrChange>
        </w:rPr>
        <w:t xml:space="preserve"> </w:t>
      </w:r>
      <w:r w:rsidR="00A96A35" w:rsidRPr="0027638C">
        <w:rPr>
          <w:sz w:val="24"/>
          <w:rPrChange w16du:dateUtc="2026-07-07T18:18:00Z" w:author="Author" w:date="2026-07-07T20:18:00Z" w:id="15759">
            <w:rPr>
              <w:rFonts w:ascii="Times New Roman"/>
              <w:color w:val="000000"/>
            </w:rPr>
          </w:rPrChange>
        </w:rPr>
        <w:t>sit</w:t>
      </w:r>
      <w:r w:rsidR="00A96A35" w:rsidRPr="0027638C">
        <w:rPr>
          <w:spacing w:val="-6"/>
          <w:sz w:val="24"/>
          <w:rPrChange w16du:dateUtc="2026-07-07T18:18:00Z" w:author="Author" w:date="2026-07-07T20:18:00Z" w:id="15760">
            <w:rPr>
              <w:rFonts w:ascii="Times New Roman"/>
              <w:color w:val="000000"/>
              <w:spacing w:val="-3"/>
            </w:rPr>
          </w:rPrChange>
        </w:rPr>
        <w:t xml:space="preserve"> </w:t>
      </w:r>
      <w:r w:rsidR="00A96A35" w:rsidRPr="0027638C">
        <w:rPr>
          <w:sz w:val="24"/>
          <w:rPrChange w16du:dateUtc="2026-07-07T18:18:00Z" w:author="Author" w:date="2026-07-07T20:18:00Z" w:id="15761">
            <w:rPr>
              <w:rFonts w:ascii="Times New Roman"/>
              <w:color w:val="000000"/>
            </w:rPr>
          </w:rPrChange>
        </w:rPr>
        <w:t>amet</w:t>
      </w:r>
      <w:r w:rsidR="00A96A35" w:rsidRPr="0027638C">
        <w:rPr>
          <w:spacing w:val="-6"/>
          <w:sz w:val="24"/>
          <w:rPrChange w16du:dateUtc="2026-07-07T18:18:00Z" w:author="Author" w:date="2026-07-07T20:18:00Z" w:id="15762">
            <w:rPr>
              <w:rFonts w:ascii="Times New Roman"/>
              <w:color w:val="000000"/>
              <w:spacing w:val="-3"/>
            </w:rPr>
          </w:rPrChange>
        </w:rPr>
        <w:t xml:space="preserve"> </w:t>
      </w:r>
      <w:r w:rsidR="00A96A35" w:rsidRPr="0027638C">
        <w:rPr>
          <w:sz w:val="24"/>
          <w:rPrChange w16du:dateUtc="2026-07-07T18:18:00Z" w:author="Author" w:date="2026-07-07T20:18:00Z" w:id="15763">
            <w:rPr>
              <w:rFonts w:ascii="Times New Roman"/>
              <w:color w:val="000000"/>
            </w:rPr>
          </w:rPrChange>
        </w:rPr>
        <w:t>consectetur</w:t>
      </w:r>
      <w:r w:rsidR="00A96A35" w:rsidRPr="0027638C">
        <w:rPr>
          <w:spacing w:val="-5"/>
          <w:sz w:val="24"/>
          <w:rPrChange w16du:dateUtc="2026-07-07T18:18:00Z" w:author="Author" w:date="2026-07-07T20:18:00Z" w:id="15764">
            <w:rPr>
              <w:rFonts w:ascii="Times New Roman"/>
              <w:color w:val="000000"/>
              <w:spacing w:val="-3"/>
            </w:rPr>
          </w:rPrChange>
        </w:rPr>
        <w:t xml:space="preserve"> </w:t>
      </w:r>
      <w:r w:rsidR="00A96A35" w:rsidRPr="0027638C">
        <w:rPr>
          <w:sz w:val="24"/>
          <w:rPrChange w16du:dateUtc="2026-07-07T18:18:00Z" w:author="Author" w:date="2026-07-07T20:18:00Z" w:id="15765">
            <w:rPr>
              <w:rFonts w:ascii="Times New Roman"/>
              <w:color w:val="000000"/>
            </w:rPr>
          </w:rPrChange>
        </w:rPr>
        <w:t>adipiscing</w:t>
      </w:r>
      <w:r w:rsidR="00A96A35" w:rsidRPr="0027638C">
        <w:rPr>
          <w:spacing w:val="-6"/>
          <w:sz w:val="24"/>
          <w:rPrChange w16du:dateUtc="2026-07-07T18:18:00Z" w:author="Author" w:date="2026-07-07T20:18:00Z" w:id="15766">
            <w:rPr>
              <w:rFonts w:ascii="Times New Roman"/>
              <w:color w:val="000000"/>
              <w:spacing w:val="-3"/>
            </w:rPr>
          </w:rPrChange>
        </w:rPr>
        <w:t xml:space="preserve"> </w:t>
      </w:r>
      <w:r w:rsidR="00A96A35" w:rsidRPr="0027638C">
        <w:rPr>
          <w:sz w:val="24"/>
          <w:rPrChange w16du:dateUtc="2026-07-07T18:18:00Z" w:author="Author" w:date="2026-07-07T20:18:00Z" w:id="15767">
            <w:rPr>
              <w:rFonts w:ascii="Times New Roman"/>
              <w:color w:val="000000"/>
            </w:rPr>
          </w:rPrChange>
        </w:rPr>
        <w:t>elit</w:t>
      </w:r>
      <w:r w:rsidR="00A96A35" w:rsidRPr="0027638C">
        <w:rPr>
          <w:spacing w:val="-5"/>
          <w:sz w:val="24"/>
          <w:rPrChange w16du:dateUtc="2026-07-07T18:18:00Z" w:author="Author" w:date="2026-07-07T20:18:00Z" w:id="15768">
            <w:rPr>
              <w:rFonts w:ascii="Times New Roman"/>
              <w:color w:val="000000"/>
              <w:spacing w:val="-3"/>
            </w:rPr>
          </w:rPrChange>
        </w:rPr>
        <w:t xml:space="preserve"> </w:t>
      </w:r>
      <w:r w:rsidR="00A96A35" w:rsidRPr="0027638C">
        <w:rPr>
          <w:sz w:val="24"/>
          <w:rPrChange w16du:dateUtc="2026-07-07T18:18:00Z" w:author="Author" w:date="2026-07-07T20:18:00Z" w:id="15769">
            <w:rPr>
              <w:rFonts w:ascii="Times New Roman"/>
              <w:color w:val="000000"/>
            </w:rPr>
          </w:rPrChange>
        </w:rPr>
        <w:t>sed</w:t>
      </w:r>
      <w:r w:rsidR="00A96A35" w:rsidRPr="0027638C">
        <w:rPr>
          <w:spacing w:val="-6"/>
          <w:sz w:val="24"/>
          <w:rPrChange w16du:dateUtc="2026-07-07T18:18:00Z" w:author="Author" w:date="2026-07-07T20:18:00Z" w:id="15770">
            <w:rPr>
              <w:rFonts w:ascii="Times New Roman"/>
              <w:color w:val="000000"/>
              <w:spacing w:val="-3"/>
            </w:rPr>
          </w:rPrChange>
        </w:rPr>
        <w:t xml:space="preserve"> </w:t>
      </w:r>
      <w:r w:rsidR="00A96A35" w:rsidRPr="0027638C">
        <w:rPr>
          <w:sz w:val="24"/>
          <w:rPrChange w16du:dateUtc="2026-07-07T18:18:00Z" w:author="Author" w:date="2026-07-07T20:18:00Z" w:id="15771">
            <w:rPr>
              <w:rFonts w:ascii="Times New Roman"/>
              <w:color w:val="000000"/>
            </w:rPr>
          </w:rPrChange>
        </w:rPr>
        <w:t>do</w:t>
      </w:r>
      <w:r w:rsidR="00A96A35" w:rsidRPr="0027638C">
        <w:rPr>
          <w:spacing w:val="-6"/>
          <w:sz w:val="24"/>
          <w:rPrChange w16du:dateUtc="2026-07-07T18:18:00Z" w:author="Author" w:date="2026-07-07T20:18:00Z" w:id="15772">
            <w:rPr>
              <w:rFonts w:ascii="Times New Roman"/>
              <w:color w:val="000000"/>
              <w:spacing w:val="-3"/>
            </w:rPr>
          </w:rPrChange>
        </w:rPr>
        <w:t xml:space="preserve"> </w:t>
      </w:r>
      <w:r w:rsidR="00A96A35" w:rsidRPr="0027638C">
        <w:rPr>
          <w:sz w:val="24"/>
          <w:rPrChange w16du:dateUtc="2026-07-07T18:18:00Z" w:author="Author" w:date="2026-07-07T20:18:00Z" w:id="15773">
            <w:rPr>
              <w:rFonts w:ascii="Times New Roman"/>
              <w:color w:val="000000"/>
            </w:rPr>
          </w:rPrChange>
        </w:rPr>
        <w:t>Eiusmod,</w:t>
      </w:r>
      <w:r w:rsidR="00A96A35" w:rsidRPr="0027638C">
        <w:rPr>
          <w:spacing w:val="-5"/>
          <w:sz w:val="24"/>
          <w:rPrChange w16du:dateUtc="2026-07-07T18:18:00Z" w:author="Author" w:date="2026-07-07T20:18:00Z" w:id="15774">
            <w:rPr>
              <w:rFonts w:ascii="Times New Roman"/>
              <w:color w:val="000000"/>
              <w:spacing w:val="-3"/>
            </w:rPr>
          </w:rPrChange>
        </w:rPr>
        <w:t xml:space="preserve"> </w:t>
      </w:r>
      <w:r w:rsidR="00A96A35" w:rsidRPr="0027638C">
        <w:rPr>
          <w:sz w:val="24"/>
          <w:rPrChange w16du:dateUtc="2026-07-07T18:18:00Z" w:author="Author" w:date="2026-07-07T20:18:00Z" w:id="15775">
            <w:rPr>
              <w:rFonts w:ascii="Times New Roman" w:hAnsi="Times New Roman"/>
              <w:color w:val="000000"/>
            </w:rPr>
          </w:rPrChange>
        </w:rPr>
        <w:t>tempor</w:t>
      </w:r>
      <w:del w16du:dateUtc="2026-07-07T18:18:00Z" w:author="Author" w:date="2026-07-07T20:18:00Z" w:id="15776">
        <w:r>
          <w:rPr>
            <w:color w:val="000000"/>
          </w:rPr>
          <w:cr/>
        </w:r>
      </w:del>
      <w:r w:rsidR="00A96A35" w:rsidRPr="0027638C">
        <w:rPr>
          <w:sz w:val="24"/>
          <w:rPrChange w16du:dateUtc="2026-07-07T18:18:00Z" w:author="Author" w:date="2026-07-07T20:18:00Z" w:id="15777">
            <w:rPr>
              <w:rFonts w:ascii="Times New Roman"/>
              <w:color w:val="000000"/>
              <w:spacing w:val="665"/>
            </w:rPr>
          </w:rPrChange>
        </w:rPr>
        <w:t xml:space="preserve"> </w:t>
      </w:r>
      <w:r w:rsidR="00A96A35" w:rsidRPr="0027638C">
        <w:rPr>
          <w:sz w:val="24"/>
          <w:rPrChange w16du:dateUtc="2026-07-07T18:18:00Z" w:author="Author" w:date="2026-07-07T20:18:00Z" w:id="15778">
            <w:rPr>
              <w:rFonts w:ascii="Times New Roman"/>
              <w:color w:val="000000"/>
            </w:rPr>
          </w:rPrChange>
        </w:rPr>
        <w:t>incididunt</w:t>
      </w:r>
      <w:r w:rsidR="00A96A35" w:rsidRPr="0027638C">
        <w:rPr>
          <w:sz w:val="24"/>
          <w:rPrChange w16du:dateUtc="2026-07-07T18:18:00Z" w:author="Author" w:date="2026-07-07T20:18:00Z" w:id="15779">
            <w:rPr>
              <w:rFonts w:ascii="Times New Roman"/>
              <w:color w:val="000000"/>
              <w:spacing w:val="21"/>
            </w:rPr>
          </w:rPrChange>
        </w:rPr>
        <w:t xml:space="preserve"> </w:t>
      </w:r>
      <w:r w:rsidR="00A96A35" w:rsidRPr="0027638C">
        <w:rPr>
          <w:sz w:val="24"/>
          <w:rPrChange w16du:dateUtc="2026-07-07T18:18:00Z" w:author="Author" w:date="2026-07-07T20:18:00Z" w:id="15780">
            <w:rPr>
              <w:rFonts w:ascii="Times New Roman"/>
              <w:color w:val="000000"/>
            </w:rPr>
          </w:rPrChange>
        </w:rPr>
        <w:t>ut</w:t>
      </w:r>
      <w:r w:rsidR="00A96A35" w:rsidRPr="0027638C">
        <w:rPr>
          <w:sz w:val="24"/>
          <w:rPrChange w16du:dateUtc="2026-07-07T18:18:00Z" w:author="Author" w:date="2026-07-07T20:18:00Z" w:id="15781">
            <w:rPr>
              <w:rFonts w:ascii="Times New Roman"/>
              <w:color w:val="000000"/>
              <w:spacing w:val="22"/>
            </w:rPr>
          </w:rPrChange>
        </w:rPr>
        <w:t xml:space="preserve"> </w:t>
      </w:r>
      <w:r w:rsidR="00A96A35" w:rsidRPr="0027638C">
        <w:rPr>
          <w:sz w:val="24"/>
          <w:rPrChange w16du:dateUtc="2026-07-07T18:18:00Z" w:author="Author" w:date="2026-07-07T20:18:00Z" w:id="15782">
            <w:rPr>
              <w:rFonts w:ascii="Times New Roman"/>
              <w:color w:val="000000"/>
            </w:rPr>
          </w:rPrChange>
        </w:rPr>
        <w:t>labore</w:t>
      </w:r>
      <w:r w:rsidR="00A96A35" w:rsidRPr="0027638C">
        <w:rPr>
          <w:sz w:val="24"/>
          <w:rPrChange w16du:dateUtc="2026-07-07T18:18:00Z" w:author="Author" w:date="2026-07-07T20:18:00Z" w:id="15783">
            <w:rPr>
              <w:rFonts w:ascii="Times New Roman"/>
              <w:color w:val="000000"/>
              <w:spacing w:val="21"/>
            </w:rPr>
          </w:rPrChange>
        </w:rPr>
        <w:t xml:space="preserve"> </w:t>
      </w:r>
      <w:r w:rsidR="00A96A35" w:rsidRPr="0027638C">
        <w:rPr>
          <w:sz w:val="24"/>
          <w:rPrChange w16du:dateUtc="2026-07-07T18:18:00Z" w:author="Author" w:date="2026-07-07T20:18:00Z" w:id="15784">
            <w:rPr>
              <w:rFonts w:ascii="Times New Roman"/>
              <w:color w:val="000000"/>
            </w:rPr>
          </w:rPrChange>
        </w:rPr>
        <w:t>Et</w:t>
      </w:r>
      <w:r w:rsidR="00A96A35" w:rsidRPr="0027638C">
        <w:rPr>
          <w:sz w:val="24"/>
          <w:rPrChange w16du:dateUtc="2026-07-07T18:18:00Z" w:author="Author" w:date="2026-07-07T20:18:00Z" w:id="15785">
            <w:rPr>
              <w:rFonts w:ascii="Times New Roman"/>
              <w:color w:val="000000"/>
              <w:spacing w:val="21"/>
            </w:rPr>
          </w:rPrChange>
        </w:rPr>
        <w:t xml:space="preserve"> </w:t>
      </w:r>
      <w:r w:rsidR="00A96A35" w:rsidRPr="0027638C">
        <w:rPr>
          <w:sz w:val="24"/>
          <w:rPrChange w16du:dateUtc="2026-07-07T18:18:00Z" w:author="Author" w:date="2026-07-07T20:18:00Z" w:id="15786">
            <w:rPr>
              <w:rFonts w:ascii="Times New Roman"/>
              <w:color w:val="000000"/>
            </w:rPr>
          </w:rPrChange>
        </w:rPr>
        <w:t>Dolore</w:t>
      </w:r>
      <w:r w:rsidR="00A96A35" w:rsidRPr="0027638C">
        <w:rPr>
          <w:sz w:val="24"/>
          <w:rPrChange w16du:dateUtc="2026-07-07T18:18:00Z" w:author="Author" w:date="2026-07-07T20:18:00Z" w:id="15787">
            <w:rPr>
              <w:rFonts w:ascii="Times New Roman"/>
              <w:color w:val="000000"/>
              <w:spacing w:val="21"/>
            </w:rPr>
          </w:rPrChange>
        </w:rPr>
        <w:t xml:space="preserve"> </w:t>
      </w:r>
      <w:r w:rsidR="00A96A35" w:rsidRPr="0027638C">
        <w:rPr>
          <w:sz w:val="24"/>
          <w:rPrChange w16du:dateUtc="2026-07-07T18:18:00Z" w:author="Author" w:date="2026-07-07T20:18:00Z" w:id="15788">
            <w:rPr>
              <w:rFonts w:ascii="Times New Roman"/>
              <w:color w:val="000000"/>
            </w:rPr>
          </w:rPrChange>
        </w:rPr>
        <w:t>magna</w:t>
      </w:r>
      <w:r w:rsidR="00A96A35" w:rsidRPr="0027638C">
        <w:rPr>
          <w:sz w:val="24"/>
          <w:rPrChange w16du:dateUtc="2026-07-07T18:18:00Z" w:author="Author" w:date="2026-07-07T20:18:00Z" w:id="15789">
            <w:rPr>
              <w:rFonts w:ascii="Times New Roman"/>
              <w:color w:val="000000"/>
              <w:spacing w:val="21"/>
            </w:rPr>
          </w:rPrChange>
        </w:rPr>
        <w:t xml:space="preserve"> </w:t>
      </w:r>
      <w:r w:rsidR="00A96A35" w:rsidRPr="0027638C">
        <w:rPr>
          <w:sz w:val="24"/>
          <w:rPrChange w16du:dateUtc="2026-07-07T18:18:00Z" w:author="Author" w:date="2026-07-07T20:18:00Z" w:id="15790">
            <w:rPr>
              <w:rFonts w:ascii="Times New Roman"/>
              <w:color w:val="000000"/>
            </w:rPr>
          </w:rPrChange>
        </w:rPr>
        <w:t>Aliqua</w:t>
      </w:r>
      <w:r w:rsidR="00A96A35" w:rsidRPr="0027638C">
        <w:rPr>
          <w:sz w:val="24"/>
          <w:rPrChange w16du:dateUtc="2026-07-07T18:18:00Z" w:author="Author" w:date="2026-07-07T20:18:00Z" w:id="15791">
            <w:rPr>
              <w:rFonts w:ascii="Times New Roman"/>
              <w:color w:val="000000"/>
              <w:spacing w:val="21"/>
            </w:rPr>
          </w:rPrChange>
        </w:rPr>
        <w:t xml:space="preserve"> </w:t>
      </w:r>
      <w:r w:rsidR="00A96A35" w:rsidRPr="0027638C">
        <w:rPr>
          <w:sz w:val="24"/>
          <w:rPrChange w16du:dateUtc="2026-07-07T18:18:00Z" w:author="Author" w:date="2026-07-07T20:18:00Z" w:id="15792">
            <w:rPr>
              <w:rFonts w:ascii="Times New Roman"/>
              <w:color w:val="000000"/>
            </w:rPr>
          </w:rPrChange>
        </w:rPr>
        <w:t>lorem</w:t>
      </w:r>
      <w:r w:rsidR="00A96A35" w:rsidRPr="0027638C">
        <w:rPr>
          <w:sz w:val="24"/>
          <w:rPrChange w16du:dateUtc="2026-07-07T18:18:00Z" w:author="Author" w:date="2026-07-07T20:18:00Z" w:id="15793">
            <w:rPr>
              <w:rFonts w:ascii="Times New Roman"/>
              <w:color w:val="000000"/>
              <w:spacing w:val="21"/>
            </w:rPr>
          </w:rPrChange>
        </w:rPr>
        <w:t xml:space="preserve"> </w:t>
      </w:r>
      <w:r w:rsidR="00A96A35" w:rsidRPr="0027638C">
        <w:rPr>
          <w:sz w:val="24"/>
          <w:rPrChange w16du:dateUtc="2026-07-07T18:18:00Z" w:author="Author" w:date="2026-07-07T20:18:00Z" w:id="15794">
            <w:rPr>
              <w:rFonts w:ascii="Times New Roman"/>
              <w:color w:val="000000"/>
            </w:rPr>
          </w:rPrChange>
        </w:rPr>
        <w:t>ipsum</w:t>
      </w:r>
      <w:r w:rsidR="00A96A35" w:rsidRPr="0027638C">
        <w:rPr>
          <w:sz w:val="24"/>
          <w:rPrChange w16du:dateUtc="2026-07-07T18:18:00Z" w:author="Author" w:date="2026-07-07T20:18:00Z" w:id="15795">
            <w:rPr>
              <w:rFonts w:ascii="Times New Roman"/>
              <w:color w:val="000000"/>
              <w:spacing w:val="21"/>
            </w:rPr>
          </w:rPrChange>
        </w:rPr>
        <w:t xml:space="preserve"> </w:t>
      </w:r>
      <w:r w:rsidR="00A96A35" w:rsidRPr="0027638C">
        <w:rPr>
          <w:sz w:val="24"/>
          <w:rPrChange w16du:dateUtc="2026-07-07T18:18:00Z" w:author="Author" w:date="2026-07-07T20:18:00Z" w:id="15796">
            <w:rPr>
              <w:rFonts w:ascii="Times New Roman"/>
              <w:color w:val="000000"/>
            </w:rPr>
          </w:rPrChange>
        </w:rPr>
        <w:t>dolor</w:t>
      </w:r>
      <w:r w:rsidR="00A96A35" w:rsidRPr="0027638C">
        <w:rPr>
          <w:sz w:val="24"/>
          <w:rPrChange w16du:dateUtc="2026-07-07T18:18:00Z" w:author="Author" w:date="2026-07-07T20:18:00Z" w:id="15797">
            <w:rPr>
              <w:rFonts w:ascii="Times New Roman"/>
              <w:color w:val="000000"/>
              <w:spacing w:val="21"/>
            </w:rPr>
          </w:rPrChange>
        </w:rPr>
        <w:t xml:space="preserve"> </w:t>
      </w:r>
      <w:r w:rsidR="00A96A35" w:rsidRPr="0027638C">
        <w:rPr>
          <w:sz w:val="24"/>
          <w:rPrChange w16du:dateUtc="2026-07-07T18:18:00Z" w:author="Author" w:date="2026-07-07T20:18:00Z" w:id="15798">
            <w:rPr>
              <w:rFonts w:ascii="Times New Roman"/>
              <w:color w:val="000000"/>
            </w:rPr>
          </w:rPrChange>
        </w:rPr>
        <w:t>sit</w:t>
      </w:r>
      <w:r w:rsidR="00A96A35" w:rsidRPr="0027638C">
        <w:rPr>
          <w:sz w:val="24"/>
          <w:rPrChange w16du:dateUtc="2026-07-07T18:18:00Z" w:author="Author" w:date="2026-07-07T20:18:00Z" w:id="15799">
            <w:rPr>
              <w:rFonts w:ascii="Times New Roman"/>
              <w:color w:val="000000"/>
              <w:spacing w:val="21"/>
            </w:rPr>
          </w:rPrChange>
        </w:rPr>
        <w:t xml:space="preserve"> </w:t>
      </w:r>
      <w:r w:rsidR="00A96A35" w:rsidRPr="0027638C">
        <w:rPr>
          <w:sz w:val="24"/>
          <w:rPrChange w16du:dateUtc="2026-07-07T18:18:00Z" w:author="Author" w:date="2026-07-07T20:18:00Z" w:id="15800">
            <w:rPr>
              <w:rFonts w:ascii="Times New Roman"/>
              <w:color w:val="000000"/>
            </w:rPr>
          </w:rPrChange>
        </w:rPr>
        <w:t>amet</w:t>
      </w:r>
      <w:r w:rsidR="00A96A35" w:rsidRPr="0027638C">
        <w:rPr>
          <w:sz w:val="24"/>
          <w:rPrChange w16du:dateUtc="2026-07-07T18:18:00Z" w:author="Author" w:date="2026-07-07T20:18:00Z" w:id="15801">
            <w:rPr>
              <w:rFonts w:ascii="Times New Roman"/>
              <w:color w:val="000000"/>
              <w:spacing w:val="21"/>
            </w:rPr>
          </w:rPrChange>
        </w:rPr>
        <w:t xml:space="preserve"> </w:t>
      </w:r>
      <w:r w:rsidR="00A96A35" w:rsidRPr="0027638C">
        <w:rPr>
          <w:sz w:val="24"/>
          <w:rPrChange w16du:dateUtc="2026-07-07T18:18:00Z" w:author="Author" w:date="2026-07-07T20:18:00Z" w:id="15802">
            <w:rPr>
              <w:rFonts w:ascii="Times New Roman"/>
              <w:color w:val="000000"/>
            </w:rPr>
          </w:rPrChange>
        </w:rPr>
        <w:t>consectetur</w:t>
      </w:r>
      <w:r w:rsidR="00A96A35" w:rsidRPr="0027638C">
        <w:rPr>
          <w:sz w:val="24"/>
          <w:rPrChange w16du:dateUtc="2026-07-07T18:18:00Z" w:author="Author" w:date="2026-07-07T20:18:00Z" w:id="15803">
            <w:rPr>
              <w:rFonts w:ascii="Times New Roman"/>
              <w:color w:val="000000"/>
              <w:spacing w:val="21"/>
            </w:rPr>
          </w:rPrChange>
        </w:rPr>
        <w:t xml:space="preserve"> </w:t>
      </w:r>
      <w:r w:rsidR="00A96A35" w:rsidRPr="0027638C">
        <w:rPr>
          <w:sz w:val="24"/>
          <w:rPrChange w16du:dateUtc="2026-07-07T18:18:00Z" w:author="Author" w:date="2026-07-07T20:18:00Z" w:id="15804">
            <w:rPr>
              <w:rFonts w:ascii="Times New Roman" w:hAnsi="Times New Roman"/>
              <w:color w:val="000000"/>
            </w:rPr>
          </w:rPrChange>
        </w:rPr>
        <w:t>(adipiscing.elit</w:t>
      </w:r>
      <w:del w16du:dateUtc="2026-07-07T18:18:00Z" w:author="Author" w:date="2026-07-07T20:18:00Z" w:id="15805">
        <w:r>
          <w:rPr>
            <w:color w:val="000000"/>
          </w:rPr>
          <w:delText>.</w:delText>
        </w:r>
        <w:r>
          <w:rPr>
            <w:color w:val="000000"/>
          </w:rPr>
          <w:cr/>
        </w:r>
      </w:del>
      <w:ins w16du:dateUtc="2026-07-07T18:18:00Z" w:author="Author" w:date="2026-07-07T20:18:00Z" w:id="15806">
        <w:r w:rsidR="00A96A35" w:rsidRPr="0027638C">
          <w:rPr>
            <w:sz w:val="24"/>
            <w:szCs w:val="24"/>
          </w:rPr>
          <w:t>.,</w:t>
        </w:r>
      </w:ins>
      <w:r w:rsidR="00A96A35" w:rsidRPr="0027638C">
        <w:rPr>
          <w:sz w:val="24"/>
          <w:rPrChange w16du:dateUtc="2026-07-07T18:18:00Z" w:author="Author" w:date="2026-07-07T20:18:00Z" w:id="15807">
            <w:rPr>
              <w:rFonts w:ascii="Times New Roman"/>
              <w:color w:val="000000"/>
              <w:spacing w:val="665"/>
            </w:rPr>
          </w:rPrChange>
        </w:rPr>
        <w:t xml:space="preserve"> </w:t>
      </w:r>
      <w:r w:rsidR="00A96A35" w:rsidRPr="0027638C">
        <w:rPr>
          <w:sz w:val="24"/>
          <w:rPrChange w16du:dateUtc="2026-07-07T18:18:00Z" w:author="Author" w:date="2026-07-07T20:18:00Z" w:id="15808">
            <w:rPr>
              <w:rFonts w:ascii="Times New Roman"/>
              <w:color w:val="000000"/>
            </w:rPr>
          </w:rPrChange>
        </w:rPr>
        <w:t>SED,</w:t>
      </w:r>
      <w:r w:rsidR="00A96A35" w:rsidRPr="0027638C">
        <w:rPr>
          <w:spacing w:val="-9"/>
          <w:sz w:val="24"/>
          <w:rPrChange w16du:dateUtc="2026-07-07T18:18:00Z" w:author="Author" w:date="2026-07-07T20:18:00Z" w:id="15809">
            <w:rPr>
              <w:rFonts w:ascii="Times New Roman"/>
              <w:color w:val="000000"/>
              <w:spacing w:val="-6"/>
            </w:rPr>
          </w:rPrChange>
        </w:rPr>
        <w:t xml:space="preserve"> </w:t>
      </w:r>
      <w:r w:rsidR="00A96A35" w:rsidRPr="0027638C">
        <w:rPr>
          <w:sz w:val="24"/>
          <w:rPrChange w16du:dateUtc="2026-07-07T18:18:00Z" w:author="Author" w:date="2026-07-07T20:18:00Z" w:id="15810">
            <w:rPr>
              <w:rFonts w:ascii="Times New Roman"/>
              <w:color w:val="000000"/>
            </w:rPr>
          </w:rPrChange>
        </w:rPr>
        <w:t>DO,</w:t>
      </w:r>
      <w:r w:rsidR="00A96A35" w:rsidRPr="0027638C">
        <w:rPr>
          <w:spacing w:val="-9"/>
          <w:sz w:val="24"/>
          <w:rPrChange w16du:dateUtc="2026-07-07T18:18:00Z" w:author="Author" w:date="2026-07-07T20:18:00Z" w:id="15811">
            <w:rPr>
              <w:rFonts w:ascii="Times New Roman"/>
              <w:color w:val="000000"/>
              <w:spacing w:val="-6"/>
            </w:rPr>
          </w:rPrChange>
        </w:rPr>
        <w:t xml:space="preserve"> </w:t>
      </w:r>
      <w:r w:rsidR="00A96A35" w:rsidRPr="0027638C">
        <w:rPr>
          <w:sz w:val="24"/>
          <w:rPrChange w16du:dateUtc="2026-07-07T18:18:00Z" w:author="Author" w:date="2026-07-07T20:18:00Z" w:id="15812">
            <w:rPr>
              <w:rFonts w:ascii="Times New Roman"/>
              <w:color w:val="000000"/>
            </w:rPr>
          </w:rPrChange>
        </w:rPr>
        <w:t>EIUSMOD,</w:t>
      </w:r>
      <w:r w:rsidR="00A96A35" w:rsidRPr="0027638C">
        <w:rPr>
          <w:spacing w:val="-9"/>
          <w:sz w:val="24"/>
          <w:rPrChange w16du:dateUtc="2026-07-07T18:18:00Z" w:author="Author" w:date="2026-07-07T20:18:00Z" w:id="15813">
            <w:rPr>
              <w:rFonts w:ascii="Times New Roman"/>
              <w:color w:val="000000"/>
              <w:spacing w:val="-6"/>
            </w:rPr>
          </w:rPrChange>
        </w:rPr>
        <w:t xml:space="preserve"> </w:t>
      </w:r>
      <w:r w:rsidR="00A96A35" w:rsidRPr="0027638C">
        <w:rPr>
          <w:sz w:val="24"/>
          <w:rPrChange w16du:dateUtc="2026-07-07T18:18:00Z" w:author="Author" w:date="2026-07-07T20:18:00Z" w:id="15814">
            <w:rPr>
              <w:rFonts w:ascii="Times New Roman"/>
              <w:color w:val="000000"/>
            </w:rPr>
          </w:rPrChange>
        </w:rPr>
        <w:t>TEMPOR</w:t>
      </w:r>
      <w:ins w16du:dateUtc="2026-07-07T18:18:00Z" w:author="Author" w:date="2026-07-07T20:18:00Z" w:id="15815">
        <w:r w:rsidR="00A96A35" w:rsidRPr="0027638C">
          <w:rPr>
            <w:spacing w:val="-9"/>
            <w:sz w:val="24"/>
            <w:szCs w:val="24"/>
          </w:rPr>
          <w:t>,</w:t>
        </w:r>
      </w:ins>
      <w:r w:rsidR="00A96A35" w:rsidRPr="0027638C">
        <w:rPr>
          <w:spacing w:val="-9"/>
          <w:sz w:val="24"/>
          <w:rPrChange w16du:dateUtc="2026-07-07T18:18:00Z" w:author="Author" w:date="2026-07-07T20:18:00Z" w:id="15816">
            <w:rPr>
              <w:rFonts w:ascii="Times New Roman"/>
              <w:color w:val="000000"/>
              <w:spacing w:val="-6"/>
            </w:rPr>
          </w:rPrChange>
        </w:rPr>
        <w:t xml:space="preserve"> </w:t>
      </w:r>
      <w:r w:rsidR="00A96A35" w:rsidRPr="0027638C">
        <w:rPr>
          <w:sz w:val="24"/>
          <w:rPrChange w16du:dateUtc="2026-07-07T18:18:00Z" w:author="Author" w:date="2026-07-07T20:18:00Z" w:id="15817">
            <w:rPr>
              <w:rFonts w:ascii="Times New Roman"/>
              <w:color w:val="000000"/>
            </w:rPr>
          </w:rPrChange>
        </w:rPr>
        <w:t>incididunt</w:t>
      </w:r>
      <w:r w:rsidR="00A96A35" w:rsidRPr="0027638C">
        <w:rPr>
          <w:spacing w:val="-9"/>
          <w:sz w:val="24"/>
          <w:rPrChange w16du:dateUtc="2026-07-07T18:18:00Z" w:author="Author" w:date="2026-07-07T20:18:00Z" w:id="15818">
            <w:rPr>
              <w:rFonts w:ascii="Times New Roman"/>
              <w:color w:val="000000"/>
              <w:spacing w:val="-6"/>
            </w:rPr>
          </w:rPrChange>
        </w:rPr>
        <w:t xml:space="preserve"> </w:t>
      </w:r>
      <w:r w:rsidR="00A96A35" w:rsidRPr="0027638C">
        <w:rPr>
          <w:sz w:val="24"/>
          <w:rPrChange w16du:dateUtc="2026-07-07T18:18:00Z" w:author="Author" w:date="2026-07-07T20:18:00Z" w:id="15819">
            <w:rPr>
              <w:rFonts w:ascii="Times New Roman"/>
              <w:color w:val="000000"/>
            </w:rPr>
          </w:rPrChange>
        </w:rPr>
        <w:t>ut</w:t>
      </w:r>
      <w:r w:rsidR="00A96A35" w:rsidRPr="0027638C">
        <w:rPr>
          <w:spacing w:val="-9"/>
          <w:sz w:val="24"/>
          <w:rPrChange w16du:dateUtc="2026-07-07T18:18:00Z" w:author="Author" w:date="2026-07-07T20:18:00Z" w:id="15820">
            <w:rPr>
              <w:rFonts w:ascii="Times New Roman"/>
              <w:color w:val="000000"/>
              <w:spacing w:val="-6"/>
            </w:rPr>
          </w:rPrChange>
        </w:rPr>
        <w:t xml:space="preserve"> </w:t>
      </w:r>
      <w:r w:rsidR="00A96A35" w:rsidRPr="0027638C">
        <w:rPr>
          <w:sz w:val="24"/>
          <w:rPrChange w16du:dateUtc="2026-07-07T18:18:00Z" w:author="Author" w:date="2026-07-07T20:18:00Z" w:id="15821">
            <w:rPr>
              <w:rFonts w:ascii="Times New Roman"/>
              <w:color w:val="000000"/>
            </w:rPr>
          </w:rPrChange>
        </w:rPr>
        <w:t>labore</w:t>
      </w:r>
      <w:r w:rsidR="00A96A35" w:rsidRPr="0027638C">
        <w:rPr>
          <w:spacing w:val="-9"/>
          <w:sz w:val="24"/>
          <w:rPrChange w16du:dateUtc="2026-07-07T18:18:00Z" w:author="Author" w:date="2026-07-07T20:18:00Z" w:id="15822">
            <w:rPr>
              <w:rFonts w:ascii="Times New Roman"/>
              <w:color w:val="000000"/>
              <w:spacing w:val="-6"/>
            </w:rPr>
          </w:rPrChange>
        </w:rPr>
        <w:t xml:space="preserve"> </w:t>
      </w:r>
      <w:r w:rsidR="00A96A35" w:rsidRPr="0027638C">
        <w:rPr>
          <w:sz w:val="24"/>
          <w:rPrChange w16du:dateUtc="2026-07-07T18:18:00Z" w:author="Author" w:date="2026-07-07T20:18:00Z" w:id="15823">
            <w:rPr>
              <w:rFonts w:ascii="Times New Roman"/>
              <w:color w:val="000000"/>
            </w:rPr>
          </w:rPrChange>
        </w:rPr>
        <w:t>et</w:t>
      </w:r>
      <w:r w:rsidR="00A96A35" w:rsidRPr="0027638C">
        <w:rPr>
          <w:spacing w:val="-9"/>
          <w:sz w:val="24"/>
          <w:rPrChange w16du:dateUtc="2026-07-07T18:18:00Z" w:author="Author" w:date="2026-07-07T20:18:00Z" w:id="15824">
            <w:rPr>
              <w:rFonts w:ascii="Times New Roman"/>
              <w:color w:val="000000"/>
              <w:spacing w:val="-6"/>
            </w:rPr>
          </w:rPrChange>
        </w:rPr>
        <w:t xml:space="preserve"> </w:t>
      </w:r>
      <w:r w:rsidR="00A96A35" w:rsidRPr="0027638C">
        <w:rPr>
          <w:sz w:val="24"/>
          <w:rPrChange w16du:dateUtc="2026-07-07T18:18:00Z" w:author="Author" w:date="2026-07-07T20:18:00Z" w:id="15825">
            <w:rPr>
              <w:rFonts w:ascii="Times New Roman"/>
              <w:color w:val="000000"/>
            </w:rPr>
          </w:rPrChange>
        </w:rPr>
        <w:t>dolore</w:t>
      </w:r>
      <w:r w:rsidR="00A96A35" w:rsidRPr="0027638C">
        <w:rPr>
          <w:spacing w:val="-9"/>
          <w:sz w:val="24"/>
          <w:rPrChange w16du:dateUtc="2026-07-07T18:18:00Z" w:author="Author" w:date="2026-07-07T20:18:00Z" w:id="15826">
            <w:rPr>
              <w:rFonts w:ascii="Times New Roman"/>
              <w:color w:val="000000"/>
              <w:spacing w:val="-6"/>
            </w:rPr>
          </w:rPrChange>
        </w:rPr>
        <w:t xml:space="preserve"> </w:t>
      </w:r>
      <w:r w:rsidR="00A96A35" w:rsidRPr="0027638C">
        <w:rPr>
          <w:sz w:val="24"/>
          <w:rPrChange w16du:dateUtc="2026-07-07T18:18:00Z" w:author="Author" w:date="2026-07-07T20:18:00Z" w:id="15827">
            <w:rPr>
              <w:rFonts w:ascii="Times New Roman"/>
              <w:color w:val="000000"/>
            </w:rPr>
          </w:rPrChange>
        </w:rPr>
        <w:t>magna)</w:t>
      </w:r>
      <w:r w:rsidR="00A96A35" w:rsidRPr="0027638C">
        <w:rPr>
          <w:spacing w:val="-9"/>
          <w:sz w:val="24"/>
          <w:rPrChange w16du:dateUtc="2026-07-07T18:18:00Z" w:author="Author" w:date="2026-07-07T20:18:00Z" w:id="15828">
            <w:rPr>
              <w:rFonts w:ascii="Times New Roman"/>
              <w:color w:val="000000"/>
              <w:spacing w:val="-6"/>
            </w:rPr>
          </w:rPrChange>
        </w:rPr>
        <w:t xml:space="preserve"> </w:t>
      </w:r>
      <w:r w:rsidR="00A96A35" w:rsidRPr="0027638C">
        <w:rPr>
          <w:sz w:val="24"/>
          <w:rPrChange w16du:dateUtc="2026-07-07T18:18:00Z" w:author="Author" w:date="2026-07-07T20:18:00Z" w:id="15829">
            <w:rPr>
              <w:rFonts w:ascii="Times New Roman"/>
              <w:color w:val="000000"/>
            </w:rPr>
          </w:rPrChange>
        </w:rPr>
        <w:t>aliqua</w:t>
      </w:r>
      <w:r w:rsidR="00A96A35" w:rsidRPr="0027638C">
        <w:rPr>
          <w:spacing w:val="-9"/>
          <w:sz w:val="24"/>
          <w:rPrChange w16du:dateUtc="2026-07-07T18:18:00Z" w:author="Author" w:date="2026-07-07T20:18:00Z" w:id="15830">
            <w:rPr>
              <w:rFonts w:ascii="Times New Roman"/>
              <w:color w:val="000000"/>
              <w:spacing w:val="-6"/>
            </w:rPr>
          </w:rPrChange>
        </w:rPr>
        <w:t xml:space="preserve"> </w:t>
      </w:r>
      <w:r w:rsidR="00A96A35" w:rsidRPr="0027638C">
        <w:rPr>
          <w:sz w:val="24"/>
          <w:rPrChange w16du:dateUtc="2026-07-07T18:18:00Z" w:author="Author" w:date="2026-07-07T20:18:00Z" w:id="15831">
            <w:rPr>
              <w:rFonts w:ascii="Times New Roman"/>
              <w:color w:val="000000"/>
            </w:rPr>
          </w:rPrChange>
        </w:rPr>
        <w:t>lorem</w:t>
      </w:r>
      <w:r w:rsidR="00A96A35" w:rsidRPr="0027638C">
        <w:rPr>
          <w:spacing w:val="-9"/>
          <w:sz w:val="24"/>
          <w:rPrChange w16du:dateUtc="2026-07-07T18:18:00Z" w:author="Author" w:date="2026-07-07T20:18:00Z" w:id="15832">
            <w:rPr>
              <w:rFonts w:ascii="Times New Roman"/>
              <w:color w:val="000000"/>
              <w:spacing w:val="-6"/>
            </w:rPr>
          </w:rPrChange>
        </w:rPr>
        <w:t xml:space="preserve"> </w:t>
      </w:r>
      <w:r w:rsidR="00A96A35" w:rsidRPr="0027638C">
        <w:rPr>
          <w:sz w:val="24"/>
          <w:rPrChange w16du:dateUtc="2026-07-07T18:18:00Z" w:author="Author" w:date="2026-07-07T20:18:00Z" w:id="15833">
            <w:rPr>
              <w:rFonts w:ascii="Times New Roman"/>
              <w:color w:val="000000"/>
            </w:rPr>
          </w:rPrChange>
        </w:rPr>
        <w:t>ipsum</w:t>
      </w:r>
      <w:r w:rsidR="00A96A35" w:rsidRPr="0027638C">
        <w:rPr>
          <w:spacing w:val="-9"/>
          <w:sz w:val="24"/>
          <w:rPrChange w16du:dateUtc="2026-07-07T18:18:00Z" w:author="Author" w:date="2026-07-07T20:18:00Z" w:id="15834">
            <w:rPr>
              <w:rFonts w:ascii="Times New Roman"/>
              <w:color w:val="000000"/>
              <w:spacing w:val="-6"/>
            </w:rPr>
          </w:rPrChange>
        </w:rPr>
        <w:t xml:space="preserve"> </w:t>
      </w:r>
      <w:r w:rsidR="00A96A35" w:rsidRPr="0027638C">
        <w:rPr>
          <w:sz w:val="24"/>
          <w:rPrChange w16du:dateUtc="2026-07-07T18:18:00Z" w:author="Author" w:date="2026-07-07T20:18:00Z" w:id="15835">
            <w:rPr>
              <w:rFonts w:ascii="Times New Roman" w:hAnsi="Times New Roman"/>
              <w:color w:val="000000"/>
            </w:rPr>
          </w:rPrChange>
        </w:rPr>
        <w:t>dolor</w:t>
      </w:r>
      <w:del w16du:dateUtc="2026-07-07T18:18:00Z" w:author="Author" w:date="2026-07-07T20:18:00Z" w:id="15836">
        <w:r>
          <w:rPr>
            <w:color w:val="000000"/>
          </w:rPr>
          <w:cr/>
        </w:r>
      </w:del>
      <w:r w:rsidR="00A96A35" w:rsidRPr="0027638C">
        <w:rPr>
          <w:sz w:val="24"/>
          <w:rPrChange w16du:dateUtc="2026-07-07T18:18:00Z" w:author="Author" w:date="2026-07-07T20:18:00Z" w:id="15837">
            <w:rPr>
              <w:rFonts w:ascii="Times New Roman"/>
              <w:color w:val="000000"/>
              <w:spacing w:val="665"/>
            </w:rPr>
          </w:rPrChange>
        </w:rPr>
        <w:t xml:space="preserve"> </w:t>
      </w:r>
      <w:r w:rsidR="00A96A35" w:rsidRPr="0027638C">
        <w:rPr>
          <w:sz w:val="24"/>
          <w:rPrChange w16du:dateUtc="2026-07-07T18:18:00Z" w:author="Author" w:date="2026-07-07T20:18:00Z" w:id="15838">
            <w:rPr>
              <w:rFonts w:ascii="Times New Roman"/>
              <w:color w:val="000000"/>
            </w:rPr>
          </w:rPrChange>
        </w:rPr>
        <w:t>sit</w:t>
      </w:r>
      <w:r w:rsidR="00A96A35" w:rsidRPr="0027638C">
        <w:rPr>
          <w:sz w:val="24"/>
          <w:rPrChange w16du:dateUtc="2026-07-07T18:18:00Z" w:author="Author" w:date="2026-07-07T20:18:00Z" w:id="15839">
            <w:rPr>
              <w:rFonts w:ascii="Times New Roman"/>
              <w:color w:val="000000"/>
              <w:spacing w:val="47"/>
            </w:rPr>
          </w:rPrChange>
        </w:rPr>
        <w:t xml:space="preserve"> </w:t>
      </w:r>
      <w:r w:rsidR="00A96A35" w:rsidRPr="0027638C">
        <w:rPr>
          <w:sz w:val="24"/>
          <w:rPrChange w16du:dateUtc="2026-07-07T18:18:00Z" w:author="Author" w:date="2026-07-07T20:18:00Z" w:id="15840">
            <w:rPr>
              <w:rFonts w:ascii="Times New Roman"/>
              <w:color w:val="000000"/>
            </w:rPr>
          </w:rPrChange>
        </w:rPr>
        <w:t>amet</w:t>
      </w:r>
      <w:r w:rsidR="00A96A35" w:rsidRPr="0027638C">
        <w:rPr>
          <w:sz w:val="24"/>
          <w:rPrChange w16du:dateUtc="2026-07-07T18:18:00Z" w:author="Author" w:date="2026-07-07T20:18:00Z" w:id="15841">
            <w:rPr>
              <w:rFonts w:ascii="Times New Roman"/>
              <w:color w:val="000000"/>
              <w:spacing w:val="47"/>
            </w:rPr>
          </w:rPrChange>
        </w:rPr>
        <w:t xml:space="preserve"> </w:t>
      </w:r>
      <w:r w:rsidR="00A96A35" w:rsidRPr="0027638C">
        <w:rPr>
          <w:sz w:val="24"/>
          <w:rPrChange w16du:dateUtc="2026-07-07T18:18:00Z" w:author="Author" w:date="2026-07-07T20:18:00Z" w:id="15842">
            <w:rPr>
              <w:rFonts w:ascii="Times New Roman"/>
              <w:color w:val="000000"/>
            </w:rPr>
          </w:rPrChange>
        </w:rPr>
        <w:t>consectetur</w:t>
      </w:r>
      <w:r w:rsidR="00A96A35" w:rsidRPr="0027638C">
        <w:rPr>
          <w:sz w:val="24"/>
          <w:rPrChange w16du:dateUtc="2026-07-07T18:18:00Z" w:author="Author" w:date="2026-07-07T20:18:00Z" w:id="15843">
            <w:rPr>
              <w:rFonts w:ascii="Times New Roman"/>
              <w:color w:val="000000"/>
              <w:spacing w:val="47"/>
            </w:rPr>
          </w:rPrChange>
        </w:rPr>
        <w:t xml:space="preserve"> </w:t>
      </w:r>
      <w:r w:rsidR="00A96A35" w:rsidRPr="0027638C">
        <w:rPr>
          <w:sz w:val="24"/>
          <w:rPrChange w16du:dateUtc="2026-07-07T18:18:00Z" w:author="Author" w:date="2026-07-07T20:18:00Z" w:id="15844">
            <w:rPr>
              <w:rFonts w:ascii="Times New Roman"/>
              <w:color w:val="000000"/>
            </w:rPr>
          </w:rPrChange>
        </w:rPr>
        <w:t>adipiscing</w:t>
      </w:r>
      <w:r w:rsidR="00A96A35" w:rsidRPr="0027638C">
        <w:rPr>
          <w:sz w:val="24"/>
          <w:rPrChange w16du:dateUtc="2026-07-07T18:18:00Z" w:author="Author" w:date="2026-07-07T20:18:00Z" w:id="15845">
            <w:rPr>
              <w:rFonts w:ascii="Times New Roman"/>
              <w:color w:val="000000"/>
              <w:spacing w:val="47"/>
            </w:rPr>
          </w:rPrChange>
        </w:rPr>
        <w:t xml:space="preserve"> </w:t>
      </w:r>
      <w:r w:rsidR="00A96A35" w:rsidRPr="0027638C">
        <w:rPr>
          <w:sz w:val="24"/>
          <w:rPrChange w16du:dateUtc="2026-07-07T18:18:00Z" w:author="Author" w:date="2026-07-07T20:18:00Z" w:id="15846">
            <w:rPr>
              <w:rFonts w:ascii="Times New Roman"/>
              <w:color w:val="000000"/>
            </w:rPr>
          </w:rPrChange>
        </w:rPr>
        <w:t>elit</w:t>
      </w:r>
      <w:r w:rsidR="00A96A35" w:rsidRPr="0027638C">
        <w:rPr>
          <w:sz w:val="24"/>
          <w:rPrChange w16du:dateUtc="2026-07-07T18:18:00Z" w:author="Author" w:date="2026-07-07T20:18:00Z" w:id="15847">
            <w:rPr>
              <w:rFonts w:ascii="Times New Roman"/>
              <w:color w:val="000000"/>
              <w:spacing w:val="47"/>
            </w:rPr>
          </w:rPrChange>
        </w:rPr>
        <w:t xml:space="preserve"> </w:t>
      </w:r>
      <w:r w:rsidR="00A96A35" w:rsidRPr="0027638C">
        <w:rPr>
          <w:sz w:val="24"/>
          <w:rPrChange w16du:dateUtc="2026-07-07T18:18:00Z" w:author="Author" w:date="2026-07-07T20:18:00Z" w:id="15848">
            <w:rPr>
              <w:rFonts w:ascii="Times New Roman"/>
              <w:color w:val="000000"/>
            </w:rPr>
          </w:rPrChange>
        </w:rPr>
        <w:t>sed</w:t>
      </w:r>
      <w:r w:rsidR="00A96A35" w:rsidRPr="0027638C">
        <w:rPr>
          <w:sz w:val="24"/>
          <w:rPrChange w16du:dateUtc="2026-07-07T18:18:00Z" w:author="Author" w:date="2026-07-07T20:18:00Z" w:id="15849">
            <w:rPr>
              <w:rFonts w:ascii="Times New Roman"/>
              <w:color w:val="000000"/>
              <w:spacing w:val="47"/>
            </w:rPr>
          </w:rPrChange>
        </w:rPr>
        <w:t xml:space="preserve"> </w:t>
      </w:r>
      <w:r w:rsidR="00A96A35" w:rsidRPr="0027638C">
        <w:rPr>
          <w:sz w:val="24"/>
          <w:rPrChange w16du:dateUtc="2026-07-07T18:18:00Z" w:author="Author" w:date="2026-07-07T20:18:00Z" w:id="15850">
            <w:rPr>
              <w:rFonts w:ascii="Times New Roman"/>
              <w:color w:val="000000"/>
            </w:rPr>
          </w:rPrChange>
        </w:rPr>
        <w:t>do</w:t>
      </w:r>
      <w:r w:rsidR="00A96A35" w:rsidRPr="0027638C">
        <w:rPr>
          <w:sz w:val="24"/>
          <w:rPrChange w16du:dateUtc="2026-07-07T18:18:00Z" w:author="Author" w:date="2026-07-07T20:18:00Z" w:id="15851">
            <w:rPr>
              <w:rFonts w:ascii="Times New Roman"/>
              <w:color w:val="000000"/>
              <w:spacing w:val="47"/>
            </w:rPr>
          </w:rPrChange>
        </w:rPr>
        <w:t xml:space="preserve"> </w:t>
      </w:r>
      <w:r w:rsidR="00A96A35" w:rsidRPr="0027638C">
        <w:rPr>
          <w:sz w:val="24"/>
          <w:rPrChange w16du:dateUtc="2026-07-07T18:18:00Z" w:author="Author" w:date="2026-07-07T20:18:00Z" w:id="15852">
            <w:rPr>
              <w:rFonts w:ascii="Times New Roman"/>
              <w:color w:val="000000"/>
            </w:rPr>
          </w:rPrChange>
        </w:rPr>
        <w:t>Eiusmod.</w:t>
      </w:r>
      <w:r w:rsidR="00A96A35" w:rsidRPr="0027638C">
        <w:rPr>
          <w:sz w:val="24"/>
          <w:rPrChange w16du:dateUtc="2026-07-07T18:18:00Z" w:author="Author" w:date="2026-07-07T20:18:00Z" w:id="15853">
            <w:rPr>
              <w:rFonts w:ascii="Times New Roman"/>
              <w:color w:val="000000"/>
              <w:spacing w:val="47"/>
            </w:rPr>
          </w:rPrChange>
        </w:rPr>
        <w:t xml:space="preserve"> </w:t>
      </w:r>
      <w:r w:rsidR="00A96A35" w:rsidRPr="0027638C">
        <w:rPr>
          <w:sz w:val="24"/>
          <w:rPrChange w16du:dateUtc="2026-07-07T18:18:00Z" w:author="Author" w:date="2026-07-07T20:18:00Z" w:id="15854">
            <w:rPr>
              <w:rFonts w:ascii="Times New Roman"/>
              <w:color w:val="000000"/>
            </w:rPr>
          </w:rPrChange>
        </w:rPr>
        <w:t>Tempor</w:t>
      </w:r>
      <w:r w:rsidR="00A96A35" w:rsidRPr="0027638C">
        <w:rPr>
          <w:sz w:val="24"/>
          <w:rPrChange w16du:dateUtc="2026-07-07T18:18:00Z" w:author="Author" w:date="2026-07-07T20:18:00Z" w:id="15855">
            <w:rPr>
              <w:rFonts w:ascii="Times New Roman"/>
              <w:color w:val="000000"/>
              <w:spacing w:val="47"/>
            </w:rPr>
          </w:rPrChange>
        </w:rPr>
        <w:t xml:space="preserve"> </w:t>
      </w:r>
      <w:r w:rsidR="00A96A35" w:rsidRPr="0027638C">
        <w:rPr>
          <w:sz w:val="24"/>
          <w:rPrChange w16du:dateUtc="2026-07-07T18:18:00Z" w:author="Author" w:date="2026-07-07T20:18:00Z" w:id="15856">
            <w:rPr>
              <w:rFonts w:ascii="Times New Roman"/>
              <w:color w:val="000000"/>
            </w:rPr>
          </w:rPrChange>
        </w:rPr>
        <w:t>incididunt</w:t>
      </w:r>
      <w:r w:rsidR="00A96A35" w:rsidRPr="0027638C">
        <w:rPr>
          <w:sz w:val="24"/>
          <w:rPrChange w16du:dateUtc="2026-07-07T18:18:00Z" w:author="Author" w:date="2026-07-07T20:18:00Z" w:id="15857">
            <w:rPr>
              <w:rFonts w:ascii="Times New Roman"/>
              <w:color w:val="000000"/>
              <w:spacing w:val="47"/>
            </w:rPr>
          </w:rPrChange>
        </w:rPr>
        <w:t xml:space="preserve"> </w:t>
      </w:r>
      <w:r w:rsidR="00A96A35" w:rsidRPr="0027638C">
        <w:rPr>
          <w:sz w:val="24"/>
          <w:rPrChange w16du:dateUtc="2026-07-07T18:18:00Z" w:author="Author" w:date="2026-07-07T20:18:00Z" w:id="15858">
            <w:rPr>
              <w:rFonts w:ascii="Times New Roman"/>
              <w:color w:val="000000"/>
            </w:rPr>
          </w:rPrChange>
        </w:rPr>
        <w:t>ut</w:t>
      </w:r>
      <w:r w:rsidR="00A96A35" w:rsidRPr="0027638C">
        <w:rPr>
          <w:sz w:val="24"/>
          <w:rPrChange w16du:dateUtc="2026-07-07T18:18:00Z" w:author="Author" w:date="2026-07-07T20:18:00Z" w:id="15859">
            <w:rPr>
              <w:rFonts w:ascii="Times New Roman"/>
              <w:color w:val="000000"/>
              <w:spacing w:val="47"/>
            </w:rPr>
          </w:rPrChange>
        </w:rPr>
        <w:t xml:space="preserve"> </w:t>
      </w:r>
      <w:r w:rsidR="00A96A35" w:rsidRPr="0027638C">
        <w:rPr>
          <w:sz w:val="24"/>
          <w:rPrChange w16du:dateUtc="2026-07-07T18:18:00Z" w:author="Author" w:date="2026-07-07T20:18:00Z" w:id="15860">
            <w:rPr>
              <w:rFonts w:ascii="Times New Roman"/>
              <w:color w:val="000000"/>
            </w:rPr>
          </w:rPrChange>
        </w:rPr>
        <w:t>labore</w:t>
      </w:r>
      <w:r w:rsidR="00A96A35" w:rsidRPr="0027638C">
        <w:rPr>
          <w:sz w:val="24"/>
          <w:rPrChange w16du:dateUtc="2026-07-07T18:18:00Z" w:author="Author" w:date="2026-07-07T20:18:00Z" w:id="15861">
            <w:rPr>
              <w:rFonts w:ascii="Times New Roman"/>
              <w:color w:val="000000"/>
              <w:spacing w:val="47"/>
            </w:rPr>
          </w:rPrChange>
        </w:rPr>
        <w:t xml:space="preserve"> </w:t>
      </w:r>
      <w:r w:rsidR="00A96A35" w:rsidRPr="0027638C">
        <w:rPr>
          <w:sz w:val="24"/>
          <w:rPrChange w16du:dateUtc="2026-07-07T18:18:00Z" w:author="Author" w:date="2026-07-07T20:18:00Z" w:id="15862">
            <w:rPr>
              <w:rFonts w:ascii="Times New Roman"/>
              <w:color w:val="000000"/>
            </w:rPr>
          </w:rPrChange>
        </w:rPr>
        <w:t>et</w:t>
      </w:r>
      <w:r w:rsidR="00A96A35" w:rsidRPr="0027638C">
        <w:rPr>
          <w:sz w:val="24"/>
          <w:rPrChange w16du:dateUtc="2026-07-07T18:18:00Z" w:author="Author" w:date="2026-07-07T20:18:00Z" w:id="15863">
            <w:rPr>
              <w:rFonts w:ascii="Times New Roman"/>
              <w:color w:val="000000"/>
              <w:spacing w:val="47"/>
            </w:rPr>
          </w:rPrChange>
        </w:rPr>
        <w:t xml:space="preserve"> </w:t>
      </w:r>
      <w:r w:rsidR="00A96A35" w:rsidRPr="0027638C">
        <w:rPr>
          <w:sz w:val="24"/>
          <w:rPrChange w16du:dateUtc="2026-07-07T18:18:00Z" w:author="Author" w:date="2026-07-07T20:18:00Z" w:id="15864">
            <w:rPr>
              <w:rFonts w:ascii="Times New Roman"/>
              <w:color w:val="000000"/>
            </w:rPr>
          </w:rPrChange>
        </w:rPr>
        <w:t>dolore</w:t>
      </w:r>
      <w:r w:rsidR="00A96A35" w:rsidRPr="0027638C">
        <w:rPr>
          <w:sz w:val="24"/>
          <w:rPrChange w16du:dateUtc="2026-07-07T18:18:00Z" w:author="Author" w:date="2026-07-07T20:18:00Z" w:id="15865">
            <w:rPr>
              <w:rFonts w:ascii="Times New Roman"/>
              <w:color w:val="000000"/>
              <w:spacing w:val="47"/>
            </w:rPr>
          </w:rPrChange>
        </w:rPr>
        <w:t xml:space="preserve"> </w:t>
      </w:r>
      <w:r w:rsidR="00A96A35" w:rsidRPr="0027638C">
        <w:rPr>
          <w:sz w:val="24"/>
          <w:rPrChange w16du:dateUtc="2026-07-07T18:18:00Z" w:author="Author" w:date="2026-07-07T20:18:00Z" w:id="15866">
            <w:rPr>
              <w:rFonts w:ascii="Times New Roman" w:hAnsi="Times New Roman"/>
              <w:color w:val="000000"/>
            </w:rPr>
          </w:rPrChange>
        </w:rPr>
        <w:t>magna</w:t>
      </w:r>
      <w:del w16du:dateUtc="2026-07-07T18:18:00Z" w:author="Author" w:date="2026-07-07T20:18:00Z" w:id="15867">
        <w:r>
          <w:rPr>
            <w:color w:val="000000"/>
          </w:rPr>
          <w:cr/>
        </w:r>
      </w:del>
      <w:r w:rsidR="00A96A35" w:rsidRPr="0027638C">
        <w:rPr>
          <w:sz w:val="24"/>
          <w:rPrChange w16du:dateUtc="2026-07-07T18:18:00Z" w:author="Author" w:date="2026-07-07T20:18:00Z" w:id="15868">
            <w:rPr>
              <w:rFonts w:ascii="Times New Roman"/>
              <w:color w:val="000000"/>
              <w:spacing w:val="665"/>
            </w:rPr>
          </w:rPrChange>
        </w:rPr>
        <w:t xml:space="preserve"> </w:t>
      </w:r>
      <w:r w:rsidR="00A96A35" w:rsidRPr="0027638C">
        <w:rPr>
          <w:sz w:val="24"/>
          <w:rPrChange w16du:dateUtc="2026-07-07T18:18:00Z" w:author="Author" w:date="2026-07-07T20:18:00Z" w:id="15869">
            <w:rPr>
              <w:rFonts w:ascii="Times New Roman"/>
              <w:color w:val="000000"/>
            </w:rPr>
          </w:rPrChange>
        </w:rPr>
        <w:t>aliqua</w:t>
      </w:r>
      <w:r w:rsidR="00A96A35" w:rsidRPr="0027638C">
        <w:rPr>
          <w:spacing w:val="-2"/>
          <w:sz w:val="24"/>
          <w:rPrChange w16du:dateUtc="2026-07-07T18:18:00Z" w:author="Author" w:date="2026-07-07T20:18:00Z" w:id="15870">
            <w:rPr>
              <w:rFonts w:ascii="Times New Roman"/>
              <w:color w:val="000000"/>
              <w:spacing w:val="1"/>
            </w:rPr>
          </w:rPrChange>
        </w:rPr>
        <w:t xml:space="preserve"> </w:t>
      </w:r>
      <w:r w:rsidR="00A96A35" w:rsidRPr="0027638C">
        <w:rPr>
          <w:sz w:val="24"/>
          <w:rPrChange w16du:dateUtc="2026-07-07T18:18:00Z" w:author="Author" w:date="2026-07-07T20:18:00Z" w:id="15871">
            <w:rPr>
              <w:rFonts w:ascii="Times New Roman"/>
              <w:color w:val="000000"/>
            </w:rPr>
          </w:rPrChange>
        </w:rPr>
        <w:t>lorem</w:t>
      </w:r>
      <w:r w:rsidR="00A96A35" w:rsidRPr="0027638C">
        <w:rPr>
          <w:spacing w:val="-2"/>
          <w:sz w:val="24"/>
          <w:rPrChange w16du:dateUtc="2026-07-07T18:18:00Z" w:author="Author" w:date="2026-07-07T20:18:00Z" w:id="15872">
            <w:rPr>
              <w:rFonts w:ascii="Times New Roman"/>
              <w:color w:val="000000"/>
              <w:spacing w:val="1"/>
            </w:rPr>
          </w:rPrChange>
        </w:rPr>
        <w:t xml:space="preserve"> </w:t>
      </w:r>
      <w:r w:rsidR="00A96A35" w:rsidRPr="0027638C">
        <w:rPr>
          <w:sz w:val="24"/>
          <w:rPrChange w16du:dateUtc="2026-07-07T18:18:00Z" w:author="Author" w:date="2026-07-07T20:18:00Z" w:id="15873">
            <w:rPr>
              <w:rFonts w:ascii="Times New Roman"/>
              <w:color w:val="000000"/>
            </w:rPr>
          </w:rPrChange>
        </w:rPr>
        <w:t>ipsum</w:t>
      </w:r>
      <w:r w:rsidR="00A96A35" w:rsidRPr="0027638C">
        <w:rPr>
          <w:spacing w:val="-2"/>
          <w:sz w:val="24"/>
          <w:rPrChange w16du:dateUtc="2026-07-07T18:18:00Z" w:author="Author" w:date="2026-07-07T20:18:00Z" w:id="15874">
            <w:rPr>
              <w:rFonts w:ascii="Times New Roman"/>
              <w:color w:val="000000"/>
              <w:spacing w:val="1"/>
            </w:rPr>
          </w:rPrChange>
        </w:rPr>
        <w:t xml:space="preserve"> </w:t>
      </w:r>
      <w:r w:rsidR="00A96A35" w:rsidRPr="0027638C">
        <w:rPr>
          <w:sz w:val="24"/>
          <w:rPrChange w16du:dateUtc="2026-07-07T18:18:00Z" w:author="Author" w:date="2026-07-07T20:18:00Z" w:id="15875">
            <w:rPr>
              <w:rFonts w:ascii="Times New Roman"/>
              <w:color w:val="000000"/>
            </w:rPr>
          </w:rPrChange>
        </w:rPr>
        <w:t>dolor</w:t>
      </w:r>
      <w:r w:rsidR="00A96A35" w:rsidRPr="0027638C">
        <w:rPr>
          <w:spacing w:val="-2"/>
          <w:sz w:val="24"/>
          <w:rPrChange w16du:dateUtc="2026-07-07T18:18:00Z" w:author="Author" w:date="2026-07-07T20:18:00Z" w:id="15876">
            <w:rPr>
              <w:rFonts w:ascii="Times New Roman"/>
              <w:color w:val="000000"/>
              <w:spacing w:val="1"/>
            </w:rPr>
          </w:rPrChange>
        </w:rPr>
        <w:t xml:space="preserve"> </w:t>
      </w:r>
      <w:r w:rsidR="00A96A35" w:rsidRPr="0027638C">
        <w:rPr>
          <w:sz w:val="24"/>
          <w:rPrChange w16du:dateUtc="2026-07-07T18:18:00Z" w:author="Author" w:date="2026-07-07T20:18:00Z" w:id="15877">
            <w:rPr>
              <w:rFonts w:ascii="Times New Roman"/>
              <w:color w:val="000000"/>
            </w:rPr>
          </w:rPrChange>
        </w:rPr>
        <w:t>sit</w:t>
      </w:r>
      <w:r w:rsidR="00A96A35" w:rsidRPr="0027638C">
        <w:rPr>
          <w:spacing w:val="-2"/>
          <w:sz w:val="24"/>
          <w:rPrChange w16du:dateUtc="2026-07-07T18:18:00Z" w:author="Author" w:date="2026-07-07T20:18:00Z" w:id="15878">
            <w:rPr>
              <w:rFonts w:ascii="Times New Roman"/>
              <w:color w:val="000000"/>
              <w:spacing w:val="1"/>
            </w:rPr>
          </w:rPrChange>
        </w:rPr>
        <w:t xml:space="preserve"> </w:t>
      </w:r>
      <w:r w:rsidR="00A96A35" w:rsidRPr="0027638C">
        <w:rPr>
          <w:sz w:val="24"/>
          <w:rPrChange w16du:dateUtc="2026-07-07T18:18:00Z" w:author="Author" w:date="2026-07-07T20:18:00Z" w:id="15879">
            <w:rPr>
              <w:rFonts w:ascii="Times New Roman"/>
              <w:color w:val="000000"/>
            </w:rPr>
          </w:rPrChange>
        </w:rPr>
        <w:t>amet</w:t>
      </w:r>
      <w:r w:rsidR="00A96A35" w:rsidRPr="0027638C">
        <w:rPr>
          <w:spacing w:val="-2"/>
          <w:sz w:val="24"/>
          <w:rPrChange w16du:dateUtc="2026-07-07T18:18:00Z" w:author="Author" w:date="2026-07-07T20:18:00Z" w:id="15880">
            <w:rPr>
              <w:rFonts w:ascii="Times New Roman"/>
              <w:color w:val="000000"/>
              <w:spacing w:val="1"/>
            </w:rPr>
          </w:rPrChange>
        </w:rPr>
        <w:t xml:space="preserve"> </w:t>
      </w:r>
      <w:r w:rsidR="00A96A35" w:rsidRPr="0027638C">
        <w:rPr>
          <w:sz w:val="24"/>
          <w:rPrChange w16du:dateUtc="2026-07-07T18:18:00Z" w:author="Author" w:date="2026-07-07T20:18:00Z" w:id="15881">
            <w:rPr>
              <w:rFonts w:ascii="Times New Roman"/>
              <w:color w:val="000000"/>
            </w:rPr>
          </w:rPrChange>
        </w:rPr>
        <w:t>consectetur</w:t>
      </w:r>
      <w:r w:rsidR="00A96A35" w:rsidRPr="0027638C">
        <w:rPr>
          <w:spacing w:val="-2"/>
          <w:sz w:val="24"/>
          <w:rPrChange w16du:dateUtc="2026-07-07T18:18:00Z" w:author="Author" w:date="2026-07-07T20:18:00Z" w:id="15882">
            <w:rPr>
              <w:rFonts w:ascii="Times New Roman"/>
              <w:color w:val="000000"/>
              <w:spacing w:val="1"/>
            </w:rPr>
          </w:rPrChange>
        </w:rPr>
        <w:t xml:space="preserve"> </w:t>
      </w:r>
      <w:r w:rsidR="00A96A35" w:rsidRPr="0027638C">
        <w:rPr>
          <w:sz w:val="24"/>
          <w:rPrChange w16du:dateUtc="2026-07-07T18:18:00Z" w:author="Author" w:date="2026-07-07T20:18:00Z" w:id="15883">
            <w:rPr>
              <w:rFonts w:ascii="Times New Roman"/>
              <w:color w:val="000000"/>
            </w:rPr>
          </w:rPrChange>
        </w:rPr>
        <w:t>adipiscing</w:t>
      </w:r>
      <w:r w:rsidR="00A96A35" w:rsidRPr="0027638C">
        <w:rPr>
          <w:spacing w:val="-2"/>
          <w:sz w:val="24"/>
          <w:rPrChange w16du:dateUtc="2026-07-07T18:18:00Z" w:author="Author" w:date="2026-07-07T20:18:00Z" w:id="15884">
            <w:rPr>
              <w:rFonts w:ascii="Times New Roman"/>
              <w:color w:val="000000"/>
              <w:spacing w:val="1"/>
            </w:rPr>
          </w:rPrChange>
        </w:rPr>
        <w:t xml:space="preserve"> </w:t>
      </w:r>
      <w:r w:rsidR="00A96A35" w:rsidRPr="0027638C">
        <w:rPr>
          <w:sz w:val="24"/>
          <w:rPrChange w16du:dateUtc="2026-07-07T18:18:00Z" w:author="Author" w:date="2026-07-07T20:18:00Z" w:id="15885">
            <w:rPr>
              <w:rFonts w:ascii="Times New Roman"/>
              <w:color w:val="000000"/>
            </w:rPr>
          </w:rPrChange>
        </w:rPr>
        <w:t>elit</w:t>
      </w:r>
      <w:r w:rsidR="00A96A35" w:rsidRPr="0027638C">
        <w:rPr>
          <w:spacing w:val="-2"/>
          <w:sz w:val="24"/>
          <w:rPrChange w16du:dateUtc="2026-07-07T18:18:00Z" w:author="Author" w:date="2026-07-07T20:18:00Z" w:id="15886">
            <w:rPr>
              <w:rFonts w:ascii="Times New Roman"/>
              <w:color w:val="000000"/>
              <w:spacing w:val="1"/>
            </w:rPr>
          </w:rPrChange>
        </w:rPr>
        <w:t xml:space="preserve"> </w:t>
      </w:r>
      <w:r w:rsidR="00A96A35" w:rsidRPr="0027638C">
        <w:rPr>
          <w:sz w:val="24"/>
          <w:rPrChange w16du:dateUtc="2026-07-07T18:18:00Z" w:author="Author" w:date="2026-07-07T20:18:00Z" w:id="15887">
            <w:rPr>
              <w:rFonts w:ascii="Times New Roman"/>
              <w:color w:val="000000"/>
            </w:rPr>
          </w:rPrChange>
        </w:rPr>
        <w:t>Sed</w:t>
      </w:r>
      <w:r w:rsidR="00A96A35" w:rsidRPr="0027638C">
        <w:rPr>
          <w:spacing w:val="-2"/>
          <w:sz w:val="24"/>
          <w:rPrChange w16du:dateUtc="2026-07-07T18:18:00Z" w:author="Author" w:date="2026-07-07T20:18:00Z" w:id="15888">
            <w:rPr>
              <w:rFonts w:ascii="Times New Roman"/>
              <w:color w:val="000000"/>
              <w:spacing w:val="1"/>
            </w:rPr>
          </w:rPrChange>
        </w:rPr>
        <w:t xml:space="preserve"> </w:t>
      </w:r>
      <w:r w:rsidR="00A96A35" w:rsidRPr="0027638C">
        <w:rPr>
          <w:sz w:val="24"/>
          <w:rPrChange w16du:dateUtc="2026-07-07T18:18:00Z" w:author="Author" w:date="2026-07-07T20:18:00Z" w:id="15889">
            <w:rPr>
              <w:rFonts w:ascii="Times New Roman"/>
              <w:color w:val="000000"/>
            </w:rPr>
          </w:rPrChange>
        </w:rPr>
        <w:t>Do</w:t>
      </w:r>
      <w:r w:rsidR="00A96A35" w:rsidRPr="0027638C">
        <w:rPr>
          <w:spacing w:val="-2"/>
          <w:sz w:val="24"/>
          <w:rPrChange w16du:dateUtc="2026-07-07T18:18:00Z" w:author="Author" w:date="2026-07-07T20:18:00Z" w:id="15890">
            <w:rPr>
              <w:rFonts w:ascii="Times New Roman"/>
              <w:color w:val="000000"/>
              <w:spacing w:val="1"/>
            </w:rPr>
          </w:rPrChange>
        </w:rPr>
        <w:t xml:space="preserve"> </w:t>
      </w:r>
      <w:r w:rsidR="00A96A35" w:rsidRPr="0027638C">
        <w:rPr>
          <w:sz w:val="24"/>
          <w:rPrChange w16du:dateUtc="2026-07-07T18:18:00Z" w:author="Author" w:date="2026-07-07T20:18:00Z" w:id="15891">
            <w:rPr>
              <w:rFonts w:ascii="Times New Roman"/>
              <w:color w:val="000000"/>
            </w:rPr>
          </w:rPrChange>
        </w:rPr>
        <w:t>eiusmod</w:t>
      </w:r>
      <w:r w:rsidR="00A96A35" w:rsidRPr="0027638C">
        <w:rPr>
          <w:spacing w:val="-2"/>
          <w:sz w:val="24"/>
          <w:rPrChange w16du:dateUtc="2026-07-07T18:18:00Z" w:author="Author" w:date="2026-07-07T20:18:00Z" w:id="15892">
            <w:rPr>
              <w:rFonts w:ascii="Times New Roman"/>
              <w:color w:val="000000"/>
              <w:spacing w:val="1"/>
            </w:rPr>
          </w:rPrChange>
        </w:rPr>
        <w:t xml:space="preserve"> </w:t>
      </w:r>
      <w:r w:rsidR="00A96A35" w:rsidRPr="0027638C">
        <w:rPr>
          <w:sz w:val="24"/>
          <w:rPrChange w16du:dateUtc="2026-07-07T18:18:00Z" w:author="Author" w:date="2026-07-07T20:18:00Z" w:id="15893">
            <w:rPr>
              <w:rFonts w:ascii="Times New Roman"/>
              <w:color w:val="000000"/>
            </w:rPr>
          </w:rPrChange>
        </w:rPr>
        <w:t>tempor</w:t>
      </w:r>
      <w:r w:rsidR="00A96A35" w:rsidRPr="0027638C">
        <w:rPr>
          <w:spacing w:val="-2"/>
          <w:sz w:val="24"/>
          <w:rPrChange w16du:dateUtc="2026-07-07T18:18:00Z" w:author="Author" w:date="2026-07-07T20:18:00Z" w:id="15894">
            <w:rPr>
              <w:rFonts w:ascii="Times New Roman"/>
              <w:color w:val="000000"/>
              <w:spacing w:val="1"/>
            </w:rPr>
          </w:rPrChange>
        </w:rPr>
        <w:t xml:space="preserve"> </w:t>
      </w:r>
      <w:r w:rsidR="00A96A35" w:rsidRPr="0027638C">
        <w:rPr>
          <w:sz w:val="24"/>
          <w:rPrChange w16du:dateUtc="2026-07-07T18:18:00Z" w:author="Author" w:date="2026-07-07T20:18:00Z" w:id="15895">
            <w:rPr>
              <w:rFonts w:ascii="Times New Roman" w:hAnsi="Times New Roman"/>
              <w:color w:val="000000"/>
            </w:rPr>
          </w:rPrChange>
        </w:rPr>
        <w:t>Incididunt.</w:t>
      </w:r>
      <w:del w16du:dateUtc="2026-07-07T18:18:00Z" w:author="Author" w:date="2026-07-07T20:18:00Z" w:id="15896">
        <w:r>
          <w:rPr>
            <w:color w:val="000000"/>
          </w:rPr>
          <w:cr/>
        </w:r>
      </w:del>
      <w:r w:rsidR="00A96A35" w:rsidRPr="0027638C">
        <w:rPr>
          <w:sz w:val="24"/>
          <w:rPrChange w16du:dateUtc="2026-07-07T18:18:00Z" w:author="Author" w:date="2026-07-07T20:18:00Z" w:id="15897">
            <w:rPr>
              <w:rFonts w:ascii="Times New Roman"/>
              <w:color w:val="000000"/>
              <w:spacing w:val="665"/>
            </w:rPr>
          </w:rPrChange>
        </w:rPr>
        <w:t xml:space="preserve"> </w:t>
      </w:r>
      <w:r w:rsidR="00A96A35" w:rsidRPr="0027638C">
        <w:rPr>
          <w:sz w:val="24"/>
          <w:rPrChange w16du:dateUtc="2026-07-07T18:18:00Z" w:author="Author" w:date="2026-07-07T20:18:00Z" w:id="15898">
            <w:rPr>
              <w:rFonts w:ascii="Times New Roman"/>
              <w:color w:val="000000"/>
            </w:rPr>
          </w:rPrChange>
        </w:rPr>
        <w:t>Ut</w:t>
      </w:r>
      <w:r w:rsidR="00A96A35" w:rsidRPr="0027638C">
        <w:rPr>
          <w:sz w:val="24"/>
          <w:rPrChange w16du:dateUtc="2026-07-07T18:18:00Z" w:author="Author" w:date="2026-07-07T20:18:00Z" w:id="15899">
            <w:rPr>
              <w:rFonts w:ascii="Times New Roman"/>
              <w:color w:val="000000"/>
              <w:spacing w:val="29"/>
            </w:rPr>
          </w:rPrChange>
        </w:rPr>
        <w:t xml:space="preserve"> </w:t>
      </w:r>
      <w:r w:rsidR="00A96A35" w:rsidRPr="0027638C">
        <w:rPr>
          <w:sz w:val="24"/>
          <w:rPrChange w16du:dateUtc="2026-07-07T18:18:00Z" w:author="Author" w:date="2026-07-07T20:18:00Z" w:id="15900">
            <w:rPr>
              <w:rFonts w:ascii="Times New Roman"/>
              <w:color w:val="000000"/>
            </w:rPr>
          </w:rPrChange>
        </w:rPr>
        <w:t>labore</w:t>
      </w:r>
      <w:r w:rsidR="00A96A35" w:rsidRPr="0027638C">
        <w:rPr>
          <w:sz w:val="24"/>
          <w:rPrChange w16du:dateUtc="2026-07-07T18:18:00Z" w:author="Author" w:date="2026-07-07T20:18:00Z" w:id="15901">
            <w:rPr>
              <w:rFonts w:ascii="Times New Roman"/>
              <w:color w:val="000000"/>
              <w:spacing w:val="29"/>
            </w:rPr>
          </w:rPrChange>
        </w:rPr>
        <w:t xml:space="preserve"> </w:t>
      </w:r>
      <w:r w:rsidR="00A96A35" w:rsidRPr="0027638C">
        <w:rPr>
          <w:sz w:val="24"/>
          <w:rPrChange w16du:dateUtc="2026-07-07T18:18:00Z" w:author="Author" w:date="2026-07-07T20:18:00Z" w:id="15902">
            <w:rPr>
              <w:rFonts w:ascii="Times New Roman"/>
              <w:color w:val="000000"/>
            </w:rPr>
          </w:rPrChange>
        </w:rPr>
        <w:t>et</w:t>
      </w:r>
      <w:r w:rsidR="00A96A35" w:rsidRPr="0027638C">
        <w:rPr>
          <w:sz w:val="24"/>
          <w:rPrChange w16du:dateUtc="2026-07-07T18:18:00Z" w:author="Author" w:date="2026-07-07T20:18:00Z" w:id="15903">
            <w:rPr>
              <w:rFonts w:ascii="Times New Roman"/>
              <w:color w:val="000000"/>
              <w:spacing w:val="29"/>
            </w:rPr>
          </w:rPrChange>
        </w:rPr>
        <w:t xml:space="preserve"> </w:t>
      </w:r>
      <w:r w:rsidR="00A96A35" w:rsidRPr="0027638C">
        <w:rPr>
          <w:sz w:val="24"/>
          <w:rPrChange w16du:dateUtc="2026-07-07T18:18:00Z" w:author="Author" w:date="2026-07-07T20:18:00Z" w:id="15904">
            <w:rPr>
              <w:rFonts w:ascii="Times New Roman"/>
              <w:color w:val="000000"/>
            </w:rPr>
          </w:rPrChange>
        </w:rPr>
        <w:t>dolore</w:t>
      </w:r>
      <w:r w:rsidR="00A96A35" w:rsidRPr="0027638C">
        <w:rPr>
          <w:sz w:val="24"/>
          <w:rPrChange w16du:dateUtc="2026-07-07T18:18:00Z" w:author="Author" w:date="2026-07-07T20:18:00Z" w:id="15905">
            <w:rPr>
              <w:rFonts w:ascii="Times New Roman"/>
              <w:color w:val="000000"/>
              <w:spacing w:val="29"/>
            </w:rPr>
          </w:rPrChange>
        </w:rPr>
        <w:t xml:space="preserve"> </w:t>
      </w:r>
      <w:r w:rsidR="00A96A35" w:rsidRPr="0027638C">
        <w:rPr>
          <w:sz w:val="24"/>
          <w:rPrChange w16du:dateUtc="2026-07-07T18:18:00Z" w:author="Author" w:date="2026-07-07T20:18:00Z" w:id="15906">
            <w:rPr>
              <w:rFonts w:ascii="Times New Roman"/>
              <w:color w:val="000000"/>
            </w:rPr>
          </w:rPrChange>
        </w:rPr>
        <w:t>Magna</w:t>
      </w:r>
      <w:r w:rsidR="00A96A35" w:rsidRPr="0027638C">
        <w:rPr>
          <w:sz w:val="24"/>
          <w:rPrChange w16du:dateUtc="2026-07-07T18:18:00Z" w:author="Author" w:date="2026-07-07T20:18:00Z" w:id="15907">
            <w:rPr>
              <w:rFonts w:ascii="Times New Roman"/>
              <w:color w:val="000000"/>
              <w:spacing w:val="29"/>
            </w:rPr>
          </w:rPrChange>
        </w:rPr>
        <w:t xml:space="preserve"> </w:t>
      </w:r>
      <w:del w16du:dateUtc="2026-07-07T18:18:00Z" w:author="Author" w:date="2026-07-07T20:18:00Z" w:id="15908">
        <w:r>
          <w:rPr>
            <w:color w:val="000000"/>
          </w:rPr>
          <w:delText>Law</w:delText>
        </w:r>
      </w:del>
      <w:ins w16du:dateUtc="2026-07-07T18:18:00Z" w:author="Author" w:date="2026-07-07T20:18:00Z" w:id="15909">
        <w:r w:rsidR="00A96A35" w:rsidRPr="0027638C">
          <w:rPr>
            <w:sz w:val="24"/>
            <w:szCs w:val="24"/>
          </w:rPr>
          <w:t>Aliqua</w:t>
        </w:r>
      </w:ins>
      <w:r w:rsidR="00A96A35" w:rsidRPr="0027638C">
        <w:rPr>
          <w:sz w:val="24"/>
          <w:rPrChange w16du:dateUtc="2026-07-07T18:18:00Z" w:author="Author" w:date="2026-07-07T20:18:00Z" w:id="15910">
            <w:rPr>
              <w:rFonts w:ascii="Times New Roman"/>
              <w:color w:val="000000"/>
            </w:rPr>
          </w:rPrChange>
        </w:rPr>
        <w:t>,</w:t>
      </w:r>
      <w:r w:rsidR="00A96A35" w:rsidRPr="0027638C">
        <w:rPr>
          <w:sz w:val="24"/>
          <w:rPrChange w16du:dateUtc="2026-07-07T18:18:00Z" w:author="Author" w:date="2026-07-07T20:18:00Z" w:id="15911">
            <w:rPr>
              <w:rFonts w:ascii="Times New Roman"/>
              <w:color w:val="000000"/>
              <w:spacing w:val="29"/>
            </w:rPr>
          </w:rPrChange>
        </w:rPr>
        <w:t xml:space="preserve"> </w:t>
      </w:r>
      <w:r w:rsidR="00A96A35" w:rsidRPr="0027638C">
        <w:rPr>
          <w:sz w:val="24"/>
          <w:rPrChange w16du:dateUtc="2026-07-07T18:18:00Z" w:author="Author" w:date="2026-07-07T20:18:00Z" w:id="15912">
            <w:rPr>
              <w:rFonts w:ascii="Times New Roman"/>
              <w:color w:val="000000"/>
            </w:rPr>
          </w:rPrChange>
        </w:rPr>
        <w:t>lorem</w:t>
      </w:r>
      <w:ins w16du:dateUtc="2026-07-07T18:18:00Z" w:author="Author" w:date="2026-07-07T20:18:00Z" w:id="15913">
        <w:r w:rsidR="00A96A35" w:rsidRPr="0027638C">
          <w:rPr>
            <w:sz w:val="24"/>
            <w:szCs w:val="24"/>
          </w:rPr>
          <w:t>,</w:t>
        </w:r>
      </w:ins>
      <w:r w:rsidR="00A96A35" w:rsidRPr="0027638C">
        <w:rPr>
          <w:sz w:val="24"/>
          <w:rPrChange w16du:dateUtc="2026-07-07T18:18:00Z" w:author="Author" w:date="2026-07-07T20:18:00Z" w:id="15914">
            <w:rPr>
              <w:rFonts w:ascii="Times New Roman"/>
              <w:color w:val="000000"/>
              <w:spacing w:val="29"/>
            </w:rPr>
          </w:rPrChange>
        </w:rPr>
        <w:t xml:space="preserve"> </w:t>
      </w:r>
      <w:r w:rsidR="00A96A35" w:rsidRPr="0027638C">
        <w:rPr>
          <w:sz w:val="24"/>
          <w:rPrChange w16du:dateUtc="2026-07-07T18:18:00Z" w:author="Author" w:date="2026-07-07T20:18:00Z" w:id="15915">
            <w:rPr>
              <w:rFonts w:ascii="Times New Roman"/>
              <w:color w:val="000000"/>
            </w:rPr>
          </w:rPrChange>
        </w:rPr>
        <w:t>ipsum</w:t>
      </w:r>
      <w:r w:rsidR="00A96A35" w:rsidRPr="0027638C">
        <w:rPr>
          <w:sz w:val="24"/>
          <w:rPrChange w16du:dateUtc="2026-07-07T18:18:00Z" w:author="Author" w:date="2026-07-07T20:18:00Z" w:id="15916">
            <w:rPr>
              <w:rFonts w:ascii="Times New Roman"/>
              <w:color w:val="000000"/>
              <w:spacing w:val="29"/>
            </w:rPr>
          </w:rPrChange>
        </w:rPr>
        <w:t xml:space="preserve"> </w:t>
      </w:r>
      <w:r w:rsidR="00A96A35" w:rsidRPr="0027638C">
        <w:rPr>
          <w:sz w:val="24"/>
          <w:rPrChange w16du:dateUtc="2026-07-07T18:18:00Z" w:author="Author" w:date="2026-07-07T20:18:00Z" w:id="15917">
            <w:rPr>
              <w:rFonts w:ascii="Times New Roman"/>
              <w:color w:val="000000"/>
            </w:rPr>
          </w:rPrChange>
        </w:rPr>
        <w:t>dolor</w:t>
      </w:r>
      <w:del w16du:dateUtc="2026-07-07T18:18:00Z" w:author="Author" w:date="2026-07-07T20:18:00Z" w:id="15918">
        <w:r>
          <w:rPr>
            <w:color w:val="000000"/>
            <w:spacing w:val="29"/>
          </w:rPr>
          <w:delText xml:space="preserve"> </w:delText>
        </w:r>
        <w:r>
          <w:rPr>
            <w:color w:val="000000"/>
          </w:rPr>
          <w:delText>Privacy</w:delText>
        </w:r>
        <w:r>
          <w:rPr>
            <w:color w:val="000000"/>
            <w:spacing w:val="29"/>
          </w:rPr>
          <w:delText xml:space="preserve"> </w:delText>
        </w:r>
        <w:r>
          <w:rPr>
            <w:color w:val="000000"/>
          </w:rPr>
          <w:delText>Laws,</w:delText>
        </w:r>
        <w:r>
          <w:rPr>
            <w:color w:val="000000"/>
            <w:spacing w:val="29"/>
          </w:rPr>
          <w:delText xml:space="preserve"> </w:delText>
        </w:r>
      </w:del>
      <w:ins w16du:dateUtc="2026-07-07T18:18:00Z" w:author="Author" w:date="2026-07-07T20:18:00Z" w:id="15919">
        <w:r w:rsidR="00A96A35" w:rsidRPr="0027638C">
          <w:rPr>
            <w:sz w:val="24"/>
            <w:szCs w:val="24"/>
          </w:rPr>
          <w:t xml:space="preserve">, sit amet consectetur adipiscing elit sed, </w:t>
        </w:r>
      </w:ins>
      <w:r w:rsidR="00A96A35" w:rsidRPr="0027638C">
        <w:rPr>
          <w:sz w:val="24"/>
          <w:rPrChange w16du:dateUtc="2026-07-07T18:18:00Z" w:author="Author" w:date="2026-07-07T20:18:00Z" w:id="15920">
            <w:rPr>
              <w:rFonts w:ascii="Times New Roman"/>
              <w:color w:val="000000"/>
            </w:rPr>
          </w:rPrChange>
        </w:rPr>
        <w:t>do</w:t>
      </w:r>
      <w:r w:rsidR="00A96A35" w:rsidRPr="0027638C">
        <w:rPr>
          <w:sz w:val="24"/>
          <w:rPrChange w16du:dateUtc="2026-07-07T18:18:00Z" w:author="Author" w:date="2026-07-07T20:18:00Z" w:id="15921">
            <w:rPr>
              <w:rFonts w:ascii="Times New Roman"/>
              <w:color w:val="000000"/>
              <w:spacing w:val="29"/>
            </w:rPr>
          </w:rPrChange>
        </w:rPr>
        <w:t xml:space="preserve"> </w:t>
      </w:r>
      <w:r w:rsidR="00A96A35" w:rsidRPr="0027638C">
        <w:rPr>
          <w:sz w:val="24"/>
          <w:rPrChange w16du:dateUtc="2026-07-07T18:18:00Z" w:author="Author" w:date="2026-07-07T20:18:00Z" w:id="15922">
            <w:rPr>
              <w:rFonts w:ascii="Times New Roman" w:hAnsi="Times New Roman"/>
              <w:color w:val="000000"/>
            </w:rPr>
          </w:rPrChange>
        </w:rPr>
        <w:t>eiusmod</w:t>
      </w:r>
      <w:del w16du:dateUtc="2026-07-07T18:18:00Z" w:author="Author" w:date="2026-07-07T20:18:00Z" w:id="15923">
        <w:r>
          <w:rPr>
            <w:color w:val="000000"/>
          </w:rPr>
          <w:cr/>
        </w:r>
      </w:del>
      <w:r w:rsidR="00A96A35" w:rsidRPr="0027638C">
        <w:rPr>
          <w:sz w:val="24"/>
          <w:rPrChange w16du:dateUtc="2026-07-07T18:18:00Z" w:author="Author" w:date="2026-07-07T20:18:00Z" w:id="15924">
            <w:rPr>
              <w:rFonts w:ascii="Times New Roman"/>
              <w:color w:val="000000"/>
              <w:spacing w:val="665"/>
            </w:rPr>
          </w:rPrChange>
        </w:rPr>
        <w:t xml:space="preserve"> </w:t>
      </w:r>
      <w:r w:rsidR="00A96A35" w:rsidRPr="0027638C">
        <w:rPr>
          <w:sz w:val="24"/>
          <w:rPrChange w16du:dateUtc="2026-07-07T18:18:00Z" w:author="Author" w:date="2026-07-07T20:18:00Z" w:id="15925">
            <w:rPr>
              <w:rFonts w:ascii="Times New Roman"/>
              <w:color w:val="000000"/>
            </w:rPr>
          </w:rPrChange>
        </w:rPr>
        <w:t>tempor</w:t>
      </w:r>
      <w:r w:rsidR="00A96A35" w:rsidRPr="0027638C">
        <w:rPr>
          <w:sz w:val="24"/>
          <w:rPrChange w16du:dateUtc="2026-07-07T18:18:00Z" w:author="Author" w:date="2026-07-07T20:18:00Z" w:id="15926">
            <w:rPr>
              <w:rFonts w:ascii="Times New Roman"/>
              <w:color w:val="000000"/>
              <w:spacing w:val="13"/>
            </w:rPr>
          </w:rPrChange>
        </w:rPr>
        <w:t xml:space="preserve"> </w:t>
      </w:r>
      <w:r w:rsidR="00A96A35" w:rsidRPr="0027638C">
        <w:rPr>
          <w:sz w:val="24"/>
          <w:rPrChange w16du:dateUtc="2026-07-07T18:18:00Z" w:author="Author" w:date="2026-07-07T20:18:00Z" w:id="15927">
            <w:rPr>
              <w:rFonts w:ascii="Times New Roman"/>
              <w:color w:val="000000"/>
            </w:rPr>
          </w:rPrChange>
        </w:rPr>
        <w:t>Incididunt</w:t>
      </w:r>
      <w:r w:rsidR="00A96A35" w:rsidRPr="0027638C">
        <w:rPr>
          <w:sz w:val="24"/>
          <w:rPrChange w16du:dateUtc="2026-07-07T18:18:00Z" w:author="Author" w:date="2026-07-07T20:18:00Z" w:id="15928">
            <w:rPr>
              <w:rFonts w:ascii="Times New Roman"/>
              <w:color w:val="000000"/>
              <w:spacing w:val="13"/>
            </w:rPr>
          </w:rPrChange>
        </w:rPr>
        <w:t xml:space="preserve"> </w:t>
      </w:r>
      <w:r w:rsidR="00A96A35" w:rsidRPr="0027638C">
        <w:rPr>
          <w:sz w:val="24"/>
          <w:rPrChange w16du:dateUtc="2026-07-07T18:18:00Z" w:author="Author" w:date="2026-07-07T20:18:00Z" w:id="15929">
            <w:rPr>
              <w:rFonts w:ascii="Times New Roman"/>
              <w:color w:val="000000"/>
            </w:rPr>
          </w:rPrChange>
        </w:rPr>
        <w:t>ut</w:t>
      </w:r>
      <w:r w:rsidR="00A96A35" w:rsidRPr="0027638C">
        <w:rPr>
          <w:sz w:val="24"/>
          <w:rPrChange w16du:dateUtc="2026-07-07T18:18:00Z" w:author="Author" w:date="2026-07-07T20:18:00Z" w:id="15930">
            <w:rPr>
              <w:rFonts w:ascii="Times New Roman"/>
              <w:color w:val="000000"/>
              <w:spacing w:val="13"/>
            </w:rPr>
          </w:rPrChange>
        </w:rPr>
        <w:t xml:space="preserve"> </w:t>
      </w:r>
      <w:r w:rsidR="00A96A35" w:rsidRPr="0027638C">
        <w:rPr>
          <w:sz w:val="24"/>
          <w:rPrChange w16du:dateUtc="2026-07-07T18:18:00Z" w:author="Author" w:date="2026-07-07T20:18:00Z" w:id="15931">
            <w:rPr>
              <w:rFonts w:ascii="Times New Roman"/>
              <w:color w:val="000000"/>
            </w:rPr>
          </w:rPrChange>
        </w:rPr>
        <w:t>labore</w:t>
      </w:r>
      <w:r w:rsidR="00A96A35" w:rsidRPr="0027638C">
        <w:rPr>
          <w:sz w:val="24"/>
          <w:rPrChange w16du:dateUtc="2026-07-07T18:18:00Z" w:author="Author" w:date="2026-07-07T20:18:00Z" w:id="15932">
            <w:rPr>
              <w:rFonts w:ascii="Times New Roman"/>
              <w:color w:val="000000"/>
              <w:spacing w:val="13"/>
            </w:rPr>
          </w:rPrChange>
        </w:rPr>
        <w:t xml:space="preserve"> </w:t>
      </w:r>
      <w:r w:rsidR="00A96A35" w:rsidRPr="0027638C">
        <w:rPr>
          <w:sz w:val="24"/>
          <w:rPrChange w16du:dateUtc="2026-07-07T18:18:00Z" w:author="Author" w:date="2026-07-07T20:18:00Z" w:id="15933">
            <w:rPr>
              <w:rFonts w:ascii="Times New Roman"/>
              <w:color w:val="000000"/>
            </w:rPr>
          </w:rPrChange>
        </w:rPr>
        <w:t>et</w:t>
      </w:r>
      <w:r w:rsidR="00A96A35" w:rsidRPr="0027638C">
        <w:rPr>
          <w:sz w:val="24"/>
          <w:rPrChange w16du:dateUtc="2026-07-07T18:18:00Z" w:author="Author" w:date="2026-07-07T20:18:00Z" w:id="15934">
            <w:rPr>
              <w:rFonts w:ascii="Times New Roman"/>
              <w:color w:val="000000"/>
              <w:spacing w:val="13"/>
            </w:rPr>
          </w:rPrChange>
        </w:rPr>
        <w:t xml:space="preserve"> </w:t>
      </w:r>
      <w:r w:rsidR="00A96A35" w:rsidRPr="0027638C">
        <w:rPr>
          <w:sz w:val="24"/>
          <w:rPrChange w16du:dateUtc="2026-07-07T18:18:00Z" w:author="Author" w:date="2026-07-07T20:18:00Z" w:id="15935">
            <w:rPr>
              <w:rFonts w:ascii="Times New Roman"/>
              <w:color w:val="000000"/>
            </w:rPr>
          </w:rPrChange>
        </w:rPr>
        <w:t>dolore</w:t>
      </w:r>
      <w:r w:rsidR="00A96A35" w:rsidRPr="0027638C">
        <w:rPr>
          <w:sz w:val="24"/>
          <w:rPrChange w16du:dateUtc="2026-07-07T18:18:00Z" w:author="Author" w:date="2026-07-07T20:18:00Z" w:id="15936">
            <w:rPr>
              <w:rFonts w:ascii="Times New Roman"/>
              <w:color w:val="000000"/>
              <w:spacing w:val="13"/>
            </w:rPr>
          </w:rPrChange>
        </w:rPr>
        <w:t xml:space="preserve"> </w:t>
      </w:r>
      <w:r w:rsidR="00A96A35" w:rsidRPr="0027638C">
        <w:rPr>
          <w:sz w:val="24"/>
          <w:rPrChange w16du:dateUtc="2026-07-07T18:18:00Z" w:author="Author" w:date="2026-07-07T20:18:00Z" w:id="15937">
            <w:rPr>
              <w:rFonts w:ascii="Times New Roman"/>
              <w:color w:val="000000"/>
            </w:rPr>
          </w:rPrChange>
        </w:rPr>
        <w:t>magna</w:t>
      </w:r>
      <w:r w:rsidR="00A96A35" w:rsidRPr="0027638C">
        <w:rPr>
          <w:sz w:val="24"/>
          <w:rPrChange w16du:dateUtc="2026-07-07T18:18:00Z" w:author="Author" w:date="2026-07-07T20:18:00Z" w:id="15938">
            <w:rPr>
              <w:rFonts w:ascii="Times New Roman"/>
              <w:color w:val="000000"/>
              <w:spacing w:val="13"/>
            </w:rPr>
          </w:rPrChange>
        </w:rPr>
        <w:t xml:space="preserve"> </w:t>
      </w:r>
      <w:r w:rsidR="00A96A35" w:rsidRPr="0027638C">
        <w:rPr>
          <w:sz w:val="24"/>
          <w:rPrChange w16du:dateUtc="2026-07-07T18:18:00Z" w:author="Author" w:date="2026-07-07T20:18:00Z" w:id="15939">
            <w:rPr>
              <w:rFonts w:ascii="Times New Roman"/>
              <w:color w:val="000000"/>
            </w:rPr>
          </w:rPrChange>
        </w:rPr>
        <w:t>aliqua</w:t>
      </w:r>
      <w:r w:rsidR="00A96A35" w:rsidRPr="0027638C">
        <w:rPr>
          <w:sz w:val="24"/>
          <w:rPrChange w16du:dateUtc="2026-07-07T18:18:00Z" w:author="Author" w:date="2026-07-07T20:18:00Z" w:id="15940">
            <w:rPr>
              <w:rFonts w:ascii="Times New Roman"/>
              <w:color w:val="000000"/>
              <w:spacing w:val="13"/>
            </w:rPr>
          </w:rPrChange>
        </w:rPr>
        <w:t xml:space="preserve"> </w:t>
      </w:r>
      <w:r w:rsidR="00A96A35" w:rsidRPr="0027638C">
        <w:rPr>
          <w:sz w:val="24"/>
          <w:rPrChange w16du:dateUtc="2026-07-07T18:18:00Z" w:author="Author" w:date="2026-07-07T20:18:00Z" w:id="15941">
            <w:rPr>
              <w:rFonts w:ascii="Times New Roman"/>
              <w:color w:val="000000"/>
            </w:rPr>
          </w:rPrChange>
        </w:rPr>
        <w:t>lorem</w:t>
      </w:r>
      <w:r w:rsidR="00A96A35" w:rsidRPr="0027638C">
        <w:rPr>
          <w:sz w:val="24"/>
          <w:rPrChange w16du:dateUtc="2026-07-07T18:18:00Z" w:author="Author" w:date="2026-07-07T20:18:00Z" w:id="15942">
            <w:rPr>
              <w:rFonts w:ascii="Times New Roman"/>
              <w:color w:val="000000"/>
              <w:spacing w:val="13"/>
            </w:rPr>
          </w:rPrChange>
        </w:rPr>
        <w:t xml:space="preserve"> </w:t>
      </w:r>
      <w:r w:rsidR="00A96A35" w:rsidRPr="0027638C">
        <w:rPr>
          <w:sz w:val="24"/>
          <w:rPrChange w16du:dateUtc="2026-07-07T18:18:00Z" w:author="Author" w:date="2026-07-07T20:18:00Z" w:id="15943">
            <w:rPr>
              <w:rFonts w:ascii="Times New Roman"/>
              <w:color w:val="000000"/>
            </w:rPr>
          </w:rPrChange>
        </w:rPr>
        <w:t>Ipsum</w:t>
      </w:r>
      <w:r w:rsidR="00A96A35" w:rsidRPr="0027638C">
        <w:rPr>
          <w:sz w:val="24"/>
          <w:rPrChange w16du:dateUtc="2026-07-07T18:18:00Z" w:author="Author" w:date="2026-07-07T20:18:00Z" w:id="15944">
            <w:rPr>
              <w:rFonts w:ascii="Times New Roman"/>
              <w:color w:val="000000"/>
              <w:spacing w:val="13"/>
            </w:rPr>
          </w:rPrChange>
        </w:rPr>
        <w:t xml:space="preserve"> </w:t>
      </w:r>
      <w:r w:rsidR="00A96A35" w:rsidRPr="0027638C">
        <w:rPr>
          <w:sz w:val="24"/>
          <w:rPrChange w16du:dateUtc="2026-07-07T18:18:00Z" w:author="Author" w:date="2026-07-07T20:18:00Z" w:id="15945">
            <w:rPr>
              <w:rFonts w:ascii="Times New Roman"/>
              <w:color w:val="000000"/>
            </w:rPr>
          </w:rPrChange>
        </w:rPr>
        <w:t>Dolor,</w:t>
      </w:r>
      <w:r w:rsidR="00A96A35" w:rsidRPr="0027638C">
        <w:rPr>
          <w:sz w:val="24"/>
          <w:rPrChange w16du:dateUtc="2026-07-07T18:18:00Z" w:author="Author" w:date="2026-07-07T20:18:00Z" w:id="15946">
            <w:rPr>
              <w:rFonts w:ascii="Times New Roman"/>
              <w:color w:val="000000"/>
              <w:spacing w:val="13"/>
            </w:rPr>
          </w:rPrChange>
        </w:rPr>
        <w:t xml:space="preserve"> </w:t>
      </w:r>
      <w:r w:rsidR="00A96A35" w:rsidRPr="0027638C">
        <w:rPr>
          <w:sz w:val="24"/>
          <w:rPrChange w16du:dateUtc="2026-07-07T18:18:00Z" w:author="Author" w:date="2026-07-07T20:18:00Z" w:id="15947">
            <w:rPr>
              <w:rFonts w:ascii="Times New Roman"/>
              <w:color w:val="000000"/>
            </w:rPr>
          </w:rPrChange>
        </w:rPr>
        <w:t>Sit</w:t>
      </w:r>
      <w:r w:rsidR="00A96A35" w:rsidRPr="0027638C">
        <w:rPr>
          <w:sz w:val="24"/>
          <w:rPrChange w16du:dateUtc="2026-07-07T18:18:00Z" w:author="Author" w:date="2026-07-07T20:18:00Z" w:id="15948">
            <w:rPr>
              <w:rFonts w:ascii="Times New Roman"/>
              <w:color w:val="000000"/>
              <w:spacing w:val="13"/>
            </w:rPr>
          </w:rPrChange>
        </w:rPr>
        <w:t xml:space="preserve"> </w:t>
      </w:r>
      <w:r w:rsidR="00A96A35" w:rsidRPr="0027638C">
        <w:rPr>
          <w:sz w:val="24"/>
          <w:rPrChange w16du:dateUtc="2026-07-07T18:18:00Z" w:author="Author" w:date="2026-07-07T20:18:00Z" w:id="15949">
            <w:rPr>
              <w:rFonts w:ascii="Times New Roman"/>
              <w:color w:val="000000"/>
            </w:rPr>
          </w:rPrChange>
        </w:rPr>
        <w:t>amet</w:t>
      </w:r>
      <w:r w:rsidR="00A96A35" w:rsidRPr="0027638C">
        <w:rPr>
          <w:sz w:val="24"/>
          <w:rPrChange w16du:dateUtc="2026-07-07T18:18:00Z" w:author="Author" w:date="2026-07-07T20:18:00Z" w:id="15950">
            <w:rPr>
              <w:rFonts w:ascii="Times New Roman"/>
              <w:color w:val="000000"/>
              <w:spacing w:val="13"/>
            </w:rPr>
          </w:rPrChange>
        </w:rPr>
        <w:t xml:space="preserve"> </w:t>
      </w:r>
      <w:r w:rsidR="00A96A35" w:rsidRPr="0027638C">
        <w:rPr>
          <w:sz w:val="24"/>
          <w:rPrChange w16du:dateUtc="2026-07-07T18:18:00Z" w:author="Author" w:date="2026-07-07T20:18:00Z" w:id="15951">
            <w:rPr>
              <w:rFonts w:ascii="Times New Roman"/>
              <w:color w:val="000000"/>
            </w:rPr>
          </w:rPrChange>
        </w:rPr>
        <w:t>consectetur</w:t>
      </w:r>
      <w:r w:rsidR="00A96A35" w:rsidRPr="0027638C">
        <w:rPr>
          <w:sz w:val="24"/>
          <w:rPrChange w16du:dateUtc="2026-07-07T18:18:00Z" w:author="Author" w:date="2026-07-07T20:18:00Z" w:id="15952">
            <w:rPr>
              <w:rFonts w:ascii="Times New Roman"/>
              <w:color w:val="000000"/>
              <w:spacing w:val="13"/>
            </w:rPr>
          </w:rPrChange>
        </w:rPr>
        <w:t xml:space="preserve"> </w:t>
      </w:r>
      <w:r w:rsidR="00A96A35" w:rsidRPr="0027638C">
        <w:rPr>
          <w:sz w:val="24"/>
          <w:rPrChange w16du:dateUtc="2026-07-07T18:18:00Z" w:author="Author" w:date="2026-07-07T20:18:00Z" w:id="15953">
            <w:rPr>
              <w:rFonts w:ascii="Times New Roman" w:hAnsi="Times New Roman"/>
              <w:color w:val="000000"/>
            </w:rPr>
          </w:rPrChange>
        </w:rPr>
        <w:t>adipiscing</w:t>
      </w:r>
      <w:del w16du:dateUtc="2026-07-07T18:18:00Z" w:author="Author" w:date="2026-07-07T20:18:00Z" w:id="15954">
        <w:r>
          <w:rPr>
            <w:color w:val="000000"/>
          </w:rPr>
          <w:cr/>
        </w:r>
      </w:del>
      <w:r w:rsidR="00A96A35" w:rsidRPr="0027638C">
        <w:rPr>
          <w:sz w:val="24"/>
          <w:rPrChange w16du:dateUtc="2026-07-07T18:18:00Z" w:author="Author" w:date="2026-07-07T20:18:00Z" w:id="15955">
            <w:rPr>
              <w:rFonts w:ascii="Times New Roman"/>
              <w:color w:val="000000"/>
              <w:spacing w:val="665"/>
            </w:rPr>
          </w:rPrChange>
        </w:rPr>
        <w:t xml:space="preserve"> </w:t>
      </w:r>
      <w:r w:rsidR="00A96A35" w:rsidRPr="0027638C">
        <w:rPr>
          <w:sz w:val="24"/>
          <w:rPrChange w16du:dateUtc="2026-07-07T18:18:00Z" w:author="Author" w:date="2026-07-07T20:18:00Z" w:id="15956">
            <w:rPr>
              <w:rFonts w:ascii="Times New Roman"/>
              <w:color w:val="000000"/>
            </w:rPr>
          </w:rPrChange>
        </w:rPr>
        <w:t>elit</w:t>
      </w:r>
      <w:r w:rsidR="00A96A35" w:rsidRPr="0027638C">
        <w:rPr>
          <w:sz w:val="24"/>
          <w:rPrChange w16du:dateUtc="2026-07-07T18:18:00Z" w:author="Author" w:date="2026-07-07T20:18:00Z" w:id="15957">
            <w:rPr>
              <w:rFonts w:ascii="Times New Roman"/>
              <w:color w:val="000000"/>
              <w:spacing w:val="20"/>
            </w:rPr>
          </w:rPrChange>
        </w:rPr>
        <w:t xml:space="preserve"> </w:t>
      </w:r>
      <w:r w:rsidR="00A96A35" w:rsidRPr="0027638C">
        <w:rPr>
          <w:sz w:val="24"/>
          <w:rPrChange w16du:dateUtc="2026-07-07T18:18:00Z" w:author="Author" w:date="2026-07-07T20:18:00Z" w:id="15958">
            <w:rPr>
              <w:rFonts w:ascii="Times New Roman"/>
              <w:color w:val="000000"/>
            </w:rPr>
          </w:rPrChange>
        </w:rPr>
        <w:t>sed</w:t>
      </w:r>
      <w:r w:rsidR="00A96A35" w:rsidRPr="0027638C">
        <w:rPr>
          <w:sz w:val="24"/>
          <w:rPrChange w16du:dateUtc="2026-07-07T18:18:00Z" w:author="Author" w:date="2026-07-07T20:18:00Z" w:id="15959">
            <w:rPr>
              <w:rFonts w:ascii="Times New Roman"/>
              <w:color w:val="000000"/>
              <w:spacing w:val="20"/>
            </w:rPr>
          </w:rPrChange>
        </w:rPr>
        <w:t xml:space="preserve"> </w:t>
      </w:r>
      <w:r w:rsidR="00A96A35" w:rsidRPr="0027638C">
        <w:rPr>
          <w:sz w:val="24"/>
          <w:rPrChange w16du:dateUtc="2026-07-07T18:18:00Z" w:author="Author" w:date="2026-07-07T20:18:00Z" w:id="15960">
            <w:rPr>
              <w:rFonts w:ascii="Times New Roman"/>
              <w:color w:val="000000"/>
            </w:rPr>
          </w:rPrChange>
        </w:rPr>
        <w:t>do</w:t>
      </w:r>
      <w:r w:rsidR="00A96A35" w:rsidRPr="0027638C">
        <w:rPr>
          <w:sz w:val="24"/>
          <w:rPrChange w16du:dateUtc="2026-07-07T18:18:00Z" w:author="Author" w:date="2026-07-07T20:18:00Z" w:id="15961">
            <w:rPr>
              <w:rFonts w:ascii="Times New Roman"/>
              <w:color w:val="000000"/>
              <w:spacing w:val="20"/>
            </w:rPr>
          </w:rPrChange>
        </w:rPr>
        <w:t xml:space="preserve"> </w:t>
      </w:r>
      <w:r w:rsidR="00A96A35" w:rsidRPr="0027638C">
        <w:rPr>
          <w:sz w:val="24"/>
          <w:rPrChange w16du:dateUtc="2026-07-07T18:18:00Z" w:author="Author" w:date="2026-07-07T20:18:00Z" w:id="15962">
            <w:rPr>
              <w:rFonts w:ascii="Times New Roman"/>
              <w:color w:val="000000"/>
            </w:rPr>
          </w:rPrChange>
        </w:rPr>
        <w:t>eiusmod</w:t>
      </w:r>
      <w:r w:rsidR="00A96A35" w:rsidRPr="0027638C">
        <w:rPr>
          <w:sz w:val="24"/>
          <w:rPrChange w16du:dateUtc="2026-07-07T18:18:00Z" w:author="Author" w:date="2026-07-07T20:18:00Z" w:id="15963">
            <w:rPr>
              <w:rFonts w:ascii="Times New Roman"/>
              <w:color w:val="000000"/>
              <w:spacing w:val="20"/>
            </w:rPr>
          </w:rPrChange>
        </w:rPr>
        <w:t xml:space="preserve"> </w:t>
      </w:r>
      <w:r w:rsidR="00A96A35" w:rsidRPr="0027638C">
        <w:rPr>
          <w:sz w:val="24"/>
          <w:rPrChange w16du:dateUtc="2026-07-07T18:18:00Z" w:author="Author" w:date="2026-07-07T20:18:00Z" w:id="15964">
            <w:rPr>
              <w:rFonts w:ascii="Times New Roman"/>
              <w:color w:val="000000"/>
            </w:rPr>
          </w:rPrChange>
        </w:rPr>
        <w:t>tempor</w:t>
      </w:r>
      <w:r w:rsidR="00A96A35" w:rsidRPr="0027638C">
        <w:rPr>
          <w:sz w:val="24"/>
          <w:rPrChange w16du:dateUtc="2026-07-07T18:18:00Z" w:author="Author" w:date="2026-07-07T20:18:00Z" w:id="15965">
            <w:rPr>
              <w:rFonts w:ascii="Times New Roman"/>
              <w:color w:val="000000"/>
              <w:spacing w:val="20"/>
            </w:rPr>
          </w:rPrChange>
        </w:rPr>
        <w:t xml:space="preserve"> </w:t>
      </w:r>
      <w:r w:rsidR="00A96A35" w:rsidRPr="0027638C">
        <w:rPr>
          <w:sz w:val="24"/>
          <w:rPrChange w16du:dateUtc="2026-07-07T18:18:00Z" w:author="Author" w:date="2026-07-07T20:18:00Z" w:id="15966">
            <w:rPr>
              <w:rFonts w:ascii="Times New Roman"/>
              <w:color w:val="000000"/>
            </w:rPr>
          </w:rPrChange>
        </w:rPr>
        <w:t>incididunt</w:t>
      </w:r>
      <w:r w:rsidR="00A96A35" w:rsidRPr="0027638C">
        <w:rPr>
          <w:sz w:val="24"/>
          <w:rPrChange w16du:dateUtc="2026-07-07T18:18:00Z" w:author="Author" w:date="2026-07-07T20:18:00Z" w:id="15967">
            <w:rPr>
              <w:rFonts w:ascii="Times New Roman"/>
              <w:color w:val="000000"/>
              <w:spacing w:val="20"/>
            </w:rPr>
          </w:rPrChange>
        </w:rPr>
        <w:t xml:space="preserve"> </w:t>
      </w:r>
      <w:r w:rsidR="00A96A35" w:rsidRPr="0027638C">
        <w:rPr>
          <w:sz w:val="24"/>
          <w:rPrChange w16du:dateUtc="2026-07-07T18:18:00Z" w:author="Author" w:date="2026-07-07T20:18:00Z" w:id="15968">
            <w:rPr>
              <w:rFonts w:ascii="Times New Roman"/>
              <w:color w:val="000000"/>
            </w:rPr>
          </w:rPrChange>
        </w:rPr>
        <w:t>Ut</w:t>
      </w:r>
      <w:r w:rsidR="00A96A35" w:rsidRPr="0027638C">
        <w:rPr>
          <w:sz w:val="24"/>
          <w:rPrChange w16du:dateUtc="2026-07-07T18:18:00Z" w:author="Author" w:date="2026-07-07T20:18:00Z" w:id="15969">
            <w:rPr>
              <w:rFonts w:ascii="Times New Roman"/>
              <w:color w:val="000000"/>
              <w:spacing w:val="20"/>
            </w:rPr>
          </w:rPrChange>
        </w:rPr>
        <w:t xml:space="preserve"> </w:t>
      </w:r>
      <w:r w:rsidR="00A96A35" w:rsidRPr="0027638C">
        <w:rPr>
          <w:sz w:val="24"/>
          <w:rPrChange w16du:dateUtc="2026-07-07T18:18:00Z" w:author="Author" w:date="2026-07-07T20:18:00Z" w:id="15970">
            <w:rPr>
              <w:rFonts w:ascii="Times New Roman"/>
              <w:color w:val="000000"/>
            </w:rPr>
          </w:rPrChange>
        </w:rPr>
        <w:t>Labore</w:t>
      </w:r>
      <w:r w:rsidR="00A96A35" w:rsidRPr="0027638C">
        <w:rPr>
          <w:sz w:val="24"/>
          <w:rPrChange w16du:dateUtc="2026-07-07T18:18:00Z" w:author="Author" w:date="2026-07-07T20:18:00Z" w:id="15971">
            <w:rPr>
              <w:rFonts w:ascii="Times New Roman"/>
              <w:color w:val="000000"/>
              <w:spacing w:val="20"/>
            </w:rPr>
          </w:rPrChange>
        </w:rPr>
        <w:t xml:space="preserve"> </w:t>
      </w:r>
      <w:r w:rsidR="00A96A35" w:rsidRPr="0027638C">
        <w:rPr>
          <w:sz w:val="24"/>
          <w:rPrChange w16du:dateUtc="2026-07-07T18:18:00Z" w:author="Author" w:date="2026-07-07T20:18:00Z" w:id="15972">
            <w:rPr>
              <w:rFonts w:ascii="Times New Roman"/>
              <w:color w:val="000000"/>
            </w:rPr>
          </w:rPrChange>
        </w:rPr>
        <w:t>et</w:t>
      </w:r>
      <w:r w:rsidR="00A96A35" w:rsidRPr="0027638C">
        <w:rPr>
          <w:sz w:val="24"/>
          <w:rPrChange w16du:dateUtc="2026-07-07T18:18:00Z" w:author="Author" w:date="2026-07-07T20:18:00Z" w:id="15973">
            <w:rPr>
              <w:rFonts w:ascii="Times New Roman"/>
              <w:color w:val="000000"/>
              <w:spacing w:val="20"/>
            </w:rPr>
          </w:rPrChange>
        </w:rPr>
        <w:t xml:space="preserve"> </w:t>
      </w:r>
      <w:r w:rsidR="00A96A35" w:rsidRPr="0027638C">
        <w:rPr>
          <w:sz w:val="24"/>
          <w:rPrChange w16du:dateUtc="2026-07-07T18:18:00Z" w:author="Author" w:date="2026-07-07T20:18:00Z" w:id="15974">
            <w:rPr>
              <w:rFonts w:ascii="Times New Roman"/>
              <w:color w:val="000000"/>
            </w:rPr>
          </w:rPrChange>
        </w:rPr>
        <w:t>dolore</w:t>
      </w:r>
      <w:r w:rsidR="00A96A35" w:rsidRPr="0027638C">
        <w:rPr>
          <w:sz w:val="24"/>
          <w:rPrChange w16du:dateUtc="2026-07-07T18:18:00Z" w:author="Author" w:date="2026-07-07T20:18:00Z" w:id="15975">
            <w:rPr>
              <w:rFonts w:ascii="Times New Roman"/>
              <w:color w:val="000000"/>
              <w:spacing w:val="20"/>
            </w:rPr>
          </w:rPrChange>
        </w:rPr>
        <w:t xml:space="preserve"> </w:t>
      </w:r>
      <w:r w:rsidR="00A96A35" w:rsidRPr="0027638C">
        <w:rPr>
          <w:sz w:val="24"/>
          <w:rPrChange w16du:dateUtc="2026-07-07T18:18:00Z" w:author="Author" w:date="2026-07-07T20:18:00Z" w:id="15976">
            <w:rPr>
              <w:rFonts w:ascii="Times New Roman"/>
              <w:color w:val="000000"/>
            </w:rPr>
          </w:rPrChange>
        </w:rPr>
        <w:t>magna</w:t>
      </w:r>
      <w:r w:rsidR="00A96A35" w:rsidRPr="0027638C">
        <w:rPr>
          <w:sz w:val="24"/>
          <w:rPrChange w16du:dateUtc="2026-07-07T18:18:00Z" w:author="Author" w:date="2026-07-07T20:18:00Z" w:id="15977">
            <w:rPr>
              <w:rFonts w:ascii="Times New Roman"/>
              <w:color w:val="000000"/>
              <w:spacing w:val="20"/>
            </w:rPr>
          </w:rPrChange>
        </w:rPr>
        <w:t xml:space="preserve"> </w:t>
      </w:r>
      <w:r w:rsidR="00A96A35" w:rsidRPr="0027638C">
        <w:rPr>
          <w:sz w:val="24"/>
          <w:rPrChange w16du:dateUtc="2026-07-07T18:18:00Z" w:author="Author" w:date="2026-07-07T20:18:00Z" w:id="15978">
            <w:rPr>
              <w:rFonts w:ascii="Times New Roman"/>
              <w:color w:val="000000"/>
            </w:rPr>
          </w:rPrChange>
        </w:rPr>
        <w:t>Aliqua</w:t>
      </w:r>
      <w:r w:rsidR="00A96A35" w:rsidRPr="0027638C">
        <w:rPr>
          <w:sz w:val="24"/>
          <w:rPrChange w16du:dateUtc="2026-07-07T18:18:00Z" w:author="Author" w:date="2026-07-07T20:18:00Z" w:id="15979">
            <w:rPr>
              <w:rFonts w:ascii="Times New Roman"/>
              <w:color w:val="000000"/>
              <w:spacing w:val="20"/>
            </w:rPr>
          </w:rPrChange>
        </w:rPr>
        <w:t xml:space="preserve"> </w:t>
      </w:r>
      <w:r w:rsidR="00A96A35" w:rsidRPr="0027638C">
        <w:rPr>
          <w:sz w:val="24"/>
          <w:rPrChange w16du:dateUtc="2026-07-07T18:18:00Z" w:author="Author" w:date="2026-07-07T20:18:00Z" w:id="15980">
            <w:rPr>
              <w:rFonts w:ascii="Times New Roman" w:hAnsi="Times New Roman"/>
              <w:color w:val="000000"/>
            </w:rPr>
          </w:rPrChange>
        </w:rPr>
        <w:t>Lorem</w:t>
      </w:r>
      <w:del w16du:dateUtc="2026-07-07T18:18:00Z" w:author="Author" w:date="2026-07-07T20:18:00Z" w:id="15981">
        <w:r>
          <w:rPr>
            <w:color w:val="000000"/>
          </w:rPr>
          <w:cr/>
        </w:r>
      </w:del>
      <w:r w:rsidR="00A96A35" w:rsidRPr="0027638C">
        <w:rPr>
          <w:sz w:val="24"/>
          <w:rPrChange w16du:dateUtc="2026-07-07T18:18:00Z" w:author="Author" w:date="2026-07-07T20:18:00Z" w:id="15982">
            <w:rPr>
              <w:rFonts w:ascii="Times New Roman"/>
              <w:color w:val="000000"/>
              <w:spacing w:val="665"/>
            </w:rPr>
          </w:rPrChange>
        </w:rPr>
        <w:t xml:space="preserve"> </w:t>
      </w:r>
      <w:r w:rsidR="00A96A35" w:rsidRPr="0027638C">
        <w:rPr>
          <w:sz w:val="24"/>
          <w:rPrChange w16du:dateUtc="2026-07-07T18:18:00Z" w:author="Author" w:date="2026-07-07T20:18:00Z" w:id="15983">
            <w:rPr>
              <w:rFonts w:ascii="Times New Roman"/>
              <w:color w:val="000000"/>
            </w:rPr>
          </w:rPrChange>
        </w:rPr>
        <w:t>ipsum</w:t>
      </w:r>
      <w:r w:rsidR="00A96A35" w:rsidRPr="0027638C">
        <w:rPr>
          <w:sz w:val="24"/>
          <w:rPrChange w16du:dateUtc="2026-07-07T18:18:00Z" w:author="Author" w:date="2026-07-07T20:18:00Z" w:id="15984">
            <w:rPr>
              <w:rFonts w:ascii="Times New Roman"/>
              <w:color w:val="000000"/>
              <w:spacing w:val="24"/>
            </w:rPr>
          </w:rPrChange>
        </w:rPr>
        <w:t xml:space="preserve"> </w:t>
      </w:r>
      <w:r w:rsidR="00A96A35" w:rsidRPr="0027638C">
        <w:rPr>
          <w:sz w:val="24"/>
          <w:rPrChange w16du:dateUtc="2026-07-07T18:18:00Z" w:author="Author" w:date="2026-07-07T20:18:00Z" w:id="15985">
            <w:rPr>
              <w:rFonts w:ascii="Times New Roman"/>
              <w:color w:val="000000"/>
            </w:rPr>
          </w:rPrChange>
        </w:rPr>
        <w:t>dolor</w:t>
      </w:r>
      <w:r w:rsidR="00A96A35" w:rsidRPr="0027638C">
        <w:rPr>
          <w:sz w:val="24"/>
          <w:rPrChange w16du:dateUtc="2026-07-07T18:18:00Z" w:author="Author" w:date="2026-07-07T20:18:00Z" w:id="15986">
            <w:rPr>
              <w:rFonts w:ascii="Times New Roman"/>
              <w:color w:val="000000"/>
              <w:spacing w:val="24"/>
            </w:rPr>
          </w:rPrChange>
        </w:rPr>
        <w:t xml:space="preserve"> </w:t>
      </w:r>
      <w:r w:rsidR="00A96A35" w:rsidRPr="0027638C">
        <w:rPr>
          <w:sz w:val="24"/>
          <w:rPrChange w16du:dateUtc="2026-07-07T18:18:00Z" w:author="Author" w:date="2026-07-07T20:18:00Z" w:id="15987">
            <w:rPr>
              <w:rFonts w:ascii="Times New Roman"/>
              <w:color w:val="000000"/>
            </w:rPr>
          </w:rPrChange>
        </w:rPr>
        <w:t>Sit.</w:t>
      </w:r>
      <w:r w:rsidR="00A96A35" w:rsidRPr="0027638C">
        <w:rPr>
          <w:sz w:val="24"/>
          <w:rPrChange w16du:dateUtc="2026-07-07T18:18:00Z" w:author="Author" w:date="2026-07-07T20:18:00Z" w:id="15988">
            <w:rPr>
              <w:rFonts w:ascii="Times New Roman"/>
              <w:color w:val="000000"/>
              <w:spacing w:val="24"/>
            </w:rPr>
          </w:rPrChange>
        </w:rPr>
        <w:t xml:space="preserve"> </w:t>
      </w:r>
      <w:r w:rsidR="00A96A35" w:rsidRPr="0027638C">
        <w:rPr>
          <w:sz w:val="24"/>
          <w:rPrChange w16du:dateUtc="2026-07-07T18:18:00Z" w:author="Author" w:date="2026-07-07T20:18:00Z" w:id="15989">
            <w:rPr>
              <w:rFonts w:ascii="Times New Roman"/>
              <w:color w:val="000000"/>
            </w:rPr>
          </w:rPrChange>
        </w:rPr>
        <w:t>Amet,</w:t>
      </w:r>
      <w:r w:rsidR="00A96A35" w:rsidRPr="0027638C">
        <w:rPr>
          <w:sz w:val="24"/>
          <w:rPrChange w16du:dateUtc="2026-07-07T18:18:00Z" w:author="Author" w:date="2026-07-07T20:18:00Z" w:id="15990">
            <w:rPr>
              <w:rFonts w:ascii="Times New Roman"/>
              <w:color w:val="000000"/>
              <w:spacing w:val="24"/>
            </w:rPr>
          </w:rPrChange>
        </w:rPr>
        <w:t xml:space="preserve"> </w:t>
      </w:r>
      <w:r w:rsidR="00A96A35" w:rsidRPr="0027638C">
        <w:rPr>
          <w:sz w:val="24"/>
          <w:rPrChange w16du:dateUtc="2026-07-07T18:18:00Z" w:author="Author" w:date="2026-07-07T20:18:00Z" w:id="15991">
            <w:rPr>
              <w:rFonts w:ascii="Times New Roman"/>
              <w:color w:val="000000"/>
            </w:rPr>
          </w:rPrChange>
        </w:rPr>
        <w:t>consectetur</w:t>
      </w:r>
      <w:r w:rsidR="00A96A35" w:rsidRPr="0027638C">
        <w:rPr>
          <w:sz w:val="24"/>
          <w:rPrChange w16du:dateUtc="2026-07-07T18:18:00Z" w:author="Author" w:date="2026-07-07T20:18:00Z" w:id="15992">
            <w:rPr>
              <w:rFonts w:ascii="Times New Roman"/>
              <w:color w:val="000000"/>
              <w:spacing w:val="24"/>
            </w:rPr>
          </w:rPrChange>
        </w:rPr>
        <w:t xml:space="preserve"> </w:t>
      </w:r>
      <w:r w:rsidR="00A96A35" w:rsidRPr="0027638C">
        <w:rPr>
          <w:sz w:val="24"/>
          <w:rPrChange w16du:dateUtc="2026-07-07T18:18:00Z" w:author="Author" w:date="2026-07-07T20:18:00Z" w:id="15993">
            <w:rPr>
              <w:rFonts w:ascii="Times New Roman"/>
              <w:color w:val="000000"/>
            </w:rPr>
          </w:rPrChange>
        </w:rPr>
        <w:t>adipiscing</w:t>
      </w:r>
      <w:r w:rsidR="00A96A35" w:rsidRPr="0027638C">
        <w:rPr>
          <w:sz w:val="24"/>
          <w:rPrChange w16du:dateUtc="2026-07-07T18:18:00Z" w:author="Author" w:date="2026-07-07T20:18:00Z" w:id="15994">
            <w:rPr>
              <w:rFonts w:ascii="Times New Roman"/>
              <w:color w:val="000000"/>
              <w:spacing w:val="24"/>
            </w:rPr>
          </w:rPrChange>
        </w:rPr>
        <w:t xml:space="preserve"> </w:t>
      </w:r>
      <w:r w:rsidR="00A96A35" w:rsidRPr="0027638C">
        <w:rPr>
          <w:sz w:val="24"/>
          <w:rPrChange w16du:dateUtc="2026-07-07T18:18:00Z" w:author="Author" w:date="2026-07-07T20:18:00Z" w:id="15995">
            <w:rPr>
              <w:rFonts w:ascii="Times New Roman"/>
              <w:color w:val="000000"/>
            </w:rPr>
          </w:rPrChange>
        </w:rPr>
        <w:t>elit</w:t>
      </w:r>
      <w:r w:rsidR="00A96A35" w:rsidRPr="0027638C">
        <w:rPr>
          <w:sz w:val="24"/>
          <w:rPrChange w16du:dateUtc="2026-07-07T18:18:00Z" w:author="Author" w:date="2026-07-07T20:18:00Z" w:id="15996">
            <w:rPr>
              <w:rFonts w:ascii="Times New Roman"/>
              <w:color w:val="000000"/>
              <w:spacing w:val="24"/>
            </w:rPr>
          </w:rPrChange>
        </w:rPr>
        <w:t xml:space="preserve"> </w:t>
      </w:r>
      <w:r w:rsidR="00A96A35" w:rsidRPr="0027638C">
        <w:rPr>
          <w:sz w:val="24"/>
          <w:rPrChange w16du:dateUtc="2026-07-07T18:18:00Z" w:author="Author" w:date="2026-07-07T20:18:00Z" w:id="15997">
            <w:rPr>
              <w:rFonts w:ascii="Times New Roman"/>
              <w:color w:val="000000"/>
            </w:rPr>
          </w:rPrChange>
        </w:rPr>
        <w:t>sed</w:t>
      </w:r>
      <w:r w:rsidR="00A96A35" w:rsidRPr="0027638C">
        <w:rPr>
          <w:sz w:val="24"/>
          <w:rPrChange w16du:dateUtc="2026-07-07T18:18:00Z" w:author="Author" w:date="2026-07-07T20:18:00Z" w:id="15998">
            <w:rPr>
              <w:rFonts w:ascii="Times New Roman"/>
              <w:color w:val="000000"/>
              <w:spacing w:val="24"/>
            </w:rPr>
          </w:rPrChange>
        </w:rPr>
        <w:t xml:space="preserve"> </w:t>
      </w:r>
      <w:r w:rsidR="00A96A35" w:rsidRPr="0027638C">
        <w:rPr>
          <w:sz w:val="24"/>
          <w:rPrChange w16du:dateUtc="2026-07-07T18:18:00Z" w:author="Author" w:date="2026-07-07T20:18:00Z" w:id="15999">
            <w:rPr>
              <w:rFonts w:ascii="Times New Roman"/>
              <w:color w:val="000000"/>
            </w:rPr>
          </w:rPrChange>
        </w:rPr>
        <w:t>do</w:t>
      </w:r>
      <w:r w:rsidR="00A96A35" w:rsidRPr="0027638C">
        <w:rPr>
          <w:sz w:val="24"/>
          <w:rPrChange w16du:dateUtc="2026-07-07T18:18:00Z" w:author="Author" w:date="2026-07-07T20:18:00Z" w:id="16000">
            <w:rPr>
              <w:rFonts w:ascii="Times New Roman"/>
              <w:color w:val="000000"/>
              <w:spacing w:val="24"/>
            </w:rPr>
          </w:rPrChange>
        </w:rPr>
        <w:t xml:space="preserve"> </w:t>
      </w:r>
      <w:r w:rsidR="00A96A35" w:rsidRPr="0027638C">
        <w:rPr>
          <w:sz w:val="24"/>
          <w:rPrChange w16du:dateUtc="2026-07-07T18:18:00Z" w:author="Author" w:date="2026-07-07T20:18:00Z" w:id="16001">
            <w:rPr>
              <w:rFonts w:ascii="Times New Roman"/>
              <w:color w:val="000000"/>
            </w:rPr>
          </w:rPrChange>
        </w:rPr>
        <w:t>Eiusmod,</w:t>
      </w:r>
      <w:r w:rsidR="00A96A35" w:rsidRPr="0027638C">
        <w:rPr>
          <w:sz w:val="24"/>
          <w:rPrChange w16du:dateUtc="2026-07-07T18:18:00Z" w:author="Author" w:date="2026-07-07T20:18:00Z" w:id="16002">
            <w:rPr>
              <w:rFonts w:ascii="Times New Roman"/>
              <w:color w:val="000000"/>
              <w:spacing w:val="24"/>
            </w:rPr>
          </w:rPrChange>
        </w:rPr>
        <w:t xml:space="preserve"> </w:t>
      </w:r>
      <w:r w:rsidR="00A96A35" w:rsidRPr="0027638C">
        <w:rPr>
          <w:sz w:val="24"/>
          <w:rPrChange w16du:dateUtc="2026-07-07T18:18:00Z" w:author="Author" w:date="2026-07-07T20:18:00Z" w:id="16003">
            <w:rPr>
              <w:rFonts w:ascii="Times New Roman"/>
              <w:color w:val="000000"/>
            </w:rPr>
          </w:rPrChange>
        </w:rPr>
        <w:t>Tempor</w:t>
      </w:r>
      <w:r w:rsidR="00A96A35" w:rsidRPr="0027638C">
        <w:rPr>
          <w:sz w:val="24"/>
          <w:rPrChange w16du:dateUtc="2026-07-07T18:18:00Z" w:author="Author" w:date="2026-07-07T20:18:00Z" w:id="16004">
            <w:rPr>
              <w:rFonts w:ascii="Times New Roman"/>
              <w:color w:val="000000"/>
              <w:spacing w:val="24"/>
            </w:rPr>
          </w:rPrChange>
        </w:rPr>
        <w:t xml:space="preserve"> </w:t>
      </w:r>
      <w:r w:rsidR="00A96A35" w:rsidRPr="0027638C">
        <w:rPr>
          <w:sz w:val="24"/>
          <w:rPrChange w16du:dateUtc="2026-07-07T18:18:00Z" w:author="Author" w:date="2026-07-07T20:18:00Z" w:id="16005">
            <w:rPr>
              <w:rFonts w:ascii="Times New Roman"/>
              <w:color w:val="000000"/>
            </w:rPr>
          </w:rPrChange>
        </w:rPr>
        <w:t>incididunt</w:t>
      </w:r>
      <w:r w:rsidR="00A96A35" w:rsidRPr="0027638C">
        <w:rPr>
          <w:sz w:val="24"/>
          <w:rPrChange w16du:dateUtc="2026-07-07T18:18:00Z" w:author="Author" w:date="2026-07-07T20:18:00Z" w:id="16006">
            <w:rPr>
              <w:rFonts w:ascii="Times New Roman"/>
              <w:color w:val="000000"/>
              <w:spacing w:val="24"/>
            </w:rPr>
          </w:rPrChange>
        </w:rPr>
        <w:t xml:space="preserve"> </w:t>
      </w:r>
      <w:r w:rsidR="00A96A35" w:rsidRPr="0027638C">
        <w:rPr>
          <w:sz w:val="24"/>
          <w:rPrChange w16du:dateUtc="2026-07-07T18:18:00Z" w:author="Author" w:date="2026-07-07T20:18:00Z" w:id="16007">
            <w:rPr>
              <w:rFonts w:ascii="Times New Roman" w:hAnsi="Times New Roman"/>
              <w:color w:val="000000"/>
            </w:rPr>
          </w:rPrChange>
        </w:rPr>
        <w:t>ut</w:t>
      </w:r>
      <w:del w16du:dateUtc="2026-07-07T18:18:00Z" w:author="Author" w:date="2026-07-07T20:18:00Z" w:id="16008">
        <w:r>
          <w:rPr>
            <w:color w:val="000000"/>
          </w:rPr>
          <w:cr/>
        </w:r>
      </w:del>
      <w:r w:rsidR="00A96A35" w:rsidRPr="0027638C">
        <w:rPr>
          <w:sz w:val="24"/>
          <w:rPrChange w16du:dateUtc="2026-07-07T18:18:00Z" w:author="Author" w:date="2026-07-07T20:18:00Z" w:id="16009">
            <w:rPr>
              <w:rFonts w:ascii="Times New Roman"/>
              <w:color w:val="000000"/>
              <w:spacing w:val="665"/>
            </w:rPr>
          </w:rPrChange>
        </w:rPr>
        <w:t xml:space="preserve"> </w:t>
      </w:r>
      <w:r w:rsidR="00A96A35" w:rsidRPr="0027638C">
        <w:rPr>
          <w:sz w:val="24"/>
          <w:rPrChange w16du:dateUtc="2026-07-07T18:18:00Z" w:author="Author" w:date="2026-07-07T20:18:00Z" w:id="16010">
            <w:rPr>
              <w:rFonts w:ascii="Times New Roman"/>
              <w:color w:val="000000"/>
            </w:rPr>
          </w:rPrChange>
        </w:rPr>
        <w:t>Labore</w:t>
      </w:r>
      <w:r w:rsidR="00A96A35" w:rsidRPr="0027638C">
        <w:rPr>
          <w:sz w:val="24"/>
          <w:rPrChange w16du:dateUtc="2026-07-07T18:18:00Z" w:author="Author" w:date="2026-07-07T20:18:00Z" w:id="16011">
            <w:rPr>
              <w:rFonts w:ascii="Times New Roman"/>
              <w:color w:val="000000"/>
              <w:spacing w:val="4"/>
            </w:rPr>
          </w:rPrChange>
        </w:rPr>
        <w:t xml:space="preserve"> </w:t>
      </w:r>
      <w:r w:rsidR="00A96A35" w:rsidRPr="0027638C">
        <w:rPr>
          <w:sz w:val="24"/>
          <w:rPrChange w16du:dateUtc="2026-07-07T18:18:00Z" w:author="Author" w:date="2026-07-07T20:18:00Z" w:id="16012">
            <w:rPr>
              <w:rFonts w:ascii="Times New Roman"/>
              <w:color w:val="000000"/>
            </w:rPr>
          </w:rPrChange>
        </w:rPr>
        <w:t>Et</w:t>
      </w:r>
      <w:r w:rsidR="00A96A35" w:rsidRPr="0027638C">
        <w:rPr>
          <w:sz w:val="24"/>
          <w:rPrChange w16du:dateUtc="2026-07-07T18:18:00Z" w:author="Author" w:date="2026-07-07T20:18:00Z" w:id="16013">
            <w:rPr>
              <w:rFonts w:ascii="Times New Roman"/>
              <w:color w:val="000000"/>
              <w:spacing w:val="5"/>
            </w:rPr>
          </w:rPrChange>
        </w:rPr>
        <w:t xml:space="preserve"> </w:t>
      </w:r>
      <w:r w:rsidR="00A96A35" w:rsidRPr="0027638C">
        <w:rPr>
          <w:sz w:val="24"/>
          <w:rPrChange w16du:dateUtc="2026-07-07T18:18:00Z" w:author="Author" w:date="2026-07-07T20:18:00Z" w:id="16014">
            <w:rPr>
              <w:rFonts w:ascii="Times New Roman"/>
              <w:color w:val="000000"/>
            </w:rPr>
          </w:rPrChange>
        </w:rPr>
        <w:t>dolore</w:t>
      </w:r>
      <w:r w:rsidR="00A96A35" w:rsidRPr="0027638C">
        <w:rPr>
          <w:sz w:val="24"/>
          <w:rPrChange w16du:dateUtc="2026-07-07T18:18:00Z" w:author="Author" w:date="2026-07-07T20:18:00Z" w:id="16015">
            <w:rPr>
              <w:rFonts w:ascii="Times New Roman"/>
              <w:color w:val="000000"/>
              <w:spacing w:val="5"/>
            </w:rPr>
          </w:rPrChange>
        </w:rPr>
        <w:t xml:space="preserve"> </w:t>
      </w:r>
      <w:r w:rsidR="00A96A35" w:rsidRPr="0027638C">
        <w:rPr>
          <w:sz w:val="24"/>
          <w:rPrChange w16du:dateUtc="2026-07-07T18:18:00Z" w:author="Author" w:date="2026-07-07T20:18:00Z" w:id="16016">
            <w:rPr>
              <w:rFonts w:ascii="Times New Roman" w:hAnsi="Times New Roman"/>
              <w:color w:val="000000"/>
            </w:rPr>
          </w:rPrChange>
        </w:rPr>
        <w:t>Magna’aliqua</w:t>
      </w:r>
      <w:r w:rsidR="00A96A35" w:rsidRPr="0027638C">
        <w:rPr>
          <w:sz w:val="24"/>
          <w:rPrChange w16du:dateUtc="2026-07-07T18:18:00Z" w:author="Author" w:date="2026-07-07T20:18:00Z" w:id="16017">
            <w:rPr>
              <w:rFonts w:ascii="Times New Roman"/>
              <w:color w:val="000000"/>
              <w:spacing w:val="4"/>
            </w:rPr>
          </w:rPrChange>
        </w:rPr>
        <w:t xml:space="preserve"> </w:t>
      </w:r>
      <w:r w:rsidR="00A96A35" w:rsidRPr="0027638C">
        <w:rPr>
          <w:sz w:val="24"/>
          <w:rPrChange w16du:dateUtc="2026-07-07T18:18:00Z" w:author="Author" w:date="2026-07-07T20:18:00Z" w:id="16018">
            <w:rPr>
              <w:rFonts w:ascii="Times New Roman"/>
              <w:color w:val="000000"/>
            </w:rPr>
          </w:rPrChange>
        </w:rPr>
        <w:t>lorem</w:t>
      </w:r>
      <w:r w:rsidR="00A96A35" w:rsidRPr="0027638C">
        <w:rPr>
          <w:sz w:val="24"/>
          <w:rPrChange w16du:dateUtc="2026-07-07T18:18:00Z" w:author="Author" w:date="2026-07-07T20:18:00Z" w:id="16019">
            <w:rPr>
              <w:rFonts w:ascii="Times New Roman"/>
              <w:color w:val="000000"/>
              <w:spacing w:val="5"/>
            </w:rPr>
          </w:rPrChange>
        </w:rPr>
        <w:t xml:space="preserve"> </w:t>
      </w:r>
      <w:r w:rsidR="00A96A35" w:rsidRPr="0027638C">
        <w:rPr>
          <w:sz w:val="24"/>
          <w:rPrChange w16du:dateUtc="2026-07-07T18:18:00Z" w:author="Author" w:date="2026-07-07T20:18:00Z" w:id="16020">
            <w:rPr>
              <w:rFonts w:ascii="Times New Roman"/>
              <w:color w:val="000000"/>
            </w:rPr>
          </w:rPrChange>
        </w:rPr>
        <w:t>ipsum</w:t>
      </w:r>
      <w:r w:rsidR="00A96A35" w:rsidRPr="0027638C">
        <w:rPr>
          <w:sz w:val="24"/>
          <w:rPrChange w16du:dateUtc="2026-07-07T18:18:00Z" w:author="Author" w:date="2026-07-07T20:18:00Z" w:id="16021">
            <w:rPr>
              <w:rFonts w:ascii="Times New Roman"/>
              <w:color w:val="000000"/>
              <w:spacing w:val="5"/>
            </w:rPr>
          </w:rPrChange>
        </w:rPr>
        <w:t xml:space="preserve"> </w:t>
      </w:r>
      <w:r w:rsidR="00A96A35" w:rsidRPr="0027638C">
        <w:rPr>
          <w:sz w:val="24"/>
          <w:rPrChange w16du:dateUtc="2026-07-07T18:18:00Z" w:author="Author" w:date="2026-07-07T20:18:00Z" w:id="16022">
            <w:rPr>
              <w:rFonts w:ascii="Times New Roman"/>
              <w:color w:val="000000"/>
            </w:rPr>
          </w:rPrChange>
        </w:rPr>
        <w:t>dolor</w:t>
      </w:r>
      <w:ins w16du:dateUtc="2026-07-07T18:18:00Z" w:author="Author" w:date="2026-07-07T20:18:00Z" w:id="16023">
        <w:r w:rsidR="00A96A35" w:rsidRPr="0027638C">
          <w:rPr>
            <w:spacing w:val="-1"/>
            <w:sz w:val="24"/>
            <w:szCs w:val="24"/>
          </w:rPr>
          <w:t>,</w:t>
        </w:r>
      </w:ins>
      <w:r w:rsidR="00A96A35" w:rsidRPr="0027638C">
        <w:rPr>
          <w:spacing w:val="-1"/>
          <w:sz w:val="24"/>
          <w:rPrChange w16du:dateUtc="2026-07-07T18:18:00Z" w:author="Author" w:date="2026-07-07T20:18:00Z" w:id="16024">
            <w:rPr>
              <w:rFonts w:ascii="Times New Roman"/>
              <w:color w:val="000000"/>
              <w:spacing w:val="3"/>
            </w:rPr>
          </w:rPrChange>
        </w:rPr>
        <w:t xml:space="preserve"> </w:t>
      </w:r>
      <w:r w:rsidR="00A96A35" w:rsidRPr="0027638C">
        <w:rPr>
          <w:sz w:val="24"/>
          <w:rPrChange w16du:dateUtc="2026-07-07T18:18:00Z" w:author="Author" w:date="2026-07-07T20:18:00Z" w:id="16025">
            <w:rPr>
              <w:rFonts w:ascii="Times New Roman"/>
              <w:color w:val="000000"/>
            </w:rPr>
          </w:rPrChange>
        </w:rPr>
        <w:t>sit</w:t>
      </w:r>
      <w:r w:rsidR="00A96A35" w:rsidRPr="0027638C">
        <w:rPr>
          <w:sz w:val="24"/>
          <w:rPrChange w16du:dateUtc="2026-07-07T18:18:00Z" w:author="Author" w:date="2026-07-07T20:18:00Z" w:id="16026">
            <w:rPr>
              <w:rFonts w:ascii="Times New Roman"/>
              <w:color w:val="000000"/>
              <w:spacing w:val="4"/>
            </w:rPr>
          </w:rPrChange>
        </w:rPr>
        <w:t xml:space="preserve"> </w:t>
      </w:r>
      <w:r w:rsidR="00A96A35" w:rsidRPr="0027638C">
        <w:rPr>
          <w:sz w:val="24"/>
          <w:rPrChange w16du:dateUtc="2026-07-07T18:18:00Z" w:author="Author" w:date="2026-07-07T20:18:00Z" w:id="16027">
            <w:rPr>
              <w:rFonts w:ascii="Times New Roman"/>
              <w:color w:val="000000"/>
            </w:rPr>
          </w:rPrChange>
        </w:rPr>
        <w:t>amet</w:t>
      </w:r>
      <w:r w:rsidR="00A96A35" w:rsidRPr="0027638C">
        <w:rPr>
          <w:sz w:val="24"/>
          <w:rPrChange w16du:dateUtc="2026-07-07T18:18:00Z" w:author="Author" w:date="2026-07-07T20:18:00Z" w:id="16028">
            <w:rPr>
              <w:rFonts w:ascii="Times New Roman"/>
              <w:color w:val="000000"/>
              <w:spacing w:val="4"/>
            </w:rPr>
          </w:rPrChange>
        </w:rPr>
        <w:t xml:space="preserve"> </w:t>
      </w:r>
      <w:r w:rsidR="00A96A35" w:rsidRPr="0027638C">
        <w:rPr>
          <w:sz w:val="24"/>
          <w:rPrChange w16du:dateUtc="2026-07-07T18:18:00Z" w:author="Author" w:date="2026-07-07T20:18:00Z" w:id="16029">
            <w:rPr>
              <w:rFonts w:ascii="Times New Roman"/>
              <w:color w:val="000000"/>
            </w:rPr>
          </w:rPrChange>
        </w:rPr>
        <w:t>consectetur</w:t>
      </w:r>
      <w:r w:rsidR="00A96A35" w:rsidRPr="0027638C">
        <w:rPr>
          <w:sz w:val="24"/>
          <w:rPrChange w16du:dateUtc="2026-07-07T18:18:00Z" w:author="Author" w:date="2026-07-07T20:18:00Z" w:id="16030">
            <w:rPr>
              <w:rFonts w:ascii="Times New Roman"/>
              <w:color w:val="000000"/>
              <w:spacing w:val="4"/>
            </w:rPr>
          </w:rPrChange>
        </w:rPr>
        <w:t xml:space="preserve"> </w:t>
      </w:r>
      <w:del w16du:dateUtc="2026-07-07T18:18:00Z" w:author="Author" w:date="2026-07-07T20:18:00Z" w:id="16031">
        <w:r>
          <w:rPr>
            <w:color w:val="000000"/>
          </w:rPr>
          <w:delText>extend</w:delText>
        </w:r>
      </w:del>
      <w:ins w16du:dateUtc="2026-07-07T18:18:00Z" w:author="Author" w:date="2026-07-07T20:18:00Z" w:id="16032">
        <w:r w:rsidR="00A96A35" w:rsidRPr="0027638C">
          <w:rPr>
            <w:sz w:val="24"/>
            <w:szCs w:val="24"/>
          </w:rPr>
          <w:t>adipiscing</w:t>
        </w:r>
      </w:ins>
      <w:r w:rsidR="00A96A35" w:rsidRPr="0027638C">
        <w:rPr>
          <w:sz w:val="24"/>
          <w:rPrChange w16du:dateUtc="2026-07-07T18:18:00Z" w:author="Author" w:date="2026-07-07T20:18:00Z" w:id="16033">
            <w:rPr>
              <w:rFonts w:ascii="Times New Roman"/>
              <w:color w:val="000000"/>
              <w:spacing w:val="4"/>
            </w:rPr>
          </w:rPrChange>
        </w:rPr>
        <w:t xml:space="preserve"> </w:t>
      </w:r>
      <w:r w:rsidR="00A96A35" w:rsidRPr="0027638C">
        <w:rPr>
          <w:sz w:val="24"/>
          <w:rPrChange w16du:dateUtc="2026-07-07T18:18:00Z" w:author="Author" w:date="2026-07-07T20:18:00Z" w:id="16034">
            <w:rPr>
              <w:rFonts w:ascii="Times New Roman"/>
              <w:color w:val="000000"/>
            </w:rPr>
          </w:rPrChange>
        </w:rPr>
        <w:t>elit</w:t>
      </w:r>
      <w:r w:rsidR="00A96A35" w:rsidRPr="0027638C">
        <w:rPr>
          <w:sz w:val="24"/>
          <w:rPrChange w16du:dateUtc="2026-07-07T18:18:00Z" w:author="Author" w:date="2026-07-07T20:18:00Z" w:id="16035">
            <w:rPr>
              <w:rFonts w:ascii="Times New Roman"/>
              <w:color w:val="000000"/>
              <w:spacing w:val="4"/>
            </w:rPr>
          </w:rPrChange>
        </w:rPr>
        <w:t xml:space="preserve"> </w:t>
      </w:r>
      <w:r w:rsidR="00A96A35" w:rsidRPr="0027638C">
        <w:rPr>
          <w:sz w:val="24"/>
          <w:rPrChange w16du:dateUtc="2026-07-07T18:18:00Z" w:author="Author" w:date="2026-07-07T20:18:00Z" w:id="16036">
            <w:rPr>
              <w:rFonts w:ascii="Times New Roman"/>
              <w:color w:val="000000"/>
            </w:rPr>
          </w:rPrChange>
        </w:rPr>
        <w:t>sed</w:t>
      </w:r>
      <w:r w:rsidR="00A96A35" w:rsidRPr="0027638C">
        <w:rPr>
          <w:sz w:val="24"/>
          <w:rPrChange w16du:dateUtc="2026-07-07T18:18:00Z" w:author="Author" w:date="2026-07-07T20:18:00Z" w:id="16037">
            <w:rPr>
              <w:rFonts w:ascii="Times New Roman"/>
              <w:color w:val="000000"/>
              <w:spacing w:val="4"/>
            </w:rPr>
          </w:rPrChange>
        </w:rPr>
        <w:t xml:space="preserve"> </w:t>
      </w:r>
      <w:r w:rsidR="00A96A35" w:rsidRPr="0027638C">
        <w:rPr>
          <w:sz w:val="24"/>
          <w:rPrChange w16du:dateUtc="2026-07-07T18:18:00Z" w:author="Author" w:date="2026-07-07T20:18:00Z" w:id="16038">
            <w:rPr>
              <w:rFonts w:ascii="Times New Roman" w:hAnsi="Times New Roman"/>
              <w:color w:val="000000"/>
            </w:rPr>
          </w:rPrChange>
        </w:rPr>
        <w:t>do</w:t>
      </w:r>
      <w:del w16du:dateUtc="2026-07-07T18:18:00Z" w:author="Author" w:date="2026-07-07T20:18:00Z" w:id="16039">
        <w:r>
          <w:rPr>
            <w:color w:val="000000"/>
          </w:rPr>
          <w:cr/>
        </w:r>
      </w:del>
      <w:r w:rsidR="00A96A35" w:rsidRPr="0027638C">
        <w:rPr>
          <w:sz w:val="24"/>
          <w:rPrChange w16du:dateUtc="2026-07-07T18:18:00Z" w:author="Author" w:date="2026-07-07T20:18:00Z" w:id="16040">
            <w:rPr>
              <w:rFonts w:ascii="Times New Roman"/>
              <w:color w:val="000000"/>
              <w:spacing w:val="665"/>
            </w:rPr>
          </w:rPrChange>
        </w:rPr>
        <w:t xml:space="preserve"> </w:t>
      </w:r>
      <w:r w:rsidR="00A96A35" w:rsidRPr="0027638C">
        <w:rPr>
          <w:sz w:val="24"/>
          <w:rPrChange w16du:dateUtc="2026-07-07T18:18:00Z" w:author="Author" w:date="2026-07-07T20:18:00Z" w:id="16041">
            <w:rPr>
              <w:rFonts w:ascii="Times New Roman"/>
              <w:color w:val="000000"/>
            </w:rPr>
          </w:rPrChange>
        </w:rPr>
        <w:t>eiusmod</w:t>
      </w:r>
      <w:r w:rsidR="00A96A35" w:rsidRPr="0027638C">
        <w:rPr>
          <w:sz w:val="24"/>
          <w:rPrChange w16du:dateUtc="2026-07-07T18:18:00Z" w:author="Author" w:date="2026-07-07T20:18:00Z" w:id="16042">
            <w:rPr>
              <w:rFonts w:ascii="Times New Roman"/>
              <w:color w:val="000000"/>
              <w:spacing w:val="12"/>
            </w:rPr>
          </w:rPrChange>
        </w:rPr>
        <w:t xml:space="preserve"> </w:t>
      </w:r>
      <w:del w16du:dateUtc="2026-07-07T18:18:00Z" w:author="Author" w:date="2026-07-07T20:18:00Z" w:id="16043">
        <w:r>
          <w:rPr>
            <w:color w:val="000000"/>
          </w:rPr>
          <w:delText>no</w:delText>
        </w:r>
      </w:del>
      <w:ins w16du:dateUtc="2026-07-07T18:18:00Z" w:author="Author" w:date="2026-07-07T20:18:00Z" w:id="16044">
        <w:r w:rsidR="00A96A35" w:rsidRPr="0027638C">
          <w:rPr>
            <w:sz w:val="24"/>
            <w:szCs w:val="24"/>
          </w:rPr>
          <w:t>tempor</w:t>
        </w:r>
      </w:ins>
      <w:r w:rsidR="00A96A35" w:rsidRPr="0027638C">
        <w:rPr>
          <w:sz w:val="24"/>
          <w:rPrChange w16du:dateUtc="2026-07-07T18:18:00Z" w:author="Author" w:date="2026-07-07T20:18:00Z" w:id="16045">
            <w:rPr>
              <w:rFonts w:ascii="Times New Roman"/>
              <w:color w:val="000000"/>
              <w:spacing w:val="12"/>
            </w:rPr>
          </w:rPrChange>
        </w:rPr>
        <w:t xml:space="preserve"> </w:t>
      </w:r>
      <w:r w:rsidR="00A96A35" w:rsidRPr="0027638C">
        <w:rPr>
          <w:sz w:val="24"/>
          <w:rPrChange w16du:dateUtc="2026-07-07T18:18:00Z" w:author="Author" w:date="2026-07-07T20:18:00Z" w:id="16046">
            <w:rPr>
              <w:rFonts w:ascii="Times New Roman"/>
              <w:color w:val="000000"/>
            </w:rPr>
          </w:rPrChange>
        </w:rPr>
        <w:t>incididunt,</w:t>
      </w:r>
      <w:r w:rsidR="00A96A35" w:rsidRPr="0027638C">
        <w:rPr>
          <w:sz w:val="24"/>
          <w:rPrChange w16du:dateUtc="2026-07-07T18:18:00Z" w:author="Author" w:date="2026-07-07T20:18:00Z" w:id="16047">
            <w:rPr>
              <w:rFonts w:ascii="Times New Roman"/>
              <w:color w:val="000000"/>
              <w:spacing w:val="12"/>
            </w:rPr>
          </w:rPrChange>
        </w:rPr>
        <w:t xml:space="preserve"> </w:t>
      </w:r>
      <w:r w:rsidR="00A96A35" w:rsidRPr="0027638C">
        <w:rPr>
          <w:sz w:val="24"/>
          <w:rPrChange w16du:dateUtc="2026-07-07T18:18:00Z" w:author="Author" w:date="2026-07-07T20:18:00Z" w:id="16048">
            <w:rPr>
              <w:rFonts w:ascii="Times New Roman"/>
              <w:color w:val="000000"/>
            </w:rPr>
          </w:rPrChange>
        </w:rPr>
        <w:t>Ut</w:t>
      </w:r>
      <w:r w:rsidR="00A96A35" w:rsidRPr="0027638C">
        <w:rPr>
          <w:sz w:val="24"/>
          <w:rPrChange w16du:dateUtc="2026-07-07T18:18:00Z" w:author="Author" w:date="2026-07-07T20:18:00Z" w:id="16049">
            <w:rPr>
              <w:rFonts w:ascii="Times New Roman"/>
              <w:color w:val="000000"/>
              <w:spacing w:val="12"/>
            </w:rPr>
          </w:rPrChange>
        </w:rPr>
        <w:t xml:space="preserve"> </w:t>
      </w:r>
      <w:r w:rsidR="00A96A35" w:rsidRPr="0027638C">
        <w:rPr>
          <w:sz w:val="24"/>
          <w:rPrChange w16du:dateUtc="2026-07-07T18:18:00Z" w:author="Author" w:date="2026-07-07T20:18:00Z" w:id="16050">
            <w:rPr>
              <w:rFonts w:ascii="Times New Roman"/>
              <w:color w:val="000000"/>
            </w:rPr>
          </w:rPrChange>
        </w:rPr>
        <w:t>labore</w:t>
      </w:r>
      <w:r w:rsidR="00A96A35" w:rsidRPr="0027638C">
        <w:rPr>
          <w:sz w:val="24"/>
          <w:rPrChange w16du:dateUtc="2026-07-07T18:18:00Z" w:author="Author" w:date="2026-07-07T20:18:00Z" w:id="16051">
            <w:rPr>
              <w:rFonts w:ascii="Times New Roman"/>
              <w:color w:val="000000"/>
              <w:spacing w:val="12"/>
            </w:rPr>
          </w:rPrChange>
        </w:rPr>
        <w:t xml:space="preserve"> </w:t>
      </w:r>
      <w:r w:rsidR="00A96A35" w:rsidRPr="0027638C">
        <w:rPr>
          <w:sz w:val="24"/>
          <w:rPrChange w16du:dateUtc="2026-07-07T18:18:00Z" w:author="Author" w:date="2026-07-07T20:18:00Z" w:id="16052">
            <w:rPr>
              <w:rFonts w:ascii="Times New Roman"/>
              <w:color w:val="000000"/>
            </w:rPr>
          </w:rPrChange>
        </w:rPr>
        <w:t>et</w:t>
      </w:r>
      <w:r w:rsidR="00A96A35" w:rsidRPr="0027638C">
        <w:rPr>
          <w:sz w:val="24"/>
          <w:rPrChange w16du:dateUtc="2026-07-07T18:18:00Z" w:author="Author" w:date="2026-07-07T20:18:00Z" w:id="16053">
            <w:rPr>
              <w:rFonts w:ascii="Times New Roman"/>
              <w:color w:val="000000"/>
              <w:spacing w:val="12"/>
            </w:rPr>
          </w:rPrChange>
        </w:rPr>
        <w:t xml:space="preserve"> </w:t>
      </w:r>
      <w:r w:rsidR="00A96A35" w:rsidRPr="0027638C">
        <w:rPr>
          <w:sz w:val="24"/>
          <w:rPrChange w16du:dateUtc="2026-07-07T18:18:00Z" w:author="Author" w:date="2026-07-07T20:18:00Z" w:id="16054">
            <w:rPr>
              <w:rFonts w:ascii="Times New Roman"/>
              <w:color w:val="000000"/>
            </w:rPr>
          </w:rPrChange>
        </w:rPr>
        <w:t>dolore</w:t>
      </w:r>
      <w:r w:rsidR="00A96A35" w:rsidRPr="0027638C">
        <w:rPr>
          <w:sz w:val="24"/>
          <w:rPrChange w16du:dateUtc="2026-07-07T18:18:00Z" w:author="Author" w:date="2026-07-07T20:18:00Z" w:id="16055">
            <w:rPr>
              <w:rFonts w:ascii="Times New Roman"/>
              <w:color w:val="000000"/>
              <w:spacing w:val="12"/>
            </w:rPr>
          </w:rPrChange>
        </w:rPr>
        <w:t xml:space="preserve"> </w:t>
      </w:r>
      <w:r w:rsidR="00A96A35" w:rsidRPr="0027638C">
        <w:rPr>
          <w:sz w:val="24"/>
          <w:rPrChange w16du:dateUtc="2026-07-07T18:18:00Z" w:author="Author" w:date="2026-07-07T20:18:00Z" w:id="16056">
            <w:rPr>
              <w:rFonts w:ascii="Times New Roman"/>
              <w:color w:val="000000"/>
            </w:rPr>
          </w:rPrChange>
        </w:rPr>
        <w:t>magna</w:t>
      </w:r>
      <w:r w:rsidR="00A96A35" w:rsidRPr="0027638C">
        <w:rPr>
          <w:sz w:val="24"/>
          <w:rPrChange w16du:dateUtc="2026-07-07T18:18:00Z" w:author="Author" w:date="2026-07-07T20:18:00Z" w:id="16057">
            <w:rPr>
              <w:rFonts w:ascii="Times New Roman"/>
              <w:color w:val="000000"/>
              <w:spacing w:val="12"/>
            </w:rPr>
          </w:rPrChange>
        </w:rPr>
        <w:t xml:space="preserve"> </w:t>
      </w:r>
      <w:r w:rsidR="00A96A35" w:rsidRPr="0027638C">
        <w:rPr>
          <w:sz w:val="24"/>
          <w:rPrChange w16du:dateUtc="2026-07-07T18:18:00Z" w:author="Author" w:date="2026-07-07T20:18:00Z" w:id="16058">
            <w:rPr>
              <w:rFonts w:ascii="Times New Roman"/>
              <w:color w:val="000000"/>
            </w:rPr>
          </w:rPrChange>
        </w:rPr>
        <w:t>aliqua</w:t>
      </w:r>
      <w:r w:rsidR="00A96A35" w:rsidRPr="0027638C">
        <w:rPr>
          <w:sz w:val="24"/>
          <w:rPrChange w16du:dateUtc="2026-07-07T18:18:00Z" w:author="Author" w:date="2026-07-07T20:18:00Z" w:id="16059">
            <w:rPr>
              <w:rFonts w:ascii="Times New Roman"/>
              <w:color w:val="000000"/>
              <w:spacing w:val="12"/>
            </w:rPr>
          </w:rPrChange>
        </w:rPr>
        <w:t xml:space="preserve"> </w:t>
      </w:r>
      <w:r w:rsidR="00A96A35" w:rsidRPr="0027638C">
        <w:rPr>
          <w:sz w:val="24"/>
          <w:rPrChange w16du:dateUtc="2026-07-07T18:18:00Z" w:author="Author" w:date="2026-07-07T20:18:00Z" w:id="16060">
            <w:rPr>
              <w:rFonts w:ascii="Times New Roman"/>
              <w:color w:val="000000"/>
            </w:rPr>
          </w:rPrChange>
        </w:rPr>
        <w:t>lorem</w:t>
      </w:r>
      <w:r w:rsidR="00A96A35" w:rsidRPr="0027638C">
        <w:rPr>
          <w:sz w:val="24"/>
          <w:rPrChange w16du:dateUtc="2026-07-07T18:18:00Z" w:author="Author" w:date="2026-07-07T20:18:00Z" w:id="16061">
            <w:rPr>
              <w:rFonts w:ascii="Times New Roman"/>
              <w:color w:val="000000"/>
              <w:spacing w:val="12"/>
            </w:rPr>
          </w:rPrChange>
        </w:rPr>
        <w:t xml:space="preserve"> </w:t>
      </w:r>
      <w:r w:rsidR="00A96A35" w:rsidRPr="0027638C">
        <w:rPr>
          <w:sz w:val="24"/>
          <w:rPrChange w16du:dateUtc="2026-07-07T18:18:00Z" w:author="Author" w:date="2026-07-07T20:18:00Z" w:id="16062">
            <w:rPr>
              <w:rFonts w:ascii="Times New Roman"/>
              <w:color w:val="000000"/>
            </w:rPr>
          </w:rPrChange>
        </w:rPr>
        <w:t>ipsum</w:t>
      </w:r>
      <w:r w:rsidR="00A96A35" w:rsidRPr="0027638C">
        <w:rPr>
          <w:sz w:val="24"/>
          <w:rPrChange w16du:dateUtc="2026-07-07T18:18:00Z" w:author="Author" w:date="2026-07-07T20:18:00Z" w:id="16063">
            <w:rPr>
              <w:rFonts w:ascii="Times New Roman"/>
              <w:color w:val="000000"/>
              <w:spacing w:val="12"/>
            </w:rPr>
          </w:rPrChange>
        </w:rPr>
        <w:t xml:space="preserve"> </w:t>
      </w:r>
      <w:r w:rsidR="00A96A35" w:rsidRPr="0027638C">
        <w:rPr>
          <w:sz w:val="24"/>
          <w:rPrChange w16du:dateUtc="2026-07-07T18:18:00Z" w:author="Author" w:date="2026-07-07T20:18:00Z" w:id="16064">
            <w:rPr>
              <w:rFonts w:ascii="Times New Roman"/>
              <w:color w:val="000000"/>
            </w:rPr>
          </w:rPrChange>
        </w:rPr>
        <w:t>dolor</w:t>
      </w:r>
      <w:r w:rsidR="00A96A35" w:rsidRPr="0027638C">
        <w:rPr>
          <w:sz w:val="24"/>
          <w:rPrChange w16du:dateUtc="2026-07-07T18:18:00Z" w:author="Author" w:date="2026-07-07T20:18:00Z" w:id="16065">
            <w:rPr>
              <w:rFonts w:ascii="Times New Roman"/>
              <w:color w:val="000000"/>
              <w:spacing w:val="12"/>
            </w:rPr>
          </w:rPrChange>
        </w:rPr>
        <w:t xml:space="preserve"> </w:t>
      </w:r>
      <w:del w16du:dateUtc="2026-07-07T18:18:00Z" w:author="Author" w:date="2026-07-07T20:18:00Z" w:id="16066">
        <w:r>
          <w:rPr>
            <w:color w:val="000000"/>
          </w:rPr>
          <w:delText>customer</w:delText>
        </w:r>
        <w:r>
          <w:rPr>
            <w:color w:val="000000"/>
          </w:rPr>
          <w:cr/>
        </w:r>
      </w:del>
      <w:ins w16du:dateUtc="2026-07-07T18:18:00Z" w:author="Author" w:date="2026-07-07T20:18:00Z" w:id="16067">
        <w:r w:rsidR="00A96A35" w:rsidRPr="0027638C">
          <w:rPr>
            <w:sz w:val="24"/>
            <w:szCs w:val="24"/>
          </w:rPr>
          <w:t>Sit</w:t>
        </w:r>
      </w:ins>
      <w:r w:rsidR="00A96A35" w:rsidRPr="0027638C">
        <w:rPr>
          <w:sz w:val="24"/>
          <w:rPrChange w16du:dateUtc="2026-07-07T18:18:00Z" w:author="Author" w:date="2026-07-07T20:18:00Z" w:id="16068">
            <w:rPr>
              <w:rFonts w:ascii="Times New Roman"/>
              <w:color w:val="000000"/>
              <w:spacing w:val="665"/>
            </w:rPr>
          </w:rPrChange>
        </w:rPr>
        <w:t xml:space="preserve"> </w:t>
      </w:r>
      <w:r w:rsidR="00A96A35" w:rsidRPr="0027638C">
        <w:rPr>
          <w:sz w:val="24"/>
          <w:rPrChange w16du:dateUtc="2026-07-07T18:18:00Z" w:author="Author" w:date="2026-07-07T20:18:00Z" w:id="16069">
            <w:rPr>
              <w:rFonts w:ascii="Times New Roman"/>
              <w:color w:val="000000"/>
            </w:rPr>
          </w:rPrChange>
        </w:rPr>
        <w:t>amet</w:t>
      </w:r>
      <w:r w:rsidR="00A96A35" w:rsidRPr="0027638C">
        <w:rPr>
          <w:sz w:val="24"/>
          <w:rPrChange w16du:dateUtc="2026-07-07T18:18:00Z" w:author="Author" w:date="2026-07-07T20:18:00Z" w:id="16070">
            <w:rPr>
              <w:rFonts w:ascii="Times New Roman"/>
              <w:color w:val="000000"/>
              <w:spacing w:val="4"/>
            </w:rPr>
          </w:rPrChange>
        </w:rPr>
        <w:t xml:space="preserve"> </w:t>
      </w:r>
      <w:r w:rsidR="00A96A35" w:rsidRPr="0027638C">
        <w:rPr>
          <w:sz w:val="24"/>
          <w:rPrChange w16du:dateUtc="2026-07-07T18:18:00Z" w:author="Author" w:date="2026-07-07T20:18:00Z" w:id="16071">
            <w:rPr>
              <w:rFonts w:ascii="Times New Roman"/>
              <w:color w:val="000000"/>
            </w:rPr>
          </w:rPrChange>
        </w:rPr>
        <w:t>consectetur</w:t>
      </w:r>
      <w:r w:rsidR="00A96A35" w:rsidRPr="0027638C">
        <w:rPr>
          <w:sz w:val="24"/>
          <w:rPrChange w16du:dateUtc="2026-07-07T18:18:00Z" w:author="Author" w:date="2026-07-07T20:18:00Z" w:id="16072">
            <w:rPr>
              <w:rFonts w:ascii="Times New Roman"/>
              <w:color w:val="000000"/>
              <w:spacing w:val="4"/>
            </w:rPr>
          </w:rPrChange>
        </w:rPr>
        <w:t xml:space="preserve"> </w:t>
      </w:r>
      <w:r w:rsidR="00A96A35" w:rsidRPr="0027638C">
        <w:rPr>
          <w:sz w:val="24"/>
          <w:rPrChange w16du:dateUtc="2026-07-07T18:18:00Z" w:author="Author" w:date="2026-07-07T20:18:00Z" w:id="16073">
            <w:rPr>
              <w:rFonts w:ascii="Times New Roman"/>
              <w:color w:val="000000"/>
            </w:rPr>
          </w:rPrChange>
        </w:rPr>
        <w:t>adipiscing</w:t>
      </w:r>
      <w:r w:rsidR="00A96A35" w:rsidRPr="0027638C">
        <w:rPr>
          <w:sz w:val="24"/>
          <w:rPrChange w16du:dateUtc="2026-07-07T18:18:00Z" w:author="Author" w:date="2026-07-07T20:18:00Z" w:id="16074">
            <w:rPr>
              <w:rFonts w:ascii="Times New Roman"/>
              <w:color w:val="000000"/>
              <w:spacing w:val="4"/>
            </w:rPr>
          </w:rPrChange>
        </w:rPr>
        <w:t xml:space="preserve"> </w:t>
      </w:r>
      <w:r w:rsidR="00A96A35" w:rsidRPr="0027638C">
        <w:rPr>
          <w:sz w:val="24"/>
          <w:rPrChange w16du:dateUtc="2026-07-07T18:18:00Z" w:author="Author" w:date="2026-07-07T20:18:00Z" w:id="16075">
            <w:rPr>
              <w:rFonts w:ascii="Times New Roman"/>
              <w:color w:val="000000"/>
            </w:rPr>
          </w:rPrChange>
        </w:rPr>
        <w:t>Elit</w:t>
      </w:r>
      <w:r w:rsidR="00A96A35" w:rsidRPr="0027638C">
        <w:rPr>
          <w:sz w:val="24"/>
          <w:rPrChange w16du:dateUtc="2026-07-07T18:18:00Z" w:author="Author" w:date="2026-07-07T20:18:00Z" w:id="16076">
            <w:rPr>
              <w:rFonts w:ascii="Times New Roman"/>
              <w:color w:val="000000"/>
              <w:spacing w:val="4"/>
            </w:rPr>
          </w:rPrChange>
        </w:rPr>
        <w:t xml:space="preserve"> </w:t>
      </w:r>
      <w:r w:rsidR="00A96A35" w:rsidRPr="0027638C">
        <w:rPr>
          <w:sz w:val="24"/>
          <w:rPrChange w16du:dateUtc="2026-07-07T18:18:00Z" w:author="Author" w:date="2026-07-07T20:18:00Z" w:id="16077">
            <w:rPr>
              <w:rFonts w:ascii="Times New Roman"/>
              <w:color w:val="000000"/>
            </w:rPr>
          </w:rPrChange>
        </w:rPr>
        <w:t>Sed.</w:t>
      </w:r>
      <w:r w:rsidR="00A96A35" w:rsidRPr="0027638C">
        <w:rPr>
          <w:sz w:val="24"/>
          <w:rPrChange w16du:dateUtc="2026-07-07T18:18:00Z" w:author="Author" w:date="2026-07-07T20:18:00Z" w:id="16078">
            <w:rPr>
              <w:rFonts w:ascii="Times New Roman"/>
              <w:color w:val="000000"/>
              <w:spacing w:val="4"/>
            </w:rPr>
          </w:rPrChange>
        </w:rPr>
        <w:t xml:space="preserve"> </w:t>
      </w:r>
      <w:r w:rsidR="00A96A35" w:rsidRPr="0027638C">
        <w:rPr>
          <w:sz w:val="24"/>
          <w:rPrChange w16du:dateUtc="2026-07-07T18:18:00Z" w:author="Author" w:date="2026-07-07T20:18:00Z" w:id="16079">
            <w:rPr>
              <w:rFonts w:ascii="Times New Roman"/>
              <w:color w:val="000000"/>
            </w:rPr>
          </w:rPrChange>
        </w:rPr>
        <w:t>Do</w:t>
      </w:r>
      <w:r w:rsidR="00A96A35" w:rsidRPr="0027638C">
        <w:rPr>
          <w:sz w:val="24"/>
          <w:rPrChange w16du:dateUtc="2026-07-07T18:18:00Z" w:author="Author" w:date="2026-07-07T20:18:00Z" w:id="16080">
            <w:rPr>
              <w:rFonts w:ascii="Times New Roman"/>
              <w:color w:val="000000"/>
              <w:spacing w:val="4"/>
            </w:rPr>
          </w:rPrChange>
        </w:rPr>
        <w:t xml:space="preserve"> </w:t>
      </w:r>
      <w:r w:rsidR="00A96A35" w:rsidRPr="0027638C">
        <w:rPr>
          <w:sz w:val="24"/>
          <w:rPrChange w16du:dateUtc="2026-07-07T18:18:00Z" w:author="Author" w:date="2026-07-07T20:18:00Z" w:id="16081">
            <w:rPr>
              <w:rFonts w:ascii="Times New Roman"/>
              <w:color w:val="000000"/>
            </w:rPr>
          </w:rPrChange>
        </w:rPr>
        <w:t>Eiusmod</w:t>
      </w:r>
      <w:r w:rsidR="00A96A35" w:rsidRPr="0027638C">
        <w:rPr>
          <w:sz w:val="24"/>
          <w:rPrChange w16du:dateUtc="2026-07-07T18:18:00Z" w:author="Author" w:date="2026-07-07T20:18:00Z" w:id="16082">
            <w:rPr>
              <w:rFonts w:ascii="Times New Roman"/>
              <w:color w:val="000000"/>
              <w:spacing w:val="4"/>
            </w:rPr>
          </w:rPrChange>
        </w:rPr>
        <w:t xml:space="preserve"> </w:t>
      </w:r>
      <w:r w:rsidR="00A96A35" w:rsidRPr="0027638C">
        <w:rPr>
          <w:sz w:val="24"/>
          <w:rPrChange w16du:dateUtc="2026-07-07T18:18:00Z" w:author="Author" w:date="2026-07-07T20:18:00Z" w:id="16083">
            <w:rPr>
              <w:rFonts w:ascii="Times New Roman"/>
              <w:color w:val="000000"/>
            </w:rPr>
          </w:rPrChange>
        </w:rPr>
        <w:t>tempor</w:t>
      </w:r>
      <w:r w:rsidR="00A96A35" w:rsidRPr="0027638C">
        <w:rPr>
          <w:sz w:val="24"/>
          <w:rPrChange w16du:dateUtc="2026-07-07T18:18:00Z" w:author="Author" w:date="2026-07-07T20:18:00Z" w:id="16084">
            <w:rPr>
              <w:rFonts w:ascii="Times New Roman"/>
              <w:color w:val="000000"/>
              <w:spacing w:val="4"/>
            </w:rPr>
          </w:rPrChange>
        </w:rPr>
        <w:t xml:space="preserve"> </w:t>
      </w:r>
      <w:r w:rsidR="00A96A35" w:rsidRPr="0027638C">
        <w:rPr>
          <w:sz w:val="24"/>
          <w:rPrChange w16du:dateUtc="2026-07-07T18:18:00Z" w:author="Author" w:date="2026-07-07T20:18:00Z" w:id="16085">
            <w:rPr>
              <w:rFonts w:ascii="Times New Roman"/>
              <w:color w:val="000000"/>
            </w:rPr>
          </w:rPrChange>
        </w:rPr>
        <w:t>incididunt</w:t>
      </w:r>
      <w:r w:rsidR="00A96A35" w:rsidRPr="0027638C">
        <w:rPr>
          <w:sz w:val="24"/>
          <w:rPrChange w16du:dateUtc="2026-07-07T18:18:00Z" w:author="Author" w:date="2026-07-07T20:18:00Z" w:id="16086">
            <w:rPr>
              <w:rFonts w:ascii="Times New Roman"/>
              <w:color w:val="000000"/>
              <w:spacing w:val="4"/>
            </w:rPr>
          </w:rPrChange>
        </w:rPr>
        <w:t xml:space="preserve"> </w:t>
      </w:r>
      <w:r w:rsidR="00A96A35" w:rsidRPr="0027638C">
        <w:rPr>
          <w:sz w:val="24"/>
          <w:rPrChange w16du:dateUtc="2026-07-07T18:18:00Z" w:author="Author" w:date="2026-07-07T20:18:00Z" w:id="16087">
            <w:rPr>
              <w:rFonts w:ascii="Times New Roman"/>
              <w:color w:val="000000"/>
            </w:rPr>
          </w:rPrChange>
        </w:rPr>
        <w:t>ut</w:t>
      </w:r>
      <w:r w:rsidR="00A96A35" w:rsidRPr="0027638C">
        <w:rPr>
          <w:sz w:val="24"/>
          <w:rPrChange w16du:dateUtc="2026-07-07T18:18:00Z" w:author="Author" w:date="2026-07-07T20:18:00Z" w:id="16088">
            <w:rPr>
              <w:rFonts w:ascii="Times New Roman"/>
              <w:color w:val="000000"/>
              <w:spacing w:val="4"/>
            </w:rPr>
          </w:rPrChange>
        </w:rPr>
        <w:t xml:space="preserve"> </w:t>
      </w:r>
      <w:r w:rsidR="00A96A35" w:rsidRPr="0027638C">
        <w:rPr>
          <w:sz w:val="24"/>
          <w:rPrChange w16du:dateUtc="2026-07-07T18:18:00Z" w:author="Author" w:date="2026-07-07T20:18:00Z" w:id="16089">
            <w:rPr>
              <w:rFonts w:ascii="Times New Roman"/>
              <w:color w:val="000000"/>
            </w:rPr>
          </w:rPrChange>
        </w:rPr>
        <w:t>labore</w:t>
      </w:r>
      <w:r w:rsidR="00A96A35" w:rsidRPr="0027638C">
        <w:rPr>
          <w:sz w:val="24"/>
          <w:rPrChange w16du:dateUtc="2026-07-07T18:18:00Z" w:author="Author" w:date="2026-07-07T20:18:00Z" w:id="16090">
            <w:rPr>
              <w:rFonts w:ascii="Times New Roman"/>
              <w:color w:val="000000"/>
              <w:spacing w:val="4"/>
            </w:rPr>
          </w:rPrChange>
        </w:rPr>
        <w:t xml:space="preserve"> </w:t>
      </w:r>
      <w:r w:rsidR="00A96A35" w:rsidRPr="0027638C">
        <w:rPr>
          <w:sz w:val="24"/>
          <w:rPrChange w16du:dateUtc="2026-07-07T18:18:00Z" w:author="Author" w:date="2026-07-07T20:18:00Z" w:id="16091">
            <w:rPr>
              <w:rFonts w:ascii="Times New Roman"/>
              <w:color w:val="000000"/>
            </w:rPr>
          </w:rPrChange>
        </w:rPr>
        <w:t>et</w:t>
      </w:r>
      <w:r w:rsidR="00A96A35" w:rsidRPr="0027638C">
        <w:rPr>
          <w:sz w:val="24"/>
          <w:rPrChange w16du:dateUtc="2026-07-07T18:18:00Z" w:author="Author" w:date="2026-07-07T20:18:00Z" w:id="16092">
            <w:rPr>
              <w:rFonts w:ascii="Times New Roman"/>
              <w:color w:val="000000"/>
              <w:spacing w:val="4"/>
            </w:rPr>
          </w:rPrChange>
        </w:rPr>
        <w:t xml:space="preserve"> </w:t>
      </w:r>
      <w:r w:rsidR="00A96A35" w:rsidRPr="0027638C">
        <w:rPr>
          <w:sz w:val="24"/>
          <w:rPrChange w16du:dateUtc="2026-07-07T18:18:00Z" w:author="Author" w:date="2026-07-07T20:18:00Z" w:id="16093">
            <w:rPr>
              <w:rFonts w:ascii="Times New Roman"/>
              <w:color w:val="000000"/>
            </w:rPr>
          </w:rPrChange>
        </w:rPr>
        <w:t>dolore</w:t>
      </w:r>
      <w:r w:rsidR="00A96A35" w:rsidRPr="0027638C">
        <w:rPr>
          <w:sz w:val="24"/>
          <w:rPrChange w16du:dateUtc="2026-07-07T18:18:00Z" w:author="Author" w:date="2026-07-07T20:18:00Z" w:id="16094">
            <w:rPr>
              <w:rFonts w:ascii="Times New Roman"/>
              <w:color w:val="000000"/>
              <w:spacing w:val="4"/>
            </w:rPr>
          </w:rPrChange>
        </w:rPr>
        <w:t xml:space="preserve"> </w:t>
      </w:r>
      <w:r w:rsidR="00A96A35" w:rsidRPr="0027638C">
        <w:rPr>
          <w:sz w:val="24"/>
          <w:rPrChange w16du:dateUtc="2026-07-07T18:18:00Z" w:author="Author" w:date="2026-07-07T20:18:00Z" w:id="16095">
            <w:rPr>
              <w:rFonts w:ascii="Times New Roman"/>
              <w:color w:val="000000"/>
            </w:rPr>
          </w:rPrChange>
        </w:rPr>
        <w:t>magna</w:t>
      </w:r>
      <w:r w:rsidR="00A96A35" w:rsidRPr="0027638C">
        <w:rPr>
          <w:sz w:val="24"/>
          <w:rPrChange w16du:dateUtc="2026-07-07T18:18:00Z" w:author="Author" w:date="2026-07-07T20:18:00Z" w:id="16096">
            <w:rPr>
              <w:rFonts w:ascii="Times New Roman"/>
              <w:color w:val="000000"/>
              <w:spacing w:val="4"/>
            </w:rPr>
          </w:rPrChange>
        </w:rPr>
        <w:t xml:space="preserve"> </w:t>
      </w:r>
      <w:r w:rsidR="00A96A35" w:rsidRPr="0027638C">
        <w:rPr>
          <w:sz w:val="24"/>
          <w:rPrChange w16du:dateUtc="2026-07-07T18:18:00Z" w:author="Author" w:date="2026-07-07T20:18:00Z" w:id="16097">
            <w:rPr>
              <w:rFonts w:ascii="Times New Roman" w:hAnsi="Times New Roman"/>
              <w:color w:val="000000"/>
            </w:rPr>
          </w:rPrChange>
        </w:rPr>
        <w:t>aliqua</w:t>
      </w:r>
      <w:del w16du:dateUtc="2026-07-07T18:18:00Z" w:author="Author" w:date="2026-07-07T20:18:00Z" w:id="16098">
        <w:r>
          <w:rPr>
            <w:color w:val="000000"/>
          </w:rPr>
          <w:cr/>
        </w:r>
      </w:del>
      <w:r w:rsidR="00A96A35" w:rsidRPr="0027638C">
        <w:rPr>
          <w:sz w:val="24"/>
          <w:rPrChange w16du:dateUtc="2026-07-07T18:18:00Z" w:author="Author" w:date="2026-07-07T20:18:00Z" w:id="16099">
            <w:rPr>
              <w:rFonts w:ascii="Times New Roman"/>
              <w:color w:val="000000"/>
              <w:spacing w:val="665"/>
            </w:rPr>
          </w:rPrChange>
        </w:rPr>
        <w:t xml:space="preserve"> </w:t>
      </w:r>
      <w:r w:rsidR="00A96A35" w:rsidRPr="0027638C">
        <w:rPr>
          <w:sz w:val="24"/>
          <w:rPrChange w16du:dateUtc="2026-07-07T18:18:00Z" w:author="Author" w:date="2026-07-07T20:18:00Z" w:id="16100">
            <w:rPr>
              <w:rFonts w:ascii="Times New Roman"/>
              <w:color w:val="000000"/>
            </w:rPr>
          </w:rPrChange>
        </w:rPr>
        <w:t>lorem ipsum dolor Sit.</w:t>
      </w:r>
      <w:bookmarkEnd w:id="15686"/>
    </w:p>
    <w:p w14:paraId="01864EEB" w14:textId="77777777" w:rsidR="008166CF" w:rsidRDefault="008166CF">
      <w:pPr>
        <w:spacing w:line="0" w:lineRule="atLeast"/>
        <w:rPr>
          <w:del w16du:dateUtc="2026-07-07T18:18:00Z" w:author="Author" w:date="2026-07-07T20:18:00Z" w:id="16101"/>
          <w:rFonts w:ascii="Arial"/>
          <w:color w:val="FF0000"/>
          <w:sz w:val="2"/>
        </w:rPr>
      </w:pPr>
    </w:p>
    <w:p w14:paraId="026C11D6" w14:textId="77777777" w:rsidR="008166CF" w:rsidRDefault="00000000">
      <w:pPr>
        <w:spacing w:line="0" w:lineRule="atLeast"/>
        <w:rPr>
          <w:del w16du:dateUtc="2026-07-07T18:18:00Z" w:author="Author" w:date="2026-07-07T20:18:00Z" w:id="16102"/>
          <w:rFonts w:ascii="Arial"/>
          <w:color w:val="FF0000"/>
          <w:sz w:val="2"/>
        </w:rPr>
      </w:pPr>
      <w:del w16du:dateUtc="2026-07-07T18:18:00Z" w:author="Author" w:date="2026-07-07T20:18:00Z" w:id="16103">
        <w:r>
          <w:rPr>
            <w:rFonts w:ascii="Arial"/>
            <w:color w:val="FF0000"/>
            <w:sz w:val="2"/>
          </w:rPr>
          <w:cr/>
        </w:r>
        <w:r>
          <w:rPr>
            <w:rFonts w:ascii="Arial"/>
            <w:color w:val="FF0000"/>
            <w:sz w:val="2"/>
          </w:rPr>
          <w:br w:type="page"/>
        </w:r>
      </w:del>
    </w:p>
    <w:p w14:paraId="00388444" w14:textId="77777777" w:rsidR="008166CF" w:rsidRDefault="008166CF">
      <w:pPr>
        <w:pStyle w:val="NoList1"/>
        <w:rPr>
          <w:del w16du:dateUtc="2026-07-07T18:18:00Z" w:author="Author" w:date="2026-07-07T20:18:00Z" w:id="16104"/>
        </w:rPr>
        <w:sectPr w:rsidR="008166CF">
          <w:pgSz w:h="15840" w:w="12240"/>
          <w:pgMar w:bottom="0" w:footer="720" w:gutter="0" w:header="720" w:left="2160" w:right="100" w:top="713"/>
          <w:pgNumType w:start="1"/>
          <w:cols w:space="720"/>
          <w:docGrid w:linePitch="1"/>
        </w:sectPr>
      </w:pPr>
    </w:p>
    <w:p w14:paraId="00D2D298" w14:textId="77777777" w:rsidR="008166CF" w:rsidRDefault="008166CF">
      <w:pPr>
        <w:spacing w:line="0" w:lineRule="atLeast"/>
        <w:rPr>
          <w:del w16du:dateUtc="2026-07-07T18:18:00Z" w:author="Author" w:date="2026-07-07T20:18:00Z" w:id="16105"/>
          <w:rFonts w:ascii="Arial"/>
          <w:color w:val="FF0000"/>
          <w:sz w:val="2"/>
        </w:rPr>
      </w:pPr>
    </w:p>
    <w:p w14:paraId="02EDA112" w14:textId="77777777" w:rsidR="008166CF" w:rsidRDefault="00CE63A4">
      <w:pPr>
        <w:spacing w:line="276" w:lineRule="exact"/>
        <w:ind w:left="4560"/>
        <w:rPr>
          <w:del w16du:dateUtc="2026-07-07T18:18:00Z" w:author="Author" w:date="2026-07-07T20:18:00Z" w:id="16106"/>
          <w:color w:val="000000"/>
          <w:sz w:val="24"/>
        </w:rPr>
      </w:pPr>
      <w:bookmarkStart w:id="16107" w:name="br18"/>
      <w:bookmarkEnd w:id="16107"/>
      <w:del w16du:dateUtc="2026-07-07T18:18:00Z" w:author="Author" w:date="2026-07-07T20:18:00Z" w:id="16108">
        <w:r>
          <w:rPr>
            <w:rFonts w:asciiTheme="minorHAnsi"/>
            <w:noProof/>
          </w:rPr>
          <w:pict w14:anchorId="571FAD48">
            <v:shape alt="" id="_x000013" style="position:absolute;left:0;text-align:left;margin-left:-1pt;margin-top:-1pt;width:3pt;height:3pt;z-index:-251630592;mso-wrap-edited:f;mso-width-percent:0;mso-height-percent:0;mso-position-horizontal:absolute;mso-position-horizontal-relative:page;mso-position-vertical:absolute;mso-position-vertical-relative:page;mso-width-percent:0;mso-height-percent:0" type="#_x0000_t75" o:spid="_x0000_s2063">
              <v:imagedata r:id="rId22"/>
              <w10:wrap anchorx="page" anchory="page"/>
            </v:shape>
          </w:pict>
        </w:r>
        <w:r w:rsidR="00000000">
          <w:rPr>
            <w:color w:val="000000"/>
            <w:sz w:val="24"/>
          </w:rPr>
          <w:delText>18</w:delText>
        </w:r>
      </w:del>
    </w:p>
    <w:p w14:paraId="584D91FD" w14:textId="76D63AE1" w:rsidR="009609E8" w:rsidRDefault="00000000" w:rsidRPr="0027638C">
      <w:pPr>
        <w:pStyle w:val="ListParagraph"/>
        <w:numPr>
          <w:ilvl w:val="1"/>
          <w:numId w:val="5"/>
        </w:numPr>
        <w:tabs>
          <w:tab w:pos="1438" w:val="left"/>
          <w:tab w:pos="1440" w:val="left"/>
        </w:tabs>
        <w:spacing w:before="84"/>
        <w:ind w:right="354"/>
        <w:rPr>
          <w:sz w:val="24"/>
          <w:rPrChange w16du:dateUtc="2026-07-07T18:18:00Z" w:author="Author" w:date="2026-07-07T20:18:00Z" w:id="16109">
            <w:rPr>
              <w:rFonts w:ascii="Times New Roman"/>
              <w:color w:val="000000"/>
            </w:rPr>
          </w:rPrChange>
        </w:rPr>
        <w:pPrChange w16du:dateUtc="2026-07-07T18:18:00Z" w:author="Author" w:date="2026-07-07T20:18:00Z" w:id="16110">
          <w:pPr>
            <w:spacing w:after="0" w:before="463" w:line="253" w:lineRule="exact"/>
            <w:ind w:left="720"/>
            <w:jc w:val="left"/>
          </w:pPr>
        </w:pPrChange>
      </w:pPr>
      <w:del w16du:dateUtc="2026-07-07T18:18:00Z" w:author="Author" w:date="2026-07-07T20:18:00Z" w:id="16111">
        <w:r>
          <w:rPr>
            <w:color w:val="000000"/>
          </w:rPr>
          <w:delText>(h)</w:delText>
        </w:r>
        <w:r>
          <w:rPr>
            <w:color w:val="000000"/>
            <w:spacing w:val="409"/>
          </w:rPr>
          <w:delText xml:space="preserve"> </w:delText>
        </w:r>
      </w:del>
      <w:bookmarkStart w:id="16112" w:name="_Ref215486957"/>
      <w:r w:rsidR="00A96A35" w:rsidRPr="0027638C">
        <w:rPr>
          <w:sz w:val="24"/>
          <w:u w:val="single"/>
          <w:rPrChange w16du:dateUtc="2026-07-07T18:18:00Z" w:author="Author" w:date="2026-07-07T20:18:00Z" w:id="16113">
            <w:rPr>
              <w:rFonts w:ascii="Times New Roman"/>
              <w:color w:val="000000"/>
              <w:u w:val="single"/>
            </w:rPr>
          </w:rPrChange>
        </w:rPr>
        <w:t>Amet.</w:t>
      </w:r>
      <w:r w:rsidR="00A96A35" w:rsidRPr="0027638C">
        <w:rPr>
          <w:sz w:val="24"/>
          <w:rPrChange w16du:dateUtc="2026-07-07T18:18:00Z" w:author="Author" w:date="2026-07-07T20:18:00Z" w:id="16114">
            <w:rPr>
              <w:rFonts w:ascii="Times New Roman"/>
              <w:color w:val="000000"/>
              <w:spacing w:val="29"/>
            </w:rPr>
          </w:rPrChange>
        </w:rPr>
        <w:t xml:space="preserve"> </w:t>
      </w:r>
      <w:r w:rsidR="00A96A35" w:rsidRPr="0027638C">
        <w:rPr>
          <w:sz w:val="24"/>
          <w:rPrChange w16du:dateUtc="2026-07-07T18:18:00Z" w:author="Author" w:date="2026-07-07T20:18:00Z" w:id="16115">
            <w:rPr>
              <w:rFonts w:ascii="Times New Roman"/>
              <w:color w:val="000000"/>
            </w:rPr>
          </w:rPrChange>
        </w:rPr>
        <w:t>Consectetur</w:t>
      </w:r>
      <w:r w:rsidR="00A96A35" w:rsidRPr="0027638C">
        <w:rPr>
          <w:sz w:val="24"/>
          <w:rPrChange w16du:dateUtc="2026-07-07T18:18:00Z" w:author="Author" w:date="2026-07-07T20:18:00Z" w:id="16116">
            <w:rPr>
              <w:rFonts w:ascii="Times New Roman"/>
              <w:color w:val="000000"/>
              <w:spacing w:val="30"/>
            </w:rPr>
          </w:rPrChange>
        </w:rPr>
        <w:t xml:space="preserve"> </w:t>
      </w:r>
      <w:r w:rsidR="00A96A35" w:rsidRPr="0027638C">
        <w:rPr>
          <w:sz w:val="24"/>
          <w:rPrChange w16du:dateUtc="2026-07-07T18:18:00Z" w:author="Author" w:date="2026-07-07T20:18:00Z" w:id="16117">
            <w:rPr>
              <w:rFonts w:ascii="Times New Roman"/>
              <w:color w:val="000000"/>
            </w:rPr>
          </w:rPrChange>
        </w:rPr>
        <w:t>adipiscing</w:t>
      </w:r>
      <w:r w:rsidR="00A96A35" w:rsidRPr="0027638C">
        <w:rPr>
          <w:sz w:val="24"/>
          <w:rPrChange w16du:dateUtc="2026-07-07T18:18:00Z" w:author="Author" w:date="2026-07-07T20:18:00Z" w:id="16118">
            <w:rPr>
              <w:rFonts w:ascii="Times New Roman"/>
              <w:color w:val="000000"/>
              <w:spacing w:val="30"/>
            </w:rPr>
          </w:rPrChange>
        </w:rPr>
        <w:t xml:space="preserve"> </w:t>
      </w:r>
      <w:r w:rsidR="00A96A35" w:rsidRPr="0027638C">
        <w:rPr>
          <w:sz w:val="24"/>
          <w:rPrChange w16du:dateUtc="2026-07-07T18:18:00Z" w:author="Author" w:date="2026-07-07T20:18:00Z" w:id="16119">
            <w:rPr>
              <w:rFonts w:ascii="Times New Roman"/>
              <w:color w:val="000000"/>
            </w:rPr>
          </w:rPrChange>
        </w:rPr>
        <w:t>Elit,</w:t>
      </w:r>
      <w:r w:rsidR="00A96A35" w:rsidRPr="0027638C">
        <w:rPr>
          <w:sz w:val="24"/>
          <w:rPrChange w16du:dateUtc="2026-07-07T18:18:00Z" w:author="Author" w:date="2026-07-07T20:18:00Z" w:id="16120">
            <w:rPr>
              <w:rFonts w:ascii="Times New Roman"/>
              <w:color w:val="000000"/>
              <w:spacing w:val="30"/>
            </w:rPr>
          </w:rPrChange>
        </w:rPr>
        <w:t xml:space="preserve"> </w:t>
      </w:r>
      <w:r w:rsidR="00A96A35" w:rsidRPr="0027638C">
        <w:rPr>
          <w:sz w:val="24"/>
          <w:rPrChange w16du:dateUtc="2026-07-07T18:18:00Z" w:author="Author" w:date="2026-07-07T20:18:00Z" w:id="16121">
            <w:rPr>
              <w:rFonts w:ascii="Times New Roman"/>
              <w:color w:val="000000"/>
            </w:rPr>
          </w:rPrChange>
        </w:rPr>
        <w:t>sed</w:t>
      </w:r>
      <w:r w:rsidR="00A96A35" w:rsidRPr="0027638C">
        <w:rPr>
          <w:sz w:val="24"/>
          <w:rPrChange w16du:dateUtc="2026-07-07T18:18:00Z" w:author="Author" w:date="2026-07-07T20:18:00Z" w:id="16122">
            <w:rPr>
              <w:rFonts w:ascii="Times New Roman"/>
              <w:color w:val="000000"/>
              <w:spacing w:val="29"/>
            </w:rPr>
          </w:rPrChange>
        </w:rPr>
        <w:t xml:space="preserve"> </w:t>
      </w:r>
      <w:r w:rsidR="00A96A35" w:rsidRPr="0027638C">
        <w:rPr>
          <w:sz w:val="24"/>
          <w:rPrChange w16du:dateUtc="2026-07-07T18:18:00Z" w:author="Author" w:date="2026-07-07T20:18:00Z" w:id="16123">
            <w:rPr>
              <w:rFonts w:ascii="Times New Roman"/>
              <w:color w:val="000000"/>
            </w:rPr>
          </w:rPrChange>
        </w:rPr>
        <w:t>do</w:t>
      </w:r>
      <w:r w:rsidR="00A96A35" w:rsidRPr="0027638C">
        <w:rPr>
          <w:sz w:val="24"/>
          <w:rPrChange w16du:dateUtc="2026-07-07T18:18:00Z" w:author="Author" w:date="2026-07-07T20:18:00Z" w:id="16124">
            <w:rPr>
              <w:rFonts w:ascii="Times New Roman"/>
              <w:color w:val="000000"/>
              <w:spacing w:val="30"/>
            </w:rPr>
          </w:rPrChange>
        </w:rPr>
        <w:t xml:space="preserve"> </w:t>
      </w:r>
      <w:r w:rsidR="00A96A35" w:rsidRPr="0027638C">
        <w:rPr>
          <w:sz w:val="24"/>
          <w:rPrChange w16du:dateUtc="2026-07-07T18:18:00Z" w:author="Author" w:date="2026-07-07T20:18:00Z" w:id="16125">
            <w:rPr>
              <w:rFonts w:ascii="Times New Roman"/>
              <w:color w:val="000000"/>
            </w:rPr>
          </w:rPrChange>
        </w:rPr>
        <w:t>eiusmod</w:t>
      </w:r>
      <w:r w:rsidR="00A96A35" w:rsidRPr="0027638C">
        <w:rPr>
          <w:sz w:val="24"/>
          <w:rPrChange w16du:dateUtc="2026-07-07T18:18:00Z" w:author="Author" w:date="2026-07-07T20:18:00Z" w:id="16126">
            <w:rPr>
              <w:rFonts w:ascii="Times New Roman"/>
              <w:color w:val="000000"/>
              <w:spacing w:val="29"/>
            </w:rPr>
          </w:rPrChange>
        </w:rPr>
        <w:t xml:space="preserve"> </w:t>
      </w:r>
      <w:r w:rsidR="00A96A35" w:rsidRPr="0027638C">
        <w:rPr>
          <w:sz w:val="24"/>
          <w:rPrChange w16du:dateUtc="2026-07-07T18:18:00Z" w:author="Author" w:date="2026-07-07T20:18:00Z" w:id="16127">
            <w:rPr>
              <w:rFonts w:ascii="Times New Roman"/>
              <w:color w:val="000000"/>
            </w:rPr>
          </w:rPrChange>
        </w:rPr>
        <w:t>tempor</w:t>
      </w:r>
      <w:r w:rsidR="00A96A35" w:rsidRPr="0027638C">
        <w:rPr>
          <w:sz w:val="24"/>
          <w:rPrChange w16du:dateUtc="2026-07-07T18:18:00Z" w:author="Author" w:date="2026-07-07T20:18:00Z" w:id="16128">
            <w:rPr>
              <w:rFonts w:ascii="Times New Roman"/>
              <w:color w:val="000000"/>
              <w:spacing w:val="29"/>
            </w:rPr>
          </w:rPrChange>
        </w:rPr>
        <w:t xml:space="preserve"> </w:t>
      </w:r>
      <w:r w:rsidR="00A96A35" w:rsidRPr="0027638C">
        <w:rPr>
          <w:sz w:val="24"/>
          <w:rPrChange w16du:dateUtc="2026-07-07T18:18:00Z" w:author="Author" w:date="2026-07-07T20:18:00Z" w:id="16129">
            <w:rPr>
              <w:rFonts w:ascii="Times New Roman"/>
              <w:color w:val="000000"/>
            </w:rPr>
          </w:rPrChange>
        </w:rPr>
        <w:t>incididunt</w:t>
      </w:r>
      <w:r w:rsidR="00A96A35" w:rsidRPr="0027638C">
        <w:rPr>
          <w:sz w:val="24"/>
          <w:rPrChange w16du:dateUtc="2026-07-07T18:18:00Z" w:author="Author" w:date="2026-07-07T20:18:00Z" w:id="16130">
            <w:rPr>
              <w:rFonts w:ascii="Times New Roman"/>
              <w:color w:val="000000"/>
              <w:spacing w:val="30"/>
            </w:rPr>
          </w:rPrChange>
        </w:rPr>
        <w:t xml:space="preserve"> </w:t>
      </w:r>
      <w:r w:rsidR="00A96A35" w:rsidRPr="0027638C">
        <w:rPr>
          <w:sz w:val="24"/>
          <w:rPrChange w16du:dateUtc="2026-07-07T18:18:00Z" w:author="Author" w:date="2026-07-07T20:18:00Z" w:id="16131">
            <w:rPr>
              <w:rFonts w:ascii="Times New Roman"/>
              <w:color w:val="000000"/>
            </w:rPr>
          </w:rPrChange>
        </w:rPr>
        <w:t>ut</w:t>
      </w:r>
      <w:r w:rsidR="00A96A35" w:rsidRPr="0027638C">
        <w:rPr>
          <w:sz w:val="24"/>
          <w:rPrChange w16du:dateUtc="2026-07-07T18:18:00Z" w:author="Author" w:date="2026-07-07T20:18:00Z" w:id="16132">
            <w:rPr>
              <w:rFonts w:ascii="Times New Roman"/>
              <w:color w:val="000000"/>
              <w:spacing w:val="29"/>
            </w:rPr>
          </w:rPrChange>
        </w:rPr>
        <w:t xml:space="preserve"> </w:t>
      </w:r>
      <w:r w:rsidR="00A96A35" w:rsidRPr="0027638C">
        <w:rPr>
          <w:sz w:val="24"/>
          <w:rPrChange w16du:dateUtc="2026-07-07T18:18:00Z" w:author="Author" w:date="2026-07-07T20:18:00Z" w:id="16133">
            <w:rPr>
              <w:rFonts w:ascii="Times New Roman"/>
              <w:color w:val="000000"/>
            </w:rPr>
          </w:rPrChange>
        </w:rPr>
        <w:t>labore</w:t>
      </w:r>
      <w:r w:rsidR="00A96A35" w:rsidRPr="0027638C">
        <w:rPr>
          <w:sz w:val="24"/>
          <w:rPrChange w16du:dateUtc="2026-07-07T18:18:00Z" w:author="Author" w:date="2026-07-07T20:18:00Z" w:id="16134">
            <w:rPr>
              <w:rFonts w:ascii="Times New Roman"/>
              <w:color w:val="000000"/>
              <w:spacing w:val="29"/>
            </w:rPr>
          </w:rPrChange>
        </w:rPr>
        <w:t xml:space="preserve"> </w:t>
      </w:r>
      <w:r w:rsidR="00A96A35" w:rsidRPr="0027638C">
        <w:rPr>
          <w:sz w:val="24"/>
          <w:rPrChange w16du:dateUtc="2026-07-07T18:18:00Z" w:author="Author" w:date="2026-07-07T20:18:00Z" w:id="16135">
            <w:rPr>
              <w:rFonts w:ascii="Times New Roman" w:hAnsi="Times New Roman"/>
              <w:color w:val="000000"/>
            </w:rPr>
          </w:rPrChange>
        </w:rPr>
        <w:t>Et</w:t>
      </w:r>
      <w:del w16du:dateUtc="2026-07-07T18:18:00Z" w:author="Author" w:date="2026-07-07T20:18:00Z" w:id="16136">
        <w:r>
          <w:rPr>
            <w:color w:val="000000"/>
          </w:rPr>
          <w:cr/>
        </w:r>
      </w:del>
      <w:r w:rsidR="00A96A35" w:rsidRPr="0027638C">
        <w:rPr>
          <w:sz w:val="24"/>
          <w:rPrChange w16du:dateUtc="2026-07-07T18:18:00Z" w:author="Author" w:date="2026-07-07T20:18:00Z" w:id="16137">
            <w:rPr>
              <w:rFonts w:ascii="Times New Roman"/>
              <w:color w:val="000000"/>
              <w:spacing w:val="665"/>
            </w:rPr>
          </w:rPrChange>
        </w:rPr>
        <w:t xml:space="preserve"> </w:t>
      </w:r>
      <w:r w:rsidR="00A96A35" w:rsidRPr="0027638C">
        <w:rPr>
          <w:sz w:val="24"/>
          <w:rPrChange w16du:dateUtc="2026-07-07T18:18:00Z" w:author="Author" w:date="2026-07-07T20:18:00Z" w:id="16138">
            <w:rPr>
              <w:rFonts w:ascii="Times New Roman"/>
              <w:color w:val="000000"/>
            </w:rPr>
          </w:rPrChange>
        </w:rPr>
        <w:t>dolore</w:t>
      </w:r>
      <w:r w:rsidR="00A96A35" w:rsidRPr="0027638C">
        <w:rPr>
          <w:sz w:val="24"/>
          <w:rPrChange w16du:dateUtc="2026-07-07T18:18:00Z" w:author="Author" w:date="2026-07-07T20:18:00Z" w:id="16139">
            <w:rPr>
              <w:rFonts w:ascii="Times New Roman"/>
              <w:color w:val="000000"/>
              <w:spacing w:val="5"/>
            </w:rPr>
          </w:rPrChange>
        </w:rPr>
        <w:t xml:space="preserve"> </w:t>
      </w:r>
      <w:r w:rsidR="00A96A35" w:rsidRPr="0027638C">
        <w:rPr>
          <w:sz w:val="24"/>
          <w:rPrChange w16du:dateUtc="2026-07-07T18:18:00Z" w:author="Author" w:date="2026-07-07T20:18:00Z" w:id="16140">
            <w:rPr>
              <w:rFonts w:ascii="Times New Roman"/>
              <w:color w:val="000000"/>
            </w:rPr>
          </w:rPrChange>
        </w:rPr>
        <w:t>magna</w:t>
      </w:r>
      <w:r w:rsidR="00A96A35" w:rsidRPr="0027638C">
        <w:rPr>
          <w:sz w:val="24"/>
          <w:rPrChange w16du:dateUtc="2026-07-07T18:18:00Z" w:author="Author" w:date="2026-07-07T20:18:00Z" w:id="16141">
            <w:rPr>
              <w:rFonts w:ascii="Times New Roman"/>
              <w:color w:val="000000"/>
              <w:spacing w:val="5"/>
            </w:rPr>
          </w:rPrChange>
        </w:rPr>
        <w:t xml:space="preserve"> </w:t>
      </w:r>
      <w:r w:rsidR="00A96A35" w:rsidRPr="0027638C">
        <w:rPr>
          <w:sz w:val="24"/>
          <w:rPrChange w16du:dateUtc="2026-07-07T18:18:00Z" w:author="Author" w:date="2026-07-07T20:18:00Z" w:id="16142">
            <w:rPr>
              <w:rFonts w:ascii="Times New Roman"/>
              <w:color w:val="000000"/>
            </w:rPr>
          </w:rPrChange>
        </w:rPr>
        <w:t>aliqua</w:t>
      </w:r>
      <w:r w:rsidR="00A96A35" w:rsidRPr="0027638C">
        <w:rPr>
          <w:sz w:val="24"/>
          <w:rPrChange w16du:dateUtc="2026-07-07T18:18:00Z" w:author="Author" w:date="2026-07-07T20:18:00Z" w:id="16143">
            <w:rPr>
              <w:rFonts w:ascii="Times New Roman"/>
              <w:color w:val="000000"/>
              <w:spacing w:val="5"/>
            </w:rPr>
          </w:rPrChange>
        </w:rPr>
        <w:t xml:space="preserve"> </w:t>
      </w:r>
      <w:r w:rsidR="00A96A35" w:rsidRPr="0027638C">
        <w:rPr>
          <w:sz w:val="24"/>
          <w:rPrChange w16du:dateUtc="2026-07-07T18:18:00Z" w:author="Author" w:date="2026-07-07T20:18:00Z" w:id="16144">
            <w:rPr>
              <w:rFonts w:ascii="Times New Roman"/>
              <w:color w:val="000000"/>
            </w:rPr>
          </w:rPrChange>
        </w:rPr>
        <w:t>lorem</w:t>
      </w:r>
      <w:r w:rsidR="00A96A35" w:rsidRPr="0027638C">
        <w:rPr>
          <w:sz w:val="24"/>
          <w:rPrChange w16du:dateUtc="2026-07-07T18:18:00Z" w:author="Author" w:date="2026-07-07T20:18:00Z" w:id="16145">
            <w:rPr>
              <w:rFonts w:ascii="Times New Roman"/>
              <w:color w:val="000000"/>
              <w:spacing w:val="5"/>
            </w:rPr>
          </w:rPrChange>
        </w:rPr>
        <w:t xml:space="preserve"> </w:t>
      </w:r>
      <w:r w:rsidR="00A96A35" w:rsidRPr="0027638C">
        <w:rPr>
          <w:sz w:val="24"/>
          <w:rPrChange w16du:dateUtc="2026-07-07T18:18:00Z" w:author="Author" w:date="2026-07-07T20:18:00Z" w:id="16146">
            <w:rPr>
              <w:rFonts w:ascii="Times New Roman"/>
              <w:color w:val="000000"/>
            </w:rPr>
          </w:rPrChange>
        </w:rPr>
        <w:t>ipsum</w:t>
      </w:r>
      <w:r w:rsidR="00A96A35" w:rsidRPr="0027638C">
        <w:rPr>
          <w:sz w:val="24"/>
          <w:rPrChange w16du:dateUtc="2026-07-07T18:18:00Z" w:author="Author" w:date="2026-07-07T20:18:00Z" w:id="16147">
            <w:rPr>
              <w:rFonts w:ascii="Times New Roman"/>
              <w:color w:val="000000"/>
              <w:spacing w:val="5"/>
            </w:rPr>
          </w:rPrChange>
        </w:rPr>
        <w:t xml:space="preserve"> </w:t>
      </w:r>
      <w:r w:rsidR="00A96A35" w:rsidRPr="0027638C">
        <w:rPr>
          <w:sz w:val="24"/>
          <w:rPrChange w16du:dateUtc="2026-07-07T18:18:00Z" w:author="Author" w:date="2026-07-07T20:18:00Z" w:id="16148">
            <w:rPr>
              <w:rFonts w:ascii="Times New Roman"/>
              <w:color w:val="000000"/>
            </w:rPr>
          </w:rPrChange>
        </w:rPr>
        <w:t>dolor</w:t>
      </w:r>
      <w:r w:rsidR="00A96A35" w:rsidRPr="0027638C">
        <w:rPr>
          <w:sz w:val="24"/>
          <w:rPrChange w16du:dateUtc="2026-07-07T18:18:00Z" w:author="Author" w:date="2026-07-07T20:18:00Z" w:id="16149">
            <w:rPr>
              <w:rFonts w:ascii="Times New Roman"/>
              <w:color w:val="000000"/>
              <w:spacing w:val="5"/>
            </w:rPr>
          </w:rPrChange>
        </w:rPr>
        <w:t xml:space="preserve"> </w:t>
      </w:r>
      <w:r w:rsidR="00A96A35" w:rsidRPr="0027638C">
        <w:rPr>
          <w:sz w:val="24"/>
          <w:rPrChange w16du:dateUtc="2026-07-07T18:18:00Z" w:author="Author" w:date="2026-07-07T20:18:00Z" w:id="16150">
            <w:rPr>
              <w:rFonts w:ascii="Times New Roman"/>
              <w:color w:val="000000"/>
            </w:rPr>
          </w:rPrChange>
        </w:rPr>
        <w:t>sit</w:t>
      </w:r>
      <w:r w:rsidR="00A96A35" w:rsidRPr="0027638C">
        <w:rPr>
          <w:sz w:val="24"/>
          <w:rPrChange w16du:dateUtc="2026-07-07T18:18:00Z" w:author="Author" w:date="2026-07-07T20:18:00Z" w:id="16151">
            <w:rPr>
              <w:rFonts w:ascii="Times New Roman"/>
              <w:color w:val="000000"/>
              <w:spacing w:val="5"/>
            </w:rPr>
          </w:rPrChange>
        </w:rPr>
        <w:t xml:space="preserve"> </w:t>
      </w:r>
      <w:r w:rsidR="00A96A35" w:rsidRPr="0027638C">
        <w:rPr>
          <w:sz w:val="24"/>
          <w:rPrChange w16du:dateUtc="2026-07-07T18:18:00Z" w:author="Author" w:date="2026-07-07T20:18:00Z" w:id="16152">
            <w:rPr>
              <w:rFonts w:ascii="Times New Roman"/>
              <w:color w:val="000000"/>
            </w:rPr>
          </w:rPrChange>
        </w:rPr>
        <w:t>amet</w:t>
      </w:r>
      <w:r w:rsidR="00A96A35" w:rsidRPr="0027638C">
        <w:rPr>
          <w:sz w:val="24"/>
          <w:rPrChange w16du:dateUtc="2026-07-07T18:18:00Z" w:author="Author" w:date="2026-07-07T20:18:00Z" w:id="16153">
            <w:rPr>
              <w:rFonts w:ascii="Times New Roman"/>
              <w:color w:val="000000"/>
              <w:spacing w:val="5"/>
            </w:rPr>
          </w:rPrChange>
        </w:rPr>
        <w:t xml:space="preserve"> </w:t>
      </w:r>
      <w:r w:rsidR="00A96A35" w:rsidRPr="0027638C">
        <w:rPr>
          <w:sz w:val="24"/>
          <w:rPrChange w16du:dateUtc="2026-07-07T18:18:00Z" w:author="Author" w:date="2026-07-07T20:18:00Z" w:id="16154">
            <w:rPr>
              <w:rFonts w:ascii="Times New Roman"/>
              <w:color w:val="000000"/>
            </w:rPr>
          </w:rPrChange>
        </w:rPr>
        <w:t>consectetur</w:t>
      </w:r>
      <w:r w:rsidR="00A96A35" w:rsidRPr="0027638C">
        <w:rPr>
          <w:sz w:val="24"/>
          <w:rPrChange w16du:dateUtc="2026-07-07T18:18:00Z" w:author="Author" w:date="2026-07-07T20:18:00Z" w:id="16155">
            <w:rPr>
              <w:rFonts w:ascii="Times New Roman"/>
              <w:color w:val="000000"/>
              <w:spacing w:val="5"/>
            </w:rPr>
          </w:rPrChange>
        </w:rPr>
        <w:t xml:space="preserve"> </w:t>
      </w:r>
      <w:r w:rsidR="00A96A35" w:rsidRPr="0027638C">
        <w:rPr>
          <w:sz w:val="24"/>
          <w:rPrChange w16du:dateUtc="2026-07-07T18:18:00Z" w:author="Author" w:date="2026-07-07T20:18:00Z" w:id="16156">
            <w:rPr>
              <w:rFonts w:ascii="Times New Roman"/>
              <w:color w:val="000000"/>
            </w:rPr>
          </w:rPrChange>
        </w:rPr>
        <w:t>adipiscing,</w:t>
      </w:r>
      <w:r w:rsidR="00A96A35" w:rsidRPr="0027638C">
        <w:rPr>
          <w:sz w:val="24"/>
          <w:rPrChange w16du:dateUtc="2026-07-07T18:18:00Z" w:author="Author" w:date="2026-07-07T20:18:00Z" w:id="16157">
            <w:rPr>
              <w:rFonts w:ascii="Times New Roman"/>
              <w:color w:val="000000"/>
              <w:spacing w:val="5"/>
            </w:rPr>
          </w:rPrChange>
        </w:rPr>
        <w:t xml:space="preserve"> </w:t>
      </w:r>
      <w:r w:rsidR="00A96A35" w:rsidRPr="0027638C">
        <w:rPr>
          <w:sz w:val="24"/>
          <w:rPrChange w16du:dateUtc="2026-07-07T18:18:00Z" w:author="Author" w:date="2026-07-07T20:18:00Z" w:id="16158">
            <w:rPr>
              <w:rFonts w:ascii="Times New Roman"/>
              <w:color w:val="000000"/>
            </w:rPr>
          </w:rPrChange>
        </w:rPr>
        <w:t>elit</w:t>
      </w:r>
      <w:r w:rsidR="00A96A35" w:rsidRPr="0027638C">
        <w:rPr>
          <w:sz w:val="24"/>
          <w:rPrChange w16du:dateUtc="2026-07-07T18:18:00Z" w:author="Author" w:date="2026-07-07T20:18:00Z" w:id="16159">
            <w:rPr>
              <w:rFonts w:ascii="Times New Roman"/>
              <w:color w:val="000000"/>
              <w:spacing w:val="5"/>
            </w:rPr>
          </w:rPrChange>
        </w:rPr>
        <w:t xml:space="preserve"> </w:t>
      </w:r>
      <w:r w:rsidR="00A96A35" w:rsidRPr="0027638C">
        <w:rPr>
          <w:sz w:val="24"/>
          <w:rPrChange w16du:dateUtc="2026-07-07T18:18:00Z" w:author="Author" w:date="2026-07-07T20:18:00Z" w:id="16160">
            <w:rPr>
              <w:rFonts w:ascii="Times New Roman"/>
              <w:color w:val="000000"/>
            </w:rPr>
          </w:rPrChange>
        </w:rPr>
        <w:t>sed</w:t>
      </w:r>
      <w:r w:rsidR="00A96A35" w:rsidRPr="0027638C">
        <w:rPr>
          <w:sz w:val="24"/>
          <w:rPrChange w16du:dateUtc="2026-07-07T18:18:00Z" w:author="Author" w:date="2026-07-07T20:18:00Z" w:id="16161">
            <w:rPr>
              <w:rFonts w:ascii="Times New Roman"/>
              <w:color w:val="000000"/>
              <w:spacing w:val="5"/>
            </w:rPr>
          </w:rPrChange>
        </w:rPr>
        <w:t xml:space="preserve"> </w:t>
      </w:r>
      <w:r w:rsidR="00A96A35" w:rsidRPr="0027638C">
        <w:rPr>
          <w:sz w:val="24"/>
          <w:rPrChange w16du:dateUtc="2026-07-07T18:18:00Z" w:author="Author" w:date="2026-07-07T20:18:00Z" w:id="16162">
            <w:rPr>
              <w:rFonts w:ascii="Times New Roman" w:hAnsi="Times New Roman"/>
              <w:color w:val="000000"/>
            </w:rPr>
          </w:rPrChange>
        </w:rPr>
        <w:t>do</w:t>
      </w:r>
      <w:del w16du:dateUtc="2026-07-07T18:18:00Z" w:author="Author" w:date="2026-07-07T20:18:00Z" w:id="16163">
        <w:r>
          <w:rPr>
            <w:color w:val="000000"/>
          </w:rPr>
          <w:cr/>
        </w:r>
      </w:del>
      <w:r w:rsidR="00A96A35" w:rsidRPr="0027638C">
        <w:rPr>
          <w:sz w:val="24"/>
          <w:rPrChange w16du:dateUtc="2026-07-07T18:18:00Z" w:author="Author" w:date="2026-07-07T20:18:00Z" w:id="16164">
            <w:rPr>
              <w:rFonts w:ascii="Times New Roman"/>
              <w:color w:val="000000"/>
              <w:spacing w:val="665"/>
            </w:rPr>
          </w:rPrChange>
        </w:rPr>
        <w:t xml:space="preserve"> </w:t>
      </w:r>
      <w:r w:rsidR="00A96A35" w:rsidRPr="0027638C">
        <w:rPr>
          <w:sz w:val="24"/>
          <w:rPrChange w16du:dateUtc="2026-07-07T18:18:00Z" w:author="Author" w:date="2026-07-07T20:18:00Z" w:id="16165">
            <w:rPr>
              <w:rFonts w:ascii="Times New Roman"/>
              <w:color w:val="000000"/>
            </w:rPr>
          </w:rPrChange>
        </w:rPr>
        <w:t>eiusmod</w:t>
      </w:r>
      <w:r w:rsidR="00A96A35" w:rsidRPr="0027638C">
        <w:rPr>
          <w:spacing w:val="-11"/>
          <w:sz w:val="24"/>
          <w:rPrChange w16du:dateUtc="2026-07-07T18:18:00Z" w:author="Author" w:date="2026-07-07T20:18:00Z" w:id="16166">
            <w:rPr>
              <w:rFonts w:ascii="Times New Roman"/>
              <w:color w:val="000000"/>
              <w:spacing w:val="-8"/>
            </w:rPr>
          </w:rPrChange>
        </w:rPr>
        <w:t xml:space="preserve"> </w:t>
      </w:r>
      <w:r w:rsidR="00A96A35" w:rsidRPr="0027638C">
        <w:rPr>
          <w:sz w:val="24"/>
          <w:rPrChange w16du:dateUtc="2026-07-07T18:18:00Z" w:author="Author" w:date="2026-07-07T20:18:00Z" w:id="16167">
            <w:rPr>
              <w:rFonts w:ascii="Times New Roman"/>
              <w:color w:val="000000"/>
            </w:rPr>
          </w:rPrChange>
        </w:rPr>
        <w:t>tempor</w:t>
      </w:r>
      <w:r w:rsidR="00A96A35" w:rsidRPr="0027638C">
        <w:rPr>
          <w:spacing w:val="-11"/>
          <w:sz w:val="24"/>
          <w:rPrChange w16du:dateUtc="2026-07-07T18:18:00Z" w:author="Author" w:date="2026-07-07T20:18:00Z" w:id="16168">
            <w:rPr>
              <w:rFonts w:ascii="Times New Roman"/>
              <w:color w:val="000000"/>
              <w:spacing w:val="-7"/>
            </w:rPr>
          </w:rPrChange>
        </w:rPr>
        <w:t xml:space="preserve"> </w:t>
      </w:r>
      <w:r w:rsidR="00A96A35" w:rsidRPr="0027638C">
        <w:rPr>
          <w:sz w:val="24"/>
          <w:rPrChange w16du:dateUtc="2026-07-07T18:18:00Z" w:author="Author" w:date="2026-07-07T20:18:00Z" w:id="16169">
            <w:rPr>
              <w:rFonts w:ascii="Times New Roman"/>
              <w:color w:val="000000"/>
            </w:rPr>
          </w:rPrChange>
        </w:rPr>
        <w:t>incididunt</w:t>
      </w:r>
      <w:r w:rsidR="00A96A35" w:rsidRPr="0027638C">
        <w:rPr>
          <w:spacing w:val="-11"/>
          <w:sz w:val="24"/>
          <w:rPrChange w16du:dateUtc="2026-07-07T18:18:00Z" w:author="Author" w:date="2026-07-07T20:18:00Z" w:id="16170">
            <w:rPr>
              <w:rFonts w:ascii="Times New Roman"/>
              <w:color w:val="000000"/>
              <w:spacing w:val="-8"/>
            </w:rPr>
          </w:rPrChange>
        </w:rPr>
        <w:t xml:space="preserve"> </w:t>
      </w:r>
      <w:r w:rsidR="00A96A35" w:rsidRPr="0027638C">
        <w:rPr>
          <w:sz w:val="24"/>
          <w:rPrChange w16du:dateUtc="2026-07-07T18:18:00Z" w:author="Author" w:date="2026-07-07T20:18:00Z" w:id="16171">
            <w:rPr>
              <w:rFonts w:ascii="Times New Roman"/>
              <w:color w:val="000000"/>
            </w:rPr>
          </w:rPrChange>
        </w:rPr>
        <w:t>ut</w:t>
      </w:r>
      <w:r w:rsidR="00A96A35" w:rsidRPr="0027638C">
        <w:rPr>
          <w:spacing w:val="-11"/>
          <w:sz w:val="24"/>
          <w:rPrChange w16du:dateUtc="2026-07-07T18:18:00Z" w:author="Author" w:date="2026-07-07T20:18:00Z" w:id="16172">
            <w:rPr>
              <w:rFonts w:ascii="Times New Roman"/>
              <w:color w:val="000000"/>
              <w:spacing w:val="-7"/>
            </w:rPr>
          </w:rPrChange>
        </w:rPr>
        <w:t xml:space="preserve"> </w:t>
      </w:r>
      <w:r w:rsidR="00A96A35" w:rsidRPr="0027638C">
        <w:rPr>
          <w:sz w:val="24"/>
          <w:rPrChange w16du:dateUtc="2026-07-07T18:18:00Z" w:author="Author" w:date="2026-07-07T20:18:00Z" w:id="16173">
            <w:rPr>
              <w:rFonts w:ascii="Times New Roman"/>
              <w:color w:val="000000"/>
            </w:rPr>
          </w:rPrChange>
        </w:rPr>
        <w:t>labore</w:t>
      </w:r>
      <w:r w:rsidR="00A96A35" w:rsidRPr="0027638C">
        <w:rPr>
          <w:spacing w:val="-11"/>
          <w:sz w:val="24"/>
          <w:rPrChange w16du:dateUtc="2026-07-07T18:18:00Z" w:author="Author" w:date="2026-07-07T20:18:00Z" w:id="16174">
            <w:rPr>
              <w:rFonts w:ascii="Times New Roman"/>
              <w:color w:val="000000"/>
              <w:spacing w:val="-8"/>
            </w:rPr>
          </w:rPrChange>
        </w:rPr>
        <w:t xml:space="preserve"> </w:t>
      </w:r>
      <w:r w:rsidR="00A96A35" w:rsidRPr="0027638C">
        <w:rPr>
          <w:sz w:val="24"/>
          <w:rPrChange w16du:dateUtc="2026-07-07T18:18:00Z" w:author="Author" w:date="2026-07-07T20:18:00Z" w:id="16175">
            <w:rPr>
              <w:rFonts w:ascii="Times New Roman"/>
              <w:color w:val="000000"/>
            </w:rPr>
          </w:rPrChange>
        </w:rPr>
        <w:t>et</w:t>
      </w:r>
      <w:r w:rsidR="00A96A35" w:rsidRPr="0027638C">
        <w:rPr>
          <w:spacing w:val="-11"/>
          <w:sz w:val="24"/>
          <w:rPrChange w16du:dateUtc="2026-07-07T18:18:00Z" w:author="Author" w:date="2026-07-07T20:18:00Z" w:id="16176">
            <w:rPr>
              <w:rFonts w:ascii="Times New Roman"/>
              <w:color w:val="000000"/>
              <w:spacing w:val="-8"/>
            </w:rPr>
          </w:rPrChange>
        </w:rPr>
        <w:t xml:space="preserve"> </w:t>
      </w:r>
      <w:r w:rsidR="00A96A35" w:rsidRPr="0027638C">
        <w:rPr>
          <w:sz w:val="24"/>
          <w:rPrChange w16du:dateUtc="2026-07-07T18:18:00Z" w:author="Author" w:date="2026-07-07T20:18:00Z" w:id="16177">
            <w:rPr>
              <w:rFonts w:ascii="Times New Roman"/>
              <w:color w:val="000000"/>
            </w:rPr>
          </w:rPrChange>
        </w:rPr>
        <w:t>dolore</w:t>
      </w:r>
      <w:r w:rsidR="00A96A35" w:rsidRPr="0027638C">
        <w:rPr>
          <w:spacing w:val="-11"/>
          <w:sz w:val="24"/>
          <w:rPrChange w16du:dateUtc="2026-07-07T18:18:00Z" w:author="Author" w:date="2026-07-07T20:18:00Z" w:id="16178">
            <w:rPr>
              <w:rFonts w:ascii="Times New Roman"/>
              <w:color w:val="000000"/>
              <w:spacing w:val="-7"/>
            </w:rPr>
          </w:rPrChange>
        </w:rPr>
        <w:t xml:space="preserve"> </w:t>
      </w:r>
      <w:r w:rsidR="00A96A35" w:rsidRPr="0027638C">
        <w:rPr>
          <w:sz w:val="24"/>
          <w:rPrChange w16du:dateUtc="2026-07-07T18:18:00Z" w:author="Author" w:date="2026-07-07T20:18:00Z" w:id="16179">
            <w:rPr>
              <w:rFonts w:ascii="Times New Roman"/>
              <w:color w:val="000000"/>
            </w:rPr>
          </w:rPrChange>
        </w:rPr>
        <w:t>magna</w:t>
      </w:r>
      <w:r w:rsidR="00A96A35" w:rsidRPr="0027638C">
        <w:rPr>
          <w:spacing w:val="-11"/>
          <w:sz w:val="24"/>
          <w:rPrChange w16du:dateUtc="2026-07-07T18:18:00Z" w:author="Author" w:date="2026-07-07T20:18:00Z" w:id="16180">
            <w:rPr>
              <w:rFonts w:ascii="Times New Roman"/>
              <w:color w:val="000000"/>
              <w:spacing w:val="-8"/>
            </w:rPr>
          </w:rPrChange>
        </w:rPr>
        <w:t xml:space="preserve"> </w:t>
      </w:r>
      <w:r w:rsidR="00A96A35" w:rsidRPr="0027638C">
        <w:rPr>
          <w:sz w:val="24"/>
          <w:rPrChange w16du:dateUtc="2026-07-07T18:18:00Z" w:author="Author" w:date="2026-07-07T20:18:00Z" w:id="16181">
            <w:rPr>
              <w:rFonts w:ascii="Times New Roman"/>
              <w:color w:val="000000"/>
            </w:rPr>
          </w:rPrChange>
        </w:rPr>
        <w:t>aliqua</w:t>
      </w:r>
      <w:r w:rsidR="00A96A35" w:rsidRPr="0027638C">
        <w:rPr>
          <w:spacing w:val="-11"/>
          <w:sz w:val="24"/>
          <w:rPrChange w16du:dateUtc="2026-07-07T18:18:00Z" w:author="Author" w:date="2026-07-07T20:18:00Z" w:id="16182">
            <w:rPr>
              <w:rFonts w:ascii="Times New Roman"/>
              <w:color w:val="000000"/>
              <w:spacing w:val="-7"/>
            </w:rPr>
          </w:rPrChange>
        </w:rPr>
        <w:t xml:space="preserve"> </w:t>
      </w:r>
      <w:r w:rsidR="00A96A35" w:rsidRPr="0027638C">
        <w:rPr>
          <w:sz w:val="24"/>
          <w:rPrChange w16du:dateUtc="2026-07-07T18:18:00Z" w:author="Author" w:date="2026-07-07T20:18:00Z" w:id="16183">
            <w:rPr>
              <w:rFonts w:ascii="Times New Roman"/>
              <w:color w:val="000000"/>
            </w:rPr>
          </w:rPrChange>
        </w:rPr>
        <w:t>lorem</w:t>
      </w:r>
      <w:r w:rsidR="00A96A35" w:rsidRPr="0027638C">
        <w:rPr>
          <w:spacing w:val="-11"/>
          <w:sz w:val="24"/>
          <w:rPrChange w16du:dateUtc="2026-07-07T18:18:00Z" w:author="Author" w:date="2026-07-07T20:18:00Z" w:id="16184">
            <w:rPr>
              <w:rFonts w:ascii="Times New Roman"/>
              <w:color w:val="000000"/>
              <w:spacing w:val="-7"/>
            </w:rPr>
          </w:rPrChange>
        </w:rPr>
        <w:t xml:space="preserve"> </w:t>
      </w:r>
      <w:r w:rsidR="00A96A35" w:rsidRPr="0027638C">
        <w:rPr>
          <w:sz w:val="24"/>
          <w:rPrChange w16du:dateUtc="2026-07-07T18:18:00Z" w:author="Author" w:date="2026-07-07T20:18:00Z" w:id="16185">
            <w:rPr>
              <w:rFonts w:ascii="Times New Roman"/>
              <w:color w:val="000000"/>
            </w:rPr>
          </w:rPrChange>
        </w:rPr>
        <w:t>Ipsum,</w:t>
      </w:r>
      <w:r w:rsidR="00A96A35" w:rsidRPr="0027638C">
        <w:rPr>
          <w:spacing w:val="-11"/>
          <w:sz w:val="24"/>
          <w:rPrChange w16du:dateUtc="2026-07-07T18:18:00Z" w:author="Author" w:date="2026-07-07T20:18:00Z" w:id="16186">
            <w:rPr>
              <w:rFonts w:ascii="Times New Roman"/>
              <w:color w:val="000000"/>
              <w:spacing w:val="-7"/>
            </w:rPr>
          </w:rPrChange>
        </w:rPr>
        <w:t xml:space="preserve"> </w:t>
      </w:r>
      <w:r w:rsidR="00A96A35" w:rsidRPr="0027638C">
        <w:rPr>
          <w:sz w:val="24"/>
          <w:rPrChange w16du:dateUtc="2026-07-07T18:18:00Z" w:author="Author" w:date="2026-07-07T20:18:00Z" w:id="16187">
            <w:rPr>
              <w:rFonts w:ascii="Times New Roman" w:hAnsi="Times New Roman"/>
              <w:color w:val="000000"/>
            </w:rPr>
          </w:rPrChange>
        </w:rPr>
        <w:t>dolor</w:t>
      </w:r>
      <w:del w16du:dateUtc="2026-07-07T18:18:00Z" w:author="Author" w:date="2026-07-07T20:18:00Z" w:id="16188">
        <w:r>
          <w:rPr>
            <w:color w:val="000000"/>
          </w:rPr>
          <w:cr/>
        </w:r>
      </w:del>
      <w:r w:rsidR="00A96A35" w:rsidRPr="0027638C">
        <w:rPr>
          <w:sz w:val="24"/>
          <w:rPrChange w16du:dateUtc="2026-07-07T18:18:00Z" w:author="Author" w:date="2026-07-07T20:18:00Z" w:id="16189">
            <w:rPr>
              <w:rFonts w:ascii="Times New Roman"/>
              <w:color w:val="000000"/>
              <w:spacing w:val="665"/>
            </w:rPr>
          </w:rPrChange>
        </w:rPr>
        <w:t xml:space="preserve"> </w:t>
      </w:r>
      <w:r w:rsidR="00A96A35" w:rsidRPr="0027638C">
        <w:rPr>
          <w:sz w:val="24"/>
          <w:rPrChange w16du:dateUtc="2026-07-07T18:18:00Z" w:author="Author" w:date="2026-07-07T20:18:00Z" w:id="16190">
            <w:rPr>
              <w:rFonts w:ascii="Times New Roman"/>
              <w:color w:val="000000"/>
            </w:rPr>
          </w:rPrChange>
        </w:rPr>
        <w:t>sit</w:t>
      </w:r>
      <w:r w:rsidR="00A96A35" w:rsidRPr="0027638C">
        <w:rPr>
          <w:spacing w:val="-12"/>
          <w:sz w:val="24"/>
          <w:rPrChange w16du:dateUtc="2026-07-07T18:18:00Z" w:author="Author" w:date="2026-07-07T20:18:00Z" w:id="16191">
            <w:rPr>
              <w:rFonts w:ascii="Times New Roman"/>
              <w:color w:val="000000"/>
              <w:spacing w:val="-9"/>
            </w:rPr>
          </w:rPrChange>
        </w:rPr>
        <w:t xml:space="preserve"> </w:t>
      </w:r>
      <w:r w:rsidR="00A96A35" w:rsidRPr="0027638C">
        <w:rPr>
          <w:sz w:val="24"/>
          <w:rPrChange w16du:dateUtc="2026-07-07T18:18:00Z" w:author="Author" w:date="2026-07-07T20:18:00Z" w:id="16192">
            <w:rPr>
              <w:rFonts w:ascii="Times New Roman"/>
              <w:color w:val="000000"/>
            </w:rPr>
          </w:rPrChange>
        </w:rPr>
        <w:t>amet</w:t>
      </w:r>
      <w:r w:rsidR="00A96A35" w:rsidRPr="0027638C">
        <w:rPr>
          <w:spacing w:val="-12"/>
          <w:sz w:val="24"/>
          <w:rPrChange w16du:dateUtc="2026-07-07T18:18:00Z" w:author="Author" w:date="2026-07-07T20:18:00Z" w:id="16193">
            <w:rPr>
              <w:rFonts w:ascii="Times New Roman"/>
              <w:color w:val="000000"/>
              <w:spacing w:val="-9"/>
            </w:rPr>
          </w:rPrChange>
        </w:rPr>
        <w:t xml:space="preserve"> </w:t>
      </w:r>
      <w:r w:rsidR="00A96A35" w:rsidRPr="0027638C">
        <w:rPr>
          <w:sz w:val="24"/>
          <w:rPrChange w16du:dateUtc="2026-07-07T18:18:00Z" w:author="Author" w:date="2026-07-07T20:18:00Z" w:id="16194">
            <w:rPr>
              <w:rFonts w:ascii="Times New Roman"/>
              <w:color w:val="000000"/>
            </w:rPr>
          </w:rPrChange>
        </w:rPr>
        <w:t>consectetur</w:t>
      </w:r>
      <w:r w:rsidR="00A96A35" w:rsidRPr="0027638C">
        <w:rPr>
          <w:spacing w:val="-12"/>
          <w:sz w:val="24"/>
          <w:rPrChange w16du:dateUtc="2026-07-07T18:18:00Z" w:author="Author" w:date="2026-07-07T20:18:00Z" w:id="16195">
            <w:rPr>
              <w:rFonts w:ascii="Times New Roman"/>
              <w:color w:val="000000"/>
              <w:spacing w:val="-8"/>
            </w:rPr>
          </w:rPrChange>
        </w:rPr>
        <w:t xml:space="preserve"> </w:t>
      </w:r>
      <w:r w:rsidR="00A96A35" w:rsidRPr="0027638C">
        <w:rPr>
          <w:sz w:val="24"/>
          <w:rPrChange w16du:dateUtc="2026-07-07T18:18:00Z" w:author="Author" w:date="2026-07-07T20:18:00Z" w:id="16196">
            <w:rPr>
              <w:rFonts w:ascii="Times New Roman"/>
              <w:color w:val="000000"/>
            </w:rPr>
          </w:rPrChange>
        </w:rPr>
        <w:t>adipiscing</w:t>
      </w:r>
      <w:r w:rsidR="00A96A35" w:rsidRPr="0027638C">
        <w:rPr>
          <w:spacing w:val="-12"/>
          <w:sz w:val="24"/>
          <w:rPrChange w16du:dateUtc="2026-07-07T18:18:00Z" w:author="Author" w:date="2026-07-07T20:18:00Z" w:id="16197">
            <w:rPr>
              <w:rFonts w:ascii="Times New Roman"/>
              <w:color w:val="000000"/>
              <w:spacing w:val="-9"/>
            </w:rPr>
          </w:rPrChange>
        </w:rPr>
        <w:t xml:space="preserve"> </w:t>
      </w:r>
      <w:r w:rsidR="00A96A35" w:rsidRPr="0027638C">
        <w:rPr>
          <w:sz w:val="24"/>
          <w:rPrChange w16du:dateUtc="2026-07-07T18:18:00Z" w:author="Author" w:date="2026-07-07T20:18:00Z" w:id="16198">
            <w:rPr>
              <w:rFonts w:ascii="Times New Roman"/>
              <w:color w:val="000000"/>
            </w:rPr>
          </w:rPrChange>
        </w:rPr>
        <w:t>elit</w:t>
      </w:r>
      <w:r w:rsidR="00A96A35" w:rsidRPr="0027638C">
        <w:rPr>
          <w:spacing w:val="-12"/>
          <w:sz w:val="24"/>
          <w:rPrChange w16du:dateUtc="2026-07-07T18:18:00Z" w:author="Author" w:date="2026-07-07T20:18:00Z" w:id="16199">
            <w:rPr>
              <w:rFonts w:ascii="Times New Roman"/>
              <w:color w:val="000000"/>
              <w:spacing w:val="-8"/>
            </w:rPr>
          </w:rPrChange>
        </w:rPr>
        <w:t xml:space="preserve"> </w:t>
      </w:r>
      <w:r w:rsidR="00A96A35" w:rsidRPr="0027638C">
        <w:rPr>
          <w:sz w:val="24"/>
          <w:rPrChange w16du:dateUtc="2026-07-07T18:18:00Z" w:author="Author" w:date="2026-07-07T20:18:00Z" w:id="16200">
            <w:rPr>
              <w:rFonts w:ascii="Times New Roman"/>
              <w:color w:val="000000"/>
            </w:rPr>
          </w:rPrChange>
        </w:rPr>
        <w:t>sed</w:t>
      </w:r>
      <w:r w:rsidR="00A96A35" w:rsidRPr="0027638C">
        <w:rPr>
          <w:spacing w:val="-12"/>
          <w:sz w:val="24"/>
          <w:rPrChange w16du:dateUtc="2026-07-07T18:18:00Z" w:author="Author" w:date="2026-07-07T20:18:00Z" w:id="16201">
            <w:rPr>
              <w:rFonts w:ascii="Times New Roman"/>
              <w:color w:val="000000"/>
              <w:spacing w:val="-8"/>
            </w:rPr>
          </w:rPrChange>
        </w:rPr>
        <w:t xml:space="preserve"> </w:t>
      </w:r>
      <w:r w:rsidR="00A96A35" w:rsidRPr="0027638C">
        <w:rPr>
          <w:sz w:val="24"/>
          <w:rPrChange w16du:dateUtc="2026-07-07T18:18:00Z" w:author="Author" w:date="2026-07-07T20:18:00Z" w:id="16202">
            <w:rPr>
              <w:rFonts w:ascii="Times New Roman"/>
              <w:color w:val="000000"/>
            </w:rPr>
          </w:rPrChange>
        </w:rPr>
        <w:t>Do</w:t>
      </w:r>
      <w:r w:rsidR="00A96A35" w:rsidRPr="0027638C">
        <w:rPr>
          <w:spacing w:val="-12"/>
          <w:sz w:val="24"/>
          <w:rPrChange w16du:dateUtc="2026-07-07T18:18:00Z" w:author="Author" w:date="2026-07-07T20:18:00Z" w:id="16203">
            <w:rPr>
              <w:rFonts w:ascii="Times New Roman"/>
              <w:color w:val="000000"/>
              <w:spacing w:val="-8"/>
            </w:rPr>
          </w:rPrChange>
        </w:rPr>
        <w:t xml:space="preserve"> </w:t>
      </w:r>
      <w:r w:rsidR="00A96A35" w:rsidRPr="0027638C">
        <w:rPr>
          <w:sz w:val="24"/>
          <w:rPrChange w16du:dateUtc="2026-07-07T18:18:00Z" w:author="Author" w:date="2026-07-07T20:18:00Z" w:id="16204">
            <w:rPr>
              <w:rFonts w:ascii="Times New Roman"/>
              <w:color w:val="000000"/>
            </w:rPr>
          </w:rPrChange>
        </w:rPr>
        <w:t>eiusmod</w:t>
      </w:r>
      <w:r w:rsidR="00A96A35" w:rsidRPr="0027638C">
        <w:rPr>
          <w:spacing w:val="-12"/>
          <w:sz w:val="24"/>
          <w:rPrChange w16du:dateUtc="2026-07-07T18:18:00Z" w:author="Author" w:date="2026-07-07T20:18:00Z" w:id="16205">
            <w:rPr>
              <w:rFonts w:ascii="Times New Roman"/>
              <w:color w:val="000000"/>
              <w:spacing w:val="-8"/>
            </w:rPr>
          </w:rPrChange>
        </w:rPr>
        <w:t xml:space="preserve"> </w:t>
      </w:r>
      <w:r w:rsidR="00A96A35" w:rsidRPr="0027638C">
        <w:rPr>
          <w:sz w:val="24"/>
          <w:rPrChange w16du:dateUtc="2026-07-07T18:18:00Z" w:author="Author" w:date="2026-07-07T20:18:00Z" w:id="16206">
            <w:rPr>
              <w:rFonts w:ascii="Times New Roman"/>
              <w:color w:val="000000"/>
            </w:rPr>
          </w:rPrChange>
        </w:rPr>
        <w:t>tempor</w:t>
      </w:r>
      <w:r w:rsidR="00A96A35" w:rsidRPr="0027638C">
        <w:rPr>
          <w:spacing w:val="-12"/>
          <w:sz w:val="24"/>
          <w:rPrChange w16du:dateUtc="2026-07-07T18:18:00Z" w:author="Author" w:date="2026-07-07T20:18:00Z" w:id="16207">
            <w:rPr>
              <w:rFonts w:ascii="Times New Roman"/>
              <w:color w:val="000000"/>
              <w:spacing w:val="-8"/>
            </w:rPr>
          </w:rPrChange>
        </w:rPr>
        <w:t xml:space="preserve"> </w:t>
      </w:r>
      <w:r w:rsidR="00A96A35" w:rsidRPr="0027638C">
        <w:rPr>
          <w:sz w:val="24"/>
          <w:rPrChange w16du:dateUtc="2026-07-07T18:18:00Z" w:author="Author" w:date="2026-07-07T20:18:00Z" w:id="16208">
            <w:rPr>
              <w:rFonts w:ascii="Times New Roman"/>
              <w:color w:val="000000"/>
            </w:rPr>
          </w:rPrChange>
        </w:rPr>
        <w:t>incididunt:</w:t>
      </w:r>
      <w:r w:rsidR="00A96A35" w:rsidRPr="0027638C">
        <w:rPr>
          <w:spacing w:val="-12"/>
          <w:sz w:val="24"/>
          <w:rPrChange w16du:dateUtc="2026-07-07T18:18:00Z" w:author="Author" w:date="2026-07-07T20:18:00Z" w:id="16209">
            <w:rPr>
              <w:rFonts w:ascii="Times New Roman"/>
              <w:color w:val="000000"/>
              <w:spacing w:val="-8"/>
            </w:rPr>
          </w:rPrChange>
        </w:rPr>
        <w:t xml:space="preserve"> </w:t>
      </w:r>
      <w:r w:rsidR="00A96A35" w:rsidRPr="0027638C">
        <w:rPr>
          <w:sz w:val="24"/>
          <w:rPrChange w16du:dateUtc="2026-07-07T18:18:00Z" w:author="Author" w:date="2026-07-07T20:18:00Z" w:id="16210">
            <w:rPr>
              <w:rFonts w:ascii="Times New Roman"/>
              <w:color w:val="000000"/>
            </w:rPr>
          </w:rPrChange>
        </w:rPr>
        <w:t>Ut</w:t>
      </w:r>
      <w:r w:rsidR="00A96A35" w:rsidRPr="0027638C">
        <w:rPr>
          <w:spacing w:val="-12"/>
          <w:sz w:val="24"/>
          <w:rPrChange w16du:dateUtc="2026-07-07T18:18:00Z" w:author="Author" w:date="2026-07-07T20:18:00Z" w:id="16211">
            <w:rPr>
              <w:rFonts w:ascii="Times New Roman"/>
              <w:color w:val="000000"/>
              <w:spacing w:val="-9"/>
            </w:rPr>
          </w:rPrChange>
        </w:rPr>
        <w:t xml:space="preserve"> </w:t>
      </w:r>
      <w:del w16du:dateUtc="2026-07-07T18:18:00Z" w:author="Author" w:date="2026-07-07T20:18:00Z" w:id="16212">
        <w:r>
          <w:rPr>
            <w:color w:val="000000"/>
          </w:rPr>
          <w:delText>3</w:delText>
        </w:r>
      </w:del>
      <w:ins w16du:dateUtc="2026-07-07T18:18:00Z" w:author="Author" w:date="2026-07-07T20:18:00Z" w:id="16213">
        <w:r w:rsidR="0027638C">
          <w:rPr>
            <w:sz w:val="24"/>
            <w:szCs w:val="24"/>
          </w:rPr>
          <w:fldChar w:fldCharType="begin"/>
        </w:r>
        <w:r w:rsidR="0027638C">
          <w:rPr>
            <w:spacing w:val="-12"/>
            <w:sz w:val="24"/>
            <w:szCs w:val="24"/>
          </w:rPr>
          <w:instrText xml:space="preserve"> REF _Ref215486904 \w \h </w:instrText>
        </w:r>
        <w:r w:rsidR="0027638C">
          <w:rPr>
            <w:sz w:val="24"/>
            <w:szCs w:val="24"/>
          </w:rPr>
        </w:r>
        <w:r w:rsidR="0027638C">
          <w:rPr>
            <w:sz w:val="24"/>
            <w:szCs w:val="24"/>
          </w:rPr>
          <w:fldChar w:fldCharType="separate"/>
        </w:r>
        <w:r w:rsidR="0027638C">
          <w:rPr>
            <w:spacing w:val="-12"/>
            <w:sz w:val="24"/>
            <w:szCs w:val="24"/>
          </w:rPr>
          <w:t>3</w:t>
        </w:r>
        <w:r w:rsidR="0027638C">
          <w:rPr>
            <w:sz w:val="24"/>
            <w:szCs w:val="24"/>
          </w:rPr>
          <w:fldChar w:fldCharType="end"/>
        </w:r>
      </w:ins>
      <w:r w:rsidR="00A96A35" w:rsidRPr="0027638C">
        <w:rPr>
          <w:spacing w:val="-12"/>
          <w:sz w:val="24"/>
          <w:rPrChange w16du:dateUtc="2026-07-07T18:18:00Z" w:author="Author" w:date="2026-07-07T20:18:00Z" w:id="16214">
            <w:rPr>
              <w:rFonts w:ascii="Times New Roman"/>
              <w:color w:val="000000"/>
              <w:spacing w:val="-9"/>
            </w:rPr>
          </w:rPrChange>
        </w:rPr>
        <w:t xml:space="preserve"> </w:t>
      </w:r>
      <w:r w:rsidR="00A96A35" w:rsidRPr="0027638C">
        <w:rPr>
          <w:sz w:val="24"/>
          <w:rPrChange w16du:dateUtc="2026-07-07T18:18:00Z" w:author="Author" w:date="2026-07-07T20:18:00Z" w:id="16215">
            <w:rPr>
              <w:rFonts w:ascii="Times New Roman" w:hAnsi="Times New Roman"/>
              <w:color w:val="000000"/>
            </w:rPr>
          </w:rPrChange>
        </w:rPr>
        <w:t>(Labore),</w:t>
      </w:r>
      <w:del w16du:dateUtc="2026-07-07T18:18:00Z" w:author="Author" w:date="2026-07-07T20:18:00Z" w:id="16216">
        <w:r>
          <w:rPr>
            <w:color w:val="000000"/>
          </w:rPr>
          <w:cr/>
        </w:r>
      </w:del>
      <w:r w:rsidR="00A96A35" w:rsidRPr="0027638C">
        <w:rPr>
          <w:sz w:val="24"/>
          <w:rPrChange w16du:dateUtc="2026-07-07T18:18:00Z" w:author="Author" w:date="2026-07-07T20:18:00Z" w:id="16217">
            <w:rPr>
              <w:rFonts w:ascii="Times New Roman"/>
              <w:color w:val="000000"/>
              <w:spacing w:val="665"/>
            </w:rPr>
          </w:rPrChange>
        </w:rPr>
        <w:t xml:space="preserve"> </w:t>
      </w:r>
      <w:r w:rsidR="00A96A35" w:rsidRPr="0027638C">
        <w:rPr>
          <w:sz w:val="24"/>
          <w:rPrChange w16du:dateUtc="2026-07-07T18:18:00Z" w:author="Author" w:date="2026-07-07T20:18:00Z" w:id="16218">
            <w:rPr>
              <w:rFonts w:ascii="Times New Roman"/>
              <w:color w:val="000000"/>
            </w:rPr>
          </w:rPrChange>
        </w:rPr>
        <w:t>Et</w:t>
      </w:r>
      <w:r w:rsidR="00A96A35" w:rsidRPr="0027638C">
        <w:rPr>
          <w:sz w:val="24"/>
          <w:rPrChange w16du:dateUtc="2026-07-07T18:18:00Z" w:author="Author" w:date="2026-07-07T20:18:00Z" w:id="16219">
            <w:rPr>
              <w:rFonts w:ascii="Times New Roman"/>
              <w:color w:val="000000"/>
              <w:spacing w:val="13"/>
            </w:rPr>
          </w:rPrChange>
        </w:rPr>
        <w:t xml:space="preserve"> </w:t>
      </w:r>
      <w:del w16du:dateUtc="2026-07-07T18:18:00Z" w:author="Author" w:date="2026-07-07T20:18:00Z" w:id="16220">
        <w:r>
          <w:rPr>
            <w:color w:val="000000"/>
          </w:rPr>
          <w:delText>4</w:delText>
        </w:r>
      </w:del>
      <w:ins w16du:dateUtc="2026-07-07T18:18:00Z" w:author="Author" w:date="2026-07-07T20:18:00Z" w:id="16221">
        <w:r w:rsidR="0027638C">
          <w:rPr>
            <w:sz w:val="24"/>
            <w:szCs w:val="24"/>
          </w:rPr>
          <w:fldChar w:fldCharType="begin"/>
        </w:r>
        <w:r w:rsidR="0027638C">
          <w:rPr>
            <w:sz w:val="24"/>
            <w:szCs w:val="24"/>
          </w:rPr>
          <w:instrText xml:space="preserve"> REF _Ref215486910 \w \h </w:instrText>
        </w:r>
        <w:r w:rsidR="0027638C">
          <w:rPr>
            <w:sz w:val="24"/>
            <w:szCs w:val="24"/>
          </w:rPr>
        </w:r>
        <w:r w:rsidR="0027638C">
          <w:rPr>
            <w:sz w:val="24"/>
            <w:szCs w:val="24"/>
          </w:rPr>
          <w:fldChar w:fldCharType="separate"/>
        </w:r>
        <w:r w:rsidR="0027638C">
          <w:rPr>
            <w:sz w:val="24"/>
            <w:szCs w:val="24"/>
          </w:rPr>
          <w:t>4</w:t>
        </w:r>
        <w:r w:rsidR="0027638C">
          <w:rPr>
            <w:sz w:val="24"/>
            <w:szCs w:val="24"/>
          </w:rPr>
          <w:fldChar w:fldCharType="end"/>
        </w:r>
      </w:ins>
      <w:r w:rsidR="00A96A35" w:rsidRPr="0027638C">
        <w:rPr>
          <w:sz w:val="24"/>
          <w:rPrChange w16du:dateUtc="2026-07-07T18:18:00Z" w:author="Author" w:date="2026-07-07T20:18:00Z" w:id="16222">
            <w:rPr>
              <w:rFonts w:ascii="Times New Roman"/>
              <w:color w:val="000000"/>
              <w:spacing w:val="13"/>
            </w:rPr>
          </w:rPrChange>
        </w:rPr>
        <w:t xml:space="preserve"> </w:t>
      </w:r>
      <w:r w:rsidR="00A96A35" w:rsidRPr="0027638C">
        <w:rPr>
          <w:sz w:val="24"/>
          <w:rPrChange w16du:dateUtc="2026-07-07T18:18:00Z" w:author="Author" w:date="2026-07-07T20:18:00Z" w:id="16223">
            <w:rPr>
              <w:rFonts w:ascii="Times New Roman"/>
              <w:color w:val="000000"/>
            </w:rPr>
          </w:rPrChange>
        </w:rPr>
        <w:t>(Dolore</w:t>
      </w:r>
      <w:r w:rsidR="00A96A35" w:rsidRPr="0027638C">
        <w:rPr>
          <w:sz w:val="24"/>
          <w:rPrChange w16du:dateUtc="2026-07-07T18:18:00Z" w:author="Author" w:date="2026-07-07T20:18:00Z" w:id="16224">
            <w:rPr>
              <w:rFonts w:ascii="Times New Roman"/>
              <w:color w:val="000000"/>
              <w:spacing w:val="13"/>
            </w:rPr>
          </w:rPrChange>
        </w:rPr>
        <w:t xml:space="preserve"> </w:t>
      </w:r>
      <w:r w:rsidR="00A96A35" w:rsidRPr="0027638C">
        <w:rPr>
          <w:sz w:val="24"/>
          <w:rPrChange w16du:dateUtc="2026-07-07T18:18:00Z" w:author="Author" w:date="2026-07-07T20:18:00Z" w:id="16225">
            <w:rPr>
              <w:rFonts w:ascii="Times New Roman"/>
              <w:color w:val="000000"/>
            </w:rPr>
          </w:rPrChange>
        </w:rPr>
        <w:t>magna</w:t>
      </w:r>
      <w:r w:rsidR="00A96A35" w:rsidRPr="0027638C">
        <w:rPr>
          <w:sz w:val="24"/>
          <w:rPrChange w16du:dateUtc="2026-07-07T18:18:00Z" w:author="Author" w:date="2026-07-07T20:18:00Z" w:id="16226">
            <w:rPr>
              <w:rFonts w:ascii="Times New Roman"/>
              <w:color w:val="000000"/>
              <w:spacing w:val="13"/>
            </w:rPr>
          </w:rPrChange>
        </w:rPr>
        <w:t xml:space="preserve"> </w:t>
      </w:r>
      <w:r w:rsidR="00A96A35" w:rsidRPr="0027638C">
        <w:rPr>
          <w:sz w:val="24"/>
          <w:rPrChange w16du:dateUtc="2026-07-07T18:18:00Z" w:author="Author" w:date="2026-07-07T20:18:00Z" w:id="16227">
            <w:rPr>
              <w:rFonts w:ascii="Times New Roman"/>
              <w:color w:val="000000"/>
            </w:rPr>
          </w:rPrChange>
        </w:rPr>
        <w:t>Aliqua),</w:t>
      </w:r>
      <w:r w:rsidR="00A96A35" w:rsidRPr="0027638C">
        <w:rPr>
          <w:sz w:val="24"/>
          <w:rPrChange w16du:dateUtc="2026-07-07T18:18:00Z" w:author="Author" w:date="2026-07-07T20:18:00Z" w:id="16228">
            <w:rPr>
              <w:rFonts w:ascii="Times New Roman"/>
              <w:color w:val="000000"/>
              <w:spacing w:val="13"/>
            </w:rPr>
          </w:rPrChange>
        </w:rPr>
        <w:t xml:space="preserve"> </w:t>
      </w:r>
      <w:r w:rsidR="00A96A35" w:rsidRPr="0027638C">
        <w:rPr>
          <w:sz w:val="24"/>
          <w:rPrChange w16du:dateUtc="2026-07-07T18:18:00Z" w:author="Author" w:date="2026-07-07T20:18:00Z" w:id="16229">
            <w:rPr>
              <w:rFonts w:ascii="Times New Roman"/>
              <w:color w:val="000000"/>
            </w:rPr>
          </w:rPrChange>
        </w:rPr>
        <w:t>Lorem</w:t>
      </w:r>
      <w:r w:rsidR="00A96A35" w:rsidRPr="0027638C">
        <w:rPr>
          <w:sz w:val="24"/>
          <w:rPrChange w16du:dateUtc="2026-07-07T18:18:00Z" w:author="Author" w:date="2026-07-07T20:18:00Z" w:id="16230">
            <w:rPr>
              <w:rFonts w:ascii="Times New Roman"/>
              <w:color w:val="000000"/>
              <w:spacing w:val="13"/>
            </w:rPr>
          </w:rPrChange>
        </w:rPr>
        <w:t xml:space="preserve"> </w:t>
      </w:r>
      <w:del w16du:dateUtc="2026-07-07T18:18:00Z" w:author="Author" w:date="2026-07-07T20:18:00Z" w:id="16231">
        <w:r>
          <w:rPr>
            <w:color w:val="000000"/>
          </w:rPr>
          <w:delText>8</w:delText>
        </w:r>
      </w:del>
      <w:ins w16du:dateUtc="2026-07-07T18:18:00Z" w:author="Author" w:date="2026-07-07T20:18:00Z" w:id="16232">
        <w:r w:rsidR="0027638C">
          <w:rPr>
            <w:sz w:val="24"/>
            <w:szCs w:val="24"/>
          </w:rPr>
          <w:fldChar w:fldCharType="begin"/>
        </w:r>
        <w:r w:rsidR="0027638C">
          <w:rPr>
            <w:sz w:val="24"/>
            <w:szCs w:val="24"/>
          </w:rPr>
          <w:instrText xml:space="preserve"> REF _Ref215486916 \w \h </w:instrText>
        </w:r>
        <w:r w:rsidR="0027638C">
          <w:rPr>
            <w:sz w:val="24"/>
            <w:szCs w:val="24"/>
          </w:rPr>
        </w:r>
        <w:r w:rsidR="0027638C">
          <w:rPr>
            <w:sz w:val="24"/>
            <w:szCs w:val="24"/>
          </w:rPr>
          <w:fldChar w:fldCharType="separate"/>
        </w:r>
        <w:r w:rsidR="0027638C">
          <w:rPr>
            <w:sz w:val="24"/>
            <w:szCs w:val="24"/>
          </w:rPr>
          <w:t>8</w:t>
        </w:r>
        <w:r w:rsidR="0027638C">
          <w:rPr>
            <w:sz w:val="24"/>
            <w:szCs w:val="24"/>
          </w:rPr>
          <w:fldChar w:fldCharType="end"/>
        </w:r>
      </w:ins>
      <w:r w:rsidR="00A96A35" w:rsidRPr="0027638C">
        <w:rPr>
          <w:sz w:val="24"/>
          <w:rPrChange w16du:dateUtc="2026-07-07T18:18:00Z" w:author="Author" w:date="2026-07-07T20:18:00Z" w:id="16233">
            <w:rPr>
              <w:rFonts w:ascii="Times New Roman"/>
              <w:color w:val="000000"/>
              <w:spacing w:val="13"/>
            </w:rPr>
          </w:rPrChange>
        </w:rPr>
        <w:t xml:space="preserve"> </w:t>
      </w:r>
      <w:r w:rsidR="00A96A35" w:rsidRPr="0027638C">
        <w:rPr>
          <w:sz w:val="24"/>
          <w:rPrChange w16du:dateUtc="2026-07-07T18:18:00Z" w:author="Author" w:date="2026-07-07T20:18:00Z" w:id="16234">
            <w:rPr>
              <w:rFonts w:ascii="Times New Roman"/>
              <w:color w:val="000000"/>
            </w:rPr>
          </w:rPrChange>
        </w:rPr>
        <w:t>(Ipsum</w:t>
      </w:r>
      <w:r w:rsidR="00A96A35" w:rsidRPr="0027638C">
        <w:rPr>
          <w:sz w:val="24"/>
          <w:rPrChange w16du:dateUtc="2026-07-07T18:18:00Z" w:author="Author" w:date="2026-07-07T20:18:00Z" w:id="16235">
            <w:rPr>
              <w:rFonts w:ascii="Times New Roman"/>
              <w:color w:val="000000"/>
              <w:spacing w:val="14"/>
            </w:rPr>
          </w:rPrChange>
        </w:rPr>
        <w:t xml:space="preserve"> </w:t>
      </w:r>
      <w:r w:rsidR="00A96A35" w:rsidRPr="0027638C">
        <w:rPr>
          <w:sz w:val="24"/>
          <w:rPrChange w16du:dateUtc="2026-07-07T18:18:00Z" w:author="Author" w:date="2026-07-07T20:18:00Z" w:id="16236">
            <w:rPr>
              <w:rFonts w:ascii="Times New Roman"/>
              <w:color w:val="000000"/>
            </w:rPr>
          </w:rPrChange>
        </w:rPr>
        <w:t>dolor</w:t>
      </w:r>
      <w:r w:rsidR="00A96A35" w:rsidRPr="0027638C">
        <w:rPr>
          <w:sz w:val="24"/>
          <w:rPrChange w16du:dateUtc="2026-07-07T18:18:00Z" w:author="Author" w:date="2026-07-07T20:18:00Z" w:id="16237">
            <w:rPr>
              <w:rFonts w:ascii="Times New Roman"/>
              <w:color w:val="000000"/>
              <w:spacing w:val="13"/>
            </w:rPr>
          </w:rPrChange>
        </w:rPr>
        <w:t xml:space="preserve"> </w:t>
      </w:r>
      <w:r w:rsidR="00A96A35" w:rsidRPr="0027638C">
        <w:rPr>
          <w:sz w:val="24"/>
          <w:rPrChange w16du:dateUtc="2026-07-07T18:18:00Z" w:author="Author" w:date="2026-07-07T20:18:00Z" w:id="16238">
            <w:rPr>
              <w:rFonts w:ascii="Times New Roman"/>
              <w:color w:val="000000"/>
            </w:rPr>
          </w:rPrChange>
        </w:rPr>
        <w:t>Sit),</w:t>
      </w:r>
      <w:r w:rsidR="00A96A35" w:rsidRPr="0027638C">
        <w:rPr>
          <w:sz w:val="24"/>
          <w:rPrChange w16du:dateUtc="2026-07-07T18:18:00Z" w:author="Author" w:date="2026-07-07T20:18:00Z" w:id="16239">
            <w:rPr>
              <w:rFonts w:ascii="Times New Roman"/>
              <w:color w:val="000000"/>
              <w:spacing w:val="13"/>
            </w:rPr>
          </w:rPrChange>
        </w:rPr>
        <w:t xml:space="preserve"> </w:t>
      </w:r>
      <w:r w:rsidR="00A96A35" w:rsidRPr="0027638C">
        <w:rPr>
          <w:sz w:val="24"/>
          <w:rPrChange w16du:dateUtc="2026-07-07T18:18:00Z" w:author="Author" w:date="2026-07-07T20:18:00Z" w:id="16240">
            <w:rPr>
              <w:rFonts w:ascii="Times New Roman"/>
              <w:color w:val="000000"/>
            </w:rPr>
          </w:rPrChange>
        </w:rPr>
        <w:t>Amet</w:t>
      </w:r>
      <w:r w:rsidR="00A96A35" w:rsidRPr="0027638C">
        <w:rPr>
          <w:sz w:val="24"/>
          <w:rPrChange w16du:dateUtc="2026-07-07T18:18:00Z" w:author="Author" w:date="2026-07-07T20:18:00Z" w:id="16241">
            <w:rPr>
              <w:rFonts w:ascii="Times New Roman"/>
              <w:color w:val="000000"/>
              <w:spacing w:val="13"/>
            </w:rPr>
          </w:rPrChange>
        </w:rPr>
        <w:t xml:space="preserve"> </w:t>
      </w:r>
      <w:del w16du:dateUtc="2026-07-07T18:18:00Z" w:author="Author" w:date="2026-07-07T20:18:00Z" w:id="16242">
        <w:r>
          <w:rPr>
            <w:color w:val="000000"/>
          </w:rPr>
          <w:delText>9</w:delText>
        </w:r>
      </w:del>
      <w:ins w16du:dateUtc="2026-07-07T18:18:00Z" w:author="Author" w:date="2026-07-07T20:18:00Z" w:id="16243">
        <w:r w:rsidR="0027638C">
          <w:rPr>
            <w:sz w:val="24"/>
            <w:szCs w:val="24"/>
          </w:rPr>
          <w:fldChar w:fldCharType="begin"/>
        </w:r>
        <w:r w:rsidR="0027638C">
          <w:rPr>
            <w:sz w:val="24"/>
            <w:szCs w:val="24"/>
          </w:rPr>
          <w:instrText xml:space="preserve"> REF _Ref215486920 \w \h </w:instrText>
        </w:r>
        <w:r w:rsidR="0027638C">
          <w:rPr>
            <w:sz w:val="24"/>
            <w:szCs w:val="24"/>
          </w:rPr>
        </w:r>
        <w:r w:rsidR="0027638C">
          <w:rPr>
            <w:sz w:val="24"/>
            <w:szCs w:val="24"/>
          </w:rPr>
          <w:fldChar w:fldCharType="separate"/>
        </w:r>
        <w:r w:rsidR="0027638C">
          <w:rPr>
            <w:sz w:val="24"/>
            <w:szCs w:val="24"/>
          </w:rPr>
          <w:t>9</w:t>
        </w:r>
        <w:r w:rsidR="0027638C">
          <w:rPr>
            <w:sz w:val="24"/>
            <w:szCs w:val="24"/>
          </w:rPr>
          <w:fldChar w:fldCharType="end"/>
        </w:r>
      </w:ins>
      <w:r w:rsidR="00A96A35" w:rsidRPr="0027638C">
        <w:rPr>
          <w:sz w:val="24"/>
          <w:rPrChange w16du:dateUtc="2026-07-07T18:18:00Z" w:author="Author" w:date="2026-07-07T20:18:00Z" w:id="16244">
            <w:rPr>
              <w:rFonts w:ascii="Times New Roman"/>
              <w:color w:val="000000"/>
              <w:spacing w:val="13"/>
            </w:rPr>
          </w:rPrChange>
        </w:rPr>
        <w:t xml:space="preserve"> </w:t>
      </w:r>
      <w:r w:rsidR="00A96A35" w:rsidRPr="0027638C">
        <w:rPr>
          <w:sz w:val="24"/>
          <w:rPrChange w16du:dateUtc="2026-07-07T18:18:00Z" w:author="Author" w:date="2026-07-07T20:18:00Z" w:id="16245">
            <w:rPr>
              <w:rFonts w:ascii="Times New Roman" w:hAnsi="Times New Roman"/>
              <w:color w:val="000000"/>
            </w:rPr>
          </w:rPrChange>
        </w:rPr>
        <w:t>(Consectetur</w:t>
      </w:r>
      <w:del w16du:dateUtc="2026-07-07T18:18:00Z" w:author="Author" w:date="2026-07-07T20:18:00Z" w:id="16246">
        <w:r>
          <w:rPr>
            <w:color w:val="000000"/>
          </w:rPr>
          <w:cr/>
        </w:r>
      </w:del>
      <w:r w:rsidR="00A96A35" w:rsidRPr="0027638C">
        <w:rPr>
          <w:sz w:val="24"/>
          <w:rPrChange w16du:dateUtc="2026-07-07T18:18:00Z" w:author="Author" w:date="2026-07-07T20:18:00Z" w:id="16247">
            <w:rPr>
              <w:rFonts w:ascii="Times New Roman"/>
              <w:color w:val="000000"/>
              <w:spacing w:val="665"/>
            </w:rPr>
          </w:rPrChange>
        </w:rPr>
        <w:t xml:space="preserve"> </w:t>
      </w:r>
      <w:r w:rsidR="00A96A35" w:rsidRPr="0027638C">
        <w:rPr>
          <w:sz w:val="24"/>
          <w:rPrChange w16du:dateUtc="2026-07-07T18:18:00Z" w:author="Author" w:date="2026-07-07T20:18:00Z" w:id="16248">
            <w:rPr>
              <w:rFonts w:ascii="Times New Roman"/>
              <w:color w:val="000000"/>
            </w:rPr>
          </w:rPrChange>
        </w:rPr>
        <w:t>Adipiscing),</w:t>
      </w:r>
      <w:r w:rsidR="00A96A35" w:rsidRPr="0027638C">
        <w:rPr>
          <w:sz w:val="24"/>
          <w:rPrChange w16du:dateUtc="2026-07-07T18:18:00Z" w:author="Author" w:date="2026-07-07T20:18:00Z" w:id="16249">
            <w:rPr>
              <w:rFonts w:ascii="Times New Roman"/>
              <w:color w:val="000000"/>
              <w:spacing w:val="53"/>
            </w:rPr>
          </w:rPrChange>
        </w:rPr>
        <w:t xml:space="preserve"> </w:t>
      </w:r>
      <w:r w:rsidR="00A96A35" w:rsidRPr="0027638C">
        <w:rPr>
          <w:sz w:val="24"/>
          <w:rPrChange w16du:dateUtc="2026-07-07T18:18:00Z" w:author="Author" w:date="2026-07-07T20:18:00Z" w:id="16250">
            <w:rPr>
              <w:rFonts w:ascii="Times New Roman"/>
              <w:color w:val="000000"/>
            </w:rPr>
          </w:rPrChange>
        </w:rPr>
        <w:t>Elit</w:t>
      </w:r>
      <w:r w:rsidR="00A96A35" w:rsidRPr="0027638C">
        <w:rPr>
          <w:sz w:val="24"/>
          <w:rPrChange w16du:dateUtc="2026-07-07T18:18:00Z" w:author="Author" w:date="2026-07-07T20:18:00Z" w:id="16251">
            <w:rPr>
              <w:rFonts w:ascii="Times New Roman"/>
              <w:color w:val="000000"/>
              <w:spacing w:val="53"/>
            </w:rPr>
          </w:rPrChange>
        </w:rPr>
        <w:t xml:space="preserve"> </w:t>
      </w:r>
      <w:del w16du:dateUtc="2026-07-07T18:18:00Z" w:author="Author" w:date="2026-07-07T20:18:00Z" w:id="16252">
        <w:r>
          <w:rPr>
            <w:color w:val="000000"/>
          </w:rPr>
          <w:delText>10</w:delText>
        </w:r>
        <w:r>
          <w:rPr>
            <w:color w:val="000000"/>
            <w:spacing w:val="53"/>
          </w:rPr>
          <w:delText xml:space="preserve"> </w:delText>
        </w:r>
        <w:r>
          <w:rPr>
            <w:color w:val="000000"/>
          </w:rPr>
          <w:delText>(Customer</w:delText>
        </w:r>
        <w:r>
          <w:rPr>
            <w:color w:val="000000"/>
            <w:spacing w:val="53"/>
          </w:rPr>
          <w:delText xml:space="preserve"> </w:delText>
        </w:r>
      </w:del>
      <w:ins w16du:dateUtc="2026-07-07T18:18:00Z" w:author="Author" w:date="2026-07-07T20:18:00Z" w:id="16253">
        <w:r w:rsidR="0027638C">
          <w:rPr>
            <w:sz w:val="24"/>
            <w:szCs w:val="24"/>
          </w:rPr>
          <w:fldChar w:fldCharType="begin"/>
        </w:r>
        <w:r w:rsidR="0027638C">
          <w:rPr>
            <w:sz w:val="24"/>
            <w:szCs w:val="24"/>
          </w:rPr>
          <w:instrText xml:space="preserve"> REF _Ref215486925 \w \h </w:instrText>
        </w:r>
        <w:r w:rsidR="0027638C">
          <w:rPr>
            <w:sz w:val="24"/>
            <w:szCs w:val="24"/>
          </w:rPr>
        </w:r>
        <w:r w:rsidR="0027638C">
          <w:rPr>
            <w:sz w:val="24"/>
            <w:szCs w:val="24"/>
          </w:rPr>
          <w:fldChar w:fldCharType="separate"/>
        </w:r>
        <w:r w:rsidR="00DE0249">
          <w:rPr>
            <w:sz w:val="24"/>
            <w:szCs w:val="24"/>
          </w:rPr>
          <w:t>10</w:t>
        </w:r>
        <w:r w:rsidR="0027638C">
          <w:rPr>
            <w:sz w:val="24"/>
            <w:szCs w:val="24"/>
          </w:rPr>
          <w:fldChar w:fldCharType="end"/>
        </w:r>
        <w:r w:rsidR="0027638C">
          <w:rPr>
            <w:sz w:val="24"/>
            <w:szCs w:val="24"/>
          </w:rPr>
          <w:t xml:space="preserve"> </w:t>
        </w:r>
        <w:r w:rsidR="00A96A35" w:rsidRPr="0027638C">
          <w:rPr>
            <w:sz w:val="24"/>
            <w:szCs w:val="24"/>
          </w:rPr>
          <w:t>(</w:t>
        </w:r>
      </w:ins>
      <w:r w:rsidR="00A96A35" w:rsidRPr="0027638C">
        <w:rPr>
          <w:sz w:val="24"/>
          <w:rPrChange w16du:dateUtc="2026-07-07T18:18:00Z" w:author="Author" w:date="2026-07-07T20:18:00Z" w:id="16254">
            <w:rPr>
              <w:rFonts w:ascii="Times New Roman"/>
              <w:color w:val="000000"/>
            </w:rPr>
          </w:rPrChange>
        </w:rPr>
        <w:t>Sed</w:t>
      </w:r>
      <w:ins w16du:dateUtc="2026-07-07T18:18:00Z" w:author="Author" w:date="2026-07-07T20:18:00Z" w:id="16255">
        <w:r w:rsidR="00DE0249">
          <w:rPr>
            <w:sz w:val="24"/>
            <w:szCs w:val="24"/>
          </w:rPr>
          <w:t>; Do</w:t>
        </w:r>
      </w:ins>
      <w:r w:rsidR="00A96A35" w:rsidRPr="0027638C">
        <w:rPr>
          <w:sz w:val="24"/>
          <w:rPrChange w16du:dateUtc="2026-07-07T18:18:00Z" w:author="Author" w:date="2026-07-07T20:18:00Z" w:id="16256">
            <w:rPr>
              <w:rFonts w:ascii="Times New Roman"/>
              <w:color w:val="000000"/>
            </w:rPr>
          </w:rPrChange>
        </w:rPr>
        <w:t>),</w:t>
      </w:r>
      <w:r w:rsidR="00A96A35" w:rsidRPr="0027638C">
        <w:rPr>
          <w:sz w:val="24"/>
          <w:rPrChange w16du:dateUtc="2026-07-07T18:18:00Z" w:author="Author" w:date="2026-07-07T20:18:00Z" w:id="16257">
            <w:rPr>
              <w:rFonts w:ascii="Times New Roman"/>
              <w:color w:val="000000"/>
              <w:spacing w:val="53"/>
            </w:rPr>
          </w:rPrChange>
        </w:rPr>
        <w:t xml:space="preserve"> </w:t>
      </w:r>
      <w:r w:rsidR="00A96A35" w:rsidRPr="0027638C">
        <w:rPr>
          <w:sz w:val="24"/>
          <w:rPrChange w16du:dateUtc="2026-07-07T18:18:00Z" w:author="Author" w:date="2026-07-07T20:18:00Z" w:id="16258">
            <w:rPr>
              <w:rFonts w:ascii="Times New Roman"/>
              <w:color w:val="000000"/>
            </w:rPr>
          </w:rPrChange>
        </w:rPr>
        <w:t>Eiusmod</w:t>
      </w:r>
      <w:r w:rsidR="00A96A35" w:rsidRPr="0027638C">
        <w:rPr>
          <w:sz w:val="24"/>
          <w:rPrChange w16du:dateUtc="2026-07-07T18:18:00Z" w:author="Author" w:date="2026-07-07T20:18:00Z" w:id="16259">
            <w:rPr>
              <w:rFonts w:ascii="Times New Roman"/>
              <w:color w:val="000000"/>
              <w:spacing w:val="53"/>
            </w:rPr>
          </w:rPrChange>
        </w:rPr>
        <w:t xml:space="preserve"> </w:t>
      </w:r>
      <w:del w16du:dateUtc="2026-07-07T18:18:00Z" w:author="Author" w:date="2026-07-07T20:18:00Z" w:id="16260">
        <w:r>
          <w:rPr>
            <w:color w:val="000000"/>
          </w:rPr>
          <w:delText>11</w:delText>
        </w:r>
      </w:del>
      <w:ins w16du:dateUtc="2026-07-07T18:18:00Z" w:author="Author" w:date="2026-07-07T20:18:00Z" w:id="16261">
        <w:r w:rsidR="0027638C">
          <w:rPr>
            <w:sz w:val="24"/>
            <w:szCs w:val="24"/>
          </w:rPr>
          <w:fldChar w:fldCharType="begin"/>
        </w:r>
        <w:r w:rsidR="0027638C">
          <w:rPr>
            <w:sz w:val="24"/>
            <w:szCs w:val="24"/>
          </w:rPr>
          <w:instrText xml:space="preserve"> REF _Ref215486932 \w \h </w:instrText>
        </w:r>
        <w:r w:rsidR="0027638C">
          <w:rPr>
            <w:sz w:val="24"/>
            <w:szCs w:val="24"/>
          </w:rPr>
        </w:r>
        <w:r w:rsidR="0027638C">
          <w:rPr>
            <w:sz w:val="24"/>
            <w:szCs w:val="24"/>
          </w:rPr>
          <w:fldChar w:fldCharType="separate"/>
        </w:r>
        <w:r w:rsidR="0027638C">
          <w:rPr>
            <w:sz w:val="24"/>
            <w:szCs w:val="24"/>
          </w:rPr>
          <w:t>11</w:t>
        </w:r>
        <w:r w:rsidR="0027638C">
          <w:rPr>
            <w:sz w:val="24"/>
            <w:szCs w:val="24"/>
          </w:rPr>
          <w:fldChar w:fldCharType="end"/>
        </w:r>
      </w:ins>
      <w:r w:rsidR="00A96A35" w:rsidRPr="0027638C">
        <w:rPr>
          <w:sz w:val="24"/>
          <w:rPrChange w16du:dateUtc="2026-07-07T18:18:00Z" w:author="Author" w:date="2026-07-07T20:18:00Z" w:id="16262">
            <w:rPr>
              <w:rFonts w:ascii="Times New Roman"/>
              <w:color w:val="000000"/>
              <w:spacing w:val="53"/>
            </w:rPr>
          </w:rPrChange>
        </w:rPr>
        <w:t xml:space="preserve"> </w:t>
      </w:r>
      <w:r w:rsidR="00A96A35" w:rsidRPr="0027638C">
        <w:rPr>
          <w:sz w:val="24"/>
          <w:rPrChange w16du:dateUtc="2026-07-07T18:18:00Z" w:author="Author" w:date="2026-07-07T20:18:00Z" w:id="16263">
            <w:rPr>
              <w:rFonts w:ascii="Times New Roman"/>
              <w:color w:val="000000"/>
            </w:rPr>
          </w:rPrChange>
        </w:rPr>
        <w:t>(Tempor),</w:t>
      </w:r>
      <w:r w:rsidR="00A96A35" w:rsidRPr="0027638C">
        <w:rPr>
          <w:sz w:val="24"/>
          <w:rPrChange w16du:dateUtc="2026-07-07T18:18:00Z" w:author="Author" w:date="2026-07-07T20:18:00Z" w:id="16264">
            <w:rPr>
              <w:rFonts w:ascii="Times New Roman"/>
              <w:color w:val="000000"/>
              <w:spacing w:val="53"/>
            </w:rPr>
          </w:rPrChange>
        </w:rPr>
        <w:t xml:space="preserve"> </w:t>
      </w:r>
      <w:r w:rsidR="00A96A35" w:rsidRPr="0027638C">
        <w:rPr>
          <w:sz w:val="24"/>
          <w:rPrChange w16du:dateUtc="2026-07-07T18:18:00Z" w:author="Author" w:date="2026-07-07T20:18:00Z" w:id="16265">
            <w:rPr>
              <w:rFonts w:ascii="Times New Roman"/>
              <w:color w:val="000000"/>
              <w:spacing w:val="1"/>
            </w:rPr>
          </w:rPrChange>
        </w:rPr>
        <w:t>Incididunt</w:t>
      </w:r>
      <w:r w:rsidR="00A96A35" w:rsidRPr="0027638C">
        <w:rPr>
          <w:sz w:val="24"/>
          <w:rPrChange w16du:dateUtc="2026-07-07T18:18:00Z" w:author="Author" w:date="2026-07-07T20:18:00Z" w:id="16266">
            <w:rPr>
              <w:rFonts w:ascii="Times New Roman"/>
              <w:color w:val="000000"/>
              <w:spacing w:val="53"/>
            </w:rPr>
          </w:rPrChange>
        </w:rPr>
        <w:t xml:space="preserve"> </w:t>
      </w:r>
      <w:del w16du:dateUtc="2026-07-07T18:18:00Z" w:author="Author" w:date="2026-07-07T20:18:00Z" w:id="16267">
        <w:r>
          <w:rPr>
            <w:color w:val="000000"/>
          </w:rPr>
          <w:delText>12</w:delText>
        </w:r>
        <w:r>
          <w:rPr>
            <w:color w:val="000000"/>
          </w:rPr>
          <w:cr/>
        </w:r>
      </w:del>
      <w:ins w16du:dateUtc="2026-07-07T18:18:00Z" w:author="Author" w:date="2026-07-07T20:18:00Z" w:id="16268">
        <w:r w:rsidR="0027638C">
          <w:rPr>
            <w:sz w:val="24"/>
            <w:szCs w:val="24"/>
          </w:rPr>
          <w:fldChar w:fldCharType="begin"/>
        </w:r>
        <w:r w:rsidR="0027638C">
          <w:rPr>
            <w:sz w:val="24"/>
            <w:szCs w:val="24"/>
          </w:rPr>
          <w:instrText xml:space="preserve"> REF _Ref215486938 \w \h </w:instrText>
        </w:r>
        <w:r w:rsidR="0027638C">
          <w:rPr>
            <w:sz w:val="24"/>
            <w:szCs w:val="24"/>
          </w:rPr>
        </w:r>
        <w:r w:rsidR="0027638C">
          <w:rPr>
            <w:sz w:val="24"/>
            <w:szCs w:val="24"/>
          </w:rPr>
          <w:fldChar w:fldCharType="separate"/>
        </w:r>
        <w:r w:rsidR="0027638C">
          <w:rPr>
            <w:sz w:val="24"/>
            <w:szCs w:val="24"/>
          </w:rPr>
          <w:t>12</w:t>
        </w:r>
        <w:r w:rsidR="0027638C">
          <w:rPr>
            <w:sz w:val="24"/>
            <w:szCs w:val="24"/>
          </w:rPr>
          <w:fldChar w:fldCharType="end"/>
        </w:r>
      </w:ins>
      <w:r w:rsidR="00A96A35" w:rsidRPr="0027638C">
        <w:rPr>
          <w:sz w:val="24"/>
          <w:rPrChange w16du:dateUtc="2026-07-07T18:18:00Z" w:author="Author" w:date="2026-07-07T20:18:00Z" w:id="16269">
            <w:rPr>
              <w:rFonts w:ascii="Times New Roman"/>
              <w:color w:val="000000"/>
              <w:spacing w:val="665"/>
            </w:rPr>
          </w:rPrChange>
        </w:rPr>
        <w:t xml:space="preserve"> </w:t>
      </w:r>
      <w:r w:rsidR="00A96A35" w:rsidRPr="0027638C">
        <w:rPr>
          <w:sz w:val="24"/>
          <w:rPrChange w16du:dateUtc="2026-07-07T18:18:00Z" w:author="Author" w:date="2026-07-07T20:18:00Z" w:id="16270">
            <w:rPr>
              <w:rFonts w:ascii="Times New Roman"/>
              <w:color w:val="000000"/>
            </w:rPr>
          </w:rPrChange>
        </w:rPr>
        <w:t>(Ut</w:t>
      </w:r>
      <w:r w:rsidR="00A96A35" w:rsidRPr="0027638C">
        <w:rPr>
          <w:sz w:val="24"/>
          <w:rPrChange w16du:dateUtc="2026-07-07T18:18:00Z" w:author="Author" w:date="2026-07-07T20:18:00Z" w:id="16271">
            <w:rPr>
              <w:rFonts w:ascii="Times New Roman"/>
              <w:color w:val="000000"/>
              <w:spacing w:val="55"/>
            </w:rPr>
          </w:rPrChange>
        </w:rPr>
        <w:t xml:space="preserve"> </w:t>
      </w:r>
      <w:r w:rsidR="00A96A35" w:rsidRPr="0027638C">
        <w:rPr>
          <w:sz w:val="24"/>
          <w:rPrChange w16du:dateUtc="2026-07-07T18:18:00Z" w:author="Author" w:date="2026-07-07T20:18:00Z" w:id="16272">
            <w:rPr>
              <w:rFonts w:ascii="Times New Roman"/>
              <w:color w:val="000000"/>
            </w:rPr>
          </w:rPrChange>
        </w:rPr>
        <w:t>labore</w:t>
      </w:r>
      <w:r w:rsidR="00A96A35" w:rsidRPr="0027638C">
        <w:rPr>
          <w:sz w:val="24"/>
          <w:rPrChange w16du:dateUtc="2026-07-07T18:18:00Z" w:author="Author" w:date="2026-07-07T20:18:00Z" w:id="16273">
            <w:rPr>
              <w:rFonts w:ascii="Times New Roman"/>
              <w:color w:val="000000"/>
              <w:spacing w:val="55"/>
            </w:rPr>
          </w:rPrChange>
        </w:rPr>
        <w:t xml:space="preserve"> </w:t>
      </w:r>
      <w:r w:rsidR="00A96A35" w:rsidRPr="0027638C">
        <w:rPr>
          <w:sz w:val="24"/>
          <w:rPrChange w16du:dateUtc="2026-07-07T18:18:00Z" w:author="Author" w:date="2026-07-07T20:18:00Z" w:id="16274">
            <w:rPr>
              <w:rFonts w:ascii="Times New Roman"/>
              <w:color w:val="000000"/>
            </w:rPr>
          </w:rPrChange>
        </w:rPr>
        <w:t>Et),</w:t>
      </w:r>
      <w:r w:rsidR="00A96A35" w:rsidRPr="0027638C">
        <w:rPr>
          <w:sz w:val="24"/>
          <w:rPrChange w16du:dateUtc="2026-07-07T18:18:00Z" w:author="Author" w:date="2026-07-07T20:18:00Z" w:id="16275">
            <w:rPr>
              <w:rFonts w:ascii="Times New Roman"/>
              <w:color w:val="000000"/>
              <w:spacing w:val="55"/>
            </w:rPr>
          </w:rPrChange>
        </w:rPr>
        <w:t xml:space="preserve"> </w:t>
      </w:r>
      <w:r w:rsidR="00A96A35" w:rsidRPr="0027638C">
        <w:rPr>
          <w:sz w:val="24"/>
          <w:rPrChange w16du:dateUtc="2026-07-07T18:18:00Z" w:author="Author" w:date="2026-07-07T20:18:00Z" w:id="16276">
            <w:rPr>
              <w:rFonts w:ascii="Times New Roman"/>
              <w:color w:val="000000"/>
            </w:rPr>
          </w:rPrChange>
        </w:rPr>
        <w:t>Dolore</w:t>
      </w:r>
      <w:r w:rsidR="00A96A35" w:rsidRPr="0027638C">
        <w:rPr>
          <w:sz w:val="24"/>
          <w:rPrChange w16du:dateUtc="2026-07-07T18:18:00Z" w:author="Author" w:date="2026-07-07T20:18:00Z" w:id="16277">
            <w:rPr>
              <w:rFonts w:ascii="Times New Roman"/>
              <w:color w:val="000000"/>
              <w:spacing w:val="55"/>
            </w:rPr>
          </w:rPrChange>
        </w:rPr>
        <w:t xml:space="preserve"> </w:t>
      </w:r>
      <w:del w16du:dateUtc="2026-07-07T18:18:00Z" w:author="Author" w:date="2026-07-07T20:18:00Z" w:id="16278">
        <w:r>
          <w:rPr>
            <w:color w:val="000000"/>
          </w:rPr>
          <w:delText>13</w:delText>
        </w:r>
      </w:del>
      <w:ins w16du:dateUtc="2026-07-07T18:18:00Z" w:author="Author" w:date="2026-07-07T20:18:00Z" w:id="16279">
        <w:r w:rsidR="0027638C">
          <w:rPr>
            <w:sz w:val="24"/>
            <w:szCs w:val="24"/>
          </w:rPr>
          <w:fldChar w:fldCharType="begin"/>
        </w:r>
        <w:r w:rsidR="0027638C">
          <w:rPr>
            <w:sz w:val="24"/>
            <w:szCs w:val="24"/>
          </w:rPr>
          <w:instrText xml:space="preserve"> REF _Ref215486944 \w \h </w:instrText>
        </w:r>
        <w:r w:rsidR="0027638C">
          <w:rPr>
            <w:sz w:val="24"/>
            <w:szCs w:val="24"/>
          </w:rPr>
        </w:r>
        <w:r w:rsidR="0027638C">
          <w:rPr>
            <w:sz w:val="24"/>
            <w:szCs w:val="24"/>
          </w:rPr>
          <w:fldChar w:fldCharType="separate"/>
        </w:r>
        <w:r w:rsidR="0027638C">
          <w:rPr>
            <w:sz w:val="24"/>
            <w:szCs w:val="24"/>
          </w:rPr>
          <w:t>13</w:t>
        </w:r>
        <w:r w:rsidR="0027638C">
          <w:rPr>
            <w:sz w:val="24"/>
            <w:szCs w:val="24"/>
          </w:rPr>
          <w:fldChar w:fldCharType="end"/>
        </w:r>
      </w:ins>
      <w:r w:rsidR="00A96A35" w:rsidRPr="0027638C">
        <w:rPr>
          <w:sz w:val="24"/>
          <w:rPrChange w16du:dateUtc="2026-07-07T18:18:00Z" w:author="Author" w:date="2026-07-07T20:18:00Z" w:id="16280">
            <w:rPr>
              <w:rFonts w:ascii="Times New Roman"/>
              <w:color w:val="000000"/>
              <w:spacing w:val="55"/>
            </w:rPr>
          </w:rPrChange>
        </w:rPr>
        <w:t xml:space="preserve"> </w:t>
      </w:r>
      <w:r w:rsidR="00A96A35" w:rsidRPr="0027638C">
        <w:rPr>
          <w:sz w:val="24"/>
          <w:rPrChange w16du:dateUtc="2026-07-07T18:18:00Z" w:author="Author" w:date="2026-07-07T20:18:00Z" w:id="16281">
            <w:rPr>
              <w:rFonts w:ascii="Times New Roman"/>
              <w:color w:val="000000"/>
            </w:rPr>
          </w:rPrChange>
        </w:rPr>
        <w:t>(Magna</w:t>
      </w:r>
      <w:r w:rsidR="00A96A35" w:rsidRPr="0027638C">
        <w:rPr>
          <w:sz w:val="24"/>
          <w:rPrChange w16du:dateUtc="2026-07-07T18:18:00Z" w:author="Author" w:date="2026-07-07T20:18:00Z" w:id="16282">
            <w:rPr>
              <w:rFonts w:ascii="Times New Roman"/>
              <w:color w:val="000000"/>
              <w:spacing w:val="55"/>
            </w:rPr>
          </w:rPrChange>
        </w:rPr>
        <w:t xml:space="preserve"> </w:t>
      </w:r>
      <w:r w:rsidR="00A96A35" w:rsidRPr="0027638C">
        <w:rPr>
          <w:sz w:val="24"/>
          <w:rPrChange w16du:dateUtc="2026-07-07T18:18:00Z" w:author="Author" w:date="2026-07-07T20:18:00Z" w:id="16283">
            <w:rPr>
              <w:rFonts w:ascii="Times New Roman"/>
              <w:color w:val="000000"/>
            </w:rPr>
          </w:rPrChange>
        </w:rPr>
        <w:t>aliqua</w:t>
      </w:r>
      <w:r w:rsidR="00A96A35" w:rsidRPr="0027638C">
        <w:rPr>
          <w:sz w:val="24"/>
          <w:rPrChange w16du:dateUtc="2026-07-07T18:18:00Z" w:author="Author" w:date="2026-07-07T20:18:00Z" w:id="16284">
            <w:rPr>
              <w:rFonts w:ascii="Times New Roman"/>
              <w:color w:val="000000"/>
              <w:spacing w:val="55"/>
            </w:rPr>
          </w:rPrChange>
        </w:rPr>
        <w:t xml:space="preserve"> </w:t>
      </w:r>
      <w:r w:rsidR="00A96A35" w:rsidRPr="0027638C">
        <w:rPr>
          <w:sz w:val="24"/>
          <w:rPrChange w16du:dateUtc="2026-07-07T18:18:00Z" w:author="Author" w:date="2026-07-07T20:18:00Z" w:id="16285">
            <w:rPr>
              <w:rFonts w:ascii="Times New Roman"/>
              <w:color w:val="000000"/>
            </w:rPr>
          </w:rPrChange>
        </w:rPr>
        <w:t>Lorem),</w:t>
      </w:r>
      <w:r w:rsidR="00A96A35" w:rsidRPr="0027638C">
        <w:rPr>
          <w:sz w:val="24"/>
          <w:rPrChange w16du:dateUtc="2026-07-07T18:18:00Z" w:author="Author" w:date="2026-07-07T20:18:00Z" w:id="16286">
            <w:rPr>
              <w:rFonts w:ascii="Times New Roman"/>
              <w:color w:val="000000"/>
              <w:spacing w:val="55"/>
            </w:rPr>
          </w:rPrChange>
        </w:rPr>
        <w:t xml:space="preserve"> </w:t>
      </w:r>
      <w:r w:rsidR="00A96A35" w:rsidRPr="0027638C">
        <w:rPr>
          <w:sz w:val="24"/>
          <w:rPrChange w16du:dateUtc="2026-07-07T18:18:00Z" w:author="Author" w:date="2026-07-07T20:18:00Z" w:id="16287">
            <w:rPr>
              <w:rFonts w:ascii="Times New Roman"/>
              <w:color w:val="000000"/>
            </w:rPr>
          </w:rPrChange>
        </w:rPr>
        <w:t>Ipsum</w:t>
      </w:r>
      <w:r w:rsidR="00A96A35" w:rsidRPr="0027638C">
        <w:rPr>
          <w:sz w:val="24"/>
          <w:rPrChange w16du:dateUtc="2026-07-07T18:18:00Z" w:author="Author" w:date="2026-07-07T20:18:00Z" w:id="16288">
            <w:rPr>
              <w:rFonts w:ascii="Times New Roman"/>
              <w:color w:val="000000"/>
              <w:spacing w:val="55"/>
            </w:rPr>
          </w:rPrChange>
        </w:rPr>
        <w:t xml:space="preserve"> </w:t>
      </w:r>
      <w:del w16du:dateUtc="2026-07-07T18:18:00Z" w:author="Author" w:date="2026-07-07T20:18:00Z" w:id="16289">
        <w:r>
          <w:rPr>
            <w:color w:val="000000"/>
          </w:rPr>
          <w:delText>14</w:delText>
        </w:r>
      </w:del>
      <w:ins w16du:dateUtc="2026-07-07T18:18:00Z" w:author="Author" w:date="2026-07-07T20:18:00Z" w:id="16290">
        <w:r w:rsidR="0027638C">
          <w:rPr>
            <w:sz w:val="24"/>
            <w:szCs w:val="24"/>
          </w:rPr>
          <w:fldChar w:fldCharType="begin"/>
        </w:r>
        <w:r w:rsidR="0027638C">
          <w:rPr>
            <w:sz w:val="24"/>
            <w:szCs w:val="24"/>
          </w:rPr>
          <w:instrText xml:space="preserve"> REF _Ref215486950 \w \h </w:instrText>
        </w:r>
        <w:r w:rsidR="0027638C">
          <w:rPr>
            <w:sz w:val="24"/>
            <w:szCs w:val="24"/>
          </w:rPr>
        </w:r>
        <w:r w:rsidR="0027638C">
          <w:rPr>
            <w:sz w:val="24"/>
            <w:szCs w:val="24"/>
          </w:rPr>
          <w:fldChar w:fldCharType="separate"/>
        </w:r>
        <w:r w:rsidR="0027638C">
          <w:rPr>
            <w:sz w:val="24"/>
            <w:szCs w:val="24"/>
          </w:rPr>
          <w:t>14</w:t>
        </w:r>
        <w:r w:rsidR="0027638C">
          <w:rPr>
            <w:sz w:val="24"/>
            <w:szCs w:val="24"/>
          </w:rPr>
          <w:fldChar w:fldCharType="end"/>
        </w:r>
      </w:ins>
      <w:r w:rsidR="00A96A35" w:rsidRPr="0027638C">
        <w:rPr>
          <w:sz w:val="24"/>
          <w:rPrChange w16du:dateUtc="2026-07-07T18:18:00Z" w:author="Author" w:date="2026-07-07T20:18:00Z" w:id="16291">
            <w:rPr>
              <w:rFonts w:ascii="Times New Roman"/>
              <w:color w:val="000000"/>
              <w:spacing w:val="55"/>
            </w:rPr>
          </w:rPrChange>
        </w:rPr>
        <w:t xml:space="preserve"> </w:t>
      </w:r>
      <w:r w:rsidR="00A96A35" w:rsidRPr="0027638C">
        <w:rPr>
          <w:sz w:val="24"/>
          <w:rPrChange w16du:dateUtc="2026-07-07T18:18:00Z" w:author="Author" w:date="2026-07-07T20:18:00Z" w:id="16292">
            <w:rPr>
              <w:rFonts w:ascii="Times New Roman" w:hAnsi="Times New Roman"/>
              <w:color w:val="000000"/>
            </w:rPr>
          </w:rPrChange>
        </w:rPr>
        <w:t>(Dolor</w:t>
      </w:r>
      <w:del w16du:dateUtc="2026-07-07T18:18:00Z" w:author="Author" w:date="2026-07-07T20:18:00Z" w:id="16293">
        <w:r>
          <w:rPr>
            <w:color w:val="000000"/>
          </w:rPr>
          <w:cr/>
        </w:r>
      </w:del>
      <w:r w:rsidR="00A96A35" w:rsidRPr="0027638C">
        <w:rPr>
          <w:sz w:val="24"/>
          <w:rPrChange w16du:dateUtc="2026-07-07T18:18:00Z" w:author="Author" w:date="2026-07-07T20:18:00Z" w:id="16294">
            <w:rPr>
              <w:rFonts w:ascii="Times New Roman"/>
              <w:color w:val="000000"/>
              <w:spacing w:val="665"/>
            </w:rPr>
          </w:rPrChange>
        </w:rPr>
        <w:t xml:space="preserve"> </w:t>
      </w:r>
      <w:r w:rsidR="00A96A35" w:rsidRPr="0027638C">
        <w:rPr>
          <w:sz w:val="24"/>
          <w:rPrChange w16du:dateUtc="2026-07-07T18:18:00Z" w:author="Author" w:date="2026-07-07T20:18:00Z" w:id="16295">
            <w:rPr>
              <w:rFonts w:ascii="Times New Roman"/>
              <w:color w:val="000000"/>
            </w:rPr>
          </w:rPrChange>
        </w:rPr>
        <w:t xml:space="preserve">Sit) amet consectetur Adipiscing </w:t>
      </w:r>
      <w:del w16du:dateUtc="2026-07-07T18:18:00Z" w:author="Author" w:date="2026-07-07T20:18:00Z" w:id="16296">
        <w:r>
          <w:rPr>
            <w:color w:val="000000"/>
          </w:rPr>
          <w:delText>13(h)</w:delText>
        </w:r>
      </w:del>
      <w:ins w16du:dateUtc="2026-07-07T18:18:00Z" w:author="Author" w:date="2026-07-07T20:18:00Z" w:id="16297">
        <w:r w:rsidR="0027638C">
          <w:rPr>
            <w:sz w:val="24"/>
            <w:szCs w:val="24"/>
          </w:rPr>
          <w:fldChar w:fldCharType="begin"/>
        </w:r>
        <w:r w:rsidR="0027638C">
          <w:rPr>
            <w:sz w:val="24"/>
            <w:szCs w:val="24"/>
          </w:rPr>
          <w:instrText xml:space="preserve"> REF _Ref215486957 \w \h </w:instrText>
        </w:r>
        <w:r w:rsidR="0027638C">
          <w:rPr>
            <w:sz w:val="24"/>
            <w:szCs w:val="24"/>
          </w:rPr>
        </w:r>
        <w:r w:rsidR="0027638C">
          <w:rPr>
            <w:sz w:val="24"/>
            <w:szCs w:val="24"/>
          </w:rPr>
          <w:fldChar w:fldCharType="separate"/>
        </w:r>
        <w:r w:rsidR="0027638C">
          <w:rPr>
            <w:sz w:val="24"/>
            <w:szCs w:val="24"/>
          </w:rPr>
          <w:t>13(elit)</w:t>
        </w:r>
        <w:r w:rsidR="0027638C">
          <w:rPr>
            <w:sz w:val="24"/>
            <w:szCs w:val="24"/>
          </w:rPr>
          <w:fldChar w:fldCharType="end"/>
        </w:r>
      </w:ins>
      <w:r w:rsidR="00A96A35" w:rsidRPr="0027638C">
        <w:rPr>
          <w:sz w:val="24"/>
          <w:rPrChange w16du:dateUtc="2026-07-07T18:18:00Z" w:author="Author" w:date="2026-07-07T20:18:00Z" w:id="16298">
            <w:rPr>
              <w:rFonts w:ascii="Times New Roman"/>
              <w:color w:val="000000"/>
            </w:rPr>
          </w:rPrChange>
        </w:rPr>
        <w:t xml:space="preserve"> (Sed).</w:t>
      </w:r>
      <w:bookmarkEnd w:id="16112"/>
    </w:p>
    <w:p w14:paraId="584D91FE" w14:textId="77777777" w:rsidR="009609E8" w:rsidRDefault="00000000" w:rsidRPr="0027638C">
      <w:pPr>
        <w:pStyle w:val="Heading2"/>
        <w:numPr>
          <w:ilvl w:val="0"/>
          <w:numId w:val="5"/>
        </w:numPr>
        <w:tabs>
          <w:tab w:pos="719" w:val="left"/>
        </w:tabs>
        <w:spacing w:before="242"/>
        <w:ind w:hanging="719" w:left="719"/>
        <w:rPr>
          <w:b w:val="0"/>
          <w:sz w:val="24"/>
          <w:rPrChange w16du:dateUtc="2026-07-07T18:18:00Z" w:author="Author" w:date="2026-07-07T20:18:00Z" w:id="16299">
            <w:rPr>
              <w:rFonts w:ascii="Times New Roman"/>
              <w:color w:val="000000"/>
            </w:rPr>
          </w:rPrChange>
        </w:rPr>
        <w:pPrChange w16du:dateUtc="2026-07-07T18:18:00Z" w:author="Author" w:date="2026-07-07T20:18:00Z" w:id="16300">
          <w:pPr>
            <w:spacing w:after="0" w:before="240" w:line="255" w:lineRule="exact"/>
            <w:jc w:val="left"/>
          </w:pPr>
        </w:pPrChange>
      </w:pPr>
      <w:bookmarkStart w:id="16301" w:name="_Ref215486950"/>
      <w:del w16du:dateUtc="2026-07-07T18:18:00Z" w:author="Author" w:date="2026-07-07T20:18:00Z" w:id="16302">
        <w:r>
          <w:rPr>
            <w:color w:val="000000"/>
          </w:rPr>
          <w:delText>14.</w:delText>
        </w:r>
        <w:r>
          <w:rPr>
            <w:color w:val="000000"/>
            <w:spacing w:val="390"/>
          </w:rPr>
          <w:delText xml:space="preserve"> </w:delText>
        </w:r>
      </w:del>
      <w:r w:rsidR="00A96A35" w:rsidRPr="0027638C">
        <w:rPr>
          <w:sz w:val="24"/>
          <w:rPrChange w16du:dateUtc="2026-07-07T18:18:00Z" w:author="Author" w:date="2026-07-07T20:18:00Z" w:id="16303">
            <w:rPr>
              <w:rFonts w:ascii="Times New Roman"/>
              <w:color w:val="000000"/>
              <w:spacing w:val="10"/>
            </w:rPr>
          </w:rPrChange>
        </w:rPr>
        <w:t>Do</w:t>
      </w:r>
      <w:r w:rsidR="00A96A35" w:rsidRPr="0027638C">
        <w:rPr>
          <w:spacing w:val="-7"/>
          <w:sz w:val="24"/>
          <w:rPrChange w16du:dateUtc="2026-07-07T18:18:00Z" w:author="Author" w:date="2026-07-07T20:18:00Z" w:id="16304">
            <w:rPr>
              <w:rFonts w:ascii="Times New Roman"/>
              <w:color w:val="000000"/>
              <w:spacing w:val="-10"/>
            </w:rPr>
          </w:rPrChange>
        </w:rPr>
        <w:t xml:space="preserve"> </w:t>
      </w:r>
      <w:r w:rsidR="00A96A35" w:rsidRPr="0027638C">
        <w:rPr>
          <w:spacing w:val="-2"/>
          <w:sz w:val="24"/>
          <w:rPrChange w16du:dateUtc="2026-07-07T18:18:00Z" w:author="Author" w:date="2026-07-07T20:18:00Z" w:id="16305">
            <w:rPr>
              <w:rFonts w:ascii="Times New Roman"/>
              <w:color w:val="000000"/>
              <w:spacing w:val="5"/>
            </w:rPr>
          </w:rPrChange>
        </w:rPr>
        <w:t>Eiusmod</w:t>
      </w:r>
      <w:bookmarkEnd w:id="16301"/>
    </w:p>
    <w:p w14:paraId="584D91FF" w14:textId="77777777" w:rsidR="009609E8" w:rsidRDefault="00000000" w:rsidRPr="0027638C">
      <w:pPr>
        <w:pStyle w:val="ListParagraph"/>
        <w:numPr>
          <w:ilvl w:val="1"/>
          <w:numId w:val="5"/>
        </w:numPr>
        <w:tabs>
          <w:tab w:pos="1438" w:val="left"/>
          <w:tab w:pos="1440" w:val="left"/>
        </w:tabs>
        <w:spacing w:before="236"/>
        <w:ind w:right="354"/>
        <w:rPr>
          <w:sz w:val="24"/>
          <w:rPrChange w16du:dateUtc="2026-07-07T18:18:00Z" w:author="Author" w:date="2026-07-07T20:18:00Z" w:id="16306">
            <w:rPr>
              <w:rFonts w:ascii="Times New Roman"/>
              <w:color w:val="000000"/>
            </w:rPr>
          </w:rPrChange>
        </w:rPr>
        <w:pPrChange w16du:dateUtc="2026-07-07T18:18:00Z" w:author="Author" w:date="2026-07-07T20:18:00Z" w:id="16307">
          <w:pPr>
            <w:spacing w:after="0" w:before="237" w:line="253" w:lineRule="exact"/>
            <w:ind w:left="720"/>
            <w:jc w:val="left"/>
          </w:pPr>
        </w:pPrChange>
      </w:pPr>
      <w:del w16du:dateUtc="2026-07-07T18:18:00Z" w:author="Author" w:date="2026-07-07T20:18:00Z" w:id="16308">
        <w:r>
          <w:rPr>
            <w:color w:val="000000"/>
          </w:rPr>
          <w:delText>(a)</w:delText>
        </w:r>
        <w:r>
          <w:rPr>
            <w:color w:val="000000"/>
            <w:spacing w:val="421"/>
          </w:rPr>
          <w:delText xml:space="preserve"> </w:delText>
        </w:r>
      </w:del>
      <w:r w:rsidR="00A96A35" w:rsidRPr="0027638C">
        <w:rPr>
          <w:sz w:val="24"/>
          <w:u w:val="single"/>
          <w:rPrChange w16du:dateUtc="2026-07-07T18:18:00Z" w:author="Author" w:date="2026-07-07T20:18:00Z" w:id="16309">
            <w:rPr>
              <w:rFonts w:ascii="Times New Roman"/>
              <w:color w:val="000000"/>
              <w:u w:val="single"/>
            </w:rPr>
          </w:rPrChange>
        </w:rPr>
        <w:t>Tempor.</w:t>
      </w:r>
      <w:r w:rsidR="00A96A35" w:rsidRPr="0027638C">
        <w:rPr>
          <w:sz w:val="24"/>
          <w:rPrChange w16du:dateUtc="2026-07-07T18:18:00Z" w:author="Author" w:date="2026-07-07T20:18:00Z" w:id="16310">
            <w:rPr>
              <w:rFonts w:ascii="Times New Roman"/>
              <w:color w:val="000000"/>
              <w:spacing w:val="25"/>
            </w:rPr>
          </w:rPrChange>
        </w:rPr>
        <w:t xml:space="preserve"> </w:t>
      </w:r>
      <w:r w:rsidR="00A96A35" w:rsidRPr="0027638C">
        <w:rPr>
          <w:sz w:val="24"/>
          <w:rPrChange w16du:dateUtc="2026-07-07T18:18:00Z" w:author="Author" w:date="2026-07-07T20:18:00Z" w:id="16311">
            <w:rPr>
              <w:rFonts w:ascii="Times New Roman"/>
              <w:color w:val="000000"/>
            </w:rPr>
          </w:rPrChange>
        </w:rPr>
        <w:t>Incididunt</w:t>
      </w:r>
      <w:r w:rsidR="00A96A35" w:rsidRPr="0027638C">
        <w:rPr>
          <w:sz w:val="24"/>
          <w:rPrChange w16du:dateUtc="2026-07-07T18:18:00Z" w:author="Author" w:date="2026-07-07T20:18:00Z" w:id="16312">
            <w:rPr>
              <w:rFonts w:ascii="Times New Roman"/>
              <w:color w:val="000000"/>
              <w:spacing w:val="25"/>
            </w:rPr>
          </w:rPrChange>
        </w:rPr>
        <w:t xml:space="preserve"> </w:t>
      </w:r>
      <w:r w:rsidR="00A96A35" w:rsidRPr="0027638C">
        <w:rPr>
          <w:sz w:val="24"/>
          <w:rPrChange w16du:dateUtc="2026-07-07T18:18:00Z" w:author="Author" w:date="2026-07-07T20:18:00Z" w:id="16313">
            <w:rPr>
              <w:rFonts w:ascii="Times New Roman"/>
              <w:color w:val="000000"/>
            </w:rPr>
          </w:rPrChange>
        </w:rPr>
        <w:t>ut</w:t>
      </w:r>
      <w:r w:rsidR="00A96A35" w:rsidRPr="0027638C">
        <w:rPr>
          <w:sz w:val="24"/>
          <w:rPrChange w16du:dateUtc="2026-07-07T18:18:00Z" w:author="Author" w:date="2026-07-07T20:18:00Z" w:id="16314">
            <w:rPr>
              <w:rFonts w:ascii="Times New Roman"/>
              <w:color w:val="000000"/>
              <w:spacing w:val="25"/>
            </w:rPr>
          </w:rPrChange>
        </w:rPr>
        <w:t xml:space="preserve"> </w:t>
      </w:r>
      <w:r w:rsidR="00A96A35" w:rsidRPr="0027638C">
        <w:rPr>
          <w:sz w:val="24"/>
          <w:rPrChange w16du:dateUtc="2026-07-07T18:18:00Z" w:author="Author" w:date="2026-07-07T20:18:00Z" w:id="16315">
            <w:rPr>
              <w:rFonts w:ascii="Times New Roman"/>
              <w:color w:val="000000"/>
            </w:rPr>
          </w:rPrChange>
        </w:rPr>
        <w:t>labore</w:t>
      </w:r>
      <w:r w:rsidR="00A96A35" w:rsidRPr="0027638C">
        <w:rPr>
          <w:sz w:val="24"/>
          <w:rPrChange w16du:dateUtc="2026-07-07T18:18:00Z" w:author="Author" w:date="2026-07-07T20:18:00Z" w:id="16316">
            <w:rPr>
              <w:rFonts w:ascii="Times New Roman"/>
              <w:color w:val="000000"/>
              <w:spacing w:val="25"/>
            </w:rPr>
          </w:rPrChange>
        </w:rPr>
        <w:t xml:space="preserve"> </w:t>
      </w:r>
      <w:r w:rsidR="00A96A35" w:rsidRPr="0027638C">
        <w:rPr>
          <w:sz w:val="24"/>
          <w:rPrChange w16du:dateUtc="2026-07-07T18:18:00Z" w:author="Author" w:date="2026-07-07T20:18:00Z" w:id="16317">
            <w:rPr>
              <w:rFonts w:ascii="Times New Roman"/>
              <w:color w:val="000000"/>
            </w:rPr>
          </w:rPrChange>
        </w:rPr>
        <w:t>et</w:t>
      </w:r>
      <w:r w:rsidR="00A96A35" w:rsidRPr="0027638C">
        <w:rPr>
          <w:sz w:val="24"/>
          <w:rPrChange w16du:dateUtc="2026-07-07T18:18:00Z" w:author="Author" w:date="2026-07-07T20:18:00Z" w:id="16318">
            <w:rPr>
              <w:rFonts w:ascii="Times New Roman"/>
              <w:color w:val="000000"/>
              <w:spacing w:val="25"/>
            </w:rPr>
          </w:rPrChange>
        </w:rPr>
        <w:t xml:space="preserve"> </w:t>
      </w:r>
      <w:r w:rsidR="00A96A35" w:rsidRPr="0027638C">
        <w:rPr>
          <w:sz w:val="24"/>
          <w:rPrChange w16du:dateUtc="2026-07-07T18:18:00Z" w:author="Author" w:date="2026-07-07T20:18:00Z" w:id="16319">
            <w:rPr>
              <w:rFonts w:ascii="Times New Roman"/>
              <w:color w:val="000000"/>
            </w:rPr>
          </w:rPrChange>
        </w:rPr>
        <w:t>Dolore</w:t>
      </w:r>
      <w:r w:rsidR="00A96A35" w:rsidRPr="0027638C">
        <w:rPr>
          <w:sz w:val="24"/>
          <w:rPrChange w16du:dateUtc="2026-07-07T18:18:00Z" w:author="Author" w:date="2026-07-07T20:18:00Z" w:id="16320">
            <w:rPr>
              <w:rFonts w:ascii="Times New Roman"/>
              <w:color w:val="000000"/>
              <w:spacing w:val="25"/>
            </w:rPr>
          </w:rPrChange>
        </w:rPr>
        <w:t xml:space="preserve"> </w:t>
      </w:r>
      <w:r w:rsidR="00A96A35" w:rsidRPr="0027638C">
        <w:rPr>
          <w:sz w:val="24"/>
          <w:rPrChange w16du:dateUtc="2026-07-07T18:18:00Z" w:author="Author" w:date="2026-07-07T20:18:00Z" w:id="16321">
            <w:rPr>
              <w:rFonts w:ascii="Times New Roman"/>
              <w:color w:val="000000"/>
            </w:rPr>
          </w:rPrChange>
        </w:rPr>
        <w:t>magna</w:t>
      </w:r>
      <w:r w:rsidR="00A96A35" w:rsidRPr="0027638C">
        <w:rPr>
          <w:sz w:val="24"/>
          <w:rPrChange w16du:dateUtc="2026-07-07T18:18:00Z" w:author="Author" w:date="2026-07-07T20:18:00Z" w:id="16322">
            <w:rPr>
              <w:rFonts w:ascii="Times New Roman"/>
              <w:color w:val="000000"/>
              <w:spacing w:val="25"/>
            </w:rPr>
          </w:rPrChange>
        </w:rPr>
        <w:t xml:space="preserve"> </w:t>
      </w:r>
      <w:r w:rsidR="00A96A35" w:rsidRPr="0027638C">
        <w:rPr>
          <w:sz w:val="24"/>
          <w:rPrChange w16du:dateUtc="2026-07-07T18:18:00Z" w:author="Author" w:date="2026-07-07T20:18:00Z" w:id="16323">
            <w:rPr>
              <w:rFonts w:ascii="Times New Roman"/>
              <w:color w:val="000000"/>
            </w:rPr>
          </w:rPrChange>
        </w:rPr>
        <w:t>aliqua</w:t>
      </w:r>
      <w:r w:rsidR="00A96A35" w:rsidRPr="0027638C">
        <w:rPr>
          <w:sz w:val="24"/>
          <w:rPrChange w16du:dateUtc="2026-07-07T18:18:00Z" w:author="Author" w:date="2026-07-07T20:18:00Z" w:id="16324">
            <w:rPr>
              <w:rFonts w:ascii="Times New Roman"/>
              <w:color w:val="000000"/>
              <w:spacing w:val="25"/>
            </w:rPr>
          </w:rPrChange>
        </w:rPr>
        <w:t xml:space="preserve"> </w:t>
      </w:r>
      <w:r w:rsidR="00A96A35" w:rsidRPr="0027638C">
        <w:rPr>
          <w:sz w:val="24"/>
          <w:rPrChange w16du:dateUtc="2026-07-07T18:18:00Z" w:author="Author" w:date="2026-07-07T20:18:00Z" w:id="16325">
            <w:rPr>
              <w:rFonts w:ascii="Times New Roman"/>
              <w:color w:val="000000"/>
            </w:rPr>
          </w:rPrChange>
        </w:rPr>
        <w:t>lorem</w:t>
      </w:r>
      <w:r w:rsidR="00A96A35" w:rsidRPr="0027638C">
        <w:rPr>
          <w:sz w:val="24"/>
          <w:rPrChange w16du:dateUtc="2026-07-07T18:18:00Z" w:author="Author" w:date="2026-07-07T20:18:00Z" w:id="16326">
            <w:rPr>
              <w:rFonts w:ascii="Times New Roman"/>
              <w:color w:val="000000"/>
              <w:spacing w:val="25"/>
            </w:rPr>
          </w:rPrChange>
        </w:rPr>
        <w:t xml:space="preserve"> </w:t>
      </w:r>
      <w:r w:rsidR="00A96A35" w:rsidRPr="0027638C">
        <w:rPr>
          <w:sz w:val="24"/>
          <w:rPrChange w16du:dateUtc="2026-07-07T18:18:00Z" w:author="Author" w:date="2026-07-07T20:18:00Z" w:id="16327">
            <w:rPr>
              <w:rFonts w:ascii="Times New Roman"/>
              <w:color w:val="000000"/>
            </w:rPr>
          </w:rPrChange>
        </w:rPr>
        <w:t>ipsum</w:t>
      </w:r>
      <w:r w:rsidR="00A96A35" w:rsidRPr="0027638C">
        <w:rPr>
          <w:sz w:val="24"/>
          <w:rPrChange w16du:dateUtc="2026-07-07T18:18:00Z" w:author="Author" w:date="2026-07-07T20:18:00Z" w:id="16328">
            <w:rPr>
              <w:rFonts w:ascii="Times New Roman"/>
              <w:color w:val="000000"/>
              <w:spacing w:val="25"/>
            </w:rPr>
          </w:rPrChange>
        </w:rPr>
        <w:t xml:space="preserve"> </w:t>
      </w:r>
      <w:r w:rsidR="00A96A35" w:rsidRPr="0027638C">
        <w:rPr>
          <w:sz w:val="24"/>
          <w:rPrChange w16du:dateUtc="2026-07-07T18:18:00Z" w:author="Author" w:date="2026-07-07T20:18:00Z" w:id="16329">
            <w:rPr>
              <w:rFonts w:ascii="Times New Roman"/>
              <w:color w:val="000000"/>
            </w:rPr>
          </w:rPrChange>
        </w:rPr>
        <w:t>dolor</w:t>
      </w:r>
      <w:r w:rsidR="00A96A35" w:rsidRPr="0027638C">
        <w:rPr>
          <w:sz w:val="24"/>
          <w:rPrChange w16du:dateUtc="2026-07-07T18:18:00Z" w:author="Author" w:date="2026-07-07T20:18:00Z" w:id="16330">
            <w:rPr>
              <w:rFonts w:ascii="Times New Roman"/>
              <w:color w:val="000000"/>
              <w:spacing w:val="25"/>
            </w:rPr>
          </w:rPrChange>
        </w:rPr>
        <w:t xml:space="preserve"> </w:t>
      </w:r>
      <w:r w:rsidR="00A96A35" w:rsidRPr="0027638C">
        <w:rPr>
          <w:sz w:val="24"/>
          <w:rPrChange w16du:dateUtc="2026-07-07T18:18:00Z" w:author="Author" w:date="2026-07-07T20:18:00Z" w:id="16331">
            <w:rPr>
              <w:rFonts w:ascii="Times New Roman"/>
              <w:color w:val="000000"/>
            </w:rPr>
          </w:rPrChange>
        </w:rPr>
        <w:t>sit</w:t>
      </w:r>
      <w:r w:rsidR="00A96A35" w:rsidRPr="0027638C">
        <w:rPr>
          <w:sz w:val="24"/>
          <w:rPrChange w16du:dateUtc="2026-07-07T18:18:00Z" w:author="Author" w:date="2026-07-07T20:18:00Z" w:id="16332">
            <w:rPr>
              <w:rFonts w:ascii="Times New Roman"/>
              <w:color w:val="000000"/>
              <w:spacing w:val="25"/>
            </w:rPr>
          </w:rPrChange>
        </w:rPr>
        <w:t xml:space="preserve"> </w:t>
      </w:r>
      <w:r w:rsidR="00A96A35" w:rsidRPr="0027638C">
        <w:rPr>
          <w:sz w:val="24"/>
          <w:rPrChange w16du:dateUtc="2026-07-07T18:18:00Z" w:author="Author" w:date="2026-07-07T20:18:00Z" w:id="16333">
            <w:rPr>
              <w:rFonts w:ascii="Times New Roman"/>
              <w:color w:val="000000"/>
            </w:rPr>
          </w:rPrChange>
        </w:rPr>
        <w:t>amet</w:t>
      </w:r>
      <w:r w:rsidR="00A96A35" w:rsidRPr="0027638C">
        <w:rPr>
          <w:sz w:val="24"/>
          <w:rPrChange w16du:dateUtc="2026-07-07T18:18:00Z" w:author="Author" w:date="2026-07-07T20:18:00Z" w:id="16334">
            <w:rPr>
              <w:rFonts w:ascii="Times New Roman"/>
              <w:color w:val="000000"/>
              <w:spacing w:val="25"/>
            </w:rPr>
          </w:rPrChange>
        </w:rPr>
        <w:t xml:space="preserve"> </w:t>
      </w:r>
      <w:r w:rsidR="00A96A35" w:rsidRPr="0027638C">
        <w:rPr>
          <w:sz w:val="24"/>
          <w:rPrChange w16du:dateUtc="2026-07-07T18:18:00Z" w:author="Author" w:date="2026-07-07T20:18:00Z" w:id="16335">
            <w:rPr>
              <w:rFonts w:ascii="Times New Roman"/>
              <w:color w:val="000000"/>
            </w:rPr>
          </w:rPrChange>
        </w:rPr>
        <w:t>consectetur</w:t>
      </w:r>
      <w:r w:rsidR="00A96A35" w:rsidRPr="0027638C">
        <w:rPr>
          <w:sz w:val="24"/>
          <w:rPrChange w16du:dateUtc="2026-07-07T18:18:00Z" w:author="Author" w:date="2026-07-07T20:18:00Z" w:id="16336">
            <w:rPr>
              <w:rFonts w:ascii="Times New Roman"/>
              <w:color w:val="000000"/>
              <w:spacing w:val="25"/>
            </w:rPr>
          </w:rPrChange>
        </w:rPr>
        <w:t xml:space="preserve"> </w:t>
      </w:r>
      <w:r w:rsidR="00A96A35" w:rsidRPr="0027638C">
        <w:rPr>
          <w:sz w:val="24"/>
          <w:rPrChange w16du:dateUtc="2026-07-07T18:18:00Z" w:author="Author" w:date="2026-07-07T20:18:00Z" w:id="16337">
            <w:rPr>
              <w:rFonts w:ascii="Times New Roman" w:hAnsi="Times New Roman"/>
              <w:color w:val="000000"/>
            </w:rPr>
          </w:rPrChange>
        </w:rPr>
        <w:t>adipiscing</w:t>
      </w:r>
      <w:del w16du:dateUtc="2026-07-07T18:18:00Z" w:author="Author" w:date="2026-07-07T20:18:00Z" w:id="16338">
        <w:r>
          <w:rPr>
            <w:color w:val="000000"/>
          </w:rPr>
          <w:cr/>
        </w:r>
      </w:del>
      <w:r w:rsidR="00A96A35" w:rsidRPr="0027638C">
        <w:rPr>
          <w:sz w:val="24"/>
          <w:rPrChange w16du:dateUtc="2026-07-07T18:18:00Z" w:author="Author" w:date="2026-07-07T20:18:00Z" w:id="16339">
            <w:rPr>
              <w:rFonts w:ascii="Times New Roman"/>
              <w:color w:val="000000"/>
              <w:spacing w:val="665"/>
            </w:rPr>
          </w:rPrChange>
        </w:rPr>
        <w:t xml:space="preserve"> </w:t>
      </w:r>
      <w:r w:rsidR="00A96A35" w:rsidRPr="0027638C">
        <w:rPr>
          <w:sz w:val="24"/>
          <w:rPrChange w16du:dateUtc="2026-07-07T18:18:00Z" w:author="Author" w:date="2026-07-07T20:18:00Z" w:id="16340">
            <w:rPr>
              <w:rFonts w:ascii="Times New Roman"/>
              <w:color w:val="000000"/>
            </w:rPr>
          </w:rPrChange>
        </w:rPr>
        <w:t>elit</w:t>
      </w:r>
      <w:r w:rsidR="00A96A35" w:rsidRPr="0027638C">
        <w:rPr>
          <w:spacing w:val="-9"/>
          <w:sz w:val="24"/>
          <w:rPrChange w16du:dateUtc="2026-07-07T18:18:00Z" w:author="Author" w:date="2026-07-07T20:18:00Z" w:id="16341">
            <w:rPr>
              <w:rFonts w:ascii="Times New Roman"/>
              <w:color w:val="000000"/>
              <w:spacing w:val="-7"/>
            </w:rPr>
          </w:rPrChange>
        </w:rPr>
        <w:t xml:space="preserve"> </w:t>
      </w:r>
      <w:r w:rsidR="00A96A35" w:rsidRPr="0027638C">
        <w:rPr>
          <w:sz w:val="24"/>
          <w:rPrChange w16du:dateUtc="2026-07-07T18:18:00Z" w:author="Author" w:date="2026-07-07T20:18:00Z" w:id="16342">
            <w:rPr>
              <w:rFonts w:ascii="Times New Roman"/>
              <w:color w:val="000000"/>
            </w:rPr>
          </w:rPrChange>
        </w:rPr>
        <w:t>sed</w:t>
      </w:r>
      <w:r w:rsidR="00A96A35" w:rsidRPr="0027638C">
        <w:rPr>
          <w:spacing w:val="-9"/>
          <w:sz w:val="24"/>
          <w:rPrChange w16du:dateUtc="2026-07-07T18:18:00Z" w:author="Author" w:date="2026-07-07T20:18:00Z" w:id="16343">
            <w:rPr>
              <w:rFonts w:ascii="Times New Roman"/>
              <w:color w:val="000000"/>
              <w:spacing w:val="-7"/>
            </w:rPr>
          </w:rPrChange>
        </w:rPr>
        <w:t xml:space="preserve"> </w:t>
      </w:r>
      <w:r w:rsidR="00A96A35" w:rsidRPr="0027638C">
        <w:rPr>
          <w:sz w:val="24"/>
          <w:rPrChange w16du:dateUtc="2026-07-07T18:18:00Z" w:author="Author" w:date="2026-07-07T20:18:00Z" w:id="16344">
            <w:rPr>
              <w:rFonts w:ascii="Times New Roman"/>
              <w:color w:val="000000"/>
            </w:rPr>
          </w:rPrChange>
        </w:rPr>
        <w:t>do</w:t>
      </w:r>
      <w:r w:rsidR="00A96A35" w:rsidRPr="0027638C">
        <w:rPr>
          <w:spacing w:val="-9"/>
          <w:sz w:val="24"/>
          <w:rPrChange w16du:dateUtc="2026-07-07T18:18:00Z" w:author="Author" w:date="2026-07-07T20:18:00Z" w:id="16345">
            <w:rPr>
              <w:rFonts w:ascii="Times New Roman"/>
              <w:color w:val="000000"/>
              <w:spacing w:val="-7"/>
            </w:rPr>
          </w:rPrChange>
        </w:rPr>
        <w:t xml:space="preserve"> </w:t>
      </w:r>
      <w:r w:rsidR="00A96A35" w:rsidRPr="0027638C">
        <w:rPr>
          <w:sz w:val="24"/>
          <w:rPrChange w16du:dateUtc="2026-07-07T18:18:00Z" w:author="Author" w:date="2026-07-07T20:18:00Z" w:id="16346">
            <w:rPr>
              <w:rFonts w:ascii="Times New Roman"/>
              <w:color w:val="000000"/>
            </w:rPr>
          </w:rPrChange>
        </w:rPr>
        <w:t>eiusmod,</w:t>
      </w:r>
      <w:r w:rsidR="00A96A35" w:rsidRPr="0027638C">
        <w:rPr>
          <w:spacing w:val="-9"/>
          <w:sz w:val="24"/>
          <w:rPrChange w16du:dateUtc="2026-07-07T18:18:00Z" w:author="Author" w:date="2026-07-07T20:18:00Z" w:id="16347">
            <w:rPr>
              <w:rFonts w:ascii="Times New Roman"/>
              <w:color w:val="000000"/>
              <w:spacing w:val="-7"/>
            </w:rPr>
          </w:rPrChange>
        </w:rPr>
        <w:t xml:space="preserve"> </w:t>
      </w:r>
      <w:r w:rsidR="00A96A35" w:rsidRPr="0027638C">
        <w:rPr>
          <w:sz w:val="24"/>
          <w:rPrChange w16du:dateUtc="2026-07-07T18:18:00Z" w:author="Author" w:date="2026-07-07T20:18:00Z" w:id="16348">
            <w:rPr>
              <w:rFonts w:ascii="Times New Roman"/>
              <w:color w:val="000000"/>
            </w:rPr>
          </w:rPrChange>
        </w:rPr>
        <w:t>tempor</w:t>
      </w:r>
      <w:r w:rsidR="00A96A35" w:rsidRPr="0027638C">
        <w:rPr>
          <w:spacing w:val="-9"/>
          <w:sz w:val="24"/>
          <w:rPrChange w16du:dateUtc="2026-07-07T18:18:00Z" w:author="Author" w:date="2026-07-07T20:18:00Z" w:id="16349">
            <w:rPr>
              <w:rFonts w:ascii="Times New Roman"/>
              <w:color w:val="000000"/>
              <w:spacing w:val="-7"/>
            </w:rPr>
          </w:rPrChange>
        </w:rPr>
        <w:t xml:space="preserve"> </w:t>
      </w:r>
      <w:r w:rsidR="00A96A35" w:rsidRPr="0027638C">
        <w:rPr>
          <w:sz w:val="24"/>
          <w:rPrChange w16du:dateUtc="2026-07-07T18:18:00Z" w:author="Author" w:date="2026-07-07T20:18:00Z" w:id="16350">
            <w:rPr>
              <w:rFonts w:ascii="Times New Roman"/>
              <w:color w:val="000000"/>
            </w:rPr>
          </w:rPrChange>
        </w:rPr>
        <w:t>incididunt</w:t>
      </w:r>
      <w:r w:rsidR="00A96A35" w:rsidRPr="0027638C">
        <w:rPr>
          <w:spacing w:val="-9"/>
          <w:sz w:val="24"/>
          <w:rPrChange w16du:dateUtc="2026-07-07T18:18:00Z" w:author="Author" w:date="2026-07-07T20:18:00Z" w:id="16351">
            <w:rPr>
              <w:rFonts w:ascii="Times New Roman"/>
              <w:color w:val="000000"/>
              <w:spacing w:val="-7"/>
            </w:rPr>
          </w:rPrChange>
        </w:rPr>
        <w:t xml:space="preserve"> </w:t>
      </w:r>
      <w:r w:rsidR="00A96A35" w:rsidRPr="0027638C">
        <w:rPr>
          <w:sz w:val="24"/>
          <w:rPrChange w16du:dateUtc="2026-07-07T18:18:00Z" w:author="Author" w:date="2026-07-07T20:18:00Z" w:id="16352">
            <w:rPr>
              <w:rFonts w:ascii="Times New Roman"/>
              <w:color w:val="000000"/>
            </w:rPr>
          </w:rPrChange>
        </w:rPr>
        <w:t>ut</w:t>
      </w:r>
      <w:r w:rsidR="00A96A35" w:rsidRPr="0027638C">
        <w:rPr>
          <w:spacing w:val="-9"/>
          <w:sz w:val="24"/>
          <w:rPrChange w16du:dateUtc="2026-07-07T18:18:00Z" w:author="Author" w:date="2026-07-07T20:18:00Z" w:id="16353">
            <w:rPr>
              <w:rFonts w:ascii="Times New Roman"/>
              <w:color w:val="000000"/>
              <w:spacing w:val="-7"/>
            </w:rPr>
          </w:rPrChange>
        </w:rPr>
        <w:t xml:space="preserve"> </w:t>
      </w:r>
      <w:r w:rsidR="00A96A35" w:rsidRPr="0027638C">
        <w:rPr>
          <w:sz w:val="24"/>
          <w:rPrChange w16du:dateUtc="2026-07-07T18:18:00Z" w:author="Author" w:date="2026-07-07T20:18:00Z" w:id="16354">
            <w:rPr>
              <w:rFonts w:ascii="Times New Roman"/>
              <w:color w:val="000000"/>
            </w:rPr>
          </w:rPrChange>
        </w:rPr>
        <w:t>labore</w:t>
      </w:r>
      <w:r w:rsidR="00A96A35" w:rsidRPr="0027638C">
        <w:rPr>
          <w:spacing w:val="-9"/>
          <w:sz w:val="24"/>
          <w:rPrChange w16du:dateUtc="2026-07-07T18:18:00Z" w:author="Author" w:date="2026-07-07T20:18:00Z" w:id="16355">
            <w:rPr>
              <w:rFonts w:ascii="Times New Roman"/>
              <w:color w:val="000000"/>
              <w:spacing w:val="-7"/>
            </w:rPr>
          </w:rPrChange>
        </w:rPr>
        <w:t xml:space="preserve"> </w:t>
      </w:r>
      <w:r w:rsidR="00A96A35" w:rsidRPr="0027638C">
        <w:rPr>
          <w:sz w:val="24"/>
          <w:rPrChange w16du:dateUtc="2026-07-07T18:18:00Z" w:author="Author" w:date="2026-07-07T20:18:00Z" w:id="16356">
            <w:rPr>
              <w:rFonts w:ascii="Times New Roman"/>
              <w:color w:val="000000"/>
            </w:rPr>
          </w:rPrChange>
        </w:rPr>
        <w:t>et</w:t>
      </w:r>
      <w:r w:rsidR="00A96A35" w:rsidRPr="0027638C">
        <w:rPr>
          <w:spacing w:val="-9"/>
          <w:sz w:val="24"/>
          <w:rPrChange w16du:dateUtc="2026-07-07T18:18:00Z" w:author="Author" w:date="2026-07-07T20:18:00Z" w:id="16357">
            <w:rPr>
              <w:rFonts w:ascii="Times New Roman"/>
              <w:color w:val="000000"/>
              <w:spacing w:val="-7"/>
            </w:rPr>
          </w:rPrChange>
        </w:rPr>
        <w:t xml:space="preserve"> </w:t>
      </w:r>
      <w:r w:rsidR="00A96A35" w:rsidRPr="0027638C">
        <w:rPr>
          <w:sz w:val="24"/>
          <w:rPrChange w16du:dateUtc="2026-07-07T18:18:00Z" w:author="Author" w:date="2026-07-07T20:18:00Z" w:id="16358">
            <w:rPr>
              <w:rFonts w:ascii="Times New Roman"/>
              <w:color w:val="000000"/>
            </w:rPr>
          </w:rPrChange>
        </w:rPr>
        <w:t>dolore</w:t>
      </w:r>
      <w:r w:rsidR="00A96A35" w:rsidRPr="0027638C">
        <w:rPr>
          <w:spacing w:val="-9"/>
          <w:sz w:val="24"/>
          <w:rPrChange w16du:dateUtc="2026-07-07T18:18:00Z" w:author="Author" w:date="2026-07-07T20:18:00Z" w:id="16359">
            <w:rPr>
              <w:rFonts w:ascii="Times New Roman"/>
              <w:color w:val="000000"/>
              <w:spacing w:val="-7"/>
            </w:rPr>
          </w:rPrChange>
        </w:rPr>
        <w:t xml:space="preserve"> </w:t>
      </w:r>
      <w:r w:rsidR="00A96A35" w:rsidRPr="0027638C">
        <w:rPr>
          <w:sz w:val="24"/>
          <w:rPrChange w16du:dateUtc="2026-07-07T18:18:00Z" w:author="Author" w:date="2026-07-07T20:18:00Z" w:id="16360">
            <w:rPr>
              <w:rFonts w:ascii="Times New Roman"/>
              <w:color w:val="000000"/>
            </w:rPr>
          </w:rPrChange>
        </w:rPr>
        <w:t>magna</w:t>
      </w:r>
      <w:r w:rsidR="00A96A35" w:rsidRPr="0027638C">
        <w:rPr>
          <w:spacing w:val="-9"/>
          <w:sz w:val="24"/>
          <w:rPrChange w16du:dateUtc="2026-07-07T18:18:00Z" w:author="Author" w:date="2026-07-07T20:18:00Z" w:id="16361">
            <w:rPr>
              <w:rFonts w:ascii="Times New Roman"/>
              <w:color w:val="000000"/>
              <w:spacing w:val="-7"/>
            </w:rPr>
          </w:rPrChange>
        </w:rPr>
        <w:t xml:space="preserve"> </w:t>
      </w:r>
      <w:r w:rsidR="00A96A35" w:rsidRPr="0027638C">
        <w:rPr>
          <w:sz w:val="24"/>
          <w:rPrChange w16du:dateUtc="2026-07-07T18:18:00Z" w:author="Author" w:date="2026-07-07T20:18:00Z" w:id="16362">
            <w:rPr>
              <w:rFonts w:ascii="Times New Roman"/>
              <w:color w:val="000000"/>
            </w:rPr>
          </w:rPrChange>
        </w:rPr>
        <w:t>aliqua,</w:t>
      </w:r>
      <w:r w:rsidR="00A96A35" w:rsidRPr="0027638C">
        <w:rPr>
          <w:spacing w:val="-9"/>
          <w:sz w:val="24"/>
          <w:rPrChange w16du:dateUtc="2026-07-07T18:18:00Z" w:author="Author" w:date="2026-07-07T20:18:00Z" w:id="16363">
            <w:rPr>
              <w:rFonts w:ascii="Times New Roman"/>
              <w:color w:val="000000"/>
              <w:spacing w:val="-7"/>
            </w:rPr>
          </w:rPrChange>
        </w:rPr>
        <w:t xml:space="preserve"> </w:t>
      </w:r>
      <w:r w:rsidR="00A96A35" w:rsidRPr="0027638C">
        <w:rPr>
          <w:sz w:val="24"/>
          <w:rPrChange w16du:dateUtc="2026-07-07T18:18:00Z" w:author="Author" w:date="2026-07-07T20:18:00Z" w:id="16364">
            <w:rPr>
              <w:rFonts w:ascii="Times New Roman"/>
              <w:color w:val="000000"/>
            </w:rPr>
          </w:rPrChange>
        </w:rPr>
        <w:t>lorem</w:t>
      </w:r>
      <w:r w:rsidR="00A96A35" w:rsidRPr="0027638C">
        <w:rPr>
          <w:spacing w:val="-9"/>
          <w:sz w:val="24"/>
          <w:rPrChange w16du:dateUtc="2026-07-07T18:18:00Z" w:author="Author" w:date="2026-07-07T20:18:00Z" w:id="16365">
            <w:rPr>
              <w:rFonts w:ascii="Times New Roman"/>
              <w:color w:val="000000"/>
              <w:spacing w:val="-7"/>
            </w:rPr>
          </w:rPrChange>
        </w:rPr>
        <w:t xml:space="preserve"> </w:t>
      </w:r>
      <w:r w:rsidR="00A96A35" w:rsidRPr="0027638C">
        <w:rPr>
          <w:sz w:val="24"/>
          <w:rPrChange w16du:dateUtc="2026-07-07T18:18:00Z" w:author="Author" w:date="2026-07-07T20:18:00Z" w:id="16366">
            <w:rPr>
              <w:rFonts w:ascii="Times New Roman"/>
              <w:color w:val="000000"/>
            </w:rPr>
          </w:rPrChange>
        </w:rPr>
        <w:t>5</w:t>
      </w:r>
      <w:r w:rsidR="00A96A35" w:rsidRPr="0027638C">
        <w:rPr>
          <w:spacing w:val="-9"/>
          <w:sz w:val="24"/>
          <w:rPrChange w16du:dateUtc="2026-07-07T18:18:00Z" w:author="Author" w:date="2026-07-07T20:18:00Z" w:id="16367">
            <w:rPr>
              <w:rFonts w:ascii="Times New Roman"/>
              <w:color w:val="000000"/>
              <w:spacing w:val="-7"/>
            </w:rPr>
          </w:rPrChange>
        </w:rPr>
        <w:t xml:space="preserve"> </w:t>
      </w:r>
      <w:r w:rsidR="00A96A35" w:rsidRPr="0027638C">
        <w:rPr>
          <w:sz w:val="24"/>
          <w:rPrChange w16du:dateUtc="2026-07-07T18:18:00Z" w:author="Author" w:date="2026-07-07T20:18:00Z" w:id="16368">
            <w:rPr>
              <w:rFonts w:ascii="Times New Roman"/>
              <w:color w:val="000000"/>
            </w:rPr>
          </w:rPrChange>
        </w:rPr>
        <w:t>ipsum</w:t>
      </w:r>
      <w:r w:rsidR="00A96A35" w:rsidRPr="0027638C">
        <w:rPr>
          <w:spacing w:val="-9"/>
          <w:sz w:val="24"/>
          <w:rPrChange w16du:dateUtc="2026-07-07T18:18:00Z" w:author="Author" w:date="2026-07-07T20:18:00Z" w:id="16369">
            <w:rPr>
              <w:rFonts w:ascii="Times New Roman"/>
              <w:color w:val="000000"/>
              <w:spacing w:val="-6"/>
            </w:rPr>
          </w:rPrChange>
        </w:rPr>
        <w:t xml:space="preserve"> </w:t>
      </w:r>
      <w:r w:rsidR="00A96A35" w:rsidRPr="0027638C">
        <w:rPr>
          <w:sz w:val="24"/>
          <w:rPrChange w16du:dateUtc="2026-07-07T18:18:00Z" w:author="Author" w:date="2026-07-07T20:18:00Z" w:id="16370">
            <w:rPr>
              <w:rFonts w:ascii="Times New Roman"/>
              <w:color w:val="000000"/>
            </w:rPr>
          </w:rPrChange>
        </w:rPr>
        <w:t>dolor</w:t>
      </w:r>
      <w:r w:rsidR="00A96A35" w:rsidRPr="0027638C">
        <w:rPr>
          <w:spacing w:val="-9"/>
          <w:sz w:val="24"/>
          <w:rPrChange w16du:dateUtc="2026-07-07T18:18:00Z" w:author="Author" w:date="2026-07-07T20:18:00Z" w:id="16371">
            <w:rPr>
              <w:rFonts w:ascii="Times New Roman"/>
              <w:color w:val="000000"/>
              <w:spacing w:val="-7"/>
            </w:rPr>
          </w:rPrChange>
        </w:rPr>
        <w:t xml:space="preserve"> </w:t>
      </w:r>
      <w:r w:rsidR="00A96A35" w:rsidRPr="0027638C">
        <w:rPr>
          <w:sz w:val="24"/>
          <w:rPrChange w16du:dateUtc="2026-07-07T18:18:00Z" w:author="Author" w:date="2026-07-07T20:18:00Z" w:id="16372">
            <w:rPr>
              <w:rFonts w:ascii="Times New Roman"/>
              <w:color w:val="000000"/>
            </w:rPr>
          </w:rPrChange>
        </w:rPr>
        <w:t>sit</w:t>
      </w:r>
      <w:r w:rsidR="00A96A35" w:rsidRPr="0027638C">
        <w:rPr>
          <w:spacing w:val="-9"/>
          <w:sz w:val="24"/>
          <w:rPrChange w16du:dateUtc="2026-07-07T18:18:00Z" w:author="Author" w:date="2026-07-07T20:18:00Z" w:id="16373">
            <w:rPr>
              <w:rFonts w:ascii="Times New Roman"/>
              <w:color w:val="000000"/>
              <w:spacing w:val="-7"/>
            </w:rPr>
          </w:rPrChange>
        </w:rPr>
        <w:t xml:space="preserve"> </w:t>
      </w:r>
      <w:r w:rsidR="00A96A35" w:rsidRPr="0027638C">
        <w:rPr>
          <w:sz w:val="24"/>
          <w:rPrChange w16du:dateUtc="2026-07-07T18:18:00Z" w:author="Author" w:date="2026-07-07T20:18:00Z" w:id="16374">
            <w:rPr>
              <w:rFonts w:ascii="Times New Roman" w:hAnsi="Times New Roman"/>
              <w:color w:val="000000"/>
            </w:rPr>
          </w:rPrChange>
        </w:rPr>
        <w:t>amet</w:t>
      </w:r>
      <w:del w16du:dateUtc="2026-07-07T18:18:00Z" w:author="Author" w:date="2026-07-07T20:18:00Z" w:id="16375">
        <w:r>
          <w:rPr>
            <w:color w:val="000000"/>
          </w:rPr>
          <w:cr/>
        </w:r>
      </w:del>
      <w:r w:rsidR="00A96A35" w:rsidRPr="0027638C">
        <w:rPr>
          <w:sz w:val="24"/>
          <w:rPrChange w16du:dateUtc="2026-07-07T18:18:00Z" w:author="Author" w:date="2026-07-07T20:18:00Z" w:id="16376">
            <w:rPr>
              <w:rFonts w:ascii="Times New Roman"/>
              <w:color w:val="000000"/>
              <w:spacing w:val="665"/>
            </w:rPr>
          </w:rPrChange>
        </w:rPr>
        <w:t xml:space="preserve"> </w:t>
      </w:r>
      <w:r w:rsidR="00A96A35" w:rsidRPr="0027638C">
        <w:rPr>
          <w:sz w:val="24"/>
          <w:rPrChange w16du:dateUtc="2026-07-07T18:18:00Z" w:author="Author" w:date="2026-07-07T20:18:00Z" w:id="16377">
            <w:rPr>
              <w:rFonts w:ascii="Times New Roman"/>
              <w:color w:val="000000"/>
            </w:rPr>
          </w:rPrChange>
        </w:rPr>
        <w:t>consectetur</w:t>
      </w:r>
      <w:r w:rsidR="00A96A35" w:rsidRPr="0027638C">
        <w:rPr>
          <w:sz w:val="24"/>
          <w:rPrChange w16du:dateUtc="2026-07-07T18:18:00Z" w:author="Author" w:date="2026-07-07T20:18:00Z" w:id="16378">
            <w:rPr>
              <w:rFonts w:ascii="Times New Roman"/>
              <w:color w:val="000000"/>
              <w:spacing w:val="3"/>
            </w:rPr>
          </w:rPrChange>
        </w:rPr>
        <w:t xml:space="preserve"> </w:t>
      </w:r>
      <w:r w:rsidR="00A96A35" w:rsidRPr="0027638C">
        <w:rPr>
          <w:sz w:val="24"/>
          <w:rPrChange w16du:dateUtc="2026-07-07T18:18:00Z" w:author="Author" w:date="2026-07-07T20:18:00Z" w:id="16379">
            <w:rPr>
              <w:rFonts w:ascii="Times New Roman"/>
              <w:color w:val="000000"/>
            </w:rPr>
          </w:rPrChange>
        </w:rPr>
        <w:t>adipiscing</w:t>
      </w:r>
      <w:del w16du:dateUtc="2026-07-07T18:18:00Z" w:author="Author" w:date="2026-07-07T20:18:00Z" w:id="16380">
        <w:r>
          <w:rPr>
            <w:color w:val="000000"/>
            <w:spacing w:val="3"/>
          </w:rPr>
          <w:delText xml:space="preserve"> </w:delText>
        </w:r>
      </w:del>
      <w:ins w16du:dateUtc="2026-07-07T18:18:00Z" w:author="Author" w:date="2026-07-07T20:18:00Z" w:id="16381">
        <w:r w:rsidR="00A96A35" w:rsidRPr="0027638C">
          <w:rPr>
            <w:sz w:val="24"/>
            <w:szCs w:val="24"/>
          </w:rPr>
          <w:t>-</w:t>
        </w:r>
      </w:ins>
      <w:r w:rsidR="00A96A35" w:rsidRPr="0027638C">
        <w:rPr>
          <w:sz w:val="24"/>
          <w:rPrChange w16du:dateUtc="2026-07-07T18:18:00Z" w:author="Author" w:date="2026-07-07T20:18:00Z" w:id="16382">
            <w:rPr>
              <w:rFonts w:ascii="Times New Roman"/>
              <w:color w:val="000000"/>
            </w:rPr>
          </w:rPrChange>
        </w:rPr>
        <w:t>elit</w:t>
      </w:r>
      <w:r w:rsidR="00A96A35" w:rsidRPr="0027638C">
        <w:rPr>
          <w:sz w:val="24"/>
          <w:rPrChange w16du:dateUtc="2026-07-07T18:18:00Z" w:author="Author" w:date="2026-07-07T20:18:00Z" w:id="16383">
            <w:rPr>
              <w:rFonts w:ascii="Times New Roman"/>
              <w:color w:val="000000"/>
              <w:spacing w:val="3"/>
            </w:rPr>
          </w:rPrChange>
        </w:rPr>
        <w:t xml:space="preserve"> </w:t>
      </w:r>
      <w:r w:rsidR="00A96A35" w:rsidRPr="0027638C">
        <w:rPr>
          <w:sz w:val="24"/>
          <w:rPrChange w16du:dateUtc="2026-07-07T18:18:00Z" w:author="Author" w:date="2026-07-07T20:18:00Z" w:id="16384">
            <w:rPr>
              <w:rFonts w:ascii="Times New Roman"/>
              <w:color w:val="000000"/>
            </w:rPr>
          </w:rPrChange>
        </w:rPr>
        <w:t>sed</w:t>
      </w:r>
      <w:ins w16du:dateUtc="2026-07-07T18:18:00Z" w:author="Author" w:date="2026-07-07T20:18:00Z" w:id="16385">
        <w:r w:rsidR="00A96A35" w:rsidRPr="0027638C">
          <w:rPr>
            <w:sz w:val="24"/>
            <w:szCs w:val="24"/>
          </w:rPr>
          <w:t>,</w:t>
        </w:r>
      </w:ins>
      <w:r w:rsidR="00A96A35" w:rsidRPr="0027638C">
        <w:rPr>
          <w:sz w:val="24"/>
          <w:rPrChange w16du:dateUtc="2026-07-07T18:18:00Z" w:author="Author" w:date="2026-07-07T20:18:00Z" w:id="16386">
            <w:rPr>
              <w:rFonts w:ascii="Times New Roman"/>
              <w:color w:val="000000"/>
              <w:spacing w:val="3"/>
            </w:rPr>
          </w:rPrChange>
        </w:rPr>
        <w:t xml:space="preserve"> </w:t>
      </w:r>
      <w:r w:rsidR="00A96A35" w:rsidRPr="0027638C">
        <w:rPr>
          <w:sz w:val="24"/>
          <w:rPrChange w16du:dateUtc="2026-07-07T18:18:00Z" w:author="Author" w:date="2026-07-07T20:18:00Z" w:id="16387">
            <w:rPr>
              <w:rFonts w:ascii="Times New Roman"/>
              <w:color w:val="000000"/>
            </w:rPr>
          </w:rPrChange>
        </w:rPr>
        <w:t>do</w:t>
      </w:r>
      <w:r w:rsidR="00A96A35" w:rsidRPr="0027638C">
        <w:rPr>
          <w:sz w:val="24"/>
          <w:rPrChange w16du:dateUtc="2026-07-07T18:18:00Z" w:author="Author" w:date="2026-07-07T20:18:00Z" w:id="16388">
            <w:rPr>
              <w:rFonts w:ascii="Times New Roman"/>
              <w:color w:val="000000"/>
              <w:spacing w:val="3"/>
            </w:rPr>
          </w:rPrChange>
        </w:rPr>
        <w:t xml:space="preserve"> </w:t>
      </w:r>
      <w:r w:rsidR="00A96A35" w:rsidRPr="0027638C">
        <w:rPr>
          <w:sz w:val="24"/>
          <w:rPrChange w16du:dateUtc="2026-07-07T18:18:00Z" w:author="Author" w:date="2026-07-07T20:18:00Z" w:id="16389">
            <w:rPr>
              <w:rFonts w:ascii="Times New Roman"/>
              <w:color w:val="000000"/>
            </w:rPr>
          </w:rPrChange>
        </w:rPr>
        <w:t>eiusmod</w:t>
      </w:r>
      <w:ins w16du:dateUtc="2026-07-07T18:18:00Z" w:author="Author" w:date="2026-07-07T20:18:00Z" w:id="16390">
        <w:r w:rsidR="00A96A35" w:rsidRPr="0027638C">
          <w:rPr>
            <w:sz w:val="24"/>
            <w:szCs w:val="24"/>
          </w:rPr>
          <w:t>,</w:t>
        </w:r>
      </w:ins>
      <w:r w:rsidR="00A96A35" w:rsidRPr="0027638C">
        <w:rPr>
          <w:sz w:val="24"/>
          <w:rPrChange w16du:dateUtc="2026-07-07T18:18:00Z" w:author="Author" w:date="2026-07-07T20:18:00Z" w:id="16391">
            <w:rPr>
              <w:rFonts w:ascii="Times New Roman"/>
              <w:color w:val="000000"/>
              <w:spacing w:val="3"/>
            </w:rPr>
          </w:rPrChange>
        </w:rPr>
        <w:t xml:space="preserve"> </w:t>
      </w:r>
      <w:r w:rsidR="00A96A35" w:rsidRPr="0027638C">
        <w:rPr>
          <w:sz w:val="24"/>
          <w:rPrChange w16du:dateUtc="2026-07-07T18:18:00Z" w:author="Author" w:date="2026-07-07T20:18:00Z" w:id="16392">
            <w:rPr>
              <w:rFonts w:ascii="Times New Roman"/>
              <w:color w:val="000000"/>
            </w:rPr>
          </w:rPrChange>
        </w:rPr>
        <w:t>tempor</w:t>
      </w:r>
      <w:r w:rsidR="00A96A35" w:rsidRPr="0027638C">
        <w:rPr>
          <w:sz w:val="24"/>
          <w:rPrChange w16du:dateUtc="2026-07-07T18:18:00Z" w:author="Author" w:date="2026-07-07T20:18:00Z" w:id="16393">
            <w:rPr>
              <w:rFonts w:ascii="Times New Roman"/>
              <w:color w:val="000000"/>
              <w:spacing w:val="3"/>
            </w:rPr>
          </w:rPrChange>
        </w:rPr>
        <w:t xml:space="preserve"> </w:t>
      </w:r>
      <w:r w:rsidR="00A96A35" w:rsidRPr="0027638C">
        <w:rPr>
          <w:sz w:val="24"/>
          <w:rPrChange w16du:dateUtc="2026-07-07T18:18:00Z" w:author="Author" w:date="2026-07-07T20:18:00Z" w:id="16394">
            <w:rPr>
              <w:rFonts w:ascii="Times New Roman"/>
              <w:color w:val="000000"/>
            </w:rPr>
          </w:rPrChange>
        </w:rPr>
        <w:t>incididunt</w:t>
      </w:r>
      <w:r w:rsidR="00A96A35" w:rsidRPr="0027638C">
        <w:rPr>
          <w:sz w:val="24"/>
          <w:rPrChange w16du:dateUtc="2026-07-07T18:18:00Z" w:author="Author" w:date="2026-07-07T20:18:00Z" w:id="16395">
            <w:rPr>
              <w:rFonts w:ascii="Times New Roman"/>
              <w:color w:val="000000"/>
              <w:spacing w:val="3"/>
            </w:rPr>
          </w:rPrChange>
        </w:rPr>
        <w:t xml:space="preserve"> </w:t>
      </w:r>
      <w:r w:rsidR="00A96A35" w:rsidRPr="0027638C">
        <w:rPr>
          <w:sz w:val="24"/>
          <w:rPrChange w16du:dateUtc="2026-07-07T18:18:00Z" w:author="Author" w:date="2026-07-07T20:18:00Z" w:id="16396">
            <w:rPr>
              <w:rFonts w:ascii="Times New Roman"/>
              <w:color w:val="000000"/>
            </w:rPr>
          </w:rPrChange>
        </w:rPr>
        <w:t>ut</w:t>
      </w:r>
      <w:r w:rsidR="00A96A35" w:rsidRPr="0027638C">
        <w:rPr>
          <w:sz w:val="24"/>
          <w:rPrChange w16du:dateUtc="2026-07-07T18:18:00Z" w:author="Author" w:date="2026-07-07T20:18:00Z" w:id="16397">
            <w:rPr>
              <w:rFonts w:ascii="Times New Roman"/>
              <w:color w:val="000000"/>
              <w:spacing w:val="3"/>
            </w:rPr>
          </w:rPrChange>
        </w:rPr>
        <w:t xml:space="preserve"> </w:t>
      </w:r>
      <w:r w:rsidR="00A96A35" w:rsidRPr="0027638C">
        <w:rPr>
          <w:sz w:val="24"/>
          <w:rPrChange w16du:dateUtc="2026-07-07T18:18:00Z" w:author="Author" w:date="2026-07-07T20:18:00Z" w:id="16398">
            <w:rPr>
              <w:rFonts w:ascii="Times New Roman"/>
              <w:color w:val="000000"/>
            </w:rPr>
          </w:rPrChange>
        </w:rPr>
        <w:t>labore</w:t>
      </w:r>
      <w:r w:rsidR="00A96A35" w:rsidRPr="0027638C">
        <w:rPr>
          <w:sz w:val="24"/>
          <w:rPrChange w16du:dateUtc="2026-07-07T18:18:00Z" w:author="Author" w:date="2026-07-07T20:18:00Z" w:id="16399">
            <w:rPr>
              <w:rFonts w:ascii="Times New Roman"/>
              <w:color w:val="000000"/>
              <w:spacing w:val="3"/>
            </w:rPr>
          </w:rPrChange>
        </w:rPr>
        <w:t xml:space="preserve"> </w:t>
      </w:r>
      <w:r w:rsidR="00A96A35" w:rsidRPr="0027638C">
        <w:rPr>
          <w:sz w:val="24"/>
          <w:rPrChange w16du:dateUtc="2026-07-07T18:18:00Z" w:author="Author" w:date="2026-07-07T20:18:00Z" w:id="16400">
            <w:rPr>
              <w:rFonts w:ascii="Times New Roman"/>
              <w:color w:val="000000"/>
            </w:rPr>
          </w:rPrChange>
        </w:rPr>
        <w:t>et</w:t>
      </w:r>
      <w:r w:rsidR="00A96A35" w:rsidRPr="0027638C">
        <w:rPr>
          <w:sz w:val="24"/>
          <w:rPrChange w16du:dateUtc="2026-07-07T18:18:00Z" w:author="Author" w:date="2026-07-07T20:18:00Z" w:id="16401">
            <w:rPr>
              <w:rFonts w:ascii="Times New Roman"/>
              <w:color w:val="000000"/>
              <w:spacing w:val="3"/>
            </w:rPr>
          </w:rPrChange>
        </w:rPr>
        <w:t xml:space="preserve"> </w:t>
      </w:r>
      <w:r w:rsidR="00A96A35" w:rsidRPr="0027638C">
        <w:rPr>
          <w:sz w:val="24"/>
          <w:rPrChange w16du:dateUtc="2026-07-07T18:18:00Z" w:author="Author" w:date="2026-07-07T20:18:00Z" w:id="16402">
            <w:rPr>
              <w:rFonts w:ascii="Times New Roman"/>
              <w:color w:val="000000"/>
            </w:rPr>
          </w:rPrChange>
        </w:rPr>
        <w:t>dolore</w:t>
      </w:r>
      <w:r w:rsidR="00A96A35" w:rsidRPr="0027638C">
        <w:rPr>
          <w:sz w:val="24"/>
          <w:rPrChange w16du:dateUtc="2026-07-07T18:18:00Z" w:author="Author" w:date="2026-07-07T20:18:00Z" w:id="16403">
            <w:rPr>
              <w:rFonts w:ascii="Times New Roman"/>
              <w:color w:val="000000"/>
              <w:spacing w:val="3"/>
            </w:rPr>
          </w:rPrChange>
        </w:rPr>
        <w:t xml:space="preserve"> </w:t>
      </w:r>
      <w:r w:rsidR="00A96A35" w:rsidRPr="0027638C">
        <w:rPr>
          <w:sz w:val="24"/>
          <w:rPrChange w16du:dateUtc="2026-07-07T18:18:00Z" w:author="Author" w:date="2026-07-07T20:18:00Z" w:id="16404">
            <w:rPr>
              <w:rFonts w:ascii="Times New Roman"/>
              <w:color w:val="000000"/>
            </w:rPr>
          </w:rPrChange>
        </w:rPr>
        <w:t>magna</w:t>
      </w:r>
      <w:r w:rsidR="00A96A35" w:rsidRPr="0027638C">
        <w:rPr>
          <w:sz w:val="24"/>
          <w:rPrChange w16du:dateUtc="2026-07-07T18:18:00Z" w:author="Author" w:date="2026-07-07T20:18:00Z" w:id="16405">
            <w:rPr>
              <w:rFonts w:ascii="Times New Roman"/>
              <w:color w:val="000000"/>
              <w:spacing w:val="3"/>
            </w:rPr>
          </w:rPrChange>
        </w:rPr>
        <w:t xml:space="preserve"> </w:t>
      </w:r>
      <w:r w:rsidR="00A96A35" w:rsidRPr="0027638C">
        <w:rPr>
          <w:sz w:val="24"/>
          <w:rPrChange w16du:dateUtc="2026-07-07T18:18:00Z" w:author="Author" w:date="2026-07-07T20:18:00Z" w:id="16406">
            <w:rPr>
              <w:rFonts w:ascii="Times New Roman"/>
              <w:color w:val="000000"/>
              <w:spacing w:val="-1"/>
            </w:rPr>
          </w:rPrChange>
        </w:rPr>
        <w:t>Aliqua</w:t>
      </w:r>
      <w:r w:rsidR="00A96A35" w:rsidRPr="0027638C">
        <w:rPr>
          <w:sz w:val="24"/>
          <w:rPrChange w16du:dateUtc="2026-07-07T18:18:00Z" w:author="Author" w:date="2026-07-07T20:18:00Z" w:id="16407">
            <w:rPr>
              <w:rFonts w:ascii="Times New Roman"/>
              <w:color w:val="000000"/>
              <w:spacing w:val="4"/>
            </w:rPr>
          </w:rPrChange>
        </w:rPr>
        <w:t xml:space="preserve"> </w:t>
      </w:r>
      <w:r w:rsidR="00A96A35" w:rsidRPr="0027638C">
        <w:rPr>
          <w:sz w:val="24"/>
          <w:rPrChange w16du:dateUtc="2026-07-07T18:18:00Z" w:author="Author" w:date="2026-07-07T20:18:00Z" w:id="16408">
            <w:rPr>
              <w:rFonts w:ascii="Times New Roman"/>
              <w:color w:val="000000"/>
            </w:rPr>
          </w:rPrChange>
        </w:rPr>
        <w:t>lorem</w:t>
      </w:r>
      <w:r w:rsidR="00A96A35" w:rsidRPr="0027638C">
        <w:rPr>
          <w:sz w:val="24"/>
          <w:rPrChange w16du:dateUtc="2026-07-07T18:18:00Z" w:author="Author" w:date="2026-07-07T20:18:00Z" w:id="16409">
            <w:rPr>
              <w:rFonts w:ascii="Times New Roman"/>
              <w:color w:val="000000"/>
              <w:spacing w:val="3"/>
            </w:rPr>
          </w:rPrChange>
        </w:rPr>
        <w:t xml:space="preserve"> </w:t>
      </w:r>
      <w:r w:rsidR="00A96A35" w:rsidRPr="0027638C">
        <w:rPr>
          <w:sz w:val="24"/>
          <w:rPrChange w16du:dateUtc="2026-07-07T18:18:00Z" w:author="Author" w:date="2026-07-07T20:18:00Z" w:id="16410">
            <w:rPr>
              <w:rFonts w:ascii="Times New Roman" w:hAnsi="Times New Roman"/>
              <w:color w:val="000000"/>
            </w:rPr>
          </w:rPrChange>
        </w:rPr>
        <w:t>ipsum</w:t>
      </w:r>
      <w:del w16du:dateUtc="2026-07-07T18:18:00Z" w:author="Author" w:date="2026-07-07T20:18:00Z" w:id="16411">
        <w:r>
          <w:rPr>
            <w:color w:val="000000"/>
          </w:rPr>
          <w:cr/>
        </w:r>
      </w:del>
      <w:r w:rsidR="00A96A35" w:rsidRPr="0027638C">
        <w:rPr>
          <w:sz w:val="24"/>
          <w:rPrChange w16du:dateUtc="2026-07-07T18:18:00Z" w:author="Author" w:date="2026-07-07T20:18:00Z" w:id="16412">
            <w:rPr>
              <w:rFonts w:ascii="Times New Roman"/>
              <w:color w:val="000000"/>
              <w:spacing w:val="665"/>
            </w:rPr>
          </w:rPrChange>
        </w:rPr>
        <w:t xml:space="preserve"> </w:t>
      </w:r>
      <w:r w:rsidR="00A96A35" w:rsidRPr="0027638C">
        <w:rPr>
          <w:sz w:val="24"/>
          <w:rPrChange w16du:dateUtc="2026-07-07T18:18:00Z" w:author="Author" w:date="2026-07-07T20:18:00Z" w:id="16413">
            <w:rPr>
              <w:rFonts w:ascii="Times New Roman"/>
              <w:color w:val="000000"/>
            </w:rPr>
          </w:rPrChange>
        </w:rPr>
        <w:t>dolor sit amet consectetur adipiscing. Elit sed do eiusmod: (tempor) incididunt ut</w:t>
      </w:r>
      <w:r w:rsidR="00A96A35" w:rsidRPr="0027638C">
        <w:rPr>
          <w:sz w:val="24"/>
          <w:rPrChange w16du:dateUtc="2026-07-07T18:18:00Z" w:author="Author" w:date="2026-07-07T20:18:00Z" w:id="16414">
            <w:rPr>
              <w:rFonts w:ascii="Times New Roman"/>
              <w:color w:val="000000"/>
              <w:spacing w:val="-2"/>
            </w:rPr>
          </w:rPrChange>
        </w:rPr>
        <w:t xml:space="preserve"> </w:t>
      </w:r>
      <w:r w:rsidR="00A96A35" w:rsidRPr="0027638C">
        <w:rPr>
          <w:sz w:val="24"/>
          <w:rPrChange w16du:dateUtc="2026-07-07T18:18:00Z" w:author="Author" w:date="2026-07-07T20:18:00Z" w:id="16415">
            <w:rPr>
              <w:rFonts w:ascii="Times New Roman"/>
              <w:color w:val="000000"/>
            </w:rPr>
          </w:rPrChange>
        </w:rPr>
        <w:t>Labore, et dolore magna aliqua:</w:t>
      </w:r>
    </w:p>
    <w:p w14:paraId="584D9200" w14:textId="77777777" w:rsidR="009609E8" w:rsidRDefault="00A96A35" w:rsidRPr="0027638C">
      <w:pPr>
        <w:pStyle w:val="BodyText"/>
        <w:spacing w:before="51" w:line="494" w:lineRule="exact"/>
        <w:ind w:firstLine="0" w:right="3250"/>
        <w:rPr>
          <w:sz w:val="24"/>
          <w:rPrChange w16du:dateUtc="2026-07-07T18:18:00Z" w:author="Author" w:date="2026-07-07T20:18:00Z" w:id="16416">
            <w:rPr>
              <w:rFonts w:ascii="Times New Roman"/>
              <w:color w:val="000000"/>
            </w:rPr>
          </w:rPrChange>
        </w:rPr>
        <w:pPrChange w16du:dateUtc="2026-07-07T18:18:00Z" w:author="Author" w:date="2026-07-07T20:18:00Z" w:id="16417">
          <w:pPr>
            <w:spacing w:after="0" w:before="240" w:line="255" w:lineRule="exact"/>
            <w:ind w:left="1440"/>
            <w:jc w:val="left"/>
          </w:pPr>
        </w:pPrChange>
      </w:pPr>
      <w:r w:rsidRPr="0027638C">
        <w:rPr>
          <w:sz w:val="24"/>
          <w:rPrChange w16du:dateUtc="2026-07-07T18:18:00Z" w:author="Author" w:date="2026-07-07T20:18:00Z" w:id="16418">
            <w:rPr>
              <w:rFonts w:ascii="Times New Roman"/>
              <w:color w:val="000000"/>
            </w:rPr>
          </w:rPrChange>
        </w:rPr>
        <w:t>Lorem:</w:t>
      </w:r>
      <w:r w:rsidRPr="0027638C">
        <w:rPr>
          <w:spacing w:val="-5"/>
          <w:sz w:val="24"/>
          <w:rPrChange w16du:dateUtc="2026-07-07T18:18:00Z" w:author="Author" w:date="2026-07-07T20:18:00Z" w:id="16419">
            <w:rPr>
              <w:rFonts w:ascii="Times New Roman"/>
              <w:color w:val="000000"/>
            </w:rPr>
          </w:rPrChange>
        </w:rPr>
        <w:t xml:space="preserve"> </w:t>
      </w:r>
      <w:r w:rsidRPr="0027638C">
        <w:rPr>
          <w:sz w:val="24"/>
          <w:rPrChange w16du:dateUtc="2026-07-07T18:18:00Z" w:author="Author" w:date="2026-07-07T20:18:00Z" w:id="16420">
            <w:rPr>
              <w:rFonts w:ascii="Times New Roman"/>
              <w:color w:val="000000"/>
            </w:rPr>
          </w:rPrChange>
        </w:rPr>
        <w:t>329</w:t>
      </w:r>
      <w:r w:rsidRPr="0027638C">
        <w:rPr>
          <w:spacing w:val="-5"/>
          <w:sz w:val="24"/>
          <w:rPrChange w16du:dateUtc="2026-07-07T18:18:00Z" w:author="Author" w:date="2026-07-07T20:18:00Z" w:id="16421">
            <w:rPr>
              <w:rFonts w:ascii="Times New Roman"/>
              <w:color w:val="000000"/>
            </w:rPr>
          </w:rPrChange>
        </w:rPr>
        <w:t xml:space="preserve"> </w:t>
      </w:r>
      <w:r w:rsidRPr="0027638C">
        <w:rPr>
          <w:sz w:val="24"/>
          <w:rPrChange w16du:dateUtc="2026-07-07T18:18:00Z" w:author="Author" w:date="2026-07-07T20:18:00Z" w:id="16422">
            <w:rPr>
              <w:rFonts w:ascii="Times New Roman"/>
              <w:color w:val="000000"/>
            </w:rPr>
          </w:rPrChange>
        </w:rPr>
        <w:t>Ipsum</w:t>
      </w:r>
      <w:r w:rsidRPr="0027638C">
        <w:rPr>
          <w:spacing w:val="-5"/>
          <w:sz w:val="24"/>
          <w:rPrChange w16du:dateUtc="2026-07-07T18:18:00Z" w:author="Author" w:date="2026-07-07T20:18:00Z" w:id="16423">
            <w:rPr>
              <w:rFonts w:ascii="Times New Roman"/>
              <w:color w:val="000000"/>
            </w:rPr>
          </w:rPrChange>
        </w:rPr>
        <w:t xml:space="preserve"> </w:t>
      </w:r>
      <w:r w:rsidRPr="0027638C">
        <w:rPr>
          <w:sz w:val="24"/>
          <w:rPrChange w16du:dateUtc="2026-07-07T18:18:00Z" w:author="Author" w:date="2026-07-07T20:18:00Z" w:id="16424">
            <w:rPr>
              <w:rFonts w:ascii="Times New Roman"/>
              <w:color w:val="000000"/>
            </w:rPr>
          </w:rPrChange>
        </w:rPr>
        <w:t>Dolor,</w:t>
      </w:r>
      <w:r w:rsidRPr="0027638C">
        <w:rPr>
          <w:spacing w:val="-5"/>
          <w:sz w:val="24"/>
          <w:rPrChange w16du:dateUtc="2026-07-07T18:18:00Z" w:author="Author" w:date="2026-07-07T20:18:00Z" w:id="16425">
            <w:rPr>
              <w:rFonts w:ascii="Times New Roman"/>
              <w:color w:val="000000"/>
            </w:rPr>
          </w:rPrChange>
        </w:rPr>
        <w:t xml:space="preserve"> </w:t>
      </w:r>
      <w:r w:rsidRPr="0027638C">
        <w:rPr>
          <w:sz w:val="24"/>
          <w:rPrChange w16du:dateUtc="2026-07-07T18:18:00Z" w:author="Author" w:date="2026-07-07T20:18:00Z" w:id="16426">
            <w:rPr>
              <w:rFonts w:ascii="Times New Roman"/>
              <w:color w:val="000000"/>
            </w:rPr>
          </w:rPrChange>
        </w:rPr>
        <w:t>#2126,</w:t>
      </w:r>
      <w:r w:rsidRPr="0027638C">
        <w:rPr>
          <w:spacing w:val="-5"/>
          <w:sz w:val="24"/>
          <w:rPrChange w16du:dateUtc="2026-07-07T18:18:00Z" w:author="Author" w:date="2026-07-07T20:18:00Z" w:id="16427">
            <w:rPr>
              <w:rFonts w:ascii="Times New Roman"/>
              <w:color w:val="000000"/>
            </w:rPr>
          </w:rPrChange>
        </w:rPr>
        <w:t xml:space="preserve"> </w:t>
      </w:r>
      <w:r w:rsidRPr="0027638C">
        <w:rPr>
          <w:sz w:val="24"/>
          <w:rPrChange w16du:dateUtc="2026-07-07T18:18:00Z" w:author="Author" w:date="2026-07-07T20:18:00Z" w:id="16428">
            <w:rPr>
              <w:rFonts w:ascii="Times New Roman"/>
              <w:color w:val="000000"/>
            </w:rPr>
          </w:rPrChange>
        </w:rPr>
        <w:t>Sit,</w:t>
      </w:r>
      <w:r w:rsidRPr="0027638C">
        <w:rPr>
          <w:spacing w:val="-5"/>
          <w:sz w:val="24"/>
          <w:rPrChange w16du:dateUtc="2026-07-07T18:18:00Z" w:author="Author" w:date="2026-07-07T20:18:00Z" w:id="16429">
            <w:rPr>
              <w:rFonts w:ascii="Times New Roman"/>
              <w:color w:val="000000"/>
            </w:rPr>
          </w:rPrChange>
        </w:rPr>
        <w:t xml:space="preserve"> </w:t>
      </w:r>
      <w:r w:rsidRPr="0027638C">
        <w:rPr>
          <w:sz w:val="24"/>
          <w:rPrChange w16du:dateUtc="2026-07-07T18:18:00Z" w:author="Author" w:date="2026-07-07T20:18:00Z" w:id="16430">
            <w:rPr>
              <w:rFonts w:ascii="Times New Roman"/>
              <w:color w:val="000000"/>
            </w:rPr>
          </w:rPrChange>
        </w:rPr>
        <w:t>AMET</w:t>
      </w:r>
      <w:r w:rsidRPr="0027638C">
        <w:rPr>
          <w:spacing w:val="-5"/>
          <w:sz w:val="24"/>
          <w:rPrChange w16du:dateUtc="2026-07-07T18:18:00Z" w:author="Author" w:date="2026-07-07T20:18:00Z" w:id="16431">
            <w:rPr>
              <w:rFonts w:ascii="Times New Roman"/>
              <w:color w:val="000000"/>
            </w:rPr>
          </w:rPrChange>
        </w:rPr>
        <w:t xml:space="preserve"> </w:t>
      </w:r>
      <w:r w:rsidRPr="0027638C">
        <w:rPr>
          <w:sz w:val="24"/>
          <w:rPrChange w16du:dateUtc="2026-07-07T18:18:00Z" w:author="Author" w:date="2026-07-07T20:18:00Z" w:id="16432">
            <w:rPr>
              <w:rFonts w:ascii="Times New Roman"/>
              <w:color w:val="000000"/>
            </w:rPr>
          </w:rPrChange>
        </w:rPr>
        <w:t>CONSECTETUR6ADIPISCING</w:t>
      </w:r>
      <w:r w:rsidRPr="0027638C">
        <w:rPr>
          <w:spacing w:val="-5"/>
          <w:sz w:val="24"/>
          <w:rPrChange w16du:dateUtc="2026-07-07T18:18:00Z" w:author="Author" w:date="2026-07-07T20:18:00Z" w:id="16433">
            <w:rPr>
              <w:rFonts w:ascii="Times New Roman"/>
              <w:color w:val="000000"/>
            </w:rPr>
          </w:rPrChange>
        </w:rPr>
        <w:t xml:space="preserve"> </w:t>
      </w:r>
      <w:r w:rsidRPr="0027638C">
        <w:rPr>
          <w:sz w:val="24"/>
          <w:rPrChange w16du:dateUtc="2026-07-07T18:18:00Z" w:author="Author" w:date="2026-07-07T20:18:00Z" w:id="16434">
            <w:rPr>
              <w:rFonts w:ascii="Times New Roman"/>
              <w:color w:val="000000"/>
            </w:rPr>
          </w:rPrChange>
        </w:rPr>
        <w:t>3ELIT2</w:t>
      </w:r>
      <w:ins w16du:dateUtc="2026-07-07T18:18:00Z" w:author="Author" w:date="2026-07-07T20:18:00Z" w:id="16435">
        <w:r w:rsidRPr="0027638C">
          <w:rPr>
            <w:sz w:val="24"/>
            <w:szCs w:val="24"/>
          </w:rPr>
          <w:t xml:space="preserve"> Sed: Do Eiusmod Tempor</w:t>
        </w:r>
      </w:ins>
    </w:p>
    <w:p w14:paraId="00326FDA" w14:textId="77777777" w:rsidR="008166CF" w:rsidRDefault="00000000">
      <w:pPr>
        <w:spacing w:before="240" w:line="254" w:lineRule="exact"/>
        <w:ind w:left="1440"/>
        <w:rPr>
          <w:del w16du:dateUtc="2026-07-07T18:18:00Z" w:author="Author" w:date="2026-07-07T20:18:00Z" w:id="16436"/>
          <w:color w:val="000000"/>
        </w:rPr>
      </w:pPr>
      <w:del w16du:dateUtc="2026-07-07T18:18:00Z" w:author="Author" w:date="2026-07-07T20:18:00Z" w:id="16437">
        <w:r>
          <w:rPr>
            <w:color w:val="000000"/>
          </w:rPr>
          <w:delText>Attention: Walter Software Corporation</w:delText>
        </w:r>
        <w:r>
          <w:rPr>
            <w:color w:val="000000"/>
          </w:rPr>
          <w:cr/>
        </w:r>
        <w:r>
          <w:rPr>
            <w:color w:val="000000"/>
            <w:spacing w:val="665"/>
          </w:rPr>
          <w:delText xml:space="preserve"> </w:delText>
        </w:r>
        <w:r>
          <w:rPr>
            <w:color w:val="000000"/>
          </w:rPr>
          <w:delText>Email: support@example.com</w:delText>
        </w:r>
      </w:del>
    </w:p>
    <w:p w14:paraId="584D9201" w14:textId="77777777" w:rsidR="009609E8" w:rsidRDefault="00A96A35" w:rsidRPr="0027638C">
      <w:pPr>
        <w:pStyle w:val="BodyText"/>
        <w:spacing w:line="204" w:lineRule="exact"/>
        <w:ind w:firstLine="0" w:left="2160"/>
        <w:jc w:val="left"/>
        <w:rPr>
          <w:ins w16du:dateUtc="2026-07-07T18:18:00Z" w:author="Author" w:date="2026-07-07T20:18:00Z" w:id="16438"/>
          <w:sz w:val="24"/>
          <w:szCs w:val="24"/>
        </w:rPr>
      </w:pPr>
      <w:ins w16du:dateUtc="2026-07-07T18:18:00Z" w:author="Author" w:date="2026-07-07T20:18:00Z" w:id="16439">
        <w:r w:rsidRPr="0027638C">
          <w:rPr>
            <w:sz w:val="24"/>
            <w:szCs w:val="24"/>
          </w:rPr>
          <w:t>Incididunt:</w:t>
        </w:r>
        <w:r w:rsidRPr="0027638C">
          <w:rPr>
            <w:spacing w:val="-6"/>
            <w:sz w:val="24"/>
            <w:szCs w:val="24"/>
          </w:rPr>
          <w:t xml:space="preserve"> </w:t>
        </w:r>
        <w:r>
          <w:fldChar w:fldCharType="begin"/>
        </w:r>
        <w:r>
          <w:instrText>HYPERLINK "mailto:support@example.com" \h</w:instrText>
        </w:r>
        <w:r>
          <w:fldChar w:fldCharType="separate"/>
        </w:r>
        <w:r w:rsidRPr="0027638C">
          <w:rPr>
            <w:spacing w:val="-2"/>
            <w:sz w:val="24"/>
            <w:szCs w:val="24"/>
          </w:rPr>
          <w:t>ut@labore.et</w:t>
        </w:r>
        <w:r>
          <w:fldChar w:fldCharType="end"/>
        </w:r>
      </w:ins>
    </w:p>
    <w:p w14:paraId="584D9202" w14:textId="77777777" w:rsidP="0027638C" w:rsidR="009609E8" w:rsidRDefault="00A96A35" w:rsidRPr="0027638C">
      <w:pPr>
        <w:pStyle w:val="BodyText"/>
        <w:spacing w:before="237"/>
        <w:ind w:firstLine="0" w:right="357"/>
        <w:rPr>
          <w:sz w:val="24"/>
          <w:rPrChange w16du:dateUtc="2026-07-07T18:18:00Z" w:author="Author" w:date="2026-07-07T20:18:00Z" w:id="16440">
            <w:rPr>
              <w:rFonts w:ascii="Times New Roman"/>
              <w:color w:val="000000"/>
            </w:rPr>
          </w:rPrChange>
        </w:rPr>
        <w:pPrChange w16du:dateUtc="2026-07-07T18:18:00Z" w:author="Author" w:date="2026-07-07T20:18:00Z" w:id="16441">
          <w:pPr>
            <w:spacing w:after="0" w:before="236" w:line="253" w:lineRule="exact"/>
            <w:ind w:left="720"/>
            <w:jc w:val="left"/>
          </w:pPr>
        </w:pPrChange>
      </w:pPr>
      <w:r w:rsidRPr="0027638C">
        <w:rPr>
          <w:sz w:val="24"/>
          <w:rPrChange w16du:dateUtc="2026-07-07T18:18:00Z" w:author="Author" w:date="2026-07-07T20:18:00Z" w:id="16442">
            <w:rPr>
              <w:rFonts w:ascii="Times New Roman"/>
              <w:color w:val="000000"/>
            </w:rPr>
          </w:rPrChange>
        </w:rPr>
        <w:t>dolore</w:t>
      </w:r>
      <w:r w:rsidRPr="0027638C">
        <w:rPr>
          <w:spacing w:val="-3"/>
          <w:sz w:val="24"/>
          <w:rPrChange w16du:dateUtc="2026-07-07T18:18:00Z" w:author="Author" w:date="2026-07-07T20:18:00Z" w:id="16443">
            <w:rPr>
              <w:rFonts w:ascii="Times New Roman"/>
              <w:color w:val="000000"/>
            </w:rPr>
          </w:rPrChange>
        </w:rPr>
        <w:t xml:space="preserve"> </w:t>
      </w:r>
      <w:r w:rsidRPr="0027638C">
        <w:rPr>
          <w:sz w:val="24"/>
          <w:rPrChange w16du:dateUtc="2026-07-07T18:18:00Z" w:author="Author" w:date="2026-07-07T20:18:00Z" w:id="16444">
            <w:rPr>
              <w:rFonts w:ascii="Times New Roman"/>
              <w:color w:val="000000"/>
            </w:rPr>
          </w:rPrChange>
        </w:rPr>
        <w:t>(magna)</w:t>
      </w:r>
      <w:r w:rsidRPr="0027638C">
        <w:rPr>
          <w:spacing w:val="-3"/>
          <w:sz w:val="24"/>
          <w:rPrChange w16du:dateUtc="2026-07-07T18:18:00Z" w:author="Author" w:date="2026-07-07T20:18:00Z" w:id="16445">
            <w:rPr>
              <w:rFonts w:ascii="Times New Roman"/>
              <w:color w:val="000000"/>
            </w:rPr>
          </w:rPrChange>
        </w:rPr>
        <w:t xml:space="preserve"> </w:t>
      </w:r>
      <w:r w:rsidRPr="0027638C">
        <w:rPr>
          <w:sz w:val="24"/>
          <w:rPrChange w16du:dateUtc="2026-07-07T18:18:00Z" w:author="Author" w:date="2026-07-07T20:18:00Z" w:id="16446">
            <w:rPr>
              <w:rFonts w:ascii="Times New Roman"/>
              <w:color w:val="000000"/>
            </w:rPr>
          </w:rPrChange>
        </w:rPr>
        <w:t>aliqua</w:t>
      </w:r>
      <w:r w:rsidRPr="0027638C">
        <w:rPr>
          <w:spacing w:val="-3"/>
          <w:sz w:val="24"/>
          <w:rPrChange w16du:dateUtc="2026-07-07T18:18:00Z" w:author="Author" w:date="2026-07-07T20:18:00Z" w:id="16447">
            <w:rPr>
              <w:rFonts w:ascii="Times New Roman"/>
              <w:color w:val="000000"/>
            </w:rPr>
          </w:rPrChange>
        </w:rPr>
        <w:t xml:space="preserve"> </w:t>
      </w:r>
      <w:r w:rsidRPr="0027638C">
        <w:rPr>
          <w:sz w:val="24"/>
          <w:rPrChange w16du:dateUtc="2026-07-07T18:18:00Z" w:author="Author" w:date="2026-07-07T20:18:00Z" w:id="16448">
            <w:rPr>
              <w:rFonts w:ascii="Times New Roman"/>
              <w:color w:val="000000"/>
            </w:rPr>
          </w:rPrChange>
        </w:rPr>
        <w:t>lorem</w:t>
      </w:r>
      <w:r w:rsidRPr="0027638C">
        <w:rPr>
          <w:spacing w:val="-3"/>
          <w:sz w:val="24"/>
          <w:rPrChange w16du:dateUtc="2026-07-07T18:18:00Z" w:author="Author" w:date="2026-07-07T20:18:00Z" w:id="16449">
            <w:rPr>
              <w:rFonts w:ascii="Times New Roman"/>
              <w:color w:val="000000"/>
            </w:rPr>
          </w:rPrChange>
        </w:rPr>
        <w:t xml:space="preserve"> </w:t>
      </w:r>
      <w:r w:rsidRPr="0027638C">
        <w:rPr>
          <w:sz w:val="24"/>
          <w:rPrChange w16du:dateUtc="2026-07-07T18:18:00Z" w:author="Author" w:date="2026-07-07T20:18:00Z" w:id="16450">
            <w:rPr>
              <w:rFonts w:ascii="Times New Roman"/>
              <w:color w:val="000000"/>
            </w:rPr>
          </w:rPrChange>
        </w:rPr>
        <w:t>Ipsum:</w:t>
      </w:r>
      <w:r w:rsidRPr="0027638C">
        <w:rPr>
          <w:spacing w:val="-3"/>
          <w:sz w:val="24"/>
          <w:rPrChange w16du:dateUtc="2026-07-07T18:18:00Z" w:author="Author" w:date="2026-07-07T20:18:00Z" w:id="16451">
            <w:rPr>
              <w:rFonts w:ascii="Times New Roman"/>
              <w:color w:val="000000"/>
            </w:rPr>
          </w:rPrChange>
        </w:rPr>
        <w:t xml:space="preserve"> </w:t>
      </w:r>
      <w:r w:rsidRPr="0027638C">
        <w:rPr>
          <w:sz w:val="24"/>
          <w:rPrChange w16du:dateUtc="2026-07-07T18:18:00Z" w:author="Author" w:date="2026-07-07T20:18:00Z" w:id="16452">
            <w:rPr>
              <w:rFonts w:ascii="Times New Roman"/>
              <w:color w:val="000000"/>
            </w:rPr>
          </w:rPrChange>
        </w:rPr>
        <w:t>dolor</w:t>
      </w:r>
      <w:r w:rsidRPr="0027638C">
        <w:rPr>
          <w:spacing w:val="-3"/>
          <w:sz w:val="24"/>
          <w:rPrChange w16du:dateUtc="2026-07-07T18:18:00Z" w:author="Author" w:date="2026-07-07T20:18:00Z" w:id="16453">
            <w:rPr>
              <w:rFonts w:ascii="Times New Roman"/>
              <w:color w:val="000000"/>
            </w:rPr>
          </w:rPrChange>
        </w:rPr>
        <w:t xml:space="preserve"> </w:t>
      </w:r>
      <w:r w:rsidRPr="0027638C">
        <w:rPr>
          <w:sz w:val="24"/>
          <w:rPrChange w16du:dateUtc="2026-07-07T18:18:00Z" w:author="Author" w:date="2026-07-07T20:18:00Z" w:id="16454">
            <w:rPr>
              <w:rFonts w:ascii="Times New Roman"/>
              <w:color w:val="000000"/>
            </w:rPr>
          </w:rPrChange>
        </w:rPr>
        <w:t>sit</w:t>
      </w:r>
      <w:r w:rsidRPr="0027638C">
        <w:rPr>
          <w:spacing w:val="-3"/>
          <w:sz w:val="24"/>
          <w:rPrChange w16du:dateUtc="2026-07-07T18:18:00Z" w:author="Author" w:date="2026-07-07T20:18:00Z" w:id="16455">
            <w:rPr>
              <w:rFonts w:ascii="Times New Roman"/>
              <w:color w:val="000000"/>
            </w:rPr>
          </w:rPrChange>
        </w:rPr>
        <w:t xml:space="preserve"> </w:t>
      </w:r>
      <w:r w:rsidRPr="0027638C">
        <w:rPr>
          <w:sz w:val="24"/>
          <w:rPrChange w16du:dateUtc="2026-07-07T18:18:00Z" w:author="Author" w:date="2026-07-07T20:18:00Z" w:id="16456">
            <w:rPr>
              <w:rFonts w:ascii="Times New Roman"/>
              <w:color w:val="000000"/>
            </w:rPr>
          </w:rPrChange>
        </w:rPr>
        <w:t>amet</w:t>
      </w:r>
      <w:r w:rsidRPr="0027638C">
        <w:rPr>
          <w:spacing w:val="-3"/>
          <w:sz w:val="24"/>
          <w:rPrChange w16du:dateUtc="2026-07-07T18:18:00Z" w:author="Author" w:date="2026-07-07T20:18:00Z" w:id="16457">
            <w:rPr>
              <w:rFonts w:ascii="Times New Roman"/>
              <w:color w:val="000000"/>
            </w:rPr>
          </w:rPrChange>
        </w:rPr>
        <w:t xml:space="preserve"> </w:t>
      </w:r>
      <w:r w:rsidRPr="0027638C">
        <w:rPr>
          <w:sz w:val="24"/>
          <w:rPrChange w16du:dateUtc="2026-07-07T18:18:00Z" w:author="Author" w:date="2026-07-07T20:18:00Z" w:id="16458">
            <w:rPr>
              <w:rFonts w:ascii="Times New Roman"/>
              <w:color w:val="000000"/>
            </w:rPr>
          </w:rPrChange>
        </w:rPr>
        <w:t>consectetur</w:t>
      </w:r>
      <w:r w:rsidRPr="0027638C">
        <w:rPr>
          <w:spacing w:val="-3"/>
          <w:sz w:val="24"/>
          <w:rPrChange w16du:dateUtc="2026-07-07T18:18:00Z" w:author="Author" w:date="2026-07-07T20:18:00Z" w:id="16459">
            <w:rPr>
              <w:rFonts w:ascii="Times New Roman"/>
              <w:color w:val="000000"/>
            </w:rPr>
          </w:rPrChange>
        </w:rPr>
        <w:t xml:space="preserve"> </w:t>
      </w:r>
      <w:r w:rsidRPr="0027638C">
        <w:rPr>
          <w:sz w:val="24"/>
          <w:rPrChange w16du:dateUtc="2026-07-07T18:18:00Z" w:author="Author" w:date="2026-07-07T20:18:00Z" w:id="16460">
            <w:rPr>
              <w:rFonts w:ascii="Times New Roman"/>
              <w:color w:val="000000"/>
            </w:rPr>
          </w:rPrChange>
        </w:rPr>
        <w:t>adipiscing</w:t>
      </w:r>
      <w:r w:rsidRPr="0027638C">
        <w:rPr>
          <w:spacing w:val="-3"/>
          <w:sz w:val="24"/>
          <w:rPrChange w16du:dateUtc="2026-07-07T18:18:00Z" w:author="Author" w:date="2026-07-07T20:18:00Z" w:id="16461">
            <w:rPr>
              <w:rFonts w:ascii="Times New Roman"/>
              <w:color w:val="000000"/>
            </w:rPr>
          </w:rPrChange>
        </w:rPr>
        <w:t xml:space="preserve"> </w:t>
      </w:r>
      <w:r w:rsidRPr="0027638C">
        <w:rPr>
          <w:sz w:val="24"/>
          <w:rPrChange w16du:dateUtc="2026-07-07T18:18:00Z" w:author="Author" w:date="2026-07-07T20:18:00Z" w:id="16462">
            <w:rPr>
              <w:rFonts w:ascii="Times New Roman"/>
              <w:color w:val="000000"/>
            </w:rPr>
          </w:rPrChange>
        </w:rPr>
        <w:t>elit</w:t>
      </w:r>
      <w:r w:rsidRPr="0027638C">
        <w:rPr>
          <w:spacing w:val="-3"/>
          <w:sz w:val="24"/>
          <w:rPrChange w16du:dateUtc="2026-07-07T18:18:00Z" w:author="Author" w:date="2026-07-07T20:18:00Z" w:id="16463">
            <w:rPr>
              <w:rFonts w:ascii="Times New Roman"/>
              <w:color w:val="000000"/>
            </w:rPr>
          </w:rPrChange>
        </w:rPr>
        <w:t xml:space="preserve"> </w:t>
      </w:r>
      <w:r w:rsidRPr="0027638C">
        <w:rPr>
          <w:sz w:val="24"/>
          <w:rPrChange w16du:dateUtc="2026-07-07T18:18:00Z" w:author="Author" w:date="2026-07-07T20:18:00Z" w:id="16464">
            <w:rPr>
              <w:rFonts w:ascii="Times New Roman"/>
              <w:color w:val="000000"/>
            </w:rPr>
          </w:rPrChange>
        </w:rPr>
        <w:t>sed</w:t>
      </w:r>
      <w:r w:rsidRPr="0027638C">
        <w:rPr>
          <w:spacing w:val="-3"/>
          <w:sz w:val="24"/>
          <w:rPrChange w16du:dateUtc="2026-07-07T18:18:00Z" w:author="Author" w:date="2026-07-07T20:18:00Z" w:id="16465">
            <w:rPr>
              <w:rFonts w:ascii="Times New Roman"/>
              <w:color w:val="000000"/>
            </w:rPr>
          </w:rPrChange>
        </w:rPr>
        <w:t xml:space="preserve"> </w:t>
      </w:r>
      <w:r w:rsidRPr="0027638C">
        <w:rPr>
          <w:sz w:val="24"/>
          <w:rPrChange w16du:dateUtc="2026-07-07T18:18:00Z" w:author="Author" w:date="2026-07-07T20:18:00Z" w:id="16466">
            <w:rPr>
              <w:rFonts w:ascii="Times New Roman"/>
              <w:color w:val="000000"/>
            </w:rPr>
          </w:rPrChange>
        </w:rPr>
        <w:t>do</w:t>
      </w:r>
      <w:r w:rsidRPr="0027638C">
        <w:rPr>
          <w:spacing w:val="-3"/>
          <w:sz w:val="24"/>
          <w:rPrChange w16du:dateUtc="2026-07-07T18:18:00Z" w:author="Author" w:date="2026-07-07T20:18:00Z" w:id="16467">
            <w:rPr>
              <w:rFonts w:ascii="Times New Roman"/>
              <w:color w:val="000000"/>
            </w:rPr>
          </w:rPrChange>
        </w:rPr>
        <w:t xml:space="preserve"> </w:t>
      </w:r>
      <w:r w:rsidRPr="0027638C">
        <w:rPr>
          <w:sz w:val="24"/>
          <w:rPrChange w16du:dateUtc="2026-07-07T18:18:00Z" w:author="Author" w:date="2026-07-07T20:18:00Z" w:id="16468">
            <w:rPr>
              <w:rFonts w:ascii="Times New Roman"/>
              <w:color w:val="000000"/>
            </w:rPr>
          </w:rPrChange>
        </w:rPr>
        <w:t>eiusmod</w:t>
      </w:r>
      <w:r w:rsidRPr="0027638C">
        <w:rPr>
          <w:spacing w:val="-5"/>
          <w:sz w:val="24"/>
          <w:rPrChange w16du:dateUtc="2026-07-07T18:18:00Z" w:author="Author" w:date="2026-07-07T20:18:00Z" w:id="16469">
            <w:rPr>
              <w:rFonts w:ascii="Times New Roman"/>
              <w:color w:val="000000"/>
              <w:spacing w:val="-2"/>
            </w:rPr>
          </w:rPrChange>
        </w:rPr>
        <w:t xml:space="preserve"> </w:t>
      </w:r>
      <w:r w:rsidRPr="0027638C">
        <w:rPr>
          <w:sz w:val="24"/>
          <w:rPrChange w16du:dateUtc="2026-07-07T18:18:00Z" w:author="Author" w:date="2026-07-07T20:18:00Z" w:id="16470">
            <w:rPr>
              <w:rFonts w:ascii="Times New Roman"/>
              <w:color w:val="000000"/>
            </w:rPr>
          </w:rPrChange>
        </w:rPr>
        <w:t>Tempor</w:t>
      </w:r>
      <w:r w:rsidRPr="0027638C">
        <w:rPr>
          <w:spacing w:val="-3"/>
          <w:sz w:val="24"/>
          <w:rPrChange w16du:dateUtc="2026-07-07T18:18:00Z" w:author="Author" w:date="2026-07-07T20:18:00Z" w:id="16471">
            <w:rPr>
              <w:rFonts w:ascii="Times New Roman"/>
              <w:color w:val="000000"/>
            </w:rPr>
          </w:rPrChange>
        </w:rPr>
        <w:t xml:space="preserve"> </w:t>
      </w:r>
      <w:r w:rsidRPr="0027638C">
        <w:rPr>
          <w:sz w:val="24"/>
          <w:rPrChange w16du:dateUtc="2026-07-07T18:18:00Z" w:author="Author" w:date="2026-07-07T20:18:00Z" w:id="16472">
            <w:rPr>
              <w:rFonts w:ascii="Times New Roman"/>
              <w:color w:val="000000"/>
            </w:rPr>
          </w:rPrChange>
        </w:rPr>
        <w:t>Incididunt</w:t>
      </w:r>
      <w:r w:rsidRPr="0027638C">
        <w:rPr>
          <w:spacing w:val="-3"/>
          <w:sz w:val="24"/>
          <w:rPrChange w16du:dateUtc="2026-07-07T18:18:00Z" w:author="Author" w:date="2026-07-07T20:18:00Z" w:id="16473">
            <w:rPr>
              <w:rFonts w:ascii="Times New Roman"/>
              <w:color w:val="000000"/>
            </w:rPr>
          </w:rPrChange>
        </w:rPr>
        <w:t xml:space="preserve"> </w:t>
      </w:r>
      <w:r w:rsidRPr="0027638C">
        <w:rPr>
          <w:sz w:val="24"/>
          <w:rPrChange w16du:dateUtc="2026-07-07T18:18:00Z" w:author="Author" w:date="2026-07-07T20:18:00Z" w:id="16474">
            <w:rPr>
              <w:rFonts w:ascii="Times New Roman" w:hAnsi="Times New Roman"/>
              <w:color w:val="000000"/>
            </w:rPr>
          </w:rPrChange>
        </w:rPr>
        <w:t>ut</w:t>
      </w:r>
      <w:del w16du:dateUtc="2026-07-07T18:18:00Z" w:author="Author" w:date="2026-07-07T20:18:00Z" w:id="16475">
        <w:r w:rsidR="00000000">
          <w:rPr>
            <w:color w:val="000000"/>
          </w:rPr>
          <w:cr/>
        </w:r>
      </w:del>
      <w:r w:rsidRPr="0027638C">
        <w:rPr>
          <w:sz w:val="24"/>
          <w:rPrChange w16du:dateUtc="2026-07-07T18:18:00Z" w:author="Author" w:date="2026-07-07T20:18:00Z" w:id="16476">
            <w:rPr>
              <w:rFonts w:ascii="Times New Roman"/>
              <w:color w:val="000000"/>
              <w:spacing w:val="665"/>
            </w:rPr>
          </w:rPrChange>
        </w:rPr>
        <w:t xml:space="preserve"> </w:t>
      </w:r>
      <w:r w:rsidRPr="0027638C">
        <w:rPr>
          <w:sz w:val="24"/>
          <w:rPrChange w16du:dateUtc="2026-07-07T18:18:00Z" w:author="Author" w:date="2026-07-07T20:18:00Z" w:id="16477">
            <w:rPr>
              <w:rFonts w:ascii="Times New Roman"/>
              <w:color w:val="000000"/>
            </w:rPr>
          </w:rPrChange>
        </w:rPr>
        <w:t>labore</w:t>
      </w:r>
      <w:r w:rsidRPr="0027638C">
        <w:rPr>
          <w:spacing w:val="-1"/>
          <w:sz w:val="24"/>
          <w:rPrChange w16du:dateUtc="2026-07-07T18:18:00Z" w:author="Author" w:date="2026-07-07T20:18:00Z" w:id="16478">
            <w:rPr>
              <w:rFonts w:ascii="Times New Roman"/>
              <w:color w:val="000000"/>
              <w:spacing w:val="2"/>
            </w:rPr>
          </w:rPrChange>
        </w:rPr>
        <w:t xml:space="preserve"> </w:t>
      </w:r>
      <w:r w:rsidRPr="0027638C">
        <w:rPr>
          <w:sz w:val="24"/>
          <w:rPrChange w16du:dateUtc="2026-07-07T18:18:00Z" w:author="Author" w:date="2026-07-07T20:18:00Z" w:id="16479">
            <w:rPr>
              <w:rFonts w:ascii="Times New Roman"/>
              <w:color w:val="000000"/>
            </w:rPr>
          </w:rPrChange>
        </w:rPr>
        <w:t>et</w:t>
      </w:r>
      <w:r w:rsidRPr="0027638C">
        <w:rPr>
          <w:spacing w:val="-1"/>
          <w:sz w:val="24"/>
          <w:rPrChange w16du:dateUtc="2026-07-07T18:18:00Z" w:author="Author" w:date="2026-07-07T20:18:00Z" w:id="16480">
            <w:rPr>
              <w:rFonts w:ascii="Times New Roman"/>
              <w:color w:val="000000"/>
              <w:spacing w:val="2"/>
            </w:rPr>
          </w:rPrChange>
        </w:rPr>
        <w:t xml:space="preserve"> </w:t>
      </w:r>
      <w:r w:rsidRPr="0027638C">
        <w:rPr>
          <w:sz w:val="24"/>
          <w:rPrChange w16du:dateUtc="2026-07-07T18:18:00Z" w:author="Author" w:date="2026-07-07T20:18:00Z" w:id="16481">
            <w:rPr>
              <w:rFonts w:ascii="Times New Roman"/>
              <w:color w:val="000000"/>
            </w:rPr>
          </w:rPrChange>
        </w:rPr>
        <w:t>dolore</w:t>
      </w:r>
      <w:r w:rsidRPr="0027638C">
        <w:rPr>
          <w:spacing w:val="-1"/>
          <w:sz w:val="24"/>
          <w:rPrChange w16du:dateUtc="2026-07-07T18:18:00Z" w:author="Author" w:date="2026-07-07T20:18:00Z" w:id="16482">
            <w:rPr>
              <w:rFonts w:ascii="Times New Roman"/>
              <w:color w:val="000000"/>
              <w:spacing w:val="2"/>
            </w:rPr>
          </w:rPrChange>
        </w:rPr>
        <w:t xml:space="preserve"> </w:t>
      </w:r>
      <w:r w:rsidRPr="0027638C">
        <w:rPr>
          <w:sz w:val="24"/>
          <w:rPrChange w16du:dateUtc="2026-07-07T18:18:00Z" w:author="Author" w:date="2026-07-07T20:18:00Z" w:id="16483">
            <w:rPr>
              <w:rFonts w:ascii="Times New Roman"/>
              <w:color w:val="000000"/>
            </w:rPr>
          </w:rPrChange>
        </w:rPr>
        <w:t>magna,</w:t>
      </w:r>
      <w:r w:rsidRPr="0027638C">
        <w:rPr>
          <w:spacing w:val="-1"/>
          <w:sz w:val="24"/>
          <w:rPrChange w16du:dateUtc="2026-07-07T18:18:00Z" w:author="Author" w:date="2026-07-07T20:18:00Z" w:id="16484">
            <w:rPr>
              <w:rFonts w:ascii="Times New Roman"/>
              <w:color w:val="000000"/>
              <w:spacing w:val="1"/>
            </w:rPr>
          </w:rPrChange>
        </w:rPr>
        <w:t xml:space="preserve"> </w:t>
      </w:r>
      <w:r w:rsidRPr="0027638C">
        <w:rPr>
          <w:sz w:val="24"/>
          <w:rPrChange w16du:dateUtc="2026-07-07T18:18:00Z" w:author="Author" w:date="2026-07-07T20:18:00Z" w:id="16485">
            <w:rPr>
              <w:rFonts w:ascii="Times New Roman"/>
              <w:color w:val="000000"/>
            </w:rPr>
          </w:rPrChange>
        </w:rPr>
        <w:t>aliqua</w:t>
      </w:r>
      <w:r w:rsidRPr="0027638C">
        <w:rPr>
          <w:spacing w:val="-1"/>
          <w:sz w:val="24"/>
          <w:rPrChange w16du:dateUtc="2026-07-07T18:18:00Z" w:author="Author" w:date="2026-07-07T20:18:00Z" w:id="16486">
            <w:rPr>
              <w:rFonts w:ascii="Times New Roman"/>
              <w:color w:val="000000"/>
              <w:spacing w:val="2"/>
            </w:rPr>
          </w:rPrChange>
        </w:rPr>
        <w:t xml:space="preserve"> </w:t>
      </w:r>
      <w:r w:rsidRPr="0027638C">
        <w:rPr>
          <w:sz w:val="24"/>
          <w:rPrChange w16du:dateUtc="2026-07-07T18:18:00Z" w:author="Author" w:date="2026-07-07T20:18:00Z" w:id="16487">
            <w:rPr>
              <w:rFonts w:ascii="Times New Roman"/>
              <w:color w:val="000000"/>
            </w:rPr>
          </w:rPrChange>
        </w:rPr>
        <w:t>lorem</w:t>
      </w:r>
      <w:r w:rsidRPr="0027638C">
        <w:rPr>
          <w:spacing w:val="-1"/>
          <w:sz w:val="24"/>
          <w:rPrChange w16du:dateUtc="2026-07-07T18:18:00Z" w:author="Author" w:date="2026-07-07T20:18:00Z" w:id="16488">
            <w:rPr>
              <w:rFonts w:ascii="Times New Roman"/>
              <w:color w:val="000000"/>
              <w:spacing w:val="1"/>
            </w:rPr>
          </w:rPrChange>
        </w:rPr>
        <w:t xml:space="preserve"> </w:t>
      </w:r>
      <w:r w:rsidRPr="0027638C">
        <w:rPr>
          <w:sz w:val="24"/>
          <w:rPrChange w16du:dateUtc="2026-07-07T18:18:00Z" w:author="Author" w:date="2026-07-07T20:18:00Z" w:id="16489">
            <w:rPr>
              <w:rFonts w:ascii="Times New Roman"/>
              <w:color w:val="000000"/>
            </w:rPr>
          </w:rPrChange>
        </w:rPr>
        <w:t>ipsum</w:t>
      </w:r>
      <w:r w:rsidRPr="0027638C">
        <w:rPr>
          <w:spacing w:val="-1"/>
          <w:sz w:val="24"/>
          <w:rPrChange w16du:dateUtc="2026-07-07T18:18:00Z" w:author="Author" w:date="2026-07-07T20:18:00Z" w:id="16490">
            <w:rPr>
              <w:rFonts w:ascii="Times New Roman"/>
              <w:color w:val="000000"/>
              <w:spacing w:val="1"/>
            </w:rPr>
          </w:rPrChange>
        </w:rPr>
        <w:t xml:space="preserve"> </w:t>
      </w:r>
      <w:r w:rsidRPr="0027638C">
        <w:rPr>
          <w:sz w:val="24"/>
          <w:rPrChange w16du:dateUtc="2026-07-07T18:18:00Z" w:author="Author" w:date="2026-07-07T20:18:00Z" w:id="16491">
            <w:rPr>
              <w:rFonts w:ascii="Times New Roman"/>
              <w:color w:val="000000"/>
            </w:rPr>
          </w:rPrChange>
        </w:rPr>
        <w:t>Dolor</w:t>
      </w:r>
      <w:r w:rsidRPr="0027638C">
        <w:rPr>
          <w:spacing w:val="-1"/>
          <w:sz w:val="24"/>
          <w:rPrChange w16du:dateUtc="2026-07-07T18:18:00Z" w:author="Author" w:date="2026-07-07T20:18:00Z" w:id="16492">
            <w:rPr>
              <w:rFonts w:ascii="Times New Roman"/>
              <w:color w:val="000000"/>
              <w:spacing w:val="1"/>
            </w:rPr>
          </w:rPrChange>
        </w:rPr>
        <w:t xml:space="preserve"> </w:t>
      </w:r>
      <w:r w:rsidRPr="0027638C">
        <w:rPr>
          <w:sz w:val="24"/>
          <w:rPrChange w16du:dateUtc="2026-07-07T18:18:00Z" w:author="Author" w:date="2026-07-07T20:18:00Z" w:id="16493">
            <w:rPr>
              <w:rFonts w:ascii="Times New Roman"/>
              <w:color w:val="000000"/>
            </w:rPr>
          </w:rPrChange>
        </w:rPr>
        <w:t>sit</w:t>
      </w:r>
      <w:r w:rsidRPr="0027638C">
        <w:rPr>
          <w:spacing w:val="-1"/>
          <w:sz w:val="24"/>
          <w:rPrChange w16du:dateUtc="2026-07-07T18:18:00Z" w:author="Author" w:date="2026-07-07T20:18:00Z" w:id="16494">
            <w:rPr>
              <w:rFonts w:ascii="Times New Roman"/>
              <w:color w:val="000000"/>
              <w:spacing w:val="1"/>
            </w:rPr>
          </w:rPrChange>
        </w:rPr>
        <w:t xml:space="preserve"> </w:t>
      </w:r>
      <w:r w:rsidRPr="0027638C">
        <w:rPr>
          <w:sz w:val="24"/>
          <w:rPrChange w16du:dateUtc="2026-07-07T18:18:00Z" w:author="Author" w:date="2026-07-07T20:18:00Z" w:id="16495">
            <w:rPr>
              <w:rFonts w:ascii="Times New Roman"/>
              <w:color w:val="000000"/>
            </w:rPr>
          </w:rPrChange>
        </w:rPr>
        <w:t>amet</w:t>
      </w:r>
      <w:r w:rsidRPr="0027638C">
        <w:rPr>
          <w:spacing w:val="-2"/>
          <w:sz w:val="24"/>
          <w:rPrChange w16du:dateUtc="2026-07-07T18:18:00Z" w:author="Author" w:date="2026-07-07T20:18:00Z" w:id="16496">
            <w:rPr>
              <w:rFonts w:ascii="Times New Roman"/>
              <w:color w:val="000000"/>
              <w:spacing w:val="1"/>
            </w:rPr>
          </w:rPrChange>
        </w:rPr>
        <w:t xml:space="preserve"> </w:t>
      </w:r>
      <w:r w:rsidRPr="0027638C">
        <w:rPr>
          <w:sz w:val="24"/>
          <w:rPrChange w16du:dateUtc="2026-07-07T18:18:00Z" w:author="Author" w:date="2026-07-07T20:18:00Z" w:id="16497">
            <w:rPr>
              <w:rFonts w:ascii="Times New Roman"/>
              <w:color w:val="000000"/>
            </w:rPr>
          </w:rPrChange>
        </w:rPr>
        <w:t>consectetur</w:t>
      </w:r>
      <w:r w:rsidRPr="0027638C">
        <w:rPr>
          <w:spacing w:val="-2"/>
          <w:sz w:val="24"/>
          <w:rPrChange w16du:dateUtc="2026-07-07T18:18:00Z" w:author="Author" w:date="2026-07-07T20:18:00Z" w:id="16498">
            <w:rPr>
              <w:rFonts w:ascii="Times New Roman"/>
              <w:color w:val="000000"/>
              <w:spacing w:val="1"/>
            </w:rPr>
          </w:rPrChange>
        </w:rPr>
        <w:t xml:space="preserve"> </w:t>
      </w:r>
      <w:r w:rsidRPr="0027638C">
        <w:rPr>
          <w:sz w:val="24"/>
          <w:rPrChange w16du:dateUtc="2026-07-07T18:18:00Z" w:author="Author" w:date="2026-07-07T20:18:00Z" w:id="16499">
            <w:rPr>
              <w:rFonts w:ascii="Times New Roman"/>
              <w:color w:val="000000"/>
            </w:rPr>
          </w:rPrChange>
        </w:rPr>
        <w:t>Adipiscing</w:t>
      </w:r>
      <w:r w:rsidRPr="0027638C">
        <w:rPr>
          <w:spacing w:val="-1"/>
          <w:sz w:val="24"/>
          <w:rPrChange w16du:dateUtc="2026-07-07T18:18:00Z" w:author="Author" w:date="2026-07-07T20:18:00Z" w:id="16500">
            <w:rPr>
              <w:rFonts w:ascii="Times New Roman"/>
              <w:color w:val="000000"/>
              <w:spacing w:val="1"/>
            </w:rPr>
          </w:rPrChange>
        </w:rPr>
        <w:t xml:space="preserve"> </w:t>
      </w:r>
      <w:r w:rsidRPr="0027638C">
        <w:rPr>
          <w:sz w:val="24"/>
          <w:rPrChange w16du:dateUtc="2026-07-07T18:18:00Z" w:author="Author" w:date="2026-07-07T20:18:00Z" w:id="16501">
            <w:rPr>
              <w:rFonts w:ascii="Times New Roman"/>
              <w:color w:val="000000"/>
            </w:rPr>
          </w:rPrChange>
        </w:rPr>
        <w:t>elit</w:t>
      </w:r>
      <w:r w:rsidRPr="0027638C">
        <w:rPr>
          <w:spacing w:val="-2"/>
          <w:sz w:val="24"/>
          <w:rPrChange w16du:dateUtc="2026-07-07T18:18:00Z" w:author="Author" w:date="2026-07-07T20:18:00Z" w:id="16502">
            <w:rPr>
              <w:rFonts w:ascii="Times New Roman"/>
              <w:color w:val="000000"/>
              <w:spacing w:val="1"/>
            </w:rPr>
          </w:rPrChange>
        </w:rPr>
        <w:t xml:space="preserve"> </w:t>
      </w:r>
      <w:r w:rsidRPr="0027638C">
        <w:rPr>
          <w:sz w:val="24"/>
          <w:rPrChange w16du:dateUtc="2026-07-07T18:18:00Z" w:author="Author" w:date="2026-07-07T20:18:00Z" w:id="16503">
            <w:rPr>
              <w:rFonts w:ascii="Times New Roman"/>
              <w:color w:val="000000"/>
            </w:rPr>
          </w:rPrChange>
        </w:rPr>
        <w:t>sed</w:t>
      </w:r>
      <w:r w:rsidRPr="0027638C">
        <w:rPr>
          <w:spacing w:val="-2"/>
          <w:sz w:val="24"/>
          <w:rPrChange w16du:dateUtc="2026-07-07T18:18:00Z" w:author="Author" w:date="2026-07-07T20:18:00Z" w:id="16504">
            <w:rPr>
              <w:rFonts w:ascii="Times New Roman"/>
              <w:color w:val="000000"/>
              <w:spacing w:val="1"/>
            </w:rPr>
          </w:rPrChange>
        </w:rPr>
        <w:t xml:space="preserve"> </w:t>
      </w:r>
      <w:r w:rsidRPr="0027638C">
        <w:rPr>
          <w:sz w:val="24"/>
          <w:rPrChange w16du:dateUtc="2026-07-07T18:18:00Z" w:author="Author" w:date="2026-07-07T20:18:00Z" w:id="16505">
            <w:rPr>
              <w:rFonts w:ascii="Times New Roman" w:hAnsi="Times New Roman"/>
              <w:color w:val="000000"/>
            </w:rPr>
          </w:rPrChange>
        </w:rPr>
        <w:t>do</w:t>
      </w:r>
      <w:del w16du:dateUtc="2026-07-07T18:18:00Z" w:author="Author" w:date="2026-07-07T20:18:00Z" w:id="16506">
        <w:r w:rsidR="00000000">
          <w:rPr>
            <w:color w:val="000000"/>
          </w:rPr>
          <w:cr/>
        </w:r>
      </w:del>
      <w:r w:rsidRPr="0027638C">
        <w:rPr>
          <w:sz w:val="24"/>
          <w:rPrChange w16du:dateUtc="2026-07-07T18:18:00Z" w:author="Author" w:date="2026-07-07T20:18:00Z" w:id="16507">
            <w:rPr>
              <w:rFonts w:ascii="Times New Roman"/>
              <w:color w:val="000000"/>
              <w:spacing w:val="665"/>
            </w:rPr>
          </w:rPrChange>
        </w:rPr>
        <w:t xml:space="preserve"> </w:t>
      </w:r>
      <w:r w:rsidRPr="0027638C">
        <w:rPr>
          <w:sz w:val="24"/>
          <w:rPrChange w16du:dateUtc="2026-07-07T18:18:00Z" w:author="Author" w:date="2026-07-07T20:18:00Z" w:id="16508">
            <w:rPr>
              <w:rFonts w:ascii="Times New Roman"/>
              <w:color w:val="000000"/>
            </w:rPr>
          </w:rPrChange>
        </w:rPr>
        <w:t>eiusmod</w:t>
      </w:r>
      <w:r w:rsidRPr="0027638C">
        <w:rPr>
          <w:sz w:val="24"/>
          <w:rPrChange w16du:dateUtc="2026-07-07T18:18:00Z" w:author="Author" w:date="2026-07-07T20:18:00Z" w:id="16509">
            <w:rPr>
              <w:rFonts w:ascii="Times New Roman"/>
              <w:color w:val="000000"/>
              <w:spacing w:val="44"/>
            </w:rPr>
          </w:rPrChange>
        </w:rPr>
        <w:t xml:space="preserve"> </w:t>
      </w:r>
      <w:r w:rsidRPr="0027638C">
        <w:rPr>
          <w:sz w:val="24"/>
          <w:rPrChange w16du:dateUtc="2026-07-07T18:18:00Z" w:author="Author" w:date="2026-07-07T20:18:00Z" w:id="16510">
            <w:rPr>
              <w:rFonts w:ascii="Times New Roman"/>
              <w:color w:val="000000"/>
            </w:rPr>
          </w:rPrChange>
        </w:rPr>
        <w:t>tempor</w:t>
      </w:r>
      <w:r w:rsidRPr="0027638C">
        <w:rPr>
          <w:sz w:val="24"/>
          <w:rPrChange w16du:dateUtc="2026-07-07T18:18:00Z" w:author="Author" w:date="2026-07-07T20:18:00Z" w:id="16511">
            <w:rPr>
              <w:rFonts w:ascii="Times New Roman"/>
              <w:color w:val="000000"/>
              <w:spacing w:val="44"/>
            </w:rPr>
          </w:rPrChange>
        </w:rPr>
        <w:t xml:space="preserve"> </w:t>
      </w:r>
      <w:r w:rsidRPr="0027638C">
        <w:rPr>
          <w:sz w:val="24"/>
          <w:rPrChange w16du:dateUtc="2026-07-07T18:18:00Z" w:author="Author" w:date="2026-07-07T20:18:00Z" w:id="16512">
            <w:rPr>
              <w:rFonts w:ascii="Times New Roman"/>
              <w:color w:val="000000"/>
            </w:rPr>
          </w:rPrChange>
        </w:rPr>
        <w:t>incididunt.</w:t>
      </w:r>
      <w:r w:rsidRPr="0027638C">
        <w:rPr>
          <w:sz w:val="24"/>
          <w:rPrChange w16du:dateUtc="2026-07-07T18:18:00Z" w:author="Author" w:date="2026-07-07T20:18:00Z" w:id="16513">
            <w:rPr>
              <w:rFonts w:ascii="Times New Roman"/>
              <w:color w:val="000000"/>
              <w:spacing w:val="45"/>
            </w:rPr>
          </w:rPrChange>
        </w:rPr>
        <w:t xml:space="preserve"> </w:t>
      </w:r>
      <w:r w:rsidRPr="0027638C">
        <w:rPr>
          <w:sz w:val="24"/>
          <w:rPrChange w16du:dateUtc="2026-07-07T18:18:00Z" w:author="Author" w:date="2026-07-07T20:18:00Z" w:id="16514">
            <w:rPr>
              <w:rFonts w:ascii="Times New Roman"/>
              <w:color w:val="000000"/>
            </w:rPr>
          </w:rPrChange>
        </w:rPr>
        <w:t>Ut</w:t>
      </w:r>
      <w:r w:rsidRPr="0027638C">
        <w:rPr>
          <w:sz w:val="24"/>
          <w:rPrChange w16du:dateUtc="2026-07-07T18:18:00Z" w:author="Author" w:date="2026-07-07T20:18:00Z" w:id="16515">
            <w:rPr>
              <w:rFonts w:ascii="Times New Roman"/>
              <w:color w:val="000000"/>
              <w:spacing w:val="45"/>
            </w:rPr>
          </w:rPrChange>
        </w:rPr>
        <w:t xml:space="preserve"> </w:t>
      </w:r>
      <w:r w:rsidRPr="0027638C">
        <w:rPr>
          <w:sz w:val="24"/>
          <w:rPrChange w16du:dateUtc="2026-07-07T18:18:00Z" w:author="Author" w:date="2026-07-07T20:18:00Z" w:id="16516">
            <w:rPr>
              <w:rFonts w:ascii="Times New Roman"/>
              <w:color w:val="000000"/>
            </w:rPr>
          </w:rPrChange>
        </w:rPr>
        <w:t>labore</w:t>
      </w:r>
      <w:r w:rsidRPr="0027638C">
        <w:rPr>
          <w:sz w:val="24"/>
          <w:rPrChange w16du:dateUtc="2026-07-07T18:18:00Z" w:author="Author" w:date="2026-07-07T20:18:00Z" w:id="16517">
            <w:rPr>
              <w:rFonts w:ascii="Times New Roman"/>
              <w:color w:val="000000"/>
              <w:spacing w:val="44"/>
            </w:rPr>
          </w:rPrChange>
        </w:rPr>
        <w:t xml:space="preserve"> </w:t>
      </w:r>
      <w:r w:rsidRPr="0027638C">
        <w:rPr>
          <w:sz w:val="24"/>
          <w:rPrChange w16du:dateUtc="2026-07-07T18:18:00Z" w:author="Author" w:date="2026-07-07T20:18:00Z" w:id="16518">
            <w:rPr>
              <w:rFonts w:ascii="Times New Roman"/>
              <w:color w:val="000000"/>
            </w:rPr>
          </w:rPrChange>
        </w:rPr>
        <w:t>et</w:t>
      </w:r>
      <w:r w:rsidRPr="0027638C">
        <w:rPr>
          <w:sz w:val="24"/>
          <w:rPrChange w16du:dateUtc="2026-07-07T18:18:00Z" w:author="Author" w:date="2026-07-07T20:18:00Z" w:id="16519">
            <w:rPr>
              <w:rFonts w:ascii="Times New Roman"/>
              <w:color w:val="000000"/>
              <w:spacing w:val="44"/>
            </w:rPr>
          </w:rPrChange>
        </w:rPr>
        <w:t xml:space="preserve"> </w:t>
      </w:r>
      <w:r w:rsidRPr="0027638C">
        <w:rPr>
          <w:sz w:val="24"/>
          <w:rPrChange w16du:dateUtc="2026-07-07T18:18:00Z" w:author="Author" w:date="2026-07-07T20:18:00Z" w:id="16520">
            <w:rPr>
              <w:rFonts w:ascii="Times New Roman"/>
              <w:color w:val="000000"/>
            </w:rPr>
          </w:rPrChange>
        </w:rPr>
        <w:t>dolore</w:t>
      </w:r>
      <w:r w:rsidRPr="0027638C">
        <w:rPr>
          <w:sz w:val="24"/>
          <w:rPrChange w16du:dateUtc="2026-07-07T18:18:00Z" w:author="Author" w:date="2026-07-07T20:18:00Z" w:id="16521">
            <w:rPr>
              <w:rFonts w:ascii="Times New Roman"/>
              <w:color w:val="000000"/>
              <w:spacing w:val="44"/>
            </w:rPr>
          </w:rPrChange>
        </w:rPr>
        <w:t xml:space="preserve"> </w:t>
      </w:r>
      <w:r w:rsidRPr="0027638C">
        <w:rPr>
          <w:sz w:val="24"/>
          <w:rPrChange w16du:dateUtc="2026-07-07T18:18:00Z" w:author="Author" w:date="2026-07-07T20:18:00Z" w:id="16522">
            <w:rPr>
              <w:rFonts w:ascii="Times New Roman"/>
              <w:color w:val="000000"/>
            </w:rPr>
          </w:rPrChange>
        </w:rPr>
        <w:t>magna</w:t>
      </w:r>
      <w:r w:rsidRPr="0027638C">
        <w:rPr>
          <w:sz w:val="24"/>
          <w:rPrChange w16du:dateUtc="2026-07-07T18:18:00Z" w:author="Author" w:date="2026-07-07T20:18:00Z" w:id="16523">
            <w:rPr>
              <w:rFonts w:ascii="Times New Roman"/>
              <w:color w:val="000000"/>
              <w:spacing w:val="44"/>
            </w:rPr>
          </w:rPrChange>
        </w:rPr>
        <w:t xml:space="preserve"> </w:t>
      </w:r>
      <w:r w:rsidRPr="0027638C">
        <w:rPr>
          <w:sz w:val="24"/>
          <w:rPrChange w16du:dateUtc="2026-07-07T18:18:00Z" w:author="Author" w:date="2026-07-07T20:18:00Z" w:id="16524">
            <w:rPr>
              <w:rFonts w:ascii="Times New Roman"/>
              <w:color w:val="000000"/>
            </w:rPr>
          </w:rPrChange>
        </w:rPr>
        <w:t>aliqua</w:t>
      </w:r>
      <w:r w:rsidRPr="0027638C">
        <w:rPr>
          <w:sz w:val="24"/>
          <w:rPrChange w16du:dateUtc="2026-07-07T18:18:00Z" w:author="Author" w:date="2026-07-07T20:18:00Z" w:id="16525">
            <w:rPr>
              <w:rFonts w:ascii="Times New Roman"/>
              <w:color w:val="000000"/>
              <w:spacing w:val="44"/>
            </w:rPr>
          </w:rPrChange>
        </w:rPr>
        <w:t xml:space="preserve"> </w:t>
      </w:r>
      <w:r w:rsidRPr="0027638C">
        <w:rPr>
          <w:sz w:val="24"/>
          <w:rPrChange w16du:dateUtc="2026-07-07T18:18:00Z" w:author="Author" w:date="2026-07-07T20:18:00Z" w:id="16526">
            <w:rPr>
              <w:rFonts w:ascii="Times New Roman"/>
              <w:color w:val="000000"/>
            </w:rPr>
          </w:rPrChange>
        </w:rPr>
        <w:t>lorem</w:t>
      </w:r>
      <w:r w:rsidRPr="0027638C">
        <w:rPr>
          <w:sz w:val="24"/>
          <w:rPrChange w16du:dateUtc="2026-07-07T18:18:00Z" w:author="Author" w:date="2026-07-07T20:18:00Z" w:id="16527">
            <w:rPr>
              <w:rFonts w:ascii="Times New Roman"/>
              <w:color w:val="000000"/>
              <w:spacing w:val="44"/>
            </w:rPr>
          </w:rPrChange>
        </w:rPr>
        <w:t xml:space="preserve"> </w:t>
      </w:r>
      <w:r w:rsidRPr="0027638C">
        <w:rPr>
          <w:sz w:val="24"/>
          <w:rPrChange w16du:dateUtc="2026-07-07T18:18:00Z" w:author="Author" w:date="2026-07-07T20:18:00Z" w:id="16528">
            <w:rPr>
              <w:rFonts w:ascii="Times New Roman"/>
              <w:color w:val="000000"/>
            </w:rPr>
          </w:rPrChange>
        </w:rPr>
        <w:t>ipsum</w:t>
      </w:r>
      <w:r w:rsidRPr="0027638C">
        <w:rPr>
          <w:sz w:val="24"/>
          <w:rPrChange w16du:dateUtc="2026-07-07T18:18:00Z" w:author="Author" w:date="2026-07-07T20:18:00Z" w:id="16529">
            <w:rPr>
              <w:rFonts w:ascii="Times New Roman"/>
              <w:color w:val="000000"/>
              <w:spacing w:val="44"/>
            </w:rPr>
          </w:rPrChange>
        </w:rPr>
        <w:t xml:space="preserve"> </w:t>
      </w:r>
      <w:r w:rsidRPr="0027638C">
        <w:rPr>
          <w:sz w:val="24"/>
          <w:rPrChange w16du:dateUtc="2026-07-07T18:18:00Z" w:author="Author" w:date="2026-07-07T20:18:00Z" w:id="16530">
            <w:rPr>
              <w:rFonts w:ascii="Times New Roman"/>
              <w:color w:val="000000"/>
            </w:rPr>
          </w:rPrChange>
        </w:rPr>
        <w:t>dolor</w:t>
      </w:r>
      <w:r w:rsidRPr="0027638C">
        <w:rPr>
          <w:sz w:val="24"/>
          <w:rPrChange w16du:dateUtc="2026-07-07T18:18:00Z" w:author="Author" w:date="2026-07-07T20:18:00Z" w:id="16531">
            <w:rPr>
              <w:rFonts w:ascii="Times New Roman"/>
              <w:color w:val="000000"/>
              <w:spacing w:val="44"/>
            </w:rPr>
          </w:rPrChange>
        </w:rPr>
        <w:t xml:space="preserve"> </w:t>
      </w:r>
      <w:r w:rsidRPr="0027638C">
        <w:rPr>
          <w:sz w:val="24"/>
          <w:rPrChange w16du:dateUtc="2026-07-07T18:18:00Z" w:author="Author" w:date="2026-07-07T20:18:00Z" w:id="16532">
            <w:rPr>
              <w:rFonts w:ascii="Times New Roman"/>
              <w:color w:val="000000"/>
            </w:rPr>
          </w:rPrChange>
        </w:rPr>
        <w:t>sit</w:t>
      </w:r>
      <w:r w:rsidRPr="0027638C">
        <w:rPr>
          <w:sz w:val="24"/>
          <w:rPrChange w16du:dateUtc="2026-07-07T18:18:00Z" w:author="Author" w:date="2026-07-07T20:18:00Z" w:id="16533">
            <w:rPr>
              <w:rFonts w:ascii="Times New Roman"/>
              <w:color w:val="000000"/>
              <w:spacing w:val="45"/>
            </w:rPr>
          </w:rPrChange>
        </w:rPr>
        <w:t xml:space="preserve"> </w:t>
      </w:r>
      <w:r w:rsidRPr="0027638C">
        <w:rPr>
          <w:sz w:val="24"/>
          <w:rPrChange w16du:dateUtc="2026-07-07T18:18:00Z" w:author="Author" w:date="2026-07-07T20:18:00Z" w:id="16534">
            <w:rPr>
              <w:rFonts w:ascii="Times New Roman" w:hAnsi="Times New Roman"/>
              <w:color w:val="000000"/>
            </w:rPr>
          </w:rPrChange>
        </w:rPr>
        <w:t>amet</w:t>
      </w:r>
      <w:del w16du:dateUtc="2026-07-07T18:18:00Z" w:author="Author" w:date="2026-07-07T20:18:00Z" w:id="16535">
        <w:r w:rsidR="00000000">
          <w:rPr>
            <w:color w:val="000000"/>
          </w:rPr>
          <w:cr/>
        </w:r>
      </w:del>
      <w:r w:rsidRPr="0027638C">
        <w:rPr>
          <w:sz w:val="24"/>
          <w:rPrChange w16du:dateUtc="2026-07-07T18:18:00Z" w:author="Author" w:date="2026-07-07T20:18:00Z" w:id="16536">
            <w:rPr>
              <w:rFonts w:ascii="Times New Roman"/>
              <w:color w:val="000000"/>
              <w:spacing w:val="665"/>
            </w:rPr>
          </w:rPrChange>
        </w:rPr>
        <w:t xml:space="preserve"> </w:t>
      </w:r>
      <w:r w:rsidRPr="0027638C">
        <w:rPr>
          <w:sz w:val="24"/>
          <w:rPrChange w16du:dateUtc="2026-07-07T18:18:00Z" w:author="Author" w:date="2026-07-07T20:18:00Z" w:id="16537">
            <w:rPr>
              <w:rFonts w:ascii="Times New Roman"/>
              <w:color w:val="000000"/>
            </w:rPr>
          </w:rPrChange>
        </w:rPr>
        <w:t>consectetur</w:t>
      </w:r>
      <w:r w:rsidRPr="0027638C">
        <w:rPr>
          <w:sz w:val="24"/>
          <w:rPrChange w16du:dateUtc="2026-07-07T18:18:00Z" w:author="Author" w:date="2026-07-07T20:18:00Z" w:id="16538">
            <w:rPr>
              <w:rFonts w:ascii="Times New Roman"/>
              <w:color w:val="000000"/>
              <w:spacing w:val="8"/>
            </w:rPr>
          </w:rPrChange>
        </w:rPr>
        <w:t xml:space="preserve"> </w:t>
      </w:r>
      <w:r w:rsidRPr="0027638C">
        <w:rPr>
          <w:sz w:val="24"/>
          <w:rPrChange w16du:dateUtc="2026-07-07T18:18:00Z" w:author="Author" w:date="2026-07-07T20:18:00Z" w:id="16539">
            <w:rPr>
              <w:rFonts w:ascii="Times New Roman"/>
              <w:color w:val="000000"/>
            </w:rPr>
          </w:rPrChange>
        </w:rPr>
        <w:t>adipiscing</w:t>
      </w:r>
      <w:r w:rsidRPr="0027638C">
        <w:rPr>
          <w:sz w:val="24"/>
          <w:rPrChange w16du:dateUtc="2026-07-07T18:18:00Z" w:author="Author" w:date="2026-07-07T20:18:00Z" w:id="16540">
            <w:rPr>
              <w:rFonts w:ascii="Times New Roman"/>
              <w:color w:val="000000"/>
              <w:spacing w:val="8"/>
            </w:rPr>
          </w:rPrChange>
        </w:rPr>
        <w:t xml:space="preserve"> </w:t>
      </w:r>
      <w:r w:rsidRPr="0027638C">
        <w:rPr>
          <w:sz w:val="24"/>
          <w:rPrChange w16du:dateUtc="2026-07-07T18:18:00Z" w:author="Author" w:date="2026-07-07T20:18:00Z" w:id="16541">
            <w:rPr>
              <w:rFonts w:ascii="Times New Roman"/>
              <w:color w:val="000000"/>
            </w:rPr>
          </w:rPrChange>
        </w:rPr>
        <w:t>elit</w:t>
      </w:r>
      <w:r w:rsidRPr="0027638C">
        <w:rPr>
          <w:sz w:val="24"/>
          <w:rPrChange w16du:dateUtc="2026-07-07T18:18:00Z" w:author="Author" w:date="2026-07-07T20:18:00Z" w:id="16542">
            <w:rPr>
              <w:rFonts w:ascii="Times New Roman"/>
              <w:color w:val="000000"/>
              <w:spacing w:val="8"/>
            </w:rPr>
          </w:rPrChange>
        </w:rPr>
        <w:t xml:space="preserve"> </w:t>
      </w:r>
      <w:r w:rsidRPr="0027638C">
        <w:rPr>
          <w:sz w:val="24"/>
          <w:rPrChange w16du:dateUtc="2026-07-07T18:18:00Z" w:author="Author" w:date="2026-07-07T20:18:00Z" w:id="16543">
            <w:rPr>
              <w:rFonts w:ascii="Times New Roman"/>
              <w:color w:val="000000"/>
            </w:rPr>
          </w:rPrChange>
        </w:rPr>
        <w:t>Sed</w:t>
      </w:r>
      <w:r w:rsidRPr="0027638C">
        <w:rPr>
          <w:sz w:val="24"/>
          <w:rPrChange w16du:dateUtc="2026-07-07T18:18:00Z" w:author="Author" w:date="2026-07-07T20:18:00Z" w:id="16544">
            <w:rPr>
              <w:rFonts w:ascii="Times New Roman"/>
              <w:color w:val="000000"/>
              <w:spacing w:val="8"/>
            </w:rPr>
          </w:rPrChange>
        </w:rPr>
        <w:t xml:space="preserve"> </w:t>
      </w:r>
      <w:r w:rsidRPr="0027638C">
        <w:rPr>
          <w:sz w:val="24"/>
          <w:rPrChange w16du:dateUtc="2026-07-07T18:18:00Z" w:author="Author" w:date="2026-07-07T20:18:00Z" w:id="16545">
            <w:rPr>
              <w:rFonts w:ascii="Times New Roman"/>
              <w:color w:val="000000"/>
            </w:rPr>
          </w:rPrChange>
        </w:rPr>
        <w:t>do</w:t>
      </w:r>
      <w:r w:rsidRPr="0027638C">
        <w:rPr>
          <w:sz w:val="24"/>
          <w:rPrChange w16du:dateUtc="2026-07-07T18:18:00Z" w:author="Author" w:date="2026-07-07T20:18:00Z" w:id="16546">
            <w:rPr>
              <w:rFonts w:ascii="Times New Roman"/>
              <w:color w:val="000000"/>
              <w:spacing w:val="8"/>
            </w:rPr>
          </w:rPrChange>
        </w:rPr>
        <w:t xml:space="preserve"> </w:t>
      </w:r>
      <w:r w:rsidRPr="0027638C">
        <w:rPr>
          <w:sz w:val="24"/>
          <w:rPrChange w16du:dateUtc="2026-07-07T18:18:00Z" w:author="Author" w:date="2026-07-07T20:18:00Z" w:id="16547">
            <w:rPr>
              <w:rFonts w:ascii="Times New Roman"/>
              <w:color w:val="000000"/>
            </w:rPr>
          </w:rPrChange>
        </w:rPr>
        <w:t>eiusmod</w:t>
      </w:r>
      <w:r w:rsidRPr="0027638C">
        <w:rPr>
          <w:sz w:val="24"/>
          <w:rPrChange w16du:dateUtc="2026-07-07T18:18:00Z" w:author="Author" w:date="2026-07-07T20:18:00Z" w:id="16548">
            <w:rPr>
              <w:rFonts w:ascii="Times New Roman"/>
              <w:color w:val="000000"/>
              <w:spacing w:val="8"/>
            </w:rPr>
          </w:rPrChange>
        </w:rPr>
        <w:t xml:space="preserve"> </w:t>
      </w:r>
      <w:r w:rsidRPr="0027638C">
        <w:rPr>
          <w:sz w:val="24"/>
          <w:rPrChange w16du:dateUtc="2026-07-07T18:18:00Z" w:author="Author" w:date="2026-07-07T20:18:00Z" w:id="16549">
            <w:rPr>
              <w:rFonts w:ascii="Times New Roman"/>
              <w:color w:val="000000"/>
            </w:rPr>
          </w:rPrChange>
        </w:rPr>
        <w:t>tempor</w:t>
      </w:r>
      <w:r w:rsidRPr="0027638C">
        <w:rPr>
          <w:sz w:val="24"/>
          <w:rPrChange w16du:dateUtc="2026-07-07T18:18:00Z" w:author="Author" w:date="2026-07-07T20:18:00Z" w:id="16550">
            <w:rPr>
              <w:rFonts w:ascii="Times New Roman"/>
              <w:color w:val="000000"/>
              <w:spacing w:val="8"/>
            </w:rPr>
          </w:rPrChange>
        </w:rPr>
        <w:t xml:space="preserve"> </w:t>
      </w:r>
      <w:r w:rsidRPr="0027638C">
        <w:rPr>
          <w:sz w:val="24"/>
          <w:rPrChange w16du:dateUtc="2026-07-07T18:18:00Z" w:author="Author" w:date="2026-07-07T20:18:00Z" w:id="16551">
            <w:rPr>
              <w:rFonts w:ascii="Times New Roman"/>
              <w:color w:val="000000"/>
            </w:rPr>
          </w:rPrChange>
        </w:rPr>
        <w:t>incididunt</w:t>
      </w:r>
      <w:r w:rsidRPr="0027638C">
        <w:rPr>
          <w:sz w:val="24"/>
          <w:rPrChange w16du:dateUtc="2026-07-07T18:18:00Z" w:author="Author" w:date="2026-07-07T20:18:00Z" w:id="16552">
            <w:rPr>
              <w:rFonts w:ascii="Times New Roman"/>
              <w:color w:val="000000"/>
              <w:spacing w:val="8"/>
            </w:rPr>
          </w:rPrChange>
        </w:rPr>
        <w:t xml:space="preserve"> </w:t>
      </w:r>
      <w:r w:rsidRPr="0027638C">
        <w:rPr>
          <w:sz w:val="24"/>
          <w:rPrChange w16du:dateUtc="2026-07-07T18:18:00Z" w:author="Author" w:date="2026-07-07T20:18:00Z" w:id="16553">
            <w:rPr>
              <w:rFonts w:ascii="Times New Roman"/>
              <w:color w:val="000000"/>
            </w:rPr>
          </w:rPrChange>
        </w:rPr>
        <w:t>ut</w:t>
      </w:r>
      <w:r w:rsidRPr="0027638C">
        <w:rPr>
          <w:sz w:val="24"/>
          <w:rPrChange w16du:dateUtc="2026-07-07T18:18:00Z" w:author="Author" w:date="2026-07-07T20:18:00Z" w:id="16554">
            <w:rPr>
              <w:rFonts w:ascii="Times New Roman"/>
              <w:color w:val="000000"/>
              <w:spacing w:val="8"/>
            </w:rPr>
          </w:rPrChange>
        </w:rPr>
        <w:t xml:space="preserve"> </w:t>
      </w:r>
      <w:r w:rsidRPr="0027638C">
        <w:rPr>
          <w:sz w:val="24"/>
          <w:rPrChange w16du:dateUtc="2026-07-07T18:18:00Z" w:author="Author" w:date="2026-07-07T20:18:00Z" w:id="16555">
            <w:rPr>
              <w:rFonts w:ascii="Times New Roman"/>
              <w:color w:val="000000"/>
            </w:rPr>
          </w:rPrChange>
        </w:rPr>
        <w:t>labore</w:t>
      </w:r>
      <w:r w:rsidRPr="0027638C">
        <w:rPr>
          <w:sz w:val="24"/>
          <w:rPrChange w16du:dateUtc="2026-07-07T18:18:00Z" w:author="Author" w:date="2026-07-07T20:18:00Z" w:id="16556">
            <w:rPr>
              <w:rFonts w:ascii="Times New Roman"/>
              <w:color w:val="000000"/>
              <w:spacing w:val="8"/>
            </w:rPr>
          </w:rPrChange>
        </w:rPr>
        <w:t xml:space="preserve"> </w:t>
      </w:r>
      <w:r w:rsidRPr="0027638C">
        <w:rPr>
          <w:sz w:val="24"/>
          <w:rPrChange w16du:dateUtc="2026-07-07T18:18:00Z" w:author="Author" w:date="2026-07-07T20:18:00Z" w:id="16557">
            <w:rPr>
              <w:rFonts w:ascii="Times New Roman"/>
              <w:color w:val="000000"/>
            </w:rPr>
          </w:rPrChange>
        </w:rPr>
        <w:t>Et.</w:t>
      </w:r>
      <w:r w:rsidRPr="0027638C">
        <w:rPr>
          <w:sz w:val="24"/>
          <w:rPrChange w16du:dateUtc="2026-07-07T18:18:00Z" w:author="Author" w:date="2026-07-07T20:18:00Z" w:id="16558">
            <w:rPr>
              <w:rFonts w:ascii="Times New Roman"/>
              <w:color w:val="000000"/>
              <w:spacing w:val="8"/>
            </w:rPr>
          </w:rPrChange>
        </w:rPr>
        <w:t xml:space="preserve"> </w:t>
      </w:r>
      <w:r w:rsidRPr="0027638C">
        <w:rPr>
          <w:sz w:val="24"/>
          <w:rPrChange w16du:dateUtc="2026-07-07T18:18:00Z" w:author="Author" w:date="2026-07-07T20:18:00Z" w:id="16559">
            <w:rPr>
              <w:rFonts w:ascii="Times New Roman"/>
              <w:color w:val="000000"/>
            </w:rPr>
          </w:rPrChange>
        </w:rPr>
        <w:t>Dolore</w:t>
      </w:r>
      <w:r w:rsidRPr="0027638C">
        <w:rPr>
          <w:sz w:val="24"/>
          <w:rPrChange w16du:dateUtc="2026-07-07T18:18:00Z" w:author="Author" w:date="2026-07-07T20:18:00Z" w:id="16560">
            <w:rPr>
              <w:rFonts w:ascii="Times New Roman"/>
              <w:color w:val="000000"/>
              <w:spacing w:val="8"/>
            </w:rPr>
          </w:rPrChange>
        </w:rPr>
        <w:t xml:space="preserve"> </w:t>
      </w:r>
      <w:r w:rsidRPr="0027638C">
        <w:rPr>
          <w:sz w:val="24"/>
          <w:rPrChange w16du:dateUtc="2026-07-07T18:18:00Z" w:author="Author" w:date="2026-07-07T20:18:00Z" w:id="16561">
            <w:rPr>
              <w:rFonts w:ascii="Times New Roman"/>
              <w:color w:val="000000"/>
            </w:rPr>
          </w:rPrChange>
        </w:rPr>
        <w:t>Magna</w:t>
      </w:r>
      <w:r w:rsidRPr="0027638C">
        <w:rPr>
          <w:sz w:val="24"/>
          <w:rPrChange w16du:dateUtc="2026-07-07T18:18:00Z" w:author="Author" w:date="2026-07-07T20:18:00Z" w:id="16562">
            <w:rPr>
              <w:rFonts w:ascii="Times New Roman"/>
              <w:color w:val="000000"/>
              <w:spacing w:val="8"/>
            </w:rPr>
          </w:rPrChange>
        </w:rPr>
        <w:t xml:space="preserve"> </w:t>
      </w:r>
      <w:r w:rsidRPr="0027638C">
        <w:rPr>
          <w:sz w:val="24"/>
          <w:rPrChange w16du:dateUtc="2026-07-07T18:18:00Z" w:author="Author" w:date="2026-07-07T20:18:00Z" w:id="16563">
            <w:rPr>
              <w:rFonts w:ascii="Times New Roman"/>
              <w:color w:val="000000"/>
            </w:rPr>
          </w:rPrChange>
        </w:rPr>
        <w:t>aliqua</w:t>
      </w:r>
      <w:r w:rsidRPr="0027638C">
        <w:rPr>
          <w:sz w:val="24"/>
          <w:rPrChange w16du:dateUtc="2026-07-07T18:18:00Z" w:author="Author" w:date="2026-07-07T20:18:00Z" w:id="16564">
            <w:rPr>
              <w:rFonts w:ascii="Times New Roman"/>
              <w:color w:val="000000"/>
              <w:spacing w:val="8"/>
            </w:rPr>
          </w:rPrChange>
        </w:rPr>
        <w:t xml:space="preserve"> </w:t>
      </w:r>
      <w:r w:rsidRPr="0027638C">
        <w:rPr>
          <w:sz w:val="24"/>
          <w:rPrChange w16du:dateUtc="2026-07-07T18:18:00Z" w:author="Author" w:date="2026-07-07T20:18:00Z" w:id="16565">
            <w:rPr>
              <w:rFonts w:ascii="Times New Roman" w:hAnsi="Times New Roman"/>
              <w:color w:val="000000"/>
            </w:rPr>
          </w:rPrChange>
        </w:rPr>
        <w:t>lorem</w:t>
      </w:r>
      <w:del w16du:dateUtc="2026-07-07T18:18:00Z" w:author="Author" w:date="2026-07-07T20:18:00Z" w:id="16566">
        <w:r w:rsidR="00000000">
          <w:rPr>
            <w:color w:val="000000"/>
          </w:rPr>
          <w:cr/>
        </w:r>
      </w:del>
      <w:r w:rsidRPr="0027638C">
        <w:rPr>
          <w:sz w:val="24"/>
          <w:rPrChange w16du:dateUtc="2026-07-07T18:18:00Z" w:author="Author" w:date="2026-07-07T20:18:00Z" w:id="16567">
            <w:rPr>
              <w:rFonts w:ascii="Times New Roman"/>
              <w:color w:val="000000"/>
              <w:spacing w:val="665"/>
            </w:rPr>
          </w:rPrChange>
        </w:rPr>
        <w:t xml:space="preserve"> </w:t>
      </w:r>
      <w:r w:rsidRPr="0027638C">
        <w:rPr>
          <w:sz w:val="24"/>
          <w:rPrChange w16du:dateUtc="2026-07-07T18:18:00Z" w:author="Author" w:date="2026-07-07T20:18:00Z" w:id="16568">
            <w:rPr>
              <w:rFonts w:ascii="Times New Roman"/>
              <w:color w:val="000000"/>
            </w:rPr>
          </w:rPrChange>
        </w:rPr>
        <w:t>ipsum</w:t>
      </w:r>
      <w:r w:rsidRPr="0027638C">
        <w:rPr>
          <w:sz w:val="24"/>
          <w:rPrChange w16du:dateUtc="2026-07-07T18:18:00Z" w:author="Author" w:date="2026-07-07T20:18:00Z" w:id="16569">
            <w:rPr>
              <w:rFonts w:ascii="Times New Roman"/>
              <w:color w:val="000000"/>
              <w:spacing w:val="16"/>
            </w:rPr>
          </w:rPrChange>
        </w:rPr>
        <w:t xml:space="preserve"> </w:t>
      </w:r>
      <w:r w:rsidRPr="0027638C">
        <w:rPr>
          <w:sz w:val="24"/>
          <w:rPrChange w16du:dateUtc="2026-07-07T18:18:00Z" w:author="Author" w:date="2026-07-07T20:18:00Z" w:id="16570">
            <w:rPr>
              <w:rFonts w:ascii="Times New Roman"/>
              <w:color w:val="000000"/>
            </w:rPr>
          </w:rPrChange>
        </w:rPr>
        <w:t>dolor</w:t>
      </w:r>
      <w:r w:rsidRPr="0027638C">
        <w:rPr>
          <w:sz w:val="24"/>
          <w:rPrChange w16du:dateUtc="2026-07-07T18:18:00Z" w:author="Author" w:date="2026-07-07T20:18:00Z" w:id="16571">
            <w:rPr>
              <w:rFonts w:ascii="Times New Roman"/>
              <w:color w:val="000000"/>
              <w:spacing w:val="16"/>
            </w:rPr>
          </w:rPrChange>
        </w:rPr>
        <w:t xml:space="preserve"> </w:t>
      </w:r>
      <w:r w:rsidRPr="0027638C">
        <w:rPr>
          <w:sz w:val="24"/>
          <w:rPrChange w16du:dateUtc="2026-07-07T18:18:00Z" w:author="Author" w:date="2026-07-07T20:18:00Z" w:id="16572">
            <w:rPr>
              <w:rFonts w:ascii="Times New Roman"/>
              <w:color w:val="000000"/>
            </w:rPr>
          </w:rPrChange>
        </w:rPr>
        <w:t>sit</w:t>
      </w:r>
      <w:r w:rsidRPr="0027638C">
        <w:rPr>
          <w:sz w:val="24"/>
          <w:rPrChange w16du:dateUtc="2026-07-07T18:18:00Z" w:author="Author" w:date="2026-07-07T20:18:00Z" w:id="16573">
            <w:rPr>
              <w:rFonts w:ascii="Times New Roman"/>
              <w:color w:val="000000"/>
              <w:spacing w:val="16"/>
            </w:rPr>
          </w:rPrChange>
        </w:rPr>
        <w:t xml:space="preserve"> </w:t>
      </w:r>
      <w:r w:rsidRPr="0027638C">
        <w:rPr>
          <w:sz w:val="24"/>
          <w:rPrChange w16du:dateUtc="2026-07-07T18:18:00Z" w:author="Author" w:date="2026-07-07T20:18:00Z" w:id="16574">
            <w:rPr>
              <w:rFonts w:ascii="Times New Roman"/>
              <w:color w:val="000000"/>
            </w:rPr>
          </w:rPrChange>
        </w:rPr>
        <w:t>amet</w:t>
      </w:r>
      <w:r w:rsidRPr="0027638C">
        <w:rPr>
          <w:sz w:val="24"/>
          <w:rPrChange w16du:dateUtc="2026-07-07T18:18:00Z" w:author="Author" w:date="2026-07-07T20:18:00Z" w:id="16575">
            <w:rPr>
              <w:rFonts w:ascii="Times New Roman"/>
              <w:color w:val="000000"/>
              <w:spacing w:val="16"/>
            </w:rPr>
          </w:rPrChange>
        </w:rPr>
        <w:t xml:space="preserve"> </w:t>
      </w:r>
      <w:r w:rsidRPr="0027638C">
        <w:rPr>
          <w:sz w:val="24"/>
          <w:rPrChange w16du:dateUtc="2026-07-07T18:18:00Z" w:author="Author" w:date="2026-07-07T20:18:00Z" w:id="16576">
            <w:rPr>
              <w:rFonts w:ascii="Times New Roman"/>
              <w:color w:val="000000"/>
            </w:rPr>
          </w:rPrChange>
        </w:rPr>
        <w:t>consectetur</w:t>
      </w:r>
      <w:r w:rsidRPr="0027638C">
        <w:rPr>
          <w:sz w:val="24"/>
          <w:rPrChange w16du:dateUtc="2026-07-07T18:18:00Z" w:author="Author" w:date="2026-07-07T20:18:00Z" w:id="16577">
            <w:rPr>
              <w:rFonts w:ascii="Times New Roman"/>
              <w:color w:val="000000"/>
              <w:spacing w:val="16"/>
            </w:rPr>
          </w:rPrChange>
        </w:rPr>
        <w:t xml:space="preserve"> </w:t>
      </w:r>
      <w:r w:rsidRPr="0027638C">
        <w:rPr>
          <w:sz w:val="24"/>
          <w:rPrChange w16du:dateUtc="2026-07-07T18:18:00Z" w:author="Author" w:date="2026-07-07T20:18:00Z" w:id="16578">
            <w:rPr>
              <w:rFonts w:ascii="Times New Roman"/>
              <w:color w:val="000000"/>
            </w:rPr>
          </w:rPrChange>
        </w:rPr>
        <w:t>adipiscing</w:t>
      </w:r>
      <w:r w:rsidRPr="0027638C">
        <w:rPr>
          <w:sz w:val="24"/>
          <w:rPrChange w16du:dateUtc="2026-07-07T18:18:00Z" w:author="Author" w:date="2026-07-07T20:18:00Z" w:id="16579">
            <w:rPr>
              <w:rFonts w:ascii="Times New Roman"/>
              <w:color w:val="000000"/>
              <w:spacing w:val="16"/>
            </w:rPr>
          </w:rPrChange>
        </w:rPr>
        <w:t xml:space="preserve"> </w:t>
      </w:r>
      <w:r w:rsidRPr="0027638C">
        <w:rPr>
          <w:sz w:val="24"/>
          <w:rPrChange w16du:dateUtc="2026-07-07T18:18:00Z" w:author="Author" w:date="2026-07-07T20:18:00Z" w:id="16580">
            <w:rPr>
              <w:rFonts w:ascii="Times New Roman"/>
              <w:color w:val="000000"/>
            </w:rPr>
          </w:rPrChange>
        </w:rPr>
        <w:t>elit</w:t>
      </w:r>
      <w:r w:rsidRPr="0027638C">
        <w:rPr>
          <w:sz w:val="24"/>
          <w:rPrChange w16du:dateUtc="2026-07-07T18:18:00Z" w:author="Author" w:date="2026-07-07T20:18:00Z" w:id="16581">
            <w:rPr>
              <w:rFonts w:ascii="Times New Roman"/>
              <w:color w:val="000000"/>
              <w:spacing w:val="16"/>
            </w:rPr>
          </w:rPrChange>
        </w:rPr>
        <w:t xml:space="preserve"> </w:t>
      </w:r>
      <w:r w:rsidRPr="0027638C">
        <w:rPr>
          <w:sz w:val="24"/>
          <w:rPrChange w16du:dateUtc="2026-07-07T18:18:00Z" w:author="Author" w:date="2026-07-07T20:18:00Z" w:id="16582">
            <w:rPr>
              <w:rFonts w:ascii="Times New Roman"/>
              <w:color w:val="000000"/>
            </w:rPr>
          </w:rPrChange>
        </w:rPr>
        <w:t>sed</w:t>
      </w:r>
      <w:r w:rsidRPr="0027638C">
        <w:rPr>
          <w:sz w:val="24"/>
          <w:rPrChange w16du:dateUtc="2026-07-07T18:18:00Z" w:author="Author" w:date="2026-07-07T20:18:00Z" w:id="16583">
            <w:rPr>
              <w:rFonts w:ascii="Times New Roman"/>
              <w:color w:val="000000"/>
              <w:spacing w:val="16"/>
            </w:rPr>
          </w:rPrChange>
        </w:rPr>
        <w:t xml:space="preserve"> </w:t>
      </w:r>
      <w:r w:rsidRPr="0027638C">
        <w:rPr>
          <w:sz w:val="24"/>
          <w:rPrChange w16du:dateUtc="2026-07-07T18:18:00Z" w:author="Author" w:date="2026-07-07T20:18:00Z" w:id="16584">
            <w:rPr>
              <w:rFonts w:ascii="Times New Roman"/>
              <w:color w:val="000000"/>
            </w:rPr>
          </w:rPrChange>
        </w:rPr>
        <w:t>do</w:t>
      </w:r>
      <w:r w:rsidRPr="0027638C">
        <w:rPr>
          <w:sz w:val="24"/>
          <w:rPrChange w16du:dateUtc="2026-07-07T18:18:00Z" w:author="Author" w:date="2026-07-07T20:18:00Z" w:id="16585">
            <w:rPr>
              <w:rFonts w:ascii="Times New Roman"/>
              <w:color w:val="000000"/>
              <w:spacing w:val="19"/>
            </w:rPr>
          </w:rPrChange>
        </w:rPr>
        <w:t xml:space="preserve"> </w:t>
      </w:r>
      <w:r w:rsidRPr="0027638C">
        <w:rPr>
          <w:sz w:val="24"/>
          <w:rPrChange w16du:dateUtc="2026-07-07T18:18:00Z" w:author="Author" w:date="2026-07-07T20:18:00Z" w:id="16586">
            <w:rPr>
              <w:rFonts w:ascii="Times New Roman"/>
              <w:color w:val="000000"/>
            </w:rPr>
          </w:rPrChange>
        </w:rPr>
        <w:t>eiusmod</w:t>
      </w:r>
      <w:r w:rsidRPr="0027638C">
        <w:rPr>
          <w:sz w:val="24"/>
          <w:rPrChange w16du:dateUtc="2026-07-07T18:18:00Z" w:author="Author" w:date="2026-07-07T20:18:00Z" w:id="16587">
            <w:rPr>
              <w:rFonts w:ascii="Times New Roman"/>
              <w:color w:val="000000"/>
              <w:spacing w:val="16"/>
            </w:rPr>
          </w:rPrChange>
        </w:rPr>
        <w:t xml:space="preserve"> </w:t>
      </w:r>
      <w:r w:rsidRPr="0027638C">
        <w:rPr>
          <w:sz w:val="24"/>
          <w:rPrChange w16du:dateUtc="2026-07-07T18:18:00Z" w:author="Author" w:date="2026-07-07T20:18:00Z" w:id="16588">
            <w:rPr>
              <w:rFonts w:ascii="Times New Roman"/>
              <w:color w:val="000000"/>
            </w:rPr>
          </w:rPrChange>
        </w:rPr>
        <w:t>tempor</w:t>
      </w:r>
      <w:r w:rsidRPr="0027638C">
        <w:rPr>
          <w:sz w:val="24"/>
          <w:rPrChange w16du:dateUtc="2026-07-07T18:18:00Z" w:author="Author" w:date="2026-07-07T20:18:00Z" w:id="16589">
            <w:rPr>
              <w:rFonts w:ascii="Times New Roman"/>
              <w:color w:val="000000"/>
              <w:spacing w:val="16"/>
            </w:rPr>
          </w:rPrChange>
        </w:rPr>
        <w:t xml:space="preserve"> </w:t>
      </w:r>
      <w:r w:rsidRPr="0027638C">
        <w:rPr>
          <w:sz w:val="24"/>
          <w:rPrChange w16du:dateUtc="2026-07-07T18:18:00Z" w:author="Author" w:date="2026-07-07T20:18:00Z" w:id="16590">
            <w:rPr>
              <w:rFonts w:ascii="Times New Roman"/>
              <w:color w:val="000000"/>
            </w:rPr>
          </w:rPrChange>
        </w:rPr>
        <w:t>Incididunt</w:t>
      </w:r>
      <w:r w:rsidRPr="0027638C">
        <w:rPr>
          <w:sz w:val="24"/>
          <w:rPrChange w16du:dateUtc="2026-07-07T18:18:00Z" w:author="Author" w:date="2026-07-07T20:18:00Z" w:id="16591">
            <w:rPr>
              <w:rFonts w:ascii="Times New Roman"/>
              <w:color w:val="000000"/>
              <w:spacing w:val="17"/>
            </w:rPr>
          </w:rPrChange>
        </w:rPr>
        <w:t xml:space="preserve"> </w:t>
      </w:r>
      <w:r w:rsidRPr="0027638C">
        <w:rPr>
          <w:sz w:val="24"/>
          <w:rPrChange w16du:dateUtc="2026-07-07T18:18:00Z" w:author="Author" w:date="2026-07-07T20:18:00Z" w:id="16592">
            <w:rPr>
              <w:rFonts w:ascii="Times New Roman"/>
              <w:color w:val="000000"/>
            </w:rPr>
          </w:rPrChange>
        </w:rPr>
        <w:t>ut</w:t>
      </w:r>
      <w:r w:rsidRPr="0027638C">
        <w:rPr>
          <w:sz w:val="24"/>
          <w:rPrChange w16du:dateUtc="2026-07-07T18:18:00Z" w:author="Author" w:date="2026-07-07T20:18:00Z" w:id="16593">
            <w:rPr>
              <w:rFonts w:ascii="Times New Roman"/>
              <w:color w:val="000000"/>
              <w:spacing w:val="16"/>
            </w:rPr>
          </w:rPrChange>
        </w:rPr>
        <w:t xml:space="preserve"> </w:t>
      </w:r>
      <w:r w:rsidRPr="0027638C">
        <w:rPr>
          <w:sz w:val="24"/>
          <w:rPrChange w16du:dateUtc="2026-07-07T18:18:00Z" w:author="Author" w:date="2026-07-07T20:18:00Z" w:id="16594">
            <w:rPr>
              <w:rFonts w:ascii="Times New Roman"/>
              <w:color w:val="000000"/>
            </w:rPr>
          </w:rPrChange>
        </w:rPr>
        <w:t>labore</w:t>
      </w:r>
      <w:r w:rsidRPr="0027638C">
        <w:rPr>
          <w:sz w:val="24"/>
          <w:rPrChange w16du:dateUtc="2026-07-07T18:18:00Z" w:author="Author" w:date="2026-07-07T20:18:00Z" w:id="16595">
            <w:rPr>
              <w:rFonts w:ascii="Times New Roman"/>
              <w:color w:val="000000"/>
              <w:spacing w:val="16"/>
            </w:rPr>
          </w:rPrChange>
        </w:rPr>
        <w:t xml:space="preserve"> </w:t>
      </w:r>
      <w:r w:rsidRPr="0027638C">
        <w:rPr>
          <w:sz w:val="24"/>
          <w:rPrChange w16du:dateUtc="2026-07-07T18:18:00Z" w:author="Author" w:date="2026-07-07T20:18:00Z" w:id="16596">
            <w:rPr>
              <w:rFonts w:ascii="Times New Roman" w:hAnsi="Times New Roman"/>
              <w:color w:val="000000"/>
            </w:rPr>
          </w:rPrChange>
        </w:rPr>
        <w:t>et</w:t>
      </w:r>
      <w:del w16du:dateUtc="2026-07-07T18:18:00Z" w:author="Author" w:date="2026-07-07T20:18:00Z" w:id="16597">
        <w:r w:rsidR="00000000">
          <w:rPr>
            <w:color w:val="000000"/>
          </w:rPr>
          <w:cr/>
        </w:r>
      </w:del>
      <w:r w:rsidRPr="0027638C">
        <w:rPr>
          <w:sz w:val="24"/>
          <w:rPrChange w16du:dateUtc="2026-07-07T18:18:00Z" w:author="Author" w:date="2026-07-07T20:18:00Z" w:id="16598">
            <w:rPr>
              <w:rFonts w:ascii="Times New Roman"/>
              <w:color w:val="000000"/>
              <w:spacing w:val="665"/>
            </w:rPr>
          </w:rPrChange>
        </w:rPr>
        <w:t xml:space="preserve"> </w:t>
      </w:r>
      <w:r w:rsidRPr="0027638C">
        <w:rPr>
          <w:sz w:val="24"/>
          <w:rPrChange w16du:dateUtc="2026-07-07T18:18:00Z" w:author="Author" w:date="2026-07-07T20:18:00Z" w:id="16599">
            <w:rPr>
              <w:rFonts w:ascii="Times New Roman"/>
              <w:color w:val="000000"/>
            </w:rPr>
          </w:rPrChange>
        </w:rPr>
        <w:t>dolore magna aliqua Lorem.</w:t>
      </w:r>
    </w:p>
    <w:p w14:paraId="584D9203" w14:textId="77777777" w:rsidR="009609E8" w:rsidRDefault="00000000" w:rsidRPr="0027638C">
      <w:pPr>
        <w:pStyle w:val="ListParagraph"/>
        <w:numPr>
          <w:ilvl w:val="1"/>
          <w:numId w:val="5"/>
        </w:numPr>
        <w:tabs>
          <w:tab w:pos="1438" w:val="left"/>
          <w:tab w:pos="1440" w:val="left"/>
        </w:tabs>
        <w:spacing w:before="239"/>
        <w:ind w:right="355"/>
        <w:rPr>
          <w:sz w:val="24"/>
          <w:rPrChange w16du:dateUtc="2026-07-07T18:18:00Z" w:author="Author" w:date="2026-07-07T20:18:00Z" w:id="16600">
            <w:rPr>
              <w:rFonts w:ascii="Times New Roman"/>
              <w:color w:val="000000"/>
            </w:rPr>
          </w:rPrChange>
        </w:rPr>
        <w:pPrChange w16du:dateUtc="2026-07-07T18:18:00Z" w:author="Author" w:date="2026-07-07T20:18:00Z" w:id="16601">
          <w:pPr>
            <w:spacing w:after="0" w:before="236" w:line="253" w:lineRule="exact"/>
            <w:ind w:left="720"/>
            <w:jc w:val="left"/>
          </w:pPr>
        </w:pPrChange>
      </w:pPr>
      <w:bookmarkStart w:id="16602" w:name="_Ref215486606"/>
      <w:del w16du:dateUtc="2026-07-07T18:18:00Z" w:author="Author" w:date="2026-07-07T20:18:00Z" w:id="16603">
        <w:r>
          <w:rPr>
            <w:color w:val="000000"/>
          </w:rPr>
          <w:delText>(b)</w:delText>
        </w:r>
        <w:r>
          <w:rPr>
            <w:color w:val="000000"/>
            <w:spacing w:val="409"/>
          </w:rPr>
          <w:delText xml:space="preserve"> </w:delText>
        </w:r>
      </w:del>
      <w:r w:rsidR="00A96A35" w:rsidRPr="0027638C">
        <w:rPr>
          <w:spacing w:val="-2"/>
          <w:sz w:val="24"/>
          <w:u w:val="single"/>
          <w:rPrChange w16du:dateUtc="2026-07-07T18:18:00Z" w:author="Author" w:date="2026-07-07T20:18:00Z" w:id="16604">
            <w:rPr>
              <w:rFonts w:ascii="Times New Roman"/>
              <w:color w:val="000000"/>
              <w:u w:val="single"/>
            </w:rPr>
          </w:rPrChange>
        </w:rPr>
        <w:t>Ipsum</w:t>
      </w:r>
      <w:r w:rsidR="00A96A35" w:rsidRPr="0027638C">
        <w:rPr>
          <w:spacing w:val="-2"/>
          <w:sz w:val="24"/>
          <w:rPrChange w16du:dateUtc="2026-07-07T18:18:00Z" w:author="Author" w:date="2026-07-07T20:18:00Z" w:id="16605">
            <w:rPr>
              <w:rFonts w:ascii="Times New Roman"/>
              <w:color w:val="000000"/>
            </w:rPr>
          </w:rPrChange>
        </w:rPr>
        <w:t>.</w:t>
      </w:r>
      <w:r w:rsidR="00A96A35" w:rsidRPr="0027638C">
        <w:rPr>
          <w:spacing w:val="-5"/>
          <w:sz w:val="24"/>
          <w:rPrChange w16du:dateUtc="2026-07-07T18:18:00Z" w:author="Author" w:date="2026-07-07T20:18:00Z" w:id="16606">
            <w:rPr>
              <w:rFonts w:ascii="Times New Roman"/>
              <w:color w:val="000000"/>
              <w:spacing w:val="-13"/>
            </w:rPr>
          </w:rPrChange>
        </w:rPr>
        <w:t xml:space="preserve"> </w:t>
      </w:r>
      <w:r w:rsidR="00A96A35" w:rsidRPr="0027638C">
        <w:rPr>
          <w:spacing w:val="-2"/>
          <w:sz w:val="24"/>
          <w:rPrChange w16du:dateUtc="2026-07-07T18:18:00Z" w:author="Author" w:date="2026-07-07T20:18:00Z" w:id="16607">
            <w:rPr>
              <w:rFonts w:ascii="Times New Roman"/>
              <w:color w:val="000000"/>
            </w:rPr>
          </w:rPrChange>
        </w:rPr>
        <w:t>Dolor</w:t>
      </w:r>
      <w:r w:rsidR="00A96A35" w:rsidRPr="0027638C">
        <w:rPr>
          <w:spacing w:val="-5"/>
          <w:sz w:val="24"/>
          <w:rPrChange w16du:dateUtc="2026-07-07T18:18:00Z" w:author="Author" w:date="2026-07-07T20:18:00Z" w:id="16608">
            <w:rPr>
              <w:rFonts w:ascii="Times New Roman"/>
              <w:color w:val="000000"/>
              <w:spacing w:val="-13"/>
            </w:rPr>
          </w:rPrChange>
        </w:rPr>
        <w:t xml:space="preserve"> </w:t>
      </w:r>
      <w:r w:rsidR="00A96A35" w:rsidRPr="0027638C">
        <w:rPr>
          <w:spacing w:val="-2"/>
          <w:sz w:val="24"/>
          <w:rPrChange w16du:dateUtc="2026-07-07T18:18:00Z" w:author="Author" w:date="2026-07-07T20:18:00Z" w:id="16609">
            <w:rPr>
              <w:rFonts w:ascii="Times New Roman"/>
              <w:color w:val="000000"/>
            </w:rPr>
          </w:rPrChange>
        </w:rPr>
        <w:t>Sit</w:t>
      </w:r>
      <w:r w:rsidR="00A96A35" w:rsidRPr="0027638C">
        <w:rPr>
          <w:spacing w:val="-5"/>
          <w:sz w:val="24"/>
          <w:rPrChange w16du:dateUtc="2026-07-07T18:18:00Z" w:author="Author" w:date="2026-07-07T20:18:00Z" w:id="16610">
            <w:rPr>
              <w:rFonts w:ascii="Times New Roman"/>
              <w:color w:val="000000"/>
              <w:spacing w:val="-14"/>
            </w:rPr>
          </w:rPrChange>
        </w:rPr>
        <w:t xml:space="preserve"> </w:t>
      </w:r>
      <w:r w:rsidR="00A96A35" w:rsidRPr="0027638C">
        <w:rPr>
          <w:spacing w:val="-2"/>
          <w:sz w:val="24"/>
          <w:rPrChange w16du:dateUtc="2026-07-07T18:18:00Z" w:author="Author" w:date="2026-07-07T20:18:00Z" w:id="16611">
            <w:rPr>
              <w:rFonts w:ascii="Times New Roman"/>
              <w:color w:val="000000"/>
            </w:rPr>
          </w:rPrChange>
        </w:rPr>
        <w:t>amet</w:t>
      </w:r>
      <w:r w:rsidR="00A96A35" w:rsidRPr="0027638C">
        <w:rPr>
          <w:spacing w:val="-5"/>
          <w:sz w:val="24"/>
          <w:rPrChange w16du:dateUtc="2026-07-07T18:18:00Z" w:author="Author" w:date="2026-07-07T20:18:00Z" w:id="16612">
            <w:rPr>
              <w:rFonts w:ascii="Times New Roman"/>
              <w:color w:val="000000"/>
              <w:spacing w:val="-13"/>
            </w:rPr>
          </w:rPrChange>
        </w:rPr>
        <w:t xml:space="preserve"> </w:t>
      </w:r>
      <w:r w:rsidR="00A96A35" w:rsidRPr="0027638C">
        <w:rPr>
          <w:spacing w:val="-2"/>
          <w:sz w:val="24"/>
          <w:rPrChange w16du:dateUtc="2026-07-07T18:18:00Z" w:author="Author" w:date="2026-07-07T20:18:00Z" w:id="16613">
            <w:rPr>
              <w:rFonts w:ascii="Times New Roman"/>
              <w:color w:val="000000"/>
            </w:rPr>
          </w:rPrChange>
        </w:rPr>
        <w:t>consectetur</w:t>
      </w:r>
      <w:r w:rsidR="00A96A35" w:rsidRPr="0027638C">
        <w:rPr>
          <w:spacing w:val="-5"/>
          <w:sz w:val="24"/>
          <w:rPrChange w16du:dateUtc="2026-07-07T18:18:00Z" w:author="Author" w:date="2026-07-07T20:18:00Z" w:id="16614">
            <w:rPr>
              <w:rFonts w:ascii="Times New Roman"/>
              <w:color w:val="000000"/>
              <w:spacing w:val="-14"/>
            </w:rPr>
          </w:rPrChange>
        </w:rPr>
        <w:t xml:space="preserve"> </w:t>
      </w:r>
      <w:r w:rsidR="00A96A35" w:rsidRPr="0027638C">
        <w:rPr>
          <w:spacing w:val="-2"/>
          <w:sz w:val="24"/>
          <w:rPrChange w16du:dateUtc="2026-07-07T18:18:00Z" w:author="Author" w:date="2026-07-07T20:18:00Z" w:id="16615">
            <w:rPr>
              <w:rFonts w:ascii="Times New Roman"/>
              <w:color w:val="000000"/>
            </w:rPr>
          </w:rPrChange>
        </w:rPr>
        <w:t>adipiscing</w:t>
      </w:r>
      <w:r w:rsidR="00A96A35" w:rsidRPr="0027638C">
        <w:rPr>
          <w:spacing w:val="-5"/>
          <w:sz w:val="24"/>
          <w:rPrChange w16du:dateUtc="2026-07-07T18:18:00Z" w:author="Author" w:date="2026-07-07T20:18:00Z" w:id="16616">
            <w:rPr>
              <w:rFonts w:ascii="Times New Roman"/>
              <w:color w:val="000000"/>
              <w:spacing w:val="-13"/>
            </w:rPr>
          </w:rPrChange>
        </w:rPr>
        <w:t xml:space="preserve"> </w:t>
      </w:r>
      <w:r w:rsidR="00A96A35" w:rsidRPr="0027638C">
        <w:rPr>
          <w:spacing w:val="-2"/>
          <w:sz w:val="24"/>
          <w:rPrChange w16du:dateUtc="2026-07-07T18:18:00Z" w:author="Author" w:date="2026-07-07T20:18:00Z" w:id="16617">
            <w:rPr>
              <w:rFonts w:ascii="Times New Roman"/>
              <w:color w:val="000000"/>
            </w:rPr>
          </w:rPrChange>
        </w:rPr>
        <w:t>elit</w:t>
      </w:r>
      <w:r w:rsidR="00A96A35" w:rsidRPr="0027638C">
        <w:rPr>
          <w:spacing w:val="-5"/>
          <w:sz w:val="24"/>
          <w:rPrChange w16du:dateUtc="2026-07-07T18:18:00Z" w:author="Author" w:date="2026-07-07T20:18:00Z" w:id="16618">
            <w:rPr>
              <w:rFonts w:ascii="Times New Roman"/>
              <w:color w:val="000000"/>
              <w:spacing w:val="-13"/>
            </w:rPr>
          </w:rPrChange>
        </w:rPr>
        <w:t xml:space="preserve"> </w:t>
      </w:r>
      <w:r w:rsidR="00A96A35" w:rsidRPr="0027638C">
        <w:rPr>
          <w:spacing w:val="-2"/>
          <w:sz w:val="24"/>
          <w:rPrChange w16du:dateUtc="2026-07-07T18:18:00Z" w:author="Author" w:date="2026-07-07T20:18:00Z" w:id="16619">
            <w:rPr>
              <w:rFonts w:ascii="Times New Roman"/>
              <w:color w:val="000000"/>
            </w:rPr>
          </w:rPrChange>
        </w:rPr>
        <w:t>sed</w:t>
      </w:r>
      <w:r w:rsidR="00A96A35" w:rsidRPr="0027638C">
        <w:rPr>
          <w:spacing w:val="-5"/>
          <w:sz w:val="24"/>
          <w:rPrChange w16du:dateUtc="2026-07-07T18:18:00Z" w:author="Author" w:date="2026-07-07T20:18:00Z" w:id="16620">
            <w:rPr>
              <w:rFonts w:ascii="Times New Roman"/>
              <w:color w:val="000000"/>
              <w:spacing w:val="-13"/>
            </w:rPr>
          </w:rPrChange>
        </w:rPr>
        <w:t xml:space="preserve"> </w:t>
      </w:r>
      <w:r w:rsidR="00A96A35" w:rsidRPr="0027638C">
        <w:rPr>
          <w:spacing w:val="-2"/>
          <w:sz w:val="24"/>
          <w:rPrChange w16du:dateUtc="2026-07-07T18:18:00Z" w:author="Author" w:date="2026-07-07T20:18:00Z" w:id="16621">
            <w:rPr>
              <w:rFonts w:ascii="Times New Roman"/>
              <w:color w:val="000000"/>
            </w:rPr>
          </w:rPrChange>
        </w:rPr>
        <w:t>do</w:t>
      </w:r>
      <w:r w:rsidR="00A96A35" w:rsidRPr="0027638C">
        <w:rPr>
          <w:spacing w:val="-5"/>
          <w:sz w:val="24"/>
          <w:rPrChange w16du:dateUtc="2026-07-07T18:18:00Z" w:author="Author" w:date="2026-07-07T20:18:00Z" w:id="16622">
            <w:rPr>
              <w:rFonts w:ascii="Times New Roman"/>
              <w:color w:val="000000"/>
              <w:spacing w:val="-13"/>
            </w:rPr>
          </w:rPrChange>
        </w:rPr>
        <w:t xml:space="preserve"> </w:t>
      </w:r>
      <w:r w:rsidR="00A96A35" w:rsidRPr="0027638C">
        <w:rPr>
          <w:spacing w:val="-2"/>
          <w:sz w:val="24"/>
          <w:rPrChange w16du:dateUtc="2026-07-07T18:18:00Z" w:author="Author" w:date="2026-07-07T20:18:00Z" w:id="16623">
            <w:rPr>
              <w:rFonts w:ascii="Times New Roman"/>
              <w:color w:val="000000"/>
            </w:rPr>
          </w:rPrChange>
        </w:rPr>
        <w:t>eiusmod</w:t>
      </w:r>
      <w:r w:rsidR="00A96A35" w:rsidRPr="0027638C">
        <w:rPr>
          <w:spacing w:val="-5"/>
          <w:sz w:val="24"/>
          <w:rPrChange w16du:dateUtc="2026-07-07T18:18:00Z" w:author="Author" w:date="2026-07-07T20:18:00Z" w:id="16624">
            <w:rPr>
              <w:rFonts w:ascii="Times New Roman"/>
              <w:color w:val="000000"/>
              <w:spacing w:val="-13"/>
            </w:rPr>
          </w:rPrChange>
        </w:rPr>
        <w:t xml:space="preserve"> </w:t>
      </w:r>
      <w:r w:rsidR="00A96A35" w:rsidRPr="0027638C">
        <w:rPr>
          <w:spacing w:val="-2"/>
          <w:sz w:val="24"/>
          <w:rPrChange w16du:dateUtc="2026-07-07T18:18:00Z" w:author="Author" w:date="2026-07-07T20:18:00Z" w:id="16625">
            <w:rPr>
              <w:rFonts w:ascii="Times New Roman"/>
              <w:color w:val="000000"/>
            </w:rPr>
          </w:rPrChange>
        </w:rPr>
        <w:t>tempor</w:t>
      </w:r>
      <w:r w:rsidR="00A96A35" w:rsidRPr="0027638C">
        <w:rPr>
          <w:spacing w:val="-5"/>
          <w:sz w:val="24"/>
          <w:rPrChange w16du:dateUtc="2026-07-07T18:18:00Z" w:author="Author" w:date="2026-07-07T20:18:00Z" w:id="16626">
            <w:rPr>
              <w:rFonts w:ascii="Times New Roman"/>
              <w:color w:val="000000"/>
              <w:spacing w:val="-13"/>
            </w:rPr>
          </w:rPrChange>
        </w:rPr>
        <w:t xml:space="preserve"> </w:t>
      </w:r>
      <w:r w:rsidR="00A96A35" w:rsidRPr="0027638C">
        <w:rPr>
          <w:spacing w:val="-2"/>
          <w:sz w:val="24"/>
          <w:rPrChange w16du:dateUtc="2026-07-07T18:18:00Z" w:author="Author" w:date="2026-07-07T20:18:00Z" w:id="16627">
            <w:rPr>
              <w:rFonts w:ascii="Times New Roman"/>
              <w:color w:val="000000"/>
            </w:rPr>
          </w:rPrChange>
        </w:rPr>
        <w:t>incididunt</w:t>
      </w:r>
      <w:r w:rsidR="00A96A35" w:rsidRPr="0027638C">
        <w:rPr>
          <w:spacing w:val="-5"/>
          <w:sz w:val="24"/>
          <w:rPrChange w16du:dateUtc="2026-07-07T18:18:00Z" w:author="Author" w:date="2026-07-07T20:18:00Z" w:id="16628">
            <w:rPr>
              <w:rFonts w:ascii="Times New Roman"/>
              <w:color w:val="000000"/>
              <w:spacing w:val="-13"/>
            </w:rPr>
          </w:rPrChange>
        </w:rPr>
        <w:t xml:space="preserve"> </w:t>
      </w:r>
      <w:r w:rsidR="00A96A35" w:rsidRPr="0027638C">
        <w:rPr>
          <w:spacing w:val="-2"/>
          <w:sz w:val="24"/>
          <w:rPrChange w16du:dateUtc="2026-07-07T18:18:00Z" w:author="Author" w:date="2026-07-07T20:18:00Z" w:id="16629">
            <w:rPr>
              <w:rFonts w:ascii="Times New Roman"/>
              <w:color w:val="000000"/>
            </w:rPr>
          </w:rPrChange>
        </w:rPr>
        <w:t>ut</w:t>
      </w:r>
      <w:r w:rsidR="00A96A35" w:rsidRPr="0027638C">
        <w:rPr>
          <w:spacing w:val="-5"/>
          <w:sz w:val="24"/>
          <w:rPrChange w16du:dateUtc="2026-07-07T18:18:00Z" w:author="Author" w:date="2026-07-07T20:18:00Z" w:id="16630">
            <w:rPr>
              <w:rFonts w:ascii="Times New Roman"/>
              <w:color w:val="000000"/>
              <w:spacing w:val="-13"/>
            </w:rPr>
          </w:rPrChange>
        </w:rPr>
        <w:t xml:space="preserve"> </w:t>
      </w:r>
      <w:r w:rsidR="00A96A35" w:rsidRPr="0027638C">
        <w:rPr>
          <w:spacing w:val="-2"/>
          <w:sz w:val="24"/>
          <w:rPrChange w16du:dateUtc="2026-07-07T18:18:00Z" w:author="Author" w:date="2026-07-07T20:18:00Z" w:id="16631">
            <w:rPr>
              <w:rFonts w:ascii="Times New Roman" w:hAnsi="Times New Roman"/>
              <w:color w:val="000000"/>
            </w:rPr>
          </w:rPrChange>
        </w:rPr>
        <w:t>Labore,</w:t>
      </w:r>
      <w:del w16du:dateUtc="2026-07-07T18:18:00Z" w:author="Author" w:date="2026-07-07T20:18:00Z" w:id="16632">
        <w:r>
          <w:rPr>
            <w:color w:val="000000"/>
          </w:rPr>
          <w:cr/>
        </w:r>
      </w:del>
      <w:r w:rsidR="00A96A35" w:rsidRPr="0027638C">
        <w:rPr>
          <w:spacing w:val="-2"/>
          <w:sz w:val="24"/>
          <w:rPrChange w16du:dateUtc="2026-07-07T18:18:00Z" w:author="Author" w:date="2026-07-07T20:18:00Z" w:id="16633">
            <w:rPr>
              <w:rFonts w:ascii="Times New Roman"/>
              <w:color w:val="000000"/>
              <w:spacing w:val="665"/>
            </w:rPr>
          </w:rPrChange>
        </w:rPr>
        <w:t xml:space="preserve"> </w:t>
      </w:r>
      <w:r w:rsidR="00A96A35" w:rsidRPr="0027638C">
        <w:rPr>
          <w:sz w:val="24"/>
          <w:rPrChange w16du:dateUtc="2026-07-07T18:18:00Z" w:author="Author" w:date="2026-07-07T20:18:00Z" w:id="16634">
            <w:rPr>
              <w:rFonts w:ascii="Times New Roman"/>
              <w:color w:val="000000"/>
            </w:rPr>
          </w:rPrChange>
        </w:rPr>
        <w:t>et</w:t>
      </w:r>
      <w:r w:rsidR="00A96A35" w:rsidRPr="0027638C">
        <w:rPr>
          <w:spacing w:val="-6"/>
          <w:sz w:val="24"/>
          <w:rPrChange w16du:dateUtc="2026-07-07T18:18:00Z" w:author="Author" w:date="2026-07-07T20:18:00Z" w:id="16635">
            <w:rPr>
              <w:rFonts w:ascii="Times New Roman"/>
              <w:color w:val="000000"/>
              <w:spacing w:val="-3"/>
            </w:rPr>
          </w:rPrChange>
        </w:rPr>
        <w:t xml:space="preserve"> </w:t>
      </w:r>
      <w:r w:rsidR="00A96A35" w:rsidRPr="0027638C">
        <w:rPr>
          <w:sz w:val="24"/>
          <w:rPrChange w16du:dateUtc="2026-07-07T18:18:00Z" w:author="Author" w:date="2026-07-07T20:18:00Z" w:id="16636">
            <w:rPr>
              <w:rFonts w:ascii="Times New Roman"/>
              <w:color w:val="000000"/>
            </w:rPr>
          </w:rPrChange>
        </w:rPr>
        <w:t>dolore</w:t>
      </w:r>
      <w:r w:rsidR="00A96A35" w:rsidRPr="0027638C">
        <w:rPr>
          <w:spacing w:val="-6"/>
          <w:sz w:val="24"/>
          <w:rPrChange w16du:dateUtc="2026-07-07T18:18:00Z" w:author="Author" w:date="2026-07-07T20:18:00Z" w:id="16637">
            <w:rPr>
              <w:rFonts w:ascii="Times New Roman"/>
              <w:color w:val="000000"/>
              <w:spacing w:val="-3"/>
            </w:rPr>
          </w:rPrChange>
        </w:rPr>
        <w:t xml:space="preserve"> </w:t>
      </w:r>
      <w:r w:rsidR="00A96A35" w:rsidRPr="0027638C">
        <w:rPr>
          <w:sz w:val="24"/>
          <w:rPrChange w16du:dateUtc="2026-07-07T18:18:00Z" w:author="Author" w:date="2026-07-07T20:18:00Z" w:id="16638">
            <w:rPr>
              <w:rFonts w:ascii="Times New Roman"/>
              <w:color w:val="000000"/>
            </w:rPr>
          </w:rPrChange>
        </w:rPr>
        <w:t>magna</w:t>
      </w:r>
      <w:r w:rsidR="00A96A35" w:rsidRPr="0027638C">
        <w:rPr>
          <w:spacing w:val="-6"/>
          <w:sz w:val="24"/>
          <w:rPrChange w16du:dateUtc="2026-07-07T18:18:00Z" w:author="Author" w:date="2026-07-07T20:18:00Z" w:id="16639">
            <w:rPr>
              <w:rFonts w:ascii="Times New Roman"/>
              <w:color w:val="000000"/>
              <w:spacing w:val="-3"/>
            </w:rPr>
          </w:rPrChange>
        </w:rPr>
        <w:t xml:space="preserve"> </w:t>
      </w:r>
      <w:r w:rsidR="00A96A35" w:rsidRPr="0027638C">
        <w:rPr>
          <w:sz w:val="24"/>
          <w:rPrChange w16du:dateUtc="2026-07-07T18:18:00Z" w:author="Author" w:date="2026-07-07T20:18:00Z" w:id="16640">
            <w:rPr>
              <w:rFonts w:ascii="Times New Roman"/>
              <w:color w:val="000000"/>
            </w:rPr>
          </w:rPrChange>
        </w:rPr>
        <w:t>aliqua</w:t>
      </w:r>
      <w:r w:rsidR="00A96A35" w:rsidRPr="0027638C">
        <w:rPr>
          <w:spacing w:val="-6"/>
          <w:sz w:val="24"/>
          <w:rPrChange w16du:dateUtc="2026-07-07T18:18:00Z" w:author="Author" w:date="2026-07-07T20:18:00Z" w:id="16641">
            <w:rPr>
              <w:rFonts w:ascii="Times New Roman"/>
              <w:color w:val="000000"/>
              <w:spacing w:val="-3"/>
            </w:rPr>
          </w:rPrChange>
        </w:rPr>
        <w:t xml:space="preserve"> </w:t>
      </w:r>
      <w:r w:rsidR="00A96A35" w:rsidRPr="0027638C">
        <w:rPr>
          <w:sz w:val="24"/>
          <w:rPrChange w16du:dateUtc="2026-07-07T18:18:00Z" w:author="Author" w:date="2026-07-07T20:18:00Z" w:id="16642">
            <w:rPr>
              <w:rFonts w:ascii="Times New Roman"/>
              <w:color w:val="000000"/>
            </w:rPr>
          </w:rPrChange>
        </w:rPr>
        <w:t>lorem</w:t>
      </w:r>
      <w:r w:rsidR="00A96A35" w:rsidRPr="0027638C">
        <w:rPr>
          <w:spacing w:val="-6"/>
          <w:sz w:val="24"/>
          <w:rPrChange w16du:dateUtc="2026-07-07T18:18:00Z" w:author="Author" w:date="2026-07-07T20:18:00Z" w:id="16643">
            <w:rPr>
              <w:rFonts w:ascii="Times New Roman"/>
              <w:color w:val="000000"/>
              <w:spacing w:val="-3"/>
            </w:rPr>
          </w:rPrChange>
        </w:rPr>
        <w:t xml:space="preserve"> </w:t>
      </w:r>
      <w:r w:rsidR="00A96A35" w:rsidRPr="0027638C">
        <w:rPr>
          <w:sz w:val="24"/>
          <w:rPrChange w16du:dateUtc="2026-07-07T18:18:00Z" w:author="Author" w:date="2026-07-07T20:18:00Z" w:id="16644">
            <w:rPr>
              <w:rFonts w:ascii="Times New Roman"/>
              <w:color w:val="000000"/>
            </w:rPr>
          </w:rPrChange>
        </w:rPr>
        <w:t>ipsum</w:t>
      </w:r>
      <w:r w:rsidR="00A96A35" w:rsidRPr="0027638C">
        <w:rPr>
          <w:spacing w:val="-6"/>
          <w:sz w:val="24"/>
          <w:rPrChange w16du:dateUtc="2026-07-07T18:18:00Z" w:author="Author" w:date="2026-07-07T20:18:00Z" w:id="16645">
            <w:rPr>
              <w:rFonts w:ascii="Times New Roman"/>
              <w:color w:val="000000"/>
              <w:spacing w:val="-3"/>
            </w:rPr>
          </w:rPrChange>
        </w:rPr>
        <w:t xml:space="preserve"> </w:t>
      </w:r>
      <w:r w:rsidR="00A96A35" w:rsidRPr="0027638C">
        <w:rPr>
          <w:sz w:val="24"/>
          <w:rPrChange w16du:dateUtc="2026-07-07T18:18:00Z" w:author="Author" w:date="2026-07-07T20:18:00Z" w:id="16646">
            <w:rPr>
              <w:rFonts w:ascii="Times New Roman"/>
              <w:color w:val="000000"/>
            </w:rPr>
          </w:rPrChange>
        </w:rPr>
        <w:t>dolor</w:t>
      </w:r>
      <w:ins w16du:dateUtc="2026-07-07T18:18:00Z" w:author="Author" w:date="2026-07-07T20:18:00Z" w:id="16647">
        <w:r w:rsidR="00A96A35" w:rsidRPr="0027638C">
          <w:rPr>
            <w:spacing w:val="-6"/>
            <w:sz w:val="24"/>
            <w:szCs w:val="24"/>
          </w:rPr>
          <w:t>,</w:t>
        </w:r>
      </w:ins>
      <w:r w:rsidR="00A96A35" w:rsidRPr="0027638C">
        <w:rPr>
          <w:spacing w:val="-6"/>
          <w:sz w:val="24"/>
          <w:rPrChange w16du:dateUtc="2026-07-07T18:18:00Z" w:author="Author" w:date="2026-07-07T20:18:00Z" w:id="16648">
            <w:rPr>
              <w:rFonts w:ascii="Times New Roman"/>
              <w:color w:val="000000"/>
              <w:spacing w:val="-3"/>
            </w:rPr>
          </w:rPrChange>
        </w:rPr>
        <w:t xml:space="preserve"> </w:t>
      </w:r>
      <w:r w:rsidR="00A96A35" w:rsidRPr="0027638C">
        <w:rPr>
          <w:sz w:val="24"/>
          <w:rPrChange w16du:dateUtc="2026-07-07T18:18:00Z" w:author="Author" w:date="2026-07-07T20:18:00Z" w:id="16649">
            <w:rPr>
              <w:rFonts w:ascii="Times New Roman"/>
              <w:color w:val="000000"/>
            </w:rPr>
          </w:rPrChange>
        </w:rPr>
        <w:t>sit</w:t>
      </w:r>
      <w:r w:rsidR="00A96A35" w:rsidRPr="0027638C">
        <w:rPr>
          <w:spacing w:val="-6"/>
          <w:sz w:val="24"/>
          <w:rPrChange w16du:dateUtc="2026-07-07T18:18:00Z" w:author="Author" w:date="2026-07-07T20:18:00Z" w:id="16650">
            <w:rPr>
              <w:rFonts w:ascii="Times New Roman"/>
              <w:color w:val="000000"/>
              <w:spacing w:val="-3"/>
            </w:rPr>
          </w:rPrChange>
        </w:rPr>
        <w:t xml:space="preserve"> </w:t>
      </w:r>
      <w:r w:rsidR="00A96A35" w:rsidRPr="0027638C">
        <w:rPr>
          <w:sz w:val="24"/>
          <w:rPrChange w16du:dateUtc="2026-07-07T18:18:00Z" w:author="Author" w:date="2026-07-07T20:18:00Z" w:id="16651">
            <w:rPr>
              <w:rFonts w:ascii="Times New Roman"/>
              <w:color w:val="000000"/>
            </w:rPr>
          </w:rPrChange>
        </w:rPr>
        <w:t>amet</w:t>
      </w:r>
      <w:r w:rsidR="00A96A35" w:rsidRPr="0027638C">
        <w:rPr>
          <w:spacing w:val="-6"/>
          <w:sz w:val="24"/>
          <w:rPrChange w16du:dateUtc="2026-07-07T18:18:00Z" w:author="Author" w:date="2026-07-07T20:18:00Z" w:id="16652">
            <w:rPr>
              <w:rFonts w:ascii="Times New Roman"/>
              <w:color w:val="000000"/>
              <w:spacing w:val="-3"/>
            </w:rPr>
          </w:rPrChange>
        </w:rPr>
        <w:t xml:space="preserve"> </w:t>
      </w:r>
      <w:r w:rsidR="00A96A35" w:rsidRPr="0027638C">
        <w:rPr>
          <w:sz w:val="24"/>
          <w:rPrChange w16du:dateUtc="2026-07-07T18:18:00Z" w:author="Author" w:date="2026-07-07T20:18:00Z" w:id="16653">
            <w:rPr>
              <w:rFonts w:ascii="Times New Roman"/>
              <w:color w:val="000000"/>
            </w:rPr>
          </w:rPrChange>
        </w:rPr>
        <w:t>consectetur</w:t>
      </w:r>
      <w:r w:rsidR="00A96A35" w:rsidRPr="0027638C">
        <w:rPr>
          <w:spacing w:val="-6"/>
          <w:sz w:val="24"/>
          <w:rPrChange w16du:dateUtc="2026-07-07T18:18:00Z" w:author="Author" w:date="2026-07-07T20:18:00Z" w:id="16654">
            <w:rPr>
              <w:rFonts w:ascii="Times New Roman"/>
              <w:color w:val="000000"/>
              <w:spacing w:val="-3"/>
            </w:rPr>
          </w:rPrChange>
        </w:rPr>
        <w:t xml:space="preserve"> </w:t>
      </w:r>
      <w:r w:rsidR="00A96A35" w:rsidRPr="0027638C">
        <w:rPr>
          <w:sz w:val="24"/>
          <w:rPrChange w16du:dateUtc="2026-07-07T18:18:00Z" w:author="Author" w:date="2026-07-07T20:18:00Z" w:id="16655">
            <w:rPr>
              <w:rFonts w:ascii="Times New Roman"/>
              <w:color w:val="000000"/>
            </w:rPr>
          </w:rPrChange>
        </w:rPr>
        <w:t>adipiscing</w:t>
      </w:r>
      <w:r w:rsidR="00A96A35" w:rsidRPr="0027638C">
        <w:rPr>
          <w:spacing w:val="-6"/>
          <w:sz w:val="24"/>
          <w:rPrChange w16du:dateUtc="2026-07-07T18:18:00Z" w:author="Author" w:date="2026-07-07T20:18:00Z" w:id="16656">
            <w:rPr>
              <w:rFonts w:ascii="Times New Roman"/>
              <w:color w:val="000000"/>
              <w:spacing w:val="-3"/>
            </w:rPr>
          </w:rPrChange>
        </w:rPr>
        <w:t xml:space="preserve"> </w:t>
      </w:r>
      <w:r w:rsidR="00A96A35" w:rsidRPr="0027638C">
        <w:rPr>
          <w:sz w:val="24"/>
          <w:rPrChange w16du:dateUtc="2026-07-07T18:18:00Z" w:author="Author" w:date="2026-07-07T20:18:00Z" w:id="16657">
            <w:rPr>
              <w:rFonts w:ascii="Times New Roman"/>
              <w:color w:val="000000"/>
            </w:rPr>
          </w:rPrChange>
        </w:rPr>
        <w:t>elit</w:t>
      </w:r>
      <w:r w:rsidR="00A96A35" w:rsidRPr="0027638C">
        <w:rPr>
          <w:spacing w:val="-6"/>
          <w:sz w:val="24"/>
          <w:rPrChange w16du:dateUtc="2026-07-07T18:18:00Z" w:author="Author" w:date="2026-07-07T20:18:00Z" w:id="16658">
            <w:rPr>
              <w:rFonts w:ascii="Times New Roman"/>
              <w:color w:val="000000"/>
              <w:spacing w:val="-3"/>
            </w:rPr>
          </w:rPrChange>
        </w:rPr>
        <w:t xml:space="preserve"> </w:t>
      </w:r>
      <w:r w:rsidR="00A96A35" w:rsidRPr="0027638C">
        <w:rPr>
          <w:sz w:val="24"/>
          <w:rPrChange w16du:dateUtc="2026-07-07T18:18:00Z" w:author="Author" w:date="2026-07-07T20:18:00Z" w:id="16659">
            <w:rPr>
              <w:rFonts w:ascii="Times New Roman"/>
              <w:color w:val="000000"/>
            </w:rPr>
          </w:rPrChange>
        </w:rPr>
        <w:t>(sed</w:t>
      </w:r>
      <w:r w:rsidR="00A96A35" w:rsidRPr="0027638C">
        <w:rPr>
          <w:spacing w:val="-6"/>
          <w:sz w:val="24"/>
          <w:rPrChange w16du:dateUtc="2026-07-07T18:18:00Z" w:author="Author" w:date="2026-07-07T20:18:00Z" w:id="16660">
            <w:rPr>
              <w:rFonts w:ascii="Times New Roman"/>
              <w:color w:val="000000"/>
              <w:spacing w:val="-3"/>
            </w:rPr>
          </w:rPrChange>
        </w:rPr>
        <w:t xml:space="preserve"> </w:t>
      </w:r>
      <w:r w:rsidR="00A96A35" w:rsidRPr="0027638C">
        <w:rPr>
          <w:sz w:val="24"/>
          <w:rPrChange w16du:dateUtc="2026-07-07T18:18:00Z" w:author="Author" w:date="2026-07-07T20:18:00Z" w:id="16661">
            <w:rPr>
              <w:rFonts w:ascii="Times New Roman" w:hAnsi="Times New Roman"/>
              <w:color w:val="000000"/>
            </w:rPr>
          </w:rPrChange>
        </w:rPr>
        <w:t>do</w:t>
      </w:r>
      <w:del w16du:dateUtc="2026-07-07T18:18:00Z" w:author="Author" w:date="2026-07-07T20:18:00Z" w:id="16662">
        <w:r>
          <w:rPr>
            <w:color w:val="000000"/>
          </w:rPr>
          <w:cr/>
        </w:r>
      </w:del>
      <w:r w:rsidR="00A96A35" w:rsidRPr="0027638C">
        <w:rPr>
          <w:sz w:val="24"/>
          <w:rPrChange w16du:dateUtc="2026-07-07T18:18:00Z" w:author="Author" w:date="2026-07-07T20:18:00Z" w:id="16663">
            <w:rPr>
              <w:rFonts w:ascii="Times New Roman"/>
              <w:color w:val="000000"/>
              <w:spacing w:val="665"/>
            </w:rPr>
          </w:rPrChange>
        </w:rPr>
        <w:t xml:space="preserve"> </w:t>
      </w:r>
      <w:r w:rsidR="00A96A35" w:rsidRPr="0027638C">
        <w:rPr>
          <w:sz w:val="24"/>
          <w:rPrChange w16du:dateUtc="2026-07-07T18:18:00Z" w:author="Author" w:date="2026-07-07T20:18:00Z" w:id="16664">
            <w:rPr>
              <w:rFonts w:ascii="Times New Roman"/>
              <w:color w:val="000000"/>
            </w:rPr>
          </w:rPrChange>
        </w:rPr>
        <w:t>eiusmod</w:t>
      </w:r>
      <w:r w:rsidR="00A96A35" w:rsidRPr="0027638C">
        <w:rPr>
          <w:spacing w:val="-4"/>
          <w:sz w:val="24"/>
          <w:rPrChange w16du:dateUtc="2026-07-07T18:18:00Z" w:author="Author" w:date="2026-07-07T20:18:00Z" w:id="16665">
            <w:rPr>
              <w:rFonts w:ascii="Times New Roman"/>
              <w:color w:val="000000"/>
              <w:spacing w:val="-1"/>
            </w:rPr>
          </w:rPrChange>
        </w:rPr>
        <w:t xml:space="preserve"> </w:t>
      </w:r>
      <w:r w:rsidR="00A96A35" w:rsidRPr="0027638C">
        <w:rPr>
          <w:sz w:val="24"/>
          <w:rPrChange w16du:dateUtc="2026-07-07T18:18:00Z" w:author="Author" w:date="2026-07-07T20:18:00Z" w:id="16666">
            <w:rPr>
              <w:rFonts w:ascii="Times New Roman"/>
              <w:color w:val="000000"/>
            </w:rPr>
          </w:rPrChange>
        </w:rPr>
        <w:t>tempor</w:t>
      </w:r>
      <w:r w:rsidR="00A96A35" w:rsidRPr="0027638C">
        <w:rPr>
          <w:spacing w:val="-4"/>
          <w:sz w:val="24"/>
          <w:rPrChange w16du:dateUtc="2026-07-07T18:18:00Z" w:author="Author" w:date="2026-07-07T20:18:00Z" w:id="16667">
            <w:rPr>
              <w:rFonts w:ascii="Times New Roman"/>
              <w:color w:val="000000"/>
              <w:spacing w:val="-1"/>
            </w:rPr>
          </w:rPrChange>
        </w:rPr>
        <w:t xml:space="preserve"> </w:t>
      </w:r>
      <w:r w:rsidR="00A96A35" w:rsidRPr="0027638C">
        <w:rPr>
          <w:sz w:val="24"/>
          <w:rPrChange w16du:dateUtc="2026-07-07T18:18:00Z" w:author="Author" w:date="2026-07-07T20:18:00Z" w:id="16668">
            <w:rPr>
              <w:rFonts w:ascii="Times New Roman"/>
              <w:color w:val="000000"/>
            </w:rPr>
          </w:rPrChange>
        </w:rPr>
        <w:t>incididunt</w:t>
      </w:r>
      <w:r w:rsidR="00A96A35" w:rsidRPr="0027638C">
        <w:rPr>
          <w:spacing w:val="-4"/>
          <w:sz w:val="24"/>
          <w:rPrChange w16du:dateUtc="2026-07-07T18:18:00Z" w:author="Author" w:date="2026-07-07T20:18:00Z" w:id="16669">
            <w:rPr>
              <w:rFonts w:ascii="Times New Roman"/>
              <w:color w:val="000000"/>
              <w:spacing w:val="-1"/>
            </w:rPr>
          </w:rPrChange>
        </w:rPr>
        <w:t xml:space="preserve"> </w:t>
      </w:r>
      <w:r w:rsidR="00A96A35" w:rsidRPr="0027638C">
        <w:rPr>
          <w:sz w:val="24"/>
          <w:rPrChange w16du:dateUtc="2026-07-07T18:18:00Z" w:author="Author" w:date="2026-07-07T20:18:00Z" w:id="16670">
            <w:rPr>
              <w:rFonts w:ascii="Times New Roman"/>
              <w:color w:val="000000"/>
            </w:rPr>
          </w:rPrChange>
        </w:rPr>
        <w:t>ut</w:t>
      </w:r>
      <w:r w:rsidR="00A96A35" w:rsidRPr="0027638C">
        <w:rPr>
          <w:spacing w:val="-4"/>
          <w:sz w:val="24"/>
          <w:rPrChange w16du:dateUtc="2026-07-07T18:18:00Z" w:author="Author" w:date="2026-07-07T20:18:00Z" w:id="16671">
            <w:rPr>
              <w:rFonts w:ascii="Times New Roman"/>
              <w:color w:val="000000"/>
              <w:spacing w:val="-1"/>
            </w:rPr>
          </w:rPrChange>
        </w:rPr>
        <w:t xml:space="preserve"> </w:t>
      </w:r>
      <w:r w:rsidR="00A96A35" w:rsidRPr="0027638C">
        <w:rPr>
          <w:sz w:val="24"/>
          <w:rPrChange w16du:dateUtc="2026-07-07T18:18:00Z" w:author="Author" w:date="2026-07-07T20:18:00Z" w:id="16672">
            <w:rPr>
              <w:rFonts w:ascii="Times New Roman"/>
              <w:color w:val="000000"/>
            </w:rPr>
          </w:rPrChange>
        </w:rPr>
        <w:t>labore</w:t>
      </w:r>
      <w:r w:rsidR="00A96A35" w:rsidRPr="0027638C">
        <w:rPr>
          <w:spacing w:val="-4"/>
          <w:sz w:val="24"/>
          <w:rPrChange w16du:dateUtc="2026-07-07T18:18:00Z" w:author="Author" w:date="2026-07-07T20:18:00Z" w:id="16673">
            <w:rPr>
              <w:rFonts w:ascii="Times New Roman"/>
              <w:color w:val="000000"/>
              <w:spacing w:val="-1"/>
            </w:rPr>
          </w:rPrChange>
        </w:rPr>
        <w:t xml:space="preserve"> </w:t>
      </w:r>
      <w:r w:rsidR="00A96A35" w:rsidRPr="0027638C">
        <w:rPr>
          <w:sz w:val="24"/>
          <w:rPrChange w16du:dateUtc="2026-07-07T18:18:00Z" w:author="Author" w:date="2026-07-07T20:18:00Z" w:id="16674">
            <w:rPr>
              <w:rFonts w:ascii="Times New Roman"/>
              <w:color w:val="000000"/>
            </w:rPr>
          </w:rPrChange>
        </w:rPr>
        <w:t>et</w:t>
      </w:r>
      <w:r w:rsidR="00A96A35" w:rsidRPr="0027638C">
        <w:rPr>
          <w:spacing w:val="-4"/>
          <w:sz w:val="24"/>
          <w:rPrChange w16du:dateUtc="2026-07-07T18:18:00Z" w:author="Author" w:date="2026-07-07T20:18:00Z" w:id="16675">
            <w:rPr>
              <w:rFonts w:ascii="Times New Roman"/>
              <w:color w:val="000000"/>
              <w:spacing w:val="-1"/>
            </w:rPr>
          </w:rPrChange>
        </w:rPr>
        <w:t xml:space="preserve"> </w:t>
      </w:r>
      <w:r w:rsidR="00A96A35" w:rsidRPr="0027638C">
        <w:rPr>
          <w:sz w:val="24"/>
          <w:rPrChange w16du:dateUtc="2026-07-07T18:18:00Z" w:author="Author" w:date="2026-07-07T20:18:00Z" w:id="16676">
            <w:rPr>
              <w:rFonts w:ascii="Times New Roman"/>
              <w:color w:val="000000"/>
            </w:rPr>
          </w:rPrChange>
        </w:rPr>
        <w:t>dolore).</w:t>
      </w:r>
      <w:r w:rsidR="00A96A35" w:rsidRPr="0027638C">
        <w:rPr>
          <w:spacing w:val="40"/>
          <w:sz w:val="24"/>
          <w:rPrChange w16du:dateUtc="2026-07-07T18:18:00Z" w:author="Author" w:date="2026-07-07T20:18:00Z" w:id="16677">
            <w:rPr>
              <w:rFonts w:ascii="Times New Roman"/>
              <w:color w:val="000000"/>
              <w:spacing w:val="54"/>
            </w:rPr>
          </w:rPrChange>
        </w:rPr>
        <w:t xml:space="preserve"> </w:t>
      </w:r>
      <w:r w:rsidR="00A96A35" w:rsidRPr="0027638C">
        <w:rPr>
          <w:sz w:val="24"/>
          <w:rPrChange w16du:dateUtc="2026-07-07T18:18:00Z" w:author="Author" w:date="2026-07-07T20:18:00Z" w:id="16678">
            <w:rPr>
              <w:rFonts w:ascii="Times New Roman"/>
              <w:color w:val="000000"/>
            </w:rPr>
          </w:rPrChange>
        </w:rPr>
        <w:t>Magna</w:t>
      </w:r>
      <w:r w:rsidR="00A96A35" w:rsidRPr="0027638C">
        <w:rPr>
          <w:spacing w:val="-4"/>
          <w:sz w:val="24"/>
          <w:rPrChange w16du:dateUtc="2026-07-07T18:18:00Z" w:author="Author" w:date="2026-07-07T20:18:00Z" w:id="16679">
            <w:rPr>
              <w:rFonts w:ascii="Times New Roman"/>
              <w:color w:val="000000"/>
              <w:spacing w:val="-1"/>
            </w:rPr>
          </w:rPrChange>
        </w:rPr>
        <w:t xml:space="preserve"> </w:t>
      </w:r>
      <w:r w:rsidR="00A96A35" w:rsidRPr="0027638C">
        <w:rPr>
          <w:sz w:val="24"/>
          <w:rPrChange w16du:dateUtc="2026-07-07T18:18:00Z" w:author="Author" w:date="2026-07-07T20:18:00Z" w:id="16680">
            <w:rPr>
              <w:rFonts w:ascii="Times New Roman"/>
              <w:color w:val="000000"/>
            </w:rPr>
          </w:rPrChange>
        </w:rPr>
        <w:t>aliqua</w:t>
      </w:r>
      <w:r w:rsidR="00A96A35" w:rsidRPr="0027638C">
        <w:rPr>
          <w:spacing w:val="-4"/>
          <w:sz w:val="24"/>
          <w:rPrChange w16du:dateUtc="2026-07-07T18:18:00Z" w:author="Author" w:date="2026-07-07T20:18:00Z" w:id="16681">
            <w:rPr>
              <w:rFonts w:ascii="Times New Roman"/>
              <w:color w:val="000000"/>
              <w:spacing w:val="-1"/>
            </w:rPr>
          </w:rPrChange>
        </w:rPr>
        <w:t xml:space="preserve"> </w:t>
      </w:r>
      <w:r w:rsidR="00A96A35" w:rsidRPr="0027638C">
        <w:rPr>
          <w:sz w:val="24"/>
          <w:rPrChange w16du:dateUtc="2026-07-07T18:18:00Z" w:author="Author" w:date="2026-07-07T20:18:00Z" w:id="16682">
            <w:rPr>
              <w:rFonts w:ascii="Times New Roman"/>
              <w:color w:val="000000"/>
            </w:rPr>
          </w:rPrChange>
        </w:rPr>
        <w:t>lorem:</w:t>
      </w:r>
      <w:r w:rsidR="00A96A35" w:rsidRPr="0027638C">
        <w:rPr>
          <w:spacing w:val="-4"/>
          <w:sz w:val="24"/>
          <w:rPrChange w16du:dateUtc="2026-07-07T18:18:00Z" w:author="Author" w:date="2026-07-07T20:18:00Z" w:id="16683">
            <w:rPr>
              <w:rFonts w:ascii="Times New Roman"/>
              <w:color w:val="000000"/>
              <w:spacing w:val="-1"/>
            </w:rPr>
          </w:rPrChange>
        </w:rPr>
        <w:t xml:space="preserve"> </w:t>
      </w:r>
      <w:r w:rsidR="00A96A35" w:rsidRPr="0027638C">
        <w:rPr>
          <w:sz w:val="24"/>
          <w:rPrChange w16du:dateUtc="2026-07-07T18:18:00Z" w:author="Author" w:date="2026-07-07T20:18:00Z" w:id="16684">
            <w:rPr>
              <w:rFonts w:ascii="Times New Roman"/>
              <w:color w:val="000000"/>
            </w:rPr>
          </w:rPrChange>
        </w:rPr>
        <w:t>(ipsum)</w:t>
      </w:r>
      <w:r w:rsidR="00A96A35" w:rsidRPr="0027638C">
        <w:rPr>
          <w:spacing w:val="-4"/>
          <w:sz w:val="24"/>
          <w:rPrChange w16du:dateUtc="2026-07-07T18:18:00Z" w:author="Author" w:date="2026-07-07T20:18:00Z" w:id="16685">
            <w:rPr>
              <w:rFonts w:ascii="Times New Roman"/>
              <w:color w:val="000000"/>
              <w:spacing w:val="-1"/>
            </w:rPr>
          </w:rPrChange>
        </w:rPr>
        <w:t xml:space="preserve"> </w:t>
      </w:r>
      <w:r w:rsidR="00A96A35" w:rsidRPr="0027638C">
        <w:rPr>
          <w:sz w:val="24"/>
          <w:rPrChange w16du:dateUtc="2026-07-07T18:18:00Z" w:author="Author" w:date="2026-07-07T20:18:00Z" w:id="16686">
            <w:rPr>
              <w:rFonts w:ascii="Times New Roman"/>
              <w:color w:val="000000"/>
              <w:spacing w:val="-1"/>
            </w:rPr>
          </w:rPrChange>
        </w:rPr>
        <w:t>dolor</w:t>
      </w:r>
      <w:r w:rsidR="00A96A35" w:rsidRPr="0027638C">
        <w:rPr>
          <w:spacing w:val="-4"/>
          <w:sz w:val="24"/>
          <w:rPrChange w16du:dateUtc="2026-07-07T18:18:00Z" w:author="Author" w:date="2026-07-07T20:18:00Z" w:id="16687">
            <w:rPr>
              <w:rFonts w:ascii="Times New Roman"/>
              <w:color w:val="000000"/>
            </w:rPr>
          </w:rPrChange>
        </w:rPr>
        <w:t xml:space="preserve"> </w:t>
      </w:r>
      <w:r w:rsidR="00A96A35" w:rsidRPr="0027638C">
        <w:rPr>
          <w:sz w:val="24"/>
          <w:rPrChange w16du:dateUtc="2026-07-07T18:18:00Z" w:author="Author" w:date="2026-07-07T20:18:00Z" w:id="16688">
            <w:rPr>
              <w:rFonts w:ascii="Times New Roman" w:hAnsi="Times New Roman"/>
              <w:color w:val="000000"/>
            </w:rPr>
          </w:rPrChange>
        </w:rPr>
        <w:t>sit</w:t>
      </w:r>
      <w:del w16du:dateUtc="2026-07-07T18:18:00Z" w:author="Author" w:date="2026-07-07T20:18:00Z" w:id="16689">
        <w:r>
          <w:rPr>
            <w:color w:val="000000"/>
          </w:rPr>
          <w:cr/>
        </w:r>
      </w:del>
      <w:r w:rsidR="00A96A35" w:rsidRPr="0027638C">
        <w:rPr>
          <w:sz w:val="24"/>
          <w:rPrChange w16du:dateUtc="2026-07-07T18:18:00Z" w:author="Author" w:date="2026-07-07T20:18:00Z" w:id="16690">
            <w:rPr>
              <w:rFonts w:ascii="Times New Roman"/>
              <w:color w:val="000000"/>
              <w:spacing w:val="665"/>
            </w:rPr>
          </w:rPrChange>
        </w:rPr>
        <w:t xml:space="preserve"> </w:t>
      </w:r>
      <w:r w:rsidR="00A96A35" w:rsidRPr="0027638C">
        <w:rPr>
          <w:sz w:val="24"/>
          <w:rPrChange w16du:dateUtc="2026-07-07T18:18:00Z" w:author="Author" w:date="2026-07-07T20:18:00Z" w:id="16691">
            <w:rPr>
              <w:rFonts w:ascii="Times New Roman"/>
              <w:color w:val="000000"/>
            </w:rPr>
          </w:rPrChange>
        </w:rPr>
        <w:t>Amet</w:t>
      </w:r>
      <w:r w:rsidR="00A96A35" w:rsidRPr="0027638C">
        <w:rPr>
          <w:sz w:val="24"/>
          <w:rPrChange w16du:dateUtc="2026-07-07T18:18:00Z" w:author="Author" w:date="2026-07-07T20:18:00Z" w:id="16692">
            <w:rPr>
              <w:rFonts w:ascii="Times New Roman"/>
              <w:color w:val="000000"/>
              <w:spacing w:val="25"/>
            </w:rPr>
          </w:rPrChange>
        </w:rPr>
        <w:t xml:space="preserve"> </w:t>
      </w:r>
      <w:r w:rsidR="00A96A35" w:rsidRPr="0027638C">
        <w:rPr>
          <w:sz w:val="24"/>
          <w:rPrChange w16du:dateUtc="2026-07-07T18:18:00Z" w:author="Author" w:date="2026-07-07T20:18:00Z" w:id="16693">
            <w:rPr>
              <w:rFonts w:ascii="Times New Roman"/>
              <w:color w:val="000000"/>
            </w:rPr>
          </w:rPrChange>
        </w:rPr>
        <w:t>consectetur</w:t>
      </w:r>
      <w:r w:rsidR="00A96A35" w:rsidRPr="0027638C">
        <w:rPr>
          <w:sz w:val="24"/>
          <w:rPrChange w16du:dateUtc="2026-07-07T18:18:00Z" w:author="Author" w:date="2026-07-07T20:18:00Z" w:id="16694">
            <w:rPr>
              <w:rFonts w:ascii="Times New Roman"/>
              <w:color w:val="000000"/>
              <w:spacing w:val="25"/>
            </w:rPr>
          </w:rPrChange>
        </w:rPr>
        <w:t xml:space="preserve"> </w:t>
      </w:r>
      <w:r w:rsidR="00A96A35" w:rsidRPr="0027638C">
        <w:rPr>
          <w:sz w:val="24"/>
          <w:rPrChange w16du:dateUtc="2026-07-07T18:18:00Z" w:author="Author" w:date="2026-07-07T20:18:00Z" w:id="16695">
            <w:rPr>
              <w:rFonts w:ascii="Times New Roman"/>
              <w:color w:val="000000"/>
            </w:rPr>
          </w:rPrChange>
        </w:rPr>
        <w:t>Adipiscing</w:t>
      </w:r>
      <w:r w:rsidR="00A96A35" w:rsidRPr="0027638C">
        <w:rPr>
          <w:sz w:val="24"/>
          <w:rPrChange w16du:dateUtc="2026-07-07T18:18:00Z" w:author="Author" w:date="2026-07-07T20:18:00Z" w:id="16696">
            <w:rPr>
              <w:rFonts w:ascii="Times New Roman"/>
              <w:color w:val="000000"/>
              <w:spacing w:val="25"/>
            </w:rPr>
          </w:rPrChange>
        </w:rPr>
        <w:t xml:space="preserve"> </w:t>
      </w:r>
      <w:r w:rsidR="00A96A35" w:rsidRPr="0027638C">
        <w:rPr>
          <w:sz w:val="24"/>
          <w:rPrChange w16du:dateUtc="2026-07-07T18:18:00Z" w:author="Author" w:date="2026-07-07T20:18:00Z" w:id="16697">
            <w:rPr>
              <w:rFonts w:ascii="Times New Roman"/>
              <w:color w:val="000000"/>
            </w:rPr>
          </w:rPrChange>
        </w:rPr>
        <w:t>elit</w:t>
      </w:r>
      <w:r w:rsidR="00A96A35" w:rsidRPr="0027638C">
        <w:rPr>
          <w:sz w:val="24"/>
          <w:rPrChange w16du:dateUtc="2026-07-07T18:18:00Z" w:author="Author" w:date="2026-07-07T20:18:00Z" w:id="16698">
            <w:rPr>
              <w:rFonts w:ascii="Times New Roman"/>
              <w:color w:val="000000"/>
              <w:spacing w:val="25"/>
            </w:rPr>
          </w:rPrChange>
        </w:rPr>
        <w:t xml:space="preserve"> </w:t>
      </w:r>
      <w:r w:rsidR="00A96A35" w:rsidRPr="0027638C">
        <w:rPr>
          <w:sz w:val="24"/>
          <w:rPrChange w16du:dateUtc="2026-07-07T18:18:00Z" w:author="Author" w:date="2026-07-07T20:18:00Z" w:id="16699">
            <w:rPr>
              <w:rFonts w:ascii="Times New Roman"/>
              <w:color w:val="000000"/>
            </w:rPr>
          </w:rPrChange>
        </w:rPr>
        <w:t>sed</w:t>
      </w:r>
      <w:r w:rsidR="00A96A35" w:rsidRPr="0027638C">
        <w:rPr>
          <w:sz w:val="24"/>
          <w:rPrChange w16du:dateUtc="2026-07-07T18:18:00Z" w:author="Author" w:date="2026-07-07T20:18:00Z" w:id="16700">
            <w:rPr>
              <w:rFonts w:ascii="Times New Roman"/>
              <w:color w:val="000000"/>
              <w:spacing w:val="25"/>
            </w:rPr>
          </w:rPrChange>
        </w:rPr>
        <w:t xml:space="preserve"> </w:t>
      </w:r>
      <w:r w:rsidR="00A96A35" w:rsidRPr="0027638C">
        <w:rPr>
          <w:sz w:val="24"/>
          <w:rPrChange w16du:dateUtc="2026-07-07T18:18:00Z" w:author="Author" w:date="2026-07-07T20:18:00Z" w:id="16701">
            <w:rPr>
              <w:rFonts w:ascii="Times New Roman"/>
              <w:color w:val="000000"/>
            </w:rPr>
          </w:rPrChange>
        </w:rPr>
        <w:t>do</w:t>
      </w:r>
      <w:r w:rsidR="00A96A35" w:rsidRPr="0027638C">
        <w:rPr>
          <w:sz w:val="24"/>
          <w:rPrChange w16du:dateUtc="2026-07-07T18:18:00Z" w:author="Author" w:date="2026-07-07T20:18:00Z" w:id="16702">
            <w:rPr>
              <w:rFonts w:ascii="Times New Roman"/>
              <w:color w:val="000000"/>
              <w:spacing w:val="25"/>
            </w:rPr>
          </w:rPrChange>
        </w:rPr>
        <w:t xml:space="preserve"> </w:t>
      </w:r>
      <w:r w:rsidR="00A96A35" w:rsidRPr="0027638C">
        <w:rPr>
          <w:sz w:val="24"/>
          <w:rPrChange w16du:dateUtc="2026-07-07T18:18:00Z" w:author="Author" w:date="2026-07-07T20:18:00Z" w:id="16703">
            <w:rPr>
              <w:rFonts w:ascii="Times New Roman"/>
              <w:color w:val="000000"/>
            </w:rPr>
          </w:rPrChange>
        </w:rPr>
        <w:t>eiusmod</w:t>
      </w:r>
      <w:r w:rsidR="00A96A35" w:rsidRPr="0027638C">
        <w:rPr>
          <w:sz w:val="24"/>
          <w:rPrChange w16du:dateUtc="2026-07-07T18:18:00Z" w:author="Author" w:date="2026-07-07T20:18:00Z" w:id="16704">
            <w:rPr>
              <w:rFonts w:ascii="Times New Roman"/>
              <w:color w:val="000000"/>
              <w:spacing w:val="25"/>
            </w:rPr>
          </w:rPrChange>
        </w:rPr>
        <w:t xml:space="preserve"> </w:t>
      </w:r>
      <w:r w:rsidR="00A96A35" w:rsidRPr="0027638C">
        <w:rPr>
          <w:sz w:val="24"/>
          <w:rPrChange w16du:dateUtc="2026-07-07T18:18:00Z" w:author="Author" w:date="2026-07-07T20:18:00Z" w:id="16705">
            <w:rPr>
              <w:rFonts w:ascii="Times New Roman"/>
              <w:color w:val="000000"/>
            </w:rPr>
          </w:rPrChange>
        </w:rPr>
        <w:t>tempor</w:t>
      </w:r>
      <w:r w:rsidR="00A96A35" w:rsidRPr="0027638C">
        <w:rPr>
          <w:sz w:val="24"/>
          <w:rPrChange w16du:dateUtc="2026-07-07T18:18:00Z" w:author="Author" w:date="2026-07-07T20:18:00Z" w:id="16706">
            <w:rPr>
              <w:rFonts w:ascii="Times New Roman"/>
              <w:color w:val="000000"/>
              <w:spacing w:val="25"/>
            </w:rPr>
          </w:rPrChange>
        </w:rPr>
        <w:t xml:space="preserve"> </w:t>
      </w:r>
      <w:r w:rsidR="00A96A35" w:rsidRPr="0027638C">
        <w:rPr>
          <w:sz w:val="24"/>
          <w:rPrChange w16du:dateUtc="2026-07-07T18:18:00Z" w:author="Author" w:date="2026-07-07T20:18:00Z" w:id="16707">
            <w:rPr>
              <w:rFonts w:ascii="Times New Roman"/>
              <w:color w:val="000000"/>
            </w:rPr>
          </w:rPrChange>
        </w:rPr>
        <w:t>incididunt</w:t>
      </w:r>
      <w:r w:rsidR="00A96A35" w:rsidRPr="0027638C">
        <w:rPr>
          <w:sz w:val="24"/>
          <w:rPrChange w16du:dateUtc="2026-07-07T18:18:00Z" w:author="Author" w:date="2026-07-07T20:18:00Z" w:id="16708">
            <w:rPr>
              <w:rFonts w:ascii="Times New Roman"/>
              <w:color w:val="000000"/>
              <w:spacing w:val="25"/>
            </w:rPr>
          </w:rPrChange>
        </w:rPr>
        <w:t xml:space="preserve"> </w:t>
      </w:r>
      <w:r w:rsidR="00A96A35" w:rsidRPr="0027638C">
        <w:rPr>
          <w:sz w:val="24"/>
          <w:rPrChange w16du:dateUtc="2026-07-07T18:18:00Z" w:author="Author" w:date="2026-07-07T20:18:00Z" w:id="16709">
            <w:rPr>
              <w:rFonts w:ascii="Times New Roman"/>
              <w:color w:val="000000"/>
            </w:rPr>
          </w:rPrChange>
        </w:rPr>
        <w:t>ut</w:t>
      </w:r>
      <w:r w:rsidR="00A96A35" w:rsidRPr="0027638C">
        <w:rPr>
          <w:sz w:val="24"/>
          <w:rPrChange w16du:dateUtc="2026-07-07T18:18:00Z" w:author="Author" w:date="2026-07-07T20:18:00Z" w:id="16710">
            <w:rPr>
              <w:rFonts w:ascii="Times New Roman"/>
              <w:color w:val="000000"/>
              <w:spacing w:val="25"/>
            </w:rPr>
          </w:rPrChange>
        </w:rPr>
        <w:t xml:space="preserve"> </w:t>
      </w:r>
      <w:r w:rsidR="00A96A35" w:rsidRPr="0027638C">
        <w:rPr>
          <w:sz w:val="24"/>
          <w:rPrChange w16du:dateUtc="2026-07-07T18:18:00Z" w:author="Author" w:date="2026-07-07T20:18:00Z" w:id="16711">
            <w:rPr>
              <w:rFonts w:ascii="Times New Roman"/>
              <w:color w:val="000000"/>
            </w:rPr>
          </w:rPrChange>
        </w:rPr>
        <w:t>labore</w:t>
      </w:r>
      <w:r w:rsidR="00A96A35" w:rsidRPr="0027638C">
        <w:rPr>
          <w:sz w:val="24"/>
          <w:rPrChange w16du:dateUtc="2026-07-07T18:18:00Z" w:author="Author" w:date="2026-07-07T20:18:00Z" w:id="16712">
            <w:rPr>
              <w:rFonts w:ascii="Times New Roman"/>
              <w:color w:val="000000"/>
              <w:spacing w:val="25"/>
            </w:rPr>
          </w:rPrChange>
        </w:rPr>
        <w:t xml:space="preserve"> </w:t>
      </w:r>
      <w:r w:rsidR="00A96A35" w:rsidRPr="0027638C">
        <w:rPr>
          <w:sz w:val="24"/>
          <w:rPrChange w16du:dateUtc="2026-07-07T18:18:00Z" w:author="Author" w:date="2026-07-07T20:18:00Z" w:id="16713">
            <w:rPr>
              <w:rFonts w:ascii="Times New Roman"/>
              <w:color w:val="000000"/>
            </w:rPr>
          </w:rPrChange>
        </w:rPr>
        <w:t>Et</w:t>
      </w:r>
      <w:r w:rsidR="00A96A35" w:rsidRPr="0027638C">
        <w:rPr>
          <w:sz w:val="24"/>
          <w:rPrChange w16du:dateUtc="2026-07-07T18:18:00Z" w:author="Author" w:date="2026-07-07T20:18:00Z" w:id="16714">
            <w:rPr>
              <w:rFonts w:ascii="Times New Roman"/>
              <w:color w:val="000000"/>
              <w:spacing w:val="25"/>
            </w:rPr>
          </w:rPrChange>
        </w:rPr>
        <w:t xml:space="preserve"> </w:t>
      </w:r>
      <w:r w:rsidR="00A96A35" w:rsidRPr="0027638C">
        <w:rPr>
          <w:sz w:val="24"/>
          <w:rPrChange w16du:dateUtc="2026-07-07T18:18:00Z" w:author="Author" w:date="2026-07-07T20:18:00Z" w:id="16715">
            <w:rPr>
              <w:rFonts w:ascii="Times New Roman"/>
              <w:color w:val="000000"/>
            </w:rPr>
          </w:rPrChange>
        </w:rPr>
        <w:t>dolore</w:t>
      </w:r>
      <w:r w:rsidR="00A96A35" w:rsidRPr="0027638C">
        <w:rPr>
          <w:sz w:val="24"/>
          <w:rPrChange w16du:dateUtc="2026-07-07T18:18:00Z" w:author="Author" w:date="2026-07-07T20:18:00Z" w:id="16716">
            <w:rPr>
              <w:rFonts w:ascii="Times New Roman"/>
              <w:color w:val="000000"/>
              <w:spacing w:val="25"/>
            </w:rPr>
          </w:rPrChange>
        </w:rPr>
        <w:t xml:space="preserve"> </w:t>
      </w:r>
      <w:r w:rsidR="00A96A35" w:rsidRPr="0027638C">
        <w:rPr>
          <w:sz w:val="24"/>
          <w:rPrChange w16du:dateUtc="2026-07-07T18:18:00Z" w:author="Author" w:date="2026-07-07T20:18:00Z" w:id="16717">
            <w:rPr>
              <w:rFonts w:ascii="Times New Roman" w:hAnsi="Times New Roman"/>
              <w:color w:val="000000"/>
            </w:rPr>
          </w:rPrChange>
        </w:rPr>
        <w:t>magna</w:t>
      </w:r>
      <w:del w16du:dateUtc="2026-07-07T18:18:00Z" w:author="Author" w:date="2026-07-07T20:18:00Z" w:id="16718">
        <w:r>
          <w:rPr>
            <w:color w:val="000000"/>
          </w:rPr>
          <w:cr/>
        </w:r>
      </w:del>
      <w:r w:rsidR="00A96A35" w:rsidRPr="0027638C">
        <w:rPr>
          <w:sz w:val="24"/>
          <w:rPrChange w16du:dateUtc="2026-07-07T18:18:00Z" w:author="Author" w:date="2026-07-07T20:18:00Z" w:id="16719">
            <w:rPr>
              <w:rFonts w:ascii="Times New Roman"/>
              <w:color w:val="000000"/>
              <w:spacing w:val="665"/>
            </w:rPr>
          </w:rPrChange>
        </w:rPr>
        <w:t xml:space="preserve"> </w:t>
      </w:r>
      <w:r w:rsidR="00A96A35" w:rsidRPr="0027638C">
        <w:rPr>
          <w:sz w:val="24"/>
          <w:rPrChange w16du:dateUtc="2026-07-07T18:18:00Z" w:author="Author" w:date="2026-07-07T20:18:00Z" w:id="16720">
            <w:rPr>
              <w:rFonts w:ascii="Times New Roman"/>
              <w:color w:val="000000"/>
            </w:rPr>
          </w:rPrChange>
        </w:rPr>
        <w:t>Aliqua;</w:t>
      </w:r>
      <w:r w:rsidR="00A96A35" w:rsidRPr="0027638C">
        <w:rPr>
          <w:sz w:val="24"/>
          <w:rPrChange w16du:dateUtc="2026-07-07T18:18:00Z" w:author="Author" w:date="2026-07-07T20:18:00Z" w:id="16721">
            <w:rPr>
              <w:rFonts w:ascii="Times New Roman"/>
              <w:color w:val="000000"/>
              <w:spacing w:val="4"/>
            </w:rPr>
          </w:rPrChange>
        </w:rPr>
        <w:t xml:space="preserve"> </w:t>
      </w:r>
      <w:r w:rsidR="00A96A35" w:rsidRPr="0027638C">
        <w:rPr>
          <w:sz w:val="24"/>
          <w:rPrChange w16du:dateUtc="2026-07-07T18:18:00Z" w:author="Author" w:date="2026-07-07T20:18:00Z" w:id="16722">
            <w:rPr>
              <w:rFonts w:ascii="Times New Roman"/>
              <w:color w:val="000000"/>
            </w:rPr>
          </w:rPrChange>
        </w:rPr>
        <w:t>lorem</w:t>
      </w:r>
      <w:r w:rsidR="00A96A35" w:rsidRPr="0027638C">
        <w:rPr>
          <w:sz w:val="24"/>
          <w:rPrChange w16du:dateUtc="2026-07-07T18:18:00Z" w:author="Author" w:date="2026-07-07T20:18:00Z" w:id="16723">
            <w:rPr>
              <w:rFonts w:ascii="Times New Roman"/>
              <w:color w:val="000000"/>
              <w:spacing w:val="5"/>
            </w:rPr>
          </w:rPrChange>
        </w:rPr>
        <w:t xml:space="preserve"> </w:t>
      </w:r>
      <w:r w:rsidR="00A96A35" w:rsidRPr="0027638C">
        <w:rPr>
          <w:sz w:val="24"/>
          <w:rPrChange w16du:dateUtc="2026-07-07T18:18:00Z" w:author="Author" w:date="2026-07-07T20:18:00Z" w:id="16724">
            <w:rPr>
              <w:rFonts w:ascii="Times New Roman"/>
              <w:color w:val="000000"/>
            </w:rPr>
          </w:rPrChange>
        </w:rPr>
        <w:t>(ipsum)</w:t>
      </w:r>
      <w:r w:rsidR="00A96A35" w:rsidRPr="0027638C">
        <w:rPr>
          <w:spacing w:val="40"/>
          <w:sz w:val="24"/>
          <w:rPrChange w16du:dateUtc="2026-07-07T18:18:00Z" w:author="Author" w:date="2026-07-07T20:18:00Z" w:id="16725">
            <w:rPr>
              <w:rFonts w:ascii="Times New Roman"/>
              <w:color w:val="000000"/>
              <w:spacing w:val="64"/>
            </w:rPr>
          </w:rPrChange>
        </w:rPr>
        <w:t xml:space="preserve"> </w:t>
      </w:r>
      <w:r w:rsidR="00A96A35" w:rsidRPr="0027638C">
        <w:rPr>
          <w:sz w:val="24"/>
          <w:rPrChange w16du:dateUtc="2026-07-07T18:18:00Z" w:author="Author" w:date="2026-07-07T20:18:00Z" w:id="16726">
            <w:rPr>
              <w:rFonts w:ascii="Times New Roman"/>
              <w:color w:val="000000"/>
            </w:rPr>
          </w:rPrChange>
        </w:rPr>
        <w:t>dolor</w:t>
      </w:r>
      <w:r w:rsidR="00A96A35" w:rsidRPr="0027638C">
        <w:rPr>
          <w:sz w:val="24"/>
          <w:rPrChange w16du:dateUtc="2026-07-07T18:18:00Z" w:author="Author" w:date="2026-07-07T20:18:00Z" w:id="16727">
            <w:rPr>
              <w:rFonts w:ascii="Times New Roman"/>
              <w:color w:val="000000"/>
              <w:spacing w:val="4"/>
            </w:rPr>
          </w:rPrChange>
        </w:rPr>
        <w:t xml:space="preserve"> </w:t>
      </w:r>
      <w:r w:rsidR="00A96A35" w:rsidRPr="0027638C">
        <w:rPr>
          <w:sz w:val="24"/>
          <w:rPrChange w16du:dateUtc="2026-07-07T18:18:00Z" w:author="Author" w:date="2026-07-07T20:18:00Z" w:id="16728">
            <w:rPr>
              <w:rFonts w:ascii="Times New Roman"/>
              <w:color w:val="000000"/>
            </w:rPr>
          </w:rPrChange>
        </w:rPr>
        <w:t>Sit</w:t>
      </w:r>
      <w:r w:rsidR="00A96A35" w:rsidRPr="0027638C">
        <w:rPr>
          <w:sz w:val="24"/>
          <w:rPrChange w16du:dateUtc="2026-07-07T18:18:00Z" w:author="Author" w:date="2026-07-07T20:18:00Z" w:id="16729">
            <w:rPr>
              <w:rFonts w:ascii="Times New Roman"/>
              <w:color w:val="000000"/>
              <w:spacing w:val="5"/>
            </w:rPr>
          </w:rPrChange>
        </w:rPr>
        <w:t xml:space="preserve"> </w:t>
      </w:r>
      <w:r w:rsidR="00A96A35" w:rsidRPr="0027638C">
        <w:rPr>
          <w:sz w:val="24"/>
          <w:rPrChange w16du:dateUtc="2026-07-07T18:18:00Z" w:author="Author" w:date="2026-07-07T20:18:00Z" w:id="16730">
            <w:rPr>
              <w:rFonts w:ascii="Times New Roman"/>
              <w:color w:val="000000"/>
            </w:rPr>
          </w:rPrChange>
        </w:rPr>
        <w:t>amet</w:t>
      </w:r>
      <w:r w:rsidR="00A96A35" w:rsidRPr="0027638C">
        <w:rPr>
          <w:sz w:val="24"/>
          <w:rPrChange w16du:dateUtc="2026-07-07T18:18:00Z" w:author="Author" w:date="2026-07-07T20:18:00Z" w:id="16731">
            <w:rPr>
              <w:rFonts w:ascii="Times New Roman"/>
              <w:color w:val="000000"/>
              <w:spacing w:val="5"/>
            </w:rPr>
          </w:rPrChange>
        </w:rPr>
        <w:t xml:space="preserve"> </w:t>
      </w:r>
      <w:r w:rsidR="00A96A35" w:rsidRPr="0027638C">
        <w:rPr>
          <w:sz w:val="24"/>
          <w:rPrChange w16du:dateUtc="2026-07-07T18:18:00Z" w:author="Author" w:date="2026-07-07T20:18:00Z" w:id="16732">
            <w:rPr>
              <w:rFonts w:ascii="Times New Roman"/>
              <w:color w:val="000000"/>
            </w:rPr>
          </w:rPrChange>
        </w:rPr>
        <w:t>consectetur</w:t>
      </w:r>
      <w:r w:rsidR="00A96A35" w:rsidRPr="0027638C">
        <w:rPr>
          <w:sz w:val="24"/>
          <w:rPrChange w16du:dateUtc="2026-07-07T18:18:00Z" w:author="Author" w:date="2026-07-07T20:18:00Z" w:id="16733">
            <w:rPr>
              <w:rFonts w:ascii="Times New Roman"/>
              <w:color w:val="000000"/>
              <w:spacing w:val="5"/>
            </w:rPr>
          </w:rPrChange>
        </w:rPr>
        <w:t xml:space="preserve"> </w:t>
      </w:r>
      <w:r w:rsidR="00A96A35" w:rsidRPr="0027638C">
        <w:rPr>
          <w:sz w:val="24"/>
          <w:rPrChange w16du:dateUtc="2026-07-07T18:18:00Z" w:author="Author" w:date="2026-07-07T20:18:00Z" w:id="16734">
            <w:rPr>
              <w:rFonts w:ascii="Times New Roman"/>
              <w:color w:val="000000"/>
            </w:rPr>
          </w:rPrChange>
        </w:rPr>
        <w:t>adipiscing</w:t>
      </w:r>
      <w:r w:rsidR="00A96A35" w:rsidRPr="0027638C">
        <w:rPr>
          <w:sz w:val="24"/>
          <w:rPrChange w16du:dateUtc="2026-07-07T18:18:00Z" w:author="Author" w:date="2026-07-07T20:18:00Z" w:id="16735">
            <w:rPr>
              <w:rFonts w:ascii="Times New Roman"/>
              <w:color w:val="000000"/>
              <w:spacing w:val="5"/>
            </w:rPr>
          </w:rPrChange>
        </w:rPr>
        <w:t xml:space="preserve"> </w:t>
      </w:r>
      <w:r w:rsidR="00A96A35" w:rsidRPr="0027638C">
        <w:rPr>
          <w:sz w:val="24"/>
          <w:rPrChange w16du:dateUtc="2026-07-07T18:18:00Z" w:author="Author" w:date="2026-07-07T20:18:00Z" w:id="16736">
            <w:rPr>
              <w:rFonts w:ascii="Times New Roman"/>
              <w:color w:val="000000"/>
            </w:rPr>
          </w:rPrChange>
        </w:rPr>
        <w:t>elit</w:t>
      </w:r>
      <w:r w:rsidR="00A96A35" w:rsidRPr="0027638C">
        <w:rPr>
          <w:sz w:val="24"/>
          <w:rPrChange w16du:dateUtc="2026-07-07T18:18:00Z" w:author="Author" w:date="2026-07-07T20:18:00Z" w:id="16737">
            <w:rPr>
              <w:rFonts w:ascii="Times New Roman"/>
              <w:color w:val="000000"/>
              <w:spacing w:val="4"/>
            </w:rPr>
          </w:rPrChange>
        </w:rPr>
        <w:t xml:space="preserve"> </w:t>
      </w:r>
      <w:r w:rsidR="00A96A35" w:rsidRPr="0027638C">
        <w:rPr>
          <w:sz w:val="24"/>
          <w:rPrChange w16du:dateUtc="2026-07-07T18:18:00Z" w:author="Author" w:date="2026-07-07T20:18:00Z" w:id="16738">
            <w:rPr>
              <w:rFonts w:ascii="Times New Roman"/>
              <w:color w:val="000000"/>
            </w:rPr>
          </w:rPrChange>
        </w:rPr>
        <w:t>sed</w:t>
      </w:r>
      <w:r w:rsidR="00A96A35" w:rsidRPr="0027638C">
        <w:rPr>
          <w:sz w:val="24"/>
          <w:rPrChange w16du:dateUtc="2026-07-07T18:18:00Z" w:author="Author" w:date="2026-07-07T20:18:00Z" w:id="16739">
            <w:rPr>
              <w:rFonts w:ascii="Times New Roman"/>
              <w:color w:val="000000"/>
              <w:spacing w:val="5"/>
            </w:rPr>
          </w:rPrChange>
        </w:rPr>
        <w:t xml:space="preserve"> </w:t>
      </w:r>
      <w:r w:rsidR="00A96A35" w:rsidRPr="0027638C">
        <w:rPr>
          <w:sz w:val="24"/>
          <w:rPrChange w16du:dateUtc="2026-07-07T18:18:00Z" w:author="Author" w:date="2026-07-07T20:18:00Z" w:id="16740">
            <w:rPr>
              <w:rFonts w:ascii="Times New Roman"/>
              <w:color w:val="000000"/>
            </w:rPr>
          </w:rPrChange>
        </w:rPr>
        <w:t>do</w:t>
      </w:r>
      <w:r w:rsidR="00A96A35" w:rsidRPr="0027638C">
        <w:rPr>
          <w:sz w:val="24"/>
          <w:rPrChange w16du:dateUtc="2026-07-07T18:18:00Z" w:author="Author" w:date="2026-07-07T20:18:00Z" w:id="16741">
            <w:rPr>
              <w:rFonts w:ascii="Times New Roman"/>
              <w:color w:val="000000"/>
              <w:spacing w:val="4"/>
            </w:rPr>
          </w:rPrChange>
        </w:rPr>
        <w:t xml:space="preserve"> </w:t>
      </w:r>
      <w:r w:rsidR="00A96A35" w:rsidRPr="0027638C">
        <w:rPr>
          <w:sz w:val="24"/>
          <w:rPrChange w16du:dateUtc="2026-07-07T18:18:00Z" w:author="Author" w:date="2026-07-07T20:18:00Z" w:id="16742">
            <w:rPr>
              <w:rFonts w:ascii="Times New Roman"/>
              <w:color w:val="000000"/>
            </w:rPr>
          </w:rPrChange>
        </w:rPr>
        <w:t>eiusmod</w:t>
      </w:r>
      <w:r w:rsidR="00A96A35" w:rsidRPr="0027638C">
        <w:rPr>
          <w:sz w:val="24"/>
          <w:rPrChange w16du:dateUtc="2026-07-07T18:18:00Z" w:author="Author" w:date="2026-07-07T20:18:00Z" w:id="16743">
            <w:rPr>
              <w:rFonts w:ascii="Times New Roman"/>
              <w:color w:val="000000"/>
              <w:spacing w:val="4"/>
            </w:rPr>
          </w:rPrChange>
        </w:rPr>
        <w:t xml:space="preserve"> </w:t>
      </w:r>
      <w:r w:rsidR="00A96A35" w:rsidRPr="0027638C">
        <w:rPr>
          <w:sz w:val="24"/>
          <w:rPrChange w16du:dateUtc="2026-07-07T18:18:00Z" w:author="Author" w:date="2026-07-07T20:18:00Z" w:id="16744">
            <w:rPr>
              <w:rFonts w:ascii="Times New Roman"/>
              <w:color w:val="000000"/>
            </w:rPr>
          </w:rPrChange>
        </w:rPr>
        <w:t>tempor</w:t>
      </w:r>
      <w:r w:rsidR="00A96A35" w:rsidRPr="0027638C">
        <w:rPr>
          <w:sz w:val="24"/>
          <w:rPrChange w16du:dateUtc="2026-07-07T18:18:00Z" w:author="Author" w:date="2026-07-07T20:18:00Z" w:id="16745">
            <w:rPr>
              <w:rFonts w:ascii="Times New Roman"/>
              <w:color w:val="000000"/>
              <w:spacing w:val="4"/>
            </w:rPr>
          </w:rPrChange>
        </w:rPr>
        <w:t xml:space="preserve"> </w:t>
      </w:r>
      <w:r w:rsidR="00A96A35" w:rsidRPr="0027638C">
        <w:rPr>
          <w:sz w:val="24"/>
          <w:rPrChange w16du:dateUtc="2026-07-07T18:18:00Z" w:author="Author" w:date="2026-07-07T20:18:00Z" w:id="16746">
            <w:rPr>
              <w:rFonts w:ascii="Times New Roman" w:hAnsi="Times New Roman"/>
              <w:color w:val="000000"/>
            </w:rPr>
          </w:rPrChange>
        </w:rPr>
        <w:t>Incididunt</w:t>
      </w:r>
      <w:del w16du:dateUtc="2026-07-07T18:18:00Z" w:author="Author" w:date="2026-07-07T20:18:00Z" w:id="16747">
        <w:r>
          <w:rPr>
            <w:color w:val="000000"/>
          </w:rPr>
          <w:cr/>
        </w:r>
      </w:del>
      <w:r w:rsidR="00A96A35" w:rsidRPr="0027638C">
        <w:rPr>
          <w:sz w:val="24"/>
          <w:rPrChange w16du:dateUtc="2026-07-07T18:18:00Z" w:author="Author" w:date="2026-07-07T20:18:00Z" w:id="16748">
            <w:rPr>
              <w:rFonts w:ascii="Times New Roman"/>
              <w:color w:val="000000"/>
              <w:spacing w:val="665"/>
            </w:rPr>
          </w:rPrChange>
        </w:rPr>
        <w:t xml:space="preserve"> </w:t>
      </w:r>
      <w:r w:rsidR="00A96A35" w:rsidRPr="0027638C">
        <w:rPr>
          <w:sz w:val="24"/>
          <w:rPrChange w16du:dateUtc="2026-07-07T18:18:00Z" w:author="Author" w:date="2026-07-07T20:18:00Z" w:id="16749">
            <w:rPr>
              <w:rFonts w:ascii="Times New Roman"/>
              <w:color w:val="000000"/>
            </w:rPr>
          </w:rPrChange>
        </w:rPr>
        <w:t>ut</w:t>
      </w:r>
      <w:r w:rsidR="00A96A35" w:rsidRPr="0027638C">
        <w:rPr>
          <w:sz w:val="24"/>
          <w:rPrChange w16du:dateUtc="2026-07-07T18:18:00Z" w:author="Author" w:date="2026-07-07T20:18:00Z" w:id="16750">
            <w:rPr>
              <w:rFonts w:ascii="Times New Roman"/>
              <w:color w:val="000000"/>
              <w:spacing w:val="9"/>
            </w:rPr>
          </w:rPrChange>
        </w:rPr>
        <w:t xml:space="preserve"> </w:t>
      </w:r>
      <w:r w:rsidR="00A96A35" w:rsidRPr="0027638C">
        <w:rPr>
          <w:sz w:val="24"/>
          <w:rPrChange w16du:dateUtc="2026-07-07T18:18:00Z" w:author="Author" w:date="2026-07-07T20:18:00Z" w:id="16751">
            <w:rPr>
              <w:rFonts w:ascii="Times New Roman"/>
              <w:color w:val="000000"/>
            </w:rPr>
          </w:rPrChange>
        </w:rPr>
        <w:t>labore</w:t>
      </w:r>
      <w:r w:rsidR="00A96A35" w:rsidRPr="0027638C">
        <w:rPr>
          <w:sz w:val="24"/>
          <w:rPrChange w16du:dateUtc="2026-07-07T18:18:00Z" w:author="Author" w:date="2026-07-07T20:18:00Z" w:id="16752">
            <w:rPr>
              <w:rFonts w:ascii="Times New Roman"/>
              <w:color w:val="000000"/>
              <w:spacing w:val="9"/>
            </w:rPr>
          </w:rPrChange>
        </w:rPr>
        <w:t xml:space="preserve"> </w:t>
      </w:r>
      <w:r w:rsidR="00A96A35" w:rsidRPr="0027638C">
        <w:rPr>
          <w:sz w:val="24"/>
          <w:rPrChange w16du:dateUtc="2026-07-07T18:18:00Z" w:author="Author" w:date="2026-07-07T20:18:00Z" w:id="16753">
            <w:rPr>
              <w:rFonts w:ascii="Times New Roman"/>
              <w:color w:val="000000"/>
            </w:rPr>
          </w:rPrChange>
        </w:rPr>
        <w:t>et</w:t>
      </w:r>
      <w:r w:rsidR="00A96A35" w:rsidRPr="0027638C">
        <w:rPr>
          <w:sz w:val="24"/>
          <w:rPrChange w16du:dateUtc="2026-07-07T18:18:00Z" w:author="Author" w:date="2026-07-07T20:18:00Z" w:id="16754">
            <w:rPr>
              <w:rFonts w:ascii="Times New Roman"/>
              <w:color w:val="000000"/>
              <w:spacing w:val="9"/>
            </w:rPr>
          </w:rPrChange>
        </w:rPr>
        <w:t xml:space="preserve"> </w:t>
      </w:r>
      <w:r w:rsidR="00A96A35" w:rsidRPr="0027638C">
        <w:rPr>
          <w:sz w:val="24"/>
          <w:rPrChange w16du:dateUtc="2026-07-07T18:18:00Z" w:author="Author" w:date="2026-07-07T20:18:00Z" w:id="16755">
            <w:rPr>
              <w:rFonts w:ascii="Times New Roman"/>
              <w:color w:val="000000"/>
            </w:rPr>
          </w:rPrChange>
        </w:rPr>
        <w:t>dolore</w:t>
      </w:r>
      <w:r w:rsidR="00A96A35" w:rsidRPr="0027638C">
        <w:rPr>
          <w:sz w:val="24"/>
          <w:rPrChange w16du:dateUtc="2026-07-07T18:18:00Z" w:author="Author" w:date="2026-07-07T20:18:00Z" w:id="16756">
            <w:rPr>
              <w:rFonts w:ascii="Times New Roman"/>
              <w:color w:val="000000"/>
              <w:spacing w:val="9"/>
            </w:rPr>
          </w:rPrChange>
        </w:rPr>
        <w:t xml:space="preserve"> </w:t>
      </w:r>
      <w:r w:rsidR="00A96A35" w:rsidRPr="0027638C">
        <w:rPr>
          <w:sz w:val="24"/>
          <w:rPrChange w16du:dateUtc="2026-07-07T18:18:00Z" w:author="Author" w:date="2026-07-07T20:18:00Z" w:id="16757">
            <w:rPr>
              <w:rFonts w:ascii="Times New Roman"/>
              <w:color w:val="000000"/>
            </w:rPr>
          </w:rPrChange>
        </w:rPr>
        <w:lastRenderedPageBreak/>
        <w:t>magna,</w:t>
      </w:r>
      <w:r w:rsidR="00A96A35" w:rsidRPr="0027638C">
        <w:rPr>
          <w:sz w:val="24"/>
          <w:rPrChange w16du:dateUtc="2026-07-07T18:18:00Z" w:author="Author" w:date="2026-07-07T20:18:00Z" w:id="16758">
            <w:rPr>
              <w:rFonts w:ascii="Times New Roman"/>
              <w:color w:val="000000"/>
              <w:spacing w:val="9"/>
            </w:rPr>
          </w:rPrChange>
        </w:rPr>
        <w:t xml:space="preserve"> </w:t>
      </w:r>
      <w:r w:rsidR="00A96A35" w:rsidRPr="0027638C">
        <w:rPr>
          <w:sz w:val="24"/>
          <w:rPrChange w16du:dateUtc="2026-07-07T18:18:00Z" w:author="Author" w:date="2026-07-07T20:18:00Z" w:id="16759">
            <w:rPr>
              <w:rFonts w:ascii="Times New Roman"/>
              <w:color w:val="000000"/>
            </w:rPr>
          </w:rPrChange>
        </w:rPr>
        <w:t>aliqua</w:t>
      </w:r>
      <w:ins w16du:dateUtc="2026-07-07T18:18:00Z" w:author="Author" w:date="2026-07-07T20:18:00Z" w:id="16760">
        <w:r w:rsidR="00A96A35" w:rsidRPr="0027638C">
          <w:rPr>
            <w:sz w:val="24"/>
            <w:szCs w:val="24"/>
          </w:rPr>
          <w:t>,</w:t>
        </w:r>
      </w:ins>
      <w:r w:rsidR="00A96A35" w:rsidRPr="0027638C">
        <w:rPr>
          <w:sz w:val="24"/>
          <w:rPrChange w16du:dateUtc="2026-07-07T18:18:00Z" w:author="Author" w:date="2026-07-07T20:18:00Z" w:id="16761">
            <w:rPr>
              <w:rFonts w:ascii="Times New Roman"/>
              <w:color w:val="000000"/>
              <w:spacing w:val="9"/>
            </w:rPr>
          </w:rPrChange>
        </w:rPr>
        <w:t xml:space="preserve"> </w:t>
      </w:r>
      <w:r w:rsidR="00A96A35" w:rsidRPr="0027638C">
        <w:rPr>
          <w:sz w:val="24"/>
          <w:rPrChange w16du:dateUtc="2026-07-07T18:18:00Z" w:author="Author" w:date="2026-07-07T20:18:00Z" w:id="16762">
            <w:rPr>
              <w:rFonts w:ascii="Times New Roman"/>
              <w:color w:val="000000"/>
            </w:rPr>
          </w:rPrChange>
        </w:rPr>
        <w:t>lorem</w:t>
      </w:r>
      <w:r w:rsidR="00A96A35" w:rsidRPr="0027638C">
        <w:rPr>
          <w:sz w:val="24"/>
          <w:rPrChange w16du:dateUtc="2026-07-07T18:18:00Z" w:author="Author" w:date="2026-07-07T20:18:00Z" w:id="16763">
            <w:rPr>
              <w:rFonts w:ascii="Times New Roman"/>
              <w:color w:val="000000"/>
              <w:spacing w:val="9"/>
            </w:rPr>
          </w:rPrChange>
        </w:rPr>
        <w:t xml:space="preserve"> </w:t>
      </w:r>
      <w:r w:rsidR="00A96A35" w:rsidRPr="0027638C">
        <w:rPr>
          <w:sz w:val="24"/>
          <w:rPrChange w16du:dateUtc="2026-07-07T18:18:00Z" w:author="Author" w:date="2026-07-07T20:18:00Z" w:id="16764">
            <w:rPr>
              <w:rFonts w:ascii="Times New Roman"/>
              <w:color w:val="000000"/>
            </w:rPr>
          </w:rPrChange>
        </w:rPr>
        <w:t>ipsum</w:t>
      </w:r>
      <w:r w:rsidR="00A96A35" w:rsidRPr="0027638C">
        <w:rPr>
          <w:sz w:val="24"/>
          <w:rPrChange w16du:dateUtc="2026-07-07T18:18:00Z" w:author="Author" w:date="2026-07-07T20:18:00Z" w:id="16765">
            <w:rPr>
              <w:rFonts w:ascii="Times New Roman"/>
              <w:color w:val="000000"/>
              <w:spacing w:val="9"/>
            </w:rPr>
          </w:rPrChange>
        </w:rPr>
        <w:t xml:space="preserve"> </w:t>
      </w:r>
      <w:r w:rsidR="00A96A35" w:rsidRPr="0027638C">
        <w:rPr>
          <w:sz w:val="24"/>
          <w:rPrChange w16du:dateUtc="2026-07-07T18:18:00Z" w:author="Author" w:date="2026-07-07T20:18:00Z" w:id="16766">
            <w:rPr>
              <w:rFonts w:ascii="Times New Roman"/>
              <w:color w:val="000000"/>
            </w:rPr>
          </w:rPrChange>
        </w:rPr>
        <w:t>dolor</w:t>
      </w:r>
      <w:r w:rsidR="00A96A35" w:rsidRPr="0027638C">
        <w:rPr>
          <w:sz w:val="24"/>
          <w:rPrChange w16du:dateUtc="2026-07-07T18:18:00Z" w:author="Author" w:date="2026-07-07T20:18:00Z" w:id="16767">
            <w:rPr>
              <w:rFonts w:ascii="Times New Roman"/>
              <w:color w:val="000000"/>
              <w:spacing w:val="9"/>
            </w:rPr>
          </w:rPrChange>
        </w:rPr>
        <w:t xml:space="preserve"> </w:t>
      </w:r>
      <w:r w:rsidR="00A96A35" w:rsidRPr="0027638C">
        <w:rPr>
          <w:sz w:val="24"/>
          <w:rPrChange w16du:dateUtc="2026-07-07T18:18:00Z" w:author="Author" w:date="2026-07-07T20:18:00Z" w:id="16768">
            <w:rPr>
              <w:rFonts w:ascii="Times New Roman"/>
              <w:color w:val="000000"/>
            </w:rPr>
          </w:rPrChange>
        </w:rPr>
        <w:t>sit</w:t>
      </w:r>
      <w:ins w16du:dateUtc="2026-07-07T18:18:00Z" w:author="Author" w:date="2026-07-07T20:18:00Z" w:id="16769">
        <w:r w:rsidR="00A96A35" w:rsidRPr="0027638C">
          <w:rPr>
            <w:sz w:val="24"/>
            <w:szCs w:val="24"/>
          </w:rPr>
          <w:t>,</w:t>
        </w:r>
      </w:ins>
      <w:r w:rsidR="00A96A35" w:rsidRPr="0027638C">
        <w:rPr>
          <w:sz w:val="24"/>
          <w:rPrChange w16du:dateUtc="2026-07-07T18:18:00Z" w:author="Author" w:date="2026-07-07T20:18:00Z" w:id="16770">
            <w:rPr>
              <w:rFonts w:ascii="Times New Roman"/>
              <w:color w:val="000000"/>
              <w:spacing w:val="9"/>
            </w:rPr>
          </w:rPrChange>
        </w:rPr>
        <w:t xml:space="preserve"> </w:t>
      </w:r>
      <w:r w:rsidR="00A96A35" w:rsidRPr="0027638C">
        <w:rPr>
          <w:sz w:val="24"/>
          <w:rPrChange w16du:dateUtc="2026-07-07T18:18:00Z" w:author="Author" w:date="2026-07-07T20:18:00Z" w:id="16771">
            <w:rPr>
              <w:rFonts w:ascii="Times New Roman"/>
              <w:color w:val="000000"/>
            </w:rPr>
          </w:rPrChange>
        </w:rPr>
        <w:t>amet</w:t>
      </w:r>
      <w:r w:rsidR="00A96A35" w:rsidRPr="0027638C">
        <w:rPr>
          <w:sz w:val="24"/>
          <w:rPrChange w16du:dateUtc="2026-07-07T18:18:00Z" w:author="Author" w:date="2026-07-07T20:18:00Z" w:id="16772">
            <w:rPr>
              <w:rFonts w:ascii="Times New Roman"/>
              <w:color w:val="000000"/>
              <w:spacing w:val="9"/>
            </w:rPr>
          </w:rPrChange>
        </w:rPr>
        <w:t xml:space="preserve"> </w:t>
      </w:r>
      <w:r w:rsidR="00A96A35" w:rsidRPr="0027638C">
        <w:rPr>
          <w:sz w:val="24"/>
          <w:rPrChange w16du:dateUtc="2026-07-07T18:18:00Z" w:author="Author" w:date="2026-07-07T20:18:00Z" w:id="16773">
            <w:rPr>
              <w:rFonts w:ascii="Times New Roman"/>
              <w:color w:val="000000"/>
            </w:rPr>
          </w:rPrChange>
        </w:rPr>
        <w:t>consectetur</w:t>
      </w:r>
      <w:r w:rsidR="00A96A35" w:rsidRPr="0027638C">
        <w:rPr>
          <w:sz w:val="24"/>
          <w:rPrChange w16du:dateUtc="2026-07-07T18:18:00Z" w:author="Author" w:date="2026-07-07T20:18:00Z" w:id="16774">
            <w:rPr>
              <w:rFonts w:ascii="Times New Roman"/>
              <w:color w:val="000000"/>
              <w:spacing w:val="9"/>
            </w:rPr>
          </w:rPrChange>
        </w:rPr>
        <w:t xml:space="preserve"> </w:t>
      </w:r>
      <w:r w:rsidR="00A96A35" w:rsidRPr="0027638C">
        <w:rPr>
          <w:sz w:val="24"/>
          <w:rPrChange w16du:dateUtc="2026-07-07T18:18:00Z" w:author="Author" w:date="2026-07-07T20:18:00Z" w:id="16775">
            <w:rPr>
              <w:rFonts w:ascii="Times New Roman"/>
              <w:color w:val="000000"/>
              <w:spacing w:val="1"/>
            </w:rPr>
          </w:rPrChange>
        </w:rPr>
        <w:t>adipiscing</w:t>
      </w:r>
      <w:r w:rsidR="00A96A35" w:rsidRPr="0027638C">
        <w:rPr>
          <w:sz w:val="24"/>
          <w:rPrChange w16du:dateUtc="2026-07-07T18:18:00Z" w:author="Author" w:date="2026-07-07T20:18:00Z" w:id="16776">
            <w:rPr>
              <w:rFonts w:ascii="Times New Roman"/>
              <w:color w:val="000000"/>
              <w:spacing w:val="8"/>
            </w:rPr>
          </w:rPrChange>
        </w:rPr>
        <w:t xml:space="preserve"> </w:t>
      </w:r>
      <w:r w:rsidR="00A96A35" w:rsidRPr="0027638C">
        <w:rPr>
          <w:sz w:val="24"/>
          <w:rPrChange w16du:dateUtc="2026-07-07T18:18:00Z" w:author="Author" w:date="2026-07-07T20:18:00Z" w:id="16777">
            <w:rPr>
              <w:rFonts w:ascii="Times New Roman" w:hAnsi="Times New Roman"/>
              <w:color w:val="000000"/>
            </w:rPr>
          </w:rPrChange>
        </w:rPr>
        <w:t>elit</w:t>
      </w:r>
      <w:del w16du:dateUtc="2026-07-07T18:18:00Z" w:author="Author" w:date="2026-07-07T20:18:00Z" w:id="16778">
        <w:r>
          <w:rPr>
            <w:color w:val="000000"/>
          </w:rPr>
          <w:cr/>
        </w:r>
      </w:del>
      <w:r w:rsidR="00A96A35" w:rsidRPr="0027638C">
        <w:rPr>
          <w:sz w:val="24"/>
          <w:rPrChange w16du:dateUtc="2026-07-07T18:18:00Z" w:author="Author" w:date="2026-07-07T20:18:00Z" w:id="16779">
            <w:rPr>
              <w:rFonts w:ascii="Times New Roman"/>
              <w:color w:val="000000"/>
              <w:spacing w:val="665"/>
            </w:rPr>
          </w:rPrChange>
        </w:rPr>
        <w:t xml:space="preserve"> </w:t>
      </w:r>
      <w:r w:rsidR="00A96A35" w:rsidRPr="0027638C">
        <w:rPr>
          <w:sz w:val="24"/>
          <w:rPrChange w16du:dateUtc="2026-07-07T18:18:00Z" w:author="Author" w:date="2026-07-07T20:18:00Z" w:id="16780">
            <w:rPr>
              <w:rFonts w:ascii="Times New Roman"/>
              <w:color w:val="000000"/>
            </w:rPr>
          </w:rPrChange>
        </w:rPr>
        <w:t>sed</w:t>
      </w:r>
      <w:r w:rsidR="00A96A35" w:rsidRPr="0027638C">
        <w:rPr>
          <w:spacing w:val="-4"/>
          <w:sz w:val="24"/>
          <w:rPrChange w16du:dateUtc="2026-07-07T18:18:00Z" w:author="Author" w:date="2026-07-07T20:18:00Z" w:id="16781">
            <w:rPr>
              <w:rFonts w:ascii="Times New Roman"/>
              <w:color w:val="000000"/>
              <w:spacing w:val="-1"/>
            </w:rPr>
          </w:rPrChange>
        </w:rPr>
        <w:t xml:space="preserve"> </w:t>
      </w:r>
      <w:r w:rsidR="00A96A35" w:rsidRPr="0027638C">
        <w:rPr>
          <w:sz w:val="24"/>
          <w:rPrChange w16du:dateUtc="2026-07-07T18:18:00Z" w:author="Author" w:date="2026-07-07T20:18:00Z" w:id="16782">
            <w:rPr>
              <w:rFonts w:ascii="Times New Roman"/>
              <w:color w:val="000000"/>
            </w:rPr>
          </w:rPrChange>
        </w:rPr>
        <w:t>do</w:t>
      </w:r>
      <w:r w:rsidR="00A96A35" w:rsidRPr="0027638C">
        <w:rPr>
          <w:spacing w:val="-4"/>
          <w:sz w:val="24"/>
          <w:rPrChange w16du:dateUtc="2026-07-07T18:18:00Z" w:author="Author" w:date="2026-07-07T20:18:00Z" w:id="16783">
            <w:rPr>
              <w:rFonts w:ascii="Times New Roman"/>
              <w:color w:val="000000"/>
              <w:spacing w:val="-1"/>
            </w:rPr>
          </w:rPrChange>
        </w:rPr>
        <w:t xml:space="preserve"> </w:t>
      </w:r>
      <w:r w:rsidR="00A96A35" w:rsidRPr="0027638C">
        <w:rPr>
          <w:sz w:val="24"/>
          <w:rPrChange w16du:dateUtc="2026-07-07T18:18:00Z" w:author="Author" w:date="2026-07-07T20:18:00Z" w:id="16784">
            <w:rPr>
              <w:rFonts w:ascii="Times New Roman"/>
              <w:color w:val="000000"/>
            </w:rPr>
          </w:rPrChange>
        </w:rPr>
        <w:t>eiusmod</w:t>
      </w:r>
      <w:r w:rsidR="00A96A35" w:rsidRPr="0027638C">
        <w:rPr>
          <w:spacing w:val="-4"/>
          <w:sz w:val="24"/>
          <w:rPrChange w16du:dateUtc="2026-07-07T18:18:00Z" w:author="Author" w:date="2026-07-07T20:18:00Z" w:id="16785">
            <w:rPr>
              <w:rFonts w:ascii="Times New Roman"/>
              <w:color w:val="000000"/>
              <w:spacing w:val="-1"/>
            </w:rPr>
          </w:rPrChange>
        </w:rPr>
        <w:t xml:space="preserve"> </w:t>
      </w:r>
      <w:r w:rsidR="00A96A35" w:rsidRPr="0027638C">
        <w:rPr>
          <w:sz w:val="24"/>
          <w:rPrChange w16du:dateUtc="2026-07-07T18:18:00Z" w:author="Author" w:date="2026-07-07T20:18:00Z" w:id="16786">
            <w:rPr>
              <w:rFonts w:ascii="Times New Roman"/>
              <w:color w:val="000000"/>
            </w:rPr>
          </w:rPrChange>
        </w:rPr>
        <w:t>tempor</w:t>
      </w:r>
      <w:r w:rsidR="00A96A35" w:rsidRPr="0027638C">
        <w:rPr>
          <w:spacing w:val="-4"/>
          <w:sz w:val="24"/>
          <w:rPrChange w16du:dateUtc="2026-07-07T18:18:00Z" w:author="Author" w:date="2026-07-07T20:18:00Z" w:id="16787">
            <w:rPr>
              <w:rFonts w:ascii="Times New Roman"/>
              <w:color w:val="000000"/>
              <w:spacing w:val="-1"/>
            </w:rPr>
          </w:rPrChange>
        </w:rPr>
        <w:t xml:space="preserve"> </w:t>
      </w:r>
      <w:r w:rsidR="00A96A35" w:rsidRPr="0027638C">
        <w:rPr>
          <w:sz w:val="24"/>
          <w:rPrChange w16du:dateUtc="2026-07-07T18:18:00Z" w:author="Author" w:date="2026-07-07T20:18:00Z" w:id="16788">
            <w:rPr>
              <w:rFonts w:ascii="Times New Roman"/>
              <w:color w:val="000000"/>
            </w:rPr>
          </w:rPrChange>
        </w:rPr>
        <w:t>incididunt</w:t>
      </w:r>
      <w:r w:rsidR="00A96A35" w:rsidRPr="0027638C">
        <w:rPr>
          <w:spacing w:val="-4"/>
          <w:sz w:val="24"/>
          <w:rPrChange w16du:dateUtc="2026-07-07T18:18:00Z" w:author="Author" w:date="2026-07-07T20:18:00Z" w:id="16789">
            <w:rPr>
              <w:rFonts w:ascii="Times New Roman"/>
              <w:color w:val="000000"/>
              <w:spacing w:val="-1"/>
            </w:rPr>
          </w:rPrChange>
        </w:rPr>
        <w:t xml:space="preserve"> </w:t>
      </w:r>
      <w:r w:rsidR="00A96A35" w:rsidRPr="0027638C">
        <w:rPr>
          <w:sz w:val="24"/>
          <w:rPrChange w16du:dateUtc="2026-07-07T18:18:00Z" w:author="Author" w:date="2026-07-07T20:18:00Z" w:id="16790">
            <w:rPr>
              <w:rFonts w:ascii="Times New Roman"/>
              <w:color w:val="000000"/>
            </w:rPr>
          </w:rPrChange>
        </w:rPr>
        <w:t>ut</w:t>
      </w:r>
      <w:r w:rsidR="00A96A35" w:rsidRPr="0027638C">
        <w:rPr>
          <w:spacing w:val="-4"/>
          <w:sz w:val="24"/>
          <w:rPrChange w16du:dateUtc="2026-07-07T18:18:00Z" w:author="Author" w:date="2026-07-07T20:18:00Z" w:id="16791">
            <w:rPr>
              <w:rFonts w:ascii="Times New Roman"/>
              <w:color w:val="000000"/>
              <w:spacing w:val="-1"/>
            </w:rPr>
          </w:rPrChange>
        </w:rPr>
        <w:t xml:space="preserve"> </w:t>
      </w:r>
      <w:r w:rsidR="00A96A35" w:rsidRPr="0027638C">
        <w:rPr>
          <w:sz w:val="24"/>
          <w:rPrChange w16du:dateUtc="2026-07-07T18:18:00Z" w:author="Author" w:date="2026-07-07T20:18:00Z" w:id="16792">
            <w:rPr>
              <w:rFonts w:ascii="Times New Roman"/>
              <w:color w:val="000000"/>
            </w:rPr>
          </w:rPrChange>
        </w:rPr>
        <w:t>labore</w:t>
      </w:r>
      <w:r w:rsidR="00A96A35" w:rsidRPr="0027638C">
        <w:rPr>
          <w:spacing w:val="-4"/>
          <w:sz w:val="24"/>
          <w:rPrChange w16du:dateUtc="2026-07-07T18:18:00Z" w:author="Author" w:date="2026-07-07T20:18:00Z" w:id="16793">
            <w:rPr>
              <w:rFonts w:ascii="Times New Roman"/>
              <w:color w:val="000000"/>
              <w:spacing w:val="-1"/>
            </w:rPr>
          </w:rPrChange>
        </w:rPr>
        <w:t xml:space="preserve"> </w:t>
      </w:r>
      <w:r w:rsidR="00A96A35" w:rsidRPr="0027638C">
        <w:rPr>
          <w:sz w:val="24"/>
          <w:rPrChange w16du:dateUtc="2026-07-07T18:18:00Z" w:author="Author" w:date="2026-07-07T20:18:00Z" w:id="16794">
            <w:rPr>
              <w:rFonts w:ascii="Times New Roman"/>
              <w:color w:val="000000"/>
            </w:rPr>
          </w:rPrChange>
        </w:rPr>
        <w:t>et</w:t>
      </w:r>
      <w:r w:rsidR="00A96A35" w:rsidRPr="0027638C">
        <w:rPr>
          <w:spacing w:val="-4"/>
          <w:sz w:val="24"/>
          <w:rPrChange w16du:dateUtc="2026-07-07T18:18:00Z" w:author="Author" w:date="2026-07-07T20:18:00Z" w:id="16795">
            <w:rPr>
              <w:rFonts w:ascii="Times New Roman"/>
              <w:color w:val="000000"/>
              <w:spacing w:val="-1"/>
            </w:rPr>
          </w:rPrChange>
        </w:rPr>
        <w:t xml:space="preserve"> </w:t>
      </w:r>
      <w:r w:rsidR="00A96A35" w:rsidRPr="0027638C">
        <w:rPr>
          <w:sz w:val="24"/>
          <w:rPrChange w16du:dateUtc="2026-07-07T18:18:00Z" w:author="Author" w:date="2026-07-07T20:18:00Z" w:id="16796">
            <w:rPr>
              <w:rFonts w:ascii="Times New Roman"/>
              <w:color w:val="000000"/>
            </w:rPr>
          </w:rPrChange>
        </w:rPr>
        <w:t>dolore</w:t>
      </w:r>
      <w:r w:rsidR="00A96A35" w:rsidRPr="0027638C">
        <w:rPr>
          <w:spacing w:val="-4"/>
          <w:sz w:val="24"/>
          <w:rPrChange w16du:dateUtc="2026-07-07T18:18:00Z" w:author="Author" w:date="2026-07-07T20:18:00Z" w:id="16797">
            <w:rPr>
              <w:rFonts w:ascii="Times New Roman"/>
              <w:color w:val="000000"/>
              <w:spacing w:val="-1"/>
            </w:rPr>
          </w:rPrChange>
        </w:rPr>
        <w:t xml:space="preserve"> </w:t>
      </w:r>
      <w:r w:rsidR="00A96A35" w:rsidRPr="0027638C">
        <w:rPr>
          <w:sz w:val="24"/>
          <w:rPrChange w16du:dateUtc="2026-07-07T18:18:00Z" w:author="Author" w:date="2026-07-07T20:18:00Z" w:id="16798">
            <w:rPr>
              <w:rFonts w:ascii="Times New Roman"/>
              <w:color w:val="000000"/>
            </w:rPr>
          </w:rPrChange>
        </w:rPr>
        <w:t>magna</w:t>
      </w:r>
      <w:r w:rsidR="00A96A35" w:rsidRPr="0027638C">
        <w:rPr>
          <w:spacing w:val="-4"/>
          <w:sz w:val="24"/>
          <w:rPrChange w16du:dateUtc="2026-07-07T18:18:00Z" w:author="Author" w:date="2026-07-07T20:18:00Z" w:id="16799">
            <w:rPr>
              <w:rFonts w:ascii="Times New Roman"/>
              <w:color w:val="000000"/>
              <w:spacing w:val="-1"/>
            </w:rPr>
          </w:rPrChange>
        </w:rPr>
        <w:t xml:space="preserve"> </w:t>
      </w:r>
      <w:r w:rsidR="00A96A35" w:rsidRPr="0027638C">
        <w:rPr>
          <w:sz w:val="24"/>
          <w:rPrChange w16du:dateUtc="2026-07-07T18:18:00Z" w:author="Author" w:date="2026-07-07T20:18:00Z" w:id="16800">
            <w:rPr>
              <w:rFonts w:ascii="Times New Roman"/>
              <w:color w:val="000000"/>
            </w:rPr>
          </w:rPrChange>
        </w:rPr>
        <w:t>aliqua</w:t>
      </w:r>
      <w:r w:rsidR="00A96A35" w:rsidRPr="0027638C">
        <w:rPr>
          <w:spacing w:val="-4"/>
          <w:sz w:val="24"/>
          <w:rPrChange w16du:dateUtc="2026-07-07T18:18:00Z" w:author="Author" w:date="2026-07-07T20:18:00Z" w:id="16801">
            <w:rPr>
              <w:rFonts w:ascii="Times New Roman"/>
              <w:color w:val="000000"/>
              <w:spacing w:val="-1"/>
            </w:rPr>
          </w:rPrChange>
        </w:rPr>
        <w:t xml:space="preserve"> </w:t>
      </w:r>
      <w:r w:rsidR="00A96A35" w:rsidRPr="0027638C">
        <w:rPr>
          <w:sz w:val="24"/>
          <w:rPrChange w16du:dateUtc="2026-07-07T18:18:00Z" w:author="Author" w:date="2026-07-07T20:18:00Z" w:id="16802">
            <w:rPr>
              <w:rFonts w:ascii="Times New Roman"/>
              <w:color w:val="000000"/>
            </w:rPr>
          </w:rPrChange>
        </w:rPr>
        <w:t>lorem</w:t>
      </w:r>
      <w:r w:rsidR="00A96A35" w:rsidRPr="0027638C">
        <w:rPr>
          <w:spacing w:val="-4"/>
          <w:sz w:val="24"/>
          <w:rPrChange w16du:dateUtc="2026-07-07T18:18:00Z" w:author="Author" w:date="2026-07-07T20:18:00Z" w:id="16803">
            <w:rPr>
              <w:rFonts w:ascii="Times New Roman"/>
              <w:color w:val="000000"/>
              <w:spacing w:val="-1"/>
            </w:rPr>
          </w:rPrChange>
        </w:rPr>
        <w:t xml:space="preserve"> </w:t>
      </w:r>
      <w:r w:rsidR="00A96A35" w:rsidRPr="0027638C">
        <w:rPr>
          <w:sz w:val="24"/>
          <w:rPrChange w16du:dateUtc="2026-07-07T18:18:00Z" w:author="Author" w:date="2026-07-07T20:18:00Z" w:id="16804">
            <w:rPr>
              <w:rFonts w:ascii="Times New Roman"/>
              <w:color w:val="000000"/>
            </w:rPr>
          </w:rPrChange>
        </w:rPr>
        <w:t>ipsum</w:t>
      </w:r>
      <w:r w:rsidR="00A96A35" w:rsidRPr="0027638C">
        <w:rPr>
          <w:spacing w:val="-4"/>
          <w:sz w:val="24"/>
          <w:rPrChange w16du:dateUtc="2026-07-07T18:18:00Z" w:author="Author" w:date="2026-07-07T20:18:00Z" w:id="16805">
            <w:rPr>
              <w:rFonts w:ascii="Times New Roman"/>
              <w:color w:val="000000"/>
              <w:spacing w:val="-1"/>
            </w:rPr>
          </w:rPrChange>
        </w:rPr>
        <w:t xml:space="preserve"> </w:t>
      </w:r>
      <w:r w:rsidR="00A96A35" w:rsidRPr="0027638C">
        <w:rPr>
          <w:sz w:val="24"/>
          <w:rPrChange w16du:dateUtc="2026-07-07T18:18:00Z" w:author="Author" w:date="2026-07-07T20:18:00Z" w:id="16806">
            <w:rPr>
              <w:rFonts w:ascii="Times New Roman"/>
              <w:color w:val="000000"/>
            </w:rPr>
          </w:rPrChange>
        </w:rPr>
        <w:t>dolor</w:t>
      </w:r>
      <w:r w:rsidR="00A96A35" w:rsidRPr="0027638C">
        <w:rPr>
          <w:spacing w:val="-4"/>
          <w:sz w:val="24"/>
          <w:rPrChange w16du:dateUtc="2026-07-07T18:18:00Z" w:author="Author" w:date="2026-07-07T20:18:00Z" w:id="16807">
            <w:rPr>
              <w:rFonts w:ascii="Times New Roman"/>
              <w:color w:val="000000"/>
              <w:spacing w:val="-1"/>
            </w:rPr>
          </w:rPrChange>
        </w:rPr>
        <w:t xml:space="preserve"> </w:t>
      </w:r>
      <w:r w:rsidR="00A96A35" w:rsidRPr="0027638C">
        <w:rPr>
          <w:sz w:val="24"/>
          <w:rPrChange w16du:dateUtc="2026-07-07T18:18:00Z" w:author="Author" w:date="2026-07-07T20:18:00Z" w:id="16808">
            <w:rPr>
              <w:rFonts w:ascii="Times New Roman"/>
              <w:color w:val="000000"/>
            </w:rPr>
          </w:rPrChange>
        </w:rPr>
        <w:t>sit</w:t>
      </w:r>
      <w:r w:rsidR="00A96A35" w:rsidRPr="0027638C">
        <w:rPr>
          <w:spacing w:val="-4"/>
          <w:sz w:val="24"/>
          <w:rPrChange w16du:dateUtc="2026-07-07T18:18:00Z" w:author="Author" w:date="2026-07-07T20:18:00Z" w:id="16809">
            <w:rPr>
              <w:rFonts w:ascii="Times New Roman"/>
              <w:color w:val="000000"/>
              <w:spacing w:val="-1"/>
            </w:rPr>
          </w:rPrChange>
        </w:rPr>
        <w:t xml:space="preserve"> </w:t>
      </w:r>
      <w:r w:rsidR="00A96A35" w:rsidRPr="0027638C">
        <w:rPr>
          <w:sz w:val="24"/>
          <w:rPrChange w16du:dateUtc="2026-07-07T18:18:00Z" w:author="Author" w:date="2026-07-07T20:18:00Z" w:id="16810">
            <w:rPr>
              <w:rFonts w:ascii="Times New Roman" w:hAnsi="Times New Roman"/>
              <w:color w:val="000000"/>
            </w:rPr>
          </w:rPrChange>
        </w:rPr>
        <w:t>amet</w:t>
      </w:r>
      <w:del w16du:dateUtc="2026-07-07T18:18:00Z" w:author="Author" w:date="2026-07-07T20:18:00Z" w:id="16811">
        <w:r>
          <w:rPr>
            <w:color w:val="000000"/>
          </w:rPr>
          <w:cr/>
        </w:r>
      </w:del>
      <w:r w:rsidR="00A96A35" w:rsidRPr="0027638C">
        <w:rPr>
          <w:sz w:val="24"/>
          <w:rPrChange w16du:dateUtc="2026-07-07T18:18:00Z" w:author="Author" w:date="2026-07-07T20:18:00Z" w:id="16812">
            <w:rPr>
              <w:rFonts w:ascii="Times New Roman"/>
              <w:color w:val="000000"/>
              <w:spacing w:val="665"/>
            </w:rPr>
          </w:rPrChange>
        </w:rPr>
        <w:t xml:space="preserve"> </w:t>
      </w:r>
      <w:r w:rsidR="00A96A35" w:rsidRPr="0027638C">
        <w:rPr>
          <w:sz w:val="24"/>
          <w:rPrChange w16du:dateUtc="2026-07-07T18:18:00Z" w:author="Author" w:date="2026-07-07T20:18:00Z" w:id="16813">
            <w:rPr>
              <w:rFonts w:ascii="Times New Roman"/>
              <w:color w:val="000000"/>
            </w:rPr>
          </w:rPrChange>
        </w:rPr>
        <w:t>consectetur</w:t>
      </w:r>
      <w:r w:rsidR="00A96A35" w:rsidRPr="0027638C">
        <w:rPr>
          <w:sz w:val="24"/>
          <w:rPrChange w16du:dateUtc="2026-07-07T18:18:00Z" w:author="Author" w:date="2026-07-07T20:18:00Z" w:id="16814">
            <w:rPr>
              <w:rFonts w:ascii="Times New Roman"/>
              <w:color w:val="000000"/>
              <w:spacing w:val="22"/>
            </w:rPr>
          </w:rPrChange>
        </w:rPr>
        <w:t xml:space="preserve"> </w:t>
      </w:r>
      <w:r w:rsidR="00A96A35" w:rsidRPr="0027638C">
        <w:rPr>
          <w:sz w:val="24"/>
          <w:rPrChange w16du:dateUtc="2026-07-07T18:18:00Z" w:author="Author" w:date="2026-07-07T20:18:00Z" w:id="16815">
            <w:rPr>
              <w:rFonts w:ascii="Times New Roman"/>
              <w:color w:val="000000"/>
            </w:rPr>
          </w:rPrChange>
        </w:rPr>
        <w:t>Adipiscing,</w:t>
      </w:r>
      <w:r w:rsidR="00A96A35" w:rsidRPr="0027638C">
        <w:rPr>
          <w:sz w:val="24"/>
          <w:rPrChange w16du:dateUtc="2026-07-07T18:18:00Z" w:author="Author" w:date="2026-07-07T20:18:00Z" w:id="16816">
            <w:rPr>
              <w:rFonts w:ascii="Times New Roman"/>
              <w:color w:val="000000"/>
              <w:spacing w:val="22"/>
            </w:rPr>
          </w:rPrChange>
        </w:rPr>
        <w:t xml:space="preserve"> </w:t>
      </w:r>
      <w:r w:rsidR="00A96A35" w:rsidRPr="0027638C">
        <w:rPr>
          <w:sz w:val="24"/>
          <w:rPrChange w16du:dateUtc="2026-07-07T18:18:00Z" w:author="Author" w:date="2026-07-07T20:18:00Z" w:id="16817">
            <w:rPr>
              <w:rFonts w:ascii="Times New Roman"/>
              <w:color w:val="000000"/>
            </w:rPr>
          </w:rPrChange>
        </w:rPr>
        <w:t>elit</w:t>
      </w:r>
      <w:r w:rsidR="00A96A35" w:rsidRPr="0027638C">
        <w:rPr>
          <w:sz w:val="24"/>
          <w:rPrChange w16du:dateUtc="2026-07-07T18:18:00Z" w:author="Author" w:date="2026-07-07T20:18:00Z" w:id="16818">
            <w:rPr>
              <w:rFonts w:ascii="Times New Roman"/>
              <w:color w:val="000000"/>
              <w:spacing w:val="21"/>
            </w:rPr>
          </w:rPrChange>
        </w:rPr>
        <w:t xml:space="preserve"> </w:t>
      </w:r>
      <w:r w:rsidR="00A96A35" w:rsidRPr="0027638C">
        <w:rPr>
          <w:sz w:val="24"/>
          <w:rPrChange w16du:dateUtc="2026-07-07T18:18:00Z" w:author="Author" w:date="2026-07-07T20:18:00Z" w:id="16819">
            <w:rPr>
              <w:rFonts w:ascii="Times New Roman"/>
              <w:color w:val="000000"/>
            </w:rPr>
          </w:rPrChange>
        </w:rPr>
        <w:t>sed</w:t>
      </w:r>
      <w:r w:rsidR="00A96A35" w:rsidRPr="0027638C">
        <w:rPr>
          <w:sz w:val="24"/>
          <w:rPrChange w16du:dateUtc="2026-07-07T18:18:00Z" w:author="Author" w:date="2026-07-07T20:18:00Z" w:id="16820">
            <w:rPr>
              <w:rFonts w:ascii="Times New Roman"/>
              <w:color w:val="000000"/>
              <w:spacing w:val="22"/>
            </w:rPr>
          </w:rPrChange>
        </w:rPr>
        <w:t xml:space="preserve"> </w:t>
      </w:r>
      <w:r w:rsidR="00A96A35" w:rsidRPr="0027638C">
        <w:rPr>
          <w:sz w:val="24"/>
          <w:rPrChange w16du:dateUtc="2026-07-07T18:18:00Z" w:author="Author" w:date="2026-07-07T20:18:00Z" w:id="16821">
            <w:rPr>
              <w:rFonts w:ascii="Times New Roman"/>
              <w:color w:val="000000"/>
            </w:rPr>
          </w:rPrChange>
        </w:rPr>
        <w:t>do:</w:t>
      </w:r>
      <w:r w:rsidR="00A96A35" w:rsidRPr="0027638C">
        <w:rPr>
          <w:sz w:val="24"/>
          <w:rPrChange w16du:dateUtc="2026-07-07T18:18:00Z" w:author="Author" w:date="2026-07-07T20:18:00Z" w:id="16822">
            <w:rPr>
              <w:rFonts w:ascii="Times New Roman"/>
              <w:color w:val="000000"/>
              <w:spacing w:val="22"/>
            </w:rPr>
          </w:rPrChange>
        </w:rPr>
        <w:t xml:space="preserve"> </w:t>
      </w:r>
      <w:r w:rsidR="00A96A35" w:rsidRPr="0027638C">
        <w:rPr>
          <w:sz w:val="24"/>
          <w:rPrChange w16du:dateUtc="2026-07-07T18:18:00Z" w:author="Author" w:date="2026-07-07T20:18:00Z" w:id="16823">
            <w:rPr>
              <w:rFonts w:ascii="Times New Roman"/>
              <w:color w:val="000000"/>
            </w:rPr>
          </w:rPrChange>
        </w:rPr>
        <w:t>(eiusmod)</w:t>
      </w:r>
      <w:r w:rsidR="00A96A35" w:rsidRPr="0027638C">
        <w:rPr>
          <w:sz w:val="24"/>
          <w:rPrChange w16du:dateUtc="2026-07-07T18:18:00Z" w:author="Author" w:date="2026-07-07T20:18:00Z" w:id="16824">
            <w:rPr>
              <w:rFonts w:ascii="Times New Roman"/>
              <w:color w:val="000000"/>
              <w:spacing w:val="22"/>
            </w:rPr>
          </w:rPrChange>
        </w:rPr>
        <w:t xml:space="preserve"> </w:t>
      </w:r>
      <w:r w:rsidR="00A96A35" w:rsidRPr="0027638C">
        <w:rPr>
          <w:sz w:val="24"/>
          <w:rPrChange w16du:dateUtc="2026-07-07T18:18:00Z" w:author="Author" w:date="2026-07-07T20:18:00Z" w:id="16825">
            <w:rPr>
              <w:rFonts w:ascii="Times New Roman"/>
              <w:color w:val="000000"/>
            </w:rPr>
          </w:rPrChange>
        </w:rPr>
        <w:t>tempor</w:t>
      </w:r>
      <w:r w:rsidR="00A96A35" w:rsidRPr="0027638C">
        <w:rPr>
          <w:sz w:val="24"/>
          <w:rPrChange w16du:dateUtc="2026-07-07T18:18:00Z" w:author="Author" w:date="2026-07-07T20:18:00Z" w:id="16826">
            <w:rPr>
              <w:rFonts w:ascii="Times New Roman"/>
              <w:color w:val="000000"/>
              <w:spacing w:val="22"/>
            </w:rPr>
          </w:rPrChange>
        </w:rPr>
        <w:t xml:space="preserve"> </w:t>
      </w:r>
      <w:r w:rsidR="00A96A35" w:rsidRPr="0027638C">
        <w:rPr>
          <w:sz w:val="24"/>
          <w:rPrChange w16du:dateUtc="2026-07-07T18:18:00Z" w:author="Author" w:date="2026-07-07T20:18:00Z" w:id="16827">
            <w:rPr>
              <w:rFonts w:ascii="Times New Roman"/>
              <w:color w:val="000000"/>
            </w:rPr>
          </w:rPrChange>
        </w:rPr>
        <w:t>incididunt</w:t>
      </w:r>
      <w:r w:rsidR="00A96A35" w:rsidRPr="0027638C">
        <w:rPr>
          <w:sz w:val="24"/>
          <w:rPrChange w16du:dateUtc="2026-07-07T18:18:00Z" w:author="Author" w:date="2026-07-07T20:18:00Z" w:id="16828">
            <w:rPr>
              <w:rFonts w:ascii="Times New Roman"/>
              <w:color w:val="000000"/>
              <w:spacing w:val="22"/>
            </w:rPr>
          </w:rPrChange>
        </w:rPr>
        <w:t xml:space="preserve"> </w:t>
      </w:r>
      <w:r w:rsidR="00A96A35" w:rsidRPr="0027638C">
        <w:rPr>
          <w:sz w:val="24"/>
          <w:rPrChange w16du:dateUtc="2026-07-07T18:18:00Z" w:author="Author" w:date="2026-07-07T20:18:00Z" w:id="16829">
            <w:rPr>
              <w:rFonts w:ascii="Times New Roman"/>
              <w:color w:val="000000"/>
            </w:rPr>
          </w:rPrChange>
        </w:rPr>
        <w:t>ut</w:t>
      </w:r>
      <w:r w:rsidR="00A96A35" w:rsidRPr="0027638C">
        <w:rPr>
          <w:sz w:val="24"/>
          <w:rPrChange w16du:dateUtc="2026-07-07T18:18:00Z" w:author="Author" w:date="2026-07-07T20:18:00Z" w:id="16830">
            <w:rPr>
              <w:rFonts w:ascii="Times New Roman"/>
              <w:color w:val="000000"/>
              <w:spacing w:val="22"/>
            </w:rPr>
          </w:rPrChange>
        </w:rPr>
        <w:t xml:space="preserve"> </w:t>
      </w:r>
      <w:r w:rsidR="00A96A35" w:rsidRPr="0027638C">
        <w:rPr>
          <w:sz w:val="24"/>
          <w:rPrChange w16du:dateUtc="2026-07-07T18:18:00Z" w:author="Author" w:date="2026-07-07T20:18:00Z" w:id="16831">
            <w:rPr>
              <w:rFonts w:ascii="Times New Roman"/>
              <w:color w:val="000000"/>
            </w:rPr>
          </w:rPrChange>
        </w:rPr>
        <w:t>labore</w:t>
      </w:r>
      <w:r w:rsidR="00A96A35" w:rsidRPr="0027638C">
        <w:rPr>
          <w:sz w:val="24"/>
          <w:rPrChange w16du:dateUtc="2026-07-07T18:18:00Z" w:author="Author" w:date="2026-07-07T20:18:00Z" w:id="16832">
            <w:rPr>
              <w:rFonts w:ascii="Times New Roman"/>
              <w:color w:val="000000"/>
              <w:spacing w:val="22"/>
            </w:rPr>
          </w:rPrChange>
        </w:rPr>
        <w:t xml:space="preserve"> </w:t>
      </w:r>
      <w:r w:rsidR="00A96A35" w:rsidRPr="0027638C">
        <w:rPr>
          <w:sz w:val="24"/>
          <w:rPrChange w16du:dateUtc="2026-07-07T18:18:00Z" w:author="Author" w:date="2026-07-07T20:18:00Z" w:id="16833">
            <w:rPr>
              <w:rFonts w:ascii="Times New Roman"/>
              <w:color w:val="000000"/>
            </w:rPr>
          </w:rPrChange>
        </w:rPr>
        <w:t>et</w:t>
      </w:r>
      <w:r w:rsidR="00A96A35" w:rsidRPr="0027638C">
        <w:rPr>
          <w:sz w:val="24"/>
          <w:rPrChange w16du:dateUtc="2026-07-07T18:18:00Z" w:author="Author" w:date="2026-07-07T20:18:00Z" w:id="16834">
            <w:rPr>
              <w:rFonts w:ascii="Times New Roman"/>
              <w:color w:val="000000"/>
              <w:spacing w:val="21"/>
            </w:rPr>
          </w:rPrChange>
        </w:rPr>
        <w:t xml:space="preserve"> </w:t>
      </w:r>
      <w:r w:rsidR="00A96A35" w:rsidRPr="0027638C">
        <w:rPr>
          <w:sz w:val="24"/>
          <w:rPrChange w16du:dateUtc="2026-07-07T18:18:00Z" w:author="Author" w:date="2026-07-07T20:18:00Z" w:id="16835">
            <w:rPr>
              <w:rFonts w:ascii="Times New Roman"/>
              <w:color w:val="000000"/>
            </w:rPr>
          </w:rPrChange>
        </w:rPr>
        <w:t>dolore</w:t>
      </w:r>
      <w:r w:rsidR="00A96A35" w:rsidRPr="0027638C">
        <w:rPr>
          <w:sz w:val="24"/>
          <w:rPrChange w16du:dateUtc="2026-07-07T18:18:00Z" w:author="Author" w:date="2026-07-07T20:18:00Z" w:id="16836">
            <w:rPr>
              <w:rFonts w:ascii="Times New Roman"/>
              <w:color w:val="000000"/>
              <w:spacing w:val="22"/>
            </w:rPr>
          </w:rPrChange>
        </w:rPr>
        <w:t xml:space="preserve"> </w:t>
      </w:r>
      <w:r w:rsidR="00A96A35" w:rsidRPr="0027638C">
        <w:rPr>
          <w:sz w:val="24"/>
          <w:rPrChange w16du:dateUtc="2026-07-07T18:18:00Z" w:author="Author" w:date="2026-07-07T20:18:00Z" w:id="16837">
            <w:rPr>
              <w:rFonts w:ascii="Times New Roman"/>
              <w:color w:val="000000"/>
            </w:rPr>
          </w:rPrChange>
        </w:rPr>
        <w:t>magna</w:t>
      </w:r>
      <w:r w:rsidR="00A96A35" w:rsidRPr="0027638C">
        <w:rPr>
          <w:sz w:val="24"/>
          <w:rPrChange w16du:dateUtc="2026-07-07T18:18:00Z" w:author="Author" w:date="2026-07-07T20:18:00Z" w:id="16838">
            <w:rPr>
              <w:rFonts w:ascii="Times New Roman"/>
              <w:color w:val="000000"/>
              <w:spacing w:val="22"/>
            </w:rPr>
          </w:rPrChange>
        </w:rPr>
        <w:t xml:space="preserve"> </w:t>
      </w:r>
      <w:r w:rsidR="00A96A35" w:rsidRPr="0027638C">
        <w:rPr>
          <w:sz w:val="24"/>
          <w:rPrChange w16du:dateUtc="2026-07-07T18:18:00Z" w:author="Author" w:date="2026-07-07T20:18:00Z" w:id="16839">
            <w:rPr>
              <w:rFonts w:ascii="Times New Roman"/>
              <w:color w:val="000000"/>
            </w:rPr>
          </w:rPrChange>
        </w:rPr>
        <w:t>Aliqua</w:t>
      </w:r>
      <w:r w:rsidR="00A96A35" w:rsidRPr="0027638C">
        <w:rPr>
          <w:sz w:val="24"/>
          <w:rPrChange w16du:dateUtc="2026-07-07T18:18:00Z" w:author="Author" w:date="2026-07-07T20:18:00Z" w:id="16840">
            <w:rPr>
              <w:rFonts w:ascii="Times New Roman"/>
              <w:color w:val="000000"/>
              <w:spacing w:val="22"/>
            </w:rPr>
          </w:rPrChange>
        </w:rPr>
        <w:t xml:space="preserve"> </w:t>
      </w:r>
      <w:r w:rsidR="00A96A35" w:rsidRPr="0027638C">
        <w:rPr>
          <w:sz w:val="24"/>
          <w:rPrChange w16du:dateUtc="2026-07-07T18:18:00Z" w:author="Author" w:date="2026-07-07T20:18:00Z" w:id="16841">
            <w:rPr>
              <w:rFonts w:ascii="Times New Roman"/>
              <w:color w:val="000000"/>
            </w:rPr>
          </w:rPrChange>
        </w:rPr>
        <w:t>lorem</w:t>
      </w:r>
      <w:r w:rsidR="00A96A35" w:rsidRPr="0027638C">
        <w:rPr>
          <w:sz w:val="24"/>
          <w:rPrChange w16du:dateUtc="2026-07-07T18:18:00Z" w:author="Author" w:date="2026-07-07T20:18:00Z" w:id="16842">
            <w:rPr>
              <w:rFonts w:ascii="Times New Roman"/>
              <w:color w:val="000000"/>
              <w:spacing w:val="22"/>
            </w:rPr>
          </w:rPrChange>
        </w:rPr>
        <w:t xml:space="preserve"> </w:t>
      </w:r>
      <w:r w:rsidR="00A96A35" w:rsidRPr="0027638C">
        <w:rPr>
          <w:sz w:val="24"/>
          <w:rPrChange w16du:dateUtc="2026-07-07T18:18:00Z" w:author="Author" w:date="2026-07-07T20:18:00Z" w:id="16843">
            <w:rPr>
              <w:rFonts w:ascii="Times New Roman"/>
              <w:color w:val="000000"/>
            </w:rPr>
          </w:rPrChange>
        </w:rPr>
        <w:t>Ipsum,</w:t>
      </w:r>
      <w:r w:rsidR="00A96A35" w:rsidRPr="0027638C">
        <w:rPr>
          <w:sz w:val="24"/>
          <w:rPrChange w16du:dateUtc="2026-07-07T18:18:00Z" w:author="Author" w:date="2026-07-07T20:18:00Z" w:id="16844">
            <w:rPr>
              <w:rFonts w:ascii="Times New Roman"/>
              <w:color w:val="000000"/>
              <w:spacing w:val="22"/>
            </w:rPr>
          </w:rPrChange>
        </w:rPr>
        <w:t xml:space="preserve"> </w:t>
      </w:r>
      <w:r w:rsidR="00A96A35" w:rsidRPr="0027638C">
        <w:rPr>
          <w:sz w:val="24"/>
          <w:rPrChange w16du:dateUtc="2026-07-07T18:18:00Z" w:author="Author" w:date="2026-07-07T20:18:00Z" w:id="16845">
            <w:rPr>
              <w:rFonts w:ascii="Times New Roman" w:hAnsi="Times New Roman"/>
              <w:color w:val="000000"/>
            </w:rPr>
          </w:rPrChange>
        </w:rPr>
        <w:t>dolor</w:t>
      </w:r>
      <w:del w16du:dateUtc="2026-07-07T18:18:00Z" w:author="Author" w:date="2026-07-07T20:18:00Z" w:id="16846">
        <w:r>
          <w:rPr>
            <w:color w:val="000000"/>
          </w:rPr>
          <w:cr/>
        </w:r>
      </w:del>
      <w:r w:rsidR="00A96A35" w:rsidRPr="0027638C">
        <w:rPr>
          <w:sz w:val="24"/>
          <w:rPrChange w16du:dateUtc="2026-07-07T18:18:00Z" w:author="Author" w:date="2026-07-07T20:18:00Z" w:id="16847">
            <w:rPr>
              <w:rFonts w:ascii="Times New Roman"/>
              <w:color w:val="000000"/>
              <w:spacing w:val="665"/>
            </w:rPr>
          </w:rPrChange>
        </w:rPr>
        <w:t xml:space="preserve"> </w:t>
      </w:r>
      <w:r w:rsidR="00A96A35" w:rsidRPr="0027638C">
        <w:rPr>
          <w:sz w:val="24"/>
          <w:rPrChange w16du:dateUtc="2026-07-07T18:18:00Z" w:author="Author" w:date="2026-07-07T20:18:00Z" w:id="16848">
            <w:rPr>
              <w:rFonts w:ascii="Times New Roman"/>
              <w:color w:val="000000"/>
            </w:rPr>
          </w:rPrChange>
        </w:rPr>
        <w:t>sit;</w:t>
      </w:r>
      <w:r w:rsidR="00A96A35" w:rsidRPr="0027638C">
        <w:rPr>
          <w:spacing w:val="-9"/>
          <w:sz w:val="24"/>
          <w:rPrChange w16du:dateUtc="2026-07-07T18:18:00Z" w:author="Author" w:date="2026-07-07T20:18:00Z" w:id="16849">
            <w:rPr>
              <w:rFonts w:ascii="Times New Roman"/>
              <w:color w:val="000000"/>
              <w:spacing w:val="-7"/>
            </w:rPr>
          </w:rPrChange>
        </w:rPr>
        <w:t xml:space="preserve"> </w:t>
      </w:r>
      <w:r w:rsidR="00A96A35" w:rsidRPr="0027638C">
        <w:rPr>
          <w:sz w:val="24"/>
          <w:rPrChange w16du:dateUtc="2026-07-07T18:18:00Z" w:author="Author" w:date="2026-07-07T20:18:00Z" w:id="16850">
            <w:rPr>
              <w:rFonts w:ascii="Times New Roman"/>
              <w:color w:val="000000"/>
            </w:rPr>
          </w:rPrChange>
        </w:rPr>
        <w:t>(amet)</w:t>
      </w:r>
      <w:r w:rsidR="00A96A35" w:rsidRPr="0027638C">
        <w:rPr>
          <w:spacing w:val="-9"/>
          <w:sz w:val="24"/>
          <w:rPrChange w16du:dateUtc="2026-07-07T18:18:00Z" w:author="Author" w:date="2026-07-07T20:18:00Z" w:id="16851">
            <w:rPr>
              <w:rFonts w:ascii="Times New Roman"/>
              <w:color w:val="000000"/>
              <w:spacing w:val="-7"/>
            </w:rPr>
          </w:rPrChange>
        </w:rPr>
        <w:t xml:space="preserve"> </w:t>
      </w:r>
      <w:r w:rsidR="00A96A35" w:rsidRPr="0027638C">
        <w:rPr>
          <w:sz w:val="24"/>
          <w:rPrChange w16du:dateUtc="2026-07-07T18:18:00Z" w:author="Author" w:date="2026-07-07T20:18:00Z" w:id="16852">
            <w:rPr>
              <w:rFonts w:ascii="Times New Roman"/>
              <w:color w:val="000000"/>
            </w:rPr>
          </w:rPrChange>
        </w:rPr>
        <w:t>consectetur</w:t>
      </w:r>
      <w:r w:rsidR="00A96A35" w:rsidRPr="0027638C">
        <w:rPr>
          <w:spacing w:val="-10"/>
          <w:sz w:val="24"/>
          <w:rPrChange w16du:dateUtc="2026-07-07T18:18:00Z" w:author="Author" w:date="2026-07-07T20:18:00Z" w:id="16853">
            <w:rPr>
              <w:rFonts w:ascii="Times New Roman"/>
              <w:color w:val="000000"/>
              <w:spacing w:val="-7"/>
            </w:rPr>
          </w:rPrChange>
        </w:rPr>
        <w:t xml:space="preserve"> </w:t>
      </w:r>
      <w:r w:rsidR="00A96A35" w:rsidRPr="0027638C">
        <w:rPr>
          <w:sz w:val="24"/>
          <w:rPrChange w16du:dateUtc="2026-07-07T18:18:00Z" w:author="Author" w:date="2026-07-07T20:18:00Z" w:id="16854">
            <w:rPr>
              <w:rFonts w:ascii="Times New Roman"/>
              <w:color w:val="000000"/>
            </w:rPr>
          </w:rPrChange>
        </w:rPr>
        <w:t>adipiscing</w:t>
      </w:r>
      <w:r w:rsidR="00A96A35" w:rsidRPr="0027638C">
        <w:rPr>
          <w:spacing w:val="-10"/>
          <w:sz w:val="24"/>
          <w:rPrChange w16du:dateUtc="2026-07-07T18:18:00Z" w:author="Author" w:date="2026-07-07T20:18:00Z" w:id="16855">
            <w:rPr>
              <w:rFonts w:ascii="Times New Roman"/>
              <w:color w:val="000000"/>
              <w:spacing w:val="-7"/>
            </w:rPr>
          </w:rPrChange>
        </w:rPr>
        <w:t xml:space="preserve"> </w:t>
      </w:r>
      <w:r w:rsidR="00A96A35" w:rsidRPr="0027638C">
        <w:rPr>
          <w:sz w:val="24"/>
          <w:rPrChange w16du:dateUtc="2026-07-07T18:18:00Z" w:author="Author" w:date="2026-07-07T20:18:00Z" w:id="16856">
            <w:rPr>
              <w:rFonts w:ascii="Times New Roman"/>
              <w:color w:val="000000"/>
            </w:rPr>
          </w:rPrChange>
        </w:rPr>
        <w:t>elit</w:t>
      </w:r>
      <w:r w:rsidR="00A96A35" w:rsidRPr="0027638C">
        <w:rPr>
          <w:spacing w:val="-10"/>
          <w:sz w:val="24"/>
          <w:rPrChange w16du:dateUtc="2026-07-07T18:18:00Z" w:author="Author" w:date="2026-07-07T20:18:00Z" w:id="16857">
            <w:rPr>
              <w:rFonts w:ascii="Times New Roman"/>
              <w:color w:val="000000"/>
              <w:spacing w:val="-7"/>
            </w:rPr>
          </w:rPrChange>
        </w:rPr>
        <w:t xml:space="preserve"> </w:t>
      </w:r>
      <w:r w:rsidR="00A96A35" w:rsidRPr="0027638C">
        <w:rPr>
          <w:sz w:val="24"/>
          <w:rPrChange w16du:dateUtc="2026-07-07T18:18:00Z" w:author="Author" w:date="2026-07-07T20:18:00Z" w:id="16858">
            <w:rPr>
              <w:rFonts w:ascii="Times New Roman"/>
              <w:color w:val="000000"/>
            </w:rPr>
          </w:rPrChange>
        </w:rPr>
        <w:t>sed</w:t>
      </w:r>
      <w:r w:rsidR="00A96A35" w:rsidRPr="0027638C">
        <w:rPr>
          <w:spacing w:val="-10"/>
          <w:sz w:val="24"/>
          <w:rPrChange w16du:dateUtc="2026-07-07T18:18:00Z" w:author="Author" w:date="2026-07-07T20:18:00Z" w:id="16859">
            <w:rPr>
              <w:rFonts w:ascii="Times New Roman"/>
              <w:color w:val="000000"/>
              <w:spacing w:val="-7"/>
            </w:rPr>
          </w:rPrChange>
        </w:rPr>
        <w:t xml:space="preserve"> </w:t>
      </w:r>
      <w:r w:rsidR="00A96A35" w:rsidRPr="0027638C">
        <w:rPr>
          <w:sz w:val="24"/>
          <w:rPrChange w16du:dateUtc="2026-07-07T18:18:00Z" w:author="Author" w:date="2026-07-07T20:18:00Z" w:id="16860">
            <w:rPr>
              <w:rFonts w:ascii="Times New Roman"/>
              <w:color w:val="000000"/>
            </w:rPr>
          </w:rPrChange>
        </w:rPr>
        <w:t>do</w:t>
      </w:r>
      <w:r w:rsidR="00A96A35" w:rsidRPr="0027638C">
        <w:rPr>
          <w:spacing w:val="-10"/>
          <w:sz w:val="24"/>
          <w:rPrChange w16du:dateUtc="2026-07-07T18:18:00Z" w:author="Author" w:date="2026-07-07T20:18:00Z" w:id="16861">
            <w:rPr>
              <w:rFonts w:ascii="Times New Roman"/>
              <w:color w:val="000000"/>
              <w:spacing w:val="-7"/>
            </w:rPr>
          </w:rPrChange>
        </w:rPr>
        <w:t xml:space="preserve"> </w:t>
      </w:r>
      <w:r w:rsidR="00A96A35" w:rsidRPr="0027638C">
        <w:rPr>
          <w:sz w:val="24"/>
          <w:rPrChange w16du:dateUtc="2026-07-07T18:18:00Z" w:author="Author" w:date="2026-07-07T20:18:00Z" w:id="16862">
            <w:rPr>
              <w:rFonts w:ascii="Times New Roman"/>
              <w:color w:val="000000"/>
            </w:rPr>
          </w:rPrChange>
        </w:rPr>
        <w:t>eiusmod</w:t>
      </w:r>
      <w:r w:rsidR="00A96A35" w:rsidRPr="0027638C">
        <w:rPr>
          <w:spacing w:val="-10"/>
          <w:sz w:val="24"/>
          <w:rPrChange w16du:dateUtc="2026-07-07T18:18:00Z" w:author="Author" w:date="2026-07-07T20:18:00Z" w:id="16863">
            <w:rPr>
              <w:rFonts w:ascii="Times New Roman"/>
              <w:color w:val="000000"/>
              <w:spacing w:val="-7"/>
            </w:rPr>
          </w:rPrChange>
        </w:rPr>
        <w:t xml:space="preserve"> </w:t>
      </w:r>
      <w:r w:rsidR="00A96A35" w:rsidRPr="0027638C">
        <w:rPr>
          <w:sz w:val="24"/>
          <w:rPrChange w16du:dateUtc="2026-07-07T18:18:00Z" w:author="Author" w:date="2026-07-07T20:18:00Z" w:id="16864">
            <w:rPr>
              <w:rFonts w:ascii="Times New Roman"/>
              <w:color w:val="000000"/>
            </w:rPr>
          </w:rPrChange>
        </w:rPr>
        <w:t>tempor</w:t>
      </w:r>
      <w:r w:rsidR="00A96A35" w:rsidRPr="0027638C">
        <w:rPr>
          <w:spacing w:val="-10"/>
          <w:sz w:val="24"/>
          <w:rPrChange w16du:dateUtc="2026-07-07T18:18:00Z" w:author="Author" w:date="2026-07-07T20:18:00Z" w:id="16865">
            <w:rPr>
              <w:rFonts w:ascii="Times New Roman"/>
              <w:color w:val="000000"/>
              <w:spacing w:val="-7"/>
            </w:rPr>
          </w:rPrChange>
        </w:rPr>
        <w:t xml:space="preserve"> </w:t>
      </w:r>
      <w:r w:rsidR="00A96A35" w:rsidRPr="0027638C">
        <w:rPr>
          <w:sz w:val="24"/>
          <w:rPrChange w16du:dateUtc="2026-07-07T18:18:00Z" w:author="Author" w:date="2026-07-07T20:18:00Z" w:id="16866">
            <w:rPr>
              <w:rFonts w:ascii="Times New Roman"/>
              <w:color w:val="000000"/>
            </w:rPr>
          </w:rPrChange>
        </w:rPr>
        <w:t>incididunt</w:t>
      </w:r>
      <w:r w:rsidR="00A96A35" w:rsidRPr="0027638C">
        <w:rPr>
          <w:spacing w:val="-9"/>
          <w:sz w:val="24"/>
          <w:rPrChange w16du:dateUtc="2026-07-07T18:18:00Z" w:author="Author" w:date="2026-07-07T20:18:00Z" w:id="16867">
            <w:rPr>
              <w:rFonts w:ascii="Times New Roman"/>
              <w:color w:val="000000"/>
              <w:spacing w:val="-7"/>
            </w:rPr>
          </w:rPrChange>
        </w:rPr>
        <w:t xml:space="preserve"> </w:t>
      </w:r>
      <w:r w:rsidR="00A96A35" w:rsidRPr="0027638C">
        <w:rPr>
          <w:sz w:val="24"/>
          <w:rPrChange w16du:dateUtc="2026-07-07T18:18:00Z" w:author="Author" w:date="2026-07-07T20:18:00Z" w:id="16868">
            <w:rPr>
              <w:rFonts w:ascii="Times New Roman"/>
              <w:color w:val="000000"/>
            </w:rPr>
          </w:rPrChange>
        </w:rPr>
        <w:t>ut</w:t>
      </w:r>
      <w:r w:rsidR="00A96A35" w:rsidRPr="0027638C">
        <w:rPr>
          <w:spacing w:val="-10"/>
          <w:sz w:val="24"/>
          <w:rPrChange w16du:dateUtc="2026-07-07T18:18:00Z" w:author="Author" w:date="2026-07-07T20:18:00Z" w:id="16869">
            <w:rPr>
              <w:rFonts w:ascii="Times New Roman"/>
              <w:color w:val="000000"/>
              <w:spacing w:val="-7"/>
            </w:rPr>
          </w:rPrChange>
        </w:rPr>
        <w:t xml:space="preserve"> </w:t>
      </w:r>
      <w:r w:rsidR="00A96A35" w:rsidRPr="0027638C">
        <w:rPr>
          <w:sz w:val="24"/>
          <w:rPrChange w16du:dateUtc="2026-07-07T18:18:00Z" w:author="Author" w:date="2026-07-07T20:18:00Z" w:id="16870">
            <w:rPr>
              <w:rFonts w:ascii="Times New Roman"/>
              <w:color w:val="000000"/>
            </w:rPr>
          </w:rPrChange>
        </w:rPr>
        <w:t>Labore;</w:t>
      </w:r>
      <w:r w:rsidR="00A96A35" w:rsidRPr="0027638C">
        <w:rPr>
          <w:spacing w:val="-9"/>
          <w:sz w:val="24"/>
          <w:rPrChange w16du:dateUtc="2026-07-07T18:18:00Z" w:author="Author" w:date="2026-07-07T20:18:00Z" w:id="16871">
            <w:rPr>
              <w:rFonts w:ascii="Times New Roman"/>
              <w:color w:val="000000"/>
              <w:spacing w:val="-7"/>
            </w:rPr>
          </w:rPrChange>
        </w:rPr>
        <w:t xml:space="preserve"> </w:t>
      </w:r>
      <w:r w:rsidR="00A96A35" w:rsidRPr="0027638C">
        <w:rPr>
          <w:sz w:val="24"/>
          <w:rPrChange w16du:dateUtc="2026-07-07T18:18:00Z" w:author="Author" w:date="2026-07-07T20:18:00Z" w:id="16872">
            <w:rPr>
              <w:rFonts w:ascii="Times New Roman"/>
              <w:color w:val="000000"/>
            </w:rPr>
          </w:rPrChange>
        </w:rPr>
        <w:t>et</w:t>
      </w:r>
      <w:r w:rsidR="00A96A35" w:rsidRPr="0027638C">
        <w:rPr>
          <w:spacing w:val="-10"/>
          <w:sz w:val="24"/>
          <w:rPrChange w16du:dateUtc="2026-07-07T18:18:00Z" w:author="Author" w:date="2026-07-07T20:18:00Z" w:id="16873">
            <w:rPr>
              <w:rFonts w:ascii="Times New Roman"/>
              <w:color w:val="000000"/>
              <w:spacing w:val="-7"/>
            </w:rPr>
          </w:rPrChange>
        </w:rPr>
        <w:t xml:space="preserve"> </w:t>
      </w:r>
      <w:r w:rsidR="00A96A35" w:rsidRPr="0027638C">
        <w:rPr>
          <w:sz w:val="24"/>
          <w:rPrChange w16du:dateUtc="2026-07-07T18:18:00Z" w:author="Author" w:date="2026-07-07T20:18:00Z" w:id="16874">
            <w:rPr>
              <w:rFonts w:ascii="Times New Roman"/>
              <w:color w:val="000000"/>
            </w:rPr>
          </w:rPrChange>
        </w:rPr>
        <w:t>(dolore)</w:t>
      </w:r>
      <w:r w:rsidR="00A96A35" w:rsidRPr="0027638C">
        <w:rPr>
          <w:spacing w:val="-9"/>
          <w:sz w:val="24"/>
          <w:rPrChange w16du:dateUtc="2026-07-07T18:18:00Z" w:author="Author" w:date="2026-07-07T20:18:00Z" w:id="16875">
            <w:rPr>
              <w:rFonts w:ascii="Times New Roman"/>
              <w:color w:val="000000"/>
              <w:spacing w:val="-7"/>
            </w:rPr>
          </w:rPrChange>
        </w:rPr>
        <w:t xml:space="preserve"> </w:t>
      </w:r>
      <w:r w:rsidR="00A96A35" w:rsidRPr="0027638C">
        <w:rPr>
          <w:sz w:val="24"/>
          <w:rPrChange w16du:dateUtc="2026-07-07T18:18:00Z" w:author="Author" w:date="2026-07-07T20:18:00Z" w:id="16876">
            <w:rPr>
              <w:rFonts w:ascii="Times New Roman"/>
              <w:color w:val="000000"/>
            </w:rPr>
          </w:rPrChange>
        </w:rPr>
        <w:t>magna</w:t>
      </w:r>
      <w:r w:rsidR="00A96A35" w:rsidRPr="0027638C">
        <w:rPr>
          <w:spacing w:val="-9"/>
          <w:sz w:val="24"/>
          <w:rPrChange w16du:dateUtc="2026-07-07T18:18:00Z" w:author="Author" w:date="2026-07-07T20:18:00Z" w:id="16877">
            <w:rPr>
              <w:rFonts w:ascii="Times New Roman"/>
              <w:color w:val="000000"/>
              <w:spacing w:val="-7"/>
            </w:rPr>
          </w:rPrChange>
        </w:rPr>
        <w:t xml:space="preserve"> </w:t>
      </w:r>
      <w:r w:rsidR="00A96A35" w:rsidRPr="0027638C">
        <w:rPr>
          <w:sz w:val="24"/>
          <w:rPrChange w16du:dateUtc="2026-07-07T18:18:00Z" w:author="Author" w:date="2026-07-07T20:18:00Z" w:id="16878">
            <w:rPr>
              <w:rFonts w:ascii="Times New Roman" w:hAnsi="Times New Roman"/>
              <w:color w:val="000000"/>
            </w:rPr>
          </w:rPrChange>
        </w:rPr>
        <w:t>aliqua</w:t>
      </w:r>
      <w:del w16du:dateUtc="2026-07-07T18:18:00Z" w:author="Author" w:date="2026-07-07T20:18:00Z" w:id="16879">
        <w:r>
          <w:rPr>
            <w:color w:val="000000"/>
          </w:rPr>
          <w:cr/>
        </w:r>
      </w:del>
      <w:r w:rsidR="00A96A35" w:rsidRPr="0027638C">
        <w:rPr>
          <w:sz w:val="24"/>
          <w:rPrChange w16du:dateUtc="2026-07-07T18:18:00Z" w:author="Author" w:date="2026-07-07T20:18:00Z" w:id="16880">
            <w:rPr>
              <w:rFonts w:ascii="Times New Roman"/>
              <w:color w:val="000000"/>
              <w:spacing w:val="665"/>
            </w:rPr>
          </w:rPrChange>
        </w:rPr>
        <w:t xml:space="preserve"> </w:t>
      </w:r>
      <w:r w:rsidR="00A96A35" w:rsidRPr="0027638C">
        <w:rPr>
          <w:sz w:val="24"/>
          <w:rPrChange w16du:dateUtc="2026-07-07T18:18:00Z" w:author="Author" w:date="2026-07-07T20:18:00Z" w:id="16881">
            <w:rPr>
              <w:rFonts w:ascii="Times New Roman"/>
              <w:color w:val="000000"/>
            </w:rPr>
          </w:rPrChange>
        </w:rPr>
        <w:t>lorem</w:t>
      </w:r>
      <w:r w:rsidR="00A96A35" w:rsidRPr="0027638C">
        <w:rPr>
          <w:spacing w:val="-6"/>
          <w:sz w:val="24"/>
          <w:rPrChange w16du:dateUtc="2026-07-07T18:18:00Z" w:author="Author" w:date="2026-07-07T20:18:00Z" w:id="16882">
            <w:rPr>
              <w:rFonts w:ascii="Times New Roman"/>
              <w:color w:val="000000"/>
              <w:spacing w:val="-3"/>
            </w:rPr>
          </w:rPrChange>
        </w:rPr>
        <w:t xml:space="preserve"> </w:t>
      </w:r>
      <w:r w:rsidR="00A96A35" w:rsidRPr="0027638C">
        <w:rPr>
          <w:sz w:val="24"/>
          <w:rPrChange w16du:dateUtc="2026-07-07T18:18:00Z" w:author="Author" w:date="2026-07-07T20:18:00Z" w:id="16883">
            <w:rPr>
              <w:rFonts w:ascii="Times New Roman"/>
              <w:color w:val="000000"/>
            </w:rPr>
          </w:rPrChange>
        </w:rPr>
        <w:t>ipsum</w:t>
      </w:r>
      <w:r w:rsidR="00A96A35" w:rsidRPr="0027638C">
        <w:rPr>
          <w:spacing w:val="-6"/>
          <w:sz w:val="24"/>
          <w:rPrChange w16du:dateUtc="2026-07-07T18:18:00Z" w:author="Author" w:date="2026-07-07T20:18:00Z" w:id="16884">
            <w:rPr>
              <w:rFonts w:ascii="Times New Roman"/>
              <w:color w:val="000000"/>
              <w:spacing w:val="-3"/>
            </w:rPr>
          </w:rPrChange>
        </w:rPr>
        <w:t xml:space="preserve"> </w:t>
      </w:r>
      <w:r w:rsidR="00A96A35" w:rsidRPr="0027638C">
        <w:rPr>
          <w:sz w:val="24"/>
          <w:rPrChange w16du:dateUtc="2026-07-07T18:18:00Z" w:author="Author" w:date="2026-07-07T20:18:00Z" w:id="16885">
            <w:rPr>
              <w:rFonts w:ascii="Times New Roman"/>
              <w:color w:val="000000"/>
            </w:rPr>
          </w:rPrChange>
        </w:rPr>
        <w:t>Dolor</w:t>
      </w:r>
      <w:r w:rsidR="00A96A35" w:rsidRPr="0027638C">
        <w:rPr>
          <w:spacing w:val="-6"/>
          <w:sz w:val="24"/>
          <w:rPrChange w16du:dateUtc="2026-07-07T18:18:00Z" w:author="Author" w:date="2026-07-07T20:18:00Z" w:id="16886">
            <w:rPr>
              <w:rFonts w:ascii="Times New Roman"/>
              <w:color w:val="000000"/>
              <w:spacing w:val="-3"/>
            </w:rPr>
          </w:rPrChange>
        </w:rPr>
        <w:t xml:space="preserve"> </w:t>
      </w:r>
      <w:r w:rsidR="00A96A35" w:rsidRPr="0027638C">
        <w:rPr>
          <w:sz w:val="24"/>
          <w:rPrChange w16du:dateUtc="2026-07-07T18:18:00Z" w:author="Author" w:date="2026-07-07T20:18:00Z" w:id="16887">
            <w:rPr>
              <w:rFonts w:ascii="Times New Roman"/>
              <w:color w:val="000000"/>
            </w:rPr>
          </w:rPrChange>
        </w:rPr>
        <w:t>sit</w:t>
      </w:r>
      <w:r w:rsidR="00A96A35" w:rsidRPr="0027638C">
        <w:rPr>
          <w:spacing w:val="-6"/>
          <w:sz w:val="24"/>
          <w:rPrChange w16du:dateUtc="2026-07-07T18:18:00Z" w:author="Author" w:date="2026-07-07T20:18:00Z" w:id="16888">
            <w:rPr>
              <w:rFonts w:ascii="Times New Roman"/>
              <w:color w:val="000000"/>
              <w:spacing w:val="-3"/>
            </w:rPr>
          </w:rPrChange>
        </w:rPr>
        <w:t xml:space="preserve"> </w:t>
      </w:r>
      <w:r w:rsidR="00A96A35" w:rsidRPr="0027638C">
        <w:rPr>
          <w:sz w:val="24"/>
          <w:rPrChange w16du:dateUtc="2026-07-07T18:18:00Z" w:author="Author" w:date="2026-07-07T20:18:00Z" w:id="16889">
            <w:rPr>
              <w:rFonts w:ascii="Times New Roman"/>
              <w:color w:val="000000"/>
            </w:rPr>
          </w:rPrChange>
        </w:rPr>
        <w:t>amet</w:t>
      </w:r>
      <w:r w:rsidR="00A96A35" w:rsidRPr="0027638C">
        <w:rPr>
          <w:spacing w:val="-6"/>
          <w:sz w:val="24"/>
          <w:rPrChange w16du:dateUtc="2026-07-07T18:18:00Z" w:author="Author" w:date="2026-07-07T20:18:00Z" w:id="16890">
            <w:rPr>
              <w:rFonts w:ascii="Times New Roman"/>
              <w:color w:val="000000"/>
              <w:spacing w:val="-3"/>
            </w:rPr>
          </w:rPrChange>
        </w:rPr>
        <w:t xml:space="preserve"> </w:t>
      </w:r>
      <w:r w:rsidR="00A96A35" w:rsidRPr="0027638C">
        <w:rPr>
          <w:sz w:val="24"/>
          <w:rPrChange w16du:dateUtc="2026-07-07T18:18:00Z" w:author="Author" w:date="2026-07-07T20:18:00Z" w:id="16891">
            <w:rPr>
              <w:rFonts w:ascii="Times New Roman"/>
              <w:color w:val="000000"/>
            </w:rPr>
          </w:rPrChange>
        </w:rPr>
        <w:t>consectetur</w:t>
      </w:r>
      <w:r w:rsidR="00A96A35" w:rsidRPr="0027638C">
        <w:rPr>
          <w:spacing w:val="-6"/>
          <w:sz w:val="24"/>
          <w:rPrChange w16du:dateUtc="2026-07-07T18:18:00Z" w:author="Author" w:date="2026-07-07T20:18:00Z" w:id="16892">
            <w:rPr>
              <w:rFonts w:ascii="Times New Roman"/>
              <w:color w:val="000000"/>
              <w:spacing w:val="-3"/>
            </w:rPr>
          </w:rPrChange>
        </w:rPr>
        <w:t xml:space="preserve"> </w:t>
      </w:r>
      <w:r w:rsidR="00A96A35" w:rsidRPr="0027638C">
        <w:rPr>
          <w:sz w:val="24"/>
          <w:rPrChange w16du:dateUtc="2026-07-07T18:18:00Z" w:author="Author" w:date="2026-07-07T20:18:00Z" w:id="16893">
            <w:rPr>
              <w:rFonts w:ascii="Times New Roman"/>
              <w:color w:val="000000"/>
            </w:rPr>
          </w:rPrChange>
        </w:rPr>
        <w:t>adipiscing</w:t>
      </w:r>
      <w:r w:rsidR="00A96A35" w:rsidRPr="0027638C">
        <w:rPr>
          <w:spacing w:val="-6"/>
          <w:sz w:val="24"/>
          <w:rPrChange w16du:dateUtc="2026-07-07T18:18:00Z" w:author="Author" w:date="2026-07-07T20:18:00Z" w:id="16894">
            <w:rPr>
              <w:rFonts w:ascii="Times New Roman"/>
              <w:color w:val="000000"/>
              <w:spacing w:val="-3"/>
            </w:rPr>
          </w:rPrChange>
        </w:rPr>
        <w:t xml:space="preserve"> </w:t>
      </w:r>
      <w:r w:rsidR="00A96A35" w:rsidRPr="0027638C">
        <w:rPr>
          <w:sz w:val="24"/>
          <w:rPrChange w16du:dateUtc="2026-07-07T18:18:00Z" w:author="Author" w:date="2026-07-07T20:18:00Z" w:id="16895">
            <w:rPr>
              <w:rFonts w:ascii="Times New Roman"/>
              <w:color w:val="000000"/>
            </w:rPr>
          </w:rPrChange>
        </w:rPr>
        <w:t>elit</w:t>
      </w:r>
      <w:r w:rsidR="00A96A35" w:rsidRPr="0027638C">
        <w:rPr>
          <w:spacing w:val="-6"/>
          <w:sz w:val="24"/>
          <w:rPrChange w16du:dateUtc="2026-07-07T18:18:00Z" w:author="Author" w:date="2026-07-07T20:18:00Z" w:id="16896">
            <w:rPr>
              <w:rFonts w:ascii="Times New Roman"/>
              <w:color w:val="000000"/>
              <w:spacing w:val="-3"/>
            </w:rPr>
          </w:rPrChange>
        </w:rPr>
        <w:t xml:space="preserve"> </w:t>
      </w:r>
      <w:r w:rsidR="00A96A35" w:rsidRPr="0027638C">
        <w:rPr>
          <w:sz w:val="24"/>
          <w:rPrChange w16du:dateUtc="2026-07-07T18:18:00Z" w:author="Author" w:date="2026-07-07T20:18:00Z" w:id="16897">
            <w:rPr>
              <w:rFonts w:ascii="Times New Roman"/>
              <w:color w:val="000000"/>
            </w:rPr>
          </w:rPrChange>
        </w:rPr>
        <w:t>sed</w:t>
      </w:r>
      <w:r w:rsidR="00A96A35" w:rsidRPr="0027638C">
        <w:rPr>
          <w:spacing w:val="-6"/>
          <w:sz w:val="24"/>
          <w:rPrChange w16du:dateUtc="2026-07-07T18:18:00Z" w:author="Author" w:date="2026-07-07T20:18:00Z" w:id="16898">
            <w:rPr>
              <w:rFonts w:ascii="Times New Roman"/>
              <w:color w:val="000000"/>
              <w:spacing w:val="-3"/>
            </w:rPr>
          </w:rPrChange>
        </w:rPr>
        <w:t xml:space="preserve"> </w:t>
      </w:r>
      <w:r w:rsidR="00A96A35" w:rsidRPr="0027638C">
        <w:rPr>
          <w:sz w:val="24"/>
          <w:rPrChange w16du:dateUtc="2026-07-07T18:18:00Z" w:author="Author" w:date="2026-07-07T20:18:00Z" w:id="16899">
            <w:rPr>
              <w:rFonts w:ascii="Times New Roman"/>
              <w:color w:val="000000"/>
            </w:rPr>
          </w:rPrChange>
        </w:rPr>
        <w:t>do</w:t>
      </w:r>
      <w:r w:rsidR="00A96A35" w:rsidRPr="0027638C">
        <w:rPr>
          <w:spacing w:val="-6"/>
          <w:sz w:val="24"/>
          <w:rPrChange w16du:dateUtc="2026-07-07T18:18:00Z" w:author="Author" w:date="2026-07-07T20:18:00Z" w:id="16900">
            <w:rPr>
              <w:rFonts w:ascii="Times New Roman"/>
              <w:color w:val="000000"/>
              <w:spacing w:val="-3"/>
            </w:rPr>
          </w:rPrChange>
        </w:rPr>
        <w:t xml:space="preserve"> </w:t>
      </w:r>
      <w:r w:rsidR="00A96A35" w:rsidRPr="0027638C">
        <w:rPr>
          <w:sz w:val="24"/>
          <w:rPrChange w16du:dateUtc="2026-07-07T18:18:00Z" w:author="Author" w:date="2026-07-07T20:18:00Z" w:id="16901">
            <w:rPr>
              <w:rFonts w:ascii="Times New Roman"/>
              <w:color w:val="000000"/>
            </w:rPr>
          </w:rPrChange>
        </w:rPr>
        <w:t>eiusmod</w:t>
      </w:r>
      <w:r w:rsidR="00A96A35" w:rsidRPr="0027638C">
        <w:rPr>
          <w:spacing w:val="-6"/>
          <w:sz w:val="24"/>
          <w:rPrChange w16du:dateUtc="2026-07-07T18:18:00Z" w:author="Author" w:date="2026-07-07T20:18:00Z" w:id="16902">
            <w:rPr>
              <w:rFonts w:ascii="Times New Roman"/>
              <w:color w:val="000000"/>
              <w:spacing w:val="-3"/>
            </w:rPr>
          </w:rPrChange>
        </w:rPr>
        <w:t xml:space="preserve"> </w:t>
      </w:r>
      <w:r w:rsidR="00A96A35" w:rsidRPr="0027638C">
        <w:rPr>
          <w:sz w:val="24"/>
          <w:rPrChange w16du:dateUtc="2026-07-07T18:18:00Z" w:author="Author" w:date="2026-07-07T20:18:00Z" w:id="16903">
            <w:rPr>
              <w:rFonts w:ascii="Times New Roman"/>
              <w:color w:val="000000"/>
            </w:rPr>
          </w:rPrChange>
        </w:rPr>
        <w:t>tempor</w:t>
      </w:r>
      <w:r w:rsidR="00A96A35" w:rsidRPr="0027638C">
        <w:rPr>
          <w:spacing w:val="-6"/>
          <w:sz w:val="24"/>
          <w:rPrChange w16du:dateUtc="2026-07-07T18:18:00Z" w:author="Author" w:date="2026-07-07T20:18:00Z" w:id="16904">
            <w:rPr>
              <w:rFonts w:ascii="Times New Roman"/>
              <w:color w:val="000000"/>
              <w:spacing w:val="-3"/>
            </w:rPr>
          </w:rPrChange>
        </w:rPr>
        <w:t xml:space="preserve"> </w:t>
      </w:r>
      <w:r w:rsidR="00A96A35" w:rsidRPr="0027638C">
        <w:rPr>
          <w:sz w:val="24"/>
          <w:rPrChange w16du:dateUtc="2026-07-07T18:18:00Z" w:author="Author" w:date="2026-07-07T20:18:00Z" w:id="16905">
            <w:rPr>
              <w:rFonts w:ascii="Times New Roman"/>
              <w:color w:val="000000"/>
            </w:rPr>
          </w:rPrChange>
        </w:rPr>
        <w:t>incididunt</w:t>
      </w:r>
      <w:r w:rsidR="00A96A35" w:rsidRPr="0027638C">
        <w:rPr>
          <w:spacing w:val="-6"/>
          <w:sz w:val="24"/>
          <w:rPrChange w16du:dateUtc="2026-07-07T18:18:00Z" w:author="Author" w:date="2026-07-07T20:18:00Z" w:id="16906">
            <w:rPr>
              <w:rFonts w:ascii="Times New Roman"/>
              <w:color w:val="000000"/>
              <w:spacing w:val="-3"/>
            </w:rPr>
          </w:rPrChange>
        </w:rPr>
        <w:t xml:space="preserve"> </w:t>
      </w:r>
      <w:r w:rsidR="00A96A35" w:rsidRPr="0027638C">
        <w:rPr>
          <w:sz w:val="24"/>
          <w:rPrChange w16du:dateUtc="2026-07-07T18:18:00Z" w:author="Author" w:date="2026-07-07T20:18:00Z" w:id="16907">
            <w:rPr>
              <w:rFonts w:ascii="Times New Roman"/>
              <w:color w:val="000000"/>
            </w:rPr>
          </w:rPrChange>
        </w:rPr>
        <w:t>(ut</w:t>
      </w:r>
      <w:r w:rsidR="00A96A35" w:rsidRPr="0027638C">
        <w:rPr>
          <w:spacing w:val="-6"/>
          <w:sz w:val="24"/>
          <w:rPrChange w16du:dateUtc="2026-07-07T18:18:00Z" w:author="Author" w:date="2026-07-07T20:18:00Z" w:id="16908">
            <w:rPr>
              <w:rFonts w:ascii="Times New Roman"/>
              <w:color w:val="000000"/>
              <w:spacing w:val="-3"/>
            </w:rPr>
          </w:rPrChange>
        </w:rPr>
        <w:t xml:space="preserve"> </w:t>
      </w:r>
      <w:r w:rsidR="00A96A35" w:rsidRPr="0027638C">
        <w:rPr>
          <w:sz w:val="24"/>
          <w:rPrChange w16du:dateUtc="2026-07-07T18:18:00Z" w:author="Author" w:date="2026-07-07T20:18:00Z" w:id="16909">
            <w:rPr>
              <w:rFonts w:ascii="Times New Roman" w:hAnsi="Times New Roman"/>
              <w:color w:val="000000"/>
              <w:spacing w:val="8"/>
            </w:rPr>
          </w:rPrChange>
        </w:rPr>
        <w:t>“</w:t>
      </w:r>
      <w:r w:rsidR="00A96A35" w:rsidRPr="0027638C">
        <w:rPr>
          <w:b/>
          <w:sz w:val="24"/>
          <w:rPrChange w16du:dateUtc="2026-07-07T18:18:00Z" w:author="Author" w:date="2026-07-07T20:18:00Z" w:id="16910">
            <w:rPr>
              <w:rFonts w:ascii="Times New Roman" w:hAnsi="Times New Roman"/>
              <w:color w:val="000000"/>
              <w:spacing w:val="8"/>
            </w:rPr>
          </w:rPrChange>
        </w:rPr>
        <w:t>Labore</w:t>
      </w:r>
      <w:r w:rsidR="00A96A35" w:rsidRPr="0027638C">
        <w:rPr>
          <w:b/>
          <w:spacing w:val="-6"/>
          <w:sz w:val="24"/>
          <w:rPrChange w16du:dateUtc="2026-07-07T18:18:00Z" w:author="Author" w:date="2026-07-07T20:18:00Z" w:id="16911">
            <w:rPr>
              <w:rFonts w:ascii="Times New Roman"/>
              <w:color w:val="000000"/>
              <w:spacing w:val="1"/>
            </w:rPr>
          </w:rPrChange>
        </w:rPr>
        <w:t xml:space="preserve"> </w:t>
      </w:r>
      <w:r w:rsidR="00A96A35" w:rsidRPr="0027638C">
        <w:rPr>
          <w:b/>
          <w:sz w:val="24"/>
          <w:rPrChange w16du:dateUtc="2026-07-07T18:18:00Z" w:author="Author" w:date="2026-07-07T20:18:00Z" w:id="16912">
            <w:rPr>
              <w:rFonts w:ascii="Times New Roman" w:hAnsi="Times New Roman"/>
              <w:color w:val="000000"/>
              <w:spacing w:val="4"/>
            </w:rPr>
          </w:rPrChange>
        </w:rPr>
        <w:t>Et</w:t>
      </w:r>
      <w:r w:rsidR="00A96A35" w:rsidRPr="0027638C">
        <w:rPr>
          <w:sz w:val="24"/>
          <w:rPrChange w16du:dateUtc="2026-07-07T18:18:00Z" w:author="Author" w:date="2026-07-07T20:18:00Z" w:id="16913">
            <w:rPr>
              <w:rFonts w:ascii="Times New Roman" w:hAnsi="Times New Roman"/>
              <w:color w:val="000000"/>
              <w:spacing w:val="4"/>
            </w:rPr>
          </w:rPrChange>
        </w:rPr>
        <w:t>”).</w:t>
      </w:r>
      <w:del w16du:dateUtc="2026-07-07T18:18:00Z" w:author="Author" w:date="2026-07-07T20:18:00Z" w:id="16914">
        <w:r>
          <w:rPr>
            <w:color w:val="000000"/>
            <w:spacing w:val="4"/>
          </w:rPr>
          <w:cr/>
        </w:r>
      </w:del>
      <w:r w:rsidR="00A96A35" w:rsidRPr="0027638C">
        <w:rPr>
          <w:sz w:val="24"/>
          <w:rPrChange w16du:dateUtc="2026-07-07T18:18:00Z" w:author="Author" w:date="2026-07-07T20:18:00Z" w:id="16915">
            <w:rPr>
              <w:rFonts w:ascii="Times New Roman"/>
              <w:color w:val="000000"/>
              <w:spacing w:val="665"/>
            </w:rPr>
          </w:rPrChange>
        </w:rPr>
        <w:t xml:space="preserve"> </w:t>
      </w:r>
      <w:r w:rsidR="00A96A35" w:rsidRPr="0027638C">
        <w:rPr>
          <w:sz w:val="24"/>
          <w:rPrChange w16du:dateUtc="2026-07-07T18:18:00Z" w:author="Author" w:date="2026-07-07T20:18:00Z" w:id="16916">
            <w:rPr>
              <w:rFonts w:ascii="Times New Roman"/>
              <w:color w:val="000000"/>
            </w:rPr>
          </w:rPrChange>
        </w:rPr>
        <w:t>Dolore</w:t>
      </w:r>
      <w:r w:rsidR="00A96A35" w:rsidRPr="0027638C">
        <w:rPr>
          <w:sz w:val="24"/>
          <w:rPrChange w16du:dateUtc="2026-07-07T18:18:00Z" w:author="Author" w:date="2026-07-07T20:18:00Z" w:id="16917">
            <w:rPr>
              <w:rFonts w:ascii="Times New Roman"/>
              <w:color w:val="000000"/>
              <w:spacing w:val="20"/>
            </w:rPr>
          </w:rPrChange>
        </w:rPr>
        <w:t xml:space="preserve"> </w:t>
      </w:r>
      <w:r w:rsidR="00A96A35" w:rsidRPr="0027638C">
        <w:rPr>
          <w:sz w:val="24"/>
          <w:rPrChange w16du:dateUtc="2026-07-07T18:18:00Z" w:author="Author" w:date="2026-07-07T20:18:00Z" w:id="16918">
            <w:rPr>
              <w:rFonts w:ascii="Times New Roman"/>
              <w:color w:val="000000"/>
            </w:rPr>
          </w:rPrChange>
        </w:rPr>
        <w:t>magna</w:t>
      </w:r>
      <w:r w:rsidR="00A96A35" w:rsidRPr="0027638C">
        <w:rPr>
          <w:sz w:val="24"/>
          <w:rPrChange w16du:dateUtc="2026-07-07T18:18:00Z" w:author="Author" w:date="2026-07-07T20:18:00Z" w:id="16919">
            <w:rPr>
              <w:rFonts w:ascii="Times New Roman"/>
              <w:color w:val="000000"/>
              <w:spacing w:val="20"/>
            </w:rPr>
          </w:rPrChange>
        </w:rPr>
        <w:t xml:space="preserve"> </w:t>
      </w:r>
      <w:r w:rsidR="00A96A35" w:rsidRPr="0027638C">
        <w:rPr>
          <w:sz w:val="24"/>
          <w:rPrChange w16du:dateUtc="2026-07-07T18:18:00Z" w:author="Author" w:date="2026-07-07T20:18:00Z" w:id="16920">
            <w:rPr>
              <w:rFonts w:ascii="Times New Roman"/>
              <w:color w:val="000000"/>
            </w:rPr>
          </w:rPrChange>
        </w:rPr>
        <w:t>aliqua</w:t>
      </w:r>
      <w:r w:rsidR="00A96A35" w:rsidRPr="0027638C">
        <w:rPr>
          <w:sz w:val="24"/>
          <w:rPrChange w16du:dateUtc="2026-07-07T18:18:00Z" w:author="Author" w:date="2026-07-07T20:18:00Z" w:id="16921">
            <w:rPr>
              <w:rFonts w:ascii="Times New Roman"/>
              <w:color w:val="000000"/>
              <w:spacing w:val="20"/>
            </w:rPr>
          </w:rPrChange>
        </w:rPr>
        <w:t xml:space="preserve"> </w:t>
      </w:r>
      <w:r w:rsidR="00A96A35" w:rsidRPr="0027638C">
        <w:rPr>
          <w:sz w:val="24"/>
          <w:rPrChange w16du:dateUtc="2026-07-07T18:18:00Z" w:author="Author" w:date="2026-07-07T20:18:00Z" w:id="16922">
            <w:rPr>
              <w:rFonts w:ascii="Times New Roman"/>
              <w:color w:val="000000"/>
            </w:rPr>
          </w:rPrChange>
        </w:rPr>
        <w:t>lorem</w:t>
      </w:r>
      <w:r w:rsidR="00A96A35" w:rsidRPr="0027638C">
        <w:rPr>
          <w:sz w:val="24"/>
          <w:rPrChange w16du:dateUtc="2026-07-07T18:18:00Z" w:author="Author" w:date="2026-07-07T20:18:00Z" w:id="16923">
            <w:rPr>
              <w:rFonts w:ascii="Times New Roman"/>
              <w:color w:val="000000"/>
              <w:spacing w:val="20"/>
            </w:rPr>
          </w:rPrChange>
        </w:rPr>
        <w:t xml:space="preserve"> </w:t>
      </w:r>
      <w:r w:rsidR="00A96A35" w:rsidRPr="0027638C">
        <w:rPr>
          <w:sz w:val="24"/>
          <w:rPrChange w16du:dateUtc="2026-07-07T18:18:00Z" w:author="Author" w:date="2026-07-07T20:18:00Z" w:id="16924">
            <w:rPr>
              <w:rFonts w:ascii="Times New Roman"/>
              <w:color w:val="000000"/>
            </w:rPr>
          </w:rPrChange>
        </w:rPr>
        <w:t>ipsum</w:t>
      </w:r>
      <w:r w:rsidR="00A96A35" w:rsidRPr="0027638C">
        <w:rPr>
          <w:sz w:val="24"/>
          <w:rPrChange w16du:dateUtc="2026-07-07T18:18:00Z" w:author="Author" w:date="2026-07-07T20:18:00Z" w:id="16925">
            <w:rPr>
              <w:rFonts w:ascii="Times New Roman"/>
              <w:color w:val="000000"/>
              <w:spacing w:val="20"/>
            </w:rPr>
          </w:rPrChange>
        </w:rPr>
        <w:t xml:space="preserve"> </w:t>
      </w:r>
      <w:r w:rsidR="00A96A35" w:rsidRPr="0027638C">
        <w:rPr>
          <w:sz w:val="24"/>
          <w:rPrChange w16du:dateUtc="2026-07-07T18:18:00Z" w:author="Author" w:date="2026-07-07T20:18:00Z" w:id="16926">
            <w:rPr>
              <w:rFonts w:ascii="Times New Roman"/>
              <w:color w:val="000000"/>
            </w:rPr>
          </w:rPrChange>
        </w:rPr>
        <w:t>Dolor</w:t>
      </w:r>
      <w:r w:rsidR="00A96A35" w:rsidRPr="0027638C">
        <w:rPr>
          <w:sz w:val="24"/>
          <w:rPrChange w16du:dateUtc="2026-07-07T18:18:00Z" w:author="Author" w:date="2026-07-07T20:18:00Z" w:id="16927">
            <w:rPr>
              <w:rFonts w:ascii="Times New Roman"/>
              <w:color w:val="000000"/>
              <w:spacing w:val="20"/>
            </w:rPr>
          </w:rPrChange>
        </w:rPr>
        <w:t xml:space="preserve"> </w:t>
      </w:r>
      <w:r w:rsidR="00A96A35" w:rsidRPr="0027638C">
        <w:rPr>
          <w:sz w:val="24"/>
          <w:rPrChange w16du:dateUtc="2026-07-07T18:18:00Z" w:author="Author" w:date="2026-07-07T20:18:00Z" w:id="16928">
            <w:rPr>
              <w:rFonts w:ascii="Times New Roman"/>
              <w:color w:val="000000"/>
            </w:rPr>
          </w:rPrChange>
        </w:rPr>
        <w:t>Sit,</w:t>
      </w:r>
      <w:r w:rsidR="00A96A35" w:rsidRPr="0027638C">
        <w:rPr>
          <w:sz w:val="24"/>
          <w:rPrChange w16du:dateUtc="2026-07-07T18:18:00Z" w:author="Author" w:date="2026-07-07T20:18:00Z" w:id="16929">
            <w:rPr>
              <w:rFonts w:ascii="Times New Roman"/>
              <w:color w:val="000000"/>
              <w:spacing w:val="20"/>
            </w:rPr>
          </w:rPrChange>
        </w:rPr>
        <w:t xml:space="preserve"> </w:t>
      </w:r>
      <w:r w:rsidR="00A96A35" w:rsidRPr="0027638C">
        <w:rPr>
          <w:sz w:val="24"/>
          <w:rPrChange w16du:dateUtc="2026-07-07T18:18:00Z" w:author="Author" w:date="2026-07-07T20:18:00Z" w:id="16930">
            <w:rPr>
              <w:rFonts w:ascii="Times New Roman"/>
              <w:color w:val="000000"/>
            </w:rPr>
          </w:rPrChange>
        </w:rPr>
        <w:t>amet</w:t>
      </w:r>
      <w:r w:rsidR="00A96A35" w:rsidRPr="0027638C">
        <w:rPr>
          <w:sz w:val="24"/>
          <w:rPrChange w16du:dateUtc="2026-07-07T18:18:00Z" w:author="Author" w:date="2026-07-07T20:18:00Z" w:id="16931">
            <w:rPr>
              <w:rFonts w:ascii="Times New Roman"/>
              <w:color w:val="000000"/>
              <w:spacing w:val="20"/>
            </w:rPr>
          </w:rPrChange>
        </w:rPr>
        <w:t xml:space="preserve"> </w:t>
      </w:r>
      <w:r w:rsidR="00A96A35" w:rsidRPr="0027638C">
        <w:rPr>
          <w:sz w:val="24"/>
          <w:rPrChange w16du:dateUtc="2026-07-07T18:18:00Z" w:author="Author" w:date="2026-07-07T20:18:00Z" w:id="16932">
            <w:rPr>
              <w:rFonts w:ascii="Times New Roman"/>
              <w:color w:val="000000"/>
            </w:rPr>
          </w:rPrChange>
        </w:rPr>
        <w:t>consectetur</w:t>
      </w:r>
      <w:r w:rsidR="00A96A35" w:rsidRPr="0027638C">
        <w:rPr>
          <w:sz w:val="24"/>
          <w:rPrChange w16du:dateUtc="2026-07-07T18:18:00Z" w:author="Author" w:date="2026-07-07T20:18:00Z" w:id="16933">
            <w:rPr>
              <w:rFonts w:ascii="Times New Roman"/>
              <w:color w:val="000000"/>
              <w:spacing w:val="20"/>
            </w:rPr>
          </w:rPrChange>
        </w:rPr>
        <w:t xml:space="preserve"> </w:t>
      </w:r>
      <w:r w:rsidR="00A96A35" w:rsidRPr="0027638C">
        <w:rPr>
          <w:sz w:val="24"/>
          <w:rPrChange w16du:dateUtc="2026-07-07T18:18:00Z" w:author="Author" w:date="2026-07-07T20:18:00Z" w:id="16934">
            <w:rPr>
              <w:rFonts w:ascii="Times New Roman"/>
              <w:color w:val="000000"/>
            </w:rPr>
          </w:rPrChange>
        </w:rPr>
        <w:t>Adipiscing</w:t>
      </w:r>
      <w:r w:rsidR="00A96A35" w:rsidRPr="0027638C">
        <w:rPr>
          <w:sz w:val="24"/>
          <w:rPrChange w16du:dateUtc="2026-07-07T18:18:00Z" w:author="Author" w:date="2026-07-07T20:18:00Z" w:id="16935">
            <w:rPr>
              <w:rFonts w:ascii="Times New Roman"/>
              <w:color w:val="000000"/>
              <w:spacing w:val="20"/>
            </w:rPr>
          </w:rPrChange>
        </w:rPr>
        <w:t xml:space="preserve"> </w:t>
      </w:r>
      <w:r w:rsidR="00A96A35" w:rsidRPr="0027638C">
        <w:rPr>
          <w:sz w:val="24"/>
          <w:rPrChange w16du:dateUtc="2026-07-07T18:18:00Z" w:author="Author" w:date="2026-07-07T20:18:00Z" w:id="16936">
            <w:rPr>
              <w:rFonts w:ascii="Times New Roman"/>
              <w:color w:val="000000"/>
            </w:rPr>
          </w:rPrChange>
        </w:rPr>
        <w:t>elit</w:t>
      </w:r>
      <w:r w:rsidR="00A96A35" w:rsidRPr="0027638C">
        <w:rPr>
          <w:sz w:val="24"/>
          <w:rPrChange w16du:dateUtc="2026-07-07T18:18:00Z" w:author="Author" w:date="2026-07-07T20:18:00Z" w:id="16937">
            <w:rPr>
              <w:rFonts w:ascii="Times New Roman"/>
              <w:color w:val="000000"/>
              <w:spacing w:val="20"/>
            </w:rPr>
          </w:rPrChange>
        </w:rPr>
        <w:t xml:space="preserve"> </w:t>
      </w:r>
      <w:r w:rsidR="00A96A35" w:rsidRPr="0027638C">
        <w:rPr>
          <w:sz w:val="24"/>
          <w:rPrChange w16du:dateUtc="2026-07-07T18:18:00Z" w:author="Author" w:date="2026-07-07T20:18:00Z" w:id="16938">
            <w:rPr>
              <w:rFonts w:ascii="Times New Roman"/>
              <w:color w:val="000000"/>
            </w:rPr>
          </w:rPrChange>
        </w:rPr>
        <w:t>sed</w:t>
      </w:r>
      <w:r w:rsidR="00A96A35" w:rsidRPr="0027638C">
        <w:rPr>
          <w:sz w:val="24"/>
          <w:rPrChange w16du:dateUtc="2026-07-07T18:18:00Z" w:author="Author" w:date="2026-07-07T20:18:00Z" w:id="16939">
            <w:rPr>
              <w:rFonts w:ascii="Times New Roman"/>
              <w:color w:val="000000"/>
              <w:spacing w:val="20"/>
            </w:rPr>
          </w:rPrChange>
        </w:rPr>
        <w:t xml:space="preserve"> </w:t>
      </w:r>
      <w:r w:rsidR="00A96A35" w:rsidRPr="0027638C">
        <w:rPr>
          <w:sz w:val="24"/>
          <w:rPrChange w16du:dateUtc="2026-07-07T18:18:00Z" w:author="Author" w:date="2026-07-07T20:18:00Z" w:id="16940">
            <w:rPr>
              <w:rFonts w:ascii="Times New Roman"/>
              <w:color w:val="000000"/>
            </w:rPr>
          </w:rPrChange>
        </w:rPr>
        <w:t>do</w:t>
      </w:r>
      <w:r w:rsidR="00A96A35" w:rsidRPr="0027638C">
        <w:rPr>
          <w:sz w:val="24"/>
          <w:rPrChange w16du:dateUtc="2026-07-07T18:18:00Z" w:author="Author" w:date="2026-07-07T20:18:00Z" w:id="16941">
            <w:rPr>
              <w:rFonts w:ascii="Times New Roman"/>
              <w:color w:val="000000"/>
              <w:spacing w:val="20"/>
            </w:rPr>
          </w:rPrChange>
        </w:rPr>
        <w:t xml:space="preserve"> </w:t>
      </w:r>
      <w:r w:rsidR="00A96A35" w:rsidRPr="0027638C">
        <w:rPr>
          <w:sz w:val="24"/>
          <w:rPrChange w16du:dateUtc="2026-07-07T18:18:00Z" w:author="Author" w:date="2026-07-07T20:18:00Z" w:id="16942">
            <w:rPr>
              <w:rFonts w:ascii="Times New Roman"/>
              <w:color w:val="000000"/>
            </w:rPr>
          </w:rPrChange>
        </w:rPr>
        <w:t>eiusmod</w:t>
      </w:r>
      <w:r w:rsidR="00A96A35" w:rsidRPr="0027638C">
        <w:rPr>
          <w:sz w:val="24"/>
          <w:rPrChange w16du:dateUtc="2026-07-07T18:18:00Z" w:author="Author" w:date="2026-07-07T20:18:00Z" w:id="16943">
            <w:rPr>
              <w:rFonts w:ascii="Times New Roman"/>
              <w:color w:val="000000"/>
              <w:spacing w:val="20"/>
            </w:rPr>
          </w:rPrChange>
        </w:rPr>
        <w:t xml:space="preserve"> </w:t>
      </w:r>
      <w:r w:rsidR="00A96A35" w:rsidRPr="0027638C">
        <w:rPr>
          <w:sz w:val="24"/>
          <w:rPrChange w16du:dateUtc="2026-07-07T18:18:00Z" w:author="Author" w:date="2026-07-07T20:18:00Z" w:id="16944">
            <w:rPr>
              <w:rFonts w:ascii="Times New Roman" w:hAnsi="Times New Roman"/>
              <w:color w:val="000000"/>
            </w:rPr>
          </w:rPrChange>
        </w:rPr>
        <w:t>tempor</w:t>
      </w:r>
      <w:del w16du:dateUtc="2026-07-07T18:18:00Z" w:author="Author" w:date="2026-07-07T20:18:00Z" w:id="16945">
        <w:r>
          <w:rPr>
            <w:color w:val="000000"/>
          </w:rPr>
          <w:cr/>
        </w:r>
      </w:del>
      <w:r w:rsidR="00A96A35" w:rsidRPr="0027638C">
        <w:rPr>
          <w:sz w:val="24"/>
          <w:rPrChange w16du:dateUtc="2026-07-07T18:18:00Z" w:author="Author" w:date="2026-07-07T20:18:00Z" w:id="16946">
            <w:rPr>
              <w:rFonts w:ascii="Times New Roman"/>
              <w:color w:val="000000"/>
              <w:spacing w:val="665"/>
            </w:rPr>
          </w:rPrChange>
        </w:rPr>
        <w:t xml:space="preserve"> </w:t>
      </w:r>
      <w:r w:rsidR="00A96A35" w:rsidRPr="0027638C">
        <w:rPr>
          <w:sz w:val="24"/>
          <w:rPrChange w16du:dateUtc="2026-07-07T18:18:00Z" w:author="Author" w:date="2026-07-07T20:18:00Z" w:id="16947">
            <w:rPr>
              <w:rFonts w:ascii="Times New Roman"/>
              <w:color w:val="000000"/>
            </w:rPr>
          </w:rPrChange>
        </w:rPr>
        <w:t>incididunt</w:t>
      </w:r>
      <w:r w:rsidR="00A96A35" w:rsidRPr="0027638C">
        <w:rPr>
          <w:sz w:val="24"/>
          <w:rPrChange w16du:dateUtc="2026-07-07T18:18:00Z" w:author="Author" w:date="2026-07-07T20:18:00Z" w:id="16948">
            <w:rPr>
              <w:rFonts w:ascii="Times New Roman"/>
              <w:color w:val="000000"/>
              <w:spacing w:val="10"/>
            </w:rPr>
          </w:rPrChange>
        </w:rPr>
        <w:t xml:space="preserve"> </w:t>
      </w:r>
      <w:r w:rsidR="00A96A35" w:rsidRPr="0027638C">
        <w:rPr>
          <w:sz w:val="24"/>
          <w:rPrChange w16du:dateUtc="2026-07-07T18:18:00Z" w:author="Author" w:date="2026-07-07T20:18:00Z" w:id="16949">
            <w:rPr>
              <w:rFonts w:ascii="Times New Roman"/>
              <w:color w:val="000000"/>
            </w:rPr>
          </w:rPrChange>
        </w:rPr>
        <w:t>ut</w:t>
      </w:r>
      <w:r w:rsidR="00A96A35" w:rsidRPr="0027638C">
        <w:rPr>
          <w:sz w:val="24"/>
          <w:rPrChange w16du:dateUtc="2026-07-07T18:18:00Z" w:author="Author" w:date="2026-07-07T20:18:00Z" w:id="16950">
            <w:rPr>
              <w:rFonts w:ascii="Times New Roman"/>
              <w:color w:val="000000"/>
              <w:spacing w:val="10"/>
            </w:rPr>
          </w:rPrChange>
        </w:rPr>
        <w:t xml:space="preserve"> </w:t>
      </w:r>
      <w:r w:rsidR="00A96A35" w:rsidRPr="0027638C">
        <w:rPr>
          <w:sz w:val="24"/>
          <w:rPrChange w16du:dateUtc="2026-07-07T18:18:00Z" w:author="Author" w:date="2026-07-07T20:18:00Z" w:id="16951">
            <w:rPr>
              <w:rFonts w:ascii="Times New Roman"/>
              <w:color w:val="000000"/>
            </w:rPr>
          </w:rPrChange>
        </w:rPr>
        <w:t>labore</w:t>
      </w:r>
      <w:r w:rsidR="00A96A35" w:rsidRPr="0027638C">
        <w:rPr>
          <w:sz w:val="24"/>
          <w:rPrChange w16du:dateUtc="2026-07-07T18:18:00Z" w:author="Author" w:date="2026-07-07T20:18:00Z" w:id="16952">
            <w:rPr>
              <w:rFonts w:ascii="Times New Roman"/>
              <w:color w:val="000000"/>
              <w:spacing w:val="10"/>
            </w:rPr>
          </w:rPrChange>
        </w:rPr>
        <w:t xml:space="preserve"> </w:t>
      </w:r>
      <w:r w:rsidR="00A96A35" w:rsidRPr="0027638C">
        <w:rPr>
          <w:sz w:val="24"/>
          <w:rPrChange w16du:dateUtc="2026-07-07T18:18:00Z" w:author="Author" w:date="2026-07-07T20:18:00Z" w:id="16953">
            <w:rPr>
              <w:rFonts w:ascii="Times New Roman"/>
              <w:color w:val="000000"/>
            </w:rPr>
          </w:rPrChange>
        </w:rPr>
        <w:t>et</w:t>
      </w:r>
      <w:r w:rsidR="00A96A35" w:rsidRPr="0027638C">
        <w:rPr>
          <w:sz w:val="24"/>
          <w:rPrChange w16du:dateUtc="2026-07-07T18:18:00Z" w:author="Author" w:date="2026-07-07T20:18:00Z" w:id="16954">
            <w:rPr>
              <w:rFonts w:ascii="Times New Roman"/>
              <w:color w:val="000000"/>
              <w:spacing w:val="10"/>
            </w:rPr>
          </w:rPrChange>
        </w:rPr>
        <w:t xml:space="preserve"> </w:t>
      </w:r>
      <w:r w:rsidR="00A96A35" w:rsidRPr="0027638C">
        <w:rPr>
          <w:sz w:val="24"/>
          <w:rPrChange w16du:dateUtc="2026-07-07T18:18:00Z" w:author="Author" w:date="2026-07-07T20:18:00Z" w:id="16955">
            <w:rPr>
              <w:rFonts w:ascii="Times New Roman"/>
              <w:color w:val="000000"/>
            </w:rPr>
          </w:rPrChange>
        </w:rPr>
        <w:t>Dolore</w:t>
      </w:r>
      <w:r w:rsidR="00A96A35" w:rsidRPr="0027638C">
        <w:rPr>
          <w:sz w:val="24"/>
          <w:rPrChange w16du:dateUtc="2026-07-07T18:18:00Z" w:author="Author" w:date="2026-07-07T20:18:00Z" w:id="16956">
            <w:rPr>
              <w:rFonts w:ascii="Times New Roman"/>
              <w:color w:val="000000"/>
              <w:spacing w:val="10"/>
            </w:rPr>
          </w:rPrChange>
        </w:rPr>
        <w:t xml:space="preserve"> </w:t>
      </w:r>
      <w:r w:rsidR="00A96A35" w:rsidRPr="0027638C">
        <w:rPr>
          <w:sz w:val="24"/>
          <w:rPrChange w16du:dateUtc="2026-07-07T18:18:00Z" w:author="Author" w:date="2026-07-07T20:18:00Z" w:id="16957">
            <w:rPr>
              <w:rFonts w:ascii="Times New Roman"/>
              <w:color w:val="000000"/>
            </w:rPr>
          </w:rPrChange>
        </w:rPr>
        <w:t>magna</w:t>
      </w:r>
      <w:r w:rsidR="00A96A35" w:rsidRPr="0027638C">
        <w:rPr>
          <w:sz w:val="24"/>
          <w:rPrChange w16du:dateUtc="2026-07-07T18:18:00Z" w:author="Author" w:date="2026-07-07T20:18:00Z" w:id="16958">
            <w:rPr>
              <w:rFonts w:ascii="Times New Roman"/>
              <w:color w:val="000000"/>
              <w:spacing w:val="10"/>
            </w:rPr>
          </w:rPrChange>
        </w:rPr>
        <w:t xml:space="preserve"> </w:t>
      </w:r>
      <w:r w:rsidR="00A96A35" w:rsidRPr="0027638C">
        <w:rPr>
          <w:sz w:val="24"/>
          <w:rPrChange w16du:dateUtc="2026-07-07T18:18:00Z" w:author="Author" w:date="2026-07-07T20:18:00Z" w:id="16959">
            <w:rPr>
              <w:rFonts w:ascii="Times New Roman"/>
              <w:color w:val="000000"/>
            </w:rPr>
          </w:rPrChange>
        </w:rPr>
        <w:t>aliqua</w:t>
      </w:r>
      <w:r w:rsidR="00A96A35" w:rsidRPr="0027638C">
        <w:rPr>
          <w:sz w:val="24"/>
          <w:rPrChange w16du:dateUtc="2026-07-07T18:18:00Z" w:author="Author" w:date="2026-07-07T20:18:00Z" w:id="16960">
            <w:rPr>
              <w:rFonts w:ascii="Times New Roman"/>
              <w:color w:val="000000"/>
              <w:spacing w:val="10"/>
            </w:rPr>
          </w:rPrChange>
        </w:rPr>
        <w:t xml:space="preserve"> </w:t>
      </w:r>
      <w:r w:rsidR="00A96A35" w:rsidRPr="0027638C">
        <w:rPr>
          <w:sz w:val="24"/>
          <w:rPrChange w16du:dateUtc="2026-07-07T18:18:00Z" w:author="Author" w:date="2026-07-07T20:18:00Z" w:id="16961">
            <w:rPr>
              <w:rFonts w:ascii="Times New Roman"/>
              <w:color w:val="000000"/>
            </w:rPr>
          </w:rPrChange>
        </w:rPr>
        <w:t>lorem</w:t>
      </w:r>
      <w:r w:rsidR="00A96A35" w:rsidRPr="0027638C">
        <w:rPr>
          <w:sz w:val="24"/>
          <w:rPrChange w16du:dateUtc="2026-07-07T18:18:00Z" w:author="Author" w:date="2026-07-07T20:18:00Z" w:id="16962">
            <w:rPr>
              <w:rFonts w:ascii="Times New Roman"/>
              <w:color w:val="000000"/>
              <w:spacing w:val="10"/>
            </w:rPr>
          </w:rPrChange>
        </w:rPr>
        <w:t xml:space="preserve"> </w:t>
      </w:r>
      <w:r w:rsidR="00A96A35" w:rsidRPr="0027638C">
        <w:rPr>
          <w:sz w:val="24"/>
          <w:rPrChange w16du:dateUtc="2026-07-07T18:18:00Z" w:author="Author" w:date="2026-07-07T20:18:00Z" w:id="16963">
            <w:rPr>
              <w:rFonts w:ascii="Times New Roman"/>
              <w:color w:val="000000"/>
            </w:rPr>
          </w:rPrChange>
        </w:rPr>
        <w:t>ipsum</w:t>
      </w:r>
      <w:r w:rsidR="00A96A35" w:rsidRPr="0027638C">
        <w:rPr>
          <w:sz w:val="24"/>
          <w:rPrChange w16du:dateUtc="2026-07-07T18:18:00Z" w:author="Author" w:date="2026-07-07T20:18:00Z" w:id="16964">
            <w:rPr>
              <w:rFonts w:ascii="Times New Roman"/>
              <w:color w:val="000000"/>
              <w:spacing w:val="10"/>
            </w:rPr>
          </w:rPrChange>
        </w:rPr>
        <w:t xml:space="preserve"> </w:t>
      </w:r>
      <w:r w:rsidR="00A96A35" w:rsidRPr="0027638C">
        <w:rPr>
          <w:sz w:val="24"/>
          <w:rPrChange w16du:dateUtc="2026-07-07T18:18:00Z" w:author="Author" w:date="2026-07-07T20:18:00Z" w:id="16965">
            <w:rPr>
              <w:rFonts w:ascii="Times New Roman"/>
              <w:color w:val="000000"/>
            </w:rPr>
          </w:rPrChange>
        </w:rPr>
        <w:t>dolor</w:t>
      </w:r>
      <w:r w:rsidR="00A96A35" w:rsidRPr="0027638C">
        <w:rPr>
          <w:sz w:val="24"/>
          <w:rPrChange w16du:dateUtc="2026-07-07T18:18:00Z" w:author="Author" w:date="2026-07-07T20:18:00Z" w:id="16966">
            <w:rPr>
              <w:rFonts w:ascii="Times New Roman"/>
              <w:color w:val="000000"/>
              <w:spacing w:val="10"/>
            </w:rPr>
          </w:rPrChange>
        </w:rPr>
        <w:t xml:space="preserve"> </w:t>
      </w:r>
      <w:r w:rsidR="00A96A35" w:rsidRPr="0027638C">
        <w:rPr>
          <w:sz w:val="24"/>
          <w:rPrChange w16du:dateUtc="2026-07-07T18:18:00Z" w:author="Author" w:date="2026-07-07T20:18:00Z" w:id="16967">
            <w:rPr>
              <w:rFonts w:ascii="Times New Roman"/>
              <w:color w:val="000000"/>
            </w:rPr>
          </w:rPrChange>
        </w:rPr>
        <w:t>sit</w:t>
      </w:r>
      <w:r w:rsidR="00A96A35" w:rsidRPr="0027638C">
        <w:rPr>
          <w:sz w:val="24"/>
          <w:rPrChange w16du:dateUtc="2026-07-07T18:18:00Z" w:author="Author" w:date="2026-07-07T20:18:00Z" w:id="16968">
            <w:rPr>
              <w:rFonts w:ascii="Times New Roman"/>
              <w:color w:val="000000"/>
              <w:spacing w:val="10"/>
            </w:rPr>
          </w:rPrChange>
        </w:rPr>
        <w:t xml:space="preserve"> </w:t>
      </w:r>
      <w:r w:rsidR="00A96A35" w:rsidRPr="0027638C">
        <w:rPr>
          <w:sz w:val="24"/>
          <w:rPrChange w16du:dateUtc="2026-07-07T18:18:00Z" w:author="Author" w:date="2026-07-07T20:18:00Z" w:id="16969">
            <w:rPr>
              <w:rFonts w:ascii="Times New Roman"/>
              <w:color w:val="000000"/>
            </w:rPr>
          </w:rPrChange>
        </w:rPr>
        <w:t>amet</w:t>
      </w:r>
      <w:r w:rsidR="00A96A35" w:rsidRPr="0027638C">
        <w:rPr>
          <w:sz w:val="24"/>
          <w:rPrChange w16du:dateUtc="2026-07-07T18:18:00Z" w:author="Author" w:date="2026-07-07T20:18:00Z" w:id="16970">
            <w:rPr>
              <w:rFonts w:ascii="Times New Roman"/>
              <w:color w:val="000000"/>
              <w:spacing w:val="10"/>
            </w:rPr>
          </w:rPrChange>
        </w:rPr>
        <w:t xml:space="preserve"> </w:t>
      </w:r>
      <w:r w:rsidR="00A96A35" w:rsidRPr="0027638C">
        <w:rPr>
          <w:sz w:val="24"/>
          <w:rPrChange w16du:dateUtc="2026-07-07T18:18:00Z" w:author="Author" w:date="2026-07-07T20:18:00Z" w:id="16971">
            <w:rPr>
              <w:rFonts w:ascii="Times New Roman" w:hAnsi="Times New Roman"/>
              <w:color w:val="000000"/>
            </w:rPr>
          </w:rPrChange>
        </w:rPr>
        <w:t>consectetur</w:t>
      </w:r>
      <w:del w16du:dateUtc="2026-07-07T18:18:00Z" w:author="Author" w:date="2026-07-07T20:18:00Z" w:id="16972">
        <w:r>
          <w:rPr>
            <w:color w:val="000000"/>
          </w:rPr>
          <w:cr/>
        </w:r>
      </w:del>
      <w:r w:rsidR="00A96A35" w:rsidRPr="0027638C">
        <w:rPr>
          <w:sz w:val="24"/>
          <w:rPrChange w16du:dateUtc="2026-07-07T18:18:00Z" w:author="Author" w:date="2026-07-07T20:18:00Z" w:id="16973">
            <w:rPr>
              <w:rFonts w:ascii="Times New Roman"/>
              <w:color w:val="000000"/>
              <w:spacing w:val="665"/>
            </w:rPr>
          </w:rPrChange>
        </w:rPr>
        <w:t xml:space="preserve"> </w:t>
      </w:r>
      <w:r w:rsidR="00A96A35" w:rsidRPr="0027638C">
        <w:rPr>
          <w:sz w:val="24"/>
          <w:rPrChange w16du:dateUtc="2026-07-07T18:18:00Z" w:author="Author" w:date="2026-07-07T20:18:00Z" w:id="16974">
            <w:rPr>
              <w:rFonts w:ascii="Times New Roman"/>
              <w:color w:val="000000"/>
            </w:rPr>
          </w:rPrChange>
        </w:rPr>
        <w:t>adipiscing.</w:t>
      </w:r>
      <w:r w:rsidR="00A96A35" w:rsidRPr="0027638C">
        <w:rPr>
          <w:spacing w:val="40"/>
          <w:sz w:val="24"/>
          <w:rPrChange w16du:dateUtc="2026-07-07T18:18:00Z" w:author="Author" w:date="2026-07-07T20:18:00Z" w:id="16975">
            <w:rPr>
              <w:rFonts w:ascii="Times New Roman"/>
              <w:color w:val="000000"/>
              <w:spacing w:val="76"/>
            </w:rPr>
          </w:rPrChange>
        </w:rPr>
        <w:t xml:space="preserve"> </w:t>
      </w:r>
      <w:r w:rsidR="00A96A35" w:rsidRPr="0027638C">
        <w:rPr>
          <w:sz w:val="24"/>
          <w:rPrChange w16du:dateUtc="2026-07-07T18:18:00Z" w:author="Author" w:date="2026-07-07T20:18:00Z" w:id="16976">
            <w:rPr>
              <w:rFonts w:ascii="Times New Roman"/>
              <w:color w:val="000000"/>
            </w:rPr>
          </w:rPrChange>
        </w:rPr>
        <w:t>Elit</w:t>
      </w:r>
      <w:r w:rsidR="00A96A35" w:rsidRPr="0027638C">
        <w:rPr>
          <w:sz w:val="24"/>
          <w:rPrChange w16du:dateUtc="2026-07-07T18:18:00Z" w:author="Author" w:date="2026-07-07T20:18:00Z" w:id="16977">
            <w:rPr>
              <w:rFonts w:ascii="Times New Roman"/>
              <w:color w:val="000000"/>
              <w:spacing w:val="10"/>
            </w:rPr>
          </w:rPrChange>
        </w:rPr>
        <w:t xml:space="preserve"> </w:t>
      </w:r>
      <w:r w:rsidR="00A96A35" w:rsidRPr="0027638C">
        <w:rPr>
          <w:sz w:val="24"/>
          <w:rPrChange w16du:dateUtc="2026-07-07T18:18:00Z" w:author="Author" w:date="2026-07-07T20:18:00Z" w:id="16978">
            <w:rPr>
              <w:rFonts w:ascii="Times New Roman"/>
              <w:color w:val="000000"/>
            </w:rPr>
          </w:rPrChange>
        </w:rPr>
        <w:t>sed</w:t>
      </w:r>
      <w:r w:rsidR="00A96A35" w:rsidRPr="0027638C">
        <w:rPr>
          <w:sz w:val="24"/>
          <w:rPrChange w16du:dateUtc="2026-07-07T18:18:00Z" w:author="Author" w:date="2026-07-07T20:18:00Z" w:id="16979">
            <w:rPr>
              <w:rFonts w:ascii="Times New Roman"/>
              <w:color w:val="000000"/>
              <w:spacing w:val="10"/>
            </w:rPr>
          </w:rPrChange>
        </w:rPr>
        <w:t xml:space="preserve"> </w:t>
      </w:r>
      <w:r w:rsidR="00A96A35" w:rsidRPr="0027638C">
        <w:rPr>
          <w:sz w:val="24"/>
          <w:rPrChange w16du:dateUtc="2026-07-07T18:18:00Z" w:author="Author" w:date="2026-07-07T20:18:00Z" w:id="16980">
            <w:rPr>
              <w:rFonts w:ascii="Times New Roman"/>
              <w:color w:val="000000"/>
            </w:rPr>
          </w:rPrChange>
        </w:rPr>
        <w:t>do,</w:t>
      </w:r>
      <w:r w:rsidR="00A96A35" w:rsidRPr="0027638C">
        <w:rPr>
          <w:sz w:val="24"/>
          <w:rPrChange w16du:dateUtc="2026-07-07T18:18:00Z" w:author="Author" w:date="2026-07-07T20:18:00Z" w:id="16981">
            <w:rPr>
              <w:rFonts w:ascii="Times New Roman"/>
              <w:color w:val="000000"/>
              <w:spacing w:val="10"/>
            </w:rPr>
          </w:rPrChange>
        </w:rPr>
        <w:t xml:space="preserve"> </w:t>
      </w:r>
      <w:r w:rsidR="00A96A35" w:rsidRPr="0027638C">
        <w:rPr>
          <w:sz w:val="24"/>
          <w:rPrChange w16du:dateUtc="2026-07-07T18:18:00Z" w:author="Author" w:date="2026-07-07T20:18:00Z" w:id="16982">
            <w:rPr>
              <w:rFonts w:ascii="Times New Roman"/>
              <w:color w:val="000000"/>
            </w:rPr>
          </w:rPrChange>
        </w:rPr>
        <w:t>eiusmod</w:t>
      </w:r>
      <w:r w:rsidR="00A96A35" w:rsidRPr="0027638C">
        <w:rPr>
          <w:sz w:val="24"/>
          <w:rPrChange w16du:dateUtc="2026-07-07T18:18:00Z" w:author="Author" w:date="2026-07-07T20:18:00Z" w:id="16983">
            <w:rPr>
              <w:rFonts w:ascii="Times New Roman"/>
              <w:color w:val="000000"/>
              <w:spacing w:val="10"/>
            </w:rPr>
          </w:rPrChange>
        </w:rPr>
        <w:t xml:space="preserve"> </w:t>
      </w:r>
      <w:r w:rsidR="00A96A35" w:rsidRPr="0027638C">
        <w:rPr>
          <w:sz w:val="24"/>
          <w:rPrChange w16du:dateUtc="2026-07-07T18:18:00Z" w:author="Author" w:date="2026-07-07T20:18:00Z" w:id="16984">
            <w:rPr>
              <w:rFonts w:ascii="Times New Roman"/>
              <w:color w:val="000000"/>
            </w:rPr>
          </w:rPrChange>
        </w:rPr>
        <w:t>tempor</w:t>
      </w:r>
      <w:r w:rsidR="00A96A35" w:rsidRPr="0027638C">
        <w:rPr>
          <w:sz w:val="24"/>
          <w:rPrChange w16du:dateUtc="2026-07-07T18:18:00Z" w:author="Author" w:date="2026-07-07T20:18:00Z" w:id="16985">
            <w:rPr>
              <w:rFonts w:ascii="Times New Roman"/>
              <w:color w:val="000000"/>
              <w:spacing w:val="10"/>
            </w:rPr>
          </w:rPrChange>
        </w:rPr>
        <w:t xml:space="preserve"> </w:t>
      </w:r>
      <w:r w:rsidR="00A96A35" w:rsidRPr="0027638C">
        <w:rPr>
          <w:sz w:val="24"/>
          <w:rPrChange w16du:dateUtc="2026-07-07T18:18:00Z" w:author="Author" w:date="2026-07-07T20:18:00Z" w:id="16986">
            <w:rPr>
              <w:rFonts w:ascii="Times New Roman"/>
              <w:color w:val="000000"/>
            </w:rPr>
          </w:rPrChange>
        </w:rPr>
        <w:t>Incididunt</w:t>
      </w:r>
      <w:r w:rsidR="00A96A35" w:rsidRPr="0027638C">
        <w:rPr>
          <w:sz w:val="24"/>
          <w:rPrChange w16du:dateUtc="2026-07-07T18:18:00Z" w:author="Author" w:date="2026-07-07T20:18:00Z" w:id="16987">
            <w:rPr>
              <w:rFonts w:ascii="Times New Roman"/>
              <w:color w:val="000000"/>
              <w:spacing w:val="10"/>
            </w:rPr>
          </w:rPrChange>
        </w:rPr>
        <w:t xml:space="preserve"> </w:t>
      </w:r>
      <w:r w:rsidR="00A96A35" w:rsidRPr="0027638C">
        <w:rPr>
          <w:sz w:val="24"/>
          <w:rPrChange w16du:dateUtc="2026-07-07T18:18:00Z" w:author="Author" w:date="2026-07-07T20:18:00Z" w:id="16988">
            <w:rPr>
              <w:rFonts w:ascii="Times New Roman"/>
              <w:color w:val="000000"/>
            </w:rPr>
          </w:rPrChange>
        </w:rPr>
        <w:t>Ut,</w:t>
      </w:r>
      <w:r w:rsidR="00A96A35" w:rsidRPr="0027638C">
        <w:rPr>
          <w:sz w:val="24"/>
          <w:rPrChange w16du:dateUtc="2026-07-07T18:18:00Z" w:author="Author" w:date="2026-07-07T20:18:00Z" w:id="16989">
            <w:rPr>
              <w:rFonts w:ascii="Times New Roman"/>
              <w:color w:val="000000"/>
              <w:spacing w:val="10"/>
            </w:rPr>
          </w:rPrChange>
        </w:rPr>
        <w:t xml:space="preserve"> </w:t>
      </w:r>
      <w:r w:rsidR="00A96A35" w:rsidRPr="0027638C">
        <w:rPr>
          <w:sz w:val="24"/>
          <w:rPrChange w16du:dateUtc="2026-07-07T18:18:00Z" w:author="Author" w:date="2026-07-07T20:18:00Z" w:id="16990">
            <w:rPr>
              <w:rFonts w:ascii="Times New Roman"/>
              <w:color w:val="000000"/>
            </w:rPr>
          </w:rPrChange>
        </w:rPr>
        <w:t>labore</w:t>
      </w:r>
      <w:r w:rsidR="00A96A35" w:rsidRPr="0027638C">
        <w:rPr>
          <w:sz w:val="24"/>
          <w:rPrChange w16du:dateUtc="2026-07-07T18:18:00Z" w:author="Author" w:date="2026-07-07T20:18:00Z" w:id="16991">
            <w:rPr>
              <w:rFonts w:ascii="Times New Roman"/>
              <w:color w:val="000000"/>
              <w:spacing w:val="10"/>
            </w:rPr>
          </w:rPrChange>
        </w:rPr>
        <w:t xml:space="preserve"> </w:t>
      </w:r>
      <w:r w:rsidR="00A96A35" w:rsidRPr="0027638C">
        <w:rPr>
          <w:sz w:val="24"/>
          <w:rPrChange w16du:dateUtc="2026-07-07T18:18:00Z" w:author="Author" w:date="2026-07-07T20:18:00Z" w:id="16992">
            <w:rPr>
              <w:rFonts w:ascii="Times New Roman"/>
              <w:color w:val="000000"/>
            </w:rPr>
          </w:rPrChange>
        </w:rPr>
        <w:t>et</w:t>
      </w:r>
      <w:r w:rsidR="00A96A35" w:rsidRPr="0027638C">
        <w:rPr>
          <w:sz w:val="24"/>
          <w:rPrChange w16du:dateUtc="2026-07-07T18:18:00Z" w:author="Author" w:date="2026-07-07T20:18:00Z" w:id="16993">
            <w:rPr>
              <w:rFonts w:ascii="Times New Roman"/>
              <w:color w:val="000000"/>
              <w:spacing w:val="9"/>
            </w:rPr>
          </w:rPrChange>
        </w:rPr>
        <w:t xml:space="preserve"> </w:t>
      </w:r>
      <w:r w:rsidR="00A96A35" w:rsidRPr="0027638C">
        <w:rPr>
          <w:sz w:val="24"/>
          <w:rPrChange w16du:dateUtc="2026-07-07T18:18:00Z" w:author="Author" w:date="2026-07-07T20:18:00Z" w:id="16994">
            <w:rPr>
              <w:rFonts w:ascii="Times New Roman"/>
              <w:color w:val="000000"/>
            </w:rPr>
          </w:rPrChange>
        </w:rPr>
        <w:t>dolore</w:t>
      </w:r>
      <w:r w:rsidR="00A96A35" w:rsidRPr="0027638C">
        <w:rPr>
          <w:sz w:val="24"/>
          <w:rPrChange w16du:dateUtc="2026-07-07T18:18:00Z" w:author="Author" w:date="2026-07-07T20:18:00Z" w:id="16995">
            <w:rPr>
              <w:rFonts w:ascii="Times New Roman"/>
              <w:color w:val="000000"/>
              <w:spacing w:val="10"/>
            </w:rPr>
          </w:rPrChange>
        </w:rPr>
        <w:t xml:space="preserve"> </w:t>
      </w:r>
      <w:r w:rsidR="00A96A35" w:rsidRPr="0027638C">
        <w:rPr>
          <w:sz w:val="24"/>
          <w:rPrChange w16du:dateUtc="2026-07-07T18:18:00Z" w:author="Author" w:date="2026-07-07T20:18:00Z" w:id="16996">
            <w:rPr>
              <w:rFonts w:ascii="Times New Roman"/>
              <w:color w:val="000000"/>
            </w:rPr>
          </w:rPrChange>
        </w:rPr>
        <w:t>magna</w:t>
      </w:r>
      <w:r w:rsidR="00A96A35" w:rsidRPr="0027638C">
        <w:rPr>
          <w:sz w:val="24"/>
          <w:rPrChange w16du:dateUtc="2026-07-07T18:18:00Z" w:author="Author" w:date="2026-07-07T20:18:00Z" w:id="16997">
            <w:rPr>
              <w:rFonts w:ascii="Times New Roman"/>
              <w:color w:val="000000"/>
              <w:spacing w:val="10"/>
            </w:rPr>
          </w:rPrChange>
        </w:rPr>
        <w:t xml:space="preserve"> </w:t>
      </w:r>
      <w:r w:rsidR="00A96A35" w:rsidRPr="0027638C">
        <w:rPr>
          <w:sz w:val="24"/>
          <w:rPrChange w16du:dateUtc="2026-07-07T18:18:00Z" w:author="Author" w:date="2026-07-07T20:18:00Z" w:id="16998">
            <w:rPr>
              <w:rFonts w:ascii="Times New Roman" w:hAnsi="Times New Roman"/>
              <w:color w:val="000000"/>
            </w:rPr>
          </w:rPrChange>
        </w:rPr>
        <w:t>aliqua</w:t>
      </w:r>
      <w:del w16du:dateUtc="2026-07-07T18:18:00Z" w:author="Author" w:date="2026-07-07T20:18:00Z" w:id="16999">
        <w:r>
          <w:rPr>
            <w:color w:val="000000"/>
          </w:rPr>
          <w:cr/>
        </w:r>
      </w:del>
      <w:r w:rsidR="00A96A35" w:rsidRPr="0027638C">
        <w:rPr>
          <w:sz w:val="24"/>
          <w:rPrChange w16du:dateUtc="2026-07-07T18:18:00Z" w:author="Author" w:date="2026-07-07T20:18:00Z" w:id="17000">
            <w:rPr>
              <w:rFonts w:ascii="Times New Roman"/>
              <w:color w:val="000000"/>
              <w:spacing w:val="665"/>
            </w:rPr>
          </w:rPrChange>
        </w:rPr>
        <w:t xml:space="preserve"> </w:t>
      </w:r>
      <w:r w:rsidR="00A96A35" w:rsidRPr="0027638C">
        <w:rPr>
          <w:sz w:val="24"/>
          <w:rPrChange w16du:dateUtc="2026-07-07T18:18:00Z" w:author="Author" w:date="2026-07-07T20:18:00Z" w:id="17001">
            <w:rPr>
              <w:rFonts w:ascii="Times New Roman"/>
              <w:color w:val="000000"/>
            </w:rPr>
          </w:rPrChange>
        </w:rPr>
        <w:t>lorem</w:t>
      </w:r>
      <w:r w:rsidR="00A96A35" w:rsidRPr="0027638C">
        <w:rPr>
          <w:spacing w:val="-10"/>
          <w:sz w:val="24"/>
          <w:rPrChange w16du:dateUtc="2026-07-07T18:18:00Z" w:author="Author" w:date="2026-07-07T20:18:00Z" w:id="17002">
            <w:rPr>
              <w:rFonts w:ascii="Times New Roman"/>
              <w:color w:val="000000"/>
              <w:spacing w:val="-8"/>
            </w:rPr>
          </w:rPrChange>
        </w:rPr>
        <w:t xml:space="preserve"> </w:t>
      </w:r>
      <w:r w:rsidR="00A96A35" w:rsidRPr="0027638C">
        <w:rPr>
          <w:sz w:val="24"/>
          <w:rPrChange w16du:dateUtc="2026-07-07T18:18:00Z" w:author="Author" w:date="2026-07-07T20:18:00Z" w:id="17003">
            <w:rPr>
              <w:rFonts w:ascii="Times New Roman"/>
              <w:color w:val="000000"/>
            </w:rPr>
          </w:rPrChange>
        </w:rPr>
        <w:t>ipsum</w:t>
      </w:r>
      <w:r w:rsidR="00A96A35" w:rsidRPr="0027638C">
        <w:rPr>
          <w:spacing w:val="-10"/>
          <w:sz w:val="24"/>
          <w:rPrChange w16du:dateUtc="2026-07-07T18:18:00Z" w:author="Author" w:date="2026-07-07T20:18:00Z" w:id="17004">
            <w:rPr>
              <w:rFonts w:ascii="Times New Roman"/>
              <w:color w:val="000000"/>
              <w:spacing w:val="-8"/>
            </w:rPr>
          </w:rPrChange>
        </w:rPr>
        <w:t xml:space="preserve"> </w:t>
      </w:r>
      <w:r w:rsidR="00A96A35" w:rsidRPr="0027638C">
        <w:rPr>
          <w:sz w:val="24"/>
          <w:rPrChange w16du:dateUtc="2026-07-07T18:18:00Z" w:author="Author" w:date="2026-07-07T20:18:00Z" w:id="17005">
            <w:rPr>
              <w:rFonts w:ascii="Times New Roman"/>
              <w:color w:val="000000"/>
            </w:rPr>
          </w:rPrChange>
        </w:rPr>
        <w:t>dolor</w:t>
      </w:r>
      <w:r w:rsidR="00A96A35" w:rsidRPr="0027638C">
        <w:rPr>
          <w:spacing w:val="-10"/>
          <w:sz w:val="24"/>
          <w:rPrChange w16du:dateUtc="2026-07-07T18:18:00Z" w:author="Author" w:date="2026-07-07T20:18:00Z" w:id="17006">
            <w:rPr>
              <w:rFonts w:ascii="Times New Roman"/>
              <w:color w:val="000000"/>
              <w:spacing w:val="-7"/>
            </w:rPr>
          </w:rPrChange>
        </w:rPr>
        <w:t xml:space="preserve"> </w:t>
      </w:r>
      <w:r w:rsidR="00A96A35" w:rsidRPr="0027638C">
        <w:rPr>
          <w:sz w:val="24"/>
          <w:rPrChange w16du:dateUtc="2026-07-07T18:18:00Z" w:author="Author" w:date="2026-07-07T20:18:00Z" w:id="17007">
            <w:rPr>
              <w:rFonts w:ascii="Times New Roman"/>
              <w:color w:val="000000"/>
            </w:rPr>
          </w:rPrChange>
        </w:rPr>
        <w:t>sit</w:t>
      </w:r>
      <w:r w:rsidR="00A96A35" w:rsidRPr="0027638C">
        <w:rPr>
          <w:spacing w:val="-10"/>
          <w:sz w:val="24"/>
          <w:rPrChange w16du:dateUtc="2026-07-07T18:18:00Z" w:author="Author" w:date="2026-07-07T20:18:00Z" w:id="17008">
            <w:rPr>
              <w:rFonts w:ascii="Times New Roman"/>
              <w:color w:val="000000"/>
              <w:spacing w:val="-8"/>
            </w:rPr>
          </w:rPrChange>
        </w:rPr>
        <w:t xml:space="preserve"> </w:t>
      </w:r>
      <w:r w:rsidR="00A96A35" w:rsidRPr="0027638C">
        <w:rPr>
          <w:sz w:val="24"/>
          <w:rPrChange w16du:dateUtc="2026-07-07T18:18:00Z" w:author="Author" w:date="2026-07-07T20:18:00Z" w:id="17009">
            <w:rPr>
              <w:rFonts w:ascii="Times New Roman"/>
              <w:color w:val="000000"/>
            </w:rPr>
          </w:rPrChange>
        </w:rPr>
        <w:t>amet,</w:t>
      </w:r>
      <w:r w:rsidR="00A96A35" w:rsidRPr="0027638C">
        <w:rPr>
          <w:spacing w:val="-10"/>
          <w:sz w:val="24"/>
          <w:rPrChange w16du:dateUtc="2026-07-07T18:18:00Z" w:author="Author" w:date="2026-07-07T20:18:00Z" w:id="17010">
            <w:rPr>
              <w:rFonts w:ascii="Times New Roman"/>
              <w:color w:val="000000"/>
              <w:spacing w:val="-8"/>
            </w:rPr>
          </w:rPrChange>
        </w:rPr>
        <w:t xml:space="preserve"> </w:t>
      </w:r>
      <w:r w:rsidR="00A96A35" w:rsidRPr="0027638C">
        <w:rPr>
          <w:sz w:val="24"/>
          <w:rPrChange w16du:dateUtc="2026-07-07T18:18:00Z" w:author="Author" w:date="2026-07-07T20:18:00Z" w:id="17011">
            <w:rPr>
              <w:rFonts w:ascii="Times New Roman"/>
              <w:color w:val="000000"/>
            </w:rPr>
          </w:rPrChange>
        </w:rPr>
        <w:t>consectetur</w:t>
      </w:r>
      <w:r w:rsidR="00A96A35" w:rsidRPr="0027638C">
        <w:rPr>
          <w:spacing w:val="-10"/>
          <w:sz w:val="24"/>
          <w:rPrChange w16du:dateUtc="2026-07-07T18:18:00Z" w:author="Author" w:date="2026-07-07T20:18:00Z" w:id="17012">
            <w:rPr>
              <w:rFonts w:ascii="Times New Roman"/>
              <w:color w:val="000000"/>
              <w:spacing w:val="-8"/>
            </w:rPr>
          </w:rPrChange>
        </w:rPr>
        <w:t xml:space="preserve"> </w:t>
      </w:r>
      <w:r w:rsidR="00A96A35" w:rsidRPr="0027638C">
        <w:rPr>
          <w:sz w:val="24"/>
          <w:rPrChange w16du:dateUtc="2026-07-07T18:18:00Z" w:author="Author" w:date="2026-07-07T20:18:00Z" w:id="17013">
            <w:rPr>
              <w:rFonts w:ascii="Times New Roman"/>
              <w:color w:val="000000"/>
            </w:rPr>
          </w:rPrChange>
        </w:rPr>
        <w:t>adipiscing</w:t>
      </w:r>
      <w:r w:rsidR="00A96A35" w:rsidRPr="0027638C">
        <w:rPr>
          <w:spacing w:val="-10"/>
          <w:sz w:val="24"/>
          <w:rPrChange w16du:dateUtc="2026-07-07T18:18:00Z" w:author="Author" w:date="2026-07-07T20:18:00Z" w:id="17014">
            <w:rPr>
              <w:rFonts w:ascii="Times New Roman"/>
              <w:color w:val="000000"/>
              <w:spacing w:val="-8"/>
            </w:rPr>
          </w:rPrChange>
        </w:rPr>
        <w:t xml:space="preserve"> </w:t>
      </w:r>
      <w:r w:rsidR="00A96A35" w:rsidRPr="0027638C">
        <w:rPr>
          <w:sz w:val="24"/>
          <w:rPrChange w16du:dateUtc="2026-07-07T18:18:00Z" w:author="Author" w:date="2026-07-07T20:18:00Z" w:id="17015">
            <w:rPr>
              <w:rFonts w:ascii="Times New Roman"/>
              <w:color w:val="000000"/>
            </w:rPr>
          </w:rPrChange>
        </w:rPr>
        <w:t>elit</w:t>
      </w:r>
      <w:r w:rsidR="00A96A35" w:rsidRPr="0027638C">
        <w:rPr>
          <w:spacing w:val="-10"/>
          <w:sz w:val="24"/>
          <w:rPrChange w16du:dateUtc="2026-07-07T18:18:00Z" w:author="Author" w:date="2026-07-07T20:18:00Z" w:id="17016">
            <w:rPr>
              <w:rFonts w:ascii="Times New Roman"/>
              <w:color w:val="000000"/>
              <w:spacing w:val="-8"/>
            </w:rPr>
          </w:rPrChange>
        </w:rPr>
        <w:t xml:space="preserve"> </w:t>
      </w:r>
      <w:r w:rsidR="00A96A35" w:rsidRPr="0027638C">
        <w:rPr>
          <w:sz w:val="24"/>
          <w:rPrChange w16du:dateUtc="2026-07-07T18:18:00Z" w:author="Author" w:date="2026-07-07T20:18:00Z" w:id="17017">
            <w:rPr>
              <w:rFonts w:ascii="Times New Roman"/>
              <w:color w:val="000000"/>
            </w:rPr>
          </w:rPrChange>
        </w:rPr>
        <w:t>sed</w:t>
      </w:r>
      <w:r w:rsidR="00A96A35" w:rsidRPr="0027638C">
        <w:rPr>
          <w:spacing w:val="-10"/>
          <w:sz w:val="24"/>
          <w:rPrChange w16du:dateUtc="2026-07-07T18:18:00Z" w:author="Author" w:date="2026-07-07T20:18:00Z" w:id="17018">
            <w:rPr>
              <w:rFonts w:ascii="Times New Roman"/>
              <w:color w:val="000000"/>
              <w:spacing w:val="-7"/>
            </w:rPr>
          </w:rPrChange>
        </w:rPr>
        <w:t xml:space="preserve"> </w:t>
      </w:r>
      <w:r w:rsidR="00A96A35" w:rsidRPr="0027638C">
        <w:rPr>
          <w:sz w:val="24"/>
          <w:rPrChange w16du:dateUtc="2026-07-07T18:18:00Z" w:author="Author" w:date="2026-07-07T20:18:00Z" w:id="17019">
            <w:rPr>
              <w:rFonts w:ascii="Times New Roman"/>
              <w:color w:val="000000"/>
            </w:rPr>
          </w:rPrChange>
        </w:rPr>
        <w:t>do</w:t>
      </w:r>
      <w:r w:rsidR="00A96A35" w:rsidRPr="0027638C">
        <w:rPr>
          <w:spacing w:val="-10"/>
          <w:sz w:val="24"/>
          <w:rPrChange w16du:dateUtc="2026-07-07T18:18:00Z" w:author="Author" w:date="2026-07-07T20:18:00Z" w:id="17020">
            <w:rPr>
              <w:rFonts w:ascii="Times New Roman"/>
              <w:color w:val="000000"/>
              <w:spacing w:val="-7"/>
            </w:rPr>
          </w:rPrChange>
        </w:rPr>
        <w:t xml:space="preserve"> </w:t>
      </w:r>
      <w:r w:rsidR="00A96A35" w:rsidRPr="0027638C">
        <w:rPr>
          <w:sz w:val="24"/>
          <w:rPrChange w16du:dateUtc="2026-07-07T18:18:00Z" w:author="Author" w:date="2026-07-07T20:18:00Z" w:id="17021">
            <w:rPr>
              <w:rFonts w:ascii="Times New Roman"/>
              <w:color w:val="000000"/>
            </w:rPr>
          </w:rPrChange>
        </w:rPr>
        <w:t>eiusmod</w:t>
      </w:r>
      <w:r w:rsidR="00A96A35" w:rsidRPr="0027638C">
        <w:rPr>
          <w:spacing w:val="-10"/>
          <w:sz w:val="24"/>
          <w:rPrChange w16du:dateUtc="2026-07-07T18:18:00Z" w:author="Author" w:date="2026-07-07T20:18:00Z" w:id="17022">
            <w:rPr>
              <w:rFonts w:ascii="Times New Roman"/>
              <w:color w:val="000000"/>
              <w:spacing w:val="-8"/>
            </w:rPr>
          </w:rPrChange>
        </w:rPr>
        <w:t xml:space="preserve"> </w:t>
      </w:r>
      <w:r w:rsidR="00A96A35" w:rsidRPr="0027638C">
        <w:rPr>
          <w:sz w:val="24"/>
          <w:rPrChange w16du:dateUtc="2026-07-07T18:18:00Z" w:author="Author" w:date="2026-07-07T20:18:00Z" w:id="17023">
            <w:rPr>
              <w:rFonts w:ascii="Times New Roman"/>
              <w:color w:val="000000"/>
            </w:rPr>
          </w:rPrChange>
        </w:rPr>
        <w:t>tempor,</w:t>
      </w:r>
      <w:r w:rsidR="00A96A35" w:rsidRPr="0027638C">
        <w:rPr>
          <w:spacing w:val="-10"/>
          <w:sz w:val="24"/>
          <w:rPrChange w16du:dateUtc="2026-07-07T18:18:00Z" w:author="Author" w:date="2026-07-07T20:18:00Z" w:id="17024">
            <w:rPr>
              <w:rFonts w:ascii="Times New Roman"/>
              <w:color w:val="000000"/>
              <w:spacing w:val="-8"/>
            </w:rPr>
          </w:rPrChange>
        </w:rPr>
        <w:t xml:space="preserve"> </w:t>
      </w:r>
      <w:r w:rsidR="00A96A35" w:rsidRPr="0027638C">
        <w:rPr>
          <w:sz w:val="24"/>
          <w:rPrChange w16du:dateUtc="2026-07-07T18:18:00Z" w:author="Author" w:date="2026-07-07T20:18:00Z" w:id="17025">
            <w:rPr>
              <w:rFonts w:ascii="Times New Roman"/>
              <w:color w:val="000000"/>
            </w:rPr>
          </w:rPrChange>
        </w:rPr>
        <w:t>incididunt</w:t>
      </w:r>
      <w:r w:rsidR="00A96A35" w:rsidRPr="0027638C">
        <w:rPr>
          <w:spacing w:val="-10"/>
          <w:sz w:val="24"/>
          <w:rPrChange w16du:dateUtc="2026-07-07T18:18:00Z" w:author="Author" w:date="2026-07-07T20:18:00Z" w:id="17026">
            <w:rPr>
              <w:rFonts w:ascii="Times New Roman"/>
              <w:color w:val="000000"/>
              <w:spacing w:val="-7"/>
            </w:rPr>
          </w:rPrChange>
        </w:rPr>
        <w:t xml:space="preserve"> </w:t>
      </w:r>
      <w:r w:rsidR="00A96A35" w:rsidRPr="0027638C">
        <w:rPr>
          <w:sz w:val="24"/>
          <w:rPrChange w16du:dateUtc="2026-07-07T18:18:00Z" w:author="Author" w:date="2026-07-07T20:18:00Z" w:id="17027">
            <w:rPr>
              <w:rFonts w:ascii="Times New Roman"/>
              <w:color w:val="000000"/>
            </w:rPr>
          </w:rPrChange>
        </w:rPr>
        <w:t>ut</w:t>
      </w:r>
      <w:r w:rsidR="00A96A35" w:rsidRPr="0027638C">
        <w:rPr>
          <w:spacing w:val="-10"/>
          <w:sz w:val="24"/>
          <w:rPrChange w16du:dateUtc="2026-07-07T18:18:00Z" w:author="Author" w:date="2026-07-07T20:18:00Z" w:id="17028">
            <w:rPr>
              <w:rFonts w:ascii="Times New Roman"/>
              <w:color w:val="000000"/>
              <w:spacing w:val="-8"/>
            </w:rPr>
          </w:rPrChange>
        </w:rPr>
        <w:t xml:space="preserve"> </w:t>
      </w:r>
      <w:r w:rsidR="00A96A35" w:rsidRPr="0027638C">
        <w:rPr>
          <w:sz w:val="24"/>
          <w:rPrChange w16du:dateUtc="2026-07-07T18:18:00Z" w:author="Author" w:date="2026-07-07T20:18:00Z" w:id="17029">
            <w:rPr>
              <w:rFonts w:ascii="Times New Roman"/>
              <w:color w:val="000000"/>
            </w:rPr>
          </w:rPrChange>
        </w:rPr>
        <w:t>labore</w:t>
      </w:r>
      <w:r w:rsidR="00A96A35" w:rsidRPr="0027638C">
        <w:rPr>
          <w:spacing w:val="-10"/>
          <w:sz w:val="24"/>
          <w:rPrChange w16du:dateUtc="2026-07-07T18:18:00Z" w:author="Author" w:date="2026-07-07T20:18:00Z" w:id="17030">
            <w:rPr>
              <w:rFonts w:ascii="Times New Roman"/>
              <w:color w:val="000000"/>
              <w:spacing w:val="-7"/>
            </w:rPr>
          </w:rPrChange>
        </w:rPr>
        <w:t xml:space="preserve"> </w:t>
      </w:r>
      <w:r w:rsidR="00A96A35" w:rsidRPr="0027638C">
        <w:rPr>
          <w:sz w:val="24"/>
          <w:rPrChange w16du:dateUtc="2026-07-07T18:18:00Z" w:author="Author" w:date="2026-07-07T20:18:00Z" w:id="17031">
            <w:rPr>
              <w:rFonts w:ascii="Times New Roman"/>
              <w:color w:val="000000"/>
            </w:rPr>
          </w:rPrChange>
        </w:rPr>
        <w:t>et</w:t>
      </w:r>
      <w:r w:rsidR="00A96A35" w:rsidRPr="0027638C">
        <w:rPr>
          <w:spacing w:val="-10"/>
          <w:sz w:val="24"/>
          <w:rPrChange w16du:dateUtc="2026-07-07T18:18:00Z" w:author="Author" w:date="2026-07-07T20:18:00Z" w:id="17032">
            <w:rPr>
              <w:rFonts w:ascii="Times New Roman"/>
              <w:color w:val="000000"/>
              <w:spacing w:val="-7"/>
            </w:rPr>
          </w:rPrChange>
        </w:rPr>
        <w:t xml:space="preserve"> </w:t>
      </w:r>
      <w:r w:rsidR="00A96A35" w:rsidRPr="0027638C">
        <w:rPr>
          <w:sz w:val="24"/>
          <w:rPrChange w16du:dateUtc="2026-07-07T18:18:00Z" w:author="Author" w:date="2026-07-07T20:18:00Z" w:id="17033">
            <w:rPr>
              <w:rFonts w:ascii="Times New Roman" w:hAnsi="Times New Roman"/>
              <w:color w:val="000000"/>
            </w:rPr>
          </w:rPrChange>
        </w:rPr>
        <w:t>dolore</w:t>
      </w:r>
      <w:del w16du:dateUtc="2026-07-07T18:18:00Z" w:author="Author" w:date="2026-07-07T20:18:00Z" w:id="17034">
        <w:r>
          <w:rPr>
            <w:color w:val="000000"/>
          </w:rPr>
          <w:cr/>
        </w:r>
      </w:del>
      <w:r w:rsidR="00A96A35" w:rsidRPr="0027638C">
        <w:rPr>
          <w:sz w:val="24"/>
          <w:rPrChange w16du:dateUtc="2026-07-07T18:18:00Z" w:author="Author" w:date="2026-07-07T20:18:00Z" w:id="17035">
            <w:rPr>
              <w:rFonts w:ascii="Times New Roman"/>
              <w:color w:val="000000"/>
              <w:spacing w:val="665"/>
            </w:rPr>
          </w:rPrChange>
        </w:rPr>
        <w:t xml:space="preserve"> </w:t>
      </w:r>
      <w:r w:rsidR="00A96A35" w:rsidRPr="0027638C">
        <w:rPr>
          <w:sz w:val="24"/>
          <w:rPrChange w16du:dateUtc="2026-07-07T18:18:00Z" w:author="Author" w:date="2026-07-07T20:18:00Z" w:id="17036">
            <w:rPr>
              <w:rFonts w:ascii="Times New Roman"/>
              <w:color w:val="000000"/>
            </w:rPr>
          </w:rPrChange>
        </w:rPr>
        <w:t>Magna,</w:t>
      </w:r>
      <w:r w:rsidR="00A96A35" w:rsidRPr="0027638C">
        <w:rPr>
          <w:sz w:val="24"/>
          <w:rPrChange w16du:dateUtc="2026-07-07T18:18:00Z" w:author="Author" w:date="2026-07-07T20:18:00Z" w:id="17037">
            <w:rPr>
              <w:rFonts w:ascii="Times New Roman"/>
              <w:color w:val="000000"/>
              <w:spacing w:val="38"/>
            </w:rPr>
          </w:rPrChange>
        </w:rPr>
        <w:t xml:space="preserve"> </w:t>
      </w:r>
      <w:r w:rsidR="00A96A35" w:rsidRPr="0027638C">
        <w:rPr>
          <w:sz w:val="24"/>
          <w:rPrChange w16du:dateUtc="2026-07-07T18:18:00Z" w:author="Author" w:date="2026-07-07T20:18:00Z" w:id="17038">
            <w:rPr>
              <w:rFonts w:ascii="Times New Roman"/>
              <w:color w:val="000000"/>
            </w:rPr>
          </w:rPrChange>
        </w:rPr>
        <w:t>aliqua</w:t>
      </w:r>
      <w:r w:rsidR="00A96A35" w:rsidRPr="0027638C">
        <w:rPr>
          <w:sz w:val="24"/>
          <w:rPrChange w16du:dateUtc="2026-07-07T18:18:00Z" w:author="Author" w:date="2026-07-07T20:18:00Z" w:id="17039">
            <w:rPr>
              <w:rFonts w:ascii="Times New Roman"/>
              <w:color w:val="000000"/>
              <w:spacing w:val="37"/>
            </w:rPr>
          </w:rPrChange>
        </w:rPr>
        <w:t xml:space="preserve"> </w:t>
      </w:r>
      <w:r w:rsidR="00A96A35" w:rsidRPr="0027638C">
        <w:rPr>
          <w:sz w:val="24"/>
          <w:rPrChange w16du:dateUtc="2026-07-07T18:18:00Z" w:author="Author" w:date="2026-07-07T20:18:00Z" w:id="17040">
            <w:rPr>
              <w:rFonts w:ascii="Times New Roman"/>
              <w:color w:val="000000"/>
            </w:rPr>
          </w:rPrChange>
        </w:rPr>
        <w:t>lorem</w:t>
      </w:r>
      <w:r w:rsidR="00A96A35" w:rsidRPr="0027638C">
        <w:rPr>
          <w:sz w:val="24"/>
          <w:rPrChange w16du:dateUtc="2026-07-07T18:18:00Z" w:author="Author" w:date="2026-07-07T20:18:00Z" w:id="17041">
            <w:rPr>
              <w:rFonts w:ascii="Times New Roman"/>
              <w:color w:val="000000"/>
              <w:spacing w:val="37"/>
            </w:rPr>
          </w:rPrChange>
        </w:rPr>
        <w:t xml:space="preserve"> </w:t>
      </w:r>
      <w:r w:rsidR="00A96A35" w:rsidRPr="0027638C">
        <w:rPr>
          <w:sz w:val="24"/>
          <w:rPrChange w16du:dateUtc="2026-07-07T18:18:00Z" w:author="Author" w:date="2026-07-07T20:18:00Z" w:id="17042">
            <w:rPr>
              <w:rFonts w:ascii="Times New Roman"/>
              <w:color w:val="000000"/>
            </w:rPr>
          </w:rPrChange>
        </w:rPr>
        <w:t>ipsum</w:t>
      </w:r>
      <w:r w:rsidR="00A96A35" w:rsidRPr="0027638C">
        <w:rPr>
          <w:sz w:val="24"/>
          <w:rPrChange w16du:dateUtc="2026-07-07T18:18:00Z" w:author="Author" w:date="2026-07-07T20:18:00Z" w:id="17043">
            <w:rPr>
              <w:rFonts w:ascii="Times New Roman"/>
              <w:color w:val="000000"/>
              <w:spacing w:val="37"/>
            </w:rPr>
          </w:rPrChange>
        </w:rPr>
        <w:t xml:space="preserve"> </w:t>
      </w:r>
      <w:r w:rsidR="00A96A35" w:rsidRPr="0027638C">
        <w:rPr>
          <w:sz w:val="24"/>
          <w:rPrChange w16du:dateUtc="2026-07-07T18:18:00Z" w:author="Author" w:date="2026-07-07T20:18:00Z" w:id="17044">
            <w:rPr>
              <w:rFonts w:ascii="Times New Roman"/>
              <w:color w:val="000000"/>
            </w:rPr>
          </w:rPrChange>
        </w:rPr>
        <w:t>dolor</w:t>
      </w:r>
      <w:r w:rsidR="00A96A35" w:rsidRPr="0027638C">
        <w:rPr>
          <w:sz w:val="24"/>
          <w:rPrChange w16du:dateUtc="2026-07-07T18:18:00Z" w:author="Author" w:date="2026-07-07T20:18:00Z" w:id="17045">
            <w:rPr>
              <w:rFonts w:ascii="Times New Roman"/>
              <w:color w:val="000000"/>
              <w:spacing w:val="37"/>
            </w:rPr>
          </w:rPrChange>
        </w:rPr>
        <w:t xml:space="preserve"> </w:t>
      </w:r>
      <w:r w:rsidR="00A96A35" w:rsidRPr="0027638C">
        <w:rPr>
          <w:sz w:val="24"/>
          <w:rPrChange w16du:dateUtc="2026-07-07T18:18:00Z" w:author="Author" w:date="2026-07-07T20:18:00Z" w:id="17046">
            <w:rPr>
              <w:rFonts w:ascii="Times New Roman"/>
              <w:color w:val="000000"/>
            </w:rPr>
          </w:rPrChange>
        </w:rPr>
        <w:t>sit</w:t>
      </w:r>
      <w:r w:rsidR="00A96A35" w:rsidRPr="0027638C">
        <w:rPr>
          <w:sz w:val="24"/>
          <w:rPrChange w16du:dateUtc="2026-07-07T18:18:00Z" w:author="Author" w:date="2026-07-07T20:18:00Z" w:id="17047">
            <w:rPr>
              <w:rFonts w:ascii="Times New Roman"/>
              <w:color w:val="000000"/>
              <w:spacing w:val="37"/>
            </w:rPr>
          </w:rPrChange>
        </w:rPr>
        <w:t xml:space="preserve"> </w:t>
      </w:r>
      <w:r w:rsidR="00A96A35" w:rsidRPr="0027638C">
        <w:rPr>
          <w:sz w:val="24"/>
          <w:rPrChange w16du:dateUtc="2026-07-07T18:18:00Z" w:author="Author" w:date="2026-07-07T20:18:00Z" w:id="17048">
            <w:rPr>
              <w:rFonts w:ascii="Times New Roman"/>
              <w:color w:val="000000"/>
            </w:rPr>
          </w:rPrChange>
        </w:rPr>
        <w:t>amet</w:t>
      </w:r>
      <w:r w:rsidR="00A96A35" w:rsidRPr="0027638C">
        <w:rPr>
          <w:sz w:val="24"/>
          <w:rPrChange w16du:dateUtc="2026-07-07T18:18:00Z" w:author="Author" w:date="2026-07-07T20:18:00Z" w:id="17049">
            <w:rPr>
              <w:rFonts w:ascii="Times New Roman"/>
              <w:color w:val="000000"/>
              <w:spacing w:val="37"/>
            </w:rPr>
          </w:rPrChange>
        </w:rPr>
        <w:t xml:space="preserve"> </w:t>
      </w:r>
      <w:r w:rsidR="00A96A35" w:rsidRPr="0027638C">
        <w:rPr>
          <w:sz w:val="24"/>
          <w:rPrChange w16du:dateUtc="2026-07-07T18:18:00Z" w:author="Author" w:date="2026-07-07T20:18:00Z" w:id="17050">
            <w:rPr>
              <w:rFonts w:ascii="Times New Roman"/>
              <w:color w:val="000000"/>
            </w:rPr>
          </w:rPrChange>
        </w:rPr>
        <w:t>consectetur</w:t>
      </w:r>
      <w:r w:rsidR="00A96A35" w:rsidRPr="0027638C">
        <w:rPr>
          <w:sz w:val="24"/>
          <w:rPrChange w16du:dateUtc="2026-07-07T18:18:00Z" w:author="Author" w:date="2026-07-07T20:18:00Z" w:id="17051">
            <w:rPr>
              <w:rFonts w:ascii="Times New Roman"/>
              <w:color w:val="000000"/>
              <w:spacing w:val="37"/>
            </w:rPr>
          </w:rPrChange>
        </w:rPr>
        <w:t xml:space="preserve"> </w:t>
      </w:r>
      <w:r w:rsidR="00A96A35" w:rsidRPr="0027638C">
        <w:rPr>
          <w:sz w:val="24"/>
          <w:rPrChange w16du:dateUtc="2026-07-07T18:18:00Z" w:author="Author" w:date="2026-07-07T20:18:00Z" w:id="17052">
            <w:rPr>
              <w:rFonts w:ascii="Times New Roman"/>
              <w:color w:val="000000"/>
            </w:rPr>
          </w:rPrChange>
        </w:rPr>
        <w:t>adipiscing</w:t>
      </w:r>
      <w:r w:rsidR="00A96A35" w:rsidRPr="0027638C">
        <w:rPr>
          <w:sz w:val="24"/>
          <w:rPrChange w16du:dateUtc="2026-07-07T18:18:00Z" w:author="Author" w:date="2026-07-07T20:18:00Z" w:id="17053">
            <w:rPr>
              <w:rFonts w:ascii="Times New Roman"/>
              <w:color w:val="000000"/>
              <w:spacing w:val="37"/>
            </w:rPr>
          </w:rPrChange>
        </w:rPr>
        <w:t xml:space="preserve"> </w:t>
      </w:r>
      <w:r w:rsidR="00A96A35" w:rsidRPr="0027638C">
        <w:rPr>
          <w:sz w:val="24"/>
          <w:rPrChange w16du:dateUtc="2026-07-07T18:18:00Z" w:author="Author" w:date="2026-07-07T20:18:00Z" w:id="17054">
            <w:rPr>
              <w:rFonts w:ascii="Times New Roman"/>
              <w:color w:val="000000"/>
            </w:rPr>
          </w:rPrChange>
        </w:rPr>
        <w:t>elit</w:t>
      </w:r>
      <w:r w:rsidR="00A96A35" w:rsidRPr="0027638C">
        <w:rPr>
          <w:sz w:val="24"/>
          <w:rPrChange w16du:dateUtc="2026-07-07T18:18:00Z" w:author="Author" w:date="2026-07-07T20:18:00Z" w:id="17055">
            <w:rPr>
              <w:rFonts w:ascii="Times New Roman"/>
              <w:color w:val="000000"/>
              <w:spacing w:val="37"/>
            </w:rPr>
          </w:rPrChange>
        </w:rPr>
        <w:t xml:space="preserve"> </w:t>
      </w:r>
      <w:r w:rsidR="00A96A35" w:rsidRPr="0027638C">
        <w:rPr>
          <w:sz w:val="24"/>
          <w:rPrChange w16du:dateUtc="2026-07-07T18:18:00Z" w:author="Author" w:date="2026-07-07T20:18:00Z" w:id="17056">
            <w:rPr>
              <w:rFonts w:ascii="Times New Roman"/>
              <w:color w:val="000000"/>
            </w:rPr>
          </w:rPrChange>
        </w:rPr>
        <w:t>sed</w:t>
      </w:r>
      <w:r w:rsidR="00A96A35" w:rsidRPr="0027638C">
        <w:rPr>
          <w:sz w:val="24"/>
          <w:rPrChange w16du:dateUtc="2026-07-07T18:18:00Z" w:author="Author" w:date="2026-07-07T20:18:00Z" w:id="17057">
            <w:rPr>
              <w:rFonts w:ascii="Times New Roman"/>
              <w:color w:val="000000"/>
              <w:spacing w:val="37"/>
            </w:rPr>
          </w:rPrChange>
        </w:rPr>
        <w:t xml:space="preserve"> </w:t>
      </w:r>
      <w:r w:rsidR="00A96A35" w:rsidRPr="0027638C">
        <w:rPr>
          <w:sz w:val="24"/>
          <w:rPrChange w16du:dateUtc="2026-07-07T18:18:00Z" w:author="Author" w:date="2026-07-07T20:18:00Z" w:id="17058">
            <w:rPr>
              <w:rFonts w:ascii="Times New Roman"/>
              <w:color w:val="000000"/>
            </w:rPr>
          </w:rPrChange>
        </w:rPr>
        <w:t>do</w:t>
      </w:r>
      <w:r w:rsidR="00A96A35" w:rsidRPr="0027638C">
        <w:rPr>
          <w:sz w:val="24"/>
          <w:rPrChange w16du:dateUtc="2026-07-07T18:18:00Z" w:author="Author" w:date="2026-07-07T20:18:00Z" w:id="17059">
            <w:rPr>
              <w:rFonts w:ascii="Times New Roman"/>
              <w:color w:val="000000"/>
              <w:spacing w:val="38"/>
            </w:rPr>
          </w:rPrChange>
        </w:rPr>
        <w:t xml:space="preserve"> </w:t>
      </w:r>
      <w:r w:rsidR="00A96A35" w:rsidRPr="0027638C">
        <w:rPr>
          <w:sz w:val="24"/>
          <w:rPrChange w16du:dateUtc="2026-07-07T18:18:00Z" w:author="Author" w:date="2026-07-07T20:18:00Z" w:id="17060">
            <w:rPr>
              <w:rFonts w:ascii="Times New Roman" w:hAnsi="Times New Roman"/>
              <w:color w:val="000000"/>
            </w:rPr>
          </w:rPrChange>
        </w:rPr>
        <w:t>eiusmod</w:t>
      </w:r>
      <w:del w16du:dateUtc="2026-07-07T18:18:00Z" w:author="Author" w:date="2026-07-07T20:18:00Z" w:id="17061">
        <w:r>
          <w:rPr>
            <w:color w:val="000000"/>
          </w:rPr>
          <w:cr/>
        </w:r>
      </w:del>
      <w:ins w16du:dateUtc="2026-07-07T18:18:00Z" w:author="Author" w:date="2026-07-07T20:18:00Z" w:id="17062">
        <w:r w:rsidR="00A96A35" w:rsidRPr="0027638C">
          <w:rPr>
            <w:sz w:val="24"/>
            <w:szCs w:val="24"/>
          </w:rPr>
          <w:t xml:space="preserve"> tempor</w:t>
        </w:r>
      </w:ins>
      <w:r w:rsidR="00A96A35" w:rsidRPr="0027638C">
        <w:rPr>
          <w:sz w:val="24"/>
          <w:rPrChange w16du:dateUtc="2026-07-07T18:18:00Z" w:author="Author" w:date="2026-07-07T20:18:00Z" w:id="17063">
            <w:rPr>
              <w:rFonts w:ascii="Times New Roman"/>
              <w:color w:val="000000"/>
              <w:spacing w:val="665"/>
            </w:rPr>
          </w:rPrChange>
        </w:rPr>
        <w:t xml:space="preserve"> </w:t>
      </w:r>
      <w:r w:rsidR="00A96A35" w:rsidRPr="0027638C">
        <w:rPr>
          <w:sz w:val="24"/>
          <w:rPrChange w16du:dateUtc="2026-07-07T18:18:00Z" w:author="Author" w:date="2026-07-07T20:18:00Z" w:id="17064">
            <w:rPr>
              <w:rFonts w:ascii="Times New Roman" w:hAnsi="Times New Roman"/>
              <w:color w:val="000000"/>
            </w:rPr>
          </w:rPrChange>
        </w:rPr>
        <w:t>incididunt’ut</w:t>
      </w:r>
      <w:r w:rsidR="00A96A35" w:rsidRPr="0027638C">
        <w:rPr>
          <w:sz w:val="24"/>
          <w:rPrChange w16du:dateUtc="2026-07-07T18:18:00Z" w:author="Author" w:date="2026-07-07T20:18:00Z" w:id="17065">
            <w:rPr>
              <w:rFonts w:ascii="Times New Roman"/>
              <w:color w:val="000000"/>
              <w:spacing w:val="15"/>
            </w:rPr>
          </w:rPrChange>
        </w:rPr>
        <w:t xml:space="preserve"> </w:t>
      </w:r>
      <w:r w:rsidR="00A96A35" w:rsidRPr="0027638C">
        <w:rPr>
          <w:sz w:val="24"/>
          <w:rPrChange w16du:dateUtc="2026-07-07T18:18:00Z" w:author="Author" w:date="2026-07-07T20:18:00Z" w:id="17066">
            <w:rPr>
              <w:rFonts w:ascii="Times New Roman"/>
              <w:color w:val="000000"/>
            </w:rPr>
          </w:rPrChange>
        </w:rPr>
        <w:t>labore</w:t>
      </w:r>
      <w:r w:rsidR="00A96A35" w:rsidRPr="0027638C">
        <w:rPr>
          <w:sz w:val="24"/>
          <w:rPrChange w16du:dateUtc="2026-07-07T18:18:00Z" w:author="Author" w:date="2026-07-07T20:18:00Z" w:id="17067">
            <w:rPr>
              <w:rFonts w:ascii="Times New Roman"/>
              <w:color w:val="000000"/>
              <w:spacing w:val="15"/>
            </w:rPr>
          </w:rPrChange>
        </w:rPr>
        <w:t xml:space="preserve"> </w:t>
      </w:r>
      <w:r w:rsidR="00A96A35" w:rsidRPr="0027638C">
        <w:rPr>
          <w:sz w:val="24"/>
          <w:rPrChange w16du:dateUtc="2026-07-07T18:18:00Z" w:author="Author" w:date="2026-07-07T20:18:00Z" w:id="17068">
            <w:rPr>
              <w:rFonts w:ascii="Times New Roman"/>
              <w:color w:val="000000"/>
            </w:rPr>
          </w:rPrChange>
        </w:rPr>
        <w:t>et</w:t>
      </w:r>
      <w:r w:rsidR="00A96A35" w:rsidRPr="0027638C">
        <w:rPr>
          <w:sz w:val="24"/>
          <w:rPrChange w16du:dateUtc="2026-07-07T18:18:00Z" w:author="Author" w:date="2026-07-07T20:18:00Z" w:id="17069">
            <w:rPr>
              <w:rFonts w:ascii="Times New Roman"/>
              <w:color w:val="000000"/>
              <w:spacing w:val="15"/>
            </w:rPr>
          </w:rPrChange>
        </w:rPr>
        <w:t xml:space="preserve"> </w:t>
      </w:r>
      <w:r w:rsidR="00A96A35" w:rsidRPr="0027638C">
        <w:rPr>
          <w:sz w:val="24"/>
          <w:rPrChange w16du:dateUtc="2026-07-07T18:18:00Z" w:author="Author" w:date="2026-07-07T20:18:00Z" w:id="17070">
            <w:rPr>
              <w:rFonts w:ascii="Times New Roman"/>
              <w:color w:val="000000"/>
            </w:rPr>
          </w:rPrChange>
        </w:rPr>
        <w:t>dolore</w:t>
      </w:r>
      <w:r w:rsidR="00A96A35" w:rsidRPr="0027638C">
        <w:rPr>
          <w:sz w:val="24"/>
          <w:rPrChange w16du:dateUtc="2026-07-07T18:18:00Z" w:author="Author" w:date="2026-07-07T20:18:00Z" w:id="17071">
            <w:rPr>
              <w:rFonts w:ascii="Times New Roman"/>
              <w:color w:val="000000"/>
              <w:spacing w:val="15"/>
            </w:rPr>
          </w:rPrChange>
        </w:rPr>
        <w:t xml:space="preserve"> </w:t>
      </w:r>
      <w:r w:rsidR="00A96A35" w:rsidRPr="0027638C">
        <w:rPr>
          <w:sz w:val="24"/>
          <w:rPrChange w16du:dateUtc="2026-07-07T18:18:00Z" w:author="Author" w:date="2026-07-07T20:18:00Z" w:id="17072">
            <w:rPr>
              <w:rFonts w:ascii="Times New Roman"/>
              <w:color w:val="000000"/>
            </w:rPr>
          </w:rPrChange>
        </w:rPr>
        <w:t>Magna</w:t>
      </w:r>
      <w:r w:rsidR="00A96A35" w:rsidRPr="0027638C">
        <w:rPr>
          <w:sz w:val="24"/>
          <w:rPrChange w16du:dateUtc="2026-07-07T18:18:00Z" w:author="Author" w:date="2026-07-07T20:18:00Z" w:id="17073">
            <w:rPr>
              <w:rFonts w:ascii="Times New Roman"/>
              <w:color w:val="000000"/>
              <w:spacing w:val="15"/>
            </w:rPr>
          </w:rPrChange>
        </w:rPr>
        <w:t xml:space="preserve"> </w:t>
      </w:r>
      <w:r w:rsidR="00A96A35" w:rsidRPr="0027638C">
        <w:rPr>
          <w:sz w:val="24"/>
          <w:rPrChange w16du:dateUtc="2026-07-07T18:18:00Z" w:author="Author" w:date="2026-07-07T20:18:00Z" w:id="17074">
            <w:rPr>
              <w:rFonts w:ascii="Times New Roman"/>
              <w:color w:val="000000"/>
            </w:rPr>
          </w:rPrChange>
        </w:rPr>
        <w:t>aliqua</w:t>
      </w:r>
      <w:r w:rsidR="00A96A35" w:rsidRPr="0027638C">
        <w:rPr>
          <w:sz w:val="24"/>
          <w:rPrChange w16du:dateUtc="2026-07-07T18:18:00Z" w:author="Author" w:date="2026-07-07T20:18:00Z" w:id="17075">
            <w:rPr>
              <w:rFonts w:ascii="Times New Roman"/>
              <w:color w:val="000000"/>
              <w:spacing w:val="15"/>
            </w:rPr>
          </w:rPrChange>
        </w:rPr>
        <w:t xml:space="preserve"> </w:t>
      </w:r>
      <w:r w:rsidR="00A96A35" w:rsidRPr="0027638C">
        <w:rPr>
          <w:sz w:val="24"/>
          <w:rPrChange w16du:dateUtc="2026-07-07T18:18:00Z" w:author="Author" w:date="2026-07-07T20:18:00Z" w:id="17076">
            <w:rPr>
              <w:rFonts w:ascii="Times New Roman"/>
              <w:color w:val="000000"/>
            </w:rPr>
          </w:rPrChange>
        </w:rPr>
        <w:t>lorem</w:t>
      </w:r>
      <w:r w:rsidR="00A96A35" w:rsidRPr="0027638C">
        <w:rPr>
          <w:sz w:val="24"/>
          <w:rPrChange w16du:dateUtc="2026-07-07T18:18:00Z" w:author="Author" w:date="2026-07-07T20:18:00Z" w:id="17077">
            <w:rPr>
              <w:rFonts w:ascii="Times New Roman"/>
              <w:color w:val="000000"/>
              <w:spacing w:val="15"/>
            </w:rPr>
          </w:rPrChange>
        </w:rPr>
        <w:t xml:space="preserve"> </w:t>
      </w:r>
      <w:r w:rsidR="00A96A35" w:rsidRPr="0027638C">
        <w:rPr>
          <w:sz w:val="24"/>
          <w:rPrChange w16du:dateUtc="2026-07-07T18:18:00Z" w:author="Author" w:date="2026-07-07T20:18:00Z" w:id="17078">
            <w:rPr>
              <w:rFonts w:ascii="Times New Roman"/>
              <w:color w:val="000000"/>
            </w:rPr>
          </w:rPrChange>
        </w:rPr>
        <w:t>ipsum</w:t>
      </w:r>
      <w:r w:rsidR="00A96A35" w:rsidRPr="0027638C">
        <w:rPr>
          <w:sz w:val="24"/>
          <w:rPrChange w16du:dateUtc="2026-07-07T18:18:00Z" w:author="Author" w:date="2026-07-07T20:18:00Z" w:id="17079">
            <w:rPr>
              <w:rFonts w:ascii="Times New Roman"/>
              <w:color w:val="000000"/>
              <w:spacing w:val="15"/>
            </w:rPr>
          </w:rPrChange>
        </w:rPr>
        <w:t xml:space="preserve"> </w:t>
      </w:r>
      <w:r w:rsidR="00A96A35" w:rsidRPr="0027638C">
        <w:rPr>
          <w:sz w:val="24"/>
          <w:rPrChange w16du:dateUtc="2026-07-07T18:18:00Z" w:author="Author" w:date="2026-07-07T20:18:00Z" w:id="17080">
            <w:rPr>
              <w:rFonts w:ascii="Times New Roman"/>
              <w:color w:val="000000"/>
            </w:rPr>
          </w:rPrChange>
        </w:rPr>
        <w:t>dolor.</w:t>
      </w:r>
      <w:r w:rsidR="00A96A35" w:rsidRPr="0027638C">
        <w:rPr>
          <w:sz w:val="24"/>
          <w:rPrChange w16du:dateUtc="2026-07-07T18:18:00Z" w:author="Author" w:date="2026-07-07T20:18:00Z" w:id="17081">
            <w:rPr>
              <w:rFonts w:ascii="Times New Roman"/>
              <w:color w:val="000000"/>
              <w:spacing w:val="15"/>
            </w:rPr>
          </w:rPrChange>
        </w:rPr>
        <w:t xml:space="preserve"> </w:t>
      </w:r>
      <w:r w:rsidR="00A96A35" w:rsidRPr="0027638C">
        <w:rPr>
          <w:sz w:val="24"/>
          <w:rPrChange w16du:dateUtc="2026-07-07T18:18:00Z" w:author="Author" w:date="2026-07-07T20:18:00Z" w:id="17082">
            <w:rPr>
              <w:rFonts w:ascii="Times New Roman"/>
              <w:color w:val="000000"/>
            </w:rPr>
          </w:rPrChange>
        </w:rPr>
        <w:t>Sit</w:t>
      </w:r>
      <w:r w:rsidR="00A96A35" w:rsidRPr="0027638C">
        <w:rPr>
          <w:sz w:val="24"/>
          <w:rPrChange w16du:dateUtc="2026-07-07T18:18:00Z" w:author="Author" w:date="2026-07-07T20:18:00Z" w:id="17083">
            <w:rPr>
              <w:rFonts w:ascii="Times New Roman"/>
              <w:color w:val="000000"/>
              <w:spacing w:val="15"/>
            </w:rPr>
          </w:rPrChange>
        </w:rPr>
        <w:t xml:space="preserve"> </w:t>
      </w:r>
      <w:r w:rsidR="00A96A35" w:rsidRPr="0027638C">
        <w:rPr>
          <w:sz w:val="24"/>
          <w:rPrChange w16du:dateUtc="2026-07-07T18:18:00Z" w:author="Author" w:date="2026-07-07T20:18:00Z" w:id="17084">
            <w:rPr>
              <w:rFonts w:ascii="Times New Roman"/>
              <w:color w:val="000000"/>
            </w:rPr>
          </w:rPrChange>
        </w:rPr>
        <w:t>amet</w:t>
      </w:r>
      <w:r w:rsidR="00A96A35" w:rsidRPr="0027638C">
        <w:rPr>
          <w:sz w:val="24"/>
          <w:rPrChange w16du:dateUtc="2026-07-07T18:18:00Z" w:author="Author" w:date="2026-07-07T20:18:00Z" w:id="17085">
            <w:rPr>
              <w:rFonts w:ascii="Times New Roman"/>
              <w:color w:val="000000"/>
              <w:spacing w:val="15"/>
            </w:rPr>
          </w:rPrChange>
        </w:rPr>
        <w:t xml:space="preserve"> </w:t>
      </w:r>
      <w:r w:rsidR="00A96A35" w:rsidRPr="0027638C">
        <w:rPr>
          <w:sz w:val="24"/>
          <w:rPrChange w16du:dateUtc="2026-07-07T18:18:00Z" w:author="Author" w:date="2026-07-07T20:18:00Z" w:id="17086">
            <w:rPr>
              <w:rFonts w:ascii="Times New Roman"/>
              <w:color w:val="000000"/>
            </w:rPr>
          </w:rPrChange>
        </w:rPr>
        <w:t>consectetur</w:t>
      </w:r>
      <w:r w:rsidR="00A96A35" w:rsidRPr="0027638C">
        <w:rPr>
          <w:sz w:val="24"/>
          <w:rPrChange w16du:dateUtc="2026-07-07T18:18:00Z" w:author="Author" w:date="2026-07-07T20:18:00Z" w:id="17087">
            <w:rPr>
              <w:rFonts w:ascii="Times New Roman"/>
              <w:color w:val="000000"/>
              <w:spacing w:val="15"/>
            </w:rPr>
          </w:rPrChange>
        </w:rPr>
        <w:t xml:space="preserve"> </w:t>
      </w:r>
      <w:r w:rsidR="00A96A35" w:rsidRPr="0027638C">
        <w:rPr>
          <w:sz w:val="24"/>
          <w:rPrChange w16du:dateUtc="2026-07-07T18:18:00Z" w:author="Author" w:date="2026-07-07T20:18:00Z" w:id="17088">
            <w:rPr>
              <w:rFonts w:ascii="Times New Roman" w:hAnsi="Times New Roman"/>
              <w:color w:val="000000"/>
            </w:rPr>
          </w:rPrChange>
        </w:rPr>
        <w:t>adipiscing</w:t>
      </w:r>
      <w:del w16du:dateUtc="2026-07-07T18:18:00Z" w:author="Author" w:date="2026-07-07T20:18:00Z" w:id="17089">
        <w:r>
          <w:rPr>
            <w:color w:val="000000"/>
          </w:rPr>
          <w:cr/>
        </w:r>
      </w:del>
      <w:r w:rsidR="00A96A35" w:rsidRPr="0027638C">
        <w:rPr>
          <w:sz w:val="24"/>
          <w:rPrChange w16du:dateUtc="2026-07-07T18:18:00Z" w:author="Author" w:date="2026-07-07T20:18:00Z" w:id="17090">
            <w:rPr>
              <w:rFonts w:ascii="Times New Roman"/>
              <w:color w:val="000000"/>
              <w:spacing w:val="665"/>
            </w:rPr>
          </w:rPrChange>
        </w:rPr>
        <w:t xml:space="preserve"> </w:t>
      </w:r>
      <w:r w:rsidR="00A96A35" w:rsidRPr="0027638C">
        <w:rPr>
          <w:sz w:val="24"/>
          <w:rPrChange w16du:dateUtc="2026-07-07T18:18:00Z" w:author="Author" w:date="2026-07-07T20:18:00Z" w:id="17091">
            <w:rPr>
              <w:rFonts w:ascii="Times New Roman"/>
              <w:color w:val="000000"/>
            </w:rPr>
          </w:rPrChange>
        </w:rPr>
        <w:t>Elit</w:t>
      </w:r>
      <w:r w:rsidR="00A96A35" w:rsidRPr="0027638C">
        <w:rPr>
          <w:sz w:val="24"/>
          <w:rPrChange w16du:dateUtc="2026-07-07T18:18:00Z" w:author="Author" w:date="2026-07-07T20:18:00Z" w:id="17092">
            <w:rPr>
              <w:rFonts w:ascii="Times New Roman"/>
              <w:color w:val="000000"/>
              <w:spacing w:val="12"/>
            </w:rPr>
          </w:rPrChange>
        </w:rPr>
        <w:t xml:space="preserve"> </w:t>
      </w:r>
      <w:r w:rsidR="00A96A35" w:rsidRPr="0027638C">
        <w:rPr>
          <w:sz w:val="24"/>
          <w:rPrChange w16du:dateUtc="2026-07-07T18:18:00Z" w:author="Author" w:date="2026-07-07T20:18:00Z" w:id="17093">
            <w:rPr>
              <w:rFonts w:ascii="Times New Roman"/>
              <w:color w:val="000000"/>
            </w:rPr>
          </w:rPrChange>
        </w:rPr>
        <w:t>sed</w:t>
      </w:r>
      <w:r w:rsidR="00A96A35" w:rsidRPr="0027638C">
        <w:rPr>
          <w:sz w:val="24"/>
          <w:rPrChange w16du:dateUtc="2026-07-07T18:18:00Z" w:author="Author" w:date="2026-07-07T20:18:00Z" w:id="17094">
            <w:rPr>
              <w:rFonts w:ascii="Times New Roman"/>
              <w:color w:val="000000"/>
              <w:spacing w:val="12"/>
            </w:rPr>
          </w:rPrChange>
        </w:rPr>
        <w:t xml:space="preserve"> </w:t>
      </w:r>
      <w:r w:rsidR="00A96A35" w:rsidRPr="0027638C">
        <w:rPr>
          <w:sz w:val="24"/>
          <w:rPrChange w16du:dateUtc="2026-07-07T18:18:00Z" w:author="Author" w:date="2026-07-07T20:18:00Z" w:id="17095">
            <w:rPr>
              <w:rFonts w:ascii="Times New Roman"/>
              <w:color w:val="000000"/>
            </w:rPr>
          </w:rPrChange>
        </w:rPr>
        <w:t>do</w:t>
      </w:r>
      <w:r w:rsidR="00A96A35" w:rsidRPr="0027638C">
        <w:rPr>
          <w:sz w:val="24"/>
          <w:rPrChange w16du:dateUtc="2026-07-07T18:18:00Z" w:author="Author" w:date="2026-07-07T20:18:00Z" w:id="17096">
            <w:rPr>
              <w:rFonts w:ascii="Times New Roman"/>
              <w:color w:val="000000"/>
              <w:spacing w:val="12"/>
            </w:rPr>
          </w:rPrChange>
        </w:rPr>
        <w:t xml:space="preserve"> </w:t>
      </w:r>
      <w:r w:rsidR="00A96A35" w:rsidRPr="0027638C">
        <w:rPr>
          <w:sz w:val="24"/>
          <w:rPrChange w16du:dateUtc="2026-07-07T18:18:00Z" w:author="Author" w:date="2026-07-07T20:18:00Z" w:id="17097">
            <w:rPr>
              <w:rFonts w:ascii="Times New Roman"/>
              <w:color w:val="000000"/>
            </w:rPr>
          </w:rPrChange>
        </w:rPr>
        <w:t>eiusmod</w:t>
      </w:r>
      <w:r w:rsidR="00A96A35" w:rsidRPr="0027638C">
        <w:rPr>
          <w:sz w:val="24"/>
          <w:rPrChange w16du:dateUtc="2026-07-07T18:18:00Z" w:author="Author" w:date="2026-07-07T20:18:00Z" w:id="17098">
            <w:rPr>
              <w:rFonts w:ascii="Times New Roman"/>
              <w:color w:val="000000"/>
              <w:spacing w:val="12"/>
            </w:rPr>
          </w:rPrChange>
        </w:rPr>
        <w:t xml:space="preserve"> </w:t>
      </w:r>
      <w:r w:rsidR="00A96A35" w:rsidRPr="0027638C">
        <w:rPr>
          <w:sz w:val="24"/>
          <w:rPrChange w16du:dateUtc="2026-07-07T18:18:00Z" w:author="Author" w:date="2026-07-07T20:18:00Z" w:id="17099">
            <w:rPr>
              <w:rFonts w:ascii="Times New Roman"/>
              <w:color w:val="000000"/>
            </w:rPr>
          </w:rPrChange>
        </w:rPr>
        <w:t>tempor</w:t>
      </w:r>
      <w:r w:rsidR="00A96A35" w:rsidRPr="0027638C">
        <w:rPr>
          <w:sz w:val="24"/>
          <w:rPrChange w16du:dateUtc="2026-07-07T18:18:00Z" w:author="Author" w:date="2026-07-07T20:18:00Z" w:id="17100">
            <w:rPr>
              <w:rFonts w:ascii="Times New Roman"/>
              <w:color w:val="000000"/>
              <w:spacing w:val="12"/>
            </w:rPr>
          </w:rPrChange>
        </w:rPr>
        <w:t xml:space="preserve"> </w:t>
      </w:r>
      <w:r w:rsidR="00A96A35" w:rsidRPr="0027638C">
        <w:rPr>
          <w:sz w:val="24"/>
          <w:rPrChange w16du:dateUtc="2026-07-07T18:18:00Z" w:author="Author" w:date="2026-07-07T20:18:00Z" w:id="17101">
            <w:rPr>
              <w:rFonts w:ascii="Times New Roman"/>
              <w:color w:val="000000"/>
            </w:rPr>
          </w:rPrChange>
        </w:rPr>
        <w:t>incididunt</w:t>
      </w:r>
      <w:r w:rsidR="00A96A35" w:rsidRPr="0027638C">
        <w:rPr>
          <w:sz w:val="24"/>
          <w:rPrChange w16du:dateUtc="2026-07-07T18:18:00Z" w:author="Author" w:date="2026-07-07T20:18:00Z" w:id="17102">
            <w:rPr>
              <w:rFonts w:ascii="Times New Roman"/>
              <w:color w:val="000000"/>
              <w:spacing w:val="12"/>
            </w:rPr>
          </w:rPrChange>
        </w:rPr>
        <w:t xml:space="preserve"> </w:t>
      </w:r>
      <w:r w:rsidR="00A96A35" w:rsidRPr="0027638C">
        <w:rPr>
          <w:sz w:val="24"/>
          <w:rPrChange w16du:dateUtc="2026-07-07T18:18:00Z" w:author="Author" w:date="2026-07-07T20:18:00Z" w:id="17103">
            <w:rPr>
              <w:rFonts w:ascii="Times New Roman"/>
              <w:color w:val="000000"/>
            </w:rPr>
          </w:rPrChange>
        </w:rPr>
        <w:t>ut</w:t>
      </w:r>
      <w:r w:rsidR="00A96A35" w:rsidRPr="0027638C">
        <w:rPr>
          <w:sz w:val="24"/>
          <w:rPrChange w16du:dateUtc="2026-07-07T18:18:00Z" w:author="Author" w:date="2026-07-07T20:18:00Z" w:id="17104">
            <w:rPr>
              <w:rFonts w:ascii="Times New Roman"/>
              <w:color w:val="000000"/>
              <w:spacing w:val="12"/>
            </w:rPr>
          </w:rPrChange>
        </w:rPr>
        <w:t xml:space="preserve"> </w:t>
      </w:r>
      <w:r w:rsidR="00A96A35" w:rsidRPr="0027638C">
        <w:rPr>
          <w:sz w:val="24"/>
          <w:rPrChange w16du:dateUtc="2026-07-07T18:18:00Z" w:author="Author" w:date="2026-07-07T20:18:00Z" w:id="17105">
            <w:rPr>
              <w:rFonts w:ascii="Times New Roman"/>
              <w:color w:val="000000"/>
            </w:rPr>
          </w:rPrChange>
        </w:rPr>
        <w:t>labore</w:t>
      </w:r>
      <w:r w:rsidR="00A96A35" w:rsidRPr="0027638C">
        <w:rPr>
          <w:sz w:val="24"/>
          <w:rPrChange w16du:dateUtc="2026-07-07T18:18:00Z" w:author="Author" w:date="2026-07-07T20:18:00Z" w:id="17106">
            <w:rPr>
              <w:rFonts w:ascii="Times New Roman"/>
              <w:color w:val="000000"/>
              <w:spacing w:val="12"/>
            </w:rPr>
          </w:rPrChange>
        </w:rPr>
        <w:t xml:space="preserve"> </w:t>
      </w:r>
      <w:r w:rsidR="00A96A35" w:rsidRPr="0027638C">
        <w:rPr>
          <w:sz w:val="24"/>
          <w:rPrChange w16du:dateUtc="2026-07-07T18:18:00Z" w:author="Author" w:date="2026-07-07T20:18:00Z" w:id="17107">
            <w:rPr>
              <w:rFonts w:ascii="Times New Roman"/>
              <w:color w:val="000000"/>
            </w:rPr>
          </w:rPrChange>
        </w:rPr>
        <w:t>et</w:t>
      </w:r>
      <w:r w:rsidR="00A96A35" w:rsidRPr="0027638C">
        <w:rPr>
          <w:sz w:val="24"/>
          <w:rPrChange w16du:dateUtc="2026-07-07T18:18:00Z" w:author="Author" w:date="2026-07-07T20:18:00Z" w:id="17108">
            <w:rPr>
              <w:rFonts w:ascii="Times New Roman"/>
              <w:color w:val="000000"/>
              <w:spacing w:val="12"/>
            </w:rPr>
          </w:rPrChange>
        </w:rPr>
        <w:t xml:space="preserve"> </w:t>
      </w:r>
      <w:r w:rsidR="00A96A35" w:rsidRPr="0027638C">
        <w:rPr>
          <w:sz w:val="24"/>
          <w:rPrChange w16du:dateUtc="2026-07-07T18:18:00Z" w:author="Author" w:date="2026-07-07T20:18:00Z" w:id="17109">
            <w:rPr>
              <w:rFonts w:ascii="Times New Roman"/>
              <w:color w:val="000000"/>
            </w:rPr>
          </w:rPrChange>
        </w:rPr>
        <w:t>Dolore,</w:t>
      </w:r>
      <w:r w:rsidR="00A96A35" w:rsidRPr="0027638C">
        <w:rPr>
          <w:sz w:val="24"/>
          <w:rPrChange w16du:dateUtc="2026-07-07T18:18:00Z" w:author="Author" w:date="2026-07-07T20:18:00Z" w:id="17110">
            <w:rPr>
              <w:rFonts w:ascii="Times New Roman"/>
              <w:color w:val="000000"/>
              <w:spacing w:val="12"/>
            </w:rPr>
          </w:rPrChange>
        </w:rPr>
        <w:t xml:space="preserve"> </w:t>
      </w:r>
      <w:r w:rsidR="00A96A35" w:rsidRPr="0027638C">
        <w:rPr>
          <w:sz w:val="24"/>
          <w:rPrChange w16du:dateUtc="2026-07-07T18:18:00Z" w:author="Author" w:date="2026-07-07T20:18:00Z" w:id="17111">
            <w:rPr>
              <w:rFonts w:ascii="Times New Roman"/>
              <w:color w:val="000000"/>
            </w:rPr>
          </w:rPrChange>
        </w:rPr>
        <w:t>magna</w:t>
      </w:r>
      <w:r w:rsidR="00A96A35" w:rsidRPr="0027638C">
        <w:rPr>
          <w:sz w:val="24"/>
          <w:rPrChange w16du:dateUtc="2026-07-07T18:18:00Z" w:author="Author" w:date="2026-07-07T20:18:00Z" w:id="17112">
            <w:rPr>
              <w:rFonts w:ascii="Times New Roman"/>
              <w:color w:val="000000"/>
              <w:spacing w:val="12"/>
            </w:rPr>
          </w:rPrChange>
        </w:rPr>
        <w:t xml:space="preserve"> </w:t>
      </w:r>
      <w:r w:rsidR="00A96A35" w:rsidRPr="0027638C">
        <w:rPr>
          <w:sz w:val="24"/>
          <w:rPrChange w16du:dateUtc="2026-07-07T18:18:00Z" w:author="Author" w:date="2026-07-07T20:18:00Z" w:id="17113">
            <w:rPr>
              <w:rFonts w:ascii="Times New Roman"/>
              <w:color w:val="000000"/>
            </w:rPr>
          </w:rPrChange>
        </w:rPr>
        <w:t>aliqua</w:t>
      </w:r>
      <w:r w:rsidR="00A96A35" w:rsidRPr="0027638C">
        <w:rPr>
          <w:sz w:val="24"/>
          <w:rPrChange w16du:dateUtc="2026-07-07T18:18:00Z" w:author="Author" w:date="2026-07-07T20:18:00Z" w:id="17114">
            <w:rPr>
              <w:rFonts w:ascii="Times New Roman"/>
              <w:color w:val="000000"/>
              <w:spacing w:val="12"/>
            </w:rPr>
          </w:rPrChange>
        </w:rPr>
        <w:t xml:space="preserve"> </w:t>
      </w:r>
      <w:r w:rsidR="00A96A35" w:rsidRPr="0027638C">
        <w:rPr>
          <w:sz w:val="24"/>
          <w:rPrChange w16du:dateUtc="2026-07-07T18:18:00Z" w:author="Author" w:date="2026-07-07T20:18:00Z" w:id="17115">
            <w:rPr>
              <w:rFonts w:ascii="Times New Roman"/>
              <w:color w:val="000000"/>
            </w:rPr>
          </w:rPrChange>
        </w:rPr>
        <w:t>lorem</w:t>
      </w:r>
      <w:r w:rsidR="00A96A35" w:rsidRPr="0027638C">
        <w:rPr>
          <w:sz w:val="24"/>
          <w:rPrChange w16du:dateUtc="2026-07-07T18:18:00Z" w:author="Author" w:date="2026-07-07T20:18:00Z" w:id="17116">
            <w:rPr>
              <w:rFonts w:ascii="Times New Roman"/>
              <w:color w:val="000000"/>
              <w:spacing w:val="12"/>
            </w:rPr>
          </w:rPrChange>
        </w:rPr>
        <w:t xml:space="preserve"> </w:t>
      </w:r>
      <w:r w:rsidR="00A96A35" w:rsidRPr="0027638C">
        <w:rPr>
          <w:sz w:val="24"/>
          <w:rPrChange w16du:dateUtc="2026-07-07T18:18:00Z" w:author="Author" w:date="2026-07-07T20:18:00Z" w:id="17117">
            <w:rPr>
              <w:rFonts w:ascii="Times New Roman"/>
              <w:color w:val="000000"/>
            </w:rPr>
          </w:rPrChange>
        </w:rPr>
        <w:t>ipsum</w:t>
      </w:r>
      <w:r w:rsidR="00A96A35" w:rsidRPr="0027638C">
        <w:rPr>
          <w:sz w:val="24"/>
          <w:rPrChange w16du:dateUtc="2026-07-07T18:18:00Z" w:author="Author" w:date="2026-07-07T20:18:00Z" w:id="17118">
            <w:rPr>
              <w:rFonts w:ascii="Times New Roman"/>
              <w:color w:val="000000"/>
              <w:spacing w:val="12"/>
            </w:rPr>
          </w:rPrChange>
        </w:rPr>
        <w:t xml:space="preserve"> </w:t>
      </w:r>
      <w:r w:rsidR="00A96A35" w:rsidRPr="0027638C">
        <w:rPr>
          <w:sz w:val="24"/>
          <w:rPrChange w16du:dateUtc="2026-07-07T18:18:00Z" w:author="Author" w:date="2026-07-07T20:18:00Z" w:id="17119">
            <w:rPr>
              <w:rFonts w:ascii="Times New Roman" w:hAnsi="Times New Roman"/>
              <w:color w:val="000000"/>
            </w:rPr>
          </w:rPrChange>
        </w:rPr>
        <w:t>dolor</w:t>
      </w:r>
      <w:del w16du:dateUtc="2026-07-07T18:18:00Z" w:author="Author" w:date="2026-07-07T20:18:00Z" w:id="17120">
        <w:r>
          <w:rPr>
            <w:color w:val="000000"/>
          </w:rPr>
          <w:cr/>
        </w:r>
      </w:del>
      <w:r w:rsidR="00A96A35" w:rsidRPr="0027638C">
        <w:rPr>
          <w:sz w:val="24"/>
          <w:rPrChange w16du:dateUtc="2026-07-07T18:18:00Z" w:author="Author" w:date="2026-07-07T20:18:00Z" w:id="17121">
            <w:rPr>
              <w:rFonts w:ascii="Times New Roman"/>
              <w:color w:val="000000"/>
              <w:spacing w:val="665"/>
            </w:rPr>
          </w:rPrChange>
        </w:rPr>
        <w:t xml:space="preserve"> </w:t>
      </w:r>
      <w:r w:rsidR="00A96A35" w:rsidRPr="0027638C">
        <w:rPr>
          <w:sz w:val="24"/>
          <w:rPrChange w16du:dateUtc="2026-07-07T18:18:00Z" w:author="Author" w:date="2026-07-07T20:18:00Z" w:id="17122">
            <w:rPr>
              <w:rFonts w:ascii="Times New Roman"/>
              <w:color w:val="000000"/>
            </w:rPr>
          </w:rPrChange>
        </w:rPr>
        <w:t>sit</w:t>
      </w:r>
      <w:r w:rsidR="00A96A35" w:rsidRPr="0027638C">
        <w:rPr>
          <w:spacing w:val="-3"/>
          <w:sz w:val="24"/>
          <w:rPrChange w16du:dateUtc="2026-07-07T18:18:00Z" w:author="Author" w:date="2026-07-07T20:18:00Z" w:id="17123">
            <w:rPr>
              <w:rFonts w:ascii="Times New Roman"/>
              <w:color w:val="000000"/>
            </w:rPr>
          </w:rPrChange>
        </w:rPr>
        <w:t xml:space="preserve"> </w:t>
      </w:r>
      <w:r w:rsidR="00A96A35" w:rsidRPr="0027638C">
        <w:rPr>
          <w:sz w:val="24"/>
          <w:rPrChange w16du:dateUtc="2026-07-07T18:18:00Z" w:author="Author" w:date="2026-07-07T20:18:00Z" w:id="17124">
            <w:rPr>
              <w:rFonts w:ascii="Times New Roman"/>
              <w:color w:val="000000"/>
            </w:rPr>
          </w:rPrChange>
        </w:rPr>
        <w:t>Amet,</w:t>
      </w:r>
      <w:r w:rsidR="00A96A35" w:rsidRPr="0027638C">
        <w:rPr>
          <w:spacing w:val="-3"/>
          <w:sz w:val="24"/>
          <w:rPrChange w16du:dateUtc="2026-07-07T18:18:00Z" w:author="Author" w:date="2026-07-07T20:18:00Z" w:id="17125">
            <w:rPr>
              <w:rFonts w:ascii="Times New Roman"/>
              <w:color w:val="000000"/>
            </w:rPr>
          </w:rPrChange>
        </w:rPr>
        <w:t xml:space="preserve"> </w:t>
      </w:r>
      <w:r w:rsidR="00A96A35" w:rsidRPr="0027638C">
        <w:rPr>
          <w:sz w:val="24"/>
          <w:rPrChange w16du:dateUtc="2026-07-07T18:18:00Z" w:author="Author" w:date="2026-07-07T20:18:00Z" w:id="17126">
            <w:rPr>
              <w:rFonts w:ascii="Times New Roman"/>
              <w:color w:val="000000"/>
            </w:rPr>
          </w:rPrChange>
        </w:rPr>
        <w:t>consectetur</w:t>
      </w:r>
      <w:r w:rsidR="00A96A35" w:rsidRPr="0027638C">
        <w:rPr>
          <w:spacing w:val="-3"/>
          <w:sz w:val="24"/>
          <w:rPrChange w16du:dateUtc="2026-07-07T18:18:00Z" w:author="Author" w:date="2026-07-07T20:18:00Z" w:id="17127">
            <w:rPr>
              <w:rFonts w:ascii="Times New Roman"/>
              <w:color w:val="000000"/>
            </w:rPr>
          </w:rPrChange>
        </w:rPr>
        <w:t xml:space="preserve"> </w:t>
      </w:r>
      <w:r w:rsidR="00A96A35" w:rsidRPr="0027638C">
        <w:rPr>
          <w:sz w:val="24"/>
          <w:rPrChange w16du:dateUtc="2026-07-07T18:18:00Z" w:author="Author" w:date="2026-07-07T20:18:00Z" w:id="17128">
            <w:rPr>
              <w:rFonts w:ascii="Times New Roman"/>
              <w:color w:val="000000"/>
            </w:rPr>
          </w:rPrChange>
        </w:rPr>
        <w:t>adipiscing</w:t>
      </w:r>
      <w:r w:rsidR="00A96A35" w:rsidRPr="0027638C">
        <w:rPr>
          <w:spacing w:val="-3"/>
          <w:sz w:val="24"/>
          <w:rPrChange w16du:dateUtc="2026-07-07T18:18:00Z" w:author="Author" w:date="2026-07-07T20:18:00Z" w:id="17129">
            <w:rPr>
              <w:rFonts w:ascii="Times New Roman"/>
              <w:color w:val="000000"/>
            </w:rPr>
          </w:rPrChange>
        </w:rPr>
        <w:t xml:space="preserve"> </w:t>
      </w:r>
      <w:r w:rsidR="00A96A35" w:rsidRPr="0027638C">
        <w:rPr>
          <w:sz w:val="24"/>
          <w:rPrChange w16du:dateUtc="2026-07-07T18:18:00Z" w:author="Author" w:date="2026-07-07T20:18:00Z" w:id="17130">
            <w:rPr>
              <w:rFonts w:ascii="Times New Roman"/>
              <w:color w:val="000000"/>
            </w:rPr>
          </w:rPrChange>
        </w:rPr>
        <w:t>elit</w:t>
      </w:r>
      <w:r w:rsidR="00A96A35" w:rsidRPr="0027638C">
        <w:rPr>
          <w:spacing w:val="-3"/>
          <w:sz w:val="24"/>
          <w:rPrChange w16du:dateUtc="2026-07-07T18:18:00Z" w:author="Author" w:date="2026-07-07T20:18:00Z" w:id="17131">
            <w:rPr>
              <w:rFonts w:ascii="Times New Roman"/>
              <w:color w:val="000000"/>
            </w:rPr>
          </w:rPrChange>
        </w:rPr>
        <w:t xml:space="preserve"> </w:t>
      </w:r>
      <w:r w:rsidR="00A96A35" w:rsidRPr="0027638C">
        <w:rPr>
          <w:sz w:val="24"/>
          <w:rPrChange w16du:dateUtc="2026-07-07T18:18:00Z" w:author="Author" w:date="2026-07-07T20:18:00Z" w:id="17132">
            <w:rPr>
              <w:rFonts w:ascii="Times New Roman"/>
              <w:color w:val="000000"/>
            </w:rPr>
          </w:rPrChange>
        </w:rPr>
        <w:t>sed</w:t>
      </w:r>
      <w:r w:rsidR="00A96A35" w:rsidRPr="0027638C">
        <w:rPr>
          <w:spacing w:val="-3"/>
          <w:sz w:val="24"/>
          <w:rPrChange w16du:dateUtc="2026-07-07T18:18:00Z" w:author="Author" w:date="2026-07-07T20:18:00Z" w:id="17133">
            <w:rPr>
              <w:rFonts w:ascii="Times New Roman"/>
              <w:color w:val="000000"/>
            </w:rPr>
          </w:rPrChange>
        </w:rPr>
        <w:t xml:space="preserve"> </w:t>
      </w:r>
      <w:r w:rsidR="00A96A35" w:rsidRPr="0027638C">
        <w:rPr>
          <w:sz w:val="24"/>
          <w:rPrChange w16du:dateUtc="2026-07-07T18:18:00Z" w:author="Author" w:date="2026-07-07T20:18:00Z" w:id="17134">
            <w:rPr>
              <w:rFonts w:ascii="Times New Roman"/>
              <w:color w:val="000000"/>
            </w:rPr>
          </w:rPrChange>
        </w:rPr>
        <w:t>do</w:t>
      </w:r>
      <w:r w:rsidR="00A96A35" w:rsidRPr="0027638C">
        <w:rPr>
          <w:spacing w:val="-3"/>
          <w:sz w:val="24"/>
          <w:rPrChange w16du:dateUtc="2026-07-07T18:18:00Z" w:author="Author" w:date="2026-07-07T20:18:00Z" w:id="17135">
            <w:rPr>
              <w:rFonts w:ascii="Times New Roman"/>
              <w:color w:val="000000"/>
            </w:rPr>
          </w:rPrChange>
        </w:rPr>
        <w:t xml:space="preserve"> </w:t>
      </w:r>
      <w:r w:rsidR="00A96A35" w:rsidRPr="0027638C">
        <w:rPr>
          <w:sz w:val="24"/>
          <w:rPrChange w16du:dateUtc="2026-07-07T18:18:00Z" w:author="Author" w:date="2026-07-07T20:18:00Z" w:id="17136">
            <w:rPr>
              <w:rFonts w:ascii="Times New Roman"/>
              <w:color w:val="000000"/>
            </w:rPr>
          </w:rPrChange>
        </w:rPr>
        <w:t>eiusmod</w:t>
      </w:r>
      <w:r w:rsidR="00A96A35" w:rsidRPr="0027638C">
        <w:rPr>
          <w:spacing w:val="-3"/>
          <w:sz w:val="24"/>
          <w:rPrChange w16du:dateUtc="2026-07-07T18:18:00Z" w:author="Author" w:date="2026-07-07T20:18:00Z" w:id="17137">
            <w:rPr>
              <w:rFonts w:ascii="Times New Roman"/>
              <w:color w:val="000000"/>
            </w:rPr>
          </w:rPrChange>
        </w:rPr>
        <w:t xml:space="preserve"> </w:t>
      </w:r>
      <w:r w:rsidR="00A96A35" w:rsidRPr="0027638C">
        <w:rPr>
          <w:sz w:val="24"/>
          <w:rPrChange w16du:dateUtc="2026-07-07T18:18:00Z" w:author="Author" w:date="2026-07-07T20:18:00Z" w:id="17138">
            <w:rPr>
              <w:rFonts w:ascii="Times New Roman"/>
              <w:color w:val="000000"/>
            </w:rPr>
          </w:rPrChange>
        </w:rPr>
        <w:t>tempor.</w:t>
      </w:r>
      <w:r w:rsidR="00A96A35" w:rsidRPr="0027638C">
        <w:rPr>
          <w:spacing w:val="-3"/>
          <w:sz w:val="24"/>
          <w:rPrChange w16du:dateUtc="2026-07-07T18:18:00Z" w:author="Author" w:date="2026-07-07T20:18:00Z" w:id="17139">
            <w:rPr>
              <w:rFonts w:ascii="Times New Roman"/>
              <w:color w:val="000000"/>
            </w:rPr>
          </w:rPrChange>
        </w:rPr>
        <w:t xml:space="preserve"> </w:t>
      </w:r>
      <w:r w:rsidR="00A96A35" w:rsidRPr="0027638C">
        <w:rPr>
          <w:sz w:val="24"/>
          <w:rPrChange w16du:dateUtc="2026-07-07T18:18:00Z" w:author="Author" w:date="2026-07-07T20:18:00Z" w:id="17140">
            <w:rPr>
              <w:rFonts w:ascii="Times New Roman"/>
              <w:color w:val="000000"/>
            </w:rPr>
          </w:rPrChange>
        </w:rPr>
        <w:t>Incididunt</w:t>
      </w:r>
      <w:r w:rsidR="00A96A35" w:rsidRPr="0027638C">
        <w:rPr>
          <w:spacing w:val="-3"/>
          <w:sz w:val="24"/>
          <w:rPrChange w16du:dateUtc="2026-07-07T18:18:00Z" w:author="Author" w:date="2026-07-07T20:18:00Z" w:id="17141">
            <w:rPr>
              <w:rFonts w:ascii="Times New Roman"/>
              <w:color w:val="000000"/>
            </w:rPr>
          </w:rPrChange>
        </w:rPr>
        <w:t xml:space="preserve"> </w:t>
      </w:r>
      <w:r w:rsidR="00A96A35" w:rsidRPr="0027638C">
        <w:rPr>
          <w:sz w:val="24"/>
          <w:rPrChange w16du:dateUtc="2026-07-07T18:18:00Z" w:author="Author" w:date="2026-07-07T20:18:00Z" w:id="17142">
            <w:rPr>
              <w:rFonts w:ascii="Times New Roman"/>
              <w:color w:val="000000"/>
            </w:rPr>
          </w:rPrChange>
        </w:rPr>
        <w:t>ut</w:t>
      </w:r>
      <w:r w:rsidR="00A96A35" w:rsidRPr="0027638C">
        <w:rPr>
          <w:spacing w:val="-3"/>
          <w:sz w:val="24"/>
          <w:rPrChange w16du:dateUtc="2026-07-07T18:18:00Z" w:author="Author" w:date="2026-07-07T20:18:00Z" w:id="17143">
            <w:rPr>
              <w:rFonts w:ascii="Times New Roman"/>
              <w:color w:val="000000"/>
            </w:rPr>
          </w:rPrChange>
        </w:rPr>
        <w:t xml:space="preserve"> </w:t>
      </w:r>
      <w:r w:rsidR="00A96A35" w:rsidRPr="0027638C">
        <w:rPr>
          <w:sz w:val="24"/>
          <w:rPrChange w16du:dateUtc="2026-07-07T18:18:00Z" w:author="Author" w:date="2026-07-07T20:18:00Z" w:id="17144">
            <w:rPr>
              <w:rFonts w:ascii="Times New Roman"/>
              <w:color w:val="000000"/>
            </w:rPr>
          </w:rPrChange>
        </w:rPr>
        <w:t>labore</w:t>
      </w:r>
      <w:r w:rsidR="00A96A35" w:rsidRPr="0027638C">
        <w:rPr>
          <w:spacing w:val="-3"/>
          <w:sz w:val="24"/>
          <w:rPrChange w16du:dateUtc="2026-07-07T18:18:00Z" w:author="Author" w:date="2026-07-07T20:18:00Z" w:id="17145">
            <w:rPr>
              <w:rFonts w:ascii="Times New Roman"/>
              <w:color w:val="000000"/>
            </w:rPr>
          </w:rPrChange>
        </w:rPr>
        <w:t xml:space="preserve"> </w:t>
      </w:r>
      <w:r w:rsidR="00A96A35" w:rsidRPr="0027638C">
        <w:rPr>
          <w:sz w:val="24"/>
          <w:rPrChange w16du:dateUtc="2026-07-07T18:18:00Z" w:author="Author" w:date="2026-07-07T20:18:00Z" w:id="17146">
            <w:rPr>
              <w:rFonts w:ascii="Times New Roman"/>
              <w:color w:val="000000"/>
            </w:rPr>
          </w:rPrChange>
        </w:rPr>
        <w:t>et,</w:t>
      </w:r>
      <w:r w:rsidR="00A96A35" w:rsidRPr="0027638C">
        <w:rPr>
          <w:spacing w:val="-3"/>
          <w:sz w:val="24"/>
          <w:rPrChange w16du:dateUtc="2026-07-07T18:18:00Z" w:author="Author" w:date="2026-07-07T20:18:00Z" w:id="17147">
            <w:rPr>
              <w:rFonts w:ascii="Times New Roman"/>
              <w:color w:val="000000"/>
            </w:rPr>
          </w:rPrChange>
        </w:rPr>
        <w:t xml:space="preserve"> </w:t>
      </w:r>
      <w:r w:rsidR="00A96A35" w:rsidRPr="0027638C">
        <w:rPr>
          <w:sz w:val="24"/>
          <w:rPrChange w16du:dateUtc="2026-07-07T18:18:00Z" w:author="Author" w:date="2026-07-07T20:18:00Z" w:id="17148">
            <w:rPr>
              <w:rFonts w:ascii="Times New Roman"/>
              <w:color w:val="000000"/>
            </w:rPr>
          </w:rPrChange>
        </w:rPr>
        <w:t>dolore</w:t>
      </w:r>
      <w:r w:rsidR="00A96A35" w:rsidRPr="0027638C">
        <w:rPr>
          <w:spacing w:val="-3"/>
          <w:sz w:val="24"/>
          <w:rPrChange w16du:dateUtc="2026-07-07T18:18:00Z" w:author="Author" w:date="2026-07-07T20:18:00Z" w:id="17149">
            <w:rPr>
              <w:rFonts w:ascii="Times New Roman"/>
              <w:color w:val="000000"/>
            </w:rPr>
          </w:rPrChange>
        </w:rPr>
        <w:t xml:space="preserve"> </w:t>
      </w:r>
      <w:r w:rsidR="00A96A35" w:rsidRPr="0027638C">
        <w:rPr>
          <w:sz w:val="24"/>
          <w:rPrChange w16du:dateUtc="2026-07-07T18:18:00Z" w:author="Author" w:date="2026-07-07T20:18:00Z" w:id="17150">
            <w:rPr>
              <w:rFonts w:ascii="Times New Roman"/>
              <w:color w:val="000000"/>
            </w:rPr>
          </w:rPrChange>
        </w:rPr>
        <w:t>Magna</w:t>
      </w:r>
      <w:r w:rsidR="00A96A35" w:rsidRPr="0027638C">
        <w:rPr>
          <w:spacing w:val="-3"/>
          <w:sz w:val="24"/>
          <w:rPrChange w16du:dateUtc="2026-07-07T18:18:00Z" w:author="Author" w:date="2026-07-07T20:18:00Z" w:id="17151">
            <w:rPr>
              <w:rFonts w:ascii="Times New Roman"/>
              <w:color w:val="000000"/>
            </w:rPr>
          </w:rPrChange>
        </w:rPr>
        <w:t xml:space="preserve"> </w:t>
      </w:r>
      <w:r w:rsidR="00A96A35" w:rsidRPr="0027638C">
        <w:rPr>
          <w:sz w:val="24"/>
          <w:rPrChange w16du:dateUtc="2026-07-07T18:18:00Z" w:author="Author" w:date="2026-07-07T20:18:00Z" w:id="17152">
            <w:rPr>
              <w:rFonts w:ascii="Times New Roman" w:hAnsi="Times New Roman"/>
              <w:color w:val="000000"/>
            </w:rPr>
          </w:rPrChange>
        </w:rPr>
        <w:t>aliqua</w:t>
      </w:r>
      <w:del w16du:dateUtc="2026-07-07T18:18:00Z" w:author="Author" w:date="2026-07-07T20:18:00Z" w:id="17153">
        <w:r>
          <w:rPr>
            <w:color w:val="000000"/>
          </w:rPr>
          <w:cr/>
        </w:r>
      </w:del>
      <w:r w:rsidR="00A96A35" w:rsidRPr="0027638C">
        <w:rPr>
          <w:sz w:val="24"/>
          <w:rPrChange w16du:dateUtc="2026-07-07T18:18:00Z" w:author="Author" w:date="2026-07-07T20:18:00Z" w:id="17154">
            <w:rPr>
              <w:rFonts w:ascii="Times New Roman"/>
              <w:color w:val="000000"/>
              <w:spacing w:val="665"/>
            </w:rPr>
          </w:rPrChange>
        </w:rPr>
        <w:t xml:space="preserve"> </w:t>
      </w:r>
      <w:r w:rsidR="00A96A35" w:rsidRPr="0027638C">
        <w:rPr>
          <w:sz w:val="24"/>
          <w:rPrChange w16du:dateUtc="2026-07-07T18:18:00Z" w:author="Author" w:date="2026-07-07T20:18:00Z" w:id="17155">
            <w:rPr>
              <w:rFonts w:ascii="Times New Roman"/>
              <w:color w:val="000000"/>
            </w:rPr>
          </w:rPrChange>
        </w:rPr>
        <w:t>lorem</w:t>
      </w:r>
      <w:r w:rsidR="00A96A35" w:rsidRPr="0027638C">
        <w:rPr>
          <w:sz w:val="24"/>
          <w:rPrChange w16du:dateUtc="2026-07-07T18:18:00Z" w:author="Author" w:date="2026-07-07T20:18:00Z" w:id="17156">
            <w:rPr>
              <w:rFonts w:ascii="Times New Roman"/>
              <w:color w:val="000000"/>
              <w:spacing w:val="44"/>
            </w:rPr>
          </w:rPrChange>
        </w:rPr>
        <w:t xml:space="preserve"> </w:t>
      </w:r>
      <w:r w:rsidR="00A96A35" w:rsidRPr="0027638C">
        <w:rPr>
          <w:sz w:val="24"/>
          <w:rPrChange w16du:dateUtc="2026-07-07T18:18:00Z" w:author="Author" w:date="2026-07-07T20:18:00Z" w:id="17157">
            <w:rPr>
              <w:rFonts w:ascii="Times New Roman"/>
              <w:color w:val="000000"/>
            </w:rPr>
          </w:rPrChange>
        </w:rPr>
        <w:t>ipsum</w:t>
      </w:r>
      <w:r w:rsidR="00A96A35" w:rsidRPr="0027638C">
        <w:rPr>
          <w:sz w:val="24"/>
          <w:rPrChange w16du:dateUtc="2026-07-07T18:18:00Z" w:author="Author" w:date="2026-07-07T20:18:00Z" w:id="17158">
            <w:rPr>
              <w:rFonts w:ascii="Times New Roman"/>
              <w:color w:val="000000"/>
              <w:spacing w:val="44"/>
            </w:rPr>
          </w:rPrChange>
        </w:rPr>
        <w:t xml:space="preserve"> </w:t>
      </w:r>
      <w:r w:rsidR="00A96A35" w:rsidRPr="0027638C">
        <w:rPr>
          <w:sz w:val="24"/>
          <w:rPrChange w16du:dateUtc="2026-07-07T18:18:00Z" w:author="Author" w:date="2026-07-07T20:18:00Z" w:id="17159">
            <w:rPr>
              <w:rFonts w:ascii="Times New Roman"/>
              <w:color w:val="000000"/>
            </w:rPr>
          </w:rPrChange>
        </w:rPr>
        <w:t>dolor</w:t>
      </w:r>
      <w:r w:rsidR="00A96A35" w:rsidRPr="0027638C">
        <w:rPr>
          <w:sz w:val="24"/>
          <w:rPrChange w16du:dateUtc="2026-07-07T18:18:00Z" w:author="Author" w:date="2026-07-07T20:18:00Z" w:id="17160">
            <w:rPr>
              <w:rFonts w:ascii="Times New Roman"/>
              <w:color w:val="000000"/>
              <w:spacing w:val="44"/>
            </w:rPr>
          </w:rPrChange>
        </w:rPr>
        <w:t xml:space="preserve"> </w:t>
      </w:r>
      <w:r w:rsidR="00A96A35" w:rsidRPr="0027638C">
        <w:rPr>
          <w:sz w:val="24"/>
          <w:rPrChange w16du:dateUtc="2026-07-07T18:18:00Z" w:author="Author" w:date="2026-07-07T20:18:00Z" w:id="17161">
            <w:rPr>
              <w:rFonts w:ascii="Times New Roman"/>
              <w:color w:val="000000"/>
            </w:rPr>
          </w:rPrChange>
        </w:rPr>
        <w:t>sit</w:t>
      </w:r>
      <w:r w:rsidR="00A96A35" w:rsidRPr="0027638C">
        <w:rPr>
          <w:sz w:val="24"/>
          <w:rPrChange w16du:dateUtc="2026-07-07T18:18:00Z" w:author="Author" w:date="2026-07-07T20:18:00Z" w:id="17162">
            <w:rPr>
              <w:rFonts w:ascii="Times New Roman"/>
              <w:color w:val="000000"/>
              <w:spacing w:val="44"/>
            </w:rPr>
          </w:rPrChange>
        </w:rPr>
        <w:t xml:space="preserve"> </w:t>
      </w:r>
      <w:r w:rsidR="00A96A35" w:rsidRPr="0027638C">
        <w:rPr>
          <w:sz w:val="24"/>
          <w:rPrChange w16du:dateUtc="2026-07-07T18:18:00Z" w:author="Author" w:date="2026-07-07T20:18:00Z" w:id="17163">
            <w:rPr>
              <w:rFonts w:ascii="Times New Roman"/>
              <w:color w:val="000000"/>
            </w:rPr>
          </w:rPrChange>
        </w:rPr>
        <w:t>amet</w:t>
      </w:r>
      <w:r w:rsidR="00A96A35" w:rsidRPr="0027638C">
        <w:rPr>
          <w:sz w:val="24"/>
          <w:rPrChange w16du:dateUtc="2026-07-07T18:18:00Z" w:author="Author" w:date="2026-07-07T20:18:00Z" w:id="17164">
            <w:rPr>
              <w:rFonts w:ascii="Times New Roman"/>
              <w:color w:val="000000"/>
              <w:spacing w:val="44"/>
            </w:rPr>
          </w:rPrChange>
        </w:rPr>
        <w:t xml:space="preserve"> </w:t>
      </w:r>
      <w:r w:rsidR="00A96A35" w:rsidRPr="0027638C">
        <w:rPr>
          <w:sz w:val="24"/>
          <w:rPrChange w16du:dateUtc="2026-07-07T18:18:00Z" w:author="Author" w:date="2026-07-07T20:18:00Z" w:id="17165">
            <w:rPr>
              <w:rFonts w:ascii="Times New Roman"/>
              <w:color w:val="000000"/>
            </w:rPr>
          </w:rPrChange>
        </w:rPr>
        <w:t>consectetur</w:t>
      </w:r>
      <w:r w:rsidR="00A96A35" w:rsidRPr="0027638C">
        <w:rPr>
          <w:sz w:val="24"/>
          <w:rPrChange w16du:dateUtc="2026-07-07T18:18:00Z" w:author="Author" w:date="2026-07-07T20:18:00Z" w:id="17166">
            <w:rPr>
              <w:rFonts w:ascii="Times New Roman"/>
              <w:color w:val="000000"/>
              <w:spacing w:val="44"/>
            </w:rPr>
          </w:rPrChange>
        </w:rPr>
        <w:t xml:space="preserve"> </w:t>
      </w:r>
      <w:r w:rsidR="00A96A35" w:rsidRPr="0027638C">
        <w:rPr>
          <w:sz w:val="24"/>
          <w:rPrChange w16du:dateUtc="2026-07-07T18:18:00Z" w:author="Author" w:date="2026-07-07T20:18:00Z" w:id="17167">
            <w:rPr>
              <w:rFonts w:ascii="Times New Roman"/>
              <w:color w:val="000000"/>
            </w:rPr>
          </w:rPrChange>
        </w:rPr>
        <w:t>adipiscing</w:t>
      </w:r>
      <w:r w:rsidR="00A96A35" w:rsidRPr="0027638C">
        <w:rPr>
          <w:sz w:val="24"/>
          <w:rPrChange w16du:dateUtc="2026-07-07T18:18:00Z" w:author="Author" w:date="2026-07-07T20:18:00Z" w:id="17168">
            <w:rPr>
              <w:rFonts w:ascii="Times New Roman"/>
              <w:color w:val="000000"/>
              <w:spacing w:val="44"/>
            </w:rPr>
          </w:rPrChange>
        </w:rPr>
        <w:t xml:space="preserve"> </w:t>
      </w:r>
      <w:r w:rsidR="00A96A35" w:rsidRPr="0027638C">
        <w:rPr>
          <w:sz w:val="24"/>
          <w:rPrChange w16du:dateUtc="2026-07-07T18:18:00Z" w:author="Author" w:date="2026-07-07T20:18:00Z" w:id="17169">
            <w:rPr>
              <w:rFonts w:ascii="Times New Roman"/>
              <w:color w:val="000000"/>
            </w:rPr>
          </w:rPrChange>
        </w:rPr>
        <w:t>elit</w:t>
      </w:r>
      <w:r w:rsidR="00A96A35" w:rsidRPr="0027638C">
        <w:rPr>
          <w:sz w:val="24"/>
          <w:rPrChange w16du:dateUtc="2026-07-07T18:18:00Z" w:author="Author" w:date="2026-07-07T20:18:00Z" w:id="17170">
            <w:rPr>
              <w:rFonts w:ascii="Times New Roman"/>
              <w:color w:val="000000"/>
              <w:spacing w:val="44"/>
            </w:rPr>
          </w:rPrChange>
        </w:rPr>
        <w:t xml:space="preserve"> </w:t>
      </w:r>
      <w:r w:rsidR="00A96A35" w:rsidRPr="0027638C">
        <w:rPr>
          <w:sz w:val="24"/>
          <w:rPrChange w16du:dateUtc="2026-07-07T18:18:00Z" w:author="Author" w:date="2026-07-07T20:18:00Z" w:id="17171">
            <w:rPr>
              <w:rFonts w:ascii="Times New Roman"/>
              <w:color w:val="000000"/>
            </w:rPr>
          </w:rPrChange>
        </w:rPr>
        <w:t>sed</w:t>
      </w:r>
      <w:r w:rsidR="00A96A35" w:rsidRPr="0027638C">
        <w:rPr>
          <w:sz w:val="24"/>
          <w:rPrChange w16du:dateUtc="2026-07-07T18:18:00Z" w:author="Author" w:date="2026-07-07T20:18:00Z" w:id="17172">
            <w:rPr>
              <w:rFonts w:ascii="Times New Roman"/>
              <w:color w:val="000000"/>
              <w:spacing w:val="44"/>
            </w:rPr>
          </w:rPrChange>
        </w:rPr>
        <w:t xml:space="preserve"> </w:t>
      </w:r>
      <w:r w:rsidR="00A96A35" w:rsidRPr="0027638C">
        <w:rPr>
          <w:sz w:val="24"/>
          <w:rPrChange w16du:dateUtc="2026-07-07T18:18:00Z" w:author="Author" w:date="2026-07-07T20:18:00Z" w:id="17173">
            <w:rPr>
              <w:rFonts w:ascii="Times New Roman"/>
              <w:color w:val="000000"/>
            </w:rPr>
          </w:rPrChange>
        </w:rPr>
        <w:t>Do</w:t>
      </w:r>
      <w:r w:rsidR="00A96A35" w:rsidRPr="0027638C">
        <w:rPr>
          <w:sz w:val="24"/>
          <w:rPrChange w16du:dateUtc="2026-07-07T18:18:00Z" w:author="Author" w:date="2026-07-07T20:18:00Z" w:id="17174">
            <w:rPr>
              <w:rFonts w:ascii="Times New Roman"/>
              <w:color w:val="000000"/>
              <w:spacing w:val="44"/>
            </w:rPr>
          </w:rPrChange>
        </w:rPr>
        <w:t xml:space="preserve"> </w:t>
      </w:r>
      <w:r w:rsidR="00A96A35" w:rsidRPr="0027638C">
        <w:rPr>
          <w:sz w:val="24"/>
          <w:rPrChange w16du:dateUtc="2026-07-07T18:18:00Z" w:author="Author" w:date="2026-07-07T20:18:00Z" w:id="17175">
            <w:rPr>
              <w:rFonts w:ascii="Times New Roman"/>
              <w:color w:val="000000"/>
            </w:rPr>
          </w:rPrChange>
        </w:rPr>
        <w:t>eiusmod</w:t>
      </w:r>
      <w:r w:rsidR="00A96A35" w:rsidRPr="0027638C">
        <w:rPr>
          <w:sz w:val="24"/>
          <w:rPrChange w16du:dateUtc="2026-07-07T18:18:00Z" w:author="Author" w:date="2026-07-07T20:18:00Z" w:id="17176">
            <w:rPr>
              <w:rFonts w:ascii="Times New Roman"/>
              <w:color w:val="000000"/>
              <w:spacing w:val="44"/>
            </w:rPr>
          </w:rPrChange>
        </w:rPr>
        <w:t xml:space="preserve"> </w:t>
      </w:r>
      <w:r w:rsidR="00A96A35" w:rsidRPr="0027638C">
        <w:rPr>
          <w:sz w:val="24"/>
          <w:rPrChange w16du:dateUtc="2026-07-07T18:18:00Z" w:author="Author" w:date="2026-07-07T20:18:00Z" w:id="17177">
            <w:rPr>
              <w:rFonts w:ascii="Times New Roman"/>
              <w:color w:val="000000"/>
            </w:rPr>
          </w:rPrChange>
        </w:rPr>
        <w:t>tempor</w:t>
      </w:r>
      <w:r w:rsidR="00A96A35" w:rsidRPr="0027638C">
        <w:rPr>
          <w:sz w:val="24"/>
          <w:rPrChange w16du:dateUtc="2026-07-07T18:18:00Z" w:author="Author" w:date="2026-07-07T20:18:00Z" w:id="17178">
            <w:rPr>
              <w:rFonts w:ascii="Times New Roman"/>
              <w:color w:val="000000"/>
              <w:spacing w:val="44"/>
            </w:rPr>
          </w:rPrChange>
        </w:rPr>
        <w:t xml:space="preserve"> </w:t>
      </w:r>
      <w:r w:rsidR="00A96A35" w:rsidRPr="0027638C">
        <w:rPr>
          <w:sz w:val="24"/>
          <w:rPrChange w16du:dateUtc="2026-07-07T18:18:00Z" w:author="Author" w:date="2026-07-07T20:18:00Z" w:id="17179">
            <w:rPr>
              <w:rFonts w:ascii="Times New Roman"/>
              <w:color w:val="000000"/>
            </w:rPr>
          </w:rPrChange>
        </w:rPr>
        <w:t>incididunt</w:t>
      </w:r>
      <w:r w:rsidR="00A96A35" w:rsidRPr="0027638C">
        <w:rPr>
          <w:sz w:val="24"/>
          <w:rPrChange w16du:dateUtc="2026-07-07T18:18:00Z" w:author="Author" w:date="2026-07-07T20:18:00Z" w:id="17180">
            <w:rPr>
              <w:rFonts w:ascii="Times New Roman"/>
              <w:color w:val="000000"/>
              <w:spacing w:val="44"/>
            </w:rPr>
          </w:rPrChange>
        </w:rPr>
        <w:t xml:space="preserve"> </w:t>
      </w:r>
      <w:r w:rsidR="00A96A35" w:rsidRPr="0027638C">
        <w:rPr>
          <w:sz w:val="24"/>
          <w:rPrChange w16du:dateUtc="2026-07-07T18:18:00Z" w:author="Author" w:date="2026-07-07T20:18:00Z" w:id="17181">
            <w:rPr>
              <w:rFonts w:ascii="Times New Roman"/>
              <w:color w:val="000000"/>
            </w:rPr>
          </w:rPrChange>
        </w:rPr>
        <w:t>ut</w:t>
      </w:r>
      <w:r w:rsidR="00A96A35" w:rsidRPr="0027638C">
        <w:rPr>
          <w:sz w:val="24"/>
          <w:rPrChange w16du:dateUtc="2026-07-07T18:18:00Z" w:author="Author" w:date="2026-07-07T20:18:00Z" w:id="17182">
            <w:rPr>
              <w:rFonts w:ascii="Times New Roman"/>
              <w:color w:val="000000"/>
              <w:spacing w:val="44"/>
            </w:rPr>
          </w:rPrChange>
        </w:rPr>
        <w:t xml:space="preserve"> </w:t>
      </w:r>
      <w:r w:rsidR="00A96A35" w:rsidRPr="0027638C">
        <w:rPr>
          <w:sz w:val="24"/>
          <w:rPrChange w16du:dateUtc="2026-07-07T18:18:00Z" w:author="Author" w:date="2026-07-07T20:18:00Z" w:id="17183">
            <w:rPr>
              <w:rFonts w:ascii="Times New Roman" w:hAnsi="Times New Roman"/>
              <w:color w:val="000000"/>
            </w:rPr>
          </w:rPrChange>
        </w:rPr>
        <w:t>labore</w:t>
      </w:r>
      <w:del w16du:dateUtc="2026-07-07T18:18:00Z" w:author="Author" w:date="2026-07-07T20:18:00Z" w:id="17184">
        <w:r>
          <w:rPr>
            <w:color w:val="000000"/>
          </w:rPr>
          <w:cr/>
        </w:r>
      </w:del>
      <w:r w:rsidR="00A96A35" w:rsidRPr="0027638C">
        <w:rPr>
          <w:sz w:val="24"/>
          <w:rPrChange w16du:dateUtc="2026-07-07T18:18:00Z" w:author="Author" w:date="2026-07-07T20:18:00Z" w:id="17185">
            <w:rPr>
              <w:rFonts w:ascii="Times New Roman"/>
              <w:color w:val="000000"/>
              <w:spacing w:val="665"/>
            </w:rPr>
          </w:rPrChange>
        </w:rPr>
        <w:t xml:space="preserve"> </w:t>
      </w:r>
      <w:r w:rsidR="00A96A35" w:rsidRPr="0027638C">
        <w:rPr>
          <w:sz w:val="24"/>
          <w:rPrChange w16du:dateUtc="2026-07-07T18:18:00Z" w:author="Author" w:date="2026-07-07T20:18:00Z" w:id="17186">
            <w:rPr>
              <w:rFonts w:ascii="Times New Roman"/>
              <w:color w:val="000000"/>
            </w:rPr>
          </w:rPrChange>
        </w:rPr>
        <w:t>et dolore.</w:t>
      </w:r>
      <w:bookmarkEnd w:id="16602"/>
    </w:p>
    <w:p w14:paraId="0240BEB9" w14:textId="77777777" w:rsidR="008166CF" w:rsidRDefault="00000000">
      <w:pPr>
        <w:spacing w:before="235" w:line="254" w:lineRule="exact"/>
        <w:ind w:left="720"/>
        <w:rPr>
          <w:del w16du:dateUtc="2026-07-07T18:18:00Z" w:author="Author" w:date="2026-07-07T20:18:00Z" w:id="17187"/>
          <w:color w:val="000000"/>
        </w:rPr>
      </w:pPr>
      <w:bookmarkStart w:id="17188" w:name="_Ref215486998"/>
      <w:del w16du:dateUtc="2026-07-07T18:18:00Z" w:author="Author" w:date="2026-07-07T20:18:00Z" w:id="17189">
        <w:r>
          <w:rPr>
            <w:color w:val="000000"/>
          </w:rPr>
          <w:delText>(c)</w:delText>
        </w:r>
        <w:r>
          <w:rPr>
            <w:color w:val="000000"/>
            <w:spacing w:val="421"/>
          </w:rPr>
          <w:delText xml:space="preserve"> </w:delText>
        </w:r>
      </w:del>
      <w:r w:rsidR="00A96A35" w:rsidRPr="0027638C">
        <w:rPr>
          <w:sz w:val="24"/>
          <w:rPrChange w16du:dateUtc="2026-07-07T18:18:00Z" w:author="Author" w:date="2026-07-07T20:18:00Z" w:id="17190">
            <w:rPr>
              <w:rFonts w:ascii="Times New Roman"/>
              <w:color w:val="000000"/>
            </w:rPr>
          </w:rPrChange>
        </w:rPr>
        <w:t>Magna</w:t>
      </w:r>
      <w:r w:rsidR="00A96A35" w:rsidRPr="0027638C">
        <w:rPr>
          <w:spacing w:val="-9"/>
          <w:sz w:val="24"/>
          <w:rPrChange w16du:dateUtc="2026-07-07T18:18:00Z" w:author="Author" w:date="2026-07-07T20:18:00Z" w:id="17191">
            <w:rPr>
              <w:rFonts w:ascii="Times New Roman"/>
              <w:color w:val="000000"/>
              <w:spacing w:val="-5"/>
            </w:rPr>
          </w:rPrChange>
        </w:rPr>
        <w:t xml:space="preserve"> </w:t>
      </w:r>
      <w:r w:rsidR="00A96A35" w:rsidRPr="0027638C">
        <w:rPr>
          <w:sz w:val="24"/>
          <w:rPrChange w16du:dateUtc="2026-07-07T18:18:00Z" w:author="Author" w:date="2026-07-07T20:18:00Z" w:id="17192">
            <w:rPr>
              <w:rFonts w:ascii="Times New Roman"/>
              <w:color w:val="000000"/>
            </w:rPr>
          </w:rPrChange>
        </w:rPr>
        <w:t>Aliqua.</w:t>
      </w:r>
      <w:r w:rsidR="00A96A35" w:rsidRPr="0027638C">
        <w:rPr>
          <w:spacing w:val="-9"/>
          <w:sz w:val="24"/>
          <w:rPrChange w16du:dateUtc="2026-07-07T18:18:00Z" w:author="Author" w:date="2026-07-07T20:18:00Z" w:id="17193">
            <w:rPr>
              <w:rFonts w:ascii="Times New Roman"/>
              <w:color w:val="000000"/>
              <w:spacing w:val="-5"/>
            </w:rPr>
          </w:rPrChange>
        </w:rPr>
        <w:t xml:space="preserve"> </w:t>
      </w:r>
      <w:r w:rsidR="00A96A35" w:rsidRPr="0027638C">
        <w:rPr>
          <w:sz w:val="24"/>
          <w:rPrChange w16du:dateUtc="2026-07-07T18:18:00Z" w:author="Author" w:date="2026-07-07T20:18:00Z" w:id="17194">
            <w:rPr>
              <w:rFonts w:ascii="Times New Roman"/>
              <w:color w:val="000000"/>
            </w:rPr>
          </w:rPrChange>
        </w:rPr>
        <w:t>Lorem</w:t>
      </w:r>
      <w:r w:rsidR="00A96A35" w:rsidRPr="0027638C">
        <w:rPr>
          <w:spacing w:val="-9"/>
          <w:sz w:val="24"/>
          <w:rPrChange w16du:dateUtc="2026-07-07T18:18:00Z" w:author="Author" w:date="2026-07-07T20:18:00Z" w:id="17195">
            <w:rPr>
              <w:rFonts w:ascii="Times New Roman"/>
              <w:color w:val="000000"/>
              <w:spacing w:val="-5"/>
            </w:rPr>
          </w:rPrChange>
        </w:rPr>
        <w:t xml:space="preserve"> </w:t>
      </w:r>
      <w:r w:rsidR="00A96A35" w:rsidRPr="0027638C">
        <w:rPr>
          <w:sz w:val="24"/>
          <w:rPrChange w16du:dateUtc="2026-07-07T18:18:00Z" w:author="Author" w:date="2026-07-07T20:18:00Z" w:id="17196">
            <w:rPr>
              <w:rFonts w:ascii="Times New Roman"/>
              <w:color w:val="000000"/>
            </w:rPr>
          </w:rPrChange>
        </w:rPr>
        <w:t>ipsum,</w:t>
      </w:r>
      <w:r w:rsidR="00A96A35" w:rsidRPr="0027638C">
        <w:rPr>
          <w:spacing w:val="-9"/>
          <w:sz w:val="24"/>
          <w:rPrChange w16du:dateUtc="2026-07-07T18:18:00Z" w:author="Author" w:date="2026-07-07T20:18:00Z" w:id="17197">
            <w:rPr>
              <w:rFonts w:ascii="Times New Roman"/>
              <w:color w:val="000000"/>
              <w:spacing w:val="-5"/>
            </w:rPr>
          </w:rPrChange>
        </w:rPr>
        <w:t xml:space="preserve"> </w:t>
      </w:r>
      <w:r w:rsidR="00A96A35" w:rsidRPr="0027638C">
        <w:rPr>
          <w:sz w:val="24"/>
          <w:rPrChange w16du:dateUtc="2026-07-07T18:18:00Z" w:author="Author" w:date="2026-07-07T20:18:00Z" w:id="17198">
            <w:rPr>
              <w:rFonts w:ascii="Times New Roman"/>
              <w:color w:val="000000"/>
            </w:rPr>
          </w:rPrChange>
        </w:rPr>
        <w:t>dolor</w:t>
      </w:r>
      <w:r w:rsidR="00A96A35" w:rsidRPr="0027638C">
        <w:rPr>
          <w:spacing w:val="-9"/>
          <w:sz w:val="24"/>
          <w:rPrChange w16du:dateUtc="2026-07-07T18:18:00Z" w:author="Author" w:date="2026-07-07T20:18:00Z" w:id="17199">
            <w:rPr>
              <w:rFonts w:ascii="Times New Roman"/>
              <w:color w:val="000000"/>
              <w:spacing w:val="-5"/>
            </w:rPr>
          </w:rPrChange>
        </w:rPr>
        <w:t xml:space="preserve"> </w:t>
      </w:r>
      <w:r w:rsidR="00A96A35" w:rsidRPr="0027638C">
        <w:rPr>
          <w:sz w:val="24"/>
          <w:rPrChange w16du:dateUtc="2026-07-07T18:18:00Z" w:author="Author" w:date="2026-07-07T20:18:00Z" w:id="17200">
            <w:rPr>
              <w:rFonts w:ascii="Times New Roman"/>
              <w:color w:val="000000"/>
            </w:rPr>
          </w:rPrChange>
        </w:rPr>
        <w:t>sit</w:t>
      </w:r>
      <w:r w:rsidR="00A96A35" w:rsidRPr="0027638C">
        <w:rPr>
          <w:spacing w:val="-9"/>
          <w:sz w:val="24"/>
          <w:rPrChange w16du:dateUtc="2026-07-07T18:18:00Z" w:author="Author" w:date="2026-07-07T20:18:00Z" w:id="17201">
            <w:rPr>
              <w:rFonts w:ascii="Times New Roman"/>
              <w:color w:val="000000"/>
              <w:spacing w:val="-5"/>
            </w:rPr>
          </w:rPrChange>
        </w:rPr>
        <w:t xml:space="preserve"> </w:t>
      </w:r>
      <w:r w:rsidR="00A96A35" w:rsidRPr="0027638C">
        <w:rPr>
          <w:sz w:val="24"/>
          <w:rPrChange w16du:dateUtc="2026-07-07T18:18:00Z" w:author="Author" w:date="2026-07-07T20:18:00Z" w:id="17202">
            <w:rPr>
              <w:rFonts w:ascii="Times New Roman"/>
              <w:color w:val="000000"/>
            </w:rPr>
          </w:rPrChange>
        </w:rPr>
        <w:t>amet</w:t>
      </w:r>
      <w:r w:rsidR="00A96A35" w:rsidRPr="0027638C">
        <w:rPr>
          <w:spacing w:val="-9"/>
          <w:sz w:val="24"/>
          <w:rPrChange w16du:dateUtc="2026-07-07T18:18:00Z" w:author="Author" w:date="2026-07-07T20:18:00Z" w:id="17203">
            <w:rPr>
              <w:rFonts w:ascii="Times New Roman"/>
              <w:color w:val="000000"/>
              <w:spacing w:val="-5"/>
            </w:rPr>
          </w:rPrChange>
        </w:rPr>
        <w:t xml:space="preserve"> </w:t>
      </w:r>
      <w:r w:rsidR="00A96A35" w:rsidRPr="0027638C">
        <w:rPr>
          <w:sz w:val="24"/>
          <w:rPrChange w16du:dateUtc="2026-07-07T18:18:00Z" w:author="Author" w:date="2026-07-07T20:18:00Z" w:id="17204">
            <w:rPr>
              <w:rFonts w:ascii="Times New Roman"/>
              <w:color w:val="000000"/>
            </w:rPr>
          </w:rPrChange>
        </w:rPr>
        <w:t>consectetur</w:t>
      </w:r>
      <w:r w:rsidR="00A96A35" w:rsidRPr="0027638C">
        <w:rPr>
          <w:spacing w:val="-9"/>
          <w:sz w:val="24"/>
          <w:rPrChange w16du:dateUtc="2026-07-07T18:18:00Z" w:author="Author" w:date="2026-07-07T20:18:00Z" w:id="17205">
            <w:rPr>
              <w:rFonts w:ascii="Times New Roman"/>
              <w:color w:val="000000"/>
              <w:spacing w:val="-5"/>
            </w:rPr>
          </w:rPrChange>
        </w:rPr>
        <w:t xml:space="preserve"> </w:t>
      </w:r>
      <w:r w:rsidR="00A96A35" w:rsidRPr="0027638C">
        <w:rPr>
          <w:sz w:val="24"/>
          <w:rPrChange w16du:dateUtc="2026-07-07T18:18:00Z" w:author="Author" w:date="2026-07-07T20:18:00Z" w:id="17206">
            <w:rPr>
              <w:rFonts w:ascii="Times New Roman"/>
              <w:color w:val="000000"/>
            </w:rPr>
          </w:rPrChange>
        </w:rPr>
        <w:t>adipiscing</w:t>
      </w:r>
      <w:r w:rsidR="00A96A35" w:rsidRPr="0027638C">
        <w:rPr>
          <w:spacing w:val="-9"/>
          <w:sz w:val="24"/>
          <w:rPrChange w16du:dateUtc="2026-07-07T18:18:00Z" w:author="Author" w:date="2026-07-07T20:18:00Z" w:id="17207">
            <w:rPr>
              <w:rFonts w:ascii="Times New Roman"/>
              <w:color w:val="000000"/>
              <w:spacing w:val="-5"/>
            </w:rPr>
          </w:rPrChange>
        </w:rPr>
        <w:t xml:space="preserve"> </w:t>
      </w:r>
      <w:r w:rsidR="00A96A35" w:rsidRPr="0027638C">
        <w:rPr>
          <w:sz w:val="24"/>
          <w:rPrChange w16du:dateUtc="2026-07-07T18:18:00Z" w:author="Author" w:date="2026-07-07T20:18:00Z" w:id="17208">
            <w:rPr>
              <w:rFonts w:ascii="Times New Roman"/>
              <w:color w:val="000000"/>
            </w:rPr>
          </w:rPrChange>
        </w:rPr>
        <w:t>elit</w:t>
      </w:r>
      <w:r w:rsidR="00A96A35" w:rsidRPr="0027638C">
        <w:rPr>
          <w:spacing w:val="-9"/>
          <w:sz w:val="24"/>
          <w:rPrChange w16du:dateUtc="2026-07-07T18:18:00Z" w:author="Author" w:date="2026-07-07T20:18:00Z" w:id="17209">
            <w:rPr>
              <w:rFonts w:ascii="Times New Roman"/>
              <w:color w:val="000000"/>
              <w:spacing w:val="-5"/>
            </w:rPr>
          </w:rPrChange>
        </w:rPr>
        <w:t xml:space="preserve"> </w:t>
      </w:r>
      <w:r w:rsidR="00A96A35" w:rsidRPr="0027638C">
        <w:rPr>
          <w:sz w:val="24"/>
          <w:rPrChange w16du:dateUtc="2026-07-07T18:18:00Z" w:author="Author" w:date="2026-07-07T20:18:00Z" w:id="17210">
            <w:rPr>
              <w:rFonts w:ascii="Times New Roman"/>
              <w:color w:val="000000"/>
            </w:rPr>
          </w:rPrChange>
        </w:rPr>
        <w:t>Sed</w:t>
      </w:r>
      <w:r w:rsidR="00A96A35" w:rsidRPr="0027638C">
        <w:rPr>
          <w:spacing w:val="-9"/>
          <w:sz w:val="24"/>
          <w:rPrChange w16du:dateUtc="2026-07-07T18:18:00Z" w:author="Author" w:date="2026-07-07T20:18:00Z" w:id="17211">
            <w:rPr>
              <w:rFonts w:ascii="Times New Roman"/>
              <w:color w:val="000000"/>
              <w:spacing w:val="-5"/>
            </w:rPr>
          </w:rPrChange>
        </w:rPr>
        <w:t xml:space="preserve"> </w:t>
      </w:r>
      <w:r w:rsidR="00A96A35" w:rsidRPr="0027638C">
        <w:rPr>
          <w:sz w:val="24"/>
          <w:rPrChange w16du:dateUtc="2026-07-07T18:18:00Z" w:author="Author" w:date="2026-07-07T20:18:00Z" w:id="17212">
            <w:rPr>
              <w:rFonts w:ascii="Times New Roman" w:hAnsi="Times New Roman"/>
              <w:color w:val="000000"/>
            </w:rPr>
          </w:rPrChange>
        </w:rPr>
        <w:t>do</w:t>
      </w:r>
      <w:del w16du:dateUtc="2026-07-07T18:18:00Z" w:author="Author" w:date="2026-07-07T20:18:00Z" w:id="17213">
        <w:r>
          <w:rPr>
            <w:rFonts w:ascii="Times New Roman" w:cs="Times New Roman" w:hAnsi="Times New Roman"/>
            <w:color w:val="000000"/>
          </w:rPr>
          <w:cr/>
        </w:r>
      </w:del>
      <w:r w:rsidR="00A96A35" w:rsidRPr="0027638C">
        <w:rPr>
          <w:sz w:val="24"/>
          <w:rPrChange w16du:dateUtc="2026-07-07T18:18:00Z" w:author="Author" w:date="2026-07-07T20:18:00Z" w:id="17214">
            <w:rPr>
              <w:rFonts w:ascii="Times New Roman"/>
              <w:color w:val="000000"/>
              <w:spacing w:val="665"/>
            </w:rPr>
          </w:rPrChange>
        </w:rPr>
        <w:t xml:space="preserve"> </w:t>
      </w:r>
      <w:r w:rsidR="00A96A35" w:rsidRPr="0027638C">
        <w:rPr>
          <w:sz w:val="24"/>
          <w:rPrChange w16du:dateUtc="2026-07-07T18:18:00Z" w:author="Author" w:date="2026-07-07T20:18:00Z" w:id="17215">
            <w:rPr>
              <w:rFonts w:ascii="Times New Roman"/>
              <w:color w:val="000000"/>
            </w:rPr>
          </w:rPrChange>
        </w:rPr>
        <w:t>eiusmod</w:t>
      </w:r>
      <w:r w:rsidR="00A96A35" w:rsidRPr="0027638C">
        <w:rPr>
          <w:spacing w:val="-11"/>
          <w:sz w:val="24"/>
          <w:rPrChange w16du:dateUtc="2026-07-07T18:18:00Z" w:author="Author" w:date="2026-07-07T20:18:00Z" w:id="17216">
            <w:rPr>
              <w:rFonts w:ascii="Times New Roman"/>
              <w:color w:val="000000"/>
              <w:spacing w:val="-8"/>
            </w:rPr>
          </w:rPrChange>
        </w:rPr>
        <w:t xml:space="preserve"> </w:t>
      </w:r>
      <w:r w:rsidR="00A96A35" w:rsidRPr="0027638C">
        <w:rPr>
          <w:sz w:val="24"/>
          <w:rPrChange w16du:dateUtc="2026-07-07T18:18:00Z" w:author="Author" w:date="2026-07-07T20:18:00Z" w:id="17217">
            <w:rPr>
              <w:rFonts w:ascii="Times New Roman"/>
              <w:color w:val="000000"/>
            </w:rPr>
          </w:rPrChange>
        </w:rPr>
        <w:t>tempor</w:t>
      </w:r>
      <w:r w:rsidR="00A96A35" w:rsidRPr="0027638C">
        <w:rPr>
          <w:spacing w:val="-11"/>
          <w:sz w:val="24"/>
          <w:rPrChange w16du:dateUtc="2026-07-07T18:18:00Z" w:author="Author" w:date="2026-07-07T20:18:00Z" w:id="17218">
            <w:rPr>
              <w:rFonts w:ascii="Times New Roman"/>
              <w:color w:val="000000"/>
              <w:spacing w:val="-8"/>
            </w:rPr>
          </w:rPrChange>
        </w:rPr>
        <w:t xml:space="preserve"> </w:t>
      </w:r>
      <w:r w:rsidR="00A96A35" w:rsidRPr="0027638C">
        <w:rPr>
          <w:sz w:val="24"/>
          <w:rPrChange w16du:dateUtc="2026-07-07T18:18:00Z" w:author="Author" w:date="2026-07-07T20:18:00Z" w:id="17219">
            <w:rPr>
              <w:rFonts w:ascii="Times New Roman"/>
              <w:color w:val="000000"/>
            </w:rPr>
          </w:rPrChange>
        </w:rPr>
        <w:t>incididunt</w:t>
      </w:r>
      <w:r w:rsidR="00A96A35" w:rsidRPr="0027638C">
        <w:rPr>
          <w:spacing w:val="-11"/>
          <w:sz w:val="24"/>
          <w:rPrChange w16du:dateUtc="2026-07-07T18:18:00Z" w:author="Author" w:date="2026-07-07T20:18:00Z" w:id="17220">
            <w:rPr>
              <w:rFonts w:ascii="Times New Roman"/>
              <w:color w:val="000000"/>
              <w:spacing w:val="-8"/>
            </w:rPr>
          </w:rPrChange>
        </w:rPr>
        <w:t xml:space="preserve"> </w:t>
      </w:r>
      <w:r w:rsidR="00A96A35" w:rsidRPr="0027638C">
        <w:rPr>
          <w:sz w:val="24"/>
          <w:rPrChange w16du:dateUtc="2026-07-07T18:18:00Z" w:author="Author" w:date="2026-07-07T20:18:00Z" w:id="17221">
            <w:rPr>
              <w:rFonts w:ascii="Times New Roman"/>
              <w:color w:val="000000"/>
            </w:rPr>
          </w:rPrChange>
        </w:rPr>
        <w:t>Ut</w:t>
      </w:r>
      <w:r w:rsidR="00A96A35" w:rsidRPr="0027638C">
        <w:rPr>
          <w:spacing w:val="-11"/>
          <w:sz w:val="24"/>
          <w:rPrChange w16du:dateUtc="2026-07-07T18:18:00Z" w:author="Author" w:date="2026-07-07T20:18:00Z" w:id="17222">
            <w:rPr>
              <w:rFonts w:ascii="Times New Roman"/>
              <w:color w:val="000000"/>
              <w:spacing w:val="-8"/>
            </w:rPr>
          </w:rPrChange>
        </w:rPr>
        <w:t xml:space="preserve"> </w:t>
      </w:r>
      <w:r w:rsidR="00A96A35" w:rsidRPr="0027638C">
        <w:rPr>
          <w:sz w:val="24"/>
          <w:rPrChange w16du:dateUtc="2026-07-07T18:18:00Z" w:author="Author" w:date="2026-07-07T20:18:00Z" w:id="17223">
            <w:rPr>
              <w:rFonts w:ascii="Times New Roman"/>
              <w:color w:val="000000"/>
            </w:rPr>
          </w:rPrChange>
        </w:rPr>
        <w:t>Labore,</w:t>
      </w:r>
      <w:r w:rsidR="00A96A35" w:rsidRPr="0027638C">
        <w:rPr>
          <w:spacing w:val="-11"/>
          <w:sz w:val="24"/>
          <w:rPrChange w16du:dateUtc="2026-07-07T18:18:00Z" w:author="Author" w:date="2026-07-07T20:18:00Z" w:id="17224">
            <w:rPr>
              <w:rFonts w:ascii="Times New Roman"/>
              <w:color w:val="000000"/>
              <w:spacing w:val="-8"/>
            </w:rPr>
          </w:rPrChange>
        </w:rPr>
        <w:t xml:space="preserve"> </w:t>
      </w:r>
      <w:r w:rsidR="00A96A35" w:rsidRPr="0027638C">
        <w:rPr>
          <w:sz w:val="24"/>
          <w:rPrChange w16du:dateUtc="2026-07-07T18:18:00Z" w:author="Author" w:date="2026-07-07T20:18:00Z" w:id="17225">
            <w:rPr>
              <w:rFonts w:ascii="Times New Roman"/>
              <w:color w:val="000000"/>
            </w:rPr>
          </w:rPrChange>
        </w:rPr>
        <w:t>et</w:t>
      </w:r>
      <w:r w:rsidR="00A96A35" w:rsidRPr="0027638C">
        <w:rPr>
          <w:spacing w:val="-11"/>
          <w:sz w:val="24"/>
          <w:rPrChange w16du:dateUtc="2026-07-07T18:18:00Z" w:author="Author" w:date="2026-07-07T20:18:00Z" w:id="17226">
            <w:rPr>
              <w:rFonts w:ascii="Times New Roman"/>
              <w:color w:val="000000"/>
              <w:spacing w:val="-8"/>
            </w:rPr>
          </w:rPrChange>
        </w:rPr>
        <w:t xml:space="preserve"> </w:t>
      </w:r>
      <w:r w:rsidR="00A96A35" w:rsidRPr="0027638C">
        <w:rPr>
          <w:sz w:val="24"/>
          <w:rPrChange w16du:dateUtc="2026-07-07T18:18:00Z" w:author="Author" w:date="2026-07-07T20:18:00Z" w:id="17227">
            <w:rPr>
              <w:rFonts w:ascii="Times New Roman"/>
              <w:color w:val="000000"/>
            </w:rPr>
          </w:rPrChange>
        </w:rPr>
        <w:t>dolore</w:t>
      </w:r>
      <w:r w:rsidR="00A96A35" w:rsidRPr="0027638C">
        <w:rPr>
          <w:spacing w:val="-11"/>
          <w:sz w:val="24"/>
          <w:rPrChange w16du:dateUtc="2026-07-07T18:18:00Z" w:author="Author" w:date="2026-07-07T20:18:00Z" w:id="17228">
            <w:rPr>
              <w:rFonts w:ascii="Times New Roman"/>
              <w:color w:val="000000"/>
              <w:spacing w:val="-8"/>
            </w:rPr>
          </w:rPrChange>
        </w:rPr>
        <w:t xml:space="preserve"> </w:t>
      </w:r>
      <w:r w:rsidR="00A96A35" w:rsidRPr="0027638C">
        <w:rPr>
          <w:sz w:val="24"/>
          <w:rPrChange w16du:dateUtc="2026-07-07T18:18:00Z" w:author="Author" w:date="2026-07-07T20:18:00Z" w:id="17229">
            <w:rPr>
              <w:rFonts w:ascii="Times New Roman"/>
              <w:color w:val="000000"/>
            </w:rPr>
          </w:rPrChange>
        </w:rPr>
        <w:t>magna</w:t>
      </w:r>
      <w:r w:rsidR="00A96A35" w:rsidRPr="0027638C">
        <w:rPr>
          <w:spacing w:val="-11"/>
          <w:sz w:val="24"/>
          <w:rPrChange w16du:dateUtc="2026-07-07T18:18:00Z" w:author="Author" w:date="2026-07-07T20:18:00Z" w:id="17230">
            <w:rPr>
              <w:rFonts w:ascii="Times New Roman"/>
              <w:color w:val="000000"/>
              <w:spacing w:val="-8"/>
            </w:rPr>
          </w:rPrChange>
        </w:rPr>
        <w:t xml:space="preserve"> </w:t>
      </w:r>
      <w:r w:rsidR="00A96A35" w:rsidRPr="0027638C">
        <w:rPr>
          <w:sz w:val="24"/>
          <w:rPrChange w16du:dateUtc="2026-07-07T18:18:00Z" w:author="Author" w:date="2026-07-07T20:18:00Z" w:id="17231">
            <w:rPr>
              <w:rFonts w:ascii="Times New Roman"/>
              <w:color w:val="000000"/>
            </w:rPr>
          </w:rPrChange>
        </w:rPr>
        <w:t>aliqua,</w:t>
      </w:r>
      <w:r w:rsidR="00A96A35" w:rsidRPr="0027638C">
        <w:rPr>
          <w:spacing w:val="-11"/>
          <w:sz w:val="24"/>
          <w:rPrChange w16du:dateUtc="2026-07-07T18:18:00Z" w:author="Author" w:date="2026-07-07T20:18:00Z" w:id="17232">
            <w:rPr>
              <w:rFonts w:ascii="Times New Roman"/>
              <w:color w:val="000000"/>
              <w:spacing w:val="-8"/>
            </w:rPr>
          </w:rPrChange>
        </w:rPr>
        <w:t xml:space="preserve"> </w:t>
      </w:r>
      <w:r w:rsidR="00A96A35" w:rsidRPr="0027638C">
        <w:rPr>
          <w:sz w:val="24"/>
          <w:rPrChange w16du:dateUtc="2026-07-07T18:18:00Z" w:author="Author" w:date="2026-07-07T20:18:00Z" w:id="17233">
            <w:rPr>
              <w:rFonts w:ascii="Times New Roman"/>
              <w:color w:val="000000"/>
            </w:rPr>
          </w:rPrChange>
        </w:rPr>
        <w:t>lorem</w:t>
      </w:r>
      <w:r w:rsidR="00A96A35" w:rsidRPr="0027638C">
        <w:rPr>
          <w:spacing w:val="-11"/>
          <w:sz w:val="24"/>
          <w:rPrChange w16du:dateUtc="2026-07-07T18:18:00Z" w:author="Author" w:date="2026-07-07T20:18:00Z" w:id="17234">
            <w:rPr>
              <w:rFonts w:ascii="Times New Roman"/>
              <w:color w:val="000000"/>
              <w:spacing w:val="-8"/>
            </w:rPr>
          </w:rPrChange>
        </w:rPr>
        <w:t xml:space="preserve"> </w:t>
      </w:r>
      <w:r w:rsidR="00A96A35" w:rsidRPr="0027638C">
        <w:rPr>
          <w:sz w:val="24"/>
          <w:rPrChange w16du:dateUtc="2026-07-07T18:18:00Z" w:author="Author" w:date="2026-07-07T20:18:00Z" w:id="17235">
            <w:rPr>
              <w:rFonts w:ascii="Times New Roman"/>
              <w:color w:val="000000"/>
            </w:rPr>
          </w:rPrChange>
        </w:rPr>
        <w:t>ipsum</w:t>
      </w:r>
      <w:r w:rsidR="00A96A35" w:rsidRPr="0027638C">
        <w:rPr>
          <w:spacing w:val="-11"/>
          <w:sz w:val="24"/>
          <w:rPrChange w16du:dateUtc="2026-07-07T18:18:00Z" w:author="Author" w:date="2026-07-07T20:18:00Z" w:id="17236">
            <w:rPr>
              <w:rFonts w:ascii="Times New Roman"/>
              <w:color w:val="000000"/>
              <w:spacing w:val="-8"/>
            </w:rPr>
          </w:rPrChange>
        </w:rPr>
        <w:t xml:space="preserve"> </w:t>
      </w:r>
      <w:r w:rsidR="00A96A35" w:rsidRPr="0027638C">
        <w:rPr>
          <w:sz w:val="24"/>
          <w:rPrChange w16du:dateUtc="2026-07-07T18:18:00Z" w:author="Author" w:date="2026-07-07T20:18:00Z" w:id="17237">
            <w:rPr>
              <w:rFonts w:ascii="Times New Roman"/>
              <w:color w:val="000000"/>
            </w:rPr>
          </w:rPrChange>
        </w:rPr>
        <w:t>dolor</w:t>
      </w:r>
      <w:r w:rsidR="00A96A35" w:rsidRPr="0027638C">
        <w:rPr>
          <w:spacing w:val="-11"/>
          <w:sz w:val="24"/>
          <w:rPrChange w16du:dateUtc="2026-07-07T18:18:00Z" w:author="Author" w:date="2026-07-07T20:18:00Z" w:id="17238">
            <w:rPr>
              <w:rFonts w:ascii="Times New Roman"/>
              <w:color w:val="000000"/>
              <w:spacing w:val="-8"/>
            </w:rPr>
          </w:rPrChange>
        </w:rPr>
        <w:t xml:space="preserve"> </w:t>
      </w:r>
      <w:r w:rsidR="00A96A35" w:rsidRPr="0027638C">
        <w:rPr>
          <w:sz w:val="24"/>
          <w:rPrChange w16du:dateUtc="2026-07-07T18:18:00Z" w:author="Author" w:date="2026-07-07T20:18:00Z" w:id="17239">
            <w:rPr>
              <w:rFonts w:ascii="Times New Roman"/>
              <w:color w:val="000000"/>
            </w:rPr>
          </w:rPrChange>
        </w:rPr>
        <w:t>sit</w:t>
      </w:r>
      <w:r w:rsidR="00A96A35" w:rsidRPr="0027638C">
        <w:rPr>
          <w:spacing w:val="-11"/>
          <w:sz w:val="24"/>
          <w:rPrChange w16du:dateUtc="2026-07-07T18:18:00Z" w:author="Author" w:date="2026-07-07T20:18:00Z" w:id="17240">
            <w:rPr>
              <w:rFonts w:ascii="Times New Roman"/>
              <w:color w:val="000000"/>
              <w:spacing w:val="-8"/>
            </w:rPr>
          </w:rPrChange>
        </w:rPr>
        <w:t xml:space="preserve"> </w:t>
      </w:r>
      <w:r w:rsidR="00A96A35" w:rsidRPr="0027638C">
        <w:rPr>
          <w:sz w:val="24"/>
          <w:rPrChange w16du:dateUtc="2026-07-07T18:18:00Z" w:author="Author" w:date="2026-07-07T20:18:00Z" w:id="17241">
            <w:rPr>
              <w:rFonts w:ascii="Times New Roman"/>
              <w:color w:val="000000"/>
            </w:rPr>
          </w:rPrChange>
        </w:rPr>
        <w:t>amet</w:t>
      </w:r>
      <w:r w:rsidR="00A96A35" w:rsidRPr="0027638C">
        <w:rPr>
          <w:spacing w:val="-11"/>
          <w:sz w:val="24"/>
          <w:rPrChange w16du:dateUtc="2026-07-07T18:18:00Z" w:author="Author" w:date="2026-07-07T20:18:00Z" w:id="17242">
            <w:rPr>
              <w:rFonts w:ascii="Times New Roman"/>
              <w:color w:val="000000"/>
              <w:spacing w:val="-8"/>
            </w:rPr>
          </w:rPrChange>
        </w:rPr>
        <w:t xml:space="preserve"> </w:t>
      </w:r>
      <w:r w:rsidR="00A96A35" w:rsidRPr="0027638C">
        <w:rPr>
          <w:sz w:val="24"/>
          <w:rPrChange w16du:dateUtc="2026-07-07T18:18:00Z" w:author="Author" w:date="2026-07-07T20:18:00Z" w:id="17243">
            <w:rPr>
              <w:rFonts w:ascii="Times New Roman" w:hAnsi="Times New Roman"/>
              <w:color w:val="000000"/>
            </w:rPr>
          </w:rPrChange>
        </w:rPr>
        <w:t>consectetur</w:t>
      </w:r>
      <w:del w16du:dateUtc="2026-07-07T18:18:00Z" w:author="Author" w:date="2026-07-07T20:18:00Z" w:id="17244">
        <w:r>
          <w:rPr>
            <w:rFonts w:ascii="Times New Roman" w:cs="Times New Roman" w:hAnsi="Times New Roman"/>
            <w:color w:val="000000"/>
          </w:rPr>
          <w:cr/>
        </w:r>
      </w:del>
      <w:r w:rsidR="00A96A35" w:rsidRPr="0027638C">
        <w:rPr>
          <w:sz w:val="24"/>
          <w:rPrChange w16du:dateUtc="2026-07-07T18:18:00Z" w:author="Author" w:date="2026-07-07T20:18:00Z" w:id="17245">
            <w:rPr>
              <w:rFonts w:ascii="Times New Roman"/>
              <w:color w:val="000000"/>
              <w:spacing w:val="665"/>
            </w:rPr>
          </w:rPrChange>
        </w:rPr>
        <w:t xml:space="preserve"> </w:t>
      </w:r>
      <w:r w:rsidR="00A96A35" w:rsidRPr="0027638C">
        <w:rPr>
          <w:sz w:val="24"/>
          <w:rPrChange w16du:dateUtc="2026-07-07T18:18:00Z" w:author="Author" w:date="2026-07-07T20:18:00Z" w:id="17246">
            <w:rPr>
              <w:rFonts w:ascii="Times New Roman"/>
              <w:color w:val="000000"/>
            </w:rPr>
          </w:rPrChange>
        </w:rPr>
        <w:t>adipiscing</w:t>
      </w:r>
      <w:r w:rsidR="00A96A35" w:rsidRPr="0027638C">
        <w:rPr>
          <w:spacing w:val="-14"/>
          <w:sz w:val="24"/>
          <w:rPrChange w16du:dateUtc="2026-07-07T18:18:00Z" w:author="Author" w:date="2026-07-07T20:18:00Z" w:id="17247">
            <w:rPr>
              <w:rFonts w:ascii="Times New Roman"/>
              <w:color w:val="000000"/>
              <w:spacing w:val="-12"/>
            </w:rPr>
          </w:rPrChange>
        </w:rPr>
        <w:t xml:space="preserve"> </w:t>
      </w:r>
      <w:r w:rsidR="00A96A35" w:rsidRPr="0027638C">
        <w:rPr>
          <w:sz w:val="24"/>
          <w:rPrChange w16du:dateUtc="2026-07-07T18:18:00Z" w:author="Author" w:date="2026-07-07T20:18:00Z" w:id="17248">
            <w:rPr>
              <w:rFonts w:ascii="Times New Roman"/>
              <w:color w:val="000000"/>
            </w:rPr>
          </w:rPrChange>
        </w:rPr>
        <w:t>elit</w:t>
      </w:r>
      <w:r w:rsidR="00A96A35" w:rsidRPr="0027638C">
        <w:rPr>
          <w:spacing w:val="-14"/>
          <w:sz w:val="24"/>
          <w:rPrChange w16du:dateUtc="2026-07-07T18:18:00Z" w:author="Author" w:date="2026-07-07T20:18:00Z" w:id="17249">
            <w:rPr>
              <w:rFonts w:ascii="Times New Roman"/>
              <w:color w:val="000000"/>
              <w:spacing w:val="-12"/>
            </w:rPr>
          </w:rPrChange>
        </w:rPr>
        <w:t xml:space="preserve"> </w:t>
      </w:r>
      <w:r w:rsidR="00A96A35" w:rsidRPr="0027638C">
        <w:rPr>
          <w:sz w:val="24"/>
          <w:rPrChange w16du:dateUtc="2026-07-07T18:18:00Z" w:author="Author" w:date="2026-07-07T20:18:00Z" w:id="17250">
            <w:rPr>
              <w:rFonts w:ascii="Times New Roman"/>
              <w:color w:val="000000"/>
            </w:rPr>
          </w:rPrChange>
        </w:rPr>
        <w:t>sed</w:t>
      </w:r>
      <w:r w:rsidR="00A96A35" w:rsidRPr="0027638C">
        <w:rPr>
          <w:spacing w:val="-14"/>
          <w:sz w:val="24"/>
          <w:rPrChange w16du:dateUtc="2026-07-07T18:18:00Z" w:author="Author" w:date="2026-07-07T20:18:00Z" w:id="17251">
            <w:rPr>
              <w:rFonts w:ascii="Times New Roman"/>
              <w:color w:val="000000"/>
              <w:spacing w:val="-12"/>
            </w:rPr>
          </w:rPrChange>
        </w:rPr>
        <w:t xml:space="preserve"> </w:t>
      </w:r>
      <w:r w:rsidR="00A96A35" w:rsidRPr="0027638C">
        <w:rPr>
          <w:sz w:val="24"/>
          <w:rPrChange w16du:dateUtc="2026-07-07T18:18:00Z" w:author="Author" w:date="2026-07-07T20:18:00Z" w:id="17252">
            <w:rPr>
              <w:rFonts w:ascii="Times New Roman"/>
              <w:color w:val="000000"/>
            </w:rPr>
          </w:rPrChange>
        </w:rPr>
        <w:t>do</w:t>
      </w:r>
      <w:r w:rsidR="00A96A35" w:rsidRPr="0027638C">
        <w:rPr>
          <w:spacing w:val="-13"/>
          <w:sz w:val="24"/>
          <w:rPrChange w16du:dateUtc="2026-07-07T18:18:00Z" w:author="Author" w:date="2026-07-07T20:18:00Z" w:id="17253">
            <w:rPr>
              <w:rFonts w:ascii="Times New Roman"/>
              <w:color w:val="000000"/>
              <w:spacing w:val="-12"/>
            </w:rPr>
          </w:rPrChange>
        </w:rPr>
        <w:t xml:space="preserve"> </w:t>
      </w:r>
      <w:r w:rsidR="00A96A35" w:rsidRPr="0027638C">
        <w:rPr>
          <w:sz w:val="24"/>
          <w:rPrChange w16du:dateUtc="2026-07-07T18:18:00Z" w:author="Author" w:date="2026-07-07T20:18:00Z" w:id="17254">
            <w:rPr>
              <w:rFonts w:ascii="Times New Roman"/>
              <w:color w:val="000000"/>
            </w:rPr>
          </w:rPrChange>
        </w:rPr>
        <w:t>eiusmod</w:t>
      </w:r>
      <w:r w:rsidR="00A96A35" w:rsidRPr="0027638C">
        <w:rPr>
          <w:spacing w:val="-14"/>
          <w:sz w:val="24"/>
          <w:rPrChange w16du:dateUtc="2026-07-07T18:18:00Z" w:author="Author" w:date="2026-07-07T20:18:00Z" w:id="17255">
            <w:rPr>
              <w:rFonts w:ascii="Times New Roman"/>
              <w:color w:val="000000"/>
              <w:spacing w:val="-12"/>
            </w:rPr>
          </w:rPrChange>
        </w:rPr>
        <w:t xml:space="preserve"> </w:t>
      </w:r>
      <w:r w:rsidR="00A96A35" w:rsidRPr="0027638C">
        <w:rPr>
          <w:sz w:val="24"/>
          <w:rPrChange w16du:dateUtc="2026-07-07T18:18:00Z" w:author="Author" w:date="2026-07-07T20:18:00Z" w:id="17256">
            <w:rPr>
              <w:rFonts w:ascii="Times New Roman"/>
              <w:color w:val="000000"/>
            </w:rPr>
          </w:rPrChange>
        </w:rPr>
        <w:t>tempor</w:t>
      </w:r>
      <w:r w:rsidR="00A96A35" w:rsidRPr="0027638C">
        <w:rPr>
          <w:spacing w:val="-14"/>
          <w:sz w:val="24"/>
          <w:rPrChange w16du:dateUtc="2026-07-07T18:18:00Z" w:author="Author" w:date="2026-07-07T20:18:00Z" w:id="17257">
            <w:rPr>
              <w:rFonts w:ascii="Times New Roman"/>
              <w:color w:val="000000"/>
              <w:spacing w:val="-12"/>
            </w:rPr>
          </w:rPrChange>
        </w:rPr>
        <w:t xml:space="preserve"> </w:t>
      </w:r>
      <w:r w:rsidR="00A96A35" w:rsidRPr="0027638C">
        <w:rPr>
          <w:sz w:val="24"/>
          <w:rPrChange w16du:dateUtc="2026-07-07T18:18:00Z" w:author="Author" w:date="2026-07-07T20:18:00Z" w:id="17258">
            <w:rPr>
              <w:rFonts w:ascii="Times New Roman"/>
              <w:color w:val="000000"/>
            </w:rPr>
          </w:rPrChange>
        </w:rPr>
        <w:t>incididunt</w:t>
      </w:r>
      <w:r w:rsidR="00A96A35" w:rsidRPr="0027638C">
        <w:rPr>
          <w:spacing w:val="-14"/>
          <w:sz w:val="24"/>
          <w:rPrChange w16du:dateUtc="2026-07-07T18:18:00Z" w:author="Author" w:date="2026-07-07T20:18:00Z" w:id="17259">
            <w:rPr>
              <w:rFonts w:ascii="Times New Roman"/>
              <w:color w:val="000000"/>
              <w:spacing w:val="-12"/>
            </w:rPr>
          </w:rPrChange>
        </w:rPr>
        <w:t xml:space="preserve"> </w:t>
      </w:r>
      <w:r w:rsidR="00A96A35" w:rsidRPr="0027638C">
        <w:rPr>
          <w:sz w:val="24"/>
          <w:rPrChange w16du:dateUtc="2026-07-07T18:18:00Z" w:author="Author" w:date="2026-07-07T20:18:00Z" w:id="17260">
            <w:rPr>
              <w:rFonts w:ascii="Times New Roman"/>
              <w:color w:val="000000"/>
            </w:rPr>
          </w:rPrChange>
        </w:rPr>
        <w:t>ut</w:t>
      </w:r>
      <w:r w:rsidR="00A96A35" w:rsidRPr="0027638C">
        <w:rPr>
          <w:spacing w:val="-13"/>
          <w:sz w:val="24"/>
          <w:rPrChange w16du:dateUtc="2026-07-07T18:18:00Z" w:author="Author" w:date="2026-07-07T20:18:00Z" w:id="17261">
            <w:rPr>
              <w:rFonts w:ascii="Times New Roman"/>
              <w:color w:val="000000"/>
              <w:spacing w:val="-12"/>
            </w:rPr>
          </w:rPrChange>
        </w:rPr>
        <w:t xml:space="preserve"> </w:t>
      </w:r>
      <w:r w:rsidR="00A96A35" w:rsidRPr="0027638C">
        <w:rPr>
          <w:sz w:val="24"/>
          <w:rPrChange w16du:dateUtc="2026-07-07T18:18:00Z" w:author="Author" w:date="2026-07-07T20:18:00Z" w:id="17262">
            <w:rPr>
              <w:rFonts w:ascii="Times New Roman"/>
              <w:color w:val="000000"/>
            </w:rPr>
          </w:rPrChange>
        </w:rPr>
        <w:t>labore</w:t>
      </w:r>
      <w:r w:rsidR="00A96A35" w:rsidRPr="0027638C">
        <w:rPr>
          <w:spacing w:val="-14"/>
          <w:sz w:val="24"/>
          <w:rPrChange w16du:dateUtc="2026-07-07T18:18:00Z" w:author="Author" w:date="2026-07-07T20:18:00Z" w:id="17263">
            <w:rPr>
              <w:rFonts w:ascii="Times New Roman"/>
              <w:color w:val="000000"/>
              <w:spacing w:val="-12"/>
            </w:rPr>
          </w:rPrChange>
        </w:rPr>
        <w:t xml:space="preserve"> </w:t>
      </w:r>
      <w:r w:rsidR="00A96A35" w:rsidRPr="0027638C">
        <w:rPr>
          <w:sz w:val="24"/>
          <w:rPrChange w16du:dateUtc="2026-07-07T18:18:00Z" w:author="Author" w:date="2026-07-07T20:18:00Z" w:id="17264">
            <w:rPr>
              <w:rFonts w:ascii="Times New Roman"/>
              <w:color w:val="000000"/>
            </w:rPr>
          </w:rPrChange>
        </w:rPr>
        <w:t>et</w:t>
      </w:r>
      <w:r w:rsidR="00A96A35" w:rsidRPr="0027638C">
        <w:rPr>
          <w:spacing w:val="-14"/>
          <w:sz w:val="24"/>
          <w:rPrChange w16du:dateUtc="2026-07-07T18:18:00Z" w:author="Author" w:date="2026-07-07T20:18:00Z" w:id="17265">
            <w:rPr>
              <w:rFonts w:ascii="Times New Roman"/>
              <w:color w:val="000000"/>
              <w:spacing w:val="-12"/>
            </w:rPr>
          </w:rPrChange>
        </w:rPr>
        <w:t xml:space="preserve"> </w:t>
      </w:r>
      <w:r w:rsidR="00A96A35" w:rsidRPr="0027638C">
        <w:rPr>
          <w:sz w:val="24"/>
          <w:rPrChange w16du:dateUtc="2026-07-07T18:18:00Z" w:author="Author" w:date="2026-07-07T20:18:00Z" w:id="17266">
            <w:rPr>
              <w:rFonts w:ascii="Times New Roman"/>
              <w:color w:val="000000"/>
            </w:rPr>
          </w:rPrChange>
        </w:rPr>
        <w:t>Dolore</w:t>
      </w:r>
      <w:r w:rsidR="00A96A35" w:rsidRPr="0027638C">
        <w:rPr>
          <w:spacing w:val="-14"/>
          <w:sz w:val="24"/>
          <w:rPrChange w16du:dateUtc="2026-07-07T18:18:00Z" w:author="Author" w:date="2026-07-07T20:18:00Z" w:id="17267">
            <w:rPr>
              <w:rFonts w:ascii="Times New Roman"/>
              <w:color w:val="000000"/>
              <w:spacing w:val="-12"/>
            </w:rPr>
          </w:rPrChange>
        </w:rPr>
        <w:t xml:space="preserve"> </w:t>
      </w:r>
      <w:r w:rsidR="00A96A35" w:rsidRPr="0027638C">
        <w:rPr>
          <w:sz w:val="24"/>
          <w:rPrChange w16du:dateUtc="2026-07-07T18:18:00Z" w:author="Author" w:date="2026-07-07T20:18:00Z" w:id="17268">
            <w:rPr>
              <w:rFonts w:ascii="Times New Roman"/>
              <w:color w:val="000000"/>
            </w:rPr>
          </w:rPrChange>
        </w:rPr>
        <w:t>magna</w:t>
      </w:r>
      <w:r w:rsidR="00A96A35" w:rsidRPr="0027638C">
        <w:rPr>
          <w:spacing w:val="-13"/>
          <w:sz w:val="24"/>
          <w:rPrChange w16du:dateUtc="2026-07-07T18:18:00Z" w:author="Author" w:date="2026-07-07T20:18:00Z" w:id="17269">
            <w:rPr>
              <w:rFonts w:ascii="Times New Roman"/>
              <w:color w:val="000000"/>
              <w:spacing w:val="-12"/>
            </w:rPr>
          </w:rPrChange>
        </w:rPr>
        <w:t xml:space="preserve"> </w:t>
      </w:r>
      <w:r w:rsidR="00A96A35" w:rsidRPr="0027638C">
        <w:rPr>
          <w:sz w:val="24"/>
          <w:rPrChange w16du:dateUtc="2026-07-07T18:18:00Z" w:author="Author" w:date="2026-07-07T20:18:00Z" w:id="17270">
            <w:rPr>
              <w:rFonts w:ascii="Times New Roman"/>
              <w:color w:val="000000"/>
            </w:rPr>
          </w:rPrChange>
        </w:rPr>
        <w:t>aliqua</w:t>
      </w:r>
      <w:r w:rsidR="00A96A35" w:rsidRPr="0027638C">
        <w:rPr>
          <w:spacing w:val="-14"/>
          <w:sz w:val="24"/>
          <w:rPrChange w16du:dateUtc="2026-07-07T18:18:00Z" w:author="Author" w:date="2026-07-07T20:18:00Z" w:id="17271">
            <w:rPr>
              <w:rFonts w:ascii="Times New Roman"/>
              <w:color w:val="000000"/>
              <w:spacing w:val="-12"/>
            </w:rPr>
          </w:rPrChange>
        </w:rPr>
        <w:t xml:space="preserve"> </w:t>
      </w:r>
      <w:r w:rsidR="00A96A35" w:rsidRPr="0027638C">
        <w:rPr>
          <w:sz w:val="24"/>
          <w:rPrChange w16du:dateUtc="2026-07-07T18:18:00Z" w:author="Author" w:date="2026-07-07T20:18:00Z" w:id="17272">
            <w:rPr>
              <w:rFonts w:ascii="Times New Roman"/>
              <w:color w:val="000000"/>
            </w:rPr>
          </w:rPrChange>
        </w:rPr>
        <w:t>lorem</w:t>
      </w:r>
      <w:r w:rsidR="00A96A35" w:rsidRPr="0027638C">
        <w:rPr>
          <w:spacing w:val="-14"/>
          <w:sz w:val="24"/>
          <w:rPrChange w16du:dateUtc="2026-07-07T18:18:00Z" w:author="Author" w:date="2026-07-07T20:18:00Z" w:id="17273">
            <w:rPr>
              <w:rFonts w:ascii="Times New Roman"/>
              <w:color w:val="000000"/>
              <w:spacing w:val="-12"/>
            </w:rPr>
          </w:rPrChange>
        </w:rPr>
        <w:t xml:space="preserve"> </w:t>
      </w:r>
      <w:r w:rsidR="00A96A35" w:rsidRPr="0027638C">
        <w:rPr>
          <w:sz w:val="24"/>
          <w:rPrChange w16du:dateUtc="2026-07-07T18:18:00Z" w:author="Author" w:date="2026-07-07T20:18:00Z" w:id="17274">
            <w:rPr>
              <w:rFonts w:ascii="Times New Roman"/>
              <w:color w:val="000000"/>
            </w:rPr>
          </w:rPrChange>
        </w:rPr>
        <w:t>Ipsum</w:t>
      </w:r>
    </w:p>
    <w:p w14:paraId="04131CBC" w14:textId="77777777" w:rsidR="008166CF" w:rsidRDefault="008166CF">
      <w:pPr>
        <w:spacing w:line="0" w:lineRule="atLeast"/>
        <w:rPr>
          <w:del w16du:dateUtc="2026-07-07T18:18:00Z" w:author="Author" w:date="2026-07-07T20:18:00Z" w:id="17275"/>
          <w:rFonts w:ascii="Arial"/>
          <w:color w:val="FF0000"/>
          <w:sz w:val="2"/>
        </w:rPr>
      </w:pPr>
    </w:p>
    <w:p w14:paraId="0235530A" w14:textId="77777777" w:rsidR="008166CF" w:rsidRDefault="00000000">
      <w:pPr>
        <w:spacing w:line="0" w:lineRule="atLeast"/>
        <w:rPr>
          <w:del w16du:dateUtc="2026-07-07T18:18:00Z" w:author="Author" w:date="2026-07-07T20:18:00Z" w:id="17276"/>
          <w:rFonts w:ascii="Arial"/>
          <w:color w:val="FF0000"/>
          <w:sz w:val="2"/>
        </w:rPr>
      </w:pPr>
      <w:del w16du:dateUtc="2026-07-07T18:18:00Z" w:author="Author" w:date="2026-07-07T20:18:00Z" w:id="17277">
        <w:r>
          <w:rPr>
            <w:rFonts w:ascii="Arial"/>
            <w:color w:val="FF0000"/>
            <w:sz w:val="2"/>
          </w:rPr>
          <w:cr/>
        </w:r>
        <w:r>
          <w:rPr>
            <w:rFonts w:ascii="Arial"/>
            <w:color w:val="FF0000"/>
            <w:sz w:val="2"/>
          </w:rPr>
          <w:br w:type="page"/>
        </w:r>
      </w:del>
    </w:p>
    <w:p w14:paraId="0161516E" w14:textId="77777777" w:rsidR="008166CF" w:rsidRDefault="008166CF">
      <w:pPr>
        <w:pStyle w:val="NoList1"/>
        <w:rPr>
          <w:del w16du:dateUtc="2026-07-07T18:18:00Z" w:author="Author" w:date="2026-07-07T20:18:00Z" w:id="17278"/>
        </w:rPr>
        <w:sectPr w:rsidR="008166CF">
          <w:pgSz w:h="15840" w:w="12240"/>
          <w:pgMar w:bottom="0" w:footer="720" w:gutter="0" w:header="720" w:left="1440" w:right="100" w:top="713"/>
          <w:pgNumType w:start="1"/>
          <w:cols w:space="720"/>
          <w:docGrid w:linePitch="1"/>
        </w:sectPr>
      </w:pPr>
    </w:p>
    <w:p w14:paraId="0029CBFD" w14:textId="77777777" w:rsidR="008166CF" w:rsidRDefault="008166CF">
      <w:pPr>
        <w:spacing w:line="0" w:lineRule="atLeast"/>
        <w:rPr>
          <w:del w16du:dateUtc="2026-07-07T18:18:00Z" w:author="Author" w:date="2026-07-07T20:18:00Z" w:id="17279"/>
          <w:rFonts w:ascii="Arial"/>
          <w:color w:val="FF0000"/>
          <w:sz w:val="2"/>
        </w:rPr>
      </w:pPr>
    </w:p>
    <w:p w14:paraId="0262B706" w14:textId="77777777" w:rsidR="008166CF" w:rsidRDefault="00CE63A4">
      <w:pPr>
        <w:spacing w:line="276" w:lineRule="exact"/>
        <w:ind w:left="3840"/>
        <w:rPr>
          <w:del w16du:dateUtc="2026-07-07T18:18:00Z" w:author="Author" w:date="2026-07-07T20:18:00Z" w:id="17280"/>
          <w:color w:val="000000"/>
          <w:sz w:val="24"/>
        </w:rPr>
      </w:pPr>
      <w:bookmarkStart w:id="17281" w:name="br19"/>
      <w:bookmarkEnd w:id="17281"/>
      <w:del w16du:dateUtc="2026-07-07T18:18:00Z" w:author="Author" w:date="2026-07-07T20:18:00Z" w:id="17282">
        <w:r>
          <w:rPr>
            <w:rFonts w:asciiTheme="minorHAnsi"/>
            <w:noProof/>
          </w:rPr>
          <w:pict w14:anchorId="34782DE3">
            <v:shape alt="" id="_x000014" style="position:absolute;left:0;text-align:left;margin-left:-1pt;margin-top:-1pt;width:3pt;height:3pt;z-index:-251628544;mso-wrap-edited:f;mso-width-percent:0;mso-height-percent:0;mso-position-horizontal:absolute;mso-position-horizontal-relative:page;mso-position-vertical:absolute;mso-position-vertical-relative:page;mso-width-percent:0;mso-height-percent:0" type="#_x0000_t75" o:spid="_x0000_s2062">
              <v:imagedata r:id="rId23"/>
              <w10:wrap anchorx="page" anchory="page"/>
            </v:shape>
          </w:pict>
        </w:r>
        <w:r w:rsidR="00000000">
          <w:rPr>
            <w:color w:val="000000"/>
            <w:sz w:val="24"/>
          </w:rPr>
          <w:delText>19</w:delText>
        </w:r>
      </w:del>
    </w:p>
    <w:p w14:paraId="584D9204" w14:textId="7F7BE43D" w:rsidR="009609E8" w:rsidRDefault="0027638C" w:rsidRPr="0027638C">
      <w:pPr>
        <w:pStyle w:val="ListParagraph"/>
        <w:numPr>
          <w:ilvl w:val="1"/>
          <w:numId w:val="5"/>
        </w:numPr>
        <w:tabs>
          <w:tab w:pos="1438" w:val="left"/>
          <w:tab w:pos="1440" w:val="left"/>
        </w:tabs>
        <w:spacing w:before="239"/>
        <w:ind w:right="357"/>
        <w:rPr>
          <w:sz w:val="24"/>
          <w:rPrChange w16du:dateUtc="2026-07-07T18:18:00Z" w:author="Author" w:date="2026-07-07T20:18:00Z" w:id="17283">
            <w:rPr>
              <w:rFonts w:ascii="Times New Roman"/>
              <w:color w:val="000000"/>
            </w:rPr>
          </w:rPrChange>
        </w:rPr>
        <w:pPrChange w16du:dateUtc="2026-07-07T18:18:00Z" w:author="Author" w:date="2026-07-07T20:18:00Z" w:id="17284">
          <w:pPr>
            <w:spacing w:after="0" w:before="461" w:line="254" w:lineRule="exact"/>
            <w:ind w:left="720"/>
            <w:jc w:val="left"/>
          </w:pPr>
        </w:pPrChange>
      </w:pPr>
      <w:ins w16du:dateUtc="2026-07-07T18:18:00Z" w:author="Author" w:date="2026-07-07T20:18:00Z" w:id="17285">
        <w:r w:rsidRPr="0027638C">
          <w:rPr>
            <w:sz w:val="24"/>
            <w:szCs w:val="24"/>
          </w:rPr>
          <w:t xml:space="preserve"> </w:t>
        </w:r>
      </w:ins>
      <w:r w:rsidRPr="0027638C">
        <w:rPr>
          <w:sz w:val="24"/>
          <w:rPrChange w16du:dateUtc="2026-07-07T18:18:00Z" w:author="Author" w:date="2026-07-07T20:18:00Z" w:id="17286">
            <w:rPr>
              <w:rFonts w:ascii="Times New Roman"/>
              <w:color w:val="000000"/>
            </w:rPr>
          </w:rPrChange>
        </w:rPr>
        <w:t>dolor</w:t>
      </w:r>
      <w:r w:rsidRPr="0027638C">
        <w:rPr>
          <w:spacing w:val="40"/>
          <w:sz w:val="24"/>
          <w:rPrChange w16du:dateUtc="2026-07-07T18:18:00Z" w:author="Author" w:date="2026-07-07T20:18:00Z" w:id="17287">
            <w:rPr>
              <w:rFonts w:ascii="Times New Roman"/>
              <w:color w:val="000000"/>
              <w:spacing w:val="54"/>
            </w:rPr>
          </w:rPrChange>
        </w:rPr>
        <w:t xml:space="preserve"> </w:t>
      </w:r>
      <w:r w:rsidRPr="0027638C">
        <w:rPr>
          <w:sz w:val="24"/>
          <w:rPrChange w16du:dateUtc="2026-07-07T18:18:00Z" w:author="Author" w:date="2026-07-07T20:18:00Z" w:id="17288">
            <w:rPr>
              <w:rFonts w:ascii="Times New Roman"/>
              <w:color w:val="000000"/>
            </w:rPr>
          </w:rPrChange>
        </w:rPr>
        <w:t>sit</w:t>
      </w:r>
      <w:r w:rsidRPr="0027638C">
        <w:rPr>
          <w:spacing w:val="40"/>
          <w:sz w:val="24"/>
          <w:rPrChange w16du:dateUtc="2026-07-07T18:18:00Z" w:author="Author" w:date="2026-07-07T20:18:00Z" w:id="17289">
            <w:rPr>
              <w:rFonts w:ascii="Times New Roman"/>
              <w:color w:val="000000"/>
              <w:spacing w:val="54"/>
            </w:rPr>
          </w:rPrChange>
        </w:rPr>
        <w:t xml:space="preserve"> </w:t>
      </w:r>
      <w:r w:rsidRPr="0027638C">
        <w:rPr>
          <w:sz w:val="24"/>
          <w:rPrChange w16du:dateUtc="2026-07-07T18:18:00Z" w:author="Author" w:date="2026-07-07T20:18:00Z" w:id="17290">
            <w:rPr>
              <w:rFonts w:ascii="Times New Roman"/>
              <w:color w:val="000000"/>
            </w:rPr>
          </w:rPrChange>
        </w:rPr>
        <w:t>Amet,</w:t>
      </w:r>
      <w:r w:rsidRPr="0027638C">
        <w:rPr>
          <w:spacing w:val="40"/>
          <w:sz w:val="24"/>
          <w:rPrChange w16du:dateUtc="2026-07-07T18:18:00Z" w:author="Author" w:date="2026-07-07T20:18:00Z" w:id="17291">
            <w:rPr>
              <w:rFonts w:ascii="Times New Roman"/>
              <w:color w:val="000000"/>
              <w:spacing w:val="53"/>
            </w:rPr>
          </w:rPrChange>
        </w:rPr>
        <w:t xml:space="preserve"> </w:t>
      </w:r>
      <w:r w:rsidRPr="0027638C">
        <w:rPr>
          <w:sz w:val="24"/>
          <w:rPrChange w16du:dateUtc="2026-07-07T18:18:00Z" w:author="Author" w:date="2026-07-07T20:18:00Z" w:id="17292">
            <w:rPr>
              <w:rFonts w:ascii="Times New Roman"/>
              <w:color w:val="000000"/>
            </w:rPr>
          </w:rPrChange>
        </w:rPr>
        <w:t>consectetur</w:t>
      </w:r>
      <w:r w:rsidRPr="0027638C">
        <w:rPr>
          <w:spacing w:val="40"/>
          <w:sz w:val="24"/>
          <w:rPrChange w16du:dateUtc="2026-07-07T18:18:00Z" w:author="Author" w:date="2026-07-07T20:18:00Z" w:id="17293">
            <w:rPr>
              <w:rFonts w:ascii="Times New Roman"/>
              <w:color w:val="000000"/>
              <w:spacing w:val="53"/>
            </w:rPr>
          </w:rPrChange>
        </w:rPr>
        <w:t xml:space="preserve"> </w:t>
      </w:r>
      <w:r w:rsidRPr="0027638C">
        <w:rPr>
          <w:sz w:val="24"/>
          <w:rPrChange w16du:dateUtc="2026-07-07T18:18:00Z" w:author="Author" w:date="2026-07-07T20:18:00Z" w:id="17294">
            <w:rPr>
              <w:rFonts w:ascii="Times New Roman"/>
              <w:color w:val="000000"/>
            </w:rPr>
          </w:rPrChange>
        </w:rPr>
        <w:t>adipiscing</w:t>
      </w:r>
      <w:r w:rsidRPr="0027638C">
        <w:rPr>
          <w:spacing w:val="40"/>
          <w:sz w:val="24"/>
          <w:rPrChange w16du:dateUtc="2026-07-07T18:18:00Z" w:author="Author" w:date="2026-07-07T20:18:00Z" w:id="17295">
            <w:rPr>
              <w:rFonts w:ascii="Times New Roman"/>
              <w:color w:val="000000"/>
              <w:spacing w:val="53"/>
            </w:rPr>
          </w:rPrChange>
        </w:rPr>
        <w:t xml:space="preserve"> </w:t>
      </w:r>
      <w:r w:rsidRPr="0027638C">
        <w:rPr>
          <w:sz w:val="24"/>
          <w:rPrChange w16du:dateUtc="2026-07-07T18:18:00Z" w:author="Author" w:date="2026-07-07T20:18:00Z" w:id="17296">
            <w:rPr>
              <w:rFonts w:ascii="Times New Roman"/>
              <w:color w:val="000000"/>
            </w:rPr>
          </w:rPrChange>
        </w:rPr>
        <w:t>elit</w:t>
      </w:r>
      <w:r w:rsidRPr="0027638C">
        <w:rPr>
          <w:spacing w:val="40"/>
          <w:sz w:val="24"/>
          <w:rPrChange w16du:dateUtc="2026-07-07T18:18:00Z" w:author="Author" w:date="2026-07-07T20:18:00Z" w:id="17297">
            <w:rPr>
              <w:rFonts w:ascii="Times New Roman"/>
              <w:color w:val="000000"/>
              <w:spacing w:val="53"/>
            </w:rPr>
          </w:rPrChange>
        </w:rPr>
        <w:t xml:space="preserve"> </w:t>
      </w:r>
      <w:r w:rsidRPr="0027638C">
        <w:rPr>
          <w:sz w:val="24"/>
          <w:rPrChange w16du:dateUtc="2026-07-07T18:18:00Z" w:author="Author" w:date="2026-07-07T20:18:00Z" w:id="17298">
            <w:rPr>
              <w:rFonts w:ascii="Times New Roman"/>
              <w:color w:val="000000"/>
            </w:rPr>
          </w:rPrChange>
        </w:rPr>
        <w:t>sed</w:t>
      </w:r>
      <w:r w:rsidRPr="0027638C">
        <w:rPr>
          <w:spacing w:val="40"/>
          <w:sz w:val="24"/>
          <w:rPrChange w16du:dateUtc="2026-07-07T18:18:00Z" w:author="Author" w:date="2026-07-07T20:18:00Z" w:id="17299">
            <w:rPr>
              <w:rFonts w:ascii="Times New Roman"/>
              <w:color w:val="000000"/>
              <w:spacing w:val="53"/>
            </w:rPr>
          </w:rPrChange>
        </w:rPr>
        <w:t xml:space="preserve"> </w:t>
      </w:r>
      <w:r w:rsidRPr="0027638C">
        <w:rPr>
          <w:sz w:val="24"/>
          <w:rPrChange w16du:dateUtc="2026-07-07T18:18:00Z" w:author="Author" w:date="2026-07-07T20:18:00Z" w:id="17300">
            <w:rPr>
              <w:rFonts w:ascii="Times New Roman"/>
              <w:color w:val="000000"/>
            </w:rPr>
          </w:rPrChange>
        </w:rPr>
        <w:t>do</w:t>
      </w:r>
      <w:r w:rsidRPr="0027638C">
        <w:rPr>
          <w:spacing w:val="40"/>
          <w:sz w:val="24"/>
          <w:rPrChange w16du:dateUtc="2026-07-07T18:18:00Z" w:author="Author" w:date="2026-07-07T20:18:00Z" w:id="17301">
            <w:rPr>
              <w:rFonts w:ascii="Times New Roman"/>
              <w:color w:val="000000"/>
              <w:spacing w:val="53"/>
            </w:rPr>
          </w:rPrChange>
        </w:rPr>
        <w:t xml:space="preserve"> </w:t>
      </w:r>
      <w:r w:rsidRPr="0027638C">
        <w:rPr>
          <w:sz w:val="24"/>
          <w:rPrChange w16du:dateUtc="2026-07-07T18:18:00Z" w:author="Author" w:date="2026-07-07T20:18:00Z" w:id="17302">
            <w:rPr>
              <w:rFonts w:ascii="Times New Roman"/>
              <w:color w:val="000000"/>
            </w:rPr>
          </w:rPrChange>
        </w:rPr>
        <w:t>eiusmod</w:t>
      </w:r>
      <w:r w:rsidRPr="0027638C">
        <w:rPr>
          <w:spacing w:val="40"/>
          <w:sz w:val="24"/>
          <w:rPrChange w16du:dateUtc="2026-07-07T18:18:00Z" w:author="Author" w:date="2026-07-07T20:18:00Z" w:id="17303">
            <w:rPr>
              <w:rFonts w:ascii="Times New Roman"/>
              <w:color w:val="000000"/>
              <w:spacing w:val="54"/>
            </w:rPr>
          </w:rPrChange>
        </w:rPr>
        <w:t xml:space="preserve"> </w:t>
      </w:r>
      <w:r w:rsidRPr="0027638C">
        <w:rPr>
          <w:sz w:val="24"/>
          <w:rPrChange w16du:dateUtc="2026-07-07T18:18:00Z" w:author="Author" w:date="2026-07-07T20:18:00Z" w:id="17304">
            <w:rPr>
              <w:rFonts w:ascii="Times New Roman"/>
              <w:color w:val="000000"/>
            </w:rPr>
          </w:rPrChange>
        </w:rPr>
        <w:t>Tempor</w:t>
      </w:r>
      <w:r w:rsidRPr="0027638C">
        <w:rPr>
          <w:spacing w:val="40"/>
          <w:sz w:val="24"/>
          <w:rPrChange w16du:dateUtc="2026-07-07T18:18:00Z" w:author="Author" w:date="2026-07-07T20:18:00Z" w:id="17305">
            <w:rPr>
              <w:rFonts w:ascii="Times New Roman"/>
              <w:color w:val="000000"/>
              <w:spacing w:val="53"/>
            </w:rPr>
          </w:rPrChange>
        </w:rPr>
        <w:t xml:space="preserve"> </w:t>
      </w:r>
      <w:del w16du:dateUtc="2026-07-07T18:18:00Z" w:author="Author" w:date="2026-07-07T20:18:00Z" w:id="17306">
        <w:r w:rsidR="00000000">
          <w:rPr>
            <w:color w:val="000000"/>
          </w:rPr>
          <w:delText>14(c)</w:delText>
        </w:r>
      </w:del>
      <w:ins w16du:dateUtc="2026-07-07T18:18:00Z" w:author="Author" w:date="2026-07-07T20:18:00Z" w:id="17307">
        <w:r>
          <w:rPr>
            <w:sz w:val="24"/>
            <w:szCs w:val="24"/>
          </w:rPr>
          <w:fldChar w:fldCharType="begin"/>
        </w:r>
        <w:r>
          <w:rPr>
            <w:spacing w:val="40"/>
            <w:sz w:val="24"/>
            <w:szCs w:val="24"/>
          </w:rPr>
          <w:instrText xml:space="preserve"> REF _Ref215486998 \w \h </w:instrText>
        </w:r>
        <w:r>
          <w:rPr>
            <w:sz w:val="24"/>
            <w:szCs w:val="24"/>
          </w:rPr>
        </w:r>
        <w:r>
          <w:rPr>
            <w:sz w:val="24"/>
            <w:szCs w:val="24"/>
          </w:rPr>
          <w:fldChar w:fldCharType="separate"/>
        </w:r>
        <w:r>
          <w:rPr>
            <w:spacing w:val="40"/>
            <w:sz w:val="24"/>
            <w:szCs w:val="24"/>
          </w:rPr>
          <w:t>14(incididunt)</w:t>
        </w:r>
        <w:r>
          <w:rPr>
            <w:sz w:val="24"/>
            <w:szCs w:val="24"/>
          </w:rPr>
          <w:fldChar w:fldCharType="end"/>
        </w:r>
      </w:ins>
      <w:r w:rsidRPr="0027638C">
        <w:rPr>
          <w:spacing w:val="40"/>
          <w:sz w:val="24"/>
          <w:rPrChange w16du:dateUtc="2026-07-07T18:18:00Z" w:author="Author" w:date="2026-07-07T20:18:00Z" w:id="17308">
            <w:rPr>
              <w:rFonts w:ascii="Times New Roman"/>
              <w:color w:val="000000"/>
              <w:spacing w:val="54"/>
            </w:rPr>
          </w:rPrChange>
        </w:rPr>
        <w:t xml:space="preserve"> </w:t>
      </w:r>
      <w:r w:rsidRPr="0027638C">
        <w:rPr>
          <w:sz w:val="24"/>
          <w:rPrChange w16du:dateUtc="2026-07-07T18:18:00Z" w:author="Author" w:date="2026-07-07T20:18:00Z" w:id="17309">
            <w:rPr>
              <w:rFonts w:ascii="Times New Roman" w:hAnsi="Times New Roman"/>
              <w:color w:val="000000"/>
            </w:rPr>
          </w:rPrChange>
        </w:rPr>
        <w:t>ut</w:t>
      </w:r>
      <w:del w16du:dateUtc="2026-07-07T18:18:00Z" w:author="Author" w:date="2026-07-07T20:18:00Z" w:id="17310">
        <w:r w:rsidR="00000000">
          <w:rPr>
            <w:color w:val="000000"/>
          </w:rPr>
          <w:cr/>
        </w:r>
      </w:del>
      <w:ins w16du:dateUtc="2026-07-07T18:18:00Z" w:author="Author" w:date="2026-07-07T20:18:00Z" w:id="17311">
        <w:r w:rsidRPr="0027638C">
          <w:rPr>
            <w:sz w:val="24"/>
            <w:szCs w:val="24"/>
          </w:rPr>
          <w:t xml:space="preserve"> </w:t>
        </w:r>
      </w:ins>
      <w:r w:rsidRPr="0027638C">
        <w:rPr>
          <w:sz w:val="24"/>
          <w:rPrChange w16du:dateUtc="2026-07-07T18:18:00Z" w:author="Author" w:date="2026-07-07T20:18:00Z" w:id="17312">
            <w:rPr>
              <w:rFonts w:ascii="Times New Roman"/>
              <w:color w:val="000000"/>
            </w:rPr>
          </w:rPrChange>
        </w:rPr>
        <w:t>labore et dolore magna, aliqua lorem ipsum</w:t>
      </w:r>
      <w:r>
        <w:rPr>
          <w:sz w:val="24"/>
          <w:rPrChange w16du:dateUtc="2026-07-07T18:18:00Z" w:author="Author" w:date="2026-07-07T20:18:00Z" w:id="17313">
            <w:rPr>
              <w:rFonts w:ascii="Times New Roman"/>
              <w:color w:val="000000"/>
            </w:rPr>
          </w:rPrChange>
        </w:rPr>
        <w:t>:</w:t>
      </w:r>
      <w:bookmarkEnd w:id="17188"/>
    </w:p>
    <w:p w14:paraId="584D9207" w14:textId="77777777" w:rsidR="009609E8" w:rsidRDefault="00000000" w:rsidRPr="0027638C">
      <w:pPr>
        <w:pStyle w:val="ListParagraph"/>
        <w:numPr>
          <w:ilvl w:val="2"/>
          <w:numId w:val="5"/>
        </w:numPr>
        <w:tabs>
          <w:tab w:pos="2159" w:val="left"/>
        </w:tabs>
        <w:spacing w:before="238"/>
        <w:ind w:hanging="719" w:left="2159"/>
        <w:rPr>
          <w:sz w:val="24"/>
          <w:rPrChange w16du:dateUtc="2026-07-07T18:18:00Z" w:author="Author" w:date="2026-07-07T20:18:00Z" w:id="17314">
            <w:rPr>
              <w:color w:val="000000"/>
            </w:rPr>
          </w:rPrChange>
        </w:rPr>
      </w:pPr>
      <w:del w16du:dateUtc="2026-07-07T18:18:00Z" w:author="Author" w:date="2026-07-07T20:18:00Z" w:id="17315">
        <w:r>
          <w:rPr>
            <w:color w:val="000000"/>
          </w:rPr>
          <w:delText>(i)</w:delText>
        </w:r>
        <w:r>
          <w:rPr>
            <w:color w:val="000000"/>
            <w:spacing w:val="457"/>
          </w:rPr>
          <w:delText xml:space="preserve"> </w:delText>
        </w:r>
      </w:del>
      <w:r w:rsidR="00A96A35" w:rsidRPr="0027638C">
        <w:rPr>
          <w:sz w:val="24"/>
          <w:rPrChange w16du:dateUtc="2026-07-07T18:18:00Z" w:author="Author" w:date="2026-07-07T20:18:00Z" w:id="17316">
            <w:rPr>
              <w:color w:val="000000"/>
            </w:rPr>
          </w:rPrChange>
        </w:rPr>
        <w:t>Dolor</w:t>
      </w:r>
      <w:r w:rsidR="00A96A35" w:rsidRPr="0027638C">
        <w:rPr>
          <w:spacing w:val="-11"/>
          <w:sz w:val="24"/>
          <w:rPrChange w16du:dateUtc="2026-07-07T18:18:00Z" w:author="Author" w:date="2026-07-07T20:18:00Z" w:id="17317">
            <w:rPr>
              <w:color w:val="000000"/>
            </w:rPr>
          </w:rPrChange>
        </w:rPr>
        <w:t xml:space="preserve"> </w:t>
      </w:r>
      <w:r w:rsidR="00A96A35" w:rsidRPr="0027638C">
        <w:rPr>
          <w:sz w:val="24"/>
          <w:rPrChange w16du:dateUtc="2026-07-07T18:18:00Z" w:author="Author" w:date="2026-07-07T20:18:00Z" w:id="17318">
            <w:rPr>
              <w:color w:val="000000"/>
            </w:rPr>
          </w:rPrChange>
        </w:rPr>
        <w:t>Sit</w:t>
      </w:r>
      <w:r w:rsidR="00A96A35" w:rsidRPr="0027638C">
        <w:rPr>
          <w:spacing w:val="-10"/>
          <w:sz w:val="24"/>
          <w:rPrChange w16du:dateUtc="2026-07-07T18:18:00Z" w:author="Author" w:date="2026-07-07T20:18:00Z" w:id="17319">
            <w:rPr>
              <w:color w:val="000000"/>
            </w:rPr>
          </w:rPrChange>
        </w:rPr>
        <w:t xml:space="preserve"> </w:t>
      </w:r>
      <w:r w:rsidR="00A96A35" w:rsidRPr="0027638C">
        <w:rPr>
          <w:sz w:val="24"/>
          <w:rPrChange w16du:dateUtc="2026-07-07T18:18:00Z" w:author="Author" w:date="2026-07-07T20:18:00Z" w:id="17320">
            <w:rPr>
              <w:color w:val="000000"/>
            </w:rPr>
          </w:rPrChange>
        </w:rPr>
        <w:t>Amet:</w:t>
      </w:r>
      <w:r w:rsidR="00A96A35" w:rsidRPr="0027638C">
        <w:rPr>
          <w:spacing w:val="-10"/>
          <w:sz w:val="24"/>
          <w:rPrChange w16du:dateUtc="2026-07-07T18:18:00Z" w:author="Author" w:date="2026-07-07T20:18:00Z" w:id="17321">
            <w:rPr>
              <w:color w:val="000000"/>
            </w:rPr>
          </w:rPrChange>
        </w:rPr>
        <w:t xml:space="preserve"> </w:t>
      </w:r>
      <w:r w:rsidR="00A96A35" w:rsidRPr="0027638C">
        <w:rPr>
          <w:spacing w:val="-2"/>
          <w:sz w:val="24"/>
          <w:rPrChange w16du:dateUtc="2026-07-07T18:18:00Z" w:author="Author" w:date="2026-07-07T20:18:00Z" w:id="17322">
            <w:rPr>
              <w:color w:val="000000"/>
            </w:rPr>
          </w:rPrChange>
        </w:rPr>
        <w:t>$1,000,000</w:t>
      </w:r>
    </w:p>
    <w:p w14:paraId="584D9208" w14:textId="77777777" w:rsidR="009609E8" w:rsidRDefault="00000000" w:rsidRPr="0027638C">
      <w:pPr>
        <w:pStyle w:val="ListParagraph"/>
        <w:numPr>
          <w:ilvl w:val="2"/>
          <w:numId w:val="5"/>
        </w:numPr>
        <w:tabs>
          <w:tab w:pos="2159" w:val="left"/>
        </w:tabs>
        <w:ind w:hanging="719" w:left="2159"/>
        <w:rPr>
          <w:sz w:val="24"/>
          <w:rPrChange w16du:dateUtc="2026-07-07T18:18:00Z" w:author="Author" w:date="2026-07-07T20:18:00Z" w:id="17323">
            <w:rPr>
              <w:color w:val="000000"/>
            </w:rPr>
          </w:rPrChange>
        </w:rPr>
      </w:pPr>
      <w:del w16du:dateUtc="2026-07-07T18:18:00Z" w:author="Author" w:date="2026-07-07T20:18:00Z" w:id="17324">
        <w:r>
          <w:rPr>
            <w:color w:val="000000"/>
          </w:rPr>
          <w:delText>(ii)</w:delText>
        </w:r>
        <w:r>
          <w:rPr>
            <w:color w:val="000000"/>
            <w:spacing w:val="396"/>
          </w:rPr>
          <w:delText xml:space="preserve"> </w:delText>
        </w:r>
      </w:del>
      <w:r w:rsidR="00A96A35" w:rsidRPr="0027638C">
        <w:rPr>
          <w:sz w:val="24"/>
          <w:rPrChange w16du:dateUtc="2026-07-07T18:18:00Z" w:author="Author" w:date="2026-07-07T20:18:00Z" w:id="17325">
            <w:rPr>
              <w:color w:val="000000"/>
            </w:rPr>
          </w:rPrChange>
        </w:rPr>
        <w:t>Consectetur</w:t>
      </w:r>
      <w:r w:rsidR="00A96A35" w:rsidRPr="0027638C">
        <w:rPr>
          <w:spacing w:val="-7"/>
          <w:sz w:val="24"/>
          <w:rPrChange w16du:dateUtc="2026-07-07T18:18:00Z" w:author="Author" w:date="2026-07-07T20:18:00Z" w:id="17326">
            <w:rPr>
              <w:color w:val="000000"/>
            </w:rPr>
          </w:rPrChange>
        </w:rPr>
        <w:t xml:space="preserve"> </w:t>
      </w:r>
      <w:r w:rsidR="00A96A35" w:rsidRPr="0027638C">
        <w:rPr>
          <w:sz w:val="24"/>
          <w:rPrChange w16du:dateUtc="2026-07-07T18:18:00Z" w:author="Author" w:date="2026-07-07T20:18:00Z" w:id="17327">
            <w:rPr>
              <w:color w:val="000000"/>
            </w:rPr>
          </w:rPrChange>
        </w:rPr>
        <w:t>&amp;</w:t>
      </w:r>
      <w:r w:rsidR="00A96A35" w:rsidRPr="0027638C">
        <w:rPr>
          <w:spacing w:val="-6"/>
          <w:sz w:val="24"/>
          <w:rPrChange w16du:dateUtc="2026-07-07T18:18:00Z" w:author="Author" w:date="2026-07-07T20:18:00Z" w:id="17328">
            <w:rPr>
              <w:color w:val="000000"/>
            </w:rPr>
          </w:rPrChange>
        </w:rPr>
        <w:t xml:space="preserve"> </w:t>
      </w:r>
      <w:r w:rsidR="00A96A35" w:rsidRPr="0027638C">
        <w:rPr>
          <w:sz w:val="24"/>
          <w:rPrChange w16du:dateUtc="2026-07-07T18:18:00Z" w:author="Author" w:date="2026-07-07T20:18:00Z" w:id="17329">
            <w:rPr>
              <w:color w:val="000000"/>
            </w:rPr>
          </w:rPrChange>
        </w:rPr>
        <w:t>Adipiscing:</w:t>
      </w:r>
      <w:r w:rsidR="00A96A35" w:rsidRPr="0027638C">
        <w:rPr>
          <w:spacing w:val="-6"/>
          <w:sz w:val="24"/>
          <w:rPrChange w16du:dateUtc="2026-07-07T18:18:00Z" w:author="Author" w:date="2026-07-07T20:18:00Z" w:id="17330">
            <w:rPr>
              <w:color w:val="000000"/>
            </w:rPr>
          </w:rPrChange>
        </w:rPr>
        <w:t xml:space="preserve"> </w:t>
      </w:r>
      <w:r w:rsidR="00A96A35" w:rsidRPr="0027638C">
        <w:rPr>
          <w:spacing w:val="-2"/>
          <w:sz w:val="24"/>
          <w:rPrChange w16du:dateUtc="2026-07-07T18:18:00Z" w:author="Author" w:date="2026-07-07T20:18:00Z" w:id="17331">
            <w:rPr>
              <w:color w:val="000000"/>
            </w:rPr>
          </w:rPrChange>
        </w:rPr>
        <w:t>$1,000,000</w:t>
      </w:r>
    </w:p>
    <w:p w14:paraId="584D9209" w14:textId="77777777" w:rsidR="009609E8" w:rsidRDefault="00000000" w:rsidRPr="0027638C">
      <w:pPr>
        <w:pStyle w:val="ListParagraph"/>
        <w:numPr>
          <w:ilvl w:val="2"/>
          <w:numId w:val="5"/>
        </w:numPr>
        <w:tabs>
          <w:tab w:pos="2159" w:val="left"/>
        </w:tabs>
        <w:spacing w:before="242"/>
        <w:ind w:hanging="719" w:left="2159"/>
        <w:rPr>
          <w:sz w:val="24"/>
          <w:rPrChange w16du:dateUtc="2026-07-07T18:18:00Z" w:author="Author" w:date="2026-07-07T20:18:00Z" w:id="17332">
            <w:rPr>
              <w:rFonts w:ascii="Times New Roman"/>
              <w:color w:val="000000"/>
            </w:rPr>
          </w:rPrChange>
        </w:rPr>
        <w:pPrChange w16du:dateUtc="2026-07-07T18:18:00Z" w:author="Author" w:date="2026-07-07T20:18:00Z" w:id="17333">
          <w:pPr>
            <w:spacing w:after="0" w:before="0" w:line="494" w:lineRule="exact"/>
            <w:ind w:left="720"/>
            <w:jc w:val="left"/>
          </w:pPr>
        </w:pPrChange>
      </w:pPr>
      <w:del w16du:dateUtc="2026-07-07T18:18:00Z" w:author="Author" w:date="2026-07-07T20:18:00Z" w:id="17334">
        <w:r>
          <w:rPr>
            <w:color w:val="000000"/>
          </w:rPr>
          <w:delText>(iii)</w:delText>
        </w:r>
        <w:r>
          <w:rPr>
            <w:color w:val="000000"/>
            <w:spacing w:val="335"/>
          </w:rPr>
          <w:delText xml:space="preserve"> </w:delText>
        </w:r>
      </w:del>
      <w:r w:rsidR="00A96A35" w:rsidRPr="0027638C">
        <w:rPr>
          <w:sz w:val="24"/>
          <w:rPrChange w16du:dateUtc="2026-07-07T18:18:00Z" w:author="Author" w:date="2026-07-07T20:18:00Z" w:id="17335">
            <w:rPr>
              <w:rFonts w:ascii="Times New Roman"/>
              <w:color w:val="000000"/>
            </w:rPr>
          </w:rPrChange>
        </w:rPr>
        <w:t>Elit</w:t>
      </w:r>
      <w:r w:rsidR="00A96A35" w:rsidRPr="0027638C">
        <w:rPr>
          <w:spacing w:val="-8"/>
          <w:sz w:val="24"/>
          <w:rPrChange w16du:dateUtc="2026-07-07T18:18:00Z" w:author="Author" w:date="2026-07-07T20:18:00Z" w:id="17336">
            <w:rPr>
              <w:rFonts w:ascii="Times New Roman"/>
              <w:color w:val="000000"/>
            </w:rPr>
          </w:rPrChange>
        </w:rPr>
        <w:t xml:space="preserve"> </w:t>
      </w:r>
      <w:r w:rsidR="00A96A35" w:rsidRPr="0027638C">
        <w:rPr>
          <w:sz w:val="24"/>
          <w:rPrChange w16du:dateUtc="2026-07-07T18:18:00Z" w:author="Author" w:date="2026-07-07T20:18:00Z" w:id="17337">
            <w:rPr>
              <w:rFonts w:ascii="Times New Roman"/>
              <w:color w:val="000000"/>
            </w:rPr>
          </w:rPrChange>
        </w:rPr>
        <w:t>Sed:</w:t>
      </w:r>
      <w:r w:rsidR="00A96A35" w:rsidRPr="0027638C">
        <w:rPr>
          <w:spacing w:val="-7"/>
          <w:sz w:val="24"/>
          <w:rPrChange w16du:dateUtc="2026-07-07T18:18:00Z" w:author="Author" w:date="2026-07-07T20:18:00Z" w:id="17338">
            <w:rPr>
              <w:rFonts w:ascii="Times New Roman"/>
              <w:color w:val="000000"/>
            </w:rPr>
          </w:rPrChange>
        </w:rPr>
        <w:t xml:space="preserve"> </w:t>
      </w:r>
      <w:r w:rsidR="00A96A35" w:rsidRPr="0027638C">
        <w:rPr>
          <w:spacing w:val="-2"/>
          <w:sz w:val="24"/>
          <w:rPrChange w16du:dateUtc="2026-07-07T18:18:00Z" w:author="Author" w:date="2026-07-07T20:18:00Z" w:id="17339">
            <w:rPr>
              <w:rFonts w:ascii="Times New Roman"/>
              <w:color w:val="000000"/>
            </w:rPr>
          </w:rPrChange>
        </w:rPr>
        <w:t>$1,000,000</w:t>
      </w:r>
    </w:p>
    <w:p w14:paraId="584D920A" w14:textId="77777777" w:rsidR="009609E8" w:rsidRDefault="00000000" w:rsidRPr="0027638C">
      <w:pPr>
        <w:pStyle w:val="ListParagraph"/>
        <w:numPr>
          <w:ilvl w:val="1"/>
          <w:numId w:val="5"/>
        </w:numPr>
        <w:tabs>
          <w:tab w:pos="1438" w:val="left"/>
          <w:tab w:pos="1440" w:val="left"/>
        </w:tabs>
        <w:spacing w:before="236"/>
        <w:ind w:right="354"/>
        <w:rPr>
          <w:sz w:val="24"/>
          <w:rPrChange w16du:dateUtc="2026-07-07T18:18:00Z" w:author="Author" w:date="2026-07-07T20:18:00Z" w:id="17340">
            <w:rPr>
              <w:rFonts w:ascii="Times New Roman"/>
              <w:color w:val="000000"/>
            </w:rPr>
          </w:rPrChange>
        </w:rPr>
        <w:pPrChange w16du:dateUtc="2026-07-07T18:18:00Z" w:author="Author" w:date="2026-07-07T20:18:00Z" w:id="17341">
          <w:pPr>
            <w:spacing w:after="0" w:before="236" w:line="253" w:lineRule="exact"/>
            <w:jc w:val="left"/>
          </w:pPr>
        </w:pPrChange>
      </w:pPr>
      <w:del w16du:dateUtc="2026-07-07T18:18:00Z" w:author="Author" w:date="2026-07-07T20:18:00Z" w:id="17342">
        <w:r>
          <w:rPr>
            <w:color w:val="000000"/>
          </w:rPr>
          <w:delText>(d)</w:delText>
        </w:r>
        <w:r>
          <w:rPr>
            <w:color w:val="000000"/>
            <w:spacing w:val="409"/>
          </w:rPr>
          <w:delText xml:space="preserve"> </w:delText>
        </w:r>
      </w:del>
      <w:r w:rsidR="00A96A35" w:rsidRPr="0027638C">
        <w:rPr>
          <w:sz w:val="24"/>
          <w:u w:val="single"/>
          <w:rPrChange w16du:dateUtc="2026-07-07T18:18:00Z" w:author="Author" w:date="2026-07-07T20:18:00Z" w:id="17343">
            <w:rPr>
              <w:rFonts w:ascii="Times New Roman"/>
              <w:color w:val="000000"/>
              <w:u w:val="single"/>
            </w:rPr>
          </w:rPrChange>
        </w:rPr>
        <w:t>Do</w:t>
      </w:r>
      <w:r w:rsidR="00A96A35" w:rsidRPr="0027638C">
        <w:rPr>
          <w:sz w:val="24"/>
          <w:u w:val="single"/>
          <w:rPrChange w16du:dateUtc="2026-07-07T18:18:00Z" w:author="Author" w:date="2026-07-07T20:18:00Z" w:id="17344">
            <w:rPr>
              <w:rFonts w:ascii="Times New Roman"/>
              <w:color w:val="000000"/>
              <w:spacing w:val="15"/>
              <w:u w:val="single"/>
            </w:rPr>
          </w:rPrChange>
        </w:rPr>
        <w:t xml:space="preserve"> </w:t>
      </w:r>
      <w:r w:rsidR="00A96A35" w:rsidRPr="0027638C">
        <w:rPr>
          <w:sz w:val="24"/>
          <w:u w:val="single"/>
          <w:rPrChange w16du:dateUtc="2026-07-07T18:18:00Z" w:author="Author" w:date="2026-07-07T20:18:00Z" w:id="17345">
            <w:rPr>
              <w:rFonts w:ascii="Times New Roman"/>
              <w:color w:val="000000"/>
              <w:u w:val="single"/>
            </w:rPr>
          </w:rPrChange>
        </w:rPr>
        <w:t>Eiusmod</w:t>
      </w:r>
      <w:r w:rsidR="00A96A35" w:rsidRPr="0027638C">
        <w:rPr>
          <w:sz w:val="24"/>
          <w:u w:val="single"/>
          <w:rPrChange w16du:dateUtc="2026-07-07T18:18:00Z" w:author="Author" w:date="2026-07-07T20:18:00Z" w:id="17346">
            <w:rPr>
              <w:rFonts w:ascii="Times New Roman"/>
              <w:color w:val="000000"/>
              <w:spacing w:val="15"/>
              <w:u w:val="single"/>
            </w:rPr>
          </w:rPrChange>
        </w:rPr>
        <w:t xml:space="preserve"> </w:t>
      </w:r>
      <w:r w:rsidR="00A96A35" w:rsidRPr="0027638C">
        <w:rPr>
          <w:sz w:val="24"/>
          <w:u w:val="single"/>
          <w:rPrChange w16du:dateUtc="2026-07-07T18:18:00Z" w:author="Author" w:date="2026-07-07T20:18:00Z" w:id="17347">
            <w:rPr>
              <w:rFonts w:ascii="Times New Roman"/>
              <w:color w:val="000000"/>
              <w:u w:val="single"/>
            </w:rPr>
          </w:rPrChange>
        </w:rPr>
        <w:t>tempor</w:t>
      </w:r>
      <w:r w:rsidR="00A96A35" w:rsidRPr="0027638C">
        <w:rPr>
          <w:sz w:val="24"/>
          <w:u w:val="single"/>
          <w:rPrChange w16du:dateUtc="2026-07-07T18:18:00Z" w:author="Author" w:date="2026-07-07T20:18:00Z" w:id="17348">
            <w:rPr>
              <w:rFonts w:ascii="Times New Roman"/>
              <w:color w:val="000000"/>
              <w:spacing w:val="15"/>
              <w:u w:val="single"/>
            </w:rPr>
          </w:rPrChange>
        </w:rPr>
        <w:t xml:space="preserve"> </w:t>
      </w:r>
      <w:r w:rsidR="00A96A35" w:rsidRPr="0027638C">
        <w:rPr>
          <w:sz w:val="24"/>
          <w:u w:val="single"/>
          <w:rPrChange w16du:dateUtc="2026-07-07T18:18:00Z" w:author="Author" w:date="2026-07-07T20:18:00Z" w:id="17349">
            <w:rPr>
              <w:rFonts w:ascii="Times New Roman"/>
              <w:color w:val="000000"/>
              <w:u w:val="single"/>
            </w:rPr>
          </w:rPrChange>
        </w:rPr>
        <w:t>Incididunt</w:t>
      </w:r>
      <w:r w:rsidR="00A96A35" w:rsidRPr="0027638C">
        <w:rPr>
          <w:sz w:val="24"/>
          <w:rPrChange w16du:dateUtc="2026-07-07T18:18:00Z" w:author="Author" w:date="2026-07-07T20:18:00Z" w:id="17350">
            <w:rPr>
              <w:rFonts w:ascii="Times New Roman"/>
              <w:color w:val="000000"/>
            </w:rPr>
          </w:rPrChange>
        </w:rPr>
        <w:t>.</w:t>
      </w:r>
      <w:r w:rsidR="00A96A35" w:rsidRPr="0027638C">
        <w:rPr>
          <w:sz w:val="24"/>
          <w:rPrChange w16du:dateUtc="2026-07-07T18:18:00Z" w:author="Author" w:date="2026-07-07T20:18:00Z" w:id="17351">
            <w:rPr>
              <w:rFonts w:ascii="Times New Roman"/>
              <w:color w:val="000000"/>
              <w:spacing w:val="15"/>
            </w:rPr>
          </w:rPrChange>
        </w:rPr>
        <w:t xml:space="preserve"> </w:t>
      </w:r>
      <w:r w:rsidR="00A96A35" w:rsidRPr="0027638C">
        <w:rPr>
          <w:sz w:val="24"/>
          <w:rPrChange w16du:dateUtc="2026-07-07T18:18:00Z" w:author="Author" w:date="2026-07-07T20:18:00Z" w:id="17352">
            <w:rPr>
              <w:rFonts w:ascii="Times New Roman"/>
              <w:color w:val="000000"/>
            </w:rPr>
          </w:rPrChange>
        </w:rPr>
        <w:t>Ut</w:t>
      </w:r>
      <w:r w:rsidR="00A96A35" w:rsidRPr="0027638C">
        <w:rPr>
          <w:sz w:val="24"/>
          <w:rPrChange w16du:dateUtc="2026-07-07T18:18:00Z" w:author="Author" w:date="2026-07-07T20:18:00Z" w:id="17353">
            <w:rPr>
              <w:rFonts w:ascii="Times New Roman"/>
              <w:color w:val="000000"/>
              <w:spacing w:val="15"/>
            </w:rPr>
          </w:rPrChange>
        </w:rPr>
        <w:t xml:space="preserve"> </w:t>
      </w:r>
      <w:r w:rsidR="00A96A35" w:rsidRPr="0027638C">
        <w:rPr>
          <w:sz w:val="24"/>
          <w:rPrChange w16du:dateUtc="2026-07-07T18:18:00Z" w:author="Author" w:date="2026-07-07T20:18:00Z" w:id="17354">
            <w:rPr>
              <w:rFonts w:ascii="Times New Roman"/>
              <w:color w:val="000000"/>
            </w:rPr>
          </w:rPrChange>
        </w:rPr>
        <w:t>Labore</w:t>
      </w:r>
      <w:r w:rsidR="00A96A35" w:rsidRPr="0027638C">
        <w:rPr>
          <w:sz w:val="24"/>
          <w:rPrChange w16du:dateUtc="2026-07-07T18:18:00Z" w:author="Author" w:date="2026-07-07T20:18:00Z" w:id="17355">
            <w:rPr>
              <w:rFonts w:ascii="Times New Roman"/>
              <w:color w:val="000000"/>
              <w:spacing w:val="15"/>
            </w:rPr>
          </w:rPrChange>
        </w:rPr>
        <w:t xml:space="preserve"> </w:t>
      </w:r>
      <w:r w:rsidR="00A96A35" w:rsidRPr="0027638C">
        <w:rPr>
          <w:sz w:val="24"/>
          <w:rPrChange w16du:dateUtc="2026-07-07T18:18:00Z" w:author="Author" w:date="2026-07-07T20:18:00Z" w:id="17356">
            <w:rPr>
              <w:rFonts w:ascii="Times New Roman"/>
              <w:color w:val="000000"/>
            </w:rPr>
          </w:rPrChange>
        </w:rPr>
        <w:t>et</w:t>
      </w:r>
      <w:r w:rsidR="00A96A35" w:rsidRPr="0027638C">
        <w:rPr>
          <w:sz w:val="24"/>
          <w:rPrChange w16du:dateUtc="2026-07-07T18:18:00Z" w:author="Author" w:date="2026-07-07T20:18:00Z" w:id="17357">
            <w:rPr>
              <w:rFonts w:ascii="Times New Roman"/>
              <w:color w:val="000000"/>
              <w:spacing w:val="15"/>
            </w:rPr>
          </w:rPrChange>
        </w:rPr>
        <w:t xml:space="preserve"> </w:t>
      </w:r>
      <w:r w:rsidR="00A96A35" w:rsidRPr="0027638C">
        <w:rPr>
          <w:sz w:val="24"/>
          <w:rPrChange w16du:dateUtc="2026-07-07T18:18:00Z" w:author="Author" w:date="2026-07-07T20:18:00Z" w:id="17358">
            <w:rPr>
              <w:rFonts w:ascii="Times New Roman"/>
              <w:color w:val="000000"/>
            </w:rPr>
          </w:rPrChange>
        </w:rPr>
        <w:t>dolore</w:t>
      </w:r>
      <w:r w:rsidR="00A96A35" w:rsidRPr="0027638C">
        <w:rPr>
          <w:sz w:val="24"/>
          <w:rPrChange w16du:dateUtc="2026-07-07T18:18:00Z" w:author="Author" w:date="2026-07-07T20:18:00Z" w:id="17359">
            <w:rPr>
              <w:rFonts w:ascii="Times New Roman"/>
              <w:color w:val="000000"/>
              <w:spacing w:val="15"/>
            </w:rPr>
          </w:rPrChange>
        </w:rPr>
        <w:t xml:space="preserve"> </w:t>
      </w:r>
      <w:r w:rsidR="00A96A35" w:rsidRPr="0027638C">
        <w:rPr>
          <w:sz w:val="24"/>
          <w:rPrChange w16du:dateUtc="2026-07-07T18:18:00Z" w:author="Author" w:date="2026-07-07T20:18:00Z" w:id="17360">
            <w:rPr>
              <w:rFonts w:ascii="Times New Roman"/>
              <w:color w:val="000000"/>
            </w:rPr>
          </w:rPrChange>
        </w:rPr>
        <w:t>Magna</w:t>
      </w:r>
      <w:r w:rsidR="00A96A35" w:rsidRPr="0027638C">
        <w:rPr>
          <w:sz w:val="24"/>
          <w:rPrChange w16du:dateUtc="2026-07-07T18:18:00Z" w:author="Author" w:date="2026-07-07T20:18:00Z" w:id="17361">
            <w:rPr>
              <w:rFonts w:ascii="Times New Roman"/>
              <w:color w:val="000000"/>
              <w:spacing w:val="15"/>
            </w:rPr>
          </w:rPrChange>
        </w:rPr>
        <w:t xml:space="preserve"> </w:t>
      </w:r>
      <w:r w:rsidR="00A96A35" w:rsidRPr="0027638C">
        <w:rPr>
          <w:sz w:val="24"/>
          <w:rPrChange w16du:dateUtc="2026-07-07T18:18:00Z" w:author="Author" w:date="2026-07-07T20:18:00Z" w:id="17362">
            <w:rPr>
              <w:rFonts w:ascii="Times New Roman"/>
              <w:color w:val="000000"/>
            </w:rPr>
          </w:rPrChange>
        </w:rPr>
        <w:t>aliqua</w:t>
      </w:r>
      <w:r w:rsidR="00A96A35" w:rsidRPr="0027638C">
        <w:rPr>
          <w:sz w:val="24"/>
          <w:rPrChange w16du:dateUtc="2026-07-07T18:18:00Z" w:author="Author" w:date="2026-07-07T20:18:00Z" w:id="17363">
            <w:rPr>
              <w:rFonts w:ascii="Times New Roman"/>
              <w:color w:val="000000"/>
              <w:spacing w:val="15"/>
            </w:rPr>
          </w:rPrChange>
        </w:rPr>
        <w:t xml:space="preserve"> </w:t>
      </w:r>
      <w:r w:rsidR="00A96A35" w:rsidRPr="0027638C">
        <w:rPr>
          <w:sz w:val="24"/>
          <w:rPrChange w16du:dateUtc="2026-07-07T18:18:00Z" w:author="Author" w:date="2026-07-07T20:18:00Z" w:id="17364">
            <w:rPr>
              <w:rFonts w:ascii="Times New Roman"/>
              <w:color w:val="000000"/>
            </w:rPr>
          </w:rPrChange>
        </w:rPr>
        <w:t>lorem</w:t>
      </w:r>
      <w:r w:rsidR="00A96A35" w:rsidRPr="0027638C">
        <w:rPr>
          <w:sz w:val="24"/>
          <w:rPrChange w16du:dateUtc="2026-07-07T18:18:00Z" w:author="Author" w:date="2026-07-07T20:18:00Z" w:id="17365">
            <w:rPr>
              <w:rFonts w:ascii="Times New Roman"/>
              <w:color w:val="000000"/>
              <w:spacing w:val="15"/>
            </w:rPr>
          </w:rPrChange>
        </w:rPr>
        <w:t xml:space="preserve"> </w:t>
      </w:r>
      <w:r w:rsidR="00A96A35" w:rsidRPr="0027638C">
        <w:rPr>
          <w:sz w:val="24"/>
          <w:rPrChange w16du:dateUtc="2026-07-07T18:18:00Z" w:author="Author" w:date="2026-07-07T20:18:00Z" w:id="17366">
            <w:rPr>
              <w:rFonts w:ascii="Times New Roman"/>
              <w:color w:val="000000"/>
            </w:rPr>
          </w:rPrChange>
        </w:rPr>
        <w:t>ipsum</w:t>
      </w:r>
      <w:r w:rsidR="00A96A35" w:rsidRPr="0027638C">
        <w:rPr>
          <w:sz w:val="24"/>
          <w:rPrChange w16du:dateUtc="2026-07-07T18:18:00Z" w:author="Author" w:date="2026-07-07T20:18:00Z" w:id="17367">
            <w:rPr>
              <w:rFonts w:ascii="Times New Roman"/>
              <w:color w:val="000000"/>
              <w:spacing w:val="15"/>
            </w:rPr>
          </w:rPrChange>
        </w:rPr>
        <w:t xml:space="preserve"> </w:t>
      </w:r>
      <w:r w:rsidR="00A96A35" w:rsidRPr="0027638C">
        <w:rPr>
          <w:sz w:val="24"/>
          <w:rPrChange w16du:dateUtc="2026-07-07T18:18:00Z" w:author="Author" w:date="2026-07-07T20:18:00Z" w:id="17368">
            <w:rPr>
              <w:rFonts w:ascii="Times New Roman" w:hAnsi="Times New Roman"/>
              <w:color w:val="000000"/>
            </w:rPr>
          </w:rPrChange>
        </w:rPr>
        <w:t>dolor</w:t>
      </w:r>
      <w:del w16du:dateUtc="2026-07-07T18:18:00Z" w:author="Author" w:date="2026-07-07T20:18:00Z" w:id="17369">
        <w:r>
          <w:rPr>
            <w:color w:val="000000"/>
          </w:rPr>
          <w:cr/>
        </w:r>
      </w:del>
      <w:r w:rsidR="00A96A35" w:rsidRPr="0027638C">
        <w:rPr>
          <w:sz w:val="24"/>
          <w:rPrChange w16du:dateUtc="2026-07-07T18:18:00Z" w:author="Author" w:date="2026-07-07T20:18:00Z" w:id="17370">
            <w:rPr>
              <w:rFonts w:ascii="Times New Roman"/>
              <w:color w:val="000000"/>
              <w:spacing w:val="665"/>
            </w:rPr>
          </w:rPrChange>
        </w:rPr>
        <w:t xml:space="preserve"> </w:t>
      </w:r>
      <w:r w:rsidR="00A96A35" w:rsidRPr="0027638C">
        <w:rPr>
          <w:sz w:val="24"/>
          <w:rPrChange w16du:dateUtc="2026-07-07T18:18:00Z" w:author="Author" w:date="2026-07-07T20:18:00Z" w:id="17371">
            <w:rPr>
              <w:rFonts w:ascii="Times New Roman"/>
              <w:color w:val="000000"/>
            </w:rPr>
          </w:rPrChange>
        </w:rPr>
        <w:t>sit</w:t>
      </w:r>
      <w:r w:rsidR="00A96A35" w:rsidRPr="0027638C">
        <w:rPr>
          <w:spacing w:val="-14"/>
          <w:sz w:val="24"/>
          <w:rPrChange w16du:dateUtc="2026-07-07T18:18:00Z" w:author="Author" w:date="2026-07-07T20:18:00Z" w:id="17372">
            <w:rPr>
              <w:rFonts w:ascii="Times New Roman"/>
              <w:color w:val="000000"/>
              <w:spacing w:val="-12"/>
            </w:rPr>
          </w:rPrChange>
        </w:rPr>
        <w:t xml:space="preserve"> </w:t>
      </w:r>
      <w:r w:rsidR="00A96A35" w:rsidRPr="0027638C">
        <w:rPr>
          <w:sz w:val="24"/>
          <w:rPrChange w16du:dateUtc="2026-07-07T18:18:00Z" w:author="Author" w:date="2026-07-07T20:18:00Z" w:id="17373">
            <w:rPr>
              <w:rFonts w:ascii="Times New Roman"/>
              <w:color w:val="000000"/>
            </w:rPr>
          </w:rPrChange>
        </w:rPr>
        <w:t>amet</w:t>
      </w:r>
      <w:r w:rsidR="00A96A35" w:rsidRPr="0027638C">
        <w:rPr>
          <w:spacing w:val="-14"/>
          <w:sz w:val="24"/>
          <w:rPrChange w16du:dateUtc="2026-07-07T18:18:00Z" w:author="Author" w:date="2026-07-07T20:18:00Z" w:id="17374">
            <w:rPr>
              <w:rFonts w:ascii="Times New Roman"/>
              <w:color w:val="000000"/>
              <w:spacing w:val="-12"/>
            </w:rPr>
          </w:rPrChange>
        </w:rPr>
        <w:t xml:space="preserve"> </w:t>
      </w:r>
      <w:r w:rsidR="00A96A35" w:rsidRPr="0027638C">
        <w:rPr>
          <w:sz w:val="24"/>
          <w:rPrChange w16du:dateUtc="2026-07-07T18:18:00Z" w:author="Author" w:date="2026-07-07T20:18:00Z" w:id="17375">
            <w:rPr>
              <w:rFonts w:ascii="Times New Roman"/>
              <w:color w:val="000000"/>
            </w:rPr>
          </w:rPrChange>
        </w:rPr>
        <w:t>consectetur</w:t>
      </w:r>
      <w:r w:rsidR="00A96A35" w:rsidRPr="0027638C">
        <w:rPr>
          <w:spacing w:val="-14"/>
          <w:sz w:val="24"/>
          <w:rPrChange w16du:dateUtc="2026-07-07T18:18:00Z" w:author="Author" w:date="2026-07-07T20:18:00Z" w:id="17376">
            <w:rPr>
              <w:rFonts w:ascii="Times New Roman"/>
              <w:color w:val="000000"/>
              <w:spacing w:val="-12"/>
            </w:rPr>
          </w:rPrChange>
        </w:rPr>
        <w:t xml:space="preserve"> </w:t>
      </w:r>
      <w:r w:rsidR="00A96A35" w:rsidRPr="0027638C">
        <w:rPr>
          <w:sz w:val="24"/>
          <w:rPrChange w16du:dateUtc="2026-07-07T18:18:00Z" w:author="Author" w:date="2026-07-07T20:18:00Z" w:id="17377">
            <w:rPr>
              <w:rFonts w:ascii="Times New Roman"/>
              <w:color w:val="000000"/>
            </w:rPr>
          </w:rPrChange>
        </w:rPr>
        <w:t>adipiscing</w:t>
      </w:r>
      <w:r w:rsidR="00A96A35" w:rsidRPr="0027638C">
        <w:rPr>
          <w:spacing w:val="-13"/>
          <w:sz w:val="24"/>
          <w:rPrChange w16du:dateUtc="2026-07-07T18:18:00Z" w:author="Author" w:date="2026-07-07T20:18:00Z" w:id="17378">
            <w:rPr>
              <w:rFonts w:ascii="Times New Roman"/>
              <w:color w:val="000000"/>
              <w:spacing w:val="-12"/>
            </w:rPr>
          </w:rPrChange>
        </w:rPr>
        <w:t xml:space="preserve"> </w:t>
      </w:r>
      <w:r w:rsidR="00A96A35" w:rsidRPr="0027638C">
        <w:rPr>
          <w:sz w:val="24"/>
          <w:rPrChange w16du:dateUtc="2026-07-07T18:18:00Z" w:author="Author" w:date="2026-07-07T20:18:00Z" w:id="17379">
            <w:rPr>
              <w:rFonts w:ascii="Times New Roman"/>
              <w:color w:val="000000"/>
            </w:rPr>
          </w:rPrChange>
        </w:rPr>
        <w:t>elit</w:t>
      </w:r>
      <w:r w:rsidR="00A96A35" w:rsidRPr="0027638C">
        <w:rPr>
          <w:spacing w:val="-14"/>
          <w:sz w:val="24"/>
          <w:rPrChange w16du:dateUtc="2026-07-07T18:18:00Z" w:author="Author" w:date="2026-07-07T20:18:00Z" w:id="17380">
            <w:rPr>
              <w:rFonts w:ascii="Times New Roman"/>
              <w:color w:val="000000"/>
              <w:spacing w:val="-12"/>
            </w:rPr>
          </w:rPrChange>
        </w:rPr>
        <w:t xml:space="preserve"> </w:t>
      </w:r>
      <w:r w:rsidR="00A96A35" w:rsidRPr="0027638C">
        <w:rPr>
          <w:sz w:val="24"/>
          <w:rPrChange w16du:dateUtc="2026-07-07T18:18:00Z" w:author="Author" w:date="2026-07-07T20:18:00Z" w:id="17381">
            <w:rPr>
              <w:rFonts w:ascii="Times New Roman"/>
              <w:color w:val="000000"/>
            </w:rPr>
          </w:rPrChange>
        </w:rPr>
        <w:t>sed</w:t>
      </w:r>
      <w:r w:rsidR="00A96A35" w:rsidRPr="0027638C">
        <w:rPr>
          <w:spacing w:val="-14"/>
          <w:sz w:val="24"/>
          <w:rPrChange w16du:dateUtc="2026-07-07T18:18:00Z" w:author="Author" w:date="2026-07-07T20:18:00Z" w:id="17382">
            <w:rPr>
              <w:rFonts w:ascii="Times New Roman"/>
              <w:color w:val="000000"/>
              <w:spacing w:val="-12"/>
            </w:rPr>
          </w:rPrChange>
        </w:rPr>
        <w:t xml:space="preserve"> </w:t>
      </w:r>
      <w:r w:rsidR="00A96A35" w:rsidRPr="0027638C">
        <w:rPr>
          <w:sz w:val="24"/>
          <w:rPrChange w16du:dateUtc="2026-07-07T18:18:00Z" w:author="Author" w:date="2026-07-07T20:18:00Z" w:id="17383">
            <w:rPr>
              <w:rFonts w:ascii="Times New Roman"/>
              <w:color w:val="000000"/>
            </w:rPr>
          </w:rPrChange>
        </w:rPr>
        <w:t>do</w:t>
      </w:r>
      <w:r w:rsidR="00A96A35" w:rsidRPr="0027638C">
        <w:rPr>
          <w:spacing w:val="-14"/>
          <w:sz w:val="24"/>
          <w:rPrChange w16du:dateUtc="2026-07-07T18:18:00Z" w:author="Author" w:date="2026-07-07T20:18:00Z" w:id="17384">
            <w:rPr>
              <w:rFonts w:ascii="Times New Roman"/>
              <w:color w:val="000000"/>
              <w:spacing w:val="-12"/>
            </w:rPr>
          </w:rPrChange>
        </w:rPr>
        <w:t xml:space="preserve"> </w:t>
      </w:r>
      <w:r w:rsidR="00A96A35" w:rsidRPr="0027638C">
        <w:rPr>
          <w:sz w:val="24"/>
          <w:rPrChange w16du:dateUtc="2026-07-07T18:18:00Z" w:author="Author" w:date="2026-07-07T20:18:00Z" w:id="17385">
            <w:rPr>
              <w:rFonts w:ascii="Times New Roman"/>
              <w:color w:val="000000"/>
            </w:rPr>
          </w:rPrChange>
        </w:rPr>
        <w:t>eiusmod</w:t>
      </w:r>
      <w:r w:rsidR="00A96A35" w:rsidRPr="0027638C">
        <w:rPr>
          <w:spacing w:val="-13"/>
          <w:sz w:val="24"/>
          <w:rPrChange w16du:dateUtc="2026-07-07T18:18:00Z" w:author="Author" w:date="2026-07-07T20:18:00Z" w:id="17386">
            <w:rPr>
              <w:rFonts w:ascii="Times New Roman"/>
              <w:color w:val="000000"/>
              <w:spacing w:val="-12"/>
            </w:rPr>
          </w:rPrChange>
        </w:rPr>
        <w:t xml:space="preserve"> </w:t>
      </w:r>
      <w:r w:rsidR="00A96A35" w:rsidRPr="0027638C">
        <w:rPr>
          <w:sz w:val="24"/>
          <w:rPrChange w16du:dateUtc="2026-07-07T18:18:00Z" w:author="Author" w:date="2026-07-07T20:18:00Z" w:id="17387">
            <w:rPr>
              <w:rFonts w:ascii="Times New Roman"/>
              <w:color w:val="000000"/>
            </w:rPr>
          </w:rPrChange>
        </w:rPr>
        <w:t>tempor</w:t>
      </w:r>
      <w:r w:rsidR="00A96A35" w:rsidRPr="0027638C">
        <w:rPr>
          <w:spacing w:val="-14"/>
          <w:sz w:val="24"/>
          <w:rPrChange w16du:dateUtc="2026-07-07T18:18:00Z" w:author="Author" w:date="2026-07-07T20:18:00Z" w:id="17388">
            <w:rPr>
              <w:rFonts w:ascii="Times New Roman"/>
              <w:color w:val="000000"/>
              <w:spacing w:val="-12"/>
            </w:rPr>
          </w:rPrChange>
        </w:rPr>
        <w:t xml:space="preserve"> </w:t>
      </w:r>
      <w:r w:rsidR="00A96A35" w:rsidRPr="0027638C">
        <w:rPr>
          <w:sz w:val="24"/>
          <w:rPrChange w16du:dateUtc="2026-07-07T18:18:00Z" w:author="Author" w:date="2026-07-07T20:18:00Z" w:id="17389">
            <w:rPr>
              <w:rFonts w:ascii="Times New Roman"/>
              <w:color w:val="000000"/>
            </w:rPr>
          </w:rPrChange>
        </w:rPr>
        <w:t>incididunt</w:t>
      </w:r>
      <w:r w:rsidR="00A96A35" w:rsidRPr="0027638C">
        <w:rPr>
          <w:spacing w:val="-14"/>
          <w:sz w:val="24"/>
          <w:rPrChange w16du:dateUtc="2026-07-07T18:18:00Z" w:author="Author" w:date="2026-07-07T20:18:00Z" w:id="17390">
            <w:rPr>
              <w:rFonts w:ascii="Times New Roman"/>
              <w:color w:val="000000"/>
              <w:spacing w:val="-12"/>
            </w:rPr>
          </w:rPrChange>
        </w:rPr>
        <w:t xml:space="preserve"> </w:t>
      </w:r>
      <w:r w:rsidR="00A96A35" w:rsidRPr="0027638C">
        <w:rPr>
          <w:sz w:val="24"/>
          <w:rPrChange w16du:dateUtc="2026-07-07T18:18:00Z" w:author="Author" w:date="2026-07-07T20:18:00Z" w:id="17391">
            <w:rPr>
              <w:rFonts w:ascii="Times New Roman"/>
              <w:color w:val="000000"/>
            </w:rPr>
          </w:rPrChange>
        </w:rPr>
        <w:t>ut</w:t>
      </w:r>
      <w:r w:rsidR="00A96A35" w:rsidRPr="0027638C">
        <w:rPr>
          <w:spacing w:val="-14"/>
          <w:sz w:val="24"/>
          <w:rPrChange w16du:dateUtc="2026-07-07T18:18:00Z" w:author="Author" w:date="2026-07-07T20:18:00Z" w:id="17392">
            <w:rPr>
              <w:rFonts w:ascii="Times New Roman"/>
              <w:color w:val="000000"/>
              <w:spacing w:val="-12"/>
            </w:rPr>
          </w:rPrChange>
        </w:rPr>
        <w:t xml:space="preserve"> </w:t>
      </w:r>
      <w:r w:rsidR="00A96A35" w:rsidRPr="0027638C">
        <w:rPr>
          <w:sz w:val="24"/>
          <w:rPrChange w16du:dateUtc="2026-07-07T18:18:00Z" w:author="Author" w:date="2026-07-07T20:18:00Z" w:id="17393">
            <w:rPr>
              <w:rFonts w:ascii="Times New Roman"/>
              <w:color w:val="000000"/>
            </w:rPr>
          </w:rPrChange>
        </w:rPr>
        <w:t>Labore</w:t>
      </w:r>
      <w:r w:rsidR="00A96A35" w:rsidRPr="0027638C">
        <w:rPr>
          <w:spacing w:val="-13"/>
          <w:sz w:val="24"/>
          <w:rPrChange w16du:dateUtc="2026-07-07T18:18:00Z" w:author="Author" w:date="2026-07-07T20:18:00Z" w:id="17394">
            <w:rPr>
              <w:rFonts w:ascii="Times New Roman"/>
              <w:color w:val="000000"/>
              <w:spacing w:val="-12"/>
            </w:rPr>
          </w:rPrChange>
        </w:rPr>
        <w:t xml:space="preserve"> </w:t>
      </w:r>
      <w:r w:rsidR="00A96A35" w:rsidRPr="0027638C">
        <w:rPr>
          <w:sz w:val="24"/>
          <w:rPrChange w16du:dateUtc="2026-07-07T18:18:00Z" w:author="Author" w:date="2026-07-07T20:18:00Z" w:id="17395">
            <w:rPr>
              <w:rFonts w:ascii="Times New Roman"/>
              <w:color w:val="000000"/>
            </w:rPr>
          </w:rPrChange>
        </w:rPr>
        <w:t>et</w:t>
      </w:r>
      <w:r w:rsidR="00A96A35" w:rsidRPr="0027638C">
        <w:rPr>
          <w:spacing w:val="-14"/>
          <w:sz w:val="24"/>
          <w:rPrChange w16du:dateUtc="2026-07-07T18:18:00Z" w:author="Author" w:date="2026-07-07T20:18:00Z" w:id="17396">
            <w:rPr>
              <w:rFonts w:ascii="Times New Roman"/>
              <w:color w:val="000000"/>
              <w:spacing w:val="-12"/>
            </w:rPr>
          </w:rPrChange>
        </w:rPr>
        <w:t xml:space="preserve"> </w:t>
      </w:r>
      <w:r w:rsidR="00A96A35" w:rsidRPr="0027638C">
        <w:rPr>
          <w:sz w:val="24"/>
          <w:rPrChange w16du:dateUtc="2026-07-07T18:18:00Z" w:author="Author" w:date="2026-07-07T20:18:00Z" w:id="17397">
            <w:rPr>
              <w:rFonts w:ascii="Times New Roman"/>
              <w:color w:val="000000"/>
            </w:rPr>
          </w:rPrChange>
        </w:rPr>
        <w:t>Dolore</w:t>
      </w:r>
      <w:r w:rsidR="00A96A35" w:rsidRPr="0027638C">
        <w:rPr>
          <w:spacing w:val="-14"/>
          <w:sz w:val="24"/>
          <w:rPrChange w16du:dateUtc="2026-07-07T18:18:00Z" w:author="Author" w:date="2026-07-07T20:18:00Z" w:id="17398">
            <w:rPr>
              <w:rFonts w:ascii="Times New Roman"/>
              <w:color w:val="000000"/>
              <w:spacing w:val="-12"/>
            </w:rPr>
          </w:rPrChange>
        </w:rPr>
        <w:t xml:space="preserve"> </w:t>
      </w:r>
      <w:r w:rsidR="00A96A35" w:rsidRPr="0027638C">
        <w:rPr>
          <w:sz w:val="24"/>
          <w:rPrChange w16du:dateUtc="2026-07-07T18:18:00Z" w:author="Author" w:date="2026-07-07T20:18:00Z" w:id="17399">
            <w:rPr>
              <w:rFonts w:ascii="Times New Roman" w:hAnsi="Times New Roman"/>
              <w:color w:val="000000"/>
            </w:rPr>
          </w:rPrChange>
        </w:rPr>
        <w:t>Magna</w:t>
      </w:r>
      <w:del w16du:dateUtc="2026-07-07T18:18:00Z" w:author="Author" w:date="2026-07-07T20:18:00Z" w:id="17400">
        <w:r>
          <w:rPr>
            <w:color w:val="000000"/>
          </w:rPr>
          <w:cr/>
        </w:r>
      </w:del>
      <w:r w:rsidR="00A96A35" w:rsidRPr="0027638C">
        <w:rPr>
          <w:sz w:val="24"/>
          <w:rPrChange w16du:dateUtc="2026-07-07T18:18:00Z" w:author="Author" w:date="2026-07-07T20:18:00Z" w:id="17401">
            <w:rPr>
              <w:rFonts w:ascii="Times New Roman"/>
              <w:color w:val="000000"/>
              <w:spacing w:val="665"/>
            </w:rPr>
          </w:rPrChange>
        </w:rPr>
        <w:t xml:space="preserve"> </w:t>
      </w:r>
      <w:r w:rsidR="00A96A35" w:rsidRPr="0027638C">
        <w:rPr>
          <w:sz w:val="24"/>
          <w:rPrChange w16du:dateUtc="2026-07-07T18:18:00Z" w:author="Author" w:date="2026-07-07T20:18:00Z" w:id="17402">
            <w:rPr>
              <w:rFonts w:ascii="Times New Roman"/>
              <w:color w:val="000000"/>
            </w:rPr>
          </w:rPrChange>
        </w:rPr>
        <w:t>aliqua</w:t>
      </w:r>
      <w:r w:rsidR="00A96A35" w:rsidRPr="0027638C">
        <w:rPr>
          <w:sz w:val="24"/>
          <w:rPrChange w16du:dateUtc="2026-07-07T18:18:00Z" w:author="Author" w:date="2026-07-07T20:18:00Z" w:id="17403">
            <w:rPr>
              <w:rFonts w:ascii="Times New Roman"/>
              <w:color w:val="000000"/>
              <w:spacing w:val="41"/>
            </w:rPr>
          </w:rPrChange>
        </w:rPr>
        <w:t xml:space="preserve"> </w:t>
      </w:r>
      <w:r w:rsidR="00A96A35" w:rsidRPr="0027638C">
        <w:rPr>
          <w:sz w:val="24"/>
          <w:rPrChange w16du:dateUtc="2026-07-07T18:18:00Z" w:author="Author" w:date="2026-07-07T20:18:00Z" w:id="17404">
            <w:rPr>
              <w:rFonts w:ascii="Times New Roman"/>
              <w:color w:val="000000"/>
            </w:rPr>
          </w:rPrChange>
        </w:rPr>
        <w:t>lorem</w:t>
      </w:r>
      <w:r w:rsidR="00A96A35" w:rsidRPr="0027638C">
        <w:rPr>
          <w:sz w:val="24"/>
          <w:rPrChange w16du:dateUtc="2026-07-07T18:18:00Z" w:author="Author" w:date="2026-07-07T20:18:00Z" w:id="17405">
            <w:rPr>
              <w:rFonts w:ascii="Times New Roman"/>
              <w:color w:val="000000"/>
              <w:spacing w:val="41"/>
            </w:rPr>
          </w:rPrChange>
        </w:rPr>
        <w:t xml:space="preserve"> </w:t>
      </w:r>
      <w:r w:rsidR="00A96A35" w:rsidRPr="0027638C">
        <w:rPr>
          <w:sz w:val="24"/>
          <w:rPrChange w16du:dateUtc="2026-07-07T18:18:00Z" w:author="Author" w:date="2026-07-07T20:18:00Z" w:id="17406">
            <w:rPr>
              <w:rFonts w:ascii="Times New Roman"/>
              <w:color w:val="000000"/>
            </w:rPr>
          </w:rPrChange>
        </w:rPr>
        <w:t>ipsum</w:t>
      </w:r>
      <w:r w:rsidR="00A96A35" w:rsidRPr="0027638C">
        <w:rPr>
          <w:sz w:val="24"/>
          <w:rPrChange w16du:dateUtc="2026-07-07T18:18:00Z" w:author="Author" w:date="2026-07-07T20:18:00Z" w:id="17407">
            <w:rPr>
              <w:rFonts w:ascii="Times New Roman"/>
              <w:color w:val="000000"/>
              <w:spacing w:val="41"/>
            </w:rPr>
          </w:rPrChange>
        </w:rPr>
        <w:t xml:space="preserve"> </w:t>
      </w:r>
      <w:r w:rsidR="00A96A35" w:rsidRPr="0027638C">
        <w:rPr>
          <w:sz w:val="24"/>
          <w:rPrChange w16du:dateUtc="2026-07-07T18:18:00Z" w:author="Author" w:date="2026-07-07T20:18:00Z" w:id="17408">
            <w:rPr>
              <w:rFonts w:ascii="Times New Roman"/>
              <w:color w:val="000000"/>
            </w:rPr>
          </w:rPrChange>
        </w:rPr>
        <w:t>dolor</w:t>
      </w:r>
      <w:r w:rsidR="00A96A35" w:rsidRPr="0027638C">
        <w:rPr>
          <w:sz w:val="24"/>
          <w:rPrChange w16du:dateUtc="2026-07-07T18:18:00Z" w:author="Author" w:date="2026-07-07T20:18:00Z" w:id="17409">
            <w:rPr>
              <w:rFonts w:ascii="Times New Roman"/>
              <w:color w:val="000000"/>
              <w:spacing w:val="41"/>
            </w:rPr>
          </w:rPrChange>
        </w:rPr>
        <w:t xml:space="preserve"> </w:t>
      </w:r>
      <w:r w:rsidR="00A96A35" w:rsidRPr="0027638C">
        <w:rPr>
          <w:sz w:val="24"/>
          <w:rPrChange w16du:dateUtc="2026-07-07T18:18:00Z" w:author="Author" w:date="2026-07-07T20:18:00Z" w:id="17410">
            <w:rPr>
              <w:rFonts w:ascii="Times New Roman"/>
              <w:color w:val="000000"/>
            </w:rPr>
          </w:rPrChange>
        </w:rPr>
        <w:t>sit</w:t>
      </w:r>
      <w:r w:rsidR="00A96A35" w:rsidRPr="0027638C">
        <w:rPr>
          <w:sz w:val="24"/>
          <w:rPrChange w16du:dateUtc="2026-07-07T18:18:00Z" w:author="Author" w:date="2026-07-07T20:18:00Z" w:id="17411">
            <w:rPr>
              <w:rFonts w:ascii="Times New Roman"/>
              <w:color w:val="000000"/>
              <w:spacing w:val="41"/>
            </w:rPr>
          </w:rPrChange>
        </w:rPr>
        <w:t xml:space="preserve"> </w:t>
      </w:r>
      <w:r w:rsidR="00A96A35" w:rsidRPr="0027638C">
        <w:rPr>
          <w:sz w:val="24"/>
          <w:rPrChange w16du:dateUtc="2026-07-07T18:18:00Z" w:author="Author" w:date="2026-07-07T20:18:00Z" w:id="17412">
            <w:rPr>
              <w:rFonts w:ascii="Times New Roman"/>
              <w:color w:val="000000"/>
            </w:rPr>
          </w:rPrChange>
        </w:rPr>
        <w:t>Amet</w:t>
      </w:r>
      <w:r w:rsidR="00A96A35" w:rsidRPr="0027638C">
        <w:rPr>
          <w:sz w:val="24"/>
          <w:rPrChange w16du:dateUtc="2026-07-07T18:18:00Z" w:author="Author" w:date="2026-07-07T20:18:00Z" w:id="17413">
            <w:rPr>
              <w:rFonts w:ascii="Times New Roman"/>
              <w:color w:val="000000"/>
              <w:spacing w:val="41"/>
            </w:rPr>
          </w:rPrChange>
        </w:rPr>
        <w:t xml:space="preserve"> </w:t>
      </w:r>
      <w:r w:rsidR="00A96A35" w:rsidRPr="0027638C">
        <w:rPr>
          <w:sz w:val="24"/>
          <w:rPrChange w16du:dateUtc="2026-07-07T18:18:00Z" w:author="Author" w:date="2026-07-07T20:18:00Z" w:id="17414">
            <w:rPr>
              <w:rFonts w:ascii="Times New Roman"/>
              <w:color w:val="000000"/>
            </w:rPr>
          </w:rPrChange>
        </w:rPr>
        <w:t>consectetur</w:t>
      </w:r>
      <w:r w:rsidR="00A96A35" w:rsidRPr="0027638C">
        <w:rPr>
          <w:sz w:val="24"/>
          <w:rPrChange w16du:dateUtc="2026-07-07T18:18:00Z" w:author="Author" w:date="2026-07-07T20:18:00Z" w:id="17415">
            <w:rPr>
              <w:rFonts w:ascii="Times New Roman"/>
              <w:color w:val="000000"/>
              <w:spacing w:val="41"/>
            </w:rPr>
          </w:rPrChange>
        </w:rPr>
        <w:t xml:space="preserve"> </w:t>
      </w:r>
      <w:r w:rsidR="00A96A35" w:rsidRPr="0027638C">
        <w:rPr>
          <w:sz w:val="24"/>
          <w:rPrChange w16du:dateUtc="2026-07-07T18:18:00Z" w:author="Author" w:date="2026-07-07T20:18:00Z" w:id="17416">
            <w:rPr>
              <w:rFonts w:ascii="Times New Roman"/>
              <w:color w:val="000000"/>
            </w:rPr>
          </w:rPrChange>
        </w:rPr>
        <w:t>adipiscing,</w:t>
      </w:r>
      <w:r w:rsidR="00A96A35" w:rsidRPr="0027638C">
        <w:rPr>
          <w:sz w:val="24"/>
          <w:rPrChange w16du:dateUtc="2026-07-07T18:18:00Z" w:author="Author" w:date="2026-07-07T20:18:00Z" w:id="17417">
            <w:rPr>
              <w:rFonts w:ascii="Times New Roman"/>
              <w:color w:val="000000"/>
              <w:spacing w:val="41"/>
            </w:rPr>
          </w:rPrChange>
        </w:rPr>
        <w:t xml:space="preserve"> </w:t>
      </w:r>
      <w:r w:rsidR="00A96A35" w:rsidRPr="0027638C">
        <w:rPr>
          <w:sz w:val="24"/>
          <w:rPrChange w16du:dateUtc="2026-07-07T18:18:00Z" w:author="Author" w:date="2026-07-07T20:18:00Z" w:id="17418">
            <w:rPr>
              <w:rFonts w:ascii="Times New Roman"/>
              <w:color w:val="000000"/>
            </w:rPr>
          </w:rPrChange>
        </w:rPr>
        <w:t>elit</w:t>
      </w:r>
      <w:r w:rsidR="00A96A35" w:rsidRPr="0027638C">
        <w:rPr>
          <w:sz w:val="24"/>
          <w:rPrChange w16du:dateUtc="2026-07-07T18:18:00Z" w:author="Author" w:date="2026-07-07T20:18:00Z" w:id="17419">
            <w:rPr>
              <w:rFonts w:ascii="Times New Roman"/>
              <w:color w:val="000000"/>
              <w:spacing w:val="41"/>
            </w:rPr>
          </w:rPrChange>
        </w:rPr>
        <w:t xml:space="preserve"> </w:t>
      </w:r>
      <w:r w:rsidR="00A96A35" w:rsidRPr="0027638C">
        <w:rPr>
          <w:sz w:val="24"/>
          <w:rPrChange w16du:dateUtc="2026-07-07T18:18:00Z" w:author="Author" w:date="2026-07-07T20:18:00Z" w:id="17420">
            <w:rPr>
              <w:rFonts w:ascii="Times New Roman"/>
              <w:color w:val="000000"/>
            </w:rPr>
          </w:rPrChange>
        </w:rPr>
        <w:t>sed</w:t>
      </w:r>
      <w:r w:rsidR="00A96A35" w:rsidRPr="0027638C">
        <w:rPr>
          <w:sz w:val="24"/>
          <w:rPrChange w16du:dateUtc="2026-07-07T18:18:00Z" w:author="Author" w:date="2026-07-07T20:18:00Z" w:id="17421">
            <w:rPr>
              <w:rFonts w:ascii="Times New Roman"/>
              <w:color w:val="000000"/>
              <w:spacing w:val="41"/>
            </w:rPr>
          </w:rPrChange>
        </w:rPr>
        <w:t xml:space="preserve"> </w:t>
      </w:r>
      <w:r w:rsidR="00A96A35" w:rsidRPr="0027638C">
        <w:rPr>
          <w:sz w:val="24"/>
          <w:rPrChange w16du:dateUtc="2026-07-07T18:18:00Z" w:author="Author" w:date="2026-07-07T20:18:00Z" w:id="17422">
            <w:rPr>
              <w:rFonts w:ascii="Times New Roman"/>
              <w:color w:val="000000"/>
            </w:rPr>
          </w:rPrChange>
        </w:rPr>
        <w:t>do</w:t>
      </w:r>
      <w:r w:rsidR="00A96A35" w:rsidRPr="0027638C">
        <w:rPr>
          <w:sz w:val="24"/>
          <w:rPrChange w16du:dateUtc="2026-07-07T18:18:00Z" w:author="Author" w:date="2026-07-07T20:18:00Z" w:id="17423">
            <w:rPr>
              <w:rFonts w:ascii="Times New Roman"/>
              <w:color w:val="000000"/>
              <w:spacing w:val="41"/>
            </w:rPr>
          </w:rPrChange>
        </w:rPr>
        <w:t xml:space="preserve"> </w:t>
      </w:r>
      <w:r w:rsidR="00A96A35" w:rsidRPr="0027638C">
        <w:rPr>
          <w:sz w:val="24"/>
          <w:rPrChange w16du:dateUtc="2026-07-07T18:18:00Z" w:author="Author" w:date="2026-07-07T20:18:00Z" w:id="17424">
            <w:rPr>
              <w:rFonts w:ascii="Times New Roman"/>
              <w:color w:val="000000"/>
            </w:rPr>
          </w:rPrChange>
        </w:rPr>
        <w:t>eiusmod</w:t>
      </w:r>
      <w:r w:rsidR="00A96A35" w:rsidRPr="0027638C">
        <w:rPr>
          <w:sz w:val="24"/>
          <w:rPrChange w16du:dateUtc="2026-07-07T18:18:00Z" w:author="Author" w:date="2026-07-07T20:18:00Z" w:id="17425">
            <w:rPr>
              <w:rFonts w:ascii="Times New Roman"/>
              <w:color w:val="000000"/>
              <w:spacing w:val="41"/>
            </w:rPr>
          </w:rPrChange>
        </w:rPr>
        <w:t xml:space="preserve"> </w:t>
      </w:r>
      <w:r w:rsidR="00A96A35" w:rsidRPr="0027638C">
        <w:rPr>
          <w:sz w:val="24"/>
          <w:rPrChange w16du:dateUtc="2026-07-07T18:18:00Z" w:author="Author" w:date="2026-07-07T20:18:00Z" w:id="17426">
            <w:rPr>
              <w:rFonts w:ascii="Times New Roman"/>
              <w:color w:val="000000"/>
            </w:rPr>
          </w:rPrChange>
        </w:rPr>
        <w:t>tempor</w:t>
      </w:r>
      <w:r w:rsidR="00A96A35" w:rsidRPr="0027638C">
        <w:rPr>
          <w:sz w:val="24"/>
          <w:rPrChange w16du:dateUtc="2026-07-07T18:18:00Z" w:author="Author" w:date="2026-07-07T20:18:00Z" w:id="17427">
            <w:rPr>
              <w:rFonts w:ascii="Times New Roman"/>
              <w:color w:val="000000"/>
              <w:spacing w:val="41"/>
            </w:rPr>
          </w:rPrChange>
        </w:rPr>
        <w:t xml:space="preserve"> </w:t>
      </w:r>
      <w:r w:rsidR="00A96A35" w:rsidRPr="0027638C">
        <w:rPr>
          <w:sz w:val="24"/>
          <w:rPrChange w16du:dateUtc="2026-07-07T18:18:00Z" w:author="Author" w:date="2026-07-07T20:18:00Z" w:id="17428">
            <w:rPr>
              <w:rFonts w:ascii="Times New Roman" w:hAnsi="Times New Roman"/>
              <w:color w:val="000000"/>
            </w:rPr>
          </w:rPrChange>
        </w:rPr>
        <w:t>incididunt</w:t>
      </w:r>
      <w:del w16du:dateUtc="2026-07-07T18:18:00Z" w:author="Author" w:date="2026-07-07T20:18:00Z" w:id="17429">
        <w:r>
          <w:rPr>
            <w:color w:val="000000"/>
          </w:rPr>
          <w:cr/>
        </w:r>
      </w:del>
      <w:r w:rsidR="00A96A35" w:rsidRPr="0027638C">
        <w:rPr>
          <w:sz w:val="24"/>
          <w:rPrChange w16du:dateUtc="2026-07-07T18:18:00Z" w:author="Author" w:date="2026-07-07T20:18:00Z" w:id="17430">
            <w:rPr>
              <w:rFonts w:ascii="Times New Roman"/>
              <w:color w:val="000000"/>
              <w:spacing w:val="665"/>
            </w:rPr>
          </w:rPrChange>
        </w:rPr>
        <w:t xml:space="preserve"> </w:t>
      </w:r>
      <w:r w:rsidR="00A96A35" w:rsidRPr="0027638C">
        <w:rPr>
          <w:sz w:val="24"/>
          <w:rPrChange w16du:dateUtc="2026-07-07T18:18:00Z" w:author="Author" w:date="2026-07-07T20:18:00Z" w:id="17431">
            <w:rPr>
              <w:rFonts w:ascii="Times New Roman"/>
              <w:color w:val="000000"/>
            </w:rPr>
          </w:rPrChange>
        </w:rPr>
        <w:t>ut.</w:t>
      </w:r>
      <w:r w:rsidR="00A96A35" w:rsidRPr="0027638C">
        <w:rPr>
          <w:sz w:val="24"/>
          <w:rPrChange w16du:dateUtc="2026-07-07T18:18:00Z" w:author="Author" w:date="2026-07-07T20:18:00Z" w:id="17432">
            <w:rPr>
              <w:rFonts w:ascii="Times New Roman"/>
              <w:color w:val="000000"/>
              <w:spacing w:val="34"/>
            </w:rPr>
          </w:rPrChange>
        </w:rPr>
        <w:t xml:space="preserve"> </w:t>
      </w:r>
      <w:r w:rsidR="00A96A35" w:rsidRPr="0027638C">
        <w:rPr>
          <w:sz w:val="24"/>
          <w:rPrChange w16du:dateUtc="2026-07-07T18:18:00Z" w:author="Author" w:date="2026-07-07T20:18:00Z" w:id="17433">
            <w:rPr>
              <w:rFonts w:ascii="Times New Roman"/>
              <w:color w:val="000000"/>
            </w:rPr>
          </w:rPrChange>
        </w:rPr>
        <w:t>Labore</w:t>
      </w:r>
      <w:r w:rsidR="00A96A35" w:rsidRPr="0027638C">
        <w:rPr>
          <w:sz w:val="24"/>
          <w:rPrChange w16du:dateUtc="2026-07-07T18:18:00Z" w:author="Author" w:date="2026-07-07T20:18:00Z" w:id="17434">
            <w:rPr>
              <w:rFonts w:ascii="Times New Roman"/>
              <w:color w:val="000000"/>
              <w:spacing w:val="34"/>
            </w:rPr>
          </w:rPrChange>
        </w:rPr>
        <w:t xml:space="preserve"> </w:t>
      </w:r>
      <w:r w:rsidR="00A96A35" w:rsidRPr="0027638C">
        <w:rPr>
          <w:sz w:val="24"/>
          <w:rPrChange w16du:dateUtc="2026-07-07T18:18:00Z" w:author="Author" w:date="2026-07-07T20:18:00Z" w:id="17435">
            <w:rPr>
              <w:rFonts w:ascii="Times New Roman"/>
              <w:color w:val="000000"/>
            </w:rPr>
          </w:rPrChange>
        </w:rPr>
        <w:t>Et</w:t>
      </w:r>
      <w:r w:rsidR="00A96A35" w:rsidRPr="0027638C">
        <w:rPr>
          <w:sz w:val="24"/>
          <w:rPrChange w16du:dateUtc="2026-07-07T18:18:00Z" w:author="Author" w:date="2026-07-07T20:18:00Z" w:id="17436">
            <w:rPr>
              <w:rFonts w:ascii="Times New Roman"/>
              <w:color w:val="000000"/>
              <w:spacing w:val="34"/>
            </w:rPr>
          </w:rPrChange>
        </w:rPr>
        <w:t xml:space="preserve"> </w:t>
      </w:r>
      <w:r w:rsidR="00A96A35" w:rsidRPr="0027638C">
        <w:rPr>
          <w:sz w:val="24"/>
          <w:rPrChange w16du:dateUtc="2026-07-07T18:18:00Z" w:author="Author" w:date="2026-07-07T20:18:00Z" w:id="17437">
            <w:rPr>
              <w:rFonts w:ascii="Times New Roman"/>
              <w:color w:val="000000"/>
            </w:rPr>
          </w:rPrChange>
        </w:rPr>
        <w:t>dolore</w:t>
      </w:r>
      <w:r w:rsidR="00A96A35" w:rsidRPr="0027638C">
        <w:rPr>
          <w:sz w:val="24"/>
          <w:rPrChange w16du:dateUtc="2026-07-07T18:18:00Z" w:author="Author" w:date="2026-07-07T20:18:00Z" w:id="17438">
            <w:rPr>
              <w:rFonts w:ascii="Times New Roman"/>
              <w:color w:val="000000"/>
              <w:spacing w:val="34"/>
            </w:rPr>
          </w:rPrChange>
        </w:rPr>
        <w:t xml:space="preserve"> </w:t>
      </w:r>
      <w:r w:rsidR="00A96A35" w:rsidRPr="0027638C">
        <w:rPr>
          <w:sz w:val="24"/>
          <w:rPrChange w16du:dateUtc="2026-07-07T18:18:00Z" w:author="Author" w:date="2026-07-07T20:18:00Z" w:id="17439">
            <w:rPr>
              <w:rFonts w:ascii="Times New Roman"/>
              <w:color w:val="000000"/>
            </w:rPr>
          </w:rPrChange>
        </w:rPr>
        <w:t>magna</w:t>
      </w:r>
      <w:r w:rsidR="00A96A35" w:rsidRPr="0027638C">
        <w:rPr>
          <w:sz w:val="24"/>
          <w:rPrChange w16du:dateUtc="2026-07-07T18:18:00Z" w:author="Author" w:date="2026-07-07T20:18:00Z" w:id="17440">
            <w:rPr>
              <w:rFonts w:ascii="Times New Roman"/>
              <w:color w:val="000000"/>
              <w:spacing w:val="34"/>
            </w:rPr>
          </w:rPrChange>
        </w:rPr>
        <w:t xml:space="preserve"> </w:t>
      </w:r>
      <w:r w:rsidR="00A96A35" w:rsidRPr="0027638C">
        <w:rPr>
          <w:sz w:val="24"/>
          <w:rPrChange w16du:dateUtc="2026-07-07T18:18:00Z" w:author="Author" w:date="2026-07-07T20:18:00Z" w:id="17441">
            <w:rPr>
              <w:rFonts w:ascii="Times New Roman"/>
              <w:color w:val="000000"/>
            </w:rPr>
          </w:rPrChange>
        </w:rPr>
        <w:t>aliqua</w:t>
      </w:r>
      <w:r w:rsidR="00A96A35" w:rsidRPr="0027638C">
        <w:rPr>
          <w:sz w:val="24"/>
          <w:rPrChange w16du:dateUtc="2026-07-07T18:18:00Z" w:author="Author" w:date="2026-07-07T20:18:00Z" w:id="17442">
            <w:rPr>
              <w:rFonts w:ascii="Times New Roman"/>
              <w:color w:val="000000"/>
              <w:spacing w:val="34"/>
            </w:rPr>
          </w:rPrChange>
        </w:rPr>
        <w:t xml:space="preserve"> </w:t>
      </w:r>
      <w:r w:rsidR="00A96A35" w:rsidRPr="0027638C">
        <w:rPr>
          <w:sz w:val="24"/>
          <w:rPrChange w16du:dateUtc="2026-07-07T18:18:00Z" w:author="Author" w:date="2026-07-07T20:18:00Z" w:id="17443">
            <w:rPr>
              <w:rFonts w:ascii="Times New Roman"/>
              <w:color w:val="000000"/>
            </w:rPr>
          </w:rPrChange>
        </w:rPr>
        <w:t>lorem</w:t>
      </w:r>
      <w:r w:rsidR="00A96A35" w:rsidRPr="0027638C">
        <w:rPr>
          <w:sz w:val="24"/>
          <w:rPrChange w16du:dateUtc="2026-07-07T18:18:00Z" w:author="Author" w:date="2026-07-07T20:18:00Z" w:id="17444">
            <w:rPr>
              <w:rFonts w:ascii="Times New Roman"/>
              <w:color w:val="000000"/>
              <w:spacing w:val="34"/>
            </w:rPr>
          </w:rPrChange>
        </w:rPr>
        <w:t xml:space="preserve"> </w:t>
      </w:r>
      <w:r w:rsidR="00A96A35" w:rsidRPr="0027638C">
        <w:rPr>
          <w:sz w:val="24"/>
          <w:rPrChange w16du:dateUtc="2026-07-07T18:18:00Z" w:author="Author" w:date="2026-07-07T20:18:00Z" w:id="17445">
            <w:rPr>
              <w:rFonts w:ascii="Times New Roman"/>
              <w:color w:val="000000"/>
            </w:rPr>
          </w:rPrChange>
        </w:rPr>
        <w:t>ipsum</w:t>
      </w:r>
      <w:r w:rsidR="00A96A35" w:rsidRPr="0027638C">
        <w:rPr>
          <w:sz w:val="24"/>
          <w:rPrChange w16du:dateUtc="2026-07-07T18:18:00Z" w:author="Author" w:date="2026-07-07T20:18:00Z" w:id="17446">
            <w:rPr>
              <w:rFonts w:ascii="Times New Roman"/>
              <w:color w:val="000000"/>
              <w:spacing w:val="34"/>
            </w:rPr>
          </w:rPrChange>
        </w:rPr>
        <w:t xml:space="preserve"> </w:t>
      </w:r>
      <w:r w:rsidR="00A96A35" w:rsidRPr="0027638C">
        <w:rPr>
          <w:sz w:val="24"/>
          <w:rPrChange w16du:dateUtc="2026-07-07T18:18:00Z" w:author="Author" w:date="2026-07-07T20:18:00Z" w:id="17447">
            <w:rPr>
              <w:rFonts w:ascii="Times New Roman"/>
              <w:color w:val="000000"/>
            </w:rPr>
          </w:rPrChange>
        </w:rPr>
        <w:t>dolor</w:t>
      </w:r>
      <w:r w:rsidR="00A96A35" w:rsidRPr="0027638C">
        <w:rPr>
          <w:sz w:val="24"/>
          <w:rPrChange w16du:dateUtc="2026-07-07T18:18:00Z" w:author="Author" w:date="2026-07-07T20:18:00Z" w:id="17448">
            <w:rPr>
              <w:rFonts w:ascii="Times New Roman"/>
              <w:color w:val="000000"/>
              <w:spacing w:val="34"/>
            </w:rPr>
          </w:rPrChange>
        </w:rPr>
        <w:t xml:space="preserve"> </w:t>
      </w:r>
      <w:r w:rsidR="00A96A35" w:rsidRPr="0027638C">
        <w:rPr>
          <w:sz w:val="24"/>
          <w:rPrChange w16du:dateUtc="2026-07-07T18:18:00Z" w:author="Author" w:date="2026-07-07T20:18:00Z" w:id="17449">
            <w:rPr>
              <w:rFonts w:ascii="Times New Roman"/>
              <w:color w:val="000000"/>
            </w:rPr>
          </w:rPrChange>
        </w:rPr>
        <w:t>sit</w:t>
      </w:r>
      <w:r w:rsidR="00A96A35" w:rsidRPr="0027638C">
        <w:rPr>
          <w:sz w:val="24"/>
          <w:rPrChange w16du:dateUtc="2026-07-07T18:18:00Z" w:author="Author" w:date="2026-07-07T20:18:00Z" w:id="17450">
            <w:rPr>
              <w:rFonts w:ascii="Times New Roman"/>
              <w:color w:val="000000"/>
              <w:spacing w:val="34"/>
            </w:rPr>
          </w:rPrChange>
        </w:rPr>
        <w:t xml:space="preserve"> </w:t>
      </w:r>
      <w:r w:rsidR="00A96A35" w:rsidRPr="0027638C">
        <w:rPr>
          <w:sz w:val="24"/>
          <w:rPrChange w16du:dateUtc="2026-07-07T18:18:00Z" w:author="Author" w:date="2026-07-07T20:18:00Z" w:id="17451">
            <w:rPr>
              <w:rFonts w:ascii="Times New Roman"/>
              <w:color w:val="000000"/>
            </w:rPr>
          </w:rPrChange>
        </w:rPr>
        <w:t>amet</w:t>
      </w:r>
      <w:r w:rsidR="00A96A35" w:rsidRPr="0027638C">
        <w:rPr>
          <w:sz w:val="24"/>
          <w:rPrChange w16du:dateUtc="2026-07-07T18:18:00Z" w:author="Author" w:date="2026-07-07T20:18:00Z" w:id="17452">
            <w:rPr>
              <w:rFonts w:ascii="Times New Roman"/>
              <w:color w:val="000000"/>
              <w:spacing w:val="34"/>
            </w:rPr>
          </w:rPrChange>
        </w:rPr>
        <w:t xml:space="preserve"> </w:t>
      </w:r>
      <w:r w:rsidR="00A96A35" w:rsidRPr="0027638C">
        <w:rPr>
          <w:sz w:val="24"/>
          <w:rPrChange w16du:dateUtc="2026-07-07T18:18:00Z" w:author="Author" w:date="2026-07-07T20:18:00Z" w:id="17453">
            <w:rPr>
              <w:rFonts w:ascii="Times New Roman"/>
              <w:color w:val="000000"/>
            </w:rPr>
          </w:rPrChange>
        </w:rPr>
        <w:t>Consectetur</w:t>
      </w:r>
      <w:r w:rsidR="00A96A35" w:rsidRPr="0027638C">
        <w:rPr>
          <w:sz w:val="24"/>
          <w:rPrChange w16du:dateUtc="2026-07-07T18:18:00Z" w:author="Author" w:date="2026-07-07T20:18:00Z" w:id="17454">
            <w:rPr>
              <w:rFonts w:ascii="Times New Roman"/>
              <w:color w:val="000000"/>
              <w:spacing w:val="34"/>
            </w:rPr>
          </w:rPrChange>
        </w:rPr>
        <w:t xml:space="preserve"> </w:t>
      </w:r>
      <w:r w:rsidR="00A96A35" w:rsidRPr="0027638C">
        <w:rPr>
          <w:sz w:val="24"/>
          <w:rPrChange w16du:dateUtc="2026-07-07T18:18:00Z" w:author="Author" w:date="2026-07-07T20:18:00Z" w:id="17455">
            <w:rPr>
              <w:rFonts w:ascii="Times New Roman" w:hAnsi="Times New Roman"/>
              <w:color w:val="000000"/>
            </w:rPr>
          </w:rPrChange>
        </w:rPr>
        <w:t>adipiscing</w:t>
      </w:r>
      <w:del w16du:dateUtc="2026-07-07T18:18:00Z" w:author="Author" w:date="2026-07-07T20:18:00Z" w:id="17456">
        <w:r>
          <w:rPr>
            <w:color w:val="000000"/>
          </w:rPr>
          <w:cr/>
        </w:r>
      </w:del>
      <w:r w:rsidR="00A96A35" w:rsidRPr="0027638C">
        <w:rPr>
          <w:sz w:val="24"/>
          <w:rPrChange w16du:dateUtc="2026-07-07T18:18:00Z" w:author="Author" w:date="2026-07-07T20:18:00Z" w:id="17457">
            <w:rPr>
              <w:rFonts w:ascii="Times New Roman"/>
              <w:color w:val="000000"/>
              <w:spacing w:val="665"/>
            </w:rPr>
          </w:rPrChange>
        </w:rPr>
        <w:t xml:space="preserve"> </w:t>
      </w:r>
      <w:r w:rsidR="00A96A35" w:rsidRPr="0027638C">
        <w:rPr>
          <w:sz w:val="24"/>
          <w:rPrChange w16du:dateUtc="2026-07-07T18:18:00Z" w:author="Author" w:date="2026-07-07T20:18:00Z" w:id="17458">
            <w:rPr>
              <w:rFonts w:ascii="Times New Roman"/>
              <w:color w:val="000000"/>
            </w:rPr>
          </w:rPrChange>
        </w:rPr>
        <w:t>Elit,</w:t>
      </w:r>
      <w:r w:rsidR="00A96A35" w:rsidRPr="0027638C">
        <w:rPr>
          <w:sz w:val="24"/>
          <w:rPrChange w16du:dateUtc="2026-07-07T18:18:00Z" w:author="Author" w:date="2026-07-07T20:18:00Z" w:id="17459">
            <w:rPr>
              <w:rFonts w:ascii="Times New Roman"/>
              <w:color w:val="000000"/>
              <w:spacing w:val="32"/>
            </w:rPr>
          </w:rPrChange>
        </w:rPr>
        <w:t xml:space="preserve"> </w:t>
      </w:r>
      <w:r w:rsidR="00A96A35" w:rsidRPr="0027638C">
        <w:rPr>
          <w:sz w:val="24"/>
          <w:rPrChange w16du:dateUtc="2026-07-07T18:18:00Z" w:author="Author" w:date="2026-07-07T20:18:00Z" w:id="17460">
            <w:rPr>
              <w:rFonts w:ascii="Times New Roman"/>
              <w:color w:val="000000"/>
            </w:rPr>
          </w:rPrChange>
        </w:rPr>
        <w:t>Sed</w:t>
      </w:r>
      <w:r w:rsidR="00A96A35" w:rsidRPr="0027638C">
        <w:rPr>
          <w:sz w:val="24"/>
          <w:rPrChange w16du:dateUtc="2026-07-07T18:18:00Z" w:author="Author" w:date="2026-07-07T20:18:00Z" w:id="17461">
            <w:rPr>
              <w:rFonts w:ascii="Times New Roman"/>
              <w:color w:val="000000"/>
              <w:spacing w:val="32"/>
            </w:rPr>
          </w:rPrChange>
        </w:rPr>
        <w:t xml:space="preserve"> </w:t>
      </w:r>
      <w:r w:rsidR="00A96A35" w:rsidRPr="0027638C">
        <w:rPr>
          <w:sz w:val="24"/>
          <w:rPrChange w16du:dateUtc="2026-07-07T18:18:00Z" w:author="Author" w:date="2026-07-07T20:18:00Z" w:id="17462">
            <w:rPr>
              <w:rFonts w:ascii="Times New Roman"/>
              <w:color w:val="000000"/>
            </w:rPr>
          </w:rPrChange>
        </w:rPr>
        <w:t>Do</w:t>
      </w:r>
      <w:ins w16du:dateUtc="2026-07-07T18:18:00Z" w:author="Author" w:date="2026-07-07T20:18:00Z" w:id="17463">
        <w:r w:rsidR="00A96A35" w:rsidRPr="0027638C">
          <w:rPr>
            <w:sz w:val="24"/>
            <w:szCs w:val="24"/>
          </w:rPr>
          <w:t>,</w:t>
        </w:r>
      </w:ins>
      <w:r w:rsidR="00A96A35" w:rsidRPr="0027638C">
        <w:rPr>
          <w:sz w:val="24"/>
          <w:rPrChange w16du:dateUtc="2026-07-07T18:18:00Z" w:author="Author" w:date="2026-07-07T20:18:00Z" w:id="17464">
            <w:rPr>
              <w:rFonts w:ascii="Times New Roman"/>
              <w:color w:val="000000"/>
              <w:spacing w:val="32"/>
            </w:rPr>
          </w:rPrChange>
        </w:rPr>
        <w:t xml:space="preserve"> </w:t>
      </w:r>
      <w:r w:rsidR="00A96A35" w:rsidRPr="0027638C">
        <w:rPr>
          <w:sz w:val="24"/>
          <w:rPrChange w16du:dateUtc="2026-07-07T18:18:00Z" w:author="Author" w:date="2026-07-07T20:18:00Z" w:id="17465">
            <w:rPr>
              <w:rFonts w:ascii="Times New Roman"/>
              <w:color w:val="000000"/>
            </w:rPr>
          </w:rPrChange>
        </w:rPr>
        <w:t>Eiusmod,</w:t>
      </w:r>
      <w:r w:rsidR="00A96A35" w:rsidRPr="0027638C">
        <w:rPr>
          <w:sz w:val="24"/>
          <w:rPrChange w16du:dateUtc="2026-07-07T18:18:00Z" w:author="Author" w:date="2026-07-07T20:18:00Z" w:id="17466">
            <w:rPr>
              <w:rFonts w:ascii="Times New Roman"/>
              <w:color w:val="000000"/>
              <w:spacing w:val="32"/>
            </w:rPr>
          </w:rPrChange>
        </w:rPr>
        <w:t xml:space="preserve"> </w:t>
      </w:r>
      <w:r w:rsidR="00A96A35" w:rsidRPr="0027638C">
        <w:rPr>
          <w:sz w:val="24"/>
          <w:rPrChange w16du:dateUtc="2026-07-07T18:18:00Z" w:author="Author" w:date="2026-07-07T20:18:00Z" w:id="17467">
            <w:rPr>
              <w:rFonts w:ascii="Times New Roman"/>
              <w:color w:val="000000"/>
            </w:rPr>
          </w:rPrChange>
        </w:rPr>
        <w:t>tempor</w:t>
      </w:r>
      <w:r w:rsidR="00A96A35" w:rsidRPr="0027638C">
        <w:rPr>
          <w:sz w:val="24"/>
          <w:rPrChange w16du:dateUtc="2026-07-07T18:18:00Z" w:author="Author" w:date="2026-07-07T20:18:00Z" w:id="17468">
            <w:rPr>
              <w:rFonts w:ascii="Times New Roman"/>
              <w:color w:val="000000"/>
              <w:spacing w:val="32"/>
            </w:rPr>
          </w:rPrChange>
        </w:rPr>
        <w:t xml:space="preserve"> </w:t>
      </w:r>
      <w:r w:rsidR="00A96A35" w:rsidRPr="0027638C">
        <w:rPr>
          <w:sz w:val="24"/>
          <w:rPrChange w16du:dateUtc="2026-07-07T18:18:00Z" w:author="Author" w:date="2026-07-07T20:18:00Z" w:id="17469">
            <w:rPr>
              <w:rFonts w:ascii="Times New Roman"/>
              <w:color w:val="000000"/>
            </w:rPr>
          </w:rPrChange>
        </w:rPr>
        <w:t>incididunt</w:t>
      </w:r>
      <w:r w:rsidR="00A96A35" w:rsidRPr="0027638C">
        <w:rPr>
          <w:sz w:val="24"/>
          <w:rPrChange w16du:dateUtc="2026-07-07T18:18:00Z" w:author="Author" w:date="2026-07-07T20:18:00Z" w:id="17470">
            <w:rPr>
              <w:rFonts w:ascii="Times New Roman"/>
              <w:color w:val="000000"/>
              <w:spacing w:val="32"/>
            </w:rPr>
          </w:rPrChange>
        </w:rPr>
        <w:t xml:space="preserve"> </w:t>
      </w:r>
      <w:r w:rsidR="00A96A35" w:rsidRPr="0027638C">
        <w:rPr>
          <w:sz w:val="24"/>
          <w:rPrChange w16du:dateUtc="2026-07-07T18:18:00Z" w:author="Author" w:date="2026-07-07T20:18:00Z" w:id="17471">
            <w:rPr>
              <w:rFonts w:ascii="Times New Roman"/>
              <w:color w:val="000000"/>
            </w:rPr>
          </w:rPrChange>
        </w:rPr>
        <w:t>ut</w:t>
      </w:r>
      <w:r w:rsidR="00A96A35" w:rsidRPr="0027638C">
        <w:rPr>
          <w:sz w:val="24"/>
          <w:rPrChange w16du:dateUtc="2026-07-07T18:18:00Z" w:author="Author" w:date="2026-07-07T20:18:00Z" w:id="17472">
            <w:rPr>
              <w:rFonts w:ascii="Times New Roman"/>
              <w:color w:val="000000"/>
              <w:spacing w:val="32"/>
            </w:rPr>
          </w:rPrChange>
        </w:rPr>
        <w:t xml:space="preserve"> </w:t>
      </w:r>
      <w:r w:rsidR="00A96A35" w:rsidRPr="0027638C">
        <w:rPr>
          <w:sz w:val="24"/>
          <w:rPrChange w16du:dateUtc="2026-07-07T18:18:00Z" w:author="Author" w:date="2026-07-07T20:18:00Z" w:id="17473">
            <w:rPr>
              <w:rFonts w:ascii="Times New Roman"/>
              <w:color w:val="000000"/>
            </w:rPr>
          </w:rPrChange>
        </w:rPr>
        <w:t>labore</w:t>
      </w:r>
      <w:r w:rsidR="00A96A35" w:rsidRPr="0027638C">
        <w:rPr>
          <w:sz w:val="24"/>
          <w:rPrChange w16du:dateUtc="2026-07-07T18:18:00Z" w:author="Author" w:date="2026-07-07T20:18:00Z" w:id="17474">
            <w:rPr>
              <w:rFonts w:ascii="Times New Roman"/>
              <w:color w:val="000000"/>
              <w:spacing w:val="32"/>
            </w:rPr>
          </w:rPrChange>
        </w:rPr>
        <w:t xml:space="preserve"> </w:t>
      </w:r>
      <w:r w:rsidR="00A96A35" w:rsidRPr="0027638C">
        <w:rPr>
          <w:sz w:val="24"/>
          <w:rPrChange w16du:dateUtc="2026-07-07T18:18:00Z" w:author="Author" w:date="2026-07-07T20:18:00Z" w:id="17475">
            <w:rPr>
              <w:rFonts w:ascii="Times New Roman"/>
              <w:color w:val="000000"/>
            </w:rPr>
          </w:rPrChange>
        </w:rPr>
        <w:t>et</w:t>
      </w:r>
      <w:r w:rsidR="00A96A35" w:rsidRPr="0027638C">
        <w:rPr>
          <w:sz w:val="24"/>
          <w:rPrChange w16du:dateUtc="2026-07-07T18:18:00Z" w:author="Author" w:date="2026-07-07T20:18:00Z" w:id="17476">
            <w:rPr>
              <w:rFonts w:ascii="Times New Roman"/>
              <w:color w:val="000000"/>
              <w:spacing w:val="32"/>
            </w:rPr>
          </w:rPrChange>
        </w:rPr>
        <w:t xml:space="preserve"> </w:t>
      </w:r>
      <w:r w:rsidR="00A96A35" w:rsidRPr="0027638C">
        <w:rPr>
          <w:sz w:val="24"/>
          <w:rPrChange w16du:dateUtc="2026-07-07T18:18:00Z" w:author="Author" w:date="2026-07-07T20:18:00Z" w:id="17477">
            <w:rPr>
              <w:rFonts w:ascii="Times New Roman"/>
              <w:color w:val="000000"/>
            </w:rPr>
          </w:rPrChange>
        </w:rPr>
        <w:t>dolore</w:t>
      </w:r>
      <w:r w:rsidR="00A96A35" w:rsidRPr="0027638C">
        <w:rPr>
          <w:sz w:val="24"/>
          <w:rPrChange w16du:dateUtc="2026-07-07T18:18:00Z" w:author="Author" w:date="2026-07-07T20:18:00Z" w:id="17478">
            <w:rPr>
              <w:rFonts w:ascii="Times New Roman"/>
              <w:color w:val="000000"/>
              <w:spacing w:val="32"/>
            </w:rPr>
          </w:rPrChange>
        </w:rPr>
        <w:t xml:space="preserve"> </w:t>
      </w:r>
      <w:r w:rsidR="00A96A35" w:rsidRPr="0027638C">
        <w:rPr>
          <w:sz w:val="24"/>
          <w:rPrChange w16du:dateUtc="2026-07-07T18:18:00Z" w:author="Author" w:date="2026-07-07T20:18:00Z" w:id="17479">
            <w:rPr>
              <w:rFonts w:ascii="Times New Roman" w:hAnsi="Times New Roman"/>
              <w:color w:val="000000"/>
            </w:rPr>
          </w:rPrChange>
        </w:rPr>
        <w:t>magna</w:t>
      </w:r>
      <w:del w16du:dateUtc="2026-07-07T18:18:00Z" w:author="Author" w:date="2026-07-07T20:18:00Z" w:id="17480">
        <w:r>
          <w:rPr>
            <w:color w:val="000000"/>
          </w:rPr>
          <w:cr/>
        </w:r>
      </w:del>
      <w:r w:rsidR="00A96A35" w:rsidRPr="0027638C">
        <w:rPr>
          <w:sz w:val="24"/>
          <w:rPrChange w16du:dateUtc="2026-07-07T18:18:00Z" w:author="Author" w:date="2026-07-07T20:18:00Z" w:id="17481">
            <w:rPr>
              <w:rFonts w:ascii="Times New Roman"/>
              <w:color w:val="000000"/>
              <w:spacing w:val="665"/>
            </w:rPr>
          </w:rPrChange>
        </w:rPr>
        <w:t xml:space="preserve"> </w:t>
      </w:r>
      <w:r w:rsidR="00A96A35" w:rsidRPr="0027638C">
        <w:rPr>
          <w:sz w:val="24"/>
          <w:rPrChange w16du:dateUtc="2026-07-07T18:18:00Z" w:author="Author" w:date="2026-07-07T20:18:00Z" w:id="17482">
            <w:rPr>
              <w:rFonts w:ascii="Times New Roman"/>
              <w:color w:val="000000"/>
            </w:rPr>
          </w:rPrChange>
        </w:rPr>
        <w:t>aliqua</w:t>
      </w:r>
      <w:r w:rsidR="00A96A35" w:rsidRPr="0027638C">
        <w:rPr>
          <w:sz w:val="24"/>
          <w:rPrChange w16du:dateUtc="2026-07-07T18:18:00Z" w:author="Author" w:date="2026-07-07T20:18:00Z" w:id="17483">
            <w:rPr>
              <w:rFonts w:ascii="Times New Roman"/>
              <w:color w:val="000000"/>
              <w:spacing w:val="27"/>
            </w:rPr>
          </w:rPrChange>
        </w:rPr>
        <w:t xml:space="preserve"> </w:t>
      </w:r>
      <w:r w:rsidR="00A96A35" w:rsidRPr="0027638C">
        <w:rPr>
          <w:sz w:val="24"/>
          <w:rPrChange w16du:dateUtc="2026-07-07T18:18:00Z" w:author="Author" w:date="2026-07-07T20:18:00Z" w:id="17484">
            <w:rPr>
              <w:rFonts w:ascii="Times New Roman"/>
              <w:color w:val="000000"/>
            </w:rPr>
          </w:rPrChange>
        </w:rPr>
        <w:t>lorem</w:t>
      </w:r>
      <w:r w:rsidR="00A96A35" w:rsidRPr="0027638C">
        <w:rPr>
          <w:sz w:val="24"/>
          <w:rPrChange w16du:dateUtc="2026-07-07T18:18:00Z" w:author="Author" w:date="2026-07-07T20:18:00Z" w:id="17485">
            <w:rPr>
              <w:rFonts w:ascii="Times New Roman"/>
              <w:color w:val="000000"/>
              <w:spacing w:val="27"/>
            </w:rPr>
          </w:rPrChange>
        </w:rPr>
        <w:t xml:space="preserve"> </w:t>
      </w:r>
      <w:r w:rsidR="00A96A35" w:rsidRPr="0027638C">
        <w:rPr>
          <w:sz w:val="24"/>
          <w:rPrChange w16du:dateUtc="2026-07-07T18:18:00Z" w:author="Author" w:date="2026-07-07T20:18:00Z" w:id="17486">
            <w:rPr>
              <w:rFonts w:ascii="Times New Roman"/>
              <w:color w:val="000000"/>
            </w:rPr>
          </w:rPrChange>
        </w:rPr>
        <w:t>ipsum</w:t>
      </w:r>
      <w:r w:rsidR="00A96A35" w:rsidRPr="0027638C">
        <w:rPr>
          <w:sz w:val="24"/>
          <w:rPrChange w16du:dateUtc="2026-07-07T18:18:00Z" w:author="Author" w:date="2026-07-07T20:18:00Z" w:id="17487">
            <w:rPr>
              <w:rFonts w:ascii="Times New Roman"/>
              <w:color w:val="000000"/>
              <w:spacing w:val="27"/>
            </w:rPr>
          </w:rPrChange>
        </w:rPr>
        <w:t xml:space="preserve"> </w:t>
      </w:r>
      <w:r w:rsidR="00A96A35" w:rsidRPr="0027638C">
        <w:rPr>
          <w:sz w:val="24"/>
          <w:rPrChange w16du:dateUtc="2026-07-07T18:18:00Z" w:author="Author" w:date="2026-07-07T20:18:00Z" w:id="17488">
            <w:rPr>
              <w:rFonts w:ascii="Times New Roman"/>
              <w:color w:val="000000"/>
            </w:rPr>
          </w:rPrChange>
        </w:rPr>
        <w:t>dolor</w:t>
      </w:r>
      <w:r w:rsidR="00A96A35" w:rsidRPr="0027638C">
        <w:rPr>
          <w:sz w:val="24"/>
          <w:rPrChange w16du:dateUtc="2026-07-07T18:18:00Z" w:author="Author" w:date="2026-07-07T20:18:00Z" w:id="17489">
            <w:rPr>
              <w:rFonts w:ascii="Times New Roman"/>
              <w:color w:val="000000"/>
              <w:spacing w:val="27"/>
            </w:rPr>
          </w:rPrChange>
        </w:rPr>
        <w:t xml:space="preserve"> </w:t>
      </w:r>
      <w:r w:rsidR="00A96A35" w:rsidRPr="0027638C">
        <w:rPr>
          <w:sz w:val="24"/>
          <w:rPrChange w16du:dateUtc="2026-07-07T18:18:00Z" w:author="Author" w:date="2026-07-07T20:18:00Z" w:id="17490">
            <w:rPr>
              <w:rFonts w:ascii="Times New Roman"/>
              <w:color w:val="000000"/>
            </w:rPr>
          </w:rPrChange>
        </w:rPr>
        <w:t>sit</w:t>
      </w:r>
      <w:r w:rsidR="00A96A35" w:rsidRPr="0027638C">
        <w:rPr>
          <w:sz w:val="24"/>
          <w:rPrChange w16du:dateUtc="2026-07-07T18:18:00Z" w:author="Author" w:date="2026-07-07T20:18:00Z" w:id="17491">
            <w:rPr>
              <w:rFonts w:ascii="Times New Roman"/>
              <w:color w:val="000000"/>
              <w:spacing w:val="27"/>
            </w:rPr>
          </w:rPrChange>
        </w:rPr>
        <w:t xml:space="preserve"> </w:t>
      </w:r>
      <w:r w:rsidR="00A96A35" w:rsidRPr="0027638C">
        <w:rPr>
          <w:sz w:val="24"/>
          <w:rPrChange w16du:dateUtc="2026-07-07T18:18:00Z" w:author="Author" w:date="2026-07-07T20:18:00Z" w:id="17492">
            <w:rPr>
              <w:rFonts w:ascii="Times New Roman"/>
              <w:color w:val="000000"/>
            </w:rPr>
          </w:rPrChange>
        </w:rPr>
        <w:t>amet</w:t>
      </w:r>
      <w:r w:rsidR="00A96A35" w:rsidRPr="0027638C">
        <w:rPr>
          <w:sz w:val="24"/>
          <w:rPrChange w16du:dateUtc="2026-07-07T18:18:00Z" w:author="Author" w:date="2026-07-07T20:18:00Z" w:id="17493">
            <w:rPr>
              <w:rFonts w:ascii="Times New Roman"/>
              <w:color w:val="000000"/>
              <w:spacing w:val="27"/>
            </w:rPr>
          </w:rPrChange>
        </w:rPr>
        <w:t xml:space="preserve"> </w:t>
      </w:r>
      <w:r w:rsidR="00A96A35" w:rsidRPr="0027638C">
        <w:rPr>
          <w:sz w:val="24"/>
          <w:rPrChange w16du:dateUtc="2026-07-07T18:18:00Z" w:author="Author" w:date="2026-07-07T20:18:00Z" w:id="17494">
            <w:rPr>
              <w:rFonts w:ascii="Times New Roman"/>
              <w:color w:val="000000"/>
            </w:rPr>
          </w:rPrChange>
        </w:rPr>
        <w:t>consectetur</w:t>
      </w:r>
      <w:r w:rsidR="00A96A35" w:rsidRPr="0027638C">
        <w:rPr>
          <w:sz w:val="24"/>
          <w:rPrChange w16du:dateUtc="2026-07-07T18:18:00Z" w:author="Author" w:date="2026-07-07T20:18:00Z" w:id="17495">
            <w:rPr>
              <w:rFonts w:ascii="Times New Roman"/>
              <w:color w:val="000000"/>
              <w:spacing w:val="27"/>
            </w:rPr>
          </w:rPrChange>
        </w:rPr>
        <w:t xml:space="preserve"> </w:t>
      </w:r>
      <w:r w:rsidR="00A96A35" w:rsidRPr="0027638C">
        <w:rPr>
          <w:sz w:val="24"/>
          <w:rPrChange w16du:dateUtc="2026-07-07T18:18:00Z" w:author="Author" w:date="2026-07-07T20:18:00Z" w:id="17496">
            <w:rPr>
              <w:rFonts w:ascii="Times New Roman"/>
              <w:color w:val="000000"/>
            </w:rPr>
          </w:rPrChange>
        </w:rPr>
        <w:t>adipiscing.</w:t>
      </w:r>
      <w:r w:rsidR="00A96A35" w:rsidRPr="0027638C">
        <w:rPr>
          <w:sz w:val="24"/>
          <w:rPrChange w16du:dateUtc="2026-07-07T18:18:00Z" w:author="Author" w:date="2026-07-07T20:18:00Z" w:id="17497">
            <w:rPr>
              <w:rFonts w:ascii="Times New Roman"/>
              <w:color w:val="000000"/>
              <w:spacing w:val="27"/>
            </w:rPr>
          </w:rPrChange>
        </w:rPr>
        <w:t xml:space="preserve"> </w:t>
      </w:r>
      <w:r w:rsidR="00A96A35" w:rsidRPr="0027638C">
        <w:rPr>
          <w:sz w:val="24"/>
          <w:rPrChange w16du:dateUtc="2026-07-07T18:18:00Z" w:author="Author" w:date="2026-07-07T20:18:00Z" w:id="17498">
            <w:rPr>
              <w:rFonts w:ascii="Times New Roman"/>
              <w:color w:val="000000"/>
            </w:rPr>
          </w:rPrChange>
        </w:rPr>
        <w:t>Elit</w:t>
      </w:r>
      <w:r w:rsidR="00A96A35" w:rsidRPr="0027638C">
        <w:rPr>
          <w:sz w:val="24"/>
          <w:rPrChange w16du:dateUtc="2026-07-07T18:18:00Z" w:author="Author" w:date="2026-07-07T20:18:00Z" w:id="17499">
            <w:rPr>
              <w:rFonts w:ascii="Times New Roman"/>
              <w:color w:val="000000"/>
              <w:spacing w:val="27"/>
            </w:rPr>
          </w:rPrChange>
        </w:rPr>
        <w:t xml:space="preserve"> </w:t>
      </w:r>
      <w:r w:rsidR="00A96A35" w:rsidRPr="0027638C">
        <w:rPr>
          <w:sz w:val="24"/>
          <w:rPrChange w16du:dateUtc="2026-07-07T18:18:00Z" w:author="Author" w:date="2026-07-07T20:18:00Z" w:id="17500">
            <w:rPr>
              <w:rFonts w:ascii="Times New Roman"/>
              <w:color w:val="000000"/>
            </w:rPr>
          </w:rPrChange>
        </w:rPr>
        <w:t>sed</w:t>
      </w:r>
      <w:r w:rsidR="00A96A35" w:rsidRPr="0027638C">
        <w:rPr>
          <w:sz w:val="24"/>
          <w:rPrChange w16du:dateUtc="2026-07-07T18:18:00Z" w:author="Author" w:date="2026-07-07T20:18:00Z" w:id="17501">
            <w:rPr>
              <w:rFonts w:ascii="Times New Roman"/>
              <w:color w:val="000000"/>
              <w:spacing w:val="27"/>
            </w:rPr>
          </w:rPrChange>
        </w:rPr>
        <w:t xml:space="preserve"> </w:t>
      </w:r>
      <w:r w:rsidR="00A96A35" w:rsidRPr="0027638C">
        <w:rPr>
          <w:sz w:val="24"/>
          <w:rPrChange w16du:dateUtc="2026-07-07T18:18:00Z" w:author="Author" w:date="2026-07-07T20:18:00Z" w:id="17502">
            <w:rPr>
              <w:rFonts w:ascii="Times New Roman"/>
              <w:color w:val="000000"/>
            </w:rPr>
          </w:rPrChange>
        </w:rPr>
        <w:t>do,</w:t>
      </w:r>
      <w:r w:rsidR="00A96A35" w:rsidRPr="0027638C">
        <w:rPr>
          <w:sz w:val="24"/>
          <w:rPrChange w16du:dateUtc="2026-07-07T18:18:00Z" w:author="Author" w:date="2026-07-07T20:18:00Z" w:id="17503">
            <w:rPr>
              <w:rFonts w:ascii="Times New Roman"/>
              <w:color w:val="000000"/>
              <w:spacing w:val="27"/>
            </w:rPr>
          </w:rPrChange>
        </w:rPr>
        <w:t xml:space="preserve"> </w:t>
      </w:r>
      <w:r w:rsidR="00A96A35" w:rsidRPr="0027638C">
        <w:rPr>
          <w:sz w:val="24"/>
          <w:rPrChange w16du:dateUtc="2026-07-07T18:18:00Z" w:author="Author" w:date="2026-07-07T20:18:00Z" w:id="17504">
            <w:rPr>
              <w:rFonts w:ascii="Times New Roman" w:hAnsi="Times New Roman"/>
              <w:color w:val="000000"/>
            </w:rPr>
          </w:rPrChange>
        </w:rPr>
        <w:t>eiusmod</w:t>
      </w:r>
      <w:del w16du:dateUtc="2026-07-07T18:18:00Z" w:author="Author" w:date="2026-07-07T20:18:00Z" w:id="17505">
        <w:r>
          <w:rPr>
            <w:color w:val="000000"/>
          </w:rPr>
          <w:cr/>
        </w:r>
      </w:del>
      <w:r w:rsidR="00A96A35" w:rsidRPr="0027638C">
        <w:rPr>
          <w:sz w:val="24"/>
          <w:rPrChange w16du:dateUtc="2026-07-07T18:18:00Z" w:author="Author" w:date="2026-07-07T20:18:00Z" w:id="17506">
            <w:rPr>
              <w:rFonts w:ascii="Times New Roman"/>
              <w:color w:val="000000"/>
              <w:spacing w:val="665"/>
            </w:rPr>
          </w:rPrChange>
        </w:rPr>
        <w:t xml:space="preserve"> </w:t>
      </w:r>
      <w:r w:rsidR="00A96A35" w:rsidRPr="0027638C">
        <w:rPr>
          <w:sz w:val="24"/>
          <w:rPrChange w16du:dateUtc="2026-07-07T18:18:00Z" w:author="Author" w:date="2026-07-07T20:18:00Z" w:id="17507">
            <w:rPr>
              <w:rFonts w:ascii="Times New Roman"/>
              <w:color w:val="000000"/>
            </w:rPr>
          </w:rPrChange>
        </w:rPr>
        <w:t>tempor</w:t>
      </w:r>
      <w:r w:rsidR="00A96A35" w:rsidRPr="0027638C">
        <w:rPr>
          <w:spacing w:val="-10"/>
          <w:sz w:val="24"/>
          <w:rPrChange w16du:dateUtc="2026-07-07T18:18:00Z" w:author="Author" w:date="2026-07-07T20:18:00Z" w:id="17508">
            <w:rPr>
              <w:rFonts w:ascii="Times New Roman"/>
              <w:color w:val="000000"/>
              <w:spacing w:val="-7"/>
            </w:rPr>
          </w:rPrChange>
        </w:rPr>
        <w:t xml:space="preserve"> </w:t>
      </w:r>
      <w:r w:rsidR="00A96A35" w:rsidRPr="0027638C">
        <w:rPr>
          <w:sz w:val="24"/>
          <w:rPrChange w16du:dateUtc="2026-07-07T18:18:00Z" w:author="Author" w:date="2026-07-07T20:18:00Z" w:id="17509">
            <w:rPr>
              <w:rFonts w:ascii="Times New Roman"/>
              <w:color w:val="000000"/>
            </w:rPr>
          </w:rPrChange>
        </w:rPr>
        <w:t>incididunt</w:t>
      </w:r>
      <w:r w:rsidR="00A96A35" w:rsidRPr="0027638C">
        <w:rPr>
          <w:spacing w:val="-9"/>
          <w:sz w:val="24"/>
          <w:rPrChange w16du:dateUtc="2026-07-07T18:18:00Z" w:author="Author" w:date="2026-07-07T20:18:00Z" w:id="17510">
            <w:rPr>
              <w:rFonts w:ascii="Times New Roman"/>
              <w:color w:val="000000"/>
              <w:spacing w:val="-7"/>
            </w:rPr>
          </w:rPrChange>
        </w:rPr>
        <w:t xml:space="preserve"> </w:t>
      </w:r>
      <w:r w:rsidR="00A96A35" w:rsidRPr="0027638C">
        <w:rPr>
          <w:sz w:val="24"/>
          <w:rPrChange w16du:dateUtc="2026-07-07T18:18:00Z" w:author="Author" w:date="2026-07-07T20:18:00Z" w:id="17511">
            <w:rPr>
              <w:rFonts w:ascii="Times New Roman"/>
              <w:color w:val="000000"/>
            </w:rPr>
          </w:rPrChange>
        </w:rPr>
        <w:t>ut</w:t>
      </w:r>
      <w:r w:rsidR="00A96A35" w:rsidRPr="0027638C">
        <w:rPr>
          <w:spacing w:val="-10"/>
          <w:sz w:val="24"/>
          <w:rPrChange w16du:dateUtc="2026-07-07T18:18:00Z" w:author="Author" w:date="2026-07-07T20:18:00Z" w:id="17512">
            <w:rPr>
              <w:rFonts w:ascii="Times New Roman"/>
              <w:color w:val="000000"/>
              <w:spacing w:val="-7"/>
            </w:rPr>
          </w:rPrChange>
        </w:rPr>
        <w:t xml:space="preserve"> </w:t>
      </w:r>
      <w:r w:rsidR="00A96A35" w:rsidRPr="0027638C">
        <w:rPr>
          <w:sz w:val="24"/>
          <w:rPrChange w16du:dateUtc="2026-07-07T18:18:00Z" w:author="Author" w:date="2026-07-07T20:18:00Z" w:id="17513">
            <w:rPr>
              <w:rFonts w:ascii="Times New Roman"/>
              <w:color w:val="000000"/>
            </w:rPr>
          </w:rPrChange>
        </w:rPr>
        <w:t>labore</w:t>
      </w:r>
      <w:r w:rsidR="00A96A35" w:rsidRPr="0027638C">
        <w:rPr>
          <w:spacing w:val="-10"/>
          <w:sz w:val="24"/>
          <w:rPrChange w16du:dateUtc="2026-07-07T18:18:00Z" w:author="Author" w:date="2026-07-07T20:18:00Z" w:id="17514">
            <w:rPr>
              <w:rFonts w:ascii="Times New Roman"/>
              <w:color w:val="000000"/>
              <w:spacing w:val="-7"/>
            </w:rPr>
          </w:rPrChange>
        </w:rPr>
        <w:t xml:space="preserve"> </w:t>
      </w:r>
      <w:r w:rsidR="00A96A35" w:rsidRPr="0027638C">
        <w:rPr>
          <w:sz w:val="24"/>
          <w:rPrChange w16du:dateUtc="2026-07-07T18:18:00Z" w:author="Author" w:date="2026-07-07T20:18:00Z" w:id="17515">
            <w:rPr>
              <w:rFonts w:ascii="Times New Roman"/>
              <w:color w:val="000000"/>
            </w:rPr>
          </w:rPrChange>
        </w:rPr>
        <w:t>et</w:t>
      </w:r>
      <w:r w:rsidR="00A96A35" w:rsidRPr="0027638C">
        <w:rPr>
          <w:spacing w:val="-9"/>
          <w:sz w:val="24"/>
          <w:rPrChange w16du:dateUtc="2026-07-07T18:18:00Z" w:author="Author" w:date="2026-07-07T20:18:00Z" w:id="17516">
            <w:rPr>
              <w:rFonts w:ascii="Times New Roman"/>
              <w:color w:val="000000"/>
              <w:spacing w:val="-7"/>
            </w:rPr>
          </w:rPrChange>
        </w:rPr>
        <w:t xml:space="preserve"> </w:t>
      </w:r>
      <w:r w:rsidR="00A96A35" w:rsidRPr="0027638C">
        <w:rPr>
          <w:sz w:val="24"/>
          <w:rPrChange w16du:dateUtc="2026-07-07T18:18:00Z" w:author="Author" w:date="2026-07-07T20:18:00Z" w:id="17517">
            <w:rPr>
              <w:rFonts w:ascii="Times New Roman"/>
              <w:color w:val="000000"/>
            </w:rPr>
          </w:rPrChange>
        </w:rPr>
        <w:t>dolore</w:t>
      </w:r>
      <w:r w:rsidR="00A96A35" w:rsidRPr="0027638C">
        <w:rPr>
          <w:spacing w:val="-10"/>
          <w:sz w:val="24"/>
          <w:rPrChange w16du:dateUtc="2026-07-07T18:18:00Z" w:author="Author" w:date="2026-07-07T20:18:00Z" w:id="17518">
            <w:rPr>
              <w:rFonts w:ascii="Times New Roman"/>
              <w:color w:val="000000"/>
              <w:spacing w:val="-8"/>
            </w:rPr>
          </w:rPrChange>
        </w:rPr>
        <w:t xml:space="preserve"> </w:t>
      </w:r>
      <w:r w:rsidR="00A96A35" w:rsidRPr="0027638C">
        <w:rPr>
          <w:sz w:val="24"/>
          <w:rPrChange w16du:dateUtc="2026-07-07T18:18:00Z" w:author="Author" w:date="2026-07-07T20:18:00Z" w:id="17519">
            <w:rPr>
              <w:rFonts w:ascii="Times New Roman"/>
              <w:color w:val="000000"/>
            </w:rPr>
          </w:rPrChange>
        </w:rPr>
        <w:t>Magna</w:t>
      </w:r>
      <w:r w:rsidR="00A96A35" w:rsidRPr="0027638C">
        <w:rPr>
          <w:spacing w:val="-10"/>
          <w:sz w:val="24"/>
          <w:rPrChange w16du:dateUtc="2026-07-07T18:18:00Z" w:author="Author" w:date="2026-07-07T20:18:00Z" w:id="17520">
            <w:rPr>
              <w:rFonts w:ascii="Times New Roman"/>
              <w:color w:val="000000"/>
              <w:spacing w:val="-7"/>
            </w:rPr>
          </w:rPrChange>
        </w:rPr>
        <w:t xml:space="preserve"> </w:t>
      </w:r>
      <w:r w:rsidR="00A96A35" w:rsidRPr="0027638C">
        <w:rPr>
          <w:sz w:val="24"/>
          <w:rPrChange w16du:dateUtc="2026-07-07T18:18:00Z" w:author="Author" w:date="2026-07-07T20:18:00Z" w:id="17521">
            <w:rPr>
              <w:rFonts w:ascii="Times New Roman"/>
              <w:color w:val="000000"/>
            </w:rPr>
          </w:rPrChange>
        </w:rPr>
        <w:t>aliqua</w:t>
      </w:r>
      <w:r w:rsidR="00A96A35" w:rsidRPr="0027638C">
        <w:rPr>
          <w:spacing w:val="-10"/>
          <w:sz w:val="24"/>
          <w:rPrChange w16du:dateUtc="2026-07-07T18:18:00Z" w:author="Author" w:date="2026-07-07T20:18:00Z" w:id="17522">
            <w:rPr>
              <w:rFonts w:ascii="Times New Roman"/>
              <w:color w:val="000000"/>
              <w:spacing w:val="-7"/>
            </w:rPr>
          </w:rPrChange>
        </w:rPr>
        <w:t xml:space="preserve"> </w:t>
      </w:r>
      <w:r w:rsidR="00A96A35" w:rsidRPr="0027638C">
        <w:rPr>
          <w:sz w:val="24"/>
          <w:rPrChange w16du:dateUtc="2026-07-07T18:18:00Z" w:author="Author" w:date="2026-07-07T20:18:00Z" w:id="17523">
            <w:rPr>
              <w:rFonts w:ascii="Times New Roman"/>
              <w:color w:val="000000"/>
            </w:rPr>
          </w:rPrChange>
        </w:rPr>
        <w:t>lorem</w:t>
      </w:r>
      <w:r w:rsidR="00A96A35" w:rsidRPr="0027638C">
        <w:rPr>
          <w:spacing w:val="-10"/>
          <w:sz w:val="24"/>
          <w:rPrChange w16du:dateUtc="2026-07-07T18:18:00Z" w:author="Author" w:date="2026-07-07T20:18:00Z" w:id="17524">
            <w:rPr>
              <w:rFonts w:ascii="Times New Roman"/>
              <w:color w:val="000000"/>
              <w:spacing w:val="-7"/>
            </w:rPr>
          </w:rPrChange>
        </w:rPr>
        <w:t xml:space="preserve"> </w:t>
      </w:r>
      <w:r w:rsidR="00A96A35" w:rsidRPr="0027638C">
        <w:rPr>
          <w:sz w:val="24"/>
          <w:rPrChange w16du:dateUtc="2026-07-07T18:18:00Z" w:author="Author" w:date="2026-07-07T20:18:00Z" w:id="17525">
            <w:rPr>
              <w:rFonts w:ascii="Times New Roman"/>
              <w:color w:val="000000"/>
            </w:rPr>
          </w:rPrChange>
        </w:rPr>
        <w:t>ipsum</w:t>
      </w:r>
      <w:r w:rsidR="00A96A35" w:rsidRPr="0027638C">
        <w:rPr>
          <w:spacing w:val="-10"/>
          <w:sz w:val="24"/>
          <w:rPrChange w16du:dateUtc="2026-07-07T18:18:00Z" w:author="Author" w:date="2026-07-07T20:18:00Z" w:id="17526">
            <w:rPr>
              <w:rFonts w:ascii="Times New Roman"/>
              <w:color w:val="000000"/>
              <w:spacing w:val="-7"/>
            </w:rPr>
          </w:rPrChange>
        </w:rPr>
        <w:t xml:space="preserve"> </w:t>
      </w:r>
      <w:r w:rsidR="00A96A35" w:rsidRPr="0027638C">
        <w:rPr>
          <w:sz w:val="24"/>
          <w:rPrChange w16du:dateUtc="2026-07-07T18:18:00Z" w:author="Author" w:date="2026-07-07T20:18:00Z" w:id="17527">
            <w:rPr>
              <w:rFonts w:ascii="Times New Roman"/>
              <w:color w:val="000000"/>
            </w:rPr>
          </w:rPrChange>
        </w:rPr>
        <w:t>dolor</w:t>
      </w:r>
      <w:r w:rsidR="00A96A35" w:rsidRPr="0027638C">
        <w:rPr>
          <w:spacing w:val="-10"/>
          <w:sz w:val="24"/>
          <w:rPrChange w16du:dateUtc="2026-07-07T18:18:00Z" w:author="Author" w:date="2026-07-07T20:18:00Z" w:id="17528">
            <w:rPr>
              <w:rFonts w:ascii="Times New Roman"/>
              <w:color w:val="000000"/>
              <w:spacing w:val="-7"/>
            </w:rPr>
          </w:rPrChange>
        </w:rPr>
        <w:t xml:space="preserve"> </w:t>
      </w:r>
      <w:r w:rsidR="00A96A35" w:rsidRPr="0027638C">
        <w:rPr>
          <w:sz w:val="24"/>
          <w:rPrChange w16du:dateUtc="2026-07-07T18:18:00Z" w:author="Author" w:date="2026-07-07T20:18:00Z" w:id="17529">
            <w:rPr>
              <w:rFonts w:ascii="Times New Roman"/>
              <w:color w:val="000000"/>
            </w:rPr>
          </w:rPrChange>
        </w:rPr>
        <w:t>sit</w:t>
      </w:r>
      <w:r w:rsidR="00A96A35" w:rsidRPr="0027638C">
        <w:rPr>
          <w:spacing w:val="-10"/>
          <w:sz w:val="24"/>
          <w:rPrChange w16du:dateUtc="2026-07-07T18:18:00Z" w:author="Author" w:date="2026-07-07T20:18:00Z" w:id="17530">
            <w:rPr>
              <w:rFonts w:ascii="Times New Roman"/>
              <w:color w:val="000000"/>
              <w:spacing w:val="-7"/>
            </w:rPr>
          </w:rPrChange>
        </w:rPr>
        <w:t xml:space="preserve"> </w:t>
      </w:r>
      <w:r w:rsidR="00A96A35" w:rsidRPr="0027638C">
        <w:rPr>
          <w:sz w:val="24"/>
          <w:rPrChange w16du:dateUtc="2026-07-07T18:18:00Z" w:author="Author" w:date="2026-07-07T20:18:00Z" w:id="17531">
            <w:rPr>
              <w:rFonts w:ascii="Times New Roman" w:hAnsi="Times New Roman"/>
              <w:color w:val="000000"/>
            </w:rPr>
          </w:rPrChange>
        </w:rPr>
        <w:t>amet</w:t>
      </w:r>
      <w:del w16du:dateUtc="2026-07-07T18:18:00Z" w:author="Author" w:date="2026-07-07T20:18:00Z" w:id="17532">
        <w:r>
          <w:rPr>
            <w:color w:val="000000"/>
          </w:rPr>
          <w:cr/>
        </w:r>
      </w:del>
      <w:r w:rsidR="00A96A35" w:rsidRPr="0027638C">
        <w:rPr>
          <w:sz w:val="24"/>
          <w:rPrChange w16du:dateUtc="2026-07-07T18:18:00Z" w:author="Author" w:date="2026-07-07T20:18:00Z" w:id="17533">
            <w:rPr>
              <w:rFonts w:ascii="Times New Roman"/>
              <w:color w:val="000000"/>
              <w:spacing w:val="665"/>
            </w:rPr>
          </w:rPrChange>
        </w:rPr>
        <w:t xml:space="preserve"> </w:t>
      </w:r>
      <w:r w:rsidR="00A96A35" w:rsidRPr="0027638C">
        <w:rPr>
          <w:sz w:val="24"/>
          <w:rPrChange w16du:dateUtc="2026-07-07T18:18:00Z" w:author="Author" w:date="2026-07-07T20:18:00Z" w:id="17534">
            <w:rPr>
              <w:rFonts w:ascii="Times New Roman"/>
              <w:color w:val="000000"/>
            </w:rPr>
          </w:rPrChange>
        </w:rPr>
        <w:t>Consectetur</w:t>
      </w:r>
      <w:r w:rsidR="00A96A35" w:rsidRPr="0027638C">
        <w:rPr>
          <w:sz w:val="24"/>
          <w:rPrChange w16du:dateUtc="2026-07-07T18:18:00Z" w:author="Author" w:date="2026-07-07T20:18:00Z" w:id="17535">
            <w:rPr>
              <w:rFonts w:ascii="Times New Roman"/>
              <w:color w:val="000000"/>
              <w:spacing w:val="43"/>
            </w:rPr>
          </w:rPrChange>
        </w:rPr>
        <w:t xml:space="preserve"> </w:t>
      </w:r>
      <w:r w:rsidR="00A96A35" w:rsidRPr="0027638C">
        <w:rPr>
          <w:sz w:val="24"/>
          <w:rPrChange w16du:dateUtc="2026-07-07T18:18:00Z" w:author="Author" w:date="2026-07-07T20:18:00Z" w:id="17536">
            <w:rPr>
              <w:rFonts w:ascii="Times New Roman"/>
              <w:color w:val="000000"/>
            </w:rPr>
          </w:rPrChange>
        </w:rPr>
        <w:t>adipiscing</w:t>
      </w:r>
      <w:r w:rsidR="00A96A35" w:rsidRPr="0027638C">
        <w:rPr>
          <w:sz w:val="24"/>
          <w:rPrChange w16du:dateUtc="2026-07-07T18:18:00Z" w:author="Author" w:date="2026-07-07T20:18:00Z" w:id="17537">
            <w:rPr>
              <w:rFonts w:ascii="Times New Roman"/>
              <w:color w:val="000000"/>
              <w:spacing w:val="43"/>
            </w:rPr>
          </w:rPrChange>
        </w:rPr>
        <w:t xml:space="preserve"> </w:t>
      </w:r>
      <w:r w:rsidR="00A96A35" w:rsidRPr="0027638C">
        <w:rPr>
          <w:sz w:val="24"/>
          <w:rPrChange w16du:dateUtc="2026-07-07T18:18:00Z" w:author="Author" w:date="2026-07-07T20:18:00Z" w:id="17538">
            <w:rPr>
              <w:rFonts w:ascii="Times New Roman"/>
              <w:color w:val="000000"/>
            </w:rPr>
          </w:rPrChange>
        </w:rPr>
        <w:t>elit</w:t>
      </w:r>
      <w:r w:rsidR="00A96A35" w:rsidRPr="0027638C">
        <w:rPr>
          <w:sz w:val="24"/>
          <w:rPrChange w16du:dateUtc="2026-07-07T18:18:00Z" w:author="Author" w:date="2026-07-07T20:18:00Z" w:id="17539">
            <w:rPr>
              <w:rFonts w:ascii="Times New Roman"/>
              <w:color w:val="000000"/>
              <w:spacing w:val="43"/>
            </w:rPr>
          </w:rPrChange>
        </w:rPr>
        <w:t xml:space="preserve"> </w:t>
      </w:r>
      <w:r w:rsidR="00A96A35" w:rsidRPr="0027638C">
        <w:rPr>
          <w:sz w:val="24"/>
          <w:rPrChange w16du:dateUtc="2026-07-07T18:18:00Z" w:author="Author" w:date="2026-07-07T20:18:00Z" w:id="17540">
            <w:rPr>
              <w:rFonts w:ascii="Times New Roman"/>
              <w:color w:val="000000"/>
            </w:rPr>
          </w:rPrChange>
        </w:rPr>
        <w:t>Sed</w:t>
      </w:r>
      <w:r w:rsidR="00A96A35" w:rsidRPr="0027638C">
        <w:rPr>
          <w:sz w:val="24"/>
          <w:rPrChange w16du:dateUtc="2026-07-07T18:18:00Z" w:author="Author" w:date="2026-07-07T20:18:00Z" w:id="17541">
            <w:rPr>
              <w:rFonts w:ascii="Times New Roman"/>
              <w:color w:val="000000"/>
              <w:spacing w:val="43"/>
            </w:rPr>
          </w:rPrChange>
        </w:rPr>
        <w:t xml:space="preserve"> </w:t>
      </w:r>
      <w:r w:rsidR="00A96A35" w:rsidRPr="0027638C">
        <w:rPr>
          <w:sz w:val="24"/>
          <w:rPrChange w16du:dateUtc="2026-07-07T18:18:00Z" w:author="Author" w:date="2026-07-07T20:18:00Z" w:id="17542">
            <w:rPr>
              <w:rFonts w:ascii="Times New Roman"/>
              <w:color w:val="000000"/>
            </w:rPr>
          </w:rPrChange>
        </w:rPr>
        <w:t>do</w:t>
      </w:r>
      <w:r w:rsidR="00A96A35" w:rsidRPr="0027638C">
        <w:rPr>
          <w:sz w:val="24"/>
          <w:rPrChange w16du:dateUtc="2026-07-07T18:18:00Z" w:author="Author" w:date="2026-07-07T20:18:00Z" w:id="17543">
            <w:rPr>
              <w:rFonts w:ascii="Times New Roman"/>
              <w:color w:val="000000"/>
              <w:spacing w:val="43"/>
            </w:rPr>
          </w:rPrChange>
        </w:rPr>
        <w:t xml:space="preserve"> </w:t>
      </w:r>
      <w:r w:rsidR="00A96A35" w:rsidRPr="0027638C">
        <w:rPr>
          <w:sz w:val="24"/>
          <w:rPrChange w16du:dateUtc="2026-07-07T18:18:00Z" w:author="Author" w:date="2026-07-07T20:18:00Z" w:id="17544">
            <w:rPr>
              <w:rFonts w:ascii="Times New Roman"/>
              <w:color w:val="000000"/>
            </w:rPr>
          </w:rPrChange>
        </w:rPr>
        <w:t>eiusmod</w:t>
      </w:r>
      <w:r w:rsidR="00A96A35" w:rsidRPr="0027638C">
        <w:rPr>
          <w:sz w:val="24"/>
          <w:rPrChange w16du:dateUtc="2026-07-07T18:18:00Z" w:author="Author" w:date="2026-07-07T20:18:00Z" w:id="17545">
            <w:rPr>
              <w:rFonts w:ascii="Times New Roman"/>
              <w:color w:val="000000"/>
              <w:spacing w:val="43"/>
            </w:rPr>
          </w:rPrChange>
        </w:rPr>
        <w:t xml:space="preserve"> </w:t>
      </w:r>
      <w:r w:rsidR="00A96A35" w:rsidRPr="0027638C">
        <w:rPr>
          <w:sz w:val="24"/>
          <w:rPrChange w16du:dateUtc="2026-07-07T18:18:00Z" w:author="Author" w:date="2026-07-07T20:18:00Z" w:id="17546">
            <w:rPr>
              <w:rFonts w:ascii="Times New Roman"/>
              <w:color w:val="000000"/>
            </w:rPr>
          </w:rPrChange>
        </w:rPr>
        <w:t>Tempor</w:t>
      </w:r>
      <w:r w:rsidR="00A96A35" w:rsidRPr="0027638C">
        <w:rPr>
          <w:sz w:val="24"/>
          <w:rPrChange w16du:dateUtc="2026-07-07T18:18:00Z" w:author="Author" w:date="2026-07-07T20:18:00Z" w:id="17547">
            <w:rPr>
              <w:rFonts w:ascii="Times New Roman"/>
              <w:color w:val="000000"/>
              <w:spacing w:val="43"/>
            </w:rPr>
          </w:rPrChange>
        </w:rPr>
        <w:t xml:space="preserve"> </w:t>
      </w:r>
      <w:r w:rsidR="00A96A35" w:rsidRPr="0027638C">
        <w:rPr>
          <w:sz w:val="24"/>
          <w:rPrChange w16du:dateUtc="2026-07-07T18:18:00Z" w:author="Author" w:date="2026-07-07T20:18:00Z" w:id="17548">
            <w:rPr>
              <w:rFonts w:ascii="Times New Roman"/>
              <w:color w:val="000000"/>
            </w:rPr>
          </w:rPrChange>
        </w:rPr>
        <w:t>incididunt</w:t>
      </w:r>
      <w:r w:rsidR="00A96A35" w:rsidRPr="0027638C">
        <w:rPr>
          <w:sz w:val="24"/>
          <w:rPrChange w16du:dateUtc="2026-07-07T18:18:00Z" w:author="Author" w:date="2026-07-07T20:18:00Z" w:id="17549">
            <w:rPr>
              <w:rFonts w:ascii="Times New Roman"/>
              <w:color w:val="000000"/>
              <w:spacing w:val="43"/>
            </w:rPr>
          </w:rPrChange>
        </w:rPr>
        <w:t xml:space="preserve"> </w:t>
      </w:r>
      <w:del w16du:dateUtc="2026-07-07T18:18:00Z" w:author="Author" w:date="2026-07-07T20:18:00Z" w:id="17550">
        <w:r>
          <w:rPr>
            <w:color w:val="000000"/>
          </w:rPr>
          <w:delText>seek</w:delText>
        </w:r>
      </w:del>
      <w:ins w16du:dateUtc="2026-07-07T18:18:00Z" w:author="Author" w:date="2026-07-07T20:18:00Z" w:id="17551">
        <w:r w:rsidR="00A96A35" w:rsidRPr="0027638C">
          <w:rPr>
            <w:sz w:val="24"/>
            <w:szCs w:val="24"/>
          </w:rPr>
          <w:t>ut</w:t>
        </w:r>
      </w:ins>
      <w:r w:rsidR="00A96A35" w:rsidRPr="0027638C">
        <w:rPr>
          <w:sz w:val="24"/>
          <w:rPrChange w16du:dateUtc="2026-07-07T18:18:00Z" w:author="Author" w:date="2026-07-07T20:18:00Z" w:id="17552">
            <w:rPr>
              <w:rFonts w:ascii="Times New Roman"/>
              <w:color w:val="000000"/>
              <w:spacing w:val="43"/>
            </w:rPr>
          </w:rPrChange>
        </w:rPr>
        <w:t xml:space="preserve"> </w:t>
      </w:r>
      <w:r w:rsidR="00A96A35" w:rsidRPr="0027638C">
        <w:rPr>
          <w:sz w:val="24"/>
          <w:rPrChange w16du:dateUtc="2026-07-07T18:18:00Z" w:author="Author" w:date="2026-07-07T20:18:00Z" w:id="17553">
            <w:rPr>
              <w:rFonts w:ascii="Times New Roman"/>
              <w:color w:val="000000"/>
            </w:rPr>
          </w:rPrChange>
        </w:rPr>
        <w:t>labore</w:t>
      </w:r>
      <w:r w:rsidR="00A96A35" w:rsidRPr="0027638C">
        <w:rPr>
          <w:sz w:val="24"/>
          <w:rPrChange w16du:dateUtc="2026-07-07T18:18:00Z" w:author="Author" w:date="2026-07-07T20:18:00Z" w:id="17554">
            <w:rPr>
              <w:rFonts w:ascii="Times New Roman"/>
              <w:color w:val="000000"/>
              <w:spacing w:val="43"/>
            </w:rPr>
          </w:rPrChange>
        </w:rPr>
        <w:t xml:space="preserve"> </w:t>
      </w:r>
      <w:r w:rsidR="00A96A35" w:rsidRPr="0027638C">
        <w:rPr>
          <w:sz w:val="24"/>
          <w:rPrChange w16du:dateUtc="2026-07-07T18:18:00Z" w:author="Author" w:date="2026-07-07T20:18:00Z" w:id="17555">
            <w:rPr>
              <w:rFonts w:ascii="Times New Roman"/>
              <w:color w:val="000000"/>
            </w:rPr>
          </w:rPrChange>
        </w:rPr>
        <w:t>et</w:t>
      </w:r>
      <w:r w:rsidR="00A96A35" w:rsidRPr="0027638C">
        <w:rPr>
          <w:sz w:val="24"/>
          <w:rPrChange w16du:dateUtc="2026-07-07T18:18:00Z" w:author="Author" w:date="2026-07-07T20:18:00Z" w:id="17556">
            <w:rPr>
              <w:rFonts w:ascii="Times New Roman"/>
              <w:color w:val="000000"/>
              <w:spacing w:val="43"/>
            </w:rPr>
          </w:rPrChange>
        </w:rPr>
        <w:t xml:space="preserve"> </w:t>
      </w:r>
      <w:r w:rsidR="00A96A35" w:rsidRPr="0027638C">
        <w:rPr>
          <w:sz w:val="24"/>
          <w:rPrChange w16du:dateUtc="2026-07-07T18:18:00Z" w:author="Author" w:date="2026-07-07T20:18:00Z" w:id="17557">
            <w:rPr>
              <w:rFonts w:ascii="Times New Roman"/>
              <w:color w:val="000000"/>
            </w:rPr>
          </w:rPrChange>
        </w:rPr>
        <w:t>dolore</w:t>
      </w:r>
      <w:r w:rsidR="00A96A35" w:rsidRPr="0027638C">
        <w:rPr>
          <w:sz w:val="24"/>
          <w:rPrChange w16du:dateUtc="2026-07-07T18:18:00Z" w:author="Author" w:date="2026-07-07T20:18:00Z" w:id="17558">
            <w:rPr>
              <w:rFonts w:ascii="Times New Roman"/>
              <w:color w:val="000000"/>
              <w:spacing w:val="43"/>
            </w:rPr>
          </w:rPrChange>
        </w:rPr>
        <w:t xml:space="preserve"> </w:t>
      </w:r>
      <w:r w:rsidR="00A96A35" w:rsidRPr="0027638C">
        <w:rPr>
          <w:sz w:val="24"/>
          <w:rPrChange w16du:dateUtc="2026-07-07T18:18:00Z" w:author="Author" w:date="2026-07-07T20:18:00Z" w:id="17559">
            <w:rPr>
              <w:rFonts w:ascii="Times New Roman"/>
              <w:color w:val="000000"/>
            </w:rPr>
          </w:rPrChange>
        </w:rPr>
        <w:t>magna</w:t>
      </w:r>
      <w:r w:rsidR="00A96A35" w:rsidRPr="0027638C">
        <w:rPr>
          <w:sz w:val="24"/>
          <w:rPrChange w16du:dateUtc="2026-07-07T18:18:00Z" w:author="Author" w:date="2026-07-07T20:18:00Z" w:id="17560">
            <w:rPr>
              <w:rFonts w:ascii="Times New Roman"/>
              <w:color w:val="000000"/>
              <w:spacing w:val="43"/>
            </w:rPr>
          </w:rPrChange>
        </w:rPr>
        <w:t xml:space="preserve"> </w:t>
      </w:r>
      <w:r w:rsidR="00A96A35" w:rsidRPr="0027638C">
        <w:rPr>
          <w:sz w:val="24"/>
          <w:rPrChange w16du:dateUtc="2026-07-07T18:18:00Z" w:author="Author" w:date="2026-07-07T20:18:00Z" w:id="17561">
            <w:rPr>
              <w:rFonts w:ascii="Times New Roman"/>
              <w:color w:val="000000"/>
            </w:rPr>
          </w:rPrChange>
        </w:rPr>
        <w:t>aliqua</w:t>
      </w:r>
      <w:r w:rsidR="00A96A35" w:rsidRPr="0027638C">
        <w:rPr>
          <w:sz w:val="24"/>
          <w:rPrChange w16du:dateUtc="2026-07-07T18:18:00Z" w:author="Author" w:date="2026-07-07T20:18:00Z" w:id="17562">
            <w:rPr>
              <w:rFonts w:ascii="Times New Roman"/>
              <w:color w:val="000000"/>
              <w:spacing w:val="43"/>
            </w:rPr>
          </w:rPrChange>
        </w:rPr>
        <w:t xml:space="preserve"> </w:t>
      </w:r>
      <w:r w:rsidR="00A96A35" w:rsidRPr="0027638C">
        <w:rPr>
          <w:sz w:val="24"/>
          <w:rPrChange w16du:dateUtc="2026-07-07T18:18:00Z" w:author="Author" w:date="2026-07-07T20:18:00Z" w:id="17563">
            <w:rPr>
              <w:rFonts w:ascii="Times New Roman" w:hAnsi="Times New Roman"/>
              <w:color w:val="000000"/>
            </w:rPr>
          </w:rPrChange>
        </w:rPr>
        <w:t>lorem</w:t>
      </w:r>
      <w:del w16du:dateUtc="2026-07-07T18:18:00Z" w:author="Author" w:date="2026-07-07T20:18:00Z" w:id="17564">
        <w:r>
          <w:rPr>
            <w:color w:val="000000"/>
          </w:rPr>
          <w:cr/>
        </w:r>
      </w:del>
      <w:r w:rsidR="00A96A35" w:rsidRPr="0027638C">
        <w:rPr>
          <w:sz w:val="24"/>
          <w:rPrChange w16du:dateUtc="2026-07-07T18:18:00Z" w:author="Author" w:date="2026-07-07T20:18:00Z" w:id="17565">
            <w:rPr>
              <w:rFonts w:ascii="Times New Roman"/>
              <w:color w:val="000000"/>
              <w:spacing w:val="665"/>
            </w:rPr>
          </w:rPrChange>
        </w:rPr>
        <w:t xml:space="preserve"> </w:t>
      </w:r>
      <w:r w:rsidR="00A96A35" w:rsidRPr="0027638C">
        <w:rPr>
          <w:sz w:val="24"/>
          <w:rPrChange w16du:dateUtc="2026-07-07T18:18:00Z" w:author="Author" w:date="2026-07-07T20:18:00Z" w:id="17566">
            <w:rPr>
              <w:rFonts w:ascii="Times New Roman"/>
              <w:color w:val="000000"/>
            </w:rPr>
          </w:rPrChange>
        </w:rPr>
        <w:t>ipsum</w:t>
      </w:r>
      <w:r w:rsidR="00A96A35" w:rsidRPr="0027638C">
        <w:rPr>
          <w:sz w:val="24"/>
          <w:rPrChange w16du:dateUtc="2026-07-07T18:18:00Z" w:author="Author" w:date="2026-07-07T20:18:00Z" w:id="17567">
            <w:rPr>
              <w:rFonts w:ascii="Times New Roman"/>
              <w:color w:val="000000"/>
              <w:spacing w:val="21"/>
            </w:rPr>
          </w:rPrChange>
        </w:rPr>
        <w:t xml:space="preserve"> </w:t>
      </w:r>
      <w:r w:rsidR="00A96A35" w:rsidRPr="0027638C">
        <w:rPr>
          <w:sz w:val="24"/>
          <w:rPrChange w16du:dateUtc="2026-07-07T18:18:00Z" w:author="Author" w:date="2026-07-07T20:18:00Z" w:id="17568">
            <w:rPr>
              <w:rFonts w:ascii="Times New Roman"/>
              <w:color w:val="000000"/>
            </w:rPr>
          </w:rPrChange>
        </w:rPr>
        <w:t>dolor</w:t>
      </w:r>
      <w:r w:rsidR="00A96A35" w:rsidRPr="0027638C">
        <w:rPr>
          <w:sz w:val="24"/>
          <w:rPrChange w16du:dateUtc="2026-07-07T18:18:00Z" w:author="Author" w:date="2026-07-07T20:18:00Z" w:id="17569">
            <w:rPr>
              <w:rFonts w:ascii="Times New Roman"/>
              <w:color w:val="000000"/>
              <w:spacing w:val="21"/>
            </w:rPr>
          </w:rPrChange>
        </w:rPr>
        <w:t xml:space="preserve"> </w:t>
      </w:r>
      <w:r w:rsidR="00A96A35" w:rsidRPr="0027638C">
        <w:rPr>
          <w:sz w:val="24"/>
          <w:rPrChange w16du:dateUtc="2026-07-07T18:18:00Z" w:author="Author" w:date="2026-07-07T20:18:00Z" w:id="17570">
            <w:rPr>
              <w:rFonts w:ascii="Times New Roman"/>
              <w:color w:val="000000"/>
            </w:rPr>
          </w:rPrChange>
        </w:rPr>
        <w:t>Sit</w:t>
      </w:r>
      <w:r w:rsidR="00A96A35" w:rsidRPr="0027638C">
        <w:rPr>
          <w:sz w:val="24"/>
          <w:rPrChange w16du:dateUtc="2026-07-07T18:18:00Z" w:author="Author" w:date="2026-07-07T20:18:00Z" w:id="17571">
            <w:rPr>
              <w:rFonts w:ascii="Times New Roman"/>
              <w:color w:val="000000"/>
              <w:spacing w:val="21"/>
            </w:rPr>
          </w:rPrChange>
        </w:rPr>
        <w:t xml:space="preserve"> </w:t>
      </w:r>
      <w:r w:rsidR="00A96A35" w:rsidRPr="0027638C">
        <w:rPr>
          <w:sz w:val="24"/>
          <w:rPrChange w16du:dateUtc="2026-07-07T18:18:00Z" w:author="Author" w:date="2026-07-07T20:18:00Z" w:id="17572">
            <w:rPr>
              <w:rFonts w:ascii="Times New Roman"/>
              <w:color w:val="000000"/>
            </w:rPr>
          </w:rPrChange>
        </w:rPr>
        <w:t>Amet</w:t>
      </w:r>
      <w:r w:rsidR="00A96A35" w:rsidRPr="0027638C">
        <w:rPr>
          <w:sz w:val="24"/>
          <w:rPrChange w16du:dateUtc="2026-07-07T18:18:00Z" w:author="Author" w:date="2026-07-07T20:18:00Z" w:id="17573">
            <w:rPr>
              <w:rFonts w:ascii="Times New Roman"/>
              <w:color w:val="000000"/>
              <w:spacing w:val="21"/>
            </w:rPr>
          </w:rPrChange>
        </w:rPr>
        <w:t xml:space="preserve"> </w:t>
      </w:r>
      <w:r w:rsidR="00A96A35" w:rsidRPr="0027638C">
        <w:rPr>
          <w:sz w:val="24"/>
          <w:rPrChange w16du:dateUtc="2026-07-07T18:18:00Z" w:author="Author" w:date="2026-07-07T20:18:00Z" w:id="17574">
            <w:rPr>
              <w:rFonts w:ascii="Times New Roman"/>
              <w:color w:val="000000"/>
            </w:rPr>
          </w:rPrChange>
        </w:rPr>
        <w:t>Consectetur</w:t>
      </w:r>
      <w:r w:rsidR="00A96A35" w:rsidRPr="0027638C">
        <w:rPr>
          <w:sz w:val="24"/>
          <w:rPrChange w16du:dateUtc="2026-07-07T18:18:00Z" w:author="Author" w:date="2026-07-07T20:18:00Z" w:id="17575">
            <w:rPr>
              <w:rFonts w:ascii="Times New Roman"/>
              <w:color w:val="000000"/>
              <w:spacing w:val="21"/>
            </w:rPr>
          </w:rPrChange>
        </w:rPr>
        <w:t xml:space="preserve"> </w:t>
      </w:r>
      <w:r w:rsidR="00A96A35" w:rsidRPr="0027638C">
        <w:rPr>
          <w:sz w:val="24"/>
          <w:rPrChange w16du:dateUtc="2026-07-07T18:18:00Z" w:author="Author" w:date="2026-07-07T20:18:00Z" w:id="17576">
            <w:rPr>
              <w:rFonts w:ascii="Times New Roman"/>
              <w:color w:val="000000"/>
            </w:rPr>
          </w:rPrChange>
        </w:rPr>
        <w:t>adipiscing</w:t>
      </w:r>
      <w:r w:rsidR="00A96A35" w:rsidRPr="0027638C">
        <w:rPr>
          <w:sz w:val="24"/>
          <w:rPrChange w16du:dateUtc="2026-07-07T18:18:00Z" w:author="Author" w:date="2026-07-07T20:18:00Z" w:id="17577">
            <w:rPr>
              <w:rFonts w:ascii="Times New Roman"/>
              <w:color w:val="000000"/>
              <w:spacing w:val="21"/>
            </w:rPr>
          </w:rPrChange>
        </w:rPr>
        <w:t xml:space="preserve"> </w:t>
      </w:r>
      <w:r w:rsidR="00A96A35" w:rsidRPr="0027638C">
        <w:rPr>
          <w:sz w:val="24"/>
          <w:rPrChange w16du:dateUtc="2026-07-07T18:18:00Z" w:author="Author" w:date="2026-07-07T20:18:00Z" w:id="17578">
            <w:rPr>
              <w:rFonts w:ascii="Times New Roman"/>
              <w:color w:val="000000"/>
            </w:rPr>
          </w:rPrChange>
        </w:rPr>
        <w:t>elit</w:t>
      </w:r>
      <w:r w:rsidR="00A96A35" w:rsidRPr="0027638C">
        <w:rPr>
          <w:sz w:val="24"/>
          <w:rPrChange w16du:dateUtc="2026-07-07T18:18:00Z" w:author="Author" w:date="2026-07-07T20:18:00Z" w:id="17579">
            <w:rPr>
              <w:rFonts w:ascii="Times New Roman"/>
              <w:color w:val="000000"/>
              <w:spacing w:val="21"/>
            </w:rPr>
          </w:rPrChange>
        </w:rPr>
        <w:t xml:space="preserve"> </w:t>
      </w:r>
      <w:r w:rsidR="00A96A35" w:rsidRPr="0027638C">
        <w:rPr>
          <w:sz w:val="24"/>
          <w:rPrChange w16du:dateUtc="2026-07-07T18:18:00Z" w:author="Author" w:date="2026-07-07T20:18:00Z" w:id="17580">
            <w:rPr>
              <w:rFonts w:ascii="Times New Roman"/>
              <w:color w:val="000000"/>
            </w:rPr>
          </w:rPrChange>
        </w:rPr>
        <w:t>sed</w:t>
      </w:r>
      <w:r w:rsidR="00A96A35" w:rsidRPr="0027638C">
        <w:rPr>
          <w:sz w:val="24"/>
          <w:rPrChange w16du:dateUtc="2026-07-07T18:18:00Z" w:author="Author" w:date="2026-07-07T20:18:00Z" w:id="17581">
            <w:rPr>
              <w:rFonts w:ascii="Times New Roman"/>
              <w:color w:val="000000"/>
              <w:spacing w:val="21"/>
            </w:rPr>
          </w:rPrChange>
        </w:rPr>
        <w:t xml:space="preserve"> </w:t>
      </w:r>
      <w:r w:rsidR="00A96A35" w:rsidRPr="0027638C">
        <w:rPr>
          <w:sz w:val="24"/>
          <w:rPrChange w16du:dateUtc="2026-07-07T18:18:00Z" w:author="Author" w:date="2026-07-07T20:18:00Z" w:id="17582">
            <w:rPr>
              <w:rFonts w:ascii="Times New Roman"/>
              <w:color w:val="000000"/>
            </w:rPr>
          </w:rPrChange>
        </w:rPr>
        <w:t>do</w:t>
      </w:r>
      <w:r w:rsidR="00A96A35" w:rsidRPr="0027638C">
        <w:rPr>
          <w:sz w:val="24"/>
          <w:rPrChange w16du:dateUtc="2026-07-07T18:18:00Z" w:author="Author" w:date="2026-07-07T20:18:00Z" w:id="17583">
            <w:rPr>
              <w:rFonts w:ascii="Times New Roman"/>
              <w:color w:val="000000"/>
              <w:spacing w:val="21"/>
            </w:rPr>
          </w:rPrChange>
        </w:rPr>
        <w:t xml:space="preserve"> </w:t>
      </w:r>
      <w:r w:rsidR="00A96A35" w:rsidRPr="0027638C">
        <w:rPr>
          <w:sz w:val="24"/>
          <w:rPrChange w16du:dateUtc="2026-07-07T18:18:00Z" w:author="Author" w:date="2026-07-07T20:18:00Z" w:id="17584">
            <w:rPr>
              <w:rFonts w:ascii="Times New Roman"/>
              <w:color w:val="000000"/>
            </w:rPr>
          </w:rPrChange>
        </w:rPr>
        <w:t>eiusmod</w:t>
      </w:r>
      <w:r w:rsidR="00A96A35" w:rsidRPr="0027638C">
        <w:rPr>
          <w:sz w:val="24"/>
          <w:rPrChange w16du:dateUtc="2026-07-07T18:18:00Z" w:author="Author" w:date="2026-07-07T20:18:00Z" w:id="17585">
            <w:rPr>
              <w:rFonts w:ascii="Times New Roman"/>
              <w:color w:val="000000"/>
              <w:spacing w:val="21"/>
            </w:rPr>
          </w:rPrChange>
        </w:rPr>
        <w:t xml:space="preserve"> </w:t>
      </w:r>
      <w:r w:rsidR="00A96A35" w:rsidRPr="0027638C">
        <w:rPr>
          <w:sz w:val="24"/>
          <w:rPrChange w16du:dateUtc="2026-07-07T18:18:00Z" w:author="Author" w:date="2026-07-07T20:18:00Z" w:id="17586">
            <w:rPr>
              <w:rFonts w:ascii="Times New Roman" w:hAnsi="Times New Roman"/>
              <w:color w:val="000000"/>
            </w:rPr>
          </w:rPrChange>
        </w:rPr>
        <w:t>tempor</w:t>
      </w:r>
      <w:del w16du:dateUtc="2026-07-07T18:18:00Z" w:author="Author" w:date="2026-07-07T20:18:00Z" w:id="17587">
        <w:r>
          <w:rPr>
            <w:color w:val="000000"/>
          </w:rPr>
          <w:cr/>
        </w:r>
      </w:del>
      <w:r w:rsidR="00A96A35" w:rsidRPr="0027638C">
        <w:rPr>
          <w:sz w:val="24"/>
          <w:rPrChange w16du:dateUtc="2026-07-07T18:18:00Z" w:author="Author" w:date="2026-07-07T20:18:00Z" w:id="17588">
            <w:rPr>
              <w:rFonts w:ascii="Times New Roman"/>
              <w:color w:val="000000"/>
              <w:spacing w:val="665"/>
            </w:rPr>
          </w:rPrChange>
        </w:rPr>
        <w:t xml:space="preserve"> </w:t>
      </w:r>
      <w:r w:rsidR="00A96A35" w:rsidRPr="0027638C">
        <w:rPr>
          <w:sz w:val="24"/>
          <w:rPrChange w16du:dateUtc="2026-07-07T18:18:00Z" w:author="Author" w:date="2026-07-07T20:18:00Z" w:id="17589">
            <w:rPr>
              <w:rFonts w:ascii="Times New Roman"/>
              <w:color w:val="000000"/>
            </w:rPr>
          </w:rPrChange>
        </w:rPr>
        <w:t>incididunt.</w:t>
      </w:r>
      <w:r w:rsidR="00A96A35" w:rsidRPr="0027638C">
        <w:rPr>
          <w:sz w:val="24"/>
          <w:rPrChange w16du:dateUtc="2026-07-07T18:18:00Z" w:author="Author" w:date="2026-07-07T20:18:00Z" w:id="17590">
            <w:rPr>
              <w:rFonts w:ascii="Times New Roman"/>
              <w:color w:val="000000"/>
              <w:spacing w:val="30"/>
            </w:rPr>
          </w:rPrChange>
        </w:rPr>
        <w:t xml:space="preserve"> </w:t>
      </w:r>
      <w:r w:rsidR="00A96A35" w:rsidRPr="0027638C">
        <w:rPr>
          <w:sz w:val="24"/>
          <w:rPrChange w16du:dateUtc="2026-07-07T18:18:00Z" w:author="Author" w:date="2026-07-07T20:18:00Z" w:id="17591">
            <w:rPr>
              <w:rFonts w:ascii="Times New Roman"/>
              <w:color w:val="000000"/>
            </w:rPr>
          </w:rPrChange>
        </w:rPr>
        <w:t>Ut</w:t>
      </w:r>
      <w:r w:rsidR="00A96A35" w:rsidRPr="0027638C">
        <w:rPr>
          <w:sz w:val="24"/>
          <w:rPrChange w16du:dateUtc="2026-07-07T18:18:00Z" w:author="Author" w:date="2026-07-07T20:18:00Z" w:id="17592">
            <w:rPr>
              <w:rFonts w:ascii="Times New Roman"/>
              <w:color w:val="000000"/>
              <w:spacing w:val="30"/>
            </w:rPr>
          </w:rPrChange>
        </w:rPr>
        <w:t xml:space="preserve"> </w:t>
      </w:r>
      <w:r w:rsidR="00A96A35" w:rsidRPr="0027638C">
        <w:rPr>
          <w:sz w:val="24"/>
          <w:rPrChange w16du:dateUtc="2026-07-07T18:18:00Z" w:author="Author" w:date="2026-07-07T20:18:00Z" w:id="17593">
            <w:rPr>
              <w:rFonts w:ascii="Times New Roman"/>
              <w:color w:val="000000"/>
            </w:rPr>
          </w:rPrChange>
        </w:rPr>
        <w:t>Labore</w:t>
      </w:r>
      <w:r w:rsidR="00A96A35" w:rsidRPr="0027638C">
        <w:rPr>
          <w:sz w:val="24"/>
          <w:rPrChange w16du:dateUtc="2026-07-07T18:18:00Z" w:author="Author" w:date="2026-07-07T20:18:00Z" w:id="17594">
            <w:rPr>
              <w:rFonts w:ascii="Times New Roman"/>
              <w:color w:val="000000"/>
              <w:spacing w:val="30"/>
            </w:rPr>
          </w:rPrChange>
        </w:rPr>
        <w:t xml:space="preserve"> </w:t>
      </w:r>
      <w:r w:rsidR="00A96A35" w:rsidRPr="0027638C">
        <w:rPr>
          <w:sz w:val="24"/>
          <w:rPrChange w16du:dateUtc="2026-07-07T18:18:00Z" w:author="Author" w:date="2026-07-07T20:18:00Z" w:id="17595">
            <w:rPr>
              <w:rFonts w:ascii="Times New Roman"/>
              <w:color w:val="000000"/>
            </w:rPr>
          </w:rPrChange>
        </w:rPr>
        <w:t>Et</w:t>
      </w:r>
      <w:r w:rsidR="00A96A35" w:rsidRPr="0027638C">
        <w:rPr>
          <w:sz w:val="24"/>
          <w:rPrChange w16du:dateUtc="2026-07-07T18:18:00Z" w:author="Author" w:date="2026-07-07T20:18:00Z" w:id="17596">
            <w:rPr>
              <w:rFonts w:ascii="Times New Roman"/>
              <w:color w:val="000000"/>
              <w:spacing w:val="30"/>
            </w:rPr>
          </w:rPrChange>
        </w:rPr>
        <w:t xml:space="preserve"> </w:t>
      </w:r>
      <w:r w:rsidR="00A96A35" w:rsidRPr="0027638C">
        <w:rPr>
          <w:sz w:val="24"/>
          <w:rPrChange w16du:dateUtc="2026-07-07T18:18:00Z" w:author="Author" w:date="2026-07-07T20:18:00Z" w:id="17597">
            <w:rPr>
              <w:rFonts w:ascii="Times New Roman"/>
              <w:color w:val="000000"/>
            </w:rPr>
          </w:rPrChange>
        </w:rPr>
        <w:t>Dolore</w:t>
      </w:r>
      <w:r w:rsidR="00A96A35" w:rsidRPr="0027638C">
        <w:rPr>
          <w:sz w:val="24"/>
          <w:rPrChange w16du:dateUtc="2026-07-07T18:18:00Z" w:author="Author" w:date="2026-07-07T20:18:00Z" w:id="17598">
            <w:rPr>
              <w:rFonts w:ascii="Times New Roman"/>
              <w:color w:val="000000"/>
              <w:spacing w:val="30"/>
            </w:rPr>
          </w:rPrChange>
        </w:rPr>
        <w:t xml:space="preserve"> </w:t>
      </w:r>
      <w:r w:rsidR="00A96A35" w:rsidRPr="0027638C">
        <w:rPr>
          <w:sz w:val="24"/>
          <w:rPrChange w16du:dateUtc="2026-07-07T18:18:00Z" w:author="Author" w:date="2026-07-07T20:18:00Z" w:id="17599">
            <w:rPr>
              <w:rFonts w:ascii="Times New Roman"/>
              <w:color w:val="000000"/>
            </w:rPr>
          </w:rPrChange>
        </w:rPr>
        <w:t>magna</w:t>
      </w:r>
      <w:r w:rsidR="00A96A35" w:rsidRPr="0027638C">
        <w:rPr>
          <w:sz w:val="24"/>
          <w:rPrChange w16du:dateUtc="2026-07-07T18:18:00Z" w:author="Author" w:date="2026-07-07T20:18:00Z" w:id="17600">
            <w:rPr>
              <w:rFonts w:ascii="Times New Roman"/>
              <w:color w:val="000000"/>
              <w:spacing w:val="30"/>
            </w:rPr>
          </w:rPrChange>
        </w:rPr>
        <w:t xml:space="preserve"> </w:t>
      </w:r>
      <w:r w:rsidR="00A96A35" w:rsidRPr="0027638C">
        <w:rPr>
          <w:sz w:val="24"/>
          <w:rPrChange w16du:dateUtc="2026-07-07T18:18:00Z" w:author="Author" w:date="2026-07-07T20:18:00Z" w:id="17601">
            <w:rPr>
              <w:rFonts w:ascii="Times New Roman"/>
              <w:color w:val="000000"/>
            </w:rPr>
          </w:rPrChange>
        </w:rPr>
        <w:t>Aliqua</w:t>
      </w:r>
      <w:r w:rsidR="00A96A35" w:rsidRPr="0027638C">
        <w:rPr>
          <w:sz w:val="24"/>
          <w:rPrChange w16du:dateUtc="2026-07-07T18:18:00Z" w:author="Author" w:date="2026-07-07T20:18:00Z" w:id="17602">
            <w:rPr>
              <w:rFonts w:ascii="Times New Roman"/>
              <w:color w:val="000000"/>
              <w:spacing w:val="30"/>
            </w:rPr>
          </w:rPrChange>
        </w:rPr>
        <w:t xml:space="preserve"> </w:t>
      </w:r>
      <w:r w:rsidR="00A96A35" w:rsidRPr="0027638C">
        <w:rPr>
          <w:sz w:val="24"/>
          <w:rPrChange w16du:dateUtc="2026-07-07T18:18:00Z" w:author="Author" w:date="2026-07-07T20:18:00Z" w:id="17603">
            <w:rPr>
              <w:rFonts w:ascii="Times New Roman"/>
              <w:color w:val="000000"/>
            </w:rPr>
          </w:rPrChange>
        </w:rPr>
        <w:t>lorem</w:t>
      </w:r>
      <w:r w:rsidR="00A96A35" w:rsidRPr="0027638C">
        <w:rPr>
          <w:sz w:val="24"/>
          <w:rPrChange w16du:dateUtc="2026-07-07T18:18:00Z" w:author="Author" w:date="2026-07-07T20:18:00Z" w:id="17604">
            <w:rPr>
              <w:rFonts w:ascii="Times New Roman"/>
              <w:color w:val="000000"/>
              <w:spacing w:val="30"/>
            </w:rPr>
          </w:rPrChange>
        </w:rPr>
        <w:t xml:space="preserve"> </w:t>
      </w:r>
      <w:r w:rsidR="00A96A35" w:rsidRPr="0027638C">
        <w:rPr>
          <w:sz w:val="24"/>
          <w:rPrChange w16du:dateUtc="2026-07-07T18:18:00Z" w:author="Author" w:date="2026-07-07T20:18:00Z" w:id="17605">
            <w:rPr>
              <w:rFonts w:ascii="Times New Roman"/>
              <w:color w:val="000000"/>
            </w:rPr>
          </w:rPrChange>
        </w:rPr>
        <w:t>ipsum</w:t>
      </w:r>
      <w:r w:rsidR="00A96A35" w:rsidRPr="0027638C">
        <w:rPr>
          <w:sz w:val="24"/>
          <w:rPrChange w16du:dateUtc="2026-07-07T18:18:00Z" w:author="Author" w:date="2026-07-07T20:18:00Z" w:id="17606">
            <w:rPr>
              <w:rFonts w:ascii="Times New Roman"/>
              <w:color w:val="000000"/>
              <w:spacing w:val="30"/>
            </w:rPr>
          </w:rPrChange>
        </w:rPr>
        <w:t xml:space="preserve"> </w:t>
      </w:r>
      <w:r w:rsidR="00A96A35" w:rsidRPr="0027638C">
        <w:rPr>
          <w:sz w:val="24"/>
          <w:rPrChange w16du:dateUtc="2026-07-07T18:18:00Z" w:author="Author" w:date="2026-07-07T20:18:00Z" w:id="17607">
            <w:rPr>
              <w:rFonts w:ascii="Times New Roman"/>
              <w:color w:val="000000"/>
            </w:rPr>
          </w:rPrChange>
        </w:rPr>
        <w:t>Dolor</w:t>
      </w:r>
      <w:r w:rsidR="00A96A35" w:rsidRPr="0027638C">
        <w:rPr>
          <w:sz w:val="24"/>
          <w:rPrChange w16du:dateUtc="2026-07-07T18:18:00Z" w:author="Author" w:date="2026-07-07T20:18:00Z" w:id="17608">
            <w:rPr>
              <w:rFonts w:ascii="Times New Roman"/>
              <w:color w:val="000000"/>
              <w:spacing w:val="30"/>
            </w:rPr>
          </w:rPrChange>
        </w:rPr>
        <w:t xml:space="preserve"> </w:t>
      </w:r>
      <w:r w:rsidR="00A96A35" w:rsidRPr="0027638C">
        <w:rPr>
          <w:sz w:val="24"/>
          <w:rPrChange w16du:dateUtc="2026-07-07T18:18:00Z" w:author="Author" w:date="2026-07-07T20:18:00Z" w:id="17609">
            <w:rPr>
              <w:rFonts w:ascii="Times New Roman"/>
              <w:color w:val="000000"/>
            </w:rPr>
          </w:rPrChange>
        </w:rPr>
        <w:t>Sit</w:t>
      </w:r>
      <w:r w:rsidR="00A96A35" w:rsidRPr="0027638C">
        <w:rPr>
          <w:sz w:val="24"/>
          <w:rPrChange w16du:dateUtc="2026-07-07T18:18:00Z" w:author="Author" w:date="2026-07-07T20:18:00Z" w:id="17610">
            <w:rPr>
              <w:rFonts w:ascii="Times New Roman"/>
              <w:color w:val="000000"/>
              <w:spacing w:val="30"/>
            </w:rPr>
          </w:rPrChange>
        </w:rPr>
        <w:t xml:space="preserve"> </w:t>
      </w:r>
      <w:r w:rsidR="00A96A35" w:rsidRPr="0027638C">
        <w:rPr>
          <w:sz w:val="24"/>
          <w:rPrChange w16du:dateUtc="2026-07-07T18:18:00Z" w:author="Author" w:date="2026-07-07T20:18:00Z" w:id="17611">
            <w:rPr>
              <w:rFonts w:ascii="Times New Roman" w:hAnsi="Times New Roman"/>
              <w:color w:val="000000"/>
            </w:rPr>
          </w:rPrChange>
        </w:rPr>
        <w:t>amet</w:t>
      </w:r>
      <w:del w16du:dateUtc="2026-07-07T18:18:00Z" w:author="Author" w:date="2026-07-07T20:18:00Z" w:id="17612">
        <w:r>
          <w:rPr>
            <w:color w:val="000000"/>
          </w:rPr>
          <w:cr/>
        </w:r>
      </w:del>
      <w:r w:rsidR="00A96A35" w:rsidRPr="0027638C">
        <w:rPr>
          <w:sz w:val="24"/>
          <w:rPrChange w16du:dateUtc="2026-07-07T18:18:00Z" w:author="Author" w:date="2026-07-07T20:18:00Z" w:id="17613">
            <w:rPr>
              <w:rFonts w:ascii="Times New Roman"/>
              <w:color w:val="000000"/>
              <w:spacing w:val="665"/>
            </w:rPr>
          </w:rPrChange>
        </w:rPr>
        <w:t xml:space="preserve"> </w:t>
      </w:r>
      <w:r w:rsidR="00A96A35" w:rsidRPr="0027638C">
        <w:rPr>
          <w:sz w:val="24"/>
          <w:rPrChange w16du:dateUtc="2026-07-07T18:18:00Z" w:author="Author" w:date="2026-07-07T20:18:00Z" w:id="17614">
            <w:rPr>
              <w:rFonts w:ascii="Times New Roman"/>
              <w:color w:val="000000"/>
            </w:rPr>
          </w:rPrChange>
        </w:rPr>
        <w:t>Consectetur adipiscing elit sed do eiusmod Tempor.</w:t>
      </w:r>
    </w:p>
    <w:p w14:paraId="584D920B" w14:textId="77777777" w:rsidR="009609E8" w:rsidRDefault="00000000" w:rsidRPr="0027638C">
      <w:pPr>
        <w:pStyle w:val="ListParagraph"/>
        <w:numPr>
          <w:ilvl w:val="1"/>
          <w:numId w:val="5"/>
        </w:numPr>
        <w:tabs>
          <w:tab w:pos="1438" w:val="left"/>
          <w:tab w:pos="1440" w:val="left"/>
        </w:tabs>
        <w:spacing w:before="242"/>
        <w:ind w:right="356"/>
        <w:rPr>
          <w:sz w:val="24"/>
          <w:rPrChange w16du:dateUtc="2026-07-07T18:18:00Z" w:author="Author" w:date="2026-07-07T20:18:00Z" w:id="17615">
            <w:rPr>
              <w:rFonts w:ascii="Times New Roman"/>
              <w:color w:val="000000"/>
            </w:rPr>
          </w:rPrChange>
        </w:rPr>
        <w:pPrChange w16du:dateUtc="2026-07-07T18:18:00Z" w:author="Author" w:date="2026-07-07T20:18:00Z" w:id="17616">
          <w:pPr>
            <w:spacing w:after="0" w:before="236" w:line="253" w:lineRule="exact"/>
            <w:jc w:val="left"/>
          </w:pPr>
        </w:pPrChange>
      </w:pPr>
      <w:del w16du:dateUtc="2026-07-07T18:18:00Z" w:author="Author" w:date="2026-07-07T20:18:00Z" w:id="17617">
        <w:r>
          <w:rPr>
            <w:color w:val="000000"/>
          </w:rPr>
          <w:delText>(e)</w:delText>
        </w:r>
        <w:r>
          <w:rPr>
            <w:color w:val="000000"/>
            <w:spacing w:val="421"/>
          </w:rPr>
          <w:delText xml:space="preserve"> </w:delText>
        </w:r>
      </w:del>
      <w:r w:rsidR="00A96A35" w:rsidRPr="0027638C">
        <w:rPr>
          <w:sz w:val="24"/>
          <w:u w:val="single"/>
          <w:rPrChange w16du:dateUtc="2026-07-07T18:18:00Z" w:author="Author" w:date="2026-07-07T20:18:00Z" w:id="17618">
            <w:rPr>
              <w:rFonts w:ascii="Times New Roman"/>
              <w:color w:val="000000"/>
              <w:u w:val="single"/>
            </w:rPr>
          </w:rPrChange>
        </w:rPr>
        <w:t>Incididunt</w:t>
      </w:r>
      <w:r w:rsidR="00A96A35" w:rsidRPr="0027638C">
        <w:rPr>
          <w:sz w:val="24"/>
          <w:u w:val="single"/>
          <w:rPrChange w16du:dateUtc="2026-07-07T18:18:00Z" w:author="Author" w:date="2026-07-07T20:18:00Z" w:id="17619">
            <w:rPr>
              <w:rFonts w:ascii="Times New Roman"/>
              <w:color w:val="000000"/>
              <w:spacing w:val="8"/>
              <w:u w:val="single"/>
            </w:rPr>
          </w:rPrChange>
        </w:rPr>
        <w:t xml:space="preserve"> </w:t>
      </w:r>
      <w:r w:rsidR="00A96A35" w:rsidRPr="0027638C">
        <w:rPr>
          <w:sz w:val="24"/>
          <w:u w:val="single"/>
          <w:rPrChange w16du:dateUtc="2026-07-07T18:18:00Z" w:author="Author" w:date="2026-07-07T20:18:00Z" w:id="17620">
            <w:rPr>
              <w:rFonts w:ascii="Times New Roman"/>
              <w:color w:val="000000"/>
              <w:u w:val="single"/>
            </w:rPr>
          </w:rPrChange>
        </w:rPr>
        <w:t>Ut</w:t>
      </w:r>
      <w:r w:rsidR="00A96A35" w:rsidRPr="0027638C">
        <w:rPr>
          <w:sz w:val="24"/>
          <w:rPrChange w16du:dateUtc="2026-07-07T18:18:00Z" w:author="Author" w:date="2026-07-07T20:18:00Z" w:id="17621">
            <w:rPr>
              <w:rFonts w:ascii="Times New Roman"/>
              <w:color w:val="000000"/>
            </w:rPr>
          </w:rPrChange>
        </w:rPr>
        <w:t>.</w:t>
      </w:r>
      <w:r w:rsidR="00A96A35" w:rsidRPr="0027638C">
        <w:rPr>
          <w:sz w:val="24"/>
          <w:rPrChange w16du:dateUtc="2026-07-07T18:18:00Z" w:author="Author" w:date="2026-07-07T20:18:00Z" w:id="17622">
            <w:rPr>
              <w:rFonts w:ascii="Times New Roman"/>
              <w:color w:val="000000"/>
              <w:spacing w:val="8"/>
            </w:rPr>
          </w:rPrChange>
        </w:rPr>
        <w:t xml:space="preserve"> </w:t>
      </w:r>
      <w:r w:rsidR="00A96A35" w:rsidRPr="0027638C">
        <w:rPr>
          <w:sz w:val="24"/>
          <w:rPrChange w16du:dateUtc="2026-07-07T18:18:00Z" w:author="Author" w:date="2026-07-07T20:18:00Z" w:id="17623">
            <w:rPr>
              <w:rFonts w:ascii="Times New Roman"/>
              <w:color w:val="000000"/>
            </w:rPr>
          </w:rPrChange>
        </w:rPr>
        <w:t>Labore</w:t>
      </w:r>
      <w:r w:rsidR="00A96A35" w:rsidRPr="0027638C">
        <w:rPr>
          <w:sz w:val="24"/>
          <w:rPrChange w16du:dateUtc="2026-07-07T18:18:00Z" w:author="Author" w:date="2026-07-07T20:18:00Z" w:id="17624">
            <w:rPr>
              <w:rFonts w:ascii="Times New Roman"/>
              <w:color w:val="000000"/>
              <w:spacing w:val="8"/>
            </w:rPr>
          </w:rPrChange>
        </w:rPr>
        <w:t xml:space="preserve"> </w:t>
      </w:r>
      <w:r w:rsidR="00A96A35" w:rsidRPr="0027638C">
        <w:rPr>
          <w:sz w:val="24"/>
          <w:rPrChange w16du:dateUtc="2026-07-07T18:18:00Z" w:author="Author" w:date="2026-07-07T20:18:00Z" w:id="17625">
            <w:rPr>
              <w:rFonts w:ascii="Times New Roman"/>
              <w:color w:val="000000"/>
            </w:rPr>
          </w:rPrChange>
        </w:rPr>
        <w:t>Et</w:t>
      </w:r>
      <w:r w:rsidR="00A96A35" w:rsidRPr="0027638C">
        <w:rPr>
          <w:sz w:val="24"/>
          <w:rPrChange w16du:dateUtc="2026-07-07T18:18:00Z" w:author="Author" w:date="2026-07-07T20:18:00Z" w:id="17626">
            <w:rPr>
              <w:rFonts w:ascii="Times New Roman"/>
              <w:color w:val="000000"/>
              <w:spacing w:val="8"/>
            </w:rPr>
          </w:rPrChange>
        </w:rPr>
        <w:t xml:space="preserve"> </w:t>
      </w:r>
      <w:r w:rsidR="00A96A35" w:rsidRPr="0027638C">
        <w:rPr>
          <w:sz w:val="24"/>
          <w:rPrChange w16du:dateUtc="2026-07-07T18:18:00Z" w:author="Author" w:date="2026-07-07T20:18:00Z" w:id="17627">
            <w:rPr>
              <w:rFonts w:ascii="Times New Roman"/>
              <w:color w:val="000000"/>
            </w:rPr>
          </w:rPrChange>
        </w:rPr>
        <w:t>dolore</w:t>
      </w:r>
      <w:r w:rsidR="00A96A35" w:rsidRPr="0027638C">
        <w:rPr>
          <w:sz w:val="24"/>
          <w:rPrChange w16du:dateUtc="2026-07-07T18:18:00Z" w:author="Author" w:date="2026-07-07T20:18:00Z" w:id="17628">
            <w:rPr>
              <w:rFonts w:ascii="Times New Roman"/>
              <w:color w:val="000000"/>
              <w:spacing w:val="8"/>
            </w:rPr>
          </w:rPrChange>
        </w:rPr>
        <w:t xml:space="preserve"> </w:t>
      </w:r>
      <w:r w:rsidR="00A96A35" w:rsidRPr="0027638C">
        <w:rPr>
          <w:sz w:val="24"/>
          <w:rPrChange w16du:dateUtc="2026-07-07T18:18:00Z" w:author="Author" w:date="2026-07-07T20:18:00Z" w:id="17629">
            <w:rPr>
              <w:rFonts w:ascii="Times New Roman"/>
              <w:color w:val="000000"/>
            </w:rPr>
          </w:rPrChange>
        </w:rPr>
        <w:t>magna</w:t>
      </w:r>
      <w:r w:rsidR="00A96A35" w:rsidRPr="0027638C">
        <w:rPr>
          <w:sz w:val="24"/>
          <w:rPrChange w16du:dateUtc="2026-07-07T18:18:00Z" w:author="Author" w:date="2026-07-07T20:18:00Z" w:id="17630">
            <w:rPr>
              <w:rFonts w:ascii="Times New Roman"/>
              <w:color w:val="000000"/>
              <w:spacing w:val="8"/>
            </w:rPr>
          </w:rPrChange>
        </w:rPr>
        <w:t xml:space="preserve"> </w:t>
      </w:r>
      <w:r w:rsidR="00A96A35" w:rsidRPr="0027638C">
        <w:rPr>
          <w:sz w:val="24"/>
          <w:rPrChange w16du:dateUtc="2026-07-07T18:18:00Z" w:author="Author" w:date="2026-07-07T20:18:00Z" w:id="17631">
            <w:rPr>
              <w:rFonts w:ascii="Times New Roman"/>
              <w:color w:val="000000"/>
            </w:rPr>
          </w:rPrChange>
        </w:rPr>
        <w:t>aliqua</w:t>
      </w:r>
      <w:r w:rsidR="00A96A35" w:rsidRPr="0027638C">
        <w:rPr>
          <w:sz w:val="24"/>
          <w:rPrChange w16du:dateUtc="2026-07-07T18:18:00Z" w:author="Author" w:date="2026-07-07T20:18:00Z" w:id="17632">
            <w:rPr>
              <w:rFonts w:ascii="Times New Roman"/>
              <w:color w:val="000000"/>
              <w:spacing w:val="8"/>
            </w:rPr>
          </w:rPrChange>
        </w:rPr>
        <w:t xml:space="preserve"> </w:t>
      </w:r>
      <w:r w:rsidR="00A96A35" w:rsidRPr="0027638C">
        <w:rPr>
          <w:sz w:val="24"/>
          <w:rPrChange w16du:dateUtc="2026-07-07T18:18:00Z" w:author="Author" w:date="2026-07-07T20:18:00Z" w:id="17633">
            <w:rPr>
              <w:rFonts w:ascii="Times New Roman"/>
              <w:color w:val="000000"/>
            </w:rPr>
          </w:rPrChange>
        </w:rPr>
        <w:t>lorem</w:t>
      </w:r>
      <w:r w:rsidR="00A96A35" w:rsidRPr="0027638C">
        <w:rPr>
          <w:sz w:val="24"/>
          <w:rPrChange w16du:dateUtc="2026-07-07T18:18:00Z" w:author="Author" w:date="2026-07-07T20:18:00Z" w:id="17634">
            <w:rPr>
              <w:rFonts w:ascii="Times New Roman"/>
              <w:color w:val="000000"/>
              <w:spacing w:val="8"/>
            </w:rPr>
          </w:rPrChange>
        </w:rPr>
        <w:t xml:space="preserve"> </w:t>
      </w:r>
      <w:r w:rsidR="00A96A35" w:rsidRPr="0027638C">
        <w:rPr>
          <w:sz w:val="24"/>
          <w:rPrChange w16du:dateUtc="2026-07-07T18:18:00Z" w:author="Author" w:date="2026-07-07T20:18:00Z" w:id="17635">
            <w:rPr>
              <w:rFonts w:ascii="Times New Roman"/>
              <w:color w:val="000000"/>
            </w:rPr>
          </w:rPrChange>
        </w:rPr>
        <w:t>ipsum</w:t>
      </w:r>
      <w:r w:rsidR="00A96A35" w:rsidRPr="0027638C">
        <w:rPr>
          <w:sz w:val="24"/>
          <w:rPrChange w16du:dateUtc="2026-07-07T18:18:00Z" w:author="Author" w:date="2026-07-07T20:18:00Z" w:id="17636">
            <w:rPr>
              <w:rFonts w:ascii="Times New Roman"/>
              <w:color w:val="000000"/>
              <w:spacing w:val="8"/>
            </w:rPr>
          </w:rPrChange>
        </w:rPr>
        <w:t xml:space="preserve"> </w:t>
      </w:r>
      <w:r w:rsidR="00A96A35" w:rsidRPr="0027638C">
        <w:rPr>
          <w:sz w:val="24"/>
          <w:rPrChange w16du:dateUtc="2026-07-07T18:18:00Z" w:author="Author" w:date="2026-07-07T20:18:00Z" w:id="17637">
            <w:rPr>
              <w:rFonts w:ascii="Times New Roman"/>
              <w:color w:val="000000"/>
            </w:rPr>
          </w:rPrChange>
        </w:rPr>
        <w:t>dolor</w:t>
      </w:r>
      <w:r w:rsidR="00A96A35" w:rsidRPr="0027638C">
        <w:rPr>
          <w:sz w:val="24"/>
          <w:rPrChange w16du:dateUtc="2026-07-07T18:18:00Z" w:author="Author" w:date="2026-07-07T20:18:00Z" w:id="17638">
            <w:rPr>
              <w:rFonts w:ascii="Times New Roman"/>
              <w:color w:val="000000"/>
              <w:spacing w:val="8"/>
            </w:rPr>
          </w:rPrChange>
        </w:rPr>
        <w:t xml:space="preserve"> </w:t>
      </w:r>
      <w:r w:rsidR="00A96A35" w:rsidRPr="0027638C">
        <w:rPr>
          <w:sz w:val="24"/>
          <w:rPrChange w16du:dateUtc="2026-07-07T18:18:00Z" w:author="Author" w:date="2026-07-07T20:18:00Z" w:id="17639">
            <w:rPr>
              <w:rFonts w:ascii="Times New Roman"/>
              <w:color w:val="000000"/>
            </w:rPr>
          </w:rPrChange>
        </w:rPr>
        <w:t>sit</w:t>
      </w:r>
      <w:r w:rsidR="00A96A35" w:rsidRPr="0027638C">
        <w:rPr>
          <w:sz w:val="24"/>
          <w:rPrChange w16du:dateUtc="2026-07-07T18:18:00Z" w:author="Author" w:date="2026-07-07T20:18:00Z" w:id="17640">
            <w:rPr>
              <w:rFonts w:ascii="Times New Roman"/>
              <w:color w:val="000000"/>
              <w:spacing w:val="8"/>
            </w:rPr>
          </w:rPrChange>
        </w:rPr>
        <w:t xml:space="preserve"> </w:t>
      </w:r>
      <w:r w:rsidR="00A96A35" w:rsidRPr="0027638C">
        <w:rPr>
          <w:sz w:val="24"/>
          <w:rPrChange w16du:dateUtc="2026-07-07T18:18:00Z" w:author="Author" w:date="2026-07-07T20:18:00Z" w:id="17641">
            <w:rPr>
              <w:rFonts w:ascii="Times New Roman"/>
              <w:color w:val="000000"/>
            </w:rPr>
          </w:rPrChange>
        </w:rPr>
        <w:t>amet</w:t>
      </w:r>
      <w:r w:rsidR="00A96A35" w:rsidRPr="0027638C">
        <w:rPr>
          <w:sz w:val="24"/>
          <w:rPrChange w16du:dateUtc="2026-07-07T18:18:00Z" w:author="Author" w:date="2026-07-07T20:18:00Z" w:id="17642">
            <w:rPr>
              <w:rFonts w:ascii="Times New Roman"/>
              <w:color w:val="000000"/>
              <w:spacing w:val="8"/>
            </w:rPr>
          </w:rPrChange>
        </w:rPr>
        <w:t xml:space="preserve"> </w:t>
      </w:r>
      <w:r w:rsidR="00A96A35" w:rsidRPr="0027638C">
        <w:rPr>
          <w:sz w:val="24"/>
          <w:rPrChange w16du:dateUtc="2026-07-07T18:18:00Z" w:author="Author" w:date="2026-07-07T20:18:00Z" w:id="17643">
            <w:rPr>
              <w:rFonts w:ascii="Times New Roman" w:hAnsi="Times New Roman"/>
              <w:color w:val="000000"/>
            </w:rPr>
          </w:rPrChange>
        </w:rPr>
        <w:t>consectetur-adipiscing</w:t>
      </w:r>
      <w:del w16du:dateUtc="2026-07-07T18:18:00Z" w:author="Author" w:date="2026-07-07T20:18:00Z" w:id="17644">
        <w:r>
          <w:rPr>
            <w:color w:val="000000"/>
          </w:rPr>
          <w:cr/>
        </w:r>
      </w:del>
      <w:r w:rsidR="00A96A35" w:rsidRPr="0027638C">
        <w:rPr>
          <w:sz w:val="24"/>
          <w:rPrChange w16du:dateUtc="2026-07-07T18:18:00Z" w:author="Author" w:date="2026-07-07T20:18:00Z" w:id="17645">
            <w:rPr>
              <w:rFonts w:ascii="Times New Roman"/>
              <w:color w:val="000000"/>
              <w:spacing w:val="665"/>
            </w:rPr>
          </w:rPrChange>
        </w:rPr>
        <w:t xml:space="preserve"> </w:t>
      </w:r>
      <w:r w:rsidR="00A96A35" w:rsidRPr="0027638C">
        <w:rPr>
          <w:sz w:val="24"/>
          <w:rPrChange w16du:dateUtc="2026-07-07T18:18:00Z" w:author="Author" w:date="2026-07-07T20:18:00Z" w:id="17646">
            <w:rPr>
              <w:rFonts w:ascii="Times New Roman"/>
              <w:color w:val="000000"/>
            </w:rPr>
          </w:rPrChange>
        </w:rPr>
        <w:t>elit</w:t>
      </w:r>
      <w:r w:rsidR="00A96A35" w:rsidRPr="0027638C">
        <w:rPr>
          <w:sz w:val="24"/>
          <w:rPrChange w16du:dateUtc="2026-07-07T18:18:00Z" w:author="Author" w:date="2026-07-07T20:18:00Z" w:id="17647">
            <w:rPr>
              <w:rFonts w:ascii="Times New Roman"/>
              <w:color w:val="000000"/>
              <w:spacing w:val="51"/>
            </w:rPr>
          </w:rPrChange>
        </w:rPr>
        <w:t xml:space="preserve"> </w:t>
      </w:r>
      <w:r w:rsidR="00A96A35" w:rsidRPr="0027638C">
        <w:rPr>
          <w:sz w:val="24"/>
          <w:rPrChange w16du:dateUtc="2026-07-07T18:18:00Z" w:author="Author" w:date="2026-07-07T20:18:00Z" w:id="17648">
            <w:rPr>
              <w:rFonts w:ascii="Times New Roman"/>
              <w:color w:val="000000"/>
            </w:rPr>
          </w:rPrChange>
        </w:rPr>
        <w:t>sed</w:t>
      </w:r>
      <w:r w:rsidR="00A96A35" w:rsidRPr="0027638C">
        <w:rPr>
          <w:sz w:val="24"/>
          <w:rPrChange w16du:dateUtc="2026-07-07T18:18:00Z" w:author="Author" w:date="2026-07-07T20:18:00Z" w:id="17649">
            <w:rPr>
              <w:rFonts w:ascii="Times New Roman"/>
              <w:color w:val="000000"/>
              <w:spacing w:val="51"/>
            </w:rPr>
          </w:rPrChange>
        </w:rPr>
        <w:t xml:space="preserve"> </w:t>
      </w:r>
      <w:r w:rsidR="00A96A35" w:rsidRPr="0027638C">
        <w:rPr>
          <w:sz w:val="24"/>
          <w:rPrChange w16du:dateUtc="2026-07-07T18:18:00Z" w:author="Author" w:date="2026-07-07T20:18:00Z" w:id="17650">
            <w:rPr>
              <w:rFonts w:ascii="Times New Roman"/>
              <w:color w:val="000000"/>
            </w:rPr>
          </w:rPrChange>
        </w:rPr>
        <w:t>do</w:t>
      </w:r>
      <w:r w:rsidR="00A96A35" w:rsidRPr="0027638C">
        <w:rPr>
          <w:sz w:val="24"/>
          <w:rPrChange w16du:dateUtc="2026-07-07T18:18:00Z" w:author="Author" w:date="2026-07-07T20:18:00Z" w:id="17651">
            <w:rPr>
              <w:rFonts w:ascii="Times New Roman"/>
              <w:color w:val="000000"/>
              <w:spacing w:val="50"/>
            </w:rPr>
          </w:rPrChange>
        </w:rPr>
        <w:t xml:space="preserve"> </w:t>
      </w:r>
      <w:r w:rsidR="00A96A35" w:rsidRPr="0027638C">
        <w:rPr>
          <w:sz w:val="24"/>
          <w:rPrChange w16du:dateUtc="2026-07-07T18:18:00Z" w:author="Author" w:date="2026-07-07T20:18:00Z" w:id="17652">
            <w:rPr>
              <w:rFonts w:ascii="Times New Roman"/>
              <w:color w:val="000000"/>
            </w:rPr>
          </w:rPrChange>
        </w:rPr>
        <w:t>Eiusmod</w:t>
      </w:r>
      <w:r w:rsidR="00A96A35" w:rsidRPr="0027638C">
        <w:rPr>
          <w:sz w:val="24"/>
          <w:rPrChange w16du:dateUtc="2026-07-07T18:18:00Z" w:author="Author" w:date="2026-07-07T20:18:00Z" w:id="17653">
            <w:rPr>
              <w:rFonts w:ascii="Times New Roman"/>
              <w:color w:val="000000"/>
              <w:spacing w:val="51"/>
            </w:rPr>
          </w:rPrChange>
        </w:rPr>
        <w:t xml:space="preserve"> </w:t>
      </w:r>
      <w:r w:rsidR="00A96A35" w:rsidRPr="0027638C">
        <w:rPr>
          <w:sz w:val="24"/>
          <w:rPrChange w16du:dateUtc="2026-07-07T18:18:00Z" w:author="Author" w:date="2026-07-07T20:18:00Z" w:id="17654">
            <w:rPr>
              <w:rFonts w:ascii="Times New Roman"/>
              <w:color w:val="000000"/>
            </w:rPr>
          </w:rPrChange>
        </w:rPr>
        <w:t>Tempor</w:t>
      </w:r>
      <w:r w:rsidR="00A96A35" w:rsidRPr="0027638C">
        <w:rPr>
          <w:sz w:val="24"/>
          <w:rPrChange w16du:dateUtc="2026-07-07T18:18:00Z" w:author="Author" w:date="2026-07-07T20:18:00Z" w:id="17655">
            <w:rPr>
              <w:rFonts w:ascii="Times New Roman"/>
              <w:color w:val="000000"/>
              <w:spacing w:val="51"/>
            </w:rPr>
          </w:rPrChange>
        </w:rPr>
        <w:t xml:space="preserve"> </w:t>
      </w:r>
      <w:r w:rsidR="00A96A35" w:rsidRPr="0027638C">
        <w:rPr>
          <w:sz w:val="24"/>
          <w:rPrChange w16du:dateUtc="2026-07-07T18:18:00Z" w:author="Author" w:date="2026-07-07T20:18:00Z" w:id="17656">
            <w:rPr>
              <w:rFonts w:ascii="Times New Roman"/>
              <w:color w:val="000000"/>
            </w:rPr>
          </w:rPrChange>
        </w:rPr>
        <w:t>incididunt</w:t>
      </w:r>
      <w:r w:rsidR="00A96A35" w:rsidRPr="0027638C">
        <w:rPr>
          <w:sz w:val="24"/>
          <w:rPrChange w16du:dateUtc="2026-07-07T18:18:00Z" w:author="Author" w:date="2026-07-07T20:18:00Z" w:id="17657">
            <w:rPr>
              <w:rFonts w:ascii="Times New Roman"/>
              <w:color w:val="000000"/>
              <w:spacing w:val="51"/>
            </w:rPr>
          </w:rPrChange>
        </w:rPr>
        <w:t xml:space="preserve"> </w:t>
      </w:r>
      <w:r w:rsidR="00A96A35" w:rsidRPr="0027638C">
        <w:rPr>
          <w:sz w:val="24"/>
          <w:rPrChange w16du:dateUtc="2026-07-07T18:18:00Z" w:author="Author" w:date="2026-07-07T20:18:00Z" w:id="17658">
            <w:rPr>
              <w:rFonts w:ascii="Times New Roman"/>
              <w:color w:val="000000"/>
            </w:rPr>
          </w:rPrChange>
        </w:rPr>
        <w:t>ut</w:t>
      </w:r>
      <w:r w:rsidR="00A96A35" w:rsidRPr="0027638C">
        <w:rPr>
          <w:sz w:val="24"/>
          <w:rPrChange w16du:dateUtc="2026-07-07T18:18:00Z" w:author="Author" w:date="2026-07-07T20:18:00Z" w:id="17659">
            <w:rPr>
              <w:rFonts w:ascii="Times New Roman"/>
              <w:color w:val="000000"/>
              <w:spacing w:val="51"/>
            </w:rPr>
          </w:rPrChange>
        </w:rPr>
        <w:t xml:space="preserve"> </w:t>
      </w:r>
      <w:r w:rsidR="00A96A35" w:rsidRPr="0027638C">
        <w:rPr>
          <w:sz w:val="24"/>
          <w:rPrChange w16du:dateUtc="2026-07-07T18:18:00Z" w:author="Author" w:date="2026-07-07T20:18:00Z" w:id="17660">
            <w:rPr>
              <w:rFonts w:ascii="Times New Roman"/>
              <w:color w:val="000000"/>
            </w:rPr>
          </w:rPrChange>
        </w:rPr>
        <w:t>labore</w:t>
      </w:r>
      <w:r w:rsidR="00A96A35" w:rsidRPr="0027638C">
        <w:rPr>
          <w:sz w:val="24"/>
          <w:rPrChange w16du:dateUtc="2026-07-07T18:18:00Z" w:author="Author" w:date="2026-07-07T20:18:00Z" w:id="17661">
            <w:rPr>
              <w:rFonts w:ascii="Times New Roman"/>
              <w:color w:val="000000"/>
              <w:spacing w:val="51"/>
            </w:rPr>
          </w:rPrChange>
        </w:rPr>
        <w:t xml:space="preserve"> </w:t>
      </w:r>
      <w:r w:rsidR="00A96A35" w:rsidRPr="0027638C">
        <w:rPr>
          <w:sz w:val="24"/>
          <w:rPrChange w16du:dateUtc="2026-07-07T18:18:00Z" w:author="Author" w:date="2026-07-07T20:18:00Z" w:id="17662">
            <w:rPr>
              <w:rFonts w:ascii="Times New Roman"/>
              <w:color w:val="000000"/>
            </w:rPr>
          </w:rPrChange>
        </w:rPr>
        <w:t>et</w:t>
      </w:r>
      <w:r w:rsidR="00A96A35" w:rsidRPr="0027638C">
        <w:rPr>
          <w:sz w:val="24"/>
          <w:rPrChange w16du:dateUtc="2026-07-07T18:18:00Z" w:author="Author" w:date="2026-07-07T20:18:00Z" w:id="17663">
            <w:rPr>
              <w:rFonts w:ascii="Times New Roman"/>
              <w:color w:val="000000"/>
              <w:spacing w:val="51"/>
            </w:rPr>
          </w:rPrChange>
        </w:rPr>
        <w:t xml:space="preserve"> </w:t>
      </w:r>
      <w:r w:rsidR="00A96A35" w:rsidRPr="0027638C">
        <w:rPr>
          <w:sz w:val="24"/>
          <w:rPrChange w16du:dateUtc="2026-07-07T18:18:00Z" w:author="Author" w:date="2026-07-07T20:18:00Z" w:id="17664">
            <w:rPr>
              <w:rFonts w:ascii="Times New Roman"/>
              <w:color w:val="000000"/>
            </w:rPr>
          </w:rPrChange>
        </w:rPr>
        <w:t>dolore</w:t>
      </w:r>
      <w:r w:rsidR="00A96A35" w:rsidRPr="0027638C">
        <w:rPr>
          <w:sz w:val="24"/>
          <w:rPrChange w16du:dateUtc="2026-07-07T18:18:00Z" w:author="Author" w:date="2026-07-07T20:18:00Z" w:id="17665">
            <w:rPr>
              <w:rFonts w:ascii="Times New Roman"/>
              <w:color w:val="000000"/>
              <w:spacing w:val="51"/>
            </w:rPr>
          </w:rPrChange>
        </w:rPr>
        <w:t xml:space="preserve"> </w:t>
      </w:r>
      <w:r w:rsidR="00A96A35" w:rsidRPr="0027638C">
        <w:rPr>
          <w:sz w:val="24"/>
          <w:rPrChange w16du:dateUtc="2026-07-07T18:18:00Z" w:author="Author" w:date="2026-07-07T20:18:00Z" w:id="17666">
            <w:rPr>
              <w:rFonts w:ascii="Times New Roman"/>
              <w:color w:val="000000"/>
            </w:rPr>
          </w:rPrChange>
        </w:rPr>
        <w:t>magna,</w:t>
      </w:r>
      <w:r w:rsidR="00A96A35" w:rsidRPr="0027638C">
        <w:rPr>
          <w:sz w:val="24"/>
          <w:rPrChange w16du:dateUtc="2026-07-07T18:18:00Z" w:author="Author" w:date="2026-07-07T20:18:00Z" w:id="17667">
            <w:rPr>
              <w:rFonts w:ascii="Times New Roman"/>
              <w:color w:val="000000"/>
              <w:spacing w:val="51"/>
            </w:rPr>
          </w:rPrChange>
        </w:rPr>
        <w:t xml:space="preserve"> </w:t>
      </w:r>
      <w:r w:rsidR="00A96A35" w:rsidRPr="0027638C">
        <w:rPr>
          <w:sz w:val="24"/>
          <w:rPrChange w16du:dateUtc="2026-07-07T18:18:00Z" w:author="Author" w:date="2026-07-07T20:18:00Z" w:id="17668">
            <w:rPr>
              <w:rFonts w:ascii="Times New Roman"/>
              <w:color w:val="000000"/>
            </w:rPr>
          </w:rPrChange>
        </w:rPr>
        <w:t>aliqua</w:t>
      </w:r>
      <w:r w:rsidR="00A96A35" w:rsidRPr="0027638C">
        <w:rPr>
          <w:sz w:val="24"/>
          <w:rPrChange w16du:dateUtc="2026-07-07T18:18:00Z" w:author="Author" w:date="2026-07-07T20:18:00Z" w:id="17669">
            <w:rPr>
              <w:rFonts w:ascii="Times New Roman"/>
              <w:color w:val="000000"/>
              <w:spacing w:val="51"/>
            </w:rPr>
          </w:rPrChange>
        </w:rPr>
        <w:t xml:space="preserve"> </w:t>
      </w:r>
      <w:r w:rsidR="00A96A35" w:rsidRPr="0027638C">
        <w:rPr>
          <w:sz w:val="24"/>
          <w:rPrChange w16du:dateUtc="2026-07-07T18:18:00Z" w:author="Author" w:date="2026-07-07T20:18:00Z" w:id="17670">
            <w:rPr>
              <w:rFonts w:ascii="Times New Roman" w:hAnsi="Times New Roman"/>
              <w:color w:val="000000"/>
            </w:rPr>
          </w:rPrChange>
        </w:rPr>
        <w:t>lorem</w:t>
      </w:r>
      <w:del w16du:dateUtc="2026-07-07T18:18:00Z" w:author="Author" w:date="2026-07-07T20:18:00Z" w:id="17671">
        <w:r>
          <w:rPr>
            <w:color w:val="000000"/>
          </w:rPr>
          <w:cr/>
        </w:r>
      </w:del>
      <w:r w:rsidR="00A96A35" w:rsidRPr="0027638C">
        <w:rPr>
          <w:sz w:val="24"/>
          <w:rPrChange w16du:dateUtc="2026-07-07T18:18:00Z" w:author="Author" w:date="2026-07-07T20:18:00Z" w:id="17672">
            <w:rPr>
              <w:rFonts w:ascii="Times New Roman"/>
              <w:color w:val="000000"/>
              <w:spacing w:val="665"/>
            </w:rPr>
          </w:rPrChange>
        </w:rPr>
        <w:t xml:space="preserve"> </w:t>
      </w:r>
      <w:r w:rsidR="00A96A35" w:rsidRPr="0027638C">
        <w:rPr>
          <w:sz w:val="24"/>
          <w:rPrChange w16du:dateUtc="2026-07-07T18:18:00Z" w:author="Author" w:date="2026-07-07T20:18:00Z" w:id="17673">
            <w:rPr>
              <w:rFonts w:ascii="Times New Roman"/>
              <w:color w:val="000000"/>
            </w:rPr>
          </w:rPrChange>
        </w:rPr>
        <w:t>ipsum</w:t>
      </w:r>
      <w:r w:rsidR="00A96A35" w:rsidRPr="0027638C">
        <w:rPr>
          <w:sz w:val="24"/>
          <w:rPrChange w16du:dateUtc="2026-07-07T18:18:00Z" w:author="Author" w:date="2026-07-07T20:18:00Z" w:id="17674">
            <w:rPr>
              <w:rFonts w:ascii="Times New Roman"/>
              <w:color w:val="000000"/>
              <w:spacing w:val="8"/>
            </w:rPr>
          </w:rPrChange>
        </w:rPr>
        <w:t xml:space="preserve"> </w:t>
      </w:r>
      <w:r w:rsidR="00A96A35" w:rsidRPr="0027638C">
        <w:rPr>
          <w:sz w:val="24"/>
          <w:rPrChange w16du:dateUtc="2026-07-07T18:18:00Z" w:author="Author" w:date="2026-07-07T20:18:00Z" w:id="17675">
            <w:rPr>
              <w:rFonts w:ascii="Times New Roman"/>
              <w:color w:val="000000"/>
            </w:rPr>
          </w:rPrChange>
        </w:rPr>
        <w:t>dolor</w:t>
      </w:r>
      <w:r w:rsidR="00A96A35" w:rsidRPr="0027638C">
        <w:rPr>
          <w:sz w:val="24"/>
          <w:rPrChange w16du:dateUtc="2026-07-07T18:18:00Z" w:author="Author" w:date="2026-07-07T20:18:00Z" w:id="17676">
            <w:rPr>
              <w:rFonts w:ascii="Times New Roman"/>
              <w:color w:val="000000"/>
              <w:spacing w:val="8"/>
            </w:rPr>
          </w:rPrChange>
        </w:rPr>
        <w:t xml:space="preserve"> </w:t>
      </w:r>
      <w:r w:rsidR="00A96A35" w:rsidRPr="0027638C">
        <w:rPr>
          <w:sz w:val="24"/>
          <w:rPrChange w16du:dateUtc="2026-07-07T18:18:00Z" w:author="Author" w:date="2026-07-07T20:18:00Z" w:id="17677">
            <w:rPr>
              <w:rFonts w:ascii="Times New Roman"/>
              <w:color w:val="000000"/>
            </w:rPr>
          </w:rPrChange>
        </w:rPr>
        <w:t>sit</w:t>
      </w:r>
      <w:r w:rsidR="00A96A35" w:rsidRPr="0027638C">
        <w:rPr>
          <w:sz w:val="24"/>
          <w:rPrChange w16du:dateUtc="2026-07-07T18:18:00Z" w:author="Author" w:date="2026-07-07T20:18:00Z" w:id="17678">
            <w:rPr>
              <w:rFonts w:ascii="Times New Roman"/>
              <w:color w:val="000000"/>
              <w:spacing w:val="8"/>
            </w:rPr>
          </w:rPrChange>
        </w:rPr>
        <w:t xml:space="preserve"> </w:t>
      </w:r>
      <w:r w:rsidR="00A96A35" w:rsidRPr="0027638C">
        <w:rPr>
          <w:sz w:val="24"/>
          <w:rPrChange w16du:dateUtc="2026-07-07T18:18:00Z" w:author="Author" w:date="2026-07-07T20:18:00Z" w:id="17679">
            <w:rPr>
              <w:rFonts w:ascii="Times New Roman"/>
              <w:color w:val="000000"/>
            </w:rPr>
          </w:rPrChange>
        </w:rPr>
        <w:t>Amet</w:t>
      </w:r>
      <w:r w:rsidR="00A96A35" w:rsidRPr="0027638C">
        <w:rPr>
          <w:sz w:val="24"/>
          <w:rPrChange w16du:dateUtc="2026-07-07T18:18:00Z" w:author="Author" w:date="2026-07-07T20:18:00Z" w:id="17680">
            <w:rPr>
              <w:rFonts w:ascii="Times New Roman"/>
              <w:color w:val="000000"/>
              <w:spacing w:val="8"/>
            </w:rPr>
          </w:rPrChange>
        </w:rPr>
        <w:t xml:space="preserve"> </w:t>
      </w:r>
      <w:r w:rsidR="00A96A35" w:rsidRPr="0027638C">
        <w:rPr>
          <w:sz w:val="24"/>
          <w:rPrChange w16du:dateUtc="2026-07-07T18:18:00Z" w:author="Author" w:date="2026-07-07T20:18:00Z" w:id="17681">
            <w:rPr>
              <w:rFonts w:ascii="Times New Roman"/>
              <w:color w:val="000000"/>
            </w:rPr>
          </w:rPrChange>
        </w:rPr>
        <w:t>Consectetur.</w:t>
      </w:r>
      <w:r w:rsidR="00A96A35" w:rsidRPr="0027638C">
        <w:rPr>
          <w:sz w:val="24"/>
          <w:rPrChange w16du:dateUtc="2026-07-07T18:18:00Z" w:author="Author" w:date="2026-07-07T20:18:00Z" w:id="17682">
            <w:rPr>
              <w:rFonts w:ascii="Times New Roman"/>
              <w:color w:val="000000"/>
              <w:spacing w:val="8"/>
            </w:rPr>
          </w:rPrChange>
        </w:rPr>
        <w:t xml:space="preserve"> </w:t>
      </w:r>
      <w:r w:rsidR="00A96A35" w:rsidRPr="0027638C">
        <w:rPr>
          <w:sz w:val="24"/>
          <w:rPrChange w16du:dateUtc="2026-07-07T18:18:00Z" w:author="Author" w:date="2026-07-07T20:18:00Z" w:id="17683">
            <w:rPr>
              <w:rFonts w:ascii="Times New Roman"/>
              <w:color w:val="000000"/>
            </w:rPr>
          </w:rPrChange>
        </w:rPr>
        <w:t>Adipiscing</w:t>
      </w:r>
      <w:r w:rsidR="00A96A35" w:rsidRPr="0027638C">
        <w:rPr>
          <w:sz w:val="24"/>
          <w:rPrChange w16du:dateUtc="2026-07-07T18:18:00Z" w:author="Author" w:date="2026-07-07T20:18:00Z" w:id="17684">
            <w:rPr>
              <w:rFonts w:ascii="Times New Roman"/>
              <w:color w:val="000000"/>
              <w:spacing w:val="8"/>
            </w:rPr>
          </w:rPrChange>
        </w:rPr>
        <w:t xml:space="preserve"> </w:t>
      </w:r>
      <w:r w:rsidR="00A96A35" w:rsidRPr="0027638C">
        <w:rPr>
          <w:sz w:val="24"/>
          <w:rPrChange w16du:dateUtc="2026-07-07T18:18:00Z" w:author="Author" w:date="2026-07-07T20:18:00Z" w:id="17685">
            <w:rPr>
              <w:rFonts w:ascii="Times New Roman"/>
              <w:color w:val="000000"/>
            </w:rPr>
          </w:rPrChange>
        </w:rPr>
        <w:t>elit</w:t>
      </w:r>
      <w:r w:rsidR="00A96A35" w:rsidRPr="0027638C">
        <w:rPr>
          <w:sz w:val="24"/>
          <w:rPrChange w16du:dateUtc="2026-07-07T18:18:00Z" w:author="Author" w:date="2026-07-07T20:18:00Z" w:id="17686">
            <w:rPr>
              <w:rFonts w:ascii="Times New Roman"/>
              <w:color w:val="000000"/>
              <w:spacing w:val="8"/>
            </w:rPr>
          </w:rPrChange>
        </w:rPr>
        <w:t xml:space="preserve"> </w:t>
      </w:r>
      <w:r w:rsidR="00A96A35" w:rsidRPr="0027638C">
        <w:rPr>
          <w:sz w:val="24"/>
          <w:rPrChange w16du:dateUtc="2026-07-07T18:18:00Z" w:author="Author" w:date="2026-07-07T20:18:00Z" w:id="17687">
            <w:rPr>
              <w:rFonts w:ascii="Times New Roman"/>
              <w:color w:val="000000"/>
            </w:rPr>
          </w:rPrChange>
        </w:rPr>
        <w:t>sed</w:t>
      </w:r>
      <w:r w:rsidR="00A96A35" w:rsidRPr="0027638C">
        <w:rPr>
          <w:sz w:val="24"/>
          <w:rPrChange w16du:dateUtc="2026-07-07T18:18:00Z" w:author="Author" w:date="2026-07-07T20:18:00Z" w:id="17688">
            <w:rPr>
              <w:rFonts w:ascii="Times New Roman"/>
              <w:color w:val="000000"/>
              <w:spacing w:val="8"/>
            </w:rPr>
          </w:rPrChange>
        </w:rPr>
        <w:t xml:space="preserve"> </w:t>
      </w:r>
      <w:r w:rsidR="00A96A35" w:rsidRPr="0027638C">
        <w:rPr>
          <w:sz w:val="24"/>
          <w:rPrChange w16du:dateUtc="2026-07-07T18:18:00Z" w:author="Author" w:date="2026-07-07T20:18:00Z" w:id="17689">
            <w:rPr>
              <w:rFonts w:ascii="Times New Roman"/>
              <w:color w:val="000000"/>
            </w:rPr>
          </w:rPrChange>
        </w:rPr>
        <w:t>do</w:t>
      </w:r>
      <w:r w:rsidR="00A96A35" w:rsidRPr="0027638C">
        <w:rPr>
          <w:sz w:val="24"/>
          <w:rPrChange w16du:dateUtc="2026-07-07T18:18:00Z" w:author="Author" w:date="2026-07-07T20:18:00Z" w:id="17690">
            <w:rPr>
              <w:rFonts w:ascii="Times New Roman"/>
              <w:color w:val="000000"/>
              <w:spacing w:val="8"/>
            </w:rPr>
          </w:rPrChange>
        </w:rPr>
        <w:t xml:space="preserve"> </w:t>
      </w:r>
      <w:r w:rsidR="00A96A35" w:rsidRPr="0027638C">
        <w:rPr>
          <w:sz w:val="24"/>
          <w:rPrChange w16du:dateUtc="2026-07-07T18:18:00Z" w:author="Author" w:date="2026-07-07T20:18:00Z" w:id="17691">
            <w:rPr>
              <w:rFonts w:ascii="Times New Roman"/>
              <w:color w:val="000000"/>
            </w:rPr>
          </w:rPrChange>
        </w:rPr>
        <w:t>eiusmod</w:t>
      </w:r>
      <w:r w:rsidR="00A96A35" w:rsidRPr="0027638C">
        <w:rPr>
          <w:sz w:val="24"/>
          <w:rPrChange w16du:dateUtc="2026-07-07T18:18:00Z" w:author="Author" w:date="2026-07-07T20:18:00Z" w:id="17692">
            <w:rPr>
              <w:rFonts w:ascii="Times New Roman"/>
              <w:color w:val="000000"/>
              <w:spacing w:val="8"/>
            </w:rPr>
          </w:rPrChange>
        </w:rPr>
        <w:t xml:space="preserve"> </w:t>
      </w:r>
      <w:r w:rsidR="00A96A35" w:rsidRPr="0027638C">
        <w:rPr>
          <w:sz w:val="24"/>
          <w:rPrChange w16du:dateUtc="2026-07-07T18:18:00Z" w:author="Author" w:date="2026-07-07T20:18:00Z" w:id="17693">
            <w:rPr>
              <w:rFonts w:ascii="Times New Roman" w:hAnsi="Times New Roman"/>
              <w:color w:val="000000"/>
            </w:rPr>
          </w:rPrChange>
        </w:rPr>
        <w:t>tempor</w:t>
      </w:r>
      <w:del w16du:dateUtc="2026-07-07T18:18:00Z" w:author="Author" w:date="2026-07-07T20:18:00Z" w:id="17694">
        <w:r>
          <w:rPr>
            <w:color w:val="000000"/>
          </w:rPr>
          <w:cr/>
        </w:r>
      </w:del>
      <w:r w:rsidR="00A96A35" w:rsidRPr="0027638C">
        <w:rPr>
          <w:sz w:val="24"/>
          <w:rPrChange w16du:dateUtc="2026-07-07T18:18:00Z" w:author="Author" w:date="2026-07-07T20:18:00Z" w:id="17695">
            <w:rPr>
              <w:rFonts w:ascii="Times New Roman"/>
              <w:color w:val="000000"/>
              <w:spacing w:val="665"/>
            </w:rPr>
          </w:rPrChange>
        </w:rPr>
        <w:t xml:space="preserve"> </w:t>
      </w:r>
      <w:r w:rsidR="00A96A35" w:rsidRPr="0027638C">
        <w:rPr>
          <w:sz w:val="24"/>
          <w:rPrChange w16du:dateUtc="2026-07-07T18:18:00Z" w:author="Author" w:date="2026-07-07T20:18:00Z" w:id="17696">
            <w:rPr>
              <w:rFonts w:ascii="Times New Roman"/>
              <w:color w:val="000000"/>
            </w:rPr>
          </w:rPrChange>
        </w:rPr>
        <w:t>incididunt</w:t>
      </w:r>
      <w:r w:rsidR="00A96A35" w:rsidRPr="0027638C">
        <w:rPr>
          <w:spacing w:val="-6"/>
          <w:sz w:val="24"/>
          <w:rPrChange w16du:dateUtc="2026-07-07T18:18:00Z" w:author="Author" w:date="2026-07-07T20:18:00Z" w:id="17697">
            <w:rPr>
              <w:rFonts w:ascii="Times New Roman"/>
              <w:color w:val="000000"/>
              <w:spacing w:val="-2"/>
            </w:rPr>
          </w:rPrChange>
        </w:rPr>
        <w:t xml:space="preserve"> </w:t>
      </w:r>
      <w:r w:rsidR="00A96A35" w:rsidRPr="0027638C">
        <w:rPr>
          <w:sz w:val="24"/>
          <w:rPrChange w16du:dateUtc="2026-07-07T18:18:00Z" w:author="Author" w:date="2026-07-07T20:18:00Z" w:id="17698">
            <w:rPr>
              <w:rFonts w:ascii="Times New Roman"/>
              <w:color w:val="000000"/>
            </w:rPr>
          </w:rPrChange>
        </w:rPr>
        <w:t>ut</w:t>
      </w:r>
      <w:r w:rsidR="00A96A35" w:rsidRPr="0027638C">
        <w:rPr>
          <w:spacing w:val="-5"/>
          <w:sz w:val="24"/>
          <w:rPrChange w16du:dateUtc="2026-07-07T18:18:00Z" w:author="Author" w:date="2026-07-07T20:18:00Z" w:id="17699">
            <w:rPr>
              <w:rFonts w:ascii="Times New Roman"/>
              <w:color w:val="000000"/>
              <w:spacing w:val="-2"/>
            </w:rPr>
          </w:rPrChange>
        </w:rPr>
        <w:t xml:space="preserve"> </w:t>
      </w:r>
      <w:r w:rsidR="00A96A35" w:rsidRPr="0027638C">
        <w:rPr>
          <w:sz w:val="24"/>
          <w:rPrChange w16du:dateUtc="2026-07-07T18:18:00Z" w:author="Author" w:date="2026-07-07T20:18:00Z" w:id="17700">
            <w:rPr>
              <w:rFonts w:ascii="Times New Roman"/>
              <w:color w:val="000000"/>
            </w:rPr>
          </w:rPrChange>
        </w:rPr>
        <w:t>Labore</w:t>
      </w:r>
      <w:r w:rsidR="00A96A35" w:rsidRPr="0027638C">
        <w:rPr>
          <w:spacing w:val="-5"/>
          <w:sz w:val="24"/>
          <w:rPrChange w16du:dateUtc="2026-07-07T18:18:00Z" w:author="Author" w:date="2026-07-07T20:18:00Z" w:id="17701">
            <w:rPr>
              <w:rFonts w:ascii="Times New Roman"/>
              <w:color w:val="000000"/>
              <w:spacing w:val="-2"/>
            </w:rPr>
          </w:rPrChange>
        </w:rPr>
        <w:t xml:space="preserve"> </w:t>
      </w:r>
      <w:r w:rsidR="00A96A35" w:rsidRPr="0027638C">
        <w:rPr>
          <w:sz w:val="24"/>
          <w:rPrChange w16du:dateUtc="2026-07-07T18:18:00Z" w:author="Author" w:date="2026-07-07T20:18:00Z" w:id="17702">
            <w:rPr>
              <w:rFonts w:ascii="Times New Roman"/>
              <w:color w:val="000000"/>
            </w:rPr>
          </w:rPrChange>
        </w:rPr>
        <w:t>Et</w:t>
      </w:r>
      <w:r w:rsidR="00A96A35" w:rsidRPr="0027638C">
        <w:rPr>
          <w:spacing w:val="-5"/>
          <w:sz w:val="24"/>
          <w:rPrChange w16du:dateUtc="2026-07-07T18:18:00Z" w:author="Author" w:date="2026-07-07T20:18:00Z" w:id="17703">
            <w:rPr>
              <w:rFonts w:ascii="Times New Roman"/>
              <w:color w:val="000000"/>
              <w:spacing w:val="-2"/>
            </w:rPr>
          </w:rPrChange>
        </w:rPr>
        <w:t xml:space="preserve"> </w:t>
      </w:r>
      <w:r w:rsidR="00A96A35" w:rsidRPr="0027638C">
        <w:rPr>
          <w:sz w:val="24"/>
          <w:rPrChange w16du:dateUtc="2026-07-07T18:18:00Z" w:author="Author" w:date="2026-07-07T20:18:00Z" w:id="17704">
            <w:rPr>
              <w:rFonts w:ascii="Times New Roman"/>
              <w:color w:val="000000"/>
            </w:rPr>
          </w:rPrChange>
        </w:rPr>
        <w:t>dolore</w:t>
      </w:r>
      <w:r w:rsidR="00A96A35" w:rsidRPr="0027638C">
        <w:rPr>
          <w:spacing w:val="-6"/>
          <w:sz w:val="24"/>
          <w:rPrChange w16du:dateUtc="2026-07-07T18:18:00Z" w:author="Author" w:date="2026-07-07T20:18:00Z" w:id="17705">
            <w:rPr>
              <w:rFonts w:ascii="Times New Roman"/>
              <w:color w:val="000000"/>
              <w:spacing w:val="-2"/>
            </w:rPr>
          </w:rPrChange>
        </w:rPr>
        <w:t xml:space="preserve"> </w:t>
      </w:r>
      <w:r w:rsidR="00A96A35" w:rsidRPr="0027638C">
        <w:rPr>
          <w:sz w:val="24"/>
          <w:rPrChange w16du:dateUtc="2026-07-07T18:18:00Z" w:author="Author" w:date="2026-07-07T20:18:00Z" w:id="17706">
            <w:rPr>
              <w:rFonts w:ascii="Times New Roman"/>
              <w:color w:val="000000"/>
            </w:rPr>
          </w:rPrChange>
        </w:rPr>
        <w:t>magna</w:t>
      </w:r>
      <w:r w:rsidR="00A96A35" w:rsidRPr="0027638C">
        <w:rPr>
          <w:spacing w:val="-6"/>
          <w:sz w:val="24"/>
          <w:rPrChange w16du:dateUtc="2026-07-07T18:18:00Z" w:author="Author" w:date="2026-07-07T20:18:00Z" w:id="17707">
            <w:rPr>
              <w:rFonts w:ascii="Times New Roman"/>
              <w:color w:val="000000"/>
              <w:spacing w:val="-2"/>
            </w:rPr>
          </w:rPrChange>
        </w:rPr>
        <w:t xml:space="preserve"> </w:t>
      </w:r>
      <w:r w:rsidR="00A96A35" w:rsidRPr="0027638C">
        <w:rPr>
          <w:sz w:val="24"/>
          <w:rPrChange w16du:dateUtc="2026-07-07T18:18:00Z" w:author="Author" w:date="2026-07-07T20:18:00Z" w:id="17708">
            <w:rPr>
              <w:rFonts w:ascii="Times New Roman"/>
              <w:color w:val="000000"/>
            </w:rPr>
          </w:rPrChange>
        </w:rPr>
        <w:t>aliqua</w:t>
      </w:r>
      <w:r w:rsidR="00A96A35" w:rsidRPr="0027638C">
        <w:rPr>
          <w:spacing w:val="-6"/>
          <w:sz w:val="24"/>
          <w:rPrChange w16du:dateUtc="2026-07-07T18:18:00Z" w:author="Author" w:date="2026-07-07T20:18:00Z" w:id="17709">
            <w:rPr>
              <w:rFonts w:ascii="Times New Roman"/>
              <w:color w:val="000000"/>
              <w:spacing w:val="-2"/>
            </w:rPr>
          </w:rPrChange>
        </w:rPr>
        <w:t xml:space="preserve"> </w:t>
      </w:r>
      <w:r w:rsidR="00A96A35" w:rsidRPr="0027638C">
        <w:rPr>
          <w:sz w:val="24"/>
          <w:rPrChange w16du:dateUtc="2026-07-07T18:18:00Z" w:author="Author" w:date="2026-07-07T20:18:00Z" w:id="17710">
            <w:rPr>
              <w:rFonts w:ascii="Times New Roman"/>
              <w:color w:val="000000"/>
            </w:rPr>
          </w:rPrChange>
        </w:rPr>
        <w:t>lorem</w:t>
      </w:r>
      <w:r w:rsidR="00A96A35" w:rsidRPr="0027638C">
        <w:rPr>
          <w:spacing w:val="-5"/>
          <w:sz w:val="24"/>
          <w:rPrChange w16du:dateUtc="2026-07-07T18:18:00Z" w:author="Author" w:date="2026-07-07T20:18:00Z" w:id="17711">
            <w:rPr>
              <w:rFonts w:ascii="Times New Roman"/>
              <w:color w:val="000000"/>
              <w:spacing w:val="-2"/>
            </w:rPr>
          </w:rPrChange>
        </w:rPr>
        <w:t xml:space="preserve"> </w:t>
      </w:r>
      <w:r w:rsidR="00A96A35" w:rsidRPr="0027638C">
        <w:rPr>
          <w:sz w:val="24"/>
          <w:rPrChange w16du:dateUtc="2026-07-07T18:18:00Z" w:author="Author" w:date="2026-07-07T20:18:00Z" w:id="17712">
            <w:rPr>
              <w:rFonts w:ascii="Times New Roman"/>
              <w:color w:val="000000"/>
            </w:rPr>
          </w:rPrChange>
        </w:rPr>
        <w:t>ipsum</w:t>
      </w:r>
      <w:r w:rsidR="00A96A35" w:rsidRPr="0027638C">
        <w:rPr>
          <w:spacing w:val="-6"/>
          <w:sz w:val="24"/>
          <w:rPrChange w16du:dateUtc="2026-07-07T18:18:00Z" w:author="Author" w:date="2026-07-07T20:18:00Z" w:id="17713">
            <w:rPr>
              <w:rFonts w:ascii="Times New Roman"/>
              <w:color w:val="000000"/>
              <w:spacing w:val="-2"/>
            </w:rPr>
          </w:rPrChange>
        </w:rPr>
        <w:t xml:space="preserve"> </w:t>
      </w:r>
      <w:r w:rsidR="00A96A35" w:rsidRPr="0027638C">
        <w:rPr>
          <w:sz w:val="24"/>
          <w:rPrChange w16du:dateUtc="2026-07-07T18:18:00Z" w:author="Author" w:date="2026-07-07T20:18:00Z" w:id="17714">
            <w:rPr>
              <w:rFonts w:ascii="Times New Roman"/>
              <w:color w:val="000000"/>
            </w:rPr>
          </w:rPrChange>
        </w:rPr>
        <w:t>Dolor</w:t>
      </w:r>
      <w:r w:rsidR="00A96A35" w:rsidRPr="0027638C">
        <w:rPr>
          <w:spacing w:val="-5"/>
          <w:sz w:val="24"/>
          <w:rPrChange w16du:dateUtc="2026-07-07T18:18:00Z" w:author="Author" w:date="2026-07-07T20:18:00Z" w:id="17715">
            <w:rPr>
              <w:rFonts w:ascii="Times New Roman"/>
              <w:color w:val="000000"/>
              <w:spacing w:val="-2"/>
            </w:rPr>
          </w:rPrChange>
        </w:rPr>
        <w:t xml:space="preserve"> </w:t>
      </w:r>
      <w:r w:rsidR="00A96A35" w:rsidRPr="0027638C">
        <w:rPr>
          <w:sz w:val="24"/>
          <w:rPrChange w16du:dateUtc="2026-07-07T18:18:00Z" w:author="Author" w:date="2026-07-07T20:18:00Z" w:id="17716">
            <w:rPr>
              <w:rFonts w:ascii="Times New Roman"/>
              <w:color w:val="000000"/>
            </w:rPr>
          </w:rPrChange>
        </w:rPr>
        <w:t>sit</w:t>
      </w:r>
      <w:r w:rsidR="00A96A35" w:rsidRPr="0027638C">
        <w:rPr>
          <w:spacing w:val="-5"/>
          <w:sz w:val="24"/>
          <w:rPrChange w16du:dateUtc="2026-07-07T18:18:00Z" w:author="Author" w:date="2026-07-07T20:18:00Z" w:id="17717">
            <w:rPr>
              <w:rFonts w:ascii="Times New Roman"/>
              <w:color w:val="000000"/>
              <w:spacing w:val="-2"/>
            </w:rPr>
          </w:rPrChange>
        </w:rPr>
        <w:t xml:space="preserve"> </w:t>
      </w:r>
      <w:r w:rsidR="00A96A35" w:rsidRPr="0027638C">
        <w:rPr>
          <w:sz w:val="24"/>
          <w:rPrChange w16du:dateUtc="2026-07-07T18:18:00Z" w:author="Author" w:date="2026-07-07T20:18:00Z" w:id="17718">
            <w:rPr>
              <w:rFonts w:ascii="Times New Roman"/>
              <w:color w:val="000000"/>
            </w:rPr>
          </w:rPrChange>
        </w:rPr>
        <w:t>amet</w:t>
      </w:r>
      <w:r w:rsidR="00A96A35" w:rsidRPr="0027638C">
        <w:rPr>
          <w:spacing w:val="-6"/>
          <w:sz w:val="24"/>
          <w:rPrChange w16du:dateUtc="2026-07-07T18:18:00Z" w:author="Author" w:date="2026-07-07T20:18:00Z" w:id="17719">
            <w:rPr>
              <w:rFonts w:ascii="Times New Roman"/>
              <w:color w:val="000000"/>
              <w:spacing w:val="-2"/>
            </w:rPr>
          </w:rPrChange>
        </w:rPr>
        <w:t xml:space="preserve"> </w:t>
      </w:r>
      <w:r w:rsidR="00A96A35" w:rsidRPr="0027638C">
        <w:rPr>
          <w:sz w:val="24"/>
          <w:rPrChange w16du:dateUtc="2026-07-07T18:18:00Z" w:author="Author" w:date="2026-07-07T20:18:00Z" w:id="17720">
            <w:rPr>
              <w:rFonts w:ascii="Times New Roman" w:hAnsi="Times New Roman"/>
              <w:color w:val="000000"/>
            </w:rPr>
          </w:rPrChange>
        </w:rPr>
        <w:t>consectetur</w:t>
      </w:r>
      <w:del w16du:dateUtc="2026-07-07T18:18:00Z" w:author="Author" w:date="2026-07-07T20:18:00Z" w:id="17721">
        <w:r>
          <w:rPr>
            <w:color w:val="000000"/>
          </w:rPr>
          <w:cr/>
        </w:r>
      </w:del>
      <w:r w:rsidR="00A96A35" w:rsidRPr="0027638C">
        <w:rPr>
          <w:sz w:val="24"/>
          <w:rPrChange w16du:dateUtc="2026-07-07T18:18:00Z" w:author="Author" w:date="2026-07-07T20:18:00Z" w:id="17722">
            <w:rPr>
              <w:rFonts w:ascii="Times New Roman"/>
              <w:color w:val="000000"/>
              <w:spacing w:val="665"/>
            </w:rPr>
          </w:rPrChange>
        </w:rPr>
        <w:t xml:space="preserve"> </w:t>
      </w:r>
      <w:r w:rsidR="00A96A35" w:rsidRPr="0027638C">
        <w:rPr>
          <w:sz w:val="24"/>
          <w:rPrChange w16du:dateUtc="2026-07-07T18:18:00Z" w:author="Author" w:date="2026-07-07T20:18:00Z" w:id="17723">
            <w:rPr>
              <w:rFonts w:ascii="Times New Roman"/>
              <w:color w:val="000000"/>
            </w:rPr>
          </w:rPrChange>
        </w:rPr>
        <w:t>adipiscing</w:t>
      </w:r>
      <w:r w:rsidR="00A96A35" w:rsidRPr="0027638C">
        <w:rPr>
          <w:spacing w:val="-7"/>
          <w:sz w:val="24"/>
          <w:rPrChange w16du:dateUtc="2026-07-07T18:18:00Z" w:author="Author" w:date="2026-07-07T20:18:00Z" w:id="17724">
            <w:rPr>
              <w:rFonts w:ascii="Times New Roman"/>
              <w:color w:val="000000"/>
              <w:spacing w:val="-4"/>
            </w:rPr>
          </w:rPrChange>
        </w:rPr>
        <w:t xml:space="preserve"> </w:t>
      </w:r>
      <w:r w:rsidR="00A96A35" w:rsidRPr="0027638C">
        <w:rPr>
          <w:sz w:val="24"/>
          <w:rPrChange w16du:dateUtc="2026-07-07T18:18:00Z" w:author="Author" w:date="2026-07-07T20:18:00Z" w:id="17725">
            <w:rPr>
              <w:rFonts w:ascii="Times New Roman"/>
              <w:color w:val="000000"/>
            </w:rPr>
          </w:rPrChange>
        </w:rPr>
        <w:t>elit</w:t>
      </w:r>
      <w:r w:rsidR="00A96A35" w:rsidRPr="0027638C">
        <w:rPr>
          <w:spacing w:val="-7"/>
          <w:sz w:val="24"/>
          <w:rPrChange w16du:dateUtc="2026-07-07T18:18:00Z" w:author="Author" w:date="2026-07-07T20:18:00Z" w:id="17726">
            <w:rPr>
              <w:rFonts w:ascii="Times New Roman"/>
              <w:color w:val="000000"/>
              <w:spacing w:val="-4"/>
            </w:rPr>
          </w:rPrChange>
        </w:rPr>
        <w:t xml:space="preserve"> </w:t>
      </w:r>
      <w:r w:rsidR="00A96A35" w:rsidRPr="0027638C">
        <w:rPr>
          <w:sz w:val="24"/>
          <w:rPrChange w16du:dateUtc="2026-07-07T18:18:00Z" w:author="Author" w:date="2026-07-07T20:18:00Z" w:id="17727">
            <w:rPr>
              <w:rFonts w:ascii="Times New Roman"/>
              <w:color w:val="000000"/>
            </w:rPr>
          </w:rPrChange>
        </w:rPr>
        <w:t>sed</w:t>
      </w:r>
      <w:r w:rsidR="00A96A35" w:rsidRPr="0027638C">
        <w:rPr>
          <w:spacing w:val="-7"/>
          <w:sz w:val="24"/>
          <w:rPrChange w16du:dateUtc="2026-07-07T18:18:00Z" w:author="Author" w:date="2026-07-07T20:18:00Z" w:id="17728">
            <w:rPr>
              <w:rFonts w:ascii="Times New Roman"/>
              <w:color w:val="000000"/>
              <w:spacing w:val="-4"/>
            </w:rPr>
          </w:rPrChange>
        </w:rPr>
        <w:t xml:space="preserve"> </w:t>
      </w:r>
      <w:r w:rsidR="00A96A35" w:rsidRPr="0027638C">
        <w:rPr>
          <w:sz w:val="24"/>
          <w:rPrChange w16du:dateUtc="2026-07-07T18:18:00Z" w:author="Author" w:date="2026-07-07T20:18:00Z" w:id="17729">
            <w:rPr>
              <w:rFonts w:ascii="Times New Roman"/>
              <w:color w:val="000000"/>
            </w:rPr>
          </w:rPrChange>
        </w:rPr>
        <w:t>do</w:t>
      </w:r>
      <w:r w:rsidR="00A96A35" w:rsidRPr="0027638C">
        <w:rPr>
          <w:spacing w:val="-7"/>
          <w:sz w:val="24"/>
          <w:rPrChange w16du:dateUtc="2026-07-07T18:18:00Z" w:author="Author" w:date="2026-07-07T20:18:00Z" w:id="17730">
            <w:rPr>
              <w:rFonts w:ascii="Times New Roman"/>
              <w:color w:val="000000"/>
              <w:spacing w:val="-4"/>
            </w:rPr>
          </w:rPrChange>
        </w:rPr>
        <w:t xml:space="preserve"> </w:t>
      </w:r>
      <w:r w:rsidR="00A96A35" w:rsidRPr="0027638C">
        <w:rPr>
          <w:sz w:val="24"/>
          <w:rPrChange w16du:dateUtc="2026-07-07T18:18:00Z" w:author="Author" w:date="2026-07-07T20:18:00Z" w:id="17731">
            <w:rPr>
              <w:rFonts w:ascii="Times New Roman"/>
              <w:color w:val="000000"/>
            </w:rPr>
          </w:rPrChange>
        </w:rPr>
        <w:t>Eiusmod</w:t>
      </w:r>
      <w:r w:rsidR="00A96A35" w:rsidRPr="0027638C">
        <w:rPr>
          <w:spacing w:val="-7"/>
          <w:sz w:val="24"/>
          <w:rPrChange w16du:dateUtc="2026-07-07T18:18:00Z" w:author="Author" w:date="2026-07-07T20:18:00Z" w:id="17732">
            <w:rPr>
              <w:rFonts w:ascii="Times New Roman"/>
              <w:color w:val="000000"/>
              <w:spacing w:val="-4"/>
            </w:rPr>
          </w:rPrChange>
        </w:rPr>
        <w:t xml:space="preserve"> </w:t>
      </w:r>
      <w:r w:rsidR="00A96A35" w:rsidRPr="0027638C">
        <w:rPr>
          <w:sz w:val="24"/>
          <w:rPrChange w16du:dateUtc="2026-07-07T18:18:00Z" w:author="Author" w:date="2026-07-07T20:18:00Z" w:id="17733">
            <w:rPr>
              <w:rFonts w:ascii="Times New Roman"/>
              <w:color w:val="000000"/>
            </w:rPr>
          </w:rPrChange>
        </w:rPr>
        <w:t>Tempor,</w:t>
      </w:r>
      <w:r w:rsidR="00A96A35" w:rsidRPr="0027638C">
        <w:rPr>
          <w:spacing w:val="-7"/>
          <w:sz w:val="24"/>
          <w:rPrChange w16du:dateUtc="2026-07-07T18:18:00Z" w:author="Author" w:date="2026-07-07T20:18:00Z" w:id="17734">
            <w:rPr>
              <w:rFonts w:ascii="Times New Roman"/>
              <w:color w:val="000000"/>
              <w:spacing w:val="-4"/>
            </w:rPr>
          </w:rPrChange>
        </w:rPr>
        <w:t xml:space="preserve"> </w:t>
      </w:r>
      <w:r w:rsidR="00A96A35" w:rsidRPr="0027638C">
        <w:rPr>
          <w:sz w:val="24"/>
          <w:rPrChange w16du:dateUtc="2026-07-07T18:18:00Z" w:author="Author" w:date="2026-07-07T20:18:00Z" w:id="17735">
            <w:rPr>
              <w:rFonts w:ascii="Times New Roman"/>
              <w:color w:val="000000"/>
            </w:rPr>
          </w:rPrChange>
        </w:rPr>
        <w:t>incididunt</w:t>
      </w:r>
      <w:r w:rsidR="00A96A35" w:rsidRPr="0027638C">
        <w:rPr>
          <w:spacing w:val="-7"/>
          <w:sz w:val="24"/>
          <w:rPrChange w16du:dateUtc="2026-07-07T18:18:00Z" w:author="Author" w:date="2026-07-07T20:18:00Z" w:id="17736">
            <w:rPr>
              <w:rFonts w:ascii="Times New Roman"/>
              <w:color w:val="000000"/>
              <w:spacing w:val="-4"/>
            </w:rPr>
          </w:rPrChange>
        </w:rPr>
        <w:t xml:space="preserve"> </w:t>
      </w:r>
      <w:r w:rsidR="00A96A35" w:rsidRPr="0027638C">
        <w:rPr>
          <w:sz w:val="24"/>
          <w:rPrChange w16du:dateUtc="2026-07-07T18:18:00Z" w:author="Author" w:date="2026-07-07T20:18:00Z" w:id="17737">
            <w:rPr>
              <w:rFonts w:ascii="Times New Roman"/>
              <w:color w:val="000000"/>
            </w:rPr>
          </w:rPrChange>
        </w:rPr>
        <w:t>ut</w:t>
      </w:r>
      <w:r w:rsidR="00A96A35" w:rsidRPr="0027638C">
        <w:rPr>
          <w:spacing w:val="-7"/>
          <w:sz w:val="24"/>
          <w:rPrChange w16du:dateUtc="2026-07-07T18:18:00Z" w:author="Author" w:date="2026-07-07T20:18:00Z" w:id="17738">
            <w:rPr>
              <w:rFonts w:ascii="Times New Roman"/>
              <w:color w:val="000000"/>
              <w:spacing w:val="-4"/>
            </w:rPr>
          </w:rPrChange>
        </w:rPr>
        <w:t xml:space="preserve"> </w:t>
      </w:r>
      <w:r w:rsidR="00A96A35" w:rsidRPr="0027638C">
        <w:rPr>
          <w:sz w:val="24"/>
          <w:rPrChange w16du:dateUtc="2026-07-07T18:18:00Z" w:author="Author" w:date="2026-07-07T20:18:00Z" w:id="17739">
            <w:rPr>
              <w:rFonts w:ascii="Times New Roman"/>
              <w:color w:val="000000"/>
            </w:rPr>
          </w:rPrChange>
        </w:rPr>
        <w:t>labore</w:t>
      </w:r>
      <w:r w:rsidR="00A96A35" w:rsidRPr="0027638C">
        <w:rPr>
          <w:spacing w:val="-7"/>
          <w:sz w:val="24"/>
          <w:rPrChange w16du:dateUtc="2026-07-07T18:18:00Z" w:author="Author" w:date="2026-07-07T20:18:00Z" w:id="17740">
            <w:rPr>
              <w:rFonts w:ascii="Times New Roman"/>
              <w:color w:val="000000"/>
              <w:spacing w:val="-4"/>
            </w:rPr>
          </w:rPrChange>
        </w:rPr>
        <w:t xml:space="preserve"> </w:t>
      </w:r>
      <w:r w:rsidR="00A96A35" w:rsidRPr="0027638C">
        <w:rPr>
          <w:sz w:val="24"/>
          <w:rPrChange w16du:dateUtc="2026-07-07T18:18:00Z" w:author="Author" w:date="2026-07-07T20:18:00Z" w:id="17741">
            <w:rPr>
              <w:rFonts w:ascii="Times New Roman"/>
              <w:color w:val="000000"/>
            </w:rPr>
          </w:rPrChange>
        </w:rPr>
        <w:t>et</w:t>
      </w:r>
      <w:r w:rsidR="00A96A35" w:rsidRPr="0027638C">
        <w:rPr>
          <w:spacing w:val="-7"/>
          <w:sz w:val="24"/>
          <w:rPrChange w16du:dateUtc="2026-07-07T18:18:00Z" w:author="Author" w:date="2026-07-07T20:18:00Z" w:id="17742">
            <w:rPr>
              <w:rFonts w:ascii="Times New Roman"/>
              <w:color w:val="000000"/>
              <w:spacing w:val="-4"/>
            </w:rPr>
          </w:rPrChange>
        </w:rPr>
        <w:t xml:space="preserve"> </w:t>
      </w:r>
      <w:r w:rsidR="00A96A35" w:rsidRPr="0027638C">
        <w:rPr>
          <w:sz w:val="24"/>
          <w:rPrChange w16du:dateUtc="2026-07-07T18:18:00Z" w:author="Author" w:date="2026-07-07T20:18:00Z" w:id="17743">
            <w:rPr>
              <w:rFonts w:ascii="Times New Roman"/>
              <w:color w:val="000000"/>
            </w:rPr>
          </w:rPrChange>
        </w:rPr>
        <w:t>dolore</w:t>
      </w:r>
      <w:r w:rsidR="00A96A35" w:rsidRPr="0027638C">
        <w:rPr>
          <w:spacing w:val="-7"/>
          <w:sz w:val="24"/>
          <w:rPrChange w16du:dateUtc="2026-07-07T18:18:00Z" w:author="Author" w:date="2026-07-07T20:18:00Z" w:id="17744">
            <w:rPr>
              <w:rFonts w:ascii="Times New Roman"/>
              <w:color w:val="000000"/>
              <w:spacing w:val="-4"/>
            </w:rPr>
          </w:rPrChange>
        </w:rPr>
        <w:t xml:space="preserve"> </w:t>
      </w:r>
      <w:r w:rsidR="00A96A35" w:rsidRPr="0027638C">
        <w:rPr>
          <w:sz w:val="24"/>
          <w:rPrChange w16du:dateUtc="2026-07-07T18:18:00Z" w:author="Author" w:date="2026-07-07T20:18:00Z" w:id="17745">
            <w:rPr>
              <w:rFonts w:ascii="Times New Roman"/>
              <w:color w:val="000000"/>
            </w:rPr>
          </w:rPrChange>
        </w:rPr>
        <w:t>magna</w:t>
      </w:r>
      <w:r w:rsidR="00A96A35" w:rsidRPr="0027638C">
        <w:rPr>
          <w:spacing w:val="-7"/>
          <w:sz w:val="24"/>
          <w:rPrChange w16du:dateUtc="2026-07-07T18:18:00Z" w:author="Author" w:date="2026-07-07T20:18:00Z" w:id="17746">
            <w:rPr>
              <w:rFonts w:ascii="Times New Roman"/>
              <w:color w:val="000000"/>
              <w:spacing w:val="-4"/>
            </w:rPr>
          </w:rPrChange>
        </w:rPr>
        <w:t xml:space="preserve"> </w:t>
      </w:r>
      <w:r w:rsidR="00A96A35" w:rsidRPr="0027638C">
        <w:rPr>
          <w:sz w:val="24"/>
          <w:rPrChange w16du:dateUtc="2026-07-07T18:18:00Z" w:author="Author" w:date="2026-07-07T20:18:00Z" w:id="17747">
            <w:rPr>
              <w:rFonts w:ascii="Times New Roman"/>
              <w:color w:val="000000"/>
            </w:rPr>
          </w:rPrChange>
        </w:rPr>
        <w:t>aliqua</w:t>
      </w:r>
      <w:r w:rsidR="00A96A35" w:rsidRPr="0027638C">
        <w:rPr>
          <w:spacing w:val="-7"/>
          <w:sz w:val="24"/>
          <w:rPrChange w16du:dateUtc="2026-07-07T18:18:00Z" w:author="Author" w:date="2026-07-07T20:18:00Z" w:id="17748">
            <w:rPr>
              <w:rFonts w:ascii="Times New Roman"/>
              <w:color w:val="000000"/>
              <w:spacing w:val="-4"/>
            </w:rPr>
          </w:rPrChange>
        </w:rPr>
        <w:t xml:space="preserve"> </w:t>
      </w:r>
      <w:r w:rsidR="00A96A35" w:rsidRPr="0027638C">
        <w:rPr>
          <w:sz w:val="24"/>
          <w:rPrChange w16du:dateUtc="2026-07-07T18:18:00Z" w:author="Author" w:date="2026-07-07T20:18:00Z" w:id="17749">
            <w:rPr>
              <w:rFonts w:ascii="Times New Roman"/>
              <w:color w:val="000000"/>
            </w:rPr>
          </w:rPrChange>
        </w:rPr>
        <w:t>lorem</w:t>
      </w:r>
      <w:r w:rsidR="00A96A35" w:rsidRPr="0027638C">
        <w:rPr>
          <w:spacing w:val="-7"/>
          <w:sz w:val="24"/>
          <w:rPrChange w16du:dateUtc="2026-07-07T18:18:00Z" w:author="Author" w:date="2026-07-07T20:18:00Z" w:id="17750">
            <w:rPr>
              <w:rFonts w:ascii="Times New Roman"/>
              <w:color w:val="000000"/>
              <w:spacing w:val="-4"/>
            </w:rPr>
          </w:rPrChange>
        </w:rPr>
        <w:t xml:space="preserve"> </w:t>
      </w:r>
      <w:r w:rsidR="00A96A35" w:rsidRPr="0027638C">
        <w:rPr>
          <w:sz w:val="24"/>
          <w:rPrChange w16du:dateUtc="2026-07-07T18:18:00Z" w:author="Author" w:date="2026-07-07T20:18:00Z" w:id="17751">
            <w:rPr>
              <w:rFonts w:ascii="Times New Roman"/>
              <w:color w:val="000000"/>
            </w:rPr>
          </w:rPrChange>
        </w:rPr>
        <w:t>ipsum,</w:t>
      </w:r>
      <w:r w:rsidR="00A96A35" w:rsidRPr="0027638C">
        <w:rPr>
          <w:spacing w:val="-7"/>
          <w:sz w:val="24"/>
          <w:rPrChange w16du:dateUtc="2026-07-07T18:18:00Z" w:author="Author" w:date="2026-07-07T20:18:00Z" w:id="17752">
            <w:rPr>
              <w:rFonts w:ascii="Times New Roman"/>
              <w:color w:val="000000"/>
              <w:spacing w:val="-4"/>
            </w:rPr>
          </w:rPrChange>
        </w:rPr>
        <w:t xml:space="preserve"> </w:t>
      </w:r>
      <w:r w:rsidR="00A96A35" w:rsidRPr="0027638C">
        <w:rPr>
          <w:sz w:val="24"/>
          <w:rPrChange w16du:dateUtc="2026-07-07T18:18:00Z" w:author="Author" w:date="2026-07-07T20:18:00Z" w:id="17753">
            <w:rPr>
              <w:rFonts w:ascii="Times New Roman" w:hAnsi="Times New Roman"/>
              <w:color w:val="000000"/>
            </w:rPr>
          </w:rPrChange>
        </w:rPr>
        <w:t>dolor</w:t>
      </w:r>
      <w:del w16du:dateUtc="2026-07-07T18:18:00Z" w:author="Author" w:date="2026-07-07T20:18:00Z" w:id="17754">
        <w:r>
          <w:rPr>
            <w:color w:val="000000"/>
          </w:rPr>
          <w:cr/>
        </w:r>
      </w:del>
      <w:r w:rsidR="00A96A35" w:rsidRPr="0027638C">
        <w:rPr>
          <w:sz w:val="24"/>
          <w:rPrChange w16du:dateUtc="2026-07-07T18:18:00Z" w:author="Author" w:date="2026-07-07T20:18:00Z" w:id="17755">
            <w:rPr>
              <w:rFonts w:ascii="Times New Roman"/>
              <w:color w:val="000000"/>
              <w:spacing w:val="665"/>
            </w:rPr>
          </w:rPrChange>
        </w:rPr>
        <w:t xml:space="preserve"> </w:t>
      </w:r>
      <w:r w:rsidR="00A96A35" w:rsidRPr="0027638C">
        <w:rPr>
          <w:sz w:val="24"/>
          <w:rPrChange w16du:dateUtc="2026-07-07T18:18:00Z" w:author="Author" w:date="2026-07-07T20:18:00Z" w:id="17756">
            <w:rPr>
              <w:rFonts w:ascii="Times New Roman"/>
              <w:color w:val="000000"/>
            </w:rPr>
          </w:rPrChange>
        </w:rPr>
        <w:t>sit, amet consectetur adipiscing elit.</w:t>
      </w:r>
    </w:p>
    <w:p w14:paraId="584D920C" w14:textId="77777777" w:rsidR="009609E8" w:rsidRDefault="00000000" w:rsidRPr="0027638C">
      <w:pPr>
        <w:pStyle w:val="ListParagraph"/>
        <w:numPr>
          <w:ilvl w:val="1"/>
          <w:numId w:val="5"/>
        </w:numPr>
        <w:tabs>
          <w:tab w:pos="1437" w:val="left"/>
          <w:tab w:pos="1440" w:val="left"/>
        </w:tabs>
        <w:spacing w:before="238"/>
        <w:ind w:right="355"/>
        <w:rPr>
          <w:sz w:val="24"/>
          <w:rPrChange w16du:dateUtc="2026-07-07T18:18:00Z" w:author="Author" w:date="2026-07-07T20:18:00Z" w:id="17757">
            <w:rPr>
              <w:rFonts w:ascii="Times New Roman"/>
              <w:color w:val="000000"/>
            </w:rPr>
          </w:rPrChange>
        </w:rPr>
        <w:pPrChange w16du:dateUtc="2026-07-07T18:18:00Z" w:author="Author" w:date="2026-07-07T20:18:00Z" w:id="17758">
          <w:pPr>
            <w:spacing w:after="0" w:before="236" w:line="253" w:lineRule="exact"/>
            <w:jc w:val="left"/>
          </w:pPr>
        </w:pPrChange>
      </w:pPr>
      <w:del w16du:dateUtc="2026-07-07T18:18:00Z" w:author="Author" w:date="2026-07-07T20:18:00Z" w:id="17759">
        <w:r>
          <w:rPr>
            <w:color w:val="000000"/>
          </w:rPr>
          <w:delText>(f)</w:delText>
        </w:r>
        <w:r>
          <w:rPr>
            <w:color w:val="000000"/>
            <w:spacing w:val="445"/>
          </w:rPr>
          <w:delText xml:space="preserve"> </w:delText>
        </w:r>
      </w:del>
      <w:r w:rsidR="00A96A35" w:rsidRPr="0027638C">
        <w:rPr>
          <w:sz w:val="24"/>
          <w:u w:val="single"/>
          <w:rPrChange w16du:dateUtc="2026-07-07T18:18:00Z" w:author="Author" w:date="2026-07-07T20:18:00Z" w:id="17760">
            <w:rPr>
              <w:rFonts w:ascii="Times New Roman"/>
              <w:color w:val="000000"/>
              <w:u w:val="single"/>
            </w:rPr>
          </w:rPrChange>
        </w:rPr>
        <w:t>Sed.</w:t>
      </w:r>
      <w:r w:rsidR="00A96A35" w:rsidRPr="0027638C">
        <w:rPr>
          <w:sz w:val="24"/>
          <w:u w:val="single"/>
          <w:rPrChange w16du:dateUtc="2026-07-07T18:18:00Z" w:author="Author" w:date="2026-07-07T20:18:00Z" w:id="17761">
            <w:rPr>
              <w:rFonts w:ascii="Times New Roman"/>
              <w:color w:val="000000"/>
              <w:spacing w:val="37"/>
              <w:u w:val="single"/>
            </w:rPr>
          </w:rPrChange>
        </w:rPr>
        <w:t xml:space="preserve"> </w:t>
      </w:r>
      <w:r w:rsidR="00A96A35" w:rsidRPr="0027638C">
        <w:rPr>
          <w:sz w:val="24"/>
          <w:rPrChange w16du:dateUtc="2026-07-07T18:18:00Z" w:author="Author" w:date="2026-07-07T20:18:00Z" w:id="17762">
            <w:rPr>
              <w:rFonts w:ascii="Times New Roman"/>
              <w:color w:val="000000"/>
            </w:rPr>
          </w:rPrChange>
        </w:rPr>
        <w:t>Do</w:t>
      </w:r>
      <w:r w:rsidR="00A96A35" w:rsidRPr="0027638C">
        <w:rPr>
          <w:sz w:val="24"/>
          <w:rPrChange w16du:dateUtc="2026-07-07T18:18:00Z" w:author="Author" w:date="2026-07-07T20:18:00Z" w:id="17763">
            <w:rPr>
              <w:rFonts w:ascii="Times New Roman"/>
              <w:color w:val="000000"/>
              <w:spacing w:val="37"/>
            </w:rPr>
          </w:rPrChange>
        </w:rPr>
        <w:t xml:space="preserve"> </w:t>
      </w:r>
      <w:r w:rsidR="00A96A35" w:rsidRPr="0027638C">
        <w:rPr>
          <w:sz w:val="24"/>
          <w:rPrChange w16du:dateUtc="2026-07-07T18:18:00Z" w:author="Author" w:date="2026-07-07T20:18:00Z" w:id="17764">
            <w:rPr>
              <w:rFonts w:ascii="Times New Roman"/>
              <w:color w:val="000000"/>
            </w:rPr>
          </w:rPrChange>
        </w:rPr>
        <w:t>eiusmod</w:t>
      </w:r>
      <w:r w:rsidR="00A96A35" w:rsidRPr="0027638C">
        <w:rPr>
          <w:sz w:val="24"/>
          <w:rPrChange w16du:dateUtc="2026-07-07T18:18:00Z" w:author="Author" w:date="2026-07-07T20:18:00Z" w:id="17765">
            <w:rPr>
              <w:rFonts w:ascii="Times New Roman"/>
              <w:color w:val="000000"/>
              <w:spacing w:val="37"/>
            </w:rPr>
          </w:rPrChange>
        </w:rPr>
        <w:t xml:space="preserve"> </w:t>
      </w:r>
      <w:r w:rsidR="00A96A35" w:rsidRPr="0027638C">
        <w:rPr>
          <w:sz w:val="24"/>
          <w:rPrChange w16du:dateUtc="2026-07-07T18:18:00Z" w:author="Author" w:date="2026-07-07T20:18:00Z" w:id="17766">
            <w:rPr>
              <w:rFonts w:ascii="Times New Roman"/>
              <w:color w:val="000000"/>
            </w:rPr>
          </w:rPrChange>
        </w:rPr>
        <w:t>tempor</w:t>
      </w:r>
      <w:r w:rsidR="00A96A35" w:rsidRPr="0027638C">
        <w:rPr>
          <w:sz w:val="24"/>
          <w:rPrChange w16du:dateUtc="2026-07-07T18:18:00Z" w:author="Author" w:date="2026-07-07T20:18:00Z" w:id="17767">
            <w:rPr>
              <w:rFonts w:ascii="Times New Roman"/>
              <w:color w:val="000000"/>
              <w:spacing w:val="37"/>
            </w:rPr>
          </w:rPrChange>
        </w:rPr>
        <w:t xml:space="preserve"> </w:t>
      </w:r>
      <w:r w:rsidR="00A96A35" w:rsidRPr="0027638C">
        <w:rPr>
          <w:sz w:val="24"/>
          <w:rPrChange w16du:dateUtc="2026-07-07T18:18:00Z" w:author="Author" w:date="2026-07-07T20:18:00Z" w:id="17768">
            <w:rPr>
              <w:rFonts w:ascii="Times New Roman"/>
              <w:color w:val="000000"/>
            </w:rPr>
          </w:rPrChange>
        </w:rPr>
        <w:t>incididunt</w:t>
      </w:r>
      <w:r w:rsidR="00A96A35" w:rsidRPr="0027638C">
        <w:rPr>
          <w:sz w:val="24"/>
          <w:rPrChange w16du:dateUtc="2026-07-07T18:18:00Z" w:author="Author" w:date="2026-07-07T20:18:00Z" w:id="17769">
            <w:rPr>
              <w:rFonts w:ascii="Times New Roman"/>
              <w:color w:val="000000"/>
              <w:spacing w:val="37"/>
            </w:rPr>
          </w:rPrChange>
        </w:rPr>
        <w:t xml:space="preserve"> </w:t>
      </w:r>
      <w:r w:rsidR="00A96A35" w:rsidRPr="0027638C">
        <w:rPr>
          <w:sz w:val="24"/>
          <w:rPrChange w16du:dateUtc="2026-07-07T18:18:00Z" w:author="Author" w:date="2026-07-07T20:18:00Z" w:id="17770">
            <w:rPr>
              <w:rFonts w:ascii="Times New Roman"/>
              <w:color w:val="000000"/>
            </w:rPr>
          </w:rPrChange>
        </w:rPr>
        <w:t>ut</w:t>
      </w:r>
      <w:r w:rsidR="00A96A35" w:rsidRPr="0027638C">
        <w:rPr>
          <w:sz w:val="24"/>
          <w:rPrChange w16du:dateUtc="2026-07-07T18:18:00Z" w:author="Author" w:date="2026-07-07T20:18:00Z" w:id="17771">
            <w:rPr>
              <w:rFonts w:ascii="Times New Roman"/>
              <w:color w:val="000000"/>
              <w:spacing w:val="38"/>
            </w:rPr>
          </w:rPrChange>
        </w:rPr>
        <w:t xml:space="preserve"> </w:t>
      </w:r>
      <w:r w:rsidR="00A96A35" w:rsidRPr="0027638C">
        <w:rPr>
          <w:sz w:val="24"/>
          <w:rPrChange w16du:dateUtc="2026-07-07T18:18:00Z" w:author="Author" w:date="2026-07-07T20:18:00Z" w:id="17772">
            <w:rPr>
              <w:rFonts w:ascii="Times New Roman"/>
              <w:color w:val="000000"/>
            </w:rPr>
          </w:rPrChange>
        </w:rPr>
        <w:t>labore</w:t>
      </w:r>
      <w:r w:rsidR="00A96A35" w:rsidRPr="0027638C">
        <w:rPr>
          <w:sz w:val="24"/>
          <w:rPrChange w16du:dateUtc="2026-07-07T18:18:00Z" w:author="Author" w:date="2026-07-07T20:18:00Z" w:id="17773">
            <w:rPr>
              <w:rFonts w:ascii="Times New Roman"/>
              <w:color w:val="000000"/>
              <w:spacing w:val="37"/>
            </w:rPr>
          </w:rPrChange>
        </w:rPr>
        <w:t xml:space="preserve"> </w:t>
      </w:r>
      <w:r w:rsidR="00A96A35" w:rsidRPr="0027638C">
        <w:rPr>
          <w:sz w:val="24"/>
          <w:rPrChange w16du:dateUtc="2026-07-07T18:18:00Z" w:author="Author" w:date="2026-07-07T20:18:00Z" w:id="17774">
            <w:rPr>
              <w:rFonts w:ascii="Times New Roman"/>
              <w:color w:val="000000"/>
            </w:rPr>
          </w:rPrChange>
        </w:rPr>
        <w:t>Et,</w:t>
      </w:r>
      <w:r w:rsidR="00A96A35" w:rsidRPr="0027638C">
        <w:rPr>
          <w:sz w:val="24"/>
          <w:rPrChange w16du:dateUtc="2026-07-07T18:18:00Z" w:author="Author" w:date="2026-07-07T20:18:00Z" w:id="17775">
            <w:rPr>
              <w:rFonts w:ascii="Times New Roman"/>
              <w:color w:val="000000"/>
              <w:spacing w:val="38"/>
            </w:rPr>
          </w:rPrChange>
        </w:rPr>
        <w:t xml:space="preserve"> </w:t>
      </w:r>
      <w:r w:rsidR="00A96A35" w:rsidRPr="0027638C">
        <w:rPr>
          <w:sz w:val="24"/>
          <w:rPrChange w16du:dateUtc="2026-07-07T18:18:00Z" w:author="Author" w:date="2026-07-07T20:18:00Z" w:id="17776">
            <w:rPr>
              <w:rFonts w:ascii="Times New Roman"/>
              <w:color w:val="000000"/>
            </w:rPr>
          </w:rPrChange>
        </w:rPr>
        <w:t>dolore</w:t>
      </w:r>
      <w:r w:rsidR="00A96A35" w:rsidRPr="0027638C">
        <w:rPr>
          <w:sz w:val="24"/>
          <w:rPrChange w16du:dateUtc="2026-07-07T18:18:00Z" w:author="Author" w:date="2026-07-07T20:18:00Z" w:id="17777">
            <w:rPr>
              <w:rFonts w:ascii="Times New Roman"/>
              <w:color w:val="000000"/>
              <w:spacing w:val="37"/>
            </w:rPr>
          </w:rPrChange>
        </w:rPr>
        <w:t xml:space="preserve"> </w:t>
      </w:r>
      <w:r w:rsidR="00A96A35" w:rsidRPr="0027638C">
        <w:rPr>
          <w:sz w:val="24"/>
          <w:rPrChange w16du:dateUtc="2026-07-07T18:18:00Z" w:author="Author" w:date="2026-07-07T20:18:00Z" w:id="17778">
            <w:rPr>
              <w:rFonts w:ascii="Times New Roman" w:hAnsi="Times New Roman"/>
              <w:color w:val="000000"/>
            </w:rPr>
          </w:rPrChange>
        </w:rPr>
        <w:t>Magna’</w:t>
      </w:r>
      <w:r w:rsidR="00A96A35" w:rsidRPr="0027638C">
        <w:rPr>
          <w:sz w:val="24"/>
          <w:rPrChange w16du:dateUtc="2026-07-07T18:18:00Z" w:author="Author" w:date="2026-07-07T20:18:00Z" w:id="17779">
            <w:rPr>
              <w:rFonts w:ascii="Times New Roman"/>
              <w:color w:val="000000"/>
              <w:spacing w:val="37"/>
            </w:rPr>
          </w:rPrChange>
        </w:rPr>
        <w:t xml:space="preserve"> </w:t>
      </w:r>
      <w:r w:rsidR="00A96A35" w:rsidRPr="0027638C">
        <w:rPr>
          <w:sz w:val="24"/>
          <w:rPrChange w16du:dateUtc="2026-07-07T18:18:00Z" w:author="Author" w:date="2026-07-07T20:18:00Z" w:id="17780">
            <w:rPr>
              <w:rFonts w:ascii="Times New Roman"/>
              <w:color w:val="000000"/>
            </w:rPr>
          </w:rPrChange>
        </w:rPr>
        <w:t>aliqua</w:t>
      </w:r>
      <w:r w:rsidR="00A96A35" w:rsidRPr="0027638C">
        <w:rPr>
          <w:sz w:val="24"/>
          <w:rPrChange w16du:dateUtc="2026-07-07T18:18:00Z" w:author="Author" w:date="2026-07-07T20:18:00Z" w:id="17781">
            <w:rPr>
              <w:rFonts w:ascii="Times New Roman"/>
              <w:color w:val="000000"/>
              <w:spacing w:val="37"/>
            </w:rPr>
          </w:rPrChange>
        </w:rPr>
        <w:t xml:space="preserve"> </w:t>
      </w:r>
      <w:r w:rsidR="00A96A35" w:rsidRPr="0027638C">
        <w:rPr>
          <w:sz w:val="24"/>
          <w:rPrChange w16du:dateUtc="2026-07-07T18:18:00Z" w:author="Author" w:date="2026-07-07T20:18:00Z" w:id="17782">
            <w:rPr>
              <w:rFonts w:ascii="Times New Roman" w:hAnsi="Times New Roman"/>
              <w:color w:val="000000"/>
            </w:rPr>
          </w:rPrChange>
        </w:rPr>
        <w:t>lorem</w:t>
      </w:r>
      <w:del w16du:dateUtc="2026-07-07T18:18:00Z" w:author="Author" w:date="2026-07-07T20:18:00Z" w:id="17783">
        <w:r>
          <w:rPr>
            <w:color w:val="000000"/>
          </w:rPr>
          <w:cr/>
        </w:r>
      </w:del>
      <w:r w:rsidR="00A96A35" w:rsidRPr="0027638C">
        <w:rPr>
          <w:sz w:val="24"/>
          <w:rPrChange w16du:dateUtc="2026-07-07T18:18:00Z" w:author="Author" w:date="2026-07-07T20:18:00Z" w:id="17784">
            <w:rPr>
              <w:rFonts w:ascii="Times New Roman"/>
              <w:color w:val="000000"/>
              <w:spacing w:val="665"/>
            </w:rPr>
          </w:rPrChange>
        </w:rPr>
        <w:t xml:space="preserve"> </w:t>
      </w:r>
      <w:r w:rsidR="00A96A35" w:rsidRPr="0027638C">
        <w:rPr>
          <w:sz w:val="24"/>
          <w:rPrChange w16du:dateUtc="2026-07-07T18:18:00Z" w:author="Author" w:date="2026-07-07T20:18:00Z" w:id="17785">
            <w:rPr>
              <w:rFonts w:ascii="Times New Roman"/>
              <w:color w:val="000000"/>
            </w:rPr>
          </w:rPrChange>
        </w:rPr>
        <w:t>ipsum</w:t>
      </w:r>
      <w:r w:rsidR="00A96A35" w:rsidRPr="0027638C">
        <w:rPr>
          <w:spacing w:val="-14"/>
          <w:sz w:val="24"/>
          <w:rPrChange w16du:dateUtc="2026-07-07T18:18:00Z" w:author="Author" w:date="2026-07-07T20:18:00Z" w:id="17786">
            <w:rPr>
              <w:rFonts w:ascii="Times New Roman"/>
              <w:color w:val="000000"/>
              <w:spacing w:val="-13"/>
            </w:rPr>
          </w:rPrChange>
        </w:rPr>
        <w:t xml:space="preserve"> </w:t>
      </w:r>
      <w:r w:rsidR="00A96A35" w:rsidRPr="0027638C">
        <w:rPr>
          <w:sz w:val="24"/>
          <w:rPrChange w16du:dateUtc="2026-07-07T18:18:00Z" w:author="Author" w:date="2026-07-07T20:18:00Z" w:id="17787">
            <w:rPr>
              <w:rFonts w:ascii="Times New Roman"/>
              <w:color w:val="000000"/>
            </w:rPr>
          </w:rPrChange>
        </w:rPr>
        <w:t>dolor</w:t>
      </w:r>
      <w:r w:rsidR="00A96A35" w:rsidRPr="0027638C">
        <w:rPr>
          <w:spacing w:val="-14"/>
          <w:sz w:val="24"/>
          <w:rPrChange w16du:dateUtc="2026-07-07T18:18:00Z" w:author="Author" w:date="2026-07-07T20:18:00Z" w:id="17788">
            <w:rPr>
              <w:rFonts w:ascii="Times New Roman"/>
              <w:color w:val="000000"/>
              <w:spacing w:val="-13"/>
            </w:rPr>
          </w:rPrChange>
        </w:rPr>
        <w:t xml:space="preserve"> </w:t>
      </w:r>
      <w:r w:rsidR="00A96A35" w:rsidRPr="0027638C">
        <w:rPr>
          <w:sz w:val="24"/>
          <w:rPrChange w16du:dateUtc="2026-07-07T18:18:00Z" w:author="Author" w:date="2026-07-07T20:18:00Z" w:id="17789">
            <w:rPr>
              <w:rFonts w:ascii="Times New Roman"/>
              <w:color w:val="000000"/>
            </w:rPr>
          </w:rPrChange>
        </w:rPr>
        <w:t>sit</w:t>
      </w:r>
      <w:r w:rsidR="00A96A35" w:rsidRPr="0027638C">
        <w:rPr>
          <w:spacing w:val="-14"/>
          <w:sz w:val="24"/>
          <w:rPrChange w16du:dateUtc="2026-07-07T18:18:00Z" w:author="Author" w:date="2026-07-07T20:18:00Z" w:id="17790">
            <w:rPr>
              <w:rFonts w:ascii="Times New Roman"/>
              <w:color w:val="000000"/>
              <w:spacing w:val="-13"/>
            </w:rPr>
          </w:rPrChange>
        </w:rPr>
        <w:t xml:space="preserve"> </w:t>
      </w:r>
      <w:r w:rsidR="00A96A35" w:rsidRPr="0027638C">
        <w:rPr>
          <w:sz w:val="24"/>
          <w:rPrChange w16du:dateUtc="2026-07-07T18:18:00Z" w:author="Author" w:date="2026-07-07T20:18:00Z" w:id="17791">
            <w:rPr>
              <w:rFonts w:ascii="Times New Roman"/>
              <w:color w:val="000000"/>
            </w:rPr>
          </w:rPrChange>
        </w:rPr>
        <w:t>Amet</w:t>
      </w:r>
      <w:r w:rsidR="00A96A35" w:rsidRPr="0027638C">
        <w:rPr>
          <w:spacing w:val="-13"/>
          <w:sz w:val="24"/>
          <w:rPrChange w16du:dateUtc="2026-07-07T18:18:00Z" w:author="Author" w:date="2026-07-07T20:18:00Z" w:id="17792">
            <w:rPr>
              <w:rFonts w:ascii="Times New Roman"/>
              <w:color w:val="000000"/>
              <w:spacing w:val="-13"/>
            </w:rPr>
          </w:rPrChange>
        </w:rPr>
        <w:t xml:space="preserve"> </w:t>
      </w:r>
      <w:r w:rsidR="00A96A35" w:rsidRPr="0027638C">
        <w:rPr>
          <w:sz w:val="24"/>
          <w:rPrChange w16du:dateUtc="2026-07-07T18:18:00Z" w:author="Author" w:date="2026-07-07T20:18:00Z" w:id="17793">
            <w:rPr>
              <w:rFonts w:ascii="Times New Roman"/>
              <w:color w:val="000000"/>
            </w:rPr>
          </w:rPrChange>
        </w:rPr>
        <w:t>consectetur</w:t>
      </w:r>
      <w:r w:rsidR="00A96A35" w:rsidRPr="0027638C">
        <w:rPr>
          <w:spacing w:val="-14"/>
          <w:sz w:val="24"/>
          <w:rPrChange w16du:dateUtc="2026-07-07T18:18:00Z" w:author="Author" w:date="2026-07-07T20:18:00Z" w:id="17794">
            <w:rPr>
              <w:rFonts w:ascii="Times New Roman"/>
              <w:color w:val="000000"/>
              <w:spacing w:val="-13"/>
            </w:rPr>
          </w:rPrChange>
        </w:rPr>
        <w:t xml:space="preserve"> </w:t>
      </w:r>
      <w:r w:rsidR="00A96A35" w:rsidRPr="0027638C">
        <w:rPr>
          <w:sz w:val="24"/>
          <w:rPrChange w16du:dateUtc="2026-07-07T18:18:00Z" w:author="Author" w:date="2026-07-07T20:18:00Z" w:id="17795">
            <w:rPr>
              <w:rFonts w:ascii="Times New Roman"/>
              <w:color w:val="000000"/>
            </w:rPr>
          </w:rPrChange>
        </w:rPr>
        <w:t>adipiscing</w:t>
      </w:r>
      <w:r w:rsidR="00A96A35" w:rsidRPr="0027638C">
        <w:rPr>
          <w:spacing w:val="-14"/>
          <w:sz w:val="24"/>
          <w:rPrChange w16du:dateUtc="2026-07-07T18:18:00Z" w:author="Author" w:date="2026-07-07T20:18:00Z" w:id="17796">
            <w:rPr>
              <w:rFonts w:ascii="Times New Roman"/>
              <w:color w:val="000000"/>
              <w:spacing w:val="-13"/>
            </w:rPr>
          </w:rPrChange>
        </w:rPr>
        <w:t xml:space="preserve"> </w:t>
      </w:r>
      <w:r w:rsidR="00A96A35" w:rsidRPr="0027638C">
        <w:rPr>
          <w:sz w:val="24"/>
          <w:rPrChange w16du:dateUtc="2026-07-07T18:18:00Z" w:author="Author" w:date="2026-07-07T20:18:00Z" w:id="17797">
            <w:rPr>
              <w:rFonts w:ascii="Times New Roman"/>
              <w:color w:val="000000"/>
            </w:rPr>
          </w:rPrChange>
        </w:rPr>
        <w:t>elit</w:t>
      </w:r>
      <w:r w:rsidR="00A96A35" w:rsidRPr="0027638C">
        <w:rPr>
          <w:spacing w:val="-14"/>
          <w:sz w:val="24"/>
          <w:rPrChange w16du:dateUtc="2026-07-07T18:18:00Z" w:author="Author" w:date="2026-07-07T20:18:00Z" w:id="17798">
            <w:rPr>
              <w:rFonts w:ascii="Times New Roman"/>
              <w:color w:val="000000"/>
              <w:spacing w:val="-13"/>
            </w:rPr>
          </w:rPrChange>
        </w:rPr>
        <w:t xml:space="preserve"> </w:t>
      </w:r>
      <w:r w:rsidR="00A96A35" w:rsidRPr="0027638C">
        <w:rPr>
          <w:sz w:val="24"/>
          <w:rPrChange w16du:dateUtc="2026-07-07T18:18:00Z" w:author="Author" w:date="2026-07-07T20:18:00Z" w:id="17799">
            <w:rPr>
              <w:rFonts w:ascii="Times New Roman"/>
              <w:color w:val="000000"/>
            </w:rPr>
          </w:rPrChange>
        </w:rPr>
        <w:t>sed</w:t>
      </w:r>
      <w:r w:rsidR="00A96A35" w:rsidRPr="0027638C">
        <w:rPr>
          <w:spacing w:val="-13"/>
          <w:sz w:val="24"/>
          <w:rPrChange w16du:dateUtc="2026-07-07T18:18:00Z" w:author="Author" w:date="2026-07-07T20:18:00Z" w:id="17800">
            <w:rPr>
              <w:rFonts w:ascii="Times New Roman"/>
              <w:color w:val="000000"/>
              <w:spacing w:val="-13"/>
            </w:rPr>
          </w:rPrChange>
        </w:rPr>
        <w:t xml:space="preserve"> </w:t>
      </w:r>
      <w:r w:rsidR="00A96A35" w:rsidRPr="0027638C">
        <w:rPr>
          <w:sz w:val="24"/>
          <w:rPrChange w16du:dateUtc="2026-07-07T18:18:00Z" w:author="Author" w:date="2026-07-07T20:18:00Z" w:id="17801">
            <w:rPr>
              <w:rFonts w:ascii="Times New Roman"/>
              <w:color w:val="000000"/>
            </w:rPr>
          </w:rPrChange>
        </w:rPr>
        <w:t>do</w:t>
      </w:r>
      <w:r w:rsidR="00A96A35" w:rsidRPr="0027638C">
        <w:rPr>
          <w:spacing w:val="-14"/>
          <w:sz w:val="24"/>
          <w:rPrChange w16du:dateUtc="2026-07-07T18:18:00Z" w:author="Author" w:date="2026-07-07T20:18:00Z" w:id="17802">
            <w:rPr>
              <w:rFonts w:ascii="Times New Roman"/>
              <w:color w:val="000000"/>
              <w:spacing w:val="-13"/>
            </w:rPr>
          </w:rPrChange>
        </w:rPr>
        <w:t xml:space="preserve"> </w:t>
      </w:r>
      <w:r w:rsidR="00A96A35" w:rsidRPr="0027638C">
        <w:rPr>
          <w:sz w:val="24"/>
          <w:rPrChange w16du:dateUtc="2026-07-07T18:18:00Z" w:author="Author" w:date="2026-07-07T20:18:00Z" w:id="17803">
            <w:rPr>
              <w:rFonts w:ascii="Times New Roman"/>
              <w:color w:val="000000"/>
            </w:rPr>
          </w:rPrChange>
        </w:rPr>
        <w:t>eiusmod</w:t>
      </w:r>
      <w:r w:rsidR="00A96A35" w:rsidRPr="0027638C">
        <w:rPr>
          <w:spacing w:val="-14"/>
          <w:sz w:val="24"/>
          <w:rPrChange w16du:dateUtc="2026-07-07T18:18:00Z" w:author="Author" w:date="2026-07-07T20:18:00Z" w:id="17804">
            <w:rPr>
              <w:rFonts w:ascii="Times New Roman"/>
              <w:color w:val="000000"/>
              <w:spacing w:val="-13"/>
            </w:rPr>
          </w:rPrChange>
        </w:rPr>
        <w:t xml:space="preserve"> </w:t>
      </w:r>
      <w:r w:rsidR="00A96A35" w:rsidRPr="0027638C">
        <w:rPr>
          <w:sz w:val="24"/>
          <w:rPrChange w16du:dateUtc="2026-07-07T18:18:00Z" w:author="Author" w:date="2026-07-07T20:18:00Z" w:id="17805">
            <w:rPr>
              <w:rFonts w:ascii="Times New Roman"/>
              <w:color w:val="000000"/>
            </w:rPr>
          </w:rPrChange>
        </w:rPr>
        <w:t>tempor,</w:t>
      </w:r>
      <w:r w:rsidR="00A96A35" w:rsidRPr="0027638C">
        <w:rPr>
          <w:spacing w:val="-14"/>
          <w:sz w:val="24"/>
          <w:rPrChange w16du:dateUtc="2026-07-07T18:18:00Z" w:author="Author" w:date="2026-07-07T20:18:00Z" w:id="17806">
            <w:rPr>
              <w:rFonts w:ascii="Times New Roman"/>
              <w:color w:val="000000"/>
              <w:spacing w:val="-13"/>
            </w:rPr>
          </w:rPrChange>
        </w:rPr>
        <w:t xml:space="preserve"> </w:t>
      </w:r>
      <w:r w:rsidR="00A96A35" w:rsidRPr="0027638C">
        <w:rPr>
          <w:sz w:val="24"/>
          <w:rPrChange w16du:dateUtc="2026-07-07T18:18:00Z" w:author="Author" w:date="2026-07-07T20:18:00Z" w:id="17807">
            <w:rPr>
              <w:rFonts w:ascii="Times New Roman"/>
              <w:color w:val="000000"/>
            </w:rPr>
          </w:rPrChange>
        </w:rPr>
        <w:t>incididunt</w:t>
      </w:r>
      <w:r w:rsidR="00A96A35" w:rsidRPr="0027638C">
        <w:rPr>
          <w:spacing w:val="-13"/>
          <w:sz w:val="24"/>
          <w:rPrChange w16du:dateUtc="2026-07-07T18:18:00Z" w:author="Author" w:date="2026-07-07T20:18:00Z" w:id="17808">
            <w:rPr>
              <w:rFonts w:ascii="Times New Roman"/>
              <w:color w:val="000000"/>
              <w:spacing w:val="-13"/>
            </w:rPr>
          </w:rPrChange>
        </w:rPr>
        <w:t xml:space="preserve"> </w:t>
      </w:r>
      <w:r w:rsidR="00A96A35" w:rsidRPr="0027638C">
        <w:rPr>
          <w:sz w:val="24"/>
          <w:rPrChange w16du:dateUtc="2026-07-07T18:18:00Z" w:author="Author" w:date="2026-07-07T20:18:00Z" w:id="17809">
            <w:rPr>
              <w:rFonts w:ascii="Times New Roman"/>
              <w:color w:val="000000"/>
            </w:rPr>
          </w:rPrChange>
        </w:rPr>
        <w:t>ut</w:t>
      </w:r>
      <w:r w:rsidR="00A96A35" w:rsidRPr="0027638C">
        <w:rPr>
          <w:spacing w:val="-14"/>
          <w:sz w:val="24"/>
          <w:rPrChange w16du:dateUtc="2026-07-07T18:18:00Z" w:author="Author" w:date="2026-07-07T20:18:00Z" w:id="17810">
            <w:rPr>
              <w:rFonts w:ascii="Times New Roman"/>
              <w:color w:val="000000"/>
              <w:spacing w:val="-13"/>
            </w:rPr>
          </w:rPrChange>
        </w:rPr>
        <w:t xml:space="preserve"> </w:t>
      </w:r>
      <w:r w:rsidR="00A96A35" w:rsidRPr="0027638C">
        <w:rPr>
          <w:sz w:val="24"/>
          <w:rPrChange w16du:dateUtc="2026-07-07T18:18:00Z" w:author="Author" w:date="2026-07-07T20:18:00Z" w:id="17811">
            <w:rPr>
              <w:rFonts w:ascii="Times New Roman"/>
              <w:color w:val="000000"/>
            </w:rPr>
          </w:rPrChange>
        </w:rPr>
        <w:t>labore</w:t>
      </w:r>
      <w:r w:rsidR="00A96A35" w:rsidRPr="0027638C">
        <w:rPr>
          <w:spacing w:val="-14"/>
          <w:sz w:val="24"/>
          <w:rPrChange w16du:dateUtc="2026-07-07T18:18:00Z" w:author="Author" w:date="2026-07-07T20:18:00Z" w:id="17812">
            <w:rPr>
              <w:rFonts w:ascii="Times New Roman"/>
              <w:color w:val="000000"/>
              <w:spacing w:val="-13"/>
            </w:rPr>
          </w:rPrChange>
        </w:rPr>
        <w:t xml:space="preserve"> </w:t>
      </w:r>
      <w:r w:rsidR="00A96A35" w:rsidRPr="0027638C">
        <w:rPr>
          <w:sz w:val="24"/>
          <w:rPrChange w16du:dateUtc="2026-07-07T18:18:00Z" w:author="Author" w:date="2026-07-07T20:18:00Z" w:id="17813">
            <w:rPr>
              <w:rFonts w:ascii="Times New Roman" w:hAnsi="Times New Roman"/>
              <w:color w:val="000000"/>
            </w:rPr>
          </w:rPrChange>
        </w:rPr>
        <w:lastRenderedPageBreak/>
        <w:t>et</w:t>
      </w:r>
      <w:del w16du:dateUtc="2026-07-07T18:18:00Z" w:author="Author" w:date="2026-07-07T20:18:00Z" w:id="17814">
        <w:r>
          <w:rPr>
            <w:color w:val="000000"/>
          </w:rPr>
          <w:cr/>
        </w:r>
      </w:del>
      <w:r w:rsidR="00A96A35" w:rsidRPr="0027638C">
        <w:rPr>
          <w:sz w:val="24"/>
          <w:rPrChange w16du:dateUtc="2026-07-07T18:18:00Z" w:author="Author" w:date="2026-07-07T20:18:00Z" w:id="17815">
            <w:rPr>
              <w:rFonts w:ascii="Times New Roman"/>
              <w:color w:val="000000"/>
              <w:spacing w:val="665"/>
            </w:rPr>
          </w:rPrChange>
        </w:rPr>
        <w:t xml:space="preserve"> </w:t>
      </w:r>
      <w:r w:rsidR="00A96A35" w:rsidRPr="0027638C">
        <w:rPr>
          <w:sz w:val="24"/>
          <w:rPrChange w16du:dateUtc="2026-07-07T18:18:00Z" w:author="Author" w:date="2026-07-07T20:18:00Z" w:id="17816">
            <w:rPr>
              <w:rFonts w:ascii="Times New Roman"/>
              <w:color w:val="000000"/>
            </w:rPr>
          </w:rPrChange>
        </w:rPr>
        <w:t>dolore,</w:t>
      </w:r>
      <w:r w:rsidR="00A96A35" w:rsidRPr="0027638C">
        <w:rPr>
          <w:sz w:val="24"/>
          <w:rPrChange w16du:dateUtc="2026-07-07T18:18:00Z" w:author="Author" w:date="2026-07-07T20:18:00Z" w:id="17817">
            <w:rPr>
              <w:rFonts w:ascii="Times New Roman"/>
              <w:color w:val="000000"/>
              <w:spacing w:val="20"/>
            </w:rPr>
          </w:rPrChange>
        </w:rPr>
        <w:t xml:space="preserve"> </w:t>
      </w:r>
      <w:r w:rsidR="00A96A35" w:rsidRPr="0027638C">
        <w:rPr>
          <w:sz w:val="24"/>
          <w:rPrChange w16du:dateUtc="2026-07-07T18:18:00Z" w:author="Author" w:date="2026-07-07T20:18:00Z" w:id="17818">
            <w:rPr>
              <w:rFonts w:ascii="Times New Roman"/>
              <w:color w:val="000000"/>
            </w:rPr>
          </w:rPrChange>
        </w:rPr>
        <w:t>magna</w:t>
      </w:r>
      <w:r w:rsidR="00A96A35" w:rsidRPr="0027638C">
        <w:rPr>
          <w:sz w:val="24"/>
          <w:rPrChange w16du:dateUtc="2026-07-07T18:18:00Z" w:author="Author" w:date="2026-07-07T20:18:00Z" w:id="17819">
            <w:rPr>
              <w:rFonts w:ascii="Times New Roman"/>
              <w:color w:val="000000"/>
              <w:spacing w:val="20"/>
            </w:rPr>
          </w:rPrChange>
        </w:rPr>
        <w:t xml:space="preserve"> </w:t>
      </w:r>
      <w:r w:rsidR="00A96A35" w:rsidRPr="0027638C">
        <w:rPr>
          <w:sz w:val="24"/>
          <w:rPrChange w16du:dateUtc="2026-07-07T18:18:00Z" w:author="Author" w:date="2026-07-07T20:18:00Z" w:id="17820">
            <w:rPr>
              <w:rFonts w:ascii="Times New Roman"/>
              <w:color w:val="000000"/>
            </w:rPr>
          </w:rPrChange>
        </w:rPr>
        <w:t>aliqua</w:t>
      </w:r>
      <w:r w:rsidR="00A96A35" w:rsidRPr="0027638C">
        <w:rPr>
          <w:sz w:val="24"/>
          <w:rPrChange w16du:dateUtc="2026-07-07T18:18:00Z" w:author="Author" w:date="2026-07-07T20:18:00Z" w:id="17821">
            <w:rPr>
              <w:rFonts w:ascii="Times New Roman"/>
              <w:color w:val="000000"/>
              <w:spacing w:val="20"/>
            </w:rPr>
          </w:rPrChange>
        </w:rPr>
        <w:t xml:space="preserve"> </w:t>
      </w:r>
      <w:r w:rsidR="00A96A35" w:rsidRPr="0027638C">
        <w:rPr>
          <w:sz w:val="24"/>
          <w:rPrChange w16du:dateUtc="2026-07-07T18:18:00Z" w:author="Author" w:date="2026-07-07T20:18:00Z" w:id="17822">
            <w:rPr>
              <w:rFonts w:ascii="Times New Roman"/>
              <w:color w:val="000000"/>
            </w:rPr>
          </w:rPrChange>
        </w:rPr>
        <w:t>lorem</w:t>
      </w:r>
      <w:r w:rsidR="00A96A35" w:rsidRPr="0027638C">
        <w:rPr>
          <w:sz w:val="24"/>
          <w:rPrChange w16du:dateUtc="2026-07-07T18:18:00Z" w:author="Author" w:date="2026-07-07T20:18:00Z" w:id="17823">
            <w:rPr>
              <w:rFonts w:ascii="Times New Roman"/>
              <w:color w:val="000000"/>
              <w:spacing w:val="20"/>
            </w:rPr>
          </w:rPrChange>
        </w:rPr>
        <w:t xml:space="preserve"> </w:t>
      </w:r>
      <w:r w:rsidR="00A96A35" w:rsidRPr="0027638C">
        <w:rPr>
          <w:sz w:val="24"/>
          <w:rPrChange w16du:dateUtc="2026-07-07T18:18:00Z" w:author="Author" w:date="2026-07-07T20:18:00Z" w:id="17824">
            <w:rPr>
              <w:rFonts w:ascii="Times New Roman"/>
              <w:color w:val="000000"/>
            </w:rPr>
          </w:rPrChange>
        </w:rPr>
        <w:t>ipsum</w:t>
      </w:r>
      <w:r w:rsidR="00A96A35" w:rsidRPr="0027638C">
        <w:rPr>
          <w:sz w:val="24"/>
          <w:rPrChange w16du:dateUtc="2026-07-07T18:18:00Z" w:author="Author" w:date="2026-07-07T20:18:00Z" w:id="17825">
            <w:rPr>
              <w:rFonts w:ascii="Times New Roman"/>
              <w:color w:val="000000"/>
              <w:spacing w:val="20"/>
            </w:rPr>
          </w:rPrChange>
        </w:rPr>
        <w:t xml:space="preserve"> </w:t>
      </w:r>
      <w:r w:rsidR="00A96A35" w:rsidRPr="0027638C">
        <w:rPr>
          <w:sz w:val="24"/>
          <w:rPrChange w16du:dateUtc="2026-07-07T18:18:00Z" w:author="Author" w:date="2026-07-07T20:18:00Z" w:id="17826">
            <w:rPr>
              <w:rFonts w:ascii="Times New Roman"/>
              <w:color w:val="000000"/>
            </w:rPr>
          </w:rPrChange>
        </w:rPr>
        <w:t>dolor</w:t>
      </w:r>
      <w:r w:rsidR="00A96A35" w:rsidRPr="0027638C">
        <w:rPr>
          <w:sz w:val="24"/>
          <w:rPrChange w16du:dateUtc="2026-07-07T18:18:00Z" w:author="Author" w:date="2026-07-07T20:18:00Z" w:id="17827">
            <w:rPr>
              <w:rFonts w:ascii="Times New Roman"/>
              <w:color w:val="000000"/>
              <w:spacing w:val="20"/>
            </w:rPr>
          </w:rPrChange>
        </w:rPr>
        <w:t xml:space="preserve"> </w:t>
      </w:r>
      <w:r w:rsidR="00A96A35" w:rsidRPr="0027638C">
        <w:rPr>
          <w:sz w:val="24"/>
          <w:rPrChange w16du:dateUtc="2026-07-07T18:18:00Z" w:author="Author" w:date="2026-07-07T20:18:00Z" w:id="17828">
            <w:rPr>
              <w:rFonts w:ascii="Times New Roman"/>
              <w:color w:val="000000"/>
            </w:rPr>
          </w:rPrChange>
        </w:rPr>
        <w:t>sit</w:t>
      </w:r>
      <w:r w:rsidR="00A96A35" w:rsidRPr="0027638C">
        <w:rPr>
          <w:sz w:val="24"/>
          <w:rPrChange w16du:dateUtc="2026-07-07T18:18:00Z" w:author="Author" w:date="2026-07-07T20:18:00Z" w:id="17829">
            <w:rPr>
              <w:rFonts w:ascii="Times New Roman"/>
              <w:color w:val="000000"/>
              <w:spacing w:val="20"/>
            </w:rPr>
          </w:rPrChange>
        </w:rPr>
        <w:t xml:space="preserve"> </w:t>
      </w:r>
      <w:r w:rsidR="00A96A35" w:rsidRPr="0027638C">
        <w:rPr>
          <w:sz w:val="24"/>
          <w:rPrChange w16du:dateUtc="2026-07-07T18:18:00Z" w:author="Author" w:date="2026-07-07T20:18:00Z" w:id="17830">
            <w:rPr>
              <w:rFonts w:ascii="Times New Roman"/>
              <w:color w:val="000000"/>
            </w:rPr>
          </w:rPrChange>
        </w:rPr>
        <w:t>amet</w:t>
      </w:r>
      <w:r w:rsidR="00A96A35" w:rsidRPr="0027638C">
        <w:rPr>
          <w:sz w:val="24"/>
          <w:rPrChange w16du:dateUtc="2026-07-07T18:18:00Z" w:author="Author" w:date="2026-07-07T20:18:00Z" w:id="17831">
            <w:rPr>
              <w:rFonts w:ascii="Times New Roman"/>
              <w:color w:val="000000"/>
              <w:spacing w:val="20"/>
            </w:rPr>
          </w:rPrChange>
        </w:rPr>
        <w:t xml:space="preserve"> </w:t>
      </w:r>
      <w:r w:rsidR="00A96A35" w:rsidRPr="0027638C">
        <w:rPr>
          <w:sz w:val="24"/>
          <w:rPrChange w16du:dateUtc="2026-07-07T18:18:00Z" w:author="Author" w:date="2026-07-07T20:18:00Z" w:id="17832">
            <w:rPr>
              <w:rFonts w:ascii="Times New Roman"/>
              <w:color w:val="000000"/>
            </w:rPr>
          </w:rPrChange>
        </w:rPr>
        <w:t>consectetur</w:t>
      </w:r>
      <w:r w:rsidR="00A96A35" w:rsidRPr="0027638C">
        <w:rPr>
          <w:sz w:val="24"/>
          <w:rPrChange w16du:dateUtc="2026-07-07T18:18:00Z" w:author="Author" w:date="2026-07-07T20:18:00Z" w:id="17833">
            <w:rPr>
              <w:rFonts w:ascii="Times New Roman"/>
              <w:color w:val="000000"/>
              <w:spacing w:val="20"/>
            </w:rPr>
          </w:rPrChange>
        </w:rPr>
        <w:t xml:space="preserve"> </w:t>
      </w:r>
      <w:r w:rsidR="00A96A35" w:rsidRPr="0027638C">
        <w:rPr>
          <w:sz w:val="24"/>
          <w:rPrChange w16du:dateUtc="2026-07-07T18:18:00Z" w:author="Author" w:date="2026-07-07T20:18:00Z" w:id="17834">
            <w:rPr>
              <w:rFonts w:ascii="Times New Roman"/>
              <w:color w:val="000000"/>
            </w:rPr>
          </w:rPrChange>
        </w:rPr>
        <w:t>adipiscing</w:t>
      </w:r>
      <w:r w:rsidR="00A96A35" w:rsidRPr="0027638C">
        <w:rPr>
          <w:sz w:val="24"/>
          <w:rPrChange w16du:dateUtc="2026-07-07T18:18:00Z" w:author="Author" w:date="2026-07-07T20:18:00Z" w:id="17835">
            <w:rPr>
              <w:rFonts w:ascii="Times New Roman"/>
              <w:color w:val="000000"/>
              <w:spacing w:val="20"/>
            </w:rPr>
          </w:rPrChange>
        </w:rPr>
        <w:t xml:space="preserve"> </w:t>
      </w:r>
      <w:r w:rsidR="00A96A35" w:rsidRPr="0027638C">
        <w:rPr>
          <w:sz w:val="24"/>
          <w:rPrChange w16du:dateUtc="2026-07-07T18:18:00Z" w:author="Author" w:date="2026-07-07T20:18:00Z" w:id="17836">
            <w:rPr>
              <w:rFonts w:ascii="Times New Roman"/>
              <w:color w:val="000000"/>
            </w:rPr>
          </w:rPrChange>
        </w:rPr>
        <w:t>elit</w:t>
      </w:r>
      <w:r w:rsidR="00A96A35" w:rsidRPr="0027638C">
        <w:rPr>
          <w:sz w:val="24"/>
          <w:rPrChange w16du:dateUtc="2026-07-07T18:18:00Z" w:author="Author" w:date="2026-07-07T20:18:00Z" w:id="17837">
            <w:rPr>
              <w:rFonts w:ascii="Times New Roman"/>
              <w:color w:val="000000"/>
              <w:spacing w:val="20"/>
            </w:rPr>
          </w:rPrChange>
        </w:rPr>
        <w:t xml:space="preserve"> </w:t>
      </w:r>
      <w:r w:rsidR="00A96A35" w:rsidRPr="0027638C">
        <w:rPr>
          <w:sz w:val="24"/>
          <w:rPrChange w16du:dateUtc="2026-07-07T18:18:00Z" w:author="Author" w:date="2026-07-07T20:18:00Z" w:id="17838">
            <w:rPr>
              <w:rFonts w:ascii="Times New Roman"/>
              <w:color w:val="000000"/>
            </w:rPr>
          </w:rPrChange>
        </w:rPr>
        <w:t>sed</w:t>
      </w:r>
      <w:r w:rsidR="00A96A35" w:rsidRPr="0027638C">
        <w:rPr>
          <w:sz w:val="24"/>
          <w:rPrChange w16du:dateUtc="2026-07-07T18:18:00Z" w:author="Author" w:date="2026-07-07T20:18:00Z" w:id="17839">
            <w:rPr>
              <w:rFonts w:ascii="Times New Roman"/>
              <w:color w:val="000000"/>
              <w:spacing w:val="20"/>
            </w:rPr>
          </w:rPrChange>
        </w:rPr>
        <w:t xml:space="preserve"> </w:t>
      </w:r>
      <w:r w:rsidR="00A96A35" w:rsidRPr="0027638C">
        <w:rPr>
          <w:sz w:val="24"/>
          <w:rPrChange w16du:dateUtc="2026-07-07T18:18:00Z" w:author="Author" w:date="2026-07-07T20:18:00Z" w:id="17840">
            <w:rPr>
              <w:rFonts w:ascii="Times New Roman"/>
              <w:color w:val="000000"/>
            </w:rPr>
          </w:rPrChange>
        </w:rPr>
        <w:t>do</w:t>
      </w:r>
      <w:r w:rsidR="00A96A35" w:rsidRPr="0027638C">
        <w:rPr>
          <w:sz w:val="24"/>
          <w:rPrChange w16du:dateUtc="2026-07-07T18:18:00Z" w:author="Author" w:date="2026-07-07T20:18:00Z" w:id="17841">
            <w:rPr>
              <w:rFonts w:ascii="Times New Roman"/>
              <w:color w:val="000000"/>
              <w:spacing w:val="20"/>
            </w:rPr>
          </w:rPrChange>
        </w:rPr>
        <w:t xml:space="preserve"> </w:t>
      </w:r>
      <w:r w:rsidR="00A96A35" w:rsidRPr="0027638C">
        <w:rPr>
          <w:sz w:val="24"/>
          <w:rPrChange w16du:dateUtc="2026-07-07T18:18:00Z" w:author="Author" w:date="2026-07-07T20:18:00Z" w:id="17842">
            <w:rPr>
              <w:rFonts w:ascii="Times New Roman"/>
              <w:color w:val="000000"/>
            </w:rPr>
          </w:rPrChange>
        </w:rPr>
        <w:t>eiusmod.</w:t>
      </w:r>
      <w:r w:rsidR="00A96A35" w:rsidRPr="0027638C">
        <w:rPr>
          <w:sz w:val="24"/>
          <w:rPrChange w16du:dateUtc="2026-07-07T18:18:00Z" w:author="Author" w:date="2026-07-07T20:18:00Z" w:id="17843">
            <w:rPr>
              <w:rFonts w:ascii="Times New Roman"/>
              <w:color w:val="000000"/>
              <w:spacing w:val="20"/>
            </w:rPr>
          </w:rPrChange>
        </w:rPr>
        <w:t xml:space="preserve"> </w:t>
      </w:r>
      <w:r w:rsidR="00A96A35" w:rsidRPr="0027638C">
        <w:rPr>
          <w:sz w:val="24"/>
          <w:rPrChange w16du:dateUtc="2026-07-07T18:18:00Z" w:author="Author" w:date="2026-07-07T20:18:00Z" w:id="17844">
            <w:rPr>
              <w:rFonts w:ascii="Times New Roman"/>
              <w:color w:val="000000"/>
            </w:rPr>
          </w:rPrChange>
        </w:rPr>
        <w:t>Tempor</w:t>
      </w:r>
      <w:r w:rsidR="00A96A35" w:rsidRPr="0027638C">
        <w:rPr>
          <w:sz w:val="24"/>
          <w:rPrChange w16du:dateUtc="2026-07-07T18:18:00Z" w:author="Author" w:date="2026-07-07T20:18:00Z" w:id="17845">
            <w:rPr>
              <w:rFonts w:ascii="Times New Roman"/>
              <w:color w:val="000000"/>
              <w:spacing w:val="20"/>
            </w:rPr>
          </w:rPrChange>
        </w:rPr>
        <w:t xml:space="preserve"> </w:t>
      </w:r>
      <w:r w:rsidR="00A96A35" w:rsidRPr="0027638C">
        <w:rPr>
          <w:sz w:val="24"/>
          <w:rPrChange w16du:dateUtc="2026-07-07T18:18:00Z" w:author="Author" w:date="2026-07-07T20:18:00Z" w:id="17846">
            <w:rPr>
              <w:rFonts w:ascii="Times New Roman" w:hAnsi="Times New Roman"/>
              <w:color w:val="000000"/>
            </w:rPr>
          </w:rPrChange>
        </w:rPr>
        <w:t>incididunt</w:t>
      </w:r>
      <w:del w16du:dateUtc="2026-07-07T18:18:00Z" w:author="Author" w:date="2026-07-07T20:18:00Z" w:id="17847">
        <w:r>
          <w:rPr>
            <w:color w:val="000000"/>
          </w:rPr>
          <w:cr/>
        </w:r>
      </w:del>
      <w:r w:rsidR="00A96A35" w:rsidRPr="0027638C">
        <w:rPr>
          <w:sz w:val="24"/>
          <w:rPrChange w16du:dateUtc="2026-07-07T18:18:00Z" w:author="Author" w:date="2026-07-07T20:18:00Z" w:id="17848">
            <w:rPr>
              <w:rFonts w:ascii="Times New Roman"/>
              <w:color w:val="000000"/>
              <w:spacing w:val="665"/>
            </w:rPr>
          </w:rPrChange>
        </w:rPr>
        <w:t xml:space="preserve"> </w:t>
      </w:r>
      <w:r w:rsidR="00A96A35" w:rsidRPr="0027638C">
        <w:rPr>
          <w:sz w:val="24"/>
          <w:rPrChange w16du:dateUtc="2026-07-07T18:18:00Z" w:author="Author" w:date="2026-07-07T20:18:00Z" w:id="17849">
            <w:rPr>
              <w:rFonts w:ascii="Times New Roman" w:hAnsi="Times New Roman"/>
              <w:color w:val="000000"/>
            </w:rPr>
          </w:rPrChange>
        </w:rPr>
        <w:t>“ut”</w:t>
      </w:r>
      <w:r w:rsidR="00A96A35" w:rsidRPr="0027638C">
        <w:rPr>
          <w:spacing w:val="-8"/>
          <w:sz w:val="24"/>
          <w:rPrChange w16du:dateUtc="2026-07-07T18:18:00Z" w:author="Author" w:date="2026-07-07T20:18:00Z" w:id="17850">
            <w:rPr>
              <w:rFonts w:ascii="Times New Roman"/>
              <w:color w:val="000000"/>
              <w:spacing w:val="-3"/>
            </w:rPr>
          </w:rPrChange>
        </w:rPr>
        <w:t xml:space="preserve"> </w:t>
      </w:r>
      <w:r w:rsidR="00A96A35" w:rsidRPr="0027638C">
        <w:rPr>
          <w:sz w:val="24"/>
          <w:rPrChange w16du:dateUtc="2026-07-07T18:18:00Z" w:author="Author" w:date="2026-07-07T20:18:00Z" w:id="17851">
            <w:rPr>
              <w:rFonts w:ascii="Times New Roman"/>
              <w:color w:val="000000"/>
            </w:rPr>
          </w:rPrChange>
        </w:rPr>
        <w:t>labore</w:t>
      </w:r>
      <w:r w:rsidR="00A96A35" w:rsidRPr="0027638C">
        <w:rPr>
          <w:spacing w:val="-8"/>
          <w:sz w:val="24"/>
          <w:rPrChange w16du:dateUtc="2026-07-07T18:18:00Z" w:author="Author" w:date="2026-07-07T20:18:00Z" w:id="17852">
            <w:rPr>
              <w:rFonts w:ascii="Times New Roman"/>
              <w:color w:val="000000"/>
              <w:spacing w:val="-3"/>
            </w:rPr>
          </w:rPrChange>
        </w:rPr>
        <w:t xml:space="preserve"> </w:t>
      </w:r>
      <w:r w:rsidR="00A96A35" w:rsidRPr="0027638C">
        <w:rPr>
          <w:sz w:val="24"/>
          <w:rPrChange w16du:dateUtc="2026-07-07T18:18:00Z" w:author="Author" w:date="2026-07-07T20:18:00Z" w:id="17853">
            <w:rPr>
              <w:rFonts w:ascii="Times New Roman" w:hAnsi="Times New Roman"/>
              <w:color w:val="000000"/>
            </w:rPr>
          </w:rPrChange>
        </w:rPr>
        <w:t>“et”</w:t>
      </w:r>
      <w:r w:rsidR="00A96A35" w:rsidRPr="0027638C">
        <w:rPr>
          <w:spacing w:val="-8"/>
          <w:sz w:val="24"/>
          <w:rPrChange w16du:dateUtc="2026-07-07T18:18:00Z" w:author="Author" w:date="2026-07-07T20:18:00Z" w:id="17854">
            <w:rPr>
              <w:rFonts w:ascii="Times New Roman"/>
              <w:color w:val="000000"/>
              <w:spacing w:val="-3"/>
            </w:rPr>
          </w:rPrChange>
        </w:rPr>
        <w:t xml:space="preserve"> </w:t>
      </w:r>
      <w:r w:rsidR="00A96A35" w:rsidRPr="0027638C">
        <w:rPr>
          <w:sz w:val="24"/>
          <w:rPrChange w16du:dateUtc="2026-07-07T18:18:00Z" w:author="Author" w:date="2026-07-07T20:18:00Z" w:id="17855">
            <w:rPr>
              <w:rFonts w:ascii="Times New Roman"/>
              <w:color w:val="000000"/>
            </w:rPr>
          </w:rPrChange>
        </w:rPr>
        <w:t>dolore,</w:t>
      </w:r>
      <w:r w:rsidR="00A96A35" w:rsidRPr="0027638C">
        <w:rPr>
          <w:spacing w:val="-8"/>
          <w:sz w:val="24"/>
          <w:rPrChange w16du:dateUtc="2026-07-07T18:18:00Z" w:author="Author" w:date="2026-07-07T20:18:00Z" w:id="17856">
            <w:rPr>
              <w:rFonts w:ascii="Times New Roman"/>
              <w:color w:val="000000"/>
              <w:spacing w:val="-3"/>
            </w:rPr>
          </w:rPrChange>
        </w:rPr>
        <w:t xml:space="preserve"> </w:t>
      </w:r>
      <w:r w:rsidR="00A96A35" w:rsidRPr="0027638C">
        <w:rPr>
          <w:sz w:val="24"/>
          <w:rPrChange w16du:dateUtc="2026-07-07T18:18:00Z" w:author="Author" w:date="2026-07-07T20:18:00Z" w:id="17857">
            <w:rPr>
              <w:rFonts w:ascii="Times New Roman"/>
              <w:color w:val="000000"/>
            </w:rPr>
          </w:rPrChange>
        </w:rPr>
        <w:t>magna,</w:t>
      </w:r>
      <w:r w:rsidR="00A96A35" w:rsidRPr="0027638C">
        <w:rPr>
          <w:spacing w:val="-8"/>
          <w:sz w:val="24"/>
          <w:rPrChange w16du:dateUtc="2026-07-07T18:18:00Z" w:author="Author" w:date="2026-07-07T20:18:00Z" w:id="17858">
            <w:rPr>
              <w:rFonts w:ascii="Times New Roman"/>
              <w:color w:val="000000"/>
              <w:spacing w:val="-3"/>
            </w:rPr>
          </w:rPrChange>
        </w:rPr>
        <w:t xml:space="preserve"> </w:t>
      </w:r>
      <w:r w:rsidR="00A96A35" w:rsidRPr="0027638C">
        <w:rPr>
          <w:sz w:val="24"/>
          <w:rPrChange w16du:dateUtc="2026-07-07T18:18:00Z" w:author="Author" w:date="2026-07-07T20:18:00Z" w:id="17859">
            <w:rPr>
              <w:rFonts w:ascii="Times New Roman" w:hAnsi="Times New Roman"/>
              <w:color w:val="000000"/>
            </w:rPr>
          </w:rPrChange>
        </w:rPr>
        <w:t>“aliqua</w:t>
      </w:r>
      <w:r w:rsidR="00A96A35" w:rsidRPr="0027638C">
        <w:rPr>
          <w:spacing w:val="-8"/>
          <w:sz w:val="24"/>
          <w:rPrChange w16du:dateUtc="2026-07-07T18:18:00Z" w:author="Author" w:date="2026-07-07T20:18:00Z" w:id="17860">
            <w:rPr>
              <w:rFonts w:ascii="Times New Roman"/>
              <w:color w:val="000000"/>
              <w:spacing w:val="-3"/>
            </w:rPr>
          </w:rPrChange>
        </w:rPr>
        <w:t xml:space="preserve"> </w:t>
      </w:r>
      <w:r w:rsidR="00A96A35" w:rsidRPr="0027638C">
        <w:rPr>
          <w:sz w:val="24"/>
          <w:rPrChange w16du:dateUtc="2026-07-07T18:18:00Z" w:author="Author" w:date="2026-07-07T20:18:00Z" w:id="17861">
            <w:rPr>
              <w:rFonts w:ascii="Times New Roman"/>
              <w:color w:val="000000"/>
            </w:rPr>
          </w:rPrChange>
        </w:rPr>
        <w:t>lorem</w:t>
      </w:r>
      <w:r w:rsidR="00A96A35" w:rsidRPr="0027638C">
        <w:rPr>
          <w:spacing w:val="-8"/>
          <w:sz w:val="24"/>
          <w:rPrChange w16du:dateUtc="2026-07-07T18:18:00Z" w:author="Author" w:date="2026-07-07T20:18:00Z" w:id="17862">
            <w:rPr>
              <w:rFonts w:ascii="Times New Roman"/>
              <w:color w:val="000000"/>
              <w:spacing w:val="-3"/>
            </w:rPr>
          </w:rPrChange>
        </w:rPr>
        <w:t xml:space="preserve"> </w:t>
      </w:r>
      <w:r w:rsidR="00A96A35" w:rsidRPr="0027638C">
        <w:rPr>
          <w:sz w:val="24"/>
          <w:rPrChange w16du:dateUtc="2026-07-07T18:18:00Z" w:author="Author" w:date="2026-07-07T20:18:00Z" w:id="17863">
            <w:rPr>
              <w:rFonts w:ascii="Times New Roman" w:hAnsi="Times New Roman"/>
              <w:color w:val="000000"/>
            </w:rPr>
          </w:rPrChange>
        </w:rPr>
        <w:t>ipsum”</w:t>
      </w:r>
      <w:r w:rsidR="00A96A35" w:rsidRPr="0027638C">
        <w:rPr>
          <w:spacing w:val="-8"/>
          <w:sz w:val="24"/>
          <w:rPrChange w16du:dateUtc="2026-07-07T18:18:00Z" w:author="Author" w:date="2026-07-07T20:18:00Z" w:id="17864">
            <w:rPr>
              <w:rFonts w:ascii="Times New Roman"/>
              <w:color w:val="000000"/>
              <w:spacing w:val="-3"/>
            </w:rPr>
          </w:rPrChange>
        </w:rPr>
        <w:t xml:space="preserve"> </w:t>
      </w:r>
      <w:r w:rsidR="00A96A35" w:rsidRPr="0027638C">
        <w:rPr>
          <w:sz w:val="24"/>
          <w:rPrChange w16du:dateUtc="2026-07-07T18:18:00Z" w:author="Author" w:date="2026-07-07T20:18:00Z" w:id="17865">
            <w:rPr>
              <w:rFonts w:ascii="Times New Roman"/>
              <w:color w:val="000000"/>
            </w:rPr>
          </w:rPrChange>
        </w:rPr>
        <w:t>dolor</w:t>
      </w:r>
      <w:r w:rsidR="00A96A35" w:rsidRPr="0027638C">
        <w:rPr>
          <w:spacing w:val="-8"/>
          <w:sz w:val="24"/>
          <w:rPrChange w16du:dateUtc="2026-07-07T18:18:00Z" w:author="Author" w:date="2026-07-07T20:18:00Z" w:id="17866">
            <w:rPr>
              <w:rFonts w:ascii="Times New Roman"/>
              <w:color w:val="000000"/>
              <w:spacing w:val="-3"/>
            </w:rPr>
          </w:rPrChange>
        </w:rPr>
        <w:t xml:space="preserve"> </w:t>
      </w:r>
      <w:r w:rsidR="00A96A35" w:rsidRPr="0027638C">
        <w:rPr>
          <w:sz w:val="24"/>
          <w:rPrChange w16du:dateUtc="2026-07-07T18:18:00Z" w:author="Author" w:date="2026-07-07T20:18:00Z" w:id="17867">
            <w:rPr>
              <w:rFonts w:ascii="Times New Roman" w:hAnsi="Times New Roman"/>
              <w:color w:val="000000"/>
            </w:rPr>
          </w:rPrChange>
        </w:rPr>
        <w:t>“sit</w:t>
      </w:r>
      <w:del w16du:dateUtc="2026-07-07T18:18:00Z" w:author="Author" w:date="2026-07-07T20:18:00Z" w:id="17868">
        <w:r>
          <w:rPr>
            <w:color w:val="000000"/>
          </w:rPr>
          <w:cr/>
        </w:r>
      </w:del>
      <w:r w:rsidR="00A96A35" w:rsidRPr="0027638C">
        <w:rPr>
          <w:sz w:val="24"/>
          <w:rPrChange w16du:dateUtc="2026-07-07T18:18:00Z" w:author="Author" w:date="2026-07-07T20:18:00Z" w:id="17869">
            <w:rPr>
              <w:rFonts w:ascii="Times New Roman"/>
              <w:color w:val="000000"/>
              <w:spacing w:val="665"/>
            </w:rPr>
          </w:rPrChange>
        </w:rPr>
        <w:t xml:space="preserve"> </w:t>
      </w:r>
      <w:r w:rsidR="00A96A35" w:rsidRPr="0027638C">
        <w:rPr>
          <w:sz w:val="24"/>
          <w:rPrChange w16du:dateUtc="2026-07-07T18:18:00Z" w:author="Author" w:date="2026-07-07T20:18:00Z" w:id="17870">
            <w:rPr>
              <w:rFonts w:ascii="Times New Roman"/>
              <w:color w:val="000000"/>
            </w:rPr>
          </w:rPrChange>
        </w:rPr>
        <w:t>amet</w:t>
      </w:r>
      <w:r w:rsidR="00A96A35" w:rsidRPr="0027638C">
        <w:rPr>
          <w:spacing w:val="-7"/>
          <w:sz w:val="24"/>
          <w:rPrChange w16du:dateUtc="2026-07-07T18:18:00Z" w:author="Author" w:date="2026-07-07T20:18:00Z" w:id="17871">
            <w:rPr>
              <w:rFonts w:ascii="Times New Roman"/>
              <w:color w:val="000000"/>
              <w:spacing w:val="-4"/>
            </w:rPr>
          </w:rPrChange>
        </w:rPr>
        <w:t xml:space="preserve"> </w:t>
      </w:r>
      <w:r w:rsidR="00A96A35" w:rsidRPr="0027638C">
        <w:rPr>
          <w:sz w:val="24"/>
          <w:rPrChange w16du:dateUtc="2026-07-07T18:18:00Z" w:author="Author" w:date="2026-07-07T20:18:00Z" w:id="17872">
            <w:rPr>
              <w:rFonts w:ascii="Times New Roman" w:hAnsi="Times New Roman"/>
              <w:color w:val="000000"/>
            </w:rPr>
          </w:rPrChange>
        </w:rPr>
        <w:t>consectetur.”</w:t>
      </w:r>
      <w:r w:rsidR="00A96A35" w:rsidRPr="0027638C">
        <w:rPr>
          <w:spacing w:val="-7"/>
          <w:sz w:val="24"/>
          <w:rPrChange w16du:dateUtc="2026-07-07T18:18:00Z" w:author="Author" w:date="2026-07-07T20:18:00Z" w:id="17873">
            <w:rPr>
              <w:rFonts w:ascii="Times New Roman"/>
              <w:color w:val="000000"/>
              <w:spacing w:val="-3"/>
            </w:rPr>
          </w:rPrChange>
        </w:rPr>
        <w:t xml:space="preserve"> </w:t>
      </w:r>
      <w:r w:rsidR="00A96A35" w:rsidRPr="0027638C">
        <w:rPr>
          <w:sz w:val="24"/>
          <w:rPrChange w16du:dateUtc="2026-07-07T18:18:00Z" w:author="Author" w:date="2026-07-07T20:18:00Z" w:id="17874">
            <w:rPr>
              <w:rFonts w:ascii="Times New Roman"/>
              <w:color w:val="000000"/>
            </w:rPr>
          </w:rPrChange>
        </w:rPr>
        <w:t>Adipiscing</w:t>
      </w:r>
      <w:r w:rsidR="00A96A35" w:rsidRPr="0027638C">
        <w:rPr>
          <w:spacing w:val="-7"/>
          <w:sz w:val="24"/>
          <w:rPrChange w16du:dateUtc="2026-07-07T18:18:00Z" w:author="Author" w:date="2026-07-07T20:18:00Z" w:id="17875">
            <w:rPr>
              <w:rFonts w:ascii="Times New Roman"/>
              <w:color w:val="000000"/>
              <w:spacing w:val="-3"/>
            </w:rPr>
          </w:rPrChange>
        </w:rPr>
        <w:t xml:space="preserve"> </w:t>
      </w:r>
      <w:r w:rsidR="00A96A35" w:rsidRPr="0027638C">
        <w:rPr>
          <w:sz w:val="24"/>
          <w:rPrChange w16du:dateUtc="2026-07-07T18:18:00Z" w:author="Author" w:date="2026-07-07T20:18:00Z" w:id="17876">
            <w:rPr>
              <w:rFonts w:ascii="Times New Roman"/>
              <w:color w:val="000000"/>
            </w:rPr>
          </w:rPrChange>
        </w:rPr>
        <w:t>elit</w:t>
      </w:r>
      <w:r w:rsidR="00A96A35" w:rsidRPr="0027638C">
        <w:rPr>
          <w:spacing w:val="-7"/>
          <w:sz w:val="24"/>
          <w:rPrChange w16du:dateUtc="2026-07-07T18:18:00Z" w:author="Author" w:date="2026-07-07T20:18:00Z" w:id="17877">
            <w:rPr>
              <w:rFonts w:ascii="Times New Roman"/>
              <w:color w:val="000000"/>
              <w:spacing w:val="-4"/>
            </w:rPr>
          </w:rPrChange>
        </w:rPr>
        <w:t xml:space="preserve"> </w:t>
      </w:r>
      <w:r w:rsidR="00A96A35" w:rsidRPr="0027638C">
        <w:rPr>
          <w:sz w:val="24"/>
          <w:rPrChange w16du:dateUtc="2026-07-07T18:18:00Z" w:author="Author" w:date="2026-07-07T20:18:00Z" w:id="17878">
            <w:rPr>
              <w:rFonts w:ascii="Times New Roman"/>
              <w:color w:val="000000"/>
            </w:rPr>
          </w:rPrChange>
        </w:rPr>
        <w:t>sed</w:t>
      </w:r>
      <w:r w:rsidR="00A96A35" w:rsidRPr="0027638C">
        <w:rPr>
          <w:spacing w:val="-7"/>
          <w:sz w:val="24"/>
          <w:rPrChange w16du:dateUtc="2026-07-07T18:18:00Z" w:author="Author" w:date="2026-07-07T20:18:00Z" w:id="17879">
            <w:rPr>
              <w:rFonts w:ascii="Times New Roman"/>
              <w:color w:val="000000"/>
              <w:spacing w:val="-4"/>
            </w:rPr>
          </w:rPrChange>
        </w:rPr>
        <w:t xml:space="preserve"> </w:t>
      </w:r>
      <w:r w:rsidR="00A96A35" w:rsidRPr="0027638C">
        <w:rPr>
          <w:sz w:val="24"/>
          <w:rPrChange w16du:dateUtc="2026-07-07T18:18:00Z" w:author="Author" w:date="2026-07-07T20:18:00Z" w:id="17880">
            <w:rPr>
              <w:rFonts w:ascii="Times New Roman"/>
              <w:color w:val="000000"/>
            </w:rPr>
          </w:rPrChange>
        </w:rPr>
        <w:t>do</w:t>
      </w:r>
      <w:r w:rsidR="00A96A35" w:rsidRPr="0027638C">
        <w:rPr>
          <w:spacing w:val="-7"/>
          <w:sz w:val="24"/>
          <w:rPrChange w16du:dateUtc="2026-07-07T18:18:00Z" w:author="Author" w:date="2026-07-07T20:18:00Z" w:id="17881">
            <w:rPr>
              <w:rFonts w:ascii="Times New Roman"/>
              <w:color w:val="000000"/>
              <w:spacing w:val="-3"/>
            </w:rPr>
          </w:rPrChange>
        </w:rPr>
        <w:t xml:space="preserve"> </w:t>
      </w:r>
      <w:r w:rsidR="00A96A35" w:rsidRPr="0027638C">
        <w:rPr>
          <w:sz w:val="24"/>
          <w:rPrChange w16du:dateUtc="2026-07-07T18:18:00Z" w:author="Author" w:date="2026-07-07T20:18:00Z" w:id="17882">
            <w:rPr>
              <w:rFonts w:ascii="Times New Roman"/>
              <w:color w:val="000000"/>
            </w:rPr>
          </w:rPrChange>
        </w:rPr>
        <w:t>eiusmod</w:t>
      </w:r>
      <w:r w:rsidR="00A96A35" w:rsidRPr="0027638C">
        <w:rPr>
          <w:spacing w:val="-7"/>
          <w:sz w:val="24"/>
          <w:rPrChange w16du:dateUtc="2026-07-07T18:18:00Z" w:author="Author" w:date="2026-07-07T20:18:00Z" w:id="17883">
            <w:rPr>
              <w:rFonts w:ascii="Times New Roman"/>
              <w:color w:val="000000"/>
              <w:spacing w:val="-4"/>
            </w:rPr>
          </w:rPrChange>
        </w:rPr>
        <w:t xml:space="preserve"> </w:t>
      </w:r>
      <w:r w:rsidR="00A96A35" w:rsidRPr="0027638C">
        <w:rPr>
          <w:sz w:val="24"/>
          <w:rPrChange w16du:dateUtc="2026-07-07T18:18:00Z" w:author="Author" w:date="2026-07-07T20:18:00Z" w:id="17884">
            <w:rPr>
              <w:rFonts w:ascii="Times New Roman"/>
              <w:color w:val="000000"/>
            </w:rPr>
          </w:rPrChange>
        </w:rPr>
        <w:t>tempor</w:t>
      </w:r>
      <w:r w:rsidR="00A96A35" w:rsidRPr="0027638C">
        <w:rPr>
          <w:spacing w:val="-7"/>
          <w:sz w:val="24"/>
          <w:rPrChange w16du:dateUtc="2026-07-07T18:18:00Z" w:author="Author" w:date="2026-07-07T20:18:00Z" w:id="17885">
            <w:rPr>
              <w:rFonts w:ascii="Times New Roman"/>
              <w:color w:val="000000"/>
              <w:spacing w:val="-3"/>
            </w:rPr>
          </w:rPrChange>
        </w:rPr>
        <w:t xml:space="preserve"> </w:t>
      </w:r>
      <w:r w:rsidR="00A96A35" w:rsidRPr="0027638C">
        <w:rPr>
          <w:sz w:val="24"/>
          <w:rPrChange w16du:dateUtc="2026-07-07T18:18:00Z" w:author="Author" w:date="2026-07-07T20:18:00Z" w:id="17886">
            <w:rPr>
              <w:rFonts w:ascii="Times New Roman"/>
              <w:color w:val="000000"/>
            </w:rPr>
          </w:rPrChange>
        </w:rPr>
        <w:t>Incididunt</w:t>
      </w:r>
      <w:r w:rsidR="00A96A35" w:rsidRPr="0027638C">
        <w:rPr>
          <w:spacing w:val="-7"/>
          <w:sz w:val="24"/>
          <w:rPrChange w16du:dateUtc="2026-07-07T18:18:00Z" w:author="Author" w:date="2026-07-07T20:18:00Z" w:id="17887">
            <w:rPr>
              <w:rFonts w:ascii="Times New Roman"/>
              <w:color w:val="000000"/>
              <w:spacing w:val="-4"/>
            </w:rPr>
          </w:rPrChange>
        </w:rPr>
        <w:t xml:space="preserve"> </w:t>
      </w:r>
      <w:r w:rsidR="00A96A35" w:rsidRPr="0027638C">
        <w:rPr>
          <w:sz w:val="24"/>
          <w:rPrChange w16du:dateUtc="2026-07-07T18:18:00Z" w:author="Author" w:date="2026-07-07T20:18:00Z" w:id="17888">
            <w:rPr>
              <w:rFonts w:ascii="Times New Roman"/>
              <w:color w:val="000000"/>
            </w:rPr>
          </w:rPrChange>
        </w:rPr>
        <w:t>ut</w:t>
      </w:r>
      <w:r w:rsidR="00A96A35" w:rsidRPr="0027638C">
        <w:rPr>
          <w:spacing w:val="-7"/>
          <w:sz w:val="24"/>
          <w:rPrChange w16du:dateUtc="2026-07-07T18:18:00Z" w:author="Author" w:date="2026-07-07T20:18:00Z" w:id="17889">
            <w:rPr>
              <w:rFonts w:ascii="Times New Roman"/>
              <w:color w:val="000000"/>
              <w:spacing w:val="-3"/>
            </w:rPr>
          </w:rPrChange>
        </w:rPr>
        <w:t xml:space="preserve"> </w:t>
      </w:r>
      <w:r w:rsidR="00A96A35" w:rsidRPr="0027638C">
        <w:rPr>
          <w:sz w:val="24"/>
          <w:rPrChange w16du:dateUtc="2026-07-07T18:18:00Z" w:author="Author" w:date="2026-07-07T20:18:00Z" w:id="17890">
            <w:rPr>
              <w:rFonts w:ascii="Times New Roman"/>
              <w:color w:val="000000"/>
            </w:rPr>
          </w:rPrChange>
        </w:rPr>
        <w:t>labore</w:t>
      </w:r>
      <w:r w:rsidR="00A96A35" w:rsidRPr="0027638C">
        <w:rPr>
          <w:spacing w:val="-7"/>
          <w:sz w:val="24"/>
          <w:rPrChange w16du:dateUtc="2026-07-07T18:18:00Z" w:author="Author" w:date="2026-07-07T20:18:00Z" w:id="17891">
            <w:rPr>
              <w:rFonts w:ascii="Times New Roman"/>
              <w:color w:val="000000"/>
              <w:spacing w:val="-3"/>
            </w:rPr>
          </w:rPrChange>
        </w:rPr>
        <w:t xml:space="preserve"> </w:t>
      </w:r>
      <w:r w:rsidR="00A96A35" w:rsidRPr="0027638C">
        <w:rPr>
          <w:sz w:val="24"/>
          <w:rPrChange w16du:dateUtc="2026-07-07T18:18:00Z" w:author="Author" w:date="2026-07-07T20:18:00Z" w:id="17892">
            <w:rPr>
              <w:rFonts w:ascii="Times New Roman"/>
              <w:color w:val="000000"/>
            </w:rPr>
          </w:rPrChange>
        </w:rPr>
        <w:t>et</w:t>
      </w:r>
      <w:r w:rsidR="00A96A35" w:rsidRPr="0027638C">
        <w:rPr>
          <w:spacing w:val="-7"/>
          <w:sz w:val="24"/>
          <w:rPrChange w16du:dateUtc="2026-07-07T18:18:00Z" w:author="Author" w:date="2026-07-07T20:18:00Z" w:id="17893">
            <w:rPr>
              <w:rFonts w:ascii="Times New Roman"/>
              <w:color w:val="000000"/>
              <w:spacing w:val="-3"/>
            </w:rPr>
          </w:rPrChange>
        </w:rPr>
        <w:t xml:space="preserve"> </w:t>
      </w:r>
      <w:r w:rsidR="00A96A35" w:rsidRPr="0027638C">
        <w:rPr>
          <w:sz w:val="24"/>
          <w:rPrChange w16du:dateUtc="2026-07-07T18:18:00Z" w:author="Author" w:date="2026-07-07T20:18:00Z" w:id="17894">
            <w:rPr>
              <w:rFonts w:ascii="Times New Roman" w:hAnsi="Times New Roman"/>
              <w:color w:val="000000"/>
            </w:rPr>
          </w:rPrChange>
        </w:rPr>
        <w:t>dolore</w:t>
      </w:r>
      <w:del w16du:dateUtc="2026-07-07T18:18:00Z" w:author="Author" w:date="2026-07-07T20:18:00Z" w:id="17895">
        <w:r>
          <w:rPr>
            <w:color w:val="000000"/>
          </w:rPr>
          <w:cr/>
        </w:r>
      </w:del>
      <w:r w:rsidR="00A96A35" w:rsidRPr="0027638C">
        <w:rPr>
          <w:sz w:val="24"/>
          <w:rPrChange w16du:dateUtc="2026-07-07T18:18:00Z" w:author="Author" w:date="2026-07-07T20:18:00Z" w:id="17896">
            <w:rPr>
              <w:rFonts w:ascii="Times New Roman"/>
              <w:color w:val="000000"/>
              <w:spacing w:val="665"/>
            </w:rPr>
          </w:rPrChange>
        </w:rPr>
        <w:t xml:space="preserve"> </w:t>
      </w:r>
      <w:r w:rsidR="00A96A35" w:rsidRPr="0027638C">
        <w:rPr>
          <w:sz w:val="24"/>
          <w:rPrChange w16du:dateUtc="2026-07-07T18:18:00Z" w:author="Author" w:date="2026-07-07T20:18:00Z" w:id="17897">
            <w:rPr>
              <w:rFonts w:ascii="Times New Roman"/>
              <w:color w:val="000000"/>
            </w:rPr>
          </w:rPrChange>
        </w:rPr>
        <w:t>magna aliqua lorem ipsum dolor sit.</w:t>
      </w:r>
    </w:p>
    <w:p w14:paraId="00442DEF" w14:textId="77777777" w:rsidR="008166CF" w:rsidRDefault="00000000">
      <w:pPr>
        <w:spacing w:before="237" w:line="253" w:lineRule="exact"/>
        <w:rPr>
          <w:del w16du:dateUtc="2026-07-07T18:18:00Z" w:author="Author" w:date="2026-07-07T20:18:00Z" w:id="17898"/>
          <w:color w:val="000000"/>
        </w:rPr>
      </w:pPr>
      <w:bookmarkStart w:id="17899" w:name="_Ref215486321"/>
      <w:del w16du:dateUtc="2026-07-07T18:18:00Z" w:author="Author" w:date="2026-07-07T20:18:00Z" w:id="17900">
        <w:r>
          <w:rPr>
            <w:color w:val="000000"/>
          </w:rPr>
          <w:delText>(g)</w:delText>
        </w:r>
        <w:r>
          <w:rPr>
            <w:color w:val="000000"/>
            <w:spacing w:val="409"/>
          </w:rPr>
          <w:delText xml:space="preserve"> </w:delText>
        </w:r>
      </w:del>
      <w:r w:rsidR="00A96A35" w:rsidRPr="0027638C">
        <w:rPr>
          <w:sz w:val="24"/>
          <w:u w:val="single"/>
          <w:rPrChange w16du:dateUtc="2026-07-07T18:18:00Z" w:author="Author" w:date="2026-07-07T20:18:00Z" w:id="17901">
            <w:rPr>
              <w:rFonts w:ascii="Times New Roman"/>
              <w:color w:val="000000"/>
              <w:u w:val="single"/>
            </w:rPr>
          </w:rPrChange>
        </w:rPr>
        <w:t>Amet</w:t>
      </w:r>
      <w:r w:rsidR="00A96A35" w:rsidRPr="0027638C">
        <w:rPr>
          <w:sz w:val="24"/>
          <w:u w:val="single"/>
          <w:rPrChange w16du:dateUtc="2026-07-07T18:18:00Z" w:author="Author" w:date="2026-07-07T20:18:00Z" w:id="17902">
            <w:rPr>
              <w:rFonts w:ascii="Times New Roman"/>
              <w:color w:val="000000"/>
              <w:spacing w:val="41"/>
              <w:u w:val="single"/>
            </w:rPr>
          </w:rPrChange>
        </w:rPr>
        <w:t xml:space="preserve"> </w:t>
      </w:r>
      <w:r w:rsidR="00A96A35" w:rsidRPr="0027638C">
        <w:rPr>
          <w:sz w:val="24"/>
          <w:u w:val="single"/>
          <w:rPrChange w16du:dateUtc="2026-07-07T18:18:00Z" w:author="Author" w:date="2026-07-07T20:18:00Z" w:id="17903">
            <w:rPr>
              <w:rFonts w:ascii="Times New Roman"/>
              <w:color w:val="000000"/>
              <w:u w:val="single"/>
            </w:rPr>
          </w:rPrChange>
        </w:rPr>
        <w:t>Consectetur</w:t>
      </w:r>
      <w:r w:rsidR="00A96A35" w:rsidRPr="0027638C">
        <w:rPr>
          <w:sz w:val="24"/>
          <w:u w:val="single"/>
          <w:rPrChange w16du:dateUtc="2026-07-07T18:18:00Z" w:author="Author" w:date="2026-07-07T20:18:00Z" w:id="17904">
            <w:rPr>
              <w:rFonts w:ascii="Times New Roman"/>
              <w:color w:val="000000"/>
              <w:spacing w:val="41"/>
              <w:u w:val="single"/>
            </w:rPr>
          </w:rPrChange>
        </w:rPr>
        <w:t xml:space="preserve"> </w:t>
      </w:r>
      <w:r w:rsidR="00A96A35" w:rsidRPr="0027638C">
        <w:rPr>
          <w:sz w:val="24"/>
          <w:u w:val="single"/>
          <w:rPrChange w16du:dateUtc="2026-07-07T18:18:00Z" w:author="Author" w:date="2026-07-07T20:18:00Z" w:id="17905">
            <w:rPr>
              <w:rFonts w:ascii="Times New Roman"/>
              <w:color w:val="000000"/>
              <w:u w:val="single"/>
            </w:rPr>
          </w:rPrChange>
        </w:rPr>
        <w:t>Adipiscing.</w:t>
      </w:r>
      <w:r w:rsidR="00A96A35" w:rsidRPr="0027638C">
        <w:rPr>
          <w:sz w:val="24"/>
          <w:rPrChange w16du:dateUtc="2026-07-07T18:18:00Z" w:author="Author" w:date="2026-07-07T20:18:00Z" w:id="17906">
            <w:rPr>
              <w:rFonts w:ascii="Times New Roman"/>
              <w:color w:val="000000"/>
              <w:spacing w:val="41"/>
            </w:rPr>
          </w:rPrChange>
        </w:rPr>
        <w:t xml:space="preserve"> </w:t>
      </w:r>
      <w:r w:rsidR="00A96A35" w:rsidRPr="0027638C">
        <w:rPr>
          <w:sz w:val="24"/>
          <w:rPrChange w16du:dateUtc="2026-07-07T18:18:00Z" w:author="Author" w:date="2026-07-07T20:18:00Z" w:id="17907">
            <w:rPr>
              <w:rFonts w:ascii="Times New Roman"/>
              <w:color w:val="000000"/>
            </w:rPr>
          </w:rPrChange>
        </w:rPr>
        <w:t>Elit</w:t>
      </w:r>
      <w:r w:rsidR="00A96A35" w:rsidRPr="0027638C">
        <w:rPr>
          <w:sz w:val="24"/>
          <w:rPrChange w16du:dateUtc="2026-07-07T18:18:00Z" w:author="Author" w:date="2026-07-07T20:18:00Z" w:id="17908">
            <w:rPr>
              <w:rFonts w:ascii="Times New Roman"/>
              <w:color w:val="000000"/>
              <w:spacing w:val="41"/>
            </w:rPr>
          </w:rPrChange>
        </w:rPr>
        <w:t xml:space="preserve"> </w:t>
      </w:r>
      <w:r w:rsidR="00A96A35" w:rsidRPr="0027638C">
        <w:rPr>
          <w:sz w:val="24"/>
          <w:rPrChange w16du:dateUtc="2026-07-07T18:18:00Z" w:author="Author" w:date="2026-07-07T20:18:00Z" w:id="17909">
            <w:rPr>
              <w:rFonts w:ascii="Times New Roman"/>
              <w:color w:val="000000"/>
            </w:rPr>
          </w:rPrChange>
        </w:rPr>
        <w:t>Sed</w:t>
      </w:r>
      <w:r w:rsidR="00A96A35" w:rsidRPr="0027638C">
        <w:rPr>
          <w:sz w:val="24"/>
          <w:rPrChange w16du:dateUtc="2026-07-07T18:18:00Z" w:author="Author" w:date="2026-07-07T20:18:00Z" w:id="17910">
            <w:rPr>
              <w:rFonts w:ascii="Times New Roman"/>
              <w:color w:val="000000"/>
              <w:spacing w:val="41"/>
            </w:rPr>
          </w:rPrChange>
        </w:rPr>
        <w:t xml:space="preserve"> </w:t>
      </w:r>
      <w:r w:rsidR="00A96A35" w:rsidRPr="0027638C">
        <w:rPr>
          <w:sz w:val="24"/>
          <w:rPrChange w16du:dateUtc="2026-07-07T18:18:00Z" w:author="Author" w:date="2026-07-07T20:18:00Z" w:id="17911">
            <w:rPr>
              <w:rFonts w:ascii="Times New Roman"/>
              <w:color w:val="000000"/>
            </w:rPr>
          </w:rPrChange>
        </w:rPr>
        <w:t>do</w:t>
      </w:r>
      <w:r w:rsidR="00A96A35" w:rsidRPr="0027638C">
        <w:rPr>
          <w:sz w:val="24"/>
          <w:rPrChange w16du:dateUtc="2026-07-07T18:18:00Z" w:author="Author" w:date="2026-07-07T20:18:00Z" w:id="17912">
            <w:rPr>
              <w:rFonts w:ascii="Times New Roman"/>
              <w:color w:val="000000"/>
              <w:spacing w:val="41"/>
            </w:rPr>
          </w:rPrChange>
        </w:rPr>
        <w:t xml:space="preserve"> </w:t>
      </w:r>
      <w:r w:rsidR="00A96A35" w:rsidRPr="0027638C">
        <w:rPr>
          <w:sz w:val="24"/>
          <w:rPrChange w16du:dateUtc="2026-07-07T18:18:00Z" w:author="Author" w:date="2026-07-07T20:18:00Z" w:id="17913">
            <w:rPr>
              <w:rFonts w:ascii="Times New Roman"/>
              <w:color w:val="000000"/>
            </w:rPr>
          </w:rPrChange>
        </w:rPr>
        <w:t>eiusmod</w:t>
      </w:r>
      <w:r w:rsidR="00A96A35" w:rsidRPr="0027638C">
        <w:rPr>
          <w:sz w:val="24"/>
          <w:rPrChange w16du:dateUtc="2026-07-07T18:18:00Z" w:author="Author" w:date="2026-07-07T20:18:00Z" w:id="17914">
            <w:rPr>
              <w:rFonts w:ascii="Times New Roman"/>
              <w:color w:val="000000"/>
              <w:spacing w:val="41"/>
            </w:rPr>
          </w:rPrChange>
        </w:rPr>
        <w:t xml:space="preserve"> </w:t>
      </w:r>
      <w:r w:rsidR="00A96A35" w:rsidRPr="0027638C">
        <w:rPr>
          <w:sz w:val="24"/>
          <w:rPrChange w16du:dateUtc="2026-07-07T18:18:00Z" w:author="Author" w:date="2026-07-07T20:18:00Z" w:id="17915">
            <w:rPr>
              <w:rFonts w:ascii="Times New Roman"/>
              <w:color w:val="000000"/>
            </w:rPr>
          </w:rPrChange>
        </w:rPr>
        <w:t>tempor</w:t>
      </w:r>
      <w:r w:rsidR="00A96A35" w:rsidRPr="0027638C">
        <w:rPr>
          <w:sz w:val="24"/>
          <w:rPrChange w16du:dateUtc="2026-07-07T18:18:00Z" w:author="Author" w:date="2026-07-07T20:18:00Z" w:id="17916">
            <w:rPr>
              <w:rFonts w:ascii="Times New Roman"/>
              <w:color w:val="000000"/>
              <w:spacing w:val="41"/>
            </w:rPr>
          </w:rPrChange>
        </w:rPr>
        <w:t xml:space="preserve"> </w:t>
      </w:r>
      <w:r w:rsidR="00A96A35" w:rsidRPr="0027638C">
        <w:rPr>
          <w:sz w:val="24"/>
          <w:rPrChange w16du:dateUtc="2026-07-07T18:18:00Z" w:author="Author" w:date="2026-07-07T20:18:00Z" w:id="17917">
            <w:rPr>
              <w:rFonts w:ascii="Times New Roman"/>
              <w:color w:val="000000"/>
            </w:rPr>
          </w:rPrChange>
        </w:rPr>
        <w:t>incididunt</w:t>
      </w:r>
      <w:r w:rsidR="00A96A35" w:rsidRPr="0027638C">
        <w:rPr>
          <w:sz w:val="24"/>
          <w:rPrChange w16du:dateUtc="2026-07-07T18:18:00Z" w:author="Author" w:date="2026-07-07T20:18:00Z" w:id="17918">
            <w:rPr>
              <w:rFonts w:ascii="Times New Roman"/>
              <w:color w:val="000000"/>
              <w:spacing w:val="41"/>
            </w:rPr>
          </w:rPrChange>
        </w:rPr>
        <w:t xml:space="preserve"> </w:t>
      </w:r>
      <w:r w:rsidR="00A96A35" w:rsidRPr="0027638C">
        <w:rPr>
          <w:sz w:val="24"/>
          <w:rPrChange w16du:dateUtc="2026-07-07T18:18:00Z" w:author="Author" w:date="2026-07-07T20:18:00Z" w:id="17919">
            <w:rPr>
              <w:rFonts w:ascii="Times New Roman"/>
              <w:color w:val="000000"/>
            </w:rPr>
          </w:rPrChange>
        </w:rPr>
        <w:t>ut</w:t>
      </w:r>
      <w:r w:rsidR="00A96A35" w:rsidRPr="0027638C">
        <w:rPr>
          <w:sz w:val="24"/>
          <w:rPrChange w16du:dateUtc="2026-07-07T18:18:00Z" w:author="Author" w:date="2026-07-07T20:18:00Z" w:id="17920">
            <w:rPr>
              <w:rFonts w:ascii="Times New Roman"/>
              <w:color w:val="000000"/>
              <w:spacing w:val="41"/>
            </w:rPr>
          </w:rPrChange>
        </w:rPr>
        <w:t xml:space="preserve"> </w:t>
      </w:r>
      <w:r w:rsidR="00A96A35" w:rsidRPr="0027638C">
        <w:rPr>
          <w:sz w:val="24"/>
          <w:rPrChange w16du:dateUtc="2026-07-07T18:18:00Z" w:author="Author" w:date="2026-07-07T20:18:00Z" w:id="17921">
            <w:rPr>
              <w:rFonts w:ascii="Times New Roman"/>
              <w:color w:val="000000"/>
            </w:rPr>
          </w:rPrChange>
        </w:rPr>
        <w:t>labore</w:t>
      </w:r>
      <w:r w:rsidR="00A96A35" w:rsidRPr="0027638C">
        <w:rPr>
          <w:sz w:val="24"/>
          <w:rPrChange w16du:dateUtc="2026-07-07T18:18:00Z" w:author="Author" w:date="2026-07-07T20:18:00Z" w:id="17922">
            <w:rPr>
              <w:rFonts w:ascii="Times New Roman"/>
              <w:color w:val="000000"/>
              <w:spacing w:val="41"/>
            </w:rPr>
          </w:rPrChange>
        </w:rPr>
        <w:t xml:space="preserve"> </w:t>
      </w:r>
      <w:r w:rsidR="00A96A35" w:rsidRPr="0027638C">
        <w:rPr>
          <w:sz w:val="24"/>
          <w:rPrChange w16du:dateUtc="2026-07-07T18:18:00Z" w:author="Author" w:date="2026-07-07T20:18:00Z" w:id="17923">
            <w:rPr>
              <w:rFonts w:ascii="Times New Roman"/>
              <w:color w:val="000000"/>
            </w:rPr>
          </w:rPrChange>
        </w:rPr>
        <w:t>et</w:t>
      </w:r>
      <w:r w:rsidR="00A96A35" w:rsidRPr="0027638C">
        <w:rPr>
          <w:sz w:val="24"/>
          <w:rPrChange w16du:dateUtc="2026-07-07T18:18:00Z" w:author="Author" w:date="2026-07-07T20:18:00Z" w:id="17924">
            <w:rPr>
              <w:rFonts w:ascii="Times New Roman"/>
              <w:color w:val="000000"/>
              <w:spacing w:val="41"/>
            </w:rPr>
          </w:rPrChange>
        </w:rPr>
        <w:t xml:space="preserve"> </w:t>
      </w:r>
      <w:r w:rsidR="00A96A35" w:rsidRPr="0027638C">
        <w:rPr>
          <w:sz w:val="24"/>
          <w:rPrChange w16du:dateUtc="2026-07-07T18:18:00Z" w:author="Author" w:date="2026-07-07T20:18:00Z" w:id="17925">
            <w:rPr>
              <w:rFonts w:ascii="Times New Roman"/>
              <w:color w:val="000000"/>
            </w:rPr>
          </w:rPrChange>
        </w:rPr>
        <w:t>dolore</w:t>
      </w:r>
      <w:r w:rsidR="00A96A35" w:rsidRPr="0027638C">
        <w:rPr>
          <w:sz w:val="24"/>
          <w:rPrChange w16du:dateUtc="2026-07-07T18:18:00Z" w:author="Author" w:date="2026-07-07T20:18:00Z" w:id="17926">
            <w:rPr>
              <w:rFonts w:ascii="Times New Roman"/>
              <w:color w:val="000000"/>
              <w:spacing w:val="41"/>
            </w:rPr>
          </w:rPrChange>
        </w:rPr>
        <w:t xml:space="preserve"> </w:t>
      </w:r>
      <w:r w:rsidR="00A96A35" w:rsidRPr="0027638C">
        <w:rPr>
          <w:sz w:val="24"/>
          <w:rPrChange w16du:dateUtc="2026-07-07T18:18:00Z" w:author="Author" w:date="2026-07-07T20:18:00Z" w:id="17927">
            <w:rPr>
              <w:rFonts w:ascii="Times New Roman"/>
              <w:color w:val="000000"/>
            </w:rPr>
          </w:rPrChange>
        </w:rPr>
        <w:t>magna</w:t>
      </w:r>
      <w:r w:rsidR="00A96A35" w:rsidRPr="0027638C">
        <w:rPr>
          <w:sz w:val="24"/>
          <w:rPrChange w16du:dateUtc="2026-07-07T18:18:00Z" w:author="Author" w:date="2026-07-07T20:18:00Z" w:id="17928">
            <w:rPr>
              <w:rFonts w:ascii="Times New Roman"/>
              <w:color w:val="000000"/>
              <w:spacing w:val="41"/>
            </w:rPr>
          </w:rPrChange>
        </w:rPr>
        <w:t xml:space="preserve"> </w:t>
      </w:r>
      <w:r w:rsidR="00A96A35" w:rsidRPr="0027638C">
        <w:rPr>
          <w:sz w:val="24"/>
          <w:rPrChange w16du:dateUtc="2026-07-07T18:18:00Z" w:author="Author" w:date="2026-07-07T20:18:00Z" w:id="17929">
            <w:rPr>
              <w:rFonts w:ascii="Times New Roman" w:hAnsi="Times New Roman"/>
              <w:color w:val="000000"/>
            </w:rPr>
          </w:rPrChange>
        </w:rPr>
        <w:t>aliqua</w:t>
      </w:r>
      <w:del w16du:dateUtc="2026-07-07T18:18:00Z" w:author="Author" w:date="2026-07-07T20:18:00Z" w:id="17930">
        <w:r>
          <w:rPr>
            <w:rFonts w:ascii="Times New Roman" w:cs="Times New Roman" w:hAnsi="Times New Roman"/>
            <w:color w:val="000000"/>
          </w:rPr>
          <w:cr/>
        </w:r>
      </w:del>
      <w:r w:rsidR="00A96A35" w:rsidRPr="0027638C">
        <w:rPr>
          <w:sz w:val="24"/>
          <w:rPrChange w16du:dateUtc="2026-07-07T18:18:00Z" w:author="Author" w:date="2026-07-07T20:18:00Z" w:id="17931">
            <w:rPr>
              <w:rFonts w:ascii="Times New Roman"/>
              <w:color w:val="000000"/>
              <w:spacing w:val="665"/>
            </w:rPr>
          </w:rPrChange>
        </w:rPr>
        <w:t xml:space="preserve"> </w:t>
      </w:r>
      <w:r w:rsidR="00A96A35" w:rsidRPr="0027638C">
        <w:rPr>
          <w:sz w:val="24"/>
          <w:rPrChange w16du:dateUtc="2026-07-07T18:18:00Z" w:author="Author" w:date="2026-07-07T20:18:00Z" w:id="17932">
            <w:rPr>
              <w:rFonts w:ascii="Times New Roman"/>
              <w:color w:val="000000"/>
            </w:rPr>
          </w:rPrChange>
        </w:rPr>
        <w:t>lorem</w:t>
      </w:r>
      <w:r w:rsidR="00A96A35" w:rsidRPr="0027638C">
        <w:rPr>
          <w:sz w:val="24"/>
          <w:rPrChange w16du:dateUtc="2026-07-07T18:18:00Z" w:author="Author" w:date="2026-07-07T20:18:00Z" w:id="17933">
            <w:rPr>
              <w:rFonts w:ascii="Times New Roman"/>
              <w:color w:val="000000"/>
              <w:spacing w:val="49"/>
            </w:rPr>
          </w:rPrChange>
        </w:rPr>
        <w:t xml:space="preserve"> </w:t>
      </w:r>
      <w:r w:rsidR="00A96A35" w:rsidRPr="0027638C">
        <w:rPr>
          <w:sz w:val="24"/>
          <w:rPrChange w16du:dateUtc="2026-07-07T18:18:00Z" w:author="Author" w:date="2026-07-07T20:18:00Z" w:id="17934">
            <w:rPr>
              <w:rFonts w:ascii="Times New Roman"/>
              <w:color w:val="000000"/>
            </w:rPr>
          </w:rPrChange>
        </w:rPr>
        <w:t>ipsum</w:t>
      </w:r>
      <w:r w:rsidR="00A96A35" w:rsidRPr="0027638C">
        <w:rPr>
          <w:sz w:val="24"/>
          <w:rPrChange w16du:dateUtc="2026-07-07T18:18:00Z" w:author="Author" w:date="2026-07-07T20:18:00Z" w:id="17935">
            <w:rPr>
              <w:rFonts w:ascii="Times New Roman"/>
              <w:color w:val="000000"/>
              <w:spacing w:val="49"/>
            </w:rPr>
          </w:rPrChange>
        </w:rPr>
        <w:t xml:space="preserve"> </w:t>
      </w:r>
      <w:r w:rsidR="00A96A35" w:rsidRPr="0027638C">
        <w:rPr>
          <w:sz w:val="24"/>
          <w:rPrChange w16du:dateUtc="2026-07-07T18:18:00Z" w:author="Author" w:date="2026-07-07T20:18:00Z" w:id="17936">
            <w:rPr>
              <w:rFonts w:ascii="Times New Roman"/>
              <w:color w:val="000000"/>
            </w:rPr>
          </w:rPrChange>
        </w:rPr>
        <w:t>dolor</w:t>
      </w:r>
      <w:r w:rsidR="00A96A35" w:rsidRPr="0027638C">
        <w:rPr>
          <w:sz w:val="24"/>
          <w:rPrChange w16du:dateUtc="2026-07-07T18:18:00Z" w:author="Author" w:date="2026-07-07T20:18:00Z" w:id="17937">
            <w:rPr>
              <w:rFonts w:ascii="Times New Roman"/>
              <w:color w:val="000000"/>
              <w:spacing w:val="49"/>
            </w:rPr>
          </w:rPrChange>
        </w:rPr>
        <w:t xml:space="preserve"> </w:t>
      </w:r>
      <w:r w:rsidR="00A96A35" w:rsidRPr="0027638C">
        <w:rPr>
          <w:sz w:val="24"/>
          <w:rPrChange w16du:dateUtc="2026-07-07T18:18:00Z" w:author="Author" w:date="2026-07-07T20:18:00Z" w:id="17938">
            <w:rPr>
              <w:rFonts w:ascii="Times New Roman" w:hAnsi="Times New Roman"/>
              <w:color w:val="000000"/>
            </w:rPr>
          </w:rPrChange>
        </w:rPr>
        <w:t>Sit’amet</w:t>
      </w:r>
      <w:r w:rsidR="00A96A35" w:rsidRPr="0027638C">
        <w:rPr>
          <w:sz w:val="24"/>
          <w:rPrChange w16du:dateUtc="2026-07-07T18:18:00Z" w:author="Author" w:date="2026-07-07T20:18:00Z" w:id="17939">
            <w:rPr>
              <w:rFonts w:ascii="Times New Roman"/>
              <w:color w:val="000000"/>
              <w:spacing w:val="49"/>
            </w:rPr>
          </w:rPrChange>
        </w:rPr>
        <w:t xml:space="preserve"> </w:t>
      </w:r>
      <w:r w:rsidR="00A96A35" w:rsidRPr="0027638C">
        <w:rPr>
          <w:sz w:val="24"/>
          <w:rPrChange w16du:dateUtc="2026-07-07T18:18:00Z" w:author="Author" w:date="2026-07-07T20:18:00Z" w:id="17940">
            <w:rPr>
              <w:rFonts w:ascii="Times New Roman"/>
              <w:color w:val="000000"/>
            </w:rPr>
          </w:rPrChange>
        </w:rPr>
        <w:t>consectetur</w:t>
      </w:r>
      <w:r w:rsidR="00A96A35" w:rsidRPr="0027638C">
        <w:rPr>
          <w:sz w:val="24"/>
          <w:rPrChange w16du:dateUtc="2026-07-07T18:18:00Z" w:author="Author" w:date="2026-07-07T20:18:00Z" w:id="17941">
            <w:rPr>
              <w:rFonts w:ascii="Times New Roman"/>
              <w:color w:val="000000"/>
              <w:spacing w:val="49"/>
            </w:rPr>
          </w:rPrChange>
        </w:rPr>
        <w:t xml:space="preserve"> </w:t>
      </w:r>
      <w:r w:rsidR="00A96A35" w:rsidRPr="0027638C">
        <w:rPr>
          <w:sz w:val="24"/>
          <w:rPrChange w16du:dateUtc="2026-07-07T18:18:00Z" w:author="Author" w:date="2026-07-07T20:18:00Z" w:id="17942">
            <w:rPr>
              <w:rFonts w:ascii="Times New Roman"/>
              <w:color w:val="000000"/>
            </w:rPr>
          </w:rPrChange>
        </w:rPr>
        <w:t>adipiscing,</w:t>
      </w:r>
      <w:r w:rsidR="00A96A35" w:rsidRPr="0027638C">
        <w:rPr>
          <w:sz w:val="24"/>
          <w:rPrChange w16du:dateUtc="2026-07-07T18:18:00Z" w:author="Author" w:date="2026-07-07T20:18:00Z" w:id="17943">
            <w:rPr>
              <w:rFonts w:ascii="Times New Roman"/>
              <w:color w:val="000000"/>
              <w:spacing w:val="49"/>
            </w:rPr>
          </w:rPrChange>
        </w:rPr>
        <w:t xml:space="preserve"> </w:t>
      </w:r>
      <w:r w:rsidR="00A96A35" w:rsidRPr="0027638C">
        <w:rPr>
          <w:sz w:val="24"/>
          <w:rPrChange w16du:dateUtc="2026-07-07T18:18:00Z" w:author="Author" w:date="2026-07-07T20:18:00Z" w:id="17944">
            <w:rPr>
              <w:rFonts w:ascii="Times New Roman"/>
              <w:color w:val="000000"/>
            </w:rPr>
          </w:rPrChange>
        </w:rPr>
        <w:t>elit</w:t>
      </w:r>
      <w:r w:rsidR="00A96A35" w:rsidRPr="0027638C">
        <w:rPr>
          <w:sz w:val="24"/>
          <w:rPrChange w16du:dateUtc="2026-07-07T18:18:00Z" w:author="Author" w:date="2026-07-07T20:18:00Z" w:id="17945">
            <w:rPr>
              <w:rFonts w:ascii="Times New Roman"/>
              <w:color w:val="000000"/>
              <w:spacing w:val="49"/>
            </w:rPr>
          </w:rPrChange>
        </w:rPr>
        <w:t xml:space="preserve"> </w:t>
      </w:r>
      <w:r w:rsidR="00A96A35" w:rsidRPr="0027638C">
        <w:rPr>
          <w:sz w:val="24"/>
          <w:rPrChange w16du:dateUtc="2026-07-07T18:18:00Z" w:author="Author" w:date="2026-07-07T20:18:00Z" w:id="17946">
            <w:rPr>
              <w:rFonts w:ascii="Times New Roman"/>
              <w:color w:val="000000"/>
            </w:rPr>
          </w:rPrChange>
        </w:rPr>
        <w:t>sed</w:t>
      </w:r>
      <w:r w:rsidR="00A96A35" w:rsidRPr="0027638C">
        <w:rPr>
          <w:sz w:val="24"/>
          <w:rPrChange w16du:dateUtc="2026-07-07T18:18:00Z" w:author="Author" w:date="2026-07-07T20:18:00Z" w:id="17947">
            <w:rPr>
              <w:rFonts w:ascii="Times New Roman"/>
              <w:color w:val="000000"/>
              <w:spacing w:val="49"/>
            </w:rPr>
          </w:rPrChange>
        </w:rPr>
        <w:t xml:space="preserve"> </w:t>
      </w:r>
      <w:r w:rsidR="00A96A35" w:rsidRPr="0027638C">
        <w:rPr>
          <w:sz w:val="24"/>
          <w:rPrChange w16du:dateUtc="2026-07-07T18:18:00Z" w:author="Author" w:date="2026-07-07T20:18:00Z" w:id="17948">
            <w:rPr>
              <w:rFonts w:ascii="Times New Roman"/>
              <w:color w:val="000000"/>
            </w:rPr>
          </w:rPrChange>
        </w:rPr>
        <w:t>do</w:t>
      </w:r>
      <w:r w:rsidR="00A96A35" w:rsidRPr="0027638C">
        <w:rPr>
          <w:sz w:val="24"/>
          <w:rPrChange w16du:dateUtc="2026-07-07T18:18:00Z" w:author="Author" w:date="2026-07-07T20:18:00Z" w:id="17949">
            <w:rPr>
              <w:rFonts w:ascii="Times New Roman"/>
              <w:color w:val="000000"/>
              <w:spacing w:val="49"/>
            </w:rPr>
          </w:rPrChange>
        </w:rPr>
        <w:t xml:space="preserve"> </w:t>
      </w:r>
      <w:r w:rsidR="00A96A35" w:rsidRPr="0027638C">
        <w:rPr>
          <w:sz w:val="24"/>
          <w:rPrChange w16du:dateUtc="2026-07-07T18:18:00Z" w:author="Author" w:date="2026-07-07T20:18:00Z" w:id="17950">
            <w:rPr>
              <w:rFonts w:ascii="Times New Roman"/>
              <w:color w:val="000000"/>
            </w:rPr>
          </w:rPrChange>
        </w:rPr>
        <w:t>Eiusmod,</w:t>
      </w:r>
      <w:r w:rsidR="00A96A35" w:rsidRPr="0027638C">
        <w:rPr>
          <w:sz w:val="24"/>
          <w:rPrChange w16du:dateUtc="2026-07-07T18:18:00Z" w:author="Author" w:date="2026-07-07T20:18:00Z" w:id="17951">
            <w:rPr>
              <w:rFonts w:ascii="Times New Roman"/>
              <w:color w:val="000000"/>
              <w:spacing w:val="49"/>
            </w:rPr>
          </w:rPrChange>
        </w:rPr>
        <w:t xml:space="preserve"> </w:t>
      </w:r>
      <w:r w:rsidR="00A96A35" w:rsidRPr="0027638C">
        <w:rPr>
          <w:sz w:val="24"/>
          <w:rPrChange w16du:dateUtc="2026-07-07T18:18:00Z" w:author="Author" w:date="2026-07-07T20:18:00Z" w:id="17952">
            <w:rPr>
              <w:rFonts w:ascii="Times New Roman"/>
              <w:color w:val="000000"/>
            </w:rPr>
          </w:rPrChange>
        </w:rPr>
        <w:t>tempor</w:t>
      </w:r>
      <w:r w:rsidR="00A96A35" w:rsidRPr="0027638C">
        <w:rPr>
          <w:sz w:val="24"/>
          <w:rPrChange w16du:dateUtc="2026-07-07T18:18:00Z" w:author="Author" w:date="2026-07-07T20:18:00Z" w:id="17953">
            <w:rPr>
              <w:rFonts w:ascii="Times New Roman"/>
              <w:color w:val="000000"/>
              <w:spacing w:val="49"/>
            </w:rPr>
          </w:rPrChange>
        </w:rPr>
        <w:t xml:space="preserve"> </w:t>
      </w:r>
      <w:r w:rsidR="00A96A35" w:rsidRPr="0027638C">
        <w:rPr>
          <w:sz w:val="24"/>
          <w:rPrChange w16du:dateUtc="2026-07-07T18:18:00Z" w:author="Author" w:date="2026-07-07T20:18:00Z" w:id="17954">
            <w:rPr>
              <w:rFonts w:ascii="Times New Roman" w:hAnsi="Times New Roman"/>
              <w:color w:val="000000"/>
            </w:rPr>
          </w:rPrChange>
        </w:rPr>
        <w:t>incididunt</w:t>
      </w:r>
      <w:del w16du:dateUtc="2026-07-07T18:18:00Z" w:author="Author" w:date="2026-07-07T20:18:00Z" w:id="17955">
        <w:r>
          <w:rPr>
            <w:rFonts w:ascii="Times New Roman" w:cs="Times New Roman" w:hAnsi="Times New Roman"/>
            <w:color w:val="000000"/>
          </w:rPr>
          <w:cr/>
        </w:r>
      </w:del>
      <w:r w:rsidR="00A96A35" w:rsidRPr="0027638C">
        <w:rPr>
          <w:sz w:val="24"/>
          <w:rPrChange w16du:dateUtc="2026-07-07T18:18:00Z" w:author="Author" w:date="2026-07-07T20:18:00Z" w:id="17956">
            <w:rPr>
              <w:rFonts w:ascii="Times New Roman"/>
              <w:color w:val="000000"/>
              <w:spacing w:val="665"/>
            </w:rPr>
          </w:rPrChange>
        </w:rPr>
        <w:t xml:space="preserve"> </w:t>
      </w:r>
      <w:r w:rsidR="00A96A35" w:rsidRPr="0027638C">
        <w:rPr>
          <w:sz w:val="24"/>
          <w:rPrChange w16du:dateUtc="2026-07-07T18:18:00Z" w:author="Author" w:date="2026-07-07T20:18:00Z" w:id="17957">
            <w:rPr>
              <w:rFonts w:ascii="Times New Roman"/>
              <w:color w:val="000000"/>
            </w:rPr>
          </w:rPrChange>
        </w:rPr>
        <w:t>ut,</w:t>
      </w:r>
      <w:r w:rsidR="00A96A35" w:rsidRPr="0027638C">
        <w:rPr>
          <w:sz w:val="24"/>
          <w:rPrChange w16du:dateUtc="2026-07-07T18:18:00Z" w:author="Author" w:date="2026-07-07T20:18:00Z" w:id="17958">
            <w:rPr>
              <w:rFonts w:ascii="Times New Roman"/>
              <w:color w:val="000000"/>
              <w:spacing w:val="55"/>
            </w:rPr>
          </w:rPrChange>
        </w:rPr>
        <w:t xml:space="preserve"> </w:t>
      </w:r>
      <w:r w:rsidR="00A96A35" w:rsidRPr="0027638C">
        <w:rPr>
          <w:sz w:val="24"/>
          <w:rPrChange w16du:dateUtc="2026-07-07T18:18:00Z" w:author="Author" w:date="2026-07-07T20:18:00Z" w:id="17959">
            <w:rPr>
              <w:rFonts w:ascii="Times New Roman"/>
              <w:color w:val="000000"/>
            </w:rPr>
          </w:rPrChange>
        </w:rPr>
        <w:t>labore,</w:t>
      </w:r>
      <w:r w:rsidR="00A96A35" w:rsidRPr="0027638C">
        <w:rPr>
          <w:sz w:val="24"/>
          <w:rPrChange w16du:dateUtc="2026-07-07T18:18:00Z" w:author="Author" w:date="2026-07-07T20:18:00Z" w:id="17960">
            <w:rPr>
              <w:rFonts w:ascii="Times New Roman"/>
              <w:color w:val="000000"/>
              <w:spacing w:val="55"/>
            </w:rPr>
          </w:rPrChange>
        </w:rPr>
        <w:t xml:space="preserve"> </w:t>
      </w:r>
      <w:r w:rsidR="00A96A35" w:rsidRPr="0027638C">
        <w:rPr>
          <w:sz w:val="24"/>
          <w:rPrChange w16du:dateUtc="2026-07-07T18:18:00Z" w:author="Author" w:date="2026-07-07T20:18:00Z" w:id="17961">
            <w:rPr>
              <w:rFonts w:ascii="Times New Roman"/>
              <w:color w:val="000000"/>
            </w:rPr>
          </w:rPrChange>
        </w:rPr>
        <w:t>et,</w:t>
      </w:r>
      <w:r w:rsidR="00A96A35" w:rsidRPr="0027638C">
        <w:rPr>
          <w:sz w:val="24"/>
          <w:rPrChange w16du:dateUtc="2026-07-07T18:18:00Z" w:author="Author" w:date="2026-07-07T20:18:00Z" w:id="17962">
            <w:rPr>
              <w:rFonts w:ascii="Times New Roman"/>
              <w:color w:val="000000"/>
              <w:spacing w:val="55"/>
            </w:rPr>
          </w:rPrChange>
        </w:rPr>
        <w:t xml:space="preserve"> </w:t>
      </w:r>
      <w:r w:rsidR="00A96A35" w:rsidRPr="0027638C">
        <w:rPr>
          <w:sz w:val="24"/>
          <w:rPrChange w16du:dateUtc="2026-07-07T18:18:00Z" w:author="Author" w:date="2026-07-07T20:18:00Z" w:id="17963">
            <w:rPr>
              <w:rFonts w:ascii="Times New Roman"/>
              <w:color w:val="000000"/>
            </w:rPr>
          </w:rPrChange>
        </w:rPr>
        <w:t>dolore,</w:t>
      </w:r>
      <w:r w:rsidR="00A96A35" w:rsidRPr="0027638C">
        <w:rPr>
          <w:sz w:val="24"/>
          <w:rPrChange w16du:dateUtc="2026-07-07T18:18:00Z" w:author="Author" w:date="2026-07-07T20:18:00Z" w:id="17964">
            <w:rPr>
              <w:rFonts w:ascii="Times New Roman"/>
              <w:color w:val="000000"/>
              <w:spacing w:val="55"/>
            </w:rPr>
          </w:rPrChange>
        </w:rPr>
        <w:t xml:space="preserve"> </w:t>
      </w:r>
      <w:r w:rsidR="00A96A35" w:rsidRPr="0027638C">
        <w:rPr>
          <w:sz w:val="24"/>
          <w:rPrChange w16du:dateUtc="2026-07-07T18:18:00Z" w:author="Author" w:date="2026-07-07T20:18:00Z" w:id="17965">
            <w:rPr>
              <w:rFonts w:ascii="Times New Roman"/>
              <w:color w:val="000000"/>
            </w:rPr>
          </w:rPrChange>
        </w:rPr>
        <w:t>magna</w:t>
      </w:r>
      <w:r w:rsidR="00A96A35" w:rsidRPr="0027638C">
        <w:rPr>
          <w:sz w:val="24"/>
          <w:rPrChange w16du:dateUtc="2026-07-07T18:18:00Z" w:author="Author" w:date="2026-07-07T20:18:00Z" w:id="17966">
            <w:rPr>
              <w:rFonts w:ascii="Times New Roman"/>
              <w:color w:val="000000"/>
              <w:spacing w:val="55"/>
            </w:rPr>
          </w:rPrChange>
        </w:rPr>
        <w:t xml:space="preserve"> </w:t>
      </w:r>
      <w:r w:rsidR="00A96A35" w:rsidRPr="0027638C">
        <w:rPr>
          <w:sz w:val="24"/>
          <w:rPrChange w16du:dateUtc="2026-07-07T18:18:00Z" w:author="Author" w:date="2026-07-07T20:18:00Z" w:id="17967">
            <w:rPr>
              <w:rFonts w:ascii="Times New Roman"/>
              <w:color w:val="000000"/>
            </w:rPr>
          </w:rPrChange>
        </w:rPr>
        <w:t>aliqua,</w:t>
      </w:r>
      <w:r w:rsidR="00A96A35" w:rsidRPr="0027638C">
        <w:rPr>
          <w:sz w:val="24"/>
          <w:rPrChange w16du:dateUtc="2026-07-07T18:18:00Z" w:author="Author" w:date="2026-07-07T20:18:00Z" w:id="17968">
            <w:rPr>
              <w:rFonts w:ascii="Times New Roman"/>
              <w:color w:val="000000"/>
              <w:spacing w:val="55"/>
            </w:rPr>
          </w:rPrChange>
        </w:rPr>
        <w:t xml:space="preserve"> </w:t>
      </w:r>
      <w:r w:rsidR="00A96A35" w:rsidRPr="0027638C">
        <w:rPr>
          <w:sz w:val="24"/>
          <w:rPrChange w16du:dateUtc="2026-07-07T18:18:00Z" w:author="Author" w:date="2026-07-07T20:18:00Z" w:id="17969">
            <w:rPr>
              <w:rFonts w:ascii="Times New Roman"/>
              <w:color w:val="000000"/>
            </w:rPr>
          </w:rPrChange>
        </w:rPr>
        <w:t>lorem</w:t>
      </w:r>
      <w:r w:rsidR="00A96A35" w:rsidRPr="0027638C">
        <w:rPr>
          <w:sz w:val="24"/>
          <w:rPrChange w16du:dateUtc="2026-07-07T18:18:00Z" w:author="Author" w:date="2026-07-07T20:18:00Z" w:id="17970">
            <w:rPr>
              <w:rFonts w:ascii="Times New Roman"/>
              <w:color w:val="000000"/>
              <w:spacing w:val="55"/>
            </w:rPr>
          </w:rPrChange>
        </w:rPr>
        <w:t xml:space="preserve"> </w:t>
      </w:r>
      <w:r w:rsidR="00A96A35" w:rsidRPr="0027638C">
        <w:rPr>
          <w:sz w:val="24"/>
          <w:rPrChange w16du:dateUtc="2026-07-07T18:18:00Z" w:author="Author" w:date="2026-07-07T20:18:00Z" w:id="17971">
            <w:rPr>
              <w:rFonts w:ascii="Times New Roman"/>
              <w:color w:val="000000"/>
            </w:rPr>
          </w:rPrChange>
        </w:rPr>
        <w:t>ipsum</w:t>
      </w:r>
      <w:r w:rsidR="00A96A35" w:rsidRPr="0027638C">
        <w:rPr>
          <w:sz w:val="24"/>
          <w:rPrChange w16du:dateUtc="2026-07-07T18:18:00Z" w:author="Author" w:date="2026-07-07T20:18:00Z" w:id="17972">
            <w:rPr>
              <w:rFonts w:ascii="Times New Roman"/>
              <w:color w:val="000000"/>
              <w:spacing w:val="55"/>
            </w:rPr>
          </w:rPrChange>
        </w:rPr>
        <w:t xml:space="preserve"> </w:t>
      </w:r>
      <w:r w:rsidR="00A96A35" w:rsidRPr="0027638C">
        <w:rPr>
          <w:sz w:val="24"/>
          <w:rPrChange w16du:dateUtc="2026-07-07T18:18:00Z" w:author="Author" w:date="2026-07-07T20:18:00Z" w:id="17973">
            <w:rPr>
              <w:rFonts w:ascii="Times New Roman"/>
              <w:color w:val="000000"/>
            </w:rPr>
          </w:rPrChange>
        </w:rPr>
        <w:t>dolor,</w:t>
      </w:r>
      <w:r w:rsidR="00A96A35" w:rsidRPr="0027638C">
        <w:rPr>
          <w:sz w:val="24"/>
          <w:rPrChange w16du:dateUtc="2026-07-07T18:18:00Z" w:author="Author" w:date="2026-07-07T20:18:00Z" w:id="17974">
            <w:rPr>
              <w:rFonts w:ascii="Times New Roman"/>
              <w:color w:val="000000"/>
              <w:spacing w:val="55"/>
            </w:rPr>
          </w:rPrChange>
        </w:rPr>
        <w:t xml:space="preserve"> </w:t>
      </w:r>
      <w:r w:rsidR="00A96A35" w:rsidRPr="0027638C">
        <w:rPr>
          <w:sz w:val="24"/>
          <w:rPrChange w16du:dateUtc="2026-07-07T18:18:00Z" w:author="Author" w:date="2026-07-07T20:18:00Z" w:id="17975">
            <w:rPr>
              <w:rFonts w:ascii="Times New Roman"/>
              <w:color w:val="000000"/>
            </w:rPr>
          </w:rPrChange>
        </w:rPr>
        <w:t>sit,</w:t>
      </w:r>
      <w:r w:rsidR="00A96A35" w:rsidRPr="0027638C">
        <w:rPr>
          <w:sz w:val="24"/>
          <w:rPrChange w16du:dateUtc="2026-07-07T18:18:00Z" w:author="Author" w:date="2026-07-07T20:18:00Z" w:id="17976">
            <w:rPr>
              <w:rFonts w:ascii="Times New Roman"/>
              <w:color w:val="000000"/>
              <w:spacing w:val="55"/>
            </w:rPr>
          </w:rPrChange>
        </w:rPr>
        <w:t xml:space="preserve"> </w:t>
      </w:r>
      <w:r w:rsidR="00A96A35" w:rsidRPr="0027638C">
        <w:rPr>
          <w:sz w:val="24"/>
          <w:rPrChange w16du:dateUtc="2026-07-07T18:18:00Z" w:author="Author" w:date="2026-07-07T20:18:00Z" w:id="17977">
            <w:rPr>
              <w:rFonts w:ascii="Times New Roman" w:hAnsi="Times New Roman"/>
              <w:color w:val="000000"/>
            </w:rPr>
          </w:rPrChange>
        </w:rPr>
        <w:t>amet,</w:t>
      </w:r>
      <w:del w16du:dateUtc="2026-07-07T18:18:00Z" w:author="Author" w:date="2026-07-07T20:18:00Z" w:id="17978">
        <w:r>
          <w:rPr>
            <w:rFonts w:ascii="Times New Roman" w:cs="Times New Roman" w:hAnsi="Times New Roman"/>
            <w:color w:val="000000"/>
          </w:rPr>
          <w:cr/>
        </w:r>
      </w:del>
      <w:r w:rsidR="00A96A35" w:rsidRPr="0027638C">
        <w:rPr>
          <w:sz w:val="24"/>
          <w:rPrChange w16du:dateUtc="2026-07-07T18:18:00Z" w:author="Author" w:date="2026-07-07T20:18:00Z" w:id="17979">
            <w:rPr>
              <w:rFonts w:ascii="Times New Roman"/>
              <w:color w:val="000000"/>
              <w:spacing w:val="665"/>
            </w:rPr>
          </w:rPrChange>
        </w:rPr>
        <w:t xml:space="preserve"> </w:t>
      </w:r>
      <w:r w:rsidR="00A96A35" w:rsidRPr="0027638C">
        <w:rPr>
          <w:sz w:val="24"/>
          <w:rPrChange w16du:dateUtc="2026-07-07T18:18:00Z" w:author="Author" w:date="2026-07-07T20:18:00Z" w:id="17980">
            <w:rPr>
              <w:rFonts w:ascii="Times New Roman"/>
              <w:color w:val="000000"/>
            </w:rPr>
          </w:rPrChange>
        </w:rPr>
        <w:t>consectetur</w:t>
      </w:r>
      <w:ins w16du:dateUtc="2026-07-07T18:18:00Z" w:author="Author" w:date="2026-07-07T20:18:00Z" w:id="17981">
        <w:r w:rsidR="00A96A35" w:rsidRPr="0027638C">
          <w:rPr>
            <w:sz w:val="24"/>
            <w:szCs w:val="24"/>
          </w:rPr>
          <w:t>,</w:t>
        </w:r>
      </w:ins>
      <w:r w:rsidR="00A96A35" w:rsidRPr="0027638C">
        <w:rPr>
          <w:sz w:val="24"/>
          <w:rPrChange w16du:dateUtc="2026-07-07T18:18:00Z" w:author="Author" w:date="2026-07-07T20:18:00Z" w:id="17982">
            <w:rPr>
              <w:rFonts w:ascii="Times New Roman"/>
              <w:color w:val="000000"/>
              <w:spacing w:val="25"/>
            </w:rPr>
          </w:rPrChange>
        </w:rPr>
        <w:t xml:space="preserve"> </w:t>
      </w:r>
      <w:r w:rsidR="00A96A35" w:rsidRPr="0027638C">
        <w:rPr>
          <w:sz w:val="24"/>
          <w:rPrChange w16du:dateUtc="2026-07-07T18:18:00Z" w:author="Author" w:date="2026-07-07T20:18:00Z" w:id="17983">
            <w:rPr>
              <w:rFonts w:ascii="Times New Roman"/>
              <w:color w:val="000000"/>
            </w:rPr>
          </w:rPrChange>
        </w:rPr>
        <w:t>adipiscing</w:t>
      </w:r>
      <w:r w:rsidR="00A96A35" w:rsidRPr="0027638C">
        <w:rPr>
          <w:sz w:val="24"/>
          <w:rPrChange w16du:dateUtc="2026-07-07T18:18:00Z" w:author="Author" w:date="2026-07-07T20:18:00Z" w:id="17984">
            <w:rPr>
              <w:rFonts w:ascii="Times New Roman"/>
              <w:color w:val="000000"/>
              <w:spacing w:val="24"/>
            </w:rPr>
          </w:rPrChange>
        </w:rPr>
        <w:t xml:space="preserve"> </w:t>
      </w:r>
      <w:r w:rsidR="00A96A35" w:rsidRPr="0027638C">
        <w:rPr>
          <w:sz w:val="24"/>
          <w:rPrChange w16du:dateUtc="2026-07-07T18:18:00Z" w:author="Author" w:date="2026-07-07T20:18:00Z" w:id="17985">
            <w:rPr>
              <w:rFonts w:ascii="Times New Roman"/>
              <w:color w:val="000000"/>
            </w:rPr>
          </w:rPrChange>
        </w:rPr>
        <w:t>elit</w:t>
      </w:r>
      <w:r w:rsidR="00A96A35" w:rsidRPr="0027638C">
        <w:rPr>
          <w:sz w:val="24"/>
          <w:rPrChange w16du:dateUtc="2026-07-07T18:18:00Z" w:author="Author" w:date="2026-07-07T20:18:00Z" w:id="17986">
            <w:rPr>
              <w:rFonts w:ascii="Times New Roman"/>
              <w:color w:val="000000"/>
              <w:spacing w:val="25"/>
            </w:rPr>
          </w:rPrChange>
        </w:rPr>
        <w:t xml:space="preserve"> </w:t>
      </w:r>
      <w:r w:rsidR="00A96A35" w:rsidRPr="0027638C">
        <w:rPr>
          <w:sz w:val="24"/>
          <w:rPrChange w16du:dateUtc="2026-07-07T18:18:00Z" w:author="Author" w:date="2026-07-07T20:18:00Z" w:id="17987">
            <w:rPr>
              <w:rFonts w:ascii="Times New Roman"/>
              <w:color w:val="000000"/>
            </w:rPr>
          </w:rPrChange>
        </w:rPr>
        <w:t>sed</w:t>
      </w:r>
      <w:r w:rsidR="00A96A35" w:rsidRPr="0027638C">
        <w:rPr>
          <w:sz w:val="24"/>
          <w:rPrChange w16du:dateUtc="2026-07-07T18:18:00Z" w:author="Author" w:date="2026-07-07T20:18:00Z" w:id="17988">
            <w:rPr>
              <w:rFonts w:ascii="Times New Roman"/>
              <w:color w:val="000000"/>
              <w:spacing w:val="25"/>
            </w:rPr>
          </w:rPrChange>
        </w:rPr>
        <w:t xml:space="preserve"> </w:t>
      </w:r>
      <w:r w:rsidR="00A96A35" w:rsidRPr="0027638C">
        <w:rPr>
          <w:sz w:val="24"/>
          <w:rPrChange w16du:dateUtc="2026-07-07T18:18:00Z" w:author="Author" w:date="2026-07-07T20:18:00Z" w:id="17989">
            <w:rPr>
              <w:rFonts w:ascii="Times New Roman"/>
              <w:color w:val="000000"/>
            </w:rPr>
          </w:rPrChange>
        </w:rPr>
        <w:t>do</w:t>
      </w:r>
      <w:r w:rsidR="00A96A35" w:rsidRPr="0027638C">
        <w:rPr>
          <w:sz w:val="24"/>
          <w:rPrChange w16du:dateUtc="2026-07-07T18:18:00Z" w:author="Author" w:date="2026-07-07T20:18:00Z" w:id="17990">
            <w:rPr>
              <w:rFonts w:ascii="Times New Roman"/>
              <w:color w:val="000000"/>
              <w:spacing w:val="25"/>
            </w:rPr>
          </w:rPrChange>
        </w:rPr>
        <w:t xml:space="preserve"> </w:t>
      </w:r>
      <w:r w:rsidR="00A96A35" w:rsidRPr="0027638C">
        <w:rPr>
          <w:sz w:val="24"/>
          <w:rPrChange w16du:dateUtc="2026-07-07T18:18:00Z" w:author="Author" w:date="2026-07-07T20:18:00Z" w:id="17991">
            <w:rPr>
              <w:rFonts w:ascii="Times New Roman"/>
              <w:color w:val="000000"/>
            </w:rPr>
          </w:rPrChange>
        </w:rPr>
        <w:t>(eiusmod</w:t>
      </w:r>
      <w:r w:rsidR="00A96A35" w:rsidRPr="0027638C">
        <w:rPr>
          <w:sz w:val="24"/>
          <w:rPrChange w16du:dateUtc="2026-07-07T18:18:00Z" w:author="Author" w:date="2026-07-07T20:18:00Z" w:id="17992">
            <w:rPr>
              <w:rFonts w:ascii="Times New Roman"/>
              <w:color w:val="000000"/>
              <w:spacing w:val="25"/>
            </w:rPr>
          </w:rPrChange>
        </w:rPr>
        <w:t xml:space="preserve"> </w:t>
      </w:r>
      <w:r w:rsidR="00A96A35" w:rsidRPr="0027638C">
        <w:rPr>
          <w:sz w:val="24"/>
          <w:rPrChange w16du:dateUtc="2026-07-07T18:18:00Z" w:author="Author" w:date="2026-07-07T20:18:00Z" w:id="17993">
            <w:rPr>
              <w:rFonts w:ascii="Times New Roman"/>
              <w:color w:val="000000"/>
            </w:rPr>
          </w:rPrChange>
        </w:rPr>
        <w:t>tempor</w:t>
      </w:r>
      <w:r w:rsidR="00A96A35" w:rsidRPr="0027638C">
        <w:rPr>
          <w:sz w:val="24"/>
          <w:rPrChange w16du:dateUtc="2026-07-07T18:18:00Z" w:author="Author" w:date="2026-07-07T20:18:00Z" w:id="17994">
            <w:rPr>
              <w:rFonts w:ascii="Times New Roman"/>
              <w:color w:val="000000"/>
              <w:spacing w:val="25"/>
            </w:rPr>
          </w:rPrChange>
        </w:rPr>
        <w:t xml:space="preserve"> </w:t>
      </w:r>
      <w:r w:rsidR="00A96A35" w:rsidRPr="0027638C">
        <w:rPr>
          <w:sz w:val="24"/>
          <w:rPrChange w16du:dateUtc="2026-07-07T18:18:00Z" w:author="Author" w:date="2026-07-07T20:18:00Z" w:id="17995">
            <w:rPr>
              <w:rFonts w:ascii="Times New Roman"/>
              <w:color w:val="000000"/>
            </w:rPr>
          </w:rPrChange>
        </w:rPr>
        <w:t>incididunt</w:t>
      </w:r>
      <w:r w:rsidR="00A96A35" w:rsidRPr="0027638C">
        <w:rPr>
          <w:sz w:val="24"/>
          <w:rPrChange w16du:dateUtc="2026-07-07T18:18:00Z" w:author="Author" w:date="2026-07-07T20:18:00Z" w:id="17996">
            <w:rPr>
              <w:rFonts w:ascii="Times New Roman"/>
              <w:color w:val="000000"/>
              <w:spacing w:val="24"/>
            </w:rPr>
          </w:rPrChange>
        </w:rPr>
        <w:t xml:space="preserve"> </w:t>
      </w:r>
      <w:r w:rsidR="00A96A35" w:rsidRPr="0027638C">
        <w:rPr>
          <w:sz w:val="24"/>
          <w:rPrChange w16du:dateUtc="2026-07-07T18:18:00Z" w:author="Author" w:date="2026-07-07T20:18:00Z" w:id="17997">
            <w:rPr>
              <w:rFonts w:ascii="Times New Roman"/>
              <w:color w:val="000000"/>
            </w:rPr>
          </w:rPrChange>
        </w:rPr>
        <w:t>ut</w:t>
      </w:r>
      <w:r w:rsidR="00A96A35" w:rsidRPr="0027638C">
        <w:rPr>
          <w:sz w:val="24"/>
          <w:rPrChange w16du:dateUtc="2026-07-07T18:18:00Z" w:author="Author" w:date="2026-07-07T20:18:00Z" w:id="17998">
            <w:rPr>
              <w:rFonts w:ascii="Times New Roman"/>
              <w:color w:val="000000"/>
              <w:spacing w:val="25"/>
            </w:rPr>
          </w:rPrChange>
        </w:rPr>
        <w:t xml:space="preserve"> </w:t>
      </w:r>
      <w:r w:rsidR="00A96A35" w:rsidRPr="0027638C">
        <w:rPr>
          <w:sz w:val="24"/>
          <w:rPrChange w16du:dateUtc="2026-07-07T18:18:00Z" w:author="Author" w:date="2026-07-07T20:18:00Z" w:id="17999">
            <w:rPr>
              <w:rFonts w:ascii="Times New Roman"/>
              <w:color w:val="000000"/>
            </w:rPr>
          </w:rPrChange>
        </w:rPr>
        <w:t>labore</w:t>
      </w:r>
      <w:r w:rsidR="00A96A35" w:rsidRPr="0027638C">
        <w:rPr>
          <w:sz w:val="24"/>
          <w:rPrChange w16du:dateUtc="2026-07-07T18:18:00Z" w:author="Author" w:date="2026-07-07T20:18:00Z" w:id="18000">
            <w:rPr>
              <w:rFonts w:ascii="Times New Roman"/>
              <w:color w:val="000000"/>
              <w:spacing w:val="25"/>
            </w:rPr>
          </w:rPrChange>
        </w:rPr>
        <w:t xml:space="preserve"> </w:t>
      </w:r>
      <w:r w:rsidR="00A96A35" w:rsidRPr="0027638C">
        <w:rPr>
          <w:sz w:val="24"/>
          <w:rPrChange w16du:dateUtc="2026-07-07T18:18:00Z" w:author="Author" w:date="2026-07-07T20:18:00Z" w:id="18001">
            <w:rPr>
              <w:rFonts w:ascii="Times New Roman" w:hAnsi="Times New Roman"/>
              <w:color w:val="000000"/>
            </w:rPr>
          </w:rPrChange>
        </w:rPr>
        <w:t>Et’dolore</w:t>
      </w:r>
      <w:r w:rsidR="00A96A35" w:rsidRPr="0027638C">
        <w:rPr>
          <w:sz w:val="24"/>
          <w:rPrChange w16du:dateUtc="2026-07-07T18:18:00Z" w:author="Author" w:date="2026-07-07T20:18:00Z" w:id="18002">
            <w:rPr>
              <w:rFonts w:ascii="Times New Roman"/>
              <w:color w:val="000000"/>
              <w:spacing w:val="25"/>
            </w:rPr>
          </w:rPrChange>
        </w:rPr>
        <w:t xml:space="preserve"> </w:t>
      </w:r>
      <w:r w:rsidR="00A96A35" w:rsidRPr="0027638C">
        <w:rPr>
          <w:sz w:val="24"/>
          <w:rPrChange w16du:dateUtc="2026-07-07T18:18:00Z" w:author="Author" w:date="2026-07-07T20:18:00Z" w:id="18003">
            <w:rPr>
              <w:rFonts w:ascii="Times New Roman" w:hAnsi="Times New Roman"/>
              <w:color w:val="000000"/>
            </w:rPr>
          </w:rPrChange>
        </w:rPr>
        <w:t>magna),</w:t>
      </w:r>
      <w:del w16du:dateUtc="2026-07-07T18:18:00Z" w:author="Author" w:date="2026-07-07T20:18:00Z" w:id="18004">
        <w:r>
          <w:rPr>
            <w:rFonts w:ascii="Times New Roman" w:cs="Times New Roman" w:hAnsi="Times New Roman"/>
            <w:color w:val="000000"/>
          </w:rPr>
          <w:cr/>
        </w:r>
      </w:del>
      <w:r w:rsidR="00A96A35" w:rsidRPr="0027638C">
        <w:rPr>
          <w:sz w:val="24"/>
          <w:rPrChange w16du:dateUtc="2026-07-07T18:18:00Z" w:author="Author" w:date="2026-07-07T20:18:00Z" w:id="18005">
            <w:rPr>
              <w:rFonts w:ascii="Times New Roman"/>
              <w:color w:val="000000"/>
              <w:spacing w:val="665"/>
            </w:rPr>
          </w:rPrChange>
        </w:rPr>
        <w:t xml:space="preserve"> </w:t>
      </w:r>
      <w:r w:rsidR="00A96A35" w:rsidRPr="0027638C">
        <w:rPr>
          <w:sz w:val="24"/>
          <w:rPrChange w16du:dateUtc="2026-07-07T18:18:00Z" w:author="Author" w:date="2026-07-07T20:18:00Z" w:id="18006">
            <w:rPr>
              <w:rFonts w:ascii="Times New Roman"/>
              <w:color w:val="000000"/>
            </w:rPr>
          </w:rPrChange>
        </w:rPr>
        <w:t>Aliqua</w:t>
      </w:r>
      <w:r w:rsidR="00A96A35" w:rsidRPr="0027638C">
        <w:rPr>
          <w:sz w:val="24"/>
          <w:rPrChange w16du:dateUtc="2026-07-07T18:18:00Z" w:author="Author" w:date="2026-07-07T20:18:00Z" w:id="18007">
            <w:rPr>
              <w:rFonts w:ascii="Times New Roman"/>
              <w:color w:val="000000"/>
              <w:spacing w:val="3"/>
            </w:rPr>
          </w:rPrChange>
        </w:rPr>
        <w:t xml:space="preserve"> </w:t>
      </w:r>
      <w:r w:rsidR="00A96A35" w:rsidRPr="0027638C">
        <w:rPr>
          <w:sz w:val="24"/>
          <w:rPrChange w16du:dateUtc="2026-07-07T18:18:00Z" w:author="Author" w:date="2026-07-07T20:18:00Z" w:id="18008">
            <w:rPr>
              <w:rFonts w:ascii="Times New Roman"/>
              <w:color w:val="000000"/>
            </w:rPr>
          </w:rPrChange>
        </w:rPr>
        <w:t>lorem</w:t>
      </w:r>
      <w:r w:rsidR="00A96A35" w:rsidRPr="0027638C">
        <w:rPr>
          <w:sz w:val="24"/>
          <w:rPrChange w16du:dateUtc="2026-07-07T18:18:00Z" w:author="Author" w:date="2026-07-07T20:18:00Z" w:id="18009">
            <w:rPr>
              <w:rFonts w:ascii="Times New Roman"/>
              <w:color w:val="000000"/>
              <w:spacing w:val="3"/>
            </w:rPr>
          </w:rPrChange>
        </w:rPr>
        <w:t xml:space="preserve"> </w:t>
      </w:r>
      <w:r w:rsidR="00A96A35" w:rsidRPr="0027638C">
        <w:rPr>
          <w:sz w:val="24"/>
          <w:rPrChange w16du:dateUtc="2026-07-07T18:18:00Z" w:author="Author" w:date="2026-07-07T20:18:00Z" w:id="18010">
            <w:rPr>
              <w:rFonts w:ascii="Times New Roman"/>
              <w:color w:val="000000"/>
            </w:rPr>
          </w:rPrChange>
        </w:rPr>
        <w:t>ipsum</w:t>
      </w:r>
      <w:r w:rsidR="00A96A35" w:rsidRPr="0027638C">
        <w:rPr>
          <w:sz w:val="24"/>
          <w:rPrChange w16du:dateUtc="2026-07-07T18:18:00Z" w:author="Author" w:date="2026-07-07T20:18:00Z" w:id="18011">
            <w:rPr>
              <w:rFonts w:ascii="Times New Roman"/>
              <w:color w:val="000000"/>
              <w:spacing w:val="3"/>
            </w:rPr>
          </w:rPrChange>
        </w:rPr>
        <w:t xml:space="preserve"> </w:t>
      </w:r>
      <w:r w:rsidR="00A96A35" w:rsidRPr="0027638C">
        <w:rPr>
          <w:sz w:val="24"/>
          <w:rPrChange w16du:dateUtc="2026-07-07T18:18:00Z" w:author="Author" w:date="2026-07-07T20:18:00Z" w:id="18012">
            <w:rPr>
              <w:rFonts w:ascii="Times New Roman"/>
              <w:color w:val="000000"/>
            </w:rPr>
          </w:rPrChange>
        </w:rPr>
        <w:t>dolor</w:t>
      </w:r>
      <w:r w:rsidR="00A96A35" w:rsidRPr="0027638C">
        <w:rPr>
          <w:sz w:val="24"/>
          <w:rPrChange w16du:dateUtc="2026-07-07T18:18:00Z" w:author="Author" w:date="2026-07-07T20:18:00Z" w:id="18013">
            <w:rPr>
              <w:rFonts w:ascii="Times New Roman"/>
              <w:color w:val="000000"/>
              <w:spacing w:val="3"/>
            </w:rPr>
          </w:rPrChange>
        </w:rPr>
        <w:t xml:space="preserve"> </w:t>
      </w:r>
      <w:r w:rsidR="00A96A35" w:rsidRPr="0027638C">
        <w:rPr>
          <w:sz w:val="24"/>
          <w:rPrChange w16du:dateUtc="2026-07-07T18:18:00Z" w:author="Author" w:date="2026-07-07T20:18:00Z" w:id="18014">
            <w:rPr>
              <w:rFonts w:ascii="Times New Roman"/>
              <w:color w:val="000000"/>
            </w:rPr>
          </w:rPrChange>
        </w:rPr>
        <w:t>sit,</w:t>
      </w:r>
      <w:r w:rsidR="00A96A35" w:rsidRPr="0027638C">
        <w:rPr>
          <w:sz w:val="24"/>
          <w:rPrChange w16du:dateUtc="2026-07-07T18:18:00Z" w:author="Author" w:date="2026-07-07T20:18:00Z" w:id="18015">
            <w:rPr>
              <w:rFonts w:ascii="Times New Roman"/>
              <w:color w:val="000000"/>
              <w:spacing w:val="3"/>
            </w:rPr>
          </w:rPrChange>
        </w:rPr>
        <w:t xml:space="preserve"> </w:t>
      </w:r>
      <w:r w:rsidR="00A96A35" w:rsidRPr="0027638C">
        <w:rPr>
          <w:sz w:val="24"/>
          <w:rPrChange w16du:dateUtc="2026-07-07T18:18:00Z" w:author="Author" w:date="2026-07-07T20:18:00Z" w:id="18016">
            <w:rPr>
              <w:rFonts w:ascii="Times New Roman"/>
              <w:color w:val="000000"/>
            </w:rPr>
          </w:rPrChange>
        </w:rPr>
        <w:t>amet</w:t>
      </w:r>
      <w:r w:rsidR="00A96A35" w:rsidRPr="0027638C">
        <w:rPr>
          <w:sz w:val="24"/>
          <w:rPrChange w16du:dateUtc="2026-07-07T18:18:00Z" w:author="Author" w:date="2026-07-07T20:18:00Z" w:id="18017">
            <w:rPr>
              <w:rFonts w:ascii="Times New Roman"/>
              <w:color w:val="000000"/>
              <w:spacing w:val="3"/>
            </w:rPr>
          </w:rPrChange>
        </w:rPr>
        <w:t xml:space="preserve"> </w:t>
      </w:r>
      <w:r w:rsidR="00A96A35" w:rsidRPr="0027638C">
        <w:rPr>
          <w:sz w:val="24"/>
          <w:rPrChange w16du:dateUtc="2026-07-07T18:18:00Z" w:author="Author" w:date="2026-07-07T20:18:00Z" w:id="18018">
            <w:rPr>
              <w:rFonts w:ascii="Times New Roman"/>
              <w:color w:val="000000"/>
            </w:rPr>
          </w:rPrChange>
        </w:rPr>
        <w:t>consectetur</w:t>
      </w:r>
      <w:r w:rsidR="00A96A35" w:rsidRPr="0027638C">
        <w:rPr>
          <w:sz w:val="24"/>
          <w:rPrChange w16du:dateUtc="2026-07-07T18:18:00Z" w:author="Author" w:date="2026-07-07T20:18:00Z" w:id="18019">
            <w:rPr>
              <w:rFonts w:ascii="Times New Roman"/>
              <w:color w:val="000000"/>
              <w:spacing w:val="3"/>
            </w:rPr>
          </w:rPrChange>
        </w:rPr>
        <w:t xml:space="preserve"> </w:t>
      </w:r>
      <w:r w:rsidR="00A96A35" w:rsidRPr="0027638C">
        <w:rPr>
          <w:sz w:val="24"/>
          <w:rPrChange w16du:dateUtc="2026-07-07T18:18:00Z" w:author="Author" w:date="2026-07-07T20:18:00Z" w:id="18020">
            <w:rPr>
              <w:rFonts w:ascii="Times New Roman"/>
              <w:color w:val="000000"/>
            </w:rPr>
          </w:rPrChange>
        </w:rPr>
        <w:t>adipiscing</w:t>
      </w:r>
      <w:r w:rsidR="00A96A35" w:rsidRPr="0027638C">
        <w:rPr>
          <w:sz w:val="24"/>
          <w:rPrChange w16du:dateUtc="2026-07-07T18:18:00Z" w:author="Author" w:date="2026-07-07T20:18:00Z" w:id="18021">
            <w:rPr>
              <w:rFonts w:ascii="Times New Roman"/>
              <w:color w:val="000000"/>
              <w:spacing w:val="3"/>
            </w:rPr>
          </w:rPrChange>
        </w:rPr>
        <w:t xml:space="preserve"> </w:t>
      </w:r>
      <w:r w:rsidR="00A96A35" w:rsidRPr="0027638C">
        <w:rPr>
          <w:sz w:val="24"/>
          <w:rPrChange w16du:dateUtc="2026-07-07T18:18:00Z" w:author="Author" w:date="2026-07-07T20:18:00Z" w:id="18022">
            <w:rPr>
              <w:rFonts w:ascii="Times New Roman"/>
              <w:color w:val="000000"/>
            </w:rPr>
          </w:rPrChange>
        </w:rPr>
        <w:t>elit</w:t>
      </w:r>
      <w:r w:rsidR="00A96A35" w:rsidRPr="0027638C">
        <w:rPr>
          <w:sz w:val="24"/>
          <w:rPrChange w16du:dateUtc="2026-07-07T18:18:00Z" w:author="Author" w:date="2026-07-07T20:18:00Z" w:id="18023">
            <w:rPr>
              <w:rFonts w:ascii="Times New Roman"/>
              <w:color w:val="000000"/>
              <w:spacing w:val="3"/>
            </w:rPr>
          </w:rPrChange>
        </w:rPr>
        <w:t xml:space="preserve"> </w:t>
      </w:r>
      <w:r w:rsidR="00A96A35" w:rsidRPr="0027638C">
        <w:rPr>
          <w:sz w:val="24"/>
          <w:rPrChange w16du:dateUtc="2026-07-07T18:18:00Z" w:author="Author" w:date="2026-07-07T20:18:00Z" w:id="18024">
            <w:rPr>
              <w:rFonts w:ascii="Times New Roman"/>
              <w:color w:val="000000"/>
            </w:rPr>
          </w:rPrChange>
        </w:rPr>
        <w:t>Sed</w:t>
      </w:r>
      <w:r w:rsidR="00A96A35" w:rsidRPr="0027638C">
        <w:rPr>
          <w:sz w:val="24"/>
          <w:rPrChange w16du:dateUtc="2026-07-07T18:18:00Z" w:author="Author" w:date="2026-07-07T20:18:00Z" w:id="18025">
            <w:rPr>
              <w:rFonts w:ascii="Times New Roman"/>
              <w:color w:val="000000"/>
              <w:spacing w:val="3"/>
            </w:rPr>
          </w:rPrChange>
        </w:rPr>
        <w:t xml:space="preserve"> </w:t>
      </w:r>
      <w:r w:rsidR="00A96A35" w:rsidRPr="0027638C">
        <w:rPr>
          <w:sz w:val="24"/>
          <w:rPrChange w16du:dateUtc="2026-07-07T18:18:00Z" w:author="Author" w:date="2026-07-07T20:18:00Z" w:id="18026">
            <w:rPr>
              <w:rFonts w:ascii="Times New Roman"/>
              <w:color w:val="000000"/>
            </w:rPr>
          </w:rPrChange>
        </w:rPr>
        <w:t>do</w:t>
      </w:r>
      <w:r w:rsidR="00A96A35" w:rsidRPr="0027638C">
        <w:rPr>
          <w:sz w:val="24"/>
          <w:rPrChange w16du:dateUtc="2026-07-07T18:18:00Z" w:author="Author" w:date="2026-07-07T20:18:00Z" w:id="18027">
            <w:rPr>
              <w:rFonts w:ascii="Times New Roman"/>
              <w:color w:val="000000"/>
              <w:spacing w:val="3"/>
            </w:rPr>
          </w:rPrChange>
        </w:rPr>
        <w:t xml:space="preserve"> </w:t>
      </w:r>
      <w:r w:rsidR="00A96A35" w:rsidRPr="0027638C">
        <w:rPr>
          <w:sz w:val="24"/>
          <w:rPrChange w16du:dateUtc="2026-07-07T18:18:00Z" w:author="Author" w:date="2026-07-07T20:18:00Z" w:id="18028">
            <w:rPr>
              <w:rFonts w:ascii="Times New Roman"/>
              <w:color w:val="000000"/>
            </w:rPr>
          </w:rPrChange>
        </w:rPr>
        <w:t>eiusmod</w:t>
      </w:r>
      <w:r w:rsidR="00A96A35" w:rsidRPr="0027638C">
        <w:rPr>
          <w:sz w:val="24"/>
          <w:rPrChange w16du:dateUtc="2026-07-07T18:18:00Z" w:author="Author" w:date="2026-07-07T20:18:00Z" w:id="18029">
            <w:rPr>
              <w:rFonts w:ascii="Times New Roman"/>
              <w:color w:val="000000"/>
              <w:spacing w:val="3"/>
            </w:rPr>
          </w:rPrChange>
        </w:rPr>
        <w:t xml:space="preserve"> </w:t>
      </w:r>
      <w:r w:rsidR="00A96A35" w:rsidRPr="0027638C">
        <w:rPr>
          <w:sz w:val="24"/>
          <w:rPrChange w16du:dateUtc="2026-07-07T18:18:00Z" w:author="Author" w:date="2026-07-07T20:18:00Z" w:id="18030">
            <w:rPr>
              <w:rFonts w:ascii="Times New Roman"/>
              <w:color w:val="000000"/>
            </w:rPr>
          </w:rPrChange>
        </w:rPr>
        <w:t>tempor</w:t>
      </w:r>
      <w:r w:rsidR="00A96A35" w:rsidRPr="0027638C">
        <w:rPr>
          <w:sz w:val="24"/>
          <w:rPrChange w16du:dateUtc="2026-07-07T18:18:00Z" w:author="Author" w:date="2026-07-07T20:18:00Z" w:id="18031">
            <w:rPr>
              <w:rFonts w:ascii="Times New Roman"/>
              <w:color w:val="000000"/>
              <w:spacing w:val="3"/>
            </w:rPr>
          </w:rPrChange>
        </w:rPr>
        <w:t xml:space="preserve"> </w:t>
      </w:r>
      <w:r w:rsidR="00A96A35" w:rsidRPr="0027638C">
        <w:rPr>
          <w:sz w:val="24"/>
          <w:rPrChange w16du:dateUtc="2026-07-07T18:18:00Z" w:author="Author" w:date="2026-07-07T20:18:00Z" w:id="18032">
            <w:rPr>
              <w:rFonts w:ascii="Times New Roman" w:hAnsi="Times New Roman"/>
              <w:color w:val="000000"/>
            </w:rPr>
          </w:rPrChange>
        </w:rPr>
        <w:t>incididunt</w:t>
      </w:r>
      <w:del w16du:dateUtc="2026-07-07T18:18:00Z" w:author="Author" w:date="2026-07-07T20:18:00Z" w:id="18033">
        <w:r>
          <w:rPr>
            <w:rFonts w:ascii="Times New Roman" w:cs="Times New Roman" w:hAnsi="Times New Roman"/>
            <w:color w:val="000000"/>
          </w:rPr>
          <w:cr/>
        </w:r>
      </w:del>
      <w:r w:rsidR="00A96A35" w:rsidRPr="0027638C">
        <w:rPr>
          <w:sz w:val="24"/>
          <w:rPrChange w16du:dateUtc="2026-07-07T18:18:00Z" w:author="Author" w:date="2026-07-07T20:18:00Z" w:id="18034">
            <w:rPr>
              <w:rFonts w:ascii="Times New Roman"/>
              <w:color w:val="000000"/>
              <w:spacing w:val="665"/>
            </w:rPr>
          </w:rPrChange>
        </w:rPr>
        <w:t xml:space="preserve"> </w:t>
      </w:r>
      <w:r w:rsidR="00A96A35" w:rsidRPr="0027638C">
        <w:rPr>
          <w:sz w:val="24"/>
          <w:rPrChange w16du:dateUtc="2026-07-07T18:18:00Z" w:author="Author" w:date="2026-07-07T20:18:00Z" w:id="18035">
            <w:rPr>
              <w:rFonts w:ascii="Times New Roman"/>
              <w:color w:val="000000"/>
            </w:rPr>
          </w:rPrChange>
        </w:rPr>
        <w:t>ut</w:t>
      </w:r>
      <w:r w:rsidR="00A96A35" w:rsidRPr="0027638C">
        <w:rPr>
          <w:sz w:val="24"/>
          <w:rPrChange w16du:dateUtc="2026-07-07T18:18:00Z" w:author="Author" w:date="2026-07-07T20:18:00Z" w:id="18036">
            <w:rPr>
              <w:rFonts w:ascii="Times New Roman"/>
              <w:color w:val="000000"/>
              <w:spacing w:val="37"/>
            </w:rPr>
          </w:rPrChange>
        </w:rPr>
        <w:t xml:space="preserve"> </w:t>
      </w:r>
      <w:r w:rsidR="00A96A35" w:rsidRPr="0027638C">
        <w:rPr>
          <w:sz w:val="24"/>
          <w:rPrChange w16du:dateUtc="2026-07-07T18:18:00Z" w:author="Author" w:date="2026-07-07T20:18:00Z" w:id="18037">
            <w:rPr>
              <w:rFonts w:ascii="Times New Roman"/>
              <w:color w:val="000000"/>
            </w:rPr>
          </w:rPrChange>
        </w:rPr>
        <w:t>labore</w:t>
      </w:r>
      <w:r w:rsidR="00A96A35" w:rsidRPr="0027638C">
        <w:rPr>
          <w:sz w:val="24"/>
          <w:rPrChange w16du:dateUtc="2026-07-07T18:18:00Z" w:author="Author" w:date="2026-07-07T20:18:00Z" w:id="18038">
            <w:rPr>
              <w:rFonts w:ascii="Times New Roman"/>
              <w:color w:val="000000"/>
              <w:spacing w:val="37"/>
            </w:rPr>
          </w:rPrChange>
        </w:rPr>
        <w:t xml:space="preserve"> </w:t>
      </w:r>
      <w:r w:rsidR="00A96A35" w:rsidRPr="0027638C">
        <w:rPr>
          <w:sz w:val="24"/>
          <w:rPrChange w16du:dateUtc="2026-07-07T18:18:00Z" w:author="Author" w:date="2026-07-07T20:18:00Z" w:id="18039">
            <w:rPr>
              <w:rFonts w:ascii="Times New Roman"/>
              <w:color w:val="000000"/>
            </w:rPr>
          </w:rPrChange>
        </w:rPr>
        <w:t>et</w:t>
      </w:r>
      <w:r w:rsidR="00A96A35" w:rsidRPr="0027638C">
        <w:rPr>
          <w:sz w:val="24"/>
          <w:rPrChange w16du:dateUtc="2026-07-07T18:18:00Z" w:author="Author" w:date="2026-07-07T20:18:00Z" w:id="18040">
            <w:rPr>
              <w:rFonts w:ascii="Times New Roman"/>
              <w:color w:val="000000"/>
              <w:spacing w:val="37"/>
            </w:rPr>
          </w:rPrChange>
        </w:rPr>
        <w:t xml:space="preserve"> </w:t>
      </w:r>
      <w:r w:rsidR="00A96A35" w:rsidRPr="0027638C">
        <w:rPr>
          <w:sz w:val="24"/>
          <w:rPrChange w16du:dateUtc="2026-07-07T18:18:00Z" w:author="Author" w:date="2026-07-07T20:18:00Z" w:id="18041">
            <w:rPr>
              <w:rFonts w:ascii="Times New Roman"/>
              <w:color w:val="000000"/>
            </w:rPr>
          </w:rPrChange>
        </w:rPr>
        <w:t>dolore</w:t>
      </w:r>
      <w:r w:rsidR="00A96A35" w:rsidRPr="0027638C">
        <w:rPr>
          <w:sz w:val="24"/>
          <w:rPrChange w16du:dateUtc="2026-07-07T18:18:00Z" w:author="Author" w:date="2026-07-07T20:18:00Z" w:id="18042">
            <w:rPr>
              <w:rFonts w:ascii="Times New Roman"/>
              <w:color w:val="000000"/>
              <w:spacing w:val="37"/>
            </w:rPr>
          </w:rPrChange>
        </w:rPr>
        <w:t xml:space="preserve"> </w:t>
      </w:r>
      <w:r w:rsidR="00A96A35" w:rsidRPr="0027638C">
        <w:rPr>
          <w:sz w:val="24"/>
          <w:rPrChange w16du:dateUtc="2026-07-07T18:18:00Z" w:author="Author" w:date="2026-07-07T20:18:00Z" w:id="18043">
            <w:rPr>
              <w:rFonts w:ascii="Times New Roman"/>
              <w:color w:val="000000"/>
            </w:rPr>
          </w:rPrChange>
        </w:rPr>
        <w:t>magna</w:t>
      </w:r>
      <w:r w:rsidR="00A96A35" w:rsidRPr="0027638C">
        <w:rPr>
          <w:sz w:val="24"/>
          <w:rPrChange w16du:dateUtc="2026-07-07T18:18:00Z" w:author="Author" w:date="2026-07-07T20:18:00Z" w:id="18044">
            <w:rPr>
              <w:rFonts w:ascii="Times New Roman"/>
              <w:color w:val="000000"/>
              <w:spacing w:val="37"/>
            </w:rPr>
          </w:rPrChange>
        </w:rPr>
        <w:t xml:space="preserve"> </w:t>
      </w:r>
      <w:r w:rsidR="00A96A35" w:rsidRPr="0027638C">
        <w:rPr>
          <w:sz w:val="24"/>
          <w:rPrChange w16du:dateUtc="2026-07-07T18:18:00Z" w:author="Author" w:date="2026-07-07T20:18:00Z" w:id="18045">
            <w:rPr>
              <w:rFonts w:ascii="Times New Roman"/>
              <w:color w:val="000000"/>
            </w:rPr>
          </w:rPrChange>
        </w:rPr>
        <w:t>aliqua-lorem</w:t>
      </w:r>
      <w:r w:rsidR="00A96A35" w:rsidRPr="0027638C">
        <w:rPr>
          <w:sz w:val="24"/>
          <w:rPrChange w16du:dateUtc="2026-07-07T18:18:00Z" w:author="Author" w:date="2026-07-07T20:18:00Z" w:id="18046">
            <w:rPr>
              <w:rFonts w:ascii="Times New Roman"/>
              <w:color w:val="000000"/>
              <w:spacing w:val="37"/>
            </w:rPr>
          </w:rPrChange>
        </w:rPr>
        <w:t xml:space="preserve"> </w:t>
      </w:r>
      <w:r w:rsidR="00A96A35" w:rsidRPr="0027638C">
        <w:rPr>
          <w:sz w:val="24"/>
          <w:rPrChange w16du:dateUtc="2026-07-07T18:18:00Z" w:author="Author" w:date="2026-07-07T20:18:00Z" w:id="18047">
            <w:rPr>
              <w:rFonts w:ascii="Times New Roman"/>
              <w:color w:val="000000"/>
            </w:rPr>
          </w:rPrChange>
        </w:rPr>
        <w:t>ipsum</w:t>
      </w:r>
      <w:r w:rsidR="00A96A35" w:rsidRPr="0027638C">
        <w:rPr>
          <w:sz w:val="24"/>
          <w:rPrChange w16du:dateUtc="2026-07-07T18:18:00Z" w:author="Author" w:date="2026-07-07T20:18:00Z" w:id="18048">
            <w:rPr>
              <w:rFonts w:ascii="Times New Roman"/>
              <w:color w:val="000000"/>
              <w:spacing w:val="37"/>
            </w:rPr>
          </w:rPrChange>
        </w:rPr>
        <w:t xml:space="preserve"> </w:t>
      </w:r>
      <w:r w:rsidR="00A96A35" w:rsidRPr="0027638C">
        <w:rPr>
          <w:sz w:val="24"/>
          <w:rPrChange w16du:dateUtc="2026-07-07T18:18:00Z" w:author="Author" w:date="2026-07-07T20:18:00Z" w:id="18049">
            <w:rPr>
              <w:rFonts w:ascii="Times New Roman" w:hAnsi="Times New Roman"/>
              <w:color w:val="000000"/>
              <w:spacing w:val="6"/>
            </w:rPr>
          </w:rPrChange>
        </w:rPr>
        <w:t>(“</w:t>
      </w:r>
      <w:r w:rsidR="00A96A35" w:rsidRPr="0027638C">
        <w:rPr>
          <w:b/>
          <w:sz w:val="24"/>
          <w:rPrChange w16du:dateUtc="2026-07-07T18:18:00Z" w:author="Author" w:date="2026-07-07T20:18:00Z" w:id="18050">
            <w:rPr>
              <w:rFonts w:ascii="Times New Roman" w:hAnsi="Times New Roman"/>
              <w:color w:val="000000"/>
              <w:spacing w:val="6"/>
            </w:rPr>
          </w:rPrChange>
        </w:rPr>
        <w:t>Dolor</w:t>
      </w:r>
      <w:r w:rsidR="00A96A35" w:rsidRPr="0027638C">
        <w:rPr>
          <w:rFonts w:asciiTheme="minorHAnsi" w:cstheme="minorBidi" w:eastAsiaTheme="minorEastAsia" w:hAnsiTheme="minorHAnsi"/>
          <w:b/>
          <w:kern w:val="2"/>
          <w:sz w:val="24"/>
          <w14:ligatures w14:val="standardContextual"/>
          <w:rPrChange w16du:dateUtc="2026-07-07T18:18:00Z" w:author="Author" w:date="2026-07-07T20:18:00Z" w:id="18051">
            <w:rPr>
              <w:rFonts w:ascii="Times New Roman"/>
              <w:color w:val="000000"/>
              <w:spacing w:val="31"/>
            </w:rPr>
          </w:rPrChange>
        </w:rPr>
        <w:t xml:space="preserve"> </w:t>
      </w:r>
      <w:r w:rsidR="00A96A35" w:rsidRPr="0027638C">
        <w:rPr>
          <w:b/>
          <w:sz w:val="24"/>
          <w:rPrChange w16du:dateUtc="2026-07-07T18:18:00Z" w:author="Author" w:date="2026-07-07T20:18:00Z" w:id="18052">
            <w:rPr>
              <w:rFonts w:ascii="Times New Roman" w:hAnsi="Times New Roman"/>
              <w:color w:val="000000"/>
              <w:spacing w:val="12"/>
            </w:rPr>
          </w:rPrChange>
        </w:rPr>
        <w:t>Sit</w:t>
      </w:r>
      <w:del w16du:dateUtc="2026-07-07T18:18:00Z" w:author="Author" w:date="2026-07-07T20:18:00Z" w:id="18053">
        <w:r>
          <w:rPr>
            <w:rFonts w:ascii="Times New Roman" w:cs="Times New Roman" w:hAnsi="Times New Roman"/>
            <w:color w:val="000000"/>
            <w:spacing w:val="12"/>
          </w:rPr>
          <w:cr/>
        </w:r>
      </w:del>
      <w:r w:rsidR="00A96A35" w:rsidRPr="0027638C">
        <w:rPr>
          <w:b/>
          <w:sz w:val="24"/>
          <w:rPrChange w16du:dateUtc="2026-07-07T18:18:00Z" w:author="Author" w:date="2026-07-07T20:18:00Z" w:id="18054">
            <w:rPr>
              <w:rFonts w:ascii="Times New Roman"/>
              <w:color w:val="000000"/>
              <w:spacing w:val="665"/>
            </w:rPr>
          </w:rPrChange>
        </w:rPr>
        <w:t xml:space="preserve"> </w:t>
      </w:r>
      <w:r w:rsidR="00A96A35" w:rsidRPr="0027638C">
        <w:rPr>
          <w:b/>
          <w:sz w:val="24"/>
          <w:rPrChange w16du:dateUtc="2026-07-07T18:18:00Z" w:author="Author" w:date="2026-07-07T20:18:00Z" w:id="18055">
            <w:rPr>
              <w:rFonts w:ascii="Times New Roman" w:hAnsi="Times New Roman"/>
              <w:color w:val="000000"/>
              <w:spacing w:val="5"/>
            </w:rPr>
          </w:rPrChange>
        </w:rPr>
        <w:t>Amet</w:t>
      </w:r>
      <w:r w:rsidR="00A96A35" w:rsidRPr="0027638C">
        <w:rPr>
          <w:sz w:val="24"/>
          <w:rPrChange w16du:dateUtc="2026-07-07T18:18:00Z" w:author="Author" w:date="2026-07-07T20:18:00Z" w:id="18056">
            <w:rPr>
              <w:rFonts w:ascii="Times New Roman" w:hAnsi="Times New Roman"/>
              <w:color w:val="000000"/>
              <w:spacing w:val="5"/>
            </w:rPr>
          </w:rPrChange>
        </w:rPr>
        <w:t>”),</w:t>
      </w:r>
      <w:r w:rsidR="00A96A35" w:rsidRPr="0027638C">
        <w:rPr>
          <w:rFonts w:asciiTheme="minorHAnsi" w:cstheme="minorBidi" w:eastAsiaTheme="minorEastAsia" w:hAnsiTheme="minorHAnsi"/>
          <w:kern w:val="2"/>
          <w:sz w:val="24"/>
          <w14:ligatures w14:val="standardContextual"/>
          <w:rPrChange w16du:dateUtc="2026-07-07T18:18:00Z" w:author="Author" w:date="2026-07-07T20:18:00Z" w:id="18057">
            <w:rPr>
              <w:rFonts w:ascii="Times New Roman"/>
              <w:color w:val="000000"/>
              <w:spacing w:val="-2"/>
            </w:rPr>
          </w:rPrChange>
        </w:rPr>
        <w:t xml:space="preserve"> </w:t>
      </w:r>
      <w:r w:rsidR="00A96A35" w:rsidRPr="0027638C">
        <w:rPr>
          <w:sz w:val="24"/>
          <w:rPrChange w16du:dateUtc="2026-07-07T18:18:00Z" w:author="Author" w:date="2026-07-07T20:18:00Z" w:id="18058">
            <w:rPr>
              <w:rFonts w:ascii="Times New Roman"/>
              <w:color w:val="000000"/>
            </w:rPr>
          </w:rPrChange>
        </w:rPr>
        <w:t>consectetur</w:t>
      </w:r>
      <w:r w:rsidR="00A96A35" w:rsidRPr="0027638C">
        <w:rPr>
          <w:sz w:val="24"/>
          <w:rPrChange w16du:dateUtc="2026-07-07T18:18:00Z" w:author="Author" w:date="2026-07-07T20:18:00Z" w:id="18059">
            <w:rPr>
              <w:rFonts w:ascii="Times New Roman"/>
              <w:color w:val="000000"/>
              <w:spacing w:val="3"/>
            </w:rPr>
          </w:rPrChange>
        </w:rPr>
        <w:t xml:space="preserve"> </w:t>
      </w:r>
      <w:r w:rsidR="00A96A35" w:rsidRPr="0027638C">
        <w:rPr>
          <w:sz w:val="24"/>
          <w:rPrChange w16du:dateUtc="2026-07-07T18:18:00Z" w:author="Author" w:date="2026-07-07T20:18:00Z" w:id="18060">
            <w:rPr>
              <w:rFonts w:ascii="Times New Roman"/>
              <w:color w:val="000000"/>
            </w:rPr>
          </w:rPrChange>
        </w:rPr>
        <w:t>adipiscing</w:t>
      </w:r>
      <w:r w:rsidR="00A96A35" w:rsidRPr="0027638C">
        <w:rPr>
          <w:sz w:val="24"/>
          <w:rPrChange w16du:dateUtc="2026-07-07T18:18:00Z" w:author="Author" w:date="2026-07-07T20:18:00Z" w:id="18061">
            <w:rPr>
              <w:rFonts w:ascii="Times New Roman"/>
              <w:color w:val="000000"/>
              <w:spacing w:val="3"/>
            </w:rPr>
          </w:rPrChange>
        </w:rPr>
        <w:t xml:space="preserve"> </w:t>
      </w:r>
      <w:r w:rsidR="00A96A35" w:rsidRPr="0027638C">
        <w:rPr>
          <w:sz w:val="24"/>
          <w:rPrChange w16du:dateUtc="2026-07-07T18:18:00Z" w:author="Author" w:date="2026-07-07T20:18:00Z" w:id="18062">
            <w:rPr>
              <w:rFonts w:ascii="Times New Roman"/>
              <w:color w:val="000000"/>
            </w:rPr>
          </w:rPrChange>
        </w:rPr>
        <w:t>elit,</w:t>
      </w:r>
      <w:r w:rsidR="00A96A35" w:rsidRPr="0027638C">
        <w:rPr>
          <w:sz w:val="24"/>
          <w:rPrChange w16du:dateUtc="2026-07-07T18:18:00Z" w:author="Author" w:date="2026-07-07T20:18:00Z" w:id="18063">
            <w:rPr>
              <w:rFonts w:ascii="Times New Roman"/>
              <w:color w:val="000000"/>
              <w:spacing w:val="3"/>
            </w:rPr>
          </w:rPrChange>
        </w:rPr>
        <w:t xml:space="preserve"> </w:t>
      </w:r>
      <w:r w:rsidR="00A96A35" w:rsidRPr="0027638C">
        <w:rPr>
          <w:sz w:val="24"/>
          <w:rPrChange w16du:dateUtc="2026-07-07T18:18:00Z" w:author="Author" w:date="2026-07-07T20:18:00Z" w:id="18064">
            <w:rPr>
              <w:rFonts w:ascii="Times New Roman"/>
              <w:color w:val="000000"/>
            </w:rPr>
          </w:rPrChange>
        </w:rPr>
        <w:t>sed</w:t>
      </w:r>
      <w:r w:rsidR="00A96A35" w:rsidRPr="0027638C">
        <w:rPr>
          <w:sz w:val="24"/>
          <w:rPrChange w16du:dateUtc="2026-07-07T18:18:00Z" w:author="Author" w:date="2026-07-07T20:18:00Z" w:id="18065">
            <w:rPr>
              <w:rFonts w:ascii="Times New Roman"/>
              <w:color w:val="000000"/>
              <w:spacing w:val="3"/>
            </w:rPr>
          </w:rPrChange>
        </w:rPr>
        <w:t xml:space="preserve"> </w:t>
      </w:r>
      <w:r w:rsidR="00A96A35" w:rsidRPr="0027638C">
        <w:rPr>
          <w:sz w:val="24"/>
          <w:rPrChange w16du:dateUtc="2026-07-07T18:18:00Z" w:author="Author" w:date="2026-07-07T20:18:00Z" w:id="18066">
            <w:rPr>
              <w:rFonts w:ascii="Times New Roman"/>
              <w:color w:val="000000"/>
            </w:rPr>
          </w:rPrChange>
        </w:rPr>
        <w:t>do</w:t>
      </w:r>
      <w:r w:rsidR="00A96A35" w:rsidRPr="0027638C">
        <w:rPr>
          <w:sz w:val="24"/>
          <w:rPrChange w16du:dateUtc="2026-07-07T18:18:00Z" w:author="Author" w:date="2026-07-07T20:18:00Z" w:id="18067">
            <w:rPr>
              <w:rFonts w:ascii="Times New Roman"/>
              <w:color w:val="000000"/>
              <w:spacing w:val="3"/>
            </w:rPr>
          </w:rPrChange>
        </w:rPr>
        <w:t xml:space="preserve"> </w:t>
      </w:r>
      <w:r w:rsidR="00A96A35" w:rsidRPr="0027638C">
        <w:rPr>
          <w:sz w:val="24"/>
          <w:rPrChange w16du:dateUtc="2026-07-07T18:18:00Z" w:author="Author" w:date="2026-07-07T20:18:00Z" w:id="18068">
            <w:rPr>
              <w:rFonts w:ascii="Times New Roman"/>
              <w:color w:val="000000"/>
            </w:rPr>
          </w:rPrChange>
        </w:rPr>
        <w:t>(eiusmod)</w:t>
      </w:r>
      <w:r w:rsidR="00A96A35" w:rsidRPr="0027638C">
        <w:rPr>
          <w:sz w:val="24"/>
          <w:rPrChange w16du:dateUtc="2026-07-07T18:18:00Z" w:author="Author" w:date="2026-07-07T20:18:00Z" w:id="18069">
            <w:rPr>
              <w:rFonts w:ascii="Times New Roman"/>
              <w:color w:val="000000"/>
              <w:spacing w:val="3"/>
            </w:rPr>
          </w:rPrChange>
        </w:rPr>
        <w:t xml:space="preserve"> </w:t>
      </w:r>
      <w:r w:rsidR="00A96A35" w:rsidRPr="0027638C">
        <w:rPr>
          <w:sz w:val="24"/>
          <w:rPrChange w16du:dateUtc="2026-07-07T18:18:00Z" w:author="Author" w:date="2026-07-07T20:18:00Z" w:id="18070">
            <w:rPr>
              <w:rFonts w:ascii="Times New Roman"/>
              <w:color w:val="000000"/>
            </w:rPr>
          </w:rPrChange>
        </w:rPr>
        <w:t>tempor</w:t>
      </w:r>
      <w:r w:rsidR="00A96A35" w:rsidRPr="0027638C">
        <w:rPr>
          <w:sz w:val="24"/>
          <w:rPrChange w16du:dateUtc="2026-07-07T18:18:00Z" w:author="Author" w:date="2026-07-07T20:18:00Z" w:id="18071">
            <w:rPr>
              <w:rFonts w:ascii="Times New Roman"/>
              <w:color w:val="000000"/>
              <w:spacing w:val="3"/>
            </w:rPr>
          </w:rPrChange>
        </w:rPr>
        <w:t xml:space="preserve"> </w:t>
      </w:r>
      <w:r w:rsidR="00A96A35" w:rsidRPr="0027638C">
        <w:rPr>
          <w:sz w:val="24"/>
          <w:rPrChange w16du:dateUtc="2026-07-07T18:18:00Z" w:author="Author" w:date="2026-07-07T20:18:00Z" w:id="18072">
            <w:rPr>
              <w:rFonts w:ascii="Times New Roman"/>
              <w:color w:val="000000"/>
            </w:rPr>
          </w:rPrChange>
        </w:rPr>
        <w:t>incididunt</w:t>
      </w:r>
      <w:r w:rsidR="00A96A35" w:rsidRPr="0027638C">
        <w:rPr>
          <w:sz w:val="24"/>
          <w:rPrChange w16du:dateUtc="2026-07-07T18:18:00Z" w:author="Author" w:date="2026-07-07T20:18:00Z" w:id="18073">
            <w:rPr>
              <w:rFonts w:ascii="Times New Roman"/>
              <w:color w:val="000000"/>
              <w:spacing w:val="3"/>
            </w:rPr>
          </w:rPrChange>
        </w:rPr>
        <w:t xml:space="preserve"> </w:t>
      </w:r>
      <w:r w:rsidR="00A96A35" w:rsidRPr="0027638C">
        <w:rPr>
          <w:sz w:val="24"/>
          <w:rPrChange w16du:dateUtc="2026-07-07T18:18:00Z" w:author="Author" w:date="2026-07-07T20:18:00Z" w:id="18074">
            <w:rPr>
              <w:rFonts w:ascii="Times New Roman"/>
              <w:color w:val="000000"/>
            </w:rPr>
          </w:rPrChange>
        </w:rPr>
        <w:t>ut</w:t>
      </w:r>
      <w:r w:rsidR="00A96A35" w:rsidRPr="0027638C">
        <w:rPr>
          <w:sz w:val="24"/>
          <w:rPrChange w16du:dateUtc="2026-07-07T18:18:00Z" w:author="Author" w:date="2026-07-07T20:18:00Z" w:id="18075">
            <w:rPr>
              <w:rFonts w:ascii="Times New Roman"/>
              <w:color w:val="000000"/>
              <w:spacing w:val="3"/>
            </w:rPr>
          </w:rPrChange>
        </w:rPr>
        <w:t xml:space="preserve"> </w:t>
      </w:r>
      <w:r w:rsidR="00A96A35" w:rsidRPr="0027638C">
        <w:rPr>
          <w:sz w:val="24"/>
          <w:rPrChange w16du:dateUtc="2026-07-07T18:18:00Z" w:author="Author" w:date="2026-07-07T20:18:00Z" w:id="18076">
            <w:rPr>
              <w:rFonts w:ascii="Times New Roman"/>
              <w:color w:val="000000"/>
            </w:rPr>
          </w:rPrChange>
        </w:rPr>
        <w:t>labore</w:t>
      </w:r>
      <w:r w:rsidR="00A96A35" w:rsidRPr="0027638C">
        <w:rPr>
          <w:sz w:val="24"/>
          <w:rPrChange w16du:dateUtc="2026-07-07T18:18:00Z" w:author="Author" w:date="2026-07-07T20:18:00Z" w:id="18077">
            <w:rPr>
              <w:rFonts w:ascii="Times New Roman"/>
              <w:color w:val="000000"/>
              <w:spacing w:val="3"/>
            </w:rPr>
          </w:rPrChange>
        </w:rPr>
        <w:t xml:space="preserve"> </w:t>
      </w:r>
      <w:r w:rsidR="00A96A35" w:rsidRPr="0027638C">
        <w:rPr>
          <w:sz w:val="24"/>
          <w:rPrChange w16du:dateUtc="2026-07-07T18:18:00Z" w:author="Author" w:date="2026-07-07T20:18:00Z" w:id="18078">
            <w:rPr>
              <w:rFonts w:ascii="Times New Roman"/>
              <w:color w:val="000000"/>
            </w:rPr>
          </w:rPrChange>
        </w:rPr>
        <w:t>et</w:t>
      </w:r>
      <w:r w:rsidR="00A96A35" w:rsidRPr="0027638C">
        <w:rPr>
          <w:sz w:val="24"/>
          <w:rPrChange w16du:dateUtc="2026-07-07T18:18:00Z" w:author="Author" w:date="2026-07-07T20:18:00Z" w:id="18079">
            <w:rPr>
              <w:rFonts w:ascii="Times New Roman"/>
              <w:color w:val="000000"/>
              <w:spacing w:val="3"/>
            </w:rPr>
          </w:rPrChange>
        </w:rPr>
        <w:t xml:space="preserve"> </w:t>
      </w:r>
      <w:r w:rsidR="00A96A35" w:rsidRPr="0027638C">
        <w:rPr>
          <w:sz w:val="24"/>
          <w:rPrChange w16du:dateUtc="2026-07-07T18:18:00Z" w:author="Author" w:date="2026-07-07T20:18:00Z" w:id="18080">
            <w:rPr>
              <w:rFonts w:ascii="Times New Roman"/>
              <w:color w:val="000000"/>
            </w:rPr>
          </w:rPrChange>
        </w:rPr>
        <w:t>dolore</w:t>
      </w:r>
      <w:r w:rsidR="00A96A35" w:rsidRPr="0027638C">
        <w:rPr>
          <w:sz w:val="24"/>
          <w:rPrChange w16du:dateUtc="2026-07-07T18:18:00Z" w:author="Author" w:date="2026-07-07T20:18:00Z" w:id="18081">
            <w:rPr>
              <w:rFonts w:ascii="Times New Roman"/>
              <w:color w:val="000000"/>
              <w:spacing w:val="3"/>
            </w:rPr>
          </w:rPrChange>
        </w:rPr>
        <w:t xml:space="preserve"> </w:t>
      </w:r>
      <w:r w:rsidR="00A96A35" w:rsidRPr="0027638C">
        <w:rPr>
          <w:sz w:val="24"/>
          <w:rPrChange w16du:dateUtc="2026-07-07T18:18:00Z" w:author="Author" w:date="2026-07-07T20:18:00Z" w:id="18082">
            <w:rPr>
              <w:rFonts w:ascii="Times New Roman"/>
              <w:color w:val="000000"/>
            </w:rPr>
          </w:rPrChange>
        </w:rPr>
        <w:t>magna</w:t>
      </w:r>
      <w:r w:rsidR="00A96A35" w:rsidRPr="0027638C">
        <w:rPr>
          <w:sz w:val="24"/>
          <w:rPrChange w16du:dateUtc="2026-07-07T18:18:00Z" w:author="Author" w:date="2026-07-07T20:18:00Z" w:id="18083">
            <w:rPr>
              <w:rFonts w:ascii="Times New Roman"/>
              <w:color w:val="000000"/>
              <w:spacing w:val="3"/>
            </w:rPr>
          </w:rPrChange>
        </w:rPr>
        <w:t xml:space="preserve"> </w:t>
      </w:r>
      <w:r w:rsidR="00A96A35" w:rsidRPr="0027638C">
        <w:rPr>
          <w:sz w:val="24"/>
          <w:rPrChange w16du:dateUtc="2026-07-07T18:18:00Z" w:author="Author" w:date="2026-07-07T20:18:00Z" w:id="18084">
            <w:rPr>
              <w:rFonts w:ascii="Times New Roman"/>
              <w:color w:val="000000"/>
            </w:rPr>
          </w:rPrChange>
        </w:rPr>
        <w:t>aliqua</w:t>
      </w:r>
      <w:r w:rsidR="00A96A35" w:rsidRPr="0027638C">
        <w:rPr>
          <w:sz w:val="24"/>
          <w:rPrChange w16du:dateUtc="2026-07-07T18:18:00Z" w:author="Author" w:date="2026-07-07T20:18:00Z" w:id="18085">
            <w:rPr>
              <w:rFonts w:ascii="Times New Roman"/>
              <w:color w:val="000000"/>
              <w:spacing w:val="3"/>
            </w:rPr>
          </w:rPrChange>
        </w:rPr>
        <w:t xml:space="preserve"> </w:t>
      </w:r>
      <w:r w:rsidR="00A96A35" w:rsidRPr="0027638C">
        <w:rPr>
          <w:sz w:val="24"/>
          <w:rPrChange w16du:dateUtc="2026-07-07T18:18:00Z" w:author="Author" w:date="2026-07-07T20:18:00Z" w:id="18086">
            <w:rPr>
              <w:rFonts w:ascii="Times New Roman" w:hAnsi="Times New Roman"/>
              <w:color w:val="000000"/>
            </w:rPr>
          </w:rPrChange>
        </w:rPr>
        <w:t>lorem</w:t>
      </w:r>
      <w:del w16du:dateUtc="2026-07-07T18:18:00Z" w:author="Author" w:date="2026-07-07T20:18:00Z" w:id="18087">
        <w:r>
          <w:rPr>
            <w:rFonts w:ascii="Times New Roman" w:cs="Times New Roman" w:hAnsi="Times New Roman"/>
            <w:color w:val="000000"/>
          </w:rPr>
          <w:cr/>
        </w:r>
      </w:del>
      <w:r w:rsidR="00A96A35" w:rsidRPr="0027638C">
        <w:rPr>
          <w:sz w:val="24"/>
          <w:rPrChange w16du:dateUtc="2026-07-07T18:18:00Z" w:author="Author" w:date="2026-07-07T20:18:00Z" w:id="18088">
            <w:rPr>
              <w:rFonts w:ascii="Times New Roman"/>
              <w:color w:val="000000"/>
              <w:spacing w:val="665"/>
            </w:rPr>
          </w:rPrChange>
        </w:rPr>
        <w:t xml:space="preserve"> </w:t>
      </w:r>
      <w:r w:rsidR="00A96A35" w:rsidRPr="0027638C">
        <w:rPr>
          <w:sz w:val="24"/>
          <w:rPrChange w16du:dateUtc="2026-07-07T18:18:00Z" w:author="Author" w:date="2026-07-07T20:18:00Z" w:id="18089">
            <w:rPr>
              <w:rFonts w:ascii="Times New Roman"/>
              <w:color w:val="000000"/>
            </w:rPr>
          </w:rPrChange>
        </w:rPr>
        <w:t>ipsum</w:t>
      </w:r>
      <w:r w:rsidR="00A96A35" w:rsidRPr="0027638C">
        <w:rPr>
          <w:spacing w:val="-2"/>
          <w:sz w:val="24"/>
          <w:rPrChange w16du:dateUtc="2026-07-07T18:18:00Z" w:author="Author" w:date="2026-07-07T20:18:00Z" w:id="18090">
            <w:rPr>
              <w:rFonts w:ascii="Times New Roman"/>
              <w:color w:val="000000"/>
              <w:spacing w:val="1"/>
            </w:rPr>
          </w:rPrChange>
        </w:rPr>
        <w:t xml:space="preserve"> </w:t>
      </w:r>
      <w:r w:rsidR="00A96A35" w:rsidRPr="0027638C">
        <w:rPr>
          <w:sz w:val="24"/>
          <w:rPrChange w16du:dateUtc="2026-07-07T18:18:00Z" w:author="Author" w:date="2026-07-07T20:18:00Z" w:id="18091">
            <w:rPr>
              <w:rFonts w:ascii="Times New Roman"/>
              <w:color w:val="000000"/>
            </w:rPr>
          </w:rPrChange>
        </w:rPr>
        <w:t>Dolor;</w:t>
      </w:r>
      <w:r w:rsidR="00A96A35" w:rsidRPr="0027638C">
        <w:rPr>
          <w:spacing w:val="-2"/>
          <w:sz w:val="24"/>
          <w:rPrChange w16du:dateUtc="2026-07-07T18:18:00Z" w:author="Author" w:date="2026-07-07T20:18:00Z" w:id="18092">
            <w:rPr>
              <w:rFonts w:ascii="Times New Roman"/>
              <w:color w:val="000000"/>
              <w:spacing w:val="1"/>
            </w:rPr>
          </w:rPrChange>
        </w:rPr>
        <w:t xml:space="preserve"> </w:t>
      </w:r>
      <w:r w:rsidR="00A96A35" w:rsidRPr="0027638C">
        <w:rPr>
          <w:sz w:val="24"/>
          <w:rPrChange w16du:dateUtc="2026-07-07T18:18:00Z" w:author="Author" w:date="2026-07-07T20:18:00Z" w:id="18093">
            <w:rPr>
              <w:rFonts w:ascii="Times New Roman"/>
              <w:color w:val="000000"/>
            </w:rPr>
          </w:rPrChange>
        </w:rPr>
        <w:t>(sit)</w:t>
      </w:r>
      <w:r w:rsidR="00A96A35" w:rsidRPr="0027638C">
        <w:rPr>
          <w:spacing w:val="-2"/>
          <w:sz w:val="24"/>
          <w:rPrChange w16du:dateUtc="2026-07-07T18:18:00Z" w:author="Author" w:date="2026-07-07T20:18:00Z" w:id="18094">
            <w:rPr>
              <w:rFonts w:ascii="Times New Roman"/>
              <w:color w:val="000000"/>
              <w:spacing w:val="1"/>
            </w:rPr>
          </w:rPrChange>
        </w:rPr>
        <w:t xml:space="preserve"> </w:t>
      </w:r>
      <w:r w:rsidR="00A96A35" w:rsidRPr="0027638C">
        <w:rPr>
          <w:sz w:val="24"/>
          <w:rPrChange w16du:dateUtc="2026-07-07T18:18:00Z" w:author="Author" w:date="2026-07-07T20:18:00Z" w:id="18095">
            <w:rPr>
              <w:rFonts w:ascii="Times New Roman"/>
              <w:color w:val="000000"/>
            </w:rPr>
          </w:rPrChange>
        </w:rPr>
        <w:t>amet</w:t>
      </w:r>
      <w:r w:rsidR="00A96A35" w:rsidRPr="0027638C">
        <w:rPr>
          <w:spacing w:val="-2"/>
          <w:sz w:val="24"/>
          <w:rPrChange w16du:dateUtc="2026-07-07T18:18:00Z" w:author="Author" w:date="2026-07-07T20:18:00Z" w:id="18096">
            <w:rPr>
              <w:rFonts w:ascii="Times New Roman"/>
              <w:color w:val="000000"/>
              <w:spacing w:val="1"/>
            </w:rPr>
          </w:rPrChange>
        </w:rPr>
        <w:t xml:space="preserve"> </w:t>
      </w:r>
      <w:r w:rsidR="00A96A35" w:rsidRPr="0027638C">
        <w:rPr>
          <w:sz w:val="24"/>
          <w:rPrChange w16du:dateUtc="2026-07-07T18:18:00Z" w:author="Author" w:date="2026-07-07T20:18:00Z" w:id="18097">
            <w:rPr>
              <w:rFonts w:ascii="Times New Roman"/>
              <w:color w:val="000000"/>
            </w:rPr>
          </w:rPrChange>
        </w:rPr>
        <w:t>consectetur</w:t>
      </w:r>
      <w:r w:rsidR="00A96A35" w:rsidRPr="0027638C">
        <w:rPr>
          <w:spacing w:val="-2"/>
          <w:sz w:val="24"/>
          <w:rPrChange w16du:dateUtc="2026-07-07T18:18:00Z" w:author="Author" w:date="2026-07-07T20:18:00Z" w:id="18098">
            <w:rPr>
              <w:rFonts w:ascii="Times New Roman"/>
              <w:color w:val="000000"/>
              <w:spacing w:val="1"/>
            </w:rPr>
          </w:rPrChange>
        </w:rPr>
        <w:t xml:space="preserve"> </w:t>
      </w:r>
      <w:r w:rsidR="00A96A35" w:rsidRPr="0027638C">
        <w:rPr>
          <w:sz w:val="24"/>
          <w:rPrChange w16du:dateUtc="2026-07-07T18:18:00Z" w:author="Author" w:date="2026-07-07T20:18:00Z" w:id="18099">
            <w:rPr>
              <w:rFonts w:ascii="Times New Roman"/>
              <w:color w:val="000000"/>
            </w:rPr>
          </w:rPrChange>
        </w:rPr>
        <w:t>Adipiscing</w:t>
      </w:r>
      <w:r w:rsidR="00A96A35" w:rsidRPr="0027638C">
        <w:rPr>
          <w:spacing w:val="-2"/>
          <w:sz w:val="24"/>
          <w:rPrChange w16du:dateUtc="2026-07-07T18:18:00Z" w:author="Author" w:date="2026-07-07T20:18:00Z" w:id="18100">
            <w:rPr>
              <w:rFonts w:ascii="Times New Roman"/>
              <w:color w:val="000000"/>
              <w:spacing w:val="1"/>
            </w:rPr>
          </w:rPrChange>
        </w:rPr>
        <w:t xml:space="preserve"> </w:t>
      </w:r>
      <w:r w:rsidR="00A96A35" w:rsidRPr="0027638C">
        <w:rPr>
          <w:sz w:val="24"/>
          <w:rPrChange w16du:dateUtc="2026-07-07T18:18:00Z" w:author="Author" w:date="2026-07-07T20:18:00Z" w:id="18101">
            <w:rPr>
              <w:rFonts w:ascii="Times New Roman"/>
              <w:color w:val="000000"/>
            </w:rPr>
          </w:rPrChange>
        </w:rPr>
        <w:t>elit</w:t>
      </w:r>
      <w:r w:rsidR="00A96A35" w:rsidRPr="0027638C">
        <w:rPr>
          <w:spacing w:val="-2"/>
          <w:sz w:val="24"/>
          <w:rPrChange w16du:dateUtc="2026-07-07T18:18:00Z" w:author="Author" w:date="2026-07-07T20:18:00Z" w:id="18102">
            <w:rPr>
              <w:rFonts w:ascii="Times New Roman"/>
              <w:color w:val="000000"/>
              <w:spacing w:val="1"/>
            </w:rPr>
          </w:rPrChange>
        </w:rPr>
        <w:t xml:space="preserve"> </w:t>
      </w:r>
      <w:r w:rsidR="00A96A35" w:rsidRPr="0027638C">
        <w:rPr>
          <w:sz w:val="24"/>
          <w:rPrChange w16du:dateUtc="2026-07-07T18:18:00Z" w:author="Author" w:date="2026-07-07T20:18:00Z" w:id="18103">
            <w:rPr>
              <w:rFonts w:ascii="Times New Roman"/>
              <w:color w:val="000000"/>
            </w:rPr>
          </w:rPrChange>
        </w:rPr>
        <w:t>sed</w:t>
      </w:r>
      <w:r w:rsidR="00A96A35" w:rsidRPr="0027638C">
        <w:rPr>
          <w:spacing w:val="-2"/>
          <w:sz w:val="24"/>
          <w:rPrChange w16du:dateUtc="2026-07-07T18:18:00Z" w:author="Author" w:date="2026-07-07T20:18:00Z" w:id="18104">
            <w:rPr>
              <w:rFonts w:ascii="Times New Roman"/>
              <w:color w:val="000000"/>
              <w:spacing w:val="1"/>
            </w:rPr>
          </w:rPrChange>
        </w:rPr>
        <w:t xml:space="preserve"> </w:t>
      </w:r>
      <w:r w:rsidR="00A96A35" w:rsidRPr="0027638C">
        <w:rPr>
          <w:sz w:val="24"/>
          <w:rPrChange w16du:dateUtc="2026-07-07T18:18:00Z" w:author="Author" w:date="2026-07-07T20:18:00Z" w:id="18105">
            <w:rPr>
              <w:rFonts w:ascii="Times New Roman"/>
              <w:color w:val="000000"/>
            </w:rPr>
          </w:rPrChange>
        </w:rPr>
        <w:t>do</w:t>
      </w:r>
      <w:r w:rsidR="00A96A35" w:rsidRPr="0027638C">
        <w:rPr>
          <w:spacing w:val="-2"/>
          <w:sz w:val="24"/>
          <w:rPrChange w16du:dateUtc="2026-07-07T18:18:00Z" w:author="Author" w:date="2026-07-07T20:18:00Z" w:id="18106">
            <w:rPr>
              <w:rFonts w:ascii="Times New Roman"/>
              <w:color w:val="000000"/>
              <w:spacing w:val="1"/>
            </w:rPr>
          </w:rPrChange>
        </w:rPr>
        <w:t xml:space="preserve"> </w:t>
      </w:r>
      <w:r w:rsidR="00A96A35" w:rsidRPr="0027638C">
        <w:rPr>
          <w:sz w:val="24"/>
          <w:rPrChange w16du:dateUtc="2026-07-07T18:18:00Z" w:author="Author" w:date="2026-07-07T20:18:00Z" w:id="18107">
            <w:rPr>
              <w:rFonts w:ascii="Times New Roman"/>
              <w:color w:val="000000"/>
            </w:rPr>
          </w:rPrChange>
        </w:rPr>
        <w:t>eiusmod</w:t>
      </w:r>
      <w:r w:rsidR="00A96A35" w:rsidRPr="0027638C">
        <w:rPr>
          <w:spacing w:val="-2"/>
          <w:sz w:val="24"/>
          <w:rPrChange w16du:dateUtc="2026-07-07T18:18:00Z" w:author="Author" w:date="2026-07-07T20:18:00Z" w:id="18108">
            <w:rPr>
              <w:rFonts w:ascii="Times New Roman"/>
              <w:color w:val="000000"/>
              <w:spacing w:val="1"/>
            </w:rPr>
          </w:rPrChange>
        </w:rPr>
        <w:t xml:space="preserve"> </w:t>
      </w:r>
      <w:r w:rsidR="00A96A35" w:rsidRPr="0027638C">
        <w:rPr>
          <w:sz w:val="24"/>
          <w:rPrChange w16du:dateUtc="2026-07-07T18:18:00Z" w:author="Author" w:date="2026-07-07T20:18:00Z" w:id="18109">
            <w:rPr>
              <w:rFonts w:ascii="Times New Roman"/>
              <w:color w:val="000000"/>
            </w:rPr>
          </w:rPrChange>
        </w:rPr>
        <w:t>tempor</w:t>
      </w:r>
      <w:r w:rsidR="00A96A35" w:rsidRPr="0027638C">
        <w:rPr>
          <w:spacing w:val="-2"/>
          <w:sz w:val="24"/>
          <w:rPrChange w16du:dateUtc="2026-07-07T18:18:00Z" w:author="Author" w:date="2026-07-07T20:18:00Z" w:id="18110">
            <w:rPr>
              <w:rFonts w:ascii="Times New Roman"/>
              <w:color w:val="000000"/>
              <w:spacing w:val="1"/>
            </w:rPr>
          </w:rPrChange>
        </w:rPr>
        <w:t xml:space="preserve"> </w:t>
      </w:r>
      <w:r w:rsidR="00A96A35" w:rsidRPr="0027638C">
        <w:rPr>
          <w:sz w:val="24"/>
          <w:rPrChange w16du:dateUtc="2026-07-07T18:18:00Z" w:author="Author" w:date="2026-07-07T20:18:00Z" w:id="18111">
            <w:rPr>
              <w:rFonts w:ascii="Times New Roman"/>
              <w:color w:val="000000"/>
            </w:rPr>
          </w:rPrChange>
        </w:rPr>
        <w:t>incididunt</w:t>
      </w:r>
      <w:r w:rsidR="00A96A35" w:rsidRPr="0027638C">
        <w:rPr>
          <w:spacing w:val="-2"/>
          <w:sz w:val="24"/>
          <w:rPrChange w16du:dateUtc="2026-07-07T18:18:00Z" w:author="Author" w:date="2026-07-07T20:18:00Z" w:id="18112">
            <w:rPr>
              <w:rFonts w:ascii="Times New Roman"/>
              <w:color w:val="000000"/>
              <w:spacing w:val="1"/>
            </w:rPr>
          </w:rPrChange>
        </w:rPr>
        <w:t xml:space="preserve"> </w:t>
      </w:r>
      <w:r w:rsidR="00A96A35" w:rsidRPr="0027638C">
        <w:rPr>
          <w:sz w:val="24"/>
          <w:rPrChange w16du:dateUtc="2026-07-07T18:18:00Z" w:author="Author" w:date="2026-07-07T20:18:00Z" w:id="18113">
            <w:rPr>
              <w:rFonts w:ascii="Times New Roman"/>
              <w:color w:val="000000"/>
            </w:rPr>
          </w:rPrChange>
        </w:rPr>
        <w:t>Ut,</w:t>
      </w:r>
      <w:r w:rsidR="00A96A35" w:rsidRPr="0027638C">
        <w:rPr>
          <w:spacing w:val="-2"/>
          <w:sz w:val="24"/>
          <w:rPrChange w16du:dateUtc="2026-07-07T18:18:00Z" w:author="Author" w:date="2026-07-07T20:18:00Z" w:id="18114">
            <w:rPr>
              <w:rFonts w:ascii="Times New Roman"/>
              <w:color w:val="000000"/>
              <w:spacing w:val="1"/>
            </w:rPr>
          </w:rPrChange>
        </w:rPr>
        <w:t xml:space="preserve"> </w:t>
      </w:r>
      <w:r w:rsidR="00A96A35" w:rsidRPr="0027638C">
        <w:rPr>
          <w:sz w:val="24"/>
          <w:rPrChange w16du:dateUtc="2026-07-07T18:18:00Z" w:author="Author" w:date="2026-07-07T20:18:00Z" w:id="18115">
            <w:rPr>
              <w:rFonts w:ascii="Times New Roman"/>
              <w:color w:val="000000"/>
            </w:rPr>
          </w:rPrChange>
        </w:rPr>
        <w:t>labore</w:t>
      </w:r>
      <w:r w:rsidR="00A96A35" w:rsidRPr="0027638C">
        <w:rPr>
          <w:spacing w:val="-2"/>
          <w:sz w:val="24"/>
          <w:rPrChange w16du:dateUtc="2026-07-07T18:18:00Z" w:author="Author" w:date="2026-07-07T20:18:00Z" w:id="18116">
            <w:rPr>
              <w:rFonts w:ascii="Times New Roman"/>
              <w:color w:val="000000"/>
              <w:spacing w:val="1"/>
            </w:rPr>
          </w:rPrChange>
        </w:rPr>
        <w:t xml:space="preserve"> </w:t>
      </w:r>
      <w:r w:rsidR="00A96A35" w:rsidRPr="0027638C">
        <w:rPr>
          <w:sz w:val="24"/>
          <w:rPrChange w16du:dateUtc="2026-07-07T18:18:00Z" w:author="Author" w:date="2026-07-07T20:18:00Z" w:id="18117">
            <w:rPr>
              <w:rFonts w:ascii="Times New Roman" w:hAnsi="Times New Roman"/>
              <w:color w:val="000000"/>
            </w:rPr>
          </w:rPrChange>
        </w:rPr>
        <w:t>et</w:t>
      </w:r>
      <w:del w16du:dateUtc="2026-07-07T18:18:00Z" w:author="Author" w:date="2026-07-07T20:18:00Z" w:id="18118">
        <w:r>
          <w:rPr>
            <w:rFonts w:ascii="Times New Roman" w:cs="Times New Roman" w:hAnsi="Times New Roman"/>
            <w:color w:val="000000"/>
          </w:rPr>
          <w:cr/>
        </w:r>
      </w:del>
      <w:r w:rsidR="00A96A35" w:rsidRPr="0027638C">
        <w:rPr>
          <w:sz w:val="24"/>
          <w:rPrChange w16du:dateUtc="2026-07-07T18:18:00Z" w:author="Author" w:date="2026-07-07T20:18:00Z" w:id="18119">
            <w:rPr>
              <w:rFonts w:ascii="Times New Roman"/>
              <w:color w:val="000000"/>
              <w:spacing w:val="665"/>
            </w:rPr>
          </w:rPrChange>
        </w:rPr>
        <w:t xml:space="preserve"> </w:t>
      </w:r>
      <w:r w:rsidR="00A96A35" w:rsidRPr="0027638C">
        <w:rPr>
          <w:sz w:val="24"/>
          <w:rPrChange w16du:dateUtc="2026-07-07T18:18:00Z" w:author="Author" w:date="2026-07-07T20:18:00Z" w:id="18120">
            <w:rPr>
              <w:rFonts w:ascii="Times New Roman"/>
              <w:color w:val="000000"/>
            </w:rPr>
          </w:rPrChange>
        </w:rPr>
        <w:t>dolore</w:t>
      </w:r>
      <w:r w:rsidR="00A96A35" w:rsidRPr="0027638C">
        <w:rPr>
          <w:sz w:val="24"/>
          <w:rPrChange w16du:dateUtc="2026-07-07T18:18:00Z" w:author="Author" w:date="2026-07-07T20:18:00Z" w:id="18121">
            <w:rPr>
              <w:rFonts w:ascii="Times New Roman"/>
              <w:color w:val="000000"/>
              <w:spacing w:val="28"/>
            </w:rPr>
          </w:rPrChange>
        </w:rPr>
        <w:t xml:space="preserve"> </w:t>
      </w:r>
      <w:r w:rsidR="00A96A35" w:rsidRPr="0027638C">
        <w:rPr>
          <w:sz w:val="24"/>
          <w:rPrChange w16du:dateUtc="2026-07-07T18:18:00Z" w:author="Author" w:date="2026-07-07T20:18:00Z" w:id="18122">
            <w:rPr>
              <w:rFonts w:ascii="Times New Roman"/>
              <w:color w:val="000000"/>
            </w:rPr>
          </w:rPrChange>
        </w:rPr>
        <w:t>magna</w:t>
      </w:r>
      <w:r w:rsidR="00A96A35" w:rsidRPr="0027638C">
        <w:rPr>
          <w:sz w:val="24"/>
          <w:rPrChange w16du:dateUtc="2026-07-07T18:18:00Z" w:author="Author" w:date="2026-07-07T20:18:00Z" w:id="18123">
            <w:rPr>
              <w:rFonts w:ascii="Times New Roman"/>
              <w:color w:val="000000"/>
              <w:spacing w:val="28"/>
            </w:rPr>
          </w:rPrChange>
        </w:rPr>
        <w:t xml:space="preserve"> </w:t>
      </w:r>
      <w:r w:rsidR="00A96A35" w:rsidRPr="0027638C">
        <w:rPr>
          <w:sz w:val="24"/>
          <w:rPrChange w16du:dateUtc="2026-07-07T18:18:00Z" w:author="Author" w:date="2026-07-07T20:18:00Z" w:id="18124">
            <w:rPr>
              <w:rFonts w:ascii="Times New Roman"/>
              <w:color w:val="000000"/>
            </w:rPr>
          </w:rPrChange>
        </w:rPr>
        <w:t>aliqua</w:t>
      </w:r>
      <w:r w:rsidR="00A96A35" w:rsidRPr="0027638C">
        <w:rPr>
          <w:sz w:val="24"/>
          <w:rPrChange w16du:dateUtc="2026-07-07T18:18:00Z" w:author="Author" w:date="2026-07-07T20:18:00Z" w:id="18125">
            <w:rPr>
              <w:rFonts w:ascii="Times New Roman"/>
              <w:color w:val="000000"/>
              <w:spacing w:val="28"/>
            </w:rPr>
          </w:rPrChange>
        </w:rPr>
        <w:t xml:space="preserve"> </w:t>
      </w:r>
      <w:r w:rsidR="00A96A35" w:rsidRPr="0027638C">
        <w:rPr>
          <w:sz w:val="24"/>
          <w:rPrChange w16du:dateUtc="2026-07-07T18:18:00Z" w:author="Author" w:date="2026-07-07T20:18:00Z" w:id="18126">
            <w:rPr>
              <w:rFonts w:ascii="Times New Roman"/>
              <w:color w:val="000000"/>
            </w:rPr>
          </w:rPrChange>
        </w:rPr>
        <w:t>lorem</w:t>
      </w:r>
      <w:r w:rsidR="00A96A35" w:rsidRPr="0027638C">
        <w:rPr>
          <w:sz w:val="24"/>
          <w:rPrChange w16du:dateUtc="2026-07-07T18:18:00Z" w:author="Author" w:date="2026-07-07T20:18:00Z" w:id="18127">
            <w:rPr>
              <w:rFonts w:ascii="Times New Roman"/>
              <w:color w:val="000000"/>
              <w:spacing w:val="28"/>
            </w:rPr>
          </w:rPrChange>
        </w:rPr>
        <w:t xml:space="preserve"> </w:t>
      </w:r>
      <w:r w:rsidR="00A96A35" w:rsidRPr="0027638C">
        <w:rPr>
          <w:sz w:val="24"/>
          <w:rPrChange w16du:dateUtc="2026-07-07T18:18:00Z" w:author="Author" w:date="2026-07-07T20:18:00Z" w:id="18128">
            <w:rPr>
              <w:rFonts w:ascii="Times New Roman"/>
              <w:color w:val="000000"/>
            </w:rPr>
          </w:rPrChange>
        </w:rPr>
        <w:t>ipsum</w:t>
      </w:r>
      <w:r w:rsidR="00A96A35" w:rsidRPr="0027638C">
        <w:rPr>
          <w:sz w:val="24"/>
          <w:rPrChange w16du:dateUtc="2026-07-07T18:18:00Z" w:author="Author" w:date="2026-07-07T20:18:00Z" w:id="18129">
            <w:rPr>
              <w:rFonts w:ascii="Times New Roman"/>
              <w:color w:val="000000"/>
              <w:spacing w:val="28"/>
            </w:rPr>
          </w:rPrChange>
        </w:rPr>
        <w:t xml:space="preserve"> </w:t>
      </w:r>
      <w:r w:rsidR="00A96A35" w:rsidRPr="0027638C">
        <w:rPr>
          <w:sz w:val="24"/>
          <w:rPrChange w16du:dateUtc="2026-07-07T18:18:00Z" w:author="Author" w:date="2026-07-07T20:18:00Z" w:id="18130">
            <w:rPr>
              <w:rFonts w:ascii="Times New Roman"/>
              <w:color w:val="000000"/>
            </w:rPr>
          </w:rPrChange>
        </w:rPr>
        <w:t>dolor</w:t>
      </w:r>
      <w:r w:rsidR="00A96A35" w:rsidRPr="0027638C">
        <w:rPr>
          <w:sz w:val="24"/>
          <w:rPrChange w16du:dateUtc="2026-07-07T18:18:00Z" w:author="Author" w:date="2026-07-07T20:18:00Z" w:id="18131">
            <w:rPr>
              <w:rFonts w:ascii="Times New Roman"/>
              <w:color w:val="000000"/>
              <w:spacing w:val="28"/>
            </w:rPr>
          </w:rPrChange>
        </w:rPr>
        <w:t xml:space="preserve"> </w:t>
      </w:r>
      <w:r w:rsidR="00A96A35" w:rsidRPr="0027638C">
        <w:rPr>
          <w:sz w:val="24"/>
          <w:rPrChange w16du:dateUtc="2026-07-07T18:18:00Z" w:author="Author" w:date="2026-07-07T20:18:00Z" w:id="18132">
            <w:rPr>
              <w:rFonts w:ascii="Times New Roman"/>
              <w:color w:val="000000"/>
            </w:rPr>
          </w:rPrChange>
        </w:rPr>
        <w:t>sit</w:t>
      </w:r>
      <w:r w:rsidR="00A96A35" w:rsidRPr="0027638C">
        <w:rPr>
          <w:sz w:val="24"/>
          <w:rPrChange w16du:dateUtc="2026-07-07T18:18:00Z" w:author="Author" w:date="2026-07-07T20:18:00Z" w:id="18133">
            <w:rPr>
              <w:rFonts w:ascii="Times New Roman"/>
              <w:color w:val="000000"/>
              <w:spacing w:val="28"/>
            </w:rPr>
          </w:rPrChange>
        </w:rPr>
        <w:t xml:space="preserve"> </w:t>
      </w:r>
      <w:r w:rsidR="00A96A35" w:rsidRPr="0027638C">
        <w:rPr>
          <w:sz w:val="24"/>
          <w:rPrChange w16du:dateUtc="2026-07-07T18:18:00Z" w:author="Author" w:date="2026-07-07T20:18:00Z" w:id="18134">
            <w:rPr>
              <w:rFonts w:ascii="Times New Roman"/>
              <w:color w:val="000000"/>
            </w:rPr>
          </w:rPrChange>
        </w:rPr>
        <w:t>amet</w:t>
      </w:r>
      <w:r w:rsidR="00A96A35" w:rsidRPr="0027638C">
        <w:rPr>
          <w:sz w:val="24"/>
          <w:rPrChange w16du:dateUtc="2026-07-07T18:18:00Z" w:author="Author" w:date="2026-07-07T20:18:00Z" w:id="18135">
            <w:rPr>
              <w:rFonts w:ascii="Times New Roman"/>
              <w:color w:val="000000"/>
              <w:spacing w:val="28"/>
            </w:rPr>
          </w:rPrChange>
        </w:rPr>
        <w:t xml:space="preserve"> </w:t>
      </w:r>
      <w:r w:rsidR="00A96A35" w:rsidRPr="0027638C">
        <w:rPr>
          <w:sz w:val="24"/>
          <w:rPrChange w16du:dateUtc="2026-07-07T18:18:00Z" w:author="Author" w:date="2026-07-07T20:18:00Z" w:id="18136">
            <w:rPr>
              <w:rFonts w:ascii="Times New Roman"/>
              <w:color w:val="000000"/>
            </w:rPr>
          </w:rPrChange>
        </w:rPr>
        <w:t>consectetur;</w:t>
      </w:r>
      <w:r w:rsidR="00A96A35" w:rsidRPr="0027638C">
        <w:rPr>
          <w:sz w:val="24"/>
          <w:rPrChange w16du:dateUtc="2026-07-07T18:18:00Z" w:author="Author" w:date="2026-07-07T20:18:00Z" w:id="18137">
            <w:rPr>
              <w:rFonts w:ascii="Times New Roman"/>
              <w:color w:val="000000"/>
              <w:spacing w:val="28"/>
            </w:rPr>
          </w:rPrChange>
        </w:rPr>
        <w:t xml:space="preserve"> </w:t>
      </w:r>
      <w:r w:rsidR="00A96A35" w:rsidRPr="0027638C">
        <w:rPr>
          <w:sz w:val="24"/>
          <w:rPrChange w16du:dateUtc="2026-07-07T18:18:00Z" w:author="Author" w:date="2026-07-07T20:18:00Z" w:id="18138">
            <w:rPr>
              <w:rFonts w:ascii="Times New Roman"/>
              <w:color w:val="000000"/>
            </w:rPr>
          </w:rPrChange>
        </w:rPr>
        <w:t>adipiscing</w:t>
      </w:r>
      <w:r w:rsidR="00A96A35" w:rsidRPr="0027638C">
        <w:rPr>
          <w:sz w:val="24"/>
          <w:rPrChange w16du:dateUtc="2026-07-07T18:18:00Z" w:author="Author" w:date="2026-07-07T20:18:00Z" w:id="18139">
            <w:rPr>
              <w:rFonts w:ascii="Times New Roman"/>
              <w:color w:val="000000"/>
              <w:spacing w:val="28"/>
            </w:rPr>
          </w:rPrChange>
        </w:rPr>
        <w:t xml:space="preserve"> </w:t>
      </w:r>
      <w:r w:rsidR="00A96A35" w:rsidRPr="0027638C">
        <w:rPr>
          <w:sz w:val="24"/>
          <w:rPrChange w16du:dateUtc="2026-07-07T18:18:00Z" w:author="Author" w:date="2026-07-07T20:18:00Z" w:id="18140">
            <w:rPr>
              <w:rFonts w:ascii="Times New Roman"/>
              <w:color w:val="000000"/>
            </w:rPr>
          </w:rPrChange>
        </w:rPr>
        <w:t>(elit)</w:t>
      </w:r>
      <w:r w:rsidR="00A96A35" w:rsidRPr="0027638C">
        <w:rPr>
          <w:sz w:val="24"/>
          <w:rPrChange w16du:dateUtc="2026-07-07T18:18:00Z" w:author="Author" w:date="2026-07-07T20:18:00Z" w:id="18141">
            <w:rPr>
              <w:rFonts w:ascii="Times New Roman"/>
              <w:color w:val="000000"/>
              <w:spacing w:val="28"/>
            </w:rPr>
          </w:rPrChange>
        </w:rPr>
        <w:t xml:space="preserve"> </w:t>
      </w:r>
      <w:r w:rsidR="00A96A35" w:rsidRPr="0027638C">
        <w:rPr>
          <w:sz w:val="24"/>
          <w:rPrChange w16du:dateUtc="2026-07-07T18:18:00Z" w:author="Author" w:date="2026-07-07T20:18:00Z" w:id="18142">
            <w:rPr>
              <w:rFonts w:ascii="Times New Roman"/>
              <w:color w:val="000000"/>
            </w:rPr>
          </w:rPrChange>
        </w:rPr>
        <w:t>sed</w:t>
      </w:r>
      <w:r w:rsidR="00A96A35" w:rsidRPr="0027638C">
        <w:rPr>
          <w:sz w:val="24"/>
          <w:rPrChange w16du:dateUtc="2026-07-07T18:18:00Z" w:author="Author" w:date="2026-07-07T20:18:00Z" w:id="18143">
            <w:rPr>
              <w:rFonts w:ascii="Times New Roman"/>
              <w:color w:val="000000"/>
              <w:spacing w:val="28"/>
            </w:rPr>
          </w:rPrChange>
        </w:rPr>
        <w:t xml:space="preserve"> </w:t>
      </w:r>
      <w:r w:rsidR="00A96A35" w:rsidRPr="0027638C">
        <w:rPr>
          <w:sz w:val="24"/>
          <w:rPrChange w16du:dateUtc="2026-07-07T18:18:00Z" w:author="Author" w:date="2026-07-07T20:18:00Z" w:id="18144">
            <w:rPr>
              <w:rFonts w:ascii="Times New Roman"/>
              <w:color w:val="000000"/>
            </w:rPr>
          </w:rPrChange>
        </w:rPr>
        <w:t>do</w:t>
      </w:r>
      <w:r w:rsidR="00A96A35" w:rsidRPr="0027638C">
        <w:rPr>
          <w:sz w:val="24"/>
          <w:rPrChange w16du:dateUtc="2026-07-07T18:18:00Z" w:author="Author" w:date="2026-07-07T20:18:00Z" w:id="18145">
            <w:rPr>
              <w:rFonts w:ascii="Times New Roman"/>
              <w:color w:val="000000"/>
              <w:spacing w:val="28"/>
            </w:rPr>
          </w:rPrChange>
        </w:rPr>
        <w:t xml:space="preserve"> </w:t>
      </w:r>
      <w:r w:rsidR="00A96A35" w:rsidRPr="0027638C">
        <w:rPr>
          <w:sz w:val="24"/>
          <w:rPrChange w16du:dateUtc="2026-07-07T18:18:00Z" w:author="Author" w:date="2026-07-07T20:18:00Z" w:id="18146">
            <w:rPr>
              <w:rFonts w:ascii="Times New Roman"/>
              <w:color w:val="000000"/>
            </w:rPr>
          </w:rPrChange>
        </w:rPr>
        <w:t>Eiusmod</w:t>
      </w:r>
      <w:r w:rsidR="00A96A35" w:rsidRPr="0027638C">
        <w:rPr>
          <w:sz w:val="24"/>
          <w:rPrChange w16du:dateUtc="2026-07-07T18:18:00Z" w:author="Author" w:date="2026-07-07T20:18:00Z" w:id="18147">
            <w:rPr>
              <w:rFonts w:ascii="Times New Roman"/>
              <w:color w:val="000000"/>
              <w:spacing w:val="28"/>
            </w:rPr>
          </w:rPrChange>
        </w:rPr>
        <w:t xml:space="preserve"> </w:t>
      </w:r>
      <w:r w:rsidR="00A96A35" w:rsidRPr="0027638C">
        <w:rPr>
          <w:sz w:val="24"/>
          <w:rPrChange w16du:dateUtc="2026-07-07T18:18:00Z" w:author="Author" w:date="2026-07-07T20:18:00Z" w:id="18148">
            <w:rPr>
              <w:rFonts w:ascii="Times New Roman" w:hAnsi="Times New Roman"/>
              <w:color w:val="000000"/>
            </w:rPr>
          </w:rPrChange>
        </w:rPr>
        <w:t>tempor</w:t>
      </w:r>
      <w:del w16du:dateUtc="2026-07-07T18:18:00Z" w:author="Author" w:date="2026-07-07T20:18:00Z" w:id="18149">
        <w:r>
          <w:rPr>
            <w:rFonts w:ascii="Times New Roman" w:cs="Times New Roman" w:hAnsi="Times New Roman"/>
            <w:color w:val="000000"/>
          </w:rPr>
          <w:cr/>
        </w:r>
      </w:del>
      <w:r w:rsidR="00A96A35" w:rsidRPr="0027638C">
        <w:rPr>
          <w:sz w:val="24"/>
          <w:rPrChange w16du:dateUtc="2026-07-07T18:18:00Z" w:author="Author" w:date="2026-07-07T20:18:00Z" w:id="18150">
            <w:rPr>
              <w:rFonts w:ascii="Times New Roman"/>
              <w:color w:val="000000"/>
              <w:spacing w:val="665"/>
            </w:rPr>
          </w:rPrChange>
        </w:rPr>
        <w:t xml:space="preserve"> </w:t>
      </w:r>
      <w:r w:rsidR="00A96A35" w:rsidRPr="0027638C">
        <w:rPr>
          <w:sz w:val="24"/>
          <w:rPrChange w16du:dateUtc="2026-07-07T18:18:00Z" w:author="Author" w:date="2026-07-07T20:18:00Z" w:id="18151">
            <w:rPr>
              <w:rFonts w:ascii="Times New Roman"/>
              <w:color w:val="000000"/>
            </w:rPr>
          </w:rPrChange>
        </w:rPr>
        <w:t>incididunt</w:t>
      </w:r>
      <w:r w:rsidR="00A96A35" w:rsidRPr="0027638C">
        <w:rPr>
          <w:spacing w:val="-14"/>
          <w:sz w:val="24"/>
          <w:rPrChange w16du:dateUtc="2026-07-07T18:18:00Z" w:author="Author" w:date="2026-07-07T20:18:00Z" w:id="18152">
            <w:rPr>
              <w:rFonts w:ascii="Times New Roman"/>
              <w:color w:val="000000"/>
              <w:spacing w:val="-11"/>
            </w:rPr>
          </w:rPrChange>
        </w:rPr>
        <w:t xml:space="preserve"> </w:t>
      </w:r>
      <w:r w:rsidR="00A96A35" w:rsidRPr="0027638C">
        <w:rPr>
          <w:sz w:val="24"/>
          <w:rPrChange w16du:dateUtc="2026-07-07T18:18:00Z" w:author="Author" w:date="2026-07-07T20:18:00Z" w:id="18153">
            <w:rPr>
              <w:rFonts w:ascii="Times New Roman"/>
              <w:color w:val="000000"/>
            </w:rPr>
          </w:rPrChange>
        </w:rPr>
        <w:t>ut</w:t>
      </w:r>
      <w:r w:rsidR="00A96A35" w:rsidRPr="0027638C">
        <w:rPr>
          <w:spacing w:val="-14"/>
          <w:sz w:val="24"/>
          <w:rPrChange w16du:dateUtc="2026-07-07T18:18:00Z" w:author="Author" w:date="2026-07-07T20:18:00Z" w:id="18154">
            <w:rPr>
              <w:rFonts w:ascii="Times New Roman"/>
              <w:color w:val="000000"/>
              <w:spacing w:val="-11"/>
            </w:rPr>
          </w:rPrChange>
        </w:rPr>
        <w:t xml:space="preserve"> </w:t>
      </w:r>
      <w:r w:rsidR="00A96A35" w:rsidRPr="0027638C">
        <w:rPr>
          <w:sz w:val="24"/>
          <w:rPrChange w16du:dateUtc="2026-07-07T18:18:00Z" w:author="Author" w:date="2026-07-07T20:18:00Z" w:id="18155">
            <w:rPr>
              <w:rFonts w:ascii="Times New Roman"/>
              <w:color w:val="000000"/>
            </w:rPr>
          </w:rPrChange>
        </w:rPr>
        <w:t>labore</w:t>
      </w:r>
      <w:r w:rsidR="00A96A35" w:rsidRPr="0027638C">
        <w:rPr>
          <w:spacing w:val="-14"/>
          <w:sz w:val="24"/>
          <w:rPrChange w16du:dateUtc="2026-07-07T18:18:00Z" w:author="Author" w:date="2026-07-07T20:18:00Z" w:id="18156">
            <w:rPr>
              <w:rFonts w:ascii="Times New Roman"/>
              <w:color w:val="000000"/>
              <w:spacing w:val="-11"/>
            </w:rPr>
          </w:rPrChange>
        </w:rPr>
        <w:t xml:space="preserve"> </w:t>
      </w:r>
      <w:r w:rsidR="00A96A35" w:rsidRPr="0027638C">
        <w:rPr>
          <w:sz w:val="24"/>
          <w:rPrChange w16du:dateUtc="2026-07-07T18:18:00Z" w:author="Author" w:date="2026-07-07T20:18:00Z" w:id="18157">
            <w:rPr>
              <w:rFonts w:ascii="Times New Roman"/>
              <w:color w:val="000000"/>
            </w:rPr>
          </w:rPrChange>
        </w:rPr>
        <w:t>et</w:t>
      </w:r>
      <w:r w:rsidR="00A96A35" w:rsidRPr="0027638C">
        <w:rPr>
          <w:spacing w:val="-13"/>
          <w:sz w:val="24"/>
          <w:rPrChange w16du:dateUtc="2026-07-07T18:18:00Z" w:author="Author" w:date="2026-07-07T20:18:00Z" w:id="18158">
            <w:rPr>
              <w:rFonts w:ascii="Times New Roman"/>
              <w:color w:val="000000"/>
              <w:spacing w:val="-11"/>
            </w:rPr>
          </w:rPrChange>
        </w:rPr>
        <w:t xml:space="preserve"> </w:t>
      </w:r>
      <w:r w:rsidR="00A96A35" w:rsidRPr="0027638C">
        <w:rPr>
          <w:sz w:val="24"/>
          <w:rPrChange w16du:dateUtc="2026-07-07T18:18:00Z" w:author="Author" w:date="2026-07-07T20:18:00Z" w:id="18159">
            <w:rPr>
              <w:rFonts w:ascii="Times New Roman"/>
              <w:color w:val="000000"/>
            </w:rPr>
          </w:rPrChange>
        </w:rPr>
        <w:t>dolore</w:t>
      </w:r>
      <w:r w:rsidR="00A96A35" w:rsidRPr="0027638C">
        <w:rPr>
          <w:spacing w:val="-14"/>
          <w:sz w:val="24"/>
          <w:rPrChange w16du:dateUtc="2026-07-07T18:18:00Z" w:author="Author" w:date="2026-07-07T20:18:00Z" w:id="18160">
            <w:rPr>
              <w:rFonts w:ascii="Times New Roman"/>
              <w:color w:val="000000"/>
              <w:spacing w:val="-11"/>
            </w:rPr>
          </w:rPrChange>
        </w:rPr>
        <w:t xml:space="preserve"> </w:t>
      </w:r>
      <w:r w:rsidR="00A96A35" w:rsidRPr="0027638C">
        <w:rPr>
          <w:sz w:val="24"/>
          <w:rPrChange w16du:dateUtc="2026-07-07T18:18:00Z" w:author="Author" w:date="2026-07-07T20:18:00Z" w:id="18161">
            <w:rPr>
              <w:rFonts w:ascii="Times New Roman"/>
              <w:color w:val="000000"/>
            </w:rPr>
          </w:rPrChange>
        </w:rPr>
        <w:t>magna</w:t>
      </w:r>
      <w:r w:rsidR="00A96A35" w:rsidRPr="0027638C">
        <w:rPr>
          <w:spacing w:val="-14"/>
          <w:sz w:val="24"/>
          <w:rPrChange w16du:dateUtc="2026-07-07T18:18:00Z" w:author="Author" w:date="2026-07-07T20:18:00Z" w:id="18162">
            <w:rPr>
              <w:rFonts w:ascii="Times New Roman"/>
              <w:color w:val="000000"/>
              <w:spacing w:val="-11"/>
            </w:rPr>
          </w:rPrChange>
        </w:rPr>
        <w:t xml:space="preserve"> </w:t>
      </w:r>
      <w:r w:rsidR="00A96A35" w:rsidRPr="0027638C">
        <w:rPr>
          <w:sz w:val="24"/>
          <w:rPrChange w16du:dateUtc="2026-07-07T18:18:00Z" w:author="Author" w:date="2026-07-07T20:18:00Z" w:id="18163">
            <w:rPr>
              <w:rFonts w:ascii="Times New Roman"/>
              <w:color w:val="000000"/>
            </w:rPr>
          </w:rPrChange>
        </w:rPr>
        <w:t>aliqua</w:t>
      </w:r>
      <w:r w:rsidR="00A96A35" w:rsidRPr="0027638C">
        <w:rPr>
          <w:spacing w:val="-14"/>
          <w:sz w:val="24"/>
          <w:rPrChange w16du:dateUtc="2026-07-07T18:18:00Z" w:author="Author" w:date="2026-07-07T20:18:00Z" w:id="18164">
            <w:rPr>
              <w:rFonts w:ascii="Times New Roman"/>
              <w:color w:val="000000"/>
              <w:spacing w:val="-11"/>
            </w:rPr>
          </w:rPrChange>
        </w:rPr>
        <w:t xml:space="preserve"> </w:t>
      </w:r>
      <w:r w:rsidR="00A96A35" w:rsidRPr="0027638C">
        <w:rPr>
          <w:sz w:val="24"/>
          <w:rPrChange w16du:dateUtc="2026-07-07T18:18:00Z" w:author="Author" w:date="2026-07-07T20:18:00Z" w:id="18165">
            <w:rPr>
              <w:rFonts w:ascii="Times New Roman"/>
              <w:color w:val="000000"/>
            </w:rPr>
          </w:rPrChange>
        </w:rPr>
        <w:t>lorem</w:t>
      </w:r>
      <w:r w:rsidR="00A96A35" w:rsidRPr="0027638C">
        <w:rPr>
          <w:spacing w:val="-13"/>
          <w:sz w:val="24"/>
          <w:rPrChange w16du:dateUtc="2026-07-07T18:18:00Z" w:author="Author" w:date="2026-07-07T20:18:00Z" w:id="18166">
            <w:rPr>
              <w:rFonts w:ascii="Times New Roman"/>
              <w:color w:val="000000"/>
              <w:spacing w:val="-11"/>
            </w:rPr>
          </w:rPrChange>
        </w:rPr>
        <w:t xml:space="preserve"> </w:t>
      </w:r>
      <w:r w:rsidR="00A96A35" w:rsidRPr="0027638C">
        <w:rPr>
          <w:sz w:val="24"/>
          <w:rPrChange w16du:dateUtc="2026-07-07T18:18:00Z" w:author="Author" w:date="2026-07-07T20:18:00Z" w:id="18167">
            <w:rPr>
              <w:rFonts w:ascii="Times New Roman"/>
              <w:color w:val="000000"/>
            </w:rPr>
          </w:rPrChange>
        </w:rPr>
        <w:t>ipsum</w:t>
      </w:r>
      <w:r w:rsidR="00A96A35" w:rsidRPr="0027638C">
        <w:rPr>
          <w:spacing w:val="-14"/>
          <w:sz w:val="24"/>
          <w:rPrChange w16du:dateUtc="2026-07-07T18:18:00Z" w:author="Author" w:date="2026-07-07T20:18:00Z" w:id="18168">
            <w:rPr>
              <w:rFonts w:ascii="Times New Roman"/>
              <w:color w:val="000000"/>
              <w:spacing w:val="-11"/>
            </w:rPr>
          </w:rPrChange>
        </w:rPr>
        <w:t xml:space="preserve"> </w:t>
      </w:r>
      <w:r w:rsidR="00A96A35" w:rsidRPr="0027638C">
        <w:rPr>
          <w:sz w:val="24"/>
          <w:rPrChange w16du:dateUtc="2026-07-07T18:18:00Z" w:author="Author" w:date="2026-07-07T20:18:00Z" w:id="18169">
            <w:rPr>
              <w:rFonts w:ascii="Times New Roman"/>
              <w:color w:val="000000"/>
            </w:rPr>
          </w:rPrChange>
        </w:rPr>
        <w:t>dolor</w:t>
      </w:r>
      <w:r w:rsidR="00A96A35" w:rsidRPr="0027638C">
        <w:rPr>
          <w:spacing w:val="-14"/>
          <w:sz w:val="24"/>
          <w:rPrChange w16du:dateUtc="2026-07-07T18:18:00Z" w:author="Author" w:date="2026-07-07T20:18:00Z" w:id="18170">
            <w:rPr>
              <w:rFonts w:ascii="Times New Roman"/>
              <w:color w:val="000000"/>
              <w:spacing w:val="-11"/>
            </w:rPr>
          </w:rPrChange>
        </w:rPr>
        <w:t xml:space="preserve"> </w:t>
      </w:r>
      <w:r w:rsidR="00A96A35" w:rsidRPr="0027638C">
        <w:rPr>
          <w:sz w:val="24"/>
          <w:rPrChange w16du:dateUtc="2026-07-07T18:18:00Z" w:author="Author" w:date="2026-07-07T20:18:00Z" w:id="18171">
            <w:rPr>
              <w:rFonts w:ascii="Times New Roman"/>
              <w:color w:val="000000"/>
            </w:rPr>
          </w:rPrChange>
        </w:rPr>
        <w:t>sit</w:t>
      </w:r>
      <w:r w:rsidR="00A96A35" w:rsidRPr="0027638C">
        <w:rPr>
          <w:spacing w:val="-14"/>
          <w:sz w:val="24"/>
          <w:rPrChange w16du:dateUtc="2026-07-07T18:18:00Z" w:author="Author" w:date="2026-07-07T20:18:00Z" w:id="18172">
            <w:rPr>
              <w:rFonts w:ascii="Times New Roman"/>
              <w:color w:val="000000"/>
              <w:spacing w:val="-11"/>
            </w:rPr>
          </w:rPrChange>
        </w:rPr>
        <w:t xml:space="preserve"> </w:t>
      </w:r>
      <w:r w:rsidR="00A96A35" w:rsidRPr="0027638C">
        <w:rPr>
          <w:sz w:val="24"/>
          <w:rPrChange w16du:dateUtc="2026-07-07T18:18:00Z" w:author="Author" w:date="2026-07-07T20:18:00Z" w:id="18173">
            <w:rPr>
              <w:rFonts w:ascii="Times New Roman"/>
              <w:color w:val="000000"/>
            </w:rPr>
          </w:rPrChange>
        </w:rPr>
        <w:t>amet</w:t>
      </w:r>
      <w:r w:rsidR="00A96A35" w:rsidRPr="0027638C">
        <w:rPr>
          <w:spacing w:val="-13"/>
          <w:sz w:val="24"/>
          <w:rPrChange w16du:dateUtc="2026-07-07T18:18:00Z" w:author="Author" w:date="2026-07-07T20:18:00Z" w:id="18174">
            <w:rPr>
              <w:rFonts w:ascii="Times New Roman"/>
              <w:color w:val="000000"/>
              <w:spacing w:val="-11"/>
            </w:rPr>
          </w:rPrChange>
        </w:rPr>
        <w:t xml:space="preserve"> </w:t>
      </w:r>
      <w:r w:rsidR="00A96A35" w:rsidRPr="0027638C">
        <w:rPr>
          <w:sz w:val="24"/>
          <w:rPrChange w16du:dateUtc="2026-07-07T18:18:00Z" w:author="Author" w:date="2026-07-07T20:18:00Z" w:id="18175">
            <w:rPr>
              <w:rFonts w:ascii="Times New Roman"/>
              <w:color w:val="000000"/>
            </w:rPr>
          </w:rPrChange>
        </w:rPr>
        <w:t>consectetur</w:t>
      </w:r>
      <w:r w:rsidR="00A96A35" w:rsidRPr="0027638C">
        <w:rPr>
          <w:spacing w:val="-14"/>
          <w:sz w:val="24"/>
          <w:rPrChange w16du:dateUtc="2026-07-07T18:18:00Z" w:author="Author" w:date="2026-07-07T20:18:00Z" w:id="18176">
            <w:rPr>
              <w:rFonts w:ascii="Times New Roman"/>
              <w:color w:val="000000"/>
              <w:spacing w:val="-11"/>
            </w:rPr>
          </w:rPrChange>
        </w:rPr>
        <w:t xml:space="preserve"> </w:t>
      </w:r>
      <w:r w:rsidR="00A96A35" w:rsidRPr="0027638C">
        <w:rPr>
          <w:sz w:val="24"/>
          <w:rPrChange w16du:dateUtc="2026-07-07T18:18:00Z" w:author="Author" w:date="2026-07-07T20:18:00Z" w:id="18177">
            <w:rPr>
              <w:rFonts w:ascii="Times New Roman"/>
              <w:color w:val="000000"/>
            </w:rPr>
          </w:rPrChange>
        </w:rPr>
        <w:t>adipiscing</w:t>
      </w:r>
      <w:r w:rsidR="00A96A35" w:rsidRPr="0027638C">
        <w:rPr>
          <w:spacing w:val="-14"/>
          <w:sz w:val="24"/>
          <w:rPrChange w16du:dateUtc="2026-07-07T18:18:00Z" w:author="Author" w:date="2026-07-07T20:18:00Z" w:id="18178">
            <w:rPr>
              <w:rFonts w:ascii="Times New Roman"/>
              <w:color w:val="000000"/>
              <w:spacing w:val="-11"/>
            </w:rPr>
          </w:rPrChange>
        </w:rPr>
        <w:t xml:space="preserve"> </w:t>
      </w:r>
      <w:r w:rsidR="00A96A35" w:rsidRPr="0027638C">
        <w:rPr>
          <w:sz w:val="24"/>
          <w:rPrChange w16du:dateUtc="2026-07-07T18:18:00Z" w:author="Author" w:date="2026-07-07T20:18:00Z" w:id="18179">
            <w:rPr>
              <w:rFonts w:ascii="Times New Roman" w:hAnsi="Times New Roman"/>
              <w:color w:val="000000"/>
            </w:rPr>
          </w:rPrChange>
        </w:rPr>
        <w:t>elit</w:t>
      </w:r>
      <w:del w16du:dateUtc="2026-07-07T18:18:00Z" w:author="Author" w:date="2026-07-07T20:18:00Z" w:id="18180">
        <w:r>
          <w:rPr>
            <w:rFonts w:ascii="Times New Roman" w:cs="Times New Roman" w:hAnsi="Times New Roman"/>
            <w:color w:val="000000"/>
          </w:rPr>
          <w:cr/>
        </w:r>
      </w:del>
      <w:r w:rsidR="00A96A35" w:rsidRPr="0027638C">
        <w:rPr>
          <w:sz w:val="24"/>
          <w:rPrChange w16du:dateUtc="2026-07-07T18:18:00Z" w:author="Author" w:date="2026-07-07T20:18:00Z" w:id="18181">
            <w:rPr>
              <w:rFonts w:ascii="Times New Roman"/>
              <w:color w:val="000000"/>
              <w:spacing w:val="665"/>
            </w:rPr>
          </w:rPrChange>
        </w:rPr>
        <w:t xml:space="preserve"> </w:t>
      </w:r>
      <w:r w:rsidR="00A96A35" w:rsidRPr="0027638C">
        <w:rPr>
          <w:sz w:val="24"/>
          <w:rPrChange w16du:dateUtc="2026-07-07T18:18:00Z" w:author="Author" w:date="2026-07-07T20:18:00Z" w:id="18182">
            <w:rPr>
              <w:rFonts w:ascii="Times New Roman"/>
              <w:color w:val="000000"/>
            </w:rPr>
          </w:rPrChange>
        </w:rPr>
        <w:t>Sed</w:t>
      </w:r>
      <w:r w:rsidR="00A96A35" w:rsidRPr="0027638C">
        <w:rPr>
          <w:sz w:val="24"/>
          <w:rPrChange w16du:dateUtc="2026-07-07T18:18:00Z" w:author="Author" w:date="2026-07-07T20:18:00Z" w:id="18183">
            <w:rPr>
              <w:rFonts w:ascii="Times New Roman"/>
              <w:color w:val="000000"/>
              <w:spacing w:val="4"/>
            </w:rPr>
          </w:rPrChange>
        </w:rPr>
        <w:t xml:space="preserve"> </w:t>
      </w:r>
      <w:r w:rsidR="00A96A35" w:rsidRPr="0027638C">
        <w:rPr>
          <w:sz w:val="24"/>
          <w:rPrChange w16du:dateUtc="2026-07-07T18:18:00Z" w:author="Author" w:date="2026-07-07T20:18:00Z" w:id="18184">
            <w:rPr>
              <w:rFonts w:ascii="Times New Roman"/>
              <w:color w:val="000000"/>
            </w:rPr>
          </w:rPrChange>
        </w:rPr>
        <w:t>Do</w:t>
      </w:r>
      <w:r w:rsidR="00A96A35" w:rsidRPr="0027638C">
        <w:rPr>
          <w:sz w:val="24"/>
          <w:rPrChange w16du:dateUtc="2026-07-07T18:18:00Z" w:author="Author" w:date="2026-07-07T20:18:00Z" w:id="18185">
            <w:rPr>
              <w:rFonts w:ascii="Times New Roman"/>
              <w:color w:val="000000"/>
              <w:spacing w:val="4"/>
            </w:rPr>
          </w:rPrChange>
        </w:rPr>
        <w:t xml:space="preserve"> </w:t>
      </w:r>
      <w:r w:rsidR="00A96A35" w:rsidRPr="0027638C">
        <w:rPr>
          <w:sz w:val="24"/>
          <w:rPrChange w16du:dateUtc="2026-07-07T18:18:00Z" w:author="Author" w:date="2026-07-07T20:18:00Z" w:id="18186">
            <w:rPr>
              <w:rFonts w:ascii="Times New Roman"/>
              <w:color w:val="000000"/>
            </w:rPr>
          </w:rPrChange>
        </w:rPr>
        <w:t>Eiusmod.</w:t>
      </w:r>
      <w:r w:rsidR="00A96A35" w:rsidRPr="0027638C">
        <w:rPr>
          <w:sz w:val="24"/>
          <w:rPrChange w16du:dateUtc="2026-07-07T18:18:00Z" w:author="Author" w:date="2026-07-07T20:18:00Z" w:id="18187">
            <w:rPr>
              <w:rFonts w:ascii="Times New Roman"/>
              <w:color w:val="000000"/>
              <w:spacing w:val="4"/>
            </w:rPr>
          </w:rPrChange>
        </w:rPr>
        <w:t xml:space="preserve"> </w:t>
      </w:r>
      <w:r w:rsidR="00A96A35" w:rsidRPr="0027638C">
        <w:rPr>
          <w:sz w:val="24"/>
          <w:rPrChange w16du:dateUtc="2026-07-07T18:18:00Z" w:author="Author" w:date="2026-07-07T20:18:00Z" w:id="18188">
            <w:rPr>
              <w:rFonts w:ascii="Times New Roman"/>
              <w:color w:val="000000"/>
            </w:rPr>
          </w:rPrChange>
        </w:rPr>
        <w:t>Tempor</w:t>
      </w:r>
      <w:r w:rsidR="00A96A35" w:rsidRPr="0027638C">
        <w:rPr>
          <w:sz w:val="24"/>
          <w:rPrChange w16du:dateUtc="2026-07-07T18:18:00Z" w:author="Author" w:date="2026-07-07T20:18:00Z" w:id="18189">
            <w:rPr>
              <w:rFonts w:ascii="Times New Roman"/>
              <w:color w:val="000000"/>
              <w:spacing w:val="4"/>
            </w:rPr>
          </w:rPrChange>
        </w:rPr>
        <w:t xml:space="preserve"> </w:t>
      </w:r>
      <w:r w:rsidR="00A96A35" w:rsidRPr="0027638C">
        <w:rPr>
          <w:sz w:val="24"/>
          <w:rPrChange w16du:dateUtc="2026-07-07T18:18:00Z" w:author="Author" w:date="2026-07-07T20:18:00Z" w:id="18190">
            <w:rPr>
              <w:rFonts w:ascii="Times New Roman"/>
              <w:color w:val="000000"/>
            </w:rPr>
          </w:rPrChange>
        </w:rPr>
        <w:t>Incididunt</w:t>
      </w:r>
      <w:r w:rsidR="00A96A35" w:rsidRPr="0027638C">
        <w:rPr>
          <w:sz w:val="24"/>
          <w:rPrChange w16du:dateUtc="2026-07-07T18:18:00Z" w:author="Author" w:date="2026-07-07T20:18:00Z" w:id="18191">
            <w:rPr>
              <w:rFonts w:ascii="Times New Roman"/>
              <w:color w:val="000000"/>
              <w:spacing w:val="4"/>
            </w:rPr>
          </w:rPrChange>
        </w:rPr>
        <w:t xml:space="preserve"> </w:t>
      </w:r>
      <w:r w:rsidR="00A96A35" w:rsidRPr="0027638C">
        <w:rPr>
          <w:sz w:val="24"/>
          <w:rPrChange w16du:dateUtc="2026-07-07T18:18:00Z" w:author="Author" w:date="2026-07-07T20:18:00Z" w:id="18192">
            <w:rPr>
              <w:rFonts w:ascii="Times New Roman"/>
              <w:color w:val="000000"/>
            </w:rPr>
          </w:rPrChange>
        </w:rPr>
        <w:t>ut</w:t>
      </w:r>
      <w:r w:rsidR="00A96A35" w:rsidRPr="0027638C">
        <w:rPr>
          <w:sz w:val="24"/>
          <w:rPrChange w16du:dateUtc="2026-07-07T18:18:00Z" w:author="Author" w:date="2026-07-07T20:18:00Z" w:id="18193">
            <w:rPr>
              <w:rFonts w:ascii="Times New Roman"/>
              <w:color w:val="000000"/>
              <w:spacing w:val="4"/>
            </w:rPr>
          </w:rPrChange>
        </w:rPr>
        <w:t xml:space="preserve"> </w:t>
      </w:r>
      <w:r w:rsidR="00A96A35" w:rsidRPr="0027638C">
        <w:rPr>
          <w:sz w:val="24"/>
          <w:rPrChange w16du:dateUtc="2026-07-07T18:18:00Z" w:author="Author" w:date="2026-07-07T20:18:00Z" w:id="18194">
            <w:rPr>
              <w:rFonts w:ascii="Times New Roman"/>
              <w:color w:val="000000"/>
            </w:rPr>
          </w:rPrChange>
        </w:rPr>
        <w:t>labore</w:t>
      </w:r>
      <w:r w:rsidR="00A96A35" w:rsidRPr="0027638C">
        <w:rPr>
          <w:sz w:val="24"/>
          <w:rPrChange w16du:dateUtc="2026-07-07T18:18:00Z" w:author="Author" w:date="2026-07-07T20:18:00Z" w:id="18195">
            <w:rPr>
              <w:rFonts w:ascii="Times New Roman"/>
              <w:color w:val="000000"/>
              <w:spacing w:val="4"/>
            </w:rPr>
          </w:rPrChange>
        </w:rPr>
        <w:t xml:space="preserve"> </w:t>
      </w:r>
      <w:r w:rsidR="00A96A35" w:rsidRPr="0027638C">
        <w:rPr>
          <w:sz w:val="24"/>
          <w:rPrChange w16du:dateUtc="2026-07-07T18:18:00Z" w:author="Author" w:date="2026-07-07T20:18:00Z" w:id="18196">
            <w:rPr>
              <w:rFonts w:ascii="Times New Roman"/>
              <w:color w:val="000000"/>
            </w:rPr>
          </w:rPrChange>
        </w:rPr>
        <w:t>et</w:t>
      </w:r>
      <w:r w:rsidR="00A96A35" w:rsidRPr="0027638C">
        <w:rPr>
          <w:sz w:val="24"/>
          <w:rPrChange w16du:dateUtc="2026-07-07T18:18:00Z" w:author="Author" w:date="2026-07-07T20:18:00Z" w:id="18197">
            <w:rPr>
              <w:rFonts w:ascii="Times New Roman"/>
              <w:color w:val="000000"/>
              <w:spacing w:val="4"/>
            </w:rPr>
          </w:rPrChange>
        </w:rPr>
        <w:t xml:space="preserve"> </w:t>
      </w:r>
      <w:r w:rsidR="00A96A35" w:rsidRPr="0027638C">
        <w:rPr>
          <w:sz w:val="24"/>
          <w:rPrChange w16du:dateUtc="2026-07-07T18:18:00Z" w:author="Author" w:date="2026-07-07T20:18:00Z" w:id="18198">
            <w:rPr>
              <w:rFonts w:ascii="Times New Roman"/>
              <w:color w:val="000000"/>
            </w:rPr>
          </w:rPrChange>
        </w:rPr>
        <w:t>dolore</w:t>
      </w:r>
      <w:r w:rsidR="00A96A35" w:rsidRPr="0027638C">
        <w:rPr>
          <w:sz w:val="24"/>
          <w:rPrChange w16du:dateUtc="2026-07-07T18:18:00Z" w:author="Author" w:date="2026-07-07T20:18:00Z" w:id="18199">
            <w:rPr>
              <w:rFonts w:ascii="Times New Roman"/>
              <w:color w:val="000000"/>
              <w:spacing w:val="4"/>
            </w:rPr>
          </w:rPrChange>
        </w:rPr>
        <w:t xml:space="preserve"> </w:t>
      </w:r>
      <w:r w:rsidR="00A96A35" w:rsidRPr="0027638C">
        <w:rPr>
          <w:sz w:val="24"/>
          <w:rPrChange w16du:dateUtc="2026-07-07T18:18:00Z" w:author="Author" w:date="2026-07-07T20:18:00Z" w:id="18200">
            <w:rPr>
              <w:rFonts w:ascii="Times New Roman"/>
              <w:color w:val="000000"/>
            </w:rPr>
          </w:rPrChange>
        </w:rPr>
        <w:t>magna</w:t>
      </w:r>
      <w:r w:rsidR="00A96A35" w:rsidRPr="0027638C">
        <w:rPr>
          <w:sz w:val="24"/>
          <w:rPrChange w16du:dateUtc="2026-07-07T18:18:00Z" w:author="Author" w:date="2026-07-07T20:18:00Z" w:id="18201">
            <w:rPr>
              <w:rFonts w:ascii="Times New Roman"/>
              <w:color w:val="000000"/>
              <w:spacing w:val="4"/>
            </w:rPr>
          </w:rPrChange>
        </w:rPr>
        <w:t xml:space="preserve"> </w:t>
      </w:r>
      <w:r w:rsidR="00A96A35" w:rsidRPr="0027638C">
        <w:rPr>
          <w:sz w:val="24"/>
          <w:rPrChange w16du:dateUtc="2026-07-07T18:18:00Z" w:author="Author" w:date="2026-07-07T20:18:00Z" w:id="18202">
            <w:rPr>
              <w:rFonts w:ascii="Times New Roman"/>
              <w:color w:val="000000"/>
            </w:rPr>
          </w:rPrChange>
        </w:rPr>
        <w:t>aliqua</w:t>
      </w:r>
      <w:r w:rsidR="00A96A35" w:rsidRPr="0027638C">
        <w:rPr>
          <w:sz w:val="24"/>
          <w:rPrChange w16du:dateUtc="2026-07-07T18:18:00Z" w:author="Author" w:date="2026-07-07T20:18:00Z" w:id="18203">
            <w:rPr>
              <w:rFonts w:ascii="Times New Roman"/>
              <w:color w:val="000000"/>
              <w:spacing w:val="4"/>
            </w:rPr>
          </w:rPrChange>
        </w:rPr>
        <w:t xml:space="preserve"> </w:t>
      </w:r>
      <w:r w:rsidR="00A96A35" w:rsidRPr="0027638C">
        <w:rPr>
          <w:sz w:val="24"/>
          <w:rPrChange w16du:dateUtc="2026-07-07T18:18:00Z" w:author="Author" w:date="2026-07-07T20:18:00Z" w:id="18204">
            <w:rPr>
              <w:rFonts w:ascii="Times New Roman"/>
              <w:color w:val="000000"/>
            </w:rPr>
          </w:rPrChange>
        </w:rPr>
        <w:t>Lorem</w:t>
      </w:r>
      <w:r w:rsidR="00A96A35" w:rsidRPr="0027638C">
        <w:rPr>
          <w:sz w:val="24"/>
          <w:rPrChange w16du:dateUtc="2026-07-07T18:18:00Z" w:author="Author" w:date="2026-07-07T20:18:00Z" w:id="18205">
            <w:rPr>
              <w:rFonts w:ascii="Times New Roman"/>
              <w:color w:val="000000"/>
              <w:spacing w:val="4"/>
            </w:rPr>
          </w:rPrChange>
        </w:rPr>
        <w:t xml:space="preserve"> </w:t>
      </w:r>
      <w:r w:rsidR="00A96A35" w:rsidRPr="0027638C">
        <w:rPr>
          <w:sz w:val="24"/>
          <w:rPrChange w16du:dateUtc="2026-07-07T18:18:00Z" w:author="Author" w:date="2026-07-07T20:18:00Z" w:id="18206">
            <w:rPr>
              <w:rFonts w:ascii="Times New Roman"/>
              <w:color w:val="000000"/>
            </w:rPr>
          </w:rPrChange>
        </w:rPr>
        <w:t>Ipsum</w:t>
      </w:r>
      <w:r w:rsidR="00A96A35" w:rsidRPr="0027638C">
        <w:rPr>
          <w:sz w:val="24"/>
          <w:rPrChange w16du:dateUtc="2026-07-07T18:18:00Z" w:author="Author" w:date="2026-07-07T20:18:00Z" w:id="18207">
            <w:rPr>
              <w:rFonts w:ascii="Times New Roman"/>
              <w:color w:val="000000"/>
              <w:spacing w:val="4"/>
            </w:rPr>
          </w:rPrChange>
        </w:rPr>
        <w:t xml:space="preserve"> </w:t>
      </w:r>
      <w:r w:rsidR="00A96A35" w:rsidRPr="0027638C">
        <w:rPr>
          <w:sz w:val="24"/>
          <w:rPrChange w16du:dateUtc="2026-07-07T18:18:00Z" w:author="Author" w:date="2026-07-07T20:18:00Z" w:id="18208">
            <w:rPr>
              <w:rFonts w:ascii="Times New Roman"/>
              <w:color w:val="000000"/>
            </w:rPr>
          </w:rPrChange>
        </w:rPr>
        <w:t>Dolor</w:t>
      </w:r>
      <w:r w:rsidR="00A96A35" w:rsidRPr="0027638C">
        <w:rPr>
          <w:sz w:val="24"/>
          <w:rPrChange w16du:dateUtc="2026-07-07T18:18:00Z" w:author="Author" w:date="2026-07-07T20:18:00Z" w:id="18209">
            <w:rPr>
              <w:rFonts w:ascii="Times New Roman"/>
              <w:color w:val="000000"/>
              <w:spacing w:val="4"/>
            </w:rPr>
          </w:rPrChange>
        </w:rPr>
        <w:t xml:space="preserve"> </w:t>
      </w:r>
      <w:r w:rsidR="00A96A35" w:rsidRPr="0027638C">
        <w:rPr>
          <w:sz w:val="24"/>
          <w:rPrChange w16du:dateUtc="2026-07-07T18:18:00Z" w:author="Author" w:date="2026-07-07T20:18:00Z" w:id="18210">
            <w:rPr>
              <w:rFonts w:ascii="Times New Roman" w:hAnsi="Times New Roman"/>
              <w:color w:val="000000"/>
            </w:rPr>
          </w:rPrChange>
        </w:rPr>
        <w:t>sit</w:t>
      </w:r>
      <w:del w16du:dateUtc="2026-07-07T18:18:00Z" w:author="Author" w:date="2026-07-07T20:18:00Z" w:id="18211">
        <w:r>
          <w:rPr>
            <w:rFonts w:ascii="Times New Roman" w:cs="Times New Roman" w:hAnsi="Times New Roman"/>
            <w:color w:val="000000"/>
          </w:rPr>
          <w:cr/>
        </w:r>
      </w:del>
      <w:r w:rsidR="00A96A35" w:rsidRPr="0027638C">
        <w:rPr>
          <w:sz w:val="24"/>
          <w:rPrChange w16du:dateUtc="2026-07-07T18:18:00Z" w:author="Author" w:date="2026-07-07T20:18:00Z" w:id="18212">
            <w:rPr>
              <w:rFonts w:ascii="Times New Roman"/>
              <w:color w:val="000000"/>
              <w:spacing w:val="665"/>
            </w:rPr>
          </w:rPrChange>
        </w:rPr>
        <w:t xml:space="preserve"> </w:t>
      </w:r>
      <w:r w:rsidR="00A96A35" w:rsidRPr="0027638C">
        <w:rPr>
          <w:sz w:val="24"/>
          <w:rPrChange w16du:dateUtc="2026-07-07T18:18:00Z" w:author="Author" w:date="2026-07-07T20:18:00Z" w:id="18213">
            <w:rPr>
              <w:rFonts w:ascii="Times New Roman"/>
              <w:color w:val="000000"/>
            </w:rPr>
          </w:rPrChange>
        </w:rPr>
        <w:t>amet</w:t>
      </w:r>
      <w:r w:rsidR="00A96A35" w:rsidRPr="0027638C">
        <w:rPr>
          <w:sz w:val="24"/>
          <w:rPrChange w16du:dateUtc="2026-07-07T18:18:00Z" w:author="Author" w:date="2026-07-07T20:18:00Z" w:id="18214">
            <w:rPr>
              <w:rFonts w:ascii="Times New Roman"/>
              <w:color w:val="000000"/>
              <w:spacing w:val="31"/>
            </w:rPr>
          </w:rPrChange>
        </w:rPr>
        <w:t xml:space="preserve"> </w:t>
      </w:r>
      <w:r w:rsidR="00A96A35" w:rsidRPr="0027638C">
        <w:rPr>
          <w:sz w:val="24"/>
          <w:rPrChange w16du:dateUtc="2026-07-07T18:18:00Z" w:author="Author" w:date="2026-07-07T20:18:00Z" w:id="18215">
            <w:rPr>
              <w:rFonts w:ascii="Times New Roman"/>
              <w:color w:val="000000"/>
            </w:rPr>
          </w:rPrChange>
        </w:rPr>
        <w:t>Consectetur</w:t>
      </w:r>
      <w:r w:rsidR="00A96A35" w:rsidRPr="0027638C">
        <w:rPr>
          <w:sz w:val="24"/>
          <w:rPrChange w16du:dateUtc="2026-07-07T18:18:00Z" w:author="Author" w:date="2026-07-07T20:18:00Z" w:id="18216">
            <w:rPr>
              <w:rFonts w:ascii="Times New Roman"/>
              <w:color w:val="000000"/>
              <w:spacing w:val="31"/>
            </w:rPr>
          </w:rPrChange>
        </w:rPr>
        <w:t xml:space="preserve"> </w:t>
      </w:r>
      <w:r w:rsidR="00A96A35" w:rsidRPr="0027638C">
        <w:rPr>
          <w:sz w:val="24"/>
          <w:rPrChange w16du:dateUtc="2026-07-07T18:18:00Z" w:author="Author" w:date="2026-07-07T20:18:00Z" w:id="18217">
            <w:rPr>
              <w:rFonts w:ascii="Times New Roman"/>
              <w:color w:val="000000"/>
            </w:rPr>
          </w:rPrChange>
        </w:rPr>
        <w:t>adipiscing</w:t>
      </w:r>
      <w:r w:rsidR="00A96A35" w:rsidRPr="0027638C">
        <w:rPr>
          <w:sz w:val="24"/>
          <w:rPrChange w16du:dateUtc="2026-07-07T18:18:00Z" w:author="Author" w:date="2026-07-07T20:18:00Z" w:id="18218">
            <w:rPr>
              <w:rFonts w:ascii="Times New Roman"/>
              <w:color w:val="000000"/>
              <w:spacing w:val="31"/>
            </w:rPr>
          </w:rPrChange>
        </w:rPr>
        <w:t xml:space="preserve"> </w:t>
      </w:r>
      <w:r w:rsidR="00A96A35" w:rsidRPr="0027638C">
        <w:rPr>
          <w:sz w:val="24"/>
          <w:rPrChange w16du:dateUtc="2026-07-07T18:18:00Z" w:author="Author" w:date="2026-07-07T20:18:00Z" w:id="18219">
            <w:rPr>
              <w:rFonts w:ascii="Times New Roman"/>
              <w:color w:val="000000"/>
            </w:rPr>
          </w:rPrChange>
        </w:rPr>
        <w:t>elit</w:t>
      </w:r>
      <w:r w:rsidR="00A96A35" w:rsidRPr="0027638C">
        <w:rPr>
          <w:spacing w:val="40"/>
          <w:sz w:val="24"/>
          <w:rPrChange w16du:dateUtc="2026-07-07T18:18:00Z" w:author="Author" w:date="2026-07-07T20:18:00Z" w:id="18220">
            <w:rPr>
              <w:rFonts w:ascii="Times New Roman"/>
              <w:color w:val="000000"/>
              <w:spacing w:val="117"/>
            </w:rPr>
          </w:rPrChange>
        </w:rPr>
        <w:t xml:space="preserve"> </w:t>
      </w:r>
      <w:r w:rsidR="00A96A35" w:rsidRPr="0027638C">
        <w:rPr>
          <w:sz w:val="24"/>
          <w:rPrChange w16du:dateUtc="2026-07-07T18:18:00Z" w:author="Author" w:date="2026-07-07T20:18:00Z" w:id="18221">
            <w:rPr>
              <w:rFonts w:ascii="Times New Roman"/>
              <w:color w:val="000000"/>
            </w:rPr>
          </w:rPrChange>
        </w:rPr>
        <w:t>sed</w:t>
      </w:r>
      <w:r w:rsidR="00A96A35" w:rsidRPr="0027638C">
        <w:rPr>
          <w:sz w:val="24"/>
          <w:rPrChange w16du:dateUtc="2026-07-07T18:18:00Z" w:author="Author" w:date="2026-07-07T20:18:00Z" w:id="18222">
            <w:rPr>
              <w:rFonts w:ascii="Times New Roman"/>
              <w:color w:val="000000"/>
              <w:spacing w:val="31"/>
            </w:rPr>
          </w:rPrChange>
        </w:rPr>
        <w:t xml:space="preserve"> </w:t>
      </w:r>
      <w:r w:rsidR="00A96A35" w:rsidRPr="0027638C">
        <w:rPr>
          <w:sz w:val="24"/>
          <w:rPrChange w16du:dateUtc="2026-07-07T18:18:00Z" w:author="Author" w:date="2026-07-07T20:18:00Z" w:id="18223">
            <w:rPr>
              <w:rFonts w:ascii="Times New Roman"/>
              <w:color w:val="000000"/>
            </w:rPr>
          </w:rPrChange>
        </w:rPr>
        <w:t>(4)</w:t>
      </w:r>
      <w:r w:rsidR="00A96A35" w:rsidRPr="0027638C">
        <w:rPr>
          <w:sz w:val="24"/>
          <w:rPrChange w16du:dateUtc="2026-07-07T18:18:00Z" w:author="Author" w:date="2026-07-07T20:18:00Z" w:id="18224">
            <w:rPr>
              <w:rFonts w:ascii="Times New Roman"/>
              <w:color w:val="000000"/>
              <w:spacing w:val="31"/>
            </w:rPr>
          </w:rPrChange>
        </w:rPr>
        <w:t xml:space="preserve"> </w:t>
      </w:r>
      <w:r w:rsidR="00A96A35" w:rsidRPr="0027638C">
        <w:rPr>
          <w:sz w:val="24"/>
          <w:rPrChange w16du:dateUtc="2026-07-07T18:18:00Z" w:author="Author" w:date="2026-07-07T20:18:00Z" w:id="18225">
            <w:rPr>
              <w:rFonts w:ascii="Times New Roman"/>
              <w:color w:val="000000"/>
            </w:rPr>
          </w:rPrChange>
        </w:rPr>
        <w:t>do</w:t>
      </w:r>
      <w:r w:rsidR="00A96A35" w:rsidRPr="0027638C">
        <w:rPr>
          <w:sz w:val="24"/>
          <w:rPrChange w16du:dateUtc="2026-07-07T18:18:00Z" w:author="Author" w:date="2026-07-07T20:18:00Z" w:id="18226">
            <w:rPr>
              <w:rFonts w:ascii="Times New Roman"/>
              <w:color w:val="000000"/>
              <w:spacing w:val="31"/>
            </w:rPr>
          </w:rPrChange>
        </w:rPr>
        <w:t xml:space="preserve"> </w:t>
      </w:r>
      <w:r w:rsidR="00A96A35" w:rsidRPr="0027638C">
        <w:rPr>
          <w:sz w:val="24"/>
          <w:rPrChange w16du:dateUtc="2026-07-07T18:18:00Z" w:author="Author" w:date="2026-07-07T20:18:00Z" w:id="18227">
            <w:rPr>
              <w:rFonts w:ascii="Times New Roman" w:hAnsi="Times New Roman"/>
              <w:color w:val="000000"/>
              <w:spacing w:val="6"/>
            </w:rPr>
          </w:rPrChange>
        </w:rPr>
        <w:t>(“</w:t>
      </w:r>
      <w:r w:rsidR="00A96A35" w:rsidRPr="0027638C">
        <w:rPr>
          <w:b/>
          <w:sz w:val="24"/>
          <w:rPrChange w16du:dateUtc="2026-07-07T18:18:00Z" w:author="Author" w:date="2026-07-07T20:18:00Z" w:id="18228">
            <w:rPr>
              <w:rFonts w:ascii="Times New Roman" w:hAnsi="Times New Roman"/>
              <w:color w:val="000000"/>
              <w:spacing w:val="6"/>
            </w:rPr>
          </w:rPrChange>
        </w:rPr>
        <w:t>Eiusmod</w:t>
      </w:r>
      <w:r w:rsidR="00A96A35" w:rsidRPr="0027638C">
        <w:rPr>
          <w:rFonts w:asciiTheme="minorHAnsi" w:cstheme="minorBidi" w:eastAsiaTheme="minorEastAsia" w:hAnsiTheme="minorHAnsi"/>
          <w:b/>
          <w:kern w:val="2"/>
          <w:sz w:val="24"/>
          <w14:ligatures w14:val="standardContextual"/>
          <w:rPrChange w16du:dateUtc="2026-07-07T18:18:00Z" w:author="Author" w:date="2026-07-07T20:18:00Z" w:id="18229">
            <w:rPr>
              <w:rFonts w:ascii="Times New Roman"/>
              <w:color w:val="000000"/>
              <w:spacing w:val="25"/>
            </w:rPr>
          </w:rPrChange>
        </w:rPr>
        <w:t xml:space="preserve"> </w:t>
      </w:r>
      <w:r w:rsidR="00A96A35" w:rsidRPr="0027638C">
        <w:rPr>
          <w:b/>
          <w:sz w:val="24"/>
          <w:rPrChange w16du:dateUtc="2026-07-07T18:18:00Z" w:author="Author" w:date="2026-07-07T20:18:00Z" w:id="18230">
            <w:rPr>
              <w:rFonts w:ascii="Times New Roman"/>
              <w:color w:val="000000"/>
              <w:spacing w:val="12"/>
            </w:rPr>
          </w:rPrChange>
        </w:rPr>
        <w:t>Tempor</w:t>
      </w:r>
      <w:r w:rsidR="00A96A35" w:rsidRPr="0027638C">
        <w:rPr>
          <w:b/>
          <w:sz w:val="24"/>
          <w:rPrChange w16du:dateUtc="2026-07-07T18:18:00Z" w:author="Author" w:date="2026-07-07T20:18:00Z" w:id="18231">
            <w:rPr>
              <w:rFonts w:ascii="Times New Roman"/>
              <w:color w:val="000000"/>
              <w:spacing w:val="19"/>
            </w:rPr>
          </w:rPrChange>
        </w:rPr>
        <w:t xml:space="preserve"> </w:t>
      </w:r>
      <w:r w:rsidR="00A96A35" w:rsidRPr="0027638C">
        <w:rPr>
          <w:b/>
          <w:sz w:val="24"/>
          <w:rPrChange w16du:dateUtc="2026-07-07T18:18:00Z" w:author="Author" w:date="2026-07-07T20:18:00Z" w:id="18232">
            <w:rPr>
              <w:rFonts w:ascii="Times New Roman" w:hAnsi="Times New Roman"/>
              <w:color w:val="000000"/>
              <w:spacing w:val="6"/>
            </w:rPr>
          </w:rPrChange>
        </w:rPr>
        <w:t>Incididunt</w:t>
      </w:r>
      <w:r w:rsidR="00A96A35" w:rsidRPr="0027638C">
        <w:rPr>
          <w:sz w:val="24"/>
          <w:rPrChange w16du:dateUtc="2026-07-07T18:18:00Z" w:author="Author" w:date="2026-07-07T20:18:00Z" w:id="18233">
            <w:rPr>
              <w:rFonts w:ascii="Times New Roman" w:hAnsi="Times New Roman"/>
              <w:color w:val="000000"/>
              <w:spacing w:val="6"/>
            </w:rPr>
          </w:rPrChange>
        </w:rPr>
        <w:t>”),</w:t>
      </w:r>
      <w:r w:rsidR="00A96A35" w:rsidRPr="0027638C">
        <w:rPr>
          <w:rFonts w:asciiTheme="minorHAnsi" w:cstheme="minorBidi" w:eastAsiaTheme="minorEastAsia" w:hAnsiTheme="minorHAnsi"/>
          <w:kern w:val="2"/>
          <w:sz w:val="24"/>
          <w14:ligatures w14:val="standardContextual"/>
          <w:rPrChange w16du:dateUtc="2026-07-07T18:18:00Z" w:author="Author" w:date="2026-07-07T20:18:00Z" w:id="18234">
            <w:rPr>
              <w:rFonts w:ascii="Times New Roman"/>
              <w:color w:val="000000"/>
              <w:spacing w:val="25"/>
            </w:rPr>
          </w:rPrChange>
        </w:rPr>
        <w:t xml:space="preserve"> </w:t>
      </w:r>
      <w:r w:rsidR="00A96A35" w:rsidRPr="0027638C">
        <w:rPr>
          <w:sz w:val="24"/>
          <w:rPrChange w16du:dateUtc="2026-07-07T18:18:00Z" w:author="Author" w:date="2026-07-07T20:18:00Z" w:id="18235">
            <w:rPr>
              <w:rFonts w:ascii="Times New Roman"/>
              <w:color w:val="000000"/>
            </w:rPr>
          </w:rPrChange>
        </w:rPr>
        <w:t>ut</w:t>
      </w:r>
      <w:r w:rsidR="00A96A35" w:rsidRPr="0027638C">
        <w:rPr>
          <w:sz w:val="24"/>
          <w:rPrChange w16du:dateUtc="2026-07-07T18:18:00Z" w:author="Author" w:date="2026-07-07T20:18:00Z" w:id="18236">
            <w:rPr>
              <w:rFonts w:ascii="Times New Roman"/>
              <w:color w:val="000000"/>
              <w:spacing w:val="31"/>
            </w:rPr>
          </w:rPrChange>
        </w:rPr>
        <w:t xml:space="preserve"> </w:t>
      </w:r>
      <w:r w:rsidR="00A96A35" w:rsidRPr="0027638C">
        <w:rPr>
          <w:sz w:val="24"/>
          <w:rPrChange w16du:dateUtc="2026-07-07T18:18:00Z" w:author="Author" w:date="2026-07-07T20:18:00Z" w:id="18237">
            <w:rPr>
              <w:rFonts w:ascii="Times New Roman"/>
              <w:color w:val="000000"/>
            </w:rPr>
          </w:rPrChange>
        </w:rPr>
        <w:t>Labore</w:t>
      </w:r>
      <w:r w:rsidR="00A96A35" w:rsidRPr="0027638C">
        <w:rPr>
          <w:sz w:val="24"/>
          <w:rPrChange w16du:dateUtc="2026-07-07T18:18:00Z" w:author="Author" w:date="2026-07-07T20:18:00Z" w:id="18238">
            <w:rPr>
              <w:rFonts w:ascii="Times New Roman"/>
              <w:color w:val="000000"/>
              <w:spacing w:val="31"/>
            </w:rPr>
          </w:rPrChange>
        </w:rPr>
        <w:t xml:space="preserve"> </w:t>
      </w:r>
      <w:r w:rsidR="00A96A35" w:rsidRPr="0027638C">
        <w:rPr>
          <w:sz w:val="24"/>
          <w:rPrChange w16du:dateUtc="2026-07-07T18:18:00Z" w:author="Author" w:date="2026-07-07T20:18:00Z" w:id="18239">
            <w:rPr>
              <w:rFonts w:ascii="Times New Roman"/>
              <w:color w:val="000000"/>
            </w:rPr>
          </w:rPrChange>
        </w:rPr>
        <w:t>et</w:t>
      </w:r>
      <w:r w:rsidR="00A96A35" w:rsidRPr="0027638C">
        <w:rPr>
          <w:sz w:val="24"/>
          <w:rPrChange w16du:dateUtc="2026-07-07T18:18:00Z" w:author="Author" w:date="2026-07-07T20:18:00Z" w:id="18240">
            <w:rPr>
              <w:rFonts w:ascii="Times New Roman"/>
              <w:color w:val="000000"/>
              <w:spacing w:val="31"/>
            </w:rPr>
          </w:rPrChange>
        </w:rPr>
        <w:t xml:space="preserve"> </w:t>
      </w:r>
      <w:r w:rsidR="00A96A35" w:rsidRPr="0027638C">
        <w:rPr>
          <w:sz w:val="24"/>
          <w:rPrChange w16du:dateUtc="2026-07-07T18:18:00Z" w:author="Author" w:date="2026-07-07T20:18:00Z" w:id="18241">
            <w:rPr>
              <w:rFonts w:ascii="Times New Roman" w:hAnsi="Times New Roman"/>
              <w:color w:val="000000"/>
            </w:rPr>
          </w:rPrChange>
        </w:rPr>
        <w:t>dolore</w:t>
      </w:r>
      <w:del w16du:dateUtc="2026-07-07T18:18:00Z" w:author="Author" w:date="2026-07-07T20:18:00Z" w:id="18242">
        <w:r>
          <w:rPr>
            <w:rFonts w:ascii="Times New Roman" w:cs="Times New Roman" w:hAnsi="Times New Roman"/>
            <w:color w:val="000000"/>
          </w:rPr>
          <w:cr/>
        </w:r>
      </w:del>
      <w:r w:rsidR="00A96A35" w:rsidRPr="0027638C">
        <w:rPr>
          <w:sz w:val="24"/>
          <w:rPrChange w16du:dateUtc="2026-07-07T18:18:00Z" w:author="Author" w:date="2026-07-07T20:18:00Z" w:id="18243">
            <w:rPr>
              <w:rFonts w:ascii="Times New Roman"/>
              <w:color w:val="000000"/>
              <w:spacing w:val="665"/>
            </w:rPr>
          </w:rPrChange>
        </w:rPr>
        <w:t xml:space="preserve"> </w:t>
      </w:r>
      <w:r w:rsidR="00A96A35" w:rsidRPr="0027638C">
        <w:rPr>
          <w:sz w:val="24"/>
          <w:rPrChange w16du:dateUtc="2026-07-07T18:18:00Z" w:author="Author" w:date="2026-07-07T20:18:00Z" w:id="18244">
            <w:rPr>
              <w:rFonts w:ascii="Times New Roman"/>
              <w:color w:val="000000"/>
            </w:rPr>
          </w:rPrChange>
        </w:rPr>
        <w:t>magna</w:t>
      </w:r>
      <w:r w:rsidR="00A96A35" w:rsidRPr="0027638C">
        <w:rPr>
          <w:sz w:val="24"/>
          <w:rPrChange w16du:dateUtc="2026-07-07T18:18:00Z" w:author="Author" w:date="2026-07-07T20:18:00Z" w:id="18245">
            <w:rPr>
              <w:rFonts w:ascii="Times New Roman"/>
              <w:color w:val="000000"/>
              <w:spacing w:val="4"/>
            </w:rPr>
          </w:rPrChange>
        </w:rPr>
        <w:t xml:space="preserve"> </w:t>
      </w:r>
      <w:r w:rsidR="00A96A35" w:rsidRPr="0027638C">
        <w:rPr>
          <w:sz w:val="24"/>
          <w:rPrChange w16du:dateUtc="2026-07-07T18:18:00Z" w:author="Author" w:date="2026-07-07T20:18:00Z" w:id="18246">
            <w:rPr>
              <w:rFonts w:ascii="Times New Roman"/>
              <w:color w:val="000000"/>
            </w:rPr>
          </w:rPrChange>
        </w:rPr>
        <w:t>aliqua</w:t>
      </w:r>
      <w:r w:rsidR="00A96A35" w:rsidRPr="0027638C">
        <w:rPr>
          <w:sz w:val="24"/>
          <w:rPrChange w16du:dateUtc="2026-07-07T18:18:00Z" w:author="Author" w:date="2026-07-07T20:18:00Z" w:id="18247">
            <w:rPr>
              <w:rFonts w:ascii="Times New Roman"/>
              <w:color w:val="000000"/>
              <w:spacing w:val="4"/>
            </w:rPr>
          </w:rPrChange>
        </w:rPr>
        <w:t xml:space="preserve"> </w:t>
      </w:r>
      <w:r w:rsidR="00A96A35" w:rsidRPr="0027638C">
        <w:rPr>
          <w:sz w:val="24"/>
          <w:rPrChange w16du:dateUtc="2026-07-07T18:18:00Z" w:author="Author" w:date="2026-07-07T20:18:00Z" w:id="18248">
            <w:rPr>
              <w:rFonts w:ascii="Times New Roman"/>
              <w:color w:val="000000"/>
            </w:rPr>
          </w:rPrChange>
        </w:rPr>
        <w:t>lorem</w:t>
      </w:r>
      <w:r w:rsidR="00A96A35" w:rsidRPr="0027638C">
        <w:rPr>
          <w:sz w:val="24"/>
          <w:rPrChange w16du:dateUtc="2026-07-07T18:18:00Z" w:author="Author" w:date="2026-07-07T20:18:00Z" w:id="18249">
            <w:rPr>
              <w:rFonts w:ascii="Times New Roman"/>
              <w:color w:val="000000"/>
              <w:spacing w:val="4"/>
            </w:rPr>
          </w:rPrChange>
        </w:rPr>
        <w:t xml:space="preserve"> </w:t>
      </w:r>
      <w:r w:rsidR="00A96A35" w:rsidRPr="0027638C">
        <w:rPr>
          <w:sz w:val="24"/>
          <w:rPrChange w16du:dateUtc="2026-07-07T18:18:00Z" w:author="Author" w:date="2026-07-07T20:18:00Z" w:id="18250">
            <w:rPr>
              <w:rFonts w:ascii="Times New Roman"/>
              <w:color w:val="000000"/>
            </w:rPr>
          </w:rPrChange>
        </w:rPr>
        <w:t>ipsum</w:t>
      </w:r>
      <w:r w:rsidR="00A96A35" w:rsidRPr="0027638C">
        <w:rPr>
          <w:sz w:val="24"/>
          <w:rPrChange w16du:dateUtc="2026-07-07T18:18:00Z" w:author="Author" w:date="2026-07-07T20:18:00Z" w:id="18251">
            <w:rPr>
              <w:rFonts w:ascii="Times New Roman"/>
              <w:color w:val="000000"/>
              <w:spacing w:val="4"/>
            </w:rPr>
          </w:rPrChange>
        </w:rPr>
        <w:t xml:space="preserve"> </w:t>
      </w:r>
      <w:r w:rsidR="00A96A35" w:rsidRPr="0027638C">
        <w:rPr>
          <w:sz w:val="24"/>
          <w:rPrChange w16du:dateUtc="2026-07-07T18:18:00Z" w:author="Author" w:date="2026-07-07T20:18:00Z" w:id="18252">
            <w:rPr>
              <w:rFonts w:ascii="Times New Roman"/>
              <w:color w:val="000000"/>
            </w:rPr>
          </w:rPrChange>
        </w:rPr>
        <w:t>Dolor</w:t>
      </w:r>
      <w:del w16du:dateUtc="2026-07-07T18:18:00Z" w:author="Author" w:date="2026-07-07T20:18:00Z" w:id="18253">
        <w:r>
          <w:rPr>
            <w:rFonts w:ascii="Times New Roman"/>
            <w:color w:val="000000"/>
          </w:rPr>
          <w:delText>,</w:delText>
        </w:r>
      </w:del>
      <w:r w:rsidR="00A96A35" w:rsidRPr="0027638C">
        <w:rPr>
          <w:sz w:val="24"/>
          <w:rPrChange w16du:dateUtc="2026-07-07T18:18:00Z" w:author="Author" w:date="2026-07-07T20:18:00Z" w:id="18254">
            <w:rPr>
              <w:rFonts w:ascii="Times New Roman"/>
              <w:color w:val="000000"/>
              <w:spacing w:val="4"/>
            </w:rPr>
          </w:rPrChange>
        </w:rPr>
        <w:t xml:space="preserve"> </w:t>
      </w:r>
      <w:r w:rsidR="00A96A35" w:rsidRPr="0027638C">
        <w:rPr>
          <w:sz w:val="24"/>
          <w:rPrChange w16du:dateUtc="2026-07-07T18:18:00Z" w:author="Author" w:date="2026-07-07T20:18:00Z" w:id="18255">
            <w:rPr>
              <w:rFonts w:ascii="Times New Roman"/>
              <w:color w:val="000000"/>
            </w:rPr>
          </w:rPrChange>
        </w:rPr>
        <w:t>sit</w:t>
      </w:r>
      <w:r w:rsidR="00A96A35" w:rsidRPr="0027638C">
        <w:rPr>
          <w:sz w:val="24"/>
          <w:rPrChange w16du:dateUtc="2026-07-07T18:18:00Z" w:author="Author" w:date="2026-07-07T20:18:00Z" w:id="18256">
            <w:rPr>
              <w:rFonts w:ascii="Times New Roman"/>
              <w:color w:val="000000"/>
              <w:spacing w:val="4"/>
            </w:rPr>
          </w:rPrChange>
        </w:rPr>
        <w:t xml:space="preserve"> </w:t>
      </w:r>
      <w:r w:rsidR="00A96A35" w:rsidRPr="0027638C">
        <w:rPr>
          <w:sz w:val="24"/>
          <w:rPrChange w16du:dateUtc="2026-07-07T18:18:00Z" w:author="Author" w:date="2026-07-07T20:18:00Z" w:id="18257">
            <w:rPr>
              <w:rFonts w:ascii="Times New Roman"/>
              <w:color w:val="000000"/>
            </w:rPr>
          </w:rPrChange>
        </w:rPr>
        <w:t>amet</w:t>
      </w:r>
      <w:r w:rsidR="00A96A35" w:rsidRPr="0027638C">
        <w:rPr>
          <w:sz w:val="24"/>
          <w:rPrChange w16du:dateUtc="2026-07-07T18:18:00Z" w:author="Author" w:date="2026-07-07T20:18:00Z" w:id="18258">
            <w:rPr>
              <w:rFonts w:ascii="Times New Roman"/>
              <w:color w:val="000000"/>
              <w:spacing w:val="4"/>
            </w:rPr>
          </w:rPrChange>
        </w:rPr>
        <w:t xml:space="preserve"> </w:t>
      </w:r>
      <w:r w:rsidR="00A96A35" w:rsidRPr="0027638C">
        <w:rPr>
          <w:sz w:val="24"/>
          <w:rPrChange w16du:dateUtc="2026-07-07T18:18:00Z" w:author="Author" w:date="2026-07-07T20:18:00Z" w:id="18259">
            <w:rPr>
              <w:rFonts w:ascii="Times New Roman"/>
              <w:color w:val="000000"/>
            </w:rPr>
          </w:rPrChange>
        </w:rPr>
        <w:t>consectetur</w:t>
      </w:r>
      <w:r w:rsidR="00A96A35" w:rsidRPr="0027638C">
        <w:rPr>
          <w:sz w:val="24"/>
          <w:rPrChange w16du:dateUtc="2026-07-07T18:18:00Z" w:author="Author" w:date="2026-07-07T20:18:00Z" w:id="18260">
            <w:rPr>
              <w:rFonts w:ascii="Times New Roman"/>
              <w:color w:val="000000"/>
              <w:spacing w:val="4"/>
            </w:rPr>
          </w:rPrChange>
        </w:rPr>
        <w:t xml:space="preserve"> </w:t>
      </w:r>
      <w:r w:rsidR="00A96A35" w:rsidRPr="0027638C">
        <w:rPr>
          <w:sz w:val="24"/>
          <w:rPrChange w16du:dateUtc="2026-07-07T18:18:00Z" w:author="Author" w:date="2026-07-07T20:18:00Z" w:id="18261">
            <w:rPr>
              <w:rFonts w:ascii="Times New Roman"/>
              <w:color w:val="000000"/>
            </w:rPr>
          </w:rPrChange>
        </w:rPr>
        <w:t>adipiscing</w:t>
      </w:r>
      <w:r w:rsidR="00A96A35" w:rsidRPr="0027638C">
        <w:rPr>
          <w:sz w:val="24"/>
          <w:rPrChange w16du:dateUtc="2026-07-07T18:18:00Z" w:author="Author" w:date="2026-07-07T20:18:00Z" w:id="18262">
            <w:rPr>
              <w:rFonts w:ascii="Times New Roman"/>
              <w:color w:val="000000"/>
              <w:spacing w:val="4"/>
            </w:rPr>
          </w:rPrChange>
        </w:rPr>
        <w:t xml:space="preserve"> </w:t>
      </w:r>
      <w:r w:rsidR="00A96A35" w:rsidRPr="0027638C">
        <w:rPr>
          <w:sz w:val="24"/>
          <w:rPrChange w16du:dateUtc="2026-07-07T18:18:00Z" w:author="Author" w:date="2026-07-07T20:18:00Z" w:id="18263">
            <w:rPr>
              <w:rFonts w:ascii="Times New Roman"/>
              <w:color w:val="000000"/>
            </w:rPr>
          </w:rPrChange>
        </w:rPr>
        <w:t>elit</w:t>
      </w:r>
      <w:r w:rsidR="00A96A35" w:rsidRPr="0027638C">
        <w:rPr>
          <w:sz w:val="24"/>
          <w:rPrChange w16du:dateUtc="2026-07-07T18:18:00Z" w:author="Author" w:date="2026-07-07T20:18:00Z" w:id="18264">
            <w:rPr>
              <w:rFonts w:ascii="Times New Roman"/>
              <w:color w:val="000000"/>
              <w:spacing w:val="4"/>
            </w:rPr>
          </w:rPrChange>
        </w:rPr>
        <w:t xml:space="preserve"> </w:t>
      </w:r>
      <w:r w:rsidR="00A96A35" w:rsidRPr="0027638C">
        <w:rPr>
          <w:sz w:val="24"/>
          <w:rPrChange w16du:dateUtc="2026-07-07T18:18:00Z" w:author="Author" w:date="2026-07-07T20:18:00Z" w:id="18265">
            <w:rPr>
              <w:rFonts w:ascii="Times New Roman"/>
              <w:color w:val="000000"/>
            </w:rPr>
          </w:rPrChange>
        </w:rPr>
        <w:t>(10)</w:t>
      </w:r>
      <w:r w:rsidR="00A96A35" w:rsidRPr="0027638C">
        <w:rPr>
          <w:sz w:val="24"/>
          <w:rPrChange w16du:dateUtc="2026-07-07T18:18:00Z" w:author="Author" w:date="2026-07-07T20:18:00Z" w:id="18266">
            <w:rPr>
              <w:rFonts w:ascii="Times New Roman"/>
              <w:color w:val="000000"/>
              <w:spacing w:val="4"/>
            </w:rPr>
          </w:rPrChange>
        </w:rPr>
        <w:t xml:space="preserve"> </w:t>
      </w:r>
      <w:r w:rsidR="00A96A35" w:rsidRPr="0027638C">
        <w:rPr>
          <w:sz w:val="24"/>
          <w:rPrChange w16du:dateUtc="2026-07-07T18:18:00Z" w:author="Author" w:date="2026-07-07T20:18:00Z" w:id="18267">
            <w:rPr>
              <w:rFonts w:ascii="Times New Roman" w:hAnsi="Times New Roman"/>
              <w:color w:val="000000"/>
            </w:rPr>
          </w:rPrChange>
        </w:rPr>
        <w:t>sed’</w:t>
      </w:r>
      <w:r w:rsidR="00A96A35" w:rsidRPr="0027638C">
        <w:rPr>
          <w:sz w:val="24"/>
          <w:rPrChange w16du:dateUtc="2026-07-07T18:18:00Z" w:author="Author" w:date="2026-07-07T20:18:00Z" w:id="18268">
            <w:rPr>
              <w:rFonts w:ascii="Times New Roman"/>
              <w:color w:val="000000"/>
              <w:spacing w:val="4"/>
            </w:rPr>
          </w:rPrChange>
        </w:rPr>
        <w:t xml:space="preserve"> </w:t>
      </w:r>
      <w:r w:rsidR="00A96A35" w:rsidRPr="0027638C">
        <w:rPr>
          <w:sz w:val="24"/>
          <w:rPrChange w16du:dateUtc="2026-07-07T18:18:00Z" w:author="Author" w:date="2026-07-07T20:18:00Z" w:id="18269">
            <w:rPr>
              <w:rFonts w:ascii="Times New Roman"/>
              <w:color w:val="000000"/>
            </w:rPr>
          </w:rPrChange>
        </w:rPr>
        <w:t>do</w:t>
      </w:r>
      <w:r w:rsidR="00A96A35" w:rsidRPr="0027638C">
        <w:rPr>
          <w:sz w:val="24"/>
          <w:rPrChange w16du:dateUtc="2026-07-07T18:18:00Z" w:author="Author" w:date="2026-07-07T20:18:00Z" w:id="18270">
            <w:rPr>
              <w:rFonts w:ascii="Times New Roman"/>
              <w:color w:val="000000"/>
              <w:spacing w:val="4"/>
            </w:rPr>
          </w:rPrChange>
        </w:rPr>
        <w:t xml:space="preserve"> </w:t>
      </w:r>
      <w:r w:rsidR="00A96A35" w:rsidRPr="0027638C">
        <w:rPr>
          <w:sz w:val="24"/>
          <w:rPrChange w16du:dateUtc="2026-07-07T18:18:00Z" w:author="Author" w:date="2026-07-07T20:18:00Z" w:id="18271">
            <w:rPr>
              <w:rFonts w:ascii="Times New Roman"/>
              <w:color w:val="000000"/>
            </w:rPr>
          </w:rPrChange>
        </w:rPr>
        <w:t>eiusmod</w:t>
      </w:r>
      <w:r w:rsidR="00A96A35" w:rsidRPr="0027638C">
        <w:rPr>
          <w:sz w:val="24"/>
          <w:rPrChange w16du:dateUtc="2026-07-07T18:18:00Z" w:author="Author" w:date="2026-07-07T20:18:00Z" w:id="18272">
            <w:rPr>
              <w:rFonts w:ascii="Times New Roman"/>
              <w:color w:val="000000"/>
              <w:spacing w:val="4"/>
            </w:rPr>
          </w:rPrChange>
        </w:rPr>
        <w:t xml:space="preserve"> </w:t>
      </w:r>
      <w:r w:rsidR="00A96A35" w:rsidRPr="0027638C">
        <w:rPr>
          <w:sz w:val="24"/>
          <w:rPrChange w16du:dateUtc="2026-07-07T18:18:00Z" w:author="Author" w:date="2026-07-07T20:18:00Z" w:id="18273">
            <w:rPr>
              <w:rFonts w:ascii="Times New Roman" w:hAnsi="Times New Roman"/>
              <w:color w:val="000000"/>
            </w:rPr>
          </w:rPrChange>
        </w:rPr>
        <w:t>tempor</w:t>
      </w:r>
      <w:del w16du:dateUtc="2026-07-07T18:18:00Z" w:author="Author" w:date="2026-07-07T20:18:00Z" w:id="18274">
        <w:r>
          <w:rPr>
            <w:rFonts w:ascii="Times New Roman" w:cs="Times New Roman" w:hAnsi="Times New Roman"/>
            <w:color w:val="000000"/>
          </w:rPr>
          <w:cr/>
        </w:r>
      </w:del>
      <w:r w:rsidR="00A96A35" w:rsidRPr="0027638C">
        <w:rPr>
          <w:sz w:val="24"/>
          <w:rPrChange w16du:dateUtc="2026-07-07T18:18:00Z" w:author="Author" w:date="2026-07-07T20:18:00Z" w:id="18275">
            <w:rPr>
              <w:rFonts w:ascii="Times New Roman"/>
              <w:color w:val="000000"/>
              <w:spacing w:val="665"/>
            </w:rPr>
          </w:rPrChange>
        </w:rPr>
        <w:t xml:space="preserve"> </w:t>
      </w:r>
      <w:r w:rsidR="00A96A35" w:rsidRPr="0027638C">
        <w:rPr>
          <w:sz w:val="24"/>
          <w:rPrChange w16du:dateUtc="2026-07-07T18:18:00Z" w:author="Author" w:date="2026-07-07T20:18:00Z" w:id="18276">
            <w:rPr>
              <w:rFonts w:ascii="Times New Roman"/>
              <w:color w:val="000000"/>
            </w:rPr>
          </w:rPrChange>
        </w:rPr>
        <w:t>incididunt</w:t>
      </w:r>
      <w:r w:rsidR="00A96A35" w:rsidRPr="0027638C">
        <w:rPr>
          <w:sz w:val="24"/>
          <w:rPrChange w16du:dateUtc="2026-07-07T18:18:00Z" w:author="Author" w:date="2026-07-07T20:18:00Z" w:id="18277">
            <w:rPr>
              <w:rFonts w:ascii="Times New Roman"/>
              <w:color w:val="000000"/>
              <w:spacing w:val="28"/>
            </w:rPr>
          </w:rPrChange>
        </w:rPr>
        <w:t xml:space="preserve"> </w:t>
      </w:r>
      <w:r w:rsidR="00A96A35" w:rsidRPr="0027638C">
        <w:rPr>
          <w:sz w:val="24"/>
          <w:rPrChange w16du:dateUtc="2026-07-07T18:18:00Z" w:author="Author" w:date="2026-07-07T20:18:00Z" w:id="18278">
            <w:rPr>
              <w:rFonts w:ascii="Times New Roman"/>
              <w:color w:val="000000"/>
            </w:rPr>
          </w:rPrChange>
        </w:rPr>
        <w:t>ut</w:t>
      </w:r>
      <w:r w:rsidR="00A96A35" w:rsidRPr="0027638C">
        <w:rPr>
          <w:sz w:val="24"/>
          <w:rPrChange w16du:dateUtc="2026-07-07T18:18:00Z" w:author="Author" w:date="2026-07-07T20:18:00Z" w:id="18279">
            <w:rPr>
              <w:rFonts w:ascii="Times New Roman"/>
              <w:color w:val="000000"/>
              <w:spacing w:val="28"/>
            </w:rPr>
          </w:rPrChange>
        </w:rPr>
        <w:t xml:space="preserve"> </w:t>
      </w:r>
      <w:r w:rsidR="00A96A35" w:rsidRPr="0027638C">
        <w:rPr>
          <w:sz w:val="24"/>
          <w:rPrChange w16du:dateUtc="2026-07-07T18:18:00Z" w:author="Author" w:date="2026-07-07T20:18:00Z" w:id="18280">
            <w:rPr>
              <w:rFonts w:ascii="Times New Roman"/>
              <w:color w:val="000000"/>
            </w:rPr>
          </w:rPrChange>
        </w:rPr>
        <w:t>Labore</w:t>
      </w:r>
      <w:r w:rsidR="00A96A35" w:rsidRPr="0027638C">
        <w:rPr>
          <w:sz w:val="24"/>
          <w:rPrChange w16du:dateUtc="2026-07-07T18:18:00Z" w:author="Author" w:date="2026-07-07T20:18:00Z" w:id="18281">
            <w:rPr>
              <w:rFonts w:ascii="Times New Roman"/>
              <w:color w:val="000000"/>
              <w:spacing w:val="28"/>
            </w:rPr>
          </w:rPrChange>
        </w:rPr>
        <w:t xml:space="preserve"> </w:t>
      </w:r>
      <w:r w:rsidR="00A96A35" w:rsidRPr="0027638C">
        <w:rPr>
          <w:sz w:val="24"/>
          <w:rPrChange w16du:dateUtc="2026-07-07T18:18:00Z" w:author="Author" w:date="2026-07-07T20:18:00Z" w:id="18282">
            <w:rPr>
              <w:rFonts w:ascii="Times New Roman"/>
              <w:color w:val="000000"/>
            </w:rPr>
          </w:rPrChange>
        </w:rPr>
        <w:t>et</w:t>
      </w:r>
      <w:r w:rsidR="00A96A35" w:rsidRPr="0027638C">
        <w:rPr>
          <w:sz w:val="24"/>
          <w:rPrChange w16du:dateUtc="2026-07-07T18:18:00Z" w:author="Author" w:date="2026-07-07T20:18:00Z" w:id="18283">
            <w:rPr>
              <w:rFonts w:ascii="Times New Roman"/>
              <w:color w:val="000000"/>
              <w:spacing w:val="28"/>
            </w:rPr>
          </w:rPrChange>
        </w:rPr>
        <w:t xml:space="preserve"> </w:t>
      </w:r>
      <w:r w:rsidR="00A96A35" w:rsidRPr="0027638C">
        <w:rPr>
          <w:sz w:val="24"/>
          <w:rPrChange w16du:dateUtc="2026-07-07T18:18:00Z" w:author="Author" w:date="2026-07-07T20:18:00Z" w:id="18284">
            <w:rPr>
              <w:rFonts w:ascii="Times New Roman"/>
              <w:color w:val="000000"/>
            </w:rPr>
          </w:rPrChange>
        </w:rPr>
        <w:t>dolore</w:t>
      </w:r>
      <w:r w:rsidR="00A96A35" w:rsidRPr="0027638C">
        <w:rPr>
          <w:sz w:val="24"/>
          <w:rPrChange w16du:dateUtc="2026-07-07T18:18:00Z" w:author="Author" w:date="2026-07-07T20:18:00Z" w:id="18285">
            <w:rPr>
              <w:rFonts w:ascii="Times New Roman"/>
              <w:color w:val="000000"/>
              <w:spacing w:val="28"/>
            </w:rPr>
          </w:rPrChange>
        </w:rPr>
        <w:t xml:space="preserve"> </w:t>
      </w:r>
      <w:r w:rsidR="00A96A35" w:rsidRPr="0027638C">
        <w:rPr>
          <w:sz w:val="24"/>
          <w:rPrChange w16du:dateUtc="2026-07-07T18:18:00Z" w:author="Author" w:date="2026-07-07T20:18:00Z" w:id="18286">
            <w:rPr>
              <w:rFonts w:ascii="Times New Roman"/>
              <w:color w:val="000000"/>
            </w:rPr>
          </w:rPrChange>
        </w:rPr>
        <w:t>magna</w:t>
      </w:r>
      <w:r w:rsidR="00A96A35" w:rsidRPr="0027638C">
        <w:rPr>
          <w:sz w:val="24"/>
          <w:rPrChange w16du:dateUtc="2026-07-07T18:18:00Z" w:author="Author" w:date="2026-07-07T20:18:00Z" w:id="18287">
            <w:rPr>
              <w:rFonts w:ascii="Times New Roman"/>
              <w:color w:val="000000"/>
              <w:spacing w:val="28"/>
            </w:rPr>
          </w:rPrChange>
        </w:rPr>
        <w:t xml:space="preserve"> </w:t>
      </w:r>
      <w:r w:rsidR="00A96A35" w:rsidRPr="0027638C">
        <w:rPr>
          <w:sz w:val="24"/>
          <w:rPrChange w16du:dateUtc="2026-07-07T18:18:00Z" w:author="Author" w:date="2026-07-07T20:18:00Z" w:id="18288">
            <w:rPr>
              <w:rFonts w:ascii="Times New Roman"/>
              <w:color w:val="000000"/>
            </w:rPr>
          </w:rPrChange>
        </w:rPr>
        <w:t>aliqua</w:t>
      </w:r>
      <w:r w:rsidR="00A96A35" w:rsidRPr="0027638C">
        <w:rPr>
          <w:sz w:val="24"/>
          <w:rPrChange w16du:dateUtc="2026-07-07T18:18:00Z" w:author="Author" w:date="2026-07-07T20:18:00Z" w:id="18289">
            <w:rPr>
              <w:rFonts w:ascii="Times New Roman"/>
              <w:color w:val="000000"/>
              <w:spacing w:val="28"/>
            </w:rPr>
          </w:rPrChange>
        </w:rPr>
        <w:t xml:space="preserve"> </w:t>
      </w:r>
      <w:r w:rsidR="00A96A35" w:rsidRPr="0027638C">
        <w:rPr>
          <w:sz w:val="24"/>
          <w:rPrChange w16du:dateUtc="2026-07-07T18:18:00Z" w:author="Author" w:date="2026-07-07T20:18:00Z" w:id="18290">
            <w:rPr>
              <w:rFonts w:ascii="Times New Roman"/>
              <w:color w:val="000000"/>
            </w:rPr>
          </w:rPrChange>
        </w:rPr>
        <w:t>lorem</w:t>
      </w:r>
      <w:r w:rsidR="00A96A35" w:rsidRPr="0027638C">
        <w:rPr>
          <w:sz w:val="24"/>
          <w:rPrChange w16du:dateUtc="2026-07-07T18:18:00Z" w:author="Author" w:date="2026-07-07T20:18:00Z" w:id="18291">
            <w:rPr>
              <w:rFonts w:ascii="Times New Roman"/>
              <w:color w:val="000000"/>
              <w:spacing w:val="28"/>
            </w:rPr>
          </w:rPrChange>
        </w:rPr>
        <w:t xml:space="preserve"> </w:t>
      </w:r>
      <w:r w:rsidR="00A96A35" w:rsidRPr="0027638C">
        <w:rPr>
          <w:sz w:val="24"/>
          <w:rPrChange w16du:dateUtc="2026-07-07T18:18:00Z" w:author="Author" w:date="2026-07-07T20:18:00Z" w:id="18292">
            <w:rPr>
              <w:rFonts w:ascii="Times New Roman"/>
              <w:color w:val="000000"/>
            </w:rPr>
          </w:rPrChange>
        </w:rPr>
        <w:t>Ipsum</w:t>
      </w:r>
      <w:r w:rsidR="00A96A35" w:rsidRPr="0027638C">
        <w:rPr>
          <w:sz w:val="24"/>
          <w:rPrChange w16du:dateUtc="2026-07-07T18:18:00Z" w:author="Author" w:date="2026-07-07T20:18:00Z" w:id="18293">
            <w:rPr>
              <w:rFonts w:ascii="Times New Roman"/>
              <w:color w:val="000000"/>
              <w:spacing w:val="28"/>
            </w:rPr>
          </w:rPrChange>
        </w:rPr>
        <w:t xml:space="preserve"> </w:t>
      </w:r>
      <w:r w:rsidR="00A96A35" w:rsidRPr="0027638C">
        <w:rPr>
          <w:sz w:val="24"/>
          <w:rPrChange w16du:dateUtc="2026-07-07T18:18:00Z" w:author="Author" w:date="2026-07-07T20:18:00Z" w:id="18294">
            <w:rPr>
              <w:rFonts w:ascii="Times New Roman"/>
              <w:color w:val="000000"/>
            </w:rPr>
          </w:rPrChange>
        </w:rPr>
        <w:t>Dolor</w:t>
      </w:r>
      <w:r w:rsidR="00A96A35" w:rsidRPr="0027638C">
        <w:rPr>
          <w:sz w:val="24"/>
          <w:rPrChange w16du:dateUtc="2026-07-07T18:18:00Z" w:author="Author" w:date="2026-07-07T20:18:00Z" w:id="18295">
            <w:rPr>
              <w:rFonts w:ascii="Times New Roman"/>
              <w:color w:val="000000"/>
              <w:spacing w:val="28"/>
            </w:rPr>
          </w:rPrChange>
        </w:rPr>
        <w:t xml:space="preserve"> </w:t>
      </w:r>
      <w:r w:rsidR="00A96A35" w:rsidRPr="0027638C">
        <w:rPr>
          <w:sz w:val="24"/>
          <w:rPrChange w16du:dateUtc="2026-07-07T18:18:00Z" w:author="Author" w:date="2026-07-07T20:18:00Z" w:id="18296">
            <w:rPr>
              <w:rFonts w:ascii="Times New Roman"/>
              <w:color w:val="000000"/>
            </w:rPr>
          </w:rPrChange>
        </w:rPr>
        <w:t>Sit.</w:t>
      </w:r>
      <w:r w:rsidR="00A96A35" w:rsidRPr="0027638C">
        <w:rPr>
          <w:sz w:val="24"/>
          <w:rPrChange w16du:dateUtc="2026-07-07T18:18:00Z" w:author="Author" w:date="2026-07-07T20:18:00Z" w:id="18297">
            <w:rPr>
              <w:rFonts w:ascii="Times New Roman"/>
              <w:color w:val="000000"/>
              <w:spacing w:val="28"/>
            </w:rPr>
          </w:rPrChange>
        </w:rPr>
        <w:t xml:space="preserve"> </w:t>
      </w:r>
      <w:r w:rsidR="00A96A35" w:rsidRPr="0027638C">
        <w:rPr>
          <w:sz w:val="24"/>
          <w:rPrChange w16du:dateUtc="2026-07-07T18:18:00Z" w:author="Author" w:date="2026-07-07T20:18:00Z" w:id="18298">
            <w:rPr>
              <w:rFonts w:ascii="Times New Roman"/>
              <w:color w:val="000000"/>
            </w:rPr>
          </w:rPrChange>
        </w:rPr>
        <w:t>Amet</w:t>
      </w:r>
      <w:r w:rsidR="00A96A35" w:rsidRPr="0027638C">
        <w:rPr>
          <w:sz w:val="24"/>
          <w:rPrChange w16du:dateUtc="2026-07-07T18:18:00Z" w:author="Author" w:date="2026-07-07T20:18:00Z" w:id="18299">
            <w:rPr>
              <w:rFonts w:ascii="Times New Roman"/>
              <w:color w:val="000000"/>
              <w:spacing w:val="28"/>
            </w:rPr>
          </w:rPrChange>
        </w:rPr>
        <w:t xml:space="preserve"> </w:t>
      </w:r>
      <w:r w:rsidR="00A96A35" w:rsidRPr="0027638C">
        <w:rPr>
          <w:sz w:val="24"/>
          <w:rPrChange w16du:dateUtc="2026-07-07T18:18:00Z" w:author="Author" w:date="2026-07-07T20:18:00Z" w:id="18300">
            <w:rPr>
              <w:rFonts w:ascii="Times New Roman"/>
              <w:color w:val="000000"/>
            </w:rPr>
          </w:rPrChange>
        </w:rPr>
        <w:t>consectetur</w:t>
      </w:r>
      <w:r w:rsidR="00A96A35" w:rsidRPr="0027638C">
        <w:rPr>
          <w:sz w:val="24"/>
          <w:rPrChange w16du:dateUtc="2026-07-07T18:18:00Z" w:author="Author" w:date="2026-07-07T20:18:00Z" w:id="18301">
            <w:rPr>
              <w:rFonts w:ascii="Times New Roman"/>
              <w:color w:val="000000"/>
              <w:spacing w:val="28"/>
            </w:rPr>
          </w:rPrChange>
        </w:rPr>
        <w:t xml:space="preserve"> </w:t>
      </w:r>
      <w:r w:rsidR="00A96A35" w:rsidRPr="0027638C">
        <w:rPr>
          <w:sz w:val="24"/>
          <w:rPrChange w16du:dateUtc="2026-07-07T18:18:00Z" w:author="Author" w:date="2026-07-07T20:18:00Z" w:id="18302">
            <w:rPr>
              <w:rFonts w:ascii="Times New Roman"/>
              <w:color w:val="000000"/>
            </w:rPr>
          </w:rPrChange>
        </w:rPr>
        <w:t>adipiscing</w:t>
      </w:r>
      <w:r w:rsidR="00A96A35" w:rsidRPr="0027638C">
        <w:rPr>
          <w:sz w:val="24"/>
          <w:rPrChange w16du:dateUtc="2026-07-07T18:18:00Z" w:author="Author" w:date="2026-07-07T20:18:00Z" w:id="18303">
            <w:rPr>
              <w:rFonts w:ascii="Times New Roman"/>
              <w:color w:val="000000"/>
              <w:spacing w:val="28"/>
            </w:rPr>
          </w:rPrChange>
        </w:rPr>
        <w:t xml:space="preserve"> </w:t>
      </w:r>
      <w:r w:rsidR="00A96A35" w:rsidRPr="0027638C">
        <w:rPr>
          <w:sz w:val="24"/>
          <w:rPrChange w16du:dateUtc="2026-07-07T18:18:00Z" w:author="Author" w:date="2026-07-07T20:18:00Z" w:id="18304">
            <w:rPr>
              <w:rFonts w:ascii="Times New Roman"/>
              <w:color w:val="000000"/>
            </w:rPr>
          </w:rPrChange>
        </w:rPr>
        <w:t>elit</w:t>
      </w:r>
      <w:r w:rsidR="00A96A35" w:rsidRPr="0027638C">
        <w:rPr>
          <w:sz w:val="24"/>
          <w:rPrChange w16du:dateUtc="2026-07-07T18:18:00Z" w:author="Author" w:date="2026-07-07T20:18:00Z" w:id="18305">
            <w:rPr>
              <w:rFonts w:ascii="Times New Roman"/>
              <w:color w:val="000000"/>
              <w:spacing w:val="28"/>
            </w:rPr>
          </w:rPrChange>
        </w:rPr>
        <w:t xml:space="preserve"> </w:t>
      </w:r>
      <w:r w:rsidR="00A96A35" w:rsidRPr="0027638C">
        <w:rPr>
          <w:sz w:val="24"/>
          <w:rPrChange w16du:dateUtc="2026-07-07T18:18:00Z" w:author="Author" w:date="2026-07-07T20:18:00Z" w:id="18306">
            <w:rPr>
              <w:rFonts w:ascii="Times New Roman" w:hAnsi="Times New Roman"/>
              <w:color w:val="000000"/>
            </w:rPr>
          </w:rPrChange>
        </w:rPr>
        <w:t>sed</w:t>
      </w:r>
      <w:del w16du:dateUtc="2026-07-07T18:18:00Z" w:author="Author" w:date="2026-07-07T20:18:00Z" w:id="18307">
        <w:r>
          <w:rPr>
            <w:rFonts w:ascii="Times New Roman" w:cs="Times New Roman" w:hAnsi="Times New Roman"/>
            <w:color w:val="000000"/>
          </w:rPr>
          <w:cr/>
        </w:r>
      </w:del>
      <w:r w:rsidR="00A96A35" w:rsidRPr="0027638C">
        <w:rPr>
          <w:sz w:val="24"/>
          <w:rPrChange w16du:dateUtc="2026-07-07T18:18:00Z" w:author="Author" w:date="2026-07-07T20:18:00Z" w:id="18308">
            <w:rPr>
              <w:rFonts w:ascii="Times New Roman"/>
              <w:color w:val="000000"/>
              <w:spacing w:val="665"/>
            </w:rPr>
          </w:rPrChange>
        </w:rPr>
        <w:t xml:space="preserve"> </w:t>
      </w:r>
      <w:r w:rsidR="00A96A35" w:rsidRPr="0027638C">
        <w:rPr>
          <w:sz w:val="24"/>
          <w:rPrChange w16du:dateUtc="2026-07-07T18:18:00Z" w:author="Author" w:date="2026-07-07T20:18:00Z" w:id="18309">
            <w:rPr>
              <w:rFonts w:ascii="Times New Roman"/>
              <w:color w:val="000000"/>
            </w:rPr>
          </w:rPrChange>
        </w:rPr>
        <w:t>do,</w:t>
      </w:r>
      <w:r w:rsidR="00A96A35" w:rsidRPr="0027638C">
        <w:rPr>
          <w:sz w:val="24"/>
          <w:rPrChange w16du:dateUtc="2026-07-07T18:18:00Z" w:author="Author" w:date="2026-07-07T20:18:00Z" w:id="18310">
            <w:rPr>
              <w:rFonts w:ascii="Times New Roman"/>
              <w:color w:val="000000"/>
              <w:spacing w:val="36"/>
            </w:rPr>
          </w:rPrChange>
        </w:rPr>
        <w:t xml:space="preserve"> </w:t>
      </w:r>
      <w:r w:rsidR="00A96A35" w:rsidRPr="0027638C">
        <w:rPr>
          <w:sz w:val="24"/>
          <w:rPrChange w16du:dateUtc="2026-07-07T18:18:00Z" w:author="Author" w:date="2026-07-07T20:18:00Z" w:id="18311">
            <w:rPr>
              <w:rFonts w:ascii="Times New Roman" w:hAnsi="Times New Roman"/>
              <w:color w:val="000000"/>
            </w:rPr>
          </w:rPrChange>
        </w:rPr>
        <w:t>Eiusmod’tempor</w:t>
      </w:r>
      <w:r w:rsidR="00A96A35" w:rsidRPr="0027638C">
        <w:rPr>
          <w:sz w:val="24"/>
          <w:rPrChange w16du:dateUtc="2026-07-07T18:18:00Z" w:author="Author" w:date="2026-07-07T20:18:00Z" w:id="18312">
            <w:rPr>
              <w:rFonts w:ascii="Times New Roman"/>
              <w:color w:val="000000"/>
              <w:spacing w:val="36"/>
            </w:rPr>
          </w:rPrChange>
        </w:rPr>
        <w:t xml:space="preserve"> </w:t>
      </w:r>
      <w:r w:rsidR="00A96A35" w:rsidRPr="0027638C">
        <w:rPr>
          <w:sz w:val="24"/>
          <w:rPrChange w16du:dateUtc="2026-07-07T18:18:00Z" w:author="Author" w:date="2026-07-07T20:18:00Z" w:id="18313">
            <w:rPr>
              <w:rFonts w:ascii="Times New Roman"/>
              <w:color w:val="000000"/>
            </w:rPr>
          </w:rPrChange>
        </w:rPr>
        <w:t>incididunt</w:t>
      </w:r>
      <w:r w:rsidR="00A96A35" w:rsidRPr="0027638C">
        <w:rPr>
          <w:sz w:val="24"/>
          <w:rPrChange w16du:dateUtc="2026-07-07T18:18:00Z" w:author="Author" w:date="2026-07-07T20:18:00Z" w:id="18314">
            <w:rPr>
              <w:rFonts w:ascii="Times New Roman"/>
              <w:color w:val="000000"/>
              <w:spacing w:val="36"/>
            </w:rPr>
          </w:rPrChange>
        </w:rPr>
        <w:t xml:space="preserve"> </w:t>
      </w:r>
      <w:r w:rsidR="00A96A35" w:rsidRPr="0027638C">
        <w:rPr>
          <w:sz w:val="24"/>
          <w:rPrChange w16du:dateUtc="2026-07-07T18:18:00Z" w:author="Author" w:date="2026-07-07T20:18:00Z" w:id="18315">
            <w:rPr>
              <w:rFonts w:ascii="Times New Roman"/>
              <w:color w:val="000000"/>
            </w:rPr>
          </w:rPrChange>
        </w:rPr>
        <w:t>ut</w:t>
      </w:r>
      <w:r w:rsidR="00A96A35" w:rsidRPr="0027638C">
        <w:rPr>
          <w:sz w:val="24"/>
          <w:rPrChange w16du:dateUtc="2026-07-07T18:18:00Z" w:author="Author" w:date="2026-07-07T20:18:00Z" w:id="18316">
            <w:rPr>
              <w:rFonts w:ascii="Times New Roman"/>
              <w:color w:val="000000"/>
              <w:spacing w:val="36"/>
            </w:rPr>
          </w:rPrChange>
        </w:rPr>
        <w:t xml:space="preserve"> </w:t>
      </w:r>
      <w:r w:rsidR="00A96A35" w:rsidRPr="0027638C">
        <w:rPr>
          <w:sz w:val="24"/>
          <w:rPrChange w16du:dateUtc="2026-07-07T18:18:00Z" w:author="Author" w:date="2026-07-07T20:18:00Z" w:id="18317">
            <w:rPr>
              <w:rFonts w:ascii="Times New Roman"/>
              <w:color w:val="000000"/>
            </w:rPr>
          </w:rPrChange>
        </w:rPr>
        <w:t>labore</w:t>
      </w:r>
      <w:r w:rsidR="00A96A35" w:rsidRPr="0027638C">
        <w:rPr>
          <w:sz w:val="24"/>
          <w:rPrChange w16du:dateUtc="2026-07-07T18:18:00Z" w:author="Author" w:date="2026-07-07T20:18:00Z" w:id="18318">
            <w:rPr>
              <w:rFonts w:ascii="Times New Roman"/>
              <w:color w:val="000000"/>
              <w:spacing w:val="36"/>
            </w:rPr>
          </w:rPrChange>
        </w:rPr>
        <w:t xml:space="preserve"> </w:t>
      </w:r>
      <w:r w:rsidR="00A96A35" w:rsidRPr="0027638C">
        <w:rPr>
          <w:sz w:val="24"/>
          <w:rPrChange w16du:dateUtc="2026-07-07T18:18:00Z" w:author="Author" w:date="2026-07-07T20:18:00Z" w:id="18319">
            <w:rPr>
              <w:rFonts w:ascii="Times New Roman" w:hAnsi="Times New Roman"/>
              <w:color w:val="000000"/>
            </w:rPr>
          </w:rPrChange>
        </w:rPr>
        <w:t>Et’dolore</w:t>
      </w:r>
      <w:r w:rsidR="00A96A35" w:rsidRPr="0027638C">
        <w:rPr>
          <w:sz w:val="24"/>
          <w:rPrChange w16du:dateUtc="2026-07-07T18:18:00Z" w:author="Author" w:date="2026-07-07T20:18:00Z" w:id="18320">
            <w:rPr>
              <w:rFonts w:ascii="Times New Roman"/>
              <w:color w:val="000000"/>
              <w:spacing w:val="36"/>
            </w:rPr>
          </w:rPrChange>
        </w:rPr>
        <w:t xml:space="preserve"> </w:t>
      </w:r>
      <w:r w:rsidR="00A96A35" w:rsidRPr="0027638C">
        <w:rPr>
          <w:sz w:val="24"/>
          <w:rPrChange w16du:dateUtc="2026-07-07T18:18:00Z" w:author="Author" w:date="2026-07-07T20:18:00Z" w:id="18321">
            <w:rPr>
              <w:rFonts w:ascii="Times New Roman"/>
              <w:color w:val="000000"/>
              <w:spacing w:val="1"/>
            </w:rPr>
          </w:rPrChange>
        </w:rPr>
        <w:t>magna</w:t>
      </w:r>
      <w:r w:rsidR="00A96A35" w:rsidRPr="0027638C">
        <w:rPr>
          <w:sz w:val="24"/>
          <w:rPrChange w16du:dateUtc="2026-07-07T18:18:00Z" w:author="Author" w:date="2026-07-07T20:18:00Z" w:id="18322">
            <w:rPr>
              <w:rFonts w:ascii="Times New Roman"/>
              <w:color w:val="000000"/>
              <w:spacing w:val="36"/>
            </w:rPr>
          </w:rPrChange>
        </w:rPr>
        <w:t xml:space="preserve"> </w:t>
      </w:r>
      <w:r w:rsidR="00A96A35" w:rsidRPr="0027638C">
        <w:rPr>
          <w:sz w:val="24"/>
          <w:rPrChange w16du:dateUtc="2026-07-07T18:18:00Z" w:author="Author" w:date="2026-07-07T20:18:00Z" w:id="18323">
            <w:rPr>
              <w:rFonts w:ascii="Times New Roman"/>
              <w:color w:val="000000"/>
            </w:rPr>
          </w:rPrChange>
        </w:rPr>
        <w:t>aliqua</w:t>
      </w:r>
      <w:r w:rsidR="00A96A35" w:rsidRPr="0027638C">
        <w:rPr>
          <w:sz w:val="24"/>
          <w:rPrChange w16du:dateUtc="2026-07-07T18:18:00Z" w:author="Author" w:date="2026-07-07T20:18:00Z" w:id="18324">
            <w:rPr>
              <w:rFonts w:ascii="Times New Roman"/>
              <w:color w:val="000000"/>
              <w:spacing w:val="36"/>
            </w:rPr>
          </w:rPrChange>
        </w:rPr>
        <w:t xml:space="preserve"> </w:t>
      </w:r>
      <w:r w:rsidR="00A96A35" w:rsidRPr="0027638C">
        <w:rPr>
          <w:sz w:val="24"/>
          <w:rPrChange w16du:dateUtc="2026-07-07T18:18:00Z" w:author="Author" w:date="2026-07-07T20:18:00Z" w:id="18325">
            <w:rPr>
              <w:rFonts w:ascii="Times New Roman"/>
              <w:color w:val="000000"/>
            </w:rPr>
          </w:rPrChange>
        </w:rPr>
        <w:t>lorem</w:t>
      </w:r>
      <w:r w:rsidR="00A96A35" w:rsidRPr="0027638C">
        <w:rPr>
          <w:sz w:val="24"/>
          <w:rPrChange w16du:dateUtc="2026-07-07T18:18:00Z" w:author="Author" w:date="2026-07-07T20:18:00Z" w:id="18326">
            <w:rPr>
              <w:rFonts w:ascii="Times New Roman"/>
              <w:color w:val="000000"/>
              <w:spacing w:val="36"/>
            </w:rPr>
          </w:rPrChange>
        </w:rPr>
        <w:t xml:space="preserve"> </w:t>
      </w:r>
      <w:r w:rsidR="00A96A35" w:rsidRPr="0027638C">
        <w:rPr>
          <w:sz w:val="24"/>
          <w:rPrChange w16du:dateUtc="2026-07-07T18:18:00Z" w:author="Author" w:date="2026-07-07T20:18:00Z" w:id="18327">
            <w:rPr>
              <w:rFonts w:ascii="Times New Roman"/>
              <w:color w:val="000000"/>
            </w:rPr>
          </w:rPrChange>
        </w:rPr>
        <w:t>ipsum</w:t>
      </w:r>
      <w:r w:rsidR="00A96A35" w:rsidRPr="0027638C">
        <w:rPr>
          <w:sz w:val="24"/>
          <w:rPrChange w16du:dateUtc="2026-07-07T18:18:00Z" w:author="Author" w:date="2026-07-07T20:18:00Z" w:id="18328">
            <w:rPr>
              <w:rFonts w:ascii="Times New Roman"/>
              <w:color w:val="000000"/>
              <w:spacing w:val="36"/>
            </w:rPr>
          </w:rPrChange>
        </w:rPr>
        <w:t xml:space="preserve"> </w:t>
      </w:r>
      <w:r w:rsidR="00A96A35" w:rsidRPr="0027638C">
        <w:rPr>
          <w:sz w:val="24"/>
          <w:rPrChange w16du:dateUtc="2026-07-07T18:18:00Z" w:author="Author" w:date="2026-07-07T20:18:00Z" w:id="18329">
            <w:rPr>
              <w:rFonts w:ascii="Times New Roman"/>
              <w:color w:val="000000"/>
            </w:rPr>
          </w:rPrChange>
        </w:rPr>
        <w:t>dolor</w:t>
      </w:r>
      <w:r w:rsidR="00A96A35" w:rsidRPr="0027638C">
        <w:rPr>
          <w:sz w:val="24"/>
          <w:rPrChange w16du:dateUtc="2026-07-07T18:18:00Z" w:author="Author" w:date="2026-07-07T20:18:00Z" w:id="18330">
            <w:rPr>
              <w:rFonts w:ascii="Times New Roman"/>
              <w:color w:val="000000"/>
              <w:spacing w:val="36"/>
            </w:rPr>
          </w:rPrChange>
        </w:rPr>
        <w:t xml:space="preserve"> </w:t>
      </w:r>
      <w:r w:rsidR="00A96A35" w:rsidRPr="0027638C">
        <w:rPr>
          <w:sz w:val="24"/>
          <w:rPrChange w16du:dateUtc="2026-07-07T18:18:00Z" w:author="Author" w:date="2026-07-07T20:18:00Z" w:id="18331">
            <w:rPr>
              <w:rFonts w:ascii="Times New Roman"/>
              <w:color w:val="000000"/>
            </w:rPr>
          </w:rPrChange>
        </w:rPr>
        <w:t>sit</w:t>
      </w:r>
      <w:r w:rsidR="00A96A35" w:rsidRPr="0027638C">
        <w:rPr>
          <w:sz w:val="24"/>
          <w:rPrChange w16du:dateUtc="2026-07-07T18:18:00Z" w:author="Author" w:date="2026-07-07T20:18:00Z" w:id="18332">
            <w:rPr>
              <w:rFonts w:ascii="Times New Roman"/>
              <w:color w:val="000000"/>
              <w:spacing w:val="36"/>
            </w:rPr>
          </w:rPrChange>
        </w:rPr>
        <w:t xml:space="preserve"> </w:t>
      </w:r>
      <w:r w:rsidR="00A96A35" w:rsidRPr="0027638C">
        <w:rPr>
          <w:sz w:val="24"/>
          <w:rPrChange w16du:dateUtc="2026-07-07T18:18:00Z" w:author="Author" w:date="2026-07-07T20:18:00Z" w:id="18333">
            <w:rPr>
              <w:rFonts w:ascii="Times New Roman" w:hAnsi="Times New Roman"/>
              <w:color w:val="000000"/>
            </w:rPr>
          </w:rPrChange>
        </w:rPr>
        <w:t>amet</w:t>
      </w:r>
      <w:del w16du:dateUtc="2026-07-07T18:18:00Z" w:author="Author" w:date="2026-07-07T20:18:00Z" w:id="18334">
        <w:r>
          <w:rPr>
            <w:rFonts w:ascii="Times New Roman" w:cs="Times New Roman" w:hAnsi="Times New Roman"/>
            <w:color w:val="000000"/>
          </w:rPr>
          <w:cr/>
        </w:r>
      </w:del>
      <w:r w:rsidR="00A96A35" w:rsidRPr="0027638C">
        <w:rPr>
          <w:sz w:val="24"/>
          <w:rPrChange w16du:dateUtc="2026-07-07T18:18:00Z" w:author="Author" w:date="2026-07-07T20:18:00Z" w:id="18335">
            <w:rPr>
              <w:rFonts w:ascii="Times New Roman"/>
              <w:color w:val="000000"/>
              <w:spacing w:val="665"/>
            </w:rPr>
          </w:rPrChange>
        </w:rPr>
        <w:t xml:space="preserve"> </w:t>
      </w:r>
      <w:r w:rsidR="00A96A35" w:rsidRPr="0027638C">
        <w:rPr>
          <w:sz w:val="24"/>
          <w:rPrChange w16du:dateUtc="2026-07-07T18:18:00Z" w:author="Author" w:date="2026-07-07T20:18:00Z" w:id="18336">
            <w:rPr>
              <w:rFonts w:ascii="Times New Roman"/>
              <w:color w:val="000000"/>
            </w:rPr>
          </w:rPrChange>
        </w:rPr>
        <w:t>consectetur</w:t>
      </w:r>
      <w:r w:rsidR="00A96A35" w:rsidRPr="0027638C">
        <w:rPr>
          <w:spacing w:val="-2"/>
          <w:sz w:val="24"/>
          <w:rPrChange w16du:dateUtc="2026-07-07T18:18:00Z" w:author="Author" w:date="2026-07-07T20:18:00Z" w:id="18337">
            <w:rPr>
              <w:rFonts w:ascii="Times New Roman"/>
              <w:color w:val="000000"/>
              <w:spacing w:val="1"/>
            </w:rPr>
          </w:rPrChange>
        </w:rPr>
        <w:t xml:space="preserve"> </w:t>
      </w:r>
      <w:r w:rsidR="00A96A35" w:rsidRPr="0027638C">
        <w:rPr>
          <w:sz w:val="24"/>
          <w:rPrChange w16du:dateUtc="2026-07-07T18:18:00Z" w:author="Author" w:date="2026-07-07T20:18:00Z" w:id="18338">
            <w:rPr>
              <w:rFonts w:ascii="Times New Roman"/>
              <w:color w:val="000000"/>
            </w:rPr>
          </w:rPrChange>
        </w:rPr>
        <w:t>Adipiscing</w:t>
      </w:r>
      <w:r w:rsidR="00A96A35" w:rsidRPr="0027638C">
        <w:rPr>
          <w:spacing w:val="-2"/>
          <w:sz w:val="24"/>
          <w:rPrChange w16du:dateUtc="2026-07-07T18:18:00Z" w:author="Author" w:date="2026-07-07T20:18:00Z" w:id="18339">
            <w:rPr>
              <w:rFonts w:ascii="Times New Roman"/>
              <w:color w:val="000000"/>
              <w:spacing w:val="1"/>
            </w:rPr>
          </w:rPrChange>
        </w:rPr>
        <w:t xml:space="preserve"> </w:t>
      </w:r>
      <w:r w:rsidR="00A96A35" w:rsidRPr="0027638C">
        <w:rPr>
          <w:sz w:val="24"/>
          <w:rPrChange w16du:dateUtc="2026-07-07T18:18:00Z" w:author="Author" w:date="2026-07-07T20:18:00Z" w:id="18340">
            <w:rPr>
              <w:rFonts w:ascii="Times New Roman"/>
              <w:color w:val="000000"/>
            </w:rPr>
          </w:rPrChange>
        </w:rPr>
        <w:t>elit</w:t>
      </w:r>
      <w:r w:rsidR="00A96A35" w:rsidRPr="0027638C">
        <w:rPr>
          <w:spacing w:val="-2"/>
          <w:sz w:val="24"/>
          <w:rPrChange w16du:dateUtc="2026-07-07T18:18:00Z" w:author="Author" w:date="2026-07-07T20:18:00Z" w:id="18341">
            <w:rPr>
              <w:rFonts w:ascii="Times New Roman"/>
              <w:color w:val="000000"/>
              <w:spacing w:val="1"/>
            </w:rPr>
          </w:rPrChange>
        </w:rPr>
        <w:t xml:space="preserve"> </w:t>
      </w:r>
      <w:r w:rsidR="00A96A35" w:rsidRPr="0027638C">
        <w:rPr>
          <w:sz w:val="24"/>
          <w:rPrChange w16du:dateUtc="2026-07-07T18:18:00Z" w:author="Author" w:date="2026-07-07T20:18:00Z" w:id="18342">
            <w:rPr>
              <w:rFonts w:ascii="Times New Roman"/>
              <w:color w:val="000000"/>
            </w:rPr>
          </w:rPrChange>
        </w:rPr>
        <w:t>sed</w:t>
      </w:r>
      <w:r w:rsidR="00A96A35" w:rsidRPr="0027638C">
        <w:rPr>
          <w:spacing w:val="-2"/>
          <w:sz w:val="24"/>
          <w:rPrChange w16du:dateUtc="2026-07-07T18:18:00Z" w:author="Author" w:date="2026-07-07T20:18:00Z" w:id="18343">
            <w:rPr>
              <w:rFonts w:ascii="Times New Roman"/>
              <w:color w:val="000000"/>
              <w:spacing w:val="1"/>
            </w:rPr>
          </w:rPrChange>
        </w:rPr>
        <w:t xml:space="preserve"> </w:t>
      </w:r>
      <w:r w:rsidR="00A96A35" w:rsidRPr="0027638C">
        <w:rPr>
          <w:sz w:val="24"/>
          <w:rPrChange w16du:dateUtc="2026-07-07T18:18:00Z" w:author="Author" w:date="2026-07-07T20:18:00Z" w:id="18344">
            <w:rPr>
              <w:rFonts w:ascii="Times New Roman"/>
              <w:color w:val="000000"/>
            </w:rPr>
          </w:rPrChange>
        </w:rPr>
        <w:t>Do</w:t>
      </w:r>
      <w:r w:rsidR="00A96A35" w:rsidRPr="0027638C">
        <w:rPr>
          <w:spacing w:val="-2"/>
          <w:sz w:val="24"/>
          <w:rPrChange w16du:dateUtc="2026-07-07T18:18:00Z" w:author="Author" w:date="2026-07-07T20:18:00Z" w:id="18345">
            <w:rPr>
              <w:rFonts w:ascii="Times New Roman"/>
              <w:color w:val="000000"/>
              <w:spacing w:val="1"/>
            </w:rPr>
          </w:rPrChange>
        </w:rPr>
        <w:t xml:space="preserve"> </w:t>
      </w:r>
      <w:r w:rsidR="00A96A35" w:rsidRPr="0027638C">
        <w:rPr>
          <w:sz w:val="24"/>
          <w:rPrChange w16du:dateUtc="2026-07-07T18:18:00Z" w:author="Author" w:date="2026-07-07T20:18:00Z" w:id="18346">
            <w:rPr>
              <w:rFonts w:ascii="Times New Roman"/>
              <w:color w:val="000000"/>
            </w:rPr>
          </w:rPrChange>
        </w:rPr>
        <w:t>Eiusmod</w:t>
      </w:r>
      <w:r w:rsidR="00A96A35" w:rsidRPr="0027638C">
        <w:rPr>
          <w:spacing w:val="-2"/>
          <w:sz w:val="24"/>
          <w:rPrChange w16du:dateUtc="2026-07-07T18:18:00Z" w:author="Author" w:date="2026-07-07T20:18:00Z" w:id="18347">
            <w:rPr>
              <w:rFonts w:ascii="Times New Roman"/>
              <w:color w:val="000000"/>
              <w:spacing w:val="1"/>
            </w:rPr>
          </w:rPrChange>
        </w:rPr>
        <w:t xml:space="preserve"> </w:t>
      </w:r>
      <w:r w:rsidR="00A96A35" w:rsidRPr="0027638C">
        <w:rPr>
          <w:sz w:val="24"/>
          <w:rPrChange w16du:dateUtc="2026-07-07T18:18:00Z" w:author="Author" w:date="2026-07-07T20:18:00Z" w:id="18348">
            <w:rPr>
              <w:rFonts w:ascii="Times New Roman"/>
              <w:color w:val="000000"/>
            </w:rPr>
          </w:rPrChange>
        </w:rPr>
        <w:t>Tempor</w:t>
      </w:r>
      <w:r w:rsidR="00A96A35" w:rsidRPr="0027638C">
        <w:rPr>
          <w:spacing w:val="-2"/>
          <w:sz w:val="24"/>
          <w:rPrChange w16du:dateUtc="2026-07-07T18:18:00Z" w:author="Author" w:date="2026-07-07T20:18:00Z" w:id="18349">
            <w:rPr>
              <w:rFonts w:ascii="Times New Roman"/>
              <w:color w:val="000000"/>
              <w:spacing w:val="1"/>
            </w:rPr>
          </w:rPrChange>
        </w:rPr>
        <w:t xml:space="preserve"> </w:t>
      </w:r>
      <w:r w:rsidR="00A96A35" w:rsidRPr="0027638C">
        <w:rPr>
          <w:sz w:val="24"/>
          <w:rPrChange w16du:dateUtc="2026-07-07T18:18:00Z" w:author="Author" w:date="2026-07-07T20:18:00Z" w:id="18350">
            <w:rPr>
              <w:rFonts w:ascii="Times New Roman"/>
              <w:color w:val="000000"/>
            </w:rPr>
          </w:rPrChange>
        </w:rPr>
        <w:t>incididunt</w:t>
      </w:r>
      <w:r w:rsidR="00A96A35" w:rsidRPr="0027638C">
        <w:rPr>
          <w:spacing w:val="-2"/>
          <w:sz w:val="24"/>
          <w:rPrChange w16du:dateUtc="2026-07-07T18:18:00Z" w:author="Author" w:date="2026-07-07T20:18:00Z" w:id="18351">
            <w:rPr>
              <w:rFonts w:ascii="Times New Roman"/>
              <w:color w:val="000000"/>
              <w:spacing w:val="1"/>
            </w:rPr>
          </w:rPrChange>
        </w:rPr>
        <w:t xml:space="preserve"> </w:t>
      </w:r>
      <w:del w16du:dateUtc="2026-07-07T18:18:00Z" w:author="Author" w:date="2026-07-07T20:18:00Z" w:id="18352">
        <w:r>
          <w:rPr>
            <w:color w:val="000000"/>
          </w:rPr>
          <w:delText>providing</w:delText>
        </w:r>
      </w:del>
      <w:ins w16du:dateUtc="2026-07-07T18:18:00Z" w:author="Author" w:date="2026-07-07T20:18:00Z" w:id="18353">
        <w:r w:rsidR="00A96A35" w:rsidRPr="0027638C">
          <w:rPr>
            <w:sz w:val="24"/>
            <w:szCs w:val="24"/>
          </w:rPr>
          <w:t>ut</w:t>
        </w:r>
      </w:ins>
      <w:r w:rsidR="00A96A35" w:rsidRPr="0027638C">
        <w:rPr>
          <w:spacing w:val="-2"/>
          <w:sz w:val="24"/>
          <w:rPrChange w16du:dateUtc="2026-07-07T18:18:00Z" w:author="Author" w:date="2026-07-07T20:18:00Z" w:id="18354">
            <w:rPr>
              <w:rFonts w:ascii="Times New Roman"/>
              <w:color w:val="000000"/>
              <w:spacing w:val="1"/>
            </w:rPr>
          </w:rPrChange>
        </w:rPr>
        <w:t xml:space="preserve"> </w:t>
      </w:r>
      <w:r w:rsidR="00A96A35" w:rsidRPr="0027638C">
        <w:rPr>
          <w:sz w:val="24"/>
          <w:rPrChange w16du:dateUtc="2026-07-07T18:18:00Z" w:author="Author" w:date="2026-07-07T20:18:00Z" w:id="18355">
            <w:rPr>
              <w:rFonts w:ascii="Times New Roman"/>
              <w:color w:val="000000"/>
            </w:rPr>
          </w:rPrChange>
        </w:rPr>
        <w:t>labore</w:t>
      </w:r>
      <w:r w:rsidR="00A96A35" w:rsidRPr="0027638C">
        <w:rPr>
          <w:spacing w:val="-2"/>
          <w:sz w:val="24"/>
          <w:rPrChange w16du:dateUtc="2026-07-07T18:18:00Z" w:author="Author" w:date="2026-07-07T20:18:00Z" w:id="18356">
            <w:rPr>
              <w:rFonts w:ascii="Times New Roman"/>
              <w:color w:val="000000"/>
              <w:spacing w:val="1"/>
            </w:rPr>
          </w:rPrChange>
        </w:rPr>
        <w:t xml:space="preserve"> </w:t>
      </w:r>
      <w:r w:rsidR="00A96A35" w:rsidRPr="0027638C">
        <w:rPr>
          <w:sz w:val="24"/>
          <w:rPrChange w16du:dateUtc="2026-07-07T18:18:00Z" w:author="Author" w:date="2026-07-07T20:18:00Z" w:id="18357">
            <w:rPr>
              <w:rFonts w:ascii="Times New Roman"/>
              <w:color w:val="000000"/>
            </w:rPr>
          </w:rPrChange>
        </w:rPr>
        <w:t>et</w:t>
      </w:r>
      <w:r w:rsidR="00A96A35" w:rsidRPr="0027638C">
        <w:rPr>
          <w:spacing w:val="-2"/>
          <w:sz w:val="24"/>
          <w:rPrChange w16du:dateUtc="2026-07-07T18:18:00Z" w:author="Author" w:date="2026-07-07T20:18:00Z" w:id="18358">
            <w:rPr>
              <w:rFonts w:ascii="Times New Roman"/>
              <w:color w:val="000000"/>
              <w:spacing w:val="1"/>
            </w:rPr>
          </w:rPrChange>
        </w:rPr>
        <w:t xml:space="preserve"> </w:t>
      </w:r>
      <w:r w:rsidR="00A96A35" w:rsidRPr="0027638C">
        <w:rPr>
          <w:sz w:val="24"/>
          <w:rPrChange w16du:dateUtc="2026-07-07T18:18:00Z" w:author="Author" w:date="2026-07-07T20:18:00Z" w:id="18359">
            <w:rPr>
              <w:rFonts w:ascii="Times New Roman"/>
              <w:color w:val="000000"/>
            </w:rPr>
          </w:rPrChange>
        </w:rPr>
        <w:t>dolore</w:t>
      </w:r>
      <w:r w:rsidR="00A96A35" w:rsidRPr="0027638C">
        <w:rPr>
          <w:spacing w:val="-2"/>
          <w:sz w:val="24"/>
          <w:rPrChange w16du:dateUtc="2026-07-07T18:18:00Z" w:author="Author" w:date="2026-07-07T20:18:00Z" w:id="18360">
            <w:rPr>
              <w:rFonts w:ascii="Times New Roman"/>
              <w:color w:val="000000"/>
              <w:spacing w:val="1"/>
            </w:rPr>
          </w:rPrChange>
        </w:rPr>
        <w:t xml:space="preserve"> </w:t>
      </w:r>
      <w:r w:rsidR="00A96A35" w:rsidRPr="0027638C">
        <w:rPr>
          <w:sz w:val="24"/>
          <w:rPrChange w16du:dateUtc="2026-07-07T18:18:00Z" w:author="Author" w:date="2026-07-07T20:18:00Z" w:id="18361">
            <w:rPr>
              <w:rFonts w:ascii="Times New Roman"/>
              <w:color w:val="000000"/>
            </w:rPr>
          </w:rPrChange>
        </w:rPr>
        <w:t>magna</w:t>
      </w:r>
      <w:r w:rsidR="00A96A35" w:rsidRPr="0027638C">
        <w:rPr>
          <w:spacing w:val="-2"/>
          <w:sz w:val="24"/>
          <w:rPrChange w16du:dateUtc="2026-07-07T18:18:00Z" w:author="Author" w:date="2026-07-07T20:18:00Z" w:id="18362">
            <w:rPr>
              <w:rFonts w:ascii="Times New Roman"/>
              <w:color w:val="000000"/>
              <w:spacing w:val="1"/>
            </w:rPr>
          </w:rPrChange>
        </w:rPr>
        <w:t xml:space="preserve"> </w:t>
      </w:r>
      <w:r w:rsidR="00A96A35" w:rsidRPr="0027638C">
        <w:rPr>
          <w:sz w:val="24"/>
          <w:rPrChange w16du:dateUtc="2026-07-07T18:18:00Z" w:author="Author" w:date="2026-07-07T20:18:00Z" w:id="18363">
            <w:rPr>
              <w:rFonts w:ascii="Times New Roman" w:hAnsi="Times New Roman"/>
              <w:color w:val="000000"/>
            </w:rPr>
          </w:rPrChange>
        </w:rPr>
        <w:t>aliqua</w:t>
      </w:r>
      <w:del w16du:dateUtc="2026-07-07T18:18:00Z" w:author="Author" w:date="2026-07-07T20:18:00Z" w:id="18364">
        <w:r>
          <w:rPr>
            <w:rFonts w:ascii="Times New Roman" w:cs="Times New Roman" w:hAnsi="Times New Roman"/>
            <w:color w:val="000000"/>
          </w:rPr>
          <w:cr/>
        </w:r>
      </w:del>
      <w:r w:rsidR="00A96A35" w:rsidRPr="0027638C">
        <w:rPr>
          <w:sz w:val="24"/>
          <w:rPrChange w16du:dateUtc="2026-07-07T18:18:00Z" w:author="Author" w:date="2026-07-07T20:18:00Z" w:id="18365">
            <w:rPr>
              <w:rFonts w:ascii="Times New Roman"/>
              <w:color w:val="000000"/>
              <w:spacing w:val="665"/>
            </w:rPr>
          </w:rPrChange>
        </w:rPr>
        <w:t xml:space="preserve"> </w:t>
      </w:r>
      <w:r w:rsidR="00A96A35" w:rsidRPr="0027638C">
        <w:rPr>
          <w:sz w:val="24"/>
          <w:rPrChange w16du:dateUtc="2026-07-07T18:18:00Z" w:author="Author" w:date="2026-07-07T20:18:00Z" w:id="18366">
            <w:rPr>
              <w:rFonts w:ascii="Times New Roman"/>
              <w:color w:val="000000"/>
            </w:rPr>
          </w:rPrChange>
        </w:rPr>
        <w:t>lorem</w:t>
      </w:r>
      <w:r w:rsidR="00A96A35" w:rsidRPr="0027638C">
        <w:rPr>
          <w:sz w:val="24"/>
          <w:rPrChange w16du:dateUtc="2026-07-07T18:18:00Z" w:author="Author" w:date="2026-07-07T20:18:00Z" w:id="18367">
            <w:rPr>
              <w:rFonts w:ascii="Times New Roman"/>
              <w:color w:val="000000"/>
              <w:spacing w:val="12"/>
            </w:rPr>
          </w:rPrChange>
        </w:rPr>
        <w:t xml:space="preserve"> </w:t>
      </w:r>
      <w:r w:rsidR="00A96A35" w:rsidRPr="0027638C">
        <w:rPr>
          <w:sz w:val="24"/>
          <w:rPrChange w16du:dateUtc="2026-07-07T18:18:00Z" w:author="Author" w:date="2026-07-07T20:18:00Z" w:id="18368">
            <w:rPr>
              <w:rFonts w:ascii="Times New Roman"/>
              <w:color w:val="000000"/>
            </w:rPr>
          </w:rPrChange>
        </w:rPr>
        <w:t>Ipsum</w:t>
      </w:r>
      <w:r w:rsidR="00A96A35" w:rsidRPr="0027638C">
        <w:rPr>
          <w:sz w:val="24"/>
          <w:rPrChange w16du:dateUtc="2026-07-07T18:18:00Z" w:author="Author" w:date="2026-07-07T20:18:00Z" w:id="18369">
            <w:rPr>
              <w:rFonts w:ascii="Times New Roman"/>
              <w:color w:val="000000"/>
              <w:spacing w:val="12"/>
            </w:rPr>
          </w:rPrChange>
        </w:rPr>
        <w:t xml:space="preserve"> </w:t>
      </w:r>
      <w:del w16du:dateUtc="2026-07-07T18:18:00Z" w:author="Author" w:date="2026-07-07T20:18:00Z" w:id="18370">
        <w:r>
          <w:rPr>
            <w:color w:val="000000"/>
          </w:rPr>
          <w:delText>13(f)</w:delText>
        </w:r>
        <w:r>
          <w:rPr>
            <w:color w:val="000000"/>
            <w:spacing w:val="12"/>
          </w:rPr>
          <w:delText xml:space="preserve"> </w:delText>
        </w:r>
        <w:r>
          <w:rPr>
            <w:color w:val="000000"/>
          </w:rPr>
          <w:delText>and</w:delText>
        </w:r>
        <w:r>
          <w:rPr>
            <w:color w:val="000000"/>
            <w:spacing w:val="12"/>
          </w:rPr>
          <w:delText xml:space="preserve"> </w:delText>
        </w:r>
        <w:r>
          <w:rPr>
            <w:color w:val="000000"/>
          </w:rPr>
          <w:delText>13(g)</w:delText>
        </w:r>
      </w:del>
      <w:ins w16du:dateUtc="2026-07-07T18:18:00Z" w:author="Author" w:date="2026-07-07T20:18:00Z" w:id="18371">
        <w:r w:rsidR="0027638C">
          <w:rPr>
            <w:sz w:val="24"/>
            <w:szCs w:val="24"/>
          </w:rPr>
          <w:fldChar w:fldCharType="begin"/>
        </w:r>
        <w:r w:rsidR="0027638C">
          <w:rPr>
            <w:sz w:val="24"/>
            <w:szCs w:val="24"/>
          </w:rPr>
          <w:instrText xml:space="preserve"> REF _Ref215487033 \w \h </w:instrText>
        </w:r>
        <w:r w:rsidR="0027638C">
          <w:rPr>
            <w:sz w:val="24"/>
            <w:szCs w:val="24"/>
          </w:rPr>
        </w:r>
        <w:r w:rsidR="0027638C">
          <w:rPr>
            <w:sz w:val="24"/>
            <w:szCs w:val="24"/>
          </w:rPr>
          <w:fldChar w:fldCharType="separate"/>
        </w:r>
        <w:r w:rsidR="0027638C">
          <w:rPr>
            <w:sz w:val="24"/>
            <w:szCs w:val="24"/>
          </w:rPr>
          <w:t>13(dolor)</w:t>
        </w:r>
        <w:r w:rsidR="0027638C">
          <w:rPr>
            <w:sz w:val="24"/>
            <w:szCs w:val="24"/>
          </w:rPr>
          <w:fldChar w:fldCharType="end"/>
        </w:r>
        <w:r w:rsidR="00A96A35" w:rsidRPr="0027638C">
          <w:rPr>
            <w:sz w:val="24"/>
            <w:szCs w:val="24"/>
          </w:rPr>
          <w:t xml:space="preserve"> sit </w:t>
        </w:r>
        <w:r w:rsidR="0027638C">
          <w:rPr>
            <w:sz w:val="24"/>
            <w:szCs w:val="24"/>
          </w:rPr>
          <w:fldChar w:fldCharType="begin"/>
        </w:r>
        <w:r w:rsidR="0027638C">
          <w:rPr>
            <w:sz w:val="24"/>
            <w:szCs w:val="24"/>
          </w:rPr>
          <w:instrText xml:space="preserve"> REF _Ref215485404 \w \h </w:instrText>
        </w:r>
        <w:r w:rsidR="0027638C">
          <w:rPr>
            <w:sz w:val="24"/>
            <w:szCs w:val="24"/>
          </w:rPr>
        </w:r>
        <w:r w:rsidR="0027638C">
          <w:rPr>
            <w:sz w:val="24"/>
            <w:szCs w:val="24"/>
          </w:rPr>
          <w:fldChar w:fldCharType="separate"/>
        </w:r>
        <w:r w:rsidR="0027638C">
          <w:rPr>
            <w:sz w:val="24"/>
            <w:szCs w:val="24"/>
          </w:rPr>
          <w:t>13(amet)</w:t>
        </w:r>
        <w:r w:rsidR="0027638C">
          <w:rPr>
            <w:sz w:val="24"/>
            <w:szCs w:val="24"/>
          </w:rPr>
          <w:fldChar w:fldCharType="end"/>
        </w:r>
      </w:ins>
      <w:r w:rsidR="00A96A35" w:rsidRPr="0027638C">
        <w:rPr>
          <w:sz w:val="24"/>
          <w:rPrChange w16du:dateUtc="2026-07-07T18:18:00Z" w:author="Author" w:date="2026-07-07T20:18:00Z" w:id="18372">
            <w:rPr>
              <w:rFonts w:ascii="Times New Roman"/>
              <w:color w:val="000000"/>
              <w:spacing w:val="12"/>
            </w:rPr>
          </w:rPrChange>
        </w:rPr>
        <w:t xml:space="preserve"> </w:t>
      </w:r>
      <w:r w:rsidR="00A96A35" w:rsidRPr="0027638C">
        <w:rPr>
          <w:sz w:val="24"/>
          <w:rPrChange w16du:dateUtc="2026-07-07T18:18:00Z" w:author="Author" w:date="2026-07-07T20:18:00Z" w:id="18373">
            <w:rPr>
              <w:rFonts w:ascii="Times New Roman"/>
              <w:color w:val="000000"/>
            </w:rPr>
          </w:rPrChange>
        </w:rPr>
        <w:t>consectetur.</w:t>
      </w:r>
      <w:r w:rsidR="00A96A35" w:rsidRPr="0027638C">
        <w:rPr>
          <w:spacing w:val="40"/>
          <w:sz w:val="24"/>
          <w:rPrChange w16du:dateUtc="2026-07-07T18:18:00Z" w:author="Author" w:date="2026-07-07T20:18:00Z" w:id="18374">
            <w:rPr>
              <w:rFonts w:ascii="Times New Roman"/>
              <w:color w:val="000000"/>
              <w:spacing w:val="79"/>
            </w:rPr>
          </w:rPrChange>
        </w:rPr>
        <w:t xml:space="preserve"> </w:t>
      </w:r>
      <w:r w:rsidR="00A96A35" w:rsidRPr="0027638C">
        <w:rPr>
          <w:sz w:val="24"/>
          <w:rPrChange w16du:dateUtc="2026-07-07T18:18:00Z" w:author="Author" w:date="2026-07-07T20:18:00Z" w:id="18375">
            <w:rPr>
              <w:rFonts w:ascii="Times New Roman"/>
              <w:color w:val="000000"/>
            </w:rPr>
          </w:rPrChange>
        </w:rPr>
        <w:t>Adipiscing</w:t>
      </w:r>
      <w:r w:rsidR="00A96A35" w:rsidRPr="0027638C">
        <w:rPr>
          <w:sz w:val="24"/>
          <w:rPrChange w16du:dateUtc="2026-07-07T18:18:00Z" w:author="Author" w:date="2026-07-07T20:18:00Z" w:id="18376">
            <w:rPr>
              <w:rFonts w:ascii="Times New Roman"/>
              <w:color w:val="000000"/>
              <w:spacing w:val="12"/>
            </w:rPr>
          </w:rPrChange>
        </w:rPr>
        <w:t xml:space="preserve"> </w:t>
      </w:r>
      <w:r w:rsidR="00A96A35" w:rsidRPr="0027638C">
        <w:rPr>
          <w:sz w:val="24"/>
          <w:rPrChange w16du:dateUtc="2026-07-07T18:18:00Z" w:author="Author" w:date="2026-07-07T20:18:00Z" w:id="18377">
            <w:rPr>
              <w:rFonts w:ascii="Times New Roman"/>
              <w:color w:val="000000"/>
            </w:rPr>
          </w:rPrChange>
        </w:rPr>
        <w:t>Elit</w:t>
      </w:r>
      <w:r w:rsidR="00A96A35" w:rsidRPr="0027638C">
        <w:rPr>
          <w:sz w:val="24"/>
          <w:rPrChange w16du:dateUtc="2026-07-07T18:18:00Z" w:author="Author" w:date="2026-07-07T20:18:00Z" w:id="18378">
            <w:rPr>
              <w:rFonts w:ascii="Times New Roman"/>
              <w:color w:val="000000"/>
              <w:spacing w:val="12"/>
            </w:rPr>
          </w:rPrChange>
        </w:rPr>
        <w:t xml:space="preserve"> </w:t>
      </w:r>
      <w:r w:rsidR="00A96A35" w:rsidRPr="0027638C">
        <w:rPr>
          <w:sz w:val="24"/>
          <w:rPrChange w16du:dateUtc="2026-07-07T18:18:00Z" w:author="Author" w:date="2026-07-07T20:18:00Z" w:id="18379">
            <w:rPr>
              <w:rFonts w:ascii="Times New Roman"/>
              <w:color w:val="000000"/>
            </w:rPr>
          </w:rPrChange>
        </w:rPr>
        <w:t>sed</w:t>
      </w:r>
      <w:r w:rsidR="00A96A35" w:rsidRPr="0027638C">
        <w:rPr>
          <w:sz w:val="24"/>
          <w:rPrChange w16du:dateUtc="2026-07-07T18:18:00Z" w:author="Author" w:date="2026-07-07T20:18:00Z" w:id="18380">
            <w:rPr>
              <w:rFonts w:ascii="Times New Roman"/>
              <w:color w:val="000000"/>
              <w:spacing w:val="12"/>
            </w:rPr>
          </w:rPrChange>
        </w:rPr>
        <w:t xml:space="preserve"> </w:t>
      </w:r>
      <w:r w:rsidR="00A96A35" w:rsidRPr="0027638C">
        <w:rPr>
          <w:sz w:val="24"/>
          <w:rPrChange w16du:dateUtc="2026-07-07T18:18:00Z" w:author="Author" w:date="2026-07-07T20:18:00Z" w:id="18381">
            <w:rPr>
              <w:rFonts w:ascii="Times New Roman"/>
              <w:color w:val="000000"/>
            </w:rPr>
          </w:rPrChange>
        </w:rPr>
        <w:t>do</w:t>
      </w:r>
      <w:r w:rsidR="00A96A35" w:rsidRPr="0027638C">
        <w:rPr>
          <w:sz w:val="24"/>
          <w:rPrChange w16du:dateUtc="2026-07-07T18:18:00Z" w:author="Author" w:date="2026-07-07T20:18:00Z" w:id="18382">
            <w:rPr>
              <w:rFonts w:ascii="Times New Roman"/>
              <w:color w:val="000000"/>
              <w:spacing w:val="12"/>
            </w:rPr>
          </w:rPrChange>
        </w:rPr>
        <w:t xml:space="preserve"> </w:t>
      </w:r>
      <w:r w:rsidR="00A96A35" w:rsidRPr="0027638C">
        <w:rPr>
          <w:sz w:val="24"/>
          <w:rPrChange w16du:dateUtc="2026-07-07T18:18:00Z" w:author="Author" w:date="2026-07-07T20:18:00Z" w:id="18383">
            <w:rPr>
              <w:rFonts w:ascii="Times New Roman"/>
              <w:color w:val="000000"/>
            </w:rPr>
          </w:rPrChange>
        </w:rPr>
        <w:t>eiusmod</w:t>
      </w:r>
      <w:r w:rsidR="00A96A35" w:rsidRPr="0027638C">
        <w:rPr>
          <w:sz w:val="24"/>
          <w:rPrChange w16du:dateUtc="2026-07-07T18:18:00Z" w:author="Author" w:date="2026-07-07T20:18:00Z" w:id="18384">
            <w:rPr>
              <w:rFonts w:ascii="Times New Roman"/>
              <w:color w:val="000000"/>
              <w:spacing w:val="12"/>
            </w:rPr>
          </w:rPrChange>
        </w:rPr>
        <w:t xml:space="preserve"> </w:t>
      </w:r>
      <w:r w:rsidR="00A96A35" w:rsidRPr="0027638C">
        <w:rPr>
          <w:sz w:val="24"/>
          <w:rPrChange w16du:dateUtc="2026-07-07T18:18:00Z" w:author="Author" w:date="2026-07-07T20:18:00Z" w:id="18385">
            <w:rPr>
              <w:rFonts w:ascii="Times New Roman"/>
              <w:color w:val="000000"/>
            </w:rPr>
          </w:rPrChange>
        </w:rPr>
        <w:t>tempor</w:t>
      </w:r>
      <w:r w:rsidR="00A96A35" w:rsidRPr="0027638C">
        <w:rPr>
          <w:sz w:val="24"/>
          <w:rPrChange w16du:dateUtc="2026-07-07T18:18:00Z" w:author="Author" w:date="2026-07-07T20:18:00Z" w:id="18386">
            <w:rPr>
              <w:rFonts w:ascii="Times New Roman"/>
              <w:color w:val="000000"/>
              <w:spacing w:val="12"/>
            </w:rPr>
          </w:rPrChange>
        </w:rPr>
        <w:t xml:space="preserve"> </w:t>
      </w:r>
      <w:r w:rsidR="00A96A35" w:rsidRPr="0027638C">
        <w:rPr>
          <w:sz w:val="24"/>
          <w:rPrChange w16du:dateUtc="2026-07-07T18:18:00Z" w:author="Author" w:date="2026-07-07T20:18:00Z" w:id="18387">
            <w:rPr>
              <w:rFonts w:ascii="Times New Roman"/>
              <w:color w:val="000000"/>
            </w:rPr>
          </w:rPrChange>
        </w:rPr>
        <w:t>incididunt</w:t>
      </w:r>
      <w:r w:rsidR="00A96A35" w:rsidRPr="0027638C">
        <w:rPr>
          <w:sz w:val="24"/>
          <w:rPrChange w16du:dateUtc="2026-07-07T18:18:00Z" w:author="Author" w:date="2026-07-07T20:18:00Z" w:id="18388">
            <w:rPr>
              <w:rFonts w:ascii="Times New Roman"/>
              <w:color w:val="000000"/>
              <w:spacing w:val="12"/>
            </w:rPr>
          </w:rPrChange>
        </w:rPr>
        <w:t xml:space="preserve"> </w:t>
      </w:r>
      <w:r w:rsidR="00A96A35" w:rsidRPr="0027638C">
        <w:rPr>
          <w:sz w:val="24"/>
          <w:rPrChange w16du:dateUtc="2026-07-07T18:18:00Z" w:author="Author" w:date="2026-07-07T20:18:00Z" w:id="18389">
            <w:rPr>
              <w:rFonts w:ascii="Times New Roman"/>
              <w:color w:val="000000"/>
            </w:rPr>
          </w:rPrChange>
        </w:rPr>
        <w:t>ut</w:t>
      </w:r>
      <w:r w:rsidR="00A96A35" w:rsidRPr="0027638C">
        <w:rPr>
          <w:sz w:val="24"/>
          <w:rPrChange w16du:dateUtc="2026-07-07T18:18:00Z" w:author="Author" w:date="2026-07-07T20:18:00Z" w:id="18390">
            <w:rPr>
              <w:rFonts w:ascii="Times New Roman"/>
              <w:color w:val="000000"/>
              <w:spacing w:val="12"/>
            </w:rPr>
          </w:rPrChange>
        </w:rPr>
        <w:t xml:space="preserve"> </w:t>
      </w:r>
      <w:r w:rsidR="00A96A35" w:rsidRPr="0027638C">
        <w:rPr>
          <w:sz w:val="24"/>
          <w:rPrChange w16du:dateUtc="2026-07-07T18:18:00Z" w:author="Author" w:date="2026-07-07T20:18:00Z" w:id="18391">
            <w:rPr>
              <w:rFonts w:ascii="Times New Roman"/>
              <w:color w:val="000000"/>
            </w:rPr>
          </w:rPrChange>
        </w:rPr>
        <w:t>(labore)</w:t>
      </w:r>
      <w:r w:rsidR="00A96A35" w:rsidRPr="0027638C">
        <w:rPr>
          <w:sz w:val="24"/>
          <w:rPrChange w16du:dateUtc="2026-07-07T18:18:00Z" w:author="Author" w:date="2026-07-07T20:18:00Z" w:id="18392">
            <w:rPr>
              <w:rFonts w:ascii="Times New Roman"/>
              <w:color w:val="000000"/>
              <w:spacing w:val="12"/>
            </w:rPr>
          </w:rPrChange>
        </w:rPr>
        <w:t xml:space="preserve"> </w:t>
      </w:r>
      <w:r w:rsidR="00A96A35" w:rsidRPr="0027638C">
        <w:rPr>
          <w:sz w:val="24"/>
          <w:rPrChange w16du:dateUtc="2026-07-07T18:18:00Z" w:author="Author" w:date="2026-07-07T20:18:00Z" w:id="18393">
            <w:rPr>
              <w:rFonts w:ascii="Times New Roman" w:hAnsi="Times New Roman"/>
              <w:color w:val="000000"/>
            </w:rPr>
          </w:rPrChange>
        </w:rPr>
        <w:t>Et’dolore</w:t>
      </w:r>
      <w:del w16du:dateUtc="2026-07-07T18:18:00Z" w:author="Author" w:date="2026-07-07T20:18:00Z" w:id="18394">
        <w:r>
          <w:rPr>
            <w:rFonts w:ascii="Times New Roman" w:cs="Times New Roman" w:hAnsi="Times New Roman"/>
            <w:color w:val="000000"/>
          </w:rPr>
          <w:cr/>
        </w:r>
      </w:del>
      <w:r w:rsidR="00A96A35" w:rsidRPr="0027638C">
        <w:rPr>
          <w:sz w:val="24"/>
          <w:rPrChange w16du:dateUtc="2026-07-07T18:18:00Z" w:author="Author" w:date="2026-07-07T20:18:00Z" w:id="18395">
            <w:rPr>
              <w:rFonts w:ascii="Times New Roman"/>
              <w:color w:val="000000"/>
              <w:spacing w:val="665"/>
            </w:rPr>
          </w:rPrChange>
        </w:rPr>
        <w:t xml:space="preserve"> </w:t>
      </w:r>
      <w:r w:rsidR="00A96A35" w:rsidRPr="0027638C">
        <w:rPr>
          <w:sz w:val="24"/>
          <w:rPrChange w16du:dateUtc="2026-07-07T18:18:00Z" w:author="Author" w:date="2026-07-07T20:18:00Z" w:id="18396">
            <w:rPr>
              <w:rFonts w:ascii="Times New Roman"/>
              <w:color w:val="000000"/>
            </w:rPr>
          </w:rPrChange>
        </w:rPr>
        <w:t>magna</w:t>
      </w:r>
      <w:r w:rsidR="00A96A35" w:rsidRPr="0027638C">
        <w:rPr>
          <w:sz w:val="24"/>
          <w:rPrChange w16du:dateUtc="2026-07-07T18:18:00Z" w:author="Author" w:date="2026-07-07T20:18:00Z" w:id="18397">
            <w:rPr>
              <w:rFonts w:ascii="Times New Roman"/>
              <w:color w:val="000000"/>
              <w:spacing w:val="8"/>
            </w:rPr>
          </w:rPrChange>
        </w:rPr>
        <w:t xml:space="preserve"> </w:t>
      </w:r>
      <w:r w:rsidR="00A96A35" w:rsidRPr="0027638C">
        <w:rPr>
          <w:sz w:val="24"/>
          <w:rPrChange w16du:dateUtc="2026-07-07T18:18:00Z" w:author="Author" w:date="2026-07-07T20:18:00Z" w:id="18398">
            <w:rPr>
              <w:rFonts w:ascii="Times New Roman"/>
              <w:color w:val="000000"/>
            </w:rPr>
          </w:rPrChange>
        </w:rPr>
        <w:t>aliqua</w:t>
      </w:r>
      <w:r w:rsidR="00A96A35" w:rsidRPr="0027638C">
        <w:rPr>
          <w:sz w:val="24"/>
          <w:rPrChange w16du:dateUtc="2026-07-07T18:18:00Z" w:author="Author" w:date="2026-07-07T20:18:00Z" w:id="18399">
            <w:rPr>
              <w:rFonts w:ascii="Times New Roman"/>
              <w:color w:val="000000"/>
              <w:spacing w:val="8"/>
            </w:rPr>
          </w:rPrChange>
        </w:rPr>
        <w:t xml:space="preserve"> </w:t>
      </w:r>
      <w:del w16du:dateUtc="2026-07-07T18:18:00Z" w:author="Author" w:date="2026-07-07T20:18:00Z" w:id="18400">
        <w:r>
          <w:rPr>
            <w:color w:val="000000"/>
          </w:rPr>
          <w:delText>Sections</w:delText>
        </w:r>
        <w:r>
          <w:rPr>
            <w:color w:val="000000"/>
            <w:spacing w:val="8"/>
          </w:rPr>
          <w:delText xml:space="preserve"> </w:delText>
        </w:r>
        <w:r>
          <w:rPr>
            <w:color w:val="000000"/>
          </w:rPr>
          <w:delText>8</w:delText>
        </w:r>
      </w:del>
      <w:ins w16du:dateUtc="2026-07-07T18:18:00Z" w:author="Author" w:date="2026-07-07T20:18:00Z" w:id="18401">
        <w:r w:rsidR="00A96A35" w:rsidRPr="0027638C">
          <w:rPr>
            <w:sz w:val="24"/>
            <w:szCs w:val="24"/>
          </w:rPr>
          <w:t xml:space="preserve">Lorem </w:t>
        </w:r>
        <w:r w:rsidR="0027638C">
          <w:rPr>
            <w:sz w:val="24"/>
            <w:szCs w:val="24"/>
          </w:rPr>
          <w:fldChar w:fldCharType="begin"/>
        </w:r>
        <w:r w:rsidR="0027638C">
          <w:rPr>
            <w:sz w:val="24"/>
            <w:szCs w:val="24"/>
          </w:rPr>
          <w:instrText xml:space="preserve"> REF _Ref215486916 \w \h </w:instrText>
        </w:r>
        <w:r w:rsidR="0027638C">
          <w:rPr>
            <w:sz w:val="24"/>
            <w:szCs w:val="24"/>
          </w:rPr>
        </w:r>
        <w:r w:rsidR="0027638C">
          <w:rPr>
            <w:sz w:val="24"/>
            <w:szCs w:val="24"/>
          </w:rPr>
          <w:fldChar w:fldCharType="separate"/>
        </w:r>
        <w:r w:rsidR="0027638C">
          <w:rPr>
            <w:sz w:val="24"/>
            <w:szCs w:val="24"/>
          </w:rPr>
          <w:t>8</w:t>
        </w:r>
        <w:r w:rsidR="0027638C">
          <w:rPr>
            <w:sz w:val="24"/>
            <w:szCs w:val="24"/>
          </w:rPr>
          <w:fldChar w:fldCharType="end"/>
        </w:r>
      </w:ins>
      <w:r w:rsidR="00A96A35" w:rsidRPr="0027638C">
        <w:rPr>
          <w:sz w:val="24"/>
          <w:rPrChange w16du:dateUtc="2026-07-07T18:18:00Z" w:author="Author" w:date="2026-07-07T20:18:00Z" w:id="18402">
            <w:rPr>
              <w:rFonts w:ascii="Times New Roman"/>
              <w:color w:val="000000"/>
              <w:spacing w:val="8"/>
            </w:rPr>
          </w:rPrChange>
        </w:rPr>
        <w:t xml:space="preserve"> </w:t>
      </w:r>
      <w:r w:rsidR="00A96A35" w:rsidRPr="0027638C">
        <w:rPr>
          <w:sz w:val="24"/>
          <w:rPrChange w16du:dateUtc="2026-07-07T18:18:00Z" w:author="Author" w:date="2026-07-07T20:18:00Z" w:id="18403">
            <w:rPr>
              <w:rFonts w:ascii="Times New Roman"/>
              <w:color w:val="000000"/>
            </w:rPr>
          </w:rPrChange>
        </w:rPr>
        <w:t>(Ipsum</w:t>
      </w:r>
      <w:r w:rsidR="00A96A35" w:rsidRPr="0027638C">
        <w:rPr>
          <w:sz w:val="24"/>
          <w:rPrChange w16du:dateUtc="2026-07-07T18:18:00Z" w:author="Author" w:date="2026-07-07T20:18:00Z" w:id="18404">
            <w:rPr>
              <w:rFonts w:ascii="Times New Roman"/>
              <w:color w:val="000000"/>
              <w:spacing w:val="8"/>
            </w:rPr>
          </w:rPrChange>
        </w:rPr>
        <w:t xml:space="preserve"> </w:t>
      </w:r>
      <w:r w:rsidR="00A96A35" w:rsidRPr="0027638C">
        <w:rPr>
          <w:sz w:val="24"/>
          <w:rPrChange w16du:dateUtc="2026-07-07T18:18:00Z" w:author="Author" w:date="2026-07-07T20:18:00Z" w:id="18405">
            <w:rPr>
              <w:rFonts w:ascii="Times New Roman"/>
              <w:color w:val="000000"/>
            </w:rPr>
          </w:rPrChange>
        </w:rPr>
        <w:t>dolor</w:t>
      </w:r>
      <w:r w:rsidR="00A96A35" w:rsidRPr="0027638C">
        <w:rPr>
          <w:sz w:val="24"/>
          <w:rPrChange w16du:dateUtc="2026-07-07T18:18:00Z" w:author="Author" w:date="2026-07-07T20:18:00Z" w:id="18406">
            <w:rPr>
              <w:rFonts w:ascii="Times New Roman"/>
              <w:color w:val="000000"/>
              <w:spacing w:val="8"/>
            </w:rPr>
          </w:rPrChange>
        </w:rPr>
        <w:t xml:space="preserve"> </w:t>
      </w:r>
      <w:r w:rsidR="00A96A35" w:rsidRPr="0027638C">
        <w:rPr>
          <w:sz w:val="24"/>
          <w:rPrChange w16du:dateUtc="2026-07-07T18:18:00Z" w:author="Author" w:date="2026-07-07T20:18:00Z" w:id="18407">
            <w:rPr>
              <w:rFonts w:ascii="Times New Roman"/>
              <w:color w:val="000000"/>
            </w:rPr>
          </w:rPrChange>
        </w:rPr>
        <w:t>Sit),</w:t>
      </w:r>
      <w:r w:rsidR="00A96A35" w:rsidRPr="0027638C">
        <w:rPr>
          <w:sz w:val="24"/>
          <w:rPrChange w16du:dateUtc="2026-07-07T18:18:00Z" w:author="Author" w:date="2026-07-07T20:18:00Z" w:id="18408">
            <w:rPr>
              <w:rFonts w:ascii="Times New Roman"/>
              <w:color w:val="000000"/>
              <w:spacing w:val="8"/>
            </w:rPr>
          </w:rPrChange>
        </w:rPr>
        <w:t xml:space="preserve"> </w:t>
      </w:r>
      <w:r w:rsidR="00A96A35" w:rsidRPr="0027638C">
        <w:rPr>
          <w:sz w:val="24"/>
          <w:rPrChange w16du:dateUtc="2026-07-07T18:18:00Z" w:author="Author" w:date="2026-07-07T20:18:00Z" w:id="18409">
            <w:rPr>
              <w:rFonts w:ascii="Times New Roman"/>
              <w:color w:val="000000"/>
            </w:rPr>
          </w:rPrChange>
        </w:rPr>
        <w:t>(amet)</w:t>
      </w:r>
      <w:r w:rsidR="00A96A35" w:rsidRPr="0027638C">
        <w:rPr>
          <w:sz w:val="24"/>
          <w:rPrChange w16du:dateUtc="2026-07-07T18:18:00Z" w:author="Author" w:date="2026-07-07T20:18:00Z" w:id="18410">
            <w:rPr>
              <w:rFonts w:ascii="Times New Roman"/>
              <w:color w:val="000000"/>
              <w:spacing w:val="8"/>
            </w:rPr>
          </w:rPrChange>
        </w:rPr>
        <w:t xml:space="preserve"> </w:t>
      </w:r>
      <w:r w:rsidR="00A96A35" w:rsidRPr="0027638C">
        <w:rPr>
          <w:sz w:val="24"/>
          <w:rPrChange w16du:dateUtc="2026-07-07T18:18:00Z" w:author="Author" w:date="2026-07-07T20:18:00Z" w:id="18411">
            <w:rPr>
              <w:rFonts w:ascii="Times New Roman" w:hAnsi="Times New Roman"/>
              <w:color w:val="000000"/>
            </w:rPr>
          </w:rPrChange>
        </w:rPr>
        <w:t>Consectetur’adipiscing</w:t>
      </w:r>
      <w:r w:rsidR="00A96A35" w:rsidRPr="0027638C">
        <w:rPr>
          <w:sz w:val="24"/>
          <w:rPrChange w16du:dateUtc="2026-07-07T18:18:00Z" w:author="Author" w:date="2026-07-07T20:18:00Z" w:id="18412">
            <w:rPr>
              <w:rFonts w:ascii="Times New Roman"/>
              <w:color w:val="000000"/>
              <w:spacing w:val="8"/>
            </w:rPr>
          </w:rPrChange>
        </w:rPr>
        <w:t xml:space="preserve"> </w:t>
      </w:r>
      <w:r w:rsidR="00A96A35" w:rsidRPr="0027638C">
        <w:rPr>
          <w:sz w:val="24"/>
          <w:rPrChange w16du:dateUtc="2026-07-07T18:18:00Z" w:author="Author" w:date="2026-07-07T20:18:00Z" w:id="18413">
            <w:rPr>
              <w:rFonts w:ascii="Times New Roman"/>
              <w:color w:val="000000"/>
            </w:rPr>
          </w:rPrChange>
        </w:rPr>
        <w:t>elit</w:t>
      </w:r>
      <w:r w:rsidR="00A96A35" w:rsidRPr="0027638C">
        <w:rPr>
          <w:sz w:val="24"/>
          <w:rPrChange w16du:dateUtc="2026-07-07T18:18:00Z" w:author="Author" w:date="2026-07-07T20:18:00Z" w:id="18414">
            <w:rPr>
              <w:rFonts w:ascii="Times New Roman"/>
              <w:color w:val="000000"/>
              <w:spacing w:val="8"/>
            </w:rPr>
          </w:rPrChange>
        </w:rPr>
        <w:t xml:space="preserve"> </w:t>
      </w:r>
      <w:r w:rsidR="00A96A35" w:rsidRPr="0027638C">
        <w:rPr>
          <w:sz w:val="24"/>
          <w:rPrChange w16du:dateUtc="2026-07-07T18:18:00Z" w:author="Author" w:date="2026-07-07T20:18:00Z" w:id="18415">
            <w:rPr>
              <w:rFonts w:ascii="Times New Roman" w:hAnsi="Times New Roman"/>
              <w:color w:val="000000"/>
            </w:rPr>
          </w:rPrChange>
        </w:rPr>
        <w:t>Sed’do</w:t>
      </w:r>
      <w:r w:rsidR="00A96A35" w:rsidRPr="0027638C">
        <w:rPr>
          <w:sz w:val="24"/>
          <w:rPrChange w16du:dateUtc="2026-07-07T18:18:00Z" w:author="Author" w:date="2026-07-07T20:18:00Z" w:id="18416">
            <w:rPr>
              <w:rFonts w:ascii="Times New Roman"/>
              <w:color w:val="000000"/>
              <w:spacing w:val="8"/>
            </w:rPr>
          </w:rPrChange>
        </w:rPr>
        <w:t xml:space="preserve"> </w:t>
      </w:r>
      <w:r w:rsidR="00A96A35" w:rsidRPr="0027638C">
        <w:rPr>
          <w:sz w:val="24"/>
          <w:rPrChange w16du:dateUtc="2026-07-07T18:18:00Z" w:author="Author" w:date="2026-07-07T20:18:00Z" w:id="18417">
            <w:rPr>
              <w:rFonts w:ascii="Times New Roman"/>
              <w:color w:val="000000"/>
            </w:rPr>
          </w:rPrChange>
        </w:rPr>
        <w:t>eiusmod</w:t>
      </w:r>
      <w:bookmarkEnd w:id="17899"/>
    </w:p>
    <w:p w14:paraId="0020D03A" w14:textId="77777777" w:rsidR="008166CF" w:rsidRDefault="008166CF">
      <w:pPr>
        <w:spacing w:line="0" w:lineRule="atLeast"/>
        <w:rPr>
          <w:del w16du:dateUtc="2026-07-07T18:18:00Z" w:author="Author" w:date="2026-07-07T20:18:00Z" w:id="18418"/>
          <w:rFonts w:ascii="Arial"/>
          <w:color w:val="FF0000"/>
          <w:sz w:val="2"/>
        </w:rPr>
      </w:pPr>
    </w:p>
    <w:p w14:paraId="02490391" w14:textId="77777777" w:rsidR="008166CF" w:rsidRDefault="00000000">
      <w:pPr>
        <w:spacing w:line="0" w:lineRule="atLeast"/>
        <w:rPr>
          <w:del w16du:dateUtc="2026-07-07T18:18:00Z" w:author="Author" w:date="2026-07-07T20:18:00Z" w:id="18419"/>
          <w:rFonts w:ascii="Arial"/>
          <w:color w:val="FF0000"/>
          <w:sz w:val="2"/>
        </w:rPr>
      </w:pPr>
      <w:del w16du:dateUtc="2026-07-07T18:18:00Z" w:author="Author" w:date="2026-07-07T20:18:00Z" w:id="18420">
        <w:r>
          <w:rPr>
            <w:rFonts w:ascii="Arial"/>
            <w:color w:val="FF0000"/>
            <w:sz w:val="2"/>
          </w:rPr>
          <w:cr/>
        </w:r>
        <w:r>
          <w:rPr>
            <w:rFonts w:ascii="Arial"/>
            <w:color w:val="FF0000"/>
            <w:sz w:val="2"/>
          </w:rPr>
          <w:br w:type="page"/>
        </w:r>
      </w:del>
    </w:p>
    <w:p w14:paraId="026352A4" w14:textId="77777777" w:rsidR="008166CF" w:rsidRDefault="00CE63A4">
      <w:pPr>
        <w:spacing w:line="276" w:lineRule="exact"/>
        <w:ind w:left="3840"/>
        <w:rPr>
          <w:del w16du:dateUtc="2026-07-07T18:18:00Z" w:author="Author" w:date="2026-07-07T20:18:00Z" w:id="18421"/>
          <w:color w:val="000000"/>
          <w:sz w:val="24"/>
        </w:rPr>
      </w:pPr>
      <w:bookmarkStart w:id="18422" w:name="br20"/>
      <w:bookmarkEnd w:id="18422"/>
      <w:del w16du:dateUtc="2026-07-07T18:18:00Z" w:author="Author" w:date="2026-07-07T20:18:00Z" w:id="18423">
        <w:r>
          <w:rPr>
            <w:rFonts w:asciiTheme="minorHAnsi"/>
            <w:noProof/>
          </w:rPr>
          <w:pict w14:anchorId="7CDAB799">
            <v:shape alt="" id="_x000015" style="position:absolute;left:0;text-align:left;margin-left:-1pt;margin-top:-1pt;width:3pt;height:3pt;z-index:-251626496;mso-wrap-edited:f;mso-width-percent:0;mso-height-percent:0;mso-position-horizontal:absolute;mso-position-horizontal-relative:page;mso-position-vertical:absolute;mso-position-vertical-relative:page;mso-width-percent:0;mso-height-percent:0" type="#_x0000_t75" o:spid="_x0000_s2061">
              <v:imagedata r:id="rId24"/>
              <w10:wrap anchorx="page" anchory="page"/>
            </v:shape>
          </w:pict>
        </w:r>
        <w:r w:rsidR="00000000">
          <w:rPr>
            <w:color w:val="000000"/>
            <w:sz w:val="24"/>
          </w:rPr>
          <w:delText>20</w:delText>
        </w:r>
      </w:del>
    </w:p>
    <w:p w14:paraId="584D920D" w14:textId="5A98D44A" w:rsidR="009609E8" w:rsidRDefault="0027638C" w:rsidRPr="0027638C">
      <w:pPr>
        <w:pStyle w:val="ListParagraph"/>
        <w:numPr>
          <w:ilvl w:val="1"/>
          <w:numId w:val="5"/>
        </w:numPr>
        <w:tabs>
          <w:tab w:pos="1438" w:val="left"/>
          <w:tab w:pos="1440" w:val="left"/>
        </w:tabs>
        <w:spacing w:before="239"/>
        <w:ind w:right="354"/>
        <w:rPr>
          <w:sz w:val="24"/>
          <w:rPrChange w16du:dateUtc="2026-07-07T18:18:00Z" w:author="Author" w:date="2026-07-07T20:18:00Z" w:id="18424">
            <w:rPr>
              <w:rFonts w:ascii="Times New Roman"/>
              <w:color w:val="000000"/>
            </w:rPr>
          </w:rPrChange>
        </w:rPr>
        <w:pPrChange w16du:dateUtc="2026-07-07T18:18:00Z" w:author="Author" w:date="2026-07-07T20:18:00Z" w:id="18425">
          <w:pPr>
            <w:spacing w:after="0" w:before="466" w:line="250" w:lineRule="exact"/>
            <w:ind w:left="720"/>
            <w:jc w:val="left"/>
          </w:pPr>
        </w:pPrChange>
      </w:pPr>
      <w:ins w16du:dateUtc="2026-07-07T18:18:00Z" w:author="Author" w:date="2026-07-07T20:18:00Z" w:id="18426">
        <w:r w:rsidRPr="0027638C">
          <w:rPr>
            <w:sz w:val="24"/>
            <w:szCs w:val="24"/>
          </w:rPr>
          <w:t xml:space="preserve"> </w:t>
        </w:r>
      </w:ins>
      <w:r w:rsidRPr="0027638C">
        <w:rPr>
          <w:sz w:val="24"/>
          <w:rPrChange w16du:dateUtc="2026-07-07T18:18:00Z" w:author="Author" w:date="2026-07-07T20:18:00Z" w:id="18427">
            <w:rPr>
              <w:rFonts w:ascii="Times New Roman"/>
              <w:color w:val="000000"/>
            </w:rPr>
          </w:rPrChange>
        </w:rPr>
        <w:t>tempor</w:t>
      </w:r>
      <w:r w:rsidRPr="0027638C">
        <w:rPr>
          <w:spacing w:val="-1"/>
          <w:sz w:val="24"/>
          <w:rPrChange w16du:dateUtc="2026-07-07T18:18:00Z" w:author="Author" w:date="2026-07-07T20:18:00Z" w:id="18428">
            <w:rPr>
              <w:rFonts w:ascii="Times New Roman"/>
              <w:color w:val="000000"/>
              <w:spacing w:val="3"/>
            </w:rPr>
          </w:rPrChange>
        </w:rPr>
        <w:t xml:space="preserve"> </w:t>
      </w:r>
      <w:r w:rsidRPr="0027638C">
        <w:rPr>
          <w:sz w:val="24"/>
          <w:rPrChange w16du:dateUtc="2026-07-07T18:18:00Z" w:author="Author" w:date="2026-07-07T20:18:00Z" w:id="18429">
            <w:rPr>
              <w:rFonts w:ascii="Times New Roman"/>
              <w:color w:val="000000"/>
            </w:rPr>
          </w:rPrChange>
        </w:rPr>
        <w:t>Incididunt</w:t>
      </w:r>
      <w:r w:rsidRPr="0027638C">
        <w:rPr>
          <w:spacing w:val="-1"/>
          <w:sz w:val="24"/>
          <w:rPrChange w16du:dateUtc="2026-07-07T18:18:00Z" w:author="Author" w:date="2026-07-07T20:18:00Z" w:id="18430">
            <w:rPr>
              <w:rFonts w:ascii="Times New Roman"/>
              <w:color w:val="000000"/>
              <w:spacing w:val="3"/>
            </w:rPr>
          </w:rPrChange>
        </w:rPr>
        <w:t xml:space="preserve"> </w:t>
      </w:r>
      <w:del w16du:dateUtc="2026-07-07T18:18:00Z" w:author="Author" w:date="2026-07-07T20:18:00Z" w:id="18431">
        <w:r w:rsidR="00000000">
          <w:rPr>
            <w:color w:val="000000"/>
          </w:rPr>
          <w:delText>11</w:delText>
        </w:r>
      </w:del>
      <w:ins w16du:dateUtc="2026-07-07T18:18:00Z" w:author="Author" w:date="2026-07-07T20:18:00Z" w:id="18432">
        <w:r>
          <w:rPr>
            <w:sz w:val="24"/>
            <w:szCs w:val="24"/>
          </w:rPr>
          <w:fldChar w:fldCharType="begin"/>
        </w:r>
        <w:r>
          <w:rPr>
            <w:spacing w:val="-1"/>
            <w:sz w:val="24"/>
            <w:szCs w:val="24"/>
          </w:rPr>
          <w:instrText xml:space="preserve"> REF _Ref215486932 \w \h </w:instrText>
        </w:r>
        <w:r>
          <w:rPr>
            <w:sz w:val="24"/>
            <w:szCs w:val="24"/>
          </w:rPr>
        </w:r>
        <w:r>
          <w:rPr>
            <w:sz w:val="24"/>
            <w:szCs w:val="24"/>
          </w:rPr>
          <w:fldChar w:fldCharType="separate"/>
        </w:r>
        <w:r>
          <w:rPr>
            <w:spacing w:val="-1"/>
            <w:sz w:val="24"/>
            <w:szCs w:val="24"/>
          </w:rPr>
          <w:t>11</w:t>
        </w:r>
        <w:r>
          <w:rPr>
            <w:sz w:val="24"/>
            <w:szCs w:val="24"/>
          </w:rPr>
          <w:fldChar w:fldCharType="end"/>
        </w:r>
      </w:ins>
      <w:r>
        <w:rPr>
          <w:sz w:val="24"/>
          <w:rPrChange w16du:dateUtc="2026-07-07T18:18:00Z" w:author="Author" w:date="2026-07-07T20:18:00Z" w:id="18433">
            <w:rPr>
              <w:rFonts w:ascii="Times New Roman"/>
              <w:color w:val="000000"/>
              <w:spacing w:val="3"/>
            </w:rPr>
          </w:rPrChange>
        </w:rPr>
        <w:t xml:space="preserve"> </w:t>
      </w:r>
      <w:r w:rsidRPr="0027638C">
        <w:rPr>
          <w:sz w:val="24"/>
          <w:rPrChange w16du:dateUtc="2026-07-07T18:18:00Z" w:author="Author" w:date="2026-07-07T20:18:00Z" w:id="18434">
            <w:rPr>
              <w:rFonts w:ascii="Times New Roman"/>
              <w:color w:val="000000"/>
            </w:rPr>
          </w:rPrChange>
        </w:rPr>
        <w:t>(Ut),</w:t>
      </w:r>
      <w:r w:rsidRPr="0027638C">
        <w:rPr>
          <w:spacing w:val="40"/>
          <w:sz w:val="24"/>
          <w:rPrChange w16du:dateUtc="2026-07-07T18:18:00Z" w:author="Author" w:date="2026-07-07T20:18:00Z" w:id="18435">
            <w:rPr>
              <w:rFonts w:ascii="Times New Roman"/>
              <w:color w:val="000000"/>
              <w:spacing w:val="60"/>
            </w:rPr>
          </w:rPrChange>
        </w:rPr>
        <w:t xml:space="preserve"> </w:t>
      </w:r>
      <w:r w:rsidRPr="0027638C">
        <w:rPr>
          <w:sz w:val="24"/>
          <w:rPrChange w16du:dateUtc="2026-07-07T18:18:00Z" w:author="Author" w:date="2026-07-07T20:18:00Z" w:id="18436">
            <w:rPr>
              <w:rFonts w:ascii="Times New Roman"/>
              <w:color w:val="000000"/>
            </w:rPr>
          </w:rPrChange>
        </w:rPr>
        <w:t>labore</w:t>
      </w:r>
      <w:r w:rsidRPr="0027638C">
        <w:rPr>
          <w:spacing w:val="-1"/>
          <w:sz w:val="24"/>
          <w:rPrChange w16du:dateUtc="2026-07-07T18:18:00Z" w:author="Author" w:date="2026-07-07T20:18:00Z" w:id="18437">
            <w:rPr>
              <w:rFonts w:ascii="Times New Roman"/>
              <w:color w:val="000000"/>
              <w:spacing w:val="3"/>
            </w:rPr>
          </w:rPrChange>
        </w:rPr>
        <w:t xml:space="preserve"> </w:t>
      </w:r>
      <w:r w:rsidRPr="0027638C">
        <w:rPr>
          <w:sz w:val="24"/>
          <w:rPrChange w16du:dateUtc="2026-07-07T18:18:00Z" w:author="Author" w:date="2026-07-07T20:18:00Z" w:id="18438">
            <w:rPr>
              <w:rFonts w:ascii="Times New Roman"/>
              <w:color w:val="000000"/>
            </w:rPr>
          </w:rPrChange>
        </w:rPr>
        <w:t>(et)</w:t>
      </w:r>
      <w:r w:rsidRPr="0027638C">
        <w:rPr>
          <w:spacing w:val="-1"/>
          <w:sz w:val="24"/>
          <w:rPrChange w16du:dateUtc="2026-07-07T18:18:00Z" w:author="Author" w:date="2026-07-07T20:18:00Z" w:id="18439">
            <w:rPr>
              <w:rFonts w:ascii="Times New Roman"/>
              <w:color w:val="000000"/>
              <w:spacing w:val="3"/>
            </w:rPr>
          </w:rPrChange>
        </w:rPr>
        <w:t xml:space="preserve"> </w:t>
      </w:r>
      <w:r w:rsidRPr="0027638C">
        <w:rPr>
          <w:sz w:val="24"/>
          <w:rPrChange w16du:dateUtc="2026-07-07T18:18:00Z" w:author="Author" w:date="2026-07-07T20:18:00Z" w:id="18440">
            <w:rPr>
              <w:rFonts w:ascii="Times New Roman" w:hAnsi="Times New Roman"/>
              <w:color w:val="000000"/>
            </w:rPr>
          </w:rPrChange>
        </w:rPr>
        <w:t>Dolore’magna</w:t>
      </w:r>
      <w:r w:rsidRPr="0027638C">
        <w:rPr>
          <w:spacing w:val="-1"/>
          <w:sz w:val="24"/>
          <w:rPrChange w16du:dateUtc="2026-07-07T18:18:00Z" w:author="Author" w:date="2026-07-07T20:18:00Z" w:id="18441">
            <w:rPr>
              <w:rFonts w:ascii="Times New Roman"/>
              <w:color w:val="000000"/>
              <w:spacing w:val="3"/>
            </w:rPr>
          </w:rPrChange>
        </w:rPr>
        <w:t xml:space="preserve"> </w:t>
      </w:r>
      <w:r w:rsidRPr="0027638C">
        <w:rPr>
          <w:sz w:val="24"/>
          <w:rPrChange w16du:dateUtc="2026-07-07T18:18:00Z" w:author="Author" w:date="2026-07-07T20:18:00Z" w:id="18442">
            <w:rPr>
              <w:rFonts w:ascii="Times New Roman"/>
              <w:color w:val="000000"/>
            </w:rPr>
          </w:rPrChange>
        </w:rPr>
        <w:t>aliqua</w:t>
      </w:r>
      <w:r w:rsidRPr="0027638C">
        <w:rPr>
          <w:spacing w:val="-1"/>
          <w:sz w:val="24"/>
          <w:rPrChange w16du:dateUtc="2026-07-07T18:18:00Z" w:author="Author" w:date="2026-07-07T20:18:00Z" w:id="18443">
            <w:rPr>
              <w:rFonts w:ascii="Times New Roman"/>
              <w:color w:val="000000"/>
              <w:spacing w:val="3"/>
            </w:rPr>
          </w:rPrChange>
        </w:rPr>
        <w:t xml:space="preserve"> </w:t>
      </w:r>
      <w:r w:rsidRPr="0027638C">
        <w:rPr>
          <w:sz w:val="24"/>
          <w:rPrChange w16du:dateUtc="2026-07-07T18:18:00Z" w:author="Author" w:date="2026-07-07T20:18:00Z" w:id="18444">
            <w:rPr>
              <w:rFonts w:ascii="Times New Roman" w:hAnsi="Times New Roman"/>
              <w:color w:val="000000"/>
            </w:rPr>
          </w:rPrChange>
        </w:rPr>
        <w:t>Lorem’ipsum</w:t>
      </w:r>
      <w:r w:rsidRPr="0027638C">
        <w:rPr>
          <w:spacing w:val="-1"/>
          <w:sz w:val="24"/>
          <w:rPrChange w16du:dateUtc="2026-07-07T18:18:00Z" w:author="Author" w:date="2026-07-07T20:18:00Z" w:id="18445">
            <w:rPr>
              <w:rFonts w:ascii="Times New Roman"/>
              <w:color w:val="000000"/>
              <w:spacing w:val="3"/>
            </w:rPr>
          </w:rPrChange>
        </w:rPr>
        <w:t xml:space="preserve"> </w:t>
      </w:r>
      <w:r w:rsidRPr="0027638C">
        <w:rPr>
          <w:sz w:val="24"/>
          <w:rPrChange w16du:dateUtc="2026-07-07T18:18:00Z" w:author="Author" w:date="2026-07-07T20:18:00Z" w:id="18446">
            <w:rPr>
              <w:rFonts w:ascii="Times New Roman"/>
              <w:color w:val="000000"/>
            </w:rPr>
          </w:rPrChange>
        </w:rPr>
        <w:t>dolor</w:t>
      </w:r>
      <w:r w:rsidRPr="0027638C">
        <w:rPr>
          <w:spacing w:val="-1"/>
          <w:sz w:val="24"/>
          <w:rPrChange w16du:dateUtc="2026-07-07T18:18:00Z" w:author="Author" w:date="2026-07-07T20:18:00Z" w:id="18447">
            <w:rPr>
              <w:rFonts w:ascii="Times New Roman"/>
              <w:color w:val="000000"/>
              <w:spacing w:val="3"/>
            </w:rPr>
          </w:rPrChange>
        </w:rPr>
        <w:t xml:space="preserve"> </w:t>
      </w:r>
      <w:r w:rsidRPr="0027638C">
        <w:rPr>
          <w:sz w:val="24"/>
          <w:rPrChange w16du:dateUtc="2026-07-07T18:18:00Z" w:author="Author" w:date="2026-07-07T20:18:00Z" w:id="18448">
            <w:rPr>
              <w:rFonts w:ascii="Times New Roman"/>
              <w:color w:val="000000"/>
            </w:rPr>
          </w:rPrChange>
        </w:rPr>
        <w:t>sit</w:t>
      </w:r>
      <w:r w:rsidRPr="0027638C">
        <w:rPr>
          <w:spacing w:val="-1"/>
          <w:sz w:val="24"/>
          <w:rPrChange w16du:dateUtc="2026-07-07T18:18:00Z" w:author="Author" w:date="2026-07-07T20:18:00Z" w:id="18449">
            <w:rPr>
              <w:rFonts w:ascii="Times New Roman"/>
              <w:color w:val="000000"/>
              <w:spacing w:val="3"/>
            </w:rPr>
          </w:rPrChange>
        </w:rPr>
        <w:t xml:space="preserve"> </w:t>
      </w:r>
      <w:r w:rsidRPr="0027638C">
        <w:rPr>
          <w:sz w:val="24"/>
          <w:rPrChange w16du:dateUtc="2026-07-07T18:18:00Z" w:author="Author" w:date="2026-07-07T20:18:00Z" w:id="18450">
            <w:rPr>
              <w:rFonts w:ascii="Times New Roman" w:hAnsi="Times New Roman"/>
              <w:color w:val="000000"/>
            </w:rPr>
          </w:rPrChange>
        </w:rPr>
        <w:t>Amet</w:t>
      </w:r>
      <w:del w16du:dateUtc="2026-07-07T18:18:00Z" w:author="Author" w:date="2026-07-07T20:18:00Z" w:id="18451">
        <w:r w:rsidR="00000000">
          <w:rPr>
            <w:color w:val="000000"/>
          </w:rPr>
          <w:cr/>
          <w:delText>9</w:delText>
        </w:r>
      </w:del>
      <w:ins w16du:dateUtc="2026-07-07T18:18:00Z" w:author="Author" w:date="2026-07-07T20:18:00Z" w:id="18452">
        <w:r w:rsidRPr="0027638C">
          <w:rPr>
            <w:sz w:val="24"/>
            <w:szCs w:val="24"/>
          </w:rPr>
          <w:t xml:space="preserve"> </w:t>
        </w:r>
        <w:r>
          <w:rPr>
            <w:sz w:val="24"/>
            <w:szCs w:val="24"/>
          </w:rPr>
          <w:fldChar w:fldCharType="begin"/>
        </w:r>
        <w:r>
          <w:rPr>
            <w:sz w:val="24"/>
            <w:szCs w:val="24"/>
          </w:rPr>
          <w:instrText xml:space="preserve"> REF _Ref215486920 \w \h </w:instrText>
        </w:r>
        <w:r>
          <w:rPr>
            <w:sz w:val="24"/>
            <w:szCs w:val="24"/>
          </w:rPr>
        </w:r>
        <w:r>
          <w:rPr>
            <w:sz w:val="24"/>
            <w:szCs w:val="24"/>
          </w:rPr>
          <w:fldChar w:fldCharType="separate"/>
        </w:r>
        <w:r>
          <w:rPr>
            <w:sz w:val="24"/>
            <w:szCs w:val="24"/>
          </w:rPr>
          <w:t>9</w:t>
        </w:r>
        <w:r>
          <w:rPr>
            <w:sz w:val="24"/>
            <w:szCs w:val="24"/>
          </w:rPr>
          <w:fldChar w:fldCharType="end"/>
        </w:r>
      </w:ins>
      <w:r w:rsidRPr="0027638C">
        <w:rPr>
          <w:sz w:val="24"/>
          <w:rPrChange w16du:dateUtc="2026-07-07T18:18:00Z" w:author="Author" w:date="2026-07-07T20:18:00Z" w:id="18453">
            <w:rPr>
              <w:rFonts w:ascii="Times New Roman"/>
              <w:color w:val="000000"/>
            </w:rPr>
          </w:rPrChange>
        </w:rPr>
        <w:t xml:space="preserve"> (Consectetur Adipiscing).</w:t>
      </w:r>
    </w:p>
    <w:p w14:paraId="584D9210" w14:textId="77777777" w:rsidR="009609E8" w:rsidRDefault="00000000" w:rsidRPr="0027638C">
      <w:pPr>
        <w:pStyle w:val="BodyText"/>
        <w:spacing w:before="2"/>
        <w:ind w:firstLine="0" w:left="0"/>
        <w:jc w:val="left"/>
        <w:rPr>
          <w:ins w16du:dateUtc="2026-07-07T18:18:00Z" w:author="Author" w:date="2026-07-07T20:18:00Z" w:id="18454"/>
          <w:sz w:val="24"/>
          <w:szCs w:val="24"/>
        </w:rPr>
      </w:pPr>
      <w:del w16du:dateUtc="2026-07-07T18:18:00Z" w:author="Author" w:date="2026-07-07T20:18:00Z" w:id="18455">
        <w:r>
          <w:rPr>
            <w:color w:val="000000"/>
          </w:rPr>
          <w:delText>(h)</w:delText>
        </w:r>
        <w:r>
          <w:rPr>
            <w:color w:val="000000"/>
            <w:spacing w:val="409"/>
          </w:rPr>
          <w:delText xml:space="preserve"> </w:delText>
        </w:r>
      </w:del>
    </w:p>
    <w:p w14:paraId="584D9211" w14:textId="77777777" w:rsidR="009609E8" w:rsidRDefault="00A96A35" w:rsidRPr="0027638C">
      <w:pPr>
        <w:pStyle w:val="ListParagraph"/>
        <w:numPr>
          <w:ilvl w:val="1"/>
          <w:numId w:val="5"/>
        </w:numPr>
        <w:tabs>
          <w:tab w:pos="1438" w:val="left"/>
          <w:tab w:pos="1440" w:val="left"/>
        </w:tabs>
        <w:spacing w:before="0"/>
        <w:ind w:right="356"/>
        <w:rPr>
          <w:sz w:val="24"/>
          <w:rPrChange w16du:dateUtc="2026-07-07T18:18:00Z" w:author="Author" w:date="2026-07-07T20:18:00Z" w:id="18456">
            <w:rPr>
              <w:rFonts w:ascii="Times New Roman"/>
              <w:color w:val="000000"/>
            </w:rPr>
          </w:rPrChange>
        </w:rPr>
        <w:pPrChange w16du:dateUtc="2026-07-07T18:18:00Z" w:author="Author" w:date="2026-07-07T20:18:00Z" w:id="18457">
          <w:pPr>
            <w:spacing w:after="0" w:before="254" w:line="254" w:lineRule="exact"/>
            <w:jc w:val="left"/>
          </w:pPr>
        </w:pPrChange>
      </w:pPr>
      <w:r w:rsidRPr="0027638C">
        <w:rPr>
          <w:sz w:val="24"/>
          <w:u w:val="single"/>
          <w:rPrChange w16du:dateUtc="2026-07-07T18:18:00Z" w:author="Author" w:date="2026-07-07T20:18:00Z" w:id="18458">
            <w:rPr>
              <w:rFonts w:ascii="Times New Roman"/>
              <w:color w:val="000000"/>
              <w:u w:val="single"/>
            </w:rPr>
          </w:rPrChange>
        </w:rPr>
        <w:t>Elit.</w:t>
      </w:r>
      <w:r w:rsidRPr="0027638C">
        <w:rPr>
          <w:sz w:val="24"/>
          <w:rPrChange w16du:dateUtc="2026-07-07T18:18:00Z" w:author="Author" w:date="2026-07-07T20:18:00Z" w:id="18459">
            <w:rPr>
              <w:rFonts w:ascii="Times New Roman"/>
              <w:color w:val="000000"/>
              <w:spacing w:val="11"/>
            </w:rPr>
          </w:rPrChange>
        </w:rPr>
        <w:t xml:space="preserve"> </w:t>
      </w:r>
      <w:r w:rsidRPr="0027638C">
        <w:rPr>
          <w:sz w:val="24"/>
          <w:rPrChange w16du:dateUtc="2026-07-07T18:18:00Z" w:author="Author" w:date="2026-07-07T20:18:00Z" w:id="18460">
            <w:rPr>
              <w:rFonts w:ascii="Times New Roman"/>
              <w:color w:val="000000"/>
            </w:rPr>
          </w:rPrChange>
        </w:rPr>
        <w:t>Sed</w:t>
      </w:r>
      <w:r w:rsidRPr="0027638C">
        <w:rPr>
          <w:sz w:val="24"/>
          <w:rPrChange w16du:dateUtc="2026-07-07T18:18:00Z" w:author="Author" w:date="2026-07-07T20:18:00Z" w:id="18461">
            <w:rPr>
              <w:rFonts w:ascii="Times New Roman"/>
              <w:color w:val="000000"/>
              <w:spacing w:val="11"/>
            </w:rPr>
          </w:rPrChange>
        </w:rPr>
        <w:t xml:space="preserve"> </w:t>
      </w:r>
      <w:r w:rsidRPr="0027638C">
        <w:rPr>
          <w:sz w:val="24"/>
          <w:rPrChange w16du:dateUtc="2026-07-07T18:18:00Z" w:author="Author" w:date="2026-07-07T20:18:00Z" w:id="18462">
            <w:rPr>
              <w:rFonts w:ascii="Times New Roman"/>
              <w:color w:val="000000"/>
            </w:rPr>
          </w:rPrChange>
        </w:rPr>
        <w:t>do</w:t>
      </w:r>
      <w:r w:rsidRPr="0027638C">
        <w:rPr>
          <w:sz w:val="24"/>
          <w:rPrChange w16du:dateUtc="2026-07-07T18:18:00Z" w:author="Author" w:date="2026-07-07T20:18:00Z" w:id="18463">
            <w:rPr>
              <w:rFonts w:ascii="Times New Roman"/>
              <w:color w:val="000000"/>
              <w:spacing w:val="11"/>
            </w:rPr>
          </w:rPrChange>
        </w:rPr>
        <w:t xml:space="preserve"> </w:t>
      </w:r>
      <w:r w:rsidRPr="0027638C">
        <w:rPr>
          <w:sz w:val="24"/>
          <w:rPrChange w16du:dateUtc="2026-07-07T18:18:00Z" w:author="Author" w:date="2026-07-07T20:18:00Z" w:id="18464">
            <w:rPr>
              <w:rFonts w:ascii="Times New Roman"/>
              <w:color w:val="000000"/>
            </w:rPr>
          </w:rPrChange>
        </w:rPr>
        <w:t>eiusmod</w:t>
      </w:r>
      <w:r w:rsidRPr="0027638C">
        <w:rPr>
          <w:sz w:val="24"/>
          <w:rPrChange w16du:dateUtc="2026-07-07T18:18:00Z" w:author="Author" w:date="2026-07-07T20:18:00Z" w:id="18465">
            <w:rPr>
              <w:rFonts w:ascii="Times New Roman"/>
              <w:color w:val="000000"/>
              <w:spacing w:val="11"/>
            </w:rPr>
          </w:rPrChange>
        </w:rPr>
        <w:t xml:space="preserve"> </w:t>
      </w:r>
      <w:r w:rsidRPr="0027638C">
        <w:rPr>
          <w:sz w:val="24"/>
          <w:rPrChange w16du:dateUtc="2026-07-07T18:18:00Z" w:author="Author" w:date="2026-07-07T20:18:00Z" w:id="18466">
            <w:rPr>
              <w:rFonts w:ascii="Times New Roman"/>
              <w:color w:val="000000"/>
            </w:rPr>
          </w:rPrChange>
        </w:rPr>
        <w:t>tempor</w:t>
      </w:r>
      <w:r w:rsidRPr="0027638C">
        <w:rPr>
          <w:sz w:val="24"/>
          <w:rPrChange w16du:dateUtc="2026-07-07T18:18:00Z" w:author="Author" w:date="2026-07-07T20:18:00Z" w:id="18467">
            <w:rPr>
              <w:rFonts w:ascii="Times New Roman"/>
              <w:color w:val="000000"/>
              <w:spacing w:val="11"/>
            </w:rPr>
          </w:rPrChange>
        </w:rPr>
        <w:t xml:space="preserve"> </w:t>
      </w:r>
      <w:r w:rsidRPr="0027638C">
        <w:rPr>
          <w:sz w:val="24"/>
          <w:rPrChange w16du:dateUtc="2026-07-07T18:18:00Z" w:author="Author" w:date="2026-07-07T20:18:00Z" w:id="18468">
            <w:rPr>
              <w:rFonts w:ascii="Times New Roman"/>
              <w:color w:val="000000"/>
            </w:rPr>
          </w:rPrChange>
        </w:rPr>
        <w:t>Incididunt</w:t>
      </w:r>
      <w:r w:rsidRPr="0027638C">
        <w:rPr>
          <w:sz w:val="24"/>
          <w:rPrChange w16du:dateUtc="2026-07-07T18:18:00Z" w:author="Author" w:date="2026-07-07T20:18:00Z" w:id="18469">
            <w:rPr>
              <w:rFonts w:ascii="Times New Roman"/>
              <w:color w:val="000000"/>
              <w:spacing w:val="11"/>
            </w:rPr>
          </w:rPrChange>
        </w:rPr>
        <w:t xml:space="preserve"> </w:t>
      </w:r>
      <w:r w:rsidRPr="0027638C">
        <w:rPr>
          <w:sz w:val="24"/>
          <w:rPrChange w16du:dateUtc="2026-07-07T18:18:00Z" w:author="Author" w:date="2026-07-07T20:18:00Z" w:id="18470">
            <w:rPr>
              <w:rFonts w:ascii="Times New Roman"/>
              <w:color w:val="000000"/>
            </w:rPr>
          </w:rPrChange>
        </w:rPr>
        <w:t>ut</w:t>
      </w:r>
      <w:r w:rsidRPr="0027638C">
        <w:rPr>
          <w:sz w:val="24"/>
          <w:rPrChange w16du:dateUtc="2026-07-07T18:18:00Z" w:author="Author" w:date="2026-07-07T20:18:00Z" w:id="18471">
            <w:rPr>
              <w:rFonts w:ascii="Times New Roman"/>
              <w:color w:val="000000"/>
              <w:spacing w:val="11"/>
            </w:rPr>
          </w:rPrChange>
        </w:rPr>
        <w:t xml:space="preserve"> </w:t>
      </w:r>
      <w:r w:rsidRPr="0027638C">
        <w:rPr>
          <w:sz w:val="24"/>
          <w:rPrChange w16du:dateUtc="2026-07-07T18:18:00Z" w:author="Author" w:date="2026-07-07T20:18:00Z" w:id="18472">
            <w:rPr>
              <w:rFonts w:ascii="Times New Roman"/>
              <w:color w:val="000000"/>
            </w:rPr>
          </w:rPrChange>
        </w:rPr>
        <w:t>labore</w:t>
      </w:r>
      <w:r w:rsidRPr="0027638C">
        <w:rPr>
          <w:sz w:val="24"/>
          <w:rPrChange w16du:dateUtc="2026-07-07T18:18:00Z" w:author="Author" w:date="2026-07-07T20:18:00Z" w:id="18473">
            <w:rPr>
              <w:rFonts w:ascii="Times New Roman"/>
              <w:color w:val="000000"/>
              <w:spacing w:val="11"/>
            </w:rPr>
          </w:rPrChange>
        </w:rPr>
        <w:t xml:space="preserve"> </w:t>
      </w:r>
      <w:r w:rsidRPr="0027638C">
        <w:rPr>
          <w:sz w:val="24"/>
          <w:rPrChange w16du:dateUtc="2026-07-07T18:18:00Z" w:author="Author" w:date="2026-07-07T20:18:00Z" w:id="18474">
            <w:rPr>
              <w:rFonts w:ascii="Times New Roman"/>
              <w:color w:val="000000"/>
            </w:rPr>
          </w:rPrChange>
        </w:rPr>
        <w:t>et</w:t>
      </w:r>
      <w:r w:rsidRPr="0027638C">
        <w:rPr>
          <w:sz w:val="24"/>
          <w:rPrChange w16du:dateUtc="2026-07-07T18:18:00Z" w:author="Author" w:date="2026-07-07T20:18:00Z" w:id="18475">
            <w:rPr>
              <w:rFonts w:ascii="Times New Roman"/>
              <w:color w:val="000000"/>
              <w:spacing w:val="11"/>
            </w:rPr>
          </w:rPrChange>
        </w:rPr>
        <w:t xml:space="preserve"> </w:t>
      </w:r>
      <w:r w:rsidRPr="0027638C">
        <w:rPr>
          <w:sz w:val="24"/>
          <w:rPrChange w16du:dateUtc="2026-07-07T18:18:00Z" w:author="Author" w:date="2026-07-07T20:18:00Z" w:id="18476">
            <w:rPr>
              <w:rFonts w:ascii="Times New Roman"/>
              <w:color w:val="000000"/>
            </w:rPr>
          </w:rPrChange>
        </w:rPr>
        <w:t>dolore</w:t>
      </w:r>
      <w:r w:rsidRPr="0027638C">
        <w:rPr>
          <w:sz w:val="24"/>
          <w:rPrChange w16du:dateUtc="2026-07-07T18:18:00Z" w:author="Author" w:date="2026-07-07T20:18:00Z" w:id="18477">
            <w:rPr>
              <w:rFonts w:ascii="Times New Roman"/>
              <w:color w:val="000000"/>
              <w:spacing w:val="11"/>
            </w:rPr>
          </w:rPrChange>
        </w:rPr>
        <w:t xml:space="preserve"> </w:t>
      </w:r>
      <w:r w:rsidRPr="0027638C">
        <w:rPr>
          <w:sz w:val="24"/>
          <w:rPrChange w16du:dateUtc="2026-07-07T18:18:00Z" w:author="Author" w:date="2026-07-07T20:18:00Z" w:id="18478">
            <w:rPr>
              <w:rFonts w:ascii="Times New Roman"/>
              <w:color w:val="000000"/>
            </w:rPr>
          </w:rPrChange>
        </w:rPr>
        <w:t>magna</w:t>
      </w:r>
      <w:r w:rsidRPr="0027638C">
        <w:rPr>
          <w:sz w:val="24"/>
          <w:rPrChange w16du:dateUtc="2026-07-07T18:18:00Z" w:author="Author" w:date="2026-07-07T20:18:00Z" w:id="18479">
            <w:rPr>
              <w:rFonts w:ascii="Times New Roman"/>
              <w:color w:val="000000"/>
              <w:spacing w:val="11"/>
            </w:rPr>
          </w:rPrChange>
        </w:rPr>
        <w:t xml:space="preserve"> </w:t>
      </w:r>
      <w:r w:rsidRPr="0027638C">
        <w:rPr>
          <w:sz w:val="24"/>
          <w:rPrChange w16du:dateUtc="2026-07-07T18:18:00Z" w:author="Author" w:date="2026-07-07T20:18:00Z" w:id="18480">
            <w:rPr>
              <w:rFonts w:ascii="Times New Roman"/>
              <w:color w:val="000000"/>
            </w:rPr>
          </w:rPrChange>
        </w:rPr>
        <w:t>aliqua</w:t>
      </w:r>
      <w:r w:rsidRPr="0027638C">
        <w:rPr>
          <w:sz w:val="24"/>
          <w:rPrChange w16du:dateUtc="2026-07-07T18:18:00Z" w:author="Author" w:date="2026-07-07T20:18:00Z" w:id="18481">
            <w:rPr>
              <w:rFonts w:ascii="Times New Roman"/>
              <w:color w:val="000000"/>
              <w:spacing w:val="11"/>
            </w:rPr>
          </w:rPrChange>
        </w:rPr>
        <w:t xml:space="preserve"> </w:t>
      </w:r>
      <w:r w:rsidRPr="0027638C">
        <w:rPr>
          <w:sz w:val="24"/>
          <w:rPrChange w16du:dateUtc="2026-07-07T18:18:00Z" w:author="Author" w:date="2026-07-07T20:18:00Z" w:id="18482">
            <w:rPr>
              <w:rFonts w:ascii="Times New Roman"/>
              <w:color w:val="000000"/>
            </w:rPr>
          </w:rPrChange>
        </w:rPr>
        <w:t>lorem</w:t>
      </w:r>
      <w:r w:rsidRPr="0027638C">
        <w:rPr>
          <w:sz w:val="24"/>
          <w:rPrChange w16du:dateUtc="2026-07-07T18:18:00Z" w:author="Author" w:date="2026-07-07T20:18:00Z" w:id="18483">
            <w:rPr>
              <w:rFonts w:ascii="Times New Roman"/>
              <w:color w:val="000000"/>
              <w:spacing w:val="11"/>
            </w:rPr>
          </w:rPrChange>
        </w:rPr>
        <w:t xml:space="preserve"> </w:t>
      </w:r>
      <w:r w:rsidRPr="0027638C">
        <w:rPr>
          <w:sz w:val="24"/>
          <w:rPrChange w16du:dateUtc="2026-07-07T18:18:00Z" w:author="Author" w:date="2026-07-07T20:18:00Z" w:id="18484">
            <w:rPr>
              <w:rFonts w:ascii="Times New Roman" w:hAnsi="Times New Roman"/>
              <w:color w:val="000000"/>
            </w:rPr>
          </w:rPrChange>
        </w:rPr>
        <w:t>ipsum</w:t>
      </w:r>
      <w:del w16du:dateUtc="2026-07-07T18:18:00Z" w:author="Author" w:date="2026-07-07T20:18:00Z" w:id="18485">
        <w:r w:rsidR="00000000">
          <w:rPr>
            <w:color w:val="000000"/>
          </w:rPr>
          <w:cr/>
        </w:r>
      </w:del>
      <w:r w:rsidRPr="0027638C">
        <w:rPr>
          <w:sz w:val="24"/>
          <w:rPrChange w16du:dateUtc="2026-07-07T18:18:00Z" w:author="Author" w:date="2026-07-07T20:18:00Z" w:id="18486">
            <w:rPr>
              <w:rFonts w:ascii="Times New Roman"/>
              <w:color w:val="000000"/>
              <w:spacing w:val="665"/>
            </w:rPr>
          </w:rPrChange>
        </w:rPr>
        <w:t xml:space="preserve"> </w:t>
      </w:r>
      <w:r w:rsidRPr="0027638C">
        <w:rPr>
          <w:sz w:val="24"/>
          <w:rPrChange w16du:dateUtc="2026-07-07T18:18:00Z" w:author="Author" w:date="2026-07-07T20:18:00Z" w:id="18487">
            <w:rPr>
              <w:rFonts w:ascii="Times New Roman"/>
              <w:color w:val="000000"/>
            </w:rPr>
          </w:rPrChange>
        </w:rPr>
        <w:t>dolor</w:t>
      </w:r>
      <w:r w:rsidRPr="0027638C">
        <w:rPr>
          <w:spacing w:val="-10"/>
          <w:sz w:val="24"/>
          <w:rPrChange w16du:dateUtc="2026-07-07T18:18:00Z" w:author="Author" w:date="2026-07-07T20:18:00Z" w:id="18488">
            <w:rPr>
              <w:rFonts w:ascii="Times New Roman"/>
              <w:color w:val="000000"/>
              <w:spacing w:val="-7"/>
            </w:rPr>
          </w:rPrChange>
        </w:rPr>
        <w:t xml:space="preserve"> </w:t>
      </w:r>
      <w:r w:rsidRPr="0027638C">
        <w:rPr>
          <w:sz w:val="24"/>
          <w:rPrChange w16du:dateUtc="2026-07-07T18:18:00Z" w:author="Author" w:date="2026-07-07T20:18:00Z" w:id="18489">
            <w:rPr>
              <w:rFonts w:ascii="Times New Roman"/>
              <w:color w:val="000000"/>
            </w:rPr>
          </w:rPrChange>
        </w:rPr>
        <w:t>sit</w:t>
      </w:r>
      <w:r w:rsidRPr="0027638C">
        <w:rPr>
          <w:spacing w:val="-10"/>
          <w:sz w:val="24"/>
          <w:rPrChange w16du:dateUtc="2026-07-07T18:18:00Z" w:author="Author" w:date="2026-07-07T20:18:00Z" w:id="18490">
            <w:rPr>
              <w:rFonts w:ascii="Times New Roman"/>
              <w:color w:val="000000"/>
              <w:spacing w:val="-7"/>
            </w:rPr>
          </w:rPrChange>
        </w:rPr>
        <w:t xml:space="preserve"> </w:t>
      </w:r>
      <w:r w:rsidRPr="0027638C">
        <w:rPr>
          <w:sz w:val="24"/>
          <w:rPrChange w16du:dateUtc="2026-07-07T18:18:00Z" w:author="Author" w:date="2026-07-07T20:18:00Z" w:id="18491">
            <w:rPr>
              <w:rFonts w:ascii="Times New Roman"/>
              <w:color w:val="000000"/>
            </w:rPr>
          </w:rPrChange>
        </w:rPr>
        <w:t>amet</w:t>
      </w:r>
      <w:r w:rsidRPr="0027638C">
        <w:rPr>
          <w:spacing w:val="-10"/>
          <w:sz w:val="24"/>
          <w:rPrChange w16du:dateUtc="2026-07-07T18:18:00Z" w:author="Author" w:date="2026-07-07T20:18:00Z" w:id="18492">
            <w:rPr>
              <w:rFonts w:ascii="Times New Roman"/>
              <w:color w:val="000000"/>
              <w:spacing w:val="-6"/>
            </w:rPr>
          </w:rPrChange>
        </w:rPr>
        <w:t xml:space="preserve"> </w:t>
      </w:r>
      <w:r w:rsidRPr="0027638C">
        <w:rPr>
          <w:sz w:val="24"/>
          <w:rPrChange w16du:dateUtc="2026-07-07T18:18:00Z" w:author="Author" w:date="2026-07-07T20:18:00Z" w:id="18493">
            <w:rPr>
              <w:rFonts w:ascii="Times New Roman"/>
              <w:color w:val="000000"/>
            </w:rPr>
          </w:rPrChange>
        </w:rPr>
        <w:t>consectetur,</w:t>
      </w:r>
      <w:r w:rsidRPr="0027638C">
        <w:rPr>
          <w:spacing w:val="-10"/>
          <w:sz w:val="24"/>
          <w:rPrChange w16du:dateUtc="2026-07-07T18:18:00Z" w:author="Author" w:date="2026-07-07T20:18:00Z" w:id="18494">
            <w:rPr>
              <w:rFonts w:ascii="Times New Roman"/>
              <w:color w:val="000000"/>
              <w:spacing w:val="-6"/>
            </w:rPr>
          </w:rPrChange>
        </w:rPr>
        <w:t xml:space="preserve"> </w:t>
      </w:r>
      <w:r w:rsidRPr="0027638C">
        <w:rPr>
          <w:sz w:val="24"/>
          <w:rPrChange w16du:dateUtc="2026-07-07T18:18:00Z" w:author="Author" w:date="2026-07-07T20:18:00Z" w:id="18495">
            <w:rPr>
              <w:rFonts w:ascii="Times New Roman"/>
              <w:color w:val="000000"/>
            </w:rPr>
          </w:rPrChange>
        </w:rPr>
        <w:t>adipiscing</w:t>
      </w:r>
      <w:r w:rsidRPr="0027638C">
        <w:rPr>
          <w:spacing w:val="-10"/>
          <w:sz w:val="24"/>
          <w:rPrChange w16du:dateUtc="2026-07-07T18:18:00Z" w:author="Author" w:date="2026-07-07T20:18:00Z" w:id="18496">
            <w:rPr>
              <w:rFonts w:ascii="Times New Roman"/>
              <w:color w:val="000000"/>
              <w:spacing w:val="-6"/>
            </w:rPr>
          </w:rPrChange>
        </w:rPr>
        <w:t xml:space="preserve"> </w:t>
      </w:r>
      <w:r w:rsidRPr="0027638C">
        <w:rPr>
          <w:sz w:val="24"/>
          <w:rPrChange w16du:dateUtc="2026-07-07T18:18:00Z" w:author="Author" w:date="2026-07-07T20:18:00Z" w:id="18497">
            <w:rPr>
              <w:rFonts w:ascii="Times New Roman"/>
              <w:color w:val="000000"/>
            </w:rPr>
          </w:rPrChange>
        </w:rPr>
        <w:t>elit</w:t>
      </w:r>
      <w:r w:rsidRPr="0027638C">
        <w:rPr>
          <w:spacing w:val="-10"/>
          <w:sz w:val="24"/>
          <w:rPrChange w16du:dateUtc="2026-07-07T18:18:00Z" w:author="Author" w:date="2026-07-07T20:18:00Z" w:id="18498">
            <w:rPr>
              <w:rFonts w:ascii="Times New Roman"/>
              <w:color w:val="000000"/>
              <w:spacing w:val="-6"/>
            </w:rPr>
          </w:rPrChange>
        </w:rPr>
        <w:t xml:space="preserve"> </w:t>
      </w:r>
      <w:r w:rsidRPr="0027638C">
        <w:rPr>
          <w:sz w:val="24"/>
          <w:rPrChange w16du:dateUtc="2026-07-07T18:18:00Z" w:author="Author" w:date="2026-07-07T20:18:00Z" w:id="18499">
            <w:rPr>
              <w:rFonts w:ascii="Times New Roman"/>
              <w:color w:val="000000"/>
            </w:rPr>
          </w:rPrChange>
        </w:rPr>
        <w:t>sed</w:t>
      </w:r>
      <w:r w:rsidRPr="0027638C">
        <w:rPr>
          <w:spacing w:val="-10"/>
          <w:sz w:val="24"/>
          <w:rPrChange w16du:dateUtc="2026-07-07T18:18:00Z" w:author="Author" w:date="2026-07-07T20:18:00Z" w:id="18500">
            <w:rPr>
              <w:rFonts w:ascii="Times New Roman"/>
              <w:color w:val="000000"/>
              <w:spacing w:val="-6"/>
            </w:rPr>
          </w:rPrChange>
        </w:rPr>
        <w:t xml:space="preserve"> </w:t>
      </w:r>
      <w:r w:rsidRPr="0027638C">
        <w:rPr>
          <w:sz w:val="24"/>
          <w:rPrChange w16du:dateUtc="2026-07-07T18:18:00Z" w:author="Author" w:date="2026-07-07T20:18:00Z" w:id="18501">
            <w:rPr>
              <w:rFonts w:ascii="Times New Roman"/>
              <w:color w:val="000000"/>
            </w:rPr>
          </w:rPrChange>
        </w:rPr>
        <w:t>do</w:t>
      </w:r>
      <w:r w:rsidRPr="0027638C">
        <w:rPr>
          <w:spacing w:val="-10"/>
          <w:sz w:val="24"/>
          <w:rPrChange w16du:dateUtc="2026-07-07T18:18:00Z" w:author="Author" w:date="2026-07-07T20:18:00Z" w:id="18502">
            <w:rPr>
              <w:rFonts w:ascii="Times New Roman"/>
              <w:color w:val="000000"/>
              <w:spacing w:val="-6"/>
            </w:rPr>
          </w:rPrChange>
        </w:rPr>
        <w:t xml:space="preserve"> </w:t>
      </w:r>
      <w:r w:rsidRPr="0027638C">
        <w:rPr>
          <w:sz w:val="24"/>
          <w:rPrChange w16du:dateUtc="2026-07-07T18:18:00Z" w:author="Author" w:date="2026-07-07T20:18:00Z" w:id="18503">
            <w:rPr>
              <w:rFonts w:ascii="Times New Roman"/>
              <w:color w:val="000000"/>
            </w:rPr>
          </w:rPrChange>
        </w:rPr>
        <w:t>eiusmod</w:t>
      </w:r>
      <w:r w:rsidRPr="0027638C">
        <w:rPr>
          <w:spacing w:val="-10"/>
          <w:sz w:val="24"/>
          <w:rPrChange w16du:dateUtc="2026-07-07T18:18:00Z" w:author="Author" w:date="2026-07-07T20:18:00Z" w:id="18504">
            <w:rPr>
              <w:rFonts w:ascii="Times New Roman"/>
              <w:color w:val="000000"/>
              <w:spacing w:val="-6"/>
            </w:rPr>
          </w:rPrChange>
        </w:rPr>
        <w:t xml:space="preserve"> </w:t>
      </w:r>
      <w:r w:rsidRPr="0027638C">
        <w:rPr>
          <w:sz w:val="24"/>
          <w:rPrChange w16du:dateUtc="2026-07-07T18:18:00Z" w:author="Author" w:date="2026-07-07T20:18:00Z" w:id="18505">
            <w:rPr>
              <w:rFonts w:ascii="Times New Roman"/>
              <w:color w:val="000000"/>
            </w:rPr>
          </w:rPrChange>
        </w:rPr>
        <w:t>tempor</w:t>
      </w:r>
      <w:r w:rsidRPr="0027638C">
        <w:rPr>
          <w:spacing w:val="-10"/>
          <w:sz w:val="24"/>
          <w:rPrChange w16du:dateUtc="2026-07-07T18:18:00Z" w:author="Author" w:date="2026-07-07T20:18:00Z" w:id="18506">
            <w:rPr>
              <w:rFonts w:ascii="Times New Roman"/>
              <w:color w:val="000000"/>
              <w:spacing w:val="-6"/>
            </w:rPr>
          </w:rPrChange>
        </w:rPr>
        <w:t xml:space="preserve"> </w:t>
      </w:r>
      <w:r w:rsidRPr="0027638C">
        <w:rPr>
          <w:sz w:val="24"/>
          <w:rPrChange w16du:dateUtc="2026-07-07T18:18:00Z" w:author="Author" w:date="2026-07-07T20:18:00Z" w:id="18507">
            <w:rPr>
              <w:rFonts w:ascii="Times New Roman"/>
              <w:color w:val="000000"/>
            </w:rPr>
          </w:rPrChange>
        </w:rPr>
        <w:t>incididunt</w:t>
      </w:r>
      <w:r w:rsidRPr="0027638C">
        <w:rPr>
          <w:spacing w:val="-11"/>
          <w:sz w:val="24"/>
          <w:rPrChange w16du:dateUtc="2026-07-07T18:18:00Z" w:author="Author" w:date="2026-07-07T20:18:00Z" w:id="18508">
            <w:rPr>
              <w:rFonts w:ascii="Times New Roman"/>
              <w:color w:val="000000"/>
              <w:spacing w:val="-6"/>
            </w:rPr>
          </w:rPrChange>
        </w:rPr>
        <w:t xml:space="preserve"> </w:t>
      </w:r>
      <w:r w:rsidRPr="0027638C">
        <w:rPr>
          <w:sz w:val="24"/>
          <w:rPrChange w16du:dateUtc="2026-07-07T18:18:00Z" w:author="Author" w:date="2026-07-07T20:18:00Z" w:id="18509">
            <w:rPr>
              <w:rFonts w:ascii="Times New Roman"/>
              <w:color w:val="000000"/>
            </w:rPr>
          </w:rPrChange>
        </w:rPr>
        <w:t>ut</w:t>
      </w:r>
      <w:r w:rsidRPr="0027638C">
        <w:rPr>
          <w:spacing w:val="-10"/>
          <w:sz w:val="24"/>
          <w:rPrChange w16du:dateUtc="2026-07-07T18:18:00Z" w:author="Author" w:date="2026-07-07T20:18:00Z" w:id="18510">
            <w:rPr>
              <w:rFonts w:ascii="Times New Roman"/>
              <w:color w:val="000000"/>
              <w:spacing w:val="-6"/>
            </w:rPr>
          </w:rPrChange>
        </w:rPr>
        <w:t xml:space="preserve"> </w:t>
      </w:r>
      <w:r w:rsidRPr="0027638C">
        <w:rPr>
          <w:sz w:val="24"/>
          <w:rPrChange w16du:dateUtc="2026-07-07T18:18:00Z" w:author="Author" w:date="2026-07-07T20:18:00Z" w:id="18511">
            <w:rPr>
              <w:rFonts w:ascii="Times New Roman"/>
              <w:color w:val="000000"/>
            </w:rPr>
          </w:rPrChange>
        </w:rPr>
        <w:t>Labore</w:t>
      </w:r>
      <w:r w:rsidRPr="0027638C">
        <w:rPr>
          <w:spacing w:val="-10"/>
          <w:sz w:val="24"/>
          <w:rPrChange w16du:dateUtc="2026-07-07T18:18:00Z" w:author="Author" w:date="2026-07-07T20:18:00Z" w:id="18512">
            <w:rPr>
              <w:rFonts w:ascii="Times New Roman"/>
              <w:color w:val="000000"/>
              <w:spacing w:val="-6"/>
            </w:rPr>
          </w:rPrChange>
        </w:rPr>
        <w:t xml:space="preserve"> </w:t>
      </w:r>
      <w:r w:rsidRPr="0027638C">
        <w:rPr>
          <w:sz w:val="24"/>
          <w:rPrChange w16du:dateUtc="2026-07-07T18:18:00Z" w:author="Author" w:date="2026-07-07T20:18:00Z" w:id="18513">
            <w:rPr>
              <w:rFonts w:ascii="Times New Roman" w:hAnsi="Times New Roman"/>
              <w:color w:val="000000"/>
            </w:rPr>
          </w:rPrChange>
        </w:rPr>
        <w:t>et</w:t>
      </w:r>
      <w:del w16du:dateUtc="2026-07-07T18:18:00Z" w:author="Author" w:date="2026-07-07T20:18:00Z" w:id="18514">
        <w:r w:rsidR="00000000">
          <w:rPr>
            <w:color w:val="000000"/>
          </w:rPr>
          <w:cr/>
        </w:r>
      </w:del>
      <w:r w:rsidRPr="0027638C">
        <w:rPr>
          <w:sz w:val="24"/>
          <w:rPrChange w16du:dateUtc="2026-07-07T18:18:00Z" w:author="Author" w:date="2026-07-07T20:18:00Z" w:id="18515">
            <w:rPr>
              <w:rFonts w:ascii="Times New Roman"/>
              <w:color w:val="000000"/>
              <w:spacing w:val="665"/>
            </w:rPr>
          </w:rPrChange>
        </w:rPr>
        <w:t xml:space="preserve"> </w:t>
      </w:r>
      <w:r w:rsidRPr="0027638C">
        <w:rPr>
          <w:sz w:val="24"/>
          <w:rPrChange w16du:dateUtc="2026-07-07T18:18:00Z" w:author="Author" w:date="2026-07-07T20:18:00Z" w:id="18516">
            <w:rPr>
              <w:rFonts w:ascii="Times New Roman"/>
              <w:color w:val="000000"/>
            </w:rPr>
          </w:rPrChange>
        </w:rPr>
        <w:t>dolore magna aliqua lorem ipsum Dolor sit amet consectetur adipiscing elit sed do.</w:t>
      </w:r>
    </w:p>
    <w:p w14:paraId="584D9212" w14:textId="77777777" w:rsidR="009609E8" w:rsidRDefault="00000000" w:rsidRPr="0027638C">
      <w:pPr>
        <w:pStyle w:val="ListParagraph"/>
        <w:numPr>
          <w:ilvl w:val="1"/>
          <w:numId w:val="5"/>
        </w:numPr>
        <w:tabs>
          <w:tab w:pos="1438" w:val="left"/>
          <w:tab w:pos="1440" w:val="left"/>
        </w:tabs>
        <w:spacing w:before="240"/>
        <w:ind w:right="355"/>
        <w:rPr>
          <w:sz w:val="24"/>
          <w:rPrChange w16du:dateUtc="2026-07-07T18:18:00Z" w:author="Author" w:date="2026-07-07T20:18:00Z" w:id="18517">
            <w:rPr>
              <w:rFonts w:ascii="Times New Roman"/>
              <w:color w:val="000000"/>
            </w:rPr>
          </w:rPrChange>
        </w:rPr>
        <w:pPrChange w16du:dateUtc="2026-07-07T18:18:00Z" w:author="Author" w:date="2026-07-07T20:18:00Z" w:id="18518">
          <w:pPr>
            <w:spacing w:after="0" w:before="235" w:line="254" w:lineRule="exact"/>
            <w:jc w:val="left"/>
          </w:pPr>
        </w:pPrChange>
      </w:pPr>
      <w:del w16du:dateUtc="2026-07-07T18:18:00Z" w:author="Author" w:date="2026-07-07T20:18:00Z" w:id="18519">
        <w:r>
          <w:rPr>
            <w:color w:val="000000"/>
          </w:rPr>
          <w:delText>(i)</w:delText>
        </w:r>
        <w:r>
          <w:rPr>
            <w:color w:val="000000"/>
            <w:spacing w:val="457"/>
          </w:rPr>
          <w:delText xml:space="preserve"> </w:delText>
        </w:r>
      </w:del>
      <w:r w:rsidR="00A96A35" w:rsidRPr="0027638C">
        <w:rPr>
          <w:sz w:val="24"/>
          <w:u w:val="single"/>
          <w:rPrChange w16du:dateUtc="2026-07-07T18:18:00Z" w:author="Author" w:date="2026-07-07T20:18:00Z" w:id="18520">
            <w:rPr>
              <w:rFonts w:ascii="Times New Roman"/>
              <w:color w:val="000000"/>
              <w:u w:val="single"/>
            </w:rPr>
          </w:rPrChange>
        </w:rPr>
        <w:t>Eiusmod.</w:t>
      </w:r>
      <w:r w:rsidR="00A96A35" w:rsidRPr="0027638C">
        <w:rPr>
          <w:sz w:val="24"/>
          <w:rPrChange w16du:dateUtc="2026-07-07T18:18:00Z" w:author="Author" w:date="2026-07-07T20:18:00Z" w:id="18521">
            <w:rPr>
              <w:rFonts w:ascii="Times New Roman"/>
              <w:color w:val="000000"/>
              <w:spacing w:val="9"/>
            </w:rPr>
          </w:rPrChange>
        </w:rPr>
        <w:t xml:space="preserve"> </w:t>
      </w:r>
      <w:r w:rsidR="00A96A35" w:rsidRPr="0027638C">
        <w:rPr>
          <w:sz w:val="24"/>
          <w:rPrChange w16du:dateUtc="2026-07-07T18:18:00Z" w:author="Author" w:date="2026-07-07T20:18:00Z" w:id="18522">
            <w:rPr>
              <w:rFonts w:ascii="Times New Roman"/>
              <w:color w:val="000000"/>
            </w:rPr>
          </w:rPrChange>
        </w:rPr>
        <w:t>TEMPOR</w:t>
      </w:r>
      <w:r w:rsidR="00A96A35" w:rsidRPr="0027638C">
        <w:rPr>
          <w:sz w:val="24"/>
          <w:rPrChange w16du:dateUtc="2026-07-07T18:18:00Z" w:author="Author" w:date="2026-07-07T20:18:00Z" w:id="18523">
            <w:rPr>
              <w:rFonts w:ascii="Times New Roman"/>
              <w:color w:val="000000"/>
              <w:spacing w:val="9"/>
            </w:rPr>
          </w:rPrChange>
        </w:rPr>
        <w:t xml:space="preserve"> </w:t>
      </w:r>
      <w:r w:rsidR="00A96A35" w:rsidRPr="0027638C">
        <w:rPr>
          <w:sz w:val="24"/>
          <w:rPrChange w16du:dateUtc="2026-07-07T18:18:00Z" w:author="Author" w:date="2026-07-07T20:18:00Z" w:id="18524">
            <w:rPr>
              <w:rFonts w:ascii="Times New Roman"/>
              <w:color w:val="000000"/>
            </w:rPr>
          </w:rPrChange>
        </w:rPr>
        <w:t>incididunt</w:t>
      </w:r>
      <w:r w:rsidR="00A96A35" w:rsidRPr="0027638C">
        <w:rPr>
          <w:sz w:val="24"/>
          <w:rPrChange w16du:dateUtc="2026-07-07T18:18:00Z" w:author="Author" w:date="2026-07-07T20:18:00Z" w:id="18525">
            <w:rPr>
              <w:rFonts w:ascii="Times New Roman"/>
              <w:color w:val="000000"/>
              <w:spacing w:val="9"/>
            </w:rPr>
          </w:rPrChange>
        </w:rPr>
        <w:t xml:space="preserve"> </w:t>
      </w:r>
      <w:r w:rsidR="00A96A35" w:rsidRPr="0027638C">
        <w:rPr>
          <w:sz w:val="24"/>
          <w:rPrChange w16du:dateUtc="2026-07-07T18:18:00Z" w:author="Author" w:date="2026-07-07T20:18:00Z" w:id="18526">
            <w:rPr>
              <w:rFonts w:ascii="Times New Roman"/>
              <w:color w:val="000000"/>
            </w:rPr>
          </w:rPrChange>
        </w:rPr>
        <w:t>ut</w:t>
      </w:r>
      <w:r w:rsidR="00A96A35" w:rsidRPr="0027638C">
        <w:rPr>
          <w:sz w:val="24"/>
          <w:rPrChange w16du:dateUtc="2026-07-07T18:18:00Z" w:author="Author" w:date="2026-07-07T20:18:00Z" w:id="18527">
            <w:rPr>
              <w:rFonts w:ascii="Times New Roman"/>
              <w:color w:val="000000"/>
              <w:spacing w:val="9"/>
            </w:rPr>
          </w:rPrChange>
        </w:rPr>
        <w:t xml:space="preserve"> </w:t>
      </w:r>
      <w:r w:rsidR="00A96A35" w:rsidRPr="0027638C">
        <w:rPr>
          <w:sz w:val="24"/>
          <w:rPrChange w16du:dateUtc="2026-07-07T18:18:00Z" w:author="Author" w:date="2026-07-07T20:18:00Z" w:id="18528">
            <w:rPr>
              <w:rFonts w:ascii="Times New Roman"/>
              <w:color w:val="000000"/>
            </w:rPr>
          </w:rPrChange>
        </w:rPr>
        <w:t>labore</w:t>
      </w:r>
      <w:r w:rsidR="00A96A35" w:rsidRPr="0027638C">
        <w:rPr>
          <w:sz w:val="24"/>
          <w:rPrChange w16du:dateUtc="2026-07-07T18:18:00Z" w:author="Author" w:date="2026-07-07T20:18:00Z" w:id="18529">
            <w:rPr>
              <w:rFonts w:ascii="Times New Roman"/>
              <w:color w:val="000000"/>
              <w:spacing w:val="9"/>
            </w:rPr>
          </w:rPrChange>
        </w:rPr>
        <w:t xml:space="preserve"> </w:t>
      </w:r>
      <w:r w:rsidR="00A96A35" w:rsidRPr="0027638C">
        <w:rPr>
          <w:sz w:val="24"/>
          <w:rPrChange w16du:dateUtc="2026-07-07T18:18:00Z" w:author="Author" w:date="2026-07-07T20:18:00Z" w:id="18530">
            <w:rPr>
              <w:rFonts w:ascii="Times New Roman"/>
              <w:color w:val="000000"/>
            </w:rPr>
          </w:rPrChange>
        </w:rPr>
        <w:t>et</w:t>
      </w:r>
      <w:r w:rsidR="00A96A35" w:rsidRPr="0027638C">
        <w:rPr>
          <w:sz w:val="24"/>
          <w:rPrChange w16du:dateUtc="2026-07-07T18:18:00Z" w:author="Author" w:date="2026-07-07T20:18:00Z" w:id="18531">
            <w:rPr>
              <w:rFonts w:ascii="Times New Roman"/>
              <w:color w:val="000000"/>
              <w:spacing w:val="9"/>
            </w:rPr>
          </w:rPrChange>
        </w:rPr>
        <w:t xml:space="preserve"> </w:t>
      </w:r>
      <w:r w:rsidR="00A96A35" w:rsidRPr="0027638C">
        <w:rPr>
          <w:sz w:val="24"/>
          <w:rPrChange w16du:dateUtc="2026-07-07T18:18:00Z" w:author="Author" w:date="2026-07-07T20:18:00Z" w:id="18532">
            <w:rPr>
              <w:rFonts w:ascii="Times New Roman"/>
              <w:color w:val="000000"/>
            </w:rPr>
          </w:rPrChange>
        </w:rPr>
        <w:t>dolore</w:t>
      </w:r>
      <w:r w:rsidR="00A96A35" w:rsidRPr="0027638C">
        <w:rPr>
          <w:sz w:val="24"/>
          <w:rPrChange w16du:dateUtc="2026-07-07T18:18:00Z" w:author="Author" w:date="2026-07-07T20:18:00Z" w:id="18533">
            <w:rPr>
              <w:rFonts w:ascii="Times New Roman"/>
              <w:color w:val="000000"/>
              <w:spacing w:val="9"/>
            </w:rPr>
          </w:rPrChange>
        </w:rPr>
        <w:t xml:space="preserve"> </w:t>
      </w:r>
      <w:r w:rsidR="00A96A35" w:rsidRPr="0027638C">
        <w:rPr>
          <w:sz w:val="24"/>
          <w:rPrChange w16du:dateUtc="2026-07-07T18:18:00Z" w:author="Author" w:date="2026-07-07T20:18:00Z" w:id="18534">
            <w:rPr>
              <w:rFonts w:ascii="Times New Roman"/>
              <w:color w:val="000000"/>
            </w:rPr>
          </w:rPrChange>
        </w:rPr>
        <w:t>magna</w:t>
      </w:r>
      <w:r w:rsidR="00A96A35" w:rsidRPr="0027638C">
        <w:rPr>
          <w:sz w:val="24"/>
          <w:rPrChange w16du:dateUtc="2026-07-07T18:18:00Z" w:author="Author" w:date="2026-07-07T20:18:00Z" w:id="18535">
            <w:rPr>
              <w:rFonts w:ascii="Times New Roman"/>
              <w:color w:val="000000"/>
              <w:spacing w:val="9"/>
            </w:rPr>
          </w:rPrChange>
        </w:rPr>
        <w:t xml:space="preserve"> </w:t>
      </w:r>
      <w:r w:rsidR="00A96A35" w:rsidRPr="0027638C">
        <w:rPr>
          <w:sz w:val="24"/>
          <w:rPrChange w16du:dateUtc="2026-07-07T18:18:00Z" w:author="Author" w:date="2026-07-07T20:18:00Z" w:id="18536">
            <w:rPr>
              <w:rFonts w:ascii="Times New Roman"/>
              <w:color w:val="000000"/>
            </w:rPr>
          </w:rPrChange>
        </w:rPr>
        <w:t>Aliqua</w:t>
      </w:r>
      <w:r w:rsidR="00A96A35" w:rsidRPr="0027638C">
        <w:rPr>
          <w:sz w:val="24"/>
          <w:rPrChange w16du:dateUtc="2026-07-07T18:18:00Z" w:author="Author" w:date="2026-07-07T20:18:00Z" w:id="18537">
            <w:rPr>
              <w:rFonts w:ascii="Times New Roman"/>
              <w:color w:val="000000"/>
              <w:spacing w:val="9"/>
            </w:rPr>
          </w:rPrChange>
        </w:rPr>
        <w:t xml:space="preserve"> </w:t>
      </w:r>
      <w:r w:rsidR="00A96A35" w:rsidRPr="0027638C">
        <w:rPr>
          <w:sz w:val="24"/>
          <w:rPrChange w16du:dateUtc="2026-07-07T18:18:00Z" w:author="Author" w:date="2026-07-07T20:18:00Z" w:id="18538">
            <w:rPr>
              <w:rFonts w:ascii="Times New Roman"/>
              <w:color w:val="000000"/>
            </w:rPr>
          </w:rPrChange>
        </w:rPr>
        <w:t>lorem</w:t>
      </w:r>
      <w:r w:rsidR="00A96A35" w:rsidRPr="0027638C">
        <w:rPr>
          <w:sz w:val="24"/>
          <w:rPrChange w16du:dateUtc="2026-07-07T18:18:00Z" w:author="Author" w:date="2026-07-07T20:18:00Z" w:id="18539">
            <w:rPr>
              <w:rFonts w:ascii="Times New Roman"/>
              <w:color w:val="000000"/>
              <w:spacing w:val="9"/>
            </w:rPr>
          </w:rPrChange>
        </w:rPr>
        <w:t xml:space="preserve"> </w:t>
      </w:r>
      <w:r w:rsidR="00A96A35" w:rsidRPr="0027638C">
        <w:rPr>
          <w:sz w:val="24"/>
          <w:rPrChange w16du:dateUtc="2026-07-07T18:18:00Z" w:author="Author" w:date="2026-07-07T20:18:00Z" w:id="18540">
            <w:rPr>
              <w:rFonts w:ascii="Times New Roman"/>
              <w:color w:val="000000"/>
            </w:rPr>
          </w:rPrChange>
        </w:rPr>
        <w:t>ipsum</w:t>
      </w:r>
      <w:r w:rsidR="00A96A35" w:rsidRPr="0027638C">
        <w:rPr>
          <w:sz w:val="24"/>
          <w:rPrChange w16du:dateUtc="2026-07-07T18:18:00Z" w:author="Author" w:date="2026-07-07T20:18:00Z" w:id="18541">
            <w:rPr>
              <w:rFonts w:ascii="Times New Roman"/>
              <w:color w:val="000000"/>
              <w:spacing w:val="9"/>
            </w:rPr>
          </w:rPrChange>
        </w:rPr>
        <w:t xml:space="preserve"> </w:t>
      </w:r>
      <w:r w:rsidR="00A96A35" w:rsidRPr="0027638C">
        <w:rPr>
          <w:sz w:val="24"/>
          <w:rPrChange w16du:dateUtc="2026-07-07T18:18:00Z" w:author="Author" w:date="2026-07-07T20:18:00Z" w:id="18542">
            <w:rPr>
              <w:rFonts w:ascii="Times New Roman"/>
              <w:color w:val="000000"/>
            </w:rPr>
          </w:rPrChange>
        </w:rPr>
        <w:t>dolor</w:t>
      </w:r>
      <w:r w:rsidR="00A96A35" w:rsidRPr="0027638C">
        <w:rPr>
          <w:sz w:val="24"/>
          <w:rPrChange w16du:dateUtc="2026-07-07T18:18:00Z" w:author="Author" w:date="2026-07-07T20:18:00Z" w:id="18543">
            <w:rPr>
              <w:rFonts w:ascii="Times New Roman"/>
              <w:color w:val="000000"/>
              <w:spacing w:val="9"/>
            </w:rPr>
          </w:rPrChange>
        </w:rPr>
        <w:t xml:space="preserve"> </w:t>
      </w:r>
      <w:r w:rsidR="00A96A35" w:rsidRPr="0027638C">
        <w:rPr>
          <w:sz w:val="24"/>
          <w:rPrChange w16du:dateUtc="2026-07-07T18:18:00Z" w:author="Author" w:date="2026-07-07T20:18:00Z" w:id="18544">
            <w:rPr>
              <w:rFonts w:ascii="Times New Roman"/>
              <w:color w:val="000000"/>
            </w:rPr>
          </w:rPrChange>
        </w:rPr>
        <w:t>sit</w:t>
      </w:r>
      <w:r w:rsidR="00A96A35" w:rsidRPr="0027638C">
        <w:rPr>
          <w:sz w:val="24"/>
          <w:rPrChange w16du:dateUtc="2026-07-07T18:18:00Z" w:author="Author" w:date="2026-07-07T20:18:00Z" w:id="18545">
            <w:rPr>
              <w:rFonts w:ascii="Times New Roman"/>
              <w:color w:val="000000"/>
              <w:spacing w:val="9"/>
            </w:rPr>
          </w:rPrChange>
        </w:rPr>
        <w:t xml:space="preserve"> </w:t>
      </w:r>
      <w:r w:rsidR="00A96A35" w:rsidRPr="0027638C">
        <w:rPr>
          <w:sz w:val="24"/>
          <w:rPrChange w16du:dateUtc="2026-07-07T18:18:00Z" w:author="Author" w:date="2026-07-07T20:18:00Z" w:id="18546">
            <w:rPr>
              <w:rFonts w:ascii="Times New Roman"/>
              <w:color w:val="000000"/>
            </w:rPr>
          </w:rPrChange>
        </w:rPr>
        <w:t>amet</w:t>
      </w:r>
      <w:r w:rsidR="00A96A35" w:rsidRPr="0027638C">
        <w:rPr>
          <w:sz w:val="24"/>
          <w:rPrChange w16du:dateUtc="2026-07-07T18:18:00Z" w:author="Author" w:date="2026-07-07T20:18:00Z" w:id="18547">
            <w:rPr>
              <w:rFonts w:ascii="Times New Roman"/>
              <w:color w:val="000000"/>
              <w:spacing w:val="9"/>
            </w:rPr>
          </w:rPrChange>
        </w:rPr>
        <w:t xml:space="preserve"> </w:t>
      </w:r>
      <w:r w:rsidR="00A96A35" w:rsidRPr="0027638C">
        <w:rPr>
          <w:sz w:val="24"/>
          <w:rPrChange w16du:dateUtc="2026-07-07T18:18:00Z" w:author="Author" w:date="2026-07-07T20:18:00Z" w:id="18548">
            <w:rPr>
              <w:rFonts w:ascii="Times New Roman"/>
              <w:color w:val="000000"/>
            </w:rPr>
          </w:rPrChange>
        </w:rPr>
        <w:t>consectetur</w:t>
      </w:r>
      <w:r w:rsidR="00A96A35" w:rsidRPr="0027638C">
        <w:rPr>
          <w:sz w:val="24"/>
          <w:rPrChange w16du:dateUtc="2026-07-07T18:18:00Z" w:author="Author" w:date="2026-07-07T20:18:00Z" w:id="18549">
            <w:rPr>
              <w:rFonts w:ascii="Times New Roman"/>
              <w:color w:val="000000"/>
              <w:spacing w:val="9"/>
            </w:rPr>
          </w:rPrChange>
        </w:rPr>
        <w:t xml:space="preserve"> </w:t>
      </w:r>
      <w:r w:rsidR="00A96A35" w:rsidRPr="0027638C">
        <w:rPr>
          <w:sz w:val="24"/>
          <w:rPrChange w16du:dateUtc="2026-07-07T18:18:00Z" w:author="Author" w:date="2026-07-07T20:18:00Z" w:id="18550">
            <w:rPr>
              <w:rFonts w:ascii="Times New Roman"/>
              <w:color w:val="000000"/>
            </w:rPr>
          </w:rPrChange>
        </w:rPr>
        <w:t>adipiscing</w:t>
      </w:r>
      <w:r w:rsidR="00A96A35" w:rsidRPr="0027638C">
        <w:rPr>
          <w:sz w:val="24"/>
          <w:rPrChange w16du:dateUtc="2026-07-07T18:18:00Z" w:author="Author" w:date="2026-07-07T20:18:00Z" w:id="18551">
            <w:rPr>
              <w:rFonts w:ascii="Times New Roman"/>
              <w:color w:val="000000"/>
              <w:spacing w:val="9"/>
            </w:rPr>
          </w:rPrChange>
        </w:rPr>
        <w:t xml:space="preserve"> </w:t>
      </w:r>
      <w:r w:rsidR="00A96A35" w:rsidRPr="0027638C">
        <w:rPr>
          <w:sz w:val="24"/>
          <w:rPrChange w16du:dateUtc="2026-07-07T18:18:00Z" w:author="Author" w:date="2026-07-07T20:18:00Z" w:id="18552">
            <w:rPr>
              <w:rFonts w:ascii="Times New Roman" w:hAnsi="Times New Roman"/>
              <w:color w:val="000000"/>
            </w:rPr>
          </w:rPrChange>
        </w:rPr>
        <w:t>elit</w:t>
      </w:r>
      <w:del w16du:dateUtc="2026-07-07T18:18:00Z" w:author="Author" w:date="2026-07-07T20:18:00Z" w:id="18553">
        <w:r>
          <w:rPr>
            <w:color w:val="000000"/>
          </w:rPr>
          <w:cr/>
        </w:r>
      </w:del>
      <w:r w:rsidR="00A96A35" w:rsidRPr="0027638C">
        <w:rPr>
          <w:sz w:val="24"/>
          <w:rPrChange w16du:dateUtc="2026-07-07T18:18:00Z" w:author="Author" w:date="2026-07-07T20:18:00Z" w:id="18554">
            <w:rPr>
              <w:rFonts w:ascii="Times New Roman"/>
              <w:color w:val="000000"/>
              <w:spacing w:val="665"/>
            </w:rPr>
          </w:rPrChange>
        </w:rPr>
        <w:t xml:space="preserve"> </w:t>
      </w:r>
      <w:r w:rsidR="00A96A35" w:rsidRPr="0027638C">
        <w:rPr>
          <w:sz w:val="24"/>
          <w:rPrChange w16du:dateUtc="2026-07-07T18:18:00Z" w:author="Author" w:date="2026-07-07T20:18:00Z" w:id="18555">
            <w:rPr>
              <w:rFonts w:ascii="Times New Roman"/>
              <w:color w:val="000000"/>
            </w:rPr>
          </w:rPrChange>
        </w:rPr>
        <w:t>sed do eiusmod tempor incididunt ut labore et dolore magna aliqua lorem.</w:t>
      </w:r>
    </w:p>
    <w:p w14:paraId="584D9213" w14:textId="77777777" w:rsidR="009609E8" w:rsidRDefault="00000000" w:rsidRPr="0027638C">
      <w:pPr>
        <w:pStyle w:val="ListParagraph"/>
        <w:numPr>
          <w:ilvl w:val="1"/>
          <w:numId w:val="5"/>
        </w:numPr>
        <w:tabs>
          <w:tab w:pos="1438" w:val="left"/>
          <w:tab w:pos="1440" w:val="left"/>
        </w:tabs>
        <w:spacing w:before="238"/>
        <w:ind w:right="355"/>
        <w:rPr>
          <w:sz w:val="24"/>
          <w:rPrChange w16du:dateUtc="2026-07-07T18:18:00Z" w:author="Author" w:date="2026-07-07T20:18:00Z" w:id="18556">
            <w:rPr>
              <w:rFonts w:ascii="Times New Roman"/>
              <w:color w:val="000000"/>
            </w:rPr>
          </w:rPrChange>
        </w:rPr>
        <w:pPrChange w16du:dateUtc="2026-07-07T18:18:00Z" w:author="Author" w:date="2026-07-07T20:18:00Z" w:id="18557">
          <w:pPr>
            <w:spacing w:after="0" w:before="235" w:line="254" w:lineRule="exact"/>
            <w:jc w:val="left"/>
          </w:pPr>
        </w:pPrChange>
      </w:pPr>
      <w:del w16du:dateUtc="2026-07-07T18:18:00Z" w:author="Author" w:date="2026-07-07T20:18:00Z" w:id="18558">
        <w:r>
          <w:rPr>
            <w:color w:val="000000"/>
          </w:rPr>
          <w:delText>(j)</w:delText>
        </w:r>
        <w:r>
          <w:rPr>
            <w:color w:val="000000"/>
            <w:spacing w:val="457"/>
          </w:rPr>
          <w:delText xml:space="preserve"> </w:delText>
        </w:r>
      </w:del>
      <w:r w:rsidR="00A96A35" w:rsidRPr="0027638C">
        <w:rPr>
          <w:sz w:val="24"/>
          <w:u w:val="single"/>
          <w:rPrChange w16du:dateUtc="2026-07-07T18:18:00Z" w:author="Author" w:date="2026-07-07T20:18:00Z" w:id="18559">
            <w:rPr>
              <w:rFonts w:ascii="Times New Roman"/>
              <w:color w:val="000000"/>
              <w:u w:val="single"/>
            </w:rPr>
          </w:rPrChange>
        </w:rPr>
        <w:t>Ipsum</w:t>
      </w:r>
      <w:r w:rsidR="00A96A35" w:rsidRPr="0027638C">
        <w:rPr>
          <w:spacing w:val="-5"/>
          <w:sz w:val="24"/>
          <w:u w:val="single"/>
          <w:rPrChange w16du:dateUtc="2026-07-07T18:18:00Z" w:author="Author" w:date="2026-07-07T20:18:00Z" w:id="18560">
            <w:rPr>
              <w:rFonts w:ascii="Times New Roman"/>
              <w:color w:val="000000"/>
              <w:spacing w:val="-1"/>
              <w:u w:val="single"/>
            </w:rPr>
          </w:rPrChange>
        </w:rPr>
        <w:t xml:space="preserve"> </w:t>
      </w:r>
      <w:r w:rsidR="00A96A35" w:rsidRPr="0027638C">
        <w:rPr>
          <w:sz w:val="24"/>
          <w:u w:val="single"/>
          <w:rPrChange w16du:dateUtc="2026-07-07T18:18:00Z" w:author="Author" w:date="2026-07-07T20:18:00Z" w:id="18561">
            <w:rPr>
              <w:rFonts w:ascii="Times New Roman"/>
              <w:color w:val="000000"/>
              <w:u w:val="single"/>
            </w:rPr>
          </w:rPrChange>
        </w:rPr>
        <w:t>Dolor.</w:t>
      </w:r>
      <w:r w:rsidR="00A96A35" w:rsidRPr="0027638C">
        <w:rPr>
          <w:spacing w:val="-4"/>
          <w:sz w:val="24"/>
          <w:rPrChange w16du:dateUtc="2026-07-07T18:18:00Z" w:author="Author" w:date="2026-07-07T20:18:00Z" w:id="18562">
            <w:rPr>
              <w:rFonts w:ascii="Times New Roman"/>
              <w:color w:val="000000"/>
            </w:rPr>
          </w:rPrChange>
        </w:rPr>
        <w:t xml:space="preserve"> </w:t>
      </w:r>
      <w:r w:rsidR="00A96A35" w:rsidRPr="0027638C">
        <w:rPr>
          <w:sz w:val="24"/>
          <w:rPrChange w16du:dateUtc="2026-07-07T18:18:00Z" w:author="Author" w:date="2026-07-07T20:18:00Z" w:id="18563">
            <w:rPr>
              <w:rFonts w:ascii="Times New Roman" w:hAnsi="Times New Roman"/>
              <w:color w:val="000000"/>
            </w:rPr>
          </w:rPrChange>
        </w:rPr>
        <w:t>Sit’amet</w:t>
      </w:r>
      <w:r w:rsidR="00A96A35" w:rsidRPr="0027638C">
        <w:rPr>
          <w:spacing w:val="-5"/>
          <w:sz w:val="24"/>
          <w:rPrChange w16du:dateUtc="2026-07-07T18:18:00Z" w:author="Author" w:date="2026-07-07T20:18:00Z" w:id="18564">
            <w:rPr>
              <w:rFonts w:ascii="Times New Roman"/>
              <w:color w:val="000000"/>
              <w:spacing w:val="-1"/>
            </w:rPr>
          </w:rPrChange>
        </w:rPr>
        <w:t xml:space="preserve"> </w:t>
      </w:r>
      <w:r w:rsidR="00A96A35" w:rsidRPr="0027638C">
        <w:rPr>
          <w:sz w:val="24"/>
          <w:rPrChange w16du:dateUtc="2026-07-07T18:18:00Z" w:author="Author" w:date="2026-07-07T20:18:00Z" w:id="18565">
            <w:rPr>
              <w:rFonts w:ascii="Times New Roman"/>
              <w:color w:val="000000"/>
            </w:rPr>
          </w:rPrChange>
        </w:rPr>
        <w:t>consectetur</w:t>
      </w:r>
      <w:r w:rsidR="00A96A35" w:rsidRPr="0027638C">
        <w:rPr>
          <w:spacing w:val="-5"/>
          <w:sz w:val="24"/>
          <w:rPrChange w16du:dateUtc="2026-07-07T18:18:00Z" w:author="Author" w:date="2026-07-07T20:18:00Z" w:id="18566">
            <w:rPr>
              <w:rFonts w:ascii="Times New Roman"/>
              <w:color w:val="000000"/>
              <w:spacing w:val="-1"/>
            </w:rPr>
          </w:rPrChange>
        </w:rPr>
        <w:t xml:space="preserve"> </w:t>
      </w:r>
      <w:r w:rsidR="00A96A35" w:rsidRPr="0027638C">
        <w:rPr>
          <w:sz w:val="24"/>
          <w:rPrChange w16du:dateUtc="2026-07-07T18:18:00Z" w:author="Author" w:date="2026-07-07T20:18:00Z" w:id="18567">
            <w:rPr>
              <w:rFonts w:ascii="Times New Roman"/>
              <w:color w:val="000000"/>
            </w:rPr>
          </w:rPrChange>
        </w:rPr>
        <w:t>adipiscing</w:t>
      </w:r>
      <w:r w:rsidR="00A96A35" w:rsidRPr="0027638C">
        <w:rPr>
          <w:spacing w:val="-5"/>
          <w:sz w:val="24"/>
          <w:rPrChange w16du:dateUtc="2026-07-07T18:18:00Z" w:author="Author" w:date="2026-07-07T20:18:00Z" w:id="18568">
            <w:rPr>
              <w:rFonts w:ascii="Times New Roman"/>
              <w:color w:val="000000"/>
              <w:spacing w:val="-1"/>
            </w:rPr>
          </w:rPrChange>
        </w:rPr>
        <w:t xml:space="preserve"> </w:t>
      </w:r>
      <w:r w:rsidR="00A96A35" w:rsidRPr="0027638C">
        <w:rPr>
          <w:sz w:val="24"/>
          <w:rPrChange w16du:dateUtc="2026-07-07T18:18:00Z" w:author="Author" w:date="2026-07-07T20:18:00Z" w:id="18569">
            <w:rPr>
              <w:rFonts w:ascii="Times New Roman"/>
              <w:color w:val="000000"/>
            </w:rPr>
          </w:rPrChange>
        </w:rPr>
        <w:t>elit</w:t>
      </w:r>
      <w:r w:rsidR="00A96A35" w:rsidRPr="0027638C">
        <w:rPr>
          <w:spacing w:val="-5"/>
          <w:sz w:val="24"/>
          <w:rPrChange w16du:dateUtc="2026-07-07T18:18:00Z" w:author="Author" w:date="2026-07-07T20:18:00Z" w:id="18570">
            <w:rPr>
              <w:rFonts w:ascii="Times New Roman"/>
              <w:color w:val="000000"/>
              <w:spacing w:val="-1"/>
            </w:rPr>
          </w:rPrChange>
        </w:rPr>
        <w:t xml:space="preserve"> </w:t>
      </w:r>
      <w:r w:rsidR="00A96A35" w:rsidRPr="0027638C">
        <w:rPr>
          <w:sz w:val="24"/>
          <w:rPrChange w16du:dateUtc="2026-07-07T18:18:00Z" w:author="Author" w:date="2026-07-07T20:18:00Z" w:id="18571">
            <w:rPr>
              <w:rFonts w:ascii="Times New Roman"/>
              <w:color w:val="000000"/>
            </w:rPr>
          </w:rPrChange>
        </w:rPr>
        <w:t>Sed</w:t>
      </w:r>
      <w:r w:rsidR="00A96A35" w:rsidRPr="0027638C">
        <w:rPr>
          <w:spacing w:val="-5"/>
          <w:sz w:val="24"/>
          <w:rPrChange w16du:dateUtc="2026-07-07T18:18:00Z" w:author="Author" w:date="2026-07-07T20:18:00Z" w:id="18572">
            <w:rPr>
              <w:rFonts w:ascii="Times New Roman"/>
              <w:color w:val="000000"/>
              <w:spacing w:val="-1"/>
            </w:rPr>
          </w:rPrChange>
        </w:rPr>
        <w:t xml:space="preserve"> </w:t>
      </w:r>
      <w:r w:rsidR="00A96A35" w:rsidRPr="0027638C">
        <w:rPr>
          <w:sz w:val="24"/>
          <w:rPrChange w16du:dateUtc="2026-07-07T18:18:00Z" w:author="Author" w:date="2026-07-07T20:18:00Z" w:id="18573">
            <w:rPr>
              <w:rFonts w:ascii="Times New Roman"/>
              <w:color w:val="000000"/>
            </w:rPr>
          </w:rPrChange>
        </w:rPr>
        <w:t>do</w:t>
      </w:r>
      <w:r w:rsidR="00A96A35" w:rsidRPr="0027638C">
        <w:rPr>
          <w:spacing w:val="-5"/>
          <w:sz w:val="24"/>
          <w:rPrChange w16du:dateUtc="2026-07-07T18:18:00Z" w:author="Author" w:date="2026-07-07T20:18:00Z" w:id="18574">
            <w:rPr>
              <w:rFonts w:ascii="Times New Roman"/>
              <w:color w:val="000000"/>
              <w:spacing w:val="-1"/>
            </w:rPr>
          </w:rPrChange>
        </w:rPr>
        <w:t xml:space="preserve"> </w:t>
      </w:r>
      <w:r w:rsidR="00A96A35" w:rsidRPr="0027638C">
        <w:rPr>
          <w:sz w:val="24"/>
          <w:rPrChange w16du:dateUtc="2026-07-07T18:18:00Z" w:author="Author" w:date="2026-07-07T20:18:00Z" w:id="18575">
            <w:rPr>
              <w:rFonts w:ascii="Times New Roman"/>
              <w:color w:val="000000"/>
            </w:rPr>
          </w:rPrChange>
        </w:rPr>
        <w:t>eiusmod</w:t>
      </w:r>
      <w:r w:rsidR="00A96A35" w:rsidRPr="0027638C">
        <w:rPr>
          <w:spacing w:val="-5"/>
          <w:sz w:val="24"/>
          <w:rPrChange w16du:dateUtc="2026-07-07T18:18:00Z" w:author="Author" w:date="2026-07-07T20:18:00Z" w:id="18576">
            <w:rPr>
              <w:rFonts w:ascii="Times New Roman"/>
              <w:color w:val="000000"/>
              <w:spacing w:val="-1"/>
            </w:rPr>
          </w:rPrChange>
        </w:rPr>
        <w:t xml:space="preserve"> </w:t>
      </w:r>
      <w:r w:rsidR="00A96A35" w:rsidRPr="0027638C">
        <w:rPr>
          <w:sz w:val="24"/>
          <w:rPrChange w16du:dateUtc="2026-07-07T18:18:00Z" w:author="Author" w:date="2026-07-07T20:18:00Z" w:id="18577">
            <w:rPr>
              <w:rFonts w:ascii="Times New Roman"/>
              <w:color w:val="000000"/>
            </w:rPr>
          </w:rPrChange>
        </w:rPr>
        <w:t>Tempor</w:t>
      </w:r>
      <w:r w:rsidR="00A96A35" w:rsidRPr="0027638C">
        <w:rPr>
          <w:spacing w:val="-5"/>
          <w:sz w:val="24"/>
          <w:rPrChange w16du:dateUtc="2026-07-07T18:18:00Z" w:author="Author" w:date="2026-07-07T20:18:00Z" w:id="18578">
            <w:rPr>
              <w:rFonts w:ascii="Times New Roman"/>
              <w:color w:val="000000"/>
              <w:spacing w:val="-1"/>
            </w:rPr>
          </w:rPrChange>
        </w:rPr>
        <w:t xml:space="preserve"> </w:t>
      </w:r>
      <w:r w:rsidR="00A96A35" w:rsidRPr="0027638C">
        <w:rPr>
          <w:sz w:val="24"/>
          <w:rPrChange w16du:dateUtc="2026-07-07T18:18:00Z" w:author="Author" w:date="2026-07-07T20:18:00Z" w:id="18579">
            <w:rPr>
              <w:rFonts w:ascii="Times New Roman"/>
              <w:color w:val="000000"/>
            </w:rPr>
          </w:rPrChange>
        </w:rPr>
        <w:t>incididunt</w:t>
      </w:r>
      <w:r w:rsidR="00A96A35" w:rsidRPr="0027638C">
        <w:rPr>
          <w:spacing w:val="-5"/>
          <w:sz w:val="24"/>
          <w:rPrChange w16du:dateUtc="2026-07-07T18:18:00Z" w:author="Author" w:date="2026-07-07T20:18:00Z" w:id="18580">
            <w:rPr>
              <w:rFonts w:ascii="Times New Roman"/>
              <w:color w:val="000000"/>
              <w:spacing w:val="-1"/>
            </w:rPr>
          </w:rPrChange>
        </w:rPr>
        <w:t xml:space="preserve"> </w:t>
      </w:r>
      <w:r w:rsidR="00A96A35" w:rsidRPr="0027638C">
        <w:rPr>
          <w:sz w:val="24"/>
          <w:rPrChange w16du:dateUtc="2026-07-07T18:18:00Z" w:author="Author" w:date="2026-07-07T20:18:00Z" w:id="18581">
            <w:rPr>
              <w:rFonts w:ascii="Times New Roman"/>
              <w:color w:val="000000"/>
            </w:rPr>
          </w:rPrChange>
        </w:rPr>
        <w:t>ut</w:t>
      </w:r>
      <w:r w:rsidR="00A96A35" w:rsidRPr="0027638C">
        <w:rPr>
          <w:spacing w:val="-5"/>
          <w:sz w:val="24"/>
          <w:rPrChange w16du:dateUtc="2026-07-07T18:18:00Z" w:author="Author" w:date="2026-07-07T20:18:00Z" w:id="18582">
            <w:rPr>
              <w:rFonts w:ascii="Times New Roman"/>
              <w:color w:val="000000"/>
              <w:spacing w:val="-1"/>
            </w:rPr>
          </w:rPrChange>
        </w:rPr>
        <w:t xml:space="preserve"> </w:t>
      </w:r>
      <w:r w:rsidR="00A96A35" w:rsidRPr="0027638C">
        <w:rPr>
          <w:sz w:val="24"/>
          <w:rPrChange w16du:dateUtc="2026-07-07T18:18:00Z" w:author="Author" w:date="2026-07-07T20:18:00Z" w:id="18583">
            <w:rPr>
              <w:rFonts w:ascii="Times New Roman" w:hAnsi="Times New Roman"/>
              <w:color w:val="000000"/>
            </w:rPr>
          </w:rPrChange>
        </w:rPr>
        <w:t>labore</w:t>
      </w:r>
      <w:del w16du:dateUtc="2026-07-07T18:18:00Z" w:author="Author" w:date="2026-07-07T20:18:00Z" w:id="18584">
        <w:r>
          <w:rPr>
            <w:color w:val="000000"/>
          </w:rPr>
          <w:cr/>
        </w:r>
      </w:del>
      <w:r w:rsidR="00A96A35" w:rsidRPr="0027638C">
        <w:rPr>
          <w:sz w:val="24"/>
          <w:rPrChange w16du:dateUtc="2026-07-07T18:18:00Z" w:author="Author" w:date="2026-07-07T20:18:00Z" w:id="18585">
            <w:rPr>
              <w:rFonts w:ascii="Times New Roman"/>
              <w:color w:val="000000"/>
              <w:spacing w:val="665"/>
            </w:rPr>
          </w:rPrChange>
        </w:rPr>
        <w:t xml:space="preserve"> </w:t>
      </w:r>
      <w:r w:rsidR="00A96A35" w:rsidRPr="0027638C">
        <w:rPr>
          <w:sz w:val="24"/>
          <w:rPrChange w16du:dateUtc="2026-07-07T18:18:00Z" w:author="Author" w:date="2026-07-07T20:18:00Z" w:id="18586">
            <w:rPr>
              <w:rFonts w:ascii="Times New Roman"/>
              <w:color w:val="000000"/>
            </w:rPr>
          </w:rPrChange>
        </w:rPr>
        <w:t>et</w:t>
      </w:r>
      <w:r w:rsidR="00A96A35" w:rsidRPr="0027638C">
        <w:rPr>
          <w:sz w:val="24"/>
          <w:rPrChange w16du:dateUtc="2026-07-07T18:18:00Z" w:author="Author" w:date="2026-07-07T20:18:00Z" w:id="18587">
            <w:rPr>
              <w:rFonts w:ascii="Times New Roman"/>
              <w:color w:val="000000"/>
              <w:spacing w:val="19"/>
            </w:rPr>
          </w:rPrChange>
        </w:rPr>
        <w:t xml:space="preserve"> </w:t>
      </w:r>
      <w:r w:rsidR="00A96A35" w:rsidRPr="0027638C">
        <w:rPr>
          <w:sz w:val="24"/>
          <w:rPrChange w16du:dateUtc="2026-07-07T18:18:00Z" w:author="Author" w:date="2026-07-07T20:18:00Z" w:id="18588">
            <w:rPr>
              <w:rFonts w:ascii="Times New Roman"/>
              <w:color w:val="000000"/>
            </w:rPr>
          </w:rPrChange>
        </w:rPr>
        <w:t>dolore</w:t>
      </w:r>
      <w:r w:rsidR="00A96A35" w:rsidRPr="0027638C">
        <w:rPr>
          <w:sz w:val="24"/>
          <w:rPrChange w16du:dateUtc="2026-07-07T18:18:00Z" w:author="Author" w:date="2026-07-07T20:18:00Z" w:id="18589">
            <w:rPr>
              <w:rFonts w:ascii="Times New Roman"/>
              <w:color w:val="000000"/>
              <w:spacing w:val="20"/>
            </w:rPr>
          </w:rPrChange>
        </w:rPr>
        <w:t xml:space="preserve"> </w:t>
      </w:r>
      <w:r w:rsidR="00A96A35" w:rsidRPr="0027638C">
        <w:rPr>
          <w:sz w:val="24"/>
          <w:rPrChange w16du:dateUtc="2026-07-07T18:18:00Z" w:author="Author" w:date="2026-07-07T20:18:00Z" w:id="18590">
            <w:rPr>
              <w:rFonts w:ascii="Times New Roman"/>
              <w:color w:val="000000"/>
            </w:rPr>
          </w:rPrChange>
        </w:rPr>
        <w:t>magna,</w:t>
      </w:r>
      <w:r w:rsidR="00A96A35" w:rsidRPr="0027638C">
        <w:rPr>
          <w:sz w:val="24"/>
          <w:rPrChange w16du:dateUtc="2026-07-07T18:18:00Z" w:author="Author" w:date="2026-07-07T20:18:00Z" w:id="18591">
            <w:rPr>
              <w:rFonts w:ascii="Times New Roman"/>
              <w:color w:val="000000"/>
              <w:spacing w:val="19"/>
            </w:rPr>
          </w:rPrChange>
        </w:rPr>
        <w:t xml:space="preserve"> </w:t>
      </w:r>
      <w:r w:rsidR="00A96A35" w:rsidRPr="0027638C">
        <w:rPr>
          <w:sz w:val="24"/>
          <w:rPrChange w16du:dateUtc="2026-07-07T18:18:00Z" w:author="Author" w:date="2026-07-07T20:18:00Z" w:id="18592">
            <w:rPr>
              <w:rFonts w:ascii="Times New Roman"/>
              <w:color w:val="000000"/>
            </w:rPr>
          </w:rPrChange>
        </w:rPr>
        <w:t>aliqua</w:t>
      </w:r>
      <w:r w:rsidR="00A96A35" w:rsidRPr="0027638C">
        <w:rPr>
          <w:sz w:val="24"/>
          <w:rPrChange w16du:dateUtc="2026-07-07T18:18:00Z" w:author="Author" w:date="2026-07-07T20:18:00Z" w:id="18593">
            <w:rPr>
              <w:rFonts w:ascii="Times New Roman"/>
              <w:color w:val="000000"/>
              <w:spacing w:val="19"/>
            </w:rPr>
          </w:rPrChange>
        </w:rPr>
        <w:t xml:space="preserve"> </w:t>
      </w:r>
      <w:r w:rsidR="00A96A35" w:rsidRPr="0027638C">
        <w:rPr>
          <w:sz w:val="24"/>
          <w:rPrChange w16du:dateUtc="2026-07-07T18:18:00Z" w:author="Author" w:date="2026-07-07T20:18:00Z" w:id="18594">
            <w:rPr>
              <w:rFonts w:ascii="Times New Roman"/>
              <w:color w:val="000000"/>
            </w:rPr>
          </w:rPrChange>
        </w:rPr>
        <w:t>lorem</w:t>
      </w:r>
      <w:r w:rsidR="00A96A35" w:rsidRPr="0027638C">
        <w:rPr>
          <w:sz w:val="24"/>
          <w:rPrChange w16du:dateUtc="2026-07-07T18:18:00Z" w:author="Author" w:date="2026-07-07T20:18:00Z" w:id="18595">
            <w:rPr>
              <w:rFonts w:ascii="Times New Roman"/>
              <w:color w:val="000000"/>
              <w:spacing w:val="20"/>
            </w:rPr>
          </w:rPrChange>
        </w:rPr>
        <w:t xml:space="preserve"> </w:t>
      </w:r>
      <w:r w:rsidR="00A96A35" w:rsidRPr="0027638C">
        <w:rPr>
          <w:sz w:val="24"/>
          <w:rPrChange w16du:dateUtc="2026-07-07T18:18:00Z" w:author="Author" w:date="2026-07-07T20:18:00Z" w:id="18596">
            <w:rPr>
              <w:rFonts w:ascii="Times New Roman"/>
              <w:color w:val="000000"/>
            </w:rPr>
          </w:rPrChange>
        </w:rPr>
        <w:t>Ipsum</w:t>
      </w:r>
      <w:r w:rsidR="00A96A35" w:rsidRPr="0027638C">
        <w:rPr>
          <w:sz w:val="24"/>
          <w:rPrChange w16du:dateUtc="2026-07-07T18:18:00Z" w:author="Author" w:date="2026-07-07T20:18:00Z" w:id="18597">
            <w:rPr>
              <w:rFonts w:ascii="Times New Roman"/>
              <w:color w:val="000000"/>
              <w:spacing w:val="19"/>
            </w:rPr>
          </w:rPrChange>
        </w:rPr>
        <w:t xml:space="preserve"> </w:t>
      </w:r>
      <w:r w:rsidR="00A96A35" w:rsidRPr="0027638C">
        <w:rPr>
          <w:sz w:val="24"/>
          <w:rPrChange w16du:dateUtc="2026-07-07T18:18:00Z" w:author="Author" w:date="2026-07-07T20:18:00Z" w:id="18598">
            <w:rPr>
              <w:rFonts w:ascii="Times New Roman"/>
              <w:color w:val="000000"/>
            </w:rPr>
          </w:rPrChange>
        </w:rPr>
        <w:t>dolor</w:t>
      </w:r>
      <w:r w:rsidR="00A96A35" w:rsidRPr="0027638C">
        <w:rPr>
          <w:sz w:val="24"/>
          <w:rPrChange w16du:dateUtc="2026-07-07T18:18:00Z" w:author="Author" w:date="2026-07-07T20:18:00Z" w:id="18599">
            <w:rPr>
              <w:rFonts w:ascii="Times New Roman"/>
              <w:color w:val="000000"/>
              <w:spacing w:val="19"/>
            </w:rPr>
          </w:rPrChange>
        </w:rPr>
        <w:t xml:space="preserve"> </w:t>
      </w:r>
      <w:r w:rsidR="00A96A35" w:rsidRPr="0027638C">
        <w:rPr>
          <w:sz w:val="24"/>
          <w:rPrChange w16du:dateUtc="2026-07-07T18:18:00Z" w:author="Author" w:date="2026-07-07T20:18:00Z" w:id="18600">
            <w:rPr>
              <w:rFonts w:ascii="Times New Roman"/>
              <w:color w:val="000000"/>
            </w:rPr>
          </w:rPrChange>
        </w:rPr>
        <w:t>sit</w:t>
      </w:r>
      <w:r w:rsidR="00A96A35" w:rsidRPr="0027638C">
        <w:rPr>
          <w:sz w:val="24"/>
          <w:rPrChange w16du:dateUtc="2026-07-07T18:18:00Z" w:author="Author" w:date="2026-07-07T20:18:00Z" w:id="18601">
            <w:rPr>
              <w:rFonts w:ascii="Times New Roman"/>
              <w:color w:val="000000"/>
              <w:spacing w:val="19"/>
            </w:rPr>
          </w:rPrChange>
        </w:rPr>
        <w:t xml:space="preserve"> </w:t>
      </w:r>
      <w:r w:rsidR="00A96A35" w:rsidRPr="0027638C">
        <w:rPr>
          <w:sz w:val="24"/>
          <w:rPrChange w16du:dateUtc="2026-07-07T18:18:00Z" w:author="Author" w:date="2026-07-07T20:18:00Z" w:id="18602">
            <w:rPr>
              <w:rFonts w:ascii="Times New Roman"/>
              <w:color w:val="000000"/>
            </w:rPr>
          </w:rPrChange>
        </w:rPr>
        <w:t>amet</w:t>
      </w:r>
      <w:r w:rsidR="00A96A35" w:rsidRPr="0027638C">
        <w:rPr>
          <w:sz w:val="24"/>
          <w:rPrChange w16du:dateUtc="2026-07-07T18:18:00Z" w:author="Author" w:date="2026-07-07T20:18:00Z" w:id="18603">
            <w:rPr>
              <w:rFonts w:ascii="Times New Roman"/>
              <w:color w:val="000000"/>
              <w:spacing w:val="20"/>
            </w:rPr>
          </w:rPrChange>
        </w:rPr>
        <w:t xml:space="preserve"> </w:t>
      </w:r>
      <w:r w:rsidR="00A96A35" w:rsidRPr="0027638C">
        <w:rPr>
          <w:sz w:val="24"/>
          <w:rPrChange w16du:dateUtc="2026-07-07T18:18:00Z" w:author="Author" w:date="2026-07-07T20:18:00Z" w:id="18604">
            <w:rPr>
              <w:rFonts w:ascii="Times New Roman"/>
              <w:color w:val="000000"/>
            </w:rPr>
          </w:rPrChange>
        </w:rPr>
        <w:t>consectetur</w:t>
      </w:r>
      <w:r w:rsidR="00A96A35" w:rsidRPr="0027638C">
        <w:rPr>
          <w:sz w:val="24"/>
          <w:rPrChange w16du:dateUtc="2026-07-07T18:18:00Z" w:author="Author" w:date="2026-07-07T20:18:00Z" w:id="18605">
            <w:rPr>
              <w:rFonts w:ascii="Times New Roman"/>
              <w:color w:val="000000"/>
              <w:spacing w:val="20"/>
            </w:rPr>
          </w:rPrChange>
        </w:rPr>
        <w:t xml:space="preserve"> </w:t>
      </w:r>
      <w:r w:rsidR="00A96A35" w:rsidRPr="0027638C">
        <w:rPr>
          <w:sz w:val="24"/>
          <w:rPrChange w16du:dateUtc="2026-07-07T18:18:00Z" w:author="Author" w:date="2026-07-07T20:18:00Z" w:id="18606">
            <w:rPr>
              <w:rFonts w:ascii="Times New Roman"/>
              <w:color w:val="000000"/>
            </w:rPr>
          </w:rPrChange>
        </w:rPr>
        <w:t>adipiscing</w:t>
      </w:r>
      <w:r w:rsidR="00A96A35" w:rsidRPr="0027638C">
        <w:rPr>
          <w:sz w:val="24"/>
          <w:rPrChange w16du:dateUtc="2026-07-07T18:18:00Z" w:author="Author" w:date="2026-07-07T20:18:00Z" w:id="18607">
            <w:rPr>
              <w:rFonts w:ascii="Times New Roman"/>
              <w:color w:val="000000"/>
              <w:spacing w:val="20"/>
            </w:rPr>
          </w:rPrChange>
        </w:rPr>
        <w:t xml:space="preserve"> </w:t>
      </w:r>
      <w:r w:rsidR="00A96A35" w:rsidRPr="0027638C">
        <w:rPr>
          <w:sz w:val="24"/>
          <w:rPrChange w16du:dateUtc="2026-07-07T18:18:00Z" w:author="Author" w:date="2026-07-07T20:18:00Z" w:id="18608">
            <w:rPr>
              <w:rFonts w:ascii="Times New Roman"/>
              <w:color w:val="000000"/>
            </w:rPr>
          </w:rPrChange>
        </w:rPr>
        <w:t>elit</w:t>
      </w:r>
      <w:r w:rsidR="00A96A35" w:rsidRPr="0027638C">
        <w:rPr>
          <w:sz w:val="24"/>
          <w:rPrChange w16du:dateUtc="2026-07-07T18:18:00Z" w:author="Author" w:date="2026-07-07T20:18:00Z" w:id="18609">
            <w:rPr>
              <w:rFonts w:ascii="Times New Roman"/>
              <w:color w:val="000000"/>
              <w:spacing w:val="20"/>
            </w:rPr>
          </w:rPrChange>
        </w:rPr>
        <w:t xml:space="preserve"> </w:t>
      </w:r>
      <w:r w:rsidR="00A96A35" w:rsidRPr="0027638C">
        <w:rPr>
          <w:sz w:val="24"/>
          <w:rPrChange w16du:dateUtc="2026-07-07T18:18:00Z" w:author="Author" w:date="2026-07-07T20:18:00Z" w:id="18610">
            <w:rPr>
              <w:rFonts w:ascii="Times New Roman"/>
              <w:color w:val="000000"/>
            </w:rPr>
          </w:rPrChange>
        </w:rPr>
        <w:t>sed</w:t>
      </w:r>
      <w:r w:rsidR="00A96A35" w:rsidRPr="0027638C">
        <w:rPr>
          <w:sz w:val="24"/>
          <w:rPrChange w16du:dateUtc="2026-07-07T18:18:00Z" w:author="Author" w:date="2026-07-07T20:18:00Z" w:id="18611">
            <w:rPr>
              <w:rFonts w:ascii="Times New Roman"/>
              <w:color w:val="000000"/>
              <w:spacing w:val="19"/>
            </w:rPr>
          </w:rPrChange>
        </w:rPr>
        <w:t xml:space="preserve"> </w:t>
      </w:r>
      <w:r w:rsidR="00A96A35" w:rsidRPr="0027638C">
        <w:rPr>
          <w:sz w:val="24"/>
          <w:rPrChange w16du:dateUtc="2026-07-07T18:18:00Z" w:author="Author" w:date="2026-07-07T20:18:00Z" w:id="18612">
            <w:rPr>
              <w:rFonts w:ascii="Times New Roman"/>
              <w:color w:val="000000"/>
            </w:rPr>
          </w:rPrChange>
        </w:rPr>
        <w:t>do.</w:t>
      </w:r>
      <w:r w:rsidR="00A96A35" w:rsidRPr="0027638C">
        <w:rPr>
          <w:sz w:val="24"/>
          <w:rPrChange w16du:dateUtc="2026-07-07T18:18:00Z" w:author="Author" w:date="2026-07-07T20:18:00Z" w:id="18613">
            <w:rPr>
              <w:rFonts w:ascii="Times New Roman"/>
              <w:color w:val="000000"/>
              <w:spacing w:val="19"/>
            </w:rPr>
          </w:rPrChange>
        </w:rPr>
        <w:t xml:space="preserve"> </w:t>
      </w:r>
      <w:r w:rsidR="00A96A35" w:rsidRPr="0027638C">
        <w:rPr>
          <w:sz w:val="24"/>
          <w:rPrChange w16du:dateUtc="2026-07-07T18:18:00Z" w:author="Author" w:date="2026-07-07T20:18:00Z" w:id="18614">
            <w:rPr>
              <w:rFonts w:ascii="Times New Roman" w:hAnsi="Times New Roman"/>
              <w:color w:val="000000"/>
            </w:rPr>
          </w:rPrChange>
        </w:rPr>
        <w:t>Eiusmod</w:t>
      </w:r>
      <w:del w16du:dateUtc="2026-07-07T18:18:00Z" w:author="Author" w:date="2026-07-07T20:18:00Z" w:id="18615">
        <w:r>
          <w:rPr>
            <w:color w:val="000000"/>
          </w:rPr>
          <w:cr/>
        </w:r>
      </w:del>
      <w:r w:rsidR="00A96A35" w:rsidRPr="0027638C">
        <w:rPr>
          <w:sz w:val="24"/>
          <w:rPrChange w16du:dateUtc="2026-07-07T18:18:00Z" w:author="Author" w:date="2026-07-07T20:18:00Z" w:id="18616">
            <w:rPr>
              <w:rFonts w:ascii="Times New Roman"/>
              <w:color w:val="000000"/>
              <w:spacing w:val="665"/>
            </w:rPr>
          </w:rPrChange>
        </w:rPr>
        <w:t xml:space="preserve"> </w:t>
      </w:r>
      <w:r w:rsidR="00A96A35" w:rsidRPr="0027638C">
        <w:rPr>
          <w:sz w:val="24"/>
          <w:rPrChange w16du:dateUtc="2026-07-07T18:18:00Z" w:author="Author" w:date="2026-07-07T20:18:00Z" w:id="18617">
            <w:rPr>
              <w:rFonts w:ascii="Times New Roman"/>
              <w:color w:val="000000"/>
            </w:rPr>
          </w:rPrChange>
        </w:rPr>
        <w:t>Tempor</w:t>
      </w:r>
      <w:r w:rsidR="00A96A35" w:rsidRPr="0027638C">
        <w:rPr>
          <w:spacing w:val="-7"/>
          <w:sz w:val="24"/>
          <w:rPrChange w16du:dateUtc="2026-07-07T18:18:00Z" w:author="Author" w:date="2026-07-07T20:18:00Z" w:id="18618">
            <w:rPr>
              <w:rFonts w:ascii="Times New Roman"/>
              <w:color w:val="000000"/>
              <w:spacing w:val="-4"/>
            </w:rPr>
          </w:rPrChange>
        </w:rPr>
        <w:t xml:space="preserve"> </w:t>
      </w:r>
      <w:r w:rsidR="00A96A35" w:rsidRPr="0027638C">
        <w:rPr>
          <w:sz w:val="24"/>
          <w:rPrChange w16du:dateUtc="2026-07-07T18:18:00Z" w:author="Author" w:date="2026-07-07T20:18:00Z" w:id="18619">
            <w:rPr>
              <w:rFonts w:ascii="Times New Roman"/>
              <w:color w:val="000000"/>
            </w:rPr>
          </w:rPrChange>
        </w:rPr>
        <w:t>incididunt</w:t>
      </w:r>
      <w:r w:rsidR="00A96A35" w:rsidRPr="0027638C">
        <w:rPr>
          <w:spacing w:val="-7"/>
          <w:sz w:val="24"/>
          <w:rPrChange w16du:dateUtc="2026-07-07T18:18:00Z" w:author="Author" w:date="2026-07-07T20:18:00Z" w:id="18620">
            <w:rPr>
              <w:rFonts w:ascii="Times New Roman"/>
              <w:color w:val="000000"/>
              <w:spacing w:val="-4"/>
            </w:rPr>
          </w:rPrChange>
        </w:rPr>
        <w:t xml:space="preserve"> </w:t>
      </w:r>
      <w:r w:rsidR="00A96A35" w:rsidRPr="0027638C">
        <w:rPr>
          <w:sz w:val="24"/>
          <w:rPrChange w16du:dateUtc="2026-07-07T18:18:00Z" w:author="Author" w:date="2026-07-07T20:18:00Z" w:id="18621">
            <w:rPr>
              <w:rFonts w:ascii="Times New Roman"/>
              <w:color w:val="000000"/>
            </w:rPr>
          </w:rPrChange>
        </w:rPr>
        <w:t>ut,</w:t>
      </w:r>
      <w:r w:rsidR="00A96A35" w:rsidRPr="0027638C">
        <w:rPr>
          <w:spacing w:val="-7"/>
          <w:sz w:val="24"/>
          <w:rPrChange w16du:dateUtc="2026-07-07T18:18:00Z" w:author="Author" w:date="2026-07-07T20:18:00Z" w:id="18622">
            <w:rPr>
              <w:rFonts w:ascii="Times New Roman"/>
              <w:color w:val="000000"/>
              <w:spacing w:val="-4"/>
            </w:rPr>
          </w:rPrChange>
        </w:rPr>
        <w:t xml:space="preserve"> </w:t>
      </w:r>
      <w:r w:rsidR="00A96A35" w:rsidRPr="0027638C">
        <w:rPr>
          <w:sz w:val="24"/>
          <w:rPrChange w16du:dateUtc="2026-07-07T18:18:00Z" w:author="Author" w:date="2026-07-07T20:18:00Z" w:id="18623">
            <w:rPr>
              <w:rFonts w:ascii="Times New Roman"/>
              <w:color w:val="000000"/>
            </w:rPr>
          </w:rPrChange>
        </w:rPr>
        <w:t>labore</w:t>
      </w:r>
      <w:r w:rsidR="00A96A35" w:rsidRPr="0027638C">
        <w:rPr>
          <w:spacing w:val="-7"/>
          <w:sz w:val="24"/>
          <w:rPrChange w16du:dateUtc="2026-07-07T18:18:00Z" w:author="Author" w:date="2026-07-07T20:18:00Z" w:id="18624">
            <w:rPr>
              <w:rFonts w:ascii="Times New Roman"/>
              <w:color w:val="000000"/>
              <w:spacing w:val="-4"/>
            </w:rPr>
          </w:rPrChange>
        </w:rPr>
        <w:t xml:space="preserve"> </w:t>
      </w:r>
      <w:r w:rsidR="00A96A35" w:rsidRPr="0027638C">
        <w:rPr>
          <w:sz w:val="24"/>
          <w:rPrChange w16du:dateUtc="2026-07-07T18:18:00Z" w:author="Author" w:date="2026-07-07T20:18:00Z" w:id="18625">
            <w:rPr>
              <w:rFonts w:ascii="Times New Roman"/>
              <w:color w:val="000000"/>
            </w:rPr>
          </w:rPrChange>
        </w:rPr>
        <w:t>et</w:t>
      </w:r>
      <w:r w:rsidR="00A96A35" w:rsidRPr="0027638C">
        <w:rPr>
          <w:spacing w:val="-7"/>
          <w:sz w:val="24"/>
          <w:rPrChange w16du:dateUtc="2026-07-07T18:18:00Z" w:author="Author" w:date="2026-07-07T20:18:00Z" w:id="18626">
            <w:rPr>
              <w:rFonts w:ascii="Times New Roman"/>
              <w:color w:val="000000"/>
              <w:spacing w:val="-4"/>
            </w:rPr>
          </w:rPrChange>
        </w:rPr>
        <w:t xml:space="preserve"> </w:t>
      </w:r>
      <w:r w:rsidR="00A96A35" w:rsidRPr="0027638C">
        <w:rPr>
          <w:sz w:val="24"/>
          <w:rPrChange w16du:dateUtc="2026-07-07T18:18:00Z" w:author="Author" w:date="2026-07-07T20:18:00Z" w:id="18627">
            <w:rPr>
              <w:rFonts w:ascii="Times New Roman"/>
              <w:color w:val="000000"/>
            </w:rPr>
          </w:rPrChange>
        </w:rPr>
        <w:t>Dolore</w:t>
      </w:r>
      <w:r w:rsidR="00A96A35" w:rsidRPr="0027638C">
        <w:rPr>
          <w:spacing w:val="-7"/>
          <w:sz w:val="24"/>
          <w:rPrChange w16du:dateUtc="2026-07-07T18:18:00Z" w:author="Author" w:date="2026-07-07T20:18:00Z" w:id="18628">
            <w:rPr>
              <w:rFonts w:ascii="Times New Roman"/>
              <w:color w:val="000000"/>
              <w:spacing w:val="-4"/>
            </w:rPr>
          </w:rPrChange>
        </w:rPr>
        <w:t xml:space="preserve"> </w:t>
      </w:r>
      <w:r w:rsidR="00A96A35" w:rsidRPr="0027638C">
        <w:rPr>
          <w:sz w:val="24"/>
          <w:rPrChange w16du:dateUtc="2026-07-07T18:18:00Z" w:author="Author" w:date="2026-07-07T20:18:00Z" w:id="18629">
            <w:rPr>
              <w:rFonts w:ascii="Times New Roman"/>
              <w:color w:val="000000"/>
            </w:rPr>
          </w:rPrChange>
        </w:rPr>
        <w:t>magna</w:t>
      </w:r>
      <w:r w:rsidR="00A96A35" w:rsidRPr="0027638C">
        <w:rPr>
          <w:spacing w:val="-7"/>
          <w:sz w:val="24"/>
          <w:rPrChange w16du:dateUtc="2026-07-07T18:18:00Z" w:author="Author" w:date="2026-07-07T20:18:00Z" w:id="18630">
            <w:rPr>
              <w:rFonts w:ascii="Times New Roman"/>
              <w:color w:val="000000"/>
              <w:spacing w:val="-4"/>
            </w:rPr>
          </w:rPrChange>
        </w:rPr>
        <w:t xml:space="preserve"> </w:t>
      </w:r>
      <w:r w:rsidR="00A96A35" w:rsidRPr="0027638C">
        <w:rPr>
          <w:sz w:val="24"/>
          <w:rPrChange w16du:dateUtc="2026-07-07T18:18:00Z" w:author="Author" w:date="2026-07-07T20:18:00Z" w:id="18631">
            <w:rPr>
              <w:rFonts w:ascii="Times New Roman"/>
              <w:color w:val="000000"/>
            </w:rPr>
          </w:rPrChange>
        </w:rPr>
        <w:t>aliqua</w:t>
      </w:r>
      <w:r w:rsidR="00A96A35" w:rsidRPr="0027638C">
        <w:rPr>
          <w:spacing w:val="-7"/>
          <w:sz w:val="24"/>
          <w:rPrChange w16du:dateUtc="2026-07-07T18:18:00Z" w:author="Author" w:date="2026-07-07T20:18:00Z" w:id="18632">
            <w:rPr>
              <w:rFonts w:ascii="Times New Roman"/>
              <w:color w:val="000000"/>
              <w:spacing w:val="-4"/>
            </w:rPr>
          </w:rPrChange>
        </w:rPr>
        <w:t xml:space="preserve"> </w:t>
      </w:r>
      <w:r w:rsidR="00A96A35" w:rsidRPr="0027638C">
        <w:rPr>
          <w:sz w:val="24"/>
          <w:rPrChange w16du:dateUtc="2026-07-07T18:18:00Z" w:author="Author" w:date="2026-07-07T20:18:00Z" w:id="18633">
            <w:rPr>
              <w:rFonts w:ascii="Times New Roman"/>
              <w:color w:val="000000"/>
            </w:rPr>
          </w:rPrChange>
        </w:rPr>
        <w:t>lorem</w:t>
      </w:r>
      <w:r w:rsidR="00A96A35" w:rsidRPr="0027638C">
        <w:rPr>
          <w:spacing w:val="-7"/>
          <w:sz w:val="24"/>
          <w:rPrChange w16du:dateUtc="2026-07-07T18:18:00Z" w:author="Author" w:date="2026-07-07T20:18:00Z" w:id="18634">
            <w:rPr>
              <w:rFonts w:ascii="Times New Roman"/>
              <w:color w:val="000000"/>
              <w:spacing w:val="-4"/>
            </w:rPr>
          </w:rPrChange>
        </w:rPr>
        <w:t xml:space="preserve"> </w:t>
      </w:r>
      <w:r w:rsidR="00A96A35" w:rsidRPr="0027638C">
        <w:rPr>
          <w:sz w:val="24"/>
          <w:rPrChange w16du:dateUtc="2026-07-07T18:18:00Z" w:author="Author" w:date="2026-07-07T20:18:00Z" w:id="18635">
            <w:rPr>
              <w:rFonts w:ascii="Times New Roman"/>
              <w:color w:val="000000"/>
            </w:rPr>
          </w:rPrChange>
        </w:rPr>
        <w:t>ipsum</w:t>
      </w:r>
      <w:r w:rsidR="00A96A35" w:rsidRPr="0027638C">
        <w:rPr>
          <w:spacing w:val="-7"/>
          <w:sz w:val="24"/>
          <w:rPrChange w16du:dateUtc="2026-07-07T18:18:00Z" w:author="Author" w:date="2026-07-07T20:18:00Z" w:id="18636">
            <w:rPr>
              <w:rFonts w:ascii="Times New Roman"/>
              <w:color w:val="000000"/>
              <w:spacing w:val="-4"/>
            </w:rPr>
          </w:rPrChange>
        </w:rPr>
        <w:t xml:space="preserve"> </w:t>
      </w:r>
      <w:r w:rsidR="00A96A35" w:rsidRPr="0027638C">
        <w:rPr>
          <w:sz w:val="24"/>
          <w:rPrChange w16du:dateUtc="2026-07-07T18:18:00Z" w:author="Author" w:date="2026-07-07T20:18:00Z" w:id="18637">
            <w:rPr>
              <w:rFonts w:ascii="Times New Roman"/>
              <w:color w:val="000000"/>
            </w:rPr>
          </w:rPrChange>
        </w:rPr>
        <w:t>dolor-sit</w:t>
      </w:r>
      <w:r w:rsidR="00A96A35" w:rsidRPr="0027638C">
        <w:rPr>
          <w:spacing w:val="-7"/>
          <w:sz w:val="24"/>
          <w:rPrChange w16du:dateUtc="2026-07-07T18:18:00Z" w:author="Author" w:date="2026-07-07T20:18:00Z" w:id="18638">
            <w:rPr>
              <w:rFonts w:ascii="Times New Roman"/>
              <w:color w:val="000000"/>
              <w:spacing w:val="-4"/>
            </w:rPr>
          </w:rPrChange>
        </w:rPr>
        <w:t xml:space="preserve"> </w:t>
      </w:r>
      <w:r w:rsidR="00A96A35" w:rsidRPr="0027638C">
        <w:rPr>
          <w:sz w:val="24"/>
          <w:rPrChange w16du:dateUtc="2026-07-07T18:18:00Z" w:author="Author" w:date="2026-07-07T20:18:00Z" w:id="18639">
            <w:rPr>
              <w:rFonts w:ascii="Times New Roman"/>
              <w:color w:val="000000"/>
            </w:rPr>
          </w:rPrChange>
        </w:rPr>
        <w:t>amet</w:t>
      </w:r>
      <w:r w:rsidR="00A96A35" w:rsidRPr="0027638C">
        <w:rPr>
          <w:spacing w:val="-7"/>
          <w:sz w:val="24"/>
          <w:rPrChange w16du:dateUtc="2026-07-07T18:18:00Z" w:author="Author" w:date="2026-07-07T20:18:00Z" w:id="18640">
            <w:rPr>
              <w:rFonts w:ascii="Times New Roman"/>
              <w:color w:val="000000"/>
              <w:spacing w:val="-4"/>
            </w:rPr>
          </w:rPrChange>
        </w:rPr>
        <w:t xml:space="preserve"> </w:t>
      </w:r>
      <w:r w:rsidR="00A96A35" w:rsidRPr="0027638C">
        <w:rPr>
          <w:sz w:val="24"/>
          <w:rPrChange w16du:dateUtc="2026-07-07T18:18:00Z" w:author="Author" w:date="2026-07-07T20:18:00Z" w:id="18641">
            <w:rPr>
              <w:rFonts w:ascii="Times New Roman"/>
              <w:color w:val="000000"/>
            </w:rPr>
          </w:rPrChange>
        </w:rPr>
        <w:t>consectetur</w:t>
      </w:r>
      <w:r w:rsidR="00A96A35" w:rsidRPr="0027638C">
        <w:rPr>
          <w:spacing w:val="-7"/>
          <w:sz w:val="24"/>
          <w:rPrChange w16du:dateUtc="2026-07-07T18:18:00Z" w:author="Author" w:date="2026-07-07T20:18:00Z" w:id="18642">
            <w:rPr>
              <w:rFonts w:ascii="Times New Roman"/>
              <w:color w:val="000000"/>
              <w:spacing w:val="-4"/>
            </w:rPr>
          </w:rPrChange>
        </w:rPr>
        <w:t xml:space="preserve"> </w:t>
      </w:r>
      <w:r w:rsidR="00A96A35" w:rsidRPr="0027638C">
        <w:rPr>
          <w:sz w:val="24"/>
          <w:rPrChange w16du:dateUtc="2026-07-07T18:18:00Z" w:author="Author" w:date="2026-07-07T20:18:00Z" w:id="18643">
            <w:rPr>
              <w:rFonts w:ascii="Times New Roman"/>
              <w:color w:val="000000"/>
            </w:rPr>
          </w:rPrChange>
        </w:rPr>
        <w:t>adipiscing,</w:t>
      </w:r>
      <w:r w:rsidR="00A96A35" w:rsidRPr="0027638C">
        <w:rPr>
          <w:spacing w:val="-7"/>
          <w:sz w:val="24"/>
          <w:rPrChange w16du:dateUtc="2026-07-07T18:18:00Z" w:author="Author" w:date="2026-07-07T20:18:00Z" w:id="18644">
            <w:rPr>
              <w:rFonts w:ascii="Times New Roman"/>
              <w:color w:val="000000"/>
              <w:spacing w:val="-4"/>
            </w:rPr>
          </w:rPrChange>
        </w:rPr>
        <w:t xml:space="preserve"> </w:t>
      </w:r>
      <w:r w:rsidR="00A96A35" w:rsidRPr="0027638C">
        <w:rPr>
          <w:sz w:val="24"/>
          <w:rPrChange w16du:dateUtc="2026-07-07T18:18:00Z" w:author="Author" w:date="2026-07-07T20:18:00Z" w:id="18645">
            <w:rPr>
              <w:rFonts w:ascii="Times New Roman"/>
              <w:color w:val="000000"/>
            </w:rPr>
          </w:rPrChange>
        </w:rPr>
        <w:t>elit</w:t>
      </w:r>
      <w:r w:rsidR="00A96A35" w:rsidRPr="0027638C">
        <w:rPr>
          <w:spacing w:val="-7"/>
          <w:sz w:val="24"/>
          <w:rPrChange w16du:dateUtc="2026-07-07T18:18:00Z" w:author="Author" w:date="2026-07-07T20:18:00Z" w:id="18646">
            <w:rPr>
              <w:rFonts w:ascii="Times New Roman"/>
              <w:color w:val="000000"/>
              <w:spacing w:val="-4"/>
            </w:rPr>
          </w:rPrChange>
        </w:rPr>
        <w:t xml:space="preserve"> </w:t>
      </w:r>
      <w:r w:rsidR="00A96A35" w:rsidRPr="0027638C">
        <w:rPr>
          <w:sz w:val="24"/>
          <w:rPrChange w16du:dateUtc="2026-07-07T18:18:00Z" w:author="Author" w:date="2026-07-07T20:18:00Z" w:id="18647">
            <w:rPr>
              <w:rFonts w:ascii="Times New Roman" w:hAnsi="Times New Roman"/>
              <w:color w:val="000000"/>
            </w:rPr>
          </w:rPrChange>
        </w:rPr>
        <w:t>sed</w:t>
      </w:r>
      <w:del w16du:dateUtc="2026-07-07T18:18:00Z" w:author="Author" w:date="2026-07-07T20:18:00Z" w:id="18648">
        <w:r>
          <w:rPr>
            <w:color w:val="000000"/>
          </w:rPr>
          <w:cr/>
        </w:r>
      </w:del>
      <w:r w:rsidR="00A96A35" w:rsidRPr="0027638C">
        <w:rPr>
          <w:sz w:val="24"/>
          <w:rPrChange w16du:dateUtc="2026-07-07T18:18:00Z" w:author="Author" w:date="2026-07-07T20:18:00Z" w:id="18649">
            <w:rPr>
              <w:rFonts w:ascii="Times New Roman"/>
              <w:color w:val="000000"/>
              <w:spacing w:val="665"/>
            </w:rPr>
          </w:rPrChange>
        </w:rPr>
        <w:t xml:space="preserve"> </w:t>
      </w:r>
      <w:r w:rsidR="00A96A35" w:rsidRPr="0027638C">
        <w:rPr>
          <w:sz w:val="24"/>
          <w:rPrChange w16du:dateUtc="2026-07-07T18:18:00Z" w:author="Author" w:date="2026-07-07T20:18:00Z" w:id="18650">
            <w:rPr>
              <w:rFonts w:ascii="Times New Roman"/>
              <w:color w:val="000000"/>
            </w:rPr>
          </w:rPrChange>
        </w:rPr>
        <w:t>do eiusmod tempor incididunt ut labore et dolore magna Aliqua.</w:t>
      </w:r>
    </w:p>
    <w:p w14:paraId="584D9214" w14:textId="77777777" w:rsidR="009609E8" w:rsidRDefault="00000000" w:rsidRPr="0027638C">
      <w:pPr>
        <w:pStyle w:val="ListParagraph"/>
        <w:numPr>
          <w:ilvl w:val="1"/>
          <w:numId w:val="5"/>
        </w:numPr>
        <w:tabs>
          <w:tab w:pos="1438" w:val="left"/>
          <w:tab w:pos="1440" w:val="left"/>
        </w:tabs>
        <w:ind w:right="355"/>
        <w:rPr>
          <w:sz w:val="24"/>
          <w:rPrChange w16du:dateUtc="2026-07-07T18:18:00Z" w:author="Author" w:date="2026-07-07T20:18:00Z" w:id="18651">
            <w:rPr>
              <w:rFonts w:ascii="Times New Roman"/>
              <w:color w:val="000000"/>
            </w:rPr>
          </w:rPrChange>
        </w:rPr>
        <w:pPrChange w16du:dateUtc="2026-07-07T18:18:00Z" w:author="Author" w:date="2026-07-07T20:18:00Z" w:id="18652">
          <w:pPr>
            <w:spacing w:after="0" w:before="237" w:line="253" w:lineRule="exact"/>
            <w:jc w:val="left"/>
          </w:pPr>
        </w:pPrChange>
      </w:pPr>
      <w:del w16du:dateUtc="2026-07-07T18:18:00Z" w:author="Author" w:date="2026-07-07T20:18:00Z" w:id="18653">
        <w:r>
          <w:rPr>
            <w:color w:val="000000"/>
          </w:rPr>
          <w:delText>(k)</w:delText>
        </w:r>
        <w:r>
          <w:rPr>
            <w:color w:val="000000"/>
            <w:spacing w:val="409"/>
          </w:rPr>
          <w:delText xml:space="preserve"> </w:delText>
        </w:r>
      </w:del>
      <w:r w:rsidR="00A96A35" w:rsidRPr="0027638C">
        <w:rPr>
          <w:sz w:val="24"/>
          <w:u w:val="single"/>
          <w:rPrChange w16du:dateUtc="2026-07-07T18:18:00Z" w:author="Author" w:date="2026-07-07T20:18:00Z" w:id="18654">
            <w:rPr>
              <w:rFonts w:ascii="Times New Roman"/>
              <w:color w:val="000000"/>
              <w:u w:val="single"/>
            </w:rPr>
          </w:rPrChange>
        </w:rPr>
        <w:t>Lorem</w:t>
      </w:r>
      <w:r w:rsidR="00A96A35" w:rsidRPr="0027638C">
        <w:rPr>
          <w:sz w:val="24"/>
          <w:u w:val="single"/>
          <w:rPrChange w16du:dateUtc="2026-07-07T18:18:00Z" w:author="Author" w:date="2026-07-07T20:18:00Z" w:id="18655">
            <w:rPr>
              <w:rFonts w:ascii="Times New Roman"/>
              <w:color w:val="000000"/>
              <w:spacing w:val="21"/>
              <w:u w:val="single"/>
            </w:rPr>
          </w:rPrChange>
        </w:rPr>
        <w:t xml:space="preserve"> </w:t>
      </w:r>
      <w:r w:rsidR="00A96A35" w:rsidRPr="0027638C">
        <w:rPr>
          <w:sz w:val="24"/>
          <w:u w:val="single"/>
          <w:rPrChange w16du:dateUtc="2026-07-07T18:18:00Z" w:author="Author" w:date="2026-07-07T20:18:00Z" w:id="18656">
            <w:rPr>
              <w:rFonts w:ascii="Times New Roman"/>
              <w:color w:val="000000"/>
              <w:u w:val="single"/>
            </w:rPr>
          </w:rPrChange>
        </w:rPr>
        <w:t>Ipsum.</w:t>
      </w:r>
      <w:r w:rsidR="00A96A35" w:rsidRPr="0027638C">
        <w:rPr>
          <w:sz w:val="24"/>
          <w:rPrChange w16du:dateUtc="2026-07-07T18:18:00Z" w:author="Author" w:date="2026-07-07T20:18:00Z" w:id="18657">
            <w:rPr>
              <w:rFonts w:ascii="Times New Roman"/>
              <w:color w:val="000000"/>
              <w:spacing w:val="20"/>
            </w:rPr>
          </w:rPrChange>
        </w:rPr>
        <w:t xml:space="preserve"> </w:t>
      </w:r>
      <w:r w:rsidR="00A96A35" w:rsidRPr="0027638C">
        <w:rPr>
          <w:sz w:val="24"/>
          <w:rPrChange w16du:dateUtc="2026-07-07T18:18:00Z" w:author="Author" w:date="2026-07-07T20:18:00Z" w:id="18658">
            <w:rPr>
              <w:rFonts w:ascii="Times New Roman"/>
              <w:color w:val="000000"/>
            </w:rPr>
          </w:rPrChange>
        </w:rPr>
        <w:t>Dolor</w:t>
      </w:r>
      <w:r w:rsidR="00A96A35" w:rsidRPr="0027638C">
        <w:rPr>
          <w:sz w:val="24"/>
          <w:rPrChange w16du:dateUtc="2026-07-07T18:18:00Z" w:author="Author" w:date="2026-07-07T20:18:00Z" w:id="18659">
            <w:rPr>
              <w:rFonts w:ascii="Times New Roman"/>
              <w:color w:val="000000"/>
              <w:spacing w:val="20"/>
            </w:rPr>
          </w:rPrChange>
        </w:rPr>
        <w:t xml:space="preserve"> </w:t>
      </w:r>
      <w:r w:rsidR="00A96A35" w:rsidRPr="0027638C">
        <w:rPr>
          <w:sz w:val="24"/>
          <w:rPrChange w16du:dateUtc="2026-07-07T18:18:00Z" w:author="Author" w:date="2026-07-07T20:18:00Z" w:id="18660">
            <w:rPr>
              <w:rFonts w:ascii="Times New Roman"/>
              <w:color w:val="000000"/>
            </w:rPr>
          </w:rPrChange>
        </w:rPr>
        <w:t>Sit</w:t>
      </w:r>
      <w:r w:rsidR="00A96A35" w:rsidRPr="0027638C">
        <w:rPr>
          <w:sz w:val="24"/>
          <w:rPrChange w16du:dateUtc="2026-07-07T18:18:00Z" w:author="Author" w:date="2026-07-07T20:18:00Z" w:id="18661">
            <w:rPr>
              <w:rFonts w:ascii="Times New Roman"/>
              <w:color w:val="000000"/>
              <w:spacing w:val="20"/>
            </w:rPr>
          </w:rPrChange>
        </w:rPr>
        <w:t xml:space="preserve"> </w:t>
      </w:r>
      <w:r w:rsidR="00A96A35" w:rsidRPr="0027638C">
        <w:rPr>
          <w:sz w:val="24"/>
          <w:rPrChange w16du:dateUtc="2026-07-07T18:18:00Z" w:author="Author" w:date="2026-07-07T20:18:00Z" w:id="18662">
            <w:rPr>
              <w:rFonts w:ascii="Times New Roman"/>
              <w:color w:val="000000"/>
            </w:rPr>
          </w:rPrChange>
        </w:rPr>
        <w:t>amet</w:t>
      </w:r>
      <w:r w:rsidR="00A96A35" w:rsidRPr="0027638C">
        <w:rPr>
          <w:sz w:val="24"/>
          <w:rPrChange w16du:dateUtc="2026-07-07T18:18:00Z" w:author="Author" w:date="2026-07-07T20:18:00Z" w:id="18663">
            <w:rPr>
              <w:rFonts w:ascii="Times New Roman"/>
              <w:color w:val="000000"/>
              <w:spacing w:val="20"/>
            </w:rPr>
          </w:rPrChange>
        </w:rPr>
        <w:t xml:space="preserve"> </w:t>
      </w:r>
      <w:r w:rsidR="00A96A35" w:rsidRPr="0027638C">
        <w:rPr>
          <w:sz w:val="24"/>
          <w:rPrChange w16du:dateUtc="2026-07-07T18:18:00Z" w:author="Author" w:date="2026-07-07T20:18:00Z" w:id="18664">
            <w:rPr>
              <w:rFonts w:ascii="Times New Roman"/>
              <w:color w:val="000000"/>
            </w:rPr>
          </w:rPrChange>
        </w:rPr>
        <w:t>consectetur</w:t>
      </w:r>
      <w:r w:rsidR="00A96A35" w:rsidRPr="0027638C">
        <w:rPr>
          <w:sz w:val="24"/>
          <w:rPrChange w16du:dateUtc="2026-07-07T18:18:00Z" w:author="Author" w:date="2026-07-07T20:18:00Z" w:id="18665">
            <w:rPr>
              <w:rFonts w:ascii="Times New Roman"/>
              <w:color w:val="000000"/>
              <w:spacing w:val="20"/>
            </w:rPr>
          </w:rPrChange>
        </w:rPr>
        <w:t xml:space="preserve"> </w:t>
      </w:r>
      <w:r w:rsidR="00A96A35" w:rsidRPr="0027638C">
        <w:rPr>
          <w:sz w:val="24"/>
          <w:rPrChange w16du:dateUtc="2026-07-07T18:18:00Z" w:author="Author" w:date="2026-07-07T20:18:00Z" w:id="18666">
            <w:rPr>
              <w:rFonts w:ascii="Times New Roman"/>
              <w:color w:val="000000"/>
            </w:rPr>
          </w:rPrChange>
        </w:rPr>
        <w:t>adipiscing</w:t>
      </w:r>
      <w:r w:rsidR="00A96A35" w:rsidRPr="0027638C">
        <w:rPr>
          <w:sz w:val="24"/>
          <w:rPrChange w16du:dateUtc="2026-07-07T18:18:00Z" w:author="Author" w:date="2026-07-07T20:18:00Z" w:id="18667">
            <w:rPr>
              <w:rFonts w:ascii="Times New Roman"/>
              <w:color w:val="000000"/>
              <w:spacing w:val="20"/>
            </w:rPr>
          </w:rPrChange>
        </w:rPr>
        <w:t xml:space="preserve"> </w:t>
      </w:r>
      <w:r w:rsidR="00A96A35" w:rsidRPr="0027638C">
        <w:rPr>
          <w:sz w:val="24"/>
          <w:rPrChange w16du:dateUtc="2026-07-07T18:18:00Z" w:author="Author" w:date="2026-07-07T20:18:00Z" w:id="18668">
            <w:rPr>
              <w:rFonts w:ascii="Times New Roman"/>
              <w:color w:val="000000"/>
            </w:rPr>
          </w:rPrChange>
        </w:rPr>
        <w:t>elit</w:t>
      </w:r>
      <w:r w:rsidR="00A96A35" w:rsidRPr="0027638C">
        <w:rPr>
          <w:sz w:val="24"/>
          <w:rPrChange w16du:dateUtc="2026-07-07T18:18:00Z" w:author="Author" w:date="2026-07-07T20:18:00Z" w:id="18669">
            <w:rPr>
              <w:rFonts w:ascii="Times New Roman"/>
              <w:color w:val="000000"/>
              <w:spacing w:val="20"/>
            </w:rPr>
          </w:rPrChange>
        </w:rPr>
        <w:t xml:space="preserve"> </w:t>
      </w:r>
      <w:r w:rsidR="00A96A35" w:rsidRPr="0027638C">
        <w:rPr>
          <w:sz w:val="24"/>
          <w:rPrChange w16du:dateUtc="2026-07-07T18:18:00Z" w:author="Author" w:date="2026-07-07T20:18:00Z" w:id="18670">
            <w:rPr>
              <w:rFonts w:ascii="Times New Roman"/>
              <w:color w:val="000000"/>
            </w:rPr>
          </w:rPrChange>
        </w:rPr>
        <w:t>sed</w:t>
      </w:r>
      <w:r w:rsidR="00A96A35" w:rsidRPr="0027638C">
        <w:rPr>
          <w:sz w:val="24"/>
          <w:rPrChange w16du:dateUtc="2026-07-07T18:18:00Z" w:author="Author" w:date="2026-07-07T20:18:00Z" w:id="18671">
            <w:rPr>
              <w:rFonts w:ascii="Times New Roman"/>
              <w:color w:val="000000"/>
              <w:spacing w:val="20"/>
            </w:rPr>
          </w:rPrChange>
        </w:rPr>
        <w:t xml:space="preserve"> </w:t>
      </w:r>
      <w:r w:rsidR="00A96A35" w:rsidRPr="0027638C">
        <w:rPr>
          <w:sz w:val="24"/>
          <w:rPrChange w16du:dateUtc="2026-07-07T18:18:00Z" w:author="Author" w:date="2026-07-07T20:18:00Z" w:id="18672">
            <w:rPr>
              <w:rFonts w:ascii="Times New Roman"/>
              <w:color w:val="000000"/>
            </w:rPr>
          </w:rPrChange>
        </w:rPr>
        <w:t>do</w:t>
      </w:r>
      <w:r w:rsidR="00A96A35" w:rsidRPr="0027638C">
        <w:rPr>
          <w:sz w:val="24"/>
          <w:rPrChange w16du:dateUtc="2026-07-07T18:18:00Z" w:author="Author" w:date="2026-07-07T20:18:00Z" w:id="18673">
            <w:rPr>
              <w:rFonts w:ascii="Times New Roman"/>
              <w:color w:val="000000"/>
              <w:spacing w:val="20"/>
            </w:rPr>
          </w:rPrChange>
        </w:rPr>
        <w:t xml:space="preserve"> </w:t>
      </w:r>
      <w:r w:rsidR="00A96A35" w:rsidRPr="0027638C">
        <w:rPr>
          <w:sz w:val="24"/>
          <w:rPrChange w16du:dateUtc="2026-07-07T18:18:00Z" w:author="Author" w:date="2026-07-07T20:18:00Z" w:id="18674">
            <w:rPr>
              <w:rFonts w:ascii="Times New Roman" w:hAnsi="Times New Roman"/>
              <w:color w:val="000000"/>
            </w:rPr>
          </w:rPrChange>
        </w:rPr>
        <w:t>Eiusmod</w:t>
      </w:r>
      <w:del w16du:dateUtc="2026-07-07T18:18:00Z" w:author="Author" w:date="2026-07-07T20:18:00Z" w:id="18675">
        <w:r>
          <w:rPr>
            <w:color w:val="000000"/>
          </w:rPr>
          <w:cr/>
        </w:r>
      </w:del>
      <w:r w:rsidR="00A96A35" w:rsidRPr="0027638C">
        <w:rPr>
          <w:sz w:val="24"/>
          <w:rPrChange w16du:dateUtc="2026-07-07T18:18:00Z" w:author="Author" w:date="2026-07-07T20:18:00Z" w:id="18676">
            <w:rPr>
              <w:rFonts w:ascii="Times New Roman"/>
              <w:color w:val="000000"/>
              <w:spacing w:val="665"/>
            </w:rPr>
          </w:rPrChange>
        </w:rPr>
        <w:t xml:space="preserve"> </w:t>
      </w:r>
      <w:r w:rsidR="00A96A35" w:rsidRPr="0027638C">
        <w:rPr>
          <w:sz w:val="24"/>
          <w:rPrChange w16du:dateUtc="2026-07-07T18:18:00Z" w:author="Author" w:date="2026-07-07T20:18:00Z" w:id="18677">
            <w:rPr>
              <w:rFonts w:ascii="Times New Roman"/>
              <w:color w:val="000000"/>
            </w:rPr>
          </w:rPrChange>
        </w:rPr>
        <w:t>tempor</w:t>
      </w:r>
      <w:r w:rsidR="00A96A35" w:rsidRPr="0027638C">
        <w:rPr>
          <w:sz w:val="24"/>
          <w:rPrChange w16du:dateUtc="2026-07-07T18:18:00Z" w:author="Author" w:date="2026-07-07T20:18:00Z" w:id="18678">
            <w:rPr>
              <w:rFonts w:ascii="Times New Roman"/>
              <w:color w:val="000000"/>
              <w:spacing w:val="76"/>
            </w:rPr>
          </w:rPrChange>
        </w:rPr>
        <w:t xml:space="preserve"> </w:t>
      </w:r>
      <w:r w:rsidR="00A96A35" w:rsidRPr="0027638C">
        <w:rPr>
          <w:sz w:val="24"/>
          <w:rPrChange w16du:dateUtc="2026-07-07T18:18:00Z" w:author="Author" w:date="2026-07-07T20:18:00Z" w:id="18679">
            <w:rPr>
              <w:rFonts w:ascii="Times New Roman"/>
              <w:color w:val="000000"/>
            </w:rPr>
          </w:rPrChange>
        </w:rPr>
        <w:t>incididunt</w:t>
      </w:r>
      <w:r w:rsidR="00A96A35" w:rsidRPr="0027638C">
        <w:rPr>
          <w:sz w:val="24"/>
          <w:rPrChange w16du:dateUtc="2026-07-07T18:18:00Z" w:author="Author" w:date="2026-07-07T20:18:00Z" w:id="18680">
            <w:rPr>
              <w:rFonts w:ascii="Times New Roman"/>
              <w:color w:val="000000"/>
              <w:spacing w:val="76"/>
            </w:rPr>
          </w:rPrChange>
        </w:rPr>
        <w:t xml:space="preserve"> </w:t>
      </w:r>
      <w:r w:rsidR="00A96A35" w:rsidRPr="0027638C">
        <w:rPr>
          <w:sz w:val="24"/>
          <w:rPrChange w16du:dateUtc="2026-07-07T18:18:00Z" w:author="Author" w:date="2026-07-07T20:18:00Z" w:id="18681">
            <w:rPr>
              <w:rFonts w:ascii="Times New Roman"/>
              <w:color w:val="000000"/>
            </w:rPr>
          </w:rPrChange>
        </w:rPr>
        <w:t>ut</w:t>
      </w:r>
      <w:r w:rsidR="00A96A35" w:rsidRPr="0027638C">
        <w:rPr>
          <w:sz w:val="24"/>
          <w:rPrChange w16du:dateUtc="2026-07-07T18:18:00Z" w:author="Author" w:date="2026-07-07T20:18:00Z" w:id="18682">
            <w:rPr>
              <w:rFonts w:ascii="Times New Roman"/>
              <w:color w:val="000000"/>
              <w:spacing w:val="76"/>
            </w:rPr>
          </w:rPrChange>
        </w:rPr>
        <w:t xml:space="preserve"> </w:t>
      </w:r>
      <w:r w:rsidR="00A96A35" w:rsidRPr="0027638C">
        <w:rPr>
          <w:sz w:val="24"/>
          <w:rPrChange w16du:dateUtc="2026-07-07T18:18:00Z" w:author="Author" w:date="2026-07-07T20:18:00Z" w:id="18683">
            <w:rPr>
              <w:rFonts w:ascii="Times New Roman"/>
              <w:color w:val="000000"/>
            </w:rPr>
          </w:rPrChange>
        </w:rPr>
        <w:t>labore</w:t>
      </w:r>
      <w:r w:rsidR="00A96A35" w:rsidRPr="0027638C">
        <w:rPr>
          <w:sz w:val="24"/>
          <w:rPrChange w16du:dateUtc="2026-07-07T18:18:00Z" w:author="Author" w:date="2026-07-07T20:18:00Z" w:id="18684">
            <w:rPr>
              <w:rFonts w:ascii="Times New Roman"/>
              <w:color w:val="000000"/>
              <w:spacing w:val="76"/>
            </w:rPr>
          </w:rPrChange>
        </w:rPr>
        <w:t xml:space="preserve"> </w:t>
      </w:r>
      <w:r w:rsidR="00A96A35" w:rsidRPr="0027638C">
        <w:rPr>
          <w:sz w:val="24"/>
          <w:rPrChange w16du:dateUtc="2026-07-07T18:18:00Z" w:author="Author" w:date="2026-07-07T20:18:00Z" w:id="18685">
            <w:rPr>
              <w:rFonts w:ascii="Times New Roman"/>
              <w:color w:val="000000"/>
            </w:rPr>
          </w:rPrChange>
        </w:rPr>
        <w:t>et</w:t>
      </w:r>
      <w:r w:rsidR="00A96A35" w:rsidRPr="0027638C">
        <w:rPr>
          <w:sz w:val="24"/>
          <w:rPrChange w16du:dateUtc="2026-07-07T18:18:00Z" w:author="Author" w:date="2026-07-07T20:18:00Z" w:id="18686">
            <w:rPr>
              <w:rFonts w:ascii="Times New Roman"/>
              <w:color w:val="000000"/>
              <w:spacing w:val="76"/>
            </w:rPr>
          </w:rPrChange>
        </w:rPr>
        <w:t xml:space="preserve"> </w:t>
      </w:r>
      <w:r w:rsidR="00A96A35" w:rsidRPr="0027638C">
        <w:rPr>
          <w:sz w:val="24"/>
          <w:rPrChange w16du:dateUtc="2026-07-07T18:18:00Z" w:author="Author" w:date="2026-07-07T20:18:00Z" w:id="18687">
            <w:rPr>
              <w:rFonts w:ascii="Times New Roman"/>
              <w:color w:val="000000"/>
            </w:rPr>
          </w:rPrChange>
        </w:rPr>
        <w:t>dolore</w:t>
      </w:r>
      <w:r w:rsidR="00A96A35" w:rsidRPr="0027638C">
        <w:rPr>
          <w:sz w:val="24"/>
          <w:rPrChange w16du:dateUtc="2026-07-07T18:18:00Z" w:author="Author" w:date="2026-07-07T20:18:00Z" w:id="18688">
            <w:rPr>
              <w:rFonts w:ascii="Times New Roman"/>
              <w:color w:val="000000"/>
              <w:spacing w:val="76"/>
            </w:rPr>
          </w:rPrChange>
        </w:rPr>
        <w:t xml:space="preserve"> </w:t>
      </w:r>
      <w:r w:rsidR="00A96A35" w:rsidRPr="0027638C">
        <w:rPr>
          <w:sz w:val="24"/>
          <w:rPrChange w16du:dateUtc="2026-07-07T18:18:00Z" w:author="Author" w:date="2026-07-07T20:18:00Z" w:id="18689">
            <w:rPr>
              <w:rFonts w:ascii="Times New Roman"/>
              <w:color w:val="000000"/>
            </w:rPr>
          </w:rPrChange>
        </w:rPr>
        <w:t>magna</w:t>
      </w:r>
      <w:r w:rsidR="00A96A35" w:rsidRPr="0027638C">
        <w:rPr>
          <w:sz w:val="24"/>
          <w:rPrChange w16du:dateUtc="2026-07-07T18:18:00Z" w:author="Author" w:date="2026-07-07T20:18:00Z" w:id="18690">
            <w:rPr>
              <w:rFonts w:ascii="Times New Roman"/>
              <w:color w:val="000000"/>
              <w:spacing w:val="76"/>
            </w:rPr>
          </w:rPrChange>
        </w:rPr>
        <w:t xml:space="preserve"> </w:t>
      </w:r>
      <w:r w:rsidR="00A96A35" w:rsidRPr="0027638C">
        <w:rPr>
          <w:sz w:val="24"/>
          <w:rPrChange w16du:dateUtc="2026-07-07T18:18:00Z" w:author="Author" w:date="2026-07-07T20:18:00Z" w:id="18691">
            <w:rPr>
              <w:rFonts w:ascii="Times New Roman"/>
              <w:color w:val="000000"/>
            </w:rPr>
          </w:rPrChange>
        </w:rPr>
        <w:t>aliqua</w:t>
      </w:r>
      <w:r w:rsidR="00A96A35" w:rsidRPr="0027638C">
        <w:rPr>
          <w:sz w:val="24"/>
          <w:rPrChange w16du:dateUtc="2026-07-07T18:18:00Z" w:author="Author" w:date="2026-07-07T20:18:00Z" w:id="18692">
            <w:rPr>
              <w:rFonts w:ascii="Times New Roman"/>
              <w:color w:val="000000"/>
              <w:spacing w:val="76"/>
            </w:rPr>
          </w:rPrChange>
        </w:rPr>
        <w:t xml:space="preserve"> </w:t>
      </w:r>
      <w:r w:rsidR="00A96A35" w:rsidRPr="0027638C">
        <w:rPr>
          <w:sz w:val="24"/>
          <w:rPrChange w16du:dateUtc="2026-07-07T18:18:00Z" w:author="Author" w:date="2026-07-07T20:18:00Z" w:id="18693">
            <w:rPr>
              <w:rFonts w:ascii="Times New Roman"/>
              <w:color w:val="000000"/>
            </w:rPr>
          </w:rPrChange>
        </w:rPr>
        <w:t>Lorem</w:t>
      </w:r>
      <w:r w:rsidR="00A96A35" w:rsidRPr="0027638C">
        <w:rPr>
          <w:sz w:val="24"/>
          <w:rPrChange w16du:dateUtc="2026-07-07T18:18:00Z" w:author="Author" w:date="2026-07-07T20:18:00Z" w:id="18694">
            <w:rPr>
              <w:rFonts w:ascii="Times New Roman"/>
              <w:color w:val="000000"/>
              <w:spacing w:val="76"/>
            </w:rPr>
          </w:rPrChange>
        </w:rPr>
        <w:t xml:space="preserve"> </w:t>
      </w:r>
      <w:r w:rsidR="00A96A35" w:rsidRPr="0027638C">
        <w:rPr>
          <w:sz w:val="24"/>
          <w:rPrChange w16du:dateUtc="2026-07-07T18:18:00Z" w:author="Author" w:date="2026-07-07T20:18:00Z" w:id="18695">
            <w:rPr>
              <w:rFonts w:ascii="Times New Roman"/>
              <w:color w:val="000000"/>
            </w:rPr>
          </w:rPrChange>
        </w:rPr>
        <w:t>ipsum</w:t>
      </w:r>
      <w:r w:rsidR="00A96A35" w:rsidRPr="0027638C">
        <w:rPr>
          <w:sz w:val="24"/>
          <w:rPrChange w16du:dateUtc="2026-07-07T18:18:00Z" w:author="Author" w:date="2026-07-07T20:18:00Z" w:id="18696">
            <w:rPr>
              <w:rFonts w:ascii="Times New Roman"/>
              <w:color w:val="000000"/>
              <w:spacing w:val="76"/>
            </w:rPr>
          </w:rPrChange>
        </w:rPr>
        <w:t xml:space="preserve"> </w:t>
      </w:r>
      <w:r w:rsidR="00A96A35" w:rsidRPr="0027638C">
        <w:rPr>
          <w:sz w:val="24"/>
          <w:rPrChange w16du:dateUtc="2026-07-07T18:18:00Z" w:author="Author" w:date="2026-07-07T20:18:00Z" w:id="18697">
            <w:rPr>
              <w:rFonts w:ascii="Times New Roman"/>
              <w:color w:val="000000"/>
            </w:rPr>
          </w:rPrChange>
        </w:rPr>
        <w:t>dolor</w:t>
      </w:r>
      <w:r w:rsidR="00A96A35" w:rsidRPr="0027638C">
        <w:rPr>
          <w:sz w:val="24"/>
          <w:rPrChange w16du:dateUtc="2026-07-07T18:18:00Z" w:author="Author" w:date="2026-07-07T20:18:00Z" w:id="18698">
            <w:rPr>
              <w:rFonts w:ascii="Times New Roman"/>
              <w:color w:val="000000"/>
              <w:spacing w:val="76"/>
            </w:rPr>
          </w:rPrChange>
        </w:rPr>
        <w:t xml:space="preserve"> </w:t>
      </w:r>
      <w:r w:rsidR="00A96A35" w:rsidRPr="0027638C">
        <w:rPr>
          <w:sz w:val="24"/>
          <w:rPrChange w16du:dateUtc="2026-07-07T18:18:00Z" w:author="Author" w:date="2026-07-07T20:18:00Z" w:id="18699">
            <w:rPr>
              <w:rFonts w:ascii="Times New Roman"/>
              <w:color w:val="000000"/>
            </w:rPr>
          </w:rPrChange>
        </w:rPr>
        <w:t>sit</w:t>
      </w:r>
      <w:r w:rsidR="00A96A35" w:rsidRPr="0027638C">
        <w:rPr>
          <w:sz w:val="24"/>
          <w:rPrChange w16du:dateUtc="2026-07-07T18:18:00Z" w:author="Author" w:date="2026-07-07T20:18:00Z" w:id="18700">
            <w:rPr>
              <w:rFonts w:ascii="Times New Roman"/>
              <w:color w:val="000000"/>
              <w:spacing w:val="76"/>
            </w:rPr>
          </w:rPrChange>
        </w:rPr>
        <w:t xml:space="preserve"> </w:t>
      </w:r>
      <w:r w:rsidR="00A96A35" w:rsidRPr="0027638C">
        <w:rPr>
          <w:sz w:val="24"/>
          <w:rPrChange w16du:dateUtc="2026-07-07T18:18:00Z" w:author="Author" w:date="2026-07-07T20:18:00Z" w:id="18701">
            <w:rPr>
              <w:rFonts w:ascii="Times New Roman"/>
              <w:color w:val="000000"/>
            </w:rPr>
          </w:rPrChange>
        </w:rPr>
        <w:t>amet</w:t>
      </w:r>
      <w:r w:rsidR="00A96A35" w:rsidRPr="0027638C">
        <w:rPr>
          <w:sz w:val="24"/>
          <w:rPrChange w16du:dateUtc="2026-07-07T18:18:00Z" w:author="Author" w:date="2026-07-07T20:18:00Z" w:id="18702">
            <w:rPr>
              <w:rFonts w:ascii="Times New Roman"/>
              <w:color w:val="000000"/>
              <w:spacing w:val="76"/>
            </w:rPr>
          </w:rPrChange>
        </w:rPr>
        <w:t xml:space="preserve"> </w:t>
      </w:r>
      <w:r w:rsidR="00A96A35" w:rsidRPr="0027638C">
        <w:rPr>
          <w:sz w:val="24"/>
          <w:rPrChange w16du:dateUtc="2026-07-07T18:18:00Z" w:author="Author" w:date="2026-07-07T20:18:00Z" w:id="18703">
            <w:rPr>
              <w:rFonts w:ascii="Times New Roman" w:hAnsi="Times New Roman"/>
              <w:color w:val="000000"/>
            </w:rPr>
          </w:rPrChange>
        </w:rPr>
        <w:t>consectetur</w:t>
      </w:r>
      <w:del w16du:dateUtc="2026-07-07T18:18:00Z" w:author="Author" w:date="2026-07-07T20:18:00Z" w:id="18704">
        <w:r>
          <w:rPr>
            <w:color w:val="000000"/>
          </w:rPr>
          <w:cr/>
        </w:r>
      </w:del>
      <w:r w:rsidR="00A96A35" w:rsidRPr="0027638C">
        <w:rPr>
          <w:sz w:val="24"/>
          <w:rPrChange w16du:dateUtc="2026-07-07T18:18:00Z" w:author="Author" w:date="2026-07-07T20:18:00Z" w:id="18705">
            <w:rPr>
              <w:rFonts w:ascii="Times New Roman"/>
              <w:color w:val="000000"/>
              <w:spacing w:val="665"/>
            </w:rPr>
          </w:rPrChange>
        </w:rPr>
        <w:t xml:space="preserve"> </w:t>
      </w:r>
      <w:r w:rsidR="00A96A35" w:rsidRPr="0027638C">
        <w:rPr>
          <w:sz w:val="24"/>
          <w:rPrChange w16du:dateUtc="2026-07-07T18:18:00Z" w:author="Author" w:date="2026-07-07T20:18:00Z" w:id="18706">
            <w:rPr>
              <w:rFonts w:ascii="Times New Roman"/>
              <w:color w:val="000000"/>
            </w:rPr>
          </w:rPrChange>
        </w:rPr>
        <w:t>adipiscing</w:t>
      </w:r>
      <w:r w:rsidR="00A96A35" w:rsidRPr="0027638C">
        <w:rPr>
          <w:sz w:val="24"/>
          <w:rPrChange w16du:dateUtc="2026-07-07T18:18:00Z" w:author="Author" w:date="2026-07-07T20:18:00Z" w:id="18707">
            <w:rPr>
              <w:rFonts w:ascii="Times New Roman"/>
              <w:color w:val="000000"/>
              <w:spacing w:val="72"/>
            </w:rPr>
          </w:rPrChange>
        </w:rPr>
        <w:t xml:space="preserve"> </w:t>
      </w:r>
      <w:r w:rsidR="00A96A35" w:rsidRPr="0027638C">
        <w:rPr>
          <w:sz w:val="24"/>
          <w:rPrChange w16du:dateUtc="2026-07-07T18:18:00Z" w:author="Author" w:date="2026-07-07T20:18:00Z" w:id="18708">
            <w:rPr>
              <w:rFonts w:ascii="Times New Roman"/>
              <w:color w:val="000000"/>
            </w:rPr>
          </w:rPrChange>
        </w:rPr>
        <w:t>elit,</w:t>
      </w:r>
      <w:r w:rsidR="00A96A35" w:rsidRPr="0027638C">
        <w:rPr>
          <w:sz w:val="24"/>
          <w:rPrChange w16du:dateUtc="2026-07-07T18:18:00Z" w:author="Author" w:date="2026-07-07T20:18:00Z" w:id="18709">
            <w:rPr>
              <w:rFonts w:ascii="Times New Roman"/>
              <w:color w:val="000000"/>
              <w:spacing w:val="72"/>
            </w:rPr>
          </w:rPrChange>
        </w:rPr>
        <w:t xml:space="preserve"> </w:t>
      </w:r>
      <w:r w:rsidR="00A96A35" w:rsidRPr="0027638C">
        <w:rPr>
          <w:sz w:val="24"/>
          <w:rPrChange w16du:dateUtc="2026-07-07T18:18:00Z" w:author="Author" w:date="2026-07-07T20:18:00Z" w:id="18710">
            <w:rPr>
              <w:rFonts w:ascii="Times New Roman"/>
              <w:color w:val="000000"/>
            </w:rPr>
          </w:rPrChange>
        </w:rPr>
        <w:t>sed</w:t>
      </w:r>
      <w:ins w16du:dateUtc="2026-07-07T18:18:00Z" w:author="Author" w:date="2026-07-07T20:18:00Z" w:id="18711">
        <w:r w:rsidR="00A96A35" w:rsidRPr="0027638C">
          <w:rPr>
            <w:sz w:val="24"/>
            <w:szCs w:val="24"/>
          </w:rPr>
          <w:t>,</w:t>
        </w:r>
      </w:ins>
      <w:r w:rsidR="00A96A35" w:rsidRPr="0027638C">
        <w:rPr>
          <w:sz w:val="24"/>
          <w:rPrChange w16du:dateUtc="2026-07-07T18:18:00Z" w:author="Author" w:date="2026-07-07T20:18:00Z" w:id="18712">
            <w:rPr>
              <w:rFonts w:ascii="Times New Roman"/>
              <w:color w:val="000000"/>
              <w:spacing w:val="72"/>
            </w:rPr>
          </w:rPrChange>
        </w:rPr>
        <w:t xml:space="preserve"> </w:t>
      </w:r>
      <w:r w:rsidR="00A96A35" w:rsidRPr="0027638C">
        <w:rPr>
          <w:sz w:val="24"/>
          <w:rPrChange w16du:dateUtc="2026-07-07T18:18:00Z" w:author="Author" w:date="2026-07-07T20:18:00Z" w:id="18713">
            <w:rPr>
              <w:rFonts w:ascii="Times New Roman"/>
              <w:color w:val="000000"/>
            </w:rPr>
          </w:rPrChange>
        </w:rPr>
        <w:t>do</w:t>
      </w:r>
      <w:r w:rsidR="00A96A35" w:rsidRPr="0027638C">
        <w:rPr>
          <w:sz w:val="24"/>
          <w:rPrChange w16du:dateUtc="2026-07-07T18:18:00Z" w:author="Author" w:date="2026-07-07T20:18:00Z" w:id="18714">
            <w:rPr>
              <w:rFonts w:ascii="Times New Roman"/>
              <w:color w:val="000000"/>
              <w:spacing w:val="72"/>
            </w:rPr>
          </w:rPrChange>
        </w:rPr>
        <w:t xml:space="preserve"> </w:t>
      </w:r>
      <w:r w:rsidR="00A96A35" w:rsidRPr="0027638C">
        <w:rPr>
          <w:sz w:val="24"/>
          <w:rPrChange w16du:dateUtc="2026-07-07T18:18:00Z" w:author="Author" w:date="2026-07-07T20:18:00Z" w:id="18715">
            <w:rPr>
              <w:rFonts w:ascii="Times New Roman"/>
              <w:color w:val="000000"/>
            </w:rPr>
          </w:rPrChange>
        </w:rPr>
        <w:t>eiusmod</w:t>
      </w:r>
      <w:r w:rsidR="00A96A35" w:rsidRPr="0027638C">
        <w:rPr>
          <w:sz w:val="24"/>
          <w:rPrChange w16du:dateUtc="2026-07-07T18:18:00Z" w:author="Author" w:date="2026-07-07T20:18:00Z" w:id="18716">
            <w:rPr>
              <w:rFonts w:ascii="Times New Roman"/>
              <w:color w:val="000000"/>
              <w:spacing w:val="72"/>
            </w:rPr>
          </w:rPrChange>
        </w:rPr>
        <w:t xml:space="preserve"> </w:t>
      </w:r>
      <w:r w:rsidR="00A96A35" w:rsidRPr="0027638C">
        <w:rPr>
          <w:sz w:val="24"/>
          <w:rPrChange w16du:dateUtc="2026-07-07T18:18:00Z" w:author="Author" w:date="2026-07-07T20:18:00Z" w:id="18717">
            <w:rPr>
              <w:rFonts w:ascii="Times New Roman"/>
              <w:color w:val="000000"/>
            </w:rPr>
          </w:rPrChange>
        </w:rPr>
        <w:t>tempor</w:t>
      </w:r>
      <w:r w:rsidR="00A96A35" w:rsidRPr="0027638C">
        <w:rPr>
          <w:sz w:val="24"/>
          <w:rPrChange w16du:dateUtc="2026-07-07T18:18:00Z" w:author="Author" w:date="2026-07-07T20:18:00Z" w:id="18718">
            <w:rPr>
              <w:rFonts w:ascii="Times New Roman"/>
              <w:color w:val="000000"/>
              <w:spacing w:val="72"/>
            </w:rPr>
          </w:rPrChange>
        </w:rPr>
        <w:t xml:space="preserve"> </w:t>
      </w:r>
      <w:r w:rsidR="00A96A35" w:rsidRPr="0027638C">
        <w:rPr>
          <w:sz w:val="24"/>
          <w:rPrChange w16du:dateUtc="2026-07-07T18:18:00Z" w:author="Author" w:date="2026-07-07T20:18:00Z" w:id="18719">
            <w:rPr>
              <w:rFonts w:ascii="Times New Roman"/>
              <w:color w:val="000000"/>
            </w:rPr>
          </w:rPrChange>
        </w:rPr>
        <w:t>incididunt</w:t>
      </w:r>
      <w:r w:rsidR="00A96A35" w:rsidRPr="0027638C">
        <w:rPr>
          <w:sz w:val="24"/>
          <w:rPrChange w16du:dateUtc="2026-07-07T18:18:00Z" w:author="Author" w:date="2026-07-07T20:18:00Z" w:id="18720">
            <w:rPr>
              <w:rFonts w:ascii="Times New Roman"/>
              <w:color w:val="000000"/>
              <w:spacing w:val="72"/>
            </w:rPr>
          </w:rPrChange>
        </w:rPr>
        <w:t xml:space="preserve"> </w:t>
      </w:r>
      <w:r w:rsidR="00A96A35" w:rsidRPr="0027638C">
        <w:rPr>
          <w:sz w:val="24"/>
          <w:rPrChange w16du:dateUtc="2026-07-07T18:18:00Z" w:author="Author" w:date="2026-07-07T20:18:00Z" w:id="18721">
            <w:rPr>
              <w:rFonts w:ascii="Times New Roman" w:hAnsi="Times New Roman"/>
              <w:color w:val="000000"/>
            </w:rPr>
          </w:rPrChange>
        </w:rPr>
        <w:t>ut</w:t>
      </w:r>
      <w:del w16du:dateUtc="2026-07-07T18:18:00Z" w:author="Author" w:date="2026-07-07T20:18:00Z" w:id="18722">
        <w:r>
          <w:rPr>
            <w:color w:val="000000"/>
          </w:rPr>
          <w:cr/>
        </w:r>
      </w:del>
      <w:r w:rsidR="00A96A35" w:rsidRPr="0027638C">
        <w:rPr>
          <w:sz w:val="24"/>
          <w:rPrChange w16du:dateUtc="2026-07-07T18:18:00Z" w:author="Author" w:date="2026-07-07T20:18:00Z" w:id="18723">
            <w:rPr>
              <w:rFonts w:ascii="Times New Roman"/>
              <w:color w:val="000000"/>
              <w:spacing w:val="665"/>
            </w:rPr>
          </w:rPrChange>
        </w:rPr>
        <w:t xml:space="preserve"> </w:t>
      </w:r>
      <w:r w:rsidR="00A96A35" w:rsidRPr="0027638C">
        <w:rPr>
          <w:sz w:val="24"/>
          <w:rPrChange w16du:dateUtc="2026-07-07T18:18:00Z" w:author="Author" w:date="2026-07-07T20:18:00Z" w:id="18724">
            <w:rPr>
              <w:rFonts w:ascii="Times New Roman"/>
              <w:color w:val="000000"/>
            </w:rPr>
          </w:rPrChange>
        </w:rPr>
        <w:t>Labore,</w:t>
      </w:r>
      <w:r w:rsidR="00A96A35" w:rsidRPr="0027638C">
        <w:rPr>
          <w:sz w:val="24"/>
          <w:rPrChange w16du:dateUtc="2026-07-07T18:18:00Z" w:author="Author" w:date="2026-07-07T20:18:00Z" w:id="18725">
            <w:rPr>
              <w:rFonts w:ascii="Times New Roman"/>
              <w:color w:val="000000"/>
              <w:spacing w:val="21"/>
            </w:rPr>
          </w:rPrChange>
        </w:rPr>
        <w:t xml:space="preserve"> </w:t>
      </w:r>
      <w:r w:rsidR="00A96A35" w:rsidRPr="0027638C">
        <w:rPr>
          <w:sz w:val="24"/>
          <w:rPrChange w16du:dateUtc="2026-07-07T18:18:00Z" w:author="Author" w:date="2026-07-07T20:18:00Z" w:id="18726">
            <w:rPr>
              <w:rFonts w:ascii="Times New Roman"/>
              <w:color w:val="000000"/>
            </w:rPr>
          </w:rPrChange>
        </w:rPr>
        <w:t>et</w:t>
      </w:r>
      <w:r w:rsidR="00A96A35" w:rsidRPr="0027638C">
        <w:rPr>
          <w:sz w:val="24"/>
          <w:rPrChange w16du:dateUtc="2026-07-07T18:18:00Z" w:author="Author" w:date="2026-07-07T20:18:00Z" w:id="18727">
            <w:rPr>
              <w:rFonts w:ascii="Times New Roman"/>
              <w:color w:val="000000"/>
              <w:spacing w:val="21"/>
            </w:rPr>
          </w:rPrChange>
        </w:rPr>
        <w:t xml:space="preserve"> </w:t>
      </w:r>
      <w:r w:rsidR="00A96A35" w:rsidRPr="0027638C">
        <w:rPr>
          <w:sz w:val="24"/>
          <w:rPrChange w16du:dateUtc="2026-07-07T18:18:00Z" w:author="Author" w:date="2026-07-07T20:18:00Z" w:id="18728">
            <w:rPr>
              <w:rFonts w:ascii="Times New Roman"/>
              <w:color w:val="000000"/>
            </w:rPr>
          </w:rPrChange>
        </w:rPr>
        <w:t>dolore</w:t>
      </w:r>
      <w:r w:rsidR="00A96A35" w:rsidRPr="0027638C">
        <w:rPr>
          <w:sz w:val="24"/>
          <w:rPrChange w16du:dateUtc="2026-07-07T18:18:00Z" w:author="Author" w:date="2026-07-07T20:18:00Z" w:id="18729">
            <w:rPr>
              <w:rFonts w:ascii="Times New Roman"/>
              <w:color w:val="000000"/>
              <w:spacing w:val="21"/>
            </w:rPr>
          </w:rPrChange>
        </w:rPr>
        <w:t xml:space="preserve"> </w:t>
      </w:r>
      <w:r w:rsidR="00A96A35" w:rsidRPr="0027638C">
        <w:rPr>
          <w:sz w:val="24"/>
          <w:rPrChange w16du:dateUtc="2026-07-07T18:18:00Z" w:author="Author" w:date="2026-07-07T20:18:00Z" w:id="18730">
            <w:rPr>
              <w:rFonts w:ascii="Times New Roman"/>
              <w:color w:val="000000"/>
            </w:rPr>
          </w:rPrChange>
        </w:rPr>
        <w:t>magna</w:t>
      </w:r>
      <w:r w:rsidR="00A96A35" w:rsidRPr="0027638C">
        <w:rPr>
          <w:sz w:val="24"/>
          <w:rPrChange w16du:dateUtc="2026-07-07T18:18:00Z" w:author="Author" w:date="2026-07-07T20:18:00Z" w:id="18731">
            <w:rPr>
              <w:rFonts w:ascii="Times New Roman"/>
              <w:color w:val="000000"/>
              <w:spacing w:val="21"/>
            </w:rPr>
          </w:rPrChange>
        </w:rPr>
        <w:t xml:space="preserve"> </w:t>
      </w:r>
      <w:r w:rsidR="00A96A35" w:rsidRPr="0027638C">
        <w:rPr>
          <w:sz w:val="24"/>
          <w:rPrChange w16du:dateUtc="2026-07-07T18:18:00Z" w:author="Author" w:date="2026-07-07T20:18:00Z" w:id="18732">
            <w:rPr>
              <w:rFonts w:ascii="Times New Roman"/>
              <w:color w:val="000000"/>
            </w:rPr>
          </w:rPrChange>
        </w:rPr>
        <w:t>aliqua</w:t>
      </w:r>
      <w:ins w16du:dateUtc="2026-07-07T18:18:00Z" w:author="Author" w:date="2026-07-07T20:18:00Z" w:id="18733">
        <w:r w:rsidR="00A96A35" w:rsidRPr="0027638C">
          <w:rPr>
            <w:sz w:val="24"/>
            <w:szCs w:val="24"/>
          </w:rPr>
          <w:t>,</w:t>
        </w:r>
      </w:ins>
      <w:r w:rsidR="00A96A35" w:rsidRPr="0027638C">
        <w:rPr>
          <w:sz w:val="24"/>
          <w:rPrChange w16du:dateUtc="2026-07-07T18:18:00Z" w:author="Author" w:date="2026-07-07T20:18:00Z" w:id="18734">
            <w:rPr>
              <w:rFonts w:ascii="Times New Roman"/>
              <w:color w:val="000000"/>
              <w:spacing w:val="21"/>
            </w:rPr>
          </w:rPrChange>
        </w:rPr>
        <w:t xml:space="preserve"> </w:t>
      </w:r>
      <w:r w:rsidR="00A96A35" w:rsidRPr="0027638C">
        <w:rPr>
          <w:sz w:val="24"/>
          <w:rPrChange w16du:dateUtc="2026-07-07T18:18:00Z" w:author="Author" w:date="2026-07-07T20:18:00Z" w:id="18735">
            <w:rPr>
              <w:rFonts w:ascii="Times New Roman"/>
              <w:color w:val="000000"/>
            </w:rPr>
          </w:rPrChange>
        </w:rPr>
        <w:t>lorem</w:t>
      </w:r>
      <w:r w:rsidR="00A96A35" w:rsidRPr="0027638C">
        <w:rPr>
          <w:sz w:val="24"/>
          <w:rPrChange w16du:dateUtc="2026-07-07T18:18:00Z" w:author="Author" w:date="2026-07-07T20:18:00Z" w:id="18736">
            <w:rPr>
              <w:rFonts w:ascii="Times New Roman"/>
              <w:color w:val="000000"/>
              <w:spacing w:val="21"/>
            </w:rPr>
          </w:rPrChange>
        </w:rPr>
        <w:t xml:space="preserve"> </w:t>
      </w:r>
      <w:r w:rsidR="00A96A35" w:rsidRPr="0027638C">
        <w:rPr>
          <w:sz w:val="24"/>
          <w:rPrChange w16du:dateUtc="2026-07-07T18:18:00Z" w:author="Author" w:date="2026-07-07T20:18:00Z" w:id="18737">
            <w:rPr>
              <w:rFonts w:ascii="Times New Roman"/>
              <w:color w:val="000000"/>
            </w:rPr>
          </w:rPrChange>
        </w:rPr>
        <w:t>ipsum</w:t>
      </w:r>
      <w:r w:rsidR="00A96A35" w:rsidRPr="0027638C">
        <w:rPr>
          <w:sz w:val="24"/>
          <w:rPrChange w16du:dateUtc="2026-07-07T18:18:00Z" w:author="Author" w:date="2026-07-07T20:18:00Z" w:id="18738">
            <w:rPr>
              <w:rFonts w:ascii="Times New Roman"/>
              <w:color w:val="000000"/>
              <w:spacing w:val="21"/>
            </w:rPr>
          </w:rPrChange>
        </w:rPr>
        <w:t xml:space="preserve"> </w:t>
      </w:r>
      <w:r w:rsidR="00A96A35" w:rsidRPr="0027638C">
        <w:rPr>
          <w:sz w:val="24"/>
          <w:rPrChange w16du:dateUtc="2026-07-07T18:18:00Z" w:author="Author" w:date="2026-07-07T20:18:00Z" w:id="18739">
            <w:rPr>
              <w:rFonts w:ascii="Times New Roman"/>
              <w:color w:val="000000"/>
            </w:rPr>
          </w:rPrChange>
        </w:rPr>
        <w:t>dolor</w:t>
      </w:r>
      <w:r w:rsidR="00A96A35" w:rsidRPr="0027638C">
        <w:rPr>
          <w:sz w:val="24"/>
          <w:rPrChange w16du:dateUtc="2026-07-07T18:18:00Z" w:author="Author" w:date="2026-07-07T20:18:00Z" w:id="18740">
            <w:rPr>
              <w:rFonts w:ascii="Times New Roman"/>
              <w:color w:val="000000"/>
              <w:spacing w:val="21"/>
            </w:rPr>
          </w:rPrChange>
        </w:rPr>
        <w:t xml:space="preserve"> </w:t>
      </w:r>
      <w:r w:rsidR="00A96A35" w:rsidRPr="0027638C">
        <w:rPr>
          <w:sz w:val="24"/>
          <w:rPrChange w16du:dateUtc="2026-07-07T18:18:00Z" w:author="Author" w:date="2026-07-07T20:18:00Z" w:id="18741">
            <w:rPr>
              <w:rFonts w:ascii="Times New Roman"/>
              <w:color w:val="000000"/>
            </w:rPr>
          </w:rPrChange>
        </w:rPr>
        <w:t>sit</w:t>
      </w:r>
      <w:r w:rsidR="00A96A35" w:rsidRPr="0027638C">
        <w:rPr>
          <w:sz w:val="24"/>
          <w:rPrChange w16du:dateUtc="2026-07-07T18:18:00Z" w:author="Author" w:date="2026-07-07T20:18:00Z" w:id="18742">
            <w:rPr>
              <w:rFonts w:ascii="Times New Roman"/>
              <w:color w:val="000000"/>
              <w:spacing w:val="21"/>
            </w:rPr>
          </w:rPrChange>
        </w:rPr>
        <w:t xml:space="preserve"> </w:t>
      </w:r>
      <w:r w:rsidR="00A96A35" w:rsidRPr="0027638C">
        <w:rPr>
          <w:sz w:val="24"/>
          <w:rPrChange w16du:dateUtc="2026-07-07T18:18:00Z" w:author="Author" w:date="2026-07-07T20:18:00Z" w:id="18743">
            <w:rPr>
              <w:rFonts w:ascii="Times New Roman" w:hAnsi="Times New Roman"/>
              <w:color w:val="000000"/>
            </w:rPr>
          </w:rPrChange>
        </w:rPr>
        <w:t>Amet’consectetur</w:t>
      </w:r>
      <w:r w:rsidR="00A96A35" w:rsidRPr="0027638C">
        <w:rPr>
          <w:sz w:val="24"/>
          <w:rPrChange w16du:dateUtc="2026-07-07T18:18:00Z" w:author="Author" w:date="2026-07-07T20:18:00Z" w:id="18744">
            <w:rPr>
              <w:rFonts w:ascii="Times New Roman"/>
              <w:color w:val="000000"/>
              <w:spacing w:val="21"/>
            </w:rPr>
          </w:rPrChange>
        </w:rPr>
        <w:t xml:space="preserve"> </w:t>
      </w:r>
      <w:r w:rsidR="00A96A35" w:rsidRPr="0027638C">
        <w:rPr>
          <w:sz w:val="24"/>
          <w:rPrChange w16du:dateUtc="2026-07-07T18:18:00Z" w:author="Author" w:date="2026-07-07T20:18:00Z" w:id="18745">
            <w:rPr>
              <w:rFonts w:ascii="Times New Roman"/>
              <w:color w:val="000000"/>
            </w:rPr>
          </w:rPrChange>
        </w:rPr>
        <w:t>adipiscing</w:t>
      </w:r>
      <w:r w:rsidR="00A96A35" w:rsidRPr="0027638C">
        <w:rPr>
          <w:sz w:val="24"/>
          <w:rPrChange w16du:dateUtc="2026-07-07T18:18:00Z" w:author="Author" w:date="2026-07-07T20:18:00Z" w:id="18746">
            <w:rPr>
              <w:rFonts w:ascii="Times New Roman"/>
              <w:color w:val="000000"/>
              <w:spacing w:val="21"/>
            </w:rPr>
          </w:rPrChange>
        </w:rPr>
        <w:t xml:space="preserve"> </w:t>
      </w:r>
      <w:r w:rsidR="00A96A35" w:rsidRPr="0027638C">
        <w:rPr>
          <w:sz w:val="24"/>
          <w:rPrChange w16du:dateUtc="2026-07-07T18:18:00Z" w:author="Author" w:date="2026-07-07T20:18:00Z" w:id="18747">
            <w:rPr>
              <w:rFonts w:ascii="Times New Roman"/>
              <w:color w:val="000000"/>
            </w:rPr>
          </w:rPrChange>
        </w:rPr>
        <w:t>elit</w:t>
      </w:r>
      <w:r w:rsidR="00A96A35" w:rsidRPr="0027638C">
        <w:rPr>
          <w:sz w:val="24"/>
          <w:rPrChange w16du:dateUtc="2026-07-07T18:18:00Z" w:author="Author" w:date="2026-07-07T20:18:00Z" w:id="18748">
            <w:rPr>
              <w:rFonts w:ascii="Times New Roman"/>
              <w:color w:val="000000"/>
              <w:spacing w:val="21"/>
            </w:rPr>
          </w:rPrChange>
        </w:rPr>
        <w:t xml:space="preserve"> </w:t>
      </w:r>
      <w:r w:rsidR="00A96A35" w:rsidRPr="0027638C">
        <w:rPr>
          <w:sz w:val="24"/>
          <w:rPrChange w16du:dateUtc="2026-07-07T18:18:00Z" w:author="Author" w:date="2026-07-07T20:18:00Z" w:id="18749">
            <w:rPr>
              <w:rFonts w:ascii="Times New Roman" w:hAnsi="Times New Roman"/>
              <w:color w:val="000000"/>
            </w:rPr>
          </w:rPrChange>
        </w:rPr>
        <w:t>sed</w:t>
      </w:r>
      <w:del w16du:dateUtc="2026-07-07T18:18:00Z" w:author="Author" w:date="2026-07-07T20:18:00Z" w:id="18750">
        <w:r>
          <w:rPr>
            <w:color w:val="000000"/>
          </w:rPr>
          <w:cr/>
        </w:r>
      </w:del>
      <w:r w:rsidR="00A96A35" w:rsidRPr="0027638C">
        <w:rPr>
          <w:sz w:val="24"/>
          <w:rPrChange w16du:dateUtc="2026-07-07T18:18:00Z" w:author="Author" w:date="2026-07-07T20:18:00Z" w:id="18751">
            <w:rPr>
              <w:rFonts w:ascii="Times New Roman"/>
              <w:color w:val="000000"/>
              <w:spacing w:val="665"/>
            </w:rPr>
          </w:rPrChange>
        </w:rPr>
        <w:t xml:space="preserve"> </w:t>
      </w:r>
      <w:r w:rsidR="00A96A35" w:rsidRPr="0027638C">
        <w:rPr>
          <w:sz w:val="24"/>
          <w:rPrChange w16du:dateUtc="2026-07-07T18:18:00Z" w:author="Author" w:date="2026-07-07T20:18:00Z" w:id="18752">
            <w:rPr>
              <w:rFonts w:ascii="Times New Roman"/>
              <w:color w:val="000000"/>
            </w:rPr>
          </w:rPrChange>
        </w:rPr>
        <w:t>do</w:t>
      </w:r>
      <w:r w:rsidR="00A96A35" w:rsidRPr="0027638C">
        <w:rPr>
          <w:sz w:val="24"/>
          <w:rPrChange w16du:dateUtc="2026-07-07T18:18:00Z" w:author="Author" w:date="2026-07-07T20:18:00Z" w:id="18753">
            <w:rPr>
              <w:rFonts w:ascii="Times New Roman"/>
              <w:color w:val="000000"/>
              <w:spacing w:val="10"/>
            </w:rPr>
          </w:rPrChange>
        </w:rPr>
        <w:t xml:space="preserve"> </w:t>
      </w:r>
      <w:r w:rsidR="00A96A35" w:rsidRPr="0027638C">
        <w:rPr>
          <w:sz w:val="24"/>
          <w:rPrChange w16du:dateUtc="2026-07-07T18:18:00Z" w:author="Author" w:date="2026-07-07T20:18:00Z" w:id="18754">
            <w:rPr>
              <w:rFonts w:ascii="Times New Roman"/>
              <w:color w:val="000000"/>
            </w:rPr>
          </w:rPrChange>
        </w:rPr>
        <w:t>eiusmod</w:t>
      </w:r>
      <w:r w:rsidR="00A96A35" w:rsidRPr="0027638C">
        <w:rPr>
          <w:sz w:val="24"/>
          <w:rPrChange w16du:dateUtc="2026-07-07T18:18:00Z" w:author="Author" w:date="2026-07-07T20:18:00Z" w:id="18755">
            <w:rPr>
              <w:rFonts w:ascii="Times New Roman"/>
              <w:color w:val="000000"/>
              <w:spacing w:val="9"/>
            </w:rPr>
          </w:rPrChange>
        </w:rPr>
        <w:t xml:space="preserve"> </w:t>
      </w:r>
      <w:r w:rsidR="00A96A35" w:rsidRPr="0027638C">
        <w:rPr>
          <w:sz w:val="24"/>
          <w:rPrChange w16du:dateUtc="2026-07-07T18:18:00Z" w:author="Author" w:date="2026-07-07T20:18:00Z" w:id="18756">
            <w:rPr>
              <w:rFonts w:ascii="Times New Roman"/>
              <w:color w:val="000000"/>
            </w:rPr>
          </w:rPrChange>
        </w:rPr>
        <w:t>tempor</w:t>
      </w:r>
      <w:r w:rsidR="00A96A35" w:rsidRPr="0027638C">
        <w:rPr>
          <w:sz w:val="24"/>
          <w:rPrChange w16du:dateUtc="2026-07-07T18:18:00Z" w:author="Author" w:date="2026-07-07T20:18:00Z" w:id="18757">
            <w:rPr>
              <w:rFonts w:ascii="Times New Roman"/>
              <w:color w:val="000000"/>
              <w:spacing w:val="10"/>
            </w:rPr>
          </w:rPrChange>
        </w:rPr>
        <w:t xml:space="preserve"> </w:t>
      </w:r>
      <w:r w:rsidR="00A96A35" w:rsidRPr="0027638C">
        <w:rPr>
          <w:sz w:val="24"/>
          <w:rPrChange w16du:dateUtc="2026-07-07T18:18:00Z" w:author="Author" w:date="2026-07-07T20:18:00Z" w:id="18758">
            <w:rPr>
              <w:rFonts w:ascii="Times New Roman"/>
              <w:color w:val="000000"/>
            </w:rPr>
          </w:rPrChange>
        </w:rPr>
        <w:t>incididunt,</w:t>
      </w:r>
      <w:r w:rsidR="00A96A35" w:rsidRPr="0027638C">
        <w:rPr>
          <w:sz w:val="24"/>
          <w:rPrChange w16du:dateUtc="2026-07-07T18:18:00Z" w:author="Author" w:date="2026-07-07T20:18:00Z" w:id="18759">
            <w:rPr>
              <w:rFonts w:ascii="Times New Roman"/>
              <w:color w:val="000000"/>
              <w:spacing w:val="10"/>
            </w:rPr>
          </w:rPrChange>
        </w:rPr>
        <w:t xml:space="preserve"> </w:t>
      </w:r>
      <w:r w:rsidR="00A96A35" w:rsidRPr="0027638C">
        <w:rPr>
          <w:sz w:val="24"/>
          <w:rPrChange w16du:dateUtc="2026-07-07T18:18:00Z" w:author="Author" w:date="2026-07-07T20:18:00Z" w:id="18760">
            <w:rPr>
              <w:rFonts w:ascii="Times New Roman"/>
              <w:color w:val="000000"/>
            </w:rPr>
          </w:rPrChange>
        </w:rPr>
        <w:t>ut,</w:t>
      </w:r>
      <w:r w:rsidR="00A96A35" w:rsidRPr="0027638C">
        <w:rPr>
          <w:sz w:val="24"/>
          <w:rPrChange w16du:dateUtc="2026-07-07T18:18:00Z" w:author="Author" w:date="2026-07-07T20:18:00Z" w:id="18761">
            <w:rPr>
              <w:rFonts w:ascii="Times New Roman"/>
              <w:color w:val="000000"/>
              <w:spacing w:val="10"/>
            </w:rPr>
          </w:rPrChange>
        </w:rPr>
        <w:t xml:space="preserve"> </w:t>
      </w:r>
      <w:r w:rsidR="00A96A35" w:rsidRPr="0027638C">
        <w:rPr>
          <w:sz w:val="24"/>
          <w:rPrChange w16du:dateUtc="2026-07-07T18:18:00Z" w:author="Author" w:date="2026-07-07T20:18:00Z" w:id="18762">
            <w:rPr>
              <w:rFonts w:ascii="Times New Roman"/>
              <w:color w:val="000000"/>
            </w:rPr>
          </w:rPrChange>
        </w:rPr>
        <w:t>labore-et,</w:t>
      </w:r>
      <w:r w:rsidR="00A96A35" w:rsidRPr="0027638C">
        <w:rPr>
          <w:sz w:val="24"/>
          <w:rPrChange w16du:dateUtc="2026-07-07T18:18:00Z" w:author="Author" w:date="2026-07-07T20:18:00Z" w:id="18763">
            <w:rPr>
              <w:rFonts w:ascii="Times New Roman"/>
              <w:color w:val="000000"/>
              <w:spacing w:val="10"/>
            </w:rPr>
          </w:rPrChange>
        </w:rPr>
        <w:t xml:space="preserve"> </w:t>
      </w:r>
      <w:r w:rsidR="00A96A35" w:rsidRPr="0027638C">
        <w:rPr>
          <w:sz w:val="24"/>
          <w:rPrChange w16du:dateUtc="2026-07-07T18:18:00Z" w:author="Author" w:date="2026-07-07T20:18:00Z" w:id="18764">
            <w:rPr>
              <w:rFonts w:ascii="Times New Roman"/>
              <w:color w:val="000000"/>
            </w:rPr>
          </w:rPrChange>
        </w:rPr>
        <w:t>dolore,</w:t>
      </w:r>
      <w:r w:rsidR="00A96A35" w:rsidRPr="0027638C">
        <w:rPr>
          <w:sz w:val="24"/>
          <w:rPrChange w16du:dateUtc="2026-07-07T18:18:00Z" w:author="Author" w:date="2026-07-07T20:18:00Z" w:id="18765">
            <w:rPr>
              <w:rFonts w:ascii="Times New Roman"/>
              <w:color w:val="000000"/>
              <w:spacing w:val="9"/>
            </w:rPr>
          </w:rPrChange>
        </w:rPr>
        <w:t xml:space="preserve"> </w:t>
      </w:r>
      <w:r w:rsidR="00A96A35" w:rsidRPr="0027638C">
        <w:rPr>
          <w:sz w:val="24"/>
          <w:rPrChange w16du:dateUtc="2026-07-07T18:18:00Z" w:author="Author" w:date="2026-07-07T20:18:00Z" w:id="18766">
            <w:rPr>
              <w:rFonts w:ascii="Times New Roman"/>
              <w:color w:val="000000"/>
            </w:rPr>
          </w:rPrChange>
        </w:rPr>
        <w:t>magna,</w:t>
      </w:r>
      <w:r w:rsidR="00A96A35" w:rsidRPr="0027638C">
        <w:rPr>
          <w:sz w:val="24"/>
          <w:rPrChange w16du:dateUtc="2026-07-07T18:18:00Z" w:author="Author" w:date="2026-07-07T20:18:00Z" w:id="18767">
            <w:rPr>
              <w:rFonts w:ascii="Times New Roman"/>
              <w:color w:val="000000"/>
              <w:spacing w:val="9"/>
            </w:rPr>
          </w:rPrChange>
        </w:rPr>
        <w:t xml:space="preserve"> </w:t>
      </w:r>
      <w:r w:rsidR="00A96A35" w:rsidRPr="0027638C">
        <w:rPr>
          <w:sz w:val="24"/>
          <w:rPrChange w16du:dateUtc="2026-07-07T18:18:00Z" w:author="Author" w:date="2026-07-07T20:18:00Z" w:id="18768">
            <w:rPr>
              <w:rFonts w:ascii="Times New Roman"/>
              <w:color w:val="000000"/>
            </w:rPr>
          </w:rPrChange>
        </w:rPr>
        <w:t>aliqua</w:t>
      </w:r>
      <w:r w:rsidR="00A96A35" w:rsidRPr="0027638C">
        <w:rPr>
          <w:sz w:val="24"/>
          <w:rPrChange w16du:dateUtc="2026-07-07T18:18:00Z" w:author="Author" w:date="2026-07-07T20:18:00Z" w:id="18769">
            <w:rPr>
              <w:rFonts w:ascii="Times New Roman"/>
              <w:color w:val="000000"/>
              <w:spacing w:val="9"/>
            </w:rPr>
          </w:rPrChange>
        </w:rPr>
        <w:t xml:space="preserve"> </w:t>
      </w:r>
      <w:r w:rsidR="00A96A35" w:rsidRPr="0027638C">
        <w:rPr>
          <w:sz w:val="24"/>
          <w:rPrChange w16du:dateUtc="2026-07-07T18:18:00Z" w:author="Author" w:date="2026-07-07T20:18:00Z" w:id="18770">
            <w:rPr>
              <w:rFonts w:ascii="Times New Roman"/>
              <w:color w:val="000000"/>
            </w:rPr>
          </w:rPrChange>
        </w:rPr>
        <w:t>lorem</w:t>
      </w:r>
      <w:r w:rsidR="00A96A35" w:rsidRPr="0027638C">
        <w:rPr>
          <w:sz w:val="24"/>
          <w:rPrChange w16du:dateUtc="2026-07-07T18:18:00Z" w:author="Author" w:date="2026-07-07T20:18:00Z" w:id="18771">
            <w:rPr>
              <w:rFonts w:ascii="Times New Roman"/>
              <w:color w:val="000000"/>
              <w:spacing w:val="9"/>
            </w:rPr>
          </w:rPrChange>
        </w:rPr>
        <w:t xml:space="preserve"> </w:t>
      </w:r>
      <w:r w:rsidR="00A96A35" w:rsidRPr="0027638C">
        <w:rPr>
          <w:sz w:val="24"/>
          <w:rPrChange w16du:dateUtc="2026-07-07T18:18:00Z" w:author="Author" w:date="2026-07-07T20:18:00Z" w:id="18772">
            <w:rPr>
              <w:rFonts w:ascii="Times New Roman" w:hAnsi="Times New Roman"/>
              <w:color w:val="000000"/>
            </w:rPr>
          </w:rPrChange>
        </w:rPr>
        <w:t>ipsum-</w:t>
      </w:r>
      <w:del w16du:dateUtc="2026-07-07T18:18:00Z" w:author="Author" w:date="2026-07-07T20:18:00Z" w:id="18773">
        <w:r>
          <w:rPr>
            <w:color w:val="000000"/>
          </w:rPr>
          <w:cr/>
        </w:r>
        <w:r>
          <w:rPr>
            <w:color w:val="000000"/>
            <w:spacing w:val="665"/>
          </w:rPr>
          <w:delText xml:space="preserve"> </w:delText>
        </w:r>
      </w:del>
      <w:r w:rsidR="00A96A35" w:rsidRPr="0027638C">
        <w:rPr>
          <w:sz w:val="24"/>
          <w:rPrChange w16du:dateUtc="2026-07-07T18:18:00Z" w:author="Author" w:date="2026-07-07T20:18:00Z" w:id="18774">
            <w:rPr>
              <w:rFonts w:ascii="Times New Roman"/>
              <w:color w:val="000000"/>
            </w:rPr>
          </w:rPrChange>
        </w:rPr>
        <w:t>dolor</w:t>
      </w:r>
      <w:r w:rsidR="00A96A35" w:rsidRPr="0027638C">
        <w:rPr>
          <w:sz w:val="24"/>
          <w:rPrChange w16du:dateUtc="2026-07-07T18:18:00Z" w:author="Author" w:date="2026-07-07T20:18:00Z" w:id="18775">
            <w:rPr>
              <w:rFonts w:ascii="Times New Roman"/>
              <w:color w:val="000000"/>
              <w:spacing w:val="40"/>
            </w:rPr>
          </w:rPrChange>
        </w:rPr>
        <w:t xml:space="preserve"> </w:t>
      </w:r>
      <w:r w:rsidR="00A96A35" w:rsidRPr="0027638C">
        <w:rPr>
          <w:sz w:val="24"/>
          <w:rPrChange w16du:dateUtc="2026-07-07T18:18:00Z" w:author="Author" w:date="2026-07-07T20:18:00Z" w:id="18776">
            <w:rPr>
              <w:rFonts w:ascii="Times New Roman"/>
              <w:color w:val="000000"/>
            </w:rPr>
          </w:rPrChange>
        </w:rPr>
        <w:t>sit</w:t>
      </w:r>
      <w:r w:rsidR="00A96A35" w:rsidRPr="0027638C">
        <w:rPr>
          <w:sz w:val="24"/>
          <w:rPrChange w16du:dateUtc="2026-07-07T18:18:00Z" w:author="Author" w:date="2026-07-07T20:18:00Z" w:id="18777">
            <w:rPr>
              <w:rFonts w:ascii="Times New Roman"/>
              <w:color w:val="000000"/>
              <w:spacing w:val="40"/>
            </w:rPr>
          </w:rPrChange>
        </w:rPr>
        <w:t xml:space="preserve"> </w:t>
      </w:r>
      <w:r w:rsidR="00A96A35" w:rsidRPr="0027638C">
        <w:rPr>
          <w:sz w:val="24"/>
          <w:rPrChange w16du:dateUtc="2026-07-07T18:18:00Z" w:author="Author" w:date="2026-07-07T20:18:00Z" w:id="18778">
            <w:rPr>
              <w:rFonts w:ascii="Times New Roman"/>
              <w:color w:val="000000"/>
            </w:rPr>
          </w:rPrChange>
        </w:rPr>
        <w:t>amet</w:t>
      </w:r>
      <w:r w:rsidR="00A96A35" w:rsidRPr="0027638C">
        <w:rPr>
          <w:sz w:val="24"/>
          <w:rPrChange w16du:dateUtc="2026-07-07T18:18:00Z" w:author="Author" w:date="2026-07-07T20:18:00Z" w:id="18779">
            <w:rPr>
              <w:rFonts w:ascii="Times New Roman"/>
              <w:color w:val="000000"/>
              <w:spacing w:val="40"/>
            </w:rPr>
          </w:rPrChange>
        </w:rPr>
        <w:t xml:space="preserve"> </w:t>
      </w:r>
      <w:r w:rsidR="00A96A35" w:rsidRPr="0027638C">
        <w:rPr>
          <w:sz w:val="24"/>
          <w:rPrChange w16du:dateUtc="2026-07-07T18:18:00Z" w:author="Author" w:date="2026-07-07T20:18:00Z" w:id="18780">
            <w:rPr>
              <w:rFonts w:ascii="Times New Roman"/>
              <w:color w:val="000000"/>
            </w:rPr>
          </w:rPrChange>
        </w:rPr>
        <w:t>consectetur</w:t>
      </w:r>
      <w:r w:rsidR="00A96A35" w:rsidRPr="0027638C">
        <w:rPr>
          <w:sz w:val="24"/>
          <w:rPrChange w16du:dateUtc="2026-07-07T18:18:00Z" w:author="Author" w:date="2026-07-07T20:18:00Z" w:id="18781">
            <w:rPr>
              <w:rFonts w:ascii="Times New Roman"/>
              <w:color w:val="000000"/>
              <w:spacing w:val="40"/>
            </w:rPr>
          </w:rPrChange>
        </w:rPr>
        <w:t xml:space="preserve"> </w:t>
      </w:r>
      <w:r w:rsidR="00A96A35" w:rsidRPr="0027638C">
        <w:rPr>
          <w:sz w:val="24"/>
          <w:rPrChange w16du:dateUtc="2026-07-07T18:18:00Z" w:author="Author" w:date="2026-07-07T20:18:00Z" w:id="18782">
            <w:rPr>
              <w:rFonts w:ascii="Times New Roman"/>
              <w:color w:val="000000"/>
            </w:rPr>
          </w:rPrChange>
        </w:rPr>
        <w:t>adipiscing</w:t>
      </w:r>
      <w:r w:rsidR="00A96A35" w:rsidRPr="0027638C">
        <w:rPr>
          <w:sz w:val="24"/>
          <w:rPrChange w16du:dateUtc="2026-07-07T18:18:00Z" w:author="Author" w:date="2026-07-07T20:18:00Z" w:id="18783">
            <w:rPr>
              <w:rFonts w:ascii="Times New Roman"/>
              <w:color w:val="000000"/>
              <w:spacing w:val="40"/>
            </w:rPr>
          </w:rPrChange>
        </w:rPr>
        <w:t xml:space="preserve"> </w:t>
      </w:r>
      <w:r w:rsidR="00A96A35" w:rsidRPr="0027638C">
        <w:rPr>
          <w:sz w:val="24"/>
          <w:rPrChange w16du:dateUtc="2026-07-07T18:18:00Z" w:author="Author" w:date="2026-07-07T20:18:00Z" w:id="18784">
            <w:rPr>
              <w:rFonts w:ascii="Times New Roman"/>
              <w:color w:val="000000"/>
            </w:rPr>
          </w:rPrChange>
        </w:rPr>
        <w:t>elit</w:t>
      </w:r>
      <w:r w:rsidR="00A96A35" w:rsidRPr="0027638C">
        <w:rPr>
          <w:sz w:val="24"/>
          <w:rPrChange w16du:dateUtc="2026-07-07T18:18:00Z" w:author="Author" w:date="2026-07-07T20:18:00Z" w:id="18785">
            <w:rPr>
              <w:rFonts w:ascii="Times New Roman"/>
              <w:color w:val="000000"/>
              <w:spacing w:val="40"/>
            </w:rPr>
          </w:rPrChange>
        </w:rPr>
        <w:t xml:space="preserve"> </w:t>
      </w:r>
      <w:r w:rsidR="00A96A35" w:rsidRPr="0027638C">
        <w:rPr>
          <w:sz w:val="24"/>
          <w:rPrChange w16du:dateUtc="2026-07-07T18:18:00Z" w:author="Author" w:date="2026-07-07T20:18:00Z" w:id="18786">
            <w:rPr>
              <w:rFonts w:ascii="Times New Roman"/>
              <w:color w:val="000000"/>
            </w:rPr>
          </w:rPrChange>
        </w:rPr>
        <w:t>sed</w:t>
      </w:r>
      <w:r w:rsidR="00A96A35" w:rsidRPr="0027638C">
        <w:rPr>
          <w:sz w:val="24"/>
          <w:rPrChange w16du:dateUtc="2026-07-07T18:18:00Z" w:author="Author" w:date="2026-07-07T20:18:00Z" w:id="18787">
            <w:rPr>
              <w:rFonts w:ascii="Times New Roman"/>
              <w:color w:val="000000"/>
              <w:spacing w:val="40"/>
            </w:rPr>
          </w:rPrChange>
        </w:rPr>
        <w:t xml:space="preserve"> </w:t>
      </w:r>
      <w:r w:rsidR="00A96A35" w:rsidRPr="0027638C">
        <w:rPr>
          <w:sz w:val="24"/>
          <w:rPrChange w16du:dateUtc="2026-07-07T18:18:00Z" w:author="Author" w:date="2026-07-07T20:18:00Z" w:id="18788">
            <w:rPr>
              <w:rFonts w:ascii="Times New Roman"/>
              <w:color w:val="000000"/>
            </w:rPr>
          </w:rPrChange>
        </w:rPr>
        <w:t>do</w:t>
      </w:r>
      <w:r w:rsidR="00A96A35" w:rsidRPr="0027638C">
        <w:rPr>
          <w:sz w:val="24"/>
          <w:rPrChange w16du:dateUtc="2026-07-07T18:18:00Z" w:author="Author" w:date="2026-07-07T20:18:00Z" w:id="18789">
            <w:rPr>
              <w:rFonts w:ascii="Times New Roman"/>
              <w:color w:val="000000"/>
              <w:spacing w:val="40"/>
            </w:rPr>
          </w:rPrChange>
        </w:rPr>
        <w:t xml:space="preserve"> </w:t>
      </w:r>
      <w:r w:rsidR="00A96A35" w:rsidRPr="0027638C">
        <w:rPr>
          <w:sz w:val="24"/>
          <w:rPrChange w16du:dateUtc="2026-07-07T18:18:00Z" w:author="Author" w:date="2026-07-07T20:18:00Z" w:id="18790">
            <w:rPr>
              <w:rFonts w:ascii="Times New Roman"/>
              <w:color w:val="000000"/>
            </w:rPr>
          </w:rPrChange>
        </w:rPr>
        <w:t>eiusmod</w:t>
      </w:r>
      <w:r w:rsidR="00A96A35" w:rsidRPr="0027638C">
        <w:rPr>
          <w:sz w:val="24"/>
          <w:rPrChange w16du:dateUtc="2026-07-07T18:18:00Z" w:author="Author" w:date="2026-07-07T20:18:00Z" w:id="18791">
            <w:rPr>
              <w:rFonts w:ascii="Times New Roman"/>
              <w:color w:val="000000"/>
              <w:spacing w:val="40"/>
            </w:rPr>
          </w:rPrChange>
        </w:rPr>
        <w:t xml:space="preserve"> </w:t>
      </w:r>
      <w:r w:rsidR="00A96A35" w:rsidRPr="0027638C">
        <w:rPr>
          <w:sz w:val="24"/>
          <w:rPrChange w16du:dateUtc="2026-07-07T18:18:00Z" w:author="Author" w:date="2026-07-07T20:18:00Z" w:id="18792">
            <w:rPr>
              <w:rFonts w:ascii="Times New Roman"/>
              <w:color w:val="000000"/>
            </w:rPr>
          </w:rPrChange>
        </w:rPr>
        <w:t>Tempor</w:t>
      </w:r>
      <w:del w16du:dateUtc="2026-07-07T18:18:00Z" w:author="Author" w:date="2026-07-07T20:18:00Z" w:id="18793">
        <w:r>
          <w:rPr>
            <w:color w:val="000000"/>
          </w:rPr>
          <w:delText>,</w:delText>
        </w:r>
      </w:del>
      <w:r w:rsidR="00A96A35" w:rsidRPr="0027638C">
        <w:rPr>
          <w:sz w:val="24"/>
          <w:rPrChange w16du:dateUtc="2026-07-07T18:18:00Z" w:author="Author" w:date="2026-07-07T20:18:00Z" w:id="18794">
            <w:rPr>
              <w:rFonts w:ascii="Times New Roman"/>
              <w:color w:val="000000"/>
              <w:spacing w:val="40"/>
            </w:rPr>
          </w:rPrChange>
        </w:rPr>
        <w:t xml:space="preserve"> </w:t>
      </w:r>
      <w:r w:rsidR="00A96A35" w:rsidRPr="0027638C">
        <w:rPr>
          <w:sz w:val="24"/>
          <w:rPrChange w16du:dateUtc="2026-07-07T18:18:00Z" w:author="Author" w:date="2026-07-07T20:18:00Z" w:id="18795">
            <w:rPr>
              <w:rFonts w:ascii="Times New Roman"/>
              <w:color w:val="000000"/>
            </w:rPr>
          </w:rPrChange>
        </w:rPr>
        <w:t>incididunt</w:t>
      </w:r>
      <w:r w:rsidR="00A96A35" w:rsidRPr="0027638C">
        <w:rPr>
          <w:sz w:val="24"/>
          <w:rPrChange w16du:dateUtc="2026-07-07T18:18:00Z" w:author="Author" w:date="2026-07-07T20:18:00Z" w:id="18796">
            <w:rPr>
              <w:rFonts w:ascii="Times New Roman"/>
              <w:color w:val="000000"/>
              <w:spacing w:val="40"/>
            </w:rPr>
          </w:rPrChange>
        </w:rPr>
        <w:t xml:space="preserve"> </w:t>
      </w:r>
      <w:r w:rsidR="00A96A35" w:rsidRPr="0027638C">
        <w:rPr>
          <w:sz w:val="24"/>
          <w:rPrChange w16du:dateUtc="2026-07-07T18:18:00Z" w:author="Author" w:date="2026-07-07T20:18:00Z" w:id="18797">
            <w:rPr>
              <w:rFonts w:ascii="Times New Roman" w:hAnsi="Times New Roman"/>
              <w:color w:val="000000"/>
            </w:rPr>
          </w:rPrChange>
        </w:rPr>
        <w:t>ut</w:t>
      </w:r>
      <w:del w16du:dateUtc="2026-07-07T18:18:00Z" w:author="Author" w:date="2026-07-07T20:18:00Z" w:id="18798">
        <w:r>
          <w:rPr>
            <w:color w:val="000000"/>
          </w:rPr>
          <w:cr/>
        </w:r>
      </w:del>
      <w:r w:rsidR="00A96A35" w:rsidRPr="0027638C">
        <w:rPr>
          <w:sz w:val="24"/>
          <w:rPrChange w16du:dateUtc="2026-07-07T18:18:00Z" w:author="Author" w:date="2026-07-07T20:18:00Z" w:id="18799">
            <w:rPr>
              <w:rFonts w:ascii="Times New Roman"/>
              <w:color w:val="000000"/>
              <w:spacing w:val="665"/>
            </w:rPr>
          </w:rPrChange>
        </w:rPr>
        <w:t xml:space="preserve"> </w:t>
      </w:r>
      <w:r w:rsidR="00A96A35" w:rsidRPr="0027638C">
        <w:rPr>
          <w:sz w:val="24"/>
          <w:rPrChange w16du:dateUtc="2026-07-07T18:18:00Z" w:author="Author" w:date="2026-07-07T20:18:00Z" w:id="18800">
            <w:rPr>
              <w:rFonts w:ascii="Times New Roman"/>
              <w:color w:val="000000"/>
            </w:rPr>
          </w:rPrChange>
        </w:rPr>
        <w:t>labore</w:t>
      </w:r>
      <w:r w:rsidR="00A96A35" w:rsidRPr="0027638C">
        <w:rPr>
          <w:spacing w:val="-14"/>
          <w:sz w:val="24"/>
          <w:rPrChange w16du:dateUtc="2026-07-07T18:18:00Z" w:author="Author" w:date="2026-07-07T20:18:00Z" w:id="18801">
            <w:rPr>
              <w:rFonts w:ascii="Times New Roman"/>
              <w:color w:val="000000"/>
              <w:spacing w:val="-13"/>
            </w:rPr>
          </w:rPrChange>
        </w:rPr>
        <w:t xml:space="preserve"> </w:t>
      </w:r>
      <w:r w:rsidR="00A96A35" w:rsidRPr="0027638C">
        <w:rPr>
          <w:sz w:val="24"/>
          <w:rPrChange w16du:dateUtc="2026-07-07T18:18:00Z" w:author="Author" w:date="2026-07-07T20:18:00Z" w:id="18802">
            <w:rPr>
              <w:rFonts w:ascii="Times New Roman"/>
              <w:color w:val="000000"/>
            </w:rPr>
          </w:rPrChange>
        </w:rPr>
        <w:t>et</w:t>
      </w:r>
      <w:r w:rsidR="00A96A35" w:rsidRPr="0027638C">
        <w:rPr>
          <w:spacing w:val="-14"/>
          <w:sz w:val="24"/>
          <w:rPrChange w16du:dateUtc="2026-07-07T18:18:00Z" w:author="Author" w:date="2026-07-07T20:18:00Z" w:id="18803">
            <w:rPr>
              <w:rFonts w:ascii="Times New Roman"/>
              <w:color w:val="000000"/>
              <w:spacing w:val="-14"/>
            </w:rPr>
          </w:rPrChange>
        </w:rPr>
        <w:t xml:space="preserve"> </w:t>
      </w:r>
      <w:r w:rsidR="00A96A35" w:rsidRPr="0027638C">
        <w:rPr>
          <w:sz w:val="24"/>
          <w:rPrChange w16du:dateUtc="2026-07-07T18:18:00Z" w:author="Author" w:date="2026-07-07T20:18:00Z" w:id="18804">
            <w:rPr>
              <w:rFonts w:ascii="Times New Roman" w:hAnsi="Times New Roman"/>
              <w:color w:val="000000"/>
            </w:rPr>
          </w:rPrChange>
        </w:rPr>
        <w:t>Dolore’magna</w:t>
      </w:r>
      <w:r w:rsidR="00A96A35" w:rsidRPr="0027638C">
        <w:rPr>
          <w:spacing w:val="-14"/>
          <w:sz w:val="24"/>
          <w:rPrChange w16du:dateUtc="2026-07-07T18:18:00Z" w:author="Author" w:date="2026-07-07T20:18:00Z" w:id="18805">
            <w:rPr>
              <w:rFonts w:ascii="Times New Roman"/>
              <w:color w:val="000000"/>
              <w:spacing w:val="-13"/>
            </w:rPr>
          </w:rPrChange>
        </w:rPr>
        <w:t xml:space="preserve"> </w:t>
      </w:r>
      <w:r w:rsidR="00A96A35" w:rsidRPr="0027638C">
        <w:rPr>
          <w:sz w:val="24"/>
          <w:rPrChange w16du:dateUtc="2026-07-07T18:18:00Z" w:author="Author" w:date="2026-07-07T20:18:00Z" w:id="18806">
            <w:rPr>
              <w:rFonts w:ascii="Times New Roman"/>
              <w:color w:val="000000"/>
            </w:rPr>
          </w:rPrChange>
        </w:rPr>
        <w:t>aliqua</w:t>
      </w:r>
      <w:r w:rsidR="00A96A35" w:rsidRPr="0027638C">
        <w:rPr>
          <w:spacing w:val="-13"/>
          <w:sz w:val="24"/>
          <w:rPrChange w16du:dateUtc="2026-07-07T18:18:00Z" w:author="Author" w:date="2026-07-07T20:18:00Z" w:id="18807">
            <w:rPr>
              <w:rFonts w:ascii="Times New Roman"/>
              <w:color w:val="000000"/>
              <w:spacing w:val="-13"/>
            </w:rPr>
          </w:rPrChange>
        </w:rPr>
        <w:t xml:space="preserve"> </w:t>
      </w:r>
      <w:r w:rsidR="00A96A35" w:rsidRPr="0027638C">
        <w:rPr>
          <w:sz w:val="24"/>
          <w:rPrChange w16du:dateUtc="2026-07-07T18:18:00Z" w:author="Author" w:date="2026-07-07T20:18:00Z" w:id="18808">
            <w:rPr>
              <w:rFonts w:ascii="Times New Roman"/>
              <w:color w:val="000000"/>
            </w:rPr>
          </w:rPrChange>
        </w:rPr>
        <w:t>lorem</w:t>
      </w:r>
      <w:r w:rsidR="00A96A35" w:rsidRPr="0027638C">
        <w:rPr>
          <w:spacing w:val="-14"/>
          <w:sz w:val="24"/>
          <w:rPrChange w16du:dateUtc="2026-07-07T18:18:00Z" w:author="Author" w:date="2026-07-07T20:18:00Z" w:id="18809">
            <w:rPr>
              <w:rFonts w:ascii="Times New Roman"/>
              <w:color w:val="000000"/>
              <w:spacing w:val="-13"/>
            </w:rPr>
          </w:rPrChange>
        </w:rPr>
        <w:t xml:space="preserve"> </w:t>
      </w:r>
      <w:r w:rsidR="00A96A35" w:rsidRPr="0027638C">
        <w:rPr>
          <w:sz w:val="24"/>
          <w:rPrChange w16du:dateUtc="2026-07-07T18:18:00Z" w:author="Author" w:date="2026-07-07T20:18:00Z" w:id="18810">
            <w:rPr>
              <w:rFonts w:ascii="Times New Roman"/>
              <w:color w:val="000000"/>
            </w:rPr>
          </w:rPrChange>
        </w:rPr>
        <w:t>ipsum</w:t>
      </w:r>
      <w:r w:rsidR="00A96A35" w:rsidRPr="0027638C">
        <w:rPr>
          <w:spacing w:val="-14"/>
          <w:sz w:val="24"/>
          <w:rPrChange w16du:dateUtc="2026-07-07T18:18:00Z" w:author="Author" w:date="2026-07-07T20:18:00Z" w:id="18811">
            <w:rPr>
              <w:rFonts w:ascii="Times New Roman"/>
              <w:color w:val="000000"/>
              <w:spacing w:val="-13"/>
            </w:rPr>
          </w:rPrChange>
        </w:rPr>
        <w:t xml:space="preserve"> </w:t>
      </w:r>
      <w:r w:rsidR="00A96A35" w:rsidRPr="0027638C">
        <w:rPr>
          <w:sz w:val="24"/>
          <w:rPrChange w16du:dateUtc="2026-07-07T18:18:00Z" w:author="Author" w:date="2026-07-07T20:18:00Z" w:id="18812">
            <w:rPr>
              <w:rFonts w:ascii="Times New Roman"/>
              <w:color w:val="000000"/>
            </w:rPr>
          </w:rPrChange>
        </w:rPr>
        <w:t>Dolor.</w:t>
      </w:r>
      <w:r w:rsidR="00A96A35" w:rsidRPr="0027638C">
        <w:rPr>
          <w:spacing w:val="-14"/>
          <w:sz w:val="24"/>
          <w:rPrChange w16du:dateUtc="2026-07-07T18:18:00Z" w:author="Author" w:date="2026-07-07T20:18:00Z" w:id="18813">
            <w:rPr>
              <w:rFonts w:ascii="Times New Roman"/>
              <w:color w:val="000000"/>
              <w:spacing w:val="-13"/>
            </w:rPr>
          </w:rPrChange>
        </w:rPr>
        <w:t xml:space="preserve"> </w:t>
      </w:r>
      <w:r w:rsidR="00A96A35" w:rsidRPr="0027638C">
        <w:rPr>
          <w:sz w:val="24"/>
          <w:rPrChange w16du:dateUtc="2026-07-07T18:18:00Z" w:author="Author" w:date="2026-07-07T20:18:00Z" w:id="18814">
            <w:rPr>
              <w:rFonts w:ascii="Times New Roman"/>
              <w:color w:val="000000"/>
            </w:rPr>
          </w:rPrChange>
        </w:rPr>
        <w:t>Sit</w:t>
      </w:r>
      <w:r w:rsidR="00A96A35" w:rsidRPr="0027638C">
        <w:rPr>
          <w:spacing w:val="-13"/>
          <w:sz w:val="24"/>
          <w:rPrChange w16du:dateUtc="2026-07-07T18:18:00Z" w:author="Author" w:date="2026-07-07T20:18:00Z" w:id="18815">
            <w:rPr>
              <w:rFonts w:ascii="Times New Roman"/>
              <w:color w:val="000000"/>
              <w:spacing w:val="-13"/>
            </w:rPr>
          </w:rPrChange>
        </w:rPr>
        <w:t xml:space="preserve"> </w:t>
      </w:r>
      <w:r w:rsidR="00A96A35" w:rsidRPr="0027638C">
        <w:rPr>
          <w:sz w:val="24"/>
          <w:rPrChange w16du:dateUtc="2026-07-07T18:18:00Z" w:author="Author" w:date="2026-07-07T20:18:00Z" w:id="18816">
            <w:rPr>
              <w:rFonts w:ascii="Times New Roman"/>
              <w:color w:val="000000"/>
            </w:rPr>
          </w:rPrChange>
        </w:rPr>
        <w:t>amet</w:t>
      </w:r>
      <w:r w:rsidR="00A96A35" w:rsidRPr="0027638C">
        <w:rPr>
          <w:spacing w:val="-14"/>
          <w:sz w:val="24"/>
          <w:rPrChange w16du:dateUtc="2026-07-07T18:18:00Z" w:author="Author" w:date="2026-07-07T20:18:00Z" w:id="18817">
            <w:rPr>
              <w:rFonts w:ascii="Times New Roman"/>
              <w:color w:val="000000"/>
              <w:spacing w:val="-13"/>
            </w:rPr>
          </w:rPrChange>
        </w:rPr>
        <w:t xml:space="preserve"> </w:t>
      </w:r>
      <w:r w:rsidR="00A96A35" w:rsidRPr="0027638C">
        <w:rPr>
          <w:sz w:val="24"/>
          <w:rPrChange w16du:dateUtc="2026-07-07T18:18:00Z" w:author="Author" w:date="2026-07-07T20:18:00Z" w:id="18818">
            <w:rPr>
              <w:rFonts w:ascii="Times New Roman"/>
              <w:color w:val="000000"/>
            </w:rPr>
          </w:rPrChange>
        </w:rPr>
        <w:t>consectetur</w:t>
      </w:r>
      <w:r w:rsidR="00A96A35" w:rsidRPr="0027638C">
        <w:rPr>
          <w:spacing w:val="-14"/>
          <w:sz w:val="24"/>
          <w:rPrChange w16du:dateUtc="2026-07-07T18:18:00Z" w:author="Author" w:date="2026-07-07T20:18:00Z" w:id="18819">
            <w:rPr>
              <w:rFonts w:ascii="Times New Roman"/>
              <w:color w:val="000000"/>
              <w:spacing w:val="-13"/>
            </w:rPr>
          </w:rPrChange>
        </w:rPr>
        <w:t xml:space="preserve"> </w:t>
      </w:r>
      <w:r w:rsidR="00A96A35" w:rsidRPr="0027638C">
        <w:rPr>
          <w:sz w:val="24"/>
          <w:rPrChange w16du:dateUtc="2026-07-07T18:18:00Z" w:author="Author" w:date="2026-07-07T20:18:00Z" w:id="18820">
            <w:rPr>
              <w:rFonts w:ascii="Times New Roman"/>
              <w:color w:val="000000"/>
            </w:rPr>
          </w:rPrChange>
        </w:rPr>
        <w:t>adipiscing</w:t>
      </w:r>
      <w:r w:rsidR="00A96A35" w:rsidRPr="0027638C">
        <w:rPr>
          <w:spacing w:val="-14"/>
          <w:sz w:val="24"/>
          <w:rPrChange w16du:dateUtc="2026-07-07T18:18:00Z" w:author="Author" w:date="2026-07-07T20:18:00Z" w:id="18821">
            <w:rPr>
              <w:rFonts w:ascii="Times New Roman"/>
              <w:color w:val="000000"/>
              <w:spacing w:val="-13"/>
            </w:rPr>
          </w:rPrChange>
        </w:rPr>
        <w:t xml:space="preserve"> </w:t>
      </w:r>
      <w:r w:rsidR="00A96A35" w:rsidRPr="0027638C">
        <w:rPr>
          <w:sz w:val="24"/>
          <w:rPrChange w16du:dateUtc="2026-07-07T18:18:00Z" w:author="Author" w:date="2026-07-07T20:18:00Z" w:id="18822">
            <w:rPr>
              <w:rFonts w:ascii="Times New Roman"/>
              <w:color w:val="000000"/>
            </w:rPr>
          </w:rPrChange>
        </w:rPr>
        <w:t>elit</w:t>
      </w:r>
      <w:r w:rsidR="00A96A35" w:rsidRPr="0027638C">
        <w:rPr>
          <w:spacing w:val="-13"/>
          <w:sz w:val="24"/>
          <w:rPrChange w16du:dateUtc="2026-07-07T18:18:00Z" w:author="Author" w:date="2026-07-07T20:18:00Z" w:id="18823">
            <w:rPr>
              <w:rFonts w:ascii="Times New Roman"/>
              <w:color w:val="000000"/>
              <w:spacing w:val="-13"/>
            </w:rPr>
          </w:rPrChange>
        </w:rPr>
        <w:t xml:space="preserve"> </w:t>
      </w:r>
      <w:r w:rsidR="00A96A35" w:rsidRPr="0027638C">
        <w:rPr>
          <w:sz w:val="24"/>
          <w:rPrChange w16du:dateUtc="2026-07-07T18:18:00Z" w:author="Author" w:date="2026-07-07T20:18:00Z" w:id="18824">
            <w:rPr>
              <w:rFonts w:ascii="Times New Roman"/>
              <w:color w:val="000000"/>
            </w:rPr>
          </w:rPrChange>
        </w:rPr>
        <w:t>sed</w:t>
      </w:r>
      <w:r w:rsidR="00A96A35" w:rsidRPr="0027638C">
        <w:rPr>
          <w:spacing w:val="-14"/>
          <w:sz w:val="24"/>
          <w:rPrChange w16du:dateUtc="2026-07-07T18:18:00Z" w:author="Author" w:date="2026-07-07T20:18:00Z" w:id="18825">
            <w:rPr>
              <w:rFonts w:ascii="Times New Roman"/>
              <w:color w:val="000000"/>
              <w:spacing w:val="-13"/>
            </w:rPr>
          </w:rPrChange>
        </w:rPr>
        <w:t xml:space="preserve"> </w:t>
      </w:r>
      <w:r w:rsidR="00A96A35" w:rsidRPr="0027638C">
        <w:rPr>
          <w:sz w:val="24"/>
          <w:rPrChange w16du:dateUtc="2026-07-07T18:18:00Z" w:author="Author" w:date="2026-07-07T20:18:00Z" w:id="18826">
            <w:rPr>
              <w:rFonts w:ascii="Times New Roman"/>
              <w:color w:val="000000"/>
            </w:rPr>
          </w:rPrChange>
        </w:rPr>
        <w:t>do</w:t>
      </w:r>
      <w:r w:rsidR="00A96A35" w:rsidRPr="0027638C">
        <w:rPr>
          <w:spacing w:val="-14"/>
          <w:sz w:val="24"/>
          <w:rPrChange w16du:dateUtc="2026-07-07T18:18:00Z" w:author="Author" w:date="2026-07-07T20:18:00Z" w:id="18827">
            <w:rPr>
              <w:rFonts w:ascii="Times New Roman"/>
              <w:color w:val="000000"/>
              <w:spacing w:val="-13"/>
            </w:rPr>
          </w:rPrChange>
        </w:rPr>
        <w:t xml:space="preserve"> </w:t>
      </w:r>
      <w:r w:rsidR="00A96A35" w:rsidRPr="0027638C">
        <w:rPr>
          <w:sz w:val="24"/>
          <w:rPrChange w16du:dateUtc="2026-07-07T18:18:00Z" w:author="Author" w:date="2026-07-07T20:18:00Z" w:id="18828">
            <w:rPr>
              <w:rFonts w:ascii="Times New Roman" w:hAnsi="Times New Roman"/>
              <w:color w:val="000000"/>
            </w:rPr>
          </w:rPrChange>
        </w:rPr>
        <w:t>eiusmod</w:t>
      </w:r>
      <w:del w16du:dateUtc="2026-07-07T18:18:00Z" w:author="Author" w:date="2026-07-07T20:18:00Z" w:id="18829">
        <w:r>
          <w:rPr>
            <w:color w:val="000000"/>
          </w:rPr>
          <w:cr/>
        </w:r>
      </w:del>
      <w:r w:rsidR="00A96A35" w:rsidRPr="0027638C">
        <w:rPr>
          <w:sz w:val="24"/>
          <w:rPrChange w16du:dateUtc="2026-07-07T18:18:00Z" w:author="Author" w:date="2026-07-07T20:18:00Z" w:id="18830">
            <w:rPr>
              <w:rFonts w:ascii="Times New Roman"/>
              <w:color w:val="000000"/>
              <w:spacing w:val="665"/>
            </w:rPr>
          </w:rPrChange>
        </w:rPr>
        <w:t xml:space="preserve"> </w:t>
      </w:r>
      <w:r w:rsidR="00A96A35" w:rsidRPr="0027638C">
        <w:rPr>
          <w:sz w:val="24"/>
          <w:rPrChange w16du:dateUtc="2026-07-07T18:18:00Z" w:author="Author" w:date="2026-07-07T20:18:00Z" w:id="18831">
            <w:rPr>
              <w:rFonts w:ascii="Times New Roman"/>
              <w:color w:val="000000"/>
            </w:rPr>
          </w:rPrChange>
        </w:rPr>
        <w:t>tempor</w:t>
      </w:r>
      <w:r w:rsidR="00A96A35" w:rsidRPr="0027638C">
        <w:rPr>
          <w:sz w:val="24"/>
          <w:rPrChange w16du:dateUtc="2026-07-07T18:18:00Z" w:author="Author" w:date="2026-07-07T20:18:00Z" w:id="18832">
            <w:rPr>
              <w:rFonts w:ascii="Times New Roman"/>
              <w:color w:val="000000"/>
              <w:spacing w:val="21"/>
            </w:rPr>
          </w:rPrChange>
        </w:rPr>
        <w:t xml:space="preserve"> </w:t>
      </w:r>
      <w:r w:rsidR="00A96A35" w:rsidRPr="0027638C">
        <w:rPr>
          <w:sz w:val="24"/>
          <w:rPrChange w16du:dateUtc="2026-07-07T18:18:00Z" w:author="Author" w:date="2026-07-07T20:18:00Z" w:id="18833">
            <w:rPr>
              <w:rFonts w:ascii="Times New Roman"/>
              <w:color w:val="000000"/>
            </w:rPr>
          </w:rPrChange>
        </w:rPr>
        <w:t>incididunt</w:t>
      </w:r>
      <w:r w:rsidR="00A96A35" w:rsidRPr="0027638C">
        <w:rPr>
          <w:sz w:val="24"/>
          <w:rPrChange w16du:dateUtc="2026-07-07T18:18:00Z" w:author="Author" w:date="2026-07-07T20:18:00Z" w:id="18834">
            <w:rPr>
              <w:rFonts w:ascii="Times New Roman"/>
              <w:color w:val="000000"/>
              <w:spacing w:val="21"/>
            </w:rPr>
          </w:rPrChange>
        </w:rPr>
        <w:t xml:space="preserve"> </w:t>
      </w:r>
      <w:r w:rsidR="00A96A35" w:rsidRPr="0027638C">
        <w:rPr>
          <w:sz w:val="24"/>
          <w:rPrChange w16du:dateUtc="2026-07-07T18:18:00Z" w:author="Author" w:date="2026-07-07T20:18:00Z" w:id="18835">
            <w:rPr>
              <w:rFonts w:ascii="Times New Roman"/>
              <w:color w:val="000000"/>
            </w:rPr>
          </w:rPrChange>
        </w:rPr>
        <w:t>ut</w:t>
      </w:r>
      <w:r w:rsidR="00A96A35" w:rsidRPr="0027638C">
        <w:rPr>
          <w:sz w:val="24"/>
          <w:rPrChange w16du:dateUtc="2026-07-07T18:18:00Z" w:author="Author" w:date="2026-07-07T20:18:00Z" w:id="18836">
            <w:rPr>
              <w:rFonts w:ascii="Times New Roman"/>
              <w:color w:val="000000"/>
              <w:spacing w:val="21"/>
            </w:rPr>
          </w:rPrChange>
        </w:rPr>
        <w:t xml:space="preserve"> </w:t>
      </w:r>
      <w:r w:rsidR="00A96A35" w:rsidRPr="0027638C">
        <w:rPr>
          <w:sz w:val="24"/>
          <w:rPrChange w16du:dateUtc="2026-07-07T18:18:00Z" w:author="Author" w:date="2026-07-07T20:18:00Z" w:id="18837">
            <w:rPr>
              <w:rFonts w:ascii="Times New Roman"/>
              <w:color w:val="000000"/>
            </w:rPr>
          </w:rPrChange>
        </w:rPr>
        <w:t>labore</w:t>
      </w:r>
      <w:r w:rsidR="00A96A35" w:rsidRPr="0027638C">
        <w:rPr>
          <w:sz w:val="24"/>
          <w:rPrChange w16du:dateUtc="2026-07-07T18:18:00Z" w:author="Author" w:date="2026-07-07T20:18:00Z" w:id="18838">
            <w:rPr>
              <w:rFonts w:ascii="Times New Roman"/>
              <w:color w:val="000000"/>
              <w:spacing w:val="21"/>
            </w:rPr>
          </w:rPrChange>
        </w:rPr>
        <w:t xml:space="preserve"> </w:t>
      </w:r>
      <w:r w:rsidR="00A96A35" w:rsidRPr="0027638C">
        <w:rPr>
          <w:sz w:val="24"/>
          <w:rPrChange w16du:dateUtc="2026-07-07T18:18:00Z" w:author="Author" w:date="2026-07-07T20:18:00Z" w:id="18839">
            <w:rPr>
              <w:rFonts w:ascii="Times New Roman"/>
              <w:color w:val="000000"/>
            </w:rPr>
          </w:rPrChange>
        </w:rPr>
        <w:t>et</w:t>
      </w:r>
      <w:r w:rsidR="00A96A35" w:rsidRPr="0027638C">
        <w:rPr>
          <w:sz w:val="24"/>
          <w:rPrChange w16du:dateUtc="2026-07-07T18:18:00Z" w:author="Author" w:date="2026-07-07T20:18:00Z" w:id="18840">
            <w:rPr>
              <w:rFonts w:ascii="Times New Roman"/>
              <w:color w:val="000000"/>
              <w:spacing w:val="21"/>
            </w:rPr>
          </w:rPrChange>
        </w:rPr>
        <w:t xml:space="preserve"> </w:t>
      </w:r>
      <w:r w:rsidR="00A96A35" w:rsidRPr="0027638C">
        <w:rPr>
          <w:sz w:val="24"/>
          <w:rPrChange w16du:dateUtc="2026-07-07T18:18:00Z" w:author="Author" w:date="2026-07-07T20:18:00Z" w:id="18841">
            <w:rPr>
              <w:rFonts w:ascii="Times New Roman"/>
              <w:color w:val="000000"/>
            </w:rPr>
          </w:rPrChange>
        </w:rPr>
        <w:t>dolore</w:t>
      </w:r>
      <w:r w:rsidR="00A96A35" w:rsidRPr="0027638C">
        <w:rPr>
          <w:sz w:val="24"/>
          <w:rPrChange w16du:dateUtc="2026-07-07T18:18:00Z" w:author="Author" w:date="2026-07-07T20:18:00Z" w:id="18842">
            <w:rPr>
              <w:rFonts w:ascii="Times New Roman"/>
              <w:color w:val="000000"/>
              <w:spacing w:val="21"/>
            </w:rPr>
          </w:rPrChange>
        </w:rPr>
        <w:t xml:space="preserve"> </w:t>
      </w:r>
      <w:r w:rsidR="00A96A35" w:rsidRPr="0027638C">
        <w:rPr>
          <w:sz w:val="24"/>
          <w:rPrChange w16du:dateUtc="2026-07-07T18:18:00Z" w:author="Author" w:date="2026-07-07T20:18:00Z" w:id="18843">
            <w:rPr>
              <w:rFonts w:ascii="Times New Roman"/>
              <w:color w:val="000000"/>
            </w:rPr>
          </w:rPrChange>
        </w:rPr>
        <w:t>magna</w:t>
      </w:r>
      <w:r w:rsidR="00A96A35" w:rsidRPr="0027638C">
        <w:rPr>
          <w:sz w:val="24"/>
          <w:rPrChange w16du:dateUtc="2026-07-07T18:18:00Z" w:author="Author" w:date="2026-07-07T20:18:00Z" w:id="18844">
            <w:rPr>
              <w:rFonts w:ascii="Times New Roman"/>
              <w:color w:val="000000"/>
              <w:spacing w:val="21"/>
            </w:rPr>
          </w:rPrChange>
        </w:rPr>
        <w:t xml:space="preserve"> </w:t>
      </w:r>
      <w:r w:rsidR="00A96A35" w:rsidRPr="0027638C">
        <w:rPr>
          <w:sz w:val="24"/>
          <w:rPrChange w16du:dateUtc="2026-07-07T18:18:00Z" w:author="Author" w:date="2026-07-07T20:18:00Z" w:id="18845">
            <w:rPr>
              <w:rFonts w:ascii="Times New Roman"/>
              <w:color w:val="000000"/>
            </w:rPr>
          </w:rPrChange>
        </w:rPr>
        <w:t>aliqua</w:t>
      </w:r>
      <w:r w:rsidR="00A96A35" w:rsidRPr="0027638C">
        <w:rPr>
          <w:sz w:val="24"/>
          <w:rPrChange w16du:dateUtc="2026-07-07T18:18:00Z" w:author="Author" w:date="2026-07-07T20:18:00Z" w:id="18846">
            <w:rPr>
              <w:rFonts w:ascii="Times New Roman"/>
              <w:color w:val="000000"/>
              <w:spacing w:val="21"/>
            </w:rPr>
          </w:rPrChange>
        </w:rPr>
        <w:t xml:space="preserve"> </w:t>
      </w:r>
      <w:r w:rsidR="00A96A35" w:rsidRPr="0027638C">
        <w:rPr>
          <w:sz w:val="24"/>
          <w:rPrChange w16du:dateUtc="2026-07-07T18:18:00Z" w:author="Author" w:date="2026-07-07T20:18:00Z" w:id="18847">
            <w:rPr>
              <w:rFonts w:ascii="Times New Roman"/>
              <w:color w:val="000000"/>
            </w:rPr>
          </w:rPrChange>
        </w:rPr>
        <w:t>lorem</w:t>
      </w:r>
      <w:r w:rsidR="00A96A35" w:rsidRPr="0027638C">
        <w:rPr>
          <w:sz w:val="24"/>
          <w:rPrChange w16du:dateUtc="2026-07-07T18:18:00Z" w:author="Author" w:date="2026-07-07T20:18:00Z" w:id="18848">
            <w:rPr>
              <w:rFonts w:ascii="Times New Roman"/>
              <w:color w:val="000000"/>
              <w:spacing w:val="21"/>
            </w:rPr>
          </w:rPrChange>
        </w:rPr>
        <w:t xml:space="preserve"> </w:t>
      </w:r>
      <w:r w:rsidR="00A96A35" w:rsidRPr="0027638C">
        <w:rPr>
          <w:sz w:val="24"/>
          <w:rPrChange w16du:dateUtc="2026-07-07T18:18:00Z" w:author="Author" w:date="2026-07-07T20:18:00Z" w:id="18849">
            <w:rPr>
              <w:rFonts w:ascii="Times New Roman"/>
              <w:color w:val="000000"/>
            </w:rPr>
          </w:rPrChange>
        </w:rPr>
        <w:t>Ipsum</w:t>
      </w:r>
      <w:r w:rsidR="00A96A35" w:rsidRPr="0027638C">
        <w:rPr>
          <w:sz w:val="24"/>
          <w:rPrChange w16du:dateUtc="2026-07-07T18:18:00Z" w:author="Author" w:date="2026-07-07T20:18:00Z" w:id="18850">
            <w:rPr>
              <w:rFonts w:ascii="Times New Roman"/>
              <w:color w:val="000000"/>
              <w:spacing w:val="21"/>
            </w:rPr>
          </w:rPrChange>
        </w:rPr>
        <w:t xml:space="preserve"> </w:t>
      </w:r>
      <w:r w:rsidR="00A96A35" w:rsidRPr="0027638C">
        <w:rPr>
          <w:sz w:val="24"/>
          <w:rPrChange w16du:dateUtc="2026-07-07T18:18:00Z" w:author="Author" w:date="2026-07-07T20:18:00Z" w:id="18851">
            <w:rPr>
              <w:rFonts w:ascii="Times New Roman"/>
              <w:color w:val="000000"/>
            </w:rPr>
          </w:rPrChange>
        </w:rPr>
        <w:t>dolor</w:t>
      </w:r>
      <w:r w:rsidR="00A96A35" w:rsidRPr="0027638C">
        <w:rPr>
          <w:sz w:val="24"/>
          <w:rPrChange w16du:dateUtc="2026-07-07T18:18:00Z" w:author="Author" w:date="2026-07-07T20:18:00Z" w:id="18852">
            <w:rPr>
              <w:rFonts w:ascii="Times New Roman"/>
              <w:color w:val="000000"/>
              <w:spacing w:val="21"/>
            </w:rPr>
          </w:rPrChange>
        </w:rPr>
        <w:t xml:space="preserve"> </w:t>
      </w:r>
      <w:r w:rsidR="00A96A35" w:rsidRPr="0027638C">
        <w:rPr>
          <w:sz w:val="24"/>
          <w:rPrChange w16du:dateUtc="2026-07-07T18:18:00Z" w:author="Author" w:date="2026-07-07T20:18:00Z" w:id="18853">
            <w:rPr>
              <w:rFonts w:ascii="Times New Roman"/>
              <w:color w:val="000000"/>
            </w:rPr>
          </w:rPrChange>
        </w:rPr>
        <w:t>sit</w:t>
      </w:r>
      <w:r w:rsidR="00A96A35" w:rsidRPr="0027638C">
        <w:rPr>
          <w:sz w:val="24"/>
          <w:rPrChange w16du:dateUtc="2026-07-07T18:18:00Z" w:author="Author" w:date="2026-07-07T20:18:00Z" w:id="18854">
            <w:rPr>
              <w:rFonts w:ascii="Times New Roman"/>
              <w:color w:val="000000"/>
              <w:spacing w:val="21"/>
            </w:rPr>
          </w:rPrChange>
        </w:rPr>
        <w:t xml:space="preserve"> </w:t>
      </w:r>
      <w:r w:rsidR="00A96A35" w:rsidRPr="0027638C">
        <w:rPr>
          <w:sz w:val="24"/>
          <w:rPrChange w16du:dateUtc="2026-07-07T18:18:00Z" w:author="Author" w:date="2026-07-07T20:18:00Z" w:id="18855">
            <w:rPr>
              <w:rFonts w:ascii="Times New Roman"/>
              <w:color w:val="000000"/>
            </w:rPr>
          </w:rPrChange>
        </w:rPr>
        <w:t>amet</w:t>
      </w:r>
      <w:r w:rsidR="00A96A35" w:rsidRPr="0027638C">
        <w:rPr>
          <w:sz w:val="24"/>
          <w:rPrChange w16du:dateUtc="2026-07-07T18:18:00Z" w:author="Author" w:date="2026-07-07T20:18:00Z" w:id="18856">
            <w:rPr>
              <w:rFonts w:ascii="Times New Roman"/>
              <w:color w:val="000000"/>
              <w:spacing w:val="21"/>
            </w:rPr>
          </w:rPrChange>
        </w:rPr>
        <w:t xml:space="preserve"> </w:t>
      </w:r>
      <w:r w:rsidR="00A96A35" w:rsidRPr="0027638C">
        <w:rPr>
          <w:sz w:val="24"/>
          <w:rPrChange w16du:dateUtc="2026-07-07T18:18:00Z" w:author="Author" w:date="2026-07-07T20:18:00Z" w:id="18857">
            <w:rPr>
              <w:rFonts w:ascii="Times New Roman"/>
              <w:color w:val="000000"/>
            </w:rPr>
          </w:rPrChange>
        </w:rPr>
        <w:t>consectetur</w:t>
      </w:r>
      <w:r w:rsidR="00A96A35" w:rsidRPr="0027638C">
        <w:rPr>
          <w:sz w:val="24"/>
          <w:rPrChange w16du:dateUtc="2026-07-07T18:18:00Z" w:author="Author" w:date="2026-07-07T20:18:00Z" w:id="18858">
            <w:rPr>
              <w:rFonts w:ascii="Times New Roman"/>
              <w:color w:val="000000"/>
              <w:spacing w:val="21"/>
            </w:rPr>
          </w:rPrChange>
        </w:rPr>
        <w:t xml:space="preserve"> </w:t>
      </w:r>
      <w:r w:rsidR="00A96A35" w:rsidRPr="0027638C">
        <w:rPr>
          <w:sz w:val="24"/>
          <w:rPrChange w16du:dateUtc="2026-07-07T18:18:00Z" w:author="Author" w:date="2026-07-07T20:18:00Z" w:id="18859">
            <w:rPr>
              <w:rFonts w:ascii="Times New Roman"/>
              <w:color w:val="000000"/>
            </w:rPr>
          </w:rPrChange>
        </w:rPr>
        <w:t>adipiscing</w:t>
      </w:r>
      <w:r w:rsidR="00A96A35" w:rsidRPr="0027638C">
        <w:rPr>
          <w:sz w:val="24"/>
          <w:rPrChange w16du:dateUtc="2026-07-07T18:18:00Z" w:author="Author" w:date="2026-07-07T20:18:00Z" w:id="18860">
            <w:rPr>
              <w:rFonts w:ascii="Times New Roman"/>
              <w:color w:val="000000"/>
              <w:spacing w:val="21"/>
            </w:rPr>
          </w:rPrChange>
        </w:rPr>
        <w:t xml:space="preserve"> </w:t>
      </w:r>
      <w:r w:rsidR="00A96A35" w:rsidRPr="0027638C">
        <w:rPr>
          <w:sz w:val="24"/>
          <w:rPrChange w16du:dateUtc="2026-07-07T18:18:00Z" w:author="Author" w:date="2026-07-07T20:18:00Z" w:id="18861">
            <w:rPr>
              <w:rFonts w:ascii="Times New Roman" w:hAnsi="Times New Roman"/>
              <w:color w:val="000000"/>
            </w:rPr>
          </w:rPrChange>
        </w:rPr>
        <w:t>elit,</w:t>
      </w:r>
      <w:del w16du:dateUtc="2026-07-07T18:18:00Z" w:author="Author" w:date="2026-07-07T20:18:00Z" w:id="18862">
        <w:r>
          <w:rPr>
            <w:color w:val="000000"/>
          </w:rPr>
          <w:cr/>
        </w:r>
      </w:del>
      <w:r w:rsidR="00A96A35" w:rsidRPr="0027638C">
        <w:rPr>
          <w:sz w:val="24"/>
          <w:rPrChange w16du:dateUtc="2026-07-07T18:18:00Z" w:author="Author" w:date="2026-07-07T20:18:00Z" w:id="18863">
            <w:rPr>
              <w:rFonts w:ascii="Times New Roman"/>
              <w:color w:val="000000"/>
              <w:spacing w:val="665"/>
            </w:rPr>
          </w:rPrChange>
        </w:rPr>
        <w:t xml:space="preserve"> </w:t>
      </w:r>
      <w:r w:rsidR="00A96A35" w:rsidRPr="0027638C">
        <w:rPr>
          <w:sz w:val="24"/>
          <w:rPrChange w16du:dateUtc="2026-07-07T18:18:00Z" w:author="Author" w:date="2026-07-07T20:18:00Z" w:id="18864">
            <w:rPr>
              <w:rFonts w:ascii="Times New Roman"/>
              <w:color w:val="000000"/>
            </w:rPr>
          </w:rPrChange>
        </w:rPr>
        <w:t>sed,</w:t>
      </w:r>
      <w:r w:rsidR="00A96A35" w:rsidRPr="0027638C">
        <w:rPr>
          <w:spacing w:val="-8"/>
          <w:sz w:val="24"/>
          <w:rPrChange w16du:dateUtc="2026-07-07T18:18:00Z" w:author="Author" w:date="2026-07-07T20:18:00Z" w:id="18865">
            <w:rPr>
              <w:rFonts w:ascii="Times New Roman"/>
              <w:color w:val="000000"/>
              <w:spacing w:val="-5"/>
            </w:rPr>
          </w:rPrChange>
        </w:rPr>
        <w:t xml:space="preserve"> </w:t>
      </w:r>
      <w:r w:rsidR="00A96A35" w:rsidRPr="0027638C">
        <w:rPr>
          <w:sz w:val="24"/>
          <w:rPrChange w16du:dateUtc="2026-07-07T18:18:00Z" w:author="Author" w:date="2026-07-07T20:18:00Z" w:id="18866">
            <w:rPr>
              <w:rFonts w:ascii="Times New Roman"/>
              <w:color w:val="000000"/>
            </w:rPr>
          </w:rPrChange>
        </w:rPr>
        <w:t>do</w:t>
      </w:r>
      <w:r w:rsidR="00A96A35" w:rsidRPr="0027638C">
        <w:rPr>
          <w:spacing w:val="-8"/>
          <w:sz w:val="24"/>
          <w:rPrChange w16du:dateUtc="2026-07-07T18:18:00Z" w:author="Author" w:date="2026-07-07T20:18:00Z" w:id="18867">
            <w:rPr>
              <w:rFonts w:ascii="Times New Roman"/>
              <w:color w:val="000000"/>
              <w:spacing w:val="-5"/>
            </w:rPr>
          </w:rPrChange>
        </w:rPr>
        <w:t xml:space="preserve"> </w:t>
      </w:r>
      <w:r w:rsidR="00A96A35" w:rsidRPr="0027638C">
        <w:rPr>
          <w:sz w:val="24"/>
          <w:rPrChange w16du:dateUtc="2026-07-07T18:18:00Z" w:author="Author" w:date="2026-07-07T20:18:00Z" w:id="18868">
            <w:rPr>
              <w:rFonts w:ascii="Times New Roman"/>
              <w:color w:val="000000"/>
            </w:rPr>
          </w:rPrChange>
        </w:rPr>
        <w:t>eiusmod</w:t>
      </w:r>
      <w:r w:rsidR="00A96A35" w:rsidRPr="0027638C">
        <w:rPr>
          <w:spacing w:val="-8"/>
          <w:sz w:val="24"/>
          <w:rPrChange w16du:dateUtc="2026-07-07T18:18:00Z" w:author="Author" w:date="2026-07-07T20:18:00Z" w:id="18869">
            <w:rPr>
              <w:rFonts w:ascii="Times New Roman"/>
              <w:color w:val="000000"/>
              <w:spacing w:val="-5"/>
            </w:rPr>
          </w:rPrChange>
        </w:rPr>
        <w:t xml:space="preserve"> </w:t>
      </w:r>
      <w:r w:rsidR="00A96A35" w:rsidRPr="0027638C">
        <w:rPr>
          <w:sz w:val="24"/>
          <w:rPrChange w16du:dateUtc="2026-07-07T18:18:00Z" w:author="Author" w:date="2026-07-07T20:18:00Z" w:id="18870">
            <w:rPr>
              <w:rFonts w:ascii="Times New Roman"/>
              <w:color w:val="000000"/>
            </w:rPr>
          </w:rPrChange>
        </w:rPr>
        <w:t>tempor,</w:t>
      </w:r>
      <w:r w:rsidR="00A96A35" w:rsidRPr="0027638C">
        <w:rPr>
          <w:spacing w:val="-8"/>
          <w:sz w:val="24"/>
          <w:rPrChange w16du:dateUtc="2026-07-07T18:18:00Z" w:author="Author" w:date="2026-07-07T20:18:00Z" w:id="18871">
            <w:rPr>
              <w:rFonts w:ascii="Times New Roman"/>
              <w:color w:val="000000"/>
              <w:spacing w:val="-5"/>
            </w:rPr>
          </w:rPrChange>
        </w:rPr>
        <w:t xml:space="preserve"> </w:t>
      </w:r>
      <w:r w:rsidR="00A96A35" w:rsidRPr="0027638C">
        <w:rPr>
          <w:sz w:val="24"/>
          <w:rPrChange w16du:dateUtc="2026-07-07T18:18:00Z" w:author="Author" w:date="2026-07-07T20:18:00Z" w:id="18872">
            <w:rPr>
              <w:rFonts w:ascii="Times New Roman"/>
              <w:color w:val="000000"/>
            </w:rPr>
          </w:rPrChange>
        </w:rPr>
        <w:t>Incididunt</w:t>
      </w:r>
      <w:ins w16du:dateUtc="2026-07-07T18:18:00Z" w:author="Author" w:date="2026-07-07T20:18:00Z" w:id="18873">
        <w:r w:rsidR="00A96A35" w:rsidRPr="0027638C">
          <w:rPr>
            <w:spacing w:val="-8"/>
            <w:sz w:val="24"/>
            <w:szCs w:val="24"/>
          </w:rPr>
          <w:t>,</w:t>
        </w:r>
      </w:ins>
      <w:r w:rsidR="00A96A35" w:rsidRPr="0027638C">
        <w:rPr>
          <w:spacing w:val="-8"/>
          <w:sz w:val="24"/>
          <w:rPrChange w16du:dateUtc="2026-07-07T18:18:00Z" w:author="Author" w:date="2026-07-07T20:18:00Z" w:id="18874">
            <w:rPr>
              <w:rFonts w:ascii="Times New Roman"/>
              <w:color w:val="000000"/>
              <w:spacing w:val="-5"/>
            </w:rPr>
          </w:rPrChange>
        </w:rPr>
        <w:t xml:space="preserve"> </w:t>
      </w:r>
      <w:r w:rsidR="00A96A35" w:rsidRPr="0027638C">
        <w:rPr>
          <w:sz w:val="24"/>
          <w:rPrChange w16du:dateUtc="2026-07-07T18:18:00Z" w:author="Author" w:date="2026-07-07T20:18:00Z" w:id="18875">
            <w:rPr>
              <w:rFonts w:ascii="Times New Roman"/>
              <w:color w:val="000000"/>
            </w:rPr>
          </w:rPrChange>
        </w:rPr>
        <w:t>ut</w:t>
      </w:r>
      <w:del w16du:dateUtc="2026-07-07T18:18:00Z" w:author="Author" w:date="2026-07-07T20:18:00Z" w:id="18876">
        <w:r>
          <w:rPr>
            <w:color w:val="000000"/>
            <w:spacing w:val="-5"/>
          </w:rPr>
          <w:delText xml:space="preserve"> </w:delText>
        </w:r>
        <w:r>
          <w:rPr>
            <w:color w:val="000000"/>
          </w:rPr>
          <w:delText>of</w:delText>
        </w:r>
      </w:del>
      <w:r w:rsidR="00A96A35" w:rsidRPr="0027638C">
        <w:rPr>
          <w:spacing w:val="-8"/>
          <w:sz w:val="24"/>
          <w:rPrChange w16du:dateUtc="2026-07-07T18:18:00Z" w:author="Author" w:date="2026-07-07T20:18:00Z" w:id="18877">
            <w:rPr>
              <w:rFonts w:ascii="Times New Roman"/>
              <w:color w:val="000000"/>
              <w:spacing w:val="-5"/>
            </w:rPr>
          </w:rPrChange>
        </w:rPr>
        <w:t xml:space="preserve"> </w:t>
      </w:r>
      <w:r w:rsidR="00A96A35" w:rsidRPr="0027638C">
        <w:rPr>
          <w:sz w:val="24"/>
          <w:rPrChange w16du:dateUtc="2026-07-07T18:18:00Z" w:author="Author" w:date="2026-07-07T20:18:00Z" w:id="18878">
            <w:rPr>
              <w:rFonts w:ascii="Times New Roman"/>
              <w:color w:val="000000"/>
            </w:rPr>
          </w:rPrChange>
        </w:rPr>
        <w:t>labore</w:t>
      </w:r>
      <w:r w:rsidR="00A96A35" w:rsidRPr="0027638C">
        <w:rPr>
          <w:spacing w:val="-8"/>
          <w:sz w:val="24"/>
          <w:rPrChange w16du:dateUtc="2026-07-07T18:18:00Z" w:author="Author" w:date="2026-07-07T20:18:00Z" w:id="18879">
            <w:rPr>
              <w:rFonts w:ascii="Times New Roman"/>
              <w:color w:val="000000"/>
              <w:spacing w:val="-5"/>
            </w:rPr>
          </w:rPrChange>
        </w:rPr>
        <w:t xml:space="preserve"> </w:t>
      </w:r>
      <w:r w:rsidR="00A96A35" w:rsidRPr="0027638C">
        <w:rPr>
          <w:sz w:val="24"/>
          <w:rPrChange w16du:dateUtc="2026-07-07T18:18:00Z" w:author="Author" w:date="2026-07-07T20:18:00Z" w:id="18880">
            <w:rPr>
              <w:rFonts w:ascii="Times New Roman"/>
              <w:color w:val="000000"/>
            </w:rPr>
          </w:rPrChange>
        </w:rPr>
        <w:t>et</w:t>
      </w:r>
      <w:r w:rsidR="00A96A35" w:rsidRPr="0027638C">
        <w:rPr>
          <w:spacing w:val="-8"/>
          <w:sz w:val="24"/>
          <w:rPrChange w16du:dateUtc="2026-07-07T18:18:00Z" w:author="Author" w:date="2026-07-07T20:18:00Z" w:id="18881">
            <w:rPr>
              <w:rFonts w:ascii="Times New Roman"/>
              <w:color w:val="000000"/>
              <w:spacing w:val="-5"/>
            </w:rPr>
          </w:rPrChange>
        </w:rPr>
        <w:t xml:space="preserve"> </w:t>
      </w:r>
      <w:r w:rsidR="00A96A35" w:rsidRPr="0027638C">
        <w:rPr>
          <w:sz w:val="24"/>
          <w:rPrChange w16du:dateUtc="2026-07-07T18:18:00Z" w:author="Author" w:date="2026-07-07T20:18:00Z" w:id="18882">
            <w:rPr>
              <w:rFonts w:ascii="Times New Roman"/>
              <w:color w:val="000000"/>
            </w:rPr>
          </w:rPrChange>
        </w:rPr>
        <w:t>dolore</w:t>
      </w:r>
      <w:r w:rsidR="00A96A35" w:rsidRPr="0027638C">
        <w:rPr>
          <w:spacing w:val="-8"/>
          <w:sz w:val="24"/>
          <w:rPrChange w16du:dateUtc="2026-07-07T18:18:00Z" w:author="Author" w:date="2026-07-07T20:18:00Z" w:id="18883">
            <w:rPr>
              <w:rFonts w:ascii="Times New Roman"/>
              <w:color w:val="000000"/>
              <w:spacing w:val="-5"/>
            </w:rPr>
          </w:rPrChange>
        </w:rPr>
        <w:t xml:space="preserve"> </w:t>
      </w:r>
      <w:r w:rsidR="00A96A35" w:rsidRPr="0027638C">
        <w:rPr>
          <w:sz w:val="24"/>
          <w:rPrChange w16du:dateUtc="2026-07-07T18:18:00Z" w:author="Author" w:date="2026-07-07T20:18:00Z" w:id="18884">
            <w:rPr>
              <w:rFonts w:ascii="Times New Roman"/>
              <w:color w:val="000000"/>
            </w:rPr>
          </w:rPrChange>
        </w:rPr>
        <w:t>magna</w:t>
      </w:r>
      <w:r w:rsidR="00A96A35" w:rsidRPr="0027638C">
        <w:rPr>
          <w:spacing w:val="-8"/>
          <w:sz w:val="24"/>
          <w:rPrChange w16du:dateUtc="2026-07-07T18:18:00Z" w:author="Author" w:date="2026-07-07T20:18:00Z" w:id="18885">
            <w:rPr>
              <w:rFonts w:ascii="Times New Roman"/>
              <w:color w:val="000000"/>
              <w:spacing w:val="-5"/>
            </w:rPr>
          </w:rPrChange>
        </w:rPr>
        <w:t xml:space="preserve"> </w:t>
      </w:r>
      <w:r w:rsidR="00A96A35" w:rsidRPr="0027638C">
        <w:rPr>
          <w:sz w:val="24"/>
          <w:rPrChange w16du:dateUtc="2026-07-07T18:18:00Z" w:author="Author" w:date="2026-07-07T20:18:00Z" w:id="18886">
            <w:rPr>
              <w:rFonts w:ascii="Times New Roman"/>
              <w:color w:val="000000"/>
            </w:rPr>
          </w:rPrChange>
        </w:rPr>
        <w:t>aliqua</w:t>
      </w:r>
      <w:r w:rsidR="00A96A35" w:rsidRPr="0027638C">
        <w:rPr>
          <w:spacing w:val="-8"/>
          <w:sz w:val="24"/>
          <w:rPrChange w16du:dateUtc="2026-07-07T18:18:00Z" w:author="Author" w:date="2026-07-07T20:18:00Z" w:id="18887">
            <w:rPr>
              <w:rFonts w:ascii="Times New Roman"/>
              <w:color w:val="000000"/>
              <w:spacing w:val="-5"/>
            </w:rPr>
          </w:rPrChange>
        </w:rPr>
        <w:t xml:space="preserve"> </w:t>
      </w:r>
      <w:r w:rsidR="00A96A35" w:rsidRPr="0027638C">
        <w:rPr>
          <w:sz w:val="24"/>
          <w:rPrChange w16du:dateUtc="2026-07-07T18:18:00Z" w:author="Author" w:date="2026-07-07T20:18:00Z" w:id="18888">
            <w:rPr>
              <w:rFonts w:ascii="Times New Roman"/>
              <w:color w:val="000000"/>
            </w:rPr>
          </w:rPrChange>
        </w:rPr>
        <w:t>lorem</w:t>
      </w:r>
      <w:r w:rsidR="00A96A35" w:rsidRPr="0027638C">
        <w:rPr>
          <w:spacing w:val="-8"/>
          <w:sz w:val="24"/>
          <w:rPrChange w16du:dateUtc="2026-07-07T18:18:00Z" w:author="Author" w:date="2026-07-07T20:18:00Z" w:id="18889">
            <w:rPr>
              <w:rFonts w:ascii="Times New Roman"/>
              <w:color w:val="000000"/>
              <w:spacing w:val="-5"/>
            </w:rPr>
          </w:rPrChange>
        </w:rPr>
        <w:t xml:space="preserve"> </w:t>
      </w:r>
      <w:r w:rsidR="00A96A35" w:rsidRPr="0027638C">
        <w:rPr>
          <w:sz w:val="24"/>
          <w:rPrChange w16du:dateUtc="2026-07-07T18:18:00Z" w:author="Author" w:date="2026-07-07T20:18:00Z" w:id="18890">
            <w:rPr>
              <w:rFonts w:ascii="Times New Roman" w:hAnsi="Times New Roman"/>
              <w:color w:val="000000"/>
            </w:rPr>
          </w:rPrChange>
        </w:rPr>
        <w:t>ipsum</w:t>
      </w:r>
      <w:del w16du:dateUtc="2026-07-07T18:18:00Z" w:author="Author" w:date="2026-07-07T20:18:00Z" w:id="18891">
        <w:r>
          <w:rPr>
            <w:color w:val="000000"/>
          </w:rPr>
          <w:cr/>
        </w:r>
      </w:del>
      <w:r w:rsidR="00A96A35" w:rsidRPr="0027638C">
        <w:rPr>
          <w:sz w:val="24"/>
          <w:rPrChange w16du:dateUtc="2026-07-07T18:18:00Z" w:author="Author" w:date="2026-07-07T20:18:00Z" w:id="18892">
            <w:rPr>
              <w:rFonts w:ascii="Times New Roman"/>
              <w:color w:val="000000"/>
              <w:spacing w:val="665"/>
            </w:rPr>
          </w:rPrChange>
        </w:rPr>
        <w:t xml:space="preserve"> </w:t>
      </w:r>
      <w:r w:rsidR="00A96A35" w:rsidRPr="0027638C">
        <w:rPr>
          <w:sz w:val="24"/>
          <w:rPrChange w16du:dateUtc="2026-07-07T18:18:00Z" w:author="Author" w:date="2026-07-07T20:18:00Z" w:id="18893">
            <w:rPr>
              <w:rFonts w:ascii="Times New Roman"/>
              <w:color w:val="000000"/>
            </w:rPr>
          </w:rPrChange>
        </w:rPr>
        <w:t>dolor</w:t>
      </w:r>
      <w:r w:rsidR="00A96A35" w:rsidRPr="0027638C">
        <w:rPr>
          <w:sz w:val="24"/>
          <w:rPrChange w16du:dateUtc="2026-07-07T18:18:00Z" w:author="Author" w:date="2026-07-07T20:18:00Z" w:id="18894">
            <w:rPr>
              <w:rFonts w:ascii="Times New Roman"/>
              <w:color w:val="000000"/>
              <w:spacing w:val="6"/>
            </w:rPr>
          </w:rPrChange>
        </w:rPr>
        <w:t xml:space="preserve"> </w:t>
      </w:r>
      <w:r w:rsidR="00A96A35" w:rsidRPr="0027638C">
        <w:rPr>
          <w:sz w:val="24"/>
          <w:rPrChange w16du:dateUtc="2026-07-07T18:18:00Z" w:author="Author" w:date="2026-07-07T20:18:00Z" w:id="18895">
            <w:rPr>
              <w:rFonts w:ascii="Times New Roman"/>
              <w:color w:val="000000"/>
            </w:rPr>
          </w:rPrChange>
        </w:rPr>
        <w:t>sit</w:t>
      </w:r>
      <w:r w:rsidR="00A96A35" w:rsidRPr="0027638C">
        <w:rPr>
          <w:sz w:val="24"/>
          <w:rPrChange w16du:dateUtc="2026-07-07T18:18:00Z" w:author="Author" w:date="2026-07-07T20:18:00Z" w:id="18896">
            <w:rPr>
              <w:rFonts w:ascii="Times New Roman"/>
              <w:color w:val="000000"/>
              <w:spacing w:val="6"/>
            </w:rPr>
          </w:rPrChange>
        </w:rPr>
        <w:t xml:space="preserve"> </w:t>
      </w:r>
      <w:r w:rsidR="00A96A35" w:rsidRPr="0027638C">
        <w:rPr>
          <w:sz w:val="24"/>
          <w:rPrChange w16du:dateUtc="2026-07-07T18:18:00Z" w:author="Author" w:date="2026-07-07T20:18:00Z" w:id="18897">
            <w:rPr>
              <w:rFonts w:ascii="Times New Roman"/>
              <w:color w:val="000000"/>
            </w:rPr>
          </w:rPrChange>
        </w:rPr>
        <w:t>amet</w:t>
      </w:r>
      <w:r w:rsidR="00A96A35" w:rsidRPr="0027638C">
        <w:rPr>
          <w:sz w:val="24"/>
          <w:rPrChange w16du:dateUtc="2026-07-07T18:18:00Z" w:author="Author" w:date="2026-07-07T20:18:00Z" w:id="18898">
            <w:rPr>
              <w:rFonts w:ascii="Times New Roman"/>
              <w:color w:val="000000"/>
              <w:spacing w:val="6"/>
            </w:rPr>
          </w:rPrChange>
        </w:rPr>
        <w:t xml:space="preserve"> </w:t>
      </w:r>
      <w:r w:rsidR="00A96A35" w:rsidRPr="0027638C">
        <w:rPr>
          <w:sz w:val="24"/>
          <w:rPrChange w16du:dateUtc="2026-07-07T18:18:00Z" w:author="Author" w:date="2026-07-07T20:18:00Z" w:id="18899">
            <w:rPr>
              <w:rFonts w:ascii="Times New Roman"/>
              <w:color w:val="000000"/>
            </w:rPr>
          </w:rPrChange>
        </w:rPr>
        <w:t>Consectetur,</w:t>
      </w:r>
      <w:r w:rsidR="00A96A35" w:rsidRPr="0027638C">
        <w:rPr>
          <w:sz w:val="24"/>
          <w:rPrChange w16du:dateUtc="2026-07-07T18:18:00Z" w:author="Author" w:date="2026-07-07T20:18:00Z" w:id="18900">
            <w:rPr>
              <w:rFonts w:ascii="Times New Roman"/>
              <w:color w:val="000000"/>
              <w:spacing w:val="6"/>
            </w:rPr>
          </w:rPrChange>
        </w:rPr>
        <w:t xml:space="preserve"> </w:t>
      </w:r>
      <w:r w:rsidR="00A96A35" w:rsidRPr="0027638C">
        <w:rPr>
          <w:sz w:val="24"/>
          <w:rPrChange w16du:dateUtc="2026-07-07T18:18:00Z" w:author="Author" w:date="2026-07-07T20:18:00Z" w:id="18901">
            <w:rPr>
              <w:rFonts w:ascii="Times New Roman"/>
              <w:color w:val="000000"/>
            </w:rPr>
          </w:rPrChange>
        </w:rPr>
        <w:t>adipiscing</w:t>
      </w:r>
      <w:r w:rsidR="00A96A35" w:rsidRPr="0027638C">
        <w:rPr>
          <w:sz w:val="24"/>
          <w:rPrChange w16du:dateUtc="2026-07-07T18:18:00Z" w:author="Author" w:date="2026-07-07T20:18:00Z" w:id="18902">
            <w:rPr>
              <w:rFonts w:ascii="Times New Roman"/>
              <w:color w:val="000000"/>
              <w:spacing w:val="6"/>
            </w:rPr>
          </w:rPrChange>
        </w:rPr>
        <w:t xml:space="preserve"> </w:t>
      </w:r>
      <w:r w:rsidR="00A96A35" w:rsidRPr="0027638C">
        <w:rPr>
          <w:sz w:val="24"/>
          <w:rPrChange w16du:dateUtc="2026-07-07T18:18:00Z" w:author="Author" w:date="2026-07-07T20:18:00Z" w:id="18903">
            <w:rPr>
              <w:rFonts w:ascii="Times New Roman"/>
              <w:color w:val="000000"/>
            </w:rPr>
          </w:rPrChange>
        </w:rPr>
        <w:t>elit</w:t>
      </w:r>
      <w:r w:rsidR="00A96A35" w:rsidRPr="0027638C">
        <w:rPr>
          <w:sz w:val="24"/>
          <w:rPrChange w16du:dateUtc="2026-07-07T18:18:00Z" w:author="Author" w:date="2026-07-07T20:18:00Z" w:id="18904">
            <w:rPr>
              <w:rFonts w:ascii="Times New Roman"/>
              <w:color w:val="000000"/>
              <w:spacing w:val="6"/>
            </w:rPr>
          </w:rPrChange>
        </w:rPr>
        <w:t xml:space="preserve"> </w:t>
      </w:r>
      <w:r w:rsidR="00A96A35" w:rsidRPr="0027638C">
        <w:rPr>
          <w:sz w:val="24"/>
          <w:rPrChange w16du:dateUtc="2026-07-07T18:18:00Z" w:author="Author" w:date="2026-07-07T20:18:00Z" w:id="18905">
            <w:rPr>
              <w:rFonts w:ascii="Times New Roman"/>
              <w:color w:val="000000"/>
            </w:rPr>
          </w:rPrChange>
        </w:rPr>
        <w:t>sed</w:t>
      </w:r>
      <w:r w:rsidR="00A96A35" w:rsidRPr="0027638C">
        <w:rPr>
          <w:sz w:val="24"/>
          <w:rPrChange w16du:dateUtc="2026-07-07T18:18:00Z" w:author="Author" w:date="2026-07-07T20:18:00Z" w:id="18906">
            <w:rPr>
              <w:rFonts w:ascii="Times New Roman"/>
              <w:color w:val="000000"/>
              <w:spacing w:val="6"/>
            </w:rPr>
          </w:rPrChange>
        </w:rPr>
        <w:t xml:space="preserve"> </w:t>
      </w:r>
      <w:r w:rsidR="00A96A35" w:rsidRPr="0027638C">
        <w:rPr>
          <w:sz w:val="24"/>
          <w:rPrChange w16du:dateUtc="2026-07-07T18:18:00Z" w:author="Author" w:date="2026-07-07T20:18:00Z" w:id="18907">
            <w:rPr>
              <w:rFonts w:ascii="Times New Roman"/>
              <w:color w:val="000000"/>
            </w:rPr>
          </w:rPrChange>
        </w:rPr>
        <w:t>do</w:t>
      </w:r>
      <w:r w:rsidR="00A96A35" w:rsidRPr="0027638C">
        <w:rPr>
          <w:sz w:val="24"/>
          <w:rPrChange w16du:dateUtc="2026-07-07T18:18:00Z" w:author="Author" w:date="2026-07-07T20:18:00Z" w:id="18908">
            <w:rPr>
              <w:rFonts w:ascii="Times New Roman"/>
              <w:color w:val="000000"/>
              <w:spacing w:val="6"/>
            </w:rPr>
          </w:rPrChange>
        </w:rPr>
        <w:t xml:space="preserve"> </w:t>
      </w:r>
      <w:r w:rsidR="00A96A35" w:rsidRPr="0027638C">
        <w:rPr>
          <w:sz w:val="24"/>
          <w:rPrChange w16du:dateUtc="2026-07-07T18:18:00Z" w:author="Author" w:date="2026-07-07T20:18:00Z" w:id="18909">
            <w:rPr>
              <w:rFonts w:ascii="Times New Roman"/>
              <w:color w:val="000000"/>
            </w:rPr>
          </w:rPrChange>
        </w:rPr>
        <w:t>eiusmod</w:t>
      </w:r>
      <w:r w:rsidR="00A96A35" w:rsidRPr="0027638C">
        <w:rPr>
          <w:sz w:val="24"/>
          <w:rPrChange w16du:dateUtc="2026-07-07T18:18:00Z" w:author="Author" w:date="2026-07-07T20:18:00Z" w:id="18910">
            <w:rPr>
              <w:rFonts w:ascii="Times New Roman"/>
              <w:color w:val="000000"/>
              <w:spacing w:val="6"/>
            </w:rPr>
          </w:rPrChange>
        </w:rPr>
        <w:t xml:space="preserve"> </w:t>
      </w:r>
      <w:r w:rsidR="00A96A35" w:rsidRPr="0027638C">
        <w:rPr>
          <w:sz w:val="24"/>
          <w:rPrChange w16du:dateUtc="2026-07-07T18:18:00Z" w:author="Author" w:date="2026-07-07T20:18:00Z" w:id="18911">
            <w:rPr>
              <w:rFonts w:ascii="Times New Roman"/>
              <w:color w:val="000000"/>
            </w:rPr>
          </w:rPrChange>
        </w:rPr>
        <w:t>tempor</w:t>
      </w:r>
      <w:r w:rsidR="00A96A35" w:rsidRPr="0027638C">
        <w:rPr>
          <w:sz w:val="24"/>
          <w:rPrChange w16du:dateUtc="2026-07-07T18:18:00Z" w:author="Author" w:date="2026-07-07T20:18:00Z" w:id="18912">
            <w:rPr>
              <w:rFonts w:ascii="Times New Roman"/>
              <w:color w:val="000000"/>
              <w:spacing w:val="6"/>
            </w:rPr>
          </w:rPrChange>
        </w:rPr>
        <w:t xml:space="preserve"> </w:t>
      </w:r>
      <w:r w:rsidR="00A96A35" w:rsidRPr="0027638C">
        <w:rPr>
          <w:sz w:val="24"/>
          <w:rPrChange w16du:dateUtc="2026-07-07T18:18:00Z" w:author="Author" w:date="2026-07-07T20:18:00Z" w:id="18913">
            <w:rPr>
              <w:rFonts w:ascii="Times New Roman"/>
              <w:color w:val="000000"/>
            </w:rPr>
          </w:rPrChange>
        </w:rPr>
        <w:t>incididunt</w:t>
      </w:r>
      <w:r w:rsidR="00A96A35" w:rsidRPr="0027638C">
        <w:rPr>
          <w:sz w:val="24"/>
          <w:rPrChange w16du:dateUtc="2026-07-07T18:18:00Z" w:author="Author" w:date="2026-07-07T20:18:00Z" w:id="18914">
            <w:rPr>
              <w:rFonts w:ascii="Times New Roman"/>
              <w:color w:val="000000"/>
              <w:spacing w:val="6"/>
            </w:rPr>
          </w:rPrChange>
        </w:rPr>
        <w:t xml:space="preserve"> </w:t>
      </w:r>
      <w:r w:rsidR="00A96A35" w:rsidRPr="0027638C">
        <w:rPr>
          <w:sz w:val="24"/>
          <w:rPrChange w16du:dateUtc="2026-07-07T18:18:00Z" w:author="Author" w:date="2026-07-07T20:18:00Z" w:id="18915">
            <w:rPr>
              <w:rFonts w:ascii="Times New Roman"/>
              <w:color w:val="000000"/>
            </w:rPr>
          </w:rPrChange>
        </w:rPr>
        <w:t>ut</w:t>
      </w:r>
      <w:r w:rsidR="00A96A35" w:rsidRPr="0027638C">
        <w:rPr>
          <w:sz w:val="24"/>
          <w:rPrChange w16du:dateUtc="2026-07-07T18:18:00Z" w:author="Author" w:date="2026-07-07T20:18:00Z" w:id="18916">
            <w:rPr>
              <w:rFonts w:ascii="Times New Roman"/>
              <w:color w:val="000000"/>
              <w:spacing w:val="6"/>
            </w:rPr>
          </w:rPrChange>
        </w:rPr>
        <w:t xml:space="preserve"> </w:t>
      </w:r>
      <w:r w:rsidR="00A96A35" w:rsidRPr="0027638C">
        <w:rPr>
          <w:sz w:val="24"/>
          <w:rPrChange w16du:dateUtc="2026-07-07T18:18:00Z" w:author="Author" w:date="2026-07-07T20:18:00Z" w:id="18917">
            <w:rPr>
              <w:rFonts w:ascii="Times New Roman"/>
              <w:color w:val="000000"/>
            </w:rPr>
          </w:rPrChange>
        </w:rPr>
        <w:t>Labore</w:t>
      </w:r>
      <w:r w:rsidR="00A96A35" w:rsidRPr="0027638C">
        <w:rPr>
          <w:sz w:val="24"/>
          <w:rPrChange w16du:dateUtc="2026-07-07T18:18:00Z" w:author="Author" w:date="2026-07-07T20:18:00Z" w:id="18918">
            <w:rPr>
              <w:rFonts w:ascii="Times New Roman"/>
              <w:color w:val="000000"/>
              <w:spacing w:val="6"/>
            </w:rPr>
          </w:rPrChange>
        </w:rPr>
        <w:t xml:space="preserve"> </w:t>
      </w:r>
      <w:r w:rsidR="00A96A35" w:rsidRPr="0027638C">
        <w:rPr>
          <w:sz w:val="24"/>
          <w:rPrChange w16du:dateUtc="2026-07-07T18:18:00Z" w:author="Author" w:date="2026-07-07T20:18:00Z" w:id="18919">
            <w:rPr>
              <w:rFonts w:ascii="Times New Roman"/>
              <w:color w:val="000000"/>
            </w:rPr>
          </w:rPrChange>
        </w:rPr>
        <w:t>et</w:t>
      </w:r>
      <w:r w:rsidR="00A96A35" w:rsidRPr="0027638C">
        <w:rPr>
          <w:sz w:val="24"/>
          <w:rPrChange w16du:dateUtc="2026-07-07T18:18:00Z" w:author="Author" w:date="2026-07-07T20:18:00Z" w:id="18920">
            <w:rPr>
              <w:rFonts w:ascii="Times New Roman"/>
              <w:color w:val="000000"/>
              <w:spacing w:val="6"/>
            </w:rPr>
          </w:rPrChange>
        </w:rPr>
        <w:t xml:space="preserve"> </w:t>
      </w:r>
      <w:r w:rsidR="00A96A35" w:rsidRPr="0027638C">
        <w:rPr>
          <w:sz w:val="24"/>
          <w:rPrChange w16du:dateUtc="2026-07-07T18:18:00Z" w:author="Author" w:date="2026-07-07T20:18:00Z" w:id="18921">
            <w:rPr>
              <w:rFonts w:ascii="Times New Roman"/>
              <w:color w:val="000000"/>
            </w:rPr>
          </w:rPrChange>
        </w:rPr>
        <w:t>dolore,</w:t>
      </w:r>
      <w:r w:rsidR="00A96A35" w:rsidRPr="0027638C">
        <w:rPr>
          <w:sz w:val="24"/>
          <w:rPrChange w16du:dateUtc="2026-07-07T18:18:00Z" w:author="Author" w:date="2026-07-07T20:18:00Z" w:id="18922">
            <w:rPr>
              <w:rFonts w:ascii="Times New Roman"/>
              <w:color w:val="000000"/>
              <w:spacing w:val="6"/>
            </w:rPr>
          </w:rPrChange>
        </w:rPr>
        <w:t xml:space="preserve"> </w:t>
      </w:r>
      <w:r w:rsidR="00A96A35" w:rsidRPr="0027638C">
        <w:rPr>
          <w:sz w:val="24"/>
          <w:rPrChange w16du:dateUtc="2026-07-07T18:18:00Z" w:author="Author" w:date="2026-07-07T20:18:00Z" w:id="18923">
            <w:rPr>
              <w:rFonts w:ascii="Times New Roman" w:hAnsi="Times New Roman"/>
              <w:color w:val="000000"/>
            </w:rPr>
          </w:rPrChange>
        </w:rPr>
        <w:t>magna</w:t>
      </w:r>
      <w:del w16du:dateUtc="2026-07-07T18:18:00Z" w:author="Author" w:date="2026-07-07T20:18:00Z" w:id="18924">
        <w:r>
          <w:rPr>
            <w:color w:val="000000"/>
          </w:rPr>
          <w:cr/>
        </w:r>
      </w:del>
      <w:r w:rsidR="00A96A35" w:rsidRPr="0027638C">
        <w:rPr>
          <w:sz w:val="24"/>
          <w:rPrChange w16du:dateUtc="2026-07-07T18:18:00Z" w:author="Author" w:date="2026-07-07T20:18:00Z" w:id="18925">
            <w:rPr>
              <w:rFonts w:ascii="Times New Roman"/>
              <w:color w:val="000000"/>
              <w:spacing w:val="665"/>
            </w:rPr>
          </w:rPrChange>
        </w:rPr>
        <w:t xml:space="preserve"> </w:t>
      </w:r>
      <w:r w:rsidR="00A96A35" w:rsidRPr="0027638C">
        <w:rPr>
          <w:sz w:val="24"/>
          <w:rPrChange w16du:dateUtc="2026-07-07T18:18:00Z" w:author="Author" w:date="2026-07-07T20:18:00Z" w:id="18926">
            <w:rPr>
              <w:rFonts w:ascii="Times New Roman"/>
              <w:color w:val="000000"/>
            </w:rPr>
          </w:rPrChange>
        </w:rPr>
        <w:t xml:space="preserve">aliqua lorem ipsum </w:t>
      </w:r>
      <w:r w:rsidR="00A96A35" w:rsidRPr="0027638C">
        <w:rPr>
          <w:sz w:val="24"/>
          <w:rPrChange w16du:dateUtc="2026-07-07T18:18:00Z" w:author="Author" w:date="2026-07-07T20:18:00Z" w:id="18927">
            <w:rPr>
              <w:rFonts w:ascii="Times New Roman"/>
              <w:color w:val="000000"/>
            </w:rPr>
          </w:rPrChange>
        </w:rPr>
        <w:lastRenderedPageBreak/>
        <w:t>dolor sit amet consectetur adipiscing elit sed Do.</w:t>
      </w:r>
    </w:p>
    <w:p w14:paraId="584D9215" w14:textId="77777777" w:rsidR="009609E8" w:rsidRDefault="00000000" w:rsidRPr="0027638C">
      <w:pPr>
        <w:pStyle w:val="ListParagraph"/>
        <w:numPr>
          <w:ilvl w:val="1"/>
          <w:numId w:val="5"/>
        </w:numPr>
        <w:tabs>
          <w:tab w:pos="1438" w:val="left"/>
          <w:tab w:pos="1440" w:val="left"/>
        </w:tabs>
        <w:ind w:right="354"/>
        <w:rPr>
          <w:sz w:val="24"/>
          <w:rPrChange w16du:dateUtc="2026-07-07T18:18:00Z" w:author="Author" w:date="2026-07-07T20:18:00Z" w:id="18928">
            <w:rPr>
              <w:rFonts w:ascii="Times New Roman"/>
              <w:color w:val="000000"/>
            </w:rPr>
          </w:rPrChange>
        </w:rPr>
        <w:pPrChange w16du:dateUtc="2026-07-07T18:18:00Z" w:author="Author" w:date="2026-07-07T20:18:00Z" w:id="18929">
          <w:pPr>
            <w:spacing w:after="0" w:before="242" w:line="253" w:lineRule="exact"/>
            <w:jc w:val="left"/>
          </w:pPr>
        </w:pPrChange>
      </w:pPr>
      <w:del w16du:dateUtc="2026-07-07T18:18:00Z" w:author="Author" w:date="2026-07-07T20:18:00Z" w:id="18930">
        <w:r>
          <w:rPr>
            <w:color w:val="000000"/>
          </w:rPr>
          <w:delText>(l)</w:delText>
        </w:r>
        <w:r>
          <w:rPr>
            <w:color w:val="000000"/>
            <w:spacing w:val="457"/>
          </w:rPr>
          <w:delText xml:space="preserve"> </w:delText>
        </w:r>
      </w:del>
      <w:r w:rsidR="00A96A35" w:rsidRPr="0027638C">
        <w:rPr>
          <w:sz w:val="24"/>
          <w:u w:val="single"/>
          <w:rPrChange w16du:dateUtc="2026-07-07T18:18:00Z" w:author="Author" w:date="2026-07-07T20:18:00Z" w:id="18931">
            <w:rPr>
              <w:rFonts w:ascii="Times New Roman"/>
              <w:color w:val="000000"/>
              <w:u w:val="single"/>
            </w:rPr>
          </w:rPrChange>
        </w:rPr>
        <w:t>Eiusmod.</w:t>
      </w:r>
      <w:r w:rsidR="00A96A35" w:rsidRPr="0027638C">
        <w:rPr>
          <w:sz w:val="24"/>
          <w:rPrChange w16du:dateUtc="2026-07-07T18:18:00Z" w:author="Author" w:date="2026-07-07T20:18:00Z" w:id="18932">
            <w:rPr>
              <w:rFonts w:ascii="Times New Roman"/>
              <w:color w:val="000000"/>
              <w:spacing w:val="27"/>
            </w:rPr>
          </w:rPrChange>
        </w:rPr>
        <w:t xml:space="preserve"> </w:t>
      </w:r>
      <w:r w:rsidR="00A96A35" w:rsidRPr="0027638C">
        <w:rPr>
          <w:sz w:val="24"/>
          <w:rPrChange w16du:dateUtc="2026-07-07T18:18:00Z" w:author="Author" w:date="2026-07-07T20:18:00Z" w:id="18933">
            <w:rPr>
              <w:rFonts w:ascii="Times New Roman"/>
              <w:color w:val="000000"/>
            </w:rPr>
          </w:rPrChange>
        </w:rPr>
        <w:t>Tempor</w:t>
      </w:r>
      <w:r w:rsidR="00A96A35" w:rsidRPr="0027638C">
        <w:rPr>
          <w:sz w:val="24"/>
          <w:rPrChange w16du:dateUtc="2026-07-07T18:18:00Z" w:author="Author" w:date="2026-07-07T20:18:00Z" w:id="18934">
            <w:rPr>
              <w:rFonts w:ascii="Times New Roman"/>
              <w:color w:val="000000"/>
              <w:spacing w:val="27"/>
            </w:rPr>
          </w:rPrChange>
        </w:rPr>
        <w:t xml:space="preserve"> </w:t>
      </w:r>
      <w:r w:rsidR="00A96A35" w:rsidRPr="0027638C">
        <w:rPr>
          <w:sz w:val="24"/>
          <w:rPrChange w16du:dateUtc="2026-07-07T18:18:00Z" w:author="Author" w:date="2026-07-07T20:18:00Z" w:id="18935">
            <w:rPr>
              <w:rFonts w:ascii="Times New Roman"/>
              <w:color w:val="000000"/>
            </w:rPr>
          </w:rPrChange>
        </w:rPr>
        <w:t>incididunt,</w:t>
      </w:r>
      <w:r w:rsidR="00A96A35" w:rsidRPr="0027638C">
        <w:rPr>
          <w:sz w:val="24"/>
          <w:rPrChange w16du:dateUtc="2026-07-07T18:18:00Z" w:author="Author" w:date="2026-07-07T20:18:00Z" w:id="18936">
            <w:rPr>
              <w:rFonts w:ascii="Times New Roman"/>
              <w:color w:val="000000"/>
              <w:spacing w:val="27"/>
            </w:rPr>
          </w:rPrChange>
        </w:rPr>
        <w:t xml:space="preserve"> </w:t>
      </w:r>
      <w:r w:rsidR="00A96A35" w:rsidRPr="0027638C">
        <w:rPr>
          <w:sz w:val="24"/>
          <w:rPrChange w16du:dateUtc="2026-07-07T18:18:00Z" w:author="Author" w:date="2026-07-07T20:18:00Z" w:id="18937">
            <w:rPr>
              <w:rFonts w:ascii="Times New Roman"/>
              <w:color w:val="000000"/>
            </w:rPr>
          </w:rPrChange>
        </w:rPr>
        <w:t>ut,</w:t>
      </w:r>
      <w:r w:rsidR="00A96A35" w:rsidRPr="0027638C">
        <w:rPr>
          <w:sz w:val="24"/>
          <w:rPrChange w16du:dateUtc="2026-07-07T18:18:00Z" w:author="Author" w:date="2026-07-07T20:18:00Z" w:id="18938">
            <w:rPr>
              <w:rFonts w:ascii="Times New Roman"/>
              <w:color w:val="000000"/>
              <w:spacing w:val="27"/>
            </w:rPr>
          </w:rPrChange>
        </w:rPr>
        <w:t xml:space="preserve"> </w:t>
      </w:r>
      <w:r w:rsidR="00A96A35" w:rsidRPr="0027638C">
        <w:rPr>
          <w:sz w:val="24"/>
          <w:rPrChange w16du:dateUtc="2026-07-07T18:18:00Z" w:author="Author" w:date="2026-07-07T20:18:00Z" w:id="18939">
            <w:rPr>
              <w:rFonts w:ascii="Times New Roman"/>
              <w:color w:val="000000"/>
            </w:rPr>
          </w:rPrChange>
        </w:rPr>
        <w:t>labore,</w:t>
      </w:r>
      <w:r w:rsidR="00A96A35" w:rsidRPr="0027638C">
        <w:rPr>
          <w:sz w:val="24"/>
          <w:rPrChange w16du:dateUtc="2026-07-07T18:18:00Z" w:author="Author" w:date="2026-07-07T20:18:00Z" w:id="18940">
            <w:rPr>
              <w:rFonts w:ascii="Times New Roman"/>
              <w:color w:val="000000"/>
              <w:spacing w:val="27"/>
            </w:rPr>
          </w:rPrChange>
        </w:rPr>
        <w:t xml:space="preserve"> </w:t>
      </w:r>
      <w:r w:rsidR="00A96A35" w:rsidRPr="0027638C">
        <w:rPr>
          <w:sz w:val="24"/>
          <w:rPrChange w16du:dateUtc="2026-07-07T18:18:00Z" w:author="Author" w:date="2026-07-07T20:18:00Z" w:id="18941">
            <w:rPr>
              <w:rFonts w:ascii="Times New Roman"/>
              <w:color w:val="000000"/>
            </w:rPr>
          </w:rPrChange>
        </w:rPr>
        <w:t>et,</w:t>
      </w:r>
      <w:r w:rsidR="00A96A35" w:rsidRPr="0027638C">
        <w:rPr>
          <w:sz w:val="24"/>
          <w:rPrChange w16du:dateUtc="2026-07-07T18:18:00Z" w:author="Author" w:date="2026-07-07T20:18:00Z" w:id="18942">
            <w:rPr>
              <w:rFonts w:ascii="Times New Roman"/>
              <w:color w:val="000000"/>
              <w:spacing w:val="27"/>
            </w:rPr>
          </w:rPrChange>
        </w:rPr>
        <w:t xml:space="preserve"> </w:t>
      </w:r>
      <w:r w:rsidR="00A96A35" w:rsidRPr="0027638C">
        <w:rPr>
          <w:sz w:val="24"/>
          <w:rPrChange w16du:dateUtc="2026-07-07T18:18:00Z" w:author="Author" w:date="2026-07-07T20:18:00Z" w:id="18943">
            <w:rPr>
              <w:rFonts w:ascii="Times New Roman"/>
              <w:color w:val="000000"/>
            </w:rPr>
          </w:rPrChange>
        </w:rPr>
        <w:t>dolore</w:t>
      </w:r>
      <w:r w:rsidR="00A96A35" w:rsidRPr="0027638C">
        <w:rPr>
          <w:sz w:val="24"/>
          <w:rPrChange w16du:dateUtc="2026-07-07T18:18:00Z" w:author="Author" w:date="2026-07-07T20:18:00Z" w:id="18944">
            <w:rPr>
              <w:rFonts w:ascii="Times New Roman"/>
              <w:color w:val="000000"/>
              <w:spacing w:val="27"/>
            </w:rPr>
          </w:rPrChange>
        </w:rPr>
        <w:t xml:space="preserve"> </w:t>
      </w:r>
      <w:r w:rsidR="00A96A35" w:rsidRPr="0027638C">
        <w:rPr>
          <w:sz w:val="24"/>
          <w:rPrChange w16du:dateUtc="2026-07-07T18:18:00Z" w:author="Author" w:date="2026-07-07T20:18:00Z" w:id="18945">
            <w:rPr>
              <w:rFonts w:ascii="Times New Roman"/>
              <w:color w:val="000000"/>
            </w:rPr>
          </w:rPrChange>
        </w:rPr>
        <w:t>magna</w:t>
      </w:r>
      <w:r w:rsidR="00A96A35" w:rsidRPr="0027638C">
        <w:rPr>
          <w:sz w:val="24"/>
          <w:rPrChange w16du:dateUtc="2026-07-07T18:18:00Z" w:author="Author" w:date="2026-07-07T20:18:00Z" w:id="18946">
            <w:rPr>
              <w:rFonts w:ascii="Times New Roman"/>
              <w:color w:val="000000"/>
              <w:spacing w:val="27"/>
            </w:rPr>
          </w:rPrChange>
        </w:rPr>
        <w:t xml:space="preserve"> </w:t>
      </w:r>
      <w:r w:rsidR="00A96A35" w:rsidRPr="0027638C">
        <w:rPr>
          <w:sz w:val="24"/>
          <w:rPrChange w16du:dateUtc="2026-07-07T18:18:00Z" w:author="Author" w:date="2026-07-07T20:18:00Z" w:id="18947">
            <w:rPr>
              <w:rFonts w:ascii="Times New Roman"/>
              <w:color w:val="000000"/>
            </w:rPr>
          </w:rPrChange>
        </w:rPr>
        <w:t>aliqua</w:t>
      </w:r>
      <w:r w:rsidR="00A96A35" w:rsidRPr="0027638C">
        <w:rPr>
          <w:sz w:val="24"/>
          <w:rPrChange w16du:dateUtc="2026-07-07T18:18:00Z" w:author="Author" w:date="2026-07-07T20:18:00Z" w:id="18948">
            <w:rPr>
              <w:rFonts w:ascii="Times New Roman"/>
              <w:color w:val="000000"/>
              <w:spacing w:val="27"/>
            </w:rPr>
          </w:rPrChange>
        </w:rPr>
        <w:t xml:space="preserve"> </w:t>
      </w:r>
      <w:r w:rsidR="00A96A35" w:rsidRPr="0027638C">
        <w:rPr>
          <w:sz w:val="24"/>
          <w:rPrChange w16du:dateUtc="2026-07-07T18:18:00Z" w:author="Author" w:date="2026-07-07T20:18:00Z" w:id="18949">
            <w:rPr>
              <w:rFonts w:ascii="Times New Roman" w:hAnsi="Times New Roman"/>
              <w:color w:val="000000"/>
            </w:rPr>
          </w:rPrChange>
        </w:rPr>
        <w:t>lorem</w:t>
      </w:r>
      <w:del w16du:dateUtc="2026-07-07T18:18:00Z" w:author="Author" w:date="2026-07-07T20:18:00Z" w:id="18950">
        <w:r>
          <w:rPr>
            <w:color w:val="000000"/>
          </w:rPr>
          <w:cr/>
        </w:r>
      </w:del>
      <w:r w:rsidR="00A96A35" w:rsidRPr="0027638C">
        <w:rPr>
          <w:sz w:val="24"/>
          <w:rPrChange w16du:dateUtc="2026-07-07T18:18:00Z" w:author="Author" w:date="2026-07-07T20:18:00Z" w:id="18951">
            <w:rPr>
              <w:rFonts w:ascii="Times New Roman"/>
              <w:color w:val="000000"/>
              <w:spacing w:val="665"/>
            </w:rPr>
          </w:rPrChange>
        </w:rPr>
        <w:t xml:space="preserve"> </w:t>
      </w:r>
      <w:r w:rsidR="00A96A35" w:rsidRPr="0027638C">
        <w:rPr>
          <w:sz w:val="24"/>
          <w:rPrChange w16du:dateUtc="2026-07-07T18:18:00Z" w:author="Author" w:date="2026-07-07T20:18:00Z" w:id="18952">
            <w:rPr>
              <w:rFonts w:ascii="Times New Roman"/>
              <w:color w:val="000000"/>
            </w:rPr>
          </w:rPrChange>
        </w:rPr>
        <w:t>Ipsum</w:t>
      </w:r>
      <w:r w:rsidR="00A96A35" w:rsidRPr="0027638C">
        <w:rPr>
          <w:sz w:val="24"/>
          <w:rPrChange w16du:dateUtc="2026-07-07T18:18:00Z" w:author="Author" w:date="2026-07-07T20:18:00Z" w:id="18953">
            <w:rPr>
              <w:rFonts w:ascii="Times New Roman"/>
              <w:color w:val="000000"/>
              <w:spacing w:val="31"/>
            </w:rPr>
          </w:rPrChange>
        </w:rPr>
        <w:t xml:space="preserve"> </w:t>
      </w:r>
      <w:r w:rsidR="00A96A35" w:rsidRPr="0027638C">
        <w:rPr>
          <w:sz w:val="24"/>
          <w:rPrChange w16du:dateUtc="2026-07-07T18:18:00Z" w:author="Author" w:date="2026-07-07T20:18:00Z" w:id="18954">
            <w:rPr>
              <w:rFonts w:ascii="Times New Roman"/>
              <w:color w:val="000000"/>
            </w:rPr>
          </w:rPrChange>
        </w:rPr>
        <w:t>dolor,</w:t>
      </w:r>
      <w:r w:rsidR="00A96A35" w:rsidRPr="0027638C">
        <w:rPr>
          <w:sz w:val="24"/>
          <w:rPrChange w16du:dateUtc="2026-07-07T18:18:00Z" w:author="Author" w:date="2026-07-07T20:18:00Z" w:id="18955">
            <w:rPr>
              <w:rFonts w:ascii="Times New Roman"/>
              <w:color w:val="000000"/>
              <w:spacing w:val="31"/>
            </w:rPr>
          </w:rPrChange>
        </w:rPr>
        <w:t xml:space="preserve"> </w:t>
      </w:r>
      <w:r w:rsidR="00A96A35" w:rsidRPr="0027638C">
        <w:rPr>
          <w:sz w:val="24"/>
          <w:rPrChange w16du:dateUtc="2026-07-07T18:18:00Z" w:author="Author" w:date="2026-07-07T20:18:00Z" w:id="18956">
            <w:rPr>
              <w:rFonts w:ascii="Times New Roman"/>
              <w:color w:val="000000"/>
            </w:rPr>
          </w:rPrChange>
        </w:rPr>
        <w:t>sit</w:t>
      </w:r>
      <w:r w:rsidR="00A96A35" w:rsidRPr="0027638C">
        <w:rPr>
          <w:sz w:val="24"/>
          <w:rPrChange w16du:dateUtc="2026-07-07T18:18:00Z" w:author="Author" w:date="2026-07-07T20:18:00Z" w:id="18957">
            <w:rPr>
              <w:rFonts w:ascii="Times New Roman"/>
              <w:color w:val="000000"/>
              <w:spacing w:val="31"/>
            </w:rPr>
          </w:rPrChange>
        </w:rPr>
        <w:t xml:space="preserve"> </w:t>
      </w:r>
      <w:r w:rsidR="00A96A35" w:rsidRPr="0027638C">
        <w:rPr>
          <w:sz w:val="24"/>
          <w:rPrChange w16du:dateUtc="2026-07-07T18:18:00Z" w:author="Author" w:date="2026-07-07T20:18:00Z" w:id="18958">
            <w:rPr>
              <w:rFonts w:ascii="Times New Roman"/>
              <w:color w:val="000000"/>
            </w:rPr>
          </w:rPrChange>
        </w:rPr>
        <w:t>amet</w:t>
      </w:r>
      <w:r w:rsidR="00A96A35" w:rsidRPr="0027638C">
        <w:rPr>
          <w:sz w:val="24"/>
          <w:rPrChange w16du:dateUtc="2026-07-07T18:18:00Z" w:author="Author" w:date="2026-07-07T20:18:00Z" w:id="18959">
            <w:rPr>
              <w:rFonts w:ascii="Times New Roman"/>
              <w:color w:val="000000"/>
              <w:spacing w:val="31"/>
            </w:rPr>
          </w:rPrChange>
        </w:rPr>
        <w:t xml:space="preserve"> </w:t>
      </w:r>
      <w:r w:rsidR="00A96A35" w:rsidRPr="0027638C">
        <w:rPr>
          <w:sz w:val="24"/>
          <w:rPrChange w16du:dateUtc="2026-07-07T18:18:00Z" w:author="Author" w:date="2026-07-07T20:18:00Z" w:id="18960">
            <w:rPr>
              <w:rFonts w:ascii="Times New Roman"/>
              <w:color w:val="000000"/>
            </w:rPr>
          </w:rPrChange>
        </w:rPr>
        <w:t>consectetur</w:t>
      </w:r>
      <w:r w:rsidR="00A96A35" w:rsidRPr="0027638C">
        <w:rPr>
          <w:sz w:val="24"/>
          <w:rPrChange w16du:dateUtc="2026-07-07T18:18:00Z" w:author="Author" w:date="2026-07-07T20:18:00Z" w:id="18961">
            <w:rPr>
              <w:rFonts w:ascii="Times New Roman"/>
              <w:color w:val="000000"/>
              <w:spacing w:val="31"/>
            </w:rPr>
          </w:rPrChange>
        </w:rPr>
        <w:t xml:space="preserve"> </w:t>
      </w:r>
      <w:r w:rsidR="00A96A35" w:rsidRPr="0027638C">
        <w:rPr>
          <w:sz w:val="24"/>
          <w:rPrChange w16du:dateUtc="2026-07-07T18:18:00Z" w:author="Author" w:date="2026-07-07T20:18:00Z" w:id="18962">
            <w:rPr>
              <w:rFonts w:ascii="Times New Roman"/>
              <w:color w:val="000000"/>
            </w:rPr>
          </w:rPrChange>
        </w:rPr>
        <w:t>adipiscing</w:t>
      </w:r>
      <w:r w:rsidR="00A96A35" w:rsidRPr="0027638C">
        <w:rPr>
          <w:sz w:val="24"/>
          <w:rPrChange w16du:dateUtc="2026-07-07T18:18:00Z" w:author="Author" w:date="2026-07-07T20:18:00Z" w:id="18963">
            <w:rPr>
              <w:rFonts w:ascii="Times New Roman"/>
              <w:color w:val="000000"/>
              <w:spacing w:val="31"/>
            </w:rPr>
          </w:rPrChange>
        </w:rPr>
        <w:t xml:space="preserve"> </w:t>
      </w:r>
      <w:r w:rsidR="00A96A35" w:rsidRPr="0027638C">
        <w:rPr>
          <w:sz w:val="24"/>
          <w:rPrChange w16du:dateUtc="2026-07-07T18:18:00Z" w:author="Author" w:date="2026-07-07T20:18:00Z" w:id="18964">
            <w:rPr>
              <w:rFonts w:ascii="Times New Roman"/>
              <w:color w:val="000000"/>
            </w:rPr>
          </w:rPrChange>
        </w:rPr>
        <w:t>elit</w:t>
      </w:r>
      <w:r w:rsidR="00A96A35" w:rsidRPr="0027638C">
        <w:rPr>
          <w:sz w:val="24"/>
          <w:rPrChange w16du:dateUtc="2026-07-07T18:18:00Z" w:author="Author" w:date="2026-07-07T20:18:00Z" w:id="18965">
            <w:rPr>
              <w:rFonts w:ascii="Times New Roman"/>
              <w:color w:val="000000"/>
              <w:spacing w:val="31"/>
            </w:rPr>
          </w:rPrChange>
        </w:rPr>
        <w:t xml:space="preserve"> </w:t>
      </w:r>
      <w:r w:rsidR="00A96A35" w:rsidRPr="0027638C">
        <w:rPr>
          <w:sz w:val="24"/>
          <w:rPrChange w16du:dateUtc="2026-07-07T18:18:00Z" w:author="Author" w:date="2026-07-07T20:18:00Z" w:id="18966">
            <w:rPr>
              <w:rFonts w:ascii="Times New Roman"/>
              <w:color w:val="000000"/>
            </w:rPr>
          </w:rPrChange>
        </w:rPr>
        <w:t>sed</w:t>
      </w:r>
      <w:r w:rsidR="00A96A35" w:rsidRPr="0027638C">
        <w:rPr>
          <w:sz w:val="24"/>
          <w:rPrChange w16du:dateUtc="2026-07-07T18:18:00Z" w:author="Author" w:date="2026-07-07T20:18:00Z" w:id="18967">
            <w:rPr>
              <w:rFonts w:ascii="Times New Roman"/>
              <w:color w:val="000000"/>
              <w:spacing w:val="31"/>
            </w:rPr>
          </w:rPrChange>
        </w:rPr>
        <w:t xml:space="preserve"> </w:t>
      </w:r>
      <w:r w:rsidR="00A96A35" w:rsidRPr="0027638C">
        <w:rPr>
          <w:sz w:val="24"/>
          <w:rPrChange w16du:dateUtc="2026-07-07T18:18:00Z" w:author="Author" w:date="2026-07-07T20:18:00Z" w:id="18968">
            <w:rPr>
              <w:rFonts w:ascii="Times New Roman"/>
              <w:color w:val="000000"/>
            </w:rPr>
          </w:rPrChange>
        </w:rPr>
        <w:t>Do,</w:t>
      </w:r>
      <w:r w:rsidR="00A96A35" w:rsidRPr="0027638C">
        <w:rPr>
          <w:sz w:val="24"/>
          <w:rPrChange w16du:dateUtc="2026-07-07T18:18:00Z" w:author="Author" w:date="2026-07-07T20:18:00Z" w:id="18969">
            <w:rPr>
              <w:rFonts w:ascii="Times New Roman"/>
              <w:color w:val="000000"/>
              <w:spacing w:val="31"/>
            </w:rPr>
          </w:rPrChange>
        </w:rPr>
        <w:t xml:space="preserve"> </w:t>
      </w:r>
      <w:r w:rsidR="00A96A35" w:rsidRPr="0027638C">
        <w:rPr>
          <w:sz w:val="24"/>
          <w:rPrChange w16du:dateUtc="2026-07-07T18:18:00Z" w:author="Author" w:date="2026-07-07T20:18:00Z" w:id="18970">
            <w:rPr>
              <w:rFonts w:ascii="Times New Roman"/>
              <w:color w:val="000000"/>
            </w:rPr>
          </w:rPrChange>
        </w:rPr>
        <w:t>eiusmod</w:t>
      </w:r>
      <w:r w:rsidR="00A96A35" w:rsidRPr="0027638C">
        <w:rPr>
          <w:sz w:val="24"/>
          <w:rPrChange w16du:dateUtc="2026-07-07T18:18:00Z" w:author="Author" w:date="2026-07-07T20:18:00Z" w:id="18971">
            <w:rPr>
              <w:rFonts w:ascii="Times New Roman"/>
              <w:color w:val="000000"/>
              <w:spacing w:val="31"/>
            </w:rPr>
          </w:rPrChange>
        </w:rPr>
        <w:t xml:space="preserve"> </w:t>
      </w:r>
      <w:r w:rsidR="00A96A35" w:rsidRPr="0027638C">
        <w:rPr>
          <w:sz w:val="24"/>
          <w:rPrChange w16du:dateUtc="2026-07-07T18:18:00Z" w:author="Author" w:date="2026-07-07T20:18:00Z" w:id="18972">
            <w:rPr>
              <w:rFonts w:ascii="Times New Roman"/>
              <w:color w:val="000000"/>
            </w:rPr>
          </w:rPrChange>
        </w:rPr>
        <w:t>tempor</w:t>
      </w:r>
      <w:r w:rsidR="00A96A35" w:rsidRPr="0027638C">
        <w:rPr>
          <w:sz w:val="24"/>
          <w:rPrChange w16du:dateUtc="2026-07-07T18:18:00Z" w:author="Author" w:date="2026-07-07T20:18:00Z" w:id="18973">
            <w:rPr>
              <w:rFonts w:ascii="Times New Roman"/>
              <w:color w:val="000000"/>
              <w:spacing w:val="31"/>
            </w:rPr>
          </w:rPrChange>
        </w:rPr>
        <w:t xml:space="preserve"> </w:t>
      </w:r>
      <w:r w:rsidR="00A96A35" w:rsidRPr="0027638C">
        <w:rPr>
          <w:sz w:val="24"/>
          <w:rPrChange w16du:dateUtc="2026-07-07T18:18:00Z" w:author="Author" w:date="2026-07-07T20:18:00Z" w:id="18974">
            <w:rPr>
              <w:rFonts w:ascii="Times New Roman" w:hAnsi="Times New Roman"/>
              <w:color w:val="000000"/>
            </w:rPr>
          </w:rPrChange>
        </w:rPr>
        <w:t>incididunt</w:t>
      </w:r>
      <w:del w16du:dateUtc="2026-07-07T18:18:00Z" w:author="Author" w:date="2026-07-07T20:18:00Z" w:id="18975">
        <w:r>
          <w:rPr>
            <w:color w:val="000000"/>
          </w:rPr>
          <w:cr/>
        </w:r>
      </w:del>
      <w:r w:rsidR="00A96A35" w:rsidRPr="0027638C">
        <w:rPr>
          <w:sz w:val="24"/>
          <w:rPrChange w16du:dateUtc="2026-07-07T18:18:00Z" w:author="Author" w:date="2026-07-07T20:18:00Z" w:id="18976">
            <w:rPr>
              <w:rFonts w:ascii="Times New Roman"/>
              <w:color w:val="000000"/>
              <w:spacing w:val="665"/>
            </w:rPr>
          </w:rPrChange>
        </w:rPr>
        <w:t xml:space="preserve"> </w:t>
      </w:r>
      <w:r w:rsidR="00A96A35" w:rsidRPr="0027638C">
        <w:rPr>
          <w:sz w:val="24"/>
          <w:rPrChange w16du:dateUtc="2026-07-07T18:18:00Z" w:author="Author" w:date="2026-07-07T20:18:00Z" w:id="18977">
            <w:rPr>
              <w:rFonts w:ascii="Times New Roman"/>
              <w:color w:val="000000"/>
            </w:rPr>
          </w:rPrChange>
        </w:rPr>
        <w:t>ut</w:t>
      </w:r>
      <w:r w:rsidR="00A96A35" w:rsidRPr="0027638C">
        <w:rPr>
          <w:spacing w:val="-6"/>
          <w:sz w:val="24"/>
          <w:rPrChange w16du:dateUtc="2026-07-07T18:18:00Z" w:author="Author" w:date="2026-07-07T20:18:00Z" w:id="18978">
            <w:rPr>
              <w:rFonts w:ascii="Times New Roman"/>
              <w:color w:val="000000"/>
              <w:spacing w:val="-3"/>
            </w:rPr>
          </w:rPrChange>
        </w:rPr>
        <w:t xml:space="preserve"> </w:t>
      </w:r>
      <w:r w:rsidR="00A96A35" w:rsidRPr="0027638C">
        <w:rPr>
          <w:sz w:val="24"/>
          <w:rPrChange w16du:dateUtc="2026-07-07T18:18:00Z" w:author="Author" w:date="2026-07-07T20:18:00Z" w:id="18979">
            <w:rPr>
              <w:rFonts w:ascii="Times New Roman"/>
              <w:color w:val="000000"/>
            </w:rPr>
          </w:rPrChange>
        </w:rPr>
        <w:t>labore</w:t>
      </w:r>
      <w:r w:rsidR="00A96A35" w:rsidRPr="0027638C">
        <w:rPr>
          <w:spacing w:val="-6"/>
          <w:sz w:val="24"/>
          <w:rPrChange w16du:dateUtc="2026-07-07T18:18:00Z" w:author="Author" w:date="2026-07-07T20:18:00Z" w:id="18980">
            <w:rPr>
              <w:rFonts w:ascii="Times New Roman"/>
              <w:color w:val="000000"/>
              <w:spacing w:val="-3"/>
            </w:rPr>
          </w:rPrChange>
        </w:rPr>
        <w:t xml:space="preserve"> </w:t>
      </w:r>
      <w:r w:rsidR="00A96A35" w:rsidRPr="0027638C">
        <w:rPr>
          <w:sz w:val="24"/>
          <w:rPrChange w16du:dateUtc="2026-07-07T18:18:00Z" w:author="Author" w:date="2026-07-07T20:18:00Z" w:id="18981">
            <w:rPr>
              <w:rFonts w:ascii="Times New Roman"/>
              <w:color w:val="000000"/>
            </w:rPr>
          </w:rPrChange>
        </w:rPr>
        <w:t>et</w:t>
      </w:r>
      <w:r w:rsidR="00A96A35" w:rsidRPr="0027638C">
        <w:rPr>
          <w:spacing w:val="-6"/>
          <w:sz w:val="24"/>
          <w:rPrChange w16du:dateUtc="2026-07-07T18:18:00Z" w:author="Author" w:date="2026-07-07T20:18:00Z" w:id="18982">
            <w:rPr>
              <w:rFonts w:ascii="Times New Roman"/>
              <w:color w:val="000000"/>
              <w:spacing w:val="-3"/>
            </w:rPr>
          </w:rPrChange>
        </w:rPr>
        <w:t xml:space="preserve"> </w:t>
      </w:r>
      <w:r w:rsidR="00A96A35" w:rsidRPr="0027638C">
        <w:rPr>
          <w:sz w:val="24"/>
          <w:rPrChange w16du:dateUtc="2026-07-07T18:18:00Z" w:author="Author" w:date="2026-07-07T20:18:00Z" w:id="18983">
            <w:rPr>
              <w:rFonts w:ascii="Times New Roman"/>
              <w:color w:val="000000"/>
            </w:rPr>
          </w:rPrChange>
        </w:rPr>
        <w:t>Dolore,</w:t>
      </w:r>
      <w:r w:rsidR="00A96A35" w:rsidRPr="0027638C">
        <w:rPr>
          <w:spacing w:val="-6"/>
          <w:sz w:val="24"/>
          <w:rPrChange w16du:dateUtc="2026-07-07T18:18:00Z" w:author="Author" w:date="2026-07-07T20:18:00Z" w:id="18984">
            <w:rPr>
              <w:rFonts w:ascii="Times New Roman"/>
              <w:color w:val="000000"/>
              <w:spacing w:val="-3"/>
            </w:rPr>
          </w:rPrChange>
        </w:rPr>
        <w:t xml:space="preserve"> </w:t>
      </w:r>
      <w:r w:rsidR="00A96A35" w:rsidRPr="0027638C">
        <w:rPr>
          <w:sz w:val="24"/>
          <w:rPrChange w16du:dateUtc="2026-07-07T18:18:00Z" w:author="Author" w:date="2026-07-07T20:18:00Z" w:id="18985">
            <w:rPr>
              <w:rFonts w:ascii="Times New Roman"/>
              <w:color w:val="000000"/>
            </w:rPr>
          </w:rPrChange>
        </w:rPr>
        <w:t>magna</w:t>
      </w:r>
      <w:r w:rsidR="00A96A35" w:rsidRPr="0027638C">
        <w:rPr>
          <w:spacing w:val="-6"/>
          <w:sz w:val="24"/>
          <w:rPrChange w16du:dateUtc="2026-07-07T18:18:00Z" w:author="Author" w:date="2026-07-07T20:18:00Z" w:id="18986">
            <w:rPr>
              <w:rFonts w:ascii="Times New Roman"/>
              <w:color w:val="000000"/>
              <w:spacing w:val="-3"/>
            </w:rPr>
          </w:rPrChange>
        </w:rPr>
        <w:t xml:space="preserve"> </w:t>
      </w:r>
      <w:r w:rsidR="00A96A35" w:rsidRPr="0027638C">
        <w:rPr>
          <w:sz w:val="24"/>
          <w:rPrChange w16du:dateUtc="2026-07-07T18:18:00Z" w:author="Author" w:date="2026-07-07T20:18:00Z" w:id="18987">
            <w:rPr>
              <w:rFonts w:ascii="Times New Roman"/>
              <w:color w:val="000000"/>
            </w:rPr>
          </w:rPrChange>
        </w:rPr>
        <w:t>aliqua</w:t>
      </w:r>
      <w:r w:rsidR="00A96A35" w:rsidRPr="0027638C">
        <w:rPr>
          <w:spacing w:val="-6"/>
          <w:sz w:val="24"/>
          <w:rPrChange w16du:dateUtc="2026-07-07T18:18:00Z" w:author="Author" w:date="2026-07-07T20:18:00Z" w:id="18988">
            <w:rPr>
              <w:rFonts w:ascii="Times New Roman"/>
              <w:color w:val="000000"/>
              <w:spacing w:val="-3"/>
            </w:rPr>
          </w:rPrChange>
        </w:rPr>
        <w:t xml:space="preserve"> </w:t>
      </w:r>
      <w:r w:rsidR="00A96A35" w:rsidRPr="0027638C">
        <w:rPr>
          <w:sz w:val="24"/>
          <w:rPrChange w16du:dateUtc="2026-07-07T18:18:00Z" w:author="Author" w:date="2026-07-07T20:18:00Z" w:id="18989">
            <w:rPr>
              <w:rFonts w:ascii="Times New Roman"/>
              <w:color w:val="000000"/>
            </w:rPr>
          </w:rPrChange>
        </w:rPr>
        <w:t>lorem</w:t>
      </w:r>
      <w:r w:rsidR="00A96A35" w:rsidRPr="0027638C">
        <w:rPr>
          <w:spacing w:val="-6"/>
          <w:sz w:val="24"/>
          <w:rPrChange w16du:dateUtc="2026-07-07T18:18:00Z" w:author="Author" w:date="2026-07-07T20:18:00Z" w:id="18990">
            <w:rPr>
              <w:rFonts w:ascii="Times New Roman"/>
              <w:color w:val="000000"/>
              <w:spacing w:val="-3"/>
            </w:rPr>
          </w:rPrChange>
        </w:rPr>
        <w:t xml:space="preserve"> </w:t>
      </w:r>
      <w:r w:rsidR="00A96A35" w:rsidRPr="0027638C">
        <w:rPr>
          <w:sz w:val="24"/>
          <w:rPrChange w16du:dateUtc="2026-07-07T18:18:00Z" w:author="Author" w:date="2026-07-07T20:18:00Z" w:id="18991">
            <w:rPr>
              <w:rFonts w:ascii="Times New Roman"/>
              <w:color w:val="000000"/>
            </w:rPr>
          </w:rPrChange>
        </w:rPr>
        <w:t>ipsum</w:t>
      </w:r>
      <w:r w:rsidR="00A96A35" w:rsidRPr="0027638C">
        <w:rPr>
          <w:spacing w:val="-6"/>
          <w:sz w:val="24"/>
          <w:rPrChange w16du:dateUtc="2026-07-07T18:18:00Z" w:author="Author" w:date="2026-07-07T20:18:00Z" w:id="18992">
            <w:rPr>
              <w:rFonts w:ascii="Times New Roman"/>
              <w:color w:val="000000"/>
              <w:spacing w:val="-3"/>
            </w:rPr>
          </w:rPrChange>
        </w:rPr>
        <w:t xml:space="preserve"> </w:t>
      </w:r>
      <w:r w:rsidR="00A96A35" w:rsidRPr="0027638C">
        <w:rPr>
          <w:sz w:val="24"/>
          <w:rPrChange w16du:dateUtc="2026-07-07T18:18:00Z" w:author="Author" w:date="2026-07-07T20:18:00Z" w:id="18993">
            <w:rPr>
              <w:rFonts w:ascii="Times New Roman"/>
              <w:color w:val="000000"/>
            </w:rPr>
          </w:rPrChange>
        </w:rPr>
        <w:t>dolor</w:t>
      </w:r>
      <w:r w:rsidR="00A96A35" w:rsidRPr="0027638C">
        <w:rPr>
          <w:spacing w:val="-6"/>
          <w:sz w:val="24"/>
          <w:rPrChange w16du:dateUtc="2026-07-07T18:18:00Z" w:author="Author" w:date="2026-07-07T20:18:00Z" w:id="18994">
            <w:rPr>
              <w:rFonts w:ascii="Times New Roman"/>
              <w:color w:val="000000"/>
              <w:spacing w:val="-3"/>
            </w:rPr>
          </w:rPrChange>
        </w:rPr>
        <w:t xml:space="preserve"> </w:t>
      </w:r>
      <w:r w:rsidR="00A96A35" w:rsidRPr="0027638C">
        <w:rPr>
          <w:sz w:val="24"/>
          <w:rPrChange w16du:dateUtc="2026-07-07T18:18:00Z" w:author="Author" w:date="2026-07-07T20:18:00Z" w:id="18995">
            <w:rPr>
              <w:rFonts w:ascii="Times New Roman"/>
              <w:color w:val="000000"/>
            </w:rPr>
          </w:rPrChange>
        </w:rPr>
        <w:t>sit</w:t>
      </w:r>
      <w:r w:rsidR="00A96A35" w:rsidRPr="0027638C">
        <w:rPr>
          <w:spacing w:val="-6"/>
          <w:sz w:val="24"/>
          <w:rPrChange w16du:dateUtc="2026-07-07T18:18:00Z" w:author="Author" w:date="2026-07-07T20:18:00Z" w:id="18996">
            <w:rPr>
              <w:rFonts w:ascii="Times New Roman"/>
              <w:color w:val="000000"/>
              <w:spacing w:val="-3"/>
            </w:rPr>
          </w:rPrChange>
        </w:rPr>
        <w:t xml:space="preserve"> </w:t>
      </w:r>
      <w:r w:rsidR="00A96A35" w:rsidRPr="0027638C">
        <w:rPr>
          <w:sz w:val="24"/>
          <w:rPrChange w16du:dateUtc="2026-07-07T18:18:00Z" w:author="Author" w:date="2026-07-07T20:18:00Z" w:id="18997">
            <w:rPr>
              <w:rFonts w:ascii="Times New Roman"/>
              <w:color w:val="000000"/>
            </w:rPr>
          </w:rPrChange>
        </w:rPr>
        <w:t>amet</w:t>
      </w:r>
      <w:r w:rsidR="00A96A35" w:rsidRPr="0027638C">
        <w:rPr>
          <w:spacing w:val="-6"/>
          <w:sz w:val="24"/>
          <w:rPrChange w16du:dateUtc="2026-07-07T18:18:00Z" w:author="Author" w:date="2026-07-07T20:18:00Z" w:id="18998">
            <w:rPr>
              <w:rFonts w:ascii="Times New Roman"/>
              <w:color w:val="000000"/>
              <w:spacing w:val="-3"/>
            </w:rPr>
          </w:rPrChange>
        </w:rPr>
        <w:t xml:space="preserve"> </w:t>
      </w:r>
      <w:r w:rsidR="00A96A35" w:rsidRPr="0027638C">
        <w:rPr>
          <w:sz w:val="24"/>
          <w:rPrChange w16du:dateUtc="2026-07-07T18:18:00Z" w:author="Author" w:date="2026-07-07T20:18:00Z" w:id="18999">
            <w:rPr>
              <w:rFonts w:ascii="Times New Roman"/>
              <w:color w:val="000000"/>
            </w:rPr>
          </w:rPrChange>
        </w:rPr>
        <w:t>consectetur</w:t>
      </w:r>
      <w:r w:rsidR="00A96A35" w:rsidRPr="0027638C">
        <w:rPr>
          <w:spacing w:val="-6"/>
          <w:sz w:val="24"/>
          <w:rPrChange w16du:dateUtc="2026-07-07T18:18:00Z" w:author="Author" w:date="2026-07-07T20:18:00Z" w:id="19000">
            <w:rPr>
              <w:rFonts w:ascii="Times New Roman"/>
              <w:color w:val="000000"/>
              <w:spacing w:val="-3"/>
            </w:rPr>
          </w:rPrChange>
        </w:rPr>
        <w:t xml:space="preserve"> </w:t>
      </w:r>
      <w:r w:rsidR="00A96A35" w:rsidRPr="0027638C">
        <w:rPr>
          <w:sz w:val="24"/>
          <w:rPrChange w16du:dateUtc="2026-07-07T18:18:00Z" w:author="Author" w:date="2026-07-07T20:18:00Z" w:id="19001">
            <w:rPr>
              <w:rFonts w:ascii="Times New Roman"/>
              <w:color w:val="000000"/>
            </w:rPr>
          </w:rPrChange>
        </w:rPr>
        <w:t>adipiscing</w:t>
      </w:r>
      <w:r w:rsidR="00A96A35" w:rsidRPr="0027638C">
        <w:rPr>
          <w:spacing w:val="-6"/>
          <w:sz w:val="24"/>
          <w:rPrChange w16du:dateUtc="2026-07-07T18:18:00Z" w:author="Author" w:date="2026-07-07T20:18:00Z" w:id="19002">
            <w:rPr>
              <w:rFonts w:ascii="Times New Roman"/>
              <w:color w:val="000000"/>
              <w:spacing w:val="-3"/>
            </w:rPr>
          </w:rPrChange>
        </w:rPr>
        <w:t xml:space="preserve"> </w:t>
      </w:r>
      <w:r w:rsidR="00A96A35" w:rsidRPr="0027638C">
        <w:rPr>
          <w:sz w:val="24"/>
          <w:rPrChange w16du:dateUtc="2026-07-07T18:18:00Z" w:author="Author" w:date="2026-07-07T20:18:00Z" w:id="19003">
            <w:rPr>
              <w:rFonts w:ascii="Times New Roman"/>
              <w:color w:val="000000"/>
            </w:rPr>
          </w:rPrChange>
        </w:rPr>
        <w:t>Elit</w:t>
      </w:r>
      <w:r w:rsidR="00A96A35" w:rsidRPr="0027638C">
        <w:rPr>
          <w:spacing w:val="-6"/>
          <w:sz w:val="24"/>
          <w:rPrChange w16du:dateUtc="2026-07-07T18:18:00Z" w:author="Author" w:date="2026-07-07T20:18:00Z" w:id="19004">
            <w:rPr>
              <w:rFonts w:ascii="Times New Roman"/>
              <w:color w:val="000000"/>
              <w:spacing w:val="-3"/>
            </w:rPr>
          </w:rPrChange>
        </w:rPr>
        <w:t xml:space="preserve"> </w:t>
      </w:r>
      <w:r w:rsidR="00A96A35" w:rsidRPr="0027638C">
        <w:rPr>
          <w:sz w:val="24"/>
          <w:rPrChange w16du:dateUtc="2026-07-07T18:18:00Z" w:author="Author" w:date="2026-07-07T20:18:00Z" w:id="19005">
            <w:rPr>
              <w:rFonts w:ascii="Times New Roman"/>
              <w:color w:val="000000"/>
            </w:rPr>
          </w:rPrChange>
        </w:rPr>
        <w:t>sed</w:t>
      </w:r>
      <w:r w:rsidR="00A96A35" w:rsidRPr="0027638C">
        <w:rPr>
          <w:spacing w:val="-6"/>
          <w:sz w:val="24"/>
          <w:rPrChange w16du:dateUtc="2026-07-07T18:18:00Z" w:author="Author" w:date="2026-07-07T20:18:00Z" w:id="19006">
            <w:rPr>
              <w:rFonts w:ascii="Times New Roman"/>
              <w:color w:val="000000"/>
              <w:spacing w:val="-3"/>
            </w:rPr>
          </w:rPrChange>
        </w:rPr>
        <w:t xml:space="preserve"> </w:t>
      </w:r>
      <w:r w:rsidR="00A96A35" w:rsidRPr="0027638C">
        <w:rPr>
          <w:sz w:val="24"/>
          <w:rPrChange w16du:dateUtc="2026-07-07T18:18:00Z" w:author="Author" w:date="2026-07-07T20:18:00Z" w:id="19007">
            <w:rPr>
              <w:rFonts w:ascii="Times New Roman"/>
              <w:color w:val="000000"/>
            </w:rPr>
          </w:rPrChange>
        </w:rPr>
        <w:t>Do</w:t>
      </w:r>
      <w:r w:rsidR="00A96A35" w:rsidRPr="0027638C">
        <w:rPr>
          <w:spacing w:val="-6"/>
          <w:sz w:val="24"/>
          <w:rPrChange w16du:dateUtc="2026-07-07T18:18:00Z" w:author="Author" w:date="2026-07-07T20:18:00Z" w:id="19008">
            <w:rPr>
              <w:rFonts w:ascii="Times New Roman"/>
              <w:color w:val="000000"/>
              <w:spacing w:val="-3"/>
            </w:rPr>
          </w:rPrChange>
        </w:rPr>
        <w:t xml:space="preserve"> </w:t>
      </w:r>
      <w:r w:rsidR="00A96A35" w:rsidRPr="0027638C">
        <w:rPr>
          <w:sz w:val="24"/>
          <w:rPrChange w16du:dateUtc="2026-07-07T18:18:00Z" w:author="Author" w:date="2026-07-07T20:18:00Z" w:id="19009">
            <w:rPr>
              <w:rFonts w:ascii="Times New Roman" w:hAnsi="Times New Roman"/>
              <w:color w:val="000000"/>
            </w:rPr>
          </w:rPrChange>
        </w:rPr>
        <w:t>eiusmod</w:t>
      </w:r>
      <w:del w16du:dateUtc="2026-07-07T18:18:00Z" w:author="Author" w:date="2026-07-07T20:18:00Z" w:id="19010">
        <w:r>
          <w:rPr>
            <w:color w:val="000000"/>
          </w:rPr>
          <w:cr/>
        </w:r>
      </w:del>
      <w:r w:rsidR="00A96A35" w:rsidRPr="0027638C">
        <w:rPr>
          <w:sz w:val="24"/>
          <w:rPrChange w16du:dateUtc="2026-07-07T18:18:00Z" w:author="Author" w:date="2026-07-07T20:18:00Z" w:id="19011">
            <w:rPr>
              <w:rFonts w:ascii="Times New Roman"/>
              <w:color w:val="000000"/>
              <w:spacing w:val="665"/>
            </w:rPr>
          </w:rPrChange>
        </w:rPr>
        <w:t xml:space="preserve"> </w:t>
      </w:r>
      <w:r w:rsidR="00A96A35" w:rsidRPr="0027638C">
        <w:rPr>
          <w:sz w:val="24"/>
          <w:rPrChange w16du:dateUtc="2026-07-07T18:18:00Z" w:author="Author" w:date="2026-07-07T20:18:00Z" w:id="19012">
            <w:rPr>
              <w:rFonts w:ascii="Times New Roman"/>
              <w:color w:val="000000"/>
            </w:rPr>
          </w:rPrChange>
        </w:rPr>
        <w:t>tempor incididunt ut.</w:t>
      </w:r>
    </w:p>
    <w:p w14:paraId="584D9216" w14:textId="77777777" w:rsidR="009609E8" w:rsidRDefault="00000000" w:rsidRPr="0027638C">
      <w:pPr>
        <w:pStyle w:val="ListParagraph"/>
        <w:numPr>
          <w:ilvl w:val="1"/>
          <w:numId w:val="5"/>
        </w:numPr>
        <w:tabs>
          <w:tab w:pos="1438" w:val="left"/>
          <w:tab w:pos="1440" w:val="left"/>
        </w:tabs>
        <w:ind w:right="356"/>
        <w:rPr>
          <w:sz w:val="24"/>
          <w:rPrChange w16du:dateUtc="2026-07-07T18:18:00Z" w:author="Author" w:date="2026-07-07T20:18:00Z" w:id="19013">
            <w:rPr>
              <w:rFonts w:ascii="Times New Roman"/>
              <w:color w:val="000000"/>
            </w:rPr>
          </w:rPrChange>
        </w:rPr>
        <w:pPrChange w16du:dateUtc="2026-07-07T18:18:00Z" w:author="Author" w:date="2026-07-07T20:18:00Z" w:id="19014">
          <w:pPr>
            <w:spacing w:after="0" w:before="242" w:line="253" w:lineRule="exact"/>
            <w:jc w:val="left"/>
          </w:pPr>
        </w:pPrChange>
      </w:pPr>
      <w:del w16du:dateUtc="2026-07-07T18:18:00Z" w:author="Author" w:date="2026-07-07T20:18:00Z" w:id="19015">
        <w:r>
          <w:rPr>
            <w:color w:val="000000"/>
          </w:rPr>
          <w:delText>(m)</w:delText>
        </w:r>
        <w:r>
          <w:rPr>
            <w:color w:val="000000"/>
            <w:spacing w:val="347"/>
          </w:rPr>
          <w:delText xml:space="preserve"> </w:delText>
        </w:r>
      </w:del>
      <w:r w:rsidR="00A96A35" w:rsidRPr="0027638C">
        <w:rPr>
          <w:sz w:val="24"/>
          <w:u w:val="single"/>
          <w:rPrChange w16du:dateUtc="2026-07-07T18:18:00Z" w:author="Author" w:date="2026-07-07T20:18:00Z" w:id="19016">
            <w:rPr>
              <w:rFonts w:ascii="Times New Roman"/>
              <w:color w:val="000000"/>
              <w:u w:val="single"/>
            </w:rPr>
          </w:rPrChange>
        </w:rPr>
        <w:t>Labore</w:t>
      </w:r>
      <w:r w:rsidR="00A96A35" w:rsidRPr="0027638C">
        <w:rPr>
          <w:sz w:val="24"/>
          <w:u w:val="single"/>
          <w:rPrChange w16du:dateUtc="2026-07-07T18:18:00Z" w:author="Author" w:date="2026-07-07T20:18:00Z" w:id="19017">
            <w:rPr>
              <w:rFonts w:ascii="Times New Roman"/>
              <w:color w:val="000000"/>
              <w:spacing w:val="21"/>
              <w:u w:val="single"/>
            </w:rPr>
          </w:rPrChange>
        </w:rPr>
        <w:t xml:space="preserve"> </w:t>
      </w:r>
      <w:r w:rsidR="00A96A35" w:rsidRPr="0027638C">
        <w:rPr>
          <w:sz w:val="24"/>
          <w:u w:val="single"/>
          <w:rPrChange w16du:dateUtc="2026-07-07T18:18:00Z" w:author="Author" w:date="2026-07-07T20:18:00Z" w:id="19018">
            <w:rPr>
              <w:rFonts w:ascii="Times New Roman"/>
              <w:color w:val="000000"/>
              <w:u w:val="single"/>
            </w:rPr>
          </w:rPrChange>
        </w:rPr>
        <w:t>Et</w:t>
      </w:r>
      <w:r w:rsidR="00A96A35" w:rsidRPr="0027638C">
        <w:rPr>
          <w:sz w:val="24"/>
          <w:rPrChange w16du:dateUtc="2026-07-07T18:18:00Z" w:author="Author" w:date="2026-07-07T20:18:00Z" w:id="19019">
            <w:rPr>
              <w:rFonts w:ascii="Times New Roman"/>
              <w:color w:val="000000"/>
            </w:rPr>
          </w:rPrChange>
        </w:rPr>
        <w:t>.</w:t>
      </w:r>
      <w:r w:rsidR="00A96A35" w:rsidRPr="0027638C">
        <w:rPr>
          <w:sz w:val="24"/>
          <w:rPrChange w16du:dateUtc="2026-07-07T18:18:00Z" w:author="Author" w:date="2026-07-07T20:18:00Z" w:id="19020">
            <w:rPr>
              <w:rFonts w:ascii="Times New Roman"/>
              <w:color w:val="000000"/>
              <w:spacing w:val="22"/>
            </w:rPr>
          </w:rPrChange>
        </w:rPr>
        <w:t xml:space="preserve"> </w:t>
      </w:r>
      <w:r w:rsidR="00A96A35" w:rsidRPr="0027638C">
        <w:rPr>
          <w:sz w:val="24"/>
          <w:rPrChange w16du:dateUtc="2026-07-07T18:18:00Z" w:author="Author" w:date="2026-07-07T20:18:00Z" w:id="19021">
            <w:rPr>
              <w:rFonts w:ascii="Times New Roman"/>
              <w:color w:val="000000"/>
            </w:rPr>
          </w:rPrChange>
        </w:rPr>
        <w:t>Dolore</w:t>
      </w:r>
      <w:r w:rsidR="00A96A35" w:rsidRPr="0027638C">
        <w:rPr>
          <w:sz w:val="24"/>
          <w:rPrChange w16du:dateUtc="2026-07-07T18:18:00Z" w:author="Author" w:date="2026-07-07T20:18:00Z" w:id="19022">
            <w:rPr>
              <w:rFonts w:ascii="Times New Roman"/>
              <w:color w:val="000000"/>
              <w:spacing w:val="22"/>
            </w:rPr>
          </w:rPrChange>
        </w:rPr>
        <w:t xml:space="preserve"> </w:t>
      </w:r>
      <w:r w:rsidR="00A96A35" w:rsidRPr="0027638C">
        <w:rPr>
          <w:sz w:val="24"/>
          <w:rPrChange w16du:dateUtc="2026-07-07T18:18:00Z" w:author="Author" w:date="2026-07-07T20:18:00Z" w:id="19023">
            <w:rPr>
              <w:rFonts w:ascii="Times New Roman"/>
              <w:color w:val="000000"/>
            </w:rPr>
          </w:rPrChange>
        </w:rPr>
        <w:t>magna</w:t>
      </w:r>
      <w:r w:rsidR="00A96A35" w:rsidRPr="0027638C">
        <w:rPr>
          <w:sz w:val="24"/>
          <w:rPrChange w16du:dateUtc="2026-07-07T18:18:00Z" w:author="Author" w:date="2026-07-07T20:18:00Z" w:id="19024">
            <w:rPr>
              <w:rFonts w:ascii="Times New Roman"/>
              <w:color w:val="000000"/>
              <w:spacing w:val="22"/>
            </w:rPr>
          </w:rPrChange>
        </w:rPr>
        <w:t xml:space="preserve"> </w:t>
      </w:r>
      <w:r w:rsidR="00A96A35" w:rsidRPr="0027638C">
        <w:rPr>
          <w:sz w:val="24"/>
          <w:rPrChange w16du:dateUtc="2026-07-07T18:18:00Z" w:author="Author" w:date="2026-07-07T20:18:00Z" w:id="19025">
            <w:rPr>
              <w:rFonts w:ascii="Times New Roman"/>
              <w:color w:val="000000"/>
            </w:rPr>
          </w:rPrChange>
        </w:rPr>
        <w:t>aliqua</w:t>
      </w:r>
      <w:r w:rsidR="00A96A35" w:rsidRPr="0027638C">
        <w:rPr>
          <w:sz w:val="24"/>
          <w:rPrChange w16du:dateUtc="2026-07-07T18:18:00Z" w:author="Author" w:date="2026-07-07T20:18:00Z" w:id="19026">
            <w:rPr>
              <w:rFonts w:ascii="Times New Roman"/>
              <w:color w:val="000000"/>
              <w:spacing w:val="22"/>
            </w:rPr>
          </w:rPrChange>
        </w:rPr>
        <w:t xml:space="preserve"> </w:t>
      </w:r>
      <w:ins w16du:dateUtc="2026-07-07T18:18:00Z" w:author="Author" w:date="2026-07-07T20:18:00Z" w:id="19027">
        <w:r w:rsidR="00A96A35" w:rsidRPr="0027638C">
          <w:rPr>
            <w:sz w:val="24"/>
            <w:szCs w:val="24"/>
          </w:rPr>
          <w:t xml:space="preserve">Lorem’ipsum </w:t>
        </w:r>
      </w:ins>
      <w:r w:rsidR="00A96A35" w:rsidRPr="0027638C">
        <w:rPr>
          <w:sz w:val="24"/>
          <w:rPrChange w16du:dateUtc="2026-07-07T18:18:00Z" w:author="Author" w:date="2026-07-07T20:18:00Z" w:id="19028">
            <w:rPr>
              <w:rFonts w:ascii="Times New Roman"/>
              <w:color w:val="000000"/>
            </w:rPr>
          </w:rPrChange>
        </w:rPr>
        <w:t>dolor</w:t>
      </w:r>
      <w:r w:rsidR="00A96A35" w:rsidRPr="0027638C">
        <w:rPr>
          <w:sz w:val="24"/>
          <w:rPrChange w16du:dateUtc="2026-07-07T18:18:00Z" w:author="Author" w:date="2026-07-07T20:18:00Z" w:id="19029">
            <w:rPr>
              <w:rFonts w:ascii="Times New Roman"/>
              <w:color w:val="000000"/>
              <w:spacing w:val="22"/>
            </w:rPr>
          </w:rPrChange>
        </w:rPr>
        <w:t xml:space="preserve"> </w:t>
      </w:r>
      <w:r w:rsidR="00A96A35" w:rsidRPr="0027638C">
        <w:rPr>
          <w:sz w:val="24"/>
          <w:rPrChange w16du:dateUtc="2026-07-07T18:18:00Z" w:author="Author" w:date="2026-07-07T20:18:00Z" w:id="19030">
            <w:rPr>
              <w:rFonts w:ascii="Times New Roman"/>
              <w:color w:val="000000"/>
            </w:rPr>
          </w:rPrChange>
        </w:rPr>
        <w:t>sit</w:t>
      </w:r>
      <w:r w:rsidR="00A96A35" w:rsidRPr="0027638C">
        <w:rPr>
          <w:sz w:val="24"/>
          <w:rPrChange w16du:dateUtc="2026-07-07T18:18:00Z" w:author="Author" w:date="2026-07-07T20:18:00Z" w:id="19031">
            <w:rPr>
              <w:rFonts w:ascii="Times New Roman"/>
              <w:color w:val="000000"/>
              <w:spacing w:val="22"/>
            </w:rPr>
          </w:rPrChange>
        </w:rPr>
        <w:t xml:space="preserve"> </w:t>
      </w:r>
      <w:del w16du:dateUtc="2026-07-07T18:18:00Z" w:author="Author" w:date="2026-07-07T20:18:00Z" w:id="19032">
        <w:r>
          <w:rPr>
            <w:color w:val="000000"/>
          </w:rPr>
          <w:delText>Customer</w:delText>
        </w:r>
        <w:r>
          <w:rPr>
            <w:color w:val="000000"/>
            <w:spacing w:val="22"/>
          </w:rPr>
          <w:delText xml:space="preserve"> </w:delText>
        </w:r>
      </w:del>
      <w:r w:rsidR="00A96A35" w:rsidRPr="0027638C">
        <w:rPr>
          <w:sz w:val="24"/>
          <w:rPrChange w16du:dateUtc="2026-07-07T18:18:00Z" w:author="Author" w:date="2026-07-07T20:18:00Z" w:id="19033">
            <w:rPr>
              <w:rFonts w:ascii="Times New Roman"/>
              <w:color w:val="000000"/>
            </w:rPr>
          </w:rPrChange>
        </w:rPr>
        <w:t>amet,</w:t>
      </w:r>
      <w:r w:rsidR="00A96A35" w:rsidRPr="0027638C">
        <w:rPr>
          <w:sz w:val="24"/>
          <w:rPrChange w16du:dateUtc="2026-07-07T18:18:00Z" w:author="Author" w:date="2026-07-07T20:18:00Z" w:id="19034">
            <w:rPr>
              <w:rFonts w:ascii="Times New Roman"/>
              <w:color w:val="000000"/>
              <w:spacing w:val="20"/>
            </w:rPr>
          </w:rPrChange>
        </w:rPr>
        <w:t xml:space="preserve"> </w:t>
      </w:r>
      <w:r w:rsidR="00A96A35" w:rsidRPr="0027638C">
        <w:rPr>
          <w:sz w:val="24"/>
          <w:rPrChange w16du:dateUtc="2026-07-07T18:18:00Z" w:author="Author" w:date="2026-07-07T20:18:00Z" w:id="19035">
            <w:rPr>
              <w:rFonts w:ascii="Times New Roman"/>
              <w:color w:val="000000"/>
            </w:rPr>
          </w:rPrChange>
        </w:rPr>
        <w:t>Consectetur</w:t>
      </w:r>
      <w:r w:rsidR="00A96A35" w:rsidRPr="0027638C">
        <w:rPr>
          <w:sz w:val="24"/>
          <w:rPrChange w16du:dateUtc="2026-07-07T18:18:00Z" w:author="Author" w:date="2026-07-07T20:18:00Z" w:id="19036">
            <w:rPr>
              <w:rFonts w:ascii="Times New Roman"/>
              <w:color w:val="000000"/>
              <w:spacing w:val="22"/>
            </w:rPr>
          </w:rPrChange>
        </w:rPr>
        <w:t xml:space="preserve"> </w:t>
      </w:r>
      <w:r w:rsidR="00A96A35" w:rsidRPr="0027638C">
        <w:rPr>
          <w:sz w:val="24"/>
          <w:rPrChange w16du:dateUtc="2026-07-07T18:18:00Z" w:author="Author" w:date="2026-07-07T20:18:00Z" w:id="19037">
            <w:rPr>
              <w:rFonts w:ascii="Times New Roman"/>
              <w:color w:val="000000"/>
            </w:rPr>
          </w:rPrChange>
        </w:rPr>
        <w:t>adipiscing</w:t>
      </w:r>
      <w:r w:rsidR="00A96A35" w:rsidRPr="0027638C">
        <w:rPr>
          <w:sz w:val="24"/>
          <w:rPrChange w16du:dateUtc="2026-07-07T18:18:00Z" w:author="Author" w:date="2026-07-07T20:18:00Z" w:id="19038">
            <w:rPr>
              <w:rFonts w:ascii="Times New Roman"/>
              <w:color w:val="000000"/>
              <w:spacing w:val="22"/>
            </w:rPr>
          </w:rPrChange>
        </w:rPr>
        <w:t xml:space="preserve"> </w:t>
      </w:r>
      <w:r w:rsidR="00A96A35" w:rsidRPr="0027638C">
        <w:rPr>
          <w:sz w:val="24"/>
          <w:rPrChange w16du:dateUtc="2026-07-07T18:18:00Z" w:author="Author" w:date="2026-07-07T20:18:00Z" w:id="19039">
            <w:rPr>
              <w:rFonts w:ascii="Times New Roman"/>
              <w:color w:val="000000"/>
            </w:rPr>
          </w:rPrChange>
        </w:rPr>
        <w:t>elit</w:t>
      </w:r>
      <w:r w:rsidR="00A96A35" w:rsidRPr="0027638C">
        <w:rPr>
          <w:sz w:val="24"/>
          <w:rPrChange w16du:dateUtc="2026-07-07T18:18:00Z" w:author="Author" w:date="2026-07-07T20:18:00Z" w:id="19040">
            <w:rPr>
              <w:rFonts w:ascii="Times New Roman"/>
              <w:color w:val="000000"/>
              <w:spacing w:val="22"/>
            </w:rPr>
          </w:rPrChange>
        </w:rPr>
        <w:t xml:space="preserve"> </w:t>
      </w:r>
      <w:r w:rsidR="00A96A35" w:rsidRPr="0027638C">
        <w:rPr>
          <w:sz w:val="24"/>
          <w:rPrChange w16du:dateUtc="2026-07-07T18:18:00Z" w:author="Author" w:date="2026-07-07T20:18:00Z" w:id="19041">
            <w:rPr>
              <w:rFonts w:ascii="Times New Roman" w:hAnsi="Times New Roman"/>
              <w:color w:val="000000"/>
            </w:rPr>
          </w:rPrChange>
        </w:rPr>
        <w:t>sed</w:t>
      </w:r>
      <w:del w16du:dateUtc="2026-07-07T18:18:00Z" w:author="Author" w:date="2026-07-07T20:18:00Z" w:id="19042">
        <w:r>
          <w:rPr>
            <w:color w:val="000000"/>
          </w:rPr>
          <w:cr/>
        </w:r>
      </w:del>
      <w:r w:rsidR="00A96A35" w:rsidRPr="0027638C">
        <w:rPr>
          <w:sz w:val="24"/>
          <w:rPrChange w16du:dateUtc="2026-07-07T18:18:00Z" w:author="Author" w:date="2026-07-07T20:18:00Z" w:id="19043">
            <w:rPr>
              <w:rFonts w:ascii="Times New Roman"/>
              <w:color w:val="000000"/>
              <w:spacing w:val="665"/>
            </w:rPr>
          </w:rPrChange>
        </w:rPr>
        <w:t xml:space="preserve"> </w:t>
      </w:r>
      <w:r w:rsidR="00A96A35" w:rsidRPr="0027638C">
        <w:rPr>
          <w:sz w:val="24"/>
          <w:rPrChange w16du:dateUtc="2026-07-07T18:18:00Z" w:author="Author" w:date="2026-07-07T20:18:00Z" w:id="19044">
            <w:rPr>
              <w:rFonts w:ascii="Times New Roman"/>
              <w:color w:val="000000"/>
            </w:rPr>
          </w:rPrChange>
        </w:rPr>
        <w:t>Do</w:t>
      </w:r>
      <w:r w:rsidR="00A96A35" w:rsidRPr="0027638C">
        <w:rPr>
          <w:sz w:val="24"/>
          <w:rPrChange w16du:dateUtc="2026-07-07T18:18:00Z" w:author="Author" w:date="2026-07-07T20:18:00Z" w:id="19045">
            <w:rPr>
              <w:rFonts w:ascii="Times New Roman"/>
              <w:color w:val="000000"/>
              <w:spacing w:val="40"/>
            </w:rPr>
          </w:rPrChange>
        </w:rPr>
        <w:t xml:space="preserve"> </w:t>
      </w:r>
      <w:r w:rsidR="00A96A35" w:rsidRPr="0027638C">
        <w:rPr>
          <w:sz w:val="24"/>
          <w:rPrChange w16du:dateUtc="2026-07-07T18:18:00Z" w:author="Author" w:date="2026-07-07T20:18:00Z" w:id="19046">
            <w:rPr>
              <w:rFonts w:ascii="Times New Roman"/>
              <w:color w:val="000000"/>
            </w:rPr>
          </w:rPrChange>
        </w:rPr>
        <w:t>eiusmod</w:t>
      </w:r>
      <w:r w:rsidR="00A96A35" w:rsidRPr="0027638C">
        <w:rPr>
          <w:sz w:val="24"/>
          <w:rPrChange w16du:dateUtc="2026-07-07T18:18:00Z" w:author="Author" w:date="2026-07-07T20:18:00Z" w:id="19047">
            <w:rPr>
              <w:rFonts w:ascii="Times New Roman"/>
              <w:color w:val="000000"/>
              <w:spacing w:val="40"/>
            </w:rPr>
          </w:rPrChange>
        </w:rPr>
        <w:t xml:space="preserve"> </w:t>
      </w:r>
      <w:r w:rsidR="00A96A35" w:rsidRPr="0027638C">
        <w:rPr>
          <w:sz w:val="24"/>
          <w:rPrChange w16du:dateUtc="2026-07-07T18:18:00Z" w:author="Author" w:date="2026-07-07T20:18:00Z" w:id="19048">
            <w:rPr>
              <w:rFonts w:ascii="Times New Roman"/>
              <w:color w:val="000000"/>
            </w:rPr>
          </w:rPrChange>
        </w:rPr>
        <w:t>tempor</w:t>
      </w:r>
      <w:r w:rsidR="00A96A35" w:rsidRPr="0027638C">
        <w:rPr>
          <w:sz w:val="24"/>
          <w:rPrChange w16du:dateUtc="2026-07-07T18:18:00Z" w:author="Author" w:date="2026-07-07T20:18:00Z" w:id="19049">
            <w:rPr>
              <w:rFonts w:ascii="Times New Roman"/>
              <w:color w:val="000000"/>
              <w:spacing w:val="40"/>
            </w:rPr>
          </w:rPrChange>
        </w:rPr>
        <w:t xml:space="preserve"> </w:t>
      </w:r>
      <w:r w:rsidR="00A96A35" w:rsidRPr="0027638C">
        <w:rPr>
          <w:sz w:val="24"/>
          <w:rPrChange w16du:dateUtc="2026-07-07T18:18:00Z" w:author="Author" w:date="2026-07-07T20:18:00Z" w:id="19050">
            <w:rPr>
              <w:rFonts w:ascii="Times New Roman"/>
              <w:color w:val="000000"/>
            </w:rPr>
          </w:rPrChange>
        </w:rPr>
        <w:t>incididunt</w:t>
      </w:r>
      <w:r w:rsidR="00A96A35" w:rsidRPr="0027638C">
        <w:rPr>
          <w:sz w:val="24"/>
          <w:rPrChange w16du:dateUtc="2026-07-07T18:18:00Z" w:author="Author" w:date="2026-07-07T20:18:00Z" w:id="19051">
            <w:rPr>
              <w:rFonts w:ascii="Times New Roman"/>
              <w:color w:val="000000"/>
              <w:spacing w:val="40"/>
            </w:rPr>
          </w:rPrChange>
        </w:rPr>
        <w:t xml:space="preserve"> </w:t>
      </w:r>
      <w:r w:rsidR="00A96A35" w:rsidRPr="0027638C">
        <w:rPr>
          <w:sz w:val="24"/>
          <w:rPrChange w16du:dateUtc="2026-07-07T18:18:00Z" w:author="Author" w:date="2026-07-07T20:18:00Z" w:id="19052">
            <w:rPr>
              <w:rFonts w:ascii="Times New Roman"/>
              <w:color w:val="000000"/>
            </w:rPr>
          </w:rPrChange>
        </w:rPr>
        <w:t>ut</w:t>
      </w:r>
      <w:r w:rsidR="00A96A35" w:rsidRPr="0027638C">
        <w:rPr>
          <w:sz w:val="24"/>
          <w:rPrChange w16du:dateUtc="2026-07-07T18:18:00Z" w:author="Author" w:date="2026-07-07T20:18:00Z" w:id="19053">
            <w:rPr>
              <w:rFonts w:ascii="Times New Roman"/>
              <w:color w:val="000000"/>
              <w:spacing w:val="40"/>
            </w:rPr>
          </w:rPrChange>
        </w:rPr>
        <w:t xml:space="preserve"> </w:t>
      </w:r>
      <w:r w:rsidR="00A96A35" w:rsidRPr="0027638C">
        <w:rPr>
          <w:sz w:val="24"/>
          <w:rPrChange w16du:dateUtc="2026-07-07T18:18:00Z" w:author="Author" w:date="2026-07-07T20:18:00Z" w:id="19054">
            <w:rPr>
              <w:rFonts w:ascii="Times New Roman"/>
              <w:color w:val="000000"/>
            </w:rPr>
          </w:rPrChange>
        </w:rPr>
        <w:t>labore</w:t>
      </w:r>
      <w:r w:rsidR="00A96A35" w:rsidRPr="0027638C">
        <w:rPr>
          <w:sz w:val="24"/>
          <w:rPrChange w16du:dateUtc="2026-07-07T18:18:00Z" w:author="Author" w:date="2026-07-07T20:18:00Z" w:id="19055">
            <w:rPr>
              <w:rFonts w:ascii="Times New Roman"/>
              <w:color w:val="000000"/>
              <w:spacing w:val="40"/>
            </w:rPr>
          </w:rPrChange>
        </w:rPr>
        <w:t xml:space="preserve"> </w:t>
      </w:r>
      <w:r w:rsidR="00A96A35" w:rsidRPr="0027638C">
        <w:rPr>
          <w:sz w:val="24"/>
          <w:rPrChange w16du:dateUtc="2026-07-07T18:18:00Z" w:author="Author" w:date="2026-07-07T20:18:00Z" w:id="19056">
            <w:rPr>
              <w:rFonts w:ascii="Times New Roman"/>
              <w:color w:val="000000"/>
            </w:rPr>
          </w:rPrChange>
        </w:rPr>
        <w:t>et</w:t>
      </w:r>
      <w:r w:rsidR="00A96A35" w:rsidRPr="0027638C">
        <w:rPr>
          <w:sz w:val="24"/>
          <w:rPrChange w16du:dateUtc="2026-07-07T18:18:00Z" w:author="Author" w:date="2026-07-07T20:18:00Z" w:id="19057">
            <w:rPr>
              <w:rFonts w:ascii="Times New Roman"/>
              <w:color w:val="000000"/>
              <w:spacing w:val="40"/>
            </w:rPr>
          </w:rPrChange>
        </w:rPr>
        <w:t xml:space="preserve"> </w:t>
      </w:r>
      <w:r w:rsidR="00A96A35" w:rsidRPr="0027638C">
        <w:rPr>
          <w:sz w:val="24"/>
          <w:rPrChange w16du:dateUtc="2026-07-07T18:18:00Z" w:author="Author" w:date="2026-07-07T20:18:00Z" w:id="19058">
            <w:rPr>
              <w:rFonts w:ascii="Times New Roman"/>
              <w:color w:val="000000"/>
            </w:rPr>
          </w:rPrChange>
        </w:rPr>
        <w:t>Dolore</w:t>
      </w:r>
      <w:r w:rsidR="00A96A35" w:rsidRPr="0027638C">
        <w:rPr>
          <w:sz w:val="24"/>
          <w:rPrChange w16du:dateUtc="2026-07-07T18:18:00Z" w:author="Author" w:date="2026-07-07T20:18:00Z" w:id="19059">
            <w:rPr>
              <w:rFonts w:ascii="Times New Roman"/>
              <w:color w:val="000000"/>
              <w:spacing w:val="40"/>
            </w:rPr>
          </w:rPrChange>
        </w:rPr>
        <w:t xml:space="preserve"> </w:t>
      </w:r>
      <w:r w:rsidR="00A96A35" w:rsidRPr="0027638C">
        <w:rPr>
          <w:sz w:val="24"/>
          <w:rPrChange w16du:dateUtc="2026-07-07T18:18:00Z" w:author="Author" w:date="2026-07-07T20:18:00Z" w:id="19060">
            <w:rPr>
              <w:rFonts w:ascii="Times New Roman"/>
              <w:color w:val="000000"/>
            </w:rPr>
          </w:rPrChange>
        </w:rPr>
        <w:t>magna</w:t>
      </w:r>
      <w:r w:rsidR="00A96A35" w:rsidRPr="0027638C">
        <w:rPr>
          <w:sz w:val="24"/>
          <w:rPrChange w16du:dateUtc="2026-07-07T18:18:00Z" w:author="Author" w:date="2026-07-07T20:18:00Z" w:id="19061">
            <w:rPr>
              <w:rFonts w:ascii="Times New Roman"/>
              <w:color w:val="000000"/>
              <w:spacing w:val="40"/>
            </w:rPr>
          </w:rPrChange>
        </w:rPr>
        <w:t xml:space="preserve"> </w:t>
      </w:r>
      <w:r w:rsidR="00A96A35" w:rsidRPr="0027638C">
        <w:rPr>
          <w:sz w:val="24"/>
          <w:rPrChange w16du:dateUtc="2026-07-07T18:18:00Z" w:author="Author" w:date="2026-07-07T20:18:00Z" w:id="19062">
            <w:rPr>
              <w:rFonts w:ascii="Times New Roman"/>
              <w:color w:val="000000"/>
            </w:rPr>
          </w:rPrChange>
        </w:rPr>
        <w:t>aliqua</w:t>
      </w:r>
      <w:r w:rsidR="00A96A35" w:rsidRPr="0027638C">
        <w:rPr>
          <w:sz w:val="24"/>
          <w:rPrChange w16du:dateUtc="2026-07-07T18:18:00Z" w:author="Author" w:date="2026-07-07T20:18:00Z" w:id="19063">
            <w:rPr>
              <w:rFonts w:ascii="Times New Roman"/>
              <w:color w:val="000000"/>
              <w:spacing w:val="40"/>
            </w:rPr>
          </w:rPrChange>
        </w:rPr>
        <w:t xml:space="preserve"> </w:t>
      </w:r>
      <w:r w:rsidR="00A96A35" w:rsidRPr="0027638C">
        <w:rPr>
          <w:sz w:val="24"/>
          <w:rPrChange w16du:dateUtc="2026-07-07T18:18:00Z" w:author="Author" w:date="2026-07-07T20:18:00Z" w:id="19064">
            <w:rPr>
              <w:rFonts w:ascii="Times New Roman" w:hAnsi="Times New Roman"/>
              <w:color w:val="000000"/>
            </w:rPr>
          </w:rPrChange>
        </w:rPr>
        <w:t>Lorem’ipsum</w:t>
      </w:r>
      <w:r w:rsidR="00A96A35" w:rsidRPr="0027638C">
        <w:rPr>
          <w:sz w:val="24"/>
          <w:rPrChange w16du:dateUtc="2026-07-07T18:18:00Z" w:author="Author" w:date="2026-07-07T20:18:00Z" w:id="19065">
            <w:rPr>
              <w:rFonts w:ascii="Times New Roman"/>
              <w:color w:val="000000"/>
              <w:spacing w:val="40"/>
            </w:rPr>
          </w:rPrChange>
        </w:rPr>
        <w:t xml:space="preserve"> </w:t>
      </w:r>
      <w:r w:rsidR="00A96A35" w:rsidRPr="0027638C">
        <w:rPr>
          <w:sz w:val="24"/>
          <w:rPrChange w16du:dateUtc="2026-07-07T18:18:00Z" w:author="Author" w:date="2026-07-07T20:18:00Z" w:id="19066">
            <w:rPr>
              <w:rFonts w:ascii="Times New Roman"/>
              <w:color w:val="000000"/>
            </w:rPr>
          </w:rPrChange>
        </w:rPr>
        <w:t>dolor</w:t>
      </w:r>
      <w:r w:rsidR="00A96A35" w:rsidRPr="0027638C">
        <w:rPr>
          <w:sz w:val="24"/>
          <w:rPrChange w16du:dateUtc="2026-07-07T18:18:00Z" w:author="Author" w:date="2026-07-07T20:18:00Z" w:id="19067">
            <w:rPr>
              <w:rFonts w:ascii="Times New Roman"/>
              <w:color w:val="000000"/>
              <w:spacing w:val="40"/>
            </w:rPr>
          </w:rPrChange>
        </w:rPr>
        <w:t xml:space="preserve"> </w:t>
      </w:r>
      <w:r w:rsidR="00A96A35" w:rsidRPr="0027638C">
        <w:rPr>
          <w:sz w:val="24"/>
          <w:rPrChange w16du:dateUtc="2026-07-07T18:18:00Z" w:author="Author" w:date="2026-07-07T20:18:00Z" w:id="19068">
            <w:rPr>
              <w:rFonts w:ascii="Times New Roman"/>
              <w:color w:val="000000"/>
            </w:rPr>
          </w:rPrChange>
        </w:rPr>
        <w:t>sit</w:t>
      </w:r>
      <w:r w:rsidR="00A96A35" w:rsidRPr="0027638C">
        <w:rPr>
          <w:sz w:val="24"/>
          <w:rPrChange w16du:dateUtc="2026-07-07T18:18:00Z" w:author="Author" w:date="2026-07-07T20:18:00Z" w:id="19069">
            <w:rPr>
              <w:rFonts w:ascii="Times New Roman"/>
              <w:color w:val="000000"/>
              <w:spacing w:val="40"/>
            </w:rPr>
          </w:rPrChange>
        </w:rPr>
        <w:t xml:space="preserve"> </w:t>
      </w:r>
      <w:r w:rsidR="00A96A35" w:rsidRPr="0027638C">
        <w:rPr>
          <w:sz w:val="24"/>
          <w:rPrChange w16du:dateUtc="2026-07-07T18:18:00Z" w:author="Author" w:date="2026-07-07T20:18:00Z" w:id="19070">
            <w:rPr>
              <w:rFonts w:ascii="Times New Roman"/>
              <w:color w:val="000000"/>
            </w:rPr>
          </w:rPrChange>
        </w:rPr>
        <w:t>amet</w:t>
      </w:r>
      <w:r w:rsidR="00A96A35" w:rsidRPr="0027638C">
        <w:rPr>
          <w:sz w:val="24"/>
          <w:rPrChange w16du:dateUtc="2026-07-07T18:18:00Z" w:author="Author" w:date="2026-07-07T20:18:00Z" w:id="19071">
            <w:rPr>
              <w:rFonts w:ascii="Times New Roman"/>
              <w:color w:val="000000"/>
              <w:spacing w:val="40"/>
            </w:rPr>
          </w:rPrChange>
        </w:rPr>
        <w:t xml:space="preserve"> </w:t>
      </w:r>
      <w:r w:rsidR="00A96A35" w:rsidRPr="0027638C">
        <w:rPr>
          <w:sz w:val="24"/>
          <w:rPrChange w16du:dateUtc="2026-07-07T18:18:00Z" w:author="Author" w:date="2026-07-07T20:18:00Z" w:id="19072">
            <w:rPr>
              <w:rFonts w:ascii="Times New Roman" w:hAnsi="Times New Roman"/>
              <w:color w:val="000000"/>
            </w:rPr>
          </w:rPrChange>
        </w:rPr>
        <w:t>consectetur</w:t>
      </w:r>
      <w:del w16du:dateUtc="2026-07-07T18:18:00Z" w:author="Author" w:date="2026-07-07T20:18:00Z" w:id="19073">
        <w:r>
          <w:rPr>
            <w:color w:val="000000"/>
          </w:rPr>
          <w:cr/>
        </w:r>
      </w:del>
      <w:r w:rsidR="00A96A35" w:rsidRPr="0027638C">
        <w:rPr>
          <w:sz w:val="24"/>
          <w:rPrChange w16du:dateUtc="2026-07-07T18:18:00Z" w:author="Author" w:date="2026-07-07T20:18:00Z" w:id="19074">
            <w:rPr>
              <w:rFonts w:ascii="Times New Roman"/>
              <w:color w:val="000000"/>
              <w:spacing w:val="665"/>
            </w:rPr>
          </w:rPrChange>
        </w:rPr>
        <w:t xml:space="preserve"> </w:t>
      </w:r>
      <w:r w:rsidR="00A96A35" w:rsidRPr="0027638C">
        <w:rPr>
          <w:sz w:val="24"/>
          <w:rPrChange w16du:dateUtc="2026-07-07T18:18:00Z" w:author="Author" w:date="2026-07-07T20:18:00Z" w:id="19075">
            <w:rPr>
              <w:rFonts w:ascii="Times New Roman"/>
              <w:color w:val="000000"/>
            </w:rPr>
          </w:rPrChange>
        </w:rPr>
        <w:t>adipiscing</w:t>
      </w:r>
      <w:r w:rsidR="00A96A35" w:rsidRPr="0027638C">
        <w:rPr>
          <w:sz w:val="24"/>
          <w:rPrChange w16du:dateUtc="2026-07-07T18:18:00Z" w:author="Author" w:date="2026-07-07T20:18:00Z" w:id="19076">
            <w:rPr>
              <w:rFonts w:ascii="Times New Roman"/>
              <w:color w:val="000000"/>
              <w:spacing w:val="45"/>
            </w:rPr>
          </w:rPrChange>
        </w:rPr>
        <w:t xml:space="preserve"> </w:t>
      </w:r>
      <w:r w:rsidR="00A96A35" w:rsidRPr="0027638C">
        <w:rPr>
          <w:sz w:val="24"/>
          <w:rPrChange w16du:dateUtc="2026-07-07T18:18:00Z" w:author="Author" w:date="2026-07-07T20:18:00Z" w:id="19077">
            <w:rPr>
              <w:rFonts w:ascii="Times New Roman"/>
              <w:color w:val="000000"/>
            </w:rPr>
          </w:rPrChange>
        </w:rPr>
        <w:t>elit</w:t>
      </w:r>
      <w:ins w16du:dateUtc="2026-07-07T18:18:00Z" w:author="Author" w:date="2026-07-07T20:18:00Z" w:id="19078">
        <w:r w:rsidR="00A96A35" w:rsidRPr="0027638C">
          <w:rPr>
            <w:sz w:val="24"/>
            <w:szCs w:val="24"/>
          </w:rPr>
          <w:t>,</w:t>
        </w:r>
      </w:ins>
      <w:r w:rsidR="00A96A35" w:rsidRPr="0027638C">
        <w:rPr>
          <w:sz w:val="24"/>
          <w:rPrChange w16du:dateUtc="2026-07-07T18:18:00Z" w:author="Author" w:date="2026-07-07T20:18:00Z" w:id="19079">
            <w:rPr>
              <w:rFonts w:ascii="Times New Roman"/>
              <w:color w:val="000000"/>
              <w:spacing w:val="44"/>
            </w:rPr>
          </w:rPrChange>
        </w:rPr>
        <w:t xml:space="preserve"> </w:t>
      </w:r>
      <w:r w:rsidR="00A96A35" w:rsidRPr="0027638C">
        <w:rPr>
          <w:sz w:val="24"/>
          <w:rPrChange w16du:dateUtc="2026-07-07T18:18:00Z" w:author="Author" w:date="2026-07-07T20:18:00Z" w:id="19080">
            <w:rPr>
              <w:rFonts w:ascii="Times New Roman"/>
              <w:color w:val="000000"/>
            </w:rPr>
          </w:rPrChange>
        </w:rPr>
        <w:t>sed</w:t>
      </w:r>
      <w:r w:rsidR="00A96A35" w:rsidRPr="0027638C">
        <w:rPr>
          <w:sz w:val="24"/>
          <w:rPrChange w16du:dateUtc="2026-07-07T18:18:00Z" w:author="Author" w:date="2026-07-07T20:18:00Z" w:id="19081">
            <w:rPr>
              <w:rFonts w:ascii="Times New Roman"/>
              <w:color w:val="000000"/>
              <w:spacing w:val="45"/>
            </w:rPr>
          </w:rPrChange>
        </w:rPr>
        <w:t xml:space="preserve"> </w:t>
      </w:r>
      <w:r w:rsidR="00A96A35" w:rsidRPr="0027638C">
        <w:rPr>
          <w:sz w:val="24"/>
          <w:rPrChange w16du:dateUtc="2026-07-07T18:18:00Z" w:author="Author" w:date="2026-07-07T20:18:00Z" w:id="19082">
            <w:rPr>
              <w:rFonts w:ascii="Times New Roman"/>
              <w:color w:val="000000"/>
            </w:rPr>
          </w:rPrChange>
        </w:rPr>
        <w:t>do</w:t>
      </w:r>
      <w:r w:rsidR="00A96A35" w:rsidRPr="0027638C">
        <w:rPr>
          <w:sz w:val="24"/>
          <w:rPrChange w16du:dateUtc="2026-07-07T18:18:00Z" w:author="Author" w:date="2026-07-07T20:18:00Z" w:id="19083">
            <w:rPr>
              <w:rFonts w:ascii="Times New Roman"/>
              <w:color w:val="000000"/>
              <w:spacing w:val="45"/>
            </w:rPr>
          </w:rPrChange>
        </w:rPr>
        <w:t xml:space="preserve"> </w:t>
      </w:r>
      <w:r w:rsidR="00A96A35" w:rsidRPr="0027638C">
        <w:rPr>
          <w:sz w:val="24"/>
          <w:rPrChange w16du:dateUtc="2026-07-07T18:18:00Z" w:author="Author" w:date="2026-07-07T20:18:00Z" w:id="19084">
            <w:rPr>
              <w:rFonts w:ascii="Times New Roman"/>
              <w:color w:val="000000"/>
            </w:rPr>
          </w:rPrChange>
        </w:rPr>
        <w:t>eiusmod</w:t>
      </w:r>
      <w:r w:rsidR="00A96A35" w:rsidRPr="0027638C">
        <w:rPr>
          <w:sz w:val="24"/>
          <w:rPrChange w16du:dateUtc="2026-07-07T18:18:00Z" w:author="Author" w:date="2026-07-07T20:18:00Z" w:id="19085">
            <w:rPr>
              <w:rFonts w:ascii="Times New Roman"/>
              <w:color w:val="000000"/>
              <w:spacing w:val="45"/>
            </w:rPr>
          </w:rPrChange>
        </w:rPr>
        <w:t xml:space="preserve"> </w:t>
      </w:r>
      <w:del w16du:dateUtc="2026-07-07T18:18:00Z" w:author="Author" w:date="2026-07-07T20:18:00Z" w:id="19086">
        <w:r>
          <w:rPr>
            <w:color w:val="000000"/>
          </w:rPr>
          <w:delText>used</w:delText>
        </w:r>
      </w:del>
      <w:ins w16du:dateUtc="2026-07-07T18:18:00Z" w:author="Author" w:date="2026-07-07T20:18:00Z" w:id="19087">
        <w:r w:rsidR="00A96A35" w:rsidRPr="0027638C">
          <w:rPr>
            <w:sz w:val="24"/>
            <w:szCs w:val="24"/>
          </w:rPr>
          <w:t>tempor</w:t>
        </w:r>
      </w:ins>
      <w:r w:rsidR="00A96A35" w:rsidRPr="0027638C">
        <w:rPr>
          <w:sz w:val="24"/>
          <w:rPrChange w16du:dateUtc="2026-07-07T18:18:00Z" w:author="Author" w:date="2026-07-07T20:18:00Z" w:id="19088">
            <w:rPr>
              <w:rFonts w:ascii="Times New Roman"/>
              <w:color w:val="000000"/>
              <w:spacing w:val="45"/>
            </w:rPr>
          </w:rPrChange>
        </w:rPr>
        <w:t xml:space="preserve"> </w:t>
      </w:r>
      <w:r w:rsidR="00A96A35" w:rsidRPr="0027638C">
        <w:rPr>
          <w:sz w:val="24"/>
          <w:rPrChange w16du:dateUtc="2026-07-07T18:18:00Z" w:author="Author" w:date="2026-07-07T20:18:00Z" w:id="19089">
            <w:rPr>
              <w:rFonts w:ascii="Times New Roman"/>
              <w:color w:val="000000"/>
            </w:rPr>
          </w:rPrChange>
        </w:rPr>
        <w:t>incididunt</w:t>
      </w:r>
      <w:ins w16du:dateUtc="2026-07-07T18:18:00Z" w:author="Author" w:date="2026-07-07T20:18:00Z" w:id="19090">
        <w:r w:rsidR="00A96A35" w:rsidRPr="0027638C">
          <w:rPr>
            <w:sz w:val="24"/>
            <w:szCs w:val="24"/>
          </w:rPr>
          <w:t xml:space="preserve"> ut</w:t>
        </w:r>
      </w:ins>
      <w:r w:rsidR="00A96A35" w:rsidRPr="0027638C">
        <w:rPr>
          <w:sz w:val="24"/>
          <w:rPrChange w16du:dateUtc="2026-07-07T18:18:00Z" w:author="Author" w:date="2026-07-07T20:18:00Z" w:id="19091">
            <w:rPr>
              <w:rFonts w:ascii="Times New Roman"/>
              <w:color w:val="000000"/>
              <w:spacing w:val="45"/>
            </w:rPr>
          </w:rPrChange>
        </w:rPr>
        <w:t xml:space="preserve"> </w:t>
      </w:r>
      <w:r w:rsidR="00A96A35" w:rsidRPr="0027638C">
        <w:rPr>
          <w:sz w:val="24"/>
          <w:rPrChange w16du:dateUtc="2026-07-07T18:18:00Z" w:author="Author" w:date="2026-07-07T20:18:00Z" w:id="19092">
            <w:rPr>
              <w:rFonts w:ascii="Times New Roman"/>
              <w:color w:val="000000"/>
            </w:rPr>
          </w:rPrChange>
        </w:rPr>
        <w:t>labore</w:t>
      </w:r>
      <w:r w:rsidR="00A96A35" w:rsidRPr="0027638C">
        <w:rPr>
          <w:sz w:val="24"/>
          <w:rPrChange w16du:dateUtc="2026-07-07T18:18:00Z" w:author="Author" w:date="2026-07-07T20:18:00Z" w:id="19093">
            <w:rPr>
              <w:rFonts w:ascii="Times New Roman"/>
              <w:color w:val="000000"/>
              <w:spacing w:val="45"/>
            </w:rPr>
          </w:rPrChange>
        </w:rPr>
        <w:t xml:space="preserve"> </w:t>
      </w:r>
      <w:r w:rsidR="00A96A35" w:rsidRPr="0027638C">
        <w:rPr>
          <w:sz w:val="24"/>
          <w:rPrChange w16du:dateUtc="2026-07-07T18:18:00Z" w:author="Author" w:date="2026-07-07T20:18:00Z" w:id="19094">
            <w:rPr>
              <w:rFonts w:ascii="Times New Roman"/>
              <w:color w:val="000000"/>
            </w:rPr>
          </w:rPrChange>
        </w:rPr>
        <w:t>et</w:t>
      </w:r>
      <w:r w:rsidR="00A96A35" w:rsidRPr="0027638C">
        <w:rPr>
          <w:sz w:val="24"/>
          <w:rPrChange w16du:dateUtc="2026-07-07T18:18:00Z" w:author="Author" w:date="2026-07-07T20:18:00Z" w:id="19095">
            <w:rPr>
              <w:rFonts w:ascii="Times New Roman"/>
              <w:color w:val="000000"/>
              <w:spacing w:val="45"/>
            </w:rPr>
          </w:rPrChange>
        </w:rPr>
        <w:t xml:space="preserve"> </w:t>
      </w:r>
      <w:r w:rsidR="00A96A35" w:rsidRPr="0027638C">
        <w:rPr>
          <w:sz w:val="24"/>
          <w:rPrChange w16du:dateUtc="2026-07-07T18:18:00Z" w:author="Author" w:date="2026-07-07T20:18:00Z" w:id="19096">
            <w:rPr>
              <w:rFonts w:ascii="Times New Roman"/>
              <w:color w:val="000000"/>
            </w:rPr>
          </w:rPrChange>
        </w:rPr>
        <w:t>dolore</w:t>
      </w:r>
      <w:r w:rsidR="00A96A35" w:rsidRPr="0027638C">
        <w:rPr>
          <w:sz w:val="24"/>
          <w:rPrChange w16du:dateUtc="2026-07-07T18:18:00Z" w:author="Author" w:date="2026-07-07T20:18:00Z" w:id="19097">
            <w:rPr>
              <w:rFonts w:ascii="Times New Roman"/>
              <w:color w:val="000000"/>
              <w:spacing w:val="45"/>
            </w:rPr>
          </w:rPrChange>
        </w:rPr>
        <w:t xml:space="preserve"> </w:t>
      </w:r>
      <w:r w:rsidR="00A96A35" w:rsidRPr="0027638C">
        <w:rPr>
          <w:sz w:val="24"/>
          <w:rPrChange w16du:dateUtc="2026-07-07T18:18:00Z" w:author="Author" w:date="2026-07-07T20:18:00Z" w:id="19098">
            <w:rPr>
              <w:rFonts w:ascii="Times New Roman"/>
              <w:color w:val="000000"/>
            </w:rPr>
          </w:rPrChange>
        </w:rPr>
        <w:t>magna</w:t>
      </w:r>
      <w:r w:rsidR="00A96A35" w:rsidRPr="0027638C">
        <w:rPr>
          <w:sz w:val="24"/>
          <w:rPrChange w16du:dateUtc="2026-07-07T18:18:00Z" w:author="Author" w:date="2026-07-07T20:18:00Z" w:id="19099">
            <w:rPr>
              <w:rFonts w:ascii="Times New Roman"/>
              <w:color w:val="000000"/>
              <w:spacing w:val="45"/>
            </w:rPr>
          </w:rPrChange>
        </w:rPr>
        <w:t xml:space="preserve"> </w:t>
      </w:r>
      <w:ins w16du:dateUtc="2026-07-07T18:18:00Z" w:author="Author" w:date="2026-07-07T20:18:00Z" w:id="19100">
        <w:r w:rsidR="00A96A35" w:rsidRPr="0027638C">
          <w:rPr>
            <w:sz w:val="24"/>
            <w:szCs w:val="24"/>
          </w:rPr>
          <w:t xml:space="preserve">aliqua </w:t>
        </w:r>
      </w:ins>
      <w:r w:rsidR="00A96A35" w:rsidRPr="0027638C">
        <w:rPr>
          <w:sz w:val="24"/>
          <w:rPrChange w16du:dateUtc="2026-07-07T18:18:00Z" w:author="Author" w:date="2026-07-07T20:18:00Z" w:id="19101">
            <w:rPr>
              <w:rFonts w:ascii="Times New Roman"/>
              <w:color w:val="000000"/>
            </w:rPr>
          </w:rPrChange>
        </w:rPr>
        <w:t>Lorem</w:t>
      </w:r>
      <w:r w:rsidR="00A96A35" w:rsidRPr="0027638C">
        <w:rPr>
          <w:sz w:val="24"/>
          <w:rPrChange w16du:dateUtc="2026-07-07T18:18:00Z" w:author="Author" w:date="2026-07-07T20:18:00Z" w:id="19102">
            <w:rPr>
              <w:rFonts w:ascii="Times New Roman"/>
              <w:color w:val="000000"/>
              <w:spacing w:val="45"/>
            </w:rPr>
          </w:rPrChange>
        </w:rPr>
        <w:t xml:space="preserve"> </w:t>
      </w:r>
      <w:r w:rsidR="00A96A35" w:rsidRPr="0027638C">
        <w:rPr>
          <w:sz w:val="24"/>
          <w:rPrChange w16du:dateUtc="2026-07-07T18:18:00Z" w:author="Author" w:date="2026-07-07T20:18:00Z" w:id="19103">
            <w:rPr>
              <w:rFonts w:ascii="Times New Roman"/>
              <w:color w:val="000000"/>
            </w:rPr>
          </w:rPrChange>
        </w:rPr>
        <w:t>ipsum</w:t>
      </w:r>
      <w:r w:rsidR="00A96A35" w:rsidRPr="0027638C">
        <w:rPr>
          <w:sz w:val="24"/>
          <w:rPrChange w16du:dateUtc="2026-07-07T18:18:00Z" w:author="Author" w:date="2026-07-07T20:18:00Z" w:id="19104">
            <w:rPr>
              <w:rFonts w:ascii="Times New Roman"/>
              <w:color w:val="000000"/>
              <w:spacing w:val="45"/>
            </w:rPr>
          </w:rPrChange>
        </w:rPr>
        <w:t xml:space="preserve"> </w:t>
      </w:r>
      <w:r w:rsidR="00A96A35" w:rsidRPr="0027638C">
        <w:rPr>
          <w:sz w:val="24"/>
          <w:rPrChange w16du:dateUtc="2026-07-07T18:18:00Z" w:author="Author" w:date="2026-07-07T20:18:00Z" w:id="19105">
            <w:rPr>
              <w:rFonts w:ascii="Times New Roman"/>
              <w:color w:val="000000"/>
            </w:rPr>
          </w:rPrChange>
        </w:rPr>
        <w:t>dolor</w:t>
      </w:r>
      <w:r w:rsidR="00A96A35" w:rsidRPr="0027638C">
        <w:rPr>
          <w:sz w:val="24"/>
          <w:rPrChange w16du:dateUtc="2026-07-07T18:18:00Z" w:author="Author" w:date="2026-07-07T20:18:00Z" w:id="19106">
            <w:rPr>
              <w:rFonts w:ascii="Times New Roman"/>
              <w:color w:val="000000"/>
              <w:spacing w:val="45"/>
            </w:rPr>
          </w:rPrChange>
        </w:rPr>
        <w:t xml:space="preserve"> </w:t>
      </w:r>
      <w:r w:rsidR="00A96A35" w:rsidRPr="0027638C">
        <w:rPr>
          <w:sz w:val="24"/>
          <w:rPrChange w16du:dateUtc="2026-07-07T18:18:00Z" w:author="Author" w:date="2026-07-07T20:18:00Z" w:id="19107">
            <w:rPr>
              <w:rFonts w:ascii="Times New Roman" w:hAnsi="Times New Roman"/>
              <w:color w:val="000000"/>
            </w:rPr>
          </w:rPrChange>
        </w:rPr>
        <w:t>sit</w:t>
      </w:r>
      <w:del w16du:dateUtc="2026-07-07T18:18:00Z" w:author="Author" w:date="2026-07-07T20:18:00Z" w:id="19108">
        <w:r>
          <w:rPr>
            <w:color w:val="000000"/>
          </w:rPr>
          <w:cr/>
        </w:r>
      </w:del>
      <w:r w:rsidR="00A96A35" w:rsidRPr="0027638C">
        <w:rPr>
          <w:sz w:val="24"/>
          <w:rPrChange w16du:dateUtc="2026-07-07T18:18:00Z" w:author="Author" w:date="2026-07-07T20:18:00Z" w:id="19109">
            <w:rPr>
              <w:rFonts w:ascii="Times New Roman"/>
              <w:color w:val="000000"/>
              <w:spacing w:val="665"/>
            </w:rPr>
          </w:rPrChange>
        </w:rPr>
        <w:t xml:space="preserve"> </w:t>
      </w:r>
      <w:r w:rsidR="00A96A35" w:rsidRPr="0027638C">
        <w:rPr>
          <w:sz w:val="24"/>
          <w:rPrChange w16du:dateUtc="2026-07-07T18:18:00Z" w:author="Author" w:date="2026-07-07T20:18:00Z" w:id="19110">
            <w:rPr>
              <w:rFonts w:ascii="Times New Roman"/>
              <w:color w:val="000000"/>
            </w:rPr>
          </w:rPrChange>
        </w:rPr>
        <w:t>amet</w:t>
      </w:r>
      <w:r w:rsidR="00A96A35" w:rsidRPr="0027638C">
        <w:rPr>
          <w:sz w:val="24"/>
          <w:rPrChange w16du:dateUtc="2026-07-07T18:18:00Z" w:author="Author" w:date="2026-07-07T20:18:00Z" w:id="19111">
            <w:rPr>
              <w:rFonts w:ascii="Times New Roman"/>
              <w:color w:val="000000"/>
              <w:spacing w:val="44"/>
            </w:rPr>
          </w:rPrChange>
        </w:rPr>
        <w:t xml:space="preserve"> </w:t>
      </w:r>
      <w:r w:rsidR="00A96A35" w:rsidRPr="0027638C">
        <w:rPr>
          <w:sz w:val="24"/>
          <w:rPrChange w16du:dateUtc="2026-07-07T18:18:00Z" w:author="Author" w:date="2026-07-07T20:18:00Z" w:id="19112">
            <w:rPr>
              <w:rFonts w:ascii="Times New Roman"/>
              <w:color w:val="000000"/>
            </w:rPr>
          </w:rPrChange>
        </w:rPr>
        <w:t>consectetur</w:t>
      </w:r>
      <w:r w:rsidR="00A96A35" w:rsidRPr="0027638C">
        <w:rPr>
          <w:sz w:val="24"/>
          <w:rPrChange w16du:dateUtc="2026-07-07T18:18:00Z" w:author="Author" w:date="2026-07-07T20:18:00Z" w:id="19113">
            <w:rPr>
              <w:rFonts w:ascii="Times New Roman"/>
              <w:color w:val="000000"/>
              <w:spacing w:val="44"/>
            </w:rPr>
          </w:rPrChange>
        </w:rPr>
        <w:t xml:space="preserve"> </w:t>
      </w:r>
      <w:ins w16du:dateUtc="2026-07-07T18:18:00Z" w:author="Author" w:date="2026-07-07T20:18:00Z" w:id="19114">
        <w:r w:rsidR="00A96A35" w:rsidRPr="0027638C">
          <w:rPr>
            <w:sz w:val="24"/>
            <w:szCs w:val="24"/>
          </w:rPr>
          <w:t xml:space="preserve">adipiscing </w:t>
        </w:r>
      </w:ins>
      <w:r w:rsidR="00A96A35" w:rsidRPr="0027638C">
        <w:rPr>
          <w:sz w:val="24"/>
          <w:rPrChange w16du:dateUtc="2026-07-07T18:18:00Z" w:author="Author" w:date="2026-07-07T20:18:00Z" w:id="19115">
            <w:rPr>
              <w:rFonts w:ascii="Times New Roman" w:hAnsi="Times New Roman"/>
              <w:color w:val="000000"/>
            </w:rPr>
          </w:rPrChange>
        </w:rPr>
        <w:t>Elit’sed</w:t>
      </w:r>
      <w:r w:rsidR="00A96A35" w:rsidRPr="0027638C">
        <w:rPr>
          <w:sz w:val="24"/>
          <w:rPrChange w16du:dateUtc="2026-07-07T18:18:00Z" w:author="Author" w:date="2026-07-07T20:18:00Z" w:id="19116">
            <w:rPr>
              <w:rFonts w:ascii="Times New Roman"/>
              <w:color w:val="000000"/>
              <w:spacing w:val="44"/>
            </w:rPr>
          </w:rPrChange>
        </w:rPr>
        <w:t xml:space="preserve"> </w:t>
      </w:r>
      <w:r w:rsidR="00A96A35" w:rsidRPr="0027638C">
        <w:rPr>
          <w:sz w:val="24"/>
          <w:rPrChange w16du:dateUtc="2026-07-07T18:18:00Z" w:author="Author" w:date="2026-07-07T20:18:00Z" w:id="19117">
            <w:rPr>
              <w:rFonts w:ascii="Times New Roman"/>
              <w:color w:val="000000"/>
            </w:rPr>
          </w:rPrChange>
        </w:rPr>
        <w:t>do</w:t>
      </w:r>
      <w:r w:rsidR="00A96A35" w:rsidRPr="0027638C">
        <w:rPr>
          <w:sz w:val="24"/>
          <w:rPrChange w16du:dateUtc="2026-07-07T18:18:00Z" w:author="Author" w:date="2026-07-07T20:18:00Z" w:id="19118">
            <w:rPr>
              <w:rFonts w:ascii="Times New Roman"/>
              <w:color w:val="000000"/>
              <w:spacing w:val="44"/>
            </w:rPr>
          </w:rPrChange>
        </w:rPr>
        <w:t xml:space="preserve"> </w:t>
      </w:r>
      <w:r w:rsidR="00A96A35" w:rsidRPr="0027638C">
        <w:rPr>
          <w:sz w:val="24"/>
          <w:rPrChange w16du:dateUtc="2026-07-07T18:18:00Z" w:author="Author" w:date="2026-07-07T20:18:00Z" w:id="19119">
            <w:rPr>
              <w:rFonts w:ascii="Times New Roman"/>
              <w:color w:val="000000"/>
            </w:rPr>
          </w:rPrChange>
        </w:rPr>
        <w:t>eiusmod</w:t>
      </w:r>
      <w:r w:rsidR="00A96A35" w:rsidRPr="0027638C">
        <w:rPr>
          <w:sz w:val="24"/>
          <w:rPrChange w16du:dateUtc="2026-07-07T18:18:00Z" w:author="Author" w:date="2026-07-07T20:18:00Z" w:id="19120">
            <w:rPr>
              <w:rFonts w:ascii="Times New Roman"/>
              <w:color w:val="000000"/>
              <w:spacing w:val="44"/>
            </w:rPr>
          </w:rPrChange>
        </w:rPr>
        <w:t xml:space="preserve"> </w:t>
      </w:r>
      <w:r w:rsidR="00A96A35" w:rsidRPr="0027638C">
        <w:rPr>
          <w:sz w:val="24"/>
          <w:rPrChange w16du:dateUtc="2026-07-07T18:18:00Z" w:author="Author" w:date="2026-07-07T20:18:00Z" w:id="19121">
            <w:rPr>
              <w:rFonts w:ascii="Times New Roman"/>
              <w:color w:val="000000"/>
            </w:rPr>
          </w:rPrChange>
        </w:rPr>
        <w:t>tempor</w:t>
      </w:r>
      <w:r w:rsidR="00A96A35" w:rsidRPr="0027638C">
        <w:rPr>
          <w:sz w:val="24"/>
          <w:rPrChange w16du:dateUtc="2026-07-07T18:18:00Z" w:author="Author" w:date="2026-07-07T20:18:00Z" w:id="19122">
            <w:rPr>
              <w:rFonts w:ascii="Times New Roman"/>
              <w:color w:val="000000"/>
              <w:spacing w:val="44"/>
            </w:rPr>
          </w:rPrChange>
        </w:rPr>
        <w:t xml:space="preserve"> </w:t>
      </w:r>
      <w:r w:rsidR="00A96A35" w:rsidRPr="0027638C">
        <w:rPr>
          <w:sz w:val="24"/>
          <w:rPrChange w16du:dateUtc="2026-07-07T18:18:00Z" w:author="Author" w:date="2026-07-07T20:18:00Z" w:id="19123">
            <w:rPr>
              <w:rFonts w:ascii="Times New Roman"/>
              <w:color w:val="000000"/>
            </w:rPr>
          </w:rPrChange>
        </w:rPr>
        <w:t>incididunt</w:t>
      </w:r>
      <w:r w:rsidR="00A96A35" w:rsidRPr="0027638C">
        <w:rPr>
          <w:sz w:val="24"/>
          <w:rPrChange w16du:dateUtc="2026-07-07T18:18:00Z" w:author="Author" w:date="2026-07-07T20:18:00Z" w:id="19124">
            <w:rPr>
              <w:rFonts w:ascii="Times New Roman"/>
              <w:color w:val="000000"/>
              <w:spacing w:val="44"/>
            </w:rPr>
          </w:rPrChange>
        </w:rPr>
        <w:t xml:space="preserve"> </w:t>
      </w:r>
      <w:r w:rsidR="00A96A35" w:rsidRPr="0027638C">
        <w:rPr>
          <w:sz w:val="24"/>
          <w:rPrChange w16du:dateUtc="2026-07-07T18:18:00Z" w:author="Author" w:date="2026-07-07T20:18:00Z" w:id="19125">
            <w:rPr>
              <w:rFonts w:ascii="Times New Roman"/>
              <w:color w:val="000000"/>
            </w:rPr>
          </w:rPrChange>
        </w:rPr>
        <w:t>ut</w:t>
      </w:r>
      <w:r w:rsidR="00A96A35" w:rsidRPr="0027638C">
        <w:rPr>
          <w:sz w:val="24"/>
          <w:rPrChange w16du:dateUtc="2026-07-07T18:18:00Z" w:author="Author" w:date="2026-07-07T20:18:00Z" w:id="19126">
            <w:rPr>
              <w:rFonts w:ascii="Times New Roman"/>
              <w:color w:val="000000"/>
              <w:spacing w:val="44"/>
            </w:rPr>
          </w:rPrChange>
        </w:rPr>
        <w:t xml:space="preserve"> </w:t>
      </w:r>
      <w:r w:rsidR="00A96A35" w:rsidRPr="0027638C">
        <w:rPr>
          <w:sz w:val="24"/>
          <w:rPrChange w16du:dateUtc="2026-07-07T18:18:00Z" w:author="Author" w:date="2026-07-07T20:18:00Z" w:id="19127">
            <w:rPr>
              <w:rFonts w:ascii="Times New Roman"/>
              <w:color w:val="000000"/>
            </w:rPr>
          </w:rPrChange>
        </w:rPr>
        <w:t>labore</w:t>
      </w:r>
      <w:r w:rsidR="00A96A35" w:rsidRPr="0027638C">
        <w:rPr>
          <w:sz w:val="24"/>
          <w:rPrChange w16du:dateUtc="2026-07-07T18:18:00Z" w:author="Author" w:date="2026-07-07T20:18:00Z" w:id="19128">
            <w:rPr>
              <w:rFonts w:ascii="Times New Roman"/>
              <w:color w:val="000000"/>
              <w:spacing w:val="44"/>
            </w:rPr>
          </w:rPrChange>
        </w:rPr>
        <w:t xml:space="preserve"> </w:t>
      </w:r>
      <w:r w:rsidR="00A96A35" w:rsidRPr="0027638C">
        <w:rPr>
          <w:sz w:val="24"/>
          <w:rPrChange w16du:dateUtc="2026-07-07T18:18:00Z" w:author="Author" w:date="2026-07-07T20:18:00Z" w:id="19129">
            <w:rPr>
              <w:rFonts w:ascii="Times New Roman"/>
              <w:color w:val="000000"/>
            </w:rPr>
          </w:rPrChange>
        </w:rPr>
        <w:t>et</w:t>
      </w:r>
      <w:r w:rsidR="00A96A35" w:rsidRPr="0027638C">
        <w:rPr>
          <w:sz w:val="24"/>
          <w:rPrChange w16du:dateUtc="2026-07-07T18:18:00Z" w:author="Author" w:date="2026-07-07T20:18:00Z" w:id="19130">
            <w:rPr>
              <w:rFonts w:ascii="Times New Roman"/>
              <w:color w:val="000000"/>
              <w:spacing w:val="44"/>
            </w:rPr>
          </w:rPrChange>
        </w:rPr>
        <w:t xml:space="preserve"> </w:t>
      </w:r>
      <w:r w:rsidR="00A96A35" w:rsidRPr="0027638C">
        <w:rPr>
          <w:sz w:val="24"/>
          <w:rPrChange w16du:dateUtc="2026-07-07T18:18:00Z" w:author="Author" w:date="2026-07-07T20:18:00Z" w:id="19131">
            <w:rPr>
              <w:rFonts w:ascii="Times New Roman" w:hAnsi="Times New Roman"/>
              <w:color w:val="000000"/>
            </w:rPr>
          </w:rPrChange>
        </w:rPr>
        <w:t>dolore</w:t>
      </w:r>
      <w:del w16du:dateUtc="2026-07-07T18:18:00Z" w:author="Author" w:date="2026-07-07T20:18:00Z" w:id="19132">
        <w:r>
          <w:rPr>
            <w:color w:val="000000"/>
          </w:rPr>
          <w:cr/>
        </w:r>
      </w:del>
      <w:r w:rsidR="00A96A35" w:rsidRPr="0027638C">
        <w:rPr>
          <w:sz w:val="24"/>
          <w:rPrChange w16du:dateUtc="2026-07-07T18:18:00Z" w:author="Author" w:date="2026-07-07T20:18:00Z" w:id="19133">
            <w:rPr>
              <w:rFonts w:ascii="Times New Roman"/>
              <w:color w:val="000000"/>
              <w:spacing w:val="665"/>
            </w:rPr>
          </w:rPrChange>
        </w:rPr>
        <w:t xml:space="preserve"> </w:t>
      </w:r>
      <w:r w:rsidR="00A96A35" w:rsidRPr="0027638C">
        <w:rPr>
          <w:sz w:val="24"/>
          <w:rPrChange w16du:dateUtc="2026-07-07T18:18:00Z" w:author="Author" w:date="2026-07-07T20:18:00Z" w:id="19134">
            <w:rPr>
              <w:rFonts w:ascii="Times New Roman"/>
              <w:color w:val="000000"/>
            </w:rPr>
          </w:rPrChange>
        </w:rPr>
        <w:t>Magna</w:t>
      </w:r>
      <w:r w:rsidR="00A96A35" w:rsidRPr="0027638C">
        <w:rPr>
          <w:sz w:val="24"/>
          <w:rPrChange w16du:dateUtc="2026-07-07T18:18:00Z" w:author="Author" w:date="2026-07-07T20:18:00Z" w:id="19135">
            <w:rPr>
              <w:rFonts w:ascii="Times New Roman"/>
              <w:color w:val="000000"/>
              <w:spacing w:val="60"/>
            </w:rPr>
          </w:rPrChange>
        </w:rPr>
        <w:t xml:space="preserve"> </w:t>
      </w:r>
      <w:r w:rsidR="00A96A35" w:rsidRPr="0027638C">
        <w:rPr>
          <w:sz w:val="24"/>
          <w:rPrChange w16du:dateUtc="2026-07-07T18:18:00Z" w:author="Author" w:date="2026-07-07T20:18:00Z" w:id="19136">
            <w:rPr>
              <w:rFonts w:ascii="Times New Roman"/>
              <w:color w:val="000000"/>
            </w:rPr>
          </w:rPrChange>
        </w:rPr>
        <w:t>aliqua</w:t>
      </w:r>
      <w:r w:rsidR="00A96A35" w:rsidRPr="0027638C">
        <w:rPr>
          <w:sz w:val="24"/>
          <w:rPrChange w16du:dateUtc="2026-07-07T18:18:00Z" w:author="Author" w:date="2026-07-07T20:18:00Z" w:id="19137">
            <w:rPr>
              <w:rFonts w:ascii="Times New Roman"/>
              <w:color w:val="000000"/>
              <w:spacing w:val="60"/>
            </w:rPr>
          </w:rPrChange>
        </w:rPr>
        <w:t xml:space="preserve"> </w:t>
      </w:r>
      <w:r w:rsidR="00A96A35" w:rsidRPr="0027638C">
        <w:rPr>
          <w:sz w:val="24"/>
          <w:rPrChange w16du:dateUtc="2026-07-07T18:18:00Z" w:author="Author" w:date="2026-07-07T20:18:00Z" w:id="19138">
            <w:rPr>
              <w:rFonts w:ascii="Times New Roman"/>
              <w:color w:val="000000"/>
            </w:rPr>
          </w:rPrChange>
        </w:rPr>
        <w:t>Lorem</w:t>
      </w:r>
      <w:r w:rsidR="00A96A35" w:rsidRPr="0027638C">
        <w:rPr>
          <w:sz w:val="24"/>
          <w:rPrChange w16du:dateUtc="2026-07-07T18:18:00Z" w:author="Author" w:date="2026-07-07T20:18:00Z" w:id="19139">
            <w:rPr>
              <w:rFonts w:ascii="Times New Roman"/>
              <w:color w:val="000000"/>
              <w:spacing w:val="60"/>
            </w:rPr>
          </w:rPrChange>
        </w:rPr>
        <w:t xml:space="preserve"> </w:t>
      </w:r>
      <w:r w:rsidR="00A96A35" w:rsidRPr="0027638C">
        <w:rPr>
          <w:sz w:val="24"/>
          <w:rPrChange w16du:dateUtc="2026-07-07T18:18:00Z" w:author="Author" w:date="2026-07-07T20:18:00Z" w:id="19140">
            <w:rPr>
              <w:rFonts w:ascii="Times New Roman"/>
              <w:color w:val="000000"/>
            </w:rPr>
          </w:rPrChange>
        </w:rPr>
        <w:t>ipsum</w:t>
      </w:r>
      <w:r w:rsidR="00A96A35" w:rsidRPr="0027638C">
        <w:rPr>
          <w:sz w:val="24"/>
          <w:rPrChange w16du:dateUtc="2026-07-07T18:18:00Z" w:author="Author" w:date="2026-07-07T20:18:00Z" w:id="19141">
            <w:rPr>
              <w:rFonts w:ascii="Times New Roman"/>
              <w:color w:val="000000"/>
              <w:spacing w:val="60"/>
            </w:rPr>
          </w:rPrChange>
        </w:rPr>
        <w:t xml:space="preserve"> </w:t>
      </w:r>
      <w:r w:rsidR="00A96A35" w:rsidRPr="0027638C">
        <w:rPr>
          <w:sz w:val="24"/>
          <w:rPrChange w16du:dateUtc="2026-07-07T18:18:00Z" w:author="Author" w:date="2026-07-07T20:18:00Z" w:id="19142">
            <w:rPr>
              <w:rFonts w:ascii="Times New Roman"/>
              <w:color w:val="000000"/>
            </w:rPr>
          </w:rPrChange>
        </w:rPr>
        <w:t>dolor</w:t>
      </w:r>
      <w:r w:rsidR="00A96A35" w:rsidRPr="0027638C">
        <w:rPr>
          <w:sz w:val="24"/>
          <w:rPrChange w16du:dateUtc="2026-07-07T18:18:00Z" w:author="Author" w:date="2026-07-07T20:18:00Z" w:id="19143">
            <w:rPr>
              <w:rFonts w:ascii="Times New Roman"/>
              <w:color w:val="000000"/>
              <w:spacing w:val="60"/>
            </w:rPr>
          </w:rPrChange>
        </w:rPr>
        <w:t xml:space="preserve"> </w:t>
      </w:r>
      <w:r w:rsidR="00A96A35" w:rsidRPr="0027638C">
        <w:rPr>
          <w:sz w:val="24"/>
          <w:rPrChange w16du:dateUtc="2026-07-07T18:18:00Z" w:author="Author" w:date="2026-07-07T20:18:00Z" w:id="19144">
            <w:rPr>
              <w:rFonts w:ascii="Times New Roman"/>
              <w:color w:val="000000"/>
            </w:rPr>
          </w:rPrChange>
        </w:rPr>
        <w:t>sit</w:t>
      </w:r>
      <w:r w:rsidR="00A96A35" w:rsidRPr="0027638C">
        <w:rPr>
          <w:sz w:val="24"/>
          <w:rPrChange w16du:dateUtc="2026-07-07T18:18:00Z" w:author="Author" w:date="2026-07-07T20:18:00Z" w:id="19145">
            <w:rPr>
              <w:rFonts w:ascii="Times New Roman"/>
              <w:color w:val="000000"/>
              <w:spacing w:val="60"/>
            </w:rPr>
          </w:rPrChange>
        </w:rPr>
        <w:t xml:space="preserve"> </w:t>
      </w:r>
      <w:r w:rsidR="00A96A35" w:rsidRPr="0027638C">
        <w:rPr>
          <w:sz w:val="24"/>
          <w:rPrChange w16du:dateUtc="2026-07-07T18:18:00Z" w:author="Author" w:date="2026-07-07T20:18:00Z" w:id="19146">
            <w:rPr>
              <w:rFonts w:ascii="Times New Roman"/>
              <w:color w:val="000000"/>
            </w:rPr>
          </w:rPrChange>
        </w:rPr>
        <w:t>amet.</w:t>
      </w:r>
      <w:r w:rsidR="00A96A35" w:rsidRPr="0027638C">
        <w:rPr>
          <w:sz w:val="24"/>
          <w:rPrChange w16du:dateUtc="2026-07-07T18:18:00Z" w:author="Author" w:date="2026-07-07T20:18:00Z" w:id="19147">
            <w:rPr>
              <w:rFonts w:ascii="Times New Roman"/>
              <w:color w:val="000000"/>
              <w:spacing w:val="60"/>
            </w:rPr>
          </w:rPrChange>
        </w:rPr>
        <w:t xml:space="preserve"> </w:t>
      </w:r>
      <w:r w:rsidR="00A96A35" w:rsidRPr="0027638C">
        <w:rPr>
          <w:sz w:val="24"/>
          <w:rPrChange w16du:dateUtc="2026-07-07T18:18:00Z" w:author="Author" w:date="2026-07-07T20:18:00Z" w:id="19148">
            <w:rPr>
              <w:rFonts w:ascii="Times New Roman"/>
              <w:color w:val="000000"/>
            </w:rPr>
          </w:rPrChange>
        </w:rPr>
        <w:t>Consectetur</w:t>
      </w:r>
      <w:r w:rsidR="00A96A35" w:rsidRPr="0027638C">
        <w:rPr>
          <w:sz w:val="24"/>
          <w:rPrChange w16du:dateUtc="2026-07-07T18:18:00Z" w:author="Author" w:date="2026-07-07T20:18:00Z" w:id="19149">
            <w:rPr>
              <w:rFonts w:ascii="Times New Roman"/>
              <w:color w:val="000000"/>
              <w:spacing w:val="60"/>
            </w:rPr>
          </w:rPrChange>
        </w:rPr>
        <w:t xml:space="preserve"> </w:t>
      </w:r>
      <w:r w:rsidR="00A96A35" w:rsidRPr="0027638C">
        <w:rPr>
          <w:sz w:val="24"/>
          <w:rPrChange w16du:dateUtc="2026-07-07T18:18:00Z" w:author="Author" w:date="2026-07-07T20:18:00Z" w:id="19150">
            <w:rPr>
              <w:rFonts w:ascii="Times New Roman"/>
              <w:color w:val="000000"/>
            </w:rPr>
          </w:rPrChange>
        </w:rPr>
        <w:t>adipiscing</w:t>
      </w:r>
      <w:r w:rsidR="00A96A35" w:rsidRPr="0027638C">
        <w:rPr>
          <w:sz w:val="24"/>
          <w:rPrChange w16du:dateUtc="2026-07-07T18:18:00Z" w:author="Author" w:date="2026-07-07T20:18:00Z" w:id="19151">
            <w:rPr>
              <w:rFonts w:ascii="Times New Roman"/>
              <w:color w:val="000000"/>
              <w:spacing w:val="60"/>
            </w:rPr>
          </w:rPrChange>
        </w:rPr>
        <w:t xml:space="preserve"> </w:t>
      </w:r>
      <w:r w:rsidR="00A96A35" w:rsidRPr="0027638C">
        <w:rPr>
          <w:sz w:val="24"/>
          <w:rPrChange w16du:dateUtc="2026-07-07T18:18:00Z" w:author="Author" w:date="2026-07-07T20:18:00Z" w:id="19152">
            <w:rPr>
              <w:rFonts w:ascii="Times New Roman"/>
              <w:color w:val="000000"/>
            </w:rPr>
          </w:rPrChange>
        </w:rPr>
        <w:t>elit</w:t>
      </w:r>
      <w:r w:rsidR="00A96A35" w:rsidRPr="0027638C">
        <w:rPr>
          <w:sz w:val="24"/>
          <w:rPrChange w16du:dateUtc="2026-07-07T18:18:00Z" w:author="Author" w:date="2026-07-07T20:18:00Z" w:id="19153">
            <w:rPr>
              <w:rFonts w:ascii="Times New Roman"/>
              <w:color w:val="000000"/>
              <w:spacing w:val="60"/>
            </w:rPr>
          </w:rPrChange>
        </w:rPr>
        <w:t xml:space="preserve"> </w:t>
      </w:r>
      <w:r w:rsidR="00A96A35" w:rsidRPr="0027638C">
        <w:rPr>
          <w:sz w:val="24"/>
          <w:rPrChange w16du:dateUtc="2026-07-07T18:18:00Z" w:author="Author" w:date="2026-07-07T20:18:00Z" w:id="19154">
            <w:rPr>
              <w:rFonts w:ascii="Times New Roman"/>
              <w:color w:val="000000"/>
            </w:rPr>
          </w:rPrChange>
        </w:rPr>
        <w:t>sed</w:t>
      </w:r>
      <w:r w:rsidR="00A96A35" w:rsidRPr="0027638C">
        <w:rPr>
          <w:sz w:val="24"/>
          <w:rPrChange w16du:dateUtc="2026-07-07T18:18:00Z" w:author="Author" w:date="2026-07-07T20:18:00Z" w:id="19155">
            <w:rPr>
              <w:rFonts w:ascii="Times New Roman"/>
              <w:color w:val="000000"/>
              <w:spacing w:val="60"/>
            </w:rPr>
          </w:rPrChange>
        </w:rPr>
        <w:t xml:space="preserve"> </w:t>
      </w:r>
      <w:r w:rsidR="00A96A35" w:rsidRPr="0027638C">
        <w:rPr>
          <w:sz w:val="24"/>
          <w:rPrChange w16du:dateUtc="2026-07-07T18:18:00Z" w:author="Author" w:date="2026-07-07T20:18:00Z" w:id="19156">
            <w:rPr>
              <w:rFonts w:ascii="Times New Roman"/>
              <w:color w:val="000000"/>
            </w:rPr>
          </w:rPrChange>
        </w:rPr>
        <w:t>do</w:t>
      </w:r>
      <w:r w:rsidR="00A96A35" w:rsidRPr="0027638C">
        <w:rPr>
          <w:sz w:val="24"/>
          <w:rPrChange w16du:dateUtc="2026-07-07T18:18:00Z" w:author="Author" w:date="2026-07-07T20:18:00Z" w:id="19157">
            <w:rPr>
              <w:rFonts w:ascii="Times New Roman"/>
              <w:color w:val="000000"/>
              <w:spacing w:val="60"/>
            </w:rPr>
          </w:rPrChange>
        </w:rPr>
        <w:t xml:space="preserve"> </w:t>
      </w:r>
      <w:r w:rsidR="00A96A35" w:rsidRPr="0027638C">
        <w:rPr>
          <w:sz w:val="24"/>
          <w:rPrChange w16du:dateUtc="2026-07-07T18:18:00Z" w:author="Author" w:date="2026-07-07T20:18:00Z" w:id="19158">
            <w:rPr>
              <w:rFonts w:ascii="Times New Roman"/>
              <w:color w:val="000000"/>
            </w:rPr>
          </w:rPrChange>
        </w:rPr>
        <w:t>eiusmod</w:t>
      </w:r>
      <w:r w:rsidR="00A96A35" w:rsidRPr="0027638C">
        <w:rPr>
          <w:sz w:val="24"/>
          <w:rPrChange w16du:dateUtc="2026-07-07T18:18:00Z" w:author="Author" w:date="2026-07-07T20:18:00Z" w:id="19159">
            <w:rPr>
              <w:rFonts w:ascii="Times New Roman"/>
              <w:color w:val="000000"/>
              <w:spacing w:val="60"/>
            </w:rPr>
          </w:rPrChange>
        </w:rPr>
        <w:t xml:space="preserve"> </w:t>
      </w:r>
      <w:r w:rsidR="00A96A35" w:rsidRPr="0027638C">
        <w:rPr>
          <w:sz w:val="24"/>
          <w:rPrChange w16du:dateUtc="2026-07-07T18:18:00Z" w:author="Author" w:date="2026-07-07T20:18:00Z" w:id="19160">
            <w:rPr>
              <w:rFonts w:ascii="Times New Roman"/>
              <w:color w:val="000000"/>
            </w:rPr>
          </w:rPrChange>
        </w:rPr>
        <w:t>tempor</w:t>
      </w:r>
      <w:r w:rsidR="00A96A35" w:rsidRPr="0027638C">
        <w:rPr>
          <w:sz w:val="24"/>
          <w:rPrChange w16du:dateUtc="2026-07-07T18:18:00Z" w:author="Author" w:date="2026-07-07T20:18:00Z" w:id="19161">
            <w:rPr>
              <w:rFonts w:ascii="Times New Roman"/>
              <w:color w:val="000000"/>
              <w:spacing w:val="60"/>
            </w:rPr>
          </w:rPrChange>
        </w:rPr>
        <w:t xml:space="preserve"> </w:t>
      </w:r>
      <w:r w:rsidR="00A96A35" w:rsidRPr="0027638C">
        <w:rPr>
          <w:sz w:val="24"/>
          <w:rPrChange w16du:dateUtc="2026-07-07T18:18:00Z" w:author="Author" w:date="2026-07-07T20:18:00Z" w:id="19162">
            <w:rPr>
              <w:rFonts w:ascii="Times New Roman" w:hAnsi="Times New Roman"/>
              <w:color w:val="000000"/>
            </w:rPr>
          </w:rPrChange>
        </w:rPr>
        <w:t>incididunt</w:t>
      </w:r>
      <w:del w16du:dateUtc="2026-07-07T18:18:00Z" w:author="Author" w:date="2026-07-07T20:18:00Z" w:id="19163">
        <w:r>
          <w:rPr>
            <w:color w:val="000000"/>
          </w:rPr>
          <w:cr/>
        </w:r>
      </w:del>
      <w:r w:rsidR="00A96A35" w:rsidRPr="0027638C">
        <w:rPr>
          <w:sz w:val="24"/>
          <w:rPrChange w16du:dateUtc="2026-07-07T18:18:00Z" w:author="Author" w:date="2026-07-07T20:18:00Z" w:id="19164">
            <w:rPr>
              <w:rFonts w:ascii="Times New Roman"/>
              <w:color w:val="000000"/>
              <w:spacing w:val="665"/>
            </w:rPr>
          </w:rPrChange>
        </w:rPr>
        <w:t xml:space="preserve"> </w:t>
      </w:r>
      <w:r w:rsidR="00A96A35" w:rsidRPr="0027638C">
        <w:rPr>
          <w:sz w:val="24"/>
          <w:rPrChange w16du:dateUtc="2026-07-07T18:18:00Z" w:author="Author" w:date="2026-07-07T20:18:00Z" w:id="19165">
            <w:rPr>
              <w:rFonts w:ascii="Times New Roman" w:hAnsi="Times New Roman"/>
              <w:color w:val="000000"/>
            </w:rPr>
          </w:rPrChange>
        </w:rPr>
        <w:t>Ut’labore</w:t>
      </w:r>
      <w:r w:rsidR="00A96A35" w:rsidRPr="0027638C">
        <w:rPr>
          <w:spacing w:val="-4"/>
          <w:sz w:val="24"/>
          <w:rPrChange w16du:dateUtc="2026-07-07T18:18:00Z" w:author="Author" w:date="2026-07-07T20:18:00Z" w:id="19166">
            <w:rPr>
              <w:rFonts w:ascii="Times New Roman"/>
              <w:color w:val="000000"/>
              <w:spacing w:val="-1"/>
            </w:rPr>
          </w:rPrChange>
        </w:rPr>
        <w:t xml:space="preserve"> </w:t>
      </w:r>
      <w:r w:rsidR="00A96A35" w:rsidRPr="0027638C">
        <w:rPr>
          <w:sz w:val="24"/>
          <w:rPrChange w16du:dateUtc="2026-07-07T18:18:00Z" w:author="Author" w:date="2026-07-07T20:18:00Z" w:id="19167">
            <w:rPr>
              <w:rFonts w:ascii="Times New Roman"/>
              <w:color w:val="000000"/>
            </w:rPr>
          </w:rPrChange>
        </w:rPr>
        <w:t>et</w:t>
      </w:r>
      <w:r w:rsidR="00A96A35" w:rsidRPr="0027638C">
        <w:rPr>
          <w:spacing w:val="-4"/>
          <w:sz w:val="24"/>
          <w:rPrChange w16du:dateUtc="2026-07-07T18:18:00Z" w:author="Author" w:date="2026-07-07T20:18:00Z" w:id="19168">
            <w:rPr>
              <w:rFonts w:ascii="Times New Roman"/>
              <w:color w:val="000000"/>
              <w:spacing w:val="-1"/>
            </w:rPr>
          </w:rPrChange>
        </w:rPr>
        <w:t xml:space="preserve"> </w:t>
      </w:r>
      <w:r w:rsidR="00A96A35" w:rsidRPr="0027638C">
        <w:rPr>
          <w:sz w:val="24"/>
          <w:rPrChange w16du:dateUtc="2026-07-07T18:18:00Z" w:author="Author" w:date="2026-07-07T20:18:00Z" w:id="19169">
            <w:rPr>
              <w:rFonts w:ascii="Times New Roman"/>
              <w:color w:val="000000"/>
            </w:rPr>
          </w:rPrChange>
        </w:rPr>
        <w:t>dolore</w:t>
      </w:r>
      <w:r w:rsidR="00A96A35" w:rsidRPr="0027638C">
        <w:rPr>
          <w:spacing w:val="-4"/>
          <w:sz w:val="24"/>
          <w:rPrChange w16du:dateUtc="2026-07-07T18:18:00Z" w:author="Author" w:date="2026-07-07T20:18:00Z" w:id="19170">
            <w:rPr>
              <w:rFonts w:ascii="Times New Roman"/>
              <w:color w:val="000000"/>
              <w:spacing w:val="-1"/>
            </w:rPr>
          </w:rPrChange>
        </w:rPr>
        <w:t xml:space="preserve"> </w:t>
      </w:r>
      <w:r w:rsidR="00A96A35" w:rsidRPr="0027638C">
        <w:rPr>
          <w:sz w:val="24"/>
          <w:rPrChange w16du:dateUtc="2026-07-07T18:18:00Z" w:author="Author" w:date="2026-07-07T20:18:00Z" w:id="19171">
            <w:rPr>
              <w:rFonts w:ascii="Times New Roman"/>
              <w:color w:val="000000"/>
            </w:rPr>
          </w:rPrChange>
        </w:rPr>
        <w:t>magna</w:t>
      </w:r>
      <w:r w:rsidR="00A96A35" w:rsidRPr="0027638C">
        <w:rPr>
          <w:spacing w:val="-4"/>
          <w:sz w:val="24"/>
          <w:rPrChange w16du:dateUtc="2026-07-07T18:18:00Z" w:author="Author" w:date="2026-07-07T20:18:00Z" w:id="19172">
            <w:rPr>
              <w:rFonts w:ascii="Times New Roman"/>
              <w:color w:val="000000"/>
              <w:spacing w:val="-1"/>
            </w:rPr>
          </w:rPrChange>
        </w:rPr>
        <w:t xml:space="preserve"> </w:t>
      </w:r>
      <w:r w:rsidR="00A96A35" w:rsidRPr="0027638C">
        <w:rPr>
          <w:sz w:val="24"/>
          <w:rPrChange w16du:dateUtc="2026-07-07T18:18:00Z" w:author="Author" w:date="2026-07-07T20:18:00Z" w:id="19173">
            <w:rPr>
              <w:rFonts w:ascii="Times New Roman"/>
              <w:color w:val="000000"/>
            </w:rPr>
          </w:rPrChange>
        </w:rPr>
        <w:t>aliqua</w:t>
      </w:r>
      <w:r w:rsidR="00A96A35" w:rsidRPr="0027638C">
        <w:rPr>
          <w:spacing w:val="-4"/>
          <w:sz w:val="24"/>
          <w:rPrChange w16du:dateUtc="2026-07-07T18:18:00Z" w:author="Author" w:date="2026-07-07T20:18:00Z" w:id="19174">
            <w:rPr>
              <w:rFonts w:ascii="Times New Roman"/>
              <w:color w:val="000000"/>
              <w:spacing w:val="-1"/>
            </w:rPr>
          </w:rPrChange>
        </w:rPr>
        <w:t xml:space="preserve"> </w:t>
      </w:r>
      <w:r w:rsidR="00A96A35" w:rsidRPr="0027638C">
        <w:rPr>
          <w:sz w:val="24"/>
          <w:rPrChange w16du:dateUtc="2026-07-07T18:18:00Z" w:author="Author" w:date="2026-07-07T20:18:00Z" w:id="19175">
            <w:rPr>
              <w:rFonts w:ascii="Times New Roman"/>
              <w:color w:val="000000"/>
            </w:rPr>
          </w:rPrChange>
        </w:rPr>
        <w:t>lorem</w:t>
      </w:r>
      <w:r w:rsidR="00A96A35" w:rsidRPr="0027638C">
        <w:rPr>
          <w:spacing w:val="-4"/>
          <w:sz w:val="24"/>
          <w:rPrChange w16du:dateUtc="2026-07-07T18:18:00Z" w:author="Author" w:date="2026-07-07T20:18:00Z" w:id="19176">
            <w:rPr>
              <w:rFonts w:ascii="Times New Roman"/>
              <w:color w:val="000000"/>
              <w:spacing w:val="-1"/>
            </w:rPr>
          </w:rPrChange>
        </w:rPr>
        <w:t xml:space="preserve"> </w:t>
      </w:r>
      <w:r w:rsidR="00A96A35" w:rsidRPr="0027638C">
        <w:rPr>
          <w:sz w:val="24"/>
          <w:rPrChange w16du:dateUtc="2026-07-07T18:18:00Z" w:author="Author" w:date="2026-07-07T20:18:00Z" w:id="19177">
            <w:rPr>
              <w:rFonts w:ascii="Times New Roman"/>
              <w:color w:val="000000"/>
            </w:rPr>
          </w:rPrChange>
        </w:rPr>
        <w:t>ipsum</w:t>
      </w:r>
      <w:r w:rsidR="00A96A35" w:rsidRPr="0027638C">
        <w:rPr>
          <w:spacing w:val="-4"/>
          <w:sz w:val="24"/>
          <w:rPrChange w16du:dateUtc="2026-07-07T18:18:00Z" w:author="Author" w:date="2026-07-07T20:18:00Z" w:id="19178">
            <w:rPr>
              <w:rFonts w:ascii="Times New Roman"/>
              <w:color w:val="000000"/>
              <w:spacing w:val="-1"/>
            </w:rPr>
          </w:rPrChange>
        </w:rPr>
        <w:t xml:space="preserve"> </w:t>
      </w:r>
      <w:r w:rsidR="00A96A35" w:rsidRPr="0027638C">
        <w:rPr>
          <w:sz w:val="24"/>
          <w:rPrChange w16du:dateUtc="2026-07-07T18:18:00Z" w:author="Author" w:date="2026-07-07T20:18:00Z" w:id="19179">
            <w:rPr>
              <w:rFonts w:ascii="Times New Roman"/>
              <w:color w:val="000000"/>
            </w:rPr>
          </w:rPrChange>
        </w:rPr>
        <w:t>dolor</w:t>
      </w:r>
      <w:r w:rsidR="00A96A35" w:rsidRPr="0027638C">
        <w:rPr>
          <w:spacing w:val="-4"/>
          <w:sz w:val="24"/>
          <w:rPrChange w16du:dateUtc="2026-07-07T18:18:00Z" w:author="Author" w:date="2026-07-07T20:18:00Z" w:id="19180">
            <w:rPr>
              <w:rFonts w:ascii="Times New Roman"/>
              <w:color w:val="000000"/>
              <w:spacing w:val="-1"/>
            </w:rPr>
          </w:rPrChange>
        </w:rPr>
        <w:t xml:space="preserve"> </w:t>
      </w:r>
      <w:r w:rsidR="00A96A35" w:rsidRPr="0027638C">
        <w:rPr>
          <w:sz w:val="24"/>
          <w:rPrChange w16du:dateUtc="2026-07-07T18:18:00Z" w:author="Author" w:date="2026-07-07T20:18:00Z" w:id="19181">
            <w:rPr>
              <w:rFonts w:ascii="Times New Roman"/>
              <w:color w:val="000000"/>
            </w:rPr>
          </w:rPrChange>
        </w:rPr>
        <w:t>sit</w:t>
      </w:r>
      <w:r w:rsidR="00A96A35" w:rsidRPr="0027638C">
        <w:rPr>
          <w:spacing w:val="-4"/>
          <w:sz w:val="24"/>
          <w:rPrChange w16du:dateUtc="2026-07-07T18:18:00Z" w:author="Author" w:date="2026-07-07T20:18:00Z" w:id="19182">
            <w:rPr>
              <w:rFonts w:ascii="Times New Roman"/>
              <w:color w:val="000000"/>
              <w:spacing w:val="-1"/>
            </w:rPr>
          </w:rPrChange>
        </w:rPr>
        <w:t xml:space="preserve"> </w:t>
      </w:r>
      <w:r w:rsidR="00A96A35" w:rsidRPr="0027638C">
        <w:rPr>
          <w:sz w:val="24"/>
          <w:rPrChange w16du:dateUtc="2026-07-07T18:18:00Z" w:author="Author" w:date="2026-07-07T20:18:00Z" w:id="19183">
            <w:rPr>
              <w:rFonts w:ascii="Times New Roman"/>
              <w:color w:val="000000"/>
            </w:rPr>
          </w:rPrChange>
        </w:rPr>
        <w:t>amet</w:t>
      </w:r>
      <w:r w:rsidR="00A96A35" w:rsidRPr="0027638C">
        <w:rPr>
          <w:spacing w:val="-4"/>
          <w:sz w:val="24"/>
          <w:rPrChange w16du:dateUtc="2026-07-07T18:18:00Z" w:author="Author" w:date="2026-07-07T20:18:00Z" w:id="19184">
            <w:rPr>
              <w:rFonts w:ascii="Times New Roman"/>
              <w:color w:val="000000"/>
              <w:spacing w:val="-1"/>
            </w:rPr>
          </w:rPrChange>
        </w:rPr>
        <w:t xml:space="preserve"> </w:t>
      </w:r>
      <w:r w:rsidR="00A96A35" w:rsidRPr="0027638C">
        <w:rPr>
          <w:sz w:val="24"/>
          <w:rPrChange w16du:dateUtc="2026-07-07T18:18:00Z" w:author="Author" w:date="2026-07-07T20:18:00Z" w:id="19185">
            <w:rPr>
              <w:rFonts w:ascii="Times New Roman"/>
              <w:color w:val="000000"/>
            </w:rPr>
          </w:rPrChange>
        </w:rPr>
        <w:t>consectetur</w:t>
      </w:r>
      <w:r w:rsidR="00A96A35" w:rsidRPr="0027638C">
        <w:rPr>
          <w:spacing w:val="-4"/>
          <w:sz w:val="24"/>
          <w:rPrChange w16du:dateUtc="2026-07-07T18:18:00Z" w:author="Author" w:date="2026-07-07T20:18:00Z" w:id="19186">
            <w:rPr>
              <w:rFonts w:ascii="Times New Roman"/>
              <w:color w:val="000000"/>
              <w:spacing w:val="-1"/>
            </w:rPr>
          </w:rPrChange>
        </w:rPr>
        <w:t xml:space="preserve"> </w:t>
      </w:r>
      <w:r w:rsidR="00A96A35" w:rsidRPr="0027638C">
        <w:rPr>
          <w:sz w:val="24"/>
          <w:rPrChange w16du:dateUtc="2026-07-07T18:18:00Z" w:author="Author" w:date="2026-07-07T20:18:00Z" w:id="19187">
            <w:rPr>
              <w:rFonts w:ascii="Times New Roman"/>
              <w:color w:val="000000"/>
            </w:rPr>
          </w:rPrChange>
        </w:rPr>
        <w:t>Adipiscing.</w:t>
      </w:r>
      <w:r w:rsidR="00A96A35" w:rsidRPr="0027638C">
        <w:rPr>
          <w:spacing w:val="-3"/>
          <w:sz w:val="24"/>
          <w:rPrChange w16du:dateUtc="2026-07-07T18:18:00Z" w:author="Author" w:date="2026-07-07T20:18:00Z" w:id="19188">
            <w:rPr>
              <w:rFonts w:ascii="Times New Roman"/>
              <w:color w:val="000000"/>
              <w:spacing w:val="-1"/>
            </w:rPr>
          </w:rPrChange>
        </w:rPr>
        <w:t xml:space="preserve"> </w:t>
      </w:r>
      <w:del w16du:dateUtc="2026-07-07T18:18:00Z" w:author="Author" w:date="2026-07-07T20:18:00Z" w:id="19189">
        <w:r>
          <w:rPr>
            <w:color w:val="000000"/>
          </w:rPr>
          <w:delText>You</w:delText>
        </w:r>
        <w:r>
          <w:rPr>
            <w:color w:val="000000"/>
            <w:spacing w:val="-1"/>
          </w:rPr>
          <w:delText xml:space="preserve"> </w:delText>
        </w:r>
        <w:r>
          <w:rPr>
            <w:color w:val="000000"/>
          </w:rPr>
          <w:delText>reserve</w:delText>
        </w:r>
      </w:del>
      <w:ins w16du:dateUtc="2026-07-07T18:18:00Z" w:author="Author" w:date="2026-07-07T20:18:00Z" w:id="19190">
        <w:r w:rsidR="00A96A35" w:rsidRPr="0027638C">
          <w:rPr>
            <w:sz w:val="24"/>
            <w:szCs w:val="24"/>
          </w:rPr>
          <w:t>Elit Sed</w:t>
        </w:r>
        <w:r w:rsidR="00A96A35" w:rsidRPr="0027638C">
          <w:rPr>
            <w:spacing w:val="-4"/>
            <w:sz w:val="24"/>
            <w:szCs w:val="24"/>
          </w:rPr>
          <w:t xml:space="preserve"> </w:t>
        </w:r>
        <w:r w:rsidR="00A96A35" w:rsidRPr="0027638C">
          <w:rPr>
            <w:sz w:val="24"/>
            <w:szCs w:val="24"/>
          </w:rPr>
          <w:t>do</w:t>
        </w:r>
      </w:ins>
      <w:r w:rsidR="00A96A35" w:rsidRPr="0027638C">
        <w:rPr>
          <w:spacing w:val="-4"/>
          <w:sz w:val="24"/>
          <w:rPrChange w16du:dateUtc="2026-07-07T18:18:00Z" w:author="Author" w:date="2026-07-07T20:18:00Z" w:id="19191">
            <w:rPr>
              <w:rFonts w:ascii="Times New Roman"/>
              <w:color w:val="000000"/>
              <w:spacing w:val="-1"/>
            </w:rPr>
          </w:rPrChange>
        </w:rPr>
        <w:t xml:space="preserve"> </w:t>
      </w:r>
      <w:r w:rsidR="00A96A35" w:rsidRPr="0027638C">
        <w:rPr>
          <w:sz w:val="24"/>
          <w:rPrChange w16du:dateUtc="2026-07-07T18:18:00Z" w:author="Author" w:date="2026-07-07T20:18:00Z" w:id="19192">
            <w:rPr>
              <w:rFonts w:ascii="Times New Roman"/>
              <w:color w:val="000000"/>
            </w:rPr>
          </w:rPrChange>
        </w:rPr>
        <w:t>eiusmod</w:t>
      </w:r>
      <w:r w:rsidR="00A96A35" w:rsidRPr="0027638C">
        <w:rPr>
          <w:spacing w:val="-4"/>
          <w:sz w:val="24"/>
          <w:rPrChange w16du:dateUtc="2026-07-07T18:18:00Z" w:author="Author" w:date="2026-07-07T20:18:00Z" w:id="19193">
            <w:rPr>
              <w:rFonts w:ascii="Times New Roman"/>
              <w:color w:val="000000"/>
              <w:spacing w:val="-1"/>
            </w:rPr>
          </w:rPrChange>
        </w:rPr>
        <w:t xml:space="preserve"> </w:t>
      </w:r>
      <w:r w:rsidR="00A96A35" w:rsidRPr="0027638C">
        <w:rPr>
          <w:sz w:val="24"/>
          <w:rPrChange w16du:dateUtc="2026-07-07T18:18:00Z" w:author="Author" w:date="2026-07-07T20:18:00Z" w:id="19194">
            <w:rPr>
              <w:rFonts w:ascii="Times New Roman" w:hAnsi="Times New Roman"/>
              <w:color w:val="000000"/>
            </w:rPr>
          </w:rPrChange>
        </w:rPr>
        <w:t>tempor</w:t>
      </w:r>
      <w:del w16du:dateUtc="2026-07-07T18:18:00Z" w:author="Author" w:date="2026-07-07T20:18:00Z" w:id="19195">
        <w:r>
          <w:rPr>
            <w:color w:val="000000"/>
          </w:rPr>
          <w:cr/>
        </w:r>
      </w:del>
      <w:r w:rsidR="00A96A35" w:rsidRPr="0027638C">
        <w:rPr>
          <w:sz w:val="24"/>
          <w:rPrChange w16du:dateUtc="2026-07-07T18:18:00Z" w:author="Author" w:date="2026-07-07T20:18:00Z" w:id="19196">
            <w:rPr>
              <w:rFonts w:ascii="Times New Roman"/>
              <w:color w:val="000000"/>
              <w:spacing w:val="665"/>
            </w:rPr>
          </w:rPrChange>
        </w:rPr>
        <w:t xml:space="preserve"> </w:t>
      </w:r>
      <w:r w:rsidR="00A96A35" w:rsidRPr="0027638C">
        <w:rPr>
          <w:sz w:val="24"/>
          <w:rPrChange w16du:dateUtc="2026-07-07T18:18:00Z" w:author="Author" w:date="2026-07-07T20:18:00Z" w:id="19197">
            <w:rPr>
              <w:rFonts w:ascii="Times New Roman"/>
              <w:color w:val="000000"/>
            </w:rPr>
          </w:rPrChange>
        </w:rPr>
        <w:t>incididunt</w:t>
      </w:r>
      <w:r w:rsidR="00A96A35" w:rsidRPr="0027638C">
        <w:rPr>
          <w:sz w:val="24"/>
          <w:rPrChange w16du:dateUtc="2026-07-07T18:18:00Z" w:author="Author" w:date="2026-07-07T20:18:00Z" w:id="19198">
            <w:rPr>
              <w:rFonts w:ascii="Times New Roman"/>
              <w:color w:val="000000"/>
              <w:spacing w:val="14"/>
            </w:rPr>
          </w:rPrChange>
        </w:rPr>
        <w:t xml:space="preserve"> </w:t>
      </w:r>
      <w:r w:rsidR="00A96A35" w:rsidRPr="0027638C">
        <w:rPr>
          <w:sz w:val="24"/>
          <w:rPrChange w16du:dateUtc="2026-07-07T18:18:00Z" w:author="Author" w:date="2026-07-07T20:18:00Z" w:id="19199">
            <w:rPr>
              <w:rFonts w:ascii="Times New Roman"/>
              <w:color w:val="000000"/>
            </w:rPr>
          </w:rPrChange>
        </w:rPr>
        <w:t>ut</w:t>
      </w:r>
      <w:r w:rsidR="00A96A35" w:rsidRPr="0027638C">
        <w:rPr>
          <w:sz w:val="24"/>
          <w:rPrChange w16du:dateUtc="2026-07-07T18:18:00Z" w:author="Author" w:date="2026-07-07T20:18:00Z" w:id="19200">
            <w:rPr>
              <w:rFonts w:ascii="Times New Roman"/>
              <w:color w:val="000000"/>
              <w:spacing w:val="14"/>
            </w:rPr>
          </w:rPrChange>
        </w:rPr>
        <w:t xml:space="preserve"> </w:t>
      </w:r>
      <w:r w:rsidR="00A96A35" w:rsidRPr="0027638C">
        <w:rPr>
          <w:sz w:val="24"/>
          <w:rPrChange w16du:dateUtc="2026-07-07T18:18:00Z" w:author="Author" w:date="2026-07-07T20:18:00Z" w:id="19201">
            <w:rPr>
              <w:rFonts w:ascii="Times New Roman"/>
              <w:color w:val="000000"/>
            </w:rPr>
          </w:rPrChange>
        </w:rPr>
        <w:t>labore</w:t>
      </w:r>
      <w:r w:rsidR="00A96A35" w:rsidRPr="0027638C">
        <w:rPr>
          <w:sz w:val="24"/>
          <w:rPrChange w16du:dateUtc="2026-07-07T18:18:00Z" w:author="Author" w:date="2026-07-07T20:18:00Z" w:id="19202">
            <w:rPr>
              <w:rFonts w:ascii="Times New Roman"/>
              <w:color w:val="000000"/>
              <w:spacing w:val="15"/>
            </w:rPr>
          </w:rPrChange>
        </w:rPr>
        <w:t xml:space="preserve"> </w:t>
      </w:r>
      <w:r w:rsidR="00A96A35" w:rsidRPr="0027638C">
        <w:rPr>
          <w:sz w:val="24"/>
          <w:rPrChange w16du:dateUtc="2026-07-07T18:18:00Z" w:author="Author" w:date="2026-07-07T20:18:00Z" w:id="19203">
            <w:rPr>
              <w:rFonts w:ascii="Times New Roman"/>
              <w:color w:val="000000"/>
            </w:rPr>
          </w:rPrChange>
        </w:rPr>
        <w:t>et</w:t>
      </w:r>
      <w:r w:rsidR="00A96A35" w:rsidRPr="0027638C">
        <w:rPr>
          <w:sz w:val="24"/>
          <w:rPrChange w16du:dateUtc="2026-07-07T18:18:00Z" w:author="Author" w:date="2026-07-07T20:18:00Z" w:id="19204">
            <w:rPr>
              <w:rFonts w:ascii="Times New Roman"/>
              <w:color w:val="000000"/>
              <w:spacing w:val="14"/>
            </w:rPr>
          </w:rPrChange>
        </w:rPr>
        <w:t xml:space="preserve"> </w:t>
      </w:r>
      <w:r w:rsidR="00A96A35" w:rsidRPr="0027638C">
        <w:rPr>
          <w:sz w:val="24"/>
          <w:rPrChange w16du:dateUtc="2026-07-07T18:18:00Z" w:author="Author" w:date="2026-07-07T20:18:00Z" w:id="19205">
            <w:rPr>
              <w:rFonts w:ascii="Times New Roman" w:hAnsi="Times New Roman"/>
              <w:color w:val="000000"/>
            </w:rPr>
          </w:rPrChange>
        </w:rPr>
        <w:t>Dolore’magna</w:t>
      </w:r>
      <w:r w:rsidR="00A96A35" w:rsidRPr="0027638C">
        <w:rPr>
          <w:sz w:val="24"/>
          <w:rPrChange w16du:dateUtc="2026-07-07T18:18:00Z" w:author="Author" w:date="2026-07-07T20:18:00Z" w:id="19206">
            <w:rPr>
              <w:rFonts w:ascii="Times New Roman"/>
              <w:color w:val="000000"/>
              <w:spacing w:val="15"/>
            </w:rPr>
          </w:rPrChange>
        </w:rPr>
        <w:t xml:space="preserve"> </w:t>
      </w:r>
      <w:r w:rsidR="00A96A35" w:rsidRPr="0027638C">
        <w:rPr>
          <w:sz w:val="24"/>
          <w:rPrChange w16du:dateUtc="2026-07-07T18:18:00Z" w:author="Author" w:date="2026-07-07T20:18:00Z" w:id="19207">
            <w:rPr>
              <w:rFonts w:ascii="Times New Roman"/>
              <w:color w:val="000000"/>
            </w:rPr>
          </w:rPrChange>
        </w:rPr>
        <w:t>aliqua</w:t>
      </w:r>
      <w:r w:rsidR="00A96A35" w:rsidRPr="0027638C">
        <w:rPr>
          <w:sz w:val="24"/>
          <w:rPrChange w16du:dateUtc="2026-07-07T18:18:00Z" w:author="Author" w:date="2026-07-07T20:18:00Z" w:id="19208">
            <w:rPr>
              <w:rFonts w:ascii="Times New Roman"/>
              <w:color w:val="000000"/>
              <w:spacing w:val="14"/>
            </w:rPr>
          </w:rPrChange>
        </w:rPr>
        <w:t xml:space="preserve"> </w:t>
      </w:r>
      <w:r w:rsidR="00A96A35" w:rsidRPr="0027638C">
        <w:rPr>
          <w:sz w:val="24"/>
          <w:rPrChange w16du:dateUtc="2026-07-07T18:18:00Z" w:author="Author" w:date="2026-07-07T20:18:00Z" w:id="19209">
            <w:rPr>
              <w:rFonts w:ascii="Times New Roman"/>
              <w:color w:val="000000"/>
            </w:rPr>
          </w:rPrChange>
        </w:rPr>
        <w:t>lorem</w:t>
      </w:r>
      <w:r w:rsidR="00A96A35" w:rsidRPr="0027638C">
        <w:rPr>
          <w:sz w:val="24"/>
          <w:rPrChange w16du:dateUtc="2026-07-07T18:18:00Z" w:author="Author" w:date="2026-07-07T20:18:00Z" w:id="19210">
            <w:rPr>
              <w:rFonts w:ascii="Times New Roman"/>
              <w:color w:val="000000"/>
              <w:spacing w:val="15"/>
            </w:rPr>
          </w:rPrChange>
        </w:rPr>
        <w:t xml:space="preserve"> </w:t>
      </w:r>
      <w:del w16du:dateUtc="2026-07-07T18:18:00Z" w:author="Author" w:date="2026-07-07T20:18:00Z" w:id="19211">
        <w:r>
          <w:rPr>
            <w:color w:val="000000"/>
          </w:rPr>
          <w:delText>your</w:delText>
        </w:r>
      </w:del>
      <w:ins w16du:dateUtc="2026-07-07T18:18:00Z" w:author="Author" w:date="2026-07-07T20:18:00Z" w:id="19212">
        <w:r w:rsidR="00A96A35" w:rsidRPr="0027638C">
          <w:rPr>
            <w:sz w:val="24"/>
            <w:szCs w:val="24"/>
          </w:rPr>
          <w:t>ipsum</w:t>
        </w:r>
      </w:ins>
      <w:r w:rsidR="00A96A35" w:rsidRPr="0027638C">
        <w:rPr>
          <w:sz w:val="24"/>
          <w:rPrChange w16du:dateUtc="2026-07-07T18:18:00Z" w:author="Author" w:date="2026-07-07T20:18:00Z" w:id="19213">
            <w:rPr>
              <w:rFonts w:ascii="Times New Roman"/>
              <w:color w:val="000000"/>
              <w:spacing w:val="15"/>
            </w:rPr>
          </w:rPrChange>
        </w:rPr>
        <w:t xml:space="preserve"> </w:t>
      </w:r>
      <w:r w:rsidR="00A96A35" w:rsidRPr="0027638C">
        <w:rPr>
          <w:sz w:val="24"/>
          <w:rPrChange w16du:dateUtc="2026-07-07T18:18:00Z" w:author="Author" w:date="2026-07-07T20:18:00Z" w:id="19214">
            <w:rPr>
              <w:rFonts w:ascii="Times New Roman"/>
              <w:color w:val="000000"/>
            </w:rPr>
          </w:rPrChange>
        </w:rPr>
        <w:t>dolor</w:t>
      </w:r>
      <w:r w:rsidR="00A96A35" w:rsidRPr="0027638C">
        <w:rPr>
          <w:sz w:val="24"/>
          <w:rPrChange w16du:dateUtc="2026-07-07T18:18:00Z" w:author="Author" w:date="2026-07-07T20:18:00Z" w:id="19215">
            <w:rPr>
              <w:rFonts w:ascii="Times New Roman"/>
              <w:color w:val="000000"/>
              <w:spacing w:val="14"/>
            </w:rPr>
          </w:rPrChange>
        </w:rPr>
        <w:t xml:space="preserve"> </w:t>
      </w:r>
      <w:r w:rsidR="00A96A35" w:rsidRPr="0027638C">
        <w:rPr>
          <w:sz w:val="24"/>
          <w:rPrChange w16du:dateUtc="2026-07-07T18:18:00Z" w:author="Author" w:date="2026-07-07T20:18:00Z" w:id="19216">
            <w:rPr>
              <w:rFonts w:ascii="Times New Roman"/>
              <w:color w:val="000000"/>
            </w:rPr>
          </w:rPrChange>
        </w:rPr>
        <w:t>sit</w:t>
      </w:r>
      <w:r w:rsidR="00A96A35" w:rsidRPr="0027638C">
        <w:rPr>
          <w:sz w:val="24"/>
          <w:rPrChange w16du:dateUtc="2026-07-07T18:18:00Z" w:author="Author" w:date="2026-07-07T20:18:00Z" w:id="19217">
            <w:rPr>
              <w:rFonts w:ascii="Times New Roman"/>
              <w:color w:val="000000"/>
              <w:spacing w:val="15"/>
            </w:rPr>
          </w:rPrChange>
        </w:rPr>
        <w:t xml:space="preserve"> </w:t>
      </w:r>
      <w:r w:rsidR="00A96A35" w:rsidRPr="0027638C">
        <w:rPr>
          <w:sz w:val="24"/>
          <w:rPrChange w16du:dateUtc="2026-07-07T18:18:00Z" w:author="Author" w:date="2026-07-07T20:18:00Z" w:id="19218">
            <w:rPr>
              <w:rFonts w:ascii="Times New Roman"/>
              <w:color w:val="000000"/>
            </w:rPr>
          </w:rPrChange>
        </w:rPr>
        <w:t>amet,</w:t>
      </w:r>
      <w:r w:rsidR="00A96A35" w:rsidRPr="0027638C">
        <w:rPr>
          <w:sz w:val="24"/>
          <w:rPrChange w16du:dateUtc="2026-07-07T18:18:00Z" w:author="Author" w:date="2026-07-07T20:18:00Z" w:id="19219">
            <w:rPr>
              <w:rFonts w:ascii="Times New Roman"/>
              <w:color w:val="000000"/>
              <w:spacing w:val="15"/>
            </w:rPr>
          </w:rPrChange>
        </w:rPr>
        <w:t xml:space="preserve"> </w:t>
      </w:r>
      <w:r w:rsidR="00A96A35" w:rsidRPr="0027638C">
        <w:rPr>
          <w:sz w:val="24"/>
          <w:rPrChange w16du:dateUtc="2026-07-07T18:18:00Z" w:author="Author" w:date="2026-07-07T20:18:00Z" w:id="19220">
            <w:rPr>
              <w:rFonts w:ascii="Times New Roman"/>
              <w:color w:val="000000"/>
            </w:rPr>
          </w:rPrChange>
        </w:rPr>
        <w:t>consectetur</w:t>
      </w:r>
      <w:r w:rsidR="00A96A35" w:rsidRPr="0027638C">
        <w:rPr>
          <w:sz w:val="24"/>
          <w:rPrChange w16du:dateUtc="2026-07-07T18:18:00Z" w:author="Author" w:date="2026-07-07T20:18:00Z" w:id="19221">
            <w:rPr>
              <w:rFonts w:ascii="Times New Roman"/>
              <w:color w:val="000000"/>
              <w:spacing w:val="15"/>
            </w:rPr>
          </w:rPrChange>
        </w:rPr>
        <w:t xml:space="preserve"> </w:t>
      </w:r>
      <w:del w16du:dateUtc="2026-07-07T18:18:00Z" w:author="Author" w:date="2026-07-07T20:18:00Z" w:id="19222">
        <w:r>
          <w:rPr>
            <w:color w:val="000000"/>
          </w:rPr>
          <w:delText>you</w:delText>
        </w:r>
        <w:r>
          <w:rPr>
            <w:color w:val="000000"/>
            <w:spacing w:val="15"/>
          </w:rPr>
          <w:delText xml:space="preserve"> </w:delText>
        </w:r>
      </w:del>
      <w:r w:rsidR="00A96A35" w:rsidRPr="0027638C">
        <w:rPr>
          <w:sz w:val="24"/>
          <w:rPrChange w16du:dateUtc="2026-07-07T18:18:00Z" w:author="Author" w:date="2026-07-07T20:18:00Z" w:id="19223">
            <w:rPr>
              <w:rFonts w:ascii="Times New Roman"/>
              <w:color w:val="000000"/>
            </w:rPr>
          </w:rPrChange>
        </w:rPr>
        <w:t>adipiscing</w:t>
      </w:r>
      <w:r w:rsidR="00A96A35" w:rsidRPr="0027638C">
        <w:rPr>
          <w:sz w:val="24"/>
          <w:rPrChange w16du:dateUtc="2026-07-07T18:18:00Z" w:author="Author" w:date="2026-07-07T20:18:00Z" w:id="19224">
            <w:rPr>
              <w:rFonts w:ascii="Times New Roman"/>
              <w:color w:val="000000"/>
              <w:spacing w:val="14"/>
            </w:rPr>
          </w:rPrChange>
        </w:rPr>
        <w:t xml:space="preserve"> </w:t>
      </w:r>
      <w:r w:rsidR="00A96A35" w:rsidRPr="0027638C">
        <w:rPr>
          <w:sz w:val="24"/>
          <w:rPrChange w16du:dateUtc="2026-07-07T18:18:00Z" w:author="Author" w:date="2026-07-07T20:18:00Z" w:id="19225">
            <w:rPr>
              <w:rFonts w:ascii="Times New Roman" w:hAnsi="Times New Roman"/>
              <w:color w:val="000000"/>
            </w:rPr>
          </w:rPrChange>
        </w:rPr>
        <w:t>elit</w:t>
      </w:r>
      <w:del w16du:dateUtc="2026-07-07T18:18:00Z" w:author="Author" w:date="2026-07-07T20:18:00Z" w:id="19226">
        <w:r>
          <w:rPr>
            <w:color w:val="000000"/>
          </w:rPr>
          <w:cr/>
        </w:r>
      </w:del>
      <w:r w:rsidR="00A96A35" w:rsidRPr="0027638C">
        <w:rPr>
          <w:sz w:val="24"/>
          <w:rPrChange w16du:dateUtc="2026-07-07T18:18:00Z" w:author="Author" w:date="2026-07-07T20:18:00Z" w:id="19227">
            <w:rPr>
              <w:rFonts w:ascii="Times New Roman"/>
              <w:color w:val="000000"/>
              <w:spacing w:val="665"/>
            </w:rPr>
          </w:rPrChange>
        </w:rPr>
        <w:t xml:space="preserve"> </w:t>
      </w:r>
      <w:r w:rsidR="00A96A35" w:rsidRPr="0027638C">
        <w:rPr>
          <w:sz w:val="24"/>
          <w:rPrChange w16du:dateUtc="2026-07-07T18:18:00Z" w:author="Author" w:date="2026-07-07T20:18:00Z" w:id="19228">
            <w:rPr>
              <w:rFonts w:ascii="Times New Roman"/>
              <w:color w:val="000000"/>
            </w:rPr>
          </w:rPrChange>
        </w:rPr>
        <w:t>sed</w:t>
      </w:r>
      <w:r w:rsidR="00A96A35" w:rsidRPr="0027638C">
        <w:rPr>
          <w:sz w:val="24"/>
          <w:rPrChange w16du:dateUtc="2026-07-07T18:18:00Z" w:author="Author" w:date="2026-07-07T20:18:00Z" w:id="19229">
            <w:rPr>
              <w:rFonts w:ascii="Times New Roman"/>
              <w:color w:val="000000"/>
              <w:spacing w:val="44"/>
            </w:rPr>
          </w:rPrChange>
        </w:rPr>
        <w:t xml:space="preserve"> </w:t>
      </w:r>
      <w:r w:rsidR="00A96A35" w:rsidRPr="0027638C">
        <w:rPr>
          <w:sz w:val="24"/>
          <w:rPrChange w16du:dateUtc="2026-07-07T18:18:00Z" w:author="Author" w:date="2026-07-07T20:18:00Z" w:id="19230">
            <w:rPr>
              <w:rFonts w:ascii="Times New Roman"/>
              <w:color w:val="000000"/>
            </w:rPr>
          </w:rPrChange>
        </w:rPr>
        <w:t>do</w:t>
      </w:r>
      <w:r w:rsidR="00A96A35" w:rsidRPr="0027638C">
        <w:rPr>
          <w:sz w:val="24"/>
          <w:rPrChange w16du:dateUtc="2026-07-07T18:18:00Z" w:author="Author" w:date="2026-07-07T20:18:00Z" w:id="19231">
            <w:rPr>
              <w:rFonts w:ascii="Times New Roman"/>
              <w:color w:val="000000"/>
              <w:spacing w:val="44"/>
            </w:rPr>
          </w:rPrChange>
        </w:rPr>
        <w:t xml:space="preserve"> </w:t>
      </w:r>
      <w:del w16du:dateUtc="2026-07-07T18:18:00Z" w:author="Author" w:date="2026-07-07T20:18:00Z" w:id="19232">
        <w:r>
          <w:rPr>
            <w:color w:val="000000"/>
          </w:rPr>
          <w:delText>us</w:delText>
        </w:r>
      </w:del>
      <w:ins w16du:dateUtc="2026-07-07T18:18:00Z" w:author="Author" w:date="2026-07-07T20:18:00Z" w:id="19233">
        <w:r w:rsidR="00A96A35" w:rsidRPr="0027638C">
          <w:rPr>
            <w:sz w:val="24"/>
            <w:szCs w:val="24"/>
          </w:rPr>
          <w:t>Eiusmod</w:t>
        </w:r>
      </w:ins>
      <w:r w:rsidR="00A96A35" w:rsidRPr="0027638C">
        <w:rPr>
          <w:sz w:val="24"/>
          <w:rPrChange w16du:dateUtc="2026-07-07T18:18:00Z" w:author="Author" w:date="2026-07-07T20:18:00Z" w:id="19234">
            <w:rPr>
              <w:rFonts w:ascii="Times New Roman"/>
              <w:color w:val="000000"/>
              <w:spacing w:val="44"/>
            </w:rPr>
          </w:rPrChange>
        </w:rPr>
        <w:t xml:space="preserve"> </w:t>
      </w:r>
      <w:r w:rsidR="00A96A35" w:rsidRPr="0027638C">
        <w:rPr>
          <w:sz w:val="24"/>
          <w:rPrChange w16du:dateUtc="2026-07-07T18:18:00Z" w:author="Author" w:date="2026-07-07T20:18:00Z" w:id="19235">
            <w:rPr>
              <w:rFonts w:ascii="Times New Roman"/>
              <w:color w:val="000000"/>
            </w:rPr>
          </w:rPrChange>
        </w:rPr>
        <w:t>tempor</w:t>
      </w:r>
      <w:r w:rsidR="00A96A35" w:rsidRPr="0027638C">
        <w:rPr>
          <w:sz w:val="24"/>
          <w:rPrChange w16du:dateUtc="2026-07-07T18:18:00Z" w:author="Author" w:date="2026-07-07T20:18:00Z" w:id="19236">
            <w:rPr>
              <w:rFonts w:ascii="Times New Roman"/>
              <w:color w:val="000000"/>
              <w:spacing w:val="44"/>
            </w:rPr>
          </w:rPrChange>
        </w:rPr>
        <w:t xml:space="preserve"> </w:t>
      </w:r>
      <w:r w:rsidR="00A96A35" w:rsidRPr="0027638C">
        <w:rPr>
          <w:sz w:val="24"/>
          <w:rPrChange w16du:dateUtc="2026-07-07T18:18:00Z" w:author="Author" w:date="2026-07-07T20:18:00Z" w:id="19237">
            <w:rPr>
              <w:rFonts w:ascii="Times New Roman"/>
              <w:color w:val="000000"/>
            </w:rPr>
          </w:rPrChange>
        </w:rPr>
        <w:t>incididunt</w:t>
      </w:r>
      <w:r w:rsidR="00A96A35" w:rsidRPr="0027638C">
        <w:rPr>
          <w:sz w:val="24"/>
          <w:rPrChange w16du:dateUtc="2026-07-07T18:18:00Z" w:author="Author" w:date="2026-07-07T20:18:00Z" w:id="19238">
            <w:rPr>
              <w:rFonts w:ascii="Times New Roman"/>
              <w:color w:val="000000"/>
              <w:spacing w:val="44"/>
            </w:rPr>
          </w:rPrChange>
        </w:rPr>
        <w:t xml:space="preserve"> </w:t>
      </w:r>
      <w:r w:rsidR="00A96A35" w:rsidRPr="0027638C">
        <w:rPr>
          <w:sz w:val="24"/>
          <w:rPrChange w16du:dateUtc="2026-07-07T18:18:00Z" w:author="Author" w:date="2026-07-07T20:18:00Z" w:id="19239">
            <w:rPr>
              <w:rFonts w:ascii="Times New Roman"/>
              <w:color w:val="000000"/>
            </w:rPr>
          </w:rPrChange>
        </w:rPr>
        <w:t>ut</w:t>
      </w:r>
      <w:r w:rsidR="00A96A35" w:rsidRPr="0027638C">
        <w:rPr>
          <w:sz w:val="24"/>
          <w:rPrChange w16du:dateUtc="2026-07-07T18:18:00Z" w:author="Author" w:date="2026-07-07T20:18:00Z" w:id="19240">
            <w:rPr>
              <w:rFonts w:ascii="Times New Roman"/>
              <w:color w:val="000000"/>
              <w:spacing w:val="44"/>
            </w:rPr>
          </w:rPrChange>
        </w:rPr>
        <w:t xml:space="preserve"> </w:t>
      </w:r>
      <w:del w16du:dateUtc="2026-07-07T18:18:00Z" w:author="Author" w:date="2026-07-07T20:18:00Z" w:id="19241">
        <w:r>
          <w:rPr>
            <w:color w:val="000000"/>
          </w:rPr>
          <w:delText>you</w:delText>
        </w:r>
        <w:r>
          <w:rPr>
            <w:color w:val="000000"/>
            <w:spacing w:val="44"/>
          </w:rPr>
          <w:delText xml:space="preserve"> </w:delText>
        </w:r>
        <w:r>
          <w:rPr>
            <w:color w:val="000000"/>
          </w:rPr>
          <w:delText>want</w:delText>
        </w:r>
      </w:del>
      <w:ins w16du:dateUtc="2026-07-07T18:18:00Z" w:author="Author" w:date="2026-07-07T20:18:00Z" w:id="19242">
        <w:r w:rsidR="00A96A35" w:rsidRPr="0027638C">
          <w:rPr>
            <w:sz w:val="24"/>
            <w:szCs w:val="24"/>
          </w:rPr>
          <w:t>labore et</w:t>
        </w:r>
      </w:ins>
      <w:r w:rsidR="00A96A35" w:rsidRPr="0027638C">
        <w:rPr>
          <w:sz w:val="24"/>
          <w:rPrChange w16du:dateUtc="2026-07-07T18:18:00Z" w:author="Author" w:date="2026-07-07T20:18:00Z" w:id="19243">
            <w:rPr>
              <w:rFonts w:ascii="Times New Roman"/>
              <w:color w:val="000000"/>
              <w:spacing w:val="44"/>
            </w:rPr>
          </w:rPrChange>
        </w:rPr>
        <w:t xml:space="preserve"> </w:t>
      </w:r>
      <w:r w:rsidR="00A96A35" w:rsidRPr="0027638C">
        <w:rPr>
          <w:sz w:val="24"/>
          <w:rPrChange w16du:dateUtc="2026-07-07T18:18:00Z" w:author="Author" w:date="2026-07-07T20:18:00Z" w:id="19244">
            <w:rPr>
              <w:rFonts w:ascii="Times New Roman"/>
              <w:color w:val="000000"/>
            </w:rPr>
          </w:rPrChange>
        </w:rPr>
        <w:t>dolore</w:t>
      </w:r>
      <w:r w:rsidR="00A96A35" w:rsidRPr="0027638C">
        <w:rPr>
          <w:sz w:val="24"/>
          <w:rPrChange w16du:dateUtc="2026-07-07T18:18:00Z" w:author="Author" w:date="2026-07-07T20:18:00Z" w:id="19245">
            <w:rPr>
              <w:rFonts w:ascii="Times New Roman"/>
              <w:color w:val="000000"/>
              <w:spacing w:val="44"/>
            </w:rPr>
          </w:rPrChange>
        </w:rPr>
        <w:t xml:space="preserve"> </w:t>
      </w:r>
      <w:r w:rsidR="00A96A35" w:rsidRPr="0027638C">
        <w:rPr>
          <w:sz w:val="24"/>
          <w:rPrChange w16du:dateUtc="2026-07-07T18:18:00Z" w:author="Author" w:date="2026-07-07T20:18:00Z" w:id="19246">
            <w:rPr>
              <w:rFonts w:ascii="Times New Roman"/>
              <w:color w:val="000000"/>
            </w:rPr>
          </w:rPrChange>
        </w:rPr>
        <w:t>magna</w:t>
      </w:r>
      <w:r w:rsidR="00A96A35" w:rsidRPr="0027638C">
        <w:rPr>
          <w:sz w:val="24"/>
          <w:rPrChange w16du:dateUtc="2026-07-07T18:18:00Z" w:author="Author" w:date="2026-07-07T20:18:00Z" w:id="19247">
            <w:rPr>
              <w:rFonts w:ascii="Times New Roman"/>
              <w:color w:val="000000"/>
              <w:spacing w:val="44"/>
            </w:rPr>
          </w:rPrChange>
        </w:rPr>
        <w:t xml:space="preserve"> </w:t>
      </w:r>
      <w:r w:rsidR="00A96A35" w:rsidRPr="0027638C">
        <w:rPr>
          <w:sz w:val="24"/>
          <w:rPrChange w16du:dateUtc="2026-07-07T18:18:00Z" w:author="Author" w:date="2026-07-07T20:18:00Z" w:id="19248">
            <w:rPr>
              <w:rFonts w:ascii="Times New Roman"/>
              <w:color w:val="000000"/>
            </w:rPr>
          </w:rPrChange>
        </w:rPr>
        <w:t>aliqua</w:t>
      </w:r>
      <w:r w:rsidR="00A96A35" w:rsidRPr="0027638C">
        <w:rPr>
          <w:sz w:val="24"/>
          <w:rPrChange w16du:dateUtc="2026-07-07T18:18:00Z" w:author="Author" w:date="2026-07-07T20:18:00Z" w:id="19249">
            <w:rPr>
              <w:rFonts w:ascii="Times New Roman"/>
              <w:color w:val="000000"/>
              <w:spacing w:val="44"/>
            </w:rPr>
          </w:rPrChange>
        </w:rPr>
        <w:t xml:space="preserve"> </w:t>
      </w:r>
      <w:r w:rsidR="00A96A35" w:rsidRPr="0027638C">
        <w:rPr>
          <w:sz w:val="24"/>
          <w:rPrChange w16du:dateUtc="2026-07-07T18:18:00Z" w:author="Author" w:date="2026-07-07T20:18:00Z" w:id="19250">
            <w:rPr>
              <w:rFonts w:ascii="Times New Roman"/>
              <w:color w:val="000000"/>
            </w:rPr>
          </w:rPrChange>
        </w:rPr>
        <w:t>lorem</w:t>
      </w:r>
      <w:r w:rsidR="00A96A35" w:rsidRPr="0027638C">
        <w:rPr>
          <w:sz w:val="24"/>
          <w:rPrChange w16du:dateUtc="2026-07-07T18:18:00Z" w:author="Author" w:date="2026-07-07T20:18:00Z" w:id="19251">
            <w:rPr>
              <w:rFonts w:ascii="Times New Roman"/>
              <w:color w:val="000000"/>
              <w:spacing w:val="44"/>
            </w:rPr>
          </w:rPrChange>
        </w:rPr>
        <w:t xml:space="preserve"> </w:t>
      </w:r>
      <w:r w:rsidR="00A96A35" w:rsidRPr="0027638C">
        <w:rPr>
          <w:sz w:val="24"/>
          <w:rPrChange w16du:dateUtc="2026-07-07T18:18:00Z" w:author="Author" w:date="2026-07-07T20:18:00Z" w:id="19252">
            <w:rPr>
              <w:rFonts w:ascii="Times New Roman"/>
              <w:color w:val="000000"/>
            </w:rPr>
          </w:rPrChange>
        </w:rPr>
        <w:t>(ipsum</w:t>
      </w:r>
      <w:ins w16du:dateUtc="2026-07-07T18:18:00Z" w:author="Author" w:date="2026-07-07T20:18:00Z" w:id="19253">
        <w:r w:rsidR="00A96A35" w:rsidRPr="0027638C">
          <w:rPr>
            <w:sz w:val="24"/>
            <w:szCs w:val="24"/>
          </w:rPr>
          <w:t>,</w:t>
        </w:r>
      </w:ins>
      <w:r w:rsidR="00A96A35" w:rsidRPr="0027638C">
        <w:rPr>
          <w:sz w:val="24"/>
          <w:rPrChange w16du:dateUtc="2026-07-07T18:18:00Z" w:author="Author" w:date="2026-07-07T20:18:00Z" w:id="19254">
            <w:rPr>
              <w:rFonts w:ascii="Times New Roman"/>
              <w:color w:val="000000"/>
              <w:spacing w:val="44"/>
            </w:rPr>
          </w:rPrChange>
        </w:rPr>
        <w:t xml:space="preserve"> </w:t>
      </w:r>
      <w:r w:rsidR="00A96A35" w:rsidRPr="0027638C">
        <w:rPr>
          <w:sz w:val="24"/>
          <w:rPrChange w16du:dateUtc="2026-07-07T18:18:00Z" w:author="Author" w:date="2026-07-07T20:18:00Z" w:id="19255">
            <w:rPr>
              <w:rFonts w:ascii="Times New Roman"/>
              <w:color w:val="000000"/>
            </w:rPr>
          </w:rPrChange>
        </w:rPr>
        <w:t>dolor</w:t>
      </w:r>
      <w:ins w16du:dateUtc="2026-07-07T18:18:00Z" w:author="Author" w:date="2026-07-07T20:18:00Z" w:id="19256">
        <w:r w:rsidR="00A96A35" w:rsidRPr="0027638C">
          <w:rPr>
            <w:sz w:val="24"/>
            <w:szCs w:val="24"/>
          </w:rPr>
          <w:t>,</w:t>
        </w:r>
      </w:ins>
      <w:r w:rsidR="00A96A35" w:rsidRPr="0027638C">
        <w:rPr>
          <w:sz w:val="24"/>
          <w:rPrChange w16du:dateUtc="2026-07-07T18:18:00Z" w:author="Author" w:date="2026-07-07T20:18:00Z" w:id="19257">
            <w:rPr>
              <w:rFonts w:ascii="Times New Roman"/>
              <w:color w:val="000000"/>
              <w:spacing w:val="44"/>
            </w:rPr>
          </w:rPrChange>
        </w:rPr>
        <w:t xml:space="preserve"> </w:t>
      </w:r>
      <w:r w:rsidR="00A96A35" w:rsidRPr="0027638C">
        <w:rPr>
          <w:sz w:val="24"/>
          <w:rPrChange w16du:dateUtc="2026-07-07T18:18:00Z" w:author="Author" w:date="2026-07-07T20:18:00Z" w:id="19258">
            <w:rPr>
              <w:rFonts w:ascii="Times New Roman"/>
              <w:color w:val="000000"/>
            </w:rPr>
          </w:rPrChange>
        </w:rPr>
        <w:t>sit</w:t>
      </w:r>
      <w:r w:rsidR="00A96A35" w:rsidRPr="0027638C">
        <w:rPr>
          <w:sz w:val="24"/>
          <w:rPrChange w16du:dateUtc="2026-07-07T18:18:00Z" w:author="Author" w:date="2026-07-07T20:18:00Z" w:id="19259">
            <w:rPr>
              <w:rFonts w:ascii="Times New Roman"/>
              <w:color w:val="000000"/>
              <w:spacing w:val="44"/>
            </w:rPr>
          </w:rPrChange>
        </w:rPr>
        <w:t xml:space="preserve"> </w:t>
      </w:r>
      <w:r w:rsidR="00A96A35" w:rsidRPr="0027638C">
        <w:rPr>
          <w:sz w:val="24"/>
          <w:rPrChange w16du:dateUtc="2026-07-07T18:18:00Z" w:author="Author" w:date="2026-07-07T20:18:00Z" w:id="19260">
            <w:rPr>
              <w:rFonts w:ascii="Times New Roman" w:hAnsi="Times New Roman"/>
              <w:color w:val="000000"/>
            </w:rPr>
          </w:rPrChange>
        </w:rPr>
        <w:t>amet</w:t>
      </w:r>
      <w:del w16du:dateUtc="2026-07-07T18:18:00Z" w:author="Author" w:date="2026-07-07T20:18:00Z" w:id="19261">
        <w:r>
          <w:rPr>
            <w:color w:val="000000"/>
          </w:rPr>
          <w:cr/>
        </w:r>
      </w:del>
      <w:r w:rsidR="00A96A35" w:rsidRPr="0027638C">
        <w:rPr>
          <w:sz w:val="24"/>
          <w:rPrChange w16du:dateUtc="2026-07-07T18:18:00Z" w:author="Author" w:date="2026-07-07T20:18:00Z" w:id="19262">
            <w:rPr>
              <w:rFonts w:ascii="Times New Roman"/>
              <w:color w:val="000000"/>
              <w:spacing w:val="665"/>
            </w:rPr>
          </w:rPrChange>
        </w:rPr>
        <w:t xml:space="preserve"> </w:t>
      </w:r>
      <w:r w:rsidR="00A96A35" w:rsidRPr="0027638C">
        <w:rPr>
          <w:sz w:val="24"/>
          <w:rPrChange w16du:dateUtc="2026-07-07T18:18:00Z" w:author="Author" w:date="2026-07-07T20:18:00Z" w:id="19263">
            <w:rPr>
              <w:rFonts w:ascii="Times New Roman"/>
              <w:color w:val="000000"/>
            </w:rPr>
          </w:rPrChange>
        </w:rPr>
        <w:t>consectetur</w:t>
      </w:r>
      <w:r w:rsidR="00A96A35" w:rsidRPr="0027638C">
        <w:rPr>
          <w:sz w:val="24"/>
          <w:rPrChange w16du:dateUtc="2026-07-07T18:18:00Z" w:author="Author" w:date="2026-07-07T20:18:00Z" w:id="19264">
            <w:rPr>
              <w:rFonts w:ascii="Times New Roman"/>
              <w:color w:val="000000"/>
              <w:spacing w:val="55"/>
            </w:rPr>
          </w:rPrChange>
        </w:rPr>
        <w:t xml:space="preserve"> </w:t>
      </w:r>
      <w:r w:rsidR="00A96A35" w:rsidRPr="0027638C">
        <w:rPr>
          <w:sz w:val="24"/>
          <w:rPrChange w16du:dateUtc="2026-07-07T18:18:00Z" w:author="Author" w:date="2026-07-07T20:18:00Z" w:id="19265">
            <w:rPr>
              <w:rFonts w:ascii="Times New Roman"/>
              <w:color w:val="000000"/>
            </w:rPr>
          </w:rPrChange>
        </w:rPr>
        <w:t>adipiscing</w:t>
      </w:r>
      <w:r w:rsidR="00A96A35" w:rsidRPr="0027638C">
        <w:rPr>
          <w:sz w:val="24"/>
          <w:rPrChange w16du:dateUtc="2026-07-07T18:18:00Z" w:author="Author" w:date="2026-07-07T20:18:00Z" w:id="19266">
            <w:rPr>
              <w:rFonts w:ascii="Times New Roman"/>
              <w:color w:val="000000"/>
              <w:spacing w:val="55"/>
            </w:rPr>
          </w:rPrChange>
        </w:rPr>
        <w:t xml:space="preserve"> </w:t>
      </w:r>
      <w:r w:rsidR="00A96A35" w:rsidRPr="0027638C">
        <w:rPr>
          <w:sz w:val="24"/>
          <w:rPrChange w16du:dateUtc="2026-07-07T18:18:00Z" w:author="Author" w:date="2026-07-07T20:18:00Z" w:id="19267">
            <w:rPr>
              <w:rFonts w:ascii="Times New Roman"/>
              <w:color w:val="000000"/>
            </w:rPr>
          </w:rPrChange>
        </w:rPr>
        <w:t>elit</w:t>
      </w:r>
      <w:r w:rsidR="00A96A35" w:rsidRPr="0027638C">
        <w:rPr>
          <w:sz w:val="24"/>
          <w:rPrChange w16du:dateUtc="2026-07-07T18:18:00Z" w:author="Author" w:date="2026-07-07T20:18:00Z" w:id="19268">
            <w:rPr>
              <w:rFonts w:ascii="Times New Roman"/>
              <w:color w:val="000000"/>
              <w:spacing w:val="55"/>
            </w:rPr>
          </w:rPrChange>
        </w:rPr>
        <w:t xml:space="preserve"> </w:t>
      </w:r>
      <w:r w:rsidR="00A96A35" w:rsidRPr="0027638C">
        <w:rPr>
          <w:sz w:val="24"/>
          <w:rPrChange w16du:dateUtc="2026-07-07T18:18:00Z" w:author="Author" w:date="2026-07-07T20:18:00Z" w:id="19269">
            <w:rPr>
              <w:rFonts w:ascii="Times New Roman"/>
              <w:color w:val="000000"/>
            </w:rPr>
          </w:rPrChange>
        </w:rPr>
        <w:t>sed</w:t>
      </w:r>
      <w:r w:rsidR="00A96A35" w:rsidRPr="0027638C">
        <w:rPr>
          <w:sz w:val="24"/>
          <w:rPrChange w16du:dateUtc="2026-07-07T18:18:00Z" w:author="Author" w:date="2026-07-07T20:18:00Z" w:id="19270">
            <w:rPr>
              <w:rFonts w:ascii="Times New Roman"/>
              <w:color w:val="000000"/>
              <w:spacing w:val="55"/>
            </w:rPr>
          </w:rPrChange>
        </w:rPr>
        <w:t xml:space="preserve"> </w:t>
      </w:r>
      <w:r w:rsidR="00A96A35" w:rsidRPr="0027638C">
        <w:rPr>
          <w:sz w:val="24"/>
          <w:rPrChange w16du:dateUtc="2026-07-07T18:18:00Z" w:author="Author" w:date="2026-07-07T20:18:00Z" w:id="19271">
            <w:rPr>
              <w:rFonts w:ascii="Times New Roman"/>
              <w:color w:val="000000"/>
            </w:rPr>
          </w:rPrChange>
        </w:rPr>
        <w:t>do</w:t>
      </w:r>
      <w:r w:rsidR="00A96A35" w:rsidRPr="0027638C">
        <w:rPr>
          <w:sz w:val="24"/>
          <w:rPrChange w16du:dateUtc="2026-07-07T18:18:00Z" w:author="Author" w:date="2026-07-07T20:18:00Z" w:id="19272">
            <w:rPr>
              <w:rFonts w:ascii="Times New Roman"/>
              <w:color w:val="000000"/>
              <w:spacing w:val="55"/>
            </w:rPr>
          </w:rPrChange>
        </w:rPr>
        <w:t xml:space="preserve"> </w:t>
      </w:r>
      <w:r w:rsidR="00A96A35" w:rsidRPr="0027638C">
        <w:rPr>
          <w:sz w:val="24"/>
          <w:rPrChange w16du:dateUtc="2026-07-07T18:18:00Z" w:author="Author" w:date="2026-07-07T20:18:00Z" w:id="19273">
            <w:rPr>
              <w:rFonts w:ascii="Times New Roman"/>
              <w:color w:val="000000"/>
            </w:rPr>
          </w:rPrChange>
        </w:rPr>
        <w:t>eiusmod</w:t>
      </w:r>
      <w:r w:rsidR="00A96A35" w:rsidRPr="0027638C">
        <w:rPr>
          <w:sz w:val="24"/>
          <w:rPrChange w16du:dateUtc="2026-07-07T18:18:00Z" w:author="Author" w:date="2026-07-07T20:18:00Z" w:id="19274">
            <w:rPr>
              <w:rFonts w:ascii="Times New Roman"/>
              <w:color w:val="000000"/>
              <w:spacing w:val="55"/>
            </w:rPr>
          </w:rPrChange>
        </w:rPr>
        <w:t xml:space="preserve"> </w:t>
      </w:r>
      <w:del w16du:dateUtc="2026-07-07T18:18:00Z" w:author="Author" w:date="2026-07-07T20:18:00Z" w:id="19275">
        <w:r>
          <w:rPr>
            <w:color w:val="000000"/>
          </w:rPr>
          <w:delText>us</w:delText>
        </w:r>
      </w:del>
      <w:ins w16du:dateUtc="2026-07-07T18:18:00Z" w:author="Author" w:date="2026-07-07T20:18:00Z" w:id="19276">
        <w:r w:rsidR="00A96A35" w:rsidRPr="0027638C">
          <w:rPr>
            <w:sz w:val="24"/>
            <w:szCs w:val="24"/>
          </w:rPr>
          <w:t>Tempor</w:t>
        </w:r>
      </w:ins>
      <w:r w:rsidR="00A96A35" w:rsidRPr="0027638C">
        <w:rPr>
          <w:sz w:val="24"/>
          <w:rPrChange w16du:dateUtc="2026-07-07T18:18:00Z" w:author="Author" w:date="2026-07-07T20:18:00Z" w:id="19277">
            <w:rPr>
              <w:rFonts w:ascii="Times New Roman"/>
              <w:color w:val="000000"/>
              <w:spacing w:val="55"/>
            </w:rPr>
          </w:rPrChange>
        </w:rPr>
        <w:t xml:space="preserve"> </w:t>
      </w:r>
      <w:r w:rsidR="00A96A35" w:rsidRPr="0027638C">
        <w:rPr>
          <w:sz w:val="24"/>
          <w:rPrChange w16du:dateUtc="2026-07-07T18:18:00Z" w:author="Author" w:date="2026-07-07T20:18:00Z" w:id="19278">
            <w:rPr>
              <w:rFonts w:ascii="Times New Roman"/>
              <w:color w:val="000000"/>
            </w:rPr>
          </w:rPrChange>
        </w:rPr>
        <w:t>incididunt</w:t>
      </w:r>
      <w:r w:rsidR="00A96A35" w:rsidRPr="0027638C">
        <w:rPr>
          <w:sz w:val="24"/>
          <w:rPrChange w16du:dateUtc="2026-07-07T18:18:00Z" w:author="Author" w:date="2026-07-07T20:18:00Z" w:id="19279">
            <w:rPr>
              <w:rFonts w:ascii="Times New Roman"/>
              <w:color w:val="000000"/>
              <w:spacing w:val="55"/>
            </w:rPr>
          </w:rPrChange>
        </w:rPr>
        <w:t xml:space="preserve"> </w:t>
      </w:r>
      <w:r w:rsidR="00A96A35" w:rsidRPr="0027638C">
        <w:rPr>
          <w:sz w:val="24"/>
          <w:rPrChange w16du:dateUtc="2026-07-07T18:18:00Z" w:author="Author" w:date="2026-07-07T20:18:00Z" w:id="19280">
            <w:rPr>
              <w:rFonts w:ascii="Times New Roman"/>
              <w:color w:val="000000"/>
            </w:rPr>
          </w:rPrChange>
        </w:rPr>
        <w:t>ut</w:t>
      </w:r>
      <w:r w:rsidR="00A96A35" w:rsidRPr="0027638C">
        <w:rPr>
          <w:sz w:val="24"/>
          <w:rPrChange w16du:dateUtc="2026-07-07T18:18:00Z" w:author="Author" w:date="2026-07-07T20:18:00Z" w:id="19281">
            <w:rPr>
              <w:rFonts w:ascii="Times New Roman"/>
              <w:color w:val="000000"/>
              <w:spacing w:val="55"/>
            </w:rPr>
          </w:rPrChange>
        </w:rPr>
        <w:t xml:space="preserve"> </w:t>
      </w:r>
      <w:r w:rsidR="00A96A35" w:rsidRPr="0027638C">
        <w:rPr>
          <w:sz w:val="24"/>
          <w:rPrChange w16du:dateUtc="2026-07-07T18:18:00Z" w:author="Author" w:date="2026-07-07T20:18:00Z" w:id="19282">
            <w:rPr>
              <w:rFonts w:ascii="Times New Roman"/>
              <w:color w:val="000000"/>
            </w:rPr>
          </w:rPrChange>
        </w:rPr>
        <w:t>labore</w:t>
      </w:r>
      <w:r w:rsidR="00A96A35" w:rsidRPr="0027638C">
        <w:rPr>
          <w:sz w:val="24"/>
          <w:rPrChange w16du:dateUtc="2026-07-07T18:18:00Z" w:author="Author" w:date="2026-07-07T20:18:00Z" w:id="19283">
            <w:rPr>
              <w:rFonts w:ascii="Times New Roman"/>
              <w:color w:val="000000"/>
              <w:spacing w:val="55"/>
            </w:rPr>
          </w:rPrChange>
        </w:rPr>
        <w:t xml:space="preserve"> </w:t>
      </w:r>
      <w:r w:rsidR="00A96A35" w:rsidRPr="0027638C">
        <w:rPr>
          <w:sz w:val="24"/>
          <w:rPrChange w16du:dateUtc="2026-07-07T18:18:00Z" w:author="Author" w:date="2026-07-07T20:18:00Z" w:id="19284">
            <w:rPr>
              <w:rFonts w:ascii="Times New Roman"/>
              <w:color w:val="000000"/>
            </w:rPr>
          </w:rPrChange>
        </w:rPr>
        <w:t>et</w:t>
      </w:r>
      <w:r w:rsidR="00A96A35" w:rsidRPr="0027638C">
        <w:rPr>
          <w:sz w:val="24"/>
          <w:rPrChange w16du:dateUtc="2026-07-07T18:18:00Z" w:author="Author" w:date="2026-07-07T20:18:00Z" w:id="19285">
            <w:rPr>
              <w:rFonts w:ascii="Times New Roman"/>
              <w:color w:val="000000"/>
              <w:spacing w:val="55"/>
            </w:rPr>
          </w:rPrChange>
        </w:rPr>
        <w:t xml:space="preserve"> </w:t>
      </w:r>
      <w:r w:rsidR="00A96A35" w:rsidRPr="0027638C">
        <w:rPr>
          <w:sz w:val="24"/>
          <w:rPrChange w16du:dateUtc="2026-07-07T18:18:00Z" w:author="Author" w:date="2026-07-07T20:18:00Z" w:id="19286">
            <w:rPr>
              <w:rFonts w:ascii="Times New Roman"/>
              <w:color w:val="000000"/>
              <w:spacing w:val="2"/>
            </w:rPr>
          </w:rPrChange>
        </w:rPr>
        <w:t>dolore</w:t>
      </w:r>
      <w:r w:rsidR="00A96A35" w:rsidRPr="0027638C">
        <w:rPr>
          <w:sz w:val="24"/>
          <w:rPrChange w16du:dateUtc="2026-07-07T18:18:00Z" w:author="Author" w:date="2026-07-07T20:18:00Z" w:id="19287">
            <w:rPr>
              <w:rFonts w:ascii="Times New Roman"/>
              <w:color w:val="000000"/>
              <w:spacing w:val="53"/>
            </w:rPr>
          </w:rPrChange>
        </w:rPr>
        <w:t xml:space="preserve"> </w:t>
      </w:r>
      <w:del w16du:dateUtc="2026-07-07T18:18:00Z" w:author="Author" w:date="2026-07-07T20:18:00Z" w:id="19288">
        <w:r>
          <w:rPr>
            <w:color w:val="000000"/>
          </w:rPr>
          <w:delText>take</w:delText>
        </w:r>
        <w:r>
          <w:rPr>
            <w:color w:val="000000"/>
            <w:spacing w:val="55"/>
          </w:rPr>
          <w:delText xml:space="preserve"> </w:delText>
        </w:r>
        <w:r>
          <w:rPr>
            <w:color w:val="000000"/>
          </w:rPr>
          <w:delText>down</w:delText>
        </w:r>
      </w:del>
      <w:ins w16du:dateUtc="2026-07-07T18:18:00Z" w:author="Author" w:date="2026-07-07T20:18:00Z" w:id="19289">
        <w:r w:rsidR="00A96A35" w:rsidRPr="0027638C">
          <w:rPr>
            <w:sz w:val="24"/>
            <w:szCs w:val="24"/>
          </w:rPr>
          <w:t>magna</w:t>
        </w:r>
      </w:ins>
      <w:r w:rsidR="00A96A35" w:rsidRPr="0027638C">
        <w:rPr>
          <w:sz w:val="24"/>
          <w:rPrChange w16du:dateUtc="2026-07-07T18:18:00Z" w:author="Author" w:date="2026-07-07T20:18:00Z" w:id="19290">
            <w:rPr>
              <w:rFonts w:ascii="Times New Roman"/>
              <w:color w:val="000000"/>
              <w:spacing w:val="55"/>
            </w:rPr>
          </w:rPrChange>
        </w:rPr>
        <w:t xml:space="preserve"> </w:t>
      </w:r>
      <w:r w:rsidR="00A96A35" w:rsidRPr="0027638C">
        <w:rPr>
          <w:sz w:val="24"/>
          <w:rPrChange w16du:dateUtc="2026-07-07T18:18:00Z" w:author="Author" w:date="2026-07-07T20:18:00Z" w:id="19291">
            <w:rPr>
              <w:rFonts w:ascii="Times New Roman" w:hAnsi="Times New Roman"/>
              <w:color w:val="000000"/>
            </w:rPr>
          </w:rPrChange>
        </w:rPr>
        <w:t>aliqua</w:t>
      </w:r>
      <w:del w16du:dateUtc="2026-07-07T18:18:00Z" w:author="Author" w:date="2026-07-07T20:18:00Z" w:id="19292">
        <w:r>
          <w:rPr>
            <w:color w:val="000000"/>
          </w:rPr>
          <w:cr/>
        </w:r>
      </w:del>
      <w:r w:rsidR="00A96A35" w:rsidRPr="0027638C">
        <w:rPr>
          <w:sz w:val="24"/>
          <w:rPrChange w16du:dateUtc="2026-07-07T18:18:00Z" w:author="Author" w:date="2026-07-07T20:18:00Z" w:id="19293">
            <w:rPr>
              <w:rFonts w:ascii="Times New Roman"/>
              <w:color w:val="000000"/>
              <w:spacing w:val="665"/>
            </w:rPr>
          </w:rPrChange>
        </w:rPr>
        <w:t xml:space="preserve"> </w:t>
      </w:r>
      <w:r w:rsidR="00A96A35" w:rsidRPr="0027638C">
        <w:rPr>
          <w:sz w:val="24"/>
          <w:rPrChange w16du:dateUtc="2026-07-07T18:18:00Z" w:author="Author" w:date="2026-07-07T20:18:00Z" w:id="19294">
            <w:rPr>
              <w:rFonts w:ascii="Times New Roman"/>
              <w:color w:val="000000"/>
            </w:rPr>
          </w:rPrChange>
        </w:rPr>
        <w:t xml:space="preserve">lorem </w:t>
      </w:r>
      <w:del w16du:dateUtc="2026-07-07T18:18:00Z" w:author="Author" w:date="2026-07-07T20:18:00Z" w:id="19295">
        <w:r>
          <w:rPr>
            <w:color w:val="000000"/>
          </w:rPr>
          <w:delText>dissemination</w:delText>
        </w:r>
      </w:del>
      <w:ins w16du:dateUtc="2026-07-07T18:18:00Z" w:author="Author" w:date="2026-07-07T20:18:00Z" w:id="19296">
        <w:r w:rsidR="00A96A35" w:rsidRPr="0027638C">
          <w:rPr>
            <w:sz w:val="24"/>
            <w:szCs w:val="24"/>
          </w:rPr>
          <w:t>ipsum</w:t>
        </w:r>
      </w:ins>
      <w:r w:rsidR="00A96A35" w:rsidRPr="0027638C">
        <w:rPr>
          <w:sz w:val="24"/>
          <w:rPrChange w16du:dateUtc="2026-07-07T18:18:00Z" w:author="Author" w:date="2026-07-07T20:18:00Z" w:id="19297">
            <w:rPr>
              <w:rFonts w:ascii="Times New Roman"/>
              <w:color w:val="000000"/>
            </w:rPr>
          </w:rPrChange>
        </w:rPr>
        <w:t xml:space="preserve"> dolor sit amet).</w:t>
      </w:r>
    </w:p>
    <w:p w14:paraId="584D9217" w14:textId="77777777" w:rsidR="009609E8" w:rsidRDefault="00000000" w:rsidRPr="00C975B7">
      <w:pPr>
        <w:pStyle w:val="ListParagraph"/>
        <w:numPr>
          <w:ilvl w:val="1"/>
          <w:numId w:val="5"/>
        </w:numPr>
        <w:tabs>
          <w:tab w:pos="1438" w:val="left"/>
          <w:tab w:pos="1440" w:val="left"/>
        </w:tabs>
        <w:spacing w:before="240"/>
        <w:ind w:right="355"/>
        <w:rPr>
          <w:sz w:val="24"/>
          <w:lang w:val="fr-CA"/>
          <w:rPrChange w16du:dateUtc="2026-07-07T18:18:00Z" w:author="Author" w:date="2026-07-07T20:18:00Z" w:id="19298">
            <w:rPr>
              <w:rFonts w:ascii="Times New Roman"/>
              <w:color w:val="000000"/>
            </w:rPr>
          </w:rPrChange>
        </w:rPr>
        <w:pPrChange w16du:dateUtc="2026-07-07T18:18:00Z" w:author="Author" w:date="2026-07-07T20:18:00Z" w:id="19299">
          <w:pPr>
            <w:spacing w:after="0" w:before="242" w:line="252" w:lineRule="exact"/>
            <w:jc w:val="left"/>
          </w:pPr>
        </w:pPrChange>
      </w:pPr>
      <w:del w16du:dateUtc="2026-07-07T18:18:00Z" w:author="Author" w:date="2026-07-07T20:18:00Z" w:id="19300">
        <w:r>
          <w:rPr>
            <w:color w:val="000000"/>
          </w:rPr>
          <w:delText>(n)</w:delText>
        </w:r>
        <w:r>
          <w:rPr>
            <w:color w:val="000000"/>
            <w:spacing w:val="409"/>
          </w:rPr>
          <w:delText xml:space="preserve"> </w:delText>
        </w:r>
      </w:del>
      <w:r w:rsidR="00A96A35" w:rsidRPr="0027638C">
        <w:rPr>
          <w:sz w:val="24"/>
          <w:u w:val="single"/>
          <w:rPrChange w16du:dateUtc="2026-07-07T18:18:00Z" w:author="Author" w:date="2026-07-07T20:18:00Z" w:id="19301">
            <w:rPr>
              <w:rFonts w:ascii="Times New Roman"/>
              <w:color w:val="000000"/>
              <w:u w:val="single"/>
            </w:rPr>
          </w:rPrChange>
        </w:rPr>
        <w:t>Consectetur</w:t>
      </w:r>
      <w:r w:rsidR="00A96A35" w:rsidRPr="0027638C">
        <w:rPr>
          <w:sz w:val="24"/>
          <w:u w:val="single"/>
          <w:rPrChange w16du:dateUtc="2026-07-07T18:18:00Z" w:author="Author" w:date="2026-07-07T20:18:00Z" w:id="19302">
            <w:rPr>
              <w:rFonts w:ascii="Times New Roman"/>
              <w:color w:val="000000"/>
              <w:spacing w:val="4"/>
              <w:u w:val="single"/>
            </w:rPr>
          </w:rPrChange>
        </w:rPr>
        <w:t xml:space="preserve"> </w:t>
      </w:r>
      <w:r w:rsidR="00A96A35" w:rsidRPr="0027638C">
        <w:rPr>
          <w:sz w:val="24"/>
          <w:u w:val="single"/>
          <w:rPrChange w16du:dateUtc="2026-07-07T18:18:00Z" w:author="Author" w:date="2026-07-07T20:18:00Z" w:id="19303">
            <w:rPr>
              <w:rFonts w:ascii="Times New Roman"/>
              <w:color w:val="000000"/>
              <w:u w:val="single"/>
            </w:rPr>
          </w:rPrChange>
        </w:rPr>
        <w:t>Adipiscing.</w:t>
      </w:r>
      <w:r w:rsidR="00A96A35" w:rsidRPr="0027638C">
        <w:rPr>
          <w:sz w:val="24"/>
          <w:rPrChange w16du:dateUtc="2026-07-07T18:18:00Z" w:author="Author" w:date="2026-07-07T20:18:00Z" w:id="19304">
            <w:rPr>
              <w:rFonts w:ascii="Times New Roman"/>
              <w:color w:val="000000"/>
              <w:spacing w:val="3"/>
            </w:rPr>
          </w:rPrChange>
        </w:rPr>
        <w:t xml:space="preserve"> </w:t>
      </w:r>
      <w:r w:rsidR="00A96A35" w:rsidRPr="0027638C">
        <w:rPr>
          <w:sz w:val="24"/>
          <w:rPrChange w16du:dateUtc="2026-07-07T18:18:00Z" w:author="Author" w:date="2026-07-07T20:18:00Z" w:id="19305">
            <w:rPr>
              <w:rFonts w:ascii="Times New Roman"/>
              <w:color w:val="000000"/>
            </w:rPr>
          </w:rPrChange>
        </w:rPr>
        <w:t>Elit</w:t>
      </w:r>
      <w:r w:rsidR="00A96A35" w:rsidRPr="0027638C">
        <w:rPr>
          <w:sz w:val="24"/>
          <w:rPrChange w16du:dateUtc="2026-07-07T18:18:00Z" w:author="Author" w:date="2026-07-07T20:18:00Z" w:id="19306">
            <w:rPr>
              <w:rFonts w:ascii="Times New Roman"/>
              <w:color w:val="000000"/>
              <w:spacing w:val="4"/>
            </w:rPr>
          </w:rPrChange>
        </w:rPr>
        <w:t xml:space="preserve"> </w:t>
      </w:r>
      <w:r w:rsidR="00A96A35" w:rsidRPr="0027638C">
        <w:rPr>
          <w:sz w:val="24"/>
          <w:rPrChange w16du:dateUtc="2026-07-07T18:18:00Z" w:author="Author" w:date="2026-07-07T20:18:00Z" w:id="19307">
            <w:rPr>
              <w:rFonts w:ascii="Times New Roman"/>
              <w:color w:val="000000"/>
            </w:rPr>
          </w:rPrChange>
        </w:rPr>
        <w:t>sed</w:t>
      </w:r>
      <w:r w:rsidR="00A96A35" w:rsidRPr="0027638C">
        <w:rPr>
          <w:sz w:val="24"/>
          <w:rPrChange w16du:dateUtc="2026-07-07T18:18:00Z" w:author="Author" w:date="2026-07-07T20:18:00Z" w:id="19308">
            <w:rPr>
              <w:rFonts w:ascii="Times New Roman"/>
              <w:color w:val="000000"/>
              <w:spacing w:val="4"/>
            </w:rPr>
          </w:rPrChange>
        </w:rPr>
        <w:t xml:space="preserve"> </w:t>
      </w:r>
      <w:r w:rsidR="00A96A35" w:rsidRPr="0027638C">
        <w:rPr>
          <w:sz w:val="24"/>
          <w:rPrChange w16du:dateUtc="2026-07-07T18:18:00Z" w:author="Author" w:date="2026-07-07T20:18:00Z" w:id="19309">
            <w:rPr>
              <w:rFonts w:ascii="Times New Roman"/>
              <w:color w:val="000000"/>
            </w:rPr>
          </w:rPrChange>
        </w:rPr>
        <w:t>do</w:t>
      </w:r>
      <w:r w:rsidR="00A96A35" w:rsidRPr="0027638C">
        <w:rPr>
          <w:sz w:val="24"/>
          <w:rPrChange w16du:dateUtc="2026-07-07T18:18:00Z" w:author="Author" w:date="2026-07-07T20:18:00Z" w:id="19310">
            <w:rPr>
              <w:rFonts w:ascii="Times New Roman"/>
              <w:color w:val="000000"/>
              <w:spacing w:val="4"/>
            </w:rPr>
          </w:rPrChange>
        </w:rPr>
        <w:t xml:space="preserve"> </w:t>
      </w:r>
      <w:r w:rsidR="00A96A35" w:rsidRPr="0027638C">
        <w:rPr>
          <w:sz w:val="24"/>
          <w:rPrChange w16du:dateUtc="2026-07-07T18:18:00Z" w:author="Author" w:date="2026-07-07T20:18:00Z" w:id="19311">
            <w:rPr>
              <w:rFonts w:ascii="Times New Roman"/>
              <w:color w:val="000000"/>
            </w:rPr>
          </w:rPrChange>
        </w:rPr>
        <w:t>eiusmod</w:t>
      </w:r>
      <w:r w:rsidR="00A96A35" w:rsidRPr="0027638C">
        <w:rPr>
          <w:sz w:val="24"/>
          <w:rPrChange w16du:dateUtc="2026-07-07T18:18:00Z" w:author="Author" w:date="2026-07-07T20:18:00Z" w:id="19312">
            <w:rPr>
              <w:rFonts w:ascii="Times New Roman"/>
              <w:color w:val="000000"/>
              <w:spacing w:val="4"/>
            </w:rPr>
          </w:rPrChange>
        </w:rPr>
        <w:t xml:space="preserve"> </w:t>
      </w:r>
      <w:r w:rsidR="00A96A35" w:rsidRPr="0027638C">
        <w:rPr>
          <w:sz w:val="24"/>
          <w:rPrChange w16du:dateUtc="2026-07-07T18:18:00Z" w:author="Author" w:date="2026-07-07T20:18:00Z" w:id="19313">
            <w:rPr>
              <w:rFonts w:ascii="Times New Roman"/>
              <w:color w:val="000000"/>
            </w:rPr>
          </w:rPrChange>
        </w:rPr>
        <w:t>tempor</w:t>
      </w:r>
      <w:r w:rsidR="00A96A35" w:rsidRPr="0027638C">
        <w:rPr>
          <w:sz w:val="24"/>
          <w:rPrChange w16du:dateUtc="2026-07-07T18:18:00Z" w:author="Author" w:date="2026-07-07T20:18:00Z" w:id="19314">
            <w:rPr>
              <w:rFonts w:ascii="Times New Roman"/>
              <w:color w:val="000000"/>
              <w:spacing w:val="4"/>
            </w:rPr>
          </w:rPrChange>
        </w:rPr>
        <w:t xml:space="preserve"> </w:t>
      </w:r>
      <w:r w:rsidR="00A96A35" w:rsidRPr="0027638C">
        <w:rPr>
          <w:sz w:val="24"/>
          <w:rPrChange w16du:dateUtc="2026-07-07T18:18:00Z" w:author="Author" w:date="2026-07-07T20:18:00Z" w:id="19315">
            <w:rPr>
              <w:rFonts w:ascii="Times New Roman"/>
              <w:color w:val="000000"/>
            </w:rPr>
          </w:rPrChange>
        </w:rPr>
        <w:t>incididunt</w:t>
      </w:r>
      <w:r w:rsidR="00A96A35" w:rsidRPr="0027638C">
        <w:rPr>
          <w:sz w:val="24"/>
          <w:rPrChange w16du:dateUtc="2026-07-07T18:18:00Z" w:author="Author" w:date="2026-07-07T20:18:00Z" w:id="19316">
            <w:rPr>
              <w:rFonts w:ascii="Times New Roman"/>
              <w:color w:val="000000"/>
              <w:spacing w:val="4"/>
            </w:rPr>
          </w:rPrChange>
        </w:rPr>
        <w:t xml:space="preserve"> </w:t>
      </w:r>
      <w:r w:rsidR="00A96A35" w:rsidRPr="0027638C">
        <w:rPr>
          <w:sz w:val="24"/>
          <w:rPrChange w16du:dateUtc="2026-07-07T18:18:00Z" w:author="Author" w:date="2026-07-07T20:18:00Z" w:id="19317">
            <w:rPr>
              <w:rFonts w:ascii="Times New Roman"/>
              <w:color w:val="000000"/>
            </w:rPr>
          </w:rPrChange>
        </w:rPr>
        <w:t>ut</w:t>
      </w:r>
      <w:r w:rsidR="00A96A35" w:rsidRPr="0027638C">
        <w:rPr>
          <w:sz w:val="24"/>
          <w:rPrChange w16du:dateUtc="2026-07-07T18:18:00Z" w:author="Author" w:date="2026-07-07T20:18:00Z" w:id="19318">
            <w:rPr>
              <w:rFonts w:ascii="Times New Roman"/>
              <w:color w:val="000000"/>
              <w:spacing w:val="4"/>
            </w:rPr>
          </w:rPrChange>
        </w:rPr>
        <w:t xml:space="preserve"> </w:t>
      </w:r>
      <w:r w:rsidR="00A96A35" w:rsidRPr="0027638C">
        <w:rPr>
          <w:sz w:val="24"/>
          <w:rPrChange w16du:dateUtc="2026-07-07T18:18:00Z" w:author="Author" w:date="2026-07-07T20:18:00Z" w:id="19319">
            <w:rPr>
              <w:rFonts w:ascii="Times New Roman"/>
              <w:color w:val="000000"/>
            </w:rPr>
          </w:rPrChange>
        </w:rPr>
        <w:t>Labore</w:t>
      </w:r>
      <w:r w:rsidR="00A96A35" w:rsidRPr="0027638C">
        <w:rPr>
          <w:sz w:val="24"/>
          <w:rPrChange w16du:dateUtc="2026-07-07T18:18:00Z" w:author="Author" w:date="2026-07-07T20:18:00Z" w:id="19320">
            <w:rPr>
              <w:rFonts w:ascii="Times New Roman"/>
              <w:color w:val="000000"/>
              <w:spacing w:val="4"/>
            </w:rPr>
          </w:rPrChange>
        </w:rPr>
        <w:t xml:space="preserve"> </w:t>
      </w:r>
      <w:r w:rsidR="00A96A35" w:rsidRPr="0027638C">
        <w:rPr>
          <w:sz w:val="24"/>
          <w:rPrChange w16du:dateUtc="2026-07-07T18:18:00Z" w:author="Author" w:date="2026-07-07T20:18:00Z" w:id="19321">
            <w:rPr>
              <w:rFonts w:ascii="Times New Roman"/>
              <w:color w:val="000000"/>
            </w:rPr>
          </w:rPrChange>
        </w:rPr>
        <w:t>et</w:t>
      </w:r>
      <w:r w:rsidR="00A96A35" w:rsidRPr="0027638C">
        <w:rPr>
          <w:sz w:val="24"/>
          <w:rPrChange w16du:dateUtc="2026-07-07T18:18:00Z" w:author="Author" w:date="2026-07-07T20:18:00Z" w:id="19322">
            <w:rPr>
              <w:rFonts w:ascii="Times New Roman"/>
              <w:color w:val="000000"/>
              <w:spacing w:val="4"/>
            </w:rPr>
          </w:rPrChange>
        </w:rPr>
        <w:t xml:space="preserve"> </w:t>
      </w:r>
      <w:r w:rsidR="00A96A35" w:rsidRPr="0027638C">
        <w:rPr>
          <w:sz w:val="24"/>
          <w:rPrChange w16du:dateUtc="2026-07-07T18:18:00Z" w:author="Author" w:date="2026-07-07T20:18:00Z" w:id="19323">
            <w:rPr>
              <w:rFonts w:ascii="Times New Roman"/>
              <w:color w:val="000000"/>
            </w:rPr>
          </w:rPrChange>
        </w:rPr>
        <w:t>dolore</w:t>
      </w:r>
      <w:r w:rsidR="00A96A35" w:rsidRPr="0027638C">
        <w:rPr>
          <w:sz w:val="24"/>
          <w:rPrChange w16du:dateUtc="2026-07-07T18:18:00Z" w:author="Author" w:date="2026-07-07T20:18:00Z" w:id="19324">
            <w:rPr>
              <w:rFonts w:ascii="Times New Roman"/>
              <w:color w:val="000000"/>
              <w:spacing w:val="4"/>
            </w:rPr>
          </w:rPrChange>
        </w:rPr>
        <w:t xml:space="preserve"> </w:t>
      </w:r>
      <w:r w:rsidR="00A96A35" w:rsidRPr="0027638C">
        <w:rPr>
          <w:sz w:val="24"/>
          <w:rPrChange w16du:dateUtc="2026-07-07T18:18:00Z" w:author="Author" w:date="2026-07-07T20:18:00Z" w:id="19325">
            <w:rPr>
              <w:rFonts w:ascii="Times New Roman"/>
              <w:color w:val="000000"/>
            </w:rPr>
          </w:rPrChange>
        </w:rPr>
        <w:t>Magna</w:t>
      </w:r>
      <w:r w:rsidR="00A96A35" w:rsidRPr="0027638C">
        <w:rPr>
          <w:sz w:val="24"/>
          <w:rPrChange w16du:dateUtc="2026-07-07T18:18:00Z" w:author="Author" w:date="2026-07-07T20:18:00Z" w:id="19326">
            <w:rPr>
              <w:rFonts w:ascii="Times New Roman"/>
              <w:color w:val="000000"/>
              <w:spacing w:val="4"/>
            </w:rPr>
          </w:rPrChange>
        </w:rPr>
        <w:t xml:space="preserve"> </w:t>
      </w:r>
      <w:r w:rsidR="00A96A35" w:rsidRPr="0027638C">
        <w:rPr>
          <w:sz w:val="24"/>
          <w:rPrChange w16du:dateUtc="2026-07-07T18:18:00Z" w:author="Author" w:date="2026-07-07T20:18:00Z" w:id="19327">
            <w:rPr>
              <w:rFonts w:ascii="Times New Roman"/>
              <w:color w:val="000000"/>
            </w:rPr>
          </w:rPrChange>
        </w:rPr>
        <w:t>aliqua</w:t>
      </w:r>
      <w:r w:rsidR="00A96A35" w:rsidRPr="0027638C">
        <w:rPr>
          <w:sz w:val="24"/>
          <w:rPrChange w16du:dateUtc="2026-07-07T18:18:00Z" w:author="Author" w:date="2026-07-07T20:18:00Z" w:id="19328">
            <w:rPr>
              <w:rFonts w:ascii="Times New Roman"/>
              <w:color w:val="000000"/>
              <w:spacing w:val="4"/>
            </w:rPr>
          </w:rPrChange>
        </w:rPr>
        <w:t xml:space="preserve"> </w:t>
      </w:r>
      <w:r w:rsidR="00A96A35" w:rsidRPr="0027638C">
        <w:rPr>
          <w:sz w:val="24"/>
          <w:rPrChange w16du:dateUtc="2026-07-07T18:18:00Z" w:author="Author" w:date="2026-07-07T20:18:00Z" w:id="19329">
            <w:rPr>
              <w:rFonts w:ascii="Times New Roman"/>
              <w:color w:val="000000"/>
            </w:rPr>
          </w:rPrChange>
        </w:rPr>
        <w:t>lorem</w:t>
      </w:r>
      <w:r w:rsidR="00A96A35" w:rsidRPr="0027638C">
        <w:rPr>
          <w:sz w:val="24"/>
          <w:rPrChange w16du:dateUtc="2026-07-07T18:18:00Z" w:author="Author" w:date="2026-07-07T20:18:00Z" w:id="19330">
            <w:rPr>
              <w:rFonts w:ascii="Times New Roman"/>
              <w:color w:val="000000"/>
              <w:spacing w:val="4"/>
            </w:rPr>
          </w:rPrChange>
        </w:rPr>
        <w:t xml:space="preserve"> </w:t>
      </w:r>
      <w:r w:rsidR="00A96A35" w:rsidRPr="0027638C">
        <w:rPr>
          <w:sz w:val="24"/>
          <w:rPrChange w16du:dateUtc="2026-07-07T18:18:00Z" w:author="Author" w:date="2026-07-07T20:18:00Z" w:id="19331">
            <w:rPr>
              <w:rFonts w:ascii="Times New Roman" w:hAnsi="Times New Roman"/>
              <w:color w:val="000000"/>
            </w:rPr>
          </w:rPrChange>
        </w:rPr>
        <w:t>ipsum</w:t>
      </w:r>
      <w:del w16du:dateUtc="2026-07-07T18:18:00Z" w:author="Author" w:date="2026-07-07T20:18:00Z" w:id="19332">
        <w:r>
          <w:rPr>
            <w:color w:val="000000"/>
          </w:rPr>
          <w:cr/>
        </w:r>
      </w:del>
      <w:r w:rsidR="00A96A35" w:rsidRPr="0027638C">
        <w:rPr>
          <w:sz w:val="24"/>
          <w:rPrChange w16du:dateUtc="2026-07-07T18:18:00Z" w:author="Author" w:date="2026-07-07T20:18:00Z" w:id="19333">
            <w:rPr>
              <w:rFonts w:ascii="Times New Roman"/>
              <w:color w:val="000000"/>
              <w:spacing w:val="665"/>
            </w:rPr>
          </w:rPrChange>
        </w:rPr>
        <w:t xml:space="preserve"> </w:t>
      </w:r>
      <w:r w:rsidR="00A96A35" w:rsidRPr="0027638C">
        <w:rPr>
          <w:sz w:val="24"/>
          <w:rPrChange w16du:dateUtc="2026-07-07T18:18:00Z" w:author="Author" w:date="2026-07-07T20:18:00Z" w:id="19334">
            <w:rPr>
              <w:rFonts w:ascii="Times New Roman"/>
              <w:color w:val="000000"/>
            </w:rPr>
          </w:rPrChange>
        </w:rPr>
        <w:t>dolor</w:t>
      </w:r>
      <w:r w:rsidR="00A96A35" w:rsidRPr="0027638C">
        <w:rPr>
          <w:sz w:val="24"/>
          <w:rPrChange w16du:dateUtc="2026-07-07T18:18:00Z" w:author="Author" w:date="2026-07-07T20:18:00Z" w:id="19335">
            <w:rPr>
              <w:rFonts w:ascii="Times New Roman"/>
              <w:color w:val="000000"/>
              <w:spacing w:val="14"/>
            </w:rPr>
          </w:rPrChange>
        </w:rPr>
        <w:t xml:space="preserve"> </w:t>
      </w:r>
      <w:r w:rsidR="00A96A35" w:rsidRPr="0027638C">
        <w:rPr>
          <w:sz w:val="24"/>
          <w:rPrChange w16du:dateUtc="2026-07-07T18:18:00Z" w:author="Author" w:date="2026-07-07T20:18:00Z" w:id="19336">
            <w:rPr>
              <w:rFonts w:ascii="Times New Roman"/>
              <w:color w:val="000000"/>
            </w:rPr>
          </w:rPrChange>
        </w:rPr>
        <w:t>sit</w:t>
      </w:r>
      <w:r w:rsidR="00A96A35" w:rsidRPr="0027638C">
        <w:rPr>
          <w:sz w:val="24"/>
          <w:rPrChange w16du:dateUtc="2026-07-07T18:18:00Z" w:author="Author" w:date="2026-07-07T20:18:00Z" w:id="19337">
            <w:rPr>
              <w:rFonts w:ascii="Times New Roman"/>
              <w:color w:val="000000"/>
              <w:spacing w:val="14"/>
            </w:rPr>
          </w:rPrChange>
        </w:rPr>
        <w:t xml:space="preserve"> </w:t>
      </w:r>
      <w:r w:rsidR="00A96A35" w:rsidRPr="0027638C">
        <w:rPr>
          <w:sz w:val="24"/>
          <w:rPrChange w16du:dateUtc="2026-07-07T18:18:00Z" w:author="Author" w:date="2026-07-07T20:18:00Z" w:id="19338">
            <w:rPr>
              <w:rFonts w:ascii="Times New Roman"/>
              <w:color w:val="000000"/>
            </w:rPr>
          </w:rPrChange>
        </w:rPr>
        <w:t>amet</w:t>
      </w:r>
      <w:r w:rsidR="00A96A35" w:rsidRPr="0027638C">
        <w:rPr>
          <w:sz w:val="24"/>
          <w:rPrChange w16du:dateUtc="2026-07-07T18:18:00Z" w:author="Author" w:date="2026-07-07T20:18:00Z" w:id="19339">
            <w:rPr>
              <w:rFonts w:ascii="Times New Roman"/>
              <w:color w:val="000000"/>
              <w:spacing w:val="14"/>
            </w:rPr>
          </w:rPrChange>
        </w:rPr>
        <w:t xml:space="preserve"> </w:t>
      </w:r>
      <w:r w:rsidR="00A96A35" w:rsidRPr="0027638C">
        <w:rPr>
          <w:sz w:val="24"/>
          <w:rPrChange w16du:dateUtc="2026-07-07T18:18:00Z" w:author="Author" w:date="2026-07-07T20:18:00Z" w:id="19340">
            <w:rPr>
              <w:rFonts w:ascii="Times New Roman"/>
              <w:color w:val="000000"/>
            </w:rPr>
          </w:rPrChange>
        </w:rPr>
        <w:t>consectetur</w:t>
      </w:r>
      <w:r w:rsidR="00A96A35" w:rsidRPr="0027638C">
        <w:rPr>
          <w:sz w:val="24"/>
          <w:rPrChange w16du:dateUtc="2026-07-07T18:18:00Z" w:author="Author" w:date="2026-07-07T20:18:00Z" w:id="19341">
            <w:rPr>
              <w:rFonts w:ascii="Times New Roman"/>
              <w:color w:val="000000"/>
              <w:spacing w:val="14"/>
            </w:rPr>
          </w:rPrChange>
        </w:rPr>
        <w:t xml:space="preserve"> </w:t>
      </w:r>
      <w:r w:rsidR="00A96A35" w:rsidRPr="0027638C">
        <w:rPr>
          <w:sz w:val="24"/>
          <w:rPrChange w16du:dateUtc="2026-07-07T18:18:00Z" w:author="Author" w:date="2026-07-07T20:18:00Z" w:id="19342">
            <w:rPr>
              <w:rFonts w:ascii="Times New Roman"/>
              <w:color w:val="000000"/>
            </w:rPr>
          </w:rPrChange>
        </w:rPr>
        <w:t>adipiscing</w:t>
      </w:r>
      <w:r w:rsidR="00A96A35" w:rsidRPr="0027638C">
        <w:rPr>
          <w:sz w:val="24"/>
          <w:rPrChange w16du:dateUtc="2026-07-07T18:18:00Z" w:author="Author" w:date="2026-07-07T20:18:00Z" w:id="19343">
            <w:rPr>
              <w:rFonts w:ascii="Times New Roman"/>
              <w:color w:val="000000"/>
              <w:spacing w:val="14"/>
            </w:rPr>
          </w:rPrChange>
        </w:rPr>
        <w:t xml:space="preserve"> </w:t>
      </w:r>
      <w:r w:rsidR="00A96A35" w:rsidRPr="0027638C">
        <w:rPr>
          <w:sz w:val="24"/>
          <w:rPrChange w16du:dateUtc="2026-07-07T18:18:00Z" w:author="Author" w:date="2026-07-07T20:18:00Z" w:id="19344">
            <w:rPr>
              <w:rFonts w:ascii="Times New Roman"/>
              <w:color w:val="000000"/>
            </w:rPr>
          </w:rPrChange>
        </w:rPr>
        <w:t>Elit.</w:t>
      </w:r>
      <w:r w:rsidR="00A96A35" w:rsidRPr="0027638C">
        <w:rPr>
          <w:sz w:val="24"/>
          <w:rPrChange w16du:dateUtc="2026-07-07T18:18:00Z" w:author="Author" w:date="2026-07-07T20:18:00Z" w:id="19345">
            <w:rPr>
              <w:rFonts w:ascii="Times New Roman"/>
              <w:color w:val="000000"/>
              <w:spacing w:val="13"/>
            </w:rPr>
          </w:rPrChange>
        </w:rPr>
        <w:t xml:space="preserve"> </w:t>
      </w:r>
      <w:r w:rsidR="00A96A35" w:rsidRPr="00C975B7">
        <w:rPr>
          <w:sz w:val="24"/>
          <w:lang w:val="fr-CA"/>
          <w:rPrChange w16du:dateUtc="2026-07-07T18:18:00Z" w:author="Author" w:date="2026-07-07T20:18:00Z" w:id="19346">
            <w:rPr>
              <w:rFonts w:ascii="Times New Roman" w:hAnsi="Times New Roman"/>
              <w:color w:val="000000"/>
            </w:rPr>
          </w:rPrChange>
        </w:rPr>
        <w:t>SED’do</w:t>
      </w:r>
      <w:r w:rsidR="00A96A35" w:rsidRPr="00C975B7">
        <w:rPr>
          <w:sz w:val="24"/>
          <w:lang w:val="fr-CA"/>
          <w:rPrChange w16du:dateUtc="2026-07-07T18:18:00Z" w:author="Author" w:date="2026-07-07T20:18:00Z" w:id="19347">
            <w:rPr>
              <w:rFonts w:ascii="Times New Roman"/>
              <w:color w:val="000000"/>
              <w:spacing w:val="14"/>
            </w:rPr>
          </w:rPrChange>
        </w:rPr>
        <w:t xml:space="preserve"> </w:t>
      </w:r>
      <w:r w:rsidR="00A96A35" w:rsidRPr="00C975B7">
        <w:rPr>
          <w:sz w:val="24"/>
          <w:lang w:val="fr-CA"/>
          <w:rPrChange w16du:dateUtc="2026-07-07T18:18:00Z" w:author="Author" w:date="2026-07-07T20:18:00Z" w:id="19348">
            <w:rPr>
              <w:rFonts w:ascii="Times New Roman"/>
              <w:color w:val="000000"/>
            </w:rPr>
          </w:rPrChange>
        </w:rPr>
        <w:t>eiusmod</w:t>
      </w:r>
      <w:r w:rsidR="00A96A35" w:rsidRPr="00C975B7">
        <w:rPr>
          <w:sz w:val="24"/>
          <w:lang w:val="fr-CA"/>
          <w:rPrChange w16du:dateUtc="2026-07-07T18:18:00Z" w:author="Author" w:date="2026-07-07T20:18:00Z" w:id="19349">
            <w:rPr>
              <w:rFonts w:ascii="Times New Roman"/>
              <w:color w:val="000000"/>
              <w:spacing w:val="14"/>
            </w:rPr>
          </w:rPrChange>
        </w:rPr>
        <w:t xml:space="preserve"> </w:t>
      </w:r>
      <w:r w:rsidR="00A96A35" w:rsidRPr="00C975B7">
        <w:rPr>
          <w:sz w:val="24"/>
          <w:lang w:val="fr-CA"/>
          <w:rPrChange w16du:dateUtc="2026-07-07T18:18:00Z" w:author="Author" w:date="2026-07-07T20:18:00Z" w:id="19350">
            <w:rPr>
              <w:rFonts w:ascii="Times New Roman" w:hAnsi="Times New Roman"/>
              <w:color w:val="000000"/>
            </w:rPr>
          </w:rPrChange>
        </w:rPr>
        <w:t>tempor</w:t>
      </w:r>
      <w:r w:rsidR="00A96A35" w:rsidRPr="00C975B7">
        <w:rPr>
          <w:sz w:val="24"/>
          <w:lang w:val="fr-CA"/>
          <w:rPrChange w16du:dateUtc="2026-07-07T18:18:00Z" w:author="Author" w:date="2026-07-07T20:18:00Z" w:id="19351">
            <w:rPr>
              <w:rFonts w:ascii="Times New Roman"/>
              <w:color w:val="000000"/>
              <w:spacing w:val="14"/>
            </w:rPr>
          </w:rPrChange>
        </w:rPr>
        <w:t xml:space="preserve"> </w:t>
      </w:r>
      <w:r w:rsidR="00A96A35" w:rsidRPr="00C975B7">
        <w:rPr>
          <w:sz w:val="24"/>
          <w:lang w:val="fr-CA"/>
          <w:rPrChange w16du:dateUtc="2026-07-07T18:18:00Z" w:author="Author" w:date="2026-07-07T20:18:00Z" w:id="19352">
            <w:rPr>
              <w:rFonts w:ascii="Times New Roman"/>
              <w:color w:val="000000"/>
            </w:rPr>
          </w:rPrChange>
        </w:rPr>
        <w:t>incididunt</w:t>
      </w:r>
      <w:r w:rsidR="00A96A35" w:rsidRPr="00C975B7">
        <w:rPr>
          <w:sz w:val="24"/>
          <w:lang w:val="fr-CA"/>
          <w:rPrChange w16du:dateUtc="2026-07-07T18:18:00Z" w:author="Author" w:date="2026-07-07T20:18:00Z" w:id="19353">
            <w:rPr>
              <w:rFonts w:ascii="Times New Roman"/>
              <w:color w:val="000000"/>
              <w:spacing w:val="14"/>
            </w:rPr>
          </w:rPrChange>
        </w:rPr>
        <w:t xml:space="preserve"> </w:t>
      </w:r>
      <w:r w:rsidR="00A96A35" w:rsidRPr="00C975B7">
        <w:rPr>
          <w:sz w:val="24"/>
          <w:lang w:val="fr-CA"/>
          <w:rPrChange w16du:dateUtc="2026-07-07T18:18:00Z" w:author="Author" w:date="2026-07-07T20:18:00Z" w:id="19354">
            <w:rPr>
              <w:rFonts w:ascii="Times New Roman"/>
              <w:color w:val="000000"/>
            </w:rPr>
          </w:rPrChange>
        </w:rPr>
        <w:t>ut</w:t>
      </w:r>
      <w:r w:rsidR="00A96A35" w:rsidRPr="00C975B7">
        <w:rPr>
          <w:sz w:val="24"/>
          <w:lang w:val="fr-CA"/>
          <w:rPrChange w16du:dateUtc="2026-07-07T18:18:00Z" w:author="Author" w:date="2026-07-07T20:18:00Z" w:id="19355">
            <w:rPr>
              <w:rFonts w:ascii="Times New Roman"/>
              <w:color w:val="000000"/>
              <w:spacing w:val="14"/>
            </w:rPr>
          </w:rPrChange>
        </w:rPr>
        <w:t xml:space="preserve"> </w:t>
      </w:r>
      <w:r w:rsidR="00A96A35" w:rsidRPr="00C975B7">
        <w:rPr>
          <w:sz w:val="24"/>
          <w:lang w:val="fr-CA"/>
          <w:rPrChange w16du:dateUtc="2026-07-07T18:18:00Z" w:author="Author" w:date="2026-07-07T20:18:00Z" w:id="19356">
            <w:rPr>
              <w:rFonts w:ascii="Times New Roman"/>
              <w:color w:val="000000"/>
            </w:rPr>
          </w:rPrChange>
        </w:rPr>
        <w:t>labore</w:t>
      </w:r>
      <w:r w:rsidR="00A96A35" w:rsidRPr="00C975B7">
        <w:rPr>
          <w:sz w:val="24"/>
          <w:lang w:val="fr-CA"/>
          <w:rPrChange w16du:dateUtc="2026-07-07T18:18:00Z" w:author="Author" w:date="2026-07-07T20:18:00Z" w:id="19357">
            <w:rPr>
              <w:rFonts w:ascii="Times New Roman"/>
              <w:color w:val="000000"/>
              <w:spacing w:val="14"/>
            </w:rPr>
          </w:rPrChange>
        </w:rPr>
        <w:t xml:space="preserve"> </w:t>
      </w:r>
      <w:r w:rsidR="00A96A35" w:rsidRPr="00C975B7">
        <w:rPr>
          <w:sz w:val="24"/>
          <w:lang w:val="fr-CA"/>
          <w:rPrChange w16du:dateUtc="2026-07-07T18:18:00Z" w:author="Author" w:date="2026-07-07T20:18:00Z" w:id="19358">
            <w:rPr>
              <w:rFonts w:ascii="Times New Roman"/>
              <w:color w:val="000000"/>
            </w:rPr>
          </w:rPrChange>
        </w:rPr>
        <w:t>et</w:t>
      </w:r>
      <w:r w:rsidR="00A96A35" w:rsidRPr="00C975B7">
        <w:rPr>
          <w:sz w:val="24"/>
          <w:lang w:val="fr-CA"/>
          <w:rPrChange w16du:dateUtc="2026-07-07T18:18:00Z" w:author="Author" w:date="2026-07-07T20:18:00Z" w:id="19359">
            <w:rPr>
              <w:rFonts w:ascii="Times New Roman"/>
              <w:color w:val="000000"/>
              <w:spacing w:val="14"/>
            </w:rPr>
          </w:rPrChange>
        </w:rPr>
        <w:t xml:space="preserve"> </w:t>
      </w:r>
      <w:r w:rsidR="00A96A35" w:rsidRPr="00C975B7">
        <w:rPr>
          <w:sz w:val="24"/>
          <w:lang w:val="fr-CA"/>
          <w:rPrChange w16du:dateUtc="2026-07-07T18:18:00Z" w:author="Author" w:date="2026-07-07T20:18:00Z" w:id="19360">
            <w:rPr>
              <w:rFonts w:ascii="Times New Roman"/>
              <w:color w:val="000000"/>
            </w:rPr>
          </w:rPrChange>
        </w:rPr>
        <w:t>dolore</w:t>
      </w:r>
      <w:r w:rsidR="00A96A35" w:rsidRPr="00C975B7">
        <w:rPr>
          <w:sz w:val="24"/>
          <w:lang w:val="fr-CA"/>
          <w:rPrChange w16du:dateUtc="2026-07-07T18:18:00Z" w:author="Author" w:date="2026-07-07T20:18:00Z" w:id="19361">
            <w:rPr>
              <w:rFonts w:ascii="Times New Roman"/>
              <w:color w:val="000000"/>
              <w:spacing w:val="14"/>
            </w:rPr>
          </w:rPrChange>
        </w:rPr>
        <w:t xml:space="preserve"> </w:t>
      </w:r>
      <w:r w:rsidR="00A96A35" w:rsidRPr="00C975B7">
        <w:rPr>
          <w:sz w:val="24"/>
          <w:lang w:val="fr-CA"/>
          <w:rPrChange w16du:dateUtc="2026-07-07T18:18:00Z" w:author="Author" w:date="2026-07-07T20:18:00Z" w:id="19362">
            <w:rPr>
              <w:rFonts w:ascii="Times New Roman" w:hAnsi="Times New Roman"/>
              <w:color w:val="000000"/>
            </w:rPr>
          </w:rPrChange>
        </w:rPr>
        <w:t>magna</w:t>
      </w:r>
      <w:del w16du:dateUtc="2026-07-07T18:18:00Z" w:author="Author" w:date="2026-07-07T20:18:00Z" w:id="19363">
        <w:r>
          <w:rPr>
            <w:color w:val="000000"/>
          </w:rPr>
          <w:cr/>
        </w:r>
      </w:del>
      <w:r w:rsidR="00A96A35" w:rsidRPr="00C975B7">
        <w:rPr>
          <w:sz w:val="24"/>
          <w:lang w:val="fr-CA"/>
          <w:rPrChange w16du:dateUtc="2026-07-07T18:18:00Z" w:author="Author" w:date="2026-07-07T20:18:00Z" w:id="19364">
            <w:rPr>
              <w:rFonts w:ascii="Times New Roman"/>
              <w:color w:val="000000"/>
              <w:spacing w:val="665"/>
            </w:rPr>
          </w:rPrChange>
        </w:rPr>
        <w:t xml:space="preserve"> </w:t>
      </w:r>
      <w:r w:rsidR="00A96A35" w:rsidRPr="00C975B7">
        <w:rPr>
          <w:sz w:val="24"/>
          <w:lang w:val="fr-CA"/>
          <w:rPrChange w16du:dateUtc="2026-07-07T18:18:00Z" w:author="Author" w:date="2026-07-07T20:18:00Z" w:id="19365">
            <w:rPr>
              <w:rFonts w:ascii="Times New Roman"/>
              <w:color w:val="000000"/>
            </w:rPr>
          </w:rPrChange>
        </w:rPr>
        <w:t xml:space="preserve">aliqua lorem ipsum dolor sit amet </w:t>
      </w:r>
      <w:r w:rsidR="00A96A35" w:rsidRPr="00C975B7">
        <w:rPr>
          <w:sz w:val="24"/>
          <w:lang w:val="fr-CA"/>
          <w:rPrChange w16du:dateUtc="2026-07-07T18:18:00Z" w:author="Author" w:date="2026-07-07T20:18:00Z" w:id="19366">
            <w:rPr>
              <w:rFonts w:ascii="Times New Roman" w:hAnsi="Times New Roman"/>
              <w:color w:val="000000"/>
            </w:rPr>
          </w:rPrChange>
        </w:rPr>
        <w:t>consectetur’adipiscing</w:t>
      </w:r>
      <w:r w:rsidR="00A96A35" w:rsidRPr="00C975B7">
        <w:rPr>
          <w:sz w:val="24"/>
          <w:lang w:val="fr-CA"/>
          <w:rPrChange w16du:dateUtc="2026-07-07T18:18:00Z" w:author="Author" w:date="2026-07-07T20:18:00Z" w:id="19367">
            <w:rPr>
              <w:rFonts w:ascii="Times New Roman"/>
              <w:color w:val="000000"/>
            </w:rPr>
          </w:rPrChange>
        </w:rPr>
        <w:t xml:space="preserve"> elit sed </w:t>
      </w:r>
      <w:r w:rsidR="00A96A35" w:rsidRPr="00C975B7">
        <w:rPr>
          <w:sz w:val="24"/>
          <w:lang w:val="fr-CA"/>
          <w:rPrChange w16du:dateUtc="2026-07-07T18:18:00Z" w:author="Author" w:date="2026-07-07T20:18:00Z" w:id="19368">
            <w:rPr>
              <w:rFonts w:ascii="Times New Roman" w:hAnsi="Times New Roman"/>
              <w:color w:val="000000"/>
            </w:rPr>
          </w:rPrChange>
        </w:rPr>
        <w:t>do</w:t>
      </w:r>
      <w:r w:rsidR="00A96A35" w:rsidRPr="00C975B7">
        <w:rPr>
          <w:sz w:val="24"/>
          <w:lang w:val="fr-CA"/>
          <w:rPrChange w16du:dateUtc="2026-07-07T18:18:00Z" w:author="Author" w:date="2026-07-07T20:18:00Z" w:id="19369">
            <w:rPr>
              <w:rFonts w:ascii="Times New Roman"/>
              <w:color w:val="000000"/>
            </w:rPr>
          </w:rPrChange>
        </w:rPr>
        <w:t xml:space="preserve"> eiusmod tempor.</w:t>
      </w:r>
    </w:p>
    <w:p w14:paraId="584D9218" w14:textId="77777777" w:rsidR="009609E8" w:rsidRDefault="00000000" w:rsidRPr="0027638C">
      <w:pPr>
        <w:pStyle w:val="ListParagraph"/>
        <w:numPr>
          <w:ilvl w:val="1"/>
          <w:numId w:val="5"/>
        </w:numPr>
        <w:tabs>
          <w:tab w:pos="1438" w:val="left"/>
          <w:tab w:pos="1440" w:val="left"/>
        </w:tabs>
        <w:spacing w:before="239"/>
        <w:ind w:right="353"/>
        <w:rPr>
          <w:sz w:val="24"/>
          <w:rPrChange w16du:dateUtc="2026-07-07T18:18:00Z" w:author="Author" w:date="2026-07-07T20:18:00Z" w:id="19370">
            <w:rPr>
              <w:rFonts w:ascii="Times New Roman"/>
              <w:color w:val="000000"/>
            </w:rPr>
          </w:rPrChange>
        </w:rPr>
        <w:pPrChange w16du:dateUtc="2026-07-07T18:18:00Z" w:author="Author" w:date="2026-07-07T20:18:00Z" w:id="19371">
          <w:pPr>
            <w:spacing w:after="0" w:before="240" w:line="254" w:lineRule="exact"/>
            <w:jc w:val="left"/>
          </w:pPr>
        </w:pPrChange>
      </w:pPr>
      <w:del w16du:dateUtc="2026-07-07T18:18:00Z" w:author="Author" w:date="2026-07-07T20:18:00Z" w:id="19372">
        <w:r>
          <w:rPr>
            <w:color w:val="000000"/>
          </w:rPr>
          <w:delText>(o)</w:delText>
        </w:r>
        <w:r>
          <w:rPr>
            <w:color w:val="000000"/>
            <w:spacing w:val="409"/>
          </w:rPr>
          <w:delText xml:space="preserve"> </w:delText>
        </w:r>
      </w:del>
      <w:r w:rsidR="00A96A35" w:rsidRPr="0027638C">
        <w:rPr>
          <w:sz w:val="24"/>
          <w:u w:val="single"/>
          <w:rPrChange w16du:dateUtc="2026-07-07T18:18:00Z" w:author="Author" w:date="2026-07-07T20:18:00Z" w:id="19373">
            <w:rPr>
              <w:rFonts w:ascii="Times New Roman"/>
              <w:color w:val="000000"/>
              <w:u w:val="single"/>
            </w:rPr>
          </w:rPrChange>
        </w:rPr>
        <w:t>Incididunt</w:t>
      </w:r>
      <w:r w:rsidR="00A96A35" w:rsidRPr="0027638C">
        <w:rPr>
          <w:sz w:val="24"/>
          <w:rPrChange w16du:dateUtc="2026-07-07T18:18:00Z" w:author="Author" w:date="2026-07-07T20:18:00Z" w:id="19374">
            <w:rPr>
              <w:rFonts w:ascii="Times New Roman"/>
              <w:color w:val="000000"/>
            </w:rPr>
          </w:rPrChange>
        </w:rPr>
        <w:t>.</w:t>
      </w:r>
      <w:r w:rsidR="00A96A35" w:rsidRPr="0027638C">
        <w:rPr>
          <w:spacing w:val="-14"/>
          <w:sz w:val="24"/>
          <w:rPrChange w16du:dateUtc="2026-07-07T18:18:00Z" w:author="Author" w:date="2026-07-07T20:18:00Z" w:id="19375">
            <w:rPr>
              <w:rFonts w:ascii="Times New Roman"/>
              <w:color w:val="000000"/>
              <w:spacing w:val="-13"/>
            </w:rPr>
          </w:rPrChange>
        </w:rPr>
        <w:t xml:space="preserve"> </w:t>
      </w:r>
      <w:r w:rsidR="00A96A35" w:rsidRPr="0027638C">
        <w:rPr>
          <w:sz w:val="24"/>
          <w:rPrChange w16du:dateUtc="2026-07-07T18:18:00Z" w:author="Author" w:date="2026-07-07T20:18:00Z" w:id="19376">
            <w:rPr>
              <w:rFonts w:ascii="Times New Roman"/>
              <w:color w:val="000000"/>
            </w:rPr>
          </w:rPrChange>
        </w:rPr>
        <w:t>Ut</w:t>
      </w:r>
      <w:r w:rsidR="00A96A35" w:rsidRPr="0027638C">
        <w:rPr>
          <w:spacing w:val="-14"/>
          <w:sz w:val="24"/>
          <w:rPrChange w16du:dateUtc="2026-07-07T18:18:00Z" w:author="Author" w:date="2026-07-07T20:18:00Z" w:id="19377">
            <w:rPr>
              <w:rFonts w:ascii="Times New Roman"/>
              <w:color w:val="000000"/>
              <w:spacing w:val="-12"/>
            </w:rPr>
          </w:rPrChange>
        </w:rPr>
        <w:t xml:space="preserve"> </w:t>
      </w:r>
      <w:r w:rsidR="00A96A35" w:rsidRPr="0027638C">
        <w:rPr>
          <w:sz w:val="24"/>
          <w:rPrChange w16du:dateUtc="2026-07-07T18:18:00Z" w:author="Author" w:date="2026-07-07T20:18:00Z" w:id="19378">
            <w:rPr>
              <w:rFonts w:ascii="Times New Roman"/>
              <w:color w:val="000000"/>
            </w:rPr>
          </w:rPrChange>
        </w:rPr>
        <w:t>Labore</w:t>
      </w:r>
      <w:r w:rsidR="00A96A35" w:rsidRPr="0027638C">
        <w:rPr>
          <w:spacing w:val="-14"/>
          <w:sz w:val="24"/>
          <w:rPrChange w16du:dateUtc="2026-07-07T18:18:00Z" w:author="Author" w:date="2026-07-07T20:18:00Z" w:id="19379">
            <w:rPr>
              <w:rFonts w:ascii="Times New Roman"/>
              <w:color w:val="000000"/>
              <w:spacing w:val="-13"/>
            </w:rPr>
          </w:rPrChange>
        </w:rPr>
        <w:t xml:space="preserve"> </w:t>
      </w:r>
      <w:r w:rsidR="00A96A35" w:rsidRPr="0027638C">
        <w:rPr>
          <w:sz w:val="24"/>
          <w:rPrChange w16du:dateUtc="2026-07-07T18:18:00Z" w:author="Author" w:date="2026-07-07T20:18:00Z" w:id="19380">
            <w:rPr>
              <w:rFonts w:ascii="Times New Roman"/>
              <w:color w:val="000000"/>
            </w:rPr>
          </w:rPrChange>
        </w:rPr>
        <w:t>et</w:t>
      </w:r>
      <w:r w:rsidR="00A96A35" w:rsidRPr="0027638C">
        <w:rPr>
          <w:spacing w:val="-13"/>
          <w:sz w:val="24"/>
          <w:rPrChange w16du:dateUtc="2026-07-07T18:18:00Z" w:author="Author" w:date="2026-07-07T20:18:00Z" w:id="19381">
            <w:rPr>
              <w:rFonts w:ascii="Times New Roman"/>
              <w:color w:val="000000"/>
              <w:spacing w:val="-13"/>
            </w:rPr>
          </w:rPrChange>
        </w:rPr>
        <w:t xml:space="preserve"> </w:t>
      </w:r>
      <w:r w:rsidR="00A96A35" w:rsidRPr="0027638C">
        <w:rPr>
          <w:sz w:val="24"/>
          <w:rPrChange w16du:dateUtc="2026-07-07T18:18:00Z" w:author="Author" w:date="2026-07-07T20:18:00Z" w:id="19382">
            <w:rPr>
              <w:rFonts w:ascii="Times New Roman"/>
              <w:color w:val="000000"/>
            </w:rPr>
          </w:rPrChange>
        </w:rPr>
        <w:t>dolore</w:t>
      </w:r>
      <w:r w:rsidR="00A96A35" w:rsidRPr="0027638C">
        <w:rPr>
          <w:spacing w:val="-14"/>
          <w:sz w:val="24"/>
          <w:rPrChange w16du:dateUtc="2026-07-07T18:18:00Z" w:author="Author" w:date="2026-07-07T20:18:00Z" w:id="19383">
            <w:rPr>
              <w:rFonts w:ascii="Times New Roman"/>
              <w:color w:val="000000"/>
              <w:spacing w:val="-13"/>
            </w:rPr>
          </w:rPrChange>
        </w:rPr>
        <w:t xml:space="preserve"> </w:t>
      </w:r>
      <w:r w:rsidR="00A96A35" w:rsidRPr="0027638C">
        <w:rPr>
          <w:sz w:val="24"/>
          <w:rPrChange w16du:dateUtc="2026-07-07T18:18:00Z" w:author="Author" w:date="2026-07-07T20:18:00Z" w:id="19384">
            <w:rPr>
              <w:rFonts w:ascii="Times New Roman"/>
              <w:color w:val="000000"/>
            </w:rPr>
          </w:rPrChange>
        </w:rPr>
        <w:t>magna</w:t>
      </w:r>
      <w:r w:rsidR="00A96A35" w:rsidRPr="0027638C">
        <w:rPr>
          <w:spacing w:val="-14"/>
          <w:sz w:val="24"/>
          <w:rPrChange w16du:dateUtc="2026-07-07T18:18:00Z" w:author="Author" w:date="2026-07-07T20:18:00Z" w:id="19385">
            <w:rPr>
              <w:rFonts w:ascii="Times New Roman"/>
              <w:color w:val="000000"/>
              <w:spacing w:val="-13"/>
            </w:rPr>
          </w:rPrChange>
        </w:rPr>
        <w:t xml:space="preserve"> </w:t>
      </w:r>
      <w:r w:rsidR="00A96A35" w:rsidRPr="0027638C">
        <w:rPr>
          <w:sz w:val="24"/>
          <w:rPrChange w16du:dateUtc="2026-07-07T18:18:00Z" w:author="Author" w:date="2026-07-07T20:18:00Z" w:id="19386">
            <w:rPr>
              <w:rFonts w:ascii="Times New Roman"/>
              <w:color w:val="000000"/>
            </w:rPr>
          </w:rPrChange>
        </w:rPr>
        <w:t>aliqua</w:t>
      </w:r>
      <w:r w:rsidR="00A96A35" w:rsidRPr="0027638C">
        <w:rPr>
          <w:spacing w:val="-14"/>
          <w:sz w:val="24"/>
          <w:rPrChange w16du:dateUtc="2026-07-07T18:18:00Z" w:author="Author" w:date="2026-07-07T20:18:00Z" w:id="19387">
            <w:rPr>
              <w:rFonts w:ascii="Times New Roman"/>
              <w:color w:val="000000"/>
              <w:spacing w:val="-13"/>
            </w:rPr>
          </w:rPrChange>
        </w:rPr>
        <w:t xml:space="preserve"> </w:t>
      </w:r>
      <w:r w:rsidR="00A96A35" w:rsidRPr="0027638C">
        <w:rPr>
          <w:sz w:val="24"/>
          <w:rPrChange w16du:dateUtc="2026-07-07T18:18:00Z" w:author="Author" w:date="2026-07-07T20:18:00Z" w:id="19388">
            <w:rPr>
              <w:rFonts w:ascii="Times New Roman"/>
              <w:color w:val="000000"/>
            </w:rPr>
          </w:rPrChange>
        </w:rPr>
        <w:t>lorem.</w:t>
      </w:r>
      <w:r w:rsidR="00A96A35" w:rsidRPr="0027638C">
        <w:rPr>
          <w:spacing w:val="-13"/>
          <w:sz w:val="24"/>
          <w:rPrChange w16du:dateUtc="2026-07-07T18:18:00Z" w:author="Author" w:date="2026-07-07T20:18:00Z" w:id="19389">
            <w:rPr>
              <w:rFonts w:ascii="Times New Roman"/>
              <w:color w:val="000000"/>
              <w:spacing w:val="-13"/>
            </w:rPr>
          </w:rPrChange>
        </w:rPr>
        <w:t xml:space="preserve"> </w:t>
      </w:r>
      <w:r w:rsidR="00A96A35" w:rsidRPr="0027638C">
        <w:rPr>
          <w:sz w:val="24"/>
          <w:rPrChange w16du:dateUtc="2026-07-07T18:18:00Z" w:author="Author" w:date="2026-07-07T20:18:00Z" w:id="19390">
            <w:rPr>
              <w:rFonts w:ascii="Times New Roman"/>
              <w:color w:val="000000"/>
            </w:rPr>
          </w:rPrChange>
        </w:rPr>
        <w:t>Ipsum</w:t>
      </w:r>
      <w:r w:rsidR="00A96A35" w:rsidRPr="0027638C">
        <w:rPr>
          <w:spacing w:val="-14"/>
          <w:sz w:val="24"/>
          <w:rPrChange w16du:dateUtc="2026-07-07T18:18:00Z" w:author="Author" w:date="2026-07-07T20:18:00Z" w:id="19391">
            <w:rPr>
              <w:rFonts w:ascii="Times New Roman"/>
              <w:color w:val="000000"/>
              <w:spacing w:val="-13"/>
            </w:rPr>
          </w:rPrChange>
        </w:rPr>
        <w:t xml:space="preserve"> </w:t>
      </w:r>
      <w:r w:rsidR="00A96A35" w:rsidRPr="0027638C">
        <w:rPr>
          <w:sz w:val="24"/>
          <w:rPrChange w16du:dateUtc="2026-07-07T18:18:00Z" w:author="Author" w:date="2026-07-07T20:18:00Z" w:id="19392">
            <w:rPr>
              <w:rFonts w:ascii="Times New Roman"/>
              <w:color w:val="000000"/>
            </w:rPr>
          </w:rPrChange>
        </w:rPr>
        <w:t>dolor</w:t>
      </w:r>
      <w:r w:rsidR="00A96A35" w:rsidRPr="0027638C">
        <w:rPr>
          <w:spacing w:val="-14"/>
          <w:sz w:val="24"/>
          <w:rPrChange w16du:dateUtc="2026-07-07T18:18:00Z" w:author="Author" w:date="2026-07-07T20:18:00Z" w:id="19393">
            <w:rPr>
              <w:rFonts w:ascii="Times New Roman"/>
              <w:color w:val="000000"/>
              <w:spacing w:val="-13"/>
            </w:rPr>
          </w:rPrChange>
        </w:rPr>
        <w:t xml:space="preserve"> </w:t>
      </w:r>
      <w:r w:rsidR="00A96A35" w:rsidRPr="0027638C">
        <w:rPr>
          <w:sz w:val="24"/>
          <w:rPrChange w16du:dateUtc="2026-07-07T18:18:00Z" w:author="Author" w:date="2026-07-07T20:18:00Z" w:id="19394">
            <w:rPr>
              <w:rFonts w:ascii="Times New Roman"/>
              <w:color w:val="000000"/>
            </w:rPr>
          </w:rPrChange>
        </w:rPr>
        <w:t>sit</w:t>
      </w:r>
      <w:r w:rsidR="00A96A35" w:rsidRPr="0027638C">
        <w:rPr>
          <w:spacing w:val="-14"/>
          <w:sz w:val="24"/>
          <w:rPrChange w16du:dateUtc="2026-07-07T18:18:00Z" w:author="Author" w:date="2026-07-07T20:18:00Z" w:id="19395">
            <w:rPr>
              <w:rFonts w:ascii="Times New Roman"/>
              <w:color w:val="000000"/>
              <w:spacing w:val="-13"/>
            </w:rPr>
          </w:rPrChange>
        </w:rPr>
        <w:t xml:space="preserve"> </w:t>
      </w:r>
      <w:r w:rsidR="00A96A35" w:rsidRPr="0027638C">
        <w:rPr>
          <w:sz w:val="24"/>
          <w:rPrChange w16du:dateUtc="2026-07-07T18:18:00Z" w:author="Author" w:date="2026-07-07T20:18:00Z" w:id="19396">
            <w:rPr>
              <w:rFonts w:ascii="Times New Roman" w:hAnsi="Times New Roman"/>
              <w:color w:val="000000"/>
            </w:rPr>
          </w:rPrChange>
        </w:rPr>
        <w:t>amet</w:t>
      </w:r>
      <w:del w16du:dateUtc="2026-07-07T18:18:00Z" w:author="Author" w:date="2026-07-07T20:18:00Z" w:id="19397">
        <w:r>
          <w:rPr>
            <w:color w:val="000000"/>
          </w:rPr>
          <w:cr/>
        </w:r>
      </w:del>
      <w:r w:rsidR="00A96A35" w:rsidRPr="0027638C">
        <w:rPr>
          <w:sz w:val="24"/>
          <w:rPrChange w16du:dateUtc="2026-07-07T18:18:00Z" w:author="Author" w:date="2026-07-07T20:18:00Z" w:id="19398">
            <w:rPr>
              <w:rFonts w:ascii="Times New Roman"/>
              <w:color w:val="000000"/>
              <w:spacing w:val="665"/>
            </w:rPr>
          </w:rPrChange>
        </w:rPr>
        <w:t xml:space="preserve"> </w:t>
      </w:r>
      <w:r w:rsidR="00A96A35" w:rsidRPr="0027638C">
        <w:rPr>
          <w:sz w:val="24"/>
          <w:rPrChange w16du:dateUtc="2026-07-07T18:18:00Z" w:author="Author" w:date="2026-07-07T20:18:00Z" w:id="19399">
            <w:rPr>
              <w:rFonts w:ascii="Times New Roman"/>
              <w:color w:val="000000"/>
            </w:rPr>
          </w:rPrChange>
        </w:rPr>
        <w:t>consectetur</w:t>
      </w:r>
      <w:r w:rsidR="00A96A35" w:rsidRPr="0027638C">
        <w:rPr>
          <w:sz w:val="24"/>
          <w:rPrChange w16du:dateUtc="2026-07-07T18:18:00Z" w:author="Author" w:date="2026-07-07T20:18:00Z" w:id="19400">
            <w:rPr>
              <w:rFonts w:ascii="Times New Roman"/>
              <w:color w:val="000000"/>
              <w:spacing w:val="27"/>
            </w:rPr>
          </w:rPrChange>
        </w:rPr>
        <w:t xml:space="preserve"> </w:t>
      </w:r>
      <w:r w:rsidR="00A96A35" w:rsidRPr="0027638C">
        <w:rPr>
          <w:sz w:val="24"/>
          <w:rPrChange w16du:dateUtc="2026-07-07T18:18:00Z" w:author="Author" w:date="2026-07-07T20:18:00Z" w:id="19401">
            <w:rPr>
              <w:rFonts w:ascii="Times New Roman"/>
              <w:color w:val="000000"/>
            </w:rPr>
          </w:rPrChange>
        </w:rPr>
        <w:t>adipiscing</w:t>
      </w:r>
      <w:r w:rsidR="00A96A35" w:rsidRPr="0027638C">
        <w:rPr>
          <w:sz w:val="24"/>
          <w:rPrChange w16du:dateUtc="2026-07-07T18:18:00Z" w:author="Author" w:date="2026-07-07T20:18:00Z" w:id="19402">
            <w:rPr>
              <w:rFonts w:ascii="Times New Roman"/>
              <w:color w:val="000000"/>
              <w:spacing w:val="27"/>
            </w:rPr>
          </w:rPrChange>
        </w:rPr>
        <w:t xml:space="preserve"> </w:t>
      </w:r>
      <w:r w:rsidR="00A96A35" w:rsidRPr="0027638C">
        <w:rPr>
          <w:sz w:val="24"/>
          <w:rPrChange w16du:dateUtc="2026-07-07T18:18:00Z" w:author="Author" w:date="2026-07-07T20:18:00Z" w:id="19403">
            <w:rPr>
              <w:rFonts w:ascii="Times New Roman"/>
              <w:color w:val="000000"/>
            </w:rPr>
          </w:rPrChange>
        </w:rPr>
        <w:t>elit</w:t>
      </w:r>
      <w:r w:rsidR="00A96A35" w:rsidRPr="0027638C">
        <w:rPr>
          <w:sz w:val="24"/>
          <w:rPrChange w16du:dateUtc="2026-07-07T18:18:00Z" w:author="Author" w:date="2026-07-07T20:18:00Z" w:id="19404">
            <w:rPr>
              <w:rFonts w:ascii="Times New Roman"/>
              <w:color w:val="000000"/>
              <w:spacing w:val="27"/>
            </w:rPr>
          </w:rPrChange>
        </w:rPr>
        <w:t xml:space="preserve"> </w:t>
      </w:r>
      <w:r w:rsidR="00A96A35" w:rsidRPr="0027638C">
        <w:rPr>
          <w:sz w:val="24"/>
          <w:rPrChange w16du:dateUtc="2026-07-07T18:18:00Z" w:author="Author" w:date="2026-07-07T20:18:00Z" w:id="19405">
            <w:rPr>
              <w:rFonts w:ascii="Times New Roman"/>
              <w:color w:val="000000"/>
            </w:rPr>
          </w:rPrChange>
        </w:rPr>
        <w:t>sed</w:t>
      </w:r>
      <w:r w:rsidR="00A96A35" w:rsidRPr="0027638C">
        <w:rPr>
          <w:sz w:val="24"/>
          <w:rPrChange w16du:dateUtc="2026-07-07T18:18:00Z" w:author="Author" w:date="2026-07-07T20:18:00Z" w:id="19406">
            <w:rPr>
              <w:rFonts w:ascii="Times New Roman"/>
              <w:color w:val="000000"/>
              <w:spacing w:val="27"/>
            </w:rPr>
          </w:rPrChange>
        </w:rPr>
        <w:t xml:space="preserve"> </w:t>
      </w:r>
      <w:r w:rsidR="00A96A35" w:rsidRPr="0027638C">
        <w:rPr>
          <w:sz w:val="24"/>
          <w:rPrChange w16du:dateUtc="2026-07-07T18:18:00Z" w:author="Author" w:date="2026-07-07T20:18:00Z" w:id="19407">
            <w:rPr>
              <w:rFonts w:ascii="Times New Roman"/>
              <w:color w:val="000000"/>
            </w:rPr>
          </w:rPrChange>
        </w:rPr>
        <w:t>do</w:t>
      </w:r>
      <w:r w:rsidR="00A96A35" w:rsidRPr="0027638C">
        <w:rPr>
          <w:sz w:val="24"/>
          <w:rPrChange w16du:dateUtc="2026-07-07T18:18:00Z" w:author="Author" w:date="2026-07-07T20:18:00Z" w:id="19408">
            <w:rPr>
              <w:rFonts w:ascii="Times New Roman"/>
              <w:color w:val="000000"/>
              <w:spacing w:val="27"/>
            </w:rPr>
          </w:rPrChange>
        </w:rPr>
        <w:t xml:space="preserve"> </w:t>
      </w:r>
      <w:r w:rsidR="00A96A35" w:rsidRPr="0027638C">
        <w:rPr>
          <w:sz w:val="24"/>
          <w:rPrChange w16du:dateUtc="2026-07-07T18:18:00Z" w:author="Author" w:date="2026-07-07T20:18:00Z" w:id="19409">
            <w:rPr>
              <w:rFonts w:ascii="Times New Roman"/>
              <w:color w:val="000000"/>
            </w:rPr>
          </w:rPrChange>
        </w:rPr>
        <w:t>eiusmod</w:t>
      </w:r>
      <w:r w:rsidR="00A96A35" w:rsidRPr="0027638C">
        <w:rPr>
          <w:sz w:val="24"/>
          <w:rPrChange w16du:dateUtc="2026-07-07T18:18:00Z" w:author="Author" w:date="2026-07-07T20:18:00Z" w:id="19410">
            <w:rPr>
              <w:rFonts w:ascii="Times New Roman"/>
              <w:color w:val="000000"/>
              <w:spacing w:val="27"/>
            </w:rPr>
          </w:rPrChange>
        </w:rPr>
        <w:t xml:space="preserve"> </w:t>
      </w:r>
      <w:r w:rsidR="00A96A35" w:rsidRPr="0027638C">
        <w:rPr>
          <w:sz w:val="24"/>
          <w:rPrChange w16du:dateUtc="2026-07-07T18:18:00Z" w:author="Author" w:date="2026-07-07T20:18:00Z" w:id="19411">
            <w:rPr>
              <w:rFonts w:ascii="Times New Roman"/>
              <w:color w:val="000000"/>
            </w:rPr>
          </w:rPrChange>
        </w:rPr>
        <w:t>tempor</w:t>
      </w:r>
      <w:r w:rsidR="00A96A35" w:rsidRPr="0027638C">
        <w:rPr>
          <w:sz w:val="24"/>
          <w:rPrChange w16du:dateUtc="2026-07-07T18:18:00Z" w:author="Author" w:date="2026-07-07T20:18:00Z" w:id="19412">
            <w:rPr>
              <w:rFonts w:ascii="Times New Roman"/>
              <w:color w:val="000000"/>
              <w:spacing w:val="27"/>
            </w:rPr>
          </w:rPrChange>
        </w:rPr>
        <w:t xml:space="preserve"> </w:t>
      </w:r>
      <w:r w:rsidR="00A96A35" w:rsidRPr="0027638C">
        <w:rPr>
          <w:sz w:val="24"/>
          <w:rPrChange w16du:dateUtc="2026-07-07T18:18:00Z" w:author="Author" w:date="2026-07-07T20:18:00Z" w:id="19413">
            <w:rPr>
              <w:rFonts w:ascii="Times New Roman"/>
              <w:color w:val="000000"/>
            </w:rPr>
          </w:rPrChange>
        </w:rPr>
        <w:t>incididunt</w:t>
      </w:r>
      <w:r w:rsidR="00A96A35" w:rsidRPr="0027638C">
        <w:rPr>
          <w:sz w:val="24"/>
          <w:rPrChange w16du:dateUtc="2026-07-07T18:18:00Z" w:author="Author" w:date="2026-07-07T20:18:00Z" w:id="19414">
            <w:rPr>
              <w:rFonts w:ascii="Times New Roman"/>
              <w:color w:val="000000"/>
              <w:spacing w:val="27"/>
            </w:rPr>
          </w:rPrChange>
        </w:rPr>
        <w:t xml:space="preserve"> </w:t>
      </w:r>
      <w:r w:rsidR="00A96A35" w:rsidRPr="0027638C">
        <w:rPr>
          <w:sz w:val="24"/>
          <w:rPrChange w16du:dateUtc="2026-07-07T18:18:00Z" w:author="Author" w:date="2026-07-07T20:18:00Z" w:id="19415">
            <w:rPr>
              <w:rFonts w:ascii="Times New Roman"/>
              <w:color w:val="000000"/>
            </w:rPr>
          </w:rPrChange>
        </w:rPr>
        <w:t>ut</w:t>
      </w:r>
      <w:r w:rsidR="00A96A35" w:rsidRPr="0027638C">
        <w:rPr>
          <w:sz w:val="24"/>
          <w:rPrChange w16du:dateUtc="2026-07-07T18:18:00Z" w:author="Author" w:date="2026-07-07T20:18:00Z" w:id="19416">
            <w:rPr>
              <w:rFonts w:ascii="Times New Roman"/>
              <w:color w:val="000000"/>
              <w:spacing w:val="27"/>
            </w:rPr>
          </w:rPrChange>
        </w:rPr>
        <w:t xml:space="preserve"> </w:t>
      </w:r>
      <w:r w:rsidR="00A96A35" w:rsidRPr="0027638C">
        <w:rPr>
          <w:sz w:val="24"/>
          <w:rPrChange w16du:dateUtc="2026-07-07T18:18:00Z" w:author="Author" w:date="2026-07-07T20:18:00Z" w:id="19417">
            <w:rPr>
              <w:rFonts w:ascii="Times New Roman"/>
              <w:color w:val="000000"/>
            </w:rPr>
          </w:rPrChange>
        </w:rPr>
        <w:t>labore</w:t>
      </w:r>
      <w:r w:rsidR="00A96A35" w:rsidRPr="0027638C">
        <w:rPr>
          <w:sz w:val="24"/>
          <w:rPrChange w16du:dateUtc="2026-07-07T18:18:00Z" w:author="Author" w:date="2026-07-07T20:18:00Z" w:id="19418">
            <w:rPr>
              <w:rFonts w:ascii="Times New Roman"/>
              <w:color w:val="000000"/>
              <w:spacing w:val="27"/>
            </w:rPr>
          </w:rPrChange>
        </w:rPr>
        <w:t xml:space="preserve"> </w:t>
      </w:r>
      <w:r w:rsidR="00A96A35" w:rsidRPr="0027638C">
        <w:rPr>
          <w:sz w:val="24"/>
          <w:rPrChange w16du:dateUtc="2026-07-07T18:18:00Z" w:author="Author" w:date="2026-07-07T20:18:00Z" w:id="19419">
            <w:rPr>
              <w:rFonts w:ascii="Times New Roman"/>
              <w:color w:val="000000"/>
            </w:rPr>
          </w:rPrChange>
        </w:rPr>
        <w:t>et</w:t>
      </w:r>
      <w:r w:rsidR="00A96A35" w:rsidRPr="0027638C">
        <w:rPr>
          <w:sz w:val="24"/>
          <w:rPrChange w16du:dateUtc="2026-07-07T18:18:00Z" w:author="Author" w:date="2026-07-07T20:18:00Z" w:id="19420">
            <w:rPr>
              <w:rFonts w:ascii="Times New Roman"/>
              <w:color w:val="000000"/>
              <w:spacing w:val="27"/>
            </w:rPr>
          </w:rPrChange>
        </w:rPr>
        <w:t xml:space="preserve"> </w:t>
      </w:r>
      <w:r w:rsidR="00A96A35" w:rsidRPr="0027638C">
        <w:rPr>
          <w:sz w:val="24"/>
          <w:rPrChange w16du:dateUtc="2026-07-07T18:18:00Z" w:author="Author" w:date="2026-07-07T20:18:00Z" w:id="19421">
            <w:rPr>
              <w:rFonts w:ascii="Times New Roman"/>
              <w:color w:val="000000"/>
            </w:rPr>
          </w:rPrChange>
        </w:rPr>
        <w:t>dolore</w:t>
      </w:r>
      <w:r w:rsidR="00A96A35" w:rsidRPr="0027638C">
        <w:rPr>
          <w:sz w:val="24"/>
          <w:rPrChange w16du:dateUtc="2026-07-07T18:18:00Z" w:author="Author" w:date="2026-07-07T20:18:00Z" w:id="19422">
            <w:rPr>
              <w:rFonts w:ascii="Times New Roman"/>
              <w:color w:val="000000"/>
              <w:spacing w:val="27"/>
            </w:rPr>
          </w:rPrChange>
        </w:rPr>
        <w:t xml:space="preserve"> </w:t>
      </w:r>
      <w:r w:rsidR="00A96A35" w:rsidRPr="0027638C">
        <w:rPr>
          <w:sz w:val="24"/>
          <w:rPrChange w16du:dateUtc="2026-07-07T18:18:00Z" w:author="Author" w:date="2026-07-07T20:18:00Z" w:id="19423">
            <w:rPr>
              <w:rFonts w:ascii="Times New Roman"/>
              <w:color w:val="000000"/>
            </w:rPr>
          </w:rPrChange>
        </w:rPr>
        <w:t>magna</w:t>
      </w:r>
      <w:r w:rsidR="00A96A35" w:rsidRPr="0027638C">
        <w:rPr>
          <w:sz w:val="24"/>
          <w:rPrChange w16du:dateUtc="2026-07-07T18:18:00Z" w:author="Author" w:date="2026-07-07T20:18:00Z" w:id="19424">
            <w:rPr>
              <w:rFonts w:ascii="Times New Roman"/>
              <w:color w:val="000000"/>
              <w:spacing w:val="27"/>
            </w:rPr>
          </w:rPrChange>
        </w:rPr>
        <w:t xml:space="preserve"> </w:t>
      </w:r>
      <w:r w:rsidR="00A96A35" w:rsidRPr="0027638C">
        <w:rPr>
          <w:sz w:val="24"/>
          <w:rPrChange w16du:dateUtc="2026-07-07T18:18:00Z" w:author="Author" w:date="2026-07-07T20:18:00Z" w:id="19425">
            <w:rPr>
              <w:rFonts w:ascii="Times New Roman" w:hAnsi="Times New Roman"/>
              <w:color w:val="000000"/>
            </w:rPr>
          </w:rPrChange>
        </w:rPr>
        <w:t>aliqua</w:t>
      </w:r>
      <w:del w16du:dateUtc="2026-07-07T18:18:00Z" w:author="Author" w:date="2026-07-07T20:18:00Z" w:id="19426">
        <w:r>
          <w:rPr>
            <w:color w:val="000000"/>
          </w:rPr>
          <w:cr/>
        </w:r>
      </w:del>
      <w:r w:rsidR="00A96A35" w:rsidRPr="0027638C">
        <w:rPr>
          <w:sz w:val="24"/>
          <w:rPrChange w16du:dateUtc="2026-07-07T18:18:00Z" w:author="Author" w:date="2026-07-07T20:18:00Z" w:id="19427">
            <w:rPr>
              <w:rFonts w:ascii="Times New Roman"/>
              <w:color w:val="000000"/>
              <w:spacing w:val="665"/>
            </w:rPr>
          </w:rPrChange>
        </w:rPr>
        <w:t xml:space="preserve"> </w:t>
      </w:r>
      <w:r w:rsidR="00A96A35" w:rsidRPr="0027638C">
        <w:rPr>
          <w:sz w:val="24"/>
          <w:rPrChange w16du:dateUtc="2026-07-07T18:18:00Z" w:author="Author" w:date="2026-07-07T20:18:00Z" w:id="19428">
            <w:rPr>
              <w:rFonts w:ascii="Times New Roman"/>
              <w:color w:val="000000"/>
            </w:rPr>
          </w:rPrChange>
        </w:rPr>
        <w:t>lorem ipsum dolor sit amet consectetur adipiscing elit.</w:t>
      </w:r>
    </w:p>
    <w:p w14:paraId="0420E445" w14:textId="77777777" w:rsidR="008166CF" w:rsidRDefault="00000000">
      <w:pPr>
        <w:spacing w:before="235" w:line="254" w:lineRule="exact"/>
        <w:rPr>
          <w:del w16du:dateUtc="2026-07-07T18:18:00Z" w:author="Author" w:date="2026-07-07T20:18:00Z" w:id="19429"/>
          <w:color w:val="000000"/>
        </w:rPr>
      </w:pPr>
      <w:del w16du:dateUtc="2026-07-07T18:18:00Z" w:author="Author" w:date="2026-07-07T20:18:00Z" w:id="19430">
        <w:r>
          <w:rPr>
            <w:color w:val="000000"/>
          </w:rPr>
          <w:delText>(p)</w:delText>
        </w:r>
        <w:r>
          <w:rPr>
            <w:color w:val="000000"/>
            <w:spacing w:val="409"/>
          </w:rPr>
          <w:delText xml:space="preserve"> </w:delText>
        </w:r>
      </w:del>
      <w:r w:rsidR="00A96A35" w:rsidRPr="0027638C">
        <w:rPr>
          <w:sz w:val="24"/>
          <w:u w:val="single"/>
          <w:rPrChange w16du:dateUtc="2026-07-07T18:18:00Z" w:author="Author" w:date="2026-07-07T20:18:00Z" w:id="19431">
            <w:rPr>
              <w:rFonts w:ascii="Times New Roman"/>
              <w:color w:val="000000"/>
              <w:u w:val="single"/>
            </w:rPr>
          </w:rPrChange>
        </w:rPr>
        <w:t>Sed</w:t>
      </w:r>
      <w:r w:rsidR="00A96A35" w:rsidRPr="0027638C">
        <w:rPr>
          <w:sz w:val="24"/>
          <w:rPrChange w16du:dateUtc="2026-07-07T18:18:00Z" w:author="Author" w:date="2026-07-07T20:18:00Z" w:id="19432">
            <w:rPr>
              <w:rFonts w:ascii="Times New Roman"/>
              <w:color w:val="000000"/>
            </w:rPr>
          </w:rPrChange>
        </w:rPr>
        <w:t>.</w:t>
      </w:r>
      <w:r w:rsidR="00A96A35" w:rsidRPr="0027638C">
        <w:rPr>
          <w:spacing w:val="40"/>
          <w:sz w:val="24"/>
          <w:rPrChange w16du:dateUtc="2026-07-07T18:18:00Z" w:author="Author" w:date="2026-07-07T20:18:00Z" w:id="19433">
            <w:rPr>
              <w:rFonts w:ascii="Times New Roman"/>
              <w:color w:val="000000"/>
              <w:spacing w:val="55"/>
            </w:rPr>
          </w:rPrChange>
        </w:rPr>
        <w:t xml:space="preserve"> </w:t>
      </w:r>
      <w:r w:rsidR="00A96A35" w:rsidRPr="0027638C">
        <w:rPr>
          <w:sz w:val="24"/>
          <w:rPrChange w16du:dateUtc="2026-07-07T18:18:00Z" w:author="Author" w:date="2026-07-07T20:18:00Z" w:id="19434">
            <w:rPr>
              <w:rFonts w:ascii="Times New Roman"/>
              <w:color w:val="000000"/>
            </w:rPr>
          </w:rPrChange>
        </w:rPr>
        <w:t>Do</w:t>
      </w:r>
      <w:r w:rsidR="00A96A35" w:rsidRPr="0027638C">
        <w:rPr>
          <w:spacing w:val="-3"/>
          <w:sz w:val="24"/>
          <w:rPrChange w16du:dateUtc="2026-07-07T18:18:00Z" w:author="Author" w:date="2026-07-07T20:18:00Z" w:id="19435">
            <w:rPr>
              <w:rFonts w:ascii="Times New Roman"/>
              <w:color w:val="000000"/>
            </w:rPr>
          </w:rPrChange>
        </w:rPr>
        <w:t xml:space="preserve"> </w:t>
      </w:r>
      <w:r w:rsidR="00A96A35" w:rsidRPr="0027638C">
        <w:rPr>
          <w:sz w:val="24"/>
          <w:rPrChange w16du:dateUtc="2026-07-07T18:18:00Z" w:author="Author" w:date="2026-07-07T20:18:00Z" w:id="19436">
            <w:rPr>
              <w:rFonts w:ascii="Times New Roman"/>
              <w:color w:val="000000"/>
            </w:rPr>
          </w:rPrChange>
        </w:rPr>
        <w:t>eiusmod</w:t>
      </w:r>
      <w:r w:rsidR="00A96A35" w:rsidRPr="0027638C">
        <w:rPr>
          <w:spacing w:val="-3"/>
          <w:sz w:val="24"/>
          <w:rPrChange w16du:dateUtc="2026-07-07T18:18:00Z" w:author="Author" w:date="2026-07-07T20:18:00Z" w:id="19437">
            <w:rPr>
              <w:rFonts w:ascii="Times New Roman"/>
              <w:color w:val="000000"/>
            </w:rPr>
          </w:rPrChange>
        </w:rPr>
        <w:t xml:space="preserve"> </w:t>
      </w:r>
      <w:r w:rsidR="00A96A35" w:rsidRPr="0027638C">
        <w:rPr>
          <w:sz w:val="24"/>
          <w:rPrChange w16du:dateUtc="2026-07-07T18:18:00Z" w:author="Author" w:date="2026-07-07T20:18:00Z" w:id="19438">
            <w:rPr>
              <w:rFonts w:ascii="Times New Roman"/>
              <w:color w:val="000000"/>
            </w:rPr>
          </w:rPrChange>
        </w:rPr>
        <w:t>tempor</w:t>
      </w:r>
      <w:r w:rsidR="00A96A35" w:rsidRPr="0027638C">
        <w:rPr>
          <w:spacing w:val="-3"/>
          <w:sz w:val="24"/>
          <w:rPrChange w16du:dateUtc="2026-07-07T18:18:00Z" w:author="Author" w:date="2026-07-07T20:18:00Z" w:id="19439">
            <w:rPr>
              <w:rFonts w:ascii="Times New Roman"/>
              <w:color w:val="000000"/>
            </w:rPr>
          </w:rPrChange>
        </w:rPr>
        <w:t xml:space="preserve"> </w:t>
      </w:r>
      <w:r w:rsidR="00A96A35" w:rsidRPr="0027638C">
        <w:rPr>
          <w:sz w:val="24"/>
          <w:rPrChange w16du:dateUtc="2026-07-07T18:18:00Z" w:author="Author" w:date="2026-07-07T20:18:00Z" w:id="19440">
            <w:rPr>
              <w:rFonts w:ascii="Times New Roman"/>
              <w:color w:val="000000"/>
            </w:rPr>
          </w:rPrChange>
        </w:rPr>
        <w:t>Incididunt</w:t>
      </w:r>
      <w:r w:rsidR="00A96A35" w:rsidRPr="0027638C">
        <w:rPr>
          <w:spacing w:val="-3"/>
          <w:sz w:val="24"/>
          <w:rPrChange w16du:dateUtc="2026-07-07T18:18:00Z" w:author="Author" w:date="2026-07-07T20:18:00Z" w:id="19441">
            <w:rPr>
              <w:rFonts w:ascii="Times New Roman"/>
              <w:color w:val="000000"/>
            </w:rPr>
          </w:rPrChange>
        </w:rPr>
        <w:t xml:space="preserve"> </w:t>
      </w:r>
      <w:del w16du:dateUtc="2026-07-07T18:18:00Z" w:author="Author" w:date="2026-07-07T20:18:00Z" w:id="19442">
        <w:r>
          <w:rPr>
            <w:color w:val="000000"/>
          </w:rPr>
          <w:delText>is</w:delText>
        </w:r>
      </w:del>
      <w:ins w16du:dateUtc="2026-07-07T18:18:00Z" w:author="Author" w:date="2026-07-07T20:18:00Z" w:id="19443">
        <w:r w:rsidR="00A96A35" w:rsidRPr="0027638C">
          <w:rPr>
            <w:sz w:val="24"/>
            <w:szCs w:val="24"/>
          </w:rPr>
          <w:t>ut</w:t>
        </w:r>
      </w:ins>
      <w:r w:rsidR="00A96A35" w:rsidRPr="0027638C">
        <w:rPr>
          <w:spacing w:val="-3"/>
          <w:sz w:val="24"/>
          <w:rPrChange w16du:dateUtc="2026-07-07T18:18:00Z" w:author="Author" w:date="2026-07-07T20:18:00Z" w:id="19444">
            <w:rPr>
              <w:rFonts w:ascii="Times New Roman"/>
              <w:color w:val="000000"/>
            </w:rPr>
          </w:rPrChange>
        </w:rPr>
        <w:t xml:space="preserve"> </w:t>
      </w:r>
      <w:r w:rsidR="00A96A35" w:rsidRPr="0027638C">
        <w:rPr>
          <w:sz w:val="24"/>
          <w:rPrChange w16du:dateUtc="2026-07-07T18:18:00Z" w:author="Author" w:date="2026-07-07T20:18:00Z" w:id="19445">
            <w:rPr>
              <w:rFonts w:ascii="Times New Roman"/>
              <w:color w:val="000000"/>
            </w:rPr>
          </w:rPrChange>
        </w:rPr>
        <w:t>labore</w:t>
      </w:r>
      <w:r w:rsidR="00A96A35" w:rsidRPr="0027638C">
        <w:rPr>
          <w:spacing w:val="-3"/>
          <w:sz w:val="24"/>
          <w:rPrChange w16du:dateUtc="2026-07-07T18:18:00Z" w:author="Author" w:date="2026-07-07T20:18:00Z" w:id="19446">
            <w:rPr>
              <w:rFonts w:ascii="Times New Roman"/>
              <w:color w:val="000000"/>
            </w:rPr>
          </w:rPrChange>
        </w:rPr>
        <w:t xml:space="preserve"> </w:t>
      </w:r>
      <w:r w:rsidR="00A96A35" w:rsidRPr="0027638C">
        <w:rPr>
          <w:sz w:val="24"/>
          <w:rPrChange w16du:dateUtc="2026-07-07T18:18:00Z" w:author="Author" w:date="2026-07-07T20:18:00Z" w:id="19447">
            <w:rPr>
              <w:rFonts w:ascii="Times New Roman"/>
              <w:color w:val="000000"/>
            </w:rPr>
          </w:rPrChange>
        </w:rPr>
        <w:t>et</w:t>
      </w:r>
      <w:r w:rsidR="00A96A35" w:rsidRPr="0027638C">
        <w:rPr>
          <w:spacing w:val="-3"/>
          <w:sz w:val="24"/>
          <w:rPrChange w16du:dateUtc="2026-07-07T18:18:00Z" w:author="Author" w:date="2026-07-07T20:18:00Z" w:id="19448">
            <w:rPr>
              <w:rFonts w:ascii="Times New Roman"/>
              <w:color w:val="000000"/>
            </w:rPr>
          </w:rPrChange>
        </w:rPr>
        <w:t xml:space="preserve"> </w:t>
      </w:r>
      <w:r w:rsidR="00A96A35" w:rsidRPr="0027638C">
        <w:rPr>
          <w:sz w:val="24"/>
          <w:rPrChange w16du:dateUtc="2026-07-07T18:18:00Z" w:author="Author" w:date="2026-07-07T20:18:00Z" w:id="19449">
            <w:rPr>
              <w:rFonts w:ascii="Times New Roman"/>
              <w:color w:val="000000"/>
            </w:rPr>
          </w:rPrChange>
        </w:rPr>
        <w:t>dolore</w:t>
      </w:r>
      <w:r w:rsidR="00A96A35" w:rsidRPr="0027638C">
        <w:rPr>
          <w:spacing w:val="-3"/>
          <w:sz w:val="24"/>
          <w:rPrChange w16du:dateUtc="2026-07-07T18:18:00Z" w:author="Author" w:date="2026-07-07T20:18:00Z" w:id="19450">
            <w:rPr>
              <w:rFonts w:ascii="Times New Roman"/>
              <w:color w:val="000000"/>
            </w:rPr>
          </w:rPrChange>
        </w:rPr>
        <w:t xml:space="preserve"> </w:t>
      </w:r>
      <w:r w:rsidR="00A96A35" w:rsidRPr="0027638C">
        <w:rPr>
          <w:sz w:val="24"/>
          <w:rPrChange w16du:dateUtc="2026-07-07T18:18:00Z" w:author="Author" w:date="2026-07-07T20:18:00Z" w:id="19451">
            <w:rPr>
              <w:rFonts w:ascii="Times New Roman"/>
              <w:color w:val="000000"/>
            </w:rPr>
          </w:rPrChange>
        </w:rPr>
        <w:t>magna</w:t>
      </w:r>
      <w:r w:rsidR="00A96A35" w:rsidRPr="0027638C">
        <w:rPr>
          <w:spacing w:val="-3"/>
          <w:sz w:val="24"/>
          <w:rPrChange w16du:dateUtc="2026-07-07T18:18:00Z" w:author="Author" w:date="2026-07-07T20:18:00Z" w:id="19452">
            <w:rPr>
              <w:rFonts w:ascii="Times New Roman"/>
              <w:color w:val="000000"/>
            </w:rPr>
          </w:rPrChange>
        </w:rPr>
        <w:t xml:space="preserve"> </w:t>
      </w:r>
      <w:r w:rsidR="00A96A35" w:rsidRPr="0027638C">
        <w:rPr>
          <w:sz w:val="24"/>
          <w:rPrChange w16du:dateUtc="2026-07-07T18:18:00Z" w:author="Author" w:date="2026-07-07T20:18:00Z" w:id="19453">
            <w:rPr>
              <w:rFonts w:ascii="Times New Roman"/>
              <w:color w:val="000000"/>
            </w:rPr>
          </w:rPrChange>
        </w:rPr>
        <w:t>aliqua</w:t>
      </w:r>
      <w:r w:rsidR="00A96A35" w:rsidRPr="0027638C">
        <w:rPr>
          <w:spacing w:val="-3"/>
          <w:sz w:val="24"/>
          <w:rPrChange w16du:dateUtc="2026-07-07T18:18:00Z" w:author="Author" w:date="2026-07-07T20:18:00Z" w:id="19454">
            <w:rPr>
              <w:rFonts w:ascii="Times New Roman"/>
              <w:color w:val="000000"/>
            </w:rPr>
          </w:rPrChange>
        </w:rPr>
        <w:t xml:space="preserve"> </w:t>
      </w:r>
      <w:r w:rsidR="00A96A35" w:rsidRPr="0027638C">
        <w:rPr>
          <w:sz w:val="24"/>
          <w:rPrChange w16du:dateUtc="2026-07-07T18:18:00Z" w:author="Author" w:date="2026-07-07T20:18:00Z" w:id="19455">
            <w:rPr>
              <w:rFonts w:ascii="Times New Roman"/>
              <w:color w:val="000000"/>
            </w:rPr>
          </w:rPrChange>
        </w:rPr>
        <w:t>lorem</w:t>
      </w:r>
      <w:r w:rsidR="00A96A35" w:rsidRPr="0027638C">
        <w:rPr>
          <w:spacing w:val="-3"/>
          <w:sz w:val="24"/>
          <w:rPrChange w16du:dateUtc="2026-07-07T18:18:00Z" w:author="Author" w:date="2026-07-07T20:18:00Z" w:id="19456">
            <w:rPr>
              <w:rFonts w:ascii="Times New Roman"/>
              <w:color w:val="000000"/>
            </w:rPr>
          </w:rPrChange>
        </w:rPr>
        <w:t xml:space="preserve"> </w:t>
      </w:r>
      <w:r w:rsidR="00A96A35" w:rsidRPr="0027638C">
        <w:rPr>
          <w:sz w:val="24"/>
          <w:rPrChange w16du:dateUtc="2026-07-07T18:18:00Z" w:author="Author" w:date="2026-07-07T20:18:00Z" w:id="19457">
            <w:rPr>
              <w:rFonts w:ascii="Times New Roman" w:hAnsi="Times New Roman"/>
              <w:color w:val="000000"/>
            </w:rPr>
          </w:rPrChange>
        </w:rPr>
        <w:t>ipsum</w:t>
      </w:r>
      <w:del w16du:dateUtc="2026-07-07T18:18:00Z" w:author="Author" w:date="2026-07-07T20:18:00Z" w:id="19458">
        <w:r>
          <w:rPr>
            <w:rFonts w:ascii="Times New Roman" w:cs="Times New Roman" w:hAnsi="Times New Roman"/>
            <w:color w:val="000000"/>
          </w:rPr>
          <w:cr/>
        </w:r>
      </w:del>
      <w:r w:rsidR="00A96A35" w:rsidRPr="0027638C">
        <w:rPr>
          <w:sz w:val="24"/>
          <w:rPrChange w16du:dateUtc="2026-07-07T18:18:00Z" w:author="Author" w:date="2026-07-07T20:18:00Z" w:id="19459">
            <w:rPr>
              <w:rFonts w:ascii="Times New Roman"/>
              <w:color w:val="000000"/>
              <w:spacing w:val="665"/>
            </w:rPr>
          </w:rPrChange>
        </w:rPr>
        <w:t xml:space="preserve"> </w:t>
      </w:r>
      <w:r w:rsidR="00A96A35" w:rsidRPr="0027638C">
        <w:rPr>
          <w:sz w:val="24"/>
          <w:rPrChange w16du:dateUtc="2026-07-07T18:18:00Z" w:author="Author" w:date="2026-07-07T20:18:00Z" w:id="19460">
            <w:rPr>
              <w:rFonts w:ascii="Times New Roman"/>
              <w:color w:val="000000"/>
            </w:rPr>
          </w:rPrChange>
        </w:rPr>
        <w:t>dolor Sit amet consectetur Adipiscing elit sed Do eiusmod tempor incididunt ut Labore</w:t>
      </w:r>
    </w:p>
    <w:p w14:paraId="03792123" w14:textId="77777777" w:rsidR="008166CF" w:rsidRDefault="008166CF">
      <w:pPr>
        <w:spacing w:line="0" w:lineRule="atLeast"/>
        <w:rPr>
          <w:del w16du:dateUtc="2026-07-07T18:18:00Z" w:author="Author" w:date="2026-07-07T20:18:00Z" w:id="19461"/>
          <w:rFonts w:ascii="Arial"/>
          <w:color w:val="FF0000"/>
          <w:sz w:val="2"/>
        </w:rPr>
      </w:pPr>
    </w:p>
    <w:p w14:paraId="002770CC" w14:textId="77777777" w:rsidR="008166CF" w:rsidRDefault="00000000">
      <w:pPr>
        <w:spacing w:line="0" w:lineRule="atLeast"/>
        <w:rPr>
          <w:del w16du:dateUtc="2026-07-07T18:18:00Z" w:author="Author" w:date="2026-07-07T20:18:00Z" w:id="19462"/>
          <w:rFonts w:ascii="Arial"/>
          <w:color w:val="FF0000"/>
          <w:sz w:val="2"/>
        </w:rPr>
      </w:pPr>
      <w:del w16du:dateUtc="2026-07-07T18:18:00Z" w:author="Author" w:date="2026-07-07T20:18:00Z" w:id="19463">
        <w:r>
          <w:rPr>
            <w:rFonts w:ascii="Arial"/>
            <w:color w:val="FF0000"/>
            <w:sz w:val="2"/>
          </w:rPr>
          <w:cr/>
        </w:r>
        <w:r>
          <w:rPr>
            <w:rFonts w:ascii="Arial"/>
            <w:color w:val="FF0000"/>
            <w:sz w:val="2"/>
          </w:rPr>
          <w:br w:type="page"/>
        </w:r>
      </w:del>
    </w:p>
    <w:p w14:paraId="01D818FB" w14:textId="77777777" w:rsidR="008166CF" w:rsidRDefault="008166CF">
      <w:pPr>
        <w:pStyle w:val="NoList1"/>
        <w:rPr>
          <w:del w16du:dateUtc="2026-07-07T18:18:00Z" w:author="Author" w:date="2026-07-07T20:18:00Z" w:id="19464"/>
        </w:rPr>
        <w:sectPr w:rsidR="008166CF">
          <w:pgSz w:h="15840" w:w="12240"/>
          <w:pgMar w:bottom="0" w:footer="720" w:gutter="0" w:header="720" w:left="2160" w:right="100" w:top="713"/>
          <w:pgNumType w:start="1"/>
          <w:cols w:space="720"/>
          <w:docGrid w:linePitch="1"/>
        </w:sectPr>
      </w:pPr>
    </w:p>
    <w:p w14:paraId="00579761" w14:textId="77777777" w:rsidR="008166CF" w:rsidRDefault="008166CF">
      <w:pPr>
        <w:spacing w:line="0" w:lineRule="atLeast"/>
        <w:rPr>
          <w:del w16du:dateUtc="2026-07-07T18:18:00Z" w:author="Author" w:date="2026-07-07T20:18:00Z" w:id="19465"/>
          <w:rFonts w:ascii="Arial"/>
          <w:color w:val="FF0000"/>
          <w:sz w:val="2"/>
        </w:rPr>
      </w:pPr>
    </w:p>
    <w:p w14:paraId="01796150" w14:textId="77777777" w:rsidR="008166CF" w:rsidRDefault="00000000">
      <w:pPr>
        <w:spacing w:line="276" w:lineRule="exact"/>
        <w:ind w:left="3120"/>
        <w:rPr>
          <w:del w16du:dateUtc="2026-07-07T18:18:00Z" w:author="Author" w:date="2026-07-07T20:18:00Z" w:id="19466"/>
          <w:color w:val="000000"/>
          <w:sz w:val="24"/>
        </w:rPr>
      </w:pPr>
      <w:bookmarkStart w:id="19467" w:name="br21"/>
      <w:bookmarkEnd w:id="19467"/>
      <w:del w16du:dateUtc="2026-07-07T18:18:00Z" w:author="Author" w:date="2026-07-07T20:18:00Z" w:id="19468">
        <w:r>
          <w:rPr>
            <w:color w:val="000000"/>
            <w:sz w:val="24"/>
          </w:rPr>
          <w:delText>21</w:delText>
        </w:r>
      </w:del>
    </w:p>
    <w:p w14:paraId="584D9219" w14:textId="5472EB83" w:rsidP="0027638C" w:rsidR="009609E8" w:rsidRDefault="0027638C" w:rsidRPr="0027638C">
      <w:pPr>
        <w:pStyle w:val="ListParagraph"/>
        <w:numPr>
          <w:ilvl w:val="1"/>
          <w:numId w:val="5"/>
        </w:numPr>
        <w:tabs>
          <w:tab w:pos="1440" w:val="left"/>
        </w:tabs>
        <w:spacing w:before="240"/>
        <w:ind w:right="543"/>
        <w:rPr>
          <w:sz w:val="24"/>
          <w:rPrChange w16du:dateUtc="2026-07-07T18:18:00Z" w:author="Author" w:date="2026-07-07T20:18:00Z" w:id="19469">
            <w:rPr>
              <w:rFonts w:ascii="Times New Roman"/>
              <w:color w:val="000000"/>
            </w:rPr>
          </w:rPrChange>
        </w:rPr>
        <w:pPrChange w16du:dateUtc="2026-07-07T18:18:00Z" w:author="Author" w:date="2026-07-07T20:18:00Z" w:id="19470">
          <w:pPr>
            <w:spacing w:after="0" w:before="463" w:line="253" w:lineRule="exact"/>
            <w:jc w:val="left"/>
          </w:pPr>
        </w:pPrChange>
      </w:pPr>
      <w:ins w16du:dateUtc="2026-07-07T18:18:00Z" w:author="Author" w:date="2026-07-07T20:18:00Z" w:id="19471">
        <w:r>
          <w:rPr>
            <w:sz w:val="24"/>
            <w:szCs w:val="24"/>
          </w:rPr>
          <w:t xml:space="preserve"> </w:t>
        </w:r>
      </w:ins>
      <w:r w:rsidRPr="0027638C">
        <w:rPr>
          <w:sz w:val="24"/>
          <w:rPrChange w16du:dateUtc="2026-07-07T18:18:00Z" w:author="Author" w:date="2026-07-07T20:18:00Z" w:id="19472">
            <w:rPr>
              <w:rFonts w:ascii="Times New Roman"/>
              <w:color w:val="000000"/>
            </w:rPr>
          </w:rPrChange>
        </w:rPr>
        <w:t>et,</w:t>
      </w:r>
      <w:r w:rsidRPr="0027638C">
        <w:rPr>
          <w:spacing w:val="-3"/>
          <w:sz w:val="24"/>
          <w:rPrChange w16du:dateUtc="2026-07-07T18:18:00Z" w:author="Author" w:date="2026-07-07T20:18:00Z" w:id="19473">
            <w:rPr>
              <w:rFonts w:ascii="Times New Roman"/>
              <w:color w:val="000000"/>
            </w:rPr>
          </w:rPrChange>
        </w:rPr>
        <w:t xml:space="preserve"> </w:t>
      </w:r>
      <w:r w:rsidRPr="0027638C">
        <w:rPr>
          <w:sz w:val="24"/>
          <w:rPrChange w16du:dateUtc="2026-07-07T18:18:00Z" w:author="Author" w:date="2026-07-07T20:18:00Z" w:id="19474">
            <w:rPr>
              <w:rFonts w:ascii="Times New Roman"/>
              <w:color w:val="000000"/>
            </w:rPr>
          </w:rPrChange>
        </w:rPr>
        <w:t>dolore</w:t>
      </w:r>
      <w:r w:rsidRPr="0027638C">
        <w:rPr>
          <w:spacing w:val="-3"/>
          <w:sz w:val="24"/>
          <w:rPrChange w16du:dateUtc="2026-07-07T18:18:00Z" w:author="Author" w:date="2026-07-07T20:18:00Z" w:id="19475">
            <w:rPr>
              <w:rFonts w:ascii="Times New Roman"/>
              <w:color w:val="000000"/>
            </w:rPr>
          </w:rPrChange>
        </w:rPr>
        <w:t xml:space="preserve"> </w:t>
      </w:r>
      <w:del w16du:dateUtc="2026-07-07T18:18:00Z" w:author="Author" w:date="2026-07-07T20:18:00Z" w:id="19476">
        <w:r w:rsidR="00000000">
          <w:rPr>
            <w:color w:val="000000"/>
          </w:rPr>
          <w:delText>is</w:delText>
        </w:r>
      </w:del>
      <w:ins w16du:dateUtc="2026-07-07T18:18:00Z" w:author="Author" w:date="2026-07-07T20:18:00Z" w:id="19477">
        <w:r w:rsidRPr="0027638C">
          <w:rPr>
            <w:sz w:val="24"/>
            <w:szCs w:val="24"/>
          </w:rPr>
          <w:t>magna</w:t>
        </w:r>
      </w:ins>
      <w:r w:rsidRPr="0027638C">
        <w:rPr>
          <w:spacing w:val="-3"/>
          <w:sz w:val="24"/>
          <w:rPrChange w16du:dateUtc="2026-07-07T18:18:00Z" w:author="Author" w:date="2026-07-07T20:18:00Z" w:id="19478">
            <w:rPr>
              <w:rFonts w:ascii="Times New Roman"/>
              <w:color w:val="000000"/>
            </w:rPr>
          </w:rPrChange>
        </w:rPr>
        <w:t xml:space="preserve"> </w:t>
      </w:r>
      <w:r w:rsidRPr="0027638C">
        <w:rPr>
          <w:sz w:val="24"/>
          <w:rPrChange w16du:dateUtc="2026-07-07T18:18:00Z" w:author="Author" w:date="2026-07-07T20:18:00Z" w:id="19479">
            <w:rPr>
              <w:rFonts w:ascii="Times New Roman"/>
              <w:color w:val="000000"/>
            </w:rPr>
          </w:rPrChange>
        </w:rPr>
        <w:t>aliqua</w:t>
      </w:r>
      <w:r w:rsidRPr="0027638C">
        <w:rPr>
          <w:spacing w:val="-3"/>
          <w:sz w:val="24"/>
          <w:rPrChange w16du:dateUtc="2026-07-07T18:18:00Z" w:author="Author" w:date="2026-07-07T20:18:00Z" w:id="19480">
            <w:rPr>
              <w:rFonts w:ascii="Times New Roman"/>
              <w:color w:val="000000"/>
            </w:rPr>
          </w:rPrChange>
        </w:rPr>
        <w:t xml:space="preserve"> </w:t>
      </w:r>
      <w:r w:rsidRPr="0027638C">
        <w:rPr>
          <w:sz w:val="24"/>
          <w:rPrChange w16du:dateUtc="2026-07-07T18:18:00Z" w:author="Author" w:date="2026-07-07T20:18:00Z" w:id="19481">
            <w:rPr>
              <w:rFonts w:ascii="Times New Roman"/>
              <w:color w:val="000000"/>
            </w:rPr>
          </w:rPrChange>
        </w:rPr>
        <w:t>lorem</w:t>
      </w:r>
      <w:r w:rsidRPr="0027638C">
        <w:rPr>
          <w:spacing w:val="-3"/>
          <w:sz w:val="24"/>
          <w:rPrChange w16du:dateUtc="2026-07-07T18:18:00Z" w:author="Author" w:date="2026-07-07T20:18:00Z" w:id="19482">
            <w:rPr>
              <w:rFonts w:ascii="Times New Roman"/>
              <w:color w:val="000000"/>
            </w:rPr>
          </w:rPrChange>
        </w:rPr>
        <w:t xml:space="preserve"> </w:t>
      </w:r>
      <w:r w:rsidRPr="0027638C">
        <w:rPr>
          <w:sz w:val="24"/>
          <w:rPrChange w16du:dateUtc="2026-07-07T18:18:00Z" w:author="Author" w:date="2026-07-07T20:18:00Z" w:id="19483">
            <w:rPr>
              <w:rFonts w:ascii="Times New Roman"/>
              <w:color w:val="000000"/>
            </w:rPr>
          </w:rPrChange>
        </w:rPr>
        <w:t>ipsum</w:t>
      </w:r>
      <w:r w:rsidRPr="0027638C">
        <w:rPr>
          <w:spacing w:val="-3"/>
          <w:sz w:val="24"/>
          <w:rPrChange w16du:dateUtc="2026-07-07T18:18:00Z" w:author="Author" w:date="2026-07-07T20:18:00Z" w:id="19484">
            <w:rPr>
              <w:rFonts w:ascii="Times New Roman"/>
              <w:color w:val="000000"/>
            </w:rPr>
          </w:rPrChange>
        </w:rPr>
        <w:t xml:space="preserve"> </w:t>
      </w:r>
      <w:r w:rsidRPr="0027638C">
        <w:rPr>
          <w:sz w:val="24"/>
          <w:rPrChange w16du:dateUtc="2026-07-07T18:18:00Z" w:author="Author" w:date="2026-07-07T20:18:00Z" w:id="19485">
            <w:rPr>
              <w:rFonts w:ascii="Times New Roman"/>
              <w:color w:val="000000"/>
            </w:rPr>
          </w:rPrChange>
        </w:rPr>
        <w:t>dolor</w:t>
      </w:r>
      <w:r w:rsidRPr="0027638C">
        <w:rPr>
          <w:spacing w:val="-3"/>
          <w:sz w:val="24"/>
          <w:rPrChange w16du:dateUtc="2026-07-07T18:18:00Z" w:author="Author" w:date="2026-07-07T20:18:00Z" w:id="19486">
            <w:rPr>
              <w:rFonts w:ascii="Times New Roman"/>
              <w:color w:val="000000"/>
            </w:rPr>
          </w:rPrChange>
        </w:rPr>
        <w:t xml:space="preserve"> </w:t>
      </w:r>
      <w:r w:rsidRPr="0027638C">
        <w:rPr>
          <w:sz w:val="24"/>
          <w:rPrChange w16du:dateUtc="2026-07-07T18:18:00Z" w:author="Author" w:date="2026-07-07T20:18:00Z" w:id="19487">
            <w:rPr>
              <w:rFonts w:ascii="Times New Roman"/>
              <w:color w:val="000000"/>
            </w:rPr>
          </w:rPrChange>
        </w:rPr>
        <w:t>sit</w:t>
      </w:r>
      <w:r w:rsidRPr="0027638C">
        <w:rPr>
          <w:spacing w:val="-3"/>
          <w:sz w:val="24"/>
          <w:rPrChange w16du:dateUtc="2026-07-07T18:18:00Z" w:author="Author" w:date="2026-07-07T20:18:00Z" w:id="19488">
            <w:rPr>
              <w:rFonts w:ascii="Times New Roman"/>
              <w:color w:val="000000"/>
            </w:rPr>
          </w:rPrChange>
        </w:rPr>
        <w:t xml:space="preserve"> </w:t>
      </w:r>
      <w:r w:rsidRPr="0027638C">
        <w:rPr>
          <w:sz w:val="24"/>
          <w:rPrChange w16du:dateUtc="2026-07-07T18:18:00Z" w:author="Author" w:date="2026-07-07T20:18:00Z" w:id="19489">
            <w:rPr>
              <w:rFonts w:ascii="Times New Roman"/>
              <w:color w:val="000000"/>
            </w:rPr>
          </w:rPrChange>
        </w:rPr>
        <w:t>amet</w:t>
      </w:r>
      <w:r w:rsidRPr="0027638C">
        <w:rPr>
          <w:spacing w:val="-3"/>
          <w:sz w:val="24"/>
          <w:rPrChange w16du:dateUtc="2026-07-07T18:18:00Z" w:author="Author" w:date="2026-07-07T20:18:00Z" w:id="19490">
            <w:rPr>
              <w:rFonts w:ascii="Times New Roman"/>
              <w:color w:val="000000"/>
            </w:rPr>
          </w:rPrChange>
        </w:rPr>
        <w:t xml:space="preserve"> </w:t>
      </w:r>
      <w:r w:rsidRPr="0027638C">
        <w:rPr>
          <w:sz w:val="24"/>
          <w:rPrChange w16du:dateUtc="2026-07-07T18:18:00Z" w:author="Author" w:date="2026-07-07T20:18:00Z" w:id="19491">
            <w:rPr>
              <w:rFonts w:ascii="Times New Roman"/>
              <w:color w:val="000000"/>
            </w:rPr>
          </w:rPrChange>
        </w:rPr>
        <w:t>consectetur</w:t>
      </w:r>
      <w:r w:rsidRPr="0027638C">
        <w:rPr>
          <w:spacing w:val="-3"/>
          <w:sz w:val="24"/>
          <w:rPrChange w16du:dateUtc="2026-07-07T18:18:00Z" w:author="Author" w:date="2026-07-07T20:18:00Z" w:id="19492">
            <w:rPr>
              <w:rFonts w:ascii="Times New Roman"/>
              <w:color w:val="000000"/>
            </w:rPr>
          </w:rPrChange>
        </w:rPr>
        <w:t xml:space="preserve"> </w:t>
      </w:r>
      <w:r w:rsidRPr="0027638C">
        <w:rPr>
          <w:sz w:val="24"/>
          <w:rPrChange w16du:dateUtc="2026-07-07T18:18:00Z" w:author="Author" w:date="2026-07-07T20:18:00Z" w:id="19493">
            <w:rPr>
              <w:rFonts w:ascii="Times New Roman"/>
              <w:color w:val="000000"/>
            </w:rPr>
          </w:rPrChange>
        </w:rPr>
        <w:t>Adipiscing.</w:t>
      </w:r>
      <w:r w:rsidRPr="0027638C">
        <w:rPr>
          <w:spacing w:val="-3"/>
          <w:sz w:val="24"/>
          <w:rPrChange w16du:dateUtc="2026-07-07T18:18:00Z" w:author="Author" w:date="2026-07-07T20:18:00Z" w:id="19494">
            <w:rPr>
              <w:rFonts w:ascii="Times New Roman"/>
              <w:color w:val="000000"/>
            </w:rPr>
          </w:rPrChange>
        </w:rPr>
        <w:t xml:space="preserve"> </w:t>
      </w:r>
      <w:r w:rsidRPr="0027638C">
        <w:rPr>
          <w:sz w:val="24"/>
          <w:rPrChange w16du:dateUtc="2026-07-07T18:18:00Z" w:author="Author" w:date="2026-07-07T20:18:00Z" w:id="19495">
            <w:rPr>
              <w:rFonts w:ascii="Times New Roman"/>
              <w:color w:val="000000"/>
            </w:rPr>
          </w:rPrChange>
        </w:rPr>
        <w:t>Elit</w:t>
      </w:r>
      <w:r w:rsidRPr="0027638C">
        <w:rPr>
          <w:spacing w:val="-3"/>
          <w:sz w:val="24"/>
          <w:rPrChange w16du:dateUtc="2026-07-07T18:18:00Z" w:author="Author" w:date="2026-07-07T20:18:00Z" w:id="19496">
            <w:rPr>
              <w:rFonts w:ascii="Times New Roman"/>
              <w:color w:val="000000"/>
            </w:rPr>
          </w:rPrChange>
        </w:rPr>
        <w:t xml:space="preserve"> </w:t>
      </w:r>
      <w:r w:rsidRPr="0027638C">
        <w:rPr>
          <w:sz w:val="24"/>
          <w:rPrChange w16du:dateUtc="2026-07-07T18:18:00Z" w:author="Author" w:date="2026-07-07T20:18:00Z" w:id="19497">
            <w:rPr>
              <w:rFonts w:ascii="Times New Roman"/>
              <w:color w:val="000000"/>
            </w:rPr>
          </w:rPrChange>
        </w:rPr>
        <w:t>sed</w:t>
      </w:r>
      <w:r w:rsidRPr="0027638C">
        <w:rPr>
          <w:spacing w:val="-3"/>
          <w:sz w:val="24"/>
          <w:rPrChange w16du:dateUtc="2026-07-07T18:18:00Z" w:author="Author" w:date="2026-07-07T20:18:00Z" w:id="19498">
            <w:rPr>
              <w:rFonts w:ascii="Times New Roman"/>
              <w:color w:val="000000"/>
            </w:rPr>
          </w:rPrChange>
        </w:rPr>
        <w:t xml:space="preserve"> </w:t>
      </w:r>
      <w:r w:rsidRPr="0027638C">
        <w:rPr>
          <w:sz w:val="24"/>
          <w:rPrChange w16du:dateUtc="2026-07-07T18:18:00Z" w:author="Author" w:date="2026-07-07T20:18:00Z" w:id="19499">
            <w:rPr>
              <w:rFonts w:ascii="Times New Roman"/>
              <w:color w:val="000000"/>
            </w:rPr>
          </w:rPrChange>
        </w:rPr>
        <w:t>do</w:t>
      </w:r>
      <w:r w:rsidRPr="0027638C">
        <w:rPr>
          <w:spacing w:val="-3"/>
          <w:sz w:val="24"/>
          <w:rPrChange w16du:dateUtc="2026-07-07T18:18:00Z" w:author="Author" w:date="2026-07-07T20:18:00Z" w:id="19500">
            <w:rPr>
              <w:rFonts w:ascii="Times New Roman"/>
              <w:color w:val="000000"/>
            </w:rPr>
          </w:rPrChange>
        </w:rPr>
        <w:t xml:space="preserve"> </w:t>
      </w:r>
      <w:r w:rsidRPr="0027638C">
        <w:rPr>
          <w:sz w:val="24"/>
          <w:rPrChange w16du:dateUtc="2026-07-07T18:18:00Z" w:author="Author" w:date="2026-07-07T20:18:00Z" w:id="19501">
            <w:rPr>
              <w:rFonts w:ascii="Times New Roman"/>
              <w:color w:val="000000"/>
            </w:rPr>
          </w:rPrChange>
        </w:rPr>
        <w:t>eiusmod</w:t>
      </w:r>
      <w:r w:rsidRPr="0027638C">
        <w:rPr>
          <w:spacing w:val="-3"/>
          <w:sz w:val="24"/>
          <w:rPrChange w16du:dateUtc="2026-07-07T18:18:00Z" w:author="Author" w:date="2026-07-07T20:18:00Z" w:id="19502">
            <w:rPr>
              <w:rFonts w:ascii="Times New Roman"/>
              <w:color w:val="000000"/>
            </w:rPr>
          </w:rPrChange>
        </w:rPr>
        <w:t xml:space="preserve"> </w:t>
      </w:r>
      <w:r w:rsidRPr="0027638C">
        <w:rPr>
          <w:sz w:val="24"/>
          <w:rPrChange w16du:dateUtc="2026-07-07T18:18:00Z" w:author="Author" w:date="2026-07-07T20:18:00Z" w:id="19503">
            <w:rPr>
              <w:rFonts w:ascii="Times New Roman" w:hAnsi="Times New Roman"/>
              <w:color w:val="000000"/>
            </w:rPr>
          </w:rPrChange>
        </w:rPr>
        <w:t>tempor</w:t>
      </w:r>
      <w:del w16du:dateUtc="2026-07-07T18:18:00Z" w:author="Author" w:date="2026-07-07T20:18:00Z" w:id="19504">
        <w:r w:rsidR="00000000">
          <w:rPr>
            <w:color w:val="000000"/>
          </w:rPr>
          <w:cr/>
        </w:r>
      </w:del>
      <w:ins w16du:dateUtc="2026-07-07T18:18:00Z" w:author="Author" w:date="2026-07-07T20:18:00Z" w:id="19505">
        <w:r w:rsidRPr="0027638C">
          <w:rPr>
            <w:sz w:val="24"/>
            <w:szCs w:val="24"/>
          </w:rPr>
          <w:t xml:space="preserve"> </w:t>
        </w:r>
      </w:ins>
      <w:r w:rsidRPr="0027638C">
        <w:rPr>
          <w:sz w:val="24"/>
          <w:rPrChange w16du:dateUtc="2026-07-07T18:18:00Z" w:author="Author" w:date="2026-07-07T20:18:00Z" w:id="19506">
            <w:rPr>
              <w:rFonts w:ascii="Times New Roman"/>
              <w:color w:val="000000"/>
            </w:rPr>
          </w:rPrChange>
        </w:rPr>
        <w:t xml:space="preserve">incididunt Ut </w:t>
      </w:r>
      <w:del w16du:dateUtc="2026-07-07T18:18:00Z" w:author="Author" w:date="2026-07-07T20:18:00Z" w:id="19507">
        <w:r w:rsidR="00000000">
          <w:rPr>
            <w:color w:val="000000"/>
          </w:rPr>
          <w:delText>is</w:delText>
        </w:r>
      </w:del>
      <w:ins w16du:dateUtc="2026-07-07T18:18:00Z" w:author="Author" w:date="2026-07-07T20:18:00Z" w:id="19508">
        <w:r w:rsidRPr="0027638C">
          <w:rPr>
            <w:sz w:val="24"/>
            <w:szCs w:val="24"/>
          </w:rPr>
          <w:t>labore</w:t>
        </w:r>
      </w:ins>
      <w:r w:rsidRPr="0027638C">
        <w:rPr>
          <w:sz w:val="24"/>
          <w:rPrChange w16du:dateUtc="2026-07-07T18:18:00Z" w:author="Author" w:date="2026-07-07T20:18:00Z" w:id="19509">
            <w:rPr>
              <w:rFonts w:ascii="Times New Roman"/>
              <w:color w:val="000000"/>
            </w:rPr>
          </w:rPrChange>
        </w:rPr>
        <w:t xml:space="preserve"> et dolore magna aliqua lorem ipsum dolor, Sit amet consectetur adipiscing </w:t>
      </w:r>
      <w:r w:rsidRPr="0027638C">
        <w:rPr>
          <w:sz w:val="24"/>
          <w:rPrChange w16du:dateUtc="2026-07-07T18:18:00Z" w:author="Author" w:date="2026-07-07T20:18:00Z" w:id="19510">
            <w:rPr>
              <w:rFonts w:ascii="Times New Roman" w:hAnsi="Times New Roman"/>
              <w:color w:val="000000"/>
            </w:rPr>
          </w:rPrChange>
        </w:rPr>
        <w:t>elit</w:t>
      </w:r>
      <w:del w16du:dateUtc="2026-07-07T18:18:00Z" w:author="Author" w:date="2026-07-07T20:18:00Z" w:id="19511">
        <w:r w:rsidR="00000000">
          <w:rPr>
            <w:color w:val="000000"/>
          </w:rPr>
          <w:cr/>
        </w:r>
      </w:del>
      <w:ins w16du:dateUtc="2026-07-07T18:18:00Z" w:author="Author" w:date="2026-07-07T20:18:00Z" w:id="19512">
        <w:r w:rsidRPr="0027638C">
          <w:rPr>
            <w:sz w:val="24"/>
            <w:szCs w:val="24"/>
          </w:rPr>
          <w:t xml:space="preserve"> </w:t>
        </w:r>
      </w:ins>
      <w:r w:rsidRPr="0027638C">
        <w:rPr>
          <w:sz w:val="24"/>
          <w:rPrChange w16du:dateUtc="2026-07-07T18:18:00Z" w:author="Author" w:date="2026-07-07T20:18:00Z" w:id="19513">
            <w:rPr>
              <w:rFonts w:ascii="Times New Roman"/>
              <w:color w:val="000000"/>
            </w:rPr>
          </w:rPrChange>
        </w:rPr>
        <w:t xml:space="preserve">sed do eiusmod tempor incididunt ut labore et Dolore. Magna, Aliqua, lorem ipsum </w:t>
      </w:r>
      <w:r w:rsidRPr="0027638C">
        <w:rPr>
          <w:sz w:val="24"/>
          <w:rPrChange w16du:dateUtc="2026-07-07T18:18:00Z" w:author="Author" w:date="2026-07-07T20:18:00Z" w:id="19514">
            <w:rPr>
              <w:rFonts w:ascii="Times New Roman" w:hAnsi="Times New Roman"/>
              <w:color w:val="000000"/>
            </w:rPr>
          </w:rPrChange>
        </w:rPr>
        <w:t>Dolor,</w:t>
      </w:r>
      <w:del w16du:dateUtc="2026-07-07T18:18:00Z" w:author="Author" w:date="2026-07-07T20:18:00Z" w:id="19515">
        <w:r w:rsidR="00000000">
          <w:rPr>
            <w:color w:val="000000"/>
          </w:rPr>
          <w:cr/>
        </w:r>
      </w:del>
      <w:ins w16du:dateUtc="2026-07-07T18:18:00Z" w:author="Author" w:date="2026-07-07T20:18:00Z" w:id="19516">
        <w:r w:rsidRPr="0027638C">
          <w:rPr>
            <w:sz w:val="24"/>
            <w:szCs w:val="24"/>
          </w:rPr>
          <w:t xml:space="preserve"> </w:t>
        </w:r>
      </w:ins>
      <w:r w:rsidRPr="0027638C">
        <w:rPr>
          <w:sz w:val="24"/>
          <w:rPrChange w16du:dateUtc="2026-07-07T18:18:00Z" w:author="Author" w:date="2026-07-07T20:18:00Z" w:id="19517">
            <w:rPr>
              <w:rFonts w:ascii="Times New Roman"/>
              <w:color w:val="000000"/>
            </w:rPr>
          </w:rPrChange>
        </w:rPr>
        <w:t>sit amet consectetur adipiscing elit Sed do eiusmod tempor incididunt</w:t>
      </w:r>
      <w:ins w16du:dateUtc="2026-07-07T18:18:00Z" w:author="Author" w:date="2026-07-07T20:18:00Z" w:id="19518">
        <w:r w:rsidRPr="0027638C">
          <w:rPr>
            <w:sz w:val="24"/>
            <w:szCs w:val="24"/>
          </w:rPr>
          <w:t>,</w:t>
        </w:r>
      </w:ins>
      <w:r w:rsidRPr="0027638C">
        <w:rPr>
          <w:sz w:val="24"/>
          <w:rPrChange w16du:dateUtc="2026-07-07T18:18:00Z" w:author="Author" w:date="2026-07-07T20:18:00Z" w:id="19519">
            <w:rPr>
              <w:rFonts w:ascii="Times New Roman"/>
              <w:color w:val="000000"/>
            </w:rPr>
          </w:rPrChange>
        </w:rPr>
        <w:t xml:space="preserve"> ut labore et dolore </w:t>
      </w:r>
      <w:r w:rsidRPr="0027638C">
        <w:rPr>
          <w:sz w:val="24"/>
          <w:rPrChange w16du:dateUtc="2026-07-07T18:18:00Z" w:author="Author" w:date="2026-07-07T20:18:00Z" w:id="19520">
            <w:rPr>
              <w:rFonts w:ascii="Times New Roman" w:hAnsi="Times New Roman"/>
              <w:color w:val="000000"/>
            </w:rPr>
          </w:rPrChange>
        </w:rPr>
        <w:t>magna</w:t>
      </w:r>
      <w:del w16du:dateUtc="2026-07-07T18:18:00Z" w:author="Author" w:date="2026-07-07T20:18:00Z" w:id="19521">
        <w:r w:rsidR="00000000">
          <w:rPr>
            <w:color w:val="000000"/>
          </w:rPr>
          <w:cr/>
        </w:r>
      </w:del>
      <w:ins w16du:dateUtc="2026-07-07T18:18:00Z" w:author="Author" w:date="2026-07-07T20:18:00Z" w:id="19522">
        <w:r w:rsidRPr="0027638C">
          <w:rPr>
            <w:sz w:val="24"/>
            <w:szCs w:val="24"/>
          </w:rPr>
          <w:t xml:space="preserve"> </w:t>
        </w:r>
      </w:ins>
      <w:r w:rsidRPr="0027638C">
        <w:rPr>
          <w:sz w:val="24"/>
          <w:rPrChange w16du:dateUtc="2026-07-07T18:18:00Z" w:author="Author" w:date="2026-07-07T20:18:00Z" w:id="19523">
            <w:rPr>
              <w:rFonts w:ascii="Times New Roman"/>
              <w:color w:val="000000"/>
            </w:rPr>
          </w:rPrChange>
        </w:rPr>
        <w:t>aliqua</w:t>
      </w:r>
      <w:ins w16du:dateUtc="2026-07-07T18:18:00Z" w:author="Author" w:date="2026-07-07T20:18:00Z" w:id="19524">
        <w:r w:rsidRPr="0027638C">
          <w:rPr>
            <w:sz w:val="24"/>
            <w:szCs w:val="24"/>
          </w:rPr>
          <w:t>,</w:t>
        </w:r>
      </w:ins>
      <w:r w:rsidRPr="0027638C">
        <w:rPr>
          <w:sz w:val="24"/>
          <w:rPrChange w16du:dateUtc="2026-07-07T18:18:00Z" w:author="Author" w:date="2026-07-07T20:18:00Z" w:id="19525">
            <w:rPr>
              <w:rFonts w:ascii="Times New Roman"/>
              <w:color w:val="000000"/>
            </w:rPr>
          </w:rPrChange>
        </w:rPr>
        <w:t xml:space="preserve"> lorem Ipsum</w:t>
      </w:r>
      <w:r>
        <w:rPr>
          <w:sz w:val="24"/>
          <w:rPrChange w16du:dateUtc="2026-07-07T18:18:00Z" w:author="Author" w:date="2026-07-07T20:18:00Z" w:id="19526">
            <w:rPr>
              <w:rFonts w:ascii="Times New Roman"/>
              <w:color w:val="000000"/>
            </w:rPr>
          </w:rPrChange>
        </w:rPr>
        <w:t>.</w:t>
      </w:r>
    </w:p>
    <w:p w14:paraId="0176A128" w14:textId="77777777" w:rsidR="008166CF" w:rsidRDefault="008166CF">
      <w:pPr>
        <w:spacing w:line="0" w:lineRule="atLeast"/>
        <w:rPr>
          <w:del w16du:dateUtc="2026-07-07T18:18:00Z" w:author="Author" w:date="2026-07-07T20:18:00Z" w:id="19527"/>
          <w:rFonts w:ascii="Arial"/>
          <w:color w:val="FF0000"/>
          <w:sz w:val="2"/>
        </w:rPr>
      </w:pPr>
    </w:p>
    <w:p w14:paraId="021BCF8C" w14:textId="77777777" w:rsidR="008166CF" w:rsidRDefault="00000000">
      <w:pPr>
        <w:spacing w:line="0" w:lineRule="atLeast"/>
        <w:rPr>
          <w:del w16du:dateUtc="2026-07-07T18:18:00Z" w:author="Author" w:date="2026-07-07T20:18:00Z" w:id="19528"/>
          <w:rFonts w:ascii="Arial"/>
          <w:color w:val="FF0000"/>
          <w:sz w:val="2"/>
        </w:rPr>
      </w:pPr>
      <w:del w16du:dateUtc="2026-07-07T18:18:00Z" w:author="Author" w:date="2026-07-07T20:18:00Z" w:id="19529">
        <w:r>
          <w:rPr>
            <w:rFonts w:ascii="Arial"/>
            <w:color w:val="FF0000"/>
            <w:sz w:val="2"/>
          </w:rPr>
          <w:cr/>
        </w:r>
        <w:r>
          <w:rPr>
            <w:rFonts w:ascii="Arial"/>
            <w:color w:val="FF0000"/>
            <w:sz w:val="2"/>
          </w:rPr>
          <w:br w:type="page"/>
        </w:r>
      </w:del>
    </w:p>
    <w:p w14:paraId="02AB9C22" w14:textId="77777777" w:rsidR="008166CF" w:rsidRDefault="008166CF">
      <w:pPr>
        <w:pStyle w:val="NoList1"/>
        <w:rPr>
          <w:del w16du:dateUtc="2026-07-07T18:18:00Z" w:author="Author" w:date="2026-07-07T20:18:00Z" w:id="19530"/>
        </w:rPr>
        <w:sectPr w:rsidR="008166CF">
          <w:pgSz w:h="15840" w:w="12240"/>
          <w:pgMar w:bottom="0" w:footer="720" w:gutter="0" w:header="720" w:left="2880" w:right="100" w:top="713"/>
          <w:pgNumType w:start="1"/>
          <w:cols w:space="720"/>
          <w:docGrid w:linePitch="1"/>
        </w:sectPr>
      </w:pPr>
    </w:p>
    <w:p w14:paraId="04BB7D63" w14:textId="77777777" w:rsidR="008166CF" w:rsidRDefault="008166CF">
      <w:pPr>
        <w:spacing w:line="0" w:lineRule="atLeast"/>
        <w:rPr>
          <w:del w16du:dateUtc="2026-07-07T18:18:00Z" w:author="Author" w:date="2026-07-07T20:18:00Z" w:id="19531"/>
          <w:rFonts w:ascii="Arial"/>
          <w:color w:val="FF0000"/>
          <w:sz w:val="2"/>
        </w:rPr>
      </w:pPr>
    </w:p>
    <w:p w14:paraId="584D921C" w14:textId="77777777" w:rsidR="009609E8" w:rsidRDefault="00CE63A4" w:rsidRPr="0027638C">
      <w:pPr>
        <w:pStyle w:val="BodyText"/>
        <w:jc w:val="left"/>
        <w:rPr>
          <w:ins w16du:dateUtc="2026-07-07T18:18:00Z" w:author="Author" w:date="2026-07-07T20:18:00Z" w:id="19532"/>
          <w:sz w:val="24"/>
          <w:szCs w:val="24"/>
        </w:rPr>
        <w:sectPr w:rsidR="009609E8" w:rsidRPr="0027638C" w:rsidSect="00143615">
          <w:headerReference r:id="rId25" w:type="even"/>
          <w:headerReference r:id="rId26" w:type="default"/>
          <w:footerReference r:id="rId27" w:type="even"/>
          <w:footerReference r:id="rId28" w:type="default"/>
          <w:headerReference r:id="rId29" w:type="first"/>
          <w:footerReference r:id="rId30" w:type="first"/>
          <w:pgSz w:h="15840" w:w="12240"/>
          <w:pgMar w:bottom="280" w:footer="0" w:gutter="0" w:header="713" w:left="1440" w:right="1080" w:top="1340"/>
          <w:cols w:space="720"/>
          <w:titlePg/>
          <w:docGrid w:linePitch="299"/>
        </w:sectPr>
      </w:pPr>
      <w:bookmarkStart w:id="19545" w:name="br22"/>
      <w:bookmarkEnd w:id="19545"/>
      <w:del w16du:dateUtc="2026-07-07T18:18:00Z" w:author="Author" w:date="2026-07-07T20:18:00Z" w:id="19546">
        <w:r>
          <w:rPr>
            <w:rFonts w:asciiTheme="minorHAnsi"/>
            <w:noProof/>
          </w:rPr>
          <w:pict w14:anchorId="20725BC0">
            <v:shape alt="" id="_x000016" style="position:absolute;left:0;text-align:left;margin-left:-1pt;margin-top:-1pt;width:3pt;height:3pt;z-index:-251622400;mso-wrap-edited:f;mso-width-percent:0;mso-height-percent:0;mso-position-horizontal:absolute;mso-position-horizontal-relative:page;mso-position-vertical:absolute;mso-position-vertical-relative:page;mso-width-percent:0;mso-height-percent:0" type="#_x0000_t75" o:spid="_x0000_s2060">
              <v:imagedata r:id="rId31"/>
              <w10:wrap anchorx="page" anchory="page"/>
            </v:shape>
          </w:pict>
        </w:r>
        <w:r>
          <w:rPr>
            <w:rFonts w:asciiTheme="minorHAnsi"/>
            <w:noProof/>
          </w:rPr>
          <w:pict w14:anchorId="7CC8E4F7">
            <v:shape alt="" id="_x000017" style="position:absolute;left:0;text-align:left;margin-left:105.05pt;margin-top:297.65pt;width:60.1pt;height:30.4pt;z-index:-251623424;mso-wrap-edited:f;mso-width-percent:0;mso-height-percent:0;mso-position-horizontal:absolute;mso-position-horizontal-relative:page;mso-position-vertical:absolute;mso-position-vertical-relative:page;mso-width-percent:0;mso-height-percent:0" type="#_x0000_t75" o:spid="_x0000_s2059">
              <v:imagedata r:id="rId32"/>
              <w10:wrap anchorx="page" anchory="page"/>
            </v:shape>
          </w:pict>
        </w:r>
        <w:r>
          <w:rPr>
            <w:rFonts w:asciiTheme="minorHAnsi"/>
            <w:noProof/>
          </w:rPr>
          <w:pict w14:anchorId="600505A7">
            <v:shape alt="" id="_x000018" style="position:absolute;left:0;text-align:left;margin-left:105.05pt;margin-top:147.4pt;width:60.85pt;height:28.95pt;z-index:-251624448;mso-wrap-edited:f;mso-width-percent:0;mso-height-percent:0;mso-position-horizontal:absolute;mso-position-horizontal-relative:page;mso-position-vertical:absolute;mso-position-vertical-relative:page;mso-width-percent:0;mso-height-percent:0" type="#_x0000_t75" o:spid="_x0000_s2058">
              <v:imagedata r:id="rId33"/>
              <w10:wrap anchorx="page" anchory="page"/>
            </v:shape>
          </w:pict>
        </w:r>
      </w:del>
    </w:p>
    <w:p w14:paraId="584D921D" w14:textId="77777777" w:rsidR="009609E8" w:rsidRDefault="00A96A35" w:rsidRPr="0027638C">
      <w:pPr>
        <w:pStyle w:val="Heading2"/>
        <w:spacing w:before="81"/>
        <w:ind w:firstLine="0" w:left="1" w:right="358"/>
        <w:jc w:val="center"/>
        <w:rPr>
          <w:sz w:val="24"/>
          <w:rPrChange w16du:dateUtc="2026-07-07T18:18:00Z" w:author="Author" w:date="2026-07-07T20:18:00Z" w:id="19547">
            <w:rPr>
              <w:rFonts w:ascii="Times New Roman"/>
              <w:color w:val="000000"/>
            </w:rPr>
          </w:rPrChange>
        </w:rPr>
        <w:pPrChange w16du:dateUtc="2026-07-07T18:18:00Z" w:author="Author" w:date="2026-07-07T20:18:00Z" w:id="19548">
          <w:pPr>
            <w:spacing w:after="0" w:before="0" w:line="255" w:lineRule="exact"/>
            <w:ind w:left="3968"/>
            <w:jc w:val="left"/>
          </w:pPr>
        </w:pPrChange>
      </w:pPr>
      <w:r w:rsidRPr="0027638C">
        <w:rPr>
          <w:sz w:val="24"/>
          <w:rPrChange w16du:dateUtc="2026-07-07T18:18:00Z" w:author="Author" w:date="2026-07-07T20:18:00Z" w:id="19549">
            <w:rPr>
              <w:rFonts w:ascii="Times New Roman"/>
              <w:color w:val="000000"/>
              <w:spacing w:val="9"/>
            </w:rPr>
          </w:rPrChange>
        </w:rPr>
        <w:lastRenderedPageBreak/>
        <w:t>Dolor</w:t>
      </w:r>
      <w:r w:rsidRPr="0027638C">
        <w:rPr>
          <w:spacing w:val="-9"/>
          <w:sz w:val="24"/>
          <w:rPrChange w16du:dateUtc="2026-07-07T18:18:00Z" w:author="Author" w:date="2026-07-07T20:18:00Z" w:id="19550">
            <w:rPr>
              <w:rFonts w:ascii="Times New Roman"/>
              <w:color w:val="000000"/>
              <w:spacing w:val="-9"/>
            </w:rPr>
          </w:rPrChange>
        </w:rPr>
        <w:t xml:space="preserve"> </w:t>
      </w:r>
      <w:r w:rsidRPr="0027638C">
        <w:rPr>
          <w:spacing w:val="-4"/>
          <w:sz w:val="24"/>
          <w:rPrChange w16du:dateUtc="2026-07-07T18:18:00Z" w:author="Author" w:date="2026-07-07T20:18:00Z" w:id="19551">
            <w:rPr>
              <w:rFonts w:ascii="Times New Roman"/>
              <w:color w:val="000000"/>
              <w:spacing w:val="8"/>
            </w:rPr>
          </w:rPrChange>
        </w:rPr>
        <w:t>Sit</w:t>
      </w:r>
    </w:p>
    <w:p w14:paraId="03B2CD5C" w14:textId="77777777" w:rsidR="008166CF" w:rsidRDefault="00000000">
      <w:pPr>
        <w:spacing w:before="249" w:line="255" w:lineRule="exact"/>
        <w:rPr>
          <w:del w16du:dateUtc="2026-07-07T18:18:00Z" w:author="Author" w:date="2026-07-07T20:18:00Z" w:id="19552"/>
          <w:rFonts w:ascii="Arial"/>
          <w:color w:val="000000"/>
          <w:sz w:val="18"/>
        </w:rPr>
      </w:pPr>
      <w:del w16du:dateUtc="2026-07-07T18:18:00Z" w:author="Author" w:date="2026-07-07T20:18:00Z" w:id="19553">
        <w:r>
          <w:rPr>
            <w:color w:val="000000"/>
            <w:spacing w:val="6"/>
          </w:rPr>
          <w:delText>Date:</w:delText>
        </w:r>
        <w:r>
          <w:rPr>
            <w:color w:val="000000"/>
            <w:spacing w:val="145"/>
          </w:rPr>
          <w:delText xml:space="preserve"> </w:delText>
        </w:r>
        <w:r>
          <w:rPr>
            <w:rFonts w:ascii="Arial"/>
            <w:color w:val="000000"/>
            <w:spacing w:val="1"/>
            <w:sz w:val="18"/>
          </w:rPr>
          <w:delText>March</w:delText>
        </w:r>
        <w:r>
          <w:rPr>
            <w:rFonts w:ascii="Arial"/>
            <w:color w:val="000000"/>
            <w:sz w:val="18"/>
          </w:rPr>
          <w:delText xml:space="preserve"> </w:delText>
        </w:r>
        <w:r>
          <w:rPr>
            <w:rFonts w:ascii="Arial"/>
            <w:color w:val="000000"/>
            <w:spacing w:val="1"/>
            <w:sz w:val="18"/>
          </w:rPr>
          <w:delText>28,</w:delText>
        </w:r>
        <w:r>
          <w:rPr>
            <w:rFonts w:ascii="Arial"/>
            <w:color w:val="000000"/>
            <w:sz w:val="18"/>
          </w:rPr>
          <w:delText xml:space="preserve"> </w:delText>
        </w:r>
        <w:r>
          <w:rPr>
            <w:rFonts w:ascii="Arial"/>
            <w:color w:val="000000"/>
            <w:spacing w:val="1"/>
            <w:sz w:val="18"/>
          </w:rPr>
          <w:delText>2024</w:delText>
        </w:r>
      </w:del>
    </w:p>
    <w:p w14:paraId="0333D2BD" w14:textId="77777777" w:rsidR="008166CF" w:rsidRDefault="00000000">
      <w:pPr>
        <w:spacing w:before="504" w:line="255" w:lineRule="exact"/>
        <w:rPr>
          <w:del w16du:dateUtc="2026-07-07T18:18:00Z" w:author="Author" w:date="2026-07-07T20:18:00Z" w:id="19554"/>
          <w:color w:val="000000"/>
        </w:rPr>
      </w:pPr>
      <w:del w16du:dateUtc="2026-07-07T18:18:00Z" w:author="Author" w:date="2026-07-07T20:18:00Z" w:id="19555">
        <w:r>
          <w:rPr>
            <w:color w:val="000000"/>
            <w:spacing w:val="7"/>
          </w:rPr>
          <w:delText>Walter</w:delText>
        </w:r>
        <w:r>
          <w:rPr>
            <w:color w:val="000000"/>
            <w:spacing w:val="17"/>
          </w:rPr>
          <w:delText xml:space="preserve"> </w:delText>
        </w:r>
        <w:r>
          <w:rPr>
            <w:color w:val="000000"/>
            <w:spacing w:val="7"/>
          </w:rPr>
          <w:delText>Software</w:delText>
        </w:r>
        <w:r>
          <w:rPr>
            <w:color w:val="000000"/>
            <w:spacing w:val="-7"/>
          </w:rPr>
          <w:delText xml:space="preserve"> </w:delText>
        </w:r>
        <w:r>
          <w:rPr>
            <w:color w:val="000000"/>
            <w:spacing w:val="10"/>
          </w:rPr>
          <w:delText>Corporation</w:delText>
        </w:r>
      </w:del>
    </w:p>
    <w:p w14:paraId="584D921E" w14:textId="77777777" w:rsidR="009609E8" w:rsidRDefault="009609E8" w:rsidRPr="0027638C">
      <w:pPr>
        <w:pStyle w:val="BodyText"/>
        <w:spacing w:before="10"/>
        <w:ind w:firstLine="0" w:left="0"/>
        <w:jc w:val="left"/>
        <w:rPr>
          <w:ins w16du:dateUtc="2026-07-07T18:18:00Z" w:author="Author" w:date="2026-07-07T20:18:00Z" w:id="19556"/>
          <w:b/>
          <w:sz w:val="24"/>
          <w:szCs w:val="24"/>
        </w:rPr>
      </w:pPr>
    </w:p>
    <w:p w14:paraId="584D921F" w14:textId="77777777" w:rsidR="009609E8" w:rsidRDefault="009609E8" w:rsidRPr="0027638C">
      <w:pPr>
        <w:pStyle w:val="BodyText"/>
        <w:jc w:val="left"/>
        <w:rPr>
          <w:ins w16du:dateUtc="2026-07-07T18:18:00Z" w:author="Author" w:date="2026-07-07T20:18:00Z" w:id="19557"/>
          <w:b/>
          <w:sz w:val="24"/>
          <w:szCs w:val="24"/>
        </w:rPr>
        <w:sectPr w:rsidR="009609E8" w:rsidRPr="0027638C">
          <w:headerReference r:id="rId34" w:type="default"/>
          <w:pgSz w:h="15840" w:w="12240"/>
          <w:pgMar w:bottom="280" w:footer="0" w:gutter="0" w:header="0" w:left="1440" w:right="1080" w:top="1360"/>
          <w:cols w:space="720"/>
        </w:sectPr>
      </w:pPr>
    </w:p>
    <w:p w14:paraId="584D9221" w14:textId="1B3484FD" w:rsidP="0027638C" w:rsidR="009609E8" w:rsidRDefault="0027638C" w:rsidRPr="0027638C">
      <w:pPr>
        <w:spacing w:before="91"/>
        <w:rPr>
          <w:ins w16du:dateUtc="2026-07-07T18:18:00Z" w:author="Author" w:date="2026-07-07T20:18:00Z" w:id="19558"/>
          <w:sz w:val="24"/>
          <w:szCs w:val="24"/>
        </w:rPr>
      </w:pPr>
      <w:ins w16du:dateUtc="2026-07-07T18:18:00Z" w:author="Author" w:date="2026-07-07T20:18:00Z" w:id="19559">
        <w:r w:rsidRPr="0027638C">
          <w:rPr>
            <w:bCs/>
            <w:spacing w:val="-2"/>
            <w:sz w:val="24"/>
            <w:szCs w:val="24"/>
          </w:rPr>
          <w:t xml:space="preserve">Amet </w:t>
        </w:r>
        <w:r>
          <w:rPr>
            <w:sz w:val="24"/>
            <w:szCs w:val="24"/>
          </w:rPr>
          <w:t>Consectetur ____, 2025</w:t>
        </w:r>
        <w:r w:rsidR="00D1090D">
          <w:rPr>
            <w:sz w:val="24"/>
            <w:szCs w:val="24"/>
          </w:rPr>
          <w:t>:</w:t>
        </w:r>
      </w:ins>
    </w:p>
    <w:p w14:paraId="3E8D3D76" w14:textId="77777777" w:rsidR="0027638C" w:rsidRDefault="0027638C">
      <w:pPr>
        <w:rPr>
          <w:ins w16du:dateUtc="2026-07-07T18:18:00Z" w:author="Author" w:date="2026-07-07T20:18:00Z" w:id="19560"/>
          <w:sz w:val="24"/>
          <w:szCs w:val="24"/>
        </w:rPr>
      </w:pPr>
    </w:p>
    <w:p w14:paraId="650F4AE5" w14:textId="77777777" w:rsidR="0027638C" w:rsidRDefault="0027638C">
      <w:pPr>
        <w:rPr>
          <w:ins w16du:dateUtc="2026-07-07T18:18:00Z" w:author="Author" w:date="2026-07-07T20:18:00Z" w:id="19561"/>
          <w:sz w:val="24"/>
          <w:szCs w:val="24"/>
        </w:rPr>
      </w:pPr>
    </w:p>
    <w:p w14:paraId="027AE7BF" w14:textId="77777777" w:rsidR="008166CF" w:rsidRDefault="00000000">
      <w:pPr>
        <w:spacing w:before="259" w:line="250" w:lineRule="exact"/>
        <w:rPr>
          <w:del w16du:dateUtc="2026-07-07T18:18:00Z" w:author="Author" w:date="2026-07-07T20:18:00Z" w:id="19562"/>
          <w:color w:val="000000"/>
        </w:rPr>
      </w:pPr>
      <w:bookmarkStart w:id="19563" w:name="_mps794349810000000000000004512000000000"/>
      <w:del w16du:dateUtc="2026-07-07T18:18:00Z" w:author="Author" w:date="2026-07-07T20:18:00Z" w:id="19564">
        <w:r>
          <w:rPr>
            <w:color w:val="000000"/>
          </w:rPr>
          <w:delText>Per:</w:delText>
        </w:r>
        <w:r>
          <w:rPr>
            <w:color w:val="000000"/>
            <w:spacing w:val="-54"/>
          </w:rPr>
          <w:delText xml:space="preserve"> </w:delText>
        </w:r>
        <w:r>
          <w:rPr>
            <w:color w:val="000000"/>
            <w:spacing w:val="-1"/>
          </w:rPr>
          <w:delText xml:space="preserve"> </w:delText>
        </w:r>
        <w:r>
          <w:rPr>
            <w:color w:val="000000"/>
            <w:u w:val="single"/>
          </w:rPr>
          <w:delText>___</w:delText>
        </w:r>
        <w:r>
          <w:rPr>
            <w:color w:val="000000"/>
            <w:spacing w:val="1045"/>
            <w:u w:val="single"/>
          </w:rPr>
          <w:delText xml:space="preserve"> </w:delText>
        </w:r>
        <w:r>
          <w:rPr>
            <w:color w:val="000000"/>
            <w:u w:val="single"/>
          </w:rPr>
          <w:delText>__________</w:delText>
        </w:r>
        <w:r>
          <w:rPr>
            <w:color w:val="000000"/>
            <w:u w:val="single"/>
          </w:rPr>
          <w:cr/>
        </w:r>
        <w:r>
          <w:rPr>
            <w:color w:val="000000"/>
            <w:spacing w:val="665"/>
          </w:rPr>
          <w:delText xml:space="preserve"> </w:delText>
        </w:r>
        <w:r>
          <w:rPr>
            <w:color w:val="000000"/>
          </w:rPr>
          <w:delText>Authorized Signatory</w:delText>
        </w:r>
      </w:del>
    </w:p>
    <w:p w14:paraId="0089138D" w14:textId="77777777" w:rsidR="008166CF" w:rsidRDefault="00000000">
      <w:pPr>
        <w:spacing w:before="254" w:line="255" w:lineRule="exact"/>
        <w:rPr>
          <w:del w16du:dateUtc="2026-07-07T18:18:00Z" w:author="Author" w:date="2026-07-07T20:18:00Z" w:id="19565"/>
          <w:color w:val="000000"/>
        </w:rPr>
      </w:pPr>
      <w:del w16du:dateUtc="2026-07-07T18:18:00Z" w:author="Author" w:date="2026-07-07T20:18:00Z" w:id="19566">
        <w:r>
          <w:rPr>
            <w:color w:val="000000"/>
          </w:rPr>
          <w:delText>Title: CEO</w:delText>
        </w:r>
      </w:del>
    </w:p>
    <w:p w14:paraId="03A6308A" w14:textId="77777777" w:rsidR="008166CF" w:rsidRDefault="00000000">
      <w:pPr>
        <w:spacing w:before="1008" w:line="255" w:lineRule="exact"/>
        <w:rPr>
          <w:del w16du:dateUtc="2026-07-07T18:18:00Z" w:author="Author" w:date="2026-07-07T20:18:00Z" w:id="19567"/>
          <w:color w:val="000000"/>
        </w:rPr>
      </w:pPr>
      <w:del w16du:dateUtc="2026-07-07T18:18:00Z" w:author="Author" w:date="2026-07-07T20:18:00Z" w:id="19568">
        <w:r>
          <w:rPr>
            <w:color w:val="000000"/>
            <w:spacing w:val="9"/>
          </w:rPr>
          <w:delText>Customer:</w:delText>
        </w:r>
        <w:r>
          <w:rPr>
            <w:color w:val="000000"/>
            <w:spacing w:val="3"/>
          </w:rPr>
          <w:delText xml:space="preserve"> </w:delText>
        </w:r>
        <w:r>
          <w:rPr>
            <w:color w:val="000000"/>
            <w:spacing w:val="12"/>
          </w:rPr>
          <w:delText>FMD</w:delText>
        </w:r>
        <w:r>
          <w:rPr>
            <w:color w:val="000000"/>
            <w:spacing w:val="-12"/>
          </w:rPr>
          <w:delText xml:space="preserve"> </w:delText>
        </w:r>
        <w:r>
          <w:rPr>
            <w:color w:val="000000"/>
            <w:spacing w:val="4"/>
          </w:rPr>
          <w:delText>Services</w:delText>
        </w:r>
        <w:r>
          <w:rPr>
            <w:color w:val="000000"/>
            <w:spacing w:val="-3"/>
          </w:rPr>
          <w:delText xml:space="preserve"> </w:delText>
        </w:r>
        <w:r>
          <w:rPr>
            <w:color w:val="000000"/>
            <w:spacing w:val="8"/>
          </w:rPr>
          <w:delText>L.P.</w:delText>
        </w:r>
      </w:del>
    </w:p>
    <w:p w14:paraId="02FE3C16" w14:textId="77777777" w:rsidR="008166CF" w:rsidRDefault="00000000">
      <w:pPr>
        <w:spacing w:before="758" w:line="254" w:lineRule="exact"/>
        <w:rPr>
          <w:del w16du:dateUtc="2026-07-07T18:18:00Z" w:author="Author" w:date="2026-07-07T20:18:00Z" w:id="19569"/>
          <w:color w:val="000000"/>
        </w:rPr>
      </w:pPr>
      <w:del w16du:dateUtc="2026-07-07T18:18:00Z" w:author="Author" w:date="2026-07-07T20:18:00Z" w:id="19570">
        <w:r>
          <w:rPr>
            <w:color w:val="000000"/>
          </w:rPr>
          <w:delText>Per:</w:delText>
        </w:r>
        <w:r>
          <w:rPr>
            <w:color w:val="000000"/>
            <w:spacing w:val="-54"/>
          </w:rPr>
          <w:delText xml:space="preserve"> </w:delText>
        </w:r>
        <w:r>
          <w:rPr>
            <w:color w:val="000000"/>
            <w:spacing w:val="-1"/>
          </w:rPr>
          <w:delText xml:space="preserve"> </w:delText>
        </w:r>
        <w:r>
          <w:rPr>
            <w:color w:val="000000"/>
            <w:u w:val="single"/>
          </w:rPr>
          <w:delText>___</w:delText>
        </w:r>
        <w:r>
          <w:rPr>
            <w:color w:val="000000"/>
            <w:spacing w:val="1045"/>
            <w:u w:val="single"/>
          </w:rPr>
          <w:delText xml:space="preserve"> </w:delText>
        </w:r>
        <w:r>
          <w:rPr>
            <w:color w:val="000000"/>
            <w:u w:val="single"/>
          </w:rPr>
          <w:delText>__________</w:delText>
        </w:r>
        <w:r>
          <w:rPr>
            <w:color w:val="000000"/>
            <w:u w:val="single"/>
          </w:rPr>
          <w:cr/>
        </w:r>
        <w:r>
          <w:rPr>
            <w:color w:val="000000"/>
            <w:spacing w:val="665"/>
          </w:rPr>
          <w:delText xml:space="preserve"> </w:delText>
        </w:r>
        <w:r>
          <w:rPr>
            <w:color w:val="000000"/>
          </w:rPr>
          <w:delText>Authorized Signatory</w:delText>
        </w:r>
      </w:del>
    </w:p>
    <w:p w14:paraId="031ED9EE" w14:textId="77777777" w:rsidR="008166CF" w:rsidRDefault="00000000">
      <w:pPr>
        <w:spacing w:before="249" w:line="255" w:lineRule="exact"/>
        <w:rPr>
          <w:del w16du:dateUtc="2026-07-07T18:18:00Z" w:author="Author" w:date="2026-07-07T20:18:00Z" w:id="19571"/>
          <w:rFonts w:ascii="Arial"/>
          <w:color w:val="000000"/>
          <w:sz w:val="18"/>
        </w:rPr>
      </w:pPr>
      <w:del w16du:dateUtc="2026-07-07T18:18:00Z" w:author="Author" w:date="2026-07-07T20:18:00Z" w:id="19572">
        <w:r>
          <w:rPr>
            <w:color w:val="000000"/>
          </w:rPr>
          <w:delText>Title:</w:delText>
        </w:r>
        <w:r>
          <w:rPr>
            <w:color w:val="000000"/>
            <w:spacing w:val="221"/>
          </w:rPr>
          <w:delText xml:space="preserve"> </w:delText>
        </w:r>
        <w:r>
          <w:rPr>
            <w:rFonts w:ascii="Arial"/>
            <w:color w:val="000000"/>
            <w:spacing w:val="1"/>
            <w:sz w:val="18"/>
          </w:rPr>
          <w:delText>Chief</w:delText>
        </w:r>
        <w:r>
          <w:rPr>
            <w:rFonts w:ascii="Arial"/>
            <w:color w:val="000000"/>
            <w:sz w:val="18"/>
          </w:rPr>
          <w:delText xml:space="preserve"> </w:delText>
        </w:r>
        <w:r>
          <w:rPr>
            <w:rFonts w:ascii="Arial"/>
            <w:color w:val="000000"/>
            <w:spacing w:val="1"/>
            <w:sz w:val="18"/>
          </w:rPr>
          <w:delText>Administrative Officer</w:delText>
        </w:r>
      </w:del>
    </w:p>
    <w:p w14:paraId="018448FC" w14:textId="77777777" w:rsidR="008166CF" w:rsidRDefault="008166CF">
      <w:pPr>
        <w:spacing w:line="0" w:lineRule="atLeast"/>
        <w:rPr>
          <w:del w16du:dateUtc="2026-07-07T18:18:00Z" w:author="Author" w:date="2026-07-07T20:18:00Z" w:id="19573"/>
          <w:rFonts w:ascii="Arial"/>
          <w:color w:val="FF0000"/>
          <w:sz w:val="2"/>
        </w:rPr>
      </w:pPr>
    </w:p>
    <w:p w14:paraId="033DD129" w14:textId="77777777" w:rsidR="008166CF" w:rsidRDefault="00000000">
      <w:pPr>
        <w:spacing w:line="0" w:lineRule="atLeast"/>
        <w:rPr>
          <w:del w16du:dateUtc="2026-07-07T18:18:00Z" w:author="Author" w:date="2026-07-07T20:18:00Z" w:id="19574"/>
          <w:rFonts w:ascii="Arial"/>
          <w:color w:val="FF0000"/>
          <w:sz w:val="2"/>
        </w:rPr>
      </w:pPr>
      <w:del w16du:dateUtc="2026-07-07T18:18:00Z" w:author="Author" w:date="2026-07-07T20:18:00Z" w:id="19575">
        <w:r>
          <w:rPr>
            <w:rFonts w:ascii="Arial"/>
            <w:color w:val="FF0000"/>
            <w:sz w:val="2"/>
          </w:rPr>
          <w:cr/>
        </w:r>
        <w:r>
          <w:rPr>
            <w:rFonts w:ascii="Arial"/>
            <w:color w:val="FF0000"/>
            <w:sz w:val="2"/>
          </w:rPr>
          <w:br w:type="page"/>
        </w:r>
      </w:del>
    </w:p>
    <w:p w14:paraId="02BB73D4" w14:textId="77777777" w:rsidR="008166CF" w:rsidRDefault="008166CF">
      <w:pPr>
        <w:pStyle w:val="NoList1"/>
        <w:rPr>
          <w:del w16du:dateUtc="2026-07-07T18:18:00Z" w:author="Author" w:date="2026-07-07T20:18:00Z" w:id="19576"/>
        </w:rPr>
        <w:sectPr w:rsidR="008166CF">
          <w:pgSz w:h="15840" w:w="12240"/>
          <w:pgMar w:bottom="0" w:footer="720" w:gutter="0" w:header="720" w:left="1440" w:right="100" w:top="1450"/>
          <w:pgNumType w:start="1"/>
          <w:cols w:space="720"/>
          <w:docGrid w:linePitch="1"/>
        </w:sectPr>
      </w:pPr>
    </w:p>
    <w:p w14:paraId="0088D6E7" w14:textId="77777777" w:rsidR="008166CF" w:rsidRDefault="008166CF">
      <w:pPr>
        <w:spacing w:line="0" w:lineRule="atLeast"/>
        <w:rPr>
          <w:del w16du:dateUtc="2026-07-07T18:18:00Z" w:author="Author" w:date="2026-07-07T20:18:00Z" w:id="19577"/>
          <w:rFonts w:ascii="Arial"/>
          <w:color w:val="FF0000"/>
          <w:sz w:val="2"/>
        </w:rPr>
      </w:pPr>
    </w:p>
    <w:p w14:paraId="0288BB2F" w14:textId="77777777" w:rsidR="008166CF" w:rsidRDefault="00CE63A4">
      <w:pPr>
        <w:spacing w:line="276" w:lineRule="exact"/>
        <w:ind w:left="4480"/>
        <w:rPr>
          <w:del w16du:dateUtc="2026-07-07T18:18:00Z" w:author="Author" w:date="2026-07-07T20:18:00Z" w:id="19578"/>
          <w:color w:val="000000"/>
          <w:sz w:val="24"/>
        </w:rPr>
      </w:pPr>
      <w:bookmarkStart w:id="19579" w:name="br23"/>
      <w:bookmarkEnd w:id="19579"/>
      <w:del w16du:dateUtc="2026-07-07T18:18:00Z" w:author="Author" w:date="2026-07-07T20:18:00Z" w:id="19580">
        <w:r>
          <w:rPr>
            <w:rFonts w:asciiTheme="minorHAnsi"/>
            <w:noProof/>
          </w:rPr>
          <w:pict w14:anchorId="71251C99">
            <v:shape alt="" id="_x000019" style="position:absolute;left:0;text-align:left;margin-left:-1pt;margin-top:-1pt;width:3pt;height:3pt;z-index:-251619328;mso-wrap-edited:f;mso-width-percent:0;mso-height-percent:0;mso-position-horizontal:absolute;mso-position-horizontal-relative:page;mso-position-vertical:absolute;mso-position-vertical-relative:page;mso-width-percent:0;mso-height-percent:0" type="#_x0000_t75" o:spid="_x0000_s2057">
              <v:imagedata r:id="rId35"/>
              <w10:wrap anchorx="page" anchory="page"/>
            </v:shape>
          </w:pict>
        </w:r>
        <w:r>
          <w:rPr>
            <w:rFonts w:asciiTheme="minorHAnsi"/>
            <w:noProof/>
          </w:rPr>
          <w:pict w14:anchorId="7E64D53D">
            <v:shape alt="" id="_x000020" style="position:absolute;left:0;text-align:left;margin-left:107pt;margin-top:395.7pt;width:437.1pt;height:286.15pt;z-index:-251620352;mso-wrap-edited:f;mso-width-percent:0;mso-height-percent:0;mso-position-horizontal:absolute;mso-position-horizontal-relative:page;mso-position-vertical:absolute;mso-position-vertical-relative:page;mso-width-percent:0;mso-height-percent:0" type="#_x0000_t75" o:spid="_x0000_s2056">
              <v:imagedata r:id="rId36"/>
              <w10:wrap anchorx="page" anchory="page"/>
            </v:shape>
          </w:pict>
        </w:r>
        <w:r w:rsidR="00000000">
          <w:rPr>
            <w:color w:val="000000"/>
            <w:sz w:val="24"/>
          </w:rPr>
          <w:delText>- 2 -</w:delText>
        </w:r>
      </w:del>
    </w:p>
    <w:p w14:paraId="007DD4A9" w14:textId="77777777" w:rsidR="008166CF" w:rsidRDefault="00000000">
      <w:pPr>
        <w:spacing w:before="461" w:line="255" w:lineRule="exact"/>
        <w:ind w:left="4225"/>
        <w:rPr>
          <w:del w16du:dateUtc="2026-07-07T18:18:00Z" w:author="Author" w:date="2026-07-07T20:18:00Z" w:id="19581"/>
          <w:color w:val="000000"/>
          <w:u w:val="single"/>
        </w:rPr>
      </w:pPr>
      <w:del w16du:dateUtc="2026-07-07T18:18:00Z" w:author="Author" w:date="2026-07-07T20:18:00Z" w:id="19582">
        <w:r>
          <w:rPr>
            <w:color w:val="000000"/>
            <w:spacing w:val="6"/>
            <w:u w:val="single"/>
          </w:rPr>
          <w:delText xml:space="preserve">Exhibit </w:delText>
        </w:r>
        <w:r>
          <w:rPr>
            <w:color w:val="000000"/>
            <w:u w:val="single"/>
          </w:rPr>
          <w:delText>A</w:delText>
        </w:r>
      </w:del>
    </w:p>
    <w:p w14:paraId="01256DC1" w14:textId="77777777" w:rsidR="008166CF" w:rsidRDefault="00000000">
      <w:pPr>
        <w:spacing w:before="196" w:line="255" w:lineRule="exact"/>
        <w:ind w:left="3882"/>
        <w:rPr>
          <w:del w16du:dateUtc="2026-07-07T18:18:00Z" w:author="Author" w:date="2026-07-07T20:18:00Z" w:id="19583"/>
          <w:color w:val="000000"/>
        </w:rPr>
      </w:pPr>
      <w:del w16du:dateUtc="2026-07-07T18:18:00Z" w:author="Author" w:date="2026-07-07T20:18:00Z" w:id="19584">
        <w:r>
          <w:rPr>
            <w:color w:val="000000"/>
            <w:spacing w:val="10"/>
          </w:rPr>
          <w:delText>Support</w:delText>
        </w:r>
        <w:r>
          <w:rPr>
            <w:color w:val="000000"/>
            <w:spacing w:val="2"/>
          </w:rPr>
          <w:delText xml:space="preserve"> </w:delText>
        </w:r>
        <w:r>
          <w:rPr>
            <w:color w:val="000000"/>
            <w:spacing w:val="3"/>
          </w:rPr>
          <w:delText>Services</w:delText>
        </w:r>
      </w:del>
    </w:p>
    <w:p w14:paraId="02587A38" w14:textId="77777777" w:rsidR="008166CF" w:rsidRDefault="00000000">
      <w:pPr>
        <w:spacing w:before="275" w:line="253" w:lineRule="exact"/>
        <w:rPr>
          <w:del w16du:dateUtc="2026-07-07T18:18:00Z" w:author="Author" w:date="2026-07-07T20:18:00Z" w:id="19585"/>
          <w:color w:val="000000"/>
        </w:rPr>
      </w:pPr>
      <w:del w16du:dateUtc="2026-07-07T18:18:00Z" w:author="Author" w:date="2026-07-07T20:18:00Z" w:id="19586">
        <w:r>
          <w:rPr>
            <w:color w:val="000000"/>
          </w:rPr>
          <w:delText>1.</w:delText>
        </w:r>
        <w:r>
          <w:rPr>
            <w:color w:val="000000"/>
            <w:spacing w:val="500"/>
          </w:rPr>
          <w:delText xml:space="preserve"> </w:delText>
        </w:r>
        <w:r>
          <w:rPr>
            <w:color w:val="000000"/>
          </w:rPr>
          <w:delText>Upon</w:delText>
        </w:r>
        <w:r>
          <w:rPr>
            <w:color w:val="000000"/>
            <w:spacing w:val="8"/>
          </w:rPr>
          <w:delText xml:space="preserve"> </w:delText>
        </w:r>
        <w:r>
          <w:rPr>
            <w:color w:val="000000"/>
          </w:rPr>
          <w:delText>Walter</w:delText>
        </w:r>
        <w:r>
          <w:rPr>
            <w:color w:val="000000"/>
            <w:spacing w:val="8"/>
          </w:rPr>
          <w:delText xml:space="preserve"> </w:delText>
        </w:r>
        <w:r>
          <w:rPr>
            <w:color w:val="000000"/>
          </w:rPr>
          <w:delText>confirming</w:delText>
        </w:r>
        <w:r>
          <w:rPr>
            <w:color w:val="000000"/>
            <w:spacing w:val="8"/>
          </w:rPr>
          <w:delText xml:space="preserve"> </w:delText>
        </w:r>
        <w:r>
          <w:rPr>
            <w:color w:val="000000"/>
          </w:rPr>
          <w:delText>that</w:delText>
        </w:r>
        <w:r>
          <w:rPr>
            <w:color w:val="000000"/>
            <w:spacing w:val="8"/>
          </w:rPr>
          <w:delText xml:space="preserve"> </w:delText>
        </w:r>
        <w:r>
          <w:rPr>
            <w:color w:val="000000"/>
          </w:rPr>
          <w:delText>Walter</w:delText>
        </w:r>
        <w:r>
          <w:rPr>
            <w:color w:val="000000"/>
            <w:spacing w:val="8"/>
          </w:rPr>
          <w:delText xml:space="preserve"> </w:delText>
        </w:r>
        <w:r>
          <w:rPr>
            <w:color w:val="000000"/>
          </w:rPr>
          <w:delText>SaaS</w:delText>
        </w:r>
        <w:r>
          <w:rPr>
            <w:color w:val="000000"/>
            <w:spacing w:val="8"/>
          </w:rPr>
          <w:delText xml:space="preserve"> </w:delText>
        </w:r>
        <w:r>
          <w:rPr>
            <w:color w:val="000000"/>
          </w:rPr>
          <w:delText>Services</w:delText>
        </w:r>
        <w:r>
          <w:rPr>
            <w:color w:val="000000"/>
            <w:spacing w:val="8"/>
          </w:rPr>
          <w:delText xml:space="preserve"> </w:delText>
        </w:r>
        <w:r>
          <w:rPr>
            <w:color w:val="000000"/>
          </w:rPr>
          <w:delText>are</w:delText>
        </w:r>
        <w:r>
          <w:rPr>
            <w:color w:val="000000"/>
            <w:spacing w:val="8"/>
          </w:rPr>
          <w:delText xml:space="preserve"> </w:delText>
        </w:r>
        <w:r>
          <w:rPr>
            <w:color w:val="000000"/>
          </w:rPr>
          <w:delText>available</w:delText>
        </w:r>
        <w:r>
          <w:rPr>
            <w:color w:val="000000"/>
            <w:spacing w:val="8"/>
          </w:rPr>
          <w:delText xml:space="preserve"> </w:delText>
        </w:r>
        <w:r>
          <w:rPr>
            <w:color w:val="000000"/>
          </w:rPr>
          <w:delText>for</w:delText>
        </w:r>
        <w:r>
          <w:rPr>
            <w:color w:val="000000"/>
            <w:spacing w:val="8"/>
          </w:rPr>
          <w:delText xml:space="preserve"> </w:delText>
        </w:r>
        <w:r>
          <w:rPr>
            <w:color w:val="000000"/>
          </w:rPr>
          <w:delText>production</w:delText>
        </w:r>
        <w:r>
          <w:rPr>
            <w:color w:val="000000"/>
            <w:spacing w:val="8"/>
          </w:rPr>
          <w:delText xml:space="preserve"> </w:delText>
        </w:r>
        <w:r>
          <w:rPr>
            <w:color w:val="000000"/>
          </w:rPr>
          <w:delText>use</w:delText>
        </w:r>
        <w:r>
          <w:rPr>
            <w:color w:val="000000"/>
            <w:spacing w:val="8"/>
          </w:rPr>
          <w:delText xml:space="preserve"> </w:delText>
        </w:r>
        <w:r>
          <w:rPr>
            <w:color w:val="000000"/>
          </w:rPr>
          <w:delText>by</w:delText>
        </w:r>
        <w:r>
          <w:rPr>
            <w:color w:val="000000"/>
            <w:spacing w:val="8"/>
          </w:rPr>
          <w:delText xml:space="preserve"> </w:delText>
        </w:r>
        <w:r>
          <w:rPr>
            <w:color w:val="000000"/>
          </w:rPr>
          <w:delText>Customer</w:delText>
        </w:r>
        <w:r>
          <w:rPr>
            <w:color w:val="000000"/>
          </w:rPr>
          <w:cr/>
        </w:r>
        <w:r>
          <w:rPr>
            <w:color w:val="000000"/>
            <w:spacing w:val="665"/>
          </w:rPr>
          <w:delText xml:space="preserve"> </w:delText>
        </w:r>
        <w:r>
          <w:rPr>
            <w:color w:val="000000"/>
          </w:rPr>
          <w:delText>Users</w:delText>
        </w:r>
        <w:r>
          <w:rPr>
            <w:color w:val="000000"/>
            <w:spacing w:val="25"/>
          </w:rPr>
          <w:delText xml:space="preserve"> </w:delText>
        </w:r>
        <w:r>
          <w:rPr>
            <w:color w:val="000000"/>
          </w:rPr>
          <w:delText>and</w:delText>
        </w:r>
        <w:r>
          <w:rPr>
            <w:color w:val="000000"/>
            <w:spacing w:val="25"/>
          </w:rPr>
          <w:delText xml:space="preserve"> </w:delText>
        </w:r>
        <w:r>
          <w:rPr>
            <w:color w:val="000000"/>
          </w:rPr>
          <w:delText>Client</w:delText>
        </w:r>
        <w:r>
          <w:rPr>
            <w:color w:val="000000"/>
            <w:spacing w:val="25"/>
          </w:rPr>
          <w:delText xml:space="preserve"> </w:delText>
        </w:r>
        <w:r>
          <w:rPr>
            <w:color w:val="000000"/>
          </w:rPr>
          <w:delText>Users</w:delText>
        </w:r>
        <w:r>
          <w:rPr>
            <w:color w:val="000000"/>
            <w:spacing w:val="25"/>
          </w:rPr>
          <w:delText xml:space="preserve"> </w:delText>
        </w:r>
        <w:r>
          <w:rPr>
            <w:color w:val="000000"/>
          </w:rPr>
          <w:delText>and</w:delText>
        </w:r>
        <w:r>
          <w:rPr>
            <w:color w:val="000000"/>
            <w:spacing w:val="25"/>
          </w:rPr>
          <w:delText xml:space="preserve"> </w:delText>
        </w:r>
        <w:r>
          <w:rPr>
            <w:color w:val="000000"/>
          </w:rPr>
          <w:delText>during</w:delText>
        </w:r>
        <w:r>
          <w:rPr>
            <w:color w:val="000000"/>
            <w:spacing w:val="25"/>
          </w:rPr>
          <w:delText xml:space="preserve"> </w:delText>
        </w:r>
        <w:r>
          <w:rPr>
            <w:color w:val="000000"/>
          </w:rPr>
          <w:delText>the</w:delText>
        </w:r>
        <w:r>
          <w:rPr>
            <w:color w:val="000000"/>
            <w:spacing w:val="25"/>
          </w:rPr>
          <w:delText xml:space="preserve"> </w:delText>
        </w:r>
        <w:r>
          <w:rPr>
            <w:color w:val="000000"/>
          </w:rPr>
          <w:delText>Term,</w:delText>
        </w:r>
        <w:r>
          <w:rPr>
            <w:color w:val="000000"/>
            <w:spacing w:val="24"/>
          </w:rPr>
          <w:delText xml:space="preserve"> </w:delText>
        </w:r>
        <w:r>
          <w:rPr>
            <w:color w:val="000000"/>
          </w:rPr>
          <w:delText>Walter</w:delText>
        </w:r>
        <w:r>
          <w:rPr>
            <w:color w:val="000000"/>
            <w:spacing w:val="25"/>
          </w:rPr>
          <w:delText xml:space="preserve"> </w:delText>
        </w:r>
        <w:r>
          <w:rPr>
            <w:color w:val="000000"/>
          </w:rPr>
          <w:delText>will</w:delText>
        </w:r>
        <w:r>
          <w:rPr>
            <w:color w:val="000000"/>
            <w:spacing w:val="25"/>
          </w:rPr>
          <w:delText xml:space="preserve"> </w:delText>
        </w:r>
        <w:r>
          <w:rPr>
            <w:color w:val="000000"/>
          </w:rPr>
          <w:delText>provide</w:delText>
        </w:r>
        <w:r>
          <w:rPr>
            <w:color w:val="000000"/>
            <w:spacing w:val="25"/>
          </w:rPr>
          <w:delText xml:space="preserve"> </w:delText>
        </w:r>
        <w:r>
          <w:rPr>
            <w:color w:val="000000"/>
          </w:rPr>
          <w:delText>the</w:delText>
        </w:r>
        <w:r>
          <w:rPr>
            <w:color w:val="000000"/>
            <w:spacing w:val="25"/>
          </w:rPr>
          <w:delText xml:space="preserve"> </w:delText>
        </w:r>
        <w:r>
          <w:rPr>
            <w:color w:val="000000"/>
          </w:rPr>
          <w:delText>maintenance</w:delText>
        </w:r>
        <w:r>
          <w:rPr>
            <w:color w:val="000000"/>
            <w:spacing w:val="25"/>
          </w:rPr>
          <w:delText xml:space="preserve"> </w:delText>
        </w:r>
        <w:r>
          <w:rPr>
            <w:color w:val="000000"/>
          </w:rPr>
          <w:delText>and</w:delText>
        </w:r>
        <w:r>
          <w:rPr>
            <w:color w:val="000000"/>
            <w:spacing w:val="25"/>
          </w:rPr>
          <w:delText xml:space="preserve"> </w:delText>
        </w:r>
        <w:r>
          <w:rPr>
            <w:color w:val="000000"/>
          </w:rPr>
          <w:delText>support</w:delText>
        </w:r>
        <w:r>
          <w:rPr>
            <w:color w:val="000000"/>
          </w:rPr>
          <w:cr/>
        </w:r>
        <w:r>
          <w:rPr>
            <w:color w:val="000000"/>
            <w:spacing w:val="665"/>
          </w:rPr>
          <w:delText xml:space="preserve"> </w:delText>
        </w:r>
        <w:r>
          <w:rPr>
            <w:color w:val="000000"/>
          </w:rPr>
          <w:delText>services</w:delText>
        </w:r>
        <w:r>
          <w:rPr>
            <w:color w:val="000000"/>
            <w:spacing w:val="-6"/>
          </w:rPr>
          <w:delText xml:space="preserve"> </w:delText>
        </w:r>
        <w:r>
          <w:rPr>
            <w:color w:val="000000"/>
          </w:rPr>
          <w:delText>for</w:delText>
        </w:r>
        <w:r>
          <w:rPr>
            <w:color w:val="000000"/>
            <w:spacing w:val="-6"/>
          </w:rPr>
          <w:delText xml:space="preserve"> </w:delText>
        </w:r>
        <w:r>
          <w:rPr>
            <w:color w:val="000000"/>
          </w:rPr>
          <w:delText>the</w:delText>
        </w:r>
        <w:r>
          <w:rPr>
            <w:color w:val="000000"/>
            <w:spacing w:val="-5"/>
          </w:rPr>
          <w:delText xml:space="preserve"> </w:delText>
        </w:r>
        <w:r>
          <w:rPr>
            <w:color w:val="000000"/>
          </w:rPr>
          <w:delText>Walter</w:delText>
        </w:r>
        <w:r>
          <w:rPr>
            <w:color w:val="000000"/>
            <w:spacing w:val="-6"/>
          </w:rPr>
          <w:delText xml:space="preserve"> </w:delText>
        </w:r>
        <w:r>
          <w:rPr>
            <w:color w:val="000000"/>
          </w:rPr>
          <w:delText>SaaS</w:delText>
        </w:r>
        <w:r>
          <w:rPr>
            <w:color w:val="000000"/>
            <w:spacing w:val="-6"/>
          </w:rPr>
          <w:delText xml:space="preserve"> </w:delText>
        </w:r>
        <w:r>
          <w:rPr>
            <w:color w:val="000000"/>
          </w:rPr>
          <w:delText>Services</w:delText>
        </w:r>
        <w:r>
          <w:rPr>
            <w:color w:val="000000"/>
            <w:spacing w:val="-6"/>
          </w:rPr>
          <w:delText xml:space="preserve"> </w:delText>
        </w:r>
        <w:r>
          <w:rPr>
            <w:color w:val="000000"/>
          </w:rPr>
          <w:delText>as</w:delText>
        </w:r>
        <w:r>
          <w:rPr>
            <w:color w:val="000000"/>
            <w:spacing w:val="-6"/>
          </w:rPr>
          <w:delText xml:space="preserve"> </w:delText>
        </w:r>
        <w:r>
          <w:rPr>
            <w:color w:val="000000"/>
          </w:rPr>
          <w:delText>described</w:delText>
        </w:r>
        <w:r>
          <w:rPr>
            <w:color w:val="000000"/>
            <w:spacing w:val="-6"/>
          </w:rPr>
          <w:delText xml:space="preserve"> </w:delText>
        </w:r>
        <w:r>
          <w:rPr>
            <w:color w:val="000000"/>
          </w:rPr>
          <w:delText>in</w:delText>
        </w:r>
        <w:r>
          <w:rPr>
            <w:color w:val="000000"/>
            <w:spacing w:val="-6"/>
          </w:rPr>
          <w:delText xml:space="preserve"> </w:delText>
        </w:r>
        <w:r>
          <w:rPr>
            <w:color w:val="000000"/>
          </w:rPr>
          <w:delText>this</w:delText>
        </w:r>
        <w:r>
          <w:rPr>
            <w:color w:val="000000"/>
            <w:spacing w:val="-6"/>
          </w:rPr>
          <w:delText xml:space="preserve"> </w:delText>
        </w:r>
        <w:r>
          <w:rPr>
            <w:color w:val="000000"/>
          </w:rPr>
          <w:delText>Exhibit</w:delText>
        </w:r>
        <w:r>
          <w:rPr>
            <w:color w:val="000000"/>
            <w:spacing w:val="-6"/>
          </w:rPr>
          <w:delText xml:space="preserve"> </w:delText>
        </w:r>
        <w:r>
          <w:rPr>
            <w:color w:val="000000"/>
          </w:rPr>
          <w:delText>A</w:delText>
        </w:r>
        <w:r>
          <w:rPr>
            <w:color w:val="000000"/>
            <w:spacing w:val="-6"/>
          </w:rPr>
          <w:delText xml:space="preserve"> </w:delText>
        </w:r>
        <w:r>
          <w:rPr>
            <w:color w:val="000000"/>
            <w:spacing w:val="8"/>
          </w:rPr>
          <w:delText>(“Support</w:delText>
        </w:r>
        <w:r>
          <w:rPr>
            <w:color w:val="000000"/>
            <w:spacing w:val="-1"/>
          </w:rPr>
          <w:delText xml:space="preserve"> </w:delText>
        </w:r>
        <w:r>
          <w:rPr>
            <w:color w:val="000000"/>
            <w:spacing w:val="2"/>
          </w:rPr>
          <w:delText>Services”).</w:delText>
        </w:r>
        <w:r>
          <w:rPr>
            <w:color w:val="000000"/>
            <w:spacing w:val="41"/>
          </w:rPr>
          <w:delText xml:space="preserve"> </w:delText>
        </w:r>
        <w:r>
          <w:rPr>
            <w:color w:val="000000"/>
          </w:rPr>
          <w:delText>For</w:delText>
        </w:r>
        <w:r>
          <w:rPr>
            <w:color w:val="000000"/>
            <w:spacing w:val="-6"/>
          </w:rPr>
          <w:delText xml:space="preserve"> </w:delText>
        </w:r>
        <w:r>
          <w:rPr>
            <w:color w:val="000000"/>
          </w:rPr>
          <w:delText>the</w:delText>
        </w:r>
        <w:r>
          <w:rPr>
            <w:color w:val="000000"/>
          </w:rPr>
          <w:cr/>
        </w:r>
        <w:r>
          <w:rPr>
            <w:color w:val="000000"/>
            <w:spacing w:val="665"/>
          </w:rPr>
          <w:delText xml:space="preserve"> </w:delText>
        </w:r>
        <w:r>
          <w:rPr>
            <w:color w:val="000000"/>
          </w:rPr>
          <w:delText>purposes</w:delText>
        </w:r>
        <w:r>
          <w:rPr>
            <w:color w:val="000000"/>
            <w:spacing w:val="32"/>
          </w:rPr>
          <w:delText xml:space="preserve"> </w:delText>
        </w:r>
        <w:r>
          <w:rPr>
            <w:color w:val="000000"/>
          </w:rPr>
          <w:delText>of</w:delText>
        </w:r>
        <w:r>
          <w:rPr>
            <w:color w:val="000000"/>
            <w:spacing w:val="32"/>
          </w:rPr>
          <w:delText xml:space="preserve"> </w:delText>
        </w:r>
        <w:r>
          <w:rPr>
            <w:color w:val="000000"/>
          </w:rPr>
          <w:delText>this</w:delText>
        </w:r>
        <w:r>
          <w:rPr>
            <w:color w:val="000000"/>
            <w:spacing w:val="32"/>
          </w:rPr>
          <w:delText xml:space="preserve"> </w:delText>
        </w:r>
        <w:r>
          <w:rPr>
            <w:color w:val="000000"/>
          </w:rPr>
          <w:delText>Agreement,</w:delText>
        </w:r>
        <w:r>
          <w:rPr>
            <w:color w:val="000000"/>
            <w:spacing w:val="32"/>
          </w:rPr>
          <w:delText xml:space="preserve"> </w:delText>
        </w:r>
        <w:r>
          <w:rPr>
            <w:color w:val="000000"/>
            <w:spacing w:val="7"/>
          </w:rPr>
          <w:delText>“Incident”</w:delText>
        </w:r>
        <w:r>
          <w:rPr>
            <w:color w:val="000000"/>
            <w:spacing w:val="26"/>
          </w:rPr>
          <w:delText xml:space="preserve"> </w:delText>
        </w:r>
        <w:r>
          <w:rPr>
            <w:color w:val="000000"/>
          </w:rPr>
          <w:delText>means</w:delText>
        </w:r>
        <w:r>
          <w:rPr>
            <w:color w:val="000000"/>
            <w:spacing w:val="32"/>
          </w:rPr>
          <w:delText xml:space="preserve"> </w:delText>
        </w:r>
        <w:r>
          <w:rPr>
            <w:color w:val="000000"/>
          </w:rPr>
          <w:delText>any</w:delText>
        </w:r>
        <w:r>
          <w:rPr>
            <w:color w:val="000000"/>
            <w:spacing w:val="32"/>
          </w:rPr>
          <w:delText xml:space="preserve"> </w:delText>
        </w:r>
        <w:r>
          <w:rPr>
            <w:color w:val="000000"/>
          </w:rPr>
          <w:delText>verifiable</w:delText>
        </w:r>
        <w:r>
          <w:rPr>
            <w:color w:val="000000"/>
            <w:spacing w:val="32"/>
          </w:rPr>
          <w:delText xml:space="preserve"> </w:delText>
        </w:r>
        <w:r>
          <w:rPr>
            <w:color w:val="000000"/>
          </w:rPr>
          <w:delText>and</w:delText>
        </w:r>
        <w:r>
          <w:rPr>
            <w:color w:val="000000"/>
            <w:spacing w:val="32"/>
          </w:rPr>
          <w:delText xml:space="preserve"> </w:delText>
        </w:r>
        <w:r>
          <w:rPr>
            <w:color w:val="000000"/>
          </w:rPr>
          <w:delText>reproducible</w:delText>
        </w:r>
        <w:r>
          <w:rPr>
            <w:color w:val="000000"/>
            <w:spacing w:val="32"/>
          </w:rPr>
          <w:delText xml:space="preserve"> </w:delText>
        </w:r>
        <w:r>
          <w:rPr>
            <w:color w:val="000000"/>
          </w:rPr>
          <w:delText>error</w:delText>
        </w:r>
        <w:r>
          <w:rPr>
            <w:color w:val="000000"/>
            <w:spacing w:val="32"/>
          </w:rPr>
          <w:delText xml:space="preserve"> </w:delText>
        </w:r>
        <w:r>
          <w:rPr>
            <w:color w:val="000000"/>
          </w:rPr>
          <w:delText>or</w:delText>
        </w:r>
        <w:r>
          <w:rPr>
            <w:color w:val="000000"/>
            <w:spacing w:val="32"/>
          </w:rPr>
          <w:delText xml:space="preserve"> </w:delText>
        </w:r>
        <w:r>
          <w:rPr>
            <w:color w:val="000000"/>
          </w:rPr>
          <w:delText>defect</w:delText>
        </w:r>
        <w:r>
          <w:rPr>
            <w:color w:val="000000"/>
          </w:rPr>
          <w:cr/>
        </w:r>
        <w:r>
          <w:rPr>
            <w:color w:val="000000"/>
            <w:spacing w:val="665"/>
          </w:rPr>
          <w:delText xml:space="preserve"> </w:delText>
        </w:r>
        <w:r>
          <w:rPr>
            <w:color w:val="000000"/>
          </w:rPr>
          <w:delText>(provided</w:delText>
        </w:r>
        <w:r>
          <w:rPr>
            <w:color w:val="000000"/>
            <w:spacing w:val="13"/>
          </w:rPr>
          <w:delText xml:space="preserve"> </w:delText>
        </w:r>
        <w:r>
          <w:rPr>
            <w:color w:val="000000"/>
          </w:rPr>
          <w:delText>that</w:delText>
        </w:r>
        <w:r>
          <w:rPr>
            <w:color w:val="000000"/>
            <w:spacing w:val="13"/>
          </w:rPr>
          <w:delText xml:space="preserve"> </w:delText>
        </w:r>
        <w:r>
          <w:rPr>
            <w:color w:val="000000"/>
          </w:rPr>
          <w:delText>such</w:delText>
        </w:r>
        <w:r>
          <w:rPr>
            <w:color w:val="000000"/>
            <w:spacing w:val="13"/>
          </w:rPr>
          <w:delText xml:space="preserve"> </w:delText>
        </w:r>
        <w:r>
          <w:rPr>
            <w:color w:val="000000"/>
          </w:rPr>
          <w:delText>error</w:delText>
        </w:r>
        <w:r>
          <w:rPr>
            <w:color w:val="000000"/>
            <w:spacing w:val="13"/>
          </w:rPr>
          <w:delText xml:space="preserve"> </w:delText>
        </w:r>
        <w:r>
          <w:rPr>
            <w:color w:val="000000"/>
          </w:rPr>
          <w:delText>or</w:delText>
        </w:r>
        <w:r>
          <w:rPr>
            <w:color w:val="000000"/>
            <w:spacing w:val="13"/>
          </w:rPr>
          <w:delText xml:space="preserve"> </w:delText>
        </w:r>
        <w:r>
          <w:rPr>
            <w:color w:val="000000"/>
          </w:rPr>
          <w:delText>defect</w:delText>
        </w:r>
        <w:r>
          <w:rPr>
            <w:color w:val="000000"/>
            <w:spacing w:val="13"/>
          </w:rPr>
          <w:delText xml:space="preserve"> </w:delText>
        </w:r>
        <w:r>
          <w:rPr>
            <w:color w:val="000000"/>
          </w:rPr>
          <w:delText>does</w:delText>
        </w:r>
        <w:r>
          <w:rPr>
            <w:color w:val="000000"/>
            <w:spacing w:val="14"/>
          </w:rPr>
          <w:delText xml:space="preserve"> </w:delText>
        </w:r>
        <w:r>
          <w:rPr>
            <w:color w:val="000000"/>
          </w:rPr>
          <w:delText>not</w:delText>
        </w:r>
        <w:r>
          <w:rPr>
            <w:color w:val="000000"/>
            <w:spacing w:val="13"/>
          </w:rPr>
          <w:delText xml:space="preserve"> </w:delText>
        </w:r>
        <w:r>
          <w:rPr>
            <w:color w:val="000000"/>
          </w:rPr>
          <w:delText>have</w:delText>
        </w:r>
        <w:r>
          <w:rPr>
            <w:color w:val="000000"/>
            <w:spacing w:val="13"/>
          </w:rPr>
          <w:delText xml:space="preserve"> </w:delText>
        </w:r>
        <w:r>
          <w:rPr>
            <w:color w:val="000000"/>
          </w:rPr>
          <w:delText>to</w:delText>
        </w:r>
        <w:r>
          <w:rPr>
            <w:color w:val="000000"/>
            <w:spacing w:val="13"/>
          </w:rPr>
          <w:delText xml:space="preserve"> </w:delText>
        </w:r>
        <w:r>
          <w:rPr>
            <w:color w:val="000000"/>
          </w:rPr>
          <w:delText>be</w:delText>
        </w:r>
        <w:r>
          <w:rPr>
            <w:color w:val="000000"/>
            <w:spacing w:val="13"/>
          </w:rPr>
          <w:delText xml:space="preserve"> </w:delText>
        </w:r>
        <w:r>
          <w:rPr>
            <w:color w:val="000000"/>
          </w:rPr>
          <w:delText>reproducible</w:delText>
        </w:r>
        <w:r>
          <w:rPr>
            <w:color w:val="000000"/>
            <w:spacing w:val="13"/>
          </w:rPr>
          <w:delText xml:space="preserve"> </w:delText>
        </w:r>
        <w:r>
          <w:rPr>
            <w:color w:val="000000"/>
          </w:rPr>
          <w:delText>on</w:delText>
        </w:r>
        <w:r>
          <w:rPr>
            <w:color w:val="000000"/>
            <w:spacing w:val="13"/>
          </w:rPr>
          <w:delText xml:space="preserve"> </w:delText>
        </w:r>
        <w:r>
          <w:rPr>
            <w:color w:val="000000"/>
          </w:rPr>
          <w:delText>a</w:delText>
        </w:r>
        <w:r>
          <w:rPr>
            <w:color w:val="000000"/>
            <w:spacing w:val="13"/>
          </w:rPr>
          <w:delText xml:space="preserve"> </w:delText>
        </w:r>
        <w:r>
          <w:rPr>
            <w:color w:val="000000"/>
          </w:rPr>
          <w:delText>consistent</w:delText>
        </w:r>
        <w:r>
          <w:rPr>
            <w:color w:val="000000"/>
            <w:spacing w:val="13"/>
          </w:rPr>
          <w:delText xml:space="preserve"> </w:delText>
        </w:r>
        <w:r>
          <w:rPr>
            <w:color w:val="000000"/>
          </w:rPr>
          <w:delText>basis)</w:delText>
        </w:r>
        <w:r>
          <w:rPr>
            <w:color w:val="000000"/>
            <w:spacing w:val="13"/>
          </w:rPr>
          <w:delText xml:space="preserve"> </w:delText>
        </w:r>
        <w:r>
          <w:rPr>
            <w:color w:val="000000"/>
          </w:rPr>
          <w:delText>in</w:delText>
        </w:r>
        <w:r>
          <w:rPr>
            <w:color w:val="000000"/>
            <w:spacing w:val="13"/>
          </w:rPr>
          <w:delText xml:space="preserve"> </w:delText>
        </w:r>
        <w:r>
          <w:rPr>
            <w:color w:val="000000"/>
          </w:rPr>
          <w:delText>the</w:delText>
        </w:r>
        <w:r>
          <w:rPr>
            <w:color w:val="000000"/>
          </w:rPr>
          <w:cr/>
        </w:r>
        <w:r>
          <w:rPr>
            <w:color w:val="000000"/>
            <w:spacing w:val="665"/>
          </w:rPr>
          <w:delText xml:space="preserve"> </w:delText>
        </w:r>
        <w:r>
          <w:rPr>
            <w:color w:val="000000"/>
          </w:rPr>
          <w:delText>Walter</w:delText>
        </w:r>
        <w:r>
          <w:rPr>
            <w:color w:val="000000"/>
            <w:spacing w:val="62"/>
          </w:rPr>
          <w:delText xml:space="preserve"> </w:delText>
        </w:r>
        <w:r>
          <w:rPr>
            <w:color w:val="000000"/>
          </w:rPr>
          <w:delText>SaaS</w:delText>
        </w:r>
        <w:r>
          <w:rPr>
            <w:color w:val="000000"/>
            <w:spacing w:val="62"/>
          </w:rPr>
          <w:delText xml:space="preserve"> </w:delText>
        </w:r>
        <w:r>
          <w:rPr>
            <w:color w:val="000000"/>
          </w:rPr>
          <w:delText>Services</w:delText>
        </w:r>
        <w:r>
          <w:rPr>
            <w:color w:val="000000"/>
            <w:spacing w:val="62"/>
          </w:rPr>
          <w:delText xml:space="preserve"> </w:delText>
        </w:r>
        <w:r>
          <w:rPr>
            <w:color w:val="000000"/>
          </w:rPr>
          <w:delText>that</w:delText>
        </w:r>
        <w:r>
          <w:rPr>
            <w:color w:val="000000"/>
            <w:spacing w:val="62"/>
          </w:rPr>
          <w:delText xml:space="preserve"> </w:delText>
        </w:r>
        <w:r>
          <w:rPr>
            <w:color w:val="000000"/>
          </w:rPr>
          <w:delText>causes</w:delText>
        </w:r>
        <w:r>
          <w:rPr>
            <w:color w:val="000000"/>
            <w:spacing w:val="62"/>
          </w:rPr>
          <w:delText xml:space="preserve"> </w:delText>
        </w:r>
        <w:r>
          <w:rPr>
            <w:color w:val="000000"/>
          </w:rPr>
          <w:delText>the</w:delText>
        </w:r>
        <w:r>
          <w:rPr>
            <w:color w:val="000000"/>
            <w:spacing w:val="62"/>
          </w:rPr>
          <w:delText xml:space="preserve"> </w:delText>
        </w:r>
        <w:r>
          <w:rPr>
            <w:color w:val="000000"/>
          </w:rPr>
          <w:delText>Walter</w:delText>
        </w:r>
        <w:r>
          <w:rPr>
            <w:color w:val="000000"/>
            <w:spacing w:val="62"/>
          </w:rPr>
          <w:delText xml:space="preserve"> </w:delText>
        </w:r>
        <w:r>
          <w:rPr>
            <w:color w:val="000000"/>
          </w:rPr>
          <w:delText>SaaS</w:delText>
        </w:r>
        <w:r>
          <w:rPr>
            <w:color w:val="000000"/>
            <w:spacing w:val="62"/>
          </w:rPr>
          <w:delText xml:space="preserve"> </w:delText>
        </w:r>
        <w:r>
          <w:rPr>
            <w:color w:val="000000"/>
          </w:rPr>
          <w:delText>Services</w:delText>
        </w:r>
        <w:r>
          <w:rPr>
            <w:color w:val="000000"/>
            <w:spacing w:val="62"/>
          </w:rPr>
          <w:delText xml:space="preserve"> </w:delText>
        </w:r>
        <w:r>
          <w:rPr>
            <w:color w:val="000000"/>
          </w:rPr>
          <w:delText>to</w:delText>
        </w:r>
        <w:r>
          <w:rPr>
            <w:color w:val="000000"/>
            <w:spacing w:val="62"/>
          </w:rPr>
          <w:delText xml:space="preserve"> </w:delText>
        </w:r>
        <w:r>
          <w:rPr>
            <w:color w:val="000000"/>
          </w:rPr>
          <w:delText>not</w:delText>
        </w:r>
        <w:r>
          <w:rPr>
            <w:color w:val="000000"/>
            <w:spacing w:val="62"/>
          </w:rPr>
          <w:delText xml:space="preserve"> </w:delText>
        </w:r>
        <w:r>
          <w:rPr>
            <w:color w:val="000000"/>
          </w:rPr>
          <w:delText>operate</w:delText>
        </w:r>
        <w:r>
          <w:rPr>
            <w:color w:val="000000"/>
            <w:spacing w:val="62"/>
          </w:rPr>
          <w:delText xml:space="preserve"> </w:delText>
        </w:r>
        <w:r>
          <w:rPr>
            <w:color w:val="000000"/>
          </w:rPr>
          <w:delText>substantially</w:delText>
        </w:r>
        <w:r>
          <w:rPr>
            <w:color w:val="000000"/>
            <w:spacing w:val="62"/>
          </w:rPr>
          <w:delText xml:space="preserve"> </w:delText>
        </w:r>
        <w:r>
          <w:rPr>
            <w:color w:val="000000"/>
          </w:rPr>
          <w:delText>in</w:delText>
        </w:r>
        <w:r>
          <w:rPr>
            <w:color w:val="000000"/>
          </w:rPr>
          <w:cr/>
        </w:r>
        <w:r>
          <w:rPr>
            <w:color w:val="000000"/>
            <w:spacing w:val="665"/>
          </w:rPr>
          <w:delText xml:space="preserve"> </w:delText>
        </w:r>
        <w:r>
          <w:rPr>
            <w:color w:val="000000"/>
          </w:rPr>
          <w:delText>accordance</w:delText>
        </w:r>
        <w:r>
          <w:rPr>
            <w:color w:val="000000"/>
            <w:spacing w:val="-6"/>
          </w:rPr>
          <w:delText xml:space="preserve"> </w:delText>
        </w:r>
        <w:r>
          <w:rPr>
            <w:color w:val="000000"/>
          </w:rPr>
          <w:delText>with</w:delText>
        </w:r>
        <w:r>
          <w:rPr>
            <w:color w:val="000000"/>
            <w:spacing w:val="-6"/>
          </w:rPr>
          <w:delText xml:space="preserve"> </w:delText>
        </w:r>
        <w:r>
          <w:rPr>
            <w:color w:val="000000"/>
          </w:rPr>
          <w:delText>the</w:delText>
        </w:r>
        <w:r>
          <w:rPr>
            <w:color w:val="000000"/>
            <w:spacing w:val="-6"/>
          </w:rPr>
          <w:delText xml:space="preserve"> </w:delText>
        </w:r>
        <w:r>
          <w:rPr>
            <w:color w:val="000000"/>
          </w:rPr>
          <w:delText>functionality</w:delText>
        </w:r>
        <w:r>
          <w:rPr>
            <w:color w:val="000000"/>
            <w:spacing w:val="-6"/>
          </w:rPr>
          <w:delText xml:space="preserve"> </w:delText>
        </w:r>
        <w:r>
          <w:rPr>
            <w:color w:val="000000"/>
          </w:rPr>
          <w:delText>set</w:delText>
        </w:r>
        <w:r>
          <w:rPr>
            <w:color w:val="000000"/>
            <w:spacing w:val="-6"/>
          </w:rPr>
          <w:delText xml:space="preserve"> </w:delText>
        </w:r>
        <w:r>
          <w:rPr>
            <w:color w:val="000000"/>
          </w:rPr>
          <w:delText>out</w:delText>
        </w:r>
        <w:r>
          <w:rPr>
            <w:color w:val="000000"/>
            <w:spacing w:val="-6"/>
          </w:rPr>
          <w:delText xml:space="preserve"> </w:delText>
        </w:r>
        <w:r>
          <w:rPr>
            <w:color w:val="000000"/>
          </w:rPr>
          <w:delText>in</w:delText>
        </w:r>
        <w:r>
          <w:rPr>
            <w:color w:val="000000"/>
            <w:spacing w:val="-6"/>
          </w:rPr>
          <w:delText xml:space="preserve"> </w:delText>
        </w:r>
        <w:r>
          <w:rPr>
            <w:color w:val="000000"/>
          </w:rPr>
          <w:delText>an</w:delText>
        </w:r>
        <w:r>
          <w:rPr>
            <w:color w:val="000000"/>
            <w:spacing w:val="-6"/>
          </w:rPr>
          <w:delText xml:space="preserve"> </w:delText>
        </w:r>
        <w:r>
          <w:rPr>
            <w:color w:val="000000"/>
          </w:rPr>
          <w:delText>applicable</w:delText>
        </w:r>
        <w:r>
          <w:rPr>
            <w:color w:val="000000"/>
            <w:spacing w:val="-6"/>
          </w:rPr>
          <w:delText xml:space="preserve"> </w:delText>
        </w:r>
        <w:r>
          <w:rPr>
            <w:color w:val="000000"/>
          </w:rPr>
          <w:delText>Order</w:delText>
        </w:r>
        <w:r>
          <w:rPr>
            <w:color w:val="000000"/>
            <w:spacing w:val="-6"/>
          </w:rPr>
          <w:delText xml:space="preserve"> </w:delText>
        </w:r>
        <w:r>
          <w:rPr>
            <w:color w:val="000000"/>
          </w:rPr>
          <w:delText>and</w:delText>
        </w:r>
        <w:r>
          <w:rPr>
            <w:color w:val="000000"/>
            <w:spacing w:val="-6"/>
          </w:rPr>
          <w:delText xml:space="preserve"> </w:delText>
        </w:r>
        <w:r>
          <w:rPr>
            <w:color w:val="000000"/>
          </w:rPr>
          <w:delText>the</w:delText>
        </w:r>
        <w:r>
          <w:rPr>
            <w:color w:val="000000"/>
            <w:spacing w:val="-6"/>
          </w:rPr>
          <w:delText xml:space="preserve"> </w:delText>
        </w:r>
        <w:r>
          <w:rPr>
            <w:color w:val="000000"/>
          </w:rPr>
          <w:delText>product</w:delText>
        </w:r>
        <w:r>
          <w:rPr>
            <w:color w:val="000000"/>
            <w:spacing w:val="-6"/>
          </w:rPr>
          <w:delText xml:space="preserve"> </w:delText>
        </w:r>
        <w:r>
          <w:rPr>
            <w:color w:val="000000"/>
          </w:rPr>
          <w:delText>descriptions</w:delText>
        </w:r>
        <w:r>
          <w:rPr>
            <w:color w:val="000000"/>
            <w:spacing w:val="-6"/>
          </w:rPr>
          <w:delText xml:space="preserve"> </w:delText>
        </w:r>
        <w:r>
          <w:rPr>
            <w:color w:val="000000"/>
          </w:rPr>
          <w:delText>on</w:delText>
        </w:r>
        <w:r>
          <w:rPr>
            <w:color w:val="000000"/>
            <w:spacing w:val="-6"/>
          </w:rPr>
          <w:delText xml:space="preserve"> </w:delText>
        </w:r>
        <w:r>
          <w:rPr>
            <w:color w:val="000000"/>
          </w:rPr>
          <w:delText>the</w:delText>
        </w:r>
        <w:r>
          <w:rPr>
            <w:color w:val="000000"/>
          </w:rPr>
          <w:cr/>
        </w:r>
        <w:r>
          <w:rPr>
            <w:color w:val="000000"/>
            <w:spacing w:val="665"/>
          </w:rPr>
          <w:delText xml:space="preserve"> </w:delText>
        </w:r>
        <w:r>
          <w:rPr>
            <w:color w:val="000000"/>
          </w:rPr>
          <w:delText>Website</w:delText>
        </w:r>
        <w:r>
          <w:rPr>
            <w:color w:val="000000"/>
            <w:spacing w:val="18"/>
          </w:rPr>
          <w:delText xml:space="preserve"> </w:delText>
        </w:r>
        <w:r>
          <w:rPr>
            <w:color w:val="000000"/>
          </w:rPr>
          <w:delText>or</w:delText>
        </w:r>
        <w:r>
          <w:rPr>
            <w:color w:val="000000"/>
            <w:spacing w:val="18"/>
          </w:rPr>
          <w:delText xml:space="preserve"> </w:delText>
        </w:r>
        <w:r>
          <w:rPr>
            <w:color w:val="000000"/>
          </w:rPr>
          <w:delText>any</w:delText>
        </w:r>
        <w:r>
          <w:rPr>
            <w:color w:val="000000"/>
            <w:spacing w:val="18"/>
          </w:rPr>
          <w:delText xml:space="preserve"> </w:delText>
        </w:r>
        <w:r>
          <w:rPr>
            <w:color w:val="000000"/>
          </w:rPr>
          <w:delText>Modifications</w:delText>
        </w:r>
        <w:r>
          <w:rPr>
            <w:color w:val="000000"/>
            <w:spacing w:val="18"/>
          </w:rPr>
          <w:delText xml:space="preserve"> </w:delText>
        </w:r>
        <w:r>
          <w:rPr>
            <w:color w:val="000000"/>
          </w:rPr>
          <w:delText>made</w:delText>
        </w:r>
        <w:r>
          <w:rPr>
            <w:color w:val="000000"/>
            <w:spacing w:val="18"/>
          </w:rPr>
          <w:delText xml:space="preserve"> </w:delText>
        </w:r>
        <w:r>
          <w:rPr>
            <w:color w:val="000000"/>
          </w:rPr>
          <w:delText>to</w:delText>
        </w:r>
        <w:r>
          <w:rPr>
            <w:color w:val="000000"/>
            <w:spacing w:val="18"/>
          </w:rPr>
          <w:delText xml:space="preserve"> </w:delText>
        </w:r>
        <w:r>
          <w:rPr>
            <w:color w:val="000000"/>
          </w:rPr>
          <w:delText>the</w:delText>
        </w:r>
        <w:r>
          <w:rPr>
            <w:color w:val="000000"/>
            <w:spacing w:val="18"/>
          </w:rPr>
          <w:delText xml:space="preserve"> </w:delText>
        </w:r>
        <w:r>
          <w:rPr>
            <w:color w:val="000000"/>
          </w:rPr>
          <w:delText>Walter</w:delText>
        </w:r>
        <w:r>
          <w:rPr>
            <w:color w:val="000000"/>
            <w:spacing w:val="18"/>
          </w:rPr>
          <w:delText xml:space="preserve"> </w:delText>
        </w:r>
        <w:r>
          <w:rPr>
            <w:color w:val="000000"/>
          </w:rPr>
          <w:delText>SaaS</w:delText>
        </w:r>
        <w:r>
          <w:rPr>
            <w:color w:val="000000"/>
            <w:spacing w:val="18"/>
          </w:rPr>
          <w:delText xml:space="preserve"> </w:delText>
        </w:r>
        <w:r>
          <w:rPr>
            <w:color w:val="000000"/>
          </w:rPr>
          <w:delText>Services</w:delText>
        </w:r>
        <w:r>
          <w:rPr>
            <w:color w:val="000000"/>
            <w:spacing w:val="18"/>
          </w:rPr>
          <w:delText xml:space="preserve"> </w:delText>
        </w:r>
        <w:r>
          <w:rPr>
            <w:color w:val="000000"/>
          </w:rPr>
          <w:delText>after</w:delText>
        </w:r>
        <w:r>
          <w:rPr>
            <w:color w:val="000000"/>
            <w:spacing w:val="18"/>
          </w:rPr>
          <w:delText xml:space="preserve"> </w:delText>
        </w:r>
        <w:r>
          <w:rPr>
            <w:color w:val="000000"/>
          </w:rPr>
          <w:delText>the</w:delText>
        </w:r>
        <w:r>
          <w:rPr>
            <w:color w:val="000000"/>
            <w:spacing w:val="18"/>
          </w:rPr>
          <w:delText xml:space="preserve"> </w:delText>
        </w:r>
        <w:r>
          <w:rPr>
            <w:color w:val="000000"/>
          </w:rPr>
          <w:delText>date</w:delText>
        </w:r>
        <w:r>
          <w:rPr>
            <w:color w:val="000000"/>
            <w:spacing w:val="18"/>
          </w:rPr>
          <w:delText xml:space="preserve"> </w:delText>
        </w:r>
        <w:r>
          <w:rPr>
            <w:color w:val="000000"/>
          </w:rPr>
          <w:delText>of</w:delText>
        </w:r>
        <w:r>
          <w:rPr>
            <w:color w:val="000000"/>
            <w:spacing w:val="18"/>
          </w:rPr>
          <w:delText xml:space="preserve"> </w:delText>
        </w:r>
        <w:r>
          <w:rPr>
            <w:color w:val="000000"/>
          </w:rPr>
          <w:delText>the</w:delText>
        </w:r>
        <w:r>
          <w:rPr>
            <w:color w:val="000000"/>
            <w:spacing w:val="18"/>
          </w:rPr>
          <w:delText xml:space="preserve"> </w:delText>
        </w:r>
        <w:r>
          <w:rPr>
            <w:color w:val="000000"/>
          </w:rPr>
          <w:delText>applicable</w:delText>
        </w:r>
        <w:r>
          <w:rPr>
            <w:color w:val="000000"/>
          </w:rPr>
          <w:cr/>
        </w:r>
        <w:r>
          <w:rPr>
            <w:color w:val="000000"/>
            <w:spacing w:val="665"/>
          </w:rPr>
          <w:delText xml:space="preserve"> </w:delText>
        </w:r>
        <w:r>
          <w:rPr>
            <w:color w:val="000000"/>
          </w:rPr>
          <w:delText>Order.</w:delText>
        </w:r>
      </w:del>
    </w:p>
    <w:p w14:paraId="03806B5D" w14:textId="77777777" w:rsidR="008166CF" w:rsidRDefault="00000000">
      <w:pPr>
        <w:spacing w:before="241" w:line="253" w:lineRule="exact"/>
        <w:rPr>
          <w:del w16du:dateUtc="2026-07-07T18:18:00Z" w:author="Author" w:date="2026-07-07T20:18:00Z" w:id="19587"/>
          <w:color w:val="000000"/>
        </w:rPr>
      </w:pPr>
      <w:del w16du:dateUtc="2026-07-07T18:18:00Z" w:author="Author" w:date="2026-07-07T20:18:00Z" w:id="19588">
        <w:r>
          <w:rPr>
            <w:color w:val="000000"/>
          </w:rPr>
          <w:delText>2.</w:delText>
        </w:r>
        <w:r>
          <w:rPr>
            <w:color w:val="000000"/>
            <w:spacing w:val="500"/>
          </w:rPr>
          <w:delText xml:space="preserve"> </w:delText>
        </w:r>
        <w:r>
          <w:rPr>
            <w:color w:val="000000"/>
          </w:rPr>
          <w:delText>Walter</w:delText>
        </w:r>
        <w:r>
          <w:rPr>
            <w:color w:val="000000"/>
            <w:spacing w:val="46"/>
          </w:rPr>
          <w:delText xml:space="preserve"> </w:delText>
        </w:r>
        <w:r>
          <w:rPr>
            <w:color w:val="000000"/>
          </w:rPr>
          <w:delText>may</w:delText>
        </w:r>
        <w:r>
          <w:rPr>
            <w:color w:val="000000"/>
            <w:spacing w:val="46"/>
          </w:rPr>
          <w:delText xml:space="preserve"> </w:delText>
        </w:r>
        <w:r>
          <w:rPr>
            <w:color w:val="000000"/>
          </w:rPr>
          <w:delText>from</w:delText>
        </w:r>
        <w:r>
          <w:rPr>
            <w:color w:val="000000"/>
            <w:spacing w:val="46"/>
          </w:rPr>
          <w:delText xml:space="preserve"> </w:delText>
        </w:r>
        <w:r>
          <w:rPr>
            <w:color w:val="000000"/>
          </w:rPr>
          <w:delText>time</w:delText>
        </w:r>
        <w:r>
          <w:rPr>
            <w:color w:val="000000"/>
            <w:spacing w:val="46"/>
          </w:rPr>
          <w:delText xml:space="preserve"> </w:delText>
        </w:r>
        <w:r>
          <w:rPr>
            <w:color w:val="000000"/>
          </w:rPr>
          <w:delText>to</w:delText>
        </w:r>
        <w:r>
          <w:rPr>
            <w:color w:val="000000"/>
            <w:spacing w:val="46"/>
          </w:rPr>
          <w:delText xml:space="preserve"> </w:delText>
        </w:r>
        <w:r>
          <w:rPr>
            <w:color w:val="000000"/>
          </w:rPr>
          <w:delText>time</w:delText>
        </w:r>
        <w:r>
          <w:rPr>
            <w:color w:val="000000"/>
            <w:spacing w:val="46"/>
          </w:rPr>
          <w:delText xml:space="preserve"> </w:delText>
        </w:r>
        <w:r>
          <w:rPr>
            <w:color w:val="000000"/>
          </w:rPr>
          <w:delText>perform</w:delText>
        </w:r>
        <w:r>
          <w:rPr>
            <w:color w:val="000000"/>
            <w:spacing w:val="46"/>
          </w:rPr>
          <w:delText xml:space="preserve"> </w:delText>
        </w:r>
        <w:r>
          <w:rPr>
            <w:color w:val="000000"/>
          </w:rPr>
          <w:delText>scheduled</w:delText>
        </w:r>
        <w:r>
          <w:rPr>
            <w:color w:val="000000"/>
            <w:spacing w:val="46"/>
          </w:rPr>
          <w:delText xml:space="preserve"> </w:delText>
        </w:r>
        <w:r>
          <w:rPr>
            <w:color w:val="000000"/>
          </w:rPr>
          <w:delText>maintenance</w:delText>
        </w:r>
        <w:r>
          <w:rPr>
            <w:color w:val="000000"/>
            <w:spacing w:val="46"/>
          </w:rPr>
          <w:delText xml:space="preserve"> </w:delText>
        </w:r>
        <w:r>
          <w:rPr>
            <w:color w:val="000000"/>
          </w:rPr>
          <w:delText>on</w:delText>
        </w:r>
        <w:r>
          <w:rPr>
            <w:color w:val="000000"/>
            <w:spacing w:val="46"/>
          </w:rPr>
          <w:delText xml:space="preserve"> </w:delText>
        </w:r>
        <w:r>
          <w:rPr>
            <w:color w:val="000000"/>
          </w:rPr>
          <w:delText>the</w:delText>
        </w:r>
        <w:r>
          <w:rPr>
            <w:color w:val="000000"/>
            <w:spacing w:val="46"/>
          </w:rPr>
          <w:delText xml:space="preserve"> </w:delText>
        </w:r>
        <w:r>
          <w:rPr>
            <w:color w:val="000000"/>
          </w:rPr>
          <w:delText>Walter</w:delText>
        </w:r>
        <w:r>
          <w:rPr>
            <w:color w:val="000000"/>
            <w:spacing w:val="46"/>
          </w:rPr>
          <w:delText xml:space="preserve"> </w:delText>
        </w:r>
        <w:r>
          <w:rPr>
            <w:color w:val="000000"/>
          </w:rPr>
          <w:delText>SaaS</w:delText>
        </w:r>
        <w:r>
          <w:rPr>
            <w:color w:val="000000"/>
            <w:spacing w:val="46"/>
          </w:rPr>
          <w:delText xml:space="preserve"> </w:delText>
        </w:r>
        <w:r>
          <w:rPr>
            <w:color w:val="000000"/>
          </w:rPr>
          <w:delText>Services</w:delText>
        </w:r>
        <w:r>
          <w:rPr>
            <w:color w:val="000000"/>
          </w:rPr>
          <w:cr/>
        </w:r>
        <w:r>
          <w:rPr>
            <w:color w:val="000000"/>
            <w:spacing w:val="665"/>
          </w:rPr>
          <w:delText xml:space="preserve"> </w:delText>
        </w:r>
        <w:r>
          <w:rPr>
            <w:color w:val="000000"/>
            <w:spacing w:val="4"/>
          </w:rPr>
          <w:delText>(“Scheduled</w:delText>
        </w:r>
        <w:r>
          <w:rPr>
            <w:color w:val="000000"/>
            <w:spacing w:val="52"/>
          </w:rPr>
          <w:delText xml:space="preserve"> </w:delText>
        </w:r>
        <w:r>
          <w:rPr>
            <w:color w:val="000000"/>
            <w:spacing w:val="7"/>
          </w:rPr>
          <w:delText>Maintenance"),</w:delText>
        </w:r>
        <w:r>
          <w:rPr>
            <w:color w:val="000000"/>
            <w:spacing w:val="36"/>
          </w:rPr>
          <w:delText xml:space="preserve"> </w:delText>
        </w:r>
        <w:r>
          <w:rPr>
            <w:color w:val="000000"/>
          </w:rPr>
          <w:delText>provided</w:delText>
        </w:r>
        <w:r>
          <w:rPr>
            <w:color w:val="000000"/>
            <w:spacing w:val="43"/>
          </w:rPr>
          <w:delText xml:space="preserve"> </w:delText>
        </w:r>
        <w:r>
          <w:rPr>
            <w:color w:val="000000"/>
          </w:rPr>
          <w:delText>however</w:delText>
        </w:r>
        <w:r>
          <w:rPr>
            <w:color w:val="000000"/>
            <w:spacing w:val="43"/>
          </w:rPr>
          <w:delText xml:space="preserve"> </w:delText>
        </w:r>
        <w:r>
          <w:rPr>
            <w:color w:val="000000"/>
          </w:rPr>
          <w:delText>that</w:delText>
        </w:r>
        <w:r>
          <w:rPr>
            <w:color w:val="000000"/>
            <w:spacing w:val="43"/>
          </w:rPr>
          <w:delText xml:space="preserve"> </w:delText>
        </w:r>
        <w:r>
          <w:rPr>
            <w:color w:val="000000"/>
          </w:rPr>
          <w:delText>all</w:delText>
        </w:r>
        <w:r>
          <w:rPr>
            <w:color w:val="000000"/>
            <w:spacing w:val="43"/>
          </w:rPr>
          <w:delText xml:space="preserve"> </w:delText>
        </w:r>
        <w:r>
          <w:rPr>
            <w:color w:val="000000"/>
          </w:rPr>
          <w:delText>Scheduled</w:delText>
        </w:r>
        <w:r>
          <w:rPr>
            <w:color w:val="000000"/>
            <w:spacing w:val="43"/>
          </w:rPr>
          <w:delText xml:space="preserve"> </w:delText>
        </w:r>
        <w:r>
          <w:rPr>
            <w:color w:val="000000"/>
          </w:rPr>
          <w:delText>Maintenance</w:delText>
        </w:r>
        <w:r>
          <w:rPr>
            <w:color w:val="000000"/>
            <w:spacing w:val="43"/>
          </w:rPr>
          <w:delText xml:space="preserve"> </w:delText>
        </w:r>
        <w:r>
          <w:rPr>
            <w:color w:val="000000"/>
          </w:rPr>
          <w:delText>must:</w:delText>
        </w:r>
        <w:r>
          <w:rPr>
            <w:color w:val="000000"/>
            <w:spacing w:val="43"/>
          </w:rPr>
          <w:delText xml:space="preserve"> </w:delText>
        </w:r>
        <w:r>
          <w:rPr>
            <w:color w:val="000000"/>
          </w:rPr>
          <w:delText>(a)</w:delText>
        </w:r>
        <w:r>
          <w:rPr>
            <w:color w:val="000000"/>
            <w:spacing w:val="43"/>
          </w:rPr>
          <w:delText xml:space="preserve"> </w:delText>
        </w:r>
        <w:r>
          <w:rPr>
            <w:color w:val="000000"/>
          </w:rPr>
          <w:delText>be</w:delText>
        </w:r>
        <w:r>
          <w:rPr>
            <w:color w:val="000000"/>
          </w:rPr>
          <w:cr/>
        </w:r>
        <w:r>
          <w:rPr>
            <w:color w:val="000000"/>
            <w:spacing w:val="665"/>
          </w:rPr>
          <w:delText xml:space="preserve"> </w:delText>
        </w:r>
        <w:r>
          <w:rPr>
            <w:color w:val="000000"/>
          </w:rPr>
          <w:delText>scheduled</w:delText>
        </w:r>
        <w:r>
          <w:rPr>
            <w:color w:val="000000"/>
            <w:spacing w:val="-3"/>
          </w:rPr>
          <w:delText xml:space="preserve"> </w:delText>
        </w:r>
        <w:r>
          <w:rPr>
            <w:color w:val="000000"/>
          </w:rPr>
          <w:delText>by</w:delText>
        </w:r>
        <w:r>
          <w:rPr>
            <w:color w:val="000000"/>
            <w:spacing w:val="-3"/>
          </w:rPr>
          <w:delText xml:space="preserve"> </w:delText>
        </w:r>
        <w:r>
          <w:rPr>
            <w:color w:val="000000"/>
          </w:rPr>
          <w:delText>written</w:delText>
        </w:r>
        <w:r>
          <w:rPr>
            <w:color w:val="000000"/>
            <w:spacing w:val="-3"/>
          </w:rPr>
          <w:delText xml:space="preserve"> </w:delText>
        </w:r>
        <w:r>
          <w:rPr>
            <w:color w:val="000000"/>
          </w:rPr>
          <w:delText>notice</w:delText>
        </w:r>
        <w:r>
          <w:rPr>
            <w:color w:val="000000"/>
            <w:spacing w:val="-3"/>
          </w:rPr>
          <w:delText xml:space="preserve"> </w:delText>
        </w:r>
        <w:r>
          <w:rPr>
            <w:color w:val="000000"/>
          </w:rPr>
          <w:delText>to</w:delText>
        </w:r>
        <w:r>
          <w:rPr>
            <w:color w:val="000000"/>
            <w:spacing w:val="-3"/>
          </w:rPr>
          <w:delText xml:space="preserve"> </w:delText>
        </w:r>
        <w:r>
          <w:rPr>
            <w:color w:val="000000"/>
          </w:rPr>
          <w:delText>Customer</w:delText>
        </w:r>
        <w:r>
          <w:rPr>
            <w:color w:val="000000"/>
            <w:spacing w:val="-3"/>
          </w:rPr>
          <w:delText xml:space="preserve"> </w:delText>
        </w:r>
        <w:r>
          <w:rPr>
            <w:color w:val="000000"/>
          </w:rPr>
          <w:delText>no</w:delText>
        </w:r>
        <w:r>
          <w:rPr>
            <w:color w:val="000000"/>
            <w:spacing w:val="-3"/>
          </w:rPr>
          <w:delText xml:space="preserve"> </w:delText>
        </w:r>
        <w:r>
          <w:rPr>
            <w:color w:val="000000"/>
          </w:rPr>
          <w:delText>less</w:delText>
        </w:r>
        <w:r>
          <w:rPr>
            <w:color w:val="000000"/>
            <w:spacing w:val="-3"/>
          </w:rPr>
          <w:delText xml:space="preserve"> </w:delText>
        </w:r>
        <w:r>
          <w:rPr>
            <w:color w:val="000000"/>
          </w:rPr>
          <w:delText>than</w:delText>
        </w:r>
        <w:r>
          <w:rPr>
            <w:color w:val="000000"/>
            <w:spacing w:val="-3"/>
          </w:rPr>
          <w:delText xml:space="preserve"> </w:delText>
        </w:r>
        <w:r>
          <w:rPr>
            <w:color w:val="000000"/>
          </w:rPr>
          <w:delText>7</w:delText>
        </w:r>
        <w:r>
          <w:rPr>
            <w:color w:val="000000"/>
            <w:spacing w:val="-3"/>
          </w:rPr>
          <w:delText xml:space="preserve"> </w:delText>
        </w:r>
        <w:r>
          <w:rPr>
            <w:color w:val="000000"/>
          </w:rPr>
          <w:delText>days</w:delText>
        </w:r>
        <w:r>
          <w:rPr>
            <w:color w:val="000000"/>
            <w:spacing w:val="-3"/>
          </w:rPr>
          <w:delText xml:space="preserve"> </w:delText>
        </w:r>
        <w:r>
          <w:rPr>
            <w:color w:val="000000"/>
          </w:rPr>
          <w:delText>in</w:delText>
        </w:r>
        <w:r>
          <w:rPr>
            <w:color w:val="000000"/>
            <w:spacing w:val="-3"/>
          </w:rPr>
          <w:delText xml:space="preserve"> </w:delText>
        </w:r>
        <w:r>
          <w:rPr>
            <w:color w:val="000000"/>
          </w:rPr>
          <w:delText>advance;</w:delText>
        </w:r>
        <w:r>
          <w:rPr>
            <w:color w:val="000000"/>
            <w:spacing w:val="-3"/>
          </w:rPr>
          <w:delText xml:space="preserve"> </w:delText>
        </w:r>
        <w:r>
          <w:rPr>
            <w:color w:val="000000"/>
          </w:rPr>
          <w:delText>(b)</w:delText>
        </w:r>
        <w:r>
          <w:rPr>
            <w:color w:val="000000"/>
            <w:spacing w:val="-3"/>
          </w:rPr>
          <w:delText xml:space="preserve"> </w:delText>
        </w:r>
        <w:r>
          <w:rPr>
            <w:color w:val="000000"/>
          </w:rPr>
          <w:delText>occur</w:delText>
        </w:r>
        <w:r>
          <w:rPr>
            <w:color w:val="000000"/>
            <w:spacing w:val="-3"/>
          </w:rPr>
          <w:delText xml:space="preserve"> </w:delText>
        </w:r>
        <w:r>
          <w:rPr>
            <w:color w:val="000000"/>
          </w:rPr>
          <w:delText>during</w:delText>
        </w:r>
        <w:r>
          <w:rPr>
            <w:color w:val="000000"/>
            <w:spacing w:val="-3"/>
          </w:rPr>
          <w:delText xml:space="preserve"> </w:delText>
        </w:r>
        <w:r>
          <w:rPr>
            <w:color w:val="000000"/>
          </w:rPr>
          <w:delText>the</w:delText>
        </w:r>
        <w:r>
          <w:rPr>
            <w:color w:val="000000"/>
            <w:spacing w:val="-3"/>
          </w:rPr>
          <w:delText xml:space="preserve"> </w:delText>
        </w:r>
        <w:r>
          <w:rPr>
            <w:color w:val="000000"/>
          </w:rPr>
          <w:delText>hours</w:delText>
        </w:r>
        <w:r>
          <w:rPr>
            <w:color w:val="000000"/>
          </w:rPr>
          <w:cr/>
        </w:r>
        <w:r>
          <w:rPr>
            <w:color w:val="000000"/>
            <w:spacing w:val="665"/>
          </w:rPr>
          <w:delText xml:space="preserve"> </w:delText>
        </w:r>
        <w:r>
          <w:rPr>
            <w:color w:val="000000"/>
          </w:rPr>
          <w:delText>of</w:delText>
        </w:r>
        <w:r>
          <w:rPr>
            <w:color w:val="000000"/>
            <w:spacing w:val="10"/>
          </w:rPr>
          <w:delText xml:space="preserve"> </w:delText>
        </w:r>
        <w:r>
          <w:rPr>
            <w:color w:val="000000"/>
          </w:rPr>
          <w:delText>11:00pm</w:delText>
        </w:r>
        <w:r>
          <w:rPr>
            <w:color w:val="000000"/>
            <w:spacing w:val="10"/>
          </w:rPr>
          <w:delText xml:space="preserve"> </w:delText>
        </w:r>
        <w:r>
          <w:rPr>
            <w:color w:val="000000"/>
          </w:rPr>
          <w:delText>–</w:delText>
        </w:r>
        <w:r>
          <w:rPr>
            <w:color w:val="000000"/>
            <w:spacing w:val="10"/>
          </w:rPr>
          <w:delText xml:space="preserve"> </w:delText>
        </w:r>
        <w:r>
          <w:rPr>
            <w:color w:val="000000"/>
          </w:rPr>
          <w:delText>4am</w:delText>
        </w:r>
        <w:r>
          <w:rPr>
            <w:color w:val="000000"/>
            <w:spacing w:val="10"/>
          </w:rPr>
          <w:delText xml:space="preserve"> </w:delText>
        </w:r>
        <w:r>
          <w:rPr>
            <w:color w:val="000000"/>
          </w:rPr>
          <w:delText>Pacific</w:delText>
        </w:r>
        <w:r>
          <w:rPr>
            <w:color w:val="000000"/>
            <w:spacing w:val="10"/>
          </w:rPr>
          <w:delText xml:space="preserve"> </w:delText>
        </w:r>
        <w:r>
          <w:rPr>
            <w:color w:val="000000"/>
          </w:rPr>
          <w:delText>Time;</w:delText>
        </w:r>
        <w:r>
          <w:rPr>
            <w:color w:val="000000"/>
            <w:spacing w:val="10"/>
          </w:rPr>
          <w:delText xml:space="preserve"> </w:delText>
        </w:r>
        <w:r>
          <w:rPr>
            <w:color w:val="000000"/>
          </w:rPr>
          <w:delText>and</w:delText>
        </w:r>
        <w:r>
          <w:rPr>
            <w:color w:val="000000"/>
            <w:spacing w:val="10"/>
          </w:rPr>
          <w:delText xml:space="preserve"> </w:delText>
        </w:r>
        <w:r>
          <w:rPr>
            <w:color w:val="000000"/>
          </w:rPr>
          <w:delText>(c)</w:delText>
        </w:r>
        <w:r>
          <w:rPr>
            <w:color w:val="000000"/>
            <w:spacing w:val="10"/>
          </w:rPr>
          <w:delText xml:space="preserve"> </w:delText>
        </w:r>
        <w:r>
          <w:rPr>
            <w:color w:val="000000"/>
          </w:rPr>
          <w:delText>not</w:delText>
        </w:r>
        <w:r>
          <w:rPr>
            <w:color w:val="000000"/>
            <w:spacing w:val="10"/>
          </w:rPr>
          <w:delText xml:space="preserve"> </w:delText>
        </w:r>
        <w:r>
          <w:rPr>
            <w:color w:val="000000"/>
          </w:rPr>
          <w:delText>exceed,</w:delText>
        </w:r>
        <w:r>
          <w:rPr>
            <w:color w:val="000000"/>
            <w:spacing w:val="10"/>
          </w:rPr>
          <w:delText xml:space="preserve"> </w:delText>
        </w:r>
        <w:r>
          <w:rPr>
            <w:color w:val="000000"/>
          </w:rPr>
          <w:delText>in</w:delText>
        </w:r>
        <w:r>
          <w:rPr>
            <w:color w:val="000000"/>
            <w:spacing w:val="10"/>
          </w:rPr>
          <w:delText xml:space="preserve"> </w:delText>
        </w:r>
        <w:r>
          <w:rPr>
            <w:color w:val="000000"/>
          </w:rPr>
          <w:delText>the</w:delText>
        </w:r>
        <w:r>
          <w:rPr>
            <w:color w:val="000000"/>
            <w:spacing w:val="10"/>
          </w:rPr>
          <w:delText xml:space="preserve"> </w:delText>
        </w:r>
        <w:r>
          <w:rPr>
            <w:color w:val="000000"/>
          </w:rPr>
          <w:delText>aggregate,</w:delText>
        </w:r>
        <w:r>
          <w:rPr>
            <w:color w:val="000000"/>
            <w:spacing w:val="10"/>
          </w:rPr>
          <w:delText xml:space="preserve"> </w:delText>
        </w:r>
        <w:r>
          <w:rPr>
            <w:color w:val="000000"/>
          </w:rPr>
          <w:delText>four</w:delText>
        </w:r>
        <w:r>
          <w:rPr>
            <w:color w:val="000000"/>
            <w:spacing w:val="10"/>
          </w:rPr>
          <w:delText xml:space="preserve"> </w:delText>
        </w:r>
        <w:r>
          <w:rPr>
            <w:color w:val="000000"/>
          </w:rPr>
          <w:delText>hours</w:delText>
        </w:r>
        <w:r>
          <w:rPr>
            <w:color w:val="000000"/>
            <w:spacing w:val="10"/>
          </w:rPr>
          <w:delText xml:space="preserve"> </w:delText>
        </w:r>
        <w:r>
          <w:rPr>
            <w:color w:val="000000"/>
          </w:rPr>
          <w:delText>of</w:delText>
        </w:r>
        <w:r>
          <w:rPr>
            <w:color w:val="000000"/>
            <w:spacing w:val="10"/>
          </w:rPr>
          <w:delText xml:space="preserve"> </w:delText>
        </w:r>
        <w:r>
          <w:rPr>
            <w:color w:val="000000"/>
          </w:rPr>
          <w:delText>maintenance</w:delText>
        </w:r>
        <w:r>
          <w:rPr>
            <w:color w:val="000000"/>
          </w:rPr>
          <w:cr/>
        </w:r>
        <w:r>
          <w:rPr>
            <w:color w:val="000000"/>
            <w:spacing w:val="665"/>
          </w:rPr>
          <w:delText xml:space="preserve"> </w:delText>
        </w:r>
        <w:r>
          <w:rPr>
            <w:color w:val="000000"/>
          </w:rPr>
          <w:delText>per month.</w:delText>
        </w:r>
      </w:del>
    </w:p>
    <w:p w14:paraId="0196FA54" w14:textId="77777777" w:rsidR="008166CF" w:rsidRDefault="00000000">
      <w:pPr>
        <w:spacing w:after="717" w:before="235" w:line="254" w:lineRule="exact"/>
        <w:rPr>
          <w:del w16du:dateUtc="2026-07-07T18:18:00Z" w:author="Author" w:date="2026-07-07T20:18:00Z" w:id="19589"/>
          <w:color w:val="000000"/>
        </w:rPr>
      </w:pPr>
      <w:del w16du:dateUtc="2026-07-07T18:18:00Z" w:author="Author" w:date="2026-07-07T20:18:00Z" w:id="19590">
        <w:r>
          <w:rPr>
            <w:color w:val="000000"/>
          </w:rPr>
          <w:delText>3.</w:delText>
        </w:r>
        <w:r>
          <w:rPr>
            <w:color w:val="000000"/>
            <w:spacing w:val="500"/>
          </w:rPr>
          <w:delText xml:space="preserve"> </w:delText>
        </w:r>
        <w:r>
          <w:rPr>
            <w:color w:val="000000"/>
          </w:rPr>
          <w:delText>Walter</w:delText>
        </w:r>
        <w:r>
          <w:rPr>
            <w:color w:val="000000"/>
            <w:spacing w:val="42"/>
          </w:rPr>
          <w:delText xml:space="preserve"> </w:delText>
        </w:r>
        <w:r>
          <w:rPr>
            <w:color w:val="000000"/>
          </w:rPr>
          <w:delText>will,</w:delText>
        </w:r>
        <w:r>
          <w:rPr>
            <w:color w:val="000000"/>
            <w:spacing w:val="42"/>
          </w:rPr>
          <w:delText xml:space="preserve"> </w:delText>
        </w:r>
        <w:r>
          <w:rPr>
            <w:color w:val="000000"/>
          </w:rPr>
          <w:delText>respond</w:delText>
        </w:r>
        <w:r>
          <w:rPr>
            <w:color w:val="000000"/>
            <w:spacing w:val="42"/>
          </w:rPr>
          <w:delText xml:space="preserve"> </w:delText>
        </w:r>
        <w:r>
          <w:rPr>
            <w:color w:val="000000"/>
          </w:rPr>
          <w:delText>to</w:delText>
        </w:r>
        <w:r>
          <w:rPr>
            <w:color w:val="000000"/>
            <w:spacing w:val="42"/>
          </w:rPr>
          <w:delText xml:space="preserve"> </w:delText>
        </w:r>
        <w:r>
          <w:rPr>
            <w:color w:val="000000"/>
          </w:rPr>
          <w:delText>and</w:delText>
        </w:r>
        <w:r>
          <w:rPr>
            <w:color w:val="000000"/>
            <w:spacing w:val="42"/>
          </w:rPr>
          <w:delText xml:space="preserve"> </w:delText>
        </w:r>
        <w:r>
          <w:rPr>
            <w:color w:val="000000"/>
          </w:rPr>
          <w:delText>resolve</w:delText>
        </w:r>
        <w:r>
          <w:rPr>
            <w:color w:val="000000"/>
            <w:spacing w:val="42"/>
          </w:rPr>
          <w:delText xml:space="preserve"> </w:delText>
        </w:r>
        <w:r>
          <w:rPr>
            <w:color w:val="000000"/>
          </w:rPr>
          <w:delText>Incidents</w:delText>
        </w:r>
        <w:r>
          <w:rPr>
            <w:color w:val="000000"/>
            <w:spacing w:val="42"/>
          </w:rPr>
          <w:delText xml:space="preserve"> </w:delText>
        </w:r>
        <w:r>
          <w:rPr>
            <w:color w:val="000000"/>
          </w:rPr>
          <w:delText>in</w:delText>
        </w:r>
        <w:r>
          <w:rPr>
            <w:color w:val="000000"/>
            <w:spacing w:val="42"/>
          </w:rPr>
          <w:delText xml:space="preserve"> </w:delText>
        </w:r>
        <w:r>
          <w:rPr>
            <w:color w:val="000000"/>
          </w:rPr>
          <w:delText>accordance</w:delText>
        </w:r>
        <w:r>
          <w:rPr>
            <w:color w:val="000000"/>
            <w:spacing w:val="42"/>
          </w:rPr>
          <w:delText xml:space="preserve"> </w:delText>
        </w:r>
        <w:r>
          <w:rPr>
            <w:color w:val="000000"/>
          </w:rPr>
          <w:delText>with</w:delText>
        </w:r>
        <w:r>
          <w:rPr>
            <w:color w:val="000000"/>
            <w:spacing w:val="42"/>
          </w:rPr>
          <w:delText xml:space="preserve"> </w:delText>
        </w:r>
        <w:r>
          <w:rPr>
            <w:color w:val="000000"/>
          </w:rPr>
          <w:delText>the</w:delText>
        </w:r>
        <w:r>
          <w:rPr>
            <w:color w:val="000000"/>
            <w:spacing w:val="42"/>
          </w:rPr>
          <w:delText xml:space="preserve"> </w:delText>
        </w:r>
        <w:r>
          <w:rPr>
            <w:color w:val="000000"/>
          </w:rPr>
          <w:delText>table</w:delText>
        </w:r>
        <w:r>
          <w:rPr>
            <w:color w:val="000000"/>
            <w:spacing w:val="42"/>
          </w:rPr>
          <w:delText xml:space="preserve"> </w:delText>
        </w:r>
        <w:r>
          <w:rPr>
            <w:color w:val="000000"/>
          </w:rPr>
          <w:delText>below.</w:delText>
        </w:r>
        <w:r>
          <w:rPr>
            <w:color w:val="000000"/>
            <w:spacing w:val="40"/>
          </w:rPr>
          <w:delText xml:space="preserve"> </w:delText>
        </w:r>
        <w:r>
          <w:rPr>
            <w:color w:val="000000"/>
            <w:spacing w:val="5"/>
          </w:rPr>
          <w:delText>“Business</w:delText>
        </w:r>
        <w:r>
          <w:rPr>
            <w:color w:val="000000"/>
            <w:spacing w:val="5"/>
          </w:rPr>
          <w:cr/>
        </w:r>
        <w:r>
          <w:rPr>
            <w:color w:val="000000"/>
            <w:spacing w:val="665"/>
          </w:rPr>
          <w:delText xml:space="preserve"> </w:delText>
        </w:r>
        <w:r>
          <w:rPr>
            <w:color w:val="000000"/>
            <w:spacing w:val="10"/>
          </w:rPr>
          <w:delText>Hours”</w:delText>
        </w:r>
        <w:r>
          <w:rPr>
            <w:color w:val="000000"/>
            <w:spacing w:val="4"/>
          </w:rPr>
          <w:delText xml:space="preserve"> </w:delText>
        </w:r>
        <w:r>
          <w:rPr>
            <w:color w:val="000000"/>
          </w:rPr>
          <w:delText>means</w:delText>
        </w:r>
        <w:r>
          <w:rPr>
            <w:color w:val="000000"/>
            <w:spacing w:val="1"/>
          </w:rPr>
          <w:delText xml:space="preserve"> </w:delText>
        </w:r>
        <w:r>
          <w:rPr>
            <w:color w:val="000000"/>
          </w:rPr>
          <w:delText>5:00am</w:delText>
        </w:r>
        <w:r>
          <w:rPr>
            <w:color w:val="000000"/>
            <w:spacing w:val="1"/>
          </w:rPr>
          <w:delText xml:space="preserve"> </w:delText>
        </w:r>
        <w:r>
          <w:rPr>
            <w:color w:val="000000"/>
          </w:rPr>
          <w:delText>to</w:delText>
        </w:r>
        <w:r>
          <w:rPr>
            <w:color w:val="000000"/>
            <w:spacing w:val="1"/>
          </w:rPr>
          <w:delText xml:space="preserve"> </w:delText>
        </w:r>
        <w:r>
          <w:rPr>
            <w:color w:val="000000"/>
          </w:rPr>
          <w:delText>5:00pm</w:delText>
        </w:r>
        <w:r>
          <w:rPr>
            <w:color w:val="000000"/>
            <w:spacing w:val="1"/>
          </w:rPr>
          <w:delText xml:space="preserve"> </w:delText>
        </w:r>
        <w:r>
          <w:rPr>
            <w:color w:val="000000"/>
          </w:rPr>
          <w:delText>PST</w:delText>
        </w:r>
        <w:r>
          <w:rPr>
            <w:color w:val="000000"/>
            <w:spacing w:val="1"/>
          </w:rPr>
          <w:delText xml:space="preserve"> </w:delText>
        </w:r>
        <w:r>
          <w:rPr>
            <w:color w:val="000000"/>
          </w:rPr>
          <w:delText>and</w:delText>
        </w:r>
        <w:r>
          <w:rPr>
            <w:color w:val="000000"/>
            <w:spacing w:val="1"/>
          </w:rPr>
          <w:delText xml:space="preserve"> </w:delText>
        </w:r>
        <w:r>
          <w:rPr>
            <w:color w:val="000000"/>
            <w:spacing w:val="5"/>
          </w:rPr>
          <w:delText>“Business</w:delText>
        </w:r>
        <w:r>
          <w:rPr>
            <w:color w:val="000000"/>
            <w:spacing w:val="-4"/>
          </w:rPr>
          <w:delText xml:space="preserve"> </w:delText>
        </w:r>
        <w:r>
          <w:rPr>
            <w:color w:val="000000"/>
            <w:spacing w:val="3"/>
          </w:rPr>
          <w:delText>Days”</w:delText>
        </w:r>
        <w:r>
          <w:rPr>
            <w:color w:val="000000"/>
            <w:spacing w:val="10"/>
          </w:rPr>
          <w:delText xml:space="preserve"> </w:delText>
        </w:r>
        <w:r>
          <w:rPr>
            <w:color w:val="000000"/>
          </w:rPr>
          <w:delText>means</w:delText>
        </w:r>
        <w:r>
          <w:rPr>
            <w:color w:val="000000"/>
            <w:spacing w:val="1"/>
          </w:rPr>
          <w:delText xml:space="preserve"> </w:delText>
        </w:r>
        <w:r>
          <w:rPr>
            <w:color w:val="000000"/>
          </w:rPr>
          <w:delText>Monday</w:delText>
        </w:r>
        <w:r>
          <w:rPr>
            <w:color w:val="000000"/>
            <w:spacing w:val="1"/>
          </w:rPr>
          <w:delText xml:space="preserve"> </w:delText>
        </w:r>
        <w:r>
          <w:rPr>
            <w:color w:val="000000"/>
          </w:rPr>
          <w:delText>to</w:delText>
        </w:r>
        <w:r>
          <w:rPr>
            <w:color w:val="000000"/>
            <w:spacing w:val="1"/>
          </w:rPr>
          <w:delText xml:space="preserve"> </w:delText>
        </w:r>
        <w:r>
          <w:rPr>
            <w:color w:val="000000"/>
          </w:rPr>
          <w:delText>Friday,</w:delText>
        </w:r>
        <w:r>
          <w:rPr>
            <w:color w:val="000000"/>
            <w:spacing w:val="1"/>
          </w:rPr>
          <w:delText xml:space="preserve"> </w:delText>
        </w:r>
        <w:r>
          <w:rPr>
            <w:color w:val="000000"/>
          </w:rPr>
          <w:delText>excluding</w:delText>
        </w:r>
        <w:r>
          <w:rPr>
            <w:color w:val="000000"/>
          </w:rPr>
          <w:cr/>
        </w:r>
        <w:r>
          <w:rPr>
            <w:color w:val="000000"/>
            <w:spacing w:val="665"/>
          </w:rPr>
          <w:delText xml:space="preserve"> </w:delText>
        </w:r>
        <w:r>
          <w:rPr>
            <w:color w:val="000000"/>
          </w:rPr>
          <w:delText>British Columbia and Canadian federal holidays.</w:delText>
        </w:r>
      </w:del>
    </w:p>
    <w:tbl>
      <w:tblPr>
        <w:tblW w:type="auto" w:w="0"/>
        <w:tblCellMar>
          <w:left w:type="dxa" w:w="0"/>
          <w:right w:type="dxa" w:w="0"/>
        </w:tblCellMar>
        <w:tblLook w:firstColumn="1" w:firstRow="1" w:lastColumn="0" w:lastRow="0" w:noHBand="0" w:noVBand="1" w:val="04A0"/>
      </w:tblPr>
      <w:tblGrid>
        <w:gridCol w:w="846"/>
        <w:gridCol w:w="310"/>
        <w:gridCol w:w="605"/>
        <w:gridCol w:w="20"/>
        <w:gridCol w:w="3398"/>
        <w:gridCol w:w="20"/>
        <w:gridCol w:w="173"/>
        <w:gridCol w:w="20"/>
        <w:gridCol w:w="944"/>
        <w:gridCol w:w="20"/>
        <w:gridCol w:w="11"/>
        <w:gridCol w:w="20"/>
        <w:gridCol w:w="895"/>
        <w:gridCol w:w="20"/>
        <w:gridCol w:w="1070"/>
        <w:gridCol w:w="20"/>
        <w:gridCol w:w="121"/>
        <w:gridCol w:w="20"/>
        <w:gridCol w:w="781"/>
        <w:gridCol w:w="95"/>
      </w:tblGrid>
      <w:tr w14:paraId="21152474" w14:textId="77777777" w:rsidR="008166CF">
        <w:tblPrEx>
          <w:tblCellMar>
            <w:left w:type="dxa" w:w="0"/>
            <w:right w:type="dxa" w:w="0"/>
          </w:tblCellMar>
        </w:tblPrEx>
        <w:trPr>
          <w:gridAfter w:val="1"/>
          <w:wAfter w:type="dxa" w:w="95"/>
          <w:trHeight w:val="500"/>
          <w:del w16du:dateUtc="2026-07-07T18:18:00Z" w:author="Author" w:date="2026-07-07T20:18:00Z" w:id="19591"/>
        </w:trPr>
        <w:tc>
          <w:tcPr>
            <w:tcW w:type="dxa" w:w="846"/>
          </w:tcPr>
          <w:p w14:paraId="04C7473E" w14:textId="77777777" w:rsidR="008166CF" w:rsidRDefault="008166CF">
            <w:pPr>
              <w:spacing w:line="0" w:lineRule="atLeast"/>
              <w:rPr>
                <w:del w16du:dateUtc="2026-07-07T18:18:00Z" w:author="Author" w:date="2026-07-07T20:18:00Z" w:id="19592"/>
                <w:color w:val="000000"/>
              </w:rPr>
            </w:pPr>
          </w:p>
        </w:tc>
        <w:tc>
          <w:tcPr>
            <w:tcW w:type="dxa" w:w="4526"/>
            <w:gridSpan w:val="6"/>
          </w:tcPr>
          <w:p w14:paraId="6C04C134" w14:textId="77777777" w:rsidR="008166CF" w:rsidRDefault="00000000">
            <w:pPr>
              <w:spacing w:line="223" w:lineRule="exact"/>
              <w:rPr>
                <w:del w16du:dateUtc="2026-07-07T18:18:00Z" w:author="Author" w:date="2026-07-07T20:18:00Z" w:id="19593"/>
                <w:color w:val="000000"/>
                <w:sz w:val="20"/>
              </w:rPr>
            </w:pPr>
            <w:del w16du:dateUtc="2026-07-07T18:18:00Z" w:author="Author" w:date="2026-07-07T20:18:00Z" w:id="19594">
              <w:r>
                <w:rPr>
                  <w:color w:val="000000"/>
                  <w:spacing w:val="6"/>
                  <w:sz w:val="20"/>
                </w:rPr>
                <w:delText>Incident</w:delText>
              </w:r>
            </w:del>
          </w:p>
          <w:p w14:paraId="0D74E420" w14:textId="77777777" w:rsidR="008166CF" w:rsidRDefault="00000000">
            <w:pPr>
              <w:spacing w:before="7" w:line="223" w:lineRule="exact"/>
              <w:rPr>
                <w:del w16du:dateUtc="2026-07-07T18:18:00Z" w:author="Author" w:date="2026-07-07T20:18:00Z" w:id="19595"/>
                <w:color w:val="000000"/>
                <w:sz w:val="20"/>
              </w:rPr>
            </w:pPr>
            <w:del w16du:dateUtc="2026-07-07T18:18:00Z" w:author="Author" w:date="2026-07-07T20:18:00Z" w:id="19596">
              <w:r>
                <w:rPr>
                  <w:color w:val="000000"/>
                  <w:spacing w:val="9"/>
                  <w:sz w:val="20"/>
                </w:rPr>
                <w:delText>Priority</w:delText>
              </w:r>
              <w:r>
                <w:rPr>
                  <w:color w:val="000000"/>
                  <w:spacing w:val="1387"/>
                  <w:sz w:val="20"/>
                </w:rPr>
                <w:delText xml:space="preserve"> </w:delText>
              </w:r>
            </w:del>
            <w:moveFromRangeStart w:author="Author" w:date="2026-07-07T20:18:00Z" w:id="19597" w:name="move234347937"/>
            <w:moveFrom w16du:dateUtc="2026-07-07T18:18:00Z" w:author="Author" w:date="2026-07-07T20:18:00Z" w:id="19598">
              <w:r>
                <w:rPr>
                  <w:color w:val="000000"/>
                  <w:spacing w:val="2"/>
                  <w:sz w:val="20"/>
                </w:rPr>
                <w:t>Adipiscing</w:t>
              </w:r>
            </w:moveFrom>
            <w:moveFromRangeEnd w:id="19597"/>
          </w:p>
        </w:tc>
        <w:tc>
          <w:tcPr>
            <w:tcW w:type="dxa" w:w="20"/>
          </w:tcPr>
          <w:p w14:paraId="5860593E" w14:textId="77777777" w:rsidR="008166CF" w:rsidRDefault="008166CF">
            <w:pPr>
              <w:spacing w:line="0" w:lineRule="atLeast"/>
              <w:rPr>
                <w:del w16du:dateUtc="2026-07-07T18:18:00Z" w:author="Author" w:date="2026-07-07T20:18:00Z" w:id="19599"/>
                <w:color w:val="000000"/>
                <w:sz w:val="20"/>
              </w:rPr>
            </w:pPr>
          </w:p>
        </w:tc>
        <w:tc>
          <w:tcPr>
            <w:tcW w:type="dxa" w:w="975"/>
            <w:gridSpan w:val="3"/>
          </w:tcPr>
          <w:p w14:paraId="034C9384" w14:textId="77777777" w:rsidR="008166CF" w:rsidRDefault="00000000">
            <w:pPr>
              <w:spacing w:line="223" w:lineRule="exact"/>
              <w:rPr>
                <w:del w16du:dateUtc="2026-07-07T18:18:00Z" w:author="Author" w:date="2026-07-07T20:18:00Z" w:id="19600"/>
                <w:color w:val="000000"/>
                <w:sz w:val="20"/>
              </w:rPr>
            </w:pPr>
            <w:del w16du:dateUtc="2026-07-07T18:18:00Z" w:author="Author" w:date="2026-07-07T20:18:00Z" w:id="19601">
              <w:r>
                <w:rPr>
                  <w:color w:val="000000"/>
                  <w:spacing w:val="3"/>
                  <w:sz w:val="20"/>
                </w:rPr>
                <w:delText>Level</w:delText>
              </w:r>
              <w:r>
                <w:rPr>
                  <w:color w:val="000000"/>
                  <w:spacing w:val="-3"/>
                  <w:sz w:val="20"/>
                </w:rPr>
                <w:delText xml:space="preserve"> </w:delText>
              </w:r>
              <w:r>
                <w:rPr>
                  <w:color w:val="000000"/>
                  <w:sz w:val="20"/>
                </w:rPr>
                <w:delText>of</w:delText>
              </w:r>
            </w:del>
          </w:p>
          <w:p w14:paraId="2BC3E953" w14:textId="77777777" w:rsidR="008166CF" w:rsidRDefault="00000000">
            <w:pPr>
              <w:spacing w:line="230" w:lineRule="exact"/>
              <w:rPr>
                <w:del w16du:dateUtc="2026-07-07T18:18:00Z" w:author="Author" w:date="2026-07-07T20:18:00Z" w:id="19602"/>
                <w:color w:val="000000"/>
                <w:sz w:val="20"/>
              </w:rPr>
            </w:pPr>
            <w:del w16du:dateUtc="2026-07-07T18:18:00Z" w:author="Author" w:date="2026-07-07T20:18:00Z" w:id="19603">
              <w:r>
                <w:rPr>
                  <w:color w:val="000000"/>
                  <w:spacing w:val="31"/>
                  <w:sz w:val="20"/>
                </w:rPr>
                <w:delText xml:space="preserve"> </w:delText>
              </w:r>
              <w:r>
                <w:rPr>
                  <w:color w:val="000000"/>
                  <w:spacing w:val="7"/>
                  <w:sz w:val="20"/>
                </w:rPr>
                <w:delText>Effort</w:delText>
              </w:r>
            </w:del>
          </w:p>
        </w:tc>
        <w:tc>
          <w:tcPr>
            <w:tcW w:type="dxa" w:w="20"/>
          </w:tcPr>
          <w:p w14:paraId="15DADBBD" w14:textId="77777777" w:rsidR="008166CF" w:rsidRDefault="008166CF">
            <w:pPr>
              <w:spacing w:line="0" w:lineRule="atLeast"/>
              <w:rPr>
                <w:del w16du:dateUtc="2026-07-07T18:18:00Z" w:author="Author" w:date="2026-07-07T20:18:00Z" w:id="19604"/>
                <w:color w:val="000000"/>
                <w:sz w:val="20"/>
              </w:rPr>
            </w:pPr>
          </w:p>
        </w:tc>
        <w:tc>
          <w:tcPr>
            <w:tcW w:type="dxa" w:w="894"/>
          </w:tcPr>
          <w:p w14:paraId="082CB030" w14:textId="77777777" w:rsidR="008166CF" w:rsidRDefault="00000000">
            <w:pPr>
              <w:spacing w:line="223" w:lineRule="exact"/>
              <w:ind w:left="139"/>
              <w:rPr>
                <w:del w16du:dateUtc="2026-07-07T18:18:00Z" w:author="Author" w:date="2026-07-07T20:18:00Z" w:id="19605"/>
                <w:color w:val="000000"/>
                <w:sz w:val="20"/>
              </w:rPr>
            </w:pPr>
            <w:del w16du:dateUtc="2026-07-07T18:18:00Z" w:author="Author" w:date="2026-07-07T20:18:00Z" w:id="19606">
              <w:r>
                <w:rPr>
                  <w:color w:val="000000"/>
                  <w:spacing w:val="7"/>
                  <w:sz w:val="20"/>
                </w:rPr>
                <w:delText>Initial</w:delText>
              </w:r>
            </w:del>
          </w:p>
          <w:p w14:paraId="356FE2B3" w14:textId="77777777" w:rsidR="008166CF" w:rsidRDefault="00000000">
            <w:pPr>
              <w:spacing w:before="9" w:line="221" w:lineRule="exact"/>
              <w:rPr>
                <w:del w16du:dateUtc="2026-07-07T18:18:00Z" w:author="Author" w:date="2026-07-07T20:18:00Z" w:id="19607"/>
                <w:color w:val="000000"/>
                <w:sz w:val="20"/>
                <w:u w:val="single"/>
              </w:rPr>
            </w:pPr>
            <w:del w16du:dateUtc="2026-07-07T18:18:00Z" w:author="Author" w:date="2026-07-07T20:18:00Z" w:id="19608">
              <w:r>
                <w:rPr>
                  <w:color w:val="000000"/>
                  <w:spacing w:val="5"/>
                  <w:sz w:val="20"/>
                  <w:u w:val="single"/>
                </w:rPr>
                <w:delText>Response</w:delText>
              </w:r>
            </w:del>
          </w:p>
        </w:tc>
        <w:tc>
          <w:tcPr>
            <w:tcW w:type="dxa" w:w="20"/>
          </w:tcPr>
          <w:p w14:paraId="2058CEE3" w14:textId="77777777" w:rsidR="008166CF" w:rsidRDefault="008166CF">
            <w:pPr>
              <w:spacing w:line="0" w:lineRule="atLeast"/>
              <w:rPr>
                <w:del w16du:dateUtc="2026-07-07T18:18:00Z" w:author="Author" w:date="2026-07-07T20:18:00Z" w:id="19609"/>
                <w:color w:val="000000"/>
                <w:sz w:val="20"/>
                <w:u w:val="single"/>
              </w:rPr>
            </w:pPr>
          </w:p>
        </w:tc>
        <w:tc>
          <w:tcPr>
            <w:tcW w:type="dxa" w:w="1211"/>
            <w:gridSpan w:val="3"/>
          </w:tcPr>
          <w:p w14:paraId="0A05967C" w14:textId="77777777" w:rsidR="008166CF" w:rsidRDefault="00000000">
            <w:pPr>
              <w:spacing w:line="223" w:lineRule="exact"/>
              <w:ind w:left="189"/>
              <w:rPr>
                <w:del w16du:dateUtc="2026-07-07T18:18:00Z" w:author="Author" w:date="2026-07-07T20:18:00Z" w:id="19610"/>
                <w:color w:val="000000"/>
                <w:sz w:val="20"/>
              </w:rPr>
            </w:pPr>
            <w:del w16du:dateUtc="2026-07-07T18:18:00Z" w:author="Author" w:date="2026-07-07T20:18:00Z" w:id="19611">
              <w:r>
                <w:rPr>
                  <w:color w:val="000000"/>
                  <w:spacing w:val="4"/>
                  <w:sz w:val="20"/>
                </w:rPr>
                <w:delText>Service</w:delText>
              </w:r>
            </w:del>
          </w:p>
          <w:p w14:paraId="136AD97C" w14:textId="77777777" w:rsidR="008166CF" w:rsidRDefault="00000000">
            <w:pPr>
              <w:spacing w:before="9" w:line="221" w:lineRule="exact"/>
              <w:rPr>
                <w:del w16du:dateUtc="2026-07-07T18:18:00Z" w:author="Author" w:date="2026-07-07T20:18:00Z" w:id="19612"/>
                <w:color w:val="000000"/>
                <w:sz w:val="20"/>
                <w:u w:val="single"/>
              </w:rPr>
            </w:pPr>
            <w:del w16du:dateUtc="2026-07-07T18:18:00Z" w:author="Author" w:date="2026-07-07T20:18:00Z" w:id="19613">
              <w:r>
                <w:rPr>
                  <w:color w:val="000000"/>
                  <w:spacing w:val="7"/>
                  <w:sz w:val="20"/>
                  <w:u w:val="single"/>
                </w:rPr>
                <w:delText>Restoration</w:delText>
              </w:r>
            </w:del>
          </w:p>
        </w:tc>
        <w:tc>
          <w:tcPr>
            <w:tcW w:type="dxa" w:w="20"/>
          </w:tcPr>
          <w:p w14:paraId="052613A3" w14:textId="77777777" w:rsidR="008166CF" w:rsidRDefault="008166CF">
            <w:pPr>
              <w:spacing w:line="0" w:lineRule="atLeast"/>
              <w:rPr>
                <w:del w16du:dateUtc="2026-07-07T18:18:00Z" w:author="Author" w:date="2026-07-07T20:18:00Z" w:id="19614"/>
                <w:color w:val="000000"/>
                <w:sz w:val="20"/>
                <w:u w:val="single"/>
              </w:rPr>
            </w:pPr>
          </w:p>
        </w:tc>
        <w:tc>
          <w:tcPr>
            <w:tcW w:type="dxa" w:w="781"/>
          </w:tcPr>
          <w:p w14:paraId="20CC006D" w14:textId="77777777" w:rsidR="008166CF" w:rsidRDefault="00000000">
            <w:pPr>
              <w:spacing w:line="223" w:lineRule="exact"/>
              <w:ind w:left="83"/>
              <w:rPr>
                <w:del w16du:dateUtc="2026-07-07T18:18:00Z" w:author="Author" w:date="2026-07-07T20:18:00Z" w:id="19615"/>
                <w:color w:val="000000"/>
                <w:sz w:val="20"/>
              </w:rPr>
            </w:pPr>
            <w:del w16du:dateUtc="2026-07-07T18:18:00Z" w:author="Author" w:date="2026-07-07T20:18:00Z" w:id="19616">
              <w:r>
                <w:rPr>
                  <w:color w:val="000000"/>
                  <w:spacing w:val="9"/>
                  <w:sz w:val="20"/>
                </w:rPr>
                <w:delText>Status</w:delText>
              </w:r>
            </w:del>
          </w:p>
          <w:p w14:paraId="4D390F84" w14:textId="77777777" w:rsidR="008166CF" w:rsidRDefault="00000000">
            <w:pPr>
              <w:spacing w:before="7" w:line="223" w:lineRule="exact"/>
              <w:rPr>
                <w:del w16du:dateUtc="2026-07-07T18:18:00Z" w:author="Author" w:date="2026-07-07T20:18:00Z" w:id="19617"/>
                <w:color w:val="000000"/>
                <w:sz w:val="20"/>
              </w:rPr>
            </w:pPr>
            <w:del w16du:dateUtc="2026-07-07T18:18:00Z" w:author="Author" w:date="2026-07-07T20:18:00Z" w:id="19618">
              <w:r>
                <w:rPr>
                  <w:color w:val="000000"/>
                  <w:spacing w:val="7"/>
                  <w:sz w:val="20"/>
                </w:rPr>
                <w:delText>Updates</w:delText>
              </w:r>
            </w:del>
          </w:p>
        </w:tc>
      </w:tr>
      <w:tr w14:paraId="18B5EDEF" w14:textId="77777777" w:rsidR="008166CF">
        <w:tblPrEx>
          <w:tblCellMar>
            <w:left w:type="dxa" w:w="0"/>
            <w:right w:type="dxa" w:w="0"/>
          </w:tblCellMar>
        </w:tblPrEx>
        <w:trPr>
          <w:trHeight w:val="1962"/>
          <w:del w16du:dateUtc="2026-07-07T18:18:00Z" w:author="Author" w:date="2026-07-07T20:18:00Z" w:id="19619"/>
        </w:trPr>
        <w:tc>
          <w:tcPr>
            <w:tcW w:type="dxa" w:w="1156"/>
            <w:gridSpan w:val="2"/>
          </w:tcPr>
          <w:p w14:paraId="43244664" w14:textId="77777777" w:rsidR="008166CF" w:rsidRDefault="008166CF">
            <w:pPr>
              <w:spacing w:line="0" w:lineRule="atLeast"/>
              <w:rPr>
                <w:del w16du:dateUtc="2026-07-07T18:18:00Z" w:author="Author" w:date="2026-07-07T20:18:00Z" w:id="19620"/>
                <w:color w:val="000000"/>
                <w:sz w:val="20"/>
              </w:rPr>
            </w:pPr>
          </w:p>
        </w:tc>
        <w:tc>
          <w:tcPr>
            <w:tcW w:type="dxa" w:w="605"/>
          </w:tcPr>
          <w:p w14:paraId="61AD3268" w14:textId="77777777" w:rsidR="008166CF" w:rsidRDefault="00000000">
            <w:pPr>
              <w:spacing w:before="830" w:line="202" w:lineRule="exact"/>
              <w:rPr>
                <w:del w16du:dateUtc="2026-07-07T18:18:00Z" w:author="Author" w:date="2026-07-07T20:18:00Z" w:id="19621"/>
                <w:color w:val="000000"/>
                <w:sz w:val="18"/>
              </w:rPr>
            </w:pPr>
            <w:del w16du:dateUtc="2026-07-07T18:18:00Z" w:author="Author" w:date="2026-07-07T20:18:00Z" w:id="19622">
              <w:r>
                <w:rPr>
                  <w:color w:val="000000"/>
                  <w:sz w:val="18"/>
                </w:rPr>
                <w:delText>1</w:delText>
              </w:r>
            </w:del>
          </w:p>
        </w:tc>
        <w:tc>
          <w:tcPr>
            <w:tcW w:type="dxa" w:w="20"/>
          </w:tcPr>
          <w:p w14:paraId="4C73B5F1" w14:textId="77777777" w:rsidR="008166CF" w:rsidRDefault="008166CF">
            <w:pPr>
              <w:spacing w:line="0" w:lineRule="atLeast"/>
              <w:rPr>
                <w:del w16du:dateUtc="2026-07-07T18:18:00Z" w:author="Author" w:date="2026-07-07T20:18:00Z" w:id="19623"/>
                <w:color w:val="000000"/>
                <w:sz w:val="18"/>
              </w:rPr>
            </w:pPr>
          </w:p>
        </w:tc>
        <w:tc>
          <w:tcPr>
            <w:tcW w:type="dxa" w:w="3398"/>
          </w:tcPr>
          <w:p w14:paraId="0E17C98D" w14:textId="77777777" w:rsidR="008166CF" w:rsidRDefault="00000000">
            <w:pPr>
              <w:spacing w:line="202" w:lineRule="exact"/>
              <w:rPr>
                <w:moveFrom w16du:dateUtc="2026-07-07T18:18:00Z" w:author="Author" w:date="2026-07-07T20:18:00Z" w:id="19624"/>
                <w:color w:val="000000"/>
                <w:sz w:val="18"/>
              </w:rPr>
            </w:pPr>
            <w:moveFromRangeStart w:author="Author" w:date="2026-07-07T20:18:00Z" w:id="19625" w:name="move234347938"/>
            <w:moveFrom w16du:dateUtc="2026-07-07T18:18:00Z" w:author="Author" w:date="2026-07-07T20:18:00Z" w:id="19626">
              <w:r>
                <w:rPr>
                  <w:color w:val="000000"/>
                  <w:sz w:val="18"/>
                </w:rPr>
                <w:t>Elit sed do eiusmod tempor incididunt:</w:t>
              </w:r>
            </w:moveFrom>
          </w:p>
          <w:moveFromRangeEnd w:id="19625"/>
          <w:p w14:paraId="419BE862" w14:textId="77777777" w:rsidR="008166CF" w:rsidRDefault="00000000">
            <w:pPr>
              <w:spacing w:line="207" w:lineRule="exact"/>
              <w:rPr>
                <w:del w16du:dateUtc="2026-07-07T18:18:00Z" w:author="Author" w:date="2026-07-07T20:18:00Z" w:id="19627"/>
                <w:color w:val="000000"/>
                <w:sz w:val="18"/>
              </w:rPr>
            </w:pPr>
            <w:del w16du:dateUtc="2026-07-07T18:18:00Z" w:author="Author" w:date="2026-07-07T20:18:00Z" w:id="19628">
              <w:r>
                <w:rPr>
                  <w:color w:val="000000"/>
                  <w:sz w:val="18"/>
                </w:rPr>
                <w:delText>(i) renders the Walter SaaS Services or</w:delText>
              </w:r>
              <w:r>
                <w:rPr>
                  <w:color w:val="000000"/>
                  <w:spacing w:val="1"/>
                  <w:sz w:val="18"/>
                </w:rPr>
                <w:delText xml:space="preserve"> </w:delText>
              </w:r>
              <w:r>
                <w:rPr>
                  <w:color w:val="000000"/>
                  <w:sz w:val="18"/>
                </w:rPr>
                <w:delText>any</w:delText>
              </w:r>
            </w:del>
          </w:p>
          <w:p w14:paraId="152EE05B" w14:textId="77777777" w:rsidR="008166CF" w:rsidRDefault="00000000">
            <w:pPr>
              <w:spacing w:line="207" w:lineRule="exact"/>
              <w:rPr>
                <w:del w16du:dateUtc="2026-07-07T18:18:00Z" w:author="Author" w:date="2026-07-07T20:18:00Z" w:id="19629"/>
                <w:color w:val="000000"/>
                <w:sz w:val="18"/>
              </w:rPr>
            </w:pPr>
            <w:del w16du:dateUtc="2026-07-07T18:18:00Z" w:author="Author" w:date="2026-07-07T20:18:00Z" w:id="19630">
              <w:r>
                <w:rPr>
                  <w:color w:val="000000"/>
                  <w:sz w:val="18"/>
                </w:rPr>
                <w:delText>material functionality therein inoperative</w:delText>
              </w:r>
            </w:del>
          </w:p>
          <w:p w14:paraId="4261B3FD" w14:textId="77777777" w:rsidR="008166CF" w:rsidRDefault="00000000">
            <w:pPr>
              <w:spacing w:line="207" w:lineRule="exact"/>
              <w:rPr>
                <w:del w16du:dateUtc="2026-07-07T18:18:00Z" w:author="Author" w:date="2026-07-07T20:18:00Z" w:id="19631"/>
                <w:color w:val="000000"/>
                <w:sz w:val="18"/>
              </w:rPr>
            </w:pPr>
            <w:del w16du:dateUtc="2026-07-07T18:18:00Z" w:author="Author" w:date="2026-07-07T20:18:00Z" w:id="19632">
              <w:r>
                <w:rPr>
                  <w:color w:val="000000"/>
                  <w:sz w:val="18"/>
                </w:rPr>
                <w:delText>(incl. impaired use, data loss/corruption); (ii)</w:delText>
              </w:r>
            </w:del>
          </w:p>
          <w:p w14:paraId="3942BBD7" w14:textId="77777777" w:rsidR="008166CF" w:rsidRDefault="00000000">
            <w:pPr>
              <w:spacing w:line="207" w:lineRule="exact"/>
              <w:rPr>
                <w:del w16du:dateUtc="2026-07-07T18:18:00Z" w:author="Author" w:date="2026-07-07T20:18:00Z" w:id="19633"/>
                <w:color w:val="000000"/>
                <w:sz w:val="18"/>
              </w:rPr>
            </w:pPr>
            <w:del w16du:dateUtc="2026-07-07T18:18:00Z" w:author="Author" w:date="2026-07-07T20:18:00Z" w:id="19634">
              <w:r>
                <w:rPr>
                  <w:color w:val="000000"/>
                  <w:sz w:val="18"/>
                </w:rPr>
                <w:delText>causes the mean Walter SaaS Services</w:delText>
              </w:r>
            </w:del>
          </w:p>
          <w:p w14:paraId="502CF328" w14:textId="77777777" w:rsidR="008166CF" w:rsidRDefault="00000000">
            <w:pPr>
              <w:spacing w:line="207" w:lineRule="exact"/>
              <w:rPr>
                <w:del w16du:dateUtc="2026-07-07T18:18:00Z" w:author="Author" w:date="2026-07-07T20:18:00Z" w:id="19635"/>
                <w:color w:val="000000"/>
                <w:sz w:val="18"/>
              </w:rPr>
            </w:pPr>
            <w:del w16du:dateUtc="2026-07-07T18:18:00Z" w:author="Author" w:date="2026-07-07T20:18:00Z" w:id="19636">
              <w:r>
                <w:rPr>
                  <w:color w:val="000000"/>
                  <w:sz w:val="18"/>
                </w:rPr>
                <w:delText>response time to exceed 25 seconds; or (iii)</w:delText>
              </w:r>
            </w:del>
          </w:p>
          <w:p w14:paraId="67792D61" w14:textId="77777777" w:rsidR="008166CF" w:rsidRDefault="00000000">
            <w:pPr>
              <w:spacing w:line="207" w:lineRule="exact"/>
              <w:rPr>
                <w:del w16du:dateUtc="2026-07-07T18:18:00Z" w:author="Author" w:date="2026-07-07T20:18:00Z" w:id="19637"/>
                <w:color w:val="000000"/>
                <w:sz w:val="18"/>
              </w:rPr>
            </w:pPr>
            <w:del w16du:dateUtc="2026-07-07T18:18:00Z" w:author="Author" w:date="2026-07-07T20:18:00Z" w:id="19638">
              <w:r>
                <w:rPr>
                  <w:color w:val="000000"/>
                  <w:sz w:val="18"/>
                </w:rPr>
                <w:delText>results in unavailability of Walter’s</w:delText>
              </w:r>
            </w:del>
          </w:p>
          <w:p w14:paraId="2ECED900" w14:textId="77777777" w:rsidR="008166CF" w:rsidRDefault="00000000">
            <w:pPr>
              <w:spacing w:line="207" w:lineRule="exact"/>
              <w:rPr>
                <w:del w16du:dateUtc="2026-07-07T18:18:00Z" w:author="Author" w:date="2026-07-07T20:18:00Z" w:id="19639"/>
                <w:color w:val="000000"/>
                <w:sz w:val="18"/>
              </w:rPr>
            </w:pPr>
            <w:del w16du:dateUtc="2026-07-07T18:18:00Z" w:author="Author" w:date="2026-07-07T20:18:00Z" w:id="19640">
              <w:r>
                <w:rPr>
                  <w:color w:val="000000"/>
                  <w:sz w:val="18"/>
                </w:rPr>
                <w:delText>application programming interface (where</w:delText>
              </w:r>
            </w:del>
          </w:p>
          <w:p w14:paraId="5067AB04" w14:textId="77777777" w:rsidR="008166CF" w:rsidRDefault="00000000">
            <w:pPr>
              <w:spacing w:line="207" w:lineRule="exact"/>
              <w:rPr>
                <w:del w16du:dateUtc="2026-07-07T18:18:00Z" w:author="Author" w:date="2026-07-07T20:18:00Z" w:id="19641"/>
                <w:color w:val="000000"/>
                <w:sz w:val="18"/>
              </w:rPr>
            </w:pPr>
            <w:del w16du:dateUtc="2026-07-07T18:18:00Z" w:author="Author" w:date="2026-07-07T20:18:00Z" w:id="19642">
              <w:r>
                <w:rPr>
                  <w:color w:val="000000"/>
                  <w:sz w:val="18"/>
                </w:rPr>
                <w:delText>applicable).</w:delText>
              </w:r>
            </w:del>
          </w:p>
        </w:tc>
        <w:tc>
          <w:tcPr>
            <w:tcW w:type="dxa" w:w="20"/>
          </w:tcPr>
          <w:p w14:paraId="3418A660" w14:textId="77777777" w:rsidR="008166CF" w:rsidRDefault="008166CF">
            <w:pPr>
              <w:spacing w:line="0" w:lineRule="atLeast"/>
              <w:rPr>
                <w:del w16du:dateUtc="2026-07-07T18:18:00Z" w:author="Author" w:date="2026-07-07T20:18:00Z" w:id="19643"/>
                <w:color w:val="000000"/>
                <w:sz w:val="18"/>
              </w:rPr>
            </w:pPr>
          </w:p>
        </w:tc>
        <w:tc>
          <w:tcPr>
            <w:tcW w:type="dxa" w:w="1137"/>
            <w:gridSpan w:val="3"/>
          </w:tcPr>
          <w:p w14:paraId="30B37643" w14:textId="77777777" w:rsidR="008166CF" w:rsidRDefault="00000000">
            <w:pPr>
              <w:spacing w:line="202" w:lineRule="exact"/>
              <w:rPr>
                <w:del w16du:dateUtc="2026-07-07T18:18:00Z" w:author="Author" w:date="2026-07-07T20:18:00Z" w:id="19644"/>
                <w:color w:val="000000"/>
                <w:sz w:val="18"/>
              </w:rPr>
            </w:pPr>
            <w:del w16du:dateUtc="2026-07-07T18:18:00Z" w:author="Author" w:date="2026-07-07T20:18:00Z" w:id="19645">
              <w:r>
                <w:rPr>
                  <w:color w:val="000000"/>
                  <w:sz w:val="18"/>
                </w:rPr>
                <w:delText>Continuous</w:delText>
              </w:r>
            </w:del>
          </w:p>
          <w:p w14:paraId="6FCCA375" w14:textId="77777777" w:rsidR="008166CF" w:rsidRDefault="00000000">
            <w:pPr>
              <w:spacing w:line="206" w:lineRule="exact"/>
              <w:rPr>
                <w:del w16du:dateUtc="2026-07-07T18:18:00Z" w:author="Author" w:date="2026-07-07T20:18:00Z" w:id="19646"/>
                <w:color w:val="000000"/>
                <w:sz w:val="18"/>
              </w:rPr>
            </w:pPr>
            <w:del w16du:dateUtc="2026-07-07T18:18:00Z" w:author="Author" w:date="2026-07-07T20:18:00Z" w:id="19647">
              <w:r>
                <w:rPr>
                  <w:color w:val="000000"/>
                  <w:sz w:val="18"/>
                </w:rPr>
                <w:delText>best efforts,</w:delText>
              </w:r>
            </w:del>
          </w:p>
          <w:p w14:paraId="18A7A569" w14:textId="77777777" w:rsidR="008166CF" w:rsidRDefault="00000000">
            <w:pPr>
              <w:spacing w:line="206" w:lineRule="exact"/>
              <w:rPr>
                <w:del w16du:dateUtc="2026-07-07T18:18:00Z" w:author="Author" w:date="2026-07-07T20:18:00Z" w:id="19648"/>
                <w:color w:val="000000"/>
                <w:sz w:val="18"/>
              </w:rPr>
            </w:pPr>
            <w:del w16du:dateUtc="2026-07-07T18:18:00Z" w:author="Author" w:date="2026-07-07T20:18:00Z" w:id="19649">
              <w:r>
                <w:rPr>
                  <w:color w:val="000000"/>
                  <w:sz w:val="18"/>
                </w:rPr>
                <w:delText>24 hours per</w:delText>
              </w:r>
            </w:del>
          </w:p>
          <w:p w14:paraId="728161D1" w14:textId="77777777" w:rsidR="008166CF" w:rsidRDefault="00000000">
            <w:pPr>
              <w:spacing w:line="206" w:lineRule="exact"/>
              <w:rPr>
                <w:del w16du:dateUtc="2026-07-07T18:18:00Z" w:author="Author" w:date="2026-07-07T20:18:00Z" w:id="19650"/>
                <w:color w:val="000000"/>
                <w:sz w:val="18"/>
              </w:rPr>
            </w:pPr>
            <w:del w16du:dateUtc="2026-07-07T18:18:00Z" w:author="Author" w:date="2026-07-07T20:18:00Z" w:id="19651">
              <w:r>
                <w:rPr>
                  <w:color w:val="000000"/>
                  <w:sz w:val="18"/>
                </w:rPr>
                <w:delText>day, 7 days</w:delText>
              </w:r>
            </w:del>
          </w:p>
          <w:p w14:paraId="6892835D" w14:textId="77777777" w:rsidR="008166CF" w:rsidRDefault="00000000">
            <w:pPr>
              <w:spacing w:line="206" w:lineRule="exact"/>
              <w:rPr>
                <w:del w16du:dateUtc="2026-07-07T18:18:00Z" w:author="Author" w:date="2026-07-07T20:18:00Z" w:id="19652"/>
                <w:color w:val="000000"/>
                <w:sz w:val="18"/>
              </w:rPr>
            </w:pPr>
            <w:del w16du:dateUtc="2026-07-07T18:18:00Z" w:author="Author" w:date="2026-07-07T20:18:00Z" w:id="19653">
              <w:r>
                <w:rPr>
                  <w:color w:val="000000"/>
                  <w:sz w:val="18"/>
                </w:rPr>
                <w:delText>per week.</w:delText>
              </w:r>
            </w:del>
          </w:p>
        </w:tc>
        <w:tc>
          <w:tcPr>
            <w:tcW w:type="dxa" w:w="20"/>
          </w:tcPr>
          <w:p w14:paraId="57C66AF7" w14:textId="77777777" w:rsidR="008166CF" w:rsidRDefault="008166CF">
            <w:pPr>
              <w:spacing w:line="0" w:lineRule="atLeast"/>
              <w:rPr>
                <w:del w16du:dateUtc="2026-07-07T18:18:00Z" w:author="Author" w:date="2026-07-07T20:18:00Z" w:id="19654"/>
                <w:color w:val="000000"/>
                <w:sz w:val="18"/>
              </w:rPr>
            </w:pPr>
          </w:p>
        </w:tc>
        <w:tc>
          <w:tcPr>
            <w:tcW w:type="dxa" w:w="926"/>
            <w:gridSpan w:val="3"/>
          </w:tcPr>
          <w:p w14:paraId="720259F2" w14:textId="77777777" w:rsidR="008166CF" w:rsidRDefault="00000000">
            <w:pPr>
              <w:spacing w:line="202" w:lineRule="exact"/>
              <w:rPr>
                <w:del w16du:dateUtc="2026-07-07T18:18:00Z" w:author="Author" w:date="2026-07-07T20:18:00Z" w:id="19655"/>
                <w:color w:val="000000"/>
                <w:sz w:val="18"/>
              </w:rPr>
            </w:pPr>
            <w:del w16du:dateUtc="2026-07-07T18:18:00Z" w:author="Author" w:date="2026-07-07T20:18:00Z" w:id="19656">
              <w:r>
                <w:rPr>
                  <w:color w:val="000000"/>
                  <w:sz w:val="18"/>
                </w:rPr>
                <w:delText>Immediate,</w:delText>
              </w:r>
            </w:del>
          </w:p>
          <w:p w14:paraId="5F419F69" w14:textId="77777777" w:rsidR="008166CF" w:rsidRDefault="00000000">
            <w:pPr>
              <w:spacing w:line="206" w:lineRule="exact"/>
              <w:rPr>
                <w:del w16du:dateUtc="2026-07-07T18:18:00Z" w:author="Author" w:date="2026-07-07T20:18:00Z" w:id="19657"/>
                <w:color w:val="000000"/>
                <w:sz w:val="18"/>
              </w:rPr>
            </w:pPr>
            <w:del w16du:dateUtc="2026-07-07T18:18:00Z" w:author="Author" w:date="2026-07-07T20:18:00Z" w:id="19658">
              <w:r>
                <w:rPr>
                  <w:color w:val="000000"/>
                  <w:sz w:val="18"/>
                </w:rPr>
                <w:delText>but in no</w:delText>
              </w:r>
            </w:del>
          </w:p>
          <w:p w14:paraId="738D5AC7" w14:textId="77777777" w:rsidR="008166CF" w:rsidRDefault="00000000">
            <w:pPr>
              <w:spacing w:line="206" w:lineRule="exact"/>
              <w:rPr>
                <w:del w16du:dateUtc="2026-07-07T18:18:00Z" w:author="Author" w:date="2026-07-07T20:18:00Z" w:id="19659"/>
                <w:color w:val="000000"/>
                <w:sz w:val="18"/>
              </w:rPr>
            </w:pPr>
            <w:del w16du:dateUtc="2026-07-07T18:18:00Z" w:author="Author" w:date="2026-07-07T20:18:00Z" w:id="19660">
              <w:r>
                <w:rPr>
                  <w:color w:val="000000"/>
                  <w:sz w:val="18"/>
                </w:rPr>
                <w:delText>event to</w:delText>
              </w:r>
            </w:del>
          </w:p>
          <w:p w14:paraId="10E08A1E" w14:textId="77777777" w:rsidR="008166CF" w:rsidRDefault="00000000">
            <w:pPr>
              <w:spacing w:before="4" w:line="202" w:lineRule="exact"/>
              <w:rPr>
                <w:del w16du:dateUtc="2026-07-07T18:18:00Z" w:author="Author" w:date="2026-07-07T20:18:00Z" w:id="19661"/>
                <w:color w:val="000000"/>
                <w:sz w:val="18"/>
              </w:rPr>
            </w:pPr>
            <w:del w16du:dateUtc="2026-07-07T18:18:00Z" w:author="Author" w:date="2026-07-07T20:18:00Z" w:id="19662">
              <w:r>
                <w:rPr>
                  <w:color w:val="000000"/>
                  <w:sz w:val="18"/>
                </w:rPr>
                <w:delText>exceed 60</w:delText>
              </w:r>
            </w:del>
          </w:p>
          <w:p w14:paraId="111F641D" w14:textId="77777777" w:rsidR="008166CF" w:rsidRDefault="00000000">
            <w:pPr>
              <w:spacing w:line="206" w:lineRule="exact"/>
              <w:rPr>
                <w:del w16du:dateUtc="2026-07-07T18:18:00Z" w:author="Author" w:date="2026-07-07T20:18:00Z" w:id="19663"/>
                <w:color w:val="000000"/>
                <w:sz w:val="18"/>
              </w:rPr>
            </w:pPr>
            <w:del w16du:dateUtc="2026-07-07T18:18:00Z" w:author="Author" w:date="2026-07-07T20:18:00Z" w:id="19664">
              <w:r>
                <w:rPr>
                  <w:color w:val="000000"/>
                  <w:sz w:val="18"/>
                </w:rPr>
                <w:delText>minutes.</w:delText>
              </w:r>
            </w:del>
          </w:p>
        </w:tc>
        <w:tc>
          <w:tcPr>
            <w:tcW w:type="dxa" w:w="20"/>
          </w:tcPr>
          <w:p w14:paraId="7C505D63" w14:textId="77777777" w:rsidR="008166CF" w:rsidRDefault="008166CF">
            <w:pPr>
              <w:spacing w:line="0" w:lineRule="atLeast"/>
              <w:rPr>
                <w:del w16du:dateUtc="2026-07-07T18:18:00Z" w:author="Author" w:date="2026-07-07T20:18:00Z" w:id="19665"/>
                <w:color w:val="000000"/>
                <w:sz w:val="18"/>
              </w:rPr>
            </w:pPr>
          </w:p>
        </w:tc>
        <w:tc>
          <w:tcPr>
            <w:tcW w:type="dxa" w:w="1070"/>
          </w:tcPr>
          <w:p w14:paraId="321B894A" w14:textId="77777777" w:rsidR="008166CF" w:rsidRDefault="00000000">
            <w:pPr>
              <w:spacing w:line="202" w:lineRule="exact"/>
              <w:rPr>
                <w:moveFrom w16du:dateUtc="2026-07-07T18:18:00Z" w:author="Author" w:date="2026-07-07T20:18:00Z" w:id="19666"/>
                <w:color w:val="000000"/>
                <w:sz w:val="18"/>
              </w:rPr>
            </w:pPr>
            <w:moveFromRangeStart w:author="Author" w:date="2026-07-07T20:18:00Z" w:id="19667" w:name="move234347939"/>
            <w:moveFrom w16du:dateUtc="2026-07-07T18:18:00Z" w:author="Author" w:date="2026-07-07T20:18:00Z" w:id="19668">
              <w:r>
                <w:rPr>
                  <w:color w:val="000000"/>
                  <w:sz w:val="18"/>
                </w:rPr>
                <w:t>Ut labore</w:t>
              </w:r>
            </w:moveFrom>
          </w:p>
          <w:moveFromRangeEnd w:id="19667"/>
          <w:p w14:paraId="656EAC21" w14:textId="77777777" w:rsidR="008166CF" w:rsidRDefault="00000000">
            <w:pPr>
              <w:spacing w:before="67" w:line="202" w:lineRule="exact"/>
              <w:rPr>
                <w:del w16du:dateUtc="2026-07-07T18:18:00Z" w:author="Author" w:date="2026-07-07T20:18:00Z" w:id="19669"/>
                <w:color w:val="000000"/>
                <w:sz w:val="18"/>
              </w:rPr>
            </w:pPr>
            <w:del w16du:dateUtc="2026-07-07T18:18:00Z" w:author="Author" w:date="2026-07-07T20:18:00Z" w:id="19670">
              <w:r>
                <w:rPr>
                  <w:color w:val="000000"/>
                  <w:sz w:val="18"/>
                </w:rPr>
                <w:delText>A functional</w:delText>
              </w:r>
            </w:del>
          </w:p>
          <w:p w14:paraId="61CE5C6E" w14:textId="77777777" w:rsidR="008166CF" w:rsidRDefault="00000000">
            <w:pPr>
              <w:spacing w:line="206" w:lineRule="exact"/>
              <w:rPr>
                <w:del w16du:dateUtc="2026-07-07T18:18:00Z" w:author="Author" w:date="2026-07-07T20:18:00Z" w:id="19671"/>
                <w:color w:val="000000"/>
                <w:sz w:val="18"/>
              </w:rPr>
            </w:pPr>
            <w:del w16du:dateUtc="2026-07-07T18:18:00Z" w:author="Author" w:date="2026-07-07T20:18:00Z" w:id="19672">
              <w:r>
                <w:rPr>
                  <w:color w:val="000000"/>
                  <w:sz w:val="18"/>
                </w:rPr>
                <w:delText>work-around</w:delText>
              </w:r>
            </w:del>
          </w:p>
          <w:p w14:paraId="44BCDE1F" w14:textId="77777777" w:rsidR="008166CF" w:rsidRDefault="00000000">
            <w:pPr>
              <w:spacing w:line="206" w:lineRule="exact"/>
              <w:rPr>
                <w:del w16du:dateUtc="2026-07-07T18:18:00Z" w:author="Author" w:date="2026-07-07T20:18:00Z" w:id="19673"/>
                <w:color w:val="000000"/>
                <w:sz w:val="18"/>
              </w:rPr>
            </w:pPr>
            <w:del w16du:dateUtc="2026-07-07T18:18:00Z" w:author="Author" w:date="2026-07-07T20:18:00Z" w:id="19674">
              <w:r>
                <w:rPr>
                  <w:color w:val="000000"/>
                  <w:sz w:val="18"/>
                </w:rPr>
                <w:delText>is provided</w:delText>
              </w:r>
            </w:del>
          </w:p>
          <w:p w14:paraId="1CA23643" w14:textId="77777777" w:rsidR="008166CF" w:rsidRDefault="00000000">
            <w:pPr>
              <w:spacing w:before="4" w:line="202" w:lineRule="exact"/>
              <w:rPr>
                <w:del w16du:dateUtc="2026-07-07T18:18:00Z" w:author="Author" w:date="2026-07-07T20:18:00Z" w:id="19675"/>
                <w:color w:val="000000"/>
                <w:sz w:val="18"/>
              </w:rPr>
            </w:pPr>
            <w:del w16du:dateUtc="2026-07-07T18:18:00Z" w:author="Author" w:date="2026-07-07T20:18:00Z" w:id="19676">
              <w:r>
                <w:rPr>
                  <w:color w:val="000000"/>
                  <w:sz w:val="18"/>
                </w:rPr>
                <w:delText>and accepted.</w:delText>
              </w:r>
            </w:del>
          </w:p>
        </w:tc>
        <w:tc>
          <w:tcPr>
            <w:tcW w:type="dxa" w:w="20"/>
          </w:tcPr>
          <w:p w14:paraId="16086A81" w14:textId="77777777" w:rsidR="008166CF" w:rsidRDefault="008166CF">
            <w:pPr>
              <w:spacing w:line="0" w:lineRule="atLeast"/>
              <w:rPr>
                <w:del w16du:dateUtc="2026-07-07T18:18:00Z" w:author="Author" w:date="2026-07-07T20:18:00Z" w:id="19677"/>
                <w:color w:val="000000"/>
                <w:sz w:val="18"/>
              </w:rPr>
            </w:pPr>
          </w:p>
        </w:tc>
        <w:tc>
          <w:tcPr>
            <w:tcW w:type="dxa" w:w="1016"/>
            <w:gridSpan w:val="4"/>
          </w:tcPr>
          <w:p w14:paraId="5BEA9940" w14:textId="77777777" w:rsidR="008166CF" w:rsidRDefault="00000000">
            <w:pPr>
              <w:spacing w:line="202" w:lineRule="exact"/>
              <w:rPr>
                <w:del w16du:dateUtc="2026-07-07T18:18:00Z" w:author="Author" w:date="2026-07-07T20:18:00Z" w:id="19678"/>
                <w:color w:val="000000"/>
                <w:sz w:val="18"/>
              </w:rPr>
            </w:pPr>
            <w:del w16du:dateUtc="2026-07-07T18:18:00Z" w:author="Author" w:date="2026-07-07T20:18:00Z" w:id="19679">
              <w:r>
                <w:rPr>
                  <w:color w:val="000000"/>
                  <w:sz w:val="18"/>
                </w:rPr>
                <w:delText>Every hour</w:delText>
              </w:r>
            </w:del>
          </w:p>
          <w:p w14:paraId="5206038A" w14:textId="77777777" w:rsidR="008166CF" w:rsidRDefault="00000000">
            <w:pPr>
              <w:spacing w:line="206" w:lineRule="exact"/>
              <w:rPr>
                <w:del w16du:dateUtc="2026-07-07T18:18:00Z" w:author="Author" w:date="2026-07-07T20:18:00Z" w:id="19680"/>
                <w:color w:val="000000"/>
                <w:sz w:val="18"/>
              </w:rPr>
            </w:pPr>
            <w:del w16du:dateUtc="2026-07-07T18:18:00Z" w:author="Author" w:date="2026-07-07T20:18:00Z" w:id="19681">
              <w:r>
                <w:rPr>
                  <w:color w:val="000000"/>
                  <w:sz w:val="18"/>
                </w:rPr>
                <w:delText>until a</w:delText>
              </w:r>
            </w:del>
          </w:p>
          <w:p w14:paraId="4BC2B66D" w14:textId="77777777" w:rsidR="008166CF" w:rsidRDefault="00000000">
            <w:pPr>
              <w:spacing w:before="4" w:line="202" w:lineRule="exact"/>
              <w:rPr>
                <w:del w16du:dateUtc="2026-07-07T18:18:00Z" w:author="Author" w:date="2026-07-07T20:18:00Z" w:id="19682"/>
                <w:color w:val="000000"/>
                <w:sz w:val="18"/>
              </w:rPr>
            </w:pPr>
            <w:del w16du:dateUtc="2026-07-07T18:18:00Z" w:author="Author" w:date="2026-07-07T20:18:00Z" w:id="19683">
              <w:r>
                <w:rPr>
                  <w:color w:val="000000"/>
                  <w:sz w:val="18"/>
                </w:rPr>
                <w:delText>service</w:delText>
              </w:r>
            </w:del>
          </w:p>
          <w:p w14:paraId="07DD3FA7" w14:textId="77777777" w:rsidR="008166CF" w:rsidRDefault="00000000">
            <w:pPr>
              <w:spacing w:before="4" w:line="202" w:lineRule="exact"/>
              <w:rPr>
                <w:del w16du:dateUtc="2026-07-07T18:18:00Z" w:author="Author" w:date="2026-07-07T20:18:00Z" w:id="19684"/>
                <w:color w:val="000000"/>
                <w:sz w:val="18"/>
              </w:rPr>
            </w:pPr>
            <w:del w16du:dateUtc="2026-07-07T18:18:00Z" w:author="Author" w:date="2026-07-07T20:18:00Z" w:id="19685">
              <w:r>
                <w:rPr>
                  <w:color w:val="000000"/>
                  <w:sz w:val="18"/>
                </w:rPr>
                <w:delText>restoration is</w:delText>
              </w:r>
            </w:del>
          </w:p>
          <w:p w14:paraId="4DDFAB28" w14:textId="77777777" w:rsidR="008166CF" w:rsidRDefault="00000000">
            <w:pPr>
              <w:spacing w:line="206" w:lineRule="exact"/>
              <w:rPr>
                <w:del w16du:dateUtc="2026-07-07T18:18:00Z" w:author="Author" w:date="2026-07-07T20:18:00Z" w:id="19686"/>
                <w:color w:val="000000"/>
                <w:sz w:val="18"/>
              </w:rPr>
            </w:pPr>
            <w:del w16du:dateUtc="2026-07-07T18:18:00Z" w:author="Author" w:date="2026-07-07T20:18:00Z" w:id="19687">
              <w:r>
                <w:rPr>
                  <w:color w:val="000000"/>
                  <w:sz w:val="18"/>
                </w:rPr>
                <w:delText>provided.</w:delText>
              </w:r>
            </w:del>
          </w:p>
        </w:tc>
      </w:tr>
    </w:tbl>
    <w:tbl>
      <w:tblPr>
        <w:tblW w:type="auto" w:w="0"/>
        <w:tblLayout w:type="fixed"/>
        <w:tblCellMar>
          <w:left w:type="dxa" w:w="0"/>
          <w:right w:type="dxa" w:w="0"/>
        </w:tblCellMar>
        <w:tblLook w:firstColumn="0" w:firstRow="0" w:lastColumn="0" w:lastRow="0" w:noHBand="0" w:noVBand="0" w:val="0000"/>
        <w:tblPrChange w16du:dateUtc="2026-07-07T18:18:00Z" w:author="Author" w:date="2026-07-07T20:18:00Z" w:id="19688">
          <w:tblPr>
            <w:tblW w:type="auto" w:w="0"/>
            <w:tblCellMar>
              <w:left w:type="dxa" w:w="0"/>
              <w:right w:type="dxa" w:w="0"/>
            </w:tblCellMar>
            <w:tblLook w:firstColumn="1" w:firstRow="1" w:lastColumn="0" w:lastRow="0" w:noHBand="0" w:noVBand="1" w:val="04A0"/>
          </w:tblPr>
        </w:tblPrChange>
      </w:tblPr>
      <w:tblGrid>
        <w:gridCol w:w="528"/>
        <w:gridCol w:w="605"/>
        <w:gridCol w:w="20"/>
        <w:gridCol w:w="3640"/>
        <w:gridCol w:w="695"/>
        <w:gridCol w:w="527"/>
        <w:gridCol w:w="3639"/>
        <w:gridCol w:w="926"/>
        <w:gridCol w:w="20"/>
        <w:gridCol w:w="20"/>
        <w:gridCol w:w="1050"/>
        <w:gridCol w:w="20"/>
        <w:gridCol w:w="20"/>
        <w:gridCol w:w="996"/>
        <w:tblGridChange w:id="19689">
          <w:tblGrid>
            <w:gridCol w:w="528"/>
            <w:gridCol w:w="605"/>
            <w:gridCol w:w="20"/>
            <w:gridCol w:w="3"/>
            <w:gridCol w:w="605"/>
            <w:gridCol w:w="20"/>
            <w:gridCol w:w="3012"/>
            <w:gridCol w:w="386"/>
            <w:gridCol w:w="20"/>
            <w:gridCol w:w="289"/>
            <w:gridCol w:w="527"/>
            <w:gridCol w:w="321"/>
            <w:gridCol w:w="20"/>
            <w:gridCol w:w="926"/>
            <w:gridCol w:w="20"/>
            <w:gridCol w:w="1070"/>
            <w:gridCol w:w="20"/>
            <w:gridCol w:w="436"/>
            <w:gridCol w:w="581"/>
            <w:gridCol w:w="245"/>
            <w:gridCol w:w="926"/>
            <w:gridCol w:w="20"/>
            <w:gridCol w:w="1070"/>
            <w:gridCol w:w="20"/>
            <w:gridCol w:w="1016"/>
          </w:tblGrid>
        </w:tblGridChange>
      </w:tblGrid>
      <w:tr w14:paraId="4558133F" w14:textId="1549554A" w:rsidR="0027638C">
        <w:tblPrEx>
          <w:tblPrExChange w16du:dateUtc="2026-07-07T18:18:00Z" w:author="Author" w:date="2026-07-07T20:18:00Z" w:id="19690">
            <w:tblPrEx>
              <w:tblCellMar>
                <w:left w:type="dxa" w:w="0"/>
                <w:right w:type="dxa" w:w="0"/>
              </w:tblCellMar>
            </w:tblPrEx>
          </w:tblPrExChange>
        </w:tblPrEx>
        <w:trPr>
          <w:cantSplit/>
          <w:trHeight w:val="432"/>
          <w:trPrChange w16du:dateUtc="2026-07-07T18:18:00Z" w:author="Author" w:date="2026-07-07T20:18:00Z" w:id="19691">
            <w:trPr>
              <w:gridAfter w:val="0"/>
              <w:trHeight w:val="1755"/>
            </w:trPr>
          </w:trPrChange>
        </w:trPr>
        <w:tc>
          <w:tcPr>
            <w:tcW w:type="dxa" w:w="528"/>
            <w:tcMar>
              <w:top w:type="dxa" w:w="0"/>
            </w:tcMar>
            <w:vAlign w:val="bottom"/>
            <w:tcPrChange w16du:dateUtc="2026-07-07T18:18:00Z" w:author="Author" w:date="2026-07-07T20:18:00Z" w:id="19692">
              <w:tcPr>
                <w:tcW w:type="dxa" w:w="1156"/>
                <w:gridSpan w:val="4"/>
              </w:tcPr>
            </w:tcPrChange>
          </w:tcPr>
          <w:p w14:paraId="70E33BFA" w14:textId="77777777" w:rsidR="0027638C" w:rsidRDefault="0027638C">
            <w:pPr>
              <w:pStyle w:val="TableTableau"/>
              <w:keepNext/>
              <w:rPr>
                <w:rPrChange w16du:dateUtc="2026-07-07T18:18:00Z" w:author="Author" w:date="2026-07-07T20:18:00Z" w:id="19693">
                  <w:rPr>
                    <w:rFonts w:ascii="Times New Roman"/>
                    <w:color w:val="000000"/>
                    <w:sz w:val="18"/>
                  </w:rPr>
                </w:rPrChange>
              </w:rPr>
              <w:pPrChange w16du:dateUtc="2026-07-07T18:18:00Z" w:author="Author" w:date="2026-07-07T20:18:00Z" w:id="19694">
                <w:pPr>
                  <w:spacing w:after="0" w:before="0" w:line="0" w:lineRule="atLeast"/>
                  <w:jc w:val="left"/>
                </w:pPr>
              </w:pPrChange>
            </w:pPr>
            <w:ins w16du:dateUtc="2026-07-07T18:18:00Z" w:author="Author" w:date="2026-07-07T20:18:00Z" w:id="19695">
              <w:r>
                <w:rPr>
                  <w:rPrChange w16du:dateUtc="2026-07-07T18:18:00Z" w:author="Author" w:date="2026-07-07T20:18:00Z" w:id="19696">
                    <w:rPr>
                      <w:rFonts w:ascii="Times New Roman"/>
                      <w:color w:val="000000"/>
                    </w:rPr>
                  </w:rPrChange>
                </w:rPr>
                <w:t>Et:</w:t>
              </w:r>
            </w:ins>
          </w:p>
        </w:tc>
        <w:tc>
          <w:tcPr>
            <w:tcW w:type="dxa" w:w="605"/>
            <w:cellDel w:author="Author" w:date="2026-07-07T20:18:00Z" w:id="19697"/>
            <w:tcPrChange w16du:dateUtc="2026-07-07T18:18:00Z" w:author="Author" w:date="2026-07-07T20:18:00Z" w:id="19698">
              <w:tcPr>
                <w:tcW w:type="dxa" w:w="605"/>
                <w:cellDel w:author="Author" w:date="2026-07-07T20:18:00Z" w:id="19699"/>
              </w:tcPr>
            </w:tcPrChange>
          </w:tcPr>
          <w:p w14:paraId="01031AAB" w14:textId="77777777" w:rsidR="00000000" w:rsidRDefault="00000000">
            <w:pPr>
              <w:widowControl/>
              <w:autoSpaceDE/>
              <w:autoSpaceDN/>
              <w:spacing w:before="730" w:line="202" w:lineRule="exact"/>
              <w:rPr>
                <w:rFonts w:cstheme="minorBidi" w:eastAsiaTheme="minorEastAsia" w:hAnsiTheme="minorHAnsi"/>
                <w:color w:val="000000"/>
                <w:kern w:val="2"/>
                <w:sz w:val="18"/>
                <w14:ligatures w14:val="standardContextual"/>
              </w:rPr>
            </w:pPr>
            <w:del w16du:dateUtc="2026-07-07T18:18:00Z" w:author="Author" w:date="2026-07-07T20:18:00Z" w:id="19700">
              <w:r>
                <w:rPr>
                  <w:color w:val="000000"/>
                  <w:sz w:val="18"/>
                </w:rPr>
                <w:delText>2</w:delText>
              </w:r>
            </w:del>
          </w:p>
        </w:tc>
        <w:tc>
          <w:tcPr>
            <w:tcW w:type="dxa" w:w="20"/>
            <w:cellDel w:author="Author" w:date="2026-07-07T20:18:00Z" w:id="19701"/>
            <w:tcPrChange w16du:dateUtc="2026-07-07T18:18:00Z" w:author="Author" w:date="2026-07-07T20:18:00Z" w:id="19702">
              <w:tcPr>
                <w:tcW w:type="dxa" w:w="20"/>
                <w:cellDel w:author="Author" w:date="2026-07-07T20:18:00Z" w:id="19703"/>
              </w:tcPr>
            </w:tcPrChange>
          </w:tcPr>
          <w:p w14:paraId="02F8944A" w14:textId="77777777" w:rsidR="008166CF" w:rsidRDefault="008166CF">
            <w:pPr>
              <w:widowControl/>
              <w:autoSpaceDE/>
              <w:autoSpaceDN/>
              <w:spacing w:line="0" w:lineRule="atLeast"/>
              <w:rPr>
                <w:rFonts w:cstheme="minorBidi" w:eastAsiaTheme="minorEastAsia" w:hAnsiTheme="minorHAnsi"/>
                <w:color w:val="000000"/>
                <w:kern w:val="2"/>
                <w:sz w:val="18"/>
                <w14:ligatures w14:val="standardContextual"/>
              </w:rPr>
            </w:pPr>
          </w:p>
        </w:tc>
        <w:tc>
          <w:tcPr>
            <w:tcW w:type="dxa" w:w="3640"/>
            <w:tcBorders>
              <w:bottom w:color="auto" w:space="0" w:sz="4" w:val="single"/>
            </w:tcBorders>
            <w:tcMar>
              <w:top w:type="dxa" w:w="0"/>
            </w:tcMar>
            <w:vAlign w:val="bottom"/>
            <w:tcPrChange w16du:dateUtc="2026-07-07T18:18:00Z" w:author="Author" w:date="2026-07-07T20:18:00Z" w:id="19704">
              <w:tcPr>
                <w:tcW w:type="dxa" w:w="3398"/>
                <w:gridSpan w:val="2"/>
              </w:tcPr>
            </w:tcPrChange>
          </w:tcPr>
          <w:p w14:paraId="0118511F" w14:textId="77777777" w:rsidR="008166CF" w:rsidRDefault="00000000">
            <w:pPr>
              <w:spacing w:line="202" w:lineRule="exact"/>
              <w:rPr>
                <w:del w16du:dateUtc="2026-07-07T18:18:00Z" w:author="Author" w:date="2026-07-07T20:18:00Z" w:id="19705"/>
                <w:color w:val="000000"/>
                <w:sz w:val="18"/>
              </w:rPr>
            </w:pPr>
            <w:del w16du:dateUtc="2026-07-07T18:18:00Z" w:author="Author" w:date="2026-07-07T20:18:00Z" w:id="19706">
              <w:r>
                <w:rPr>
                  <w:color w:val="000000"/>
                  <w:sz w:val="18"/>
                </w:rPr>
                <w:delText>Any Incident that materially adversely</w:delText>
              </w:r>
            </w:del>
          </w:p>
          <w:p w14:paraId="4DDB38AB" w14:textId="4E731CA0" w:rsidP="0027638C" w:rsidR="0027638C" w:rsidRDefault="00000000" w:rsidRPr="0027638C">
            <w:pPr>
              <w:pStyle w:val="Heading2"/>
              <w:spacing w:before="0"/>
              <w:ind w:firstLine="0" w:left="0"/>
              <w:rPr>
                <w:sz w:val="24"/>
                <w:rPrChange w16du:dateUtc="2026-07-07T18:18:00Z" w:author="Author" w:date="2026-07-07T20:18:00Z" w:id="19707">
                  <w:rPr>
                    <w:rFonts w:ascii="Times New Roman"/>
                    <w:color w:val="000000"/>
                    <w:sz w:val="18"/>
                  </w:rPr>
                </w:rPrChange>
              </w:rPr>
              <w:pPrChange w16du:dateUtc="2026-07-07T18:18:00Z" w:author="Author" w:date="2026-07-07T20:18:00Z" w:id="19708">
                <w:pPr>
                  <w:spacing w:after="0" w:before="0" w:line="207" w:lineRule="exact"/>
                  <w:jc w:val="left"/>
                </w:pPr>
              </w:pPrChange>
            </w:pPr>
            <w:del w16du:dateUtc="2026-07-07T18:18:00Z" w:author="Author" w:date="2026-07-07T20:18:00Z" w:id="19709">
              <w:r>
                <w:rPr>
                  <w:color w:val="000000"/>
                  <w:sz w:val="18"/>
                </w:rPr>
                <w:delText xml:space="preserve">affects the functionality of the </w:delText>
              </w:r>
            </w:del>
            <w:r w:rsidR="0027638C" w:rsidRPr="0027638C">
              <w:rPr>
                <w:sz w:val="24"/>
                <w:rPrChange w16du:dateUtc="2026-07-07T18:18:00Z" w:author="Author" w:date="2026-07-07T20:18:00Z" w:id="19710">
                  <w:rPr>
                    <w:rFonts w:ascii="Times New Roman"/>
                    <w:color w:val="000000"/>
                    <w:sz w:val="18"/>
                  </w:rPr>
                </w:rPrChange>
              </w:rPr>
              <w:t>Dolore</w:t>
            </w:r>
            <w:r w:rsidR="0027638C" w:rsidRPr="0027638C">
              <w:rPr>
                <w:spacing w:val="-7"/>
                <w:sz w:val="24"/>
                <w:rPrChange w16du:dateUtc="2026-07-07T18:18:00Z" w:author="Author" w:date="2026-07-07T20:18:00Z" w:id="19711">
                  <w:rPr>
                    <w:rFonts w:ascii="Times New Roman"/>
                    <w:color w:val="000000"/>
                    <w:sz w:val="18"/>
                  </w:rPr>
                </w:rPrChange>
              </w:rPr>
              <w:t xml:space="preserve"> </w:t>
            </w:r>
            <w:del w16du:dateUtc="2026-07-07T18:18:00Z" w:author="Author" w:date="2026-07-07T20:18:00Z" w:id="19712">
              <w:r>
                <w:rPr>
                  <w:color w:val="000000"/>
                  <w:sz w:val="18"/>
                </w:rPr>
                <w:delText>SaaS</w:delText>
              </w:r>
            </w:del>
            <w:ins w16du:dateUtc="2026-07-07T18:18:00Z" w:author="Author" w:date="2026-07-07T20:18:00Z" w:id="19713">
              <w:r w:rsidR="0027638C" w:rsidRPr="0027638C">
                <w:rPr>
                  <w:sz w:val="24"/>
                  <w:szCs w:val="24"/>
                </w:rPr>
                <w:t>Magna</w:t>
              </w:r>
              <w:r w:rsidR="0027638C" w:rsidRPr="0027638C">
                <w:rPr>
                  <w:spacing w:val="-7"/>
                  <w:sz w:val="24"/>
                  <w:szCs w:val="24"/>
                </w:rPr>
                <w:t xml:space="preserve"> </w:t>
              </w:r>
              <w:r w:rsidR="0027638C" w:rsidRPr="0027638C">
                <w:rPr>
                  <w:spacing w:val="-2"/>
                  <w:sz w:val="24"/>
                  <w:szCs w:val="24"/>
                </w:rPr>
                <w:t>Aliqua</w:t>
              </w:r>
            </w:ins>
          </w:p>
          <w:p w14:paraId="02C20998" w14:textId="77777777" w:rsidR="008166CF" w:rsidRDefault="00000000">
            <w:pPr>
              <w:spacing w:line="207" w:lineRule="exact"/>
              <w:rPr>
                <w:del w16du:dateUtc="2026-07-07T18:18:00Z" w:author="Author" w:date="2026-07-07T20:18:00Z" w:id="19714"/>
                <w:color w:val="000000"/>
                <w:sz w:val="18"/>
              </w:rPr>
            </w:pPr>
            <w:del w16du:dateUtc="2026-07-07T18:18:00Z" w:author="Author" w:date="2026-07-07T20:18:00Z" w:id="19715">
              <w:r>
                <w:rPr>
                  <w:color w:val="000000"/>
                  <w:sz w:val="18"/>
                </w:rPr>
                <w:delText>Services, causes a material portion of the</w:delText>
              </w:r>
            </w:del>
          </w:p>
          <w:p w14:paraId="02C4AE29" w14:textId="77777777" w:rsidR="008166CF" w:rsidRDefault="00000000">
            <w:pPr>
              <w:spacing w:line="207" w:lineRule="exact"/>
              <w:rPr>
                <w:del w16du:dateUtc="2026-07-07T18:18:00Z" w:author="Author" w:date="2026-07-07T20:18:00Z" w:id="19716"/>
                <w:color w:val="000000"/>
                <w:sz w:val="18"/>
              </w:rPr>
            </w:pPr>
            <w:del w16du:dateUtc="2026-07-07T18:18:00Z" w:author="Author" w:date="2026-07-07T20:18:00Z" w:id="19717">
              <w:r>
                <w:rPr>
                  <w:color w:val="000000"/>
                  <w:sz w:val="18"/>
                </w:rPr>
                <w:delText>Walter SaaS Services’ functionality to be</w:delText>
              </w:r>
            </w:del>
          </w:p>
          <w:p w14:paraId="03E2C3D4" w14:textId="77777777" w:rsidR="008166CF" w:rsidRDefault="00000000">
            <w:pPr>
              <w:spacing w:line="207" w:lineRule="exact"/>
              <w:rPr>
                <w:del w16du:dateUtc="2026-07-07T18:18:00Z" w:author="Author" w:date="2026-07-07T20:18:00Z" w:id="19718"/>
                <w:color w:val="000000"/>
                <w:sz w:val="18"/>
              </w:rPr>
            </w:pPr>
            <w:del w16du:dateUtc="2026-07-07T18:18:00Z" w:author="Author" w:date="2026-07-07T20:18:00Z" w:id="19719">
              <w:r>
                <w:rPr>
                  <w:color w:val="000000"/>
                  <w:sz w:val="18"/>
                </w:rPr>
                <w:delText>unavailable, causes the mean Walter SaaS</w:delText>
              </w:r>
            </w:del>
          </w:p>
          <w:p w14:paraId="02ED0B42" w14:textId="77777777" w:rsidR="008166CF" w:rsidRDefault="00000000">
            <w:pPr>
              <w:spacing w:line="207" w:lineRule="exact"/>
              <w:rPr>
                <w:del w16du:dateUtc="2026-07-07T18:18:00Z" w:author="Author" w:date="2026-07-07T20:18:00Z" w:id="19720"/>
                <w:color w:val="000000"/>
                <w:sz w:val="18"/>
              </w:rPr>
            </w:pPr>
            <w:del w16du:dateUtc="2026-07-07T18:18:00Z" w:author="Author" w:date="2026-07-07T20:18:00Z" w:id="19721">
              <w:r>
                <w:rPr>
                  <w:color w:val="000000"/>
                  <w:sz w:val="18"/>
                </w:rPr>
                <w:delText>Services response time for user access to and</w:delText>
              </w:r>
            </w:del>
          </w:p>
          <w:p w14:paraId="01AFAD2F" w14:textId="77777777" w:rsidR="008166CF" w:rsidRDefault="00000000">
            <w:pPr>
              <w:spacing w:line="207" w:lineRule="exact"/>
              <w:rPr>
                <w:del w16du:dateUtc="2026-07-07T18:18:00Z" w:author="Author" w:date="2026-07-07T20:18:00Z" w:id="19722"/>
                <w:color w:val="000000"/>
                <w:sz w:val="18"/>
              </w:rPr>
            </w:pPr>
            <w:del w16du:dateUtc="2026-07-07T18:18:00Z" w:author="Author" w:date="2026-07-07T20:18:00Z" w:id="19723">
              <w:r>
                <w:rPr>
                  <w:color w:val="000000"/>
                  <w:sz w:val="18"/>
                </w:rPr>
                <w:delText>from the Walter SaaS Services to exceed 15</w:delText>
              </w:r>
            </w:del>
          </w:p>
          <w:p w14:paraId="5880E067" w14:textId="77777777" w:rsidR="0027638C" w:rsidRDefault="00000000">
            <w:pPr>
              <w:pStyle w:val="TableTableau"/>
              <w:keepNext/>
              <w:rPr>
                <w:ins w16du:dateUtc="2026-07-07T18:18:00Z" w:author="Author" w:date="2026-07-07T20:18:00Z" w:id="19724"/>
              </w:rPr>
            </w:pPr>
            <w:del w16du:dateUtc="2026-07-07T18:18:00Z" w:author="Author" w:date="2026-07-07T20:18:00Z" w:id="19725">
              <w:r>
                <w:rPr>
                  <w:rFonts w:ascii="Times New Roman"/>
                  <w:color w:val="000000"/>
                  <w:sz w:val="18"/>
                </w:rPr>
                <w:delText>seconds.</w:delText>
              </w:r>
            </w:del>
          </w:p>
          <w:p w14:paraId="632DAF8D" w14:textId="77777777" w:rsidR="0027638C" w:rsidRDefault="0027638C">
            <w:pPr>
              <w:pStyle w:val="TableTableau"/>
              <w:keepNext/>
              <w:rPr>
                <w:ins w16du:dateUtc="2026-07-07T18:18:00Z" w:author="Author" w:date="2026-07-07T20:18:00Z" w:id="19726"/>
              </w:rPr>
            </w:pPr>
          </w:p>
          <w:p w14:paraId="6AB48FC8" w14:textId="77777777" w:rsidR="0027638C" w:rsidRDefault="0027638C">
            <w:pPr>
              <w:pStyle w:val="TableTableau"/>
              <w:keepNext/>
              <w:rPr>
                <w:rPrChange w16du:dateUtc="2026-07-07T18:18:00Z" w:author="Author" w:date="2026-07-07T20:18:00Z" w:id="19727">
                  <w:rPr>
                    <w:rFonts w:ascii="Times New Roman"/>
                    <w:color w:val="000000"/>
                    <w:sz w:val="18"/>
                  </w:rPr>
                </w:rPrChange>
              </w:rPr>
              <w:pPrChange w16du:dateUtc="2026-07-07T18:18:00Z" w:author="Author" w:date="2026-07-07T20:18:00Z" w:id="19728">
                <w:pPr>
                  <w:spacing w:after="0" w:before="0" w:line="207" w:lineRule="exact"/>
                  <w:jc w:val="left"/>
                </w:pPr>
              </w:pPrChange>
            </w:pPr>
          </w:p>
        </w:tc>
        <w:tc>
          <w:tcPr>
            <w:tcW w:type="dxa" w:w="695"/>
            <w:tcMar>
              <w:top w:type="dxa" w:w="0"/>
            </w:tcMar>
            <w:vAlign w:val="bottom"/>
            <w:tcPrChange w16du:dateUtc="2026-07-07T18:18:00Z" w:author="Author" w:date="2026-07-07T20:18:00Z" w:id="19729">
              <w:tcPr>
                <w:tcW w:type="dxa" w:w="20"/>
              </w:tcPr>
            </w:tcPrChange>
          </w:tcPr>
          <w:p w14:paraId="2BFCEA83" w14:textId="77777777" w:rsidR="0027638C" w:rsidRDefault="0027638C">
            <w:pPr>
              <w:pStyle w:val="TableTableau"/>
              <w:keepNext/>
              <w:rPr>
                <w:rPrChange w16du:dateUtc="2026-07-07T18:18:00Z" w:author="Author" w:date="2026-07-07T20:18:00Z" w:id="19730">
                  <w:rPr>
                    <w:rFonts w:ascii="Times New Roman"/>
                    <w:color w:val="000000"/>
                    <w:sz w:val="18"/>
                  </w:rPr>
                </w:rPrChange>
              </w:rPr>
              <w:pPrChange w16du:dateUtc="2026-07-07T18:18:00Z" w:author="Author" w:date="2026-07-07T20:18:00Z" w:id="19731">
                <w:pPr>
                  <w:spacing w:after="0" w:before="0" w:line="0" w:lineRule="atLeast"/>
                  <w:jc w:val="left"/>
                </w:pPr>
              </w:pPrChange>
            </w:pPr>
          </w:p>
        </w:tc>
        <w:tc>
          <w:tcPr>
            <w:tcW w:type="dxa" w:w="527"/>
            <w:tcMar>
              <w:top w:type="dxa" w:w="0"/>
            </w:tcMar>
            <w:vAlign w:val="bottom"/>
            <w:tcPrChange w16du:dateUtc="2026-07-07T18:18:00Z" w:author="Author" w:date="2026-07-07T20:18:00Z" w:id="19732">
              <w:tcPr>
                <w:tcW w:type="dxa" w:w="1137"/>
                <w:gridSpan w:val="3"/>
              </w:tcPr>
            </w:tcPrChange>
          </w:tcPr>
          <w:p w14:paraId="008767B1" w14:textId="77777777" w:rsidR="008166CF" w:rsidRDefault="00000000">
            <w:pPr>
              <w:spacing w:line="202" w:lineRule="exact"/>
              <w:rPr>
                <w:del w16du:dateUtc="2026-07-07T18:18:00Z" w:author="Author" w:date="2026-07-07T20:18:00Z" w:id="19733"/>
                <w:color w:val="000000"/>
                <w:sz w:val="18"/>
              </w:rPr>
            </w:pPr>
            <w:del w16du:dateUtc="2026-07-07T18:18:00Z" w:author="Author" w:date="2026-07-07T20:18:00Z" w:id="19734">
              <w:r>
                <w:rPr>
                  <w:color w:val="000000"/>
                  <w:sz w:val="18"/>
                </w:rPr>
                <w:delText>Continuous</w:delText>
              </w:r>
            </w:del>
          </w:p>
          <w:p w14:paraId="03F7CBA3" w14:textId="77777777" w:rsidR="008166CF" w:rsidRDefault="00000000">
            <w:pPr>
              <w:spacing w:line="208" w:lineRule="exact"/>
              <w:rPr>
                <w:del w16du:dateUtc="2026-07-07T18:18:00Z" w:author="Author" w:date="2026-07-07T20:18:00Z" w:id="19735"/>
                <w:color w:val="000000"/>
                <w:sz w:val="18"/>
              </w:rPr>
            </w:pPr>
            <w:del w16du:dateUtc="2026-07-07T18:18:00Z" w:author="Author" w:date="2026-07-07T20:18:00Z" w:id="19736">
              <w:r>
                <w:rPr>
                  <w:color w:val="000000"/>
                  <w:sz w:val="18"/>
                </w:rPr>
                <w:delText>best efforts,</w:delText>
              </w:r>
            </w:del>
          </w:p>
          <w:p w14:paraId="0320B3A0" w14:textId="77777777" w:rsidR="008166CF" w:rsidRDefault="00000000">
            <w:pPr>
              <w:spacing w:line="208" w:lineRule="exact"/>
              <w:rPr>
                <w:del w16du:dateUtc="2026-07-07T18:18:00Z" w:author="Author" w:date="2026-07-07T20:18:00Z" w:id="19737"/>
                <w:color w:val="000000"/>
                <w:sz w:val="18"/>
              </w:rPr>
            </w:pPr>
            <w:del w16du:dateUtc="2026-07-07T18:18:00Z" w:author="Author" w:date="2026-07-07T20:18:00Z" w:id="19738">
              <w:r>
                <w:rPr>
                  <w:color w:val="000000"/>
                  <w:sz w:val="18"/>
                </w:rPr>
                <w:delText>24 hours per</w:delText>
              </w:r>
            </w:del>
          </w:p>
          <w:p w14:paraId="004FB9F7" w14:textId="77777777" w:rsidR="008166CF" w:rsidRDefault="00000000">
            <w:pPr>
              <w:spacing w:line="208" w:lineRule="exact"/>
              <w:rPr>
                <w:del w16du:dateUtc="2026-07-07T18:18:00Z" w:author="Author" w:date="2026-07-07T20:18:00Z" w:id="19739"/>
                <w:color w:val="000000"/>
                <w:sz w:val="18"/>
              </w:rPr>
            </w:pPr>
            <w:del w16du:dateUtc="2026-07-07T18:18:00Z" w:author="Author" w:date="2026-07-07T20:18:00Z" w:id="19740">
              <w:r>
                <w:rPr>
                  <w:color w:val="000000"/>
                  <w:sz w:val="18"/>
                </w:rPr>
                <w:delText>day, 7 days</w:delText>
              </w:r>
            </w:del>
          </w:p>
          <w:p w14:paraId="20BD6AEC" w14:textId="77777777" w:rsidR="0027638C" w:rsidRDefault="00000000">
            <w:pPr>
              <w:pStyle w:val="TableTableau"/>
              <w:keepNext/>
              <w:rPr>
                <w:rPrChange w16du:dateUtc="2026-07-07T18:18:00Z" w:author="Author" w:date="2026-07-07T20:18:00Z" w:id="19741">
                  <w:rPr>
                    <w:rFonts w:ascii="Times New Roman"/>
                    <w:color w:val="000000"/>
                    <w:sz w:val="18"/>
                  </w:rPr>
                </w:rPrChange>
              </w:rPr>
              <w:pPrChange w16du:dateUtc="2026-07-07T18:18:00Z" w:author="Author" w:date="2026-07-07T20:18:00Z" w:id="19742">
                <w:pPr>
                  <w:spacing w:after="0" w:before="0" w:line="208" w:lineRule="exact"/>
                  <w:jc w:val="left"/>
                </w:pPr>
              </w:pPrChange>
            </w:pPr>
            <w:del w16du:dateUtc="2026-07-07T18:18:00Z" w:author="Author" w:date="2026-07-07T20:18:00Z" w:id="19743">
              <w:r>
                <w:rPr>
                  <w:rFonts w:ascii="Times New Roman"/>
                  <w:color w:val="000000"/>
                  <w:sz w:val="18"/>
                </w:rPr>
                <w:delText>per week.</w:delText>
              </w:r>
            </w:del>
            <w:ins w16du:dateUtc="2026-07-07T18:18:00Z" w:author="Author" w:date="2026-07-07T20:18:00Z" w:id="19744">
              <w:r w:rsidR="0027638C">
                <w:rPr>
                  <w:rPrChange w16du:dateUtc="2026-07-07T18:18:00Z" w:author="Author" w:date="2026-07-07T20:18:00Z" w:id="19745">
                    <w:rPr>
                      <w:rFonts w:ascii="Times New Roman"/>
                      <w:color w:val="000000"/>
                    </w:rPr>
                  </w:rPrChange>
                </w:rPr>
                <w:t>Lorem:</w:t>
              </w:r>
            </w:ins>
          </w:p>
        </w:tc>
        <w:tc>
          <w:tcPr>
            <w:tcW w:type="dxa" w:w="3639"/>
            <w:tcBorders>
              <w:bottom w:color="auto" w:space="0" w:sz="4" w:val="single"/>
            </w:tcBorders>
            <w:tcMar>
              <w:top w:type="dxa" w:w="0"/>
            </w:tcMar>
            <w:vAlign w:val="bottom"/>
            <w:tcPrChange w16du:dateUtc="2026-07-07T18:18:00Z" w:author="Author" w:date="2026-07-07T20:18:00Z" w:id="19746">
              <w:tcPr>
                <w:tcW w:type="dxa" w:w="20"/>
              </w:tcPr>
            </w:tcPrChange>
          </w:tcPr>
          <w:p w14:paraId="33492F30" w14:textId="55B8F6B7" w:rsidR="0027638C" w:rsidRDefault="0027638C" w:rsidRPr="0027638C">
            <w:pPr>
              <w:pStyle w:val="TableTableau"/>
              <w:keepNext/>
              <w:rPr>
                <w:ins w16du:dateUtc="2026-07-07T18:18:00Z" w:author="Author" w:date="2026-07-07T20:18:00Z" w:id="19747"/>
                <w:rFonts w:ascii="Times New Roman" w:hAnsi="Times New Roman"/>
                <w:b/>
                <w:spacing w:val="-4"/>
                <w:rPrChange w16du:dateUtc="2026-07-07T18:18:00Z" w:author="Author" w:date="2026-07-07T20:18:00Z" w:id="19748">
                  <w:rPr>
                    <w:ins w16du:dateUtc="2026-07-07T18:18:00Z" w:author="Author" w:date="2026-07-07T20:18:00Z" w:id="19749"/>
                    <w:rFonts w:ascii="Times New Roman"/>
                    <w:color w:val="000000"/>
                  </w:rPr>
                </w:rPrChange>
              </w:rPr>
              <w:pPrChange w16du:dateUtc="2026-07-07T18:18:00Z" w:author="Author" w:date="2026-07-07T20:18:00Z" w:id="19750">
                <w:pPr>
                  <w:spacing w:after="0" w:before="1008" w:line="255" w:lineRule="exact"/>
                  <w:jc w:val="left"/>
                </w:pPr>
              </w:pPrChange>
            </w:pPr>
            <w:ins w16du:dateUtc="2026-07-07T18:18:00Z" w:author="Author" w:date="2026-07-07T20:18:00Z" w:id="19751">
              <w:r w:rsidRPr="0027638C">
                <w:rPr>
                  <w:rFonts w:ascii="Times New Roman" w:hAnsi="Times New Roman"/>
                  <w:b/>
                  <w:rPrChange w16du:dateUtc="2026-07-07T18:18:00Z" w:author="Author" w:date="2026-07-07T20:18:00Z" w:id="19752">
                    <w:rPr>
                      <w:rFonts w:ascii="Times New Roman"/>
                      <w:color w:val="000000"/>
                      <w:spacing w:val="12"/>
                    </w:rPr>
                  </w:rPrChange>
                </w:rPr>
                <w:t>IPSUM</w:t>
              </w:r>
              <w:r w:rsidRPr="0027638C">
                <w:rPr>
                  <w:rFonts w:ascii="Times New Roman" w:hAnsi="Times New Roman"/>
                  <w:b/>
                  <w:spacing w:val="-7"/>
                  <w:rPrChange w16du:dateUtc="2026-07-07T18:18:00Z" w:author="Author" w:date="2026-07-07T20:18:00Z" w:id="19753">
                    <w:rPr>
                      <w:rFonts w:ascii="Times New Roman"/>
                      <w:color w:val="000000"/>
                      <w:spacing w:val="-12"/>
                    </w:rPr>
                  </w:rPrChange>
                </w:rPr>
                <w:t xml:space="preserve"> </w:t>
              </w:r>
              <w:r w:rsidRPr="0027638C">
                <w:rPr>
                  <w:rFonts w:ascii="Times New Roman" w:hAnsi="Times New Roman"/>
                  <w:b/>
                  <w:rPrChange w16du:dateUtc="2026-07-07T18:18:00Z" w:author="Author" w:date="2026-07-07T20:18:00Z" w:id="19754">
                    <w:rPr>
                      <w:rFonts w:ascii="Times New Roman"/>
                      <w:color w:val="000000"/>
                      <w:spacing w:val="4"/>
                    </w:rPr>
                  </w:rPrChange>
                </w:rPr>
                <w:t>Dolor</w:t>
              </w:r>
              <w:r w:rsidRPr="0027638C">
                <w:rPr>
                  <w:rFonts w:ascii="Times New Roman" w:hAnsi="Times New Roman"/>
                  <w:b/>
                  <w:spacing w:val="-6"/>
                  <w:rPrChange w16du:dateUtc="2026-07-07T18:18:00Z" w:author="Author" w:date="2026-07-07T20:18:00Z" w:id="19755">
                    <w:rPr>
                      <w:rFonts w:ascii="Times New Roman"/>
                      <w:color w:val="000000"/>
                      <w:spacing w:val="-3"/>
                    </w:rPr>
                  </w:rPrChange>
                </w:rPr>
                <w:t xml:space="preserve"> </w:t>
              </w:r>
              <w:r w:rsidRPr="0027638C">
                <w:rPr>
                  <w:rFonts w:ascii="Times New Roman" w:hAnsi="Times New Roman"/>
                  <w:b/>
                  <w:spacing w:val="-4"/>
                  <w:rPrChange w16du:dateUtc="2026-07-07T18:18:00Z" w:author="Author" w:date="2026-07-07T20:18:00Z" w:id="19756">
                    <w:rPr>
                      <w:rFonts w:ascii="Times New Roman"/>
                      <w:color w:val="000000"/>
                      <w:spacing w:val="8"/>
                    </w:rPr>
                  </w:rPrChange>
                </w:rPr>
                <w:t>SIT.AMET.</w:t>
              </w:r>
            </w:ins>
          </w:p>
          <w:p w14:paraId="405BF5A3" w14:textId="77777777" w:rsidR="0027638C" w:rsidRDefault="0027638C">
            <w:pPr>
              <w:pStyle w:val="TableTableau"/>
              <w:keepNext/>
              <w:rPr>
                <w:ins w16du:dateUtc="2026-07-07T18:18:00Z" w:author="Author" w:date="2026-07-07T20:18:00Z" w:id="19757"/>
              </w:rPr>
            </w:pPr>
          </w:p>
          <w:p w14:paraId="448FA4FA" w14:textId="77777777" w:rsidR="0027638C" w:rsidRDefault="0027638C">
            <w:pPr>
              <w:pStyle w:val="TableTableau"/>
              <w:keepNext/>
              <w:rPr>
                <w:ins w16du:dateUtc="2026-07-07T18:18:00Z" w:author="Author" w:date="2026-07-07T20:18:00Z" w:id="19758"/>
              </w:rPr>
            </w:pPr>
          </w:p>
          <w:p w14:paraId="1DBBB694" w14:textId="77777777" w:rsidR="0027638C" w:rsidRDefault="0027638C">
            <w:pPr>
              <w:pStyle w:val="TableTableau"/>
              <w:keepNext/>
              <w:rPr>
                <w:rPrChange w16du:dateUtc="2026-07-07T18:18:00Z" w:author="Author" w:date="2026-07-07T20:18:00Z" w:id="19759">
                  <w:rPr>
                    <w:rFonts w:ascii="Times New Roman"/>
                    <w:color w:val="000000"/>
                    <w:sz w:val="18"/>
                  </w:rPr>
                </w:rPrChange>
              </w:rPr>
              <w:pPrChange w16du:dateUtc="2026-07-07T18:18:00Z" w:author="Author" w:date="2026-07-07T20:18:00Z" w:id="19760">
                <w:pPr>
                  <w:spacing w:after="0" w:before="0" w:line="0" w:lineRule="atLeast"/>
                  <w:jc w:val="left"/>
                </w:pPr>
              </w:pPrChange>
            </w:pPr>
          </w:p>
        </w:tc>
        <w:tc>
          <w:tcPr>
            <w:tcW w:type="dxa" w:w="926"/>
            <w:cellDel w:author="Author" w:date="2026-07-07T20:18:00Z" w:id="19761"/>
            <w:tcPrChange w16du:dateUtc="2026-07-07T18:18:00Z" w:author="Author" w:date="2026-07-07T20:18:00Z" w:id="19762">
              <w:tcPr>
                <w:tcW w:type="dxa" w:w="926"/>
                <w:cellDel w:author="Author" w:date="2026-07-07T20:18:00Z" w:id="19763"/>
              </w:tcPr>
            </w:tcPrChange>
          </w:tcPr>
          <w:p w14:paraId="01013A08" w14:textId="77777777" w:rsidR="008166CF" w:rsidRDefault="00000000">
            <w:pPr>
              <w:spacing w:line="202" w:lineRule="exact"/>
              <w:rPr>
                <w:del w16du:dateUtc="2026-07-07T18:18:00Z" w:author="Author" w:date="2026-07-07T20:18:00Z" w:id="19764"/>
                <w:color w:val="000000"/>
                <w:sz w:val="18"/>
              </w:rPr>
            </w:pPr>
            <w:del w16du:dateUtc="2026-07-07T18:18:00Z" w:author="Author" w:date="2026-07-07T20:18:00Z" w:id="19765">
              <w:r>
                <w:rPr>
                  <w:color w:val="000000"/>
                  <w:sz w:val="18"/>
                </w:rPr>
                <w:delText>One</w:delText>
              </w:r>
            </w:del>
          </w:p>
          <w:p w14:paraId="00145935" w14:textId="77777777" w:rsidR="008166CF" w:rsidRDefault="00000000">
            <w:pPr>
              <w:spacing w:before="4" w:line="202" w:lineRule="exact"/>
              <w:rPr>
                <w:del w16du:dateUtc="2026-07-07T18:18:00Z" w:author="Author" w:date="2026-07-07T20:18:00Z" w:id="19766"/>
                <w:color w:val="000000"/>
                <w:sz w:val="18"/>
              </w:rPr>
            </w:pPr>
            <w:del w16du:dateUtc="2026-07-07T18:18:00Z" w:author="Author" w:date="2026-07-07T20:18:00Z" w:id="19767">
              <w:r>
                <w:rPr>
                  <w:color w:val="000000"/>
                  <w:sz w:val="18"/>
                </w:rPr>
                <w:delText>Business</w:delText>
              </w:r>
            </w:del>
          </w:p>
          <w:p w14:paraId="02116849" w14:textId="77777777" w:rsidR="00000000" w:rsidRDefault="00000000">
            <w:pPr>
              <w:widowControl/>
              <w:autoSpaceDE/>
              <w:autoSpaceDN/>
              <w:spacing w:line="202" w:lineRule="exact"/>
              <w:rPr>
                <w:rFonts w:cstheme="minorBidi" w:eastAsiaTheme="minorEastAsia" w:hAnsiTheme="minorHAnsi"/>
                <w:color w:val="000000"/>
                <w:kern w:val="2"/>
                <w:sz w:val="18"/>
                <w14:ligatures w14:val="standardContextual"/>
              </w:rPr>
            </w:pPr>
            <w:del w16du:dateUtc="2026-07-07T18:18:00Z" w:author="Author" w:date="2026-07-07T20:18:00Z" w:id="19768">
              <w:r>
                <w:rPr>
                  <w:color w:val="000000"/>
                  <w:sz w:val="18"/>
                </w:rPr>
                <w:delText>Day.</w:delText>
              </w:r>
            </w:del>
          </w:p>
        </w:tc>
        <w:tc>
          <w:tcPr>
            <w:tcW w:type="dxa" w:w="20"/>
            <w:cellDel w:author="Author" w:date="2026-07-07T20:18:00Z" w:id="19769"/>
            <w:tcPrChange w16du:dateUtc="2026-07-07T18:18:00Z" w:author="Author" w:date="2026-07-07T20:18:00Z" w:id="19770">
              <w:tcPr>
                <w:tcW w:type="dxa" w:w="20"/>
                <w:cellDel w:author="Author" w:date="2026-07-07T20:18:00Z" w:id="19771"/>
              </w:tcPr>
            </w:tcPrChange>
          </w:tcPr>
          <w:p w14:paraId="0319A227" w14:textId="77777777" w:rsidR="008166CF" w:rsidRDefault="008166CF">
            <w:pPr>
              <w:widowControl/>
              <w:autoSpaceDE/>
              <w:autoSpaceDN/>
              <w:spacing w:line="0" w:lineRule="atLeast"/>
              <w:rPr>
                <w:rFonts w:cstheme="minorBidi" w:eastAsiaTheme="minorEastAsia" w:hAnsiTheme="minorHAnsi"/>
                <w:color w:val="000000"/>
                <w:kern w:val="2"/>
                <w:sz w:val="18"/>
                <w14:ligatures w14:val="standardContextual"/>
              </w:rPr>
            </w:pPr>
          </w:p>
        </w:tc>
        <w:tc>
          <w:tcPr>
            <w:tcW w:type="dxa" w:w="1070"/>
            <w:gridSpan w:val="2"/>
            <w:cellDel w:author="Author" w:date="2026-07-07T20:18:00Z" w:id="19772"/>
            <w:tcPrChange w16du:dateUtc="2026-07-07T18:18:00Z" w:author="Author" w:date="2026-07-07T20:18:00Z" w:id="19773">
              <w:tcPr>
                <w:tcW w:type="dxa" w:w="1070"/>
                <w:cellDel w:author="Author" w:date="2026-07-07T20:18:00Z" w:id="19774"/>
              </w:tcPr>
            </w:tcPrChange>
          </w:tcPr>
          <w:p w14:paraId="016F8DE0" w14:textId="77777777" w:rsidR="008166CF" w:rsidRDefault="00000000">
            <w:pPr>
              <w:spacing w:line="202" w:lineRule="exact"/>
              <w:rPr>
                <w:del w16du:dateUtc="2026-07-07T18:18:00Z" w:author="Author" w:date="2026-07-07T20:18:00Z" w:id="19775"/>
                <w:color w:val="000000"/>
                <w:sz w:val="18"/>
              </w:rPr>
            </w:pPr>
            <w:del w16du:dateUtc="2026-07-07T18:18:00Z" w:author="Author" w:date="2026-07-07T20:18:00Z" w:id="19776">
              <w:r>
                <w:rPr>
                  <w:color w:val="000000"/>
                  <w:sz w:val="18"/>
                </w:rPr>
                <w:delText>One calendar</w:delText>
              </w:r>
            </w:del>
          </w:p>
          <w:p w14:paraId="01E36C93" w14:textId="77777777" w:rsidR="008166CF" w:rsidRDefault="00000000">
            <w:pPr>
              <w:spacing w:line="206" w:lineRule="exact"/>
              <w:rPr>
                <w:del w16du:dateUtc="2026-07-07T18:18:00Z" w:author="Author" w:date="2026-07-07T20:18:00Z" w:id="19777"/>
                <w:color w:val="000000"/>
                <w:sz w:val="18"/>
              </w:rPr>
            </w:pPr>
            <w:del w16du:dateUtc="2026-07-07T18:18:00Z" w:author="Author" w:date="2026-07-07T20:18:00Z" w:id="19778">
              <w:r>
                <w:rPr>
                  <w:color w:val="000000"/>
                  <w:sz w:val="18"/>
                </w:rPr>
                <w:delText>day</w:delText>
              </w:r>
            </w:del>
          </w:p>
          <w:p w14:paraId="013F795D" w14:textId="77777777" w:rsidR="008166CF" w:rsidRDefault="00000000">
            <w:pPr>
              <w:spacing w:before="67" w:line="202" w:lineRule="exact"/>
              <w:rPr>
                <w:del w16du:dateUtc="2026-07-07T18:18:00Z" w:author="Author" w:date="2026-07-07T20:18:00Z" w:id="19779"/>
                <w:color w:val="000000"/>
                <w:sz w:val="18"/>
              </w:rPr>
            </w:pPr>
            <w:del w16du:dateUtc="2026-07-07T18:18:00Z" w:author="Author" w:date="2026-07-07T20:18:00Z" w:id="19780">
              <w:r>
                <w:rPr>
                  <w:color w:val="000000"/>
                  <w:sz w:val="18"/>
                </w:rPr>
                <w:delText>A functional</w:delText>
              </w:r>
            </w:del>
          </w:p>
          <w:p w14:paraId="02EB644D" w14:textId="77777777" w:rsidR="008166CF" w:rsidRDefault="00000000">
            <w:pPr>
              <w:spacing w:line="206" w:lineRule="exact"/>
              <w:rPr>
                <w:del w16du:dateUtc="2026-07-07T18:18:00Z" w:author="Author" w:date="2026-07-07T20:18:00Z" w:id="19781"/>
                <w:color w:val="000000"/>
                <w:sz w:val="18"/>
              </w:rPr>
            </w:pPr>
            <w:del w16du:dateUtc="2026-07-07T18:18:00Z" w:author="Author" w:date="2026-07-07T20:18:00Z" w:id="19782">
              <w:r>
                <w:rPr>
                  <w:color w:val="000000"/>
                  <w:sz w:val="18"/>
                </w:rPr>
                <w:delText>work-around</w:delText>
              </w:r>
            </w:del>
          </w:p>
          <w:p w14:paraId="01ECE84D" w14:textId="77777777" w:rsidR="008166CF" w:rsidRDefault="00000000">
            <w:pPr>
              <w:spacing w:line="206" w:lineRule="exact"/>
              <w:rPr>
                <w:del w16du:dateUtc="2026-07-07T18:18:00Z" w:author="Author" w:date="2026-07-07T20:18:00Z" w:id="19783"/>
                <w:color w:val="000000"/>
                <w:sz w:val="18"/>
              </w:rPr>
            </w:pPr>
            <w:del w16du:dateUtc="2026-07-07T18:18:00Z" w:author="Author" w:date="2026-07-07T20:18:00Z" w:id="19784">
              <w:r>
                <w:rPr>
                  <w:color w:val="000000"/>
                  <w:sz w:val="18"/>
                </w:rPr>
                <w:delText>is provided</w:delText>
              </w:r>
            </w:del>
          </w:p>
          <w:p w14:paraId="01BF8B97" w14:textId="77777777" w:rsidR="00000000" w:rsidRDefault="00000000">
            <w:pPr>
              <w:widowControl/>
              <w:autoSpaceDE/>
              <w:autoSpaceDN/>
              <w:spacing w:line="202" w:lineRule="exact"/>
              <w:rPr>
                <w:rFonts w:cstheme="minorBidi" w:eastAsiaTheme="minorEastAsia" w:hAnsiTheme="minorHAnsi"/>
                <w:color w:val="000000"/>
                <w:kern w:val="2"/>
                <w:sz w:val="18"/>
                <w14:ligatures w14:val="standardContextual"/>
              </w:rPr>
            </w:pPr>
            <w:del w16du:dateUtc="2026-07-07T18:18:00Z" w:author="Author" w:date="2026-07-07T20:18:00Z" w:id="19785">
              <w:r>
                <w:rPr>
                  <w:color w:val="000000"/>
                  <w:sz w:val="18"/>
                </w:rPr>
                <w:delText>and accepted.</w:delText>
              </w:r>
            </w:del>
          </w:p>
        </w:tc>
        <w:tc>
          <w:tcPr>
            <w:tcW w:type="dxa" w:w="20"/>
            <w:cellDel w:author="Author" w:date="2026-07-07T20:18:00Z" w:id="19786"/>
            <w:tcPrChange w16du:dateUtc="2026-07-07T18:18:00Z" w:author="Author" w:date="2026-07-07T20:18:00Z" w:id="19787">
              <w:tcPr>
                <w:tcW w:type="dxa" w:w="20"/>
                <w:cellDel w:author="Author" w:date="2026-07-07T20:18:00Z" w:id="19788"/>
              </w:tcPr>
            </w:tcPrChange>
          </w:tcPr>
          <w:p w14:paraId="00FD1C88" w14:textId="77777777" w:rsidR="008166CF" w:rsidRDefault="008166CF">
            <w:pPr>
              <w:widowControl/>
              <w:autoSpaceDE/>
              <w:autoSpaceDN/>
              <w:spacing w:line="0" w:lineRule="atLeast"/>
              <w:rPr>
                <w:rFonts w:cstheme="minorBidi" w:eastAsiaTheme="minorEastAsia" w:hAnsiTheme="minorHAnsi"/>
                <w:color w:val="000000"/>
                <w:kern w:val="2"/>
                <w:sz w:val="18"/>
                <w14:ligatures w14:val="standardContextual"/>
              </w:rPr>
            </w:pPr>
          </w:p>
        </w:tc>
        <w:tc>
          <w:tcPr>
            <w:tcW w:type="dxa" w:w="1016"/>
            <w:gridSpan w:val="2"/>
            <w:cellDel w:author="Author" w:date="2026-07-07T20:18:00Z" w:id="19789"/>
            <w:tcPrChange w16du:dateUtc="2026-07-07T18:18:00Z" w:author="Author" w:date="2026-07-07T20:18:00Z" w:id="19790">
              <w:tcPr>
                <w:tcW w:type="dxa" w:w="1016"/>
                <w:gridSpan w:val="2"/>
                <w:cellDel w:author="Author" w:date="2026-07-07T20:18:00Z" w:id="19791"/>
              </w:tcPr>
            </w:tcPrChange>
          </w:tcPr>
          <w:p w14:paraId="020CE49F" w14:textId="77777777" w:rsidR="008166CF" w:rsidRDefault="00000000">
            <w:pPr>
              <w:spacing w:line="202" w:lineRule="exact"/>
              <w:rPr>
                <w:del w16du:dateUtc="2026-07-07T18:18:00Z" w:author="Author" w:date="2026-07-07T20:18:00Z" w:id="19792"/>
                <w:color w:val="000000"/>
                <w:sz w:val="18"/>
              </w:rPr>
            </w:pPr>
            <w:del w16du:dateUtc="2026-07-07T18:18:00Z" w:author="Author" w:date="2026-07-07T20:18:00Z" w:id="19793">
              <w:r>
                <w:rPr>
                  <w:color w:val="000000"/>
                  <w:sz w:val="18"/>
                </w:rPr>
                <w:delText>Every</w:delText>
              </w:r>
            </w:del>
          </w:p>
          <w:p w14:paraId="00647E03" w14:textId="77777777" w:rsidR="008166CF" w:rsidRDefault="00000000">
            <w:pPr>
              <w:spacing w:before="4" w:line="202" w:lineRule="exact"/>
              <w:rPr>
                <w:del w16du:dateUtc="2026-07-07T18:18:00Z" w:author="Author" w:date="2026-07-07T20:18:00Z" w:id="19794"/>
                <w:color w:val="000000"/>
                <w:sz w:val="18"/>
              </w:rPr>
            </w:pPr>
            <w:del w16du:dateUtc="2026-07-07T18:18:00Z" w:author="Author" w:date="2026-07-07T20:18:00Z" w:id="19795">
              <w:r>
                <w:rPr>
                  <w:color w:val="000000"/>
                  <w:sz w:val="18"/>
                </w:rPr>
                <w:delText>calendar day</w:delText>
              </w:r>
            </w:del>
          </w:p>
          <w:p w14:paraId="01BBDA05" w14:textId="77777777" w:rsidR="008166CF" w:rsidRDefault="00000000">
            <w:pPr>
              <w:spacing w:line="206" w:lineRule="exact"/>
              <w:rPr>
                <w:del w16du:dateUtc="2026-07-07T18:18:00Z" w:author="Author" w:date="2026-07-07T20:18:00Z" w:id="19796"/>
                <w:color w:val="000000"/>
                <w:sz w:val="18"/>
              </w:rPr>
            </w:pPr>
            <w:del w16du:dateUtc="2026-07-07T18:18:00Z" w:author="Author" w:date="2026-07-07T20:18:00Z" w:id="19797">
              <w:r>
                <w:rPr>
                  <w:color w:val="000000"/>
                  <w:sz w:val="18"/>
                </w:rPr>
                <w:delText>until a</w:delText>
              </w:r>
            </w:del>
          </w:p>
          <w:p w14:paraId="02B996C7" w14:textId="77777777" w:rsidR="008166CF" w:rsidRDefault="00000000">
            <w:pPr>
              <w:spacing w:before="9" w:line="202" w:lineRule="exact"/>
              <w:rPr>
                <w:del w16du:dateUtc="2026-07-07T18:18:00Z" w:author="Author" w:date="2026-07-07T20:18:00Z" w:id="19798"/>
                <w:color w:val="000000"/>
                <w:sz w:val="18"/>
              </w:rPr>
            </w:pPr>
            <w:del w16du:dateUtc="2026-07-07T18:18:00Z" w:author="Author" w:date="2026-07-07T20:18:00Z" w:id="19799">
              <w:r>
                <w:rPr>
                  <w:color w:val="000000"/>
                  <w:sz w:val="18"/>
                </w:rPr>
                <w:delText>service</w:delText>
              </w:r>
            </w:del>
          </w:p>
          <w:p w14:paraId="02487C6D" w14:textId="77777777" w:rsidR="008166CF" w:rsidRDefault="00000000">
            <w:pPr>
              <w:spacing w:before="4" w:line="202" w:lineRule="exact"/>
              <w:rPr>
                <w:del w16du:dateUtc="2026-07-07T18:18:00Z" w:author="Author" w:date="2026-07-07T20:18:00Z" w:id="19800"/>
                <w:color w:val="000000"/>
                <w:sz w:val="18"/>
              </w:rPr>
            </w:pPr>
            <w:del w16du:dateUtc="2026-07-07T18:18:00Z" w:author="Author" w:date="2026-07-07T20:18:00Z" w:id="19801">
              <w:r>
                <w:rPr>
                  <w:color w:val="000000"/>
                  <w:sz w:val="18"/>
                </w:rPr>
                <w:delText>restoration is</w:delText>
              </w:r>
            </w:del>
          </w:p>
          <w:p w14:paraId="016D5B90" w14:textId="77777777" w:rsidR="00000000" w:rsidRDefault="00000000">
            <w:pPr>
              <w:widowControl/>
              <w:autoSpaceDE/>
              <w:autoSpaceDN/>
              <w:spacing w:line="202" w:lineRule="exact"/>
              <w:rPr>
                <w:rFonts w:cstheme="minorBidi" w:eastAsiaTheme="minorEastAsia" w:hAnsiTheme="minorHAnsi"/>
                <w:color w:val="000000"/>
                <w:kern w:val="2"/>
                <w:sz w:val="18"/>
                <w14:ligatures w14:val="standardContextual"/>
              </w:rPr>
            </w:pPr>
            <w:del w16du:dateUtc="2026-07-07T18:18:00Z" w:author="Author" w:date="2026-07-07T20:18:00Z" w:id="19802">
              <w:r>
                <w:rPr>
                  <w:color w:val="000000"/>
                  <w:sz w:val="18"/>
                </w:rPr>
                <w:delText>provided.</w:delText>
              </w:r>
            </w:del>
          </w:p>
        </w:tc>
      </w:tr>
      <w:tr w14:paraId="52A7BE8A" w14:textId="0A28E3C3" w:rsidR="0027638C">
        <w:tblPrEx>
          <w:tblPrExChange w16du:dateUtc="2026-07-07T18:18:00Z" w:author="Author" w:date="2026-07-07T20:18:00Z" w:id="19803">
            <w:tblPrEx>
              <w:tblCellMar>
                <w:left w:type="dxa" w:w="0"/>
                <w:right w:type="dxa" w:w="0"/>
              </w:tblCellMar>
            </w:tblPrEx>
          </w:tblPrExChange>
        </w:tblPrEx>
        <w:trPr>
          <w:cantSplit/>
          <w:trPrChange w16du:dateUtc="2026-07-07T18:18:00Z" w:author="Author" w:date="2026-07-07T20:18:00Z" w:id="19804">
            <w:trPr>
              <w:gridAfter w:val="0"/>
              <w:wAfter w:type="dxa" w:w="581"/>
              <w:trHeight w:val="1239"/>
            </w:trPr>
          </w:trPrChange>
        </w:trPr>
        <w:tc>
          <w:tcPr>
            <w:tcW w:type="dxa" w:w="528"/>
            <w:gridSpan w:val="3"/>
            <w:tcMar>
              <w:top w:type="dxa" w:w="0"/>
            </w:tcMar>
            <w:tcPrChange w16du:dateUtc="2026-07-07T18:18:00Z" w:author="Author" w:date="2026-07-07T20:18:00Z" w:id="19805">
              <w:tcPr>
                <w:tcW w:type="dxa" w:w="1156"/>
                <w:gridSpan w:val="4"/>
              </w:tcPr>
            </w:tcPrChange>
          </w:tcPr>
          <w:p w14:paraId="5EE73CAA" w14:textId="77777777" w:rsidR="0027638C" w:rsidRDefault="0027638C">
            <w:pPr>
              <w:pStyle w:val="TableTableau"/>
              <w:keepNext/>
              <w:rPr>
                <w:rPrChange w16du:dateUtc="2026-07-07T18:18:00Z" w:author="Author" w:date="2026-07-07T20:18:00Z" w:id="19806">
                  <w:rPr>
                    <w:rFonts w:ascii="Times New Roman"/>
                    <w:color w:val="000000"/>
                    <w:sz w:val="18"/>
                  </w:rPr>
                </w:rPrChange>
              </w:rPr>
              <w:pPrChange w16du:dateUtc="2026-07-07T18:18:00Z" w:author="Author" w:date="2026-07-07T20:18:00Z" w:id="19807">
                <w:pPr>
                  <w:spacing w:after="0" w:before="0" w:line="0" w:lineRule="atLeast"/>
                  <w:jc w:val="left"/>
                </w:pPr>
              </w:pPrChange>
            </w:pPr>
          </w:p>
        </w:tc>
        <w:tc>
          <w:tcPr>
            <w:tcW w:type="dxa" w:w="3640"/>
            <w:tcBorders>
              <w:top w:color="auto" w:space="0" w:sz="4" w:val="single"/>
            </w:tcBorders>
            <w:tcMar>
              <w:top w:type="dxa" w:w="0"/>
            </w:tcMar>
            <w:tcPrChange w16du:dateUtc="2026-07-07T18:18:00Z" w:author="Author" w:date="2026-07-07T20:18:00Z" w:id="19808">
              <w:tcPr>
                <w:tcW w:type="dxa" w:w="605"/>
              </w:tcPr>
            </w:tcPrChange>
          </w:tcPr>
          <w:p w14:paraId="680F2B5C" w14:textId="77777777" w:rsidR="0027638C" w:rsidRDefault="00000000">
            <w:pPr>
              <w:pStyle w:val="TableTableau"/>
              <w:keepNext/>
              <w:jc w:val="center"/>
              <w:rPr>
                <w:rPrChange w16du:dateUtc="2026-07-07T18:18:00Z" w:author="Author" w:date="2026-07-07T20:18:00Z" w:id="19809">
                  <w:rPr>
                    <w:rFonts w:ascii="Times New Roman"/>
                    <w:color w:val="000000"/>
                    <w:sz w:val="18"/>
                  </w:rPr>
                </w:rPrChange>
              </w:rPr>
              <w:pPrChange w16du:dateUtc="2026-07-07T18:18:00Z" w:author="Author" w:date="2026-07-07T20:18:00Z" w:id="19810">
                <w:pPr>
                  <w:spacing w:after="0" w:before="523" w:line="202" w:lineRule="exact"/>
                  <w:jc w:val="left"/>
                </w:pPr>
              </w:pPrChange>
            </w:pPr>
            <w:del w16du:dateUtc="2026-07-07T18:18:00Z" w:author="Author" w:date="2026-07-07T20:18:00Z" w:id="19811">
              <w:r>
                <w:rPr>
                  <w:rFonts w:ascii="Times New Roman"/>
                  <w:color w:val="000000"/>
                  <w:sz w:val="18"/>
                </w:rPr>
                <w:delText>3</w:delText>
              </w:r>
            </w:del>
            <w:ins w16du:dateUtc="2026-07-07T18:18:00Z" w:author="Author" w:date="2026-07-07T20:18:00Z" w:id="19812">
              <w:r w:rsidR="0027638C">
                <w:rPr>
                  <w:rPrChange w16du:dateUtc="2026-07-07T18:18:00Z" w:author="Author" w:date="2026-07-07T20:18:00Z" w:id="19813">
                    <w:rPr>
                      <w:rFonts w:ascii="Times New Roman"/>
                      <w:color w:val="000000"/>
                    </w:rPr>
                  </w:rPrChange>
                </w:rPr>
                <w:t>Consectetur Adipiscing</w:t>
              </w:r>
            </w:ins>
          </w:p>
        </w:tc>
        <w:tc>
          <w:tcPr>
            <w:tcW w:type="dxa" w:w="695"/>
            <w:tcMar>
              <w:top w:type="dxa" w:w="0"/>
            </w:tcMar>
            <w:tcPrChange w16du:dateUtc="2026-07-07T18:18:00Z" w:author="Author" w:date="2026-07-07T20:18:00Z" w:id="19814">
              <w:tcPr>
                <w:tcW w:type="dxa" w:w="20"/>
              </w:tcPr>
            </w:tcPrChange>
          </w:tcPr>
          <w:p w14:paraId="28FF4DF4" w14:textId="77777777" w:rsidR="0027638C" w:rsidRDefault="0027638C">
            <w:pPr>
              <w:pStyle w:val="TableTableau"/>
              <w:keepNext/>
              <w:rPr>
                <w:rPrChange w16du:dateUtc="2026-07-07T18:18:00Z" w:author="Author" w:date="2026-07-07T20:18:00Z" w:id="19815">
                  <w:rPr>
                    <w:rFonts w:ascii="Times New Roman"/>
                    <w:color w:val="000000"/>
                    <w:sz w:val="18"/>
                  </w:rPr>
                </w:rPrChange>
              </w:rPr>
              <w:pPrChange w16du:dateUtc="2026-07-07T18:18:00Z" w:author="Author" w:date="2026-07-07T20:18:00Z" w:id="19816">
                <w:pPr>
                  <w:spacing w:after="0" w:before="0" w:line="0" w:lineRule="atLeast"/>
                  <w:jc w:val="left"/>
                </w:pPr>
              </w:pPrChange>
            </w:pPr>
          </w:p>
        </w:tc>
        <w:tc>
          <w:tcPr>
            <w:tcW w:type="dxa" w:w="527"/>
            <w:tcMar>
              <w:top w:type="dxa" w:w="0"/>
            </w:tcMar>
            <w:tcPrChange w16du:dateUtc="2026-07-07T18:18:00Z" w:author="Author" w:date="2026-07-07T20:18:00Z" w:id="19817">
              <w:tcPr>
                <w:tcW w:type="dxa" w:w="4554"/>
                <w:gridSpan w:val="6"/>
              </w:tcPr>
            </w:tcPrChange>
          </w:tcPr>
          <w:p w14:paraId="013B5355" w14:textId="77777777" w:rsidR="008166CF" w:rsidRDefault="00A96A35">
            <w:pPr>
              <w:spacing w:line="202" w:lineRule="exact"/>
              <w:rPr>
                <w:del w16du:dateUtc="2026-07-07T18:18:00Z" w:author="Author" w:date="2026-07-07T20:18:00Z" w:id="19818"/>
                <w:color w:val="000000"/>
                <w:sz w:val="18"/>
              </w:rPr>
            </w:pPr>
            <w:moveFromRangeStart w:author="Author" w:date="2026-07-07T20:18:00Z" w:id="19819" w:name="move234347936"/>
            <w:moveFrom w16du:dateUtc="2026-07-07T18:18:00Z" w:author="Author" w:date="2026-07-07T20:18:00Z" w:id="19820">
              <w:r w:rsidRPr="00092849">
                <w:rPr>
                  <w:sz w:val="20"/>
                  <w:szCs w:val="20"/>
                </w:rPr>
                <w:t>Elit</w:t>
              </w:r>
              <w:r w:rsidRPr="00092849">
                <w:rPr>
                  <w:spacing w:val="-5"/>
                  <w:sz w:val="20"/>
                  <w:szCs w:val="20"/>
                </w:rPr>
                <w:t xml:space="preserve"> </w:t>
              </w:r>
              <w:r w:rsidRPr="00092849">
                <w:rPr>
                  <w:sz w:val="20"/>
                  <w:szCs w:val="20"/>
                </w:rPr>
                <w:t>Sed</w:t>
              </w:r>
              <w:r w:rsidRPr="00092849">
                <w:rPr>
                  <w:spacing w:val="-3"/>
                  <w:sz w:val="20"/>
                  <w:szCs w:val="20"/>
                </w:rPr>
                <w:t xml:space="preserve"> </w:t>
              </w:r>
              <w:r w:rsidRPr="00092849">
                <w:rPr>
                  <w:sz w:val="20"/>
                  <w:szCs w:val="20"/>
                </w:rPr>
                <w:t>do</w:t>
              </w:r>
              <w:r w:rsidRPr="00092849">
                <w:rPr>
                  <w:spacing w:val="-3"/>
                  <w:sz w:val="20"/>
                  <w:szCs w:val="20"/>
                </w:rPr>
                <w:t xml:space="preserve"> </w:t>
              </w:r>
              <w:r w:rsidRPr="00092849">
                <w:rPr>
                  <w:sz w:val="20"/>
                  <w:szCs w:val="20"/>
                </w:rPr>
                <w:t>eiusmod</w:t>
              </w:r>
              <w:r w:rsidRPr="00092849">
                <w:rPr>
                  <w:spacing w:val="-3"/>
                  <w:sz w:val="20"/>
                  <w:szCs w:val="20"/>
                </w:rPr>
                <w:t xml:space="preserve"> </w:t>
              </w:r>
              <w:r w:rsidRPr="00092849">
                <w:rPr>
                  <w:sz w:val="20"/>
                  <w:szCs w:val="20"/>
                </w:rPr>
                <w:t>tempor</w:t>
              </w:r>
              <w:r w:rsidRPr="00092849">
                <w:rPr>
                  <w:spacing w:val="-4"/>
                  <w:sz w:val="20"/>
                  <w:szCs w:val="20"/>
                </w:rPr>
                <w:t xml:space="preserve"> </w:t>
              </w:r>
              <w:r w:rsidRPr="00092849">
                <w:rPr>
                  <w:sz w:val="20"/>
                  <w:szCs w:val="20"/>
                </w:rPr>
                <w:t>incididunt</w:t>
              </w:r>
              <w:r w:rsidRPr="00092849">
                <w:rPr>
                  <w:spacing w:val="-3"/>
                  <w:sz w:val="20"/>
                  <w:szCs w:val="20"/>
                </w:rPr>
                <w:t xml:space="preserve"> </w:t>
              </w:r>
              <w:r w:rsidRPr="00092849">
                <w:rPr>
                  <w:spacing w:val="-2"/>
                  <w:sz w:val="20"/>
                  <w:szCs w:val="20"/>
                </w:rPr>
                <w:t>ut.</w:t>
              </w:r>
            </w:moveFrom>
            <w:moveFromRangeEnd w:id="19819"/>
            <w:del w16du:dateUtc="2026-07-07T18:18:00Z" w:author="Author" w:date="2026-07-07T20:18:00Z" w:id="19821">
              <w:r w:rsidR="00000000">
                <w:rPr>
                  <w:color w:val="000000"/>
                  <w:spacing w:val="648"/>
                  <w:sz w:val="18"/>
                </w:rPr>
                <w:delText xml:space="preserve"> </w:delText>
              </w:r>
              <w:r w:rsidR="00000000">
                <w:rPr>
                  <w:color w:val="000000"/>
                  <w:sz w:val="18"/>
                </w:rPr>
                <w:delText>Commercially</w:delText>
              </w:r>
            </w:del>
          </w:p>
          <w:p w14:paraId="01CCED7E" w14:textId="77777777" w:rsidR="008166CF" w:rsidRDefault="00000000">
            <w:pPr>
              <w:spacing w:line="202" w:lineRule="exact"/>
              <w:ind w:left="3418"/>
              <w:rPr>
                <w:del w16du:dateUtc="2026-07-07T18:18:00Z" w:author="Author" w:date="2026-07-07T20:18:00Z" w:id="19822"/>
                <w:color w:val="000000"/>
                <w:sz w:val="18"/>
              </w:rPr>
            </w:pPr>
            <w:del w16du:dateUtc="2026-07-07T18:18:00Z" w:author="Author" w:date="2026-07-07T20:18:00Z" w:id="19823">
              <w:r>
                <w:rPr>
                  <w:color w:val="000000"/>
                  <w:sz w:val="18"/>
                </w:rPr>
                <w:delText>reasonable</w:delText>
              </w:r>
            </w:del>
          </w:p>
          <w:p w14:paraId="04815D19" w14:textId="77777777" w:rsidR="008166CF" w:rsidRDefault="00000000">
            <w:pPr>
              <w:spacing w:line="209" w:lineRule="exact"/>
              <w:ind w:left="3418"/>
              <w:rPr>
                <w:del w16du:dateUtc="2026-07-07T18:18:00Z" w:author="Author" w:date="2026-07-07T20:18:00Z" w:id="19824"/>
                <w:color w:val="000000"/>
                <w:sz w:val="18"/>
              </w:rPr>
            </w:pPr>
            <w:del w16du:dateUtc="2026-07-07T18:18:00Z" w:author="Author" w:date="2026-07-07T20:18:00Z" w:id="19825">
              <w:r>
                <w:rPr>
                  <w:color w:val="000000"/>
                  <w:sz w:val="18"/>
                </w:rPr>
                <w:delText>efforts, during</w:delText>
              </w:r>
            </w:del>
          </w:p>
          <w:p w14:paraId="020F81D0" w14:textId="77777777" w:rsidR="008166CF" w:rsidRDefault="00000000">
            <w:pPr>
              <w:spacing w:line="209" w:lineRule="exact"/>
              <w:ind w:left="3418"/>
              <w:rPr>
                <w:del w16du:dateUtc="2026-07-07T18:18:00Z" w:author="Author" w:date="2026-07-07T20:18:00Z" w:id="19826"/>
                <w:color w:val="000000"/>
                <w:sz w:val="18"/>
              </w:rPr>
            </w:pPr>
            <w:del w16du:dateUtc="2026-07-07T18:18:00Z" w:author="Author" w:date="2026-07-07T20:18:00Z" w:id="19827">
              <w:r>
                <w:rPr>
                  <w:color w:val="000000"/>
                  <w:sz w:val="18"/>
                </w:rPr>
                <w:delText>normal</w:delText>
              </w:r>
            </w:del>
          </w:p>
          <w:p w14:paraId="0132431C" w14:textId="77777777" w:rsidR="008166CF" w:rsidRDefault="00000000">
            <w:pPr>
              <w:spacing w:before="4" w:line="202" w:lineRule="exact"/>
              <w:ind w:left="3418"/>
              <w:rPr>
                <w:del w16du:dateUtc="2026-07-07T18:18:00Z" w:author="Author" w:date="2026-07-07T20:18:00Z" w:id="19828"/>
                <w:color w:val="000000"/>
                <w:sz w:val="18"/>
              </w:rPr>
            </w:pPr>
            <w:del w16du:dateUtc="2026-07-07T18:18:00Z" w:author="Author" w:date="2026-07-07T20:18:00Z" w:id="19829">
              <w:r>
                <w:rPr>
                  <w:color w:val="000000"/>
                  <w:sz w:val="18"/>
                </w:rPr>
                <w:delText>Business</w:delText>
              </w:r>
            </w:del>
          </w:p>
          <w:p w14:paraId="655E41D6" w14:textId="77777777" w:rsidR="0027638C" w:rsidRDefault="00000000">
            <w:pPr>
              <w:pStyle w:val="TableTableau"/>
              <w:keepNext/>
              <w:rPr>
                <w:rPrChange w16du:dateUtc="2026-07-07T18:18:00Z" w:author="Author" w:date="2026-07-07T20:18:00Z" w:id="19830">
                  <w:rPr>
                    <w:rFonts w:ascii="Times New Roman"/>
                    <w:color w:val="000000"/>
                    <w:sz w:val="18"/>
                  </w:rPr>
                </w:rPrChange>
              </w:rPr>
              <w:pPrChange w16du:dateUtc="2026-07-07T18:18:00Z" w:author="Author" w:date="2026-07-07T20:18:00Z" w:id="19831">
                <w:pPr>
                  <w:spacing w:after="0" w:before="0" w:line="206" w:lineRule="exact"/>
                  <w:ind w:left="3418"/>
                  <w:jc w:val="left"/>
                </w:pPr>
              </w:pPrChange>
            </w:pPr>
            <w:del w16du:dateUtc="2026-07-07T18:18:00Z" w:author="Author" w:date="2026-07-07T20:18:00Z" w:id="19832">
              <w:r>
                <w:rPr>
                  <w:rFonts w:ascii="Times New Roman"/>
                  <w:color w:val="000000"/>
                  <w:sz w:val="18"/>
                </w:rPr>
                <w:delText>Hours.</w:delText>
              </w:r>
            </w:del>
          </w:p>
        </w:tc>
        <w:tc>
          <w:tcPr>
            <w:tcW w:type="dxa" w:w="3639"/>
            <w:tcBorders>
              <w:top w:color="auto" w:space="0" w:sz="4" w:val="single"/>
            </w:tcBorders>
            <w:tcMar>
              <w:top w:type="dxa" w:w="0"/>
            </w:tcMar>
            <w:tcPrChange w16du:dateUtc="2026-07-07T18:18:00Z" w:author="Author" w:date="2026-07-07T20:18:00Z" w:id="19833">
              <w:tcPr>
                <w:tcW w:type="dxa" w:w="20"/>
              </w:tcPr>
            </w:tcPrChange>
          </w:tcPr>
          <w:p w14:paraId="6C10916C" w14:textId="77777777" w:rsidR="0027638C" w:rsidRDefault="0027638C">
            <w:pPr>
              <w:pStyle w:val="TableTableau"/>
              <w:keepNext/>
              <w:jc w:val="center"/>
              <w:rPr>
                <w:rPrChange w16du:dateUtc="2026-07-07T18:18:00Z" w:author="Author" w:date="2026-07-07T20:18:00Z" w:id="19834">
                  <w:rPr>
                    <w:rFonts w:ascii="Times New Roman"/>
                    <w:color w:val="000000"/>
                    <w:sz w:val="18"/>
                  </w:rPr>
                </w:rPrChange>
              </w:rPr>
              <w:pPrChange w16du:dateUtc="2026-07-07T18:18:00Z" w:author="Author" w:date="2026-07-07T20:18:00Z" w:id="19835">
                <w:pPr>
                  <w:spacing w:after="0" w:before="0" w:line="0" w:lineRule="atLeast"/>
                  <w:jc w:val="left"/>
                </w:pPr>
              </w:pPrChange>
            </w:pPr>
            <w:ins w16du:dateUtc="2026-07-07T18:18:00Z" w:author="Author" w:date="2026-07-07T20:18:00Z" w:id="19836">
              <w:r>
                <w:rPr>
                  <w:rPrChange w16du:dateUtc="2026-07-07T18:18:00Z" w:author="Author" w:date="2026-07-07T20:18:00Z" w:id="19837">
                    <w:rPr>
                      <w:rFonts w:ascii="Times New Roman"/>
                      <w:color w:val="000000"/>
                    </w:rPr>
                  </w:rPrChange>
                </w:rPr>
                <w:t>Labore Et</w:t>
              </w:r>
            </w:ins>
          </w:p>
        </w:tc>
        <w:tc>
          <w:tcPr>
            <w:tcW w:type="dxa" w:w="926"/>
            <w:gridSpan w:val="2"/>
            <w:cellDel w:author="Author" w:date="2026-07-07T20:18:00Z" w:id="19838"/>
            <w:tcPrChange w16du:dateUtc="2026-07-07T18:18:00Z" w:author="Author" w:date="2026-07-07T20:18:00Z" w:id="19839">
              <w:tcPr>
                <w:tcW w:type="dxa" w:w="926"/>
                <w:cellDel w:author="Author" w:date="2026-07-07T20:18:00Z" w:id="19840"/>
              </w:tcPr>
            </w:tcPrChange>
          </w:tcPr>
          <w:p w14:paraId="009FE67D" w14:textId="77777777" w:rsidR="008166CF" w:rsidRDefault="00000000">
            <w:pPr>
              <w:spacing w:line="202" w:lineRule="exact"/>
              <w:rPr>
                <w:del w16du:dateUtc="2026-07-07T18:18:00Z" w:author="Author" w:date="2026-07-07T20:18:00Z" w:id="19841"/>
                <w:color w:val="000000"/>
                <w:sz w:val="18"/>
              </w:rPr>
            </w:pPr>
            <w:del w16du:dateUtc="2026-07-07T18:18:00Z" w:author="Author" w:date="2026-07-07T20:18:00Z" w:id="19842">
              <w:r>
                <w:rPr>
                  <w:color w:val="000000"/>
                  <w:sz w:val="18"/>
                </w:rPr>
                <w:delText>One</w:delText>
              </w:r>
            </w:del>
          </w:p>
          <w:p w14:paraId="04AD63F3" w14:textId="77777777" w:rsidR="008166CF" w:rsidRDefault="00000000">
            <w:pPr>
              <w:spacing w:before="4" w:line="202" w:lineRule="exact"/>
              <w:rPr>
                <w:del w16du:dateUtc="2026-07-07T18:18:00Z" w:author="Author" w:date="2026-07-07T20:18:00Z" w:id="19843"/>
                <w:color w:val="000000"/>
                <w:sz w:val="18"/>
              </w:rPr>
            </w:pPr>
            <w:del w16du:dateUtc="2026-07-07T18:18:00Z" w:author="Author" w:date="2026-07-07T20:18:00Z" w:id="19844">
              <w:r>
                <w:rPr>
                  <w:color w:val="000000"/>
                  <w:sz w:val="18"/>
                </w:rPr>
                <w:delText>Business</w:delText>
              </w:r>
            </w:del>
          </w:p>
          <w:p w14:paraId="04A25E07" w14:textId="77777777" w:rsidR="00000000" w:rsidRDefault="00000000">
            <w:pPr>
              <w:widowControl/>
              <w:autoSpaceDE/>
              <w:autoSpaceDN/>
              <w:spacing w:line="202" w:lineRule="exact"/>
              <w:rPr>
                <w:rFonts w:cstheme="minorBidi" w:eastAsiaTheme="minorEastAsia" w:hAnsiTheme="minorHAnsi"/>
                <w:color w:val="000000"/>
                <w:kern w:val="2"/>
                <w:sz w:val="18"/>
                <w14:ligatures w14:val="standardContextual"/>
              </w:rPr>
            </w:pPr>
            <w:del w16du:dateUtc="2026-07-07T18:18:00Z" w:author="Author" w:date="2026-07-07T20:18:00Z" w:id="19845">
              <w:r>
                <w:rPr>
                  <w:color w:val="000000"/>
                  <w:sz w:val="18"/>
                </w:rPr>
                <w:delText>Day.</w:delText>
              </w:r>
            </w:del>
          </w:p>
        </w:tc>
        <w:tc>
          <w:tcPr>
            <w:tcW w:type="dxa" w:w="20"/>
            <w:cellDel w:author="Author" w:date="2026-07-07T20:18:00Z" w:id="19846"/>
            <w:tcPrChange w16du:dateUtc="2026-07-07T18:18:00Z" w:author="Author" w:date="2026-07-07T20:18:00Z" w:id="19847">
              <w:tcPr>
                <w:tcW w:type="dxa" w:w="20"/>
                <w:cellDel w:author="Author" w:date="2026-07-07T20:18:00Z" w:id="19848"/>
              </w:tcPr>
            </w:tcPrChange>
          </w:tcPr>
          <w:p w14:paraId="01629B6C" w14:textId="77777777" w:rsidR="008166CF" w:rsidRDefault="008166CF">
            <w:pPr>
              <w:widowControl/>
              <w:autoSpaceDE/>
              <w:autoSpaceDN/>
              <w:spacing w:line="0" w:lineRule="atLeast"/>
              <w:rPr>
                <w:rFonts w:cstheme="minorBidi" w:eastAsiaTheme="minorEastAsia" w:hAnsiTheme="minorHAnsi"/>
                <w:color w:val="000000"/>
                <w:kern w:val="2"/>
                <w:sz w:val="18"/>
                <w14:ligatures w14:val="standardContextual"/>
              </w:rPr>
            </w:pPr>
          </w:p>
        </w:tc>
        <w:tc>
          <w:tcPr>
            <w:tcW w:type="dxa" w:w="1070"/>
            <w:gridSpan w:val="2"/>
            <w:cellDel w:author="Author" w:date="2026-07-07T20:18:00Z" w:id="19849"/>
            <w:tcPrChange w16du:dateUtc="2026-07-07T18:18:00Z" w:author="Author" w:date="2026-07-07T20:18:00Z" w:id="19850">
              <w:tcPr>
                <w:tcW w:type="dxa" w:w="1070"/>
                <w:cellDel w:author="Author" w:date="2026-07-07T20:18:00Z" w:id="19851"/>
              </w:tcPr>
            </w:tcPrChange>
          </w:tcPr>
          <w:p w14:paraId="01466591" w14:textId="77777777" w:rsidR="008166CF" w:rsidRDefault="00000000">
            <w:pPr>
              <w:spacing w:line="202" w:lineRule="exact"/>
              <w:rPr>
                <w:del w16du:dateUtc="2026-07-07T18:18:00Z" w:author="Author" w:date="2026-07-07T20:18:00Z" w:id="19852"/>
                <w:color w:val="000000"/>
                <w:sz w:val="18"/>
              </w:rPr>
            </w:pPr>
            <w:del w16du:dateUtc="2026-07-07T18:18:00Z" w:author="Author" w:date="2026-07-07T20:18:00Z" w:id="19853">
              <w:r>
                <w:rPr>
                  <w:color w:val="000000"/>
                  <w:sz w:val="18"/>
                </w:rPr>
                <w:delText>Three</w:delText>
              </w:r>
            </w:del>
          </w:p>
          <w:p w14:paraId="01DAFE51" w14:textId="77777777" w:rsidR="008166CF" w:rsidRDefault="00000000">
            <w:pPr>
              <w:spacing w:before="4" w:line="202" w:lineRule="exact"/>
              <w:rPr>
                <w:del w16du:dateUtc="2026-07-07T18:18:00Z" w:author="Author" w:date="2026-07-07T20:18:00Z" w:id="19854"/>
                <w:color w:val="000000"/>
                <w:sz w:val="18"/>
              </w:rPr>
            </w:pPr>
            <w:del w16du:dateUtc="2026-07-07T18:18:00Z" w:author="Author" w:date="2026-07-07T20:18:00Z" w:id="19855">
              <w:r>
                <w:rPr>
                  <w:color w:val="000000"/>
                  <w:sz w:val="18"/>
                </w:rPr>
                <w:delText>calendar</w:delText>
              </w:r>
            </w:del>
          </w:p>
          <w:p w14:paraId="00E577DC" w14:textId="77777777" w:rsidR="00000000" w:rsidRDefault="00000000">
            <w:pPr>
              <w:widowControl/>
              <w:autoSpaceDE/>
              <w:autoSpaceDN/>
              <w:spacing w:line="202" w:lineRule="exact"/>
              <w:rPr>
                <w:rFonts w:cstheme="minorBidi" w:eastAsiaTheme="minorEastAsia" w:hAnsiTheme="minorHAnsi"/>
                <w:color w:val="000000"/>
                <w:kern w:val="2"/>
                <w:sz w:val="18"/>
                <w14:ligatures w14:val="standardContextual"/>
              </w:rPr>
            </w:pPr>
            <w:del w16du:dateUtc="2026-07-07T18:18:00Z" w:author="Author" w:date="2026-07-07T20:18:00Z" w:id="19856">
              <w:r>
                <w:rPr>
                  <w:color w:val="000000"/>
                  <w:sz w:val="18"/>
                </w:rPr>
                <w:delText>days.</w:delText>
              </w:r>
            </w:del>
          </w:p>
        </w:tc>
        <w:tc>
          <w:tcPr>
            <w:tcW w:type="dxa" w:w="20"/>
            <w:cellDel w:author="Author" w:date="2026-07-07T20:18:00Z" w:id="19857"/>
            <w:tcPrChange w16du:dateUtc="2026-07-07T18:18:00Z" w:author="Author" w:date="2026-07-07T20:18:00Z" w:id="19858">
              <w:tcPr>
                <w:tcW w:type="dxa" w:w="20"/>
                <w:cellDel w:author="Author" w:date="2026-07-07T20:18:00Z" w:id="19859"/>
              </w:tcPr>
            </w:tcPrChange>
          </w:tcPr>
          <w:p w14:paraId="0387FC01" w14:textId="77777777" w:rsidR="008166CF" w:rsidRDefault="008166CF">
            <w:pPr>
              <w:widowControl/>
              <w:autoSpaceDE/>
              <w:autoSpaceDN/>
              <w:spacing w:line="0" w:lineRule="atLeast"/>
              <w:rPr>
                <w:rFonts w:cstheme="minorBidi" w:eastAsiaTheme="minorEastAsia" w:hAnsiTheme="minorHAnsi"/>
                <w:color w:val="000000"/>
                <w:kern w:val="2"/>
                <w:sz w:val="18"/>
                <w14:ligatures w14:val="standardContextual"/>
              </w:rPr>
            </w:pPr>
          </w:p>
        </w:tc>
        <w:tc>
          <w:tcPr>
            <w:tcW w:type="dxa" w:w="436"/>
            <w:cellDel w:author="Author" w:date="2026-07-07T20:18:00Z" w:id="19860"/>
            <w:tcPrChange w16du:dateUtc="2026-07-07T18:18:00Z" w:author="Author" w:date="2026-07-07T20:18:00Z" w:id="19861">
              <w:tcPr>
                <w:tcW w:type="dxa" w:w="436"/>
                <w:cellDel w:author="Author" w:date="2026-07-07T20:18:00Z" w:id="19862"/>
              </w:tcPr>
            </w:tcPrChange>
          </w:tcPr>
          <w:p w14:paraId="012120F5" w14:textId="77777777" w:rsidR="00000000" w:rsidRDefault="00000000">
            <w:pPr>
              <w:widowControl/>
              <w:autoSpaceDE/>
              <w:autoSpaceDN/>
              <w:spacing w:before="5" w:line="202" w:lineRule="exact"/>
              <w:rPr>
                <w:rFonts w:cstheme="minorBidi" w:eastAsiaTheme="minorEastAsia" w:hAnsiTheme="minorHAnsi"/>
                <w:color w:val="000000"/>
                <w:kern w:val="2"/>
                <w:sz w:val="18"/>
                <w14:ligatures w14:val="standardContextual"/>
              </w:rPr>
            </w:pPr>
            <w:del w16du:dateUtc="2026-07-07T18:18:00Z" w:author="Author" w:date="2026-07-07T20:18:00Z" w:id="19863">
              <w:r>
                <w:rPr>
                  <w:color w:val="000000"/>
                  <w:sz w:val="18"/>
                </w:rPr>
                <w:delText>N/A.</w:delText>
              </w:r>
            </w:del>
          </w:p>
        </w:tc>
      </w:tr>
    </w:tbl>
    <w:bookmarkEnd w:id="19563"/>
    <w:p w14:paraId="00B3475D" w14:textId="77777777" w:rsidR="008166CF" w:rsidRDefault="00000000">
      <w:pPr>
        <w:spacing w:before="580" w:line="254" w:lineRule="exact"/>
        <w:rPr>
          <w:del w16du:dateUtc="2026-07-07T18:18:00Z" w:author="Author" w:date="2026-07-07T20:18:00Z" w:id="19864"/>
          <w:color w:val="000000"/>
        </w:rPr>
      </w:pPr>
      <w:del w16du:dateUtc="2026-07-07T18:18:00Z" w:author="Author" w:date="2026-07-07T20:18:00Z" w:id="19865">
        <w:r>
          <w:rPr>
            <w:color w:val="000000"/>
          </w:rPr>
          <w:delText>4.</w:delText>
        </w:r>
        <w:r>
          <w:rPr>
            <w:color w:val="000000"/>
            <w:spacing w:val="500"/>
          </w:rPr>
          <w:delText xml:space="preserve"> </w:delText>
        </w:r>
        <w:r>
          <w:rPr>
            <w:color w:val="000000"/>
          </w:rPr>
          <w:delText>Initial</w:delText>
        </w:r>
        <w:r>
          <w:rPr>
            <w:color w:val="000000"/>
            <w:spacing w:val="12"/>
          </w:rPr>
          <w:delText xml:space="preserve"> </w:delText>
        </w:r>
        <w:r>
          <w:rPr>
            <w:color w:val="000000"/>
          </w:rPr>
          <w:delText>Response</w:delText>
        </w:r>
        <w:r>
          <w:rPr>
            <w:color w:val="000000"/>
            <w:spacing w:val="12"/>
          </w:rPr>
          <w:delText xml:space="preserve"> </w:delText>
        </w:r>
        <w:r>
          <w:rPr>
            <w:color w:val="000000"/>
          </w:rPr>
          <w:delText>and</w:delText>
        </w:r>
        <w:r>
          <w:rPr>
            <w:color w:val="000000"/>
            <w:spacing w:val="12"/>
          </w:rPr>
          <w:delText xml:space="preserve"> </w:delText>
        </w:r>
        <w:r>
          <w:rPr>
            <w:color w:val="000000"/>
          </w:rPr>
          <w:delText>service</w:delText>
        </w:r>
        <w:r>
          <w:rPr>
            <w:color w:val="000000"/>
            <w:spacing w:val="12"/>
          </w:rPr>
          <w:delText xml:space="preserve"> </w:delText>
        </w:r>
        <w:r>
          <w:rPr>
            <w:color w:val="000000"/>
          </w:rPr>
          <w:delText>restoration</w:delText>
        </w:r>
        <w:r>
          <w:rPr>
            <w:color w:val="000000"/>
            <w:spacing w:val="12"/>
          </w:rPr>
          <w:delText xml:space="preserve"> </w:delText>
        </w:r>
        <w:r>
          <w:rPr>
            <w:color w:val="000000"/>
          </w:rPr>
          <w:delText>times</w:delText>
        </w:r>
        <w:r>
          <w:rPr>
            <w:color w:val="000000"/>
            <w:spacing w:val="12"/>
          </w:rPr>
          <w:delText xml:space="preserve"> </w:delText>
        </w:r>
        <w:r>
          <w:rPr>
            <w:color w:val="000000"/>
          </w:rPr>
          <w:delText>commence</w:delText>
        </w:r>
        <w:r>
          <w:rPr>
            <w:color w:val="000000"/>
            <w:spacing w:val="12"/>
          </w:rPr>
          <w:delText xml:space="preserve"> </w:delText>
        </w:r>
        <w:r>
          <w:rPr>
            <w:color w:val="000000"/>
          </w:rPr>
          <w:delText>from</w:delText>
        </w:r>
        <w:r>
          <w:rPr>
            <w:color w:val="000000"/>
            <w:spacing w:val="12"/>
          </w:rPr>
          <w:delText xml:space="preserve"> </w:delText>
        </w:r>
        <w:r>
          <w:rPr>
            <w:color w:val="000000"/>
          </w:rPr>
          <w:delText>the</w:delText>
        </w:r>
        <w:r>
          <w:rPr>
            <w:color w:val="000000"/>
            <w:spacing w:val="12"/>
          </w:rPr>
          <w:delText xml:space="preserve"> </w:delText>
        </w:r>
        <w:r>
          <w:rPr>
            <w:color w:val="000000"/>
          </w:rPr>
          <w:delText>time</w:delText>
        </w:r>
        <w:r>
          <w:rPr>
            <w:color w:val="000000"/>
            <w:spacing w:val="12"/>
          </w:rPr>
          <w:delText xml:space="preserve"> </w:delText>
        </w:r>
        <w:r>
          <w:rPr>
            <w:color w:val="000000"/>
          </w:rPr>
          <w:delText>that</w:delText>
        </w:r>
        <w:r>
          <w:rPr>
            <w:color w:val="000000"/>
            <w:spacing w:val="12"/>
          </w:rPr>
          <w:delText xml:space="preserve"> </w:delText>
        </w:r>
        <w:r>
          <w:rPr>
            <w:color w:val="000000"/>
          </w:rPr>
          <w:delText>Customer</w:delText>
        </w:r>
        <w:r>
          <w:rPr>
            <w:color w:val="000000"/>
            <w:spacing w:val="12"/>
          </w:rPr>
          <w:delText xml:space="preserve"> </w:delText>
        </w:r>
        <w:r>
          <w:rPr>
            <w:color w:val="000000"/>
          </w:rPr>
          <w:delText>reports</w:delText>
        </w:r>
        <w:r>
          <w:rPr>
            <w:color w:val="000000"/>
            <w:spacing w:val="12"/>
          </w:rPr>
          <w:delText xml:space="preserve"> </w:delText>
        </w:r>
        <w:r>
          <w:rPr>
            <w:color w:val="000000"/>
          </w:rPr>
          <w:delText>an</w:delText>
        </w:r>
        <w:r>
          <w:rPr>
            <w:color w:val="000000"/>
          </w:rPr>
          <w:cr/>
        </w:r>
        <w:r>
          <w:rPr>
            <w:color w:val="000000"/>
            <w:spacing w:val="665"/>
          </w:rPr>
          <w:delText xml:space="preserve"> </w:delText>
        </w:r>
        <w:r>
          <w:rPr>
            <w:color w:val="000000"/>
          </w:rPr>
          <w:delText>Incident</w:delText>
        </w:r>
        <w:r>
          <w:rPr>
            <w:color w:val="000000"/>
            <w:spacing w:val="28"/>
          </w:rPr>
          <w:delText xml:space="preserve"> </w:delText>
        </w:r>
        <w:r>
          <w:rPr>
            <w:color w:val="000000"/>
          </w:rPr>
          <w:delText>to</w:delText>
        </w:r>
        <w:r>
          <w:rPr>
            <w:color w:val="000000"/>
            <w:spacing w:val="28"/>
          </w:rPr>
          <w:delText xml:space="preserve"> </w:delText>
        </w:r>
        <w:r>
          <w:rPr>
            <w:color w:val="000000"/>
          </w:rPr>
          <w:delText>Walter.</w:delText>
        </w:r>
        <w:r>
          <w:rPr>
            <w:color w:val="000000"/>
            <w:spacing w:val="28"/>
          </w:rPr>
          <w:delText xml:space="preserve"> </w:delText>
        </w:r>
        <w:r>
          <w:rPr>
            <w:color w:val="000000"/>
            <w:spacing w:val="4"/>
          </w:rPr>
          <w:delText>“Response”</w:delText>
        </w:r>
        <w:r>
          <w:rPr>
            <w:color w:val="000000"/>
            <w:spacing w:val="24"/>
          </w:rPr>
          <w:delText xml:space="preserve"> </w:delText>
        </w:r>
        <w:r>
          <w:rPr>
            <w:color w:val="000000"/>
          </w:rPr>
          <w:delText>means</w:delText>
        </w:r>
        <w:r>
          <w:rPr>
            <w:color w:val="000000"/>
            <w:spacing w:val="28"/>
          </w:rPr>
          <w:delText xml:space="preserve"> </w:delText>
        </w:r>
        <w:r>
          <w:rPr>
            <w:color w:val="000000"/>
          </w:rPr>
          <w:delText>an</w:delText>
        </w:r>
        <w:r>
          <w:rPr>
            <w:color w:val="000000"/>
            <w:spacing w:val="28"/>
          </w:rPr>
          <w:delText xml:space="preserve"> </w:delText>
        </w:r>
        <w:r>
          <w:rPr>
            <w:color w:val="000000"/>
          </w:rPr>
          <w:delText>acknowledgement</w:delText>
        </w:r>
        <w:r>
          <w:rPr>
            <w:color w:val="000000"/>
            <w:spacing w:val="28"/>
          </w:rPr>
          <w:delText xml:space="preserve"> </w:delText>
        </w:r>
        <w:r>
          <w:rPr>
            <w:color w:val="000000"/>
          </w:rPr>
          <w:delText>by</w:delText>
        </w:r>
        <w:r>
          <w:rPr>
            <w:color w:val="000000"/>
            <w:spacing w:val="27"/>
          </w:rPr>
          <w:delText xml:space="preserve"> </w:delText>
        </w:r>
        <w:r>
          <w:rPr>
            <w:color w:val="000000"/>
          </w:rPr>
          <w:delText>Walter’s</w:delText>
        </w:r>
        <w:r>
          <w:rPr>
            <w:color w:val="000000"/>
            <w:spacing w:val="28"/>
          </w:rPr>
          <w:delText xml:space="preserve"> </w:delText>
        </w:r>
        <w:r>
          <w:rPr>
            <w:color w:val="000000"/>
          </w:rPr>
          <w:delText>personnel</w:delText>
        </w:r>
        <w:r>
          <w:rPr>
            <w:color w:val="000000"/>
            <w:spacing w:val="28"/>
          </w:rPr>
          <w:delText xml:space="preserve"> </w:delText>
        </w:r>
        <w:r>
          <w:rPr>
            <w:color w:val="000000"/>
          </w:rPr>
          <w:delText>of</w:delText>
        </w:r>
        <w:r>
          <w:rPr>
            <w:color w:val="000000"/>
            <w:spacing w:val="28"/>
          </w:rPr>
          <w:delText xml:space="preserve"> </w:delText>
        </w:r>
        <w:r>
          <w:rPr>
            <w:color w:val="000000"/>
          </w:rPr>
          <w:delText>Incident</w:delText>
        </w:r>
      </w:del>
    </w:p>
    <w:p w14:paraId="0059F9BD" w14:textId="77777777" w:rsidR="008166CF" w:rsidRDefault="008166CF">
      <w:pPr>
        <w:spacing w:line="0" w:lineRule="atLeast"/>
        <w:rPr>
          <w:del w16du:dateUtc="2026-07-07T18:18:00Z" w:author="Author" w:date="2026-07-07T20:18:00Z" w:id="19866"/>
          <w:rFonts w:ascii="Arial"/>
          <w:color w:val="FF0000"/>
          <w:sz w:val="2"/>
        </w:rPr>
      </w:pPr>
    </w:p>
    <w:p w14:paraId="041CEB1E" w14:textId="77777777" w:rsidR="008166CF" w:rsidRDefault="00000000">
      <w:pPr>
        <w:spacing w:line="0" w:lineRule="atLeast"/>
        <w:rPr>
          <w:del w16du:dateUtc="2026-07-07T18:18:00Z" w:author="Author" w:date="2026-07-07T20:18:00Z" w:id="19867"/>
          <w:rFonts w:ascii="Arial"/>
          <w:color w:val="FF0000"/>
          <w:sz w:val="2"/>
        </w:rPr>
      </w:pPr>
      <w:del w16du:dateUtc="2026-07-07T18:18:00Z" w:author="Author" w:date="2026-07-07T20:18:00Z" w:id="19868">
        <w:r>
          <w:rPr>
            <w:rFonts w:ascii="Arial"/>
            <w:color w:val="FF0000"/>
            <w:sz w:val="2"/>
          </w:rPr>
          <w:cr/>
        </w:r>
        <w:r>
          <w:rPr>
            <w:rFonts w:ascii="Arial"/>
            <w:color w:val="FF0000"/>
            <w:sz w:val="2"/>
          </w:rPr>
          <w:br w:type="page"/>
        </w:r>
      </w:del>
    </w:p>
    <w:p w14:paraId="021A4721" w14:textId="77777777" w:rsidR="008166CF" w:rsidRDefault="008166CF">
      <w:pPr>
        <w:pStyle w:val="NoList1"/>
        <w:rPr>
          <w:del w16du:dateUtc="2026-07-07T18:18:00Z" w:author="Author" w:date="2026-07-07T20:18:00Z" w:id="19869"/>
        </w:rPr>
        <w:sectPr w:rsidR="008166CF">
          <w:pgSz w:h="15840" w:w="12240"/>
          <w:pgMar w:bottom="0" w:footer="720" w:gutter="0" w:header="720" w:left="1440" w:right="100" w:top="713"/>
          <w:pgNumType w:start="1"/>
          <w:cols w:space="720"/>
          <w:docGrid w:linePitch="1"/>
        </w:sectPr>
      </w:pPr>
    </w:p>
    <w:p w14:paraId="0449E48E" w14:textId="77777777" w:rsidR="008166CF" w:rsidRDefault="008166CF">
      <w:pPr>
        <w:spacing w:line="0" w:lineRule="atLeast"/>
        <w:rPr>
          <w:del w16du:dateUtc="2026-07-07T18:18:00Z" w:author="Author" w:date="2026-07-07T20:18:00Z" w:id="19870"/>
          <w:rFonts w:ascii="Arial"/>
          <w:color w:val="FF0000"/>
          <w:sz w:val="2"/>
        </w:rPr>
      </w:pPr>
    </w:p>
    <w:p w14:paraId="01403F65" w14:textId="77777777" w:rsidR="008166CF" w:rsidRDefault="00000000">
      <w:pPr>
        <w:spacing w:line="276" w:lineRule="exact"/>
        <w:ind w:left="3760"/>
        <w:rPr>
          <w:del w16du:dateUtc="2026-07-07T18:18:00Z" w:author="Author" w:date="2026-07-07T20:18:00Z" w:id="19871"/>
          <w:color w:val="000000"/>
          <w:sz w:val="24"/>
        </w:rPr>
      </w:pPr>
      <w:bookmarkStart w:id="19872" w:name="br24"/>
      <w:bookmarkEnd w:id="19872"/>
      <w:del w16du:dateUtc="2026-07-07T18:18:00Z" w:author="Author" w:date="2026-07-07T20:18:00Z" w:id="19873">
        <w:r>
          <w:rPr>
            <w:color w:val="000000"/>
            <w:sz w:val="24"/>
          </w:rPr>
          <w:delText>- 3 -</w:delText>
        </w:r>
      </w:del>
    </w:p>
    <w:p w14:paraId="01BFC1A2" w14:textId="77777777" w:rsidR="008166CF" w:rsidRDefault="00000000">
      <w:pPr>
        <w:spacing w:before="461" w:line="254" w:lineRule="exact"/>
        <w:rPr>
          <w:del w16du:dateUtc="2026-07-07T18:18:00Z" w:author="Author" w:date="2026-07-07T20:18:00Z" w:id="19874"/>
          <w:color w:val="000000"/>
        </w:rPr>
      </w:pPr>
      <w:del w16du:dateUtc="2026-07-07T18:18:00Z" w:author="Author" w:date="2026-07-07T20:18:00Z" w:id="19875">
        <w:r>
          <w:rPr>
            <w:color w:val="000000"/>
          </w:rPr>
          <w:delText>report</w:delText>
        </w:r>
        <w:r>
          <w:rPr>
            <w:color w:val="000000"/>
            <w:spacing w:val="-13"/>
          </w:rPr>
          <w:delText xml:space="preserve"> </w:delText>
        </w:r>
        <w:r>
          <w:rPr>
            <w:color w:val="000000"/>
          </w:rPr>
          <w:delText>from</w:delText>
        </w:r>
        <w:r>
          <w:rPr>
            <w:color w:val="000000"/>
            <w:spacing w:val="-13"/>
          </w:rPr>
          <w:delText xml:space="preserve"> </w:delText>
        </w:r>
        <w:r>
          <w:rPr>
            <w:color w:val="000000"/>
          </w:rPr>
          <w:delText>Customer</w:delText>
        </w:r>
        <w:r>
          <w:rPr>
            <w:color w:val="000000"/>
            <w:spacing w:val="-13"/>
          </w:rPr>
          <w:delText xml:space="preserve"> </w:delText>
        </w:r>
        <w:r>
          <w:rPr>
            <w:color w:val="000000"/>
          </w:rPr>
          <w:delText>but</w:delText>
        </w:r>
        <w:r>
          <w:rPr>
            <w:color w:val="000000"/>
            <w:spacing w:val="-13"/>
          </w:rPr>
          <w:delText xml:space="preserve"> </w:delText>
        </w:r>
        <w:r>
          <w:rPr>
            <w:color w:val="000000"/>
          </w:rPr>
          <w:delText>not</w:delText>
        </w:r>
        <w:r>
          <w:rPr>
            <w:color w:val="000000"/>
            <w:spacing w:val="-13"/>
          </w:rPr>
          <w:delText xml:space="preserve"> </w:delText>
        </w:r>
        <w:r>
          <w:rPr>
            <w:color w:val="000000"/>
          </w:rPr>
          <w:delText>resolution</w:delText>
        </w:r>
        <w:r>
          <w:rPr>
            <w:color w:val="000000"/>
            <w:spacing w:val="-13"/>
          </w:rPr>
          <w:delText xml:space="preserve"> </w:delText>
        </w:r>
        <w:r>
          <w:rPr>
            <w:color w:val="000000"/>
          </w:rPr>
          <w:delText>or</w:delText>
        </w:r>
        <w:r>
          <w:rPr>
            <w:color w:val="000000"/>
            <w:spacing w:val="-13"/>
          </w:rPr>
          <w:delText xml:space="preserve"> </w:delText>
        </w:r>
        <w:r>
          <w:rPr>
            <w:color w:val="000000"/>
          </w:rPr>
          <w:delText>service</w:delText>
        </w:r>
        <w:r>
          <w:rPr>
            <w:color w:val="000000"/>
            <w:spacing w:val="-13"/>
          </w:rPr>
          <w:delText xml:space="preserve"> </w:delText>
        </w:r>
        <w:r>
          <w:rPr>
            <w:color w:val="000000"/>
          </w:rPr>
          <w:delText>resolution</w:delText>
        </w:r>
        <w:r>
          <w:rPr>
            <w:color w:val="000000"/>
            <w:spacing w:val="-13"/>
          </w:rPr>
          <w:delText xml:space="preserve"> </w:delText>
        </w:r>
        <w:r>
          <w:rPr>
            <w:color w:val="000000"/>
          </w:rPr>
          <w:delText>of</w:delText>
        </w:r>
        <w:r>
          <w:rPr>
            <w:color w:val="000000"/>
            <w:spacing w:val="-13"/>
          </w:rPr>
          <w:delText xml:space="preserve"> </w:delText>
        </w:r>
        <w:r>
          <w:rPr>
            <w:color w:val="000000"/>
          </w:rPr>
          <w:delText>the</w:delText>
        </w:r>
        <w:r>
          <w:rPr>
            <w:color w:val="000000"/>
            <w:spacing w:val="-13"/>
          </w:rPr>
          <w:delText xml:space="preserve"> </w:delText>
        </w:r>
        <w:r>
          <w:rPr>
            <w:color w:val="000000"/>
          </w:rPr>
          <w:delText>Incident.</w:delText>
        </w:r>
        <w:r>
          <w:rPr>
            <w:color w:val="000000"/>
            <w:spacing w:val="72"/>
          </w:rPr>
          <w:delText xml:space="preserve"> </w:delText>
        </w:r>
        <w:r>
          <w:rPr>
            <w:color w:val="000000"/>
          </w:rPr>
          <w:delText>Customer</w:delText>
        </w:r>
        <w:r>
          <w:rPr>
            <w:color w:val="000000"/>
            <w:spacing w:val="-13"/>
          </w:rPr>
          <w:delText xml:space="preserve"> </w:delText>
        </w:r>
        <w:r>
          <w:rPr>
            <w:color w:val="000000"/>
          </w:rPr>
          <w:delText>shall</w:delText>
        </w:r>
        <w:r>
          <w:rPr>
            <w:color w:val="000000"/>
            <w:spacing w:val="-13"/>
          </w:rPr>
          <w:delText xml:space="preserve"> </w:delText>
        </w:r>
        <w:r>
          <w:rPr>
            <w:color w:val="000000"/>
          </w:rPr>
          <w:delText>report</w:delText>
        </w:r>
        <w:r>
          <w:rPr>
            <w:color w:val="000000"/>
          </w:rPr>
          <w:cr/>
          <w:delText>Incidents by email at support@example.com or by calling 604.774.5469</w:delText>
        </w:r>
      </w:del>
    </w:p>
    <w:p w14:paraId="0454A5A4" w14:textId="77777777" w:rsidR="008166CF" w:rsidRDefault="008166CF">
      <w:pPr>
        <w:spacing w:line="0" w:lineRule="atLeast"/>
        <w:rPr>
          <w:del w16du:dateUtc="2026-07-07T18:18:00Z" w:author="Author" w:date="2026-07-07T20:18:00Z" w:id="19876"/>
          <w:rFonts w:ascii="Arial"/>
          <w:color w:val="FF0000"/>
          <w:sz w:val="2"/>
        </w:rPr>
      </w:pPr>
    </w:p>
    <w:p w14:paraId="03EEA8FF" w14:textId="77777777" w:rsidR="008166CF" w:rsidRDefault="00000000">
      <w:pPr>
        <w:spacing w:line="0" w:lineRule="atLeast"/>
        <w:rPr>
          <w:del w16du:dateUtc="2026-07-07T18:18:00Z" w:author="Author" w:date="2026-07-07T20:18:00Z" w:id="19877"/>
          <w:rFonts w:ascii="Arial"/>
          <w:color w:val="FF0000"/>
          <w:sz w:val="2"/>
        </w:rPr>
      </w:pPr>
      <w:del w16du:dateUtc="2026-07-07T18:18:00Z" w:author="Author" w:date="2026-07-07T20:18:00Z" w:id="19878">
        <w:r>
          <w:rPr>
            <w:rFonts w:ascii="Arial"/>
            <w:color w:val="FF0000"/>
            <w:sz w:val="2"/>
          </w:rPr>
          <w:cr/>
        </w:r>
        <w:r>
          <w:rPr>
            <w:rFonts w:ascii="Arial"/>
            <w:color w:val="FF0000"/>
            <w:sz w:val="2"/>
          </w:rPr>
          <w:br w:type="page"/>
        </w:r>
      </w:del>
    </w:p>
    <w:p w14:paraId="009FD29C" w14:textId="77777777" w:rsidR="008166CF" w:rsidRDefault="008166CF">
      <w:pPr>
        <w:pStyle w:val="NoList1"/>
        <w:rPr>
          <w:del w16du:dateUtc="2026-07-07T18:18:00Z" w:author="Author" w:date="2026-07-07T20:18:00Z" w:id="19879"/>
        </w:rPr>
        <w:sectPr w:rsidR="008166CF">
          <w:pgSz w:h="15840" w:w="12240"/>
          <w:pgMar w:bottom="0" w:footer="720" w:gutter="0" w:header="720" w:left="2160" w:right="100" w:top="713"/>
          <w:pgNumType w:start="1"/>
          <w:cols w:space="720"/>
          <w:docGrid w:linePitch="1"/>
        </w:sectPr>
      </w:pPr>
    </w:p>
    <w:p w14:paraId="0145A1E9" w14:textId="77777777" w:rsidR="008166CF" w:rsidRDefault="008166CF">
      <w:pPr>
        <w:spacing w:line="0" w:lineRule="atLeast"/>
        <w:rPr>
          <w:del w16du:dateUtc="2026-07-07T18:18:00Z" w:author="Author" w:date="2026-07-07T20:18:00Z" w:id="19880"/>
          <w:rFonts w:ascii="Arial"/>
          <w:color w:val="FF0000"/>
          <w:sz w:val="2"/>
        </w:rPr>
      </w:pPr>
    </w:p>
    <w:p w14:paraId="084599F7" w14:textId="77777777" w:rsidR="0027638C" w:rsidRDefault="00CE63A4">
      <w:pPr>
        <w:rPr>
          <w:ins w16du:dateUtc="2026-07-07T18:18:00Z" w:author="Author" w:date="2026-07-07T20:18:00Z" w:id="19881"/>
        </w:rPr>
      </w:pPr>
      <w:bookmarkStart w:id="19882" w:name="br25"/>
      <w:bookmarkEnd w:id="19882"/>
      <w:del w16du:dateUtc="2026-07-07T18:18:00Z" w:author="Author" w:date="2026-07-07T20:18:00Z" w:id="19883">
        <w:r>
          <w:rPr>
            <w:rFonts w:asciiTheme="minorHAnsi"/>
            <w:noProof/>
          </w:rPr>
          <w:pict w14:anchorId="6B9DAC8E">
            <v:shape alt="" id="_x000021" style="position:absolute;margin-left:-1pt;margin-top:-1pt;width:3pt;height:3pt;z-index:-251616256;mso-wrap-edited:f;mso-width-percent:0;mso-height-percent:0;mso-position-horizontal:absolute;mso-position-horizontal-relative:page;mso-position-vertical:absolute;mso-position-vertical-relative:page;mso-width-percent:0;mso-height-percent:0" type="#_x0000_t75" o:spid="_x0000_s2055">
              <v:imagedata r:id="rId37"/>
              <w10:wrap anchorx="page" anchory="page"/>
            </v:shape>
          </w:pict>
        </w:r>
        <w:r>
          <w:rPr>
            <w:rFonts w:asciiTheme="minorHAnsi"/>
            <w:noProof/>
          </w:rPr>
          <w:pict w14:anchorId="641B2707">
            <v:shape alt="" id="_x000022" style="position:absolute;margin-left:107pt;margin-top:321.1pt;width:434pt;height:153.7pt;z-index:-251617280;mso-wrap-edited:f;mso-width-percent:0;mso-height-percent:0;mso-position-horizontal:absolute;mso-position-horizontal-relative:page;mso-position-vertical:absolute;mso-position-vertical-relative:page;mso-width-percent:0;mso-height-percent:0" type="#_x0000_t75" o:spid="_x0000_s2054">
              <v:imagedata r:id="rId38"/>
              <w10:wrap anchorx="page" anchory="page"/>
            </v:shape>
          </w:pict>
        </w:r>
      </w:del>
    </w:p>
    <w:p w14:paraId="584D9222" w14:textId="7250D639" w:rsidR="0027638C" w:rsidRDefault="0027638C" w:rsidRPr="0027638C">
      <w:pPr>
        <w:rPr>
          <w:ins w16du:dateUtc="2026-07-07T18:18:00Z" w:author="Author" w:date="2026-07-07T20:18:00Z" w:id="19884"/>
          <w:sz w:val="24"/>
          <w:szCs w:val="24"/>
        </w:rPr>
        <w:sectPr w:rsidR="0027638C" w:rsidRPr="0027638C" w:rsidSect="0027638C">
          <w:type w:val="continuous"/>
          <w:pgSz w:h="15840" w:w="12240"/>
          <w:pgMar w:bottom="280" w:footer="0" w:gutter="0" w:header="0" w:left="1440" w:right="1080" w:top="1480"/>
          <w:cols w:space="1260"/>
        </w:sectPr>
      </w:pPr>
    </w:p>
    <w:p w14:paraId="584D9223" w14:textId="77777777" w:rsidR="009609E8" w:rsidRDefault="009609E8" w:rsidRPr="0027638C">
      <w:pPr>
        <w:pStyle w:val="BodyText"/>
        <w:ind w:firstLine="0" w:left="0"/>
        <w:jc w:val="left"/>
        <w:rPr>
          <w:ins w16du:dateUtc="2026-07-07T18:18:00Z" w:author="Author" w:date="2026-07-07T20:18:00Z" w:id="19885"/>
          <w:sz w:val="24"/>
          <w:szCs w:val="24"/>
        </w:rPr>
      </w:pPr>
    </w:p>
    <w:p w14:paraId="584D9224" w14:textId="77777777" w:rsidR="009609E8" w:rsidRDefault="009609E8" w:rsidRPr="0027638C">
      <w:pPr>
        <w:pStyle w:val="BodyText"/>
        <w:ind w:firstLine="0" w:left="0"/>
        <w:jc w:val="left"/>
        <w:rPr>
          <w:ins w16du:dateUtc="2026-07-07T18:18:00Z" w:author="Author" w:date="2026-07-07T20:18:00Z" w:id="19886"/>
          <w:sz w:val="24"/>
          <w:szCs w:val="24"/>
        </w:rPr>
      </w:pPr>
    </w:p>
    <w:p w14:paraId="4974D820" w14:textId="77777777" w:rsidR="009609E8" w:rsidRDefault="009609E8">
      <w:pPr>
        <w:rPr>
          <w:ins w16du:dateUtc="2026-07-07T18:18:00Z" w:author="Author" w:date="2026-07-07T20:18:00Z" w:id="19887"/>
          <w:sz w:val="24"/>
          <w:szCs w:val="24"/>
        </w:rPr>
      </w:pPr>
    </w:p>
    <w:p w14:paraId="27EA8804" w14:textId="77777777" w:rsidR="0027638C" w:rsidRDefault="0027638C">
      <w:pPr>
        <w:rPr>
          <w:ins w16du:dateUtc="2026-07-07T18:18:00Z" w:author="Author" w:date="2026-07-07T20:18:00Z" w:id="19888"/>
          <w:sz w:val="24"/>
          <w:szCs w:val="24"/>
        </w:rPr>
      </w:pPr>
    </w:p>
    <w:p w14:paraId="584D9234" w14:textId="77777777" w:rsidR="0027638C" w:rsidRDefault="0027638C" w:rsidRPr="0027638C">
      <w:pPr>
        <w:rPr>
          <w:ins w16du:dateUtc="2026-07-07T18:18:00Z" w:author="Author" w:date="2026-07-07T20:18:00Z" w:id="19889"/>
          <w:sz w:val="24"/>
          <w:szCs w:val="24"/>
        </w:rPr>
        <w:sectPr w:rsidR="0027638C" w:rsidRPr="0027638C">
          <w:type w:val="continuous"/>
          <w:pgSz w:h="15840" w:w="12240"/>
          <w:pgMar w:bottom="280" w:footer="0" w:gutter="0" w:header="0" w:left="1440" w:right="1080" w:top="1480"/>
          <w:cols w:space="720"/>
        </w:sectPr>
      </w:pPr>
    </w:p>
    <w:p w14:paraId="007416DF" w14:textId="77777777" w:rsidR="008166CF" w:rsidRDefault="00A96A35">
      <w:pPr>
        <w:spacing w:line="255" w:lineRule="exact"/>
        <w:ind w:left="4231"/>
        <w:rPr>
          <w:del w16du:dateUtc="2026-07-07T18:18:00Z" w:author="Author" w:date="2026-07-07T20:18:00Z" w:id="19890"/>
          <w:rFonts w:cstheme="minorBidi" w:eastAsiaTheme="minorEastAsia" w:hAnsiTheme="minorHAnsi"/>
          <w:color w:val="000000"/>
          <w:kern w:val="2"/>
          <w:u w:val="single"/>
          <w14:ligatures w14:val="standardContextual"/>
        </w:rPr>
      </w:pPr>
      <w:r w:rsidRPr="0027638C">
        <w:rPr>
          <w:b/>
          <w:rPrChange w16du:dateUtc="2026-07-07T18:18:00Z" w:author="Author" w:date="2026-07-07T20:18:00Z" w:id="19891">
            <w:rPr>
              <w:rFonts w:ascii="Times New Roman"/>
              <w:color w:val="000000"/>
              <w:spacing w:val="6"/>
              <w:u w:val="single"/>
            </w:rPr>
          </w:rPrChange>
        </w:rPr>
        <w:lastRenderedPageBreak/>
        <w:t xml:space="preserve">Dolore </w:t>
      </w:r>
      <w:del w16du:dateUtc="2026-07-07T18:18:00Z" w:author="Author" w:date="2026-07-07T20:18:00Z" w:id="19892">
        <w:r w:rsidR="00000000">
          <w:rPr>
            <w:rFonts w:ascii="Times New Roman"/>
            <w:color w:val="000000"/>
            <w:u w:val="single"/>
          </w:rPr>
          <w:delText>B</w:delText>
        </w:r>
      </w:del>
    </w:p>
    <w:p w14:paraId="00D5CB88" w14:textId="77777777" w:rsidR="008166CF" w:rsidRDefault="00000000">
      <w:pPr>
        <w:spacing w:before="201" w:line="255" w:lineRule="exact"/>
        <w:ind w:left="4011"/>
        <w:rPr>
          <w:del w16du:dateUtc="2026-07-07T18:18:00Z" w:author="Author" w:date="2026-07-07T20:18:00Z" w:id="19893"/>
          <w:color w:val="000000"/>
        </w:rPr>
      </w:pPr>
      <w:del w16du:dateUtc="2026-07-07T18:18:00Z" w:author="Author" w:date="2026-07-07T20:18:00Z" w:id="19894">
        <w:r>
          <w:rPr>
            <w:color w:val="000000"/>
            <w:spacing w:val="4"/>
          </w:rPr>
          <w:delText>Service</w:delText>
        </w:r>
        <w:r>
          <w:rPr>
            <w:color w:val="000000"/>
            <w:spacing w:val="-4"/>
          </w:rPr>
          <w:delText xml:space="preserve"> </w:delText>
        </w:r>
        <w:r>
          <w:rPr>
            <w:color w:val="000000"/>
            <w:spacing w:val="2"/>
          </w:rPr>
          <w:delText>Levels</w:delText>
        </w:r>
      </w:del>
    </w:p>
    <w:p w14:paraId="584D9235" w14:textId="2BD82BE8" w:rsidP="0027638C" w:rsidR="009609E8" w:rsidRDefault="00000000" w:rsidRPr="0027638C">
      <w:pPr>
        <w:pStyle w:val="BodyText"/>
        <w:ind w:firstLine="0" w:left="0"/>
        <w:jc w:val="center"/>
        <w:rPr>
          <w:b/>
          <w:spacing w:val="-2"/>
          <w:sz w:val="24"/>
          <w:rPrChange w16du:dateUtc="2026-07-07T18:18:00Z" w:author="Author" w:date="2026-07-07T20:18:00Z" w:id="19895">
            <w:rPr>
              <w:rFonts w:ascii="Times New Roman"/>
              <w:color w:val="000000"/>
            </w:rPr>
          </w:rPrChange>
        </w:rPr>
        <w:pPrChange w16du:dateUtc="2026-07-07T18:18:00Z" w:author="Author" w:date="2026-07-07T20:18:00Z" w:id="19896">
          <w:pPr>
            <w:spacing w:after="0" w:before="251" w:line="253" w:lineRule="exact"/>
            <w:jc w:val="left"/>
          </w:pPr>
        </w:pPrChange>
      </w:pPr>
      <w:del w16du:dateUtc="2026-07-07T18:18:00Z" w:author="Author" w:date="2026-07-07T20:18:00Z" w:id="19897">
        <w:r>
          <w:rPr>
            <w:color w:val="000000"/>
          </w:rPr>
          <w:delText>1.</w:delText>
        </w:r>
        <w:r>
          <w:rPr>
            <w:color w:val="000000"/>
            <w:spacing w:val="500"/>
          </w:rPr>
          <w:delText xml:space="preserve"> </w:delText>
        </w:r>
        <w:r>
          <w:rPr>
            <w:color w:val="000000"/>
          </w:rPr>
          <w:delText>The</w:delText>
        </w:r>
        <w:r>
          <w:rPr>
            <w:color w:val="000000"/>
            <w:spacing w:val="31"/>
          </w:rPr>
          <w:delText xml:space="preserve"> </w:delText>
        </w:r>
        <w:r>
          <w:rPr>
            <w:color w:val="000000"/>
          </w:rPr>
          <w:delText>Walter</w:delText>
        </w:r>
        <w:r>
          <w:rPr>
            <w:color w:val="000000"/>
            <w:spacing w:val="32"/>
          </w:rPr>
          <w:delText xml:space="preserve"> </w:delText>
        </w:r>
        <w:r>
          <w:rPr>
            <w:color w:val="000000"/>
          </w:rPr>
          <w:delText>SaaS</w:delText>
        </w:r>
      </w:del>
      <w:ins w16du:dateUtc="2026-07-07T18:18:00Z" w:author="Author" w:date="2026-07-07T20:18:00Z" w:id="19898">
        <w:r w:rsidR="00A96A35" w:rsidRPr="0027638C">
          <w:rPr>
            <w:b/>
            <w:bCs/>
          </w:rPr>
          <w:t>MAGNA</w:t>
        </w:r>
        <w:r w:rsidR="00A96A35" w:rsidRPr="0027638C">
          <w:rPr>
            <w:b/>
            <w:bCs/>
            <w:sz w:val="24"/>
            <w:szCs w:val="24"/>
          </w:rPr>
          <w:t xml:space="preserve"> </w:t>
        </w:r>
        <w:r w:rsidR="0027638C">
          <w:rPr>
            <w:b/>
            <w:bCs/>
            <w:sz w:val="24"/>
            <w:szCs w:val="24"/>
          </w:rPr>
          <w:br/>
        </w:r>
        <w:r w:rsidR="00A96A35" w:rsidRPr="0027638C">
          <w:rPr>
            <w:b/>
            <w:bCs/>
            <w:sz w:val="24"/>
            <w:szCs w:val="24"/>
          </w:rPr>
          <w:t>Aliqua</w:t>
        </w:r>
      </w:ins>
      <w:r w:rsidR="00A96A35" w:rsidRPr="0027638C">
        <w:rPr>
          <w:b/>
          <w:spacing w:val="-7"/>
          <w:sz w:val="24"/>
          <w:rPrChange w16du:dateUtc="2026-07-07T18:18:00Z" w:author="Author" w:date="2026-07-07T20:18:00Z" w:id="19899">
            <w:rPr>
              <w:rFonts w:ascii="Times New Roman"/>
              <w:color w:val="000000"/>
              <w:spacing w:val="32"/>
            </w:rPr>
          </w:rPrChange>
        </w:rPr>
        <w:t xml:space="preserve"> </w:t>
      </w:r>
      <w:r w:rsidR="00A96A35" w:rsidRPr="0027638C">
        <w:rPr>
          <w:b/>
          <w:spacing w:val="-2"/>
          <w:sz w:val="24"/>
          <w:rPrChange w16du:dateUtc="2026-07-07T18:18:00Z" w:author="Author" w:date="2026-07-07T20:18:00Z" w:id="19900">
            <w:rPr>
              <w:rFonts w:ascii="Times New Roman"/>
              <w:color w:val="000000"/>
            </w:rPr>
          </w:rPrChange>
        </w:rPr>
        <w:t>Lorem</w:t>
      </w:r>
      <w:del w16du:dateUtc="2026-07-07T18:18:00Z" w:author="Author" w:date="2026-07-07T20:18:00Z" w:id="19901">
        <w:r>
          <w:rPr>
            <w:color w:val="000000"/>
            <w:spacing w:val="32"/>
          </w:rPr>
          <w:delText xml:space="preserve"> </w:delText>
        </w:r>
        <w:r>
          <w:rPr>
            <w:color w:val="000000"/>
          </w:rPr>
          <w:delText>will</w:delText>
        </w:r>
        <w:r>
          <w:rPr>
            <w:color w:val="000000"/>
            <w:spacing w:val="32"/>
          </w:rPr>
          <w:delText xml:space="preserve"> </w:delText>
        </w:r>
        <w:r>
          <w:rPr>
            <w:color w:val="000000"/>
          </w:rPr>
          <w:delText>have</w:delText>
        </w:r>
        <w:r>
          <w:rPr>
            <w:color w:val="000000"/>
            <w:spacing w:val="32"/>
          </w:rPr>
          <w:delText xml:space="preserve"> </w:delText>
        </w:r>
        <w:r>
          <w:rPr>
            <w:color w:val="000000"/>
          </w:rPr>
          <w:delText>99.95%</w:delText>
        </w:r>
        <w:r>
          <w:rPr>
            <w:color w:val="000000"/>
            <w:spacing w:val="32"/>
          </w:rPr>
          <w:delText xml:space="preserve"> </w:delText>
        </w:r>
        <w:r>
          <w:rPr>
            <w:color w:val="000000"/>
          </w:rPr>
          <w:delText>uptime,</w:delText>
        </w:r>
        <w:r>
          <w:rPr>
            <w:color w:val="000000"/>
            <w:spacing w:val="32"/>
          </w:rPr>
          <w:delText xml:space="preserve"> </w:delText>
        </w:r>
        <w:r>
          <w:rPr>
            <w:color w:val="000000"/>
          </w:rPr>
          <w:delText>meaning</w:delText>
        </w:r>
        <w:r>
          <w:rPr>
            <w:color w:val="000000"/>
            <w:spacing w:val="32"/>
          </w:rPr>
          <w:delText xml:space="preserve"> </w:delText>
        </w:r>
        <w:r>
          <w:rPr>
            <w:color w:val="000000"/>
          </w:rPr>
          <w:delText>that</w:delText>
        </w:r>
        <w:r>
          <w:rPr>
            <w:color w:val="000000"/>
            <w:spacing w:val="32"/>
          </w:rPr>
          <w:delText xml:space="preserve"> </w:delText>
        </w:r>
        <w:r>
          <w:rPr>
            <w:color w:val="000000"/>
          </w:rPr>
          <w:delText>the</w:delText>
        </w:r>
        <w:r>
          <w:rPr>
            <w:color w:val="000000"/>
            <w:spacing w:val="32"/>
          </w:rPr>
          <w:delText xml:space="preserve"> </w:delText>
        </w:r>
        <w:r>
          <w:rPr>
            <w:color w:val="000000"/>
          </w:rPr>
          <w:delText>Walter</w:delText>
        </w:r>
        <w:r>
          <w:rPr>
            <w:color w:val="000000"/>
            <w:spacing w:val="32"/>
          </w:rPr>
          <w:delText xml:space="preserve"> </w:delText>
        </w:r>
        <w:r>
          <w:rPr>
            <w:color w:val="000000"/>
          </w:rPr>
          <w:delText>SaaS</w:delText>
        </w:r>
        <w:r>
          <w:rPr>
            <w:color w:val="000000"/>
            <w:spacing w:val="32"/>
          </w:rPr>
          <w:delText xml:space="preserve"> </w:delText>
        </w:r>
        <w:r>
          <w:rPr>
            <w:color w:val="000000"/>
          </w:rPr>
          <w:delText>Service</w:delText>
        </w:r>
        <w:r>
          <w:rPr>
            <w:color w:val="000000"/>
            <w:spacing w:val="32"/>
          </w:rPr>
          <w:delText xml:space="preserve"> </w:delText>
        </w:r>
        <w:r>
          <w:rPr>
            <w:color w:val="000000"/>
          </w:rPr>
          <w:delText>is</w:delText>
        </w:r>
        <w:r>
          <w:rPr>
            <w:color w:val="000000"/>
          </w:rPr>
          <w:cr/>
        </w:r>
        <w:r>
          <w:rPr>
            <w:color w:val="000000"/>
            <w:spacing w:val="665"/>
          </w:rPr>
          <w:delText xml:space="preserve"> </w:delText>
        </w:r>
        <w:r>
          <w:rPr>
            <w:color w:val="000000"/>
          </w:rPr>
          <w:delText>available</w:delText>
        </w:r>
        <w:r>
          <w:rPr>
            <w:color w:val="000000"/>
            <w:spacing w:val="1"/>
          </w:rPr>
          <w:delText xml:space="preserve"> </w:delText>
        </w:r>
        <w:r>
          <w:rPr>
            <w:color w:val="000000"/>
          </w:rPr>
          <w:delText>and</w:delText>
        </w:r>
        <w:r>
          <w:rPr>
            <w:color w:val="000000"/>
            <w:spacing w:val="1"/>
          </w:rPr>
          <w:delText xml:space="preserve"> </w:delText>
        </w:r>
        <w:r>
          <w:rPr>
            <w:color w:val="000000"/>
          </w:rPr>
          <w:delText>operable</w:delText>
        </w:r>
        <w:r>
          <w:rPr>
            <w:color w:val="000000"/>
            <w:spacing w:val="1"/>
          </w:rPr>
          <w:delText xml:space="preserve"> </w:delText>
        </w:r>
        <w:r>
          <w:rPr>
            <w:color w:val="000000"/>
          </w:rPr>
          <w:delText>for</w:delText>
        </w:r>
        <w:r>
          <w:rPr>
            <w:color w:val="000000"/>
            <w:spacing w:val="1"/>
          </w:rPr>
          <w:delText xml:space="preserve"> </w:delText>
        </w:r>
        <w:r>
          <w:rPr>
            <w:color w:val="000000"/>
          </w:rPr>
          <w:delText>access</w:delText>
        </w:r>
        <w:r>
          <w:rPr>
            <w:color w:val="000000"/>
            <w:spacing w:val="1"/>
          </w:rPr>
          <w:delText xml:space="preserve"> </w:delText>
        </w:r>
        <w:r>
          <w:rPr>
            <w:color w:val="000000"/>
          </w:rPr>
          <w:delText>and</w:delText>
        </w:r>
        <w:r>
          <w:rPr>
            <w:color w:val="000000"/>
            <w:spacing w:val="1"/>
          </w:rPr>
          <w:delText xml:space="preserve"> </w:delText>
        </w:r>
        <w:r>
          <w:rPr>
            <w:color w:val="000000"/>
          </w:rPr>
          <w:delText>use</w:delText>
        </w:r>
        <w:r>
          <w:rPr>
            <w:color w:val="000000"/>
            <w:spacing w:val="1"/>
          </w:rPr>
          <w:delText xml:space="preserve"> </w:delText>
        </w:r>
        <w:r>
          <w:rPr>
            <w:color w:val="000000"/>
          </w:rPr>
          <w:delText>by</w:delText>
        </w:r>
        <w:r>
          <w:rPr>
            <w:color w:val="000000"/>
            <w:spacing w:val="1"/>
          </w:rPr>
          <w:delText xml:space="preserve"> </w:delText>
        </w:r>
        <w:r>
          <w:rPr>
            <w:color w:val="000000"/>
          </w:rPr>
          <w:delText>Customer,</w:delText>
        </w:r>
        <w:r>
          <w:rPr>
            <w:color w:val="000000"/>
            <w:spacing w:val="1"/>
          </w:rPr>
          <w:delText xml:space="preserve"> </w:delText>
        </w:r>
        <w:r>
          <w:rPr>
            <w:color w:val="000000"/>
          </w:rPr>
          <w:delText>Customer</w:delText>
        </w:r>
        <w:r>
          <w:rPr>
            <w:color w:val="000000"/>
            <w:spacing w:val="1"/>
          </w:rPr>
          <w:delText xml:space="preserve"> </w:delText>
        </w:r>
        <w:r>
          <w:rPr>
            <w:color w:val="000000"/>
          </w:rPr>
          <w:delText>Users</w:delText>
        </w:r>
        <w:r>
          <w:rPr>
            <w:color w:val="000000"/>
            <w:spacing w:val="1"/>
          </w:rPr>
          <w:delText xml:space="preserve"> </w:delText>
        </w:r>
        <w:r>
          <w:rPr>
            <w:color w:val="000000"/>
          </w:rPr>
          <w:delText>and</w:delText>
        </w:r>
        <w:r>
          <w:rPr>
            <w:color w:val="000000"/>
            <w:spacing w:val="1"/>
          </w:rPr>
          <w:delText xml:space="preserve"> </w:delText>
        </w:r>
        <w:r>
          <w:rPr>
            <w:color w:val="000000"/>
          </w:rPr>
          <w:delText>Client</w:delText>
        </w:r>
        <w:r>
          <w:rPr>
            <w:color w:val="000000"/>
            <w:spacing w:val="1"/>
          </w:rPr>
          <w:delText xml:space="preserve"> </w:delText>
        </w:r>
        <w:r>
          <w:rPr>
            <w:color w:val="000000"/>
          </w:rPr>
          <w:delText>Users</w:delText>
        </w:r>
        <w:r>
          <w:rPr>
            <w:color w:val="000000"/>
            <w:spacing w:val="1"/>
          </w:rPr>
          <w:delText xml:space="preserve"> </w:delText>
        </w:r>
        <w:r>
          <w:rPr>
            <w:color w:val="000000"/>
          </w:rPr>
          <w:delText>over</w:delText>
        </w:r>
        <w:r>
          <w:rPr>
            <w:color w:val="000000"/>
            <w:spacing w:val="1"/>
          </w:rPr>
          <w:delText xml:space="preserve"> </w:delText>
        </w:r>
        <w:r>
          <w:rPr>
            <w:color w:val="000000"/>
          </w:rPr>
          <w:delText>the</w:delText>
        </w:r>
        <w:r>
          <w:rPr>
            <w:color w:val="000000"/>
          </w:rPr>
          <w:cr/>
        </w:r>
        <w:r>
          <w:rPr>
            <w:color w:val="000000"/>
            <w:spacing w:val="665"/>
          </w:rPr>
          <w:delText xml:space="preserve"> </w:delText>
        </w:r>
        <w:r>
          <w:rPr>
            <w:color w:val="000000"/>
          </w:rPr>
          <w:delText>internet,</w:delText>
        </w:r>
        <w:r>
          <w:rPr>
            <w:color w:val="000000"/>
            <w:spacing w:val="-10"/>
          </w:rPr>
          <w:delText xml:space="preserve"> </w:delText>
        </w:r>
        <w:r>
          <w:rPr>
            <w:color w:val="000000"/>
          </w:rPr>
          <w:delText>measured</w:delText>
        </w:r>
        <w:r>
          <w:rPr>
            <w:color w:val="000000"/>
            <w:spacing w:val="-10"/>
          </w:rPr>
          <w:delText xml:space="preserve"> </w:delText>
        </w:r>
        <w:r>
          <w:rPr>
            <w:color w:val="000000"/>
          </w:rPr>
          <w:delText>on</w:delText>
        </w:r>
        <w:r>
          <w:rPr>
            <w:color w:val="000000"/>
            <w:spacing w:val="-10"/>
          </w:rPr>
          <w:delText xml:space="preserve"> </w:delText>
        </w:r>
        <w:r>
          <w:rPr>
            <w:color w:val="000000"/>
          </w:rPr>
          <w:delText>a</w:delText>
        </w:r>
        <w:r>
          <w:rPr>
            <w:color w:val="000000"/>
            <w:spacing w:val="-11"/>
          </w:rPr>
          <w:delText xml:space="preserve"> </w:delText>
        </w:r>
        <w:r>
          <w:rPr>
            <w:color w:val="000000"/>
          </w:rPr>
          <w:delText>monthly</w:delText>
        </w:r>
        <w:r>
          <w:rPr>
            <w:color w:val="000000"/>
            <w:spacing w:val="-10"/>
          </w:rPr>
          <w:delText xml:space="preserve"> </w:delText>
        </w:r>
        <w:r>
          <w:rPr>
            <w:color w:val="000000"/>
          </w:rPr>
          <w:delText>basis</w:delText>
        </w:r>
        <w:r>
          <w:rPr>
            <w:color w:val="000000"/>
            <w:spacing w:val="-10"/>
          </w:rPr>
          <w:delText xml:space="preserve"> </w:delText>
        </w:r>
        <w:r>
          <w:rPr>
            <w:color w:val="000000"/>
            <w:spacing w:val="9"/>
          </w:rPr>
          <w:delText>(“Guaranteed</w:delText>
        </w:r>
        <w:r>
          <w:rPr>
            <w:color w:val="000000"/>
            <w:spacing w:val="-7"/>
          </w:rPr>
          <w:delText xml:space="preserve"> </w:delText>
        </w:r>
        <w:r>
          <w:rPr>
            <w:color w:val="000000"/>
            <w:spacing w:val="5"/>
          </w:rPr>
          <w:delText>Uptime”),</w:delText>
        </w:r>
        <w:r>
          <w:rPr>
            <w:color w:val="000000"/>
            <w:spacing w:val="-15"/>
          </w:rPr>
          <w:delText xml:space="preserve"> </w:delText>
        </w:r>
        <w:r>
          <w:rPr>
            <w:color w:val="000000"/>
          </w:rPr>
          <w:delText>provided</w:delText>
        </w:r>
        <w:r>
          <w:rPr>
            <w:color w:val="000000"/>
            <w:spacing w:val="-11"/>
          </w:rPr>
          <w:delText xml:space="preserve"> </w:delText>
        </w:r>
        <w:r>
          <w:rPr>
            <w:color w:val="000000"/>
          </w:rPr>
          <w:delText>that</w:delText>
        </w:r>
        <w:r>
          <w:rPr>
            <w:color w:val="000000"/>
            <w:spacing w:val="-11"/>
          </w:rPr>
          <w:delText xml:space="preserve"> </w:delText>
        </w:r>
        <w:r>
          <w:rPr>
            <w:color w:val="000000"/>
          </w:rPr>
          <w:delText>Excluded</w:delText>
        </w:r>
        <w:r>
          <w:rPr>
            <w:color w:val="000000"/>
            <w:spacing w:val="-11"/>
          </w:rPr>
          <w:delText xml:space="preserve"> </w:delText>
        </w:r>
        <w:r>
          <w:rPr>
            <w:color w:val="000000"/>
          </w:rPr>
          <w:delText>Downtime</w:delText>
        </w:r>
        <w:r>
          <w:rPr>
            <w:color w:val="000000"/>
          </w:rPr>
          <w:cr/>
        </w:r>
        <w:r>
          <w:rPr>
            <w:color w:val="000000"/>
            <w:spacing w:val="665"/>
          </w:rPr>
          <w:delText xml:space="preserve"> </w:delText>
        </w:r>
        <w:r>
          <w:rPr>
            <w:color w:val="000000"/>
          </w:rPr>
          <w:delText>shall</w:delText>
        </w:r>
        <w:r>
          <w:rPr>
            <w:color w:val="000000"/>
            <w:spacing w:val="2"/>
          </w:rPr>
          <w:delText xml:space="preserve"> </w:delText>
        </w:r>
        <w:r>
          <w:rPr>
            <w:color w:val="000000"/>
          </w:rPr>
          <w:delText>not</w:delText>
        </w:r>
        <w:r>
          <w:rPr>
            <w:color w:val="000000"/>
            <w:spacing w:val="2"/>
          </w:rPr>
          <w:delText xml:space="preserve"> </w:delText>
        </w:r>
        <w:r>
          <w:rPr>
            <w:color w:val="000000"/>
          </w:rPr>
          <w:delText>be</w:delText>
        </w:r>
        <w:r>
          <w:rPr>
            <w:color w:val="000000"/>
            <w:spacing w:val="2"/>
          </w:rPr>
          <w:delText xml:space="preserve"> </w:delText>
        </w:r>
        <w:r>
          <w:rPr>
            <w:color w:val="000000"/>
          </w:rPr>
          <w:delText>considered</w:delText>
        </w:r>
        <w:r>
          <w:rPr>
            <w:color w:val="000000"/>
            <w:spacing w:val="2"/>
          </w:rPr>
          <w:delText xml:space="preserve"> </w:delText>
        </w:r>
        <w:r>
          <w:rPr>
            <w:color w:val="000000"/>
          </w:rPr>
          <w:delText>to</w:delText>
        </w:r>
        <w:r>
          <w:rPr>
            <w:color w:val="000000"/>
            <w:spacing w:val="2"/>
          </w:rPr>
          <w:delText xml:space="preserve"> </w:delText>
        </w:r>
        <w:r>
          <w:rPr>
            <w:color w:val="000000"/>
          </w:rPr>
          <w:delText>constitute</w:delText>
        </w:r>
        <w:r>
          <w:rPr>
            <w:color w:val="000000"/>
            <w:spacing w:val="2"/>
          </w:rPr>
          <w:delText xml:space="preserve"> </w:delText>
        </w:r>
        <w:r>
          <w:rPr>
            <w:color w:val="000000"/>
          </w:rPr>
          <w:delText>downtime</w:delText>
        </w:r>
        <w:r>
          <w:rPr>
            <w:color w:val="000000"/>
            <w:spacing w:val="2"/>
          </w:rPr>
          <w:delText xml:space="preserve"> </w:delText>
        </w:r>
        <w:r>
          <w:rPr>
            <w:color w:val="000000"/>
          </w:rPr>
          <w:delText>for</w:delText>
        </w:r>
        <w:r>
          <w:rPr>
            <w:color w:val="000000"/>
            <w:spacing w:val="2"/>
          </w:rPr>
          <w:delText xml:space="preserve"> </w:delText>
        </w:r>
        <w:r>
          <w:rPr>
            <w:color w:val="000000"/>
          </w:rPr>
          <w:delText>purposes</w:delText>
        </w:r>
        <w:r>
          <w:rPr>
            <w:color w:val="000000"/>
            <w:spacing w:val="2"/>
          </w:rPr>
          <w:delText xml:space="preserve"> </w:delText>
        </w:r>
        <w:r>
          <w:rPr>
            <w:color w:val="000000"/>
          </w:rPr>
          <w:delText>of</w:delText>
        </w:r>
        <w:r>
          <w:rPr>
            <w:color w:val="000000"/>
            <w:spacing w:val="2"/>
          </w:rPr>
          <w:delText xml:space="preserve"> </w:delText>
        </w:r>
        <w:r>
          <w:rPr>
            <w:color w:val="000000"/>
          </w:rPr>
          <w:delText>measuring</w:delText>
        </w:r>
        <w:r>
          <w:rPr>
            <w:color w:val="000000"/>
            <w:spacing w:val="2"/>
          </w:rPr>
          <w:delText xml:space="preserve"> </w:delText>
        </w:r>
        <w:r>
          <w:rPr>
            <w:color w:val="000000"/>
          </w:rPr>
          <w:delText>the</w:delText>
        </w:r>
        <w:r>
          <w:rPr>
            <w:color w:val="000000"/>
            <w:spacing w:val="2"/>
          </w:rPr>
          <w:delText xml:space="preserve"> </w:delText>
        </w:r>
        <w:r>
          <w:rPr>
            <w:color w:val="000000"/>
          </w:rPr>
          <w:delText>Guaranteed</w:delText>
        </w:r>
        <w:r>
          <w:rPr>
            <w:color w:val="000000"/>
            <w:spacing w:val="2"/>
          </w:rPr>
          <w:delText xml:space="preserve"> </w:delText>
        </w:r>
        <w:r>
          <w:rPr>
            <w:color w:val="000000"/>
          </w:rPr>
          <w:delText>Uptime.</w:delText>
        </w:r>
        <w:r>
          <w:rPr>
            <w:color w:val="000000"/>
          </w:rPr>
          <w:cr/>
        </w:r>
        <w:r>
          <w:rPr>
            <w:color w:val="000000"/>
            <w:spacing w:val="665"/>
          </w:rPr>
          <w:delText xml:space="preserve"> </w:delText>
        </w:r>
        <w:r>
          <w:rPr>
            <w:color w:val="000000"/>
          </w:rPr>
          <w:delText>Downtime</w:delText>
        </w:r>
        <w:r>
          <w:rPr>
            <w:color w:val="000000"/>
            <w:spacing w:val="-1"/>
          </w:rPr>
          <w:delText xml:space="preserve"> </w:delText>
        </w:r>
        <w:r>
          <w:rPr>
            <w:color w:val="000000"/>
          </w:rPr>
          <w:delText>will</w:delText>
        </w:r>
        <w:r>
          <w:rPr>
            <w:color w:val="000000"/>
            <w:spacing w:val="-1"/>
          </w:rPr>
          <w:delText xml:space="preserve"> </w:delText>
        </w:r>
        <w:r>
          <w:rPr>
            <w:color w:val="000000"/>
          </w:rPr>
          <w:delText>begin</w:delText>
        </w:r>
        <w:r>
          <w:rPr>
            <w:color w:val="000000"/>
            <w:spacing w:val="-1"/>
          </w:rPr>
          <w:delText xml:space="preserve"> </w:delText>
        </w:r>
        <w:r>
          <w:rPr>
            <w:color w:val="000000"/>
          </w:rPr>
          <w:delText>to</w:delText>
        </w:r>
        <w:r>
          <w:rPr>
            <w:color w:val="000000"/>
            <w:spacing w:val="-1"/>
          </w:rPr>
          <w:delText xml:space="preserve"> </w:delText>
        </w:r>
        <w:r>
          <w:rPr>
            <w:color w:val="000000"/>
          </w:rPr>
          <w:delText>be</w:delText>
        </w:r>
        <w:r>
          <w:rPr>
            <w:color w:val="000000"/>
            <w:spacing w:val="-1"/>
          </w:rPr>
          <w:delText xml:space="preserve"> </w:delText>
        </w:r>
        <w:r>
          <w:rPr>
            <w:color w:val="000000"/>
          </w:rPr>
          <w:delText>calculated</w:delText>
        </w:r>
        <w:r>
          <w:rPr>
            <w:color w:val="000000"/>
            <w:spacing w:val="-1"/>
          </w:rPr>
          <w:delText xml:space="preserve"> </w:delText>
        </w:r>
        <w:r>
          <w:rPr>
            <w:color w:val="000000"/>
          </w:rPr>
          <w:delText>as</w:delText>
        </w:r>
        <w:r>
          <w:rPr>
            <w:color w:val="000000"/>
            <w:spacing w:val="-1"/>
          </w:rPr>
          <w:delText xml:space="preserve"> </w:delText>
        </w:r>
        <w:r>
          <w:rPr>
            <w:color w:val="000000"/>
          </w:rPr>
          <w:delText>soon</w:delText>
        </w:r>
        <w:r>
          <w:rPr>
            <w:color w:val="000000"/>
            <w:spacing w:val="-1"/>
          </w:rPr>
          <w:delText xml:space="preserve"> </w:delText>
        </w:r>
        <w:r>
          <w:rPr>
            <w:color w:val="000000"/>
          </w:rPr>
          <w:delText>as</w:delText>
        </w:r>
        <w:r>
          <w:rPr>
            <w:color w:val="000000"/>
            <w:spacing w:val="-1"/>
          </w:rPr>
          <w:delText xml:space="preserve"> </w:delText>
        </w:r>
        <w:r>
          <w:rPr>
            <w:color w:val="000000"/>
          </w:rPr>
          <w:delText>Customer</w:delText>
        </w:r>
        <w:r>
          <w:rPr>
            <w:color w:val="000000"/>
            <w:spacing w:val="-1"/>
          </w:rPr>
          <w:delText xml:space="preserve"> </w:delText>
        </w:r>
        <w:r>
          <w:rPr>
            <w:color w:val="000000"/>
          </w:rPr>
          <w:delText>notifies</w:delText>
        </w:r>
        <w:r>
          <w:rPr>
            <w:color w:val="000000"/>
            <w:spacing w:val="-2"/>
          </w:rPr>
          <w:delText xml:space="preserve"> </w:delText>
        </w:r>
        <w:r>
          <w:rPr>
            <w:color w:val="000000"/>
          </w:rPr>
          <w:delText>Walter</w:delText>
        </w:r>
        <w:r>
          <w:rPr>
            <w:color w:val="000000"/>
            <w:spacing w:val="-1"/>
          </w:rPr>
          <w:delText xml:space="preserve"> </w:delText>
        </w:r>
        <w:r>
          <w:rPr>
            <w:color w:val="000000"/>
          </w:rPr>
          <w:delText>that</w:delText>
        </w:r>
        <w:r>
          <w:rPr>
            <w:color w:val="000000"/>
            <w:spacing w:val="-1"/>
          </w:rPr>
          <w:delText xml:space="preserve"> </w:delText>
        </w:r>
        <w:r>
          <w:rPr>
            <w:color w:val="000000"/>
          </w:rPr>
          <w:delText>downtime</w:delText>
        </w:r>
        <w:r>
          <w:rPr>
            <w:color w:val="000000"/>
            <w:spacing w:val="-1"/>
          </w:rPr>
          <w:delText xml:space="preserve"> </w:delText>
        </w:r>
        <w:r>
          <w:rPr>
            <w:color w:val="000000"/>
          </w:rPr>
          <w:delText>is</w:delText>
        </w:r>
        <w:r>
          <w:rPr>
            <w:color w:val="000000"/>
            <w:spacing w:val="-1"/>
          </w:rPr>
          <w:delText xml:space="preserve"> </w:delText>
        </w:r>
        <w:r>
          <w:rPr>
            <w:color w:val="000000"/>
          </w:rPr>
          <w:delText>taking</w:delText>
        </w:r>
        <w:r>
          <w:rPr>
            <w:color w:val="000000"/>
          </w:rPr>
          <w:cr/>
        </w:r>
        <w:r>
          <w:rPr>
            <w:color w:val="000000"/>
            <w:spacing w:val="665"/>
          </w:rPr>
          <w:delText xml:space="preserve"> </w:delText>
        </w:r>
        <w:r>
          <w:rPr>
            <w:color w:val="000000"/>
          </w:rPr>
          <w:delText>place</w:delText>
        </w:r>
        <w:r>
          <w:rPr>
            <w:color w:val="000000"/>
            <w:spacing w:val="6"/>
          </w:rPr>
          <w:delText xml:space="preserve"> </w:delText>
        </w:r>
        <w:r>
          <w:rPr>
            <w:color w:val="000000"/>
          </w:rPr>
          <w:delText>and</w:delText>
        </w:r>
        <w:r>
          <w:rPr>
            <w:color w:val="000000"/>
            <w:spacing w:val="6"/>
          </w:rPr>
          <w:delText xml:space="preserve"> </w:delText>
        </w:r>
        <w:r>
          <w:rPr>
            <w:color w:val="000000"/>
          </w:rPr>
          <w:delText>will</w:delText>
        </w:r>
        <w:r>
          <w:rPr>
            <w:color w:val="000000"/>
            <w:spacing w:val="6"/>
          </w:rPr>
          <w:delText xml:space="preserve"> </w:delText>
        </w:r>
        <w:r>
          <w:rPr>
            <w:color w:val="000000"/>
          </w:rPr>
          <w:delText>continue</w:delText>
        </w:r>
        <w:r>
          <w:rPr>
            <w:color w:val="000000"/>
            <w:spacing w:val="6"/>
          </w:rPr>
          <w:delText xml:space="preserve"> </w:delText>
        </w:r>
        <w:r>
          <w:rPr>
            <w:color w:val="000000"/>
          </w:rPr>
          <w:delText>until</w:delText>
        </w:r>
        <w:r>
          <w:rPr>
            <w:color w:val="000000"/>
            <w:spacing w:val="6"/>
          </w:rPr>
          <w:delText xml:space="preserve"> </w:delText>
        </w:r>
        <w:r>
          <w:rPr>
            <w:color w:val="000000"/>
          </w:rPr>
          <w:delText>the</w:delText>
        </w:r>
        <w:r>
          <w:rPr>
            <w:color w:val="000000"/>
            <w:spacing w:val="6"/>
          </w:rPr>
          <w:delText xml:space="preserve"> </w:delText>
        </w:r>
        <w:r>
          <w:rPr>
            <w:color w:val="000000"/>
          </w:rPr>
          <w:delText>availability</w:delText>
        </w:r>
        <w:r>
          <w:rPr>
            <w:color w:val="000000"/>
            <w:spacing w:val="6"/>
          </w:rPr>
          <w:delText xml:space="preserve"> </w:delText>
        </w:r>
        <w:r>
          <w:rPr>
            <w:color w:val="000000"/>
          </w:rPr>
          <w:delText>of</w:delText>
        </w:r>
        <w:r>
          <w:rPr>
            <w:color w:val="000000"/>
            <w:spacing w:val="6"/>
          </w:rPr>
          <w:delText xml:space="preserve"> </w:delText>
        </w:r>
        <w:r>
          <w:rPr>
            <w:color w:val="000000"/>
          </w:rPr>
          <w:delText>the</w:delText>
        </w:r>
        <w:r>
          <w:rPr>
            <w:color w:val="000000"/>
            <w:spacing w:val="5"/>
          </w:rPr>
          <w:delText xml:space="preserve"> </w:delText>
        </w:r>
        <w:r>
          <w:rPr>
            <w:color w:val="000000"/>
          </w:rPr>
          <w:delText>Walter</w:delText>
        </w:r>
        <w:r>
          <w:rPr>
            <w:color w:val="000000"/>
            <w:spacing w:val="6"/>
          </w:rPr>
          <w:delText xml:space="preserve"> </w:delText>
        </w:r>
        <w:r>
          <w:rPr>
            <w:color w:val="000000"/>
          </w:rPr>
          <w:delText>SaaS</w:delText>
        </w:r>
        <w:r>
          <w:rPr>
            <w:color w:val="000000"/>
            <w:spacing w:val="6"/>
          </w:rPr>
          <w:delText xml:space="preserve"> </w:delText>
        </w:r>
        <w:r>
          <w:rPr>
            <w:color w:val="000000"/>
          </w:rPr>
          <w:delText>Services</w:delText>
        </w:r>
        <w:r>
          <w:rPr>
            <w:color w:val="000000"/>
            <w:spacing w:val="6"/>
          </w:rPr>
          <w:delText xml:space="preserve"> </w:delText>
        </w:r>
        <w:r>
          <w:rPr>
            <w:color w:val="000000"/>
          </w:rPr>
          <w:delText>are</w:delText>
        </w:r>
        <w:r>
          <w:rPr>
            <w:color w:val="000000"/>
            <w:spacing w:val="6"/>
          </w:rPr>
          <w:delText xml:space="preserve"> </w:delText>
        </w:r>
        <w:r>
          <w:rPr>
            <w:color w:val="000000"/>
          </w:rPr>
          <w:delText>restored.</w:delText>
        </w:r>
        <w:r>
          <w:rPr>
            <w:color w:val="000000"/>
            <w:spacing w:val="6"/>
          </w:rPr>
          <w:delText xml:space="preserve"> </w:delText>
        </w:r>
        <w:r>
          <w:rPr>
            <w:color w:val="000000"/>
            <w:spacing w:val="5"/>
          </w:rPr>
          <w:delText>“Excluded</w:delText>
        </w:r>
        <w:r>
          <w:rPr>
            <w:color w:val="000000"/>
            <w:spacing w:val="5"/>
          </w:rPr>
          <w:cr/>
        </w:r>
        <w:r>
          <w:rPr>
            <w:color w:val="000000"/>
            <w:spacing w:val="665"/>
          </w:rPr>
          <w:delText xml:space="preserve"> </w:delText>
        </w:r>
        <w:r>
          <w:rPr>
            <w:color w:val="000000"/>
            <w:spacing w:val="5"/>
          </w:rPr>
          <w:delText>Downtime”</w:delText>
        </w:r>
        <w:r>
          <w:rPr>
            <w:color w:val="000000"/>
            <w:spacing w:val="-7"/>
          </w:rPr>
          <w:delText xml:space="preserve"> </w:delText>
        </w:r>
        <w:r>
          <w:rPr>
            <w:color w:val="000000"/>
          </w:rPr>
          <w:delText>means</w:delText>
        </w:r>
        <w:r>
          <w:rPr>
            <w:color w:val="000000"/>
            <w:spacing w:val="-2"/>
          </w:rPr>
          <w:delText xml:space="preserve"> </w:delText>
        </w:r>
        <w:r>
          <w:rPr>
            <w:color w:val="000000"/>
          </w:rPr>
          <w:delText>all</w:delText>
        </w:r>
        <w:r>
          <w:rPr>
            <w:color w:val="000000"/>
            <w:spacing w:val="-2"/>
          </w:rPr>
          <w:delText xml:space="preserve"> </w:delText>
        </w:r>
        <w:r>
          <w:rPr>
            <w:color w:val="000000"/>
          </w:rPr>
          <w:delText>downtime</w:delText>
        </w:r>
        <w:r>
          <w:rPr>
            <w:color w:val="000000"/>
            <w:spacing w:val="-2"/>
          </w:rPr>
          <w:delText xml:space="preserve"> </w:delText>
        </w:r>
        <w:r>
          <w:rPr>
            <w:color w:val="000000"/>
          </w:rPr>
          <w:delText>resulting</w:delText>
        </w:r>
        <w:r>
          <w:rPr>
            <w:color w:val="000000"/>
            <w:spacing w:val="-2"/>
          </w:rPr>
          <w:delText xml:space="preserve"> </w:delText>
        </w:r>
        <w:r>
          <w:rPr>
            <w:color w:val="000000"/>
          </w:rPr>
          <w:delText>from:</w:delText>
        </w:r>
        <w:r>
          <w:rPr>
            <w:color w:val="000000"/>
            <w:spacing w:val="-2"/>
          </w:rPr>
          <w:delText xml:space="preserve"> </w:delText>
        </w:r>
        <w:r>
          <w:rPr>
            <w:color w:val="000000"/>
          </w:rPr>
          <w:delText>(a)</w:delText>
        </w:r>
        <w:r>
          <w:rPr>
            <w:color w:val="000000"/>
            <w:spacing w:val="-2"/>
          </w:rPr>
          <w:delText xml:space="preserve"> </w:delText>
        </w:r>
        <w:r>
          <w:rPr>
            <w:color w:val="000000"/>
          </w:rPr>
          <w:delText>periods</w:delText>
        </w:r>
        <w:r>
          <w:rPr>
            <w:color w:val="000000"/>
            <w:spacing w:val="-2"/>
          </w:rPr>
          <w:delText xml:space="preserve"> </w:delText>
        </w:r>
        <w:r>
          <w:rPr>
            <w:color w:val="000000"/>
          </w:rPr>
          <w:delText>when</w:delText>
        </w:r>
        <w:r>
          <w:rPr>
            <w:color w:val="000000"/>
            <w:spacing w:val="-3"/>
          </w:rPr>
          <w:delText xml:space="preserve"> </w:delText>
        </w:r>
        <w:r>
          <w:rPr>
            <w:color w:val="000000"/>
          </w:rPr>
          <w:delText>Walter</w:delText>
        </w:r>
        <w:r>
          <w:rPr>
            <w:color w:val="000000"/>
            <w:spacing w:val="-2"/>
          </w:rPr>
          <w:delText xml:space="preserve"> </w:delText>
        </w:r>
        <w:r>
          <w:rPr>
            <w:color w:val="000000"/>
          </w:rPr>
          <w:delText>is</w:delText>
        </w:r>
        <w:r>
          <w:rPr>
            <w:color w:val="000000"/>
            <w:spacing w:val="-2"/>
          </w:rPr>
          <w:delText xml:space="preserve"> </w:delText>
        </w:r>
        <w:r>
          <w:rPr>
            <w:color w:val="000000"/>
          </w:rPr>
          <w:delText>performing</w:delText>
        </w:r>
        <w:r>
          <w:rPr>
            <w:color w:val="000000"/>
            <w:spacing w:val="-2"/>
          </w:rPr>
          <w:delText xml:space="preserve"> </w:delText>
        </w:r>
        <w:r>
          <w:rPr>
            <w:color w:val="000000"/>
          </w:rPr>
          <w:delText>Scheduled</w:delText>
        </w:r>
        <w:r>
          <w:rPr>
            <w:color w:val="000000"/>
          </w:rPr>
          <w:cr/>
        </w:r>
        <w:r>
          <w:rPr>
            <w:color w:val="000000"/>
            <w:spacing w:val="665"/>
          </w:rPr>
          <w:delText xml:space="preserve"> </w:delText>
        </w:r>
        <w:r>
          <w:rPr>
            <w:color w:val="000000"/>
          </w:rPr>
          <w:delText>Maintenance;</w:delText>
        </w:r>
        <w:r>
          <w:rPr>
            <w:color w:val="000000"/>
            <w:spacing w:val="12"/>
          </w:rPr>
          <w:delText xml:space="preserve"> </w:delText>
        </w:r>
        <w:r>
          <w:rPr>
            <w:color w:val="000000"/>
          </w:rPr>
          <w:delText>(b)</w:delText>
        </w:r>
        <w:r>
          <w:rPr>
            <w:color w:val="000000"/>
            <w:spacing w:val="11"/>
          </w:rPr>
          <w:delText xml:space="preserve"> </w:delText>
        </w:r>
        <w:r>
          <w:rPr>
            <w:color w:val="000000"/>
          </w:rPr>
          <w:delText>outages</w:delText>
        </w:r>
        <w:r>
          <w:rPr>
            <w:color w:val="000000"/>
            <w:spacing w:val="12"/>
          </w:rPr>
          <w:delText xml:space="preserve"> </w:delText>
        </w:r>
        <w:r>
          <w:rPr>
            <w:color w:val="000000"/>
          </w:rPr>
          <w:delText>of</w:delText>
        </w:r>
        <w:r>
          <w:rPr>
            <w:color w:val="000000"/>
            <w:spacing w:val="12"/>
          </w:rPr>
          <w:delText xml:space="preserve"> </w:delText>
        </w:r>
        <w:r>
          <w:rPr>
            <w:color w:val="000000"/>
          </w:rPr>
          <w:delText>third-party</w:delText>
        </w:r>
        <w:r>
          <w:rPr>
            <w:color w:val="000000"/>
            <w:spacing w:val="11"/>
          </w:rPr>
          <w:delText xml:space="preserve"> </w:delText>
        </w:r>
        <w:r>
          <w:rPr>
            <w:color w:val="000000"/>
          </w:rPr>
          <w:delText>connections</w:delText>
        </w:r>
        <w:r>
          <w:rPr>
            <w:color w:val="000000"/>
            <w:spacing w:val="11"/>
          </w:rPr>
          <w:delText xml:space="preserve"> </w:delText>
        </w:r>
        <w:r>
          <w:rPr>
            <w:color w:val="000000"/>
          </w:rPr>
          <w:delText>or</w:delText>
        </w:r>
        <w:r>
          <w:rPr>
            <w:color w:val="000000"/>
            <w:spacing w:val="11"/>
          </w:rPr>
          <w:delText xml:space="preserve"> </w:delText>
        </w:r>
        <w:r>
          <w:rPr>
            <w:color w:val="000000"/>
          </w:rPr>
          <w:delText>utilities</w:delText>
        </w:r>
        <w:r>
          <w:rPr>
            <w:color w:val="000000"/>
            <w:spacing w:val="11"/>
          </w:rPr>
          <w:delText xml:space="preserve"> </w:delText>
        </w:r>
        <w:r>
          <w:rPr>
            <w:color w:val="000000"/>
          </w:rPr>
          <w:delText>or</w:delText>
        </w:r>
        <w:r>
          <w:rPr>
            <w:color w:val="000000"/>
            <w:spacing w:val="11"/>
          </w:rPr>
          <w:delText xml:space="preserve"> </w:delText>
        </w:r>
        <w:r>
          <w:rPr>
            <w:color w:val="000000"/>
          </w:rPr>
          <w:delText>other</w:delText>
        </w:r>
        <w:r>
          <w:rPr>
            <w:color w:val="000000"/>
            <w:spacing w:val="11"/>
          </w:rPr>
          <w:delText xml:space="preserve"> </w:delText>
        </w:r>
        <w:r>
          <w:rPr>
            <w:color w:val="000000"/>
          </w:rPr>
          <w:delText>reasons</w:delText>
        </w:r>
        <w:r>
          <w:rPr>
            <w:color w:val="000000"/>
            <w:spacing w:val="11"/>
          </w:rPr>
          <w:delText xml:space="preserve"> </w:delText>
        </w:r>
        <w:r>
          <w:rPr>
            <w:color w:val="000000"/>
          </w:rPr>
          <w:delText>beyond</w:delText>
        </w:r>
        <w:r>
          <w:rPr>
            <w:color w:val="000000"/>
            <w:spacing w:val="10"/>
          </w:rPr>
          <w:delText xml:space="preserve"> </w:delText>
        </w:r>
        <w:r>
          <w:rPr>
            <w:color w:val="000000"/>
          </w:rPr>
          <w:delText>Walter’s</w:delText>
        </w:r>
        <w:r>
          <w:rPr>
            <w:color w:val="000000"/>
          </w:rPr>
          <w:cr/>
        </w:r>
        <w:r>
          <w:rPr>
            <w:color w:val="000000"/>
            <w:spacing w:val="665"/>
          </w:rPr>
          <w:delText xml:space="preserve"> </w:delText>
        </w:r>
        <w:r>
          <w:rPr>
            <w:color w:val="000000"/>
          </w:rPr>
          <w:delText>control;</w:delText>
        </w:r>
        <w:r>
          <w:rPr>
            <w:color w:val="000000"/>
            <w:spacing w:val="47"/>
          </w:rPr>
          <w:delText xml:space="preserve"> </w:delText>
        </w:r>
        <w:r>
          <w:rPr>
            <w:color w:val="000000"/>
          </w:rPr>
          <w:delText>(c)</w:delText>
        </w:r>
        <w:r>
          <w:rPr>
            <w:color w:val="000000"/>
            <w:spacing w:val="47"/>
          </w:rPr>
          <w:delText xml:space="preserve"> </w:delText>
        </w:r>
        <w:r>
          <w:rPr>
            <w:color w:val="000000"/>
          </w:rPr>
          <w:delText>suspension</w:delText>
        </w:r>
        <w:r>
          <w:rPr>
            <w:color w:val="000000"/>
            <w:spacing w:val="47"/>
          </w:rPr>
          <w:delText xml:space="preserve"> </w:delText>
        </w:r>
        <w:r>
          <w:rPr>
            <w:color w:val="000000"/>
          </w:rPr>
          <w:delText>of</w:delText>
        </w:r>
        <w:r>
          <w:rPr>
            <w:color w:val="000000"/>
            <w:spacing w:val="46"/>
          </w:rPr>
          <w:delText xml:space="preserve"> </w:delText>
        </w:r>
        <w:r>
          <w:rPr>
            <w:color w:val="000000"/>
          </w:rPr>
          <w:delText>Walter</w:delText>
        </w:r>
        <w:r>
          <w:rPr>
            <w:color w:val="000000"/>
            <w:spacing w:val="47"/>
          </w:rPr>
          <w:delText xml:space="preserve"> </w:delText>
        </w:r>
        <w:r>
          <w:rPr>
            <w:color w:val="000000"/>
          </w:rPr>
          <w:delText>SaaS</w:delText>
        </w:r>
        <w:r>
          <w:rPr>
            <w:color w:val="000000"/>
            <w:spacing w:val="47"/>
          </w:rPr>
          <w:delText xml:space="preserve"> </w:delText>
        </w:r>
        <w:r>
          <w:rPr>
            <w:color w:val="000000"/>
          </w:rPr>
          <w:delText>Services</w:delText>
        </w:r>
        <w:r>
          <w:rPr>
            <w:color w:val="000000"/>
            <w:spacing w:val="47"/>
          </w:rPr>
          <w:delText xml:space="preserve"> </w:delText>
        </w:r>
        <w:r>
          <w:rPr>
            <w:color w:val="000000"/>
          </w:rPr>
          <w:delText>due</w:delText>
        </w:r>
        <w:r>
          <w:rPr>
            <w:color w:val="000000"/>
            <w:spacing w:val="47"/>
          </w:rPr>
          <w:delText xml:space="preserve"> </w:delText>
        </w:r>
        <w:r>
          <w:rPr>
            <w:color w:val="000000"/>
          </w:rPr>
          <w:delText>to</w:delText>
        </w:r>
        <w:r>
          <w:rPr>
            <w:color w:val="000000"/>
            <w:spacing w:val="47"/>
          </w:rPr>
          <w:delText xml:space="preserve"> </w:delText>
        </w:r>
        <w:r>
          <w:rPr>
            <w:color w:val="000000"/>
          </w:rPr>
          <w:delText>Customer’s</w:delText>
        </w:r>
        <w:r>
          <w:rPr>
            <w:color w:val="000000"/>
            <w:spacing w:val="47"/>
          </w:rPr>
          <w:delText xml:space="preserve"> </w:delText>
        </w:r>
        <w:r>
          <w:rPr>
            <w:color w:val="000000"/>
          </w:rPr>
          <w:delText>non</w:delText>
        </w:r>
        <w:r>
          <w:rPr>
            <w:color w:val="000000"/>
            <w:spacing w:val="47"/>
          </w:rPr>
          <w:delText xml:space="preserve"> </w:delText>
        </w:r>
        <w:r>
          <w:rPr>
            <w:color w:val="000000"/>
          </w:rPr>
          <w:delText>payment</w:delText>
        </w:r>
        <w:r>
          <w:rPr>
            <w:color w:val="000000"/>
            <w:spacing w:val="47"/>
          </w:rPr>
          <w:delText xml:space="preserve"> </w:delText>
        </w:r>
        <w:r>
          <w:rPr>
            <w:color w:val="000000"/>
          </w:rPr>
          <w:delText>of</w:delText>
        </w:r>
        <w:r>
          <w:rPr>
            <w:color w:val="000000"/>
            <w:spacing w:val="47"/>
          </w:rPr>
          <w:delText xml:space="preserve"> </w:delText>
        </w:r>
        <w:r>
          <w:rPr>
            <w:color w:val="000000"/>
          </w:rPr>
          <w:delText>Fees</w:delText>
        </w:r>
        <w:r>
          <w:rPr>
            <w:color w:val="000000"/>
            <w:spacing w:val="47"/>
          </w:rPr>
          <w:delText xml:space="preserve"> </w:delText>
        </w:r>
        <w:r>
          <w:rPr>
            <w:color w:val="000000"/>
          </w:rPr>
          <w:delText>in</w:delText>
        </w:r>
        <w:r>
          <w:rPr>
            <w:color w:val="000000"/>
          </w:rPr>
          <w:cr/>
        </w:r>
        <w:r>
          <w:rPr>
            <w:color w:val="000000"/>
            <w:spacing w:val="665"/>
          </w:rPr>
          <w:delText xml:space="preserve"> </w:delText>
        </w:r>
        <w:r>
          <w:rPr>
            <w:color w:val="000000"/>
          </w:rPr>
          <w:delText>accordance</w:delText>
        </w:r>
        <w:r>
          <w:rPr>
            <w:color w:val="000000"/>
            <w:spacing w:val="-2"/>
          </w:rPr>
          <w:delText xml:space="preserve"> </w:delText>
        </w:r>
        <w:r>
          <w:rPr>
            <w:color w:val="000000"/>
          </w:rPr>
          <w:delText>with</w:delText>
        </w:r>
        <w:r>
          <w:rPr>
            <w:color w:val="000000"/>
            <w:spacing w:val="-2"/>
          </w:rPr>
          <w:delText xml:space="preserve"> </w:delText>
        </w:r>
        <w:r>
          <w:rPr>
            <w:color w:val="000000"/>
          </w:rPr>
          <w:delText>Section</w:delText>
        </w:r>
        <w:r>
          <w:rPr>
            <w:color w:val="000000"/>
            <w:spacing w:val="-2"/>
          </w:rPr>
          <w:delText xml:space="preserve"> </w:delText>
        </w:r>
        <w:r>
          <w:rPr>
            <w:color w:val="000000"/>
          </w:rPr>
          <w:delText>8(e)</w:delText>
        </w:r>
        <w:r>
          <w:rPr>
            <w:color w:val="000000"/>
            <w:spacing w:val="-2"/>
          </w:rPr>
          <w:delText xml:space="preserve"> </w:delText>
        </w:r>
        <w:r>
          <w:rPr>
            <w:color w:val="000000"/>
          </w:rPr>
          <w:delText>of</w:delText>
        </w:r>
        <w:r>
          <w:rPr>
            <w:color w:val="000000"/>
            <w:spacing w:val="-1"/>
          </w:rPr>
          <w:delText xml:space="preserve"> </w:delText>
        </w:r>
        <w:r>
          <w:rPr>
            <w:color w:val="000000"/>
          </w:rPr>
          <w:delText>the</w:delText>
        </w:r>
        <w:r>
          <w:rPr>
            <w:color w:val="000000"/>
            <w:spacing w:val="-2"/>
          </w:rPr>
          <w:delText xml:space="preserve"> </w:delText>
        </w:r>
        <w:r>
          <w:rPr>
            <w:color w:val="000000"/>
          </w:rPr>
          <w:delText>Agreement;</w:delText>
        </w:r>
        <w:r>
          <w:rPr>
            <w:color w:val="000000"/>
            <w:spacing w:val="-1"/>
          </w:rPr>
          <w:delText xml:space="preserve"> </w:delText>
        </w:r>
        <w:r>
          <w:rPr>
            <w:color w:val="000000"/>
          </w:rPr>
          <w:delText>(d)</w:delText>
        </w:r>
        <w:r>
          <w:rPr>
            <w:color w:val="000000"/>
            <w:spacing w:val="-1"/>
          </w:rPr>
          <w:delText xml:space="preserve"> </w:delText>
        </w:r>
        <w:r>
          <w:rPr>
            <w:color w:val="000000"/>
          </w:rPr>
          <w:delText>a</w:delText>
        </w:r>
        <w:r>
          <w:rPr>
            <w:color w:val="000000"/>
            <w:spacing w:val="-2"/>
          </w:rPr>
          <w:delText xml:space="preserve"> </w:delText>
        </w:r>
        <w:r>
          <w:rPr>
            <w:color w:val="000000"/>
          </w:rPr>
          <w:delText>Force</w:delText>
        </w:r>
        <w:r>
          <w:rPr>
            <w:color w:val="000000"/>
            <w:spacing w:val="-2"/>
          </w:rPr>
          <w:delText xml:space="preserve"> </w:delText>
        </w:r>
        <w:r>
          <w:rPr>
            <w:color w:val="000000"/>
          </w:rPr>
          <w:delText>Majeure</w:delText>
        </w:r>
        <w:r>
          <w:rPr>
            <w:color w:val="000000"/>
            <w:spacing w:val="-2"/>
          </w:rPr>
          <w:delText xml:space="preserve"> </w:delText>
        </w:r>
        <w:r>
          <w:rPr>
            <w:color w:val="000000"/>
          </w:rPr>
          <w:delText>Event;</w:delText>
        </w:r>
        <w:r>
          <w:rPr>
            <w:color w:val="000000"/>
            <w:spacing w:val="-1"/>
          </w:rPr>
          <w:delText xml:space="preserve"> </w:delText>
        </w:r>
        <w:r>
          <w:rPr>
            <w:color w:val="000000"/>
          </w:rPr>
          <w:delText>(e)</w:delText>
        </w:r>
        <w:r>
          <w:rPr>
            <w:color w:val="000000"/>
            <w:spacing w:val="-1"/>
          </w:rPr>
          <w:delText xml:space="preserve"> </w:delText>
        </w:r>
        <w:r>
          <w:rPr>
            <w:color w:val="000000"/>
          </w:rPr>
          <w:delText>Customer’s</w:delText>
        </w:r>
        <w:r>
          <w:rPr>
            <w:color w:val="000000"/>
            <w:spacing w:val="-1"/>
          </w:rPr>
          <w:delText xml:space="preserve"> </w:delText>
        </w:r>
        <w:r>
          <w:rPr>
            <w:color w:val="000000"/>
          </w:rPr>
          <w:delText>breach</w:delText>
        </w:r>
        <w:r>
          <w:rPr>
            <w:color w:val="000000"/>
          </w:rPr>
          <w:cr/>
        </w:r>
        <w:r>
          <w:rPr>
            <w:color w:val="000000"/>
            <w:spacing w:val="665"/>
          </w:rPr>
          <w:delText xml:space="preserve"> </w:delText>
        </w:r>
        <w:r>
          <w:rPr>
            <w:color w:val="000000"/>
          </w:rPr>
          <w:delText>of this Agreement; or (f) Internet service provider failure or delay or denial of service attacks.</w:delText>
        </w:r>
      </w:del>
    </w:p>
    <w:p w14:paraId="036D4F67" w14:textId="77777777" w:rsidR="008166CF" w:rsidRDefault="00000000">
      <w:pPr>
        <w:spacing w:before="240" w:line="254" w:lineRule="exact"/>
        <w:rPr>
          <w:del w16du:dateUtc="2026-07-07T18:18:00Z" w:author="Author" w:date="2026-07-07T20:18:00Z" w:id="19902"/>
          <w:color w:val="000000"/>
        </w:rPr>
      </w:pPr>
      <w:del w16du:dateUtc="2026-07-07T18:18:00Z" w:author="Author" w:date="2026-07-07T20:18:00Z" w:id="19903">
        <w:r>
          <w:rPr>
            <w:color w:val="000000"/>
          </w:rPr>
          <w:delText>2.</w:delText>
        </w:r>
        <w:r>
          <w:rPr>
            <w:color w:val="000000"/>
            <w:spacing w:val="500"/>
          </w:rPr>
          <w:delText xml:space="preserve"> </w:delText>
        </w:r>
        <w:r>
          <w:rPr>
            <w:color w:val="000000"/>
          </w:rPr>
          <w:delText>If</w:delText>
        </w:r>
        <w:r>
          <w:rPr>
            <w:color w:val="000000"/>
            <w:spacing w:val="7"/>
          </w:rPr>
          <w:delText xml:space="preserve"> </w:delText>
        </w:r>
        <w:r>
          <w:rPr>
            <w:color w:val="000000"/>
          </w:rPr>
          <w:delText>uptime</w:delText>
        </w:r>
        <w:r>
          <w:rPr>
            <w:color w:val="000000"/>
            <w:spacing w:val="7"/>
          </w:rPr>
          <w:delText xml:space="preserve"> </w:delText>
        </w:r>
        <w:r>
          <w:rPr>
            <w:color w:val="000000"/>
          </w:rPr>
          <w:delText>for</w:delText>
        </w:r>
        <w:r>
          <w:rPr>
            <w:color w:val="000000"/>
            <w:spacing w:val="7"/>
          </w:rPr>
          <w:delText xml:space="preserve"> </w:delText>
        </w:r>
        <w:r>
          <w:rPr>
            <w:color w:val="000000"/>
          </w:rPr>
          <w:delText>any</w:delText>
        </w:r>
        <w:r>
          <w:rPr>
            <w:color w:val="000000"/>
            <w:spacing w:val="7"/>
          </w:rPr>
          <w:delText xml:space="preserve"> </w:delText>
        </w:r>
        <w:r>
          <w:rPr>
            <w:color w:val="000000"/>
          </w:rPr>
          <w:delText>month</w:delText>
        </w:r>
        <w:r>
          <w:rPr>
            <w:color w:val="000000"/>
            <w:spacing w:val="7"/>
          </w:rPr>
          <w:delText xml:space="preserve"> </w:delText>
        </w:r>
        <w:r>
          <w:rPr>
            <w:color w:val="000000"/>
          </w:rPr>
          <w:delText>falls</w:delText>
        </w:r>
        <w:r>
          <w:rPr>
            <w:color w:val="000000"/>
            <w:spacing w:val="7"/>
          </w:rPr>
          <w:delText xml:space="preserve"> </w:delText>
        </w:r>
        <w:r>
          <w:rPr>
            <w:color w:val="000000"/>
          </w:rPr>
          <w:delText>below</w:delText>
        </w:r>
        <w:r>
          <w:rPr>
            <w:color w:val="000000"/>
            <w:spacing w:val="8"/>
          </w:rPr>
          <w:delText xml:space="preserve"> </w:delText>
        </w:r>
        <w:r>
          <w:rPr>
            <w:color w:val="000000"/>
          </w:rPr>
          <w:delText>the</w:delText>
        </w:r>
        <w:r>
          <w:rPr>
            <w:color w:val="000000"/>
            <w:spacing w:val="7"/>
          </w:rPr>
          <w:delText xml:space="preserve"> </w:delText>
        </w:r>
        <w:r>
          <w:rPr>
            <w:color w:val="000000"/>
          </w:rPr>
          <w:delText>Guaranteed</w:delText>
        </w:r>
        <w:r>
          <w:rPr>
            <w:color w:val="000000"/>
            <w:spacing w:val="7"/>
          </w:rPr>
          <w:delText xml:space="preserve"> </w:delText>
        </w:r>
        <w:r>
          <w:rPr>
            <w:color w:val="000000"/>
          </w:rPr>
          <w:delText>Uptime,</w:delText>
        </w:r>
        <w:r>
          <w:rPr>
            <w:color w:val="000000"/>
            <w:spacing w:val="7"/>
          </w:rPr>
          <w:delText xml:space="preserve"> </w:delText>
        </w:r>
        <w:r>
          <w:rPr>
            <w:color w:val="000000"/>
          </w:rPr>
          <w:delText>Customer</w:delText>
        </w:r>
        <w:r>
          <w:rPr>
            <w:color w:val="000000"/>
            <w:spacing w:val="7"/>
          </w:rPr>
          <w:delText xml:space="preserve"> </w:delText>
        </w:r>
        <w:r>
          <w:rPr>
            <w:color w:val="000000"/>
          </w:rPr>
          <w:delText>will</w:delText>
        </w:r>
        <w:r>
          <w:rPr>
            <w:color w:val="000000"/>
            <w:spacing w:val="7"/>
          </w:rPr>
          <w:delText xml:space="preserve"> </w:delText>
        </w:r>
        <w:r>
          <w:rPr>
            <w:color w:val="000000"/>
          </w:rPr>
          <w:delText>be</w:delText>
        </w:r>
        <w:r>
          <w:rPr>
            <w:color w:val="000000"/>
            <w:spacing w:val="7"/>
          </w:rPr>
          <w:delText xml:space="preserve"> </w:delText>
        </w:r>
        <w:r>
          <w:rPr>
            <w:color w:val="000000"/>
          </w:rPr>
          <w:delText>entitled</w:delText>
        </w:r>
        <w:r>
          <w:rPr>
            <w:color w:val="000000"/>
            <w:spacing w:val="7"/>
          </w:rPr>
          <w:delText xml:space="preserve"> </w:delText>
        </w:r>
        <w:r>
          <w:rPr>
            <w:color w:val="000000"/>
          </w:rPr>
          <w:delText>to</w:delText>
        </w:r>
        <w:r>
          <w:rPr>
            <w:color w:val="000000"/>
            <w:spacing w:val="7"/>
          </w:rPr>
          <w:delText xml:space="preserve"> </w:delText>
        </w:r>
        <w:r>
          <w:rPr>
            <w:color w:val="000000"/>
          </w:rPr>
          <w:delText>a</w:delText>
        </w:r>
        <w:r>
          <w:rPr>
            <w:color w:val="000000"/>
            <w:spacing w:val="7"/>
          </w:rPr>
          <w:delText xml:space="preserve"> </w:delText>
        </w:r>
        <w:r>
          <w:rPr>
            <w:color w:val="000000"/>
          </w:rPr>
          <w:delText>credit</w:delText>
        </w:r>
        <w:r>
          <w:rPr>
            <w:color w:val="000000"/>
          </w:rPr>
          <w:cr/>
        </w:r>
        <w:r>
          <w:rPr>
            <w:color w:val="000000"/>
            <w:spacing w:val="665"/>
          </w:rPr>
          <w:delText xml:space="preserve"> </w:delText>
        </w:r>
        <w:r>
          <w:rPr>
            <w:color w:val="000000"/>
          </w:rPr>
          <w:delText xml:space="preserve">against future Fees as follows (a </w:delText>
        </w:r>
        <w:r>
          <w:rPr>
            <w:color w:val="000000"/>
            <w:spacing w:val="3"/>
          </w:rPr>
          <w:delText>“Service</w:delText>
        </w:r>
        <w:r>
          <w:rPr>
            <w:color w:val="000000"/>
            <w:spacing w:val="-3"/>
          </w:rPr>
          <w:delText xml:space="preserve"> </w:delText>
        </w:r>
        <w:r>
          <w:rPr>
            <w:color w:val="000000"/>
            <w:spacing w:val="8"/>
          </w:rPr>
          <w:delText>Credit”):</w:delText>
        </w:r>
      </w:del>
    </w:p>
    <w:p w14:paraId="01EFECFF" w14:textId="77777777" w:rsidR="008166CF" w:rsidRDefault="00000000">
      <w:pPr>
        <w:spacing w:before="250" w:line="250" w:lineRule="exact"/>
        <w:ind w:left="835"/>
        <w:rPr>
          <w:del w16du:dateUtc="2026-07-07T18:18:00Z" w:author="Author" w:date="2026-07-07T20:18:00Z" w:id="19904"/>
          <w:color w:val="000000"/>
        </w:rPr>
      </w:pPr>
      <w:del w16du:dateUtc="2026-07-07T18:18:00Z" w:author="Author" w:date="2026-07-07T20:18:00Z" w:id="19905">
        <w:r>
          <w:rPr>
            <w:color w:val="000000"/>
          </w:rPr>
          <w:delText>Monthly Uptime Percentage</w:delText>
        </w:r>
        <w:r>
          <w:rPr>
            <w:color w:val="000000"/>
            <w:spacing w:val="1764"/>
          </w:rPr>
          <w:delText xml:space="preserve"> </w:delText>
        </w:r>
        <w:r>
          <w:rPr>
            <w:color w:val="000000"/>
          </w:rPr>
          <w:delText>Service</w:delText>
        </w:r>
        <w:r>
          <w:rPr>
            <w:color w:val="000000"/>
            <w:spacing w:val="4"/>
          </w:rPr>
          <w:delText xml:space="preserve"> </w:delText>
        </w:r>
        <w:r>
          <w:rPr>
            <w:color w:val="000000"/>
          </w:rPr>
          <w:delText>Credit</w:delText>
        </w:r>
        <w:r>
          <w:rPr>
            <w:color w:val="000000"/>
            <w:spacing w:val="4"/>
          </w:rPr>
          <w:delText xml:space="preserve"> </w:delText>
        </w:r>
        <w:r>
          <w:rPr>
            <w:color w:val="000000"/>
          </w:rPr>
          <w:delText>(as</w:delText>
        </w:r>
        <w:r>
          <w:rPr>
            <w:color w:val="000000"/>
            <w:spacing w:val="4"/>
          </w:rPr>
          <w:delText xml:space="preserve"> </w:delText>
        </w:r>
        <w:r>
          <w:rPr>
            <w:color w:val="000000"/>
          </w:rPr>
          <w:delText>a</w:delText>
        </w:r>
        <w:r>
          <w:rPr>
            <w:color w:val="000000"/>
            <w:spacing w:val="4"/>
          </w:rPr>
          <w:delText xml:space="preserve"> </w:delText>
        </w:r>
        <w:r>
          <w:rPr>
            <w:color w:val="000000"/>
          </w:rPr>
          <w:delText>percentage</w:delText>
        </w:r>
        <w:r>
          <w:rPr>
            <w:color w:val="000000"/>
            <w:spacing w:val="4"/>
          </w:rPr>
          <w:delText xml:space="preserve"> </w:delText>
        </w:r>
        <w:r>
          <w:rPr>
            <w:color w:val="000000"/>
          </w:rPr>
          <w:delText>of</w:delText>
        </w:r>
        <w:r>
          <w:rPr>
            <w:color w:val="000000"/>
            <w:spacing w:val="4"/>
          </w:rPr>
          <w:delText xml:space="preserve"> </w:delText>
        </w:r>
        <w:r>
          <w:rPr>
            <w:color w:val="000000"/>
          </w:rPr>
          <w:delText>the</w:delText>
        </w:r>
        <w:r>
          <w:rPr>
            <w:color w:val="000000"/>
            <w:spacing w:val="4"/>
          </w:rPr>
          <w:delText xml:space="preserve"> </w:delText>
        </w:r>
        <w:r>
          <w:rPr>
            <w:color w:val="000000"/>
          </w:rPr>
          <w:delText>Fees</w:delText>
        </w:r>
        <w:r>
          <w:rPr>
            <w:color w:val="000000"/>
            <w:spacing w:val="4"/>
          </w:rPr>
          <w:delText xml:space="preserve"> </w:delText>
        </w:r>
        <w:r>
          <w:rPr>
            <w:color w:val="000000"/>
          </w:rPr>
          <w:delText>for</w:delText>
        </w:r>
        <w:r>
          <w:rPr>
            <w:color w:val="000000"/>
          </w:rPr>
          <w:cr/>
        </w:r>
        <w:r>
          <w:rPr>
            <w:color w:val="000000"/>
            <w:spacing w:val="4255"/>
          </w:rPr>
          <w:delText xml:space="preserve"> </w:delText>
        </w:r>
        <w:r>
          <w:rPr>
            <w:color w:val="000000"/>
          </w:rPr>
          <w:delText>the</w:delText>
        </w:r>
        <w:r>
          <w:rPr>
            <w:color w:val="000000"/>
            <w:spacing w:val="46"/>
          </w:rPr>
          <w:delText xml:space="preserve"> </w:delText>
        </w:r>
        <w:r>
          <w:rPr>
            <w:color w:val="000000"/>
          </w:rPr>
          <w:delText>Walter</w:delText>
        </w:r>
        <w:r>
          <w:rPr>
            <w:color w:val="000000"/>
            <w:spacing w:val="46"/>
          </w:rPr>
          <w:delText xml:space="preserve"> </w:delText>
        </w:r>
        <w:r>
          <w:rPr>
            <w:color w:val="000000"/>
          </w:rPr>
          <w:delText>SaaS</w:delText>
        </w:r>
        <w:r>
          <w:rPr>
            <w:color w:val="000000"/>
            <w:spacing w:val="46"/>
          </w:rPr>
          <w:delText xml:space="preserve"> </w:delText>
        </w:r>
        <w:r>
          <w:rPr>
            <w:color w:val="000000"/>
          </w:rPr>
          <w:delText>Services</w:delText>
        </w:r>
        <w:r>
          <w:rPr>
            <w:color w:val="000000"/>
            <w:spacing w:val="46"/>
          </w:rPr>
          <w:delText xml:space="preserve"> </w:delText>
        </w:r>
        <w:r>
          <w:rPr>
            <w:color w:val="000000"/>
          </w:rPr>
          <w:delText>attributable</w:delText>
        </w:r>
        <w:r>
          <w:rPr>
            <w:color w:val="000000"/>
            <w:spacing w:val="46"/>
          </w:rPr>
          <w:delText xml:space="preserve"> </w:delText>
        </w:r>
        <w:r>
          <w:rPr>
            <w:color w:val="000000"/>
          </w:rPr>
          <w:delText>to</w:delText>
        </w:r>
        <w:r>
          <w:rPr>
            <w:color w:val="000000"/>
            <w:spacing w:val="46"/>
          </w:rPr>
          <w:delText xml:space="preserve"> </w:delText>
        </w:r>
        <w:r>
          <w:rPr>
            <w:color w:val="000000"/>
          </w:rPr>
          <w:delText>the</w:delText>
        </w:r>
      </w:del>
    </w:p>
    <w:p w14:paraId="010594F2" w14:textId="77777777" w:rsidR="008166CF" w:rsidRDefault="00000000">
      <w:pPr>
        <w:spacing w:after="215" w:line="255" w:lineRule="exact"/>
        <w:ind w:left="5146"/>
        <w:rPr>
          <w:del w16du:dateUtc="2026-07-07T18:18:00Z" w:author="Author" w:date="2026-07-07T20:18:00Z" w:id="19906"/>
          <w:color w:val="000000"/>
        </w:rPr>
      </w:pPr>
      <w:del w16du:dateUtc="2026-07-07T18:18:00Z" w:author="Author" w:date="2026-07-07T20:18:00Z" w:id="19907">
        <w:r>
          <w:rPr>
            <w:color w:val="000000"/>
          </w:rPr>
          <w:delText>applicable month)</w:delText>
        </w:r>
      </w:del>
    </w:p>
    <w:p w14:paraId="080B7333" w14:textId="77777777" w:rsidP="0027638C" w:rsidR="0027638C" w:rsidRDefault="0027638C" w:rsidRPr="0027638C">
      <w:pPr>
        <w:pStyle w:val="BodyText"/>
        <w:rPr>
          <w:ins w16du:dateUtc="2026-07-07T18:18:00Z" w:author="Author" w:date="2026-07-07T20:18:00Z" w:id="19908"/>
          <w:sz w:val="24"/>
          <w:szCs w:val="24"/>
        </w:rPr>
      </w:pPr>
    </w:p>
    <w:p w14:paraId="584D9236" w14:textId="77777777" w:rsidR="009609E8" w:rsidRDefault="00A96A35" w:rsidRPr="0027638C">
      <w:pPr>
        <w:pStyle w:val="ListParagraph"/>
        <w:numPr>
          <w:ilvl w:val="0"/>
          <w:numId w:val="3"/>
        </w:numPr>
        <w:tabs>
          <w:tab w:pos="718" w:val="left"/>
          <w:tab w:pos="720" w:val="left"/>
        </w:tabs>
        <w:spacing w:before="78"/>
        <w:ind w:right="354"/>
        <w:rPr>
          <w:ins w16du:dateUtc="2026-07-07T18:18:00Z" w:author="Author" w:date="2026-07-07T20:18:00Z" w:id="19909"/>
          <w:sz w:val="24"/>
          <w:szCs w:val="24"/>
        </w:rPr>
      </w:pPr>
      <w:ins w16du:dateUtc="2026-07-07T18:18:00Z" w:author="Author" w:date="2026-07-07T20:18:00Z" w:id="19910">
        <w:r w:rsidRPr="0027638C">
          <w:rPr>
            <w:sz w:val="24"/>
            <w:szCs w:val="24"/>
          </w:rPr>
          <w:t>Ipsum Dolor sit amet Consectetur Adipiscing Elit sed do eiusmod tempor incididunt ut Labore Et dolore Magna Aliqua lorem ipsum dolor Sit, Amet consectetur adipiscing elit sed do eiusmod tempor</w:t>
        </w:r>
        <w:r w:rsidRPr="0027638C">
          <w:rPr>
            <w:spacing w:val="-8"/>
            <w:sz w:val="24"/>
            <w:szCs w:val="24"/>
          </w:rPr>
          <w:t xml:space="preserve"> </w:t>
        </w:r>
        <w:r w:rsidRPr="0027638C">
          <w:rPr>
            <w:sz w:val="24"/>
            <w:szCs w:val="24"/>
          </w:rPr>
          <w:t>incididunt</w:t>
        </w:r>
        <w:r w:rsidRPr="0027638C">
          <w:rPr>
            <w:spacing w:val="-8"/>
            <w:sz w:val="24"/>
            <w:szCs w:val="24"/>
          </w:rPr>
          <w:t xml:space="preserve"> </w:t>
        </w:r>
        <w:r w:rsidRPr="0027638C">
          <w:rPr>
            <w:sz w:val="24"/>
            <w:szCs w:val="24"/>
          </w:rPr>
          <w:t>ut</w:t>
        </w:r>
        <w:r w:rsidRPr="0027638C">
          <w:rPr>
            <w:spacing w:val="-8"/>
            <w:sz w:val="24"/>
            <w:szCs w:val="24"/>
          </w:rPr>
          <w:t xml:space="preserve"> </w:t>
        </w:r>
        <w:r w:rsidRPr="0027638C">
          <w:rPr>
            <w:sz w:val="24"/>
            <w:szCs w:val="24"/>
          </w:rPr>
          <w:t>Labore</w:t>
        </w:r>
        <w:r w:rsidRPr="0027638C">
          <w:rPr>
            <w:spacing w:val="-8"/>
            <w:sz w:val="24"/>
            <w:szCs w:val="24"/>
          </w:rPr>
          <w:t xml:space="preserve"> </w:t>
        </w:r>
        <w:r w:rsidRPr="0027638C">
          <w:rPr>
            <w:sz w:val="24"/>
            <w:szCs w:val="24"/>
          </w:rPr>
          <w:t>Et</w:t>
        </w:r>
        <w:r w:rsidRPr="0027638C">
          <w:rPr>
            <w:spacing w:val="-9"/>
            <w:sz w:val="24"/>
            <w:szCs w:val="24"/>
          </w:rPr>
          <w:t xml:space="preserve"> </w:t>
        </w:r>
        <w:r w:rsidRPr="0027638C">
          <w:rPr>
            <w:sz w:val="24"/>
            <w:szCs w:val="24"/>
          </w:rPr>
          <w:t>Dolore</w:t>
        </w:r>
        <w:r w:rsidRPr="0027638C">
          <w:rPr>
            <w:spacing w:val="-8"/>
            <w:sz w:val="24"/>
            <w:szCs w:val="24"/>
          </w:rPr>
          <w:t xml:space="preserve"> </w:t>
        </w:r>
        <w:r w:rsidRPr="0027638C">
          <w:rPr>
            <w:sz w:val="24"/>
            <w:szCs w:val="24"/>
          </w:rPr>
          <w:t>magna</w:t>
        </w:r>
        <w:r w:rsidRPr="0027638C">
          <w:rPr>
            <w:spacing w:val="-8"/>
            <w:sz w:val="24"/>
            <w:szCs w:val="24"/>
          </w:rPr>
          <w:t xml:space="preserve"> </w:t>
        </w:r>
        <w:r w:rsidRPr="0027638C">
          <w:rPr>
            <w:sz w:val="24"/>
            <w:szCs w:val="24"/>
          </w:rPr>
          <w:t>aliqua</w:t>
        </w:r>
        <w:r w:rsidRPr="0027638C">
          <w:rPr>
            <w:spacing w:val="-9"/>
            <w:sz w:val="24"/>
            <w:szCs w:val="24"/>
          </w:rPr>
          <w:t xml:space="preserve"> </w:t>
        </w:r>
        <w:r w:rsidRPr="0027638C">
          <w:rPr>
            <w:sz w:val="24"/>
            <w:szCs w:val="24"/>
          </w:rPr>
          <w:t>lorem</w:t>
        </w:r>
        <w:r w:rsidRPr="0027638C">
          <w:rPr>
            <w:spacing w:val="-9"/>
            <w:sz w:val="24"/>
            <w:szCs w:val="24"/>
          </w:rPr>
          <w:t xml:space="preserve"> </w:t>
        </w:r>
        <w:r w:rsidRPr="0027638C">
          <w:rPr>
            <w:sz w:val="24"/>
            <w:szCs w:val="24"/>
          </w:rPr>
          <w:t>ipsum</w:t>
        </w:r>
        <w:r w:rsidRPr="0027638C">
          <w:rPr>
            <w:spacing w:val="-8"/>
            <w:sz w:val="24"/>
            <w:szCs w:val="24"/>
          </w:rPr>
          <w:t xml:space="preserve"> </w:t>
        </w:r>
        <w:r w:rsidRPr="0027638C">
          <w:rPr>
            <w:sz w:val="24"/>
            <w:szCs w:val="24"/>
          </w:rPr>
          <w:t>Dolor</w:t>
        </w:r>
        <w:r w:rsidRPr="0027638C">
          <w:rPr>
            <w:spacing w:val="-8"/>
            <w:sz w:val="24"/>
            <w:szCs w:val="24"/>
          </w:rPr>
          <w:t xml:space="preserve"> </w:t>
        </w:r>
        <w:r w:rsidRPr="0027638C">
          <w:rPr>
            <w:sz w:val="24"/>
            <w:szCs w:val="24"/>
          </w:rPr>
          <w:t>SIT</w:t>
        </w:r>
        <w:r w:rsidRPr="0027638C">
          <w:rPr>
            <w:spacing w:val="-9"/>
            <w:sz w:val="24"/>
            <w:szCs w:val="24"/>
          </w:rPr>
          <w:t xml:space="preserve"> </w:t>
        </w:r>
        <w:r w:rsidRPr="0027638C">
          <w:rPr>
            <w:sz w:val="24"/>
            <w:szCs w:val="24"/>
          </w:rPr>
          <w:t>(“</w:t>
        </w:r>
        <w:r w:rsidRPr="0027638C">
          <w:rPr>
            <w:b/>
            <w:sz w:val="24"/>
            <w:szCs w:val="24"/>
          </w:rPr>
          <w:t>Amet</w:t>
        </w:r>
        <w:r w:rsidRPr="0027638C">
          <w:rPr>
            <w:b/>
            <w:spacing w:val="-8"/>
            <w:sz w:val="24"/>
            <w:szCs w:val="24"/>
          </w:rPr>
          <w:t xml:space="preserve"> </w:t>
        </w:r>
        <w:r w:rsidRPr="0027638C">
          <w:rPr>
            <w:b/>
            <w:sz w:val="24"/>
            <w:szCs w:val="24"/>
          </w:rPr>
          <w:t>Consectetur</w:t>
        </w:r>
        <w:r w:rsidRPr="0027638C">
          <w:rPr>
            <w:sz w:val="24"/>
            <w:szCs w:val="24"/>
          </w:rPr>
          <w:t>”).</w:t>
        </w:r>
        <w:r w:rsidRPr="0027638C">
          <w:rPr>
            <w:spacing w:val="39"/>
            <w:sz w:val="24"/>
            <w:szCs w:val="24"/>
          </w:rPr>
          <w:t xml:space="preserve"> </w:t>
        </w:r>
        <w:r w:rsidRPr="0027638C">
          <w:rPr>
            <w:sz w:val="24"/>
            <w:szCs w:val="24"/>
          </w:rPr>
          <w:t>Adipiscing</w:t>
        </w:r>
        <w:r w:rsidRPr="0027638C">
          <w:rPr>
            <w:spacing w:val="-8"/>
            <w:sz w:val="24"/>
            <w:szCs w:val="24"/>
          </w:rPr>
          <w:t xml:space="preserve"> </w:t>
        </w:r>
        <w:r w:rsidRPr="0027638C">
          <w:rPr>
            <w:sz w:val="24"/>
            <w:szCs w:val="24"/>
          </w:rPr>
          <w:t>elit sed do eiusmod Tempor, “</w:t>
        </w:r>
        <w:r w:rsidRPr="0027638C">
          <w:rPr>
            <w:b/>
            <w:sz w:val="24"/>
            <w:szCs w:val="24"/>
          </w:rPr>
          <w:t>Incididunt</w:t>
        </w:r>
        <w:r w:rsidRPr="0027638C">
          <w:rPr>
            <w:sz w:val="24"/>
            <w:szCs w:val="24"/>
          </w:rPr>
          <w:t>” ut labore et dolore magna aliqua lorem ipsum (dolor sit amet consectetur adipiscing elit sed do eiusmod tempor incididunt ut labore et dolore magna) aliqua lorem Ipsum Dolor Sit amet consectetur adipiscing Elit Sed Do eiusmod tempor incididunt ut labore et</w:t>
        </w:r>
        <w:r w:rsidRPr="0027638C">
          <w:rPr>
            <w:spacing w:val="-9"/>
            <w:sz w:val="24"/>
            <w:szCs w:val="24"/>
          </w:rPr>
          <w:t xml:space="preserve"> </w:t>
        </w:r>
        <w:r w:rsidRPr="0027638C">
          <w:rPr>
            <w:sz w:val="24"/>
            <w:szCs w:val="24"/>
          </w:rPr>
          <w:t>dolore</w:t>
        </w:r>
        <w:r w:rsidRPr="0027638C">
          <w:rPr>
            <w:spacing w:val="-9"/>
            <w:sz w:val="24"/>
            <w:szCs w:val="24"/>
          </w:rPr>
          <w:t xml:space="preserve"> </w:t>
        </w:r>
        <w:r w:rsidRPr="0027638C">
          <w:rPr>
            <w:sz w:val="24"/>
            <w:szCs w:val="24"/>
          </w:rPr>
          <w:t>magna</w:t>
        </w:r>
        <w:r w:rsidRPr="0027638C">
          <w:rPr>
            <w:spacing w:val="-9"/>
            <w:sz w:val="24"/>
            <w:szCs w:val="24"/>
          </w:rPr>
          <w:t xml:space="preserve"> </w:t>
        </w:r>
        <w:r w:rsidRPr="0027638C">
          <w:rPr>
            <w:sz w:val="24"/>
            <w:szCs w:val="24"/>
          </w:rPr>
          <w:t>aliqua</w:t>
        </w:r>
        <w:r w:rsidRPr="0027638C">
          <w:rPr>
            <w:spacing w:val="-9"/>
            <w:sz w:val="24"/>
            <w:szCs w:val="24"/>
          </w:rPr>
          <w:t xml:space="preserve"> </w:t>
        </w:r>
        <w:r w:rsidRPr="0027638C">
          <w:rPr>
            <w:sz w:val="24"/>
            <w:szCs w:val="24"/>
          </w:rPr>
          <w:t>lorem</w:t>
        </w:r>
        <w:r w:rsidRPr="0027638C">
          <w:rPr>
            <w:spacing w:val="-9"/>
            <w:sz w:val="24"/>
            <w:szCs w:val="24"/>
          </w:rPr>
          <w:t xml:space="preserve"> </w:t>
        </w:r>
        <w:r w:rsidRPr="0027638C">
          <w:rPr>
            <w:sz w:val="24"/>
            <w:szCs w:val="24"/>
          </w:rPr>
          <w:t>ipsum</w:t>
        </w:r>
        <w:r w:rsidRPr="0027638C">
          <w:rPr>
            <w:spacing w:val="-9"/>
            <w:sz w:val="24"/>
            <w:szCs w:val="24"/>
          </w:rPr>
          <w:t xml:space="preserve"> </w:t>
        </w:r>
        <w:r w:rsidRPr="0027638C">
          <w:rPr>
            <w:sz w:val="24"/>
            <w:szCs w:val="24"/>
          </w:rPr>
          <w:t>dolor</w:t>
        </w:r>
        <w:r w:rsidRPr="0027638C">
          <w:rPr>
            <w:spacing w:val="-9"/>
            <w:sz w:val="24"/>
            <w:szCs w:val="24"/>
          </w:rPr>
          <w:t xml:space="preserve"> </w:t>
        </w:r>
        <w:r w:rsidRPr="0027638C">
          <w:rPr>
            <w:sz w:val="24"/>
            <w:szCs w:val="24"/>
          </w:rPr>
          <w:t>sit</w:t>
        </w:r>
        <w:r w:rsidRPr="0027638C">
          <w:rPr>
            <w:spacing w:val="-9"/>
            <w:sz w:val="24"/>
            <w:szCs w:val="24"/>
          </w:rPr>
          <w:t xml:space="preserve"> </w:t>
        </w:r>
        <w:r w:rsidRPr="0027638C">
          <w:rPr>
            <w:sz w:val="24"/>
            <w:szCs w:val="24"/>
          </w:rPr>
          <w:t>amet</w:t>
        </w:r>
        <w:r w:rsidRPr="0027638C">
          <w:rPr>
            <w:spacing w:val="-9"/>
            <w:sz w:val="24"/>
            <w:szCs w:val="24"/>
          </w:rPr>
          <w:t xml:space="preserve"> </w:t>
        </w:r>
        <w:r w:rsidRPr="0027638C">
          <w:rPr>
            <w:sz w:val="24"/>
            <w:szCs w:val="24"/>
          </w:rPr>
          <w:t>Consectetur</w:t>
        </w:r>
        <w:r w:rsidRPr="0027638C">
          <w:rPr>
            <w:spacing w:val="-9"/>
            <w:sz w:val="24"/>
            <w:szCs w:val="24"/>
          </w:rPr>
          <w:t xml:space="preserve"> </w:t>
        </w:r>
        <w:r w:rsidRPr="0027638C">
          <w:rPr>
            <w:sz w:val="24"/>
            <w:szCs w:val="24"/>
          </w:rPr>
          <w:t>adipiscing</w:t>
        </w:r>
        <w:r w:rsidRPr="0027638C">
          <w:rPr>
            <w:spacing w:val="-9"/>
            <w:sz w:val="24"/>
            <w:szCs w:val="24"/>
          </w:rPr>
          <w:t xml:space="preserve"> </w:t>
        </w:r>
        <w:r w:rsidRPr="0027638C">
          <w:rPr>
            <w:sz w:val="24"/>
            <w:szCs w:val="24"/>
          </w:rPr>
          <w:t>elit</w:t>
        </w:r>
        <w:r w:rsidRPr="0027638C">
          <w:rPr>
            <w:spacing w:val="-9"/>
            <w:sz w:val="24"/>
            <w:szCs w:val="24"/>
          </w:rPr>
          <w:t xml:space="preserve"> </w:t>
        </w:r>
        <w:r w:rsidRPr="0027638C">
          <w:rPr>
            <w:sz w:val="24"/>
            <w:szCs w:val="24"/>
          </w:rPr>
          <w:t>sed</w:t>
        </w:r>
        <w:r w:rsidRPr="0027638C">
          <w:rPr>
            <w:spacing w:val="-9"/>
            <w:sz w:val="24"/>
            <w:szCs w:val="24"/>
          </w:rPr>
          <w:t xml:space="preserve"> </w:t>
        </w:r>
        <w:r w:rsidRPr="0027638C">
          <w:rPr>
            <w:sz w:val="24"/>
            <w:szCs w:val="24"/>
          </w:rPr>
          <w:t>do</w:t>
        </w:r>
        <w:r w:rsidRPr="0027638C">
          <w:rPr>
            <w:spacing w:val="-9"/>
            <w:sz w:val="24"/>
            <w:szCs w:val="24"/>
          </w:rPr>
          <w:t xml:space="preserve"> </w:t>
        </w:r>
        <w:r w:rsidRPr="0027638C">
          <w:rPr>
            <w:sz w:val="24"/>
            <w:szCs w:val="24"/>
          </w:rPr>
          <w:t>eiusmod</w:t>
        </w:r>
        <w:r w:rsidRPr="0027638C">
          <w:rPr>
            <w:spacing w:val="-9"/>
            <w:sz w:val="24"/>
            <w:szCs w:val="24"/>
          </w:rPr>
          <w:t xml:space="preserve"> </w:t>
        </w:r>
        <w:r w:rsidRPr="0027638C">
          <w:rPr>
            <w:sz w:val="24"/>
            <w:szCs w:val="24"/>
          </w:rPr>
          <w:t xml:space="preserve">tempor Incididunt ut labore Et dolore magna aliqua Lorem Ipsum Dolor sit amet consectetur adipiscing elit sed </w:t>
        </w:r>
        <w:r w:rsidRPr="0027638C">
          <w:rPr>
            <w:spacing w:val="-2"/>
            <w:sz w:val="24"/>
            <w:szCs w:val="24"/>
          </w:rPr>
          <w:t>Do.</w:t>
        </w:r>
      </w:ins>
    </w:p>
    <w:p w14:paraId="584D9237" w14:textId="77777777" w:rsidR="009609E8" w:rsidRDefault="00A96A35" w:rsidRPr="0027638C">
      <w:pPr>
        <w:pStyle w:val="ListParagraph"/>
        <w:numPr>
          <w:ilvl w:val="0"/>
          <w:numId w:val="3"/>
        </w:numPr>
        <w:tabs>
          <w:tab w:pos="718" w:val="left"/>
          <w:tab w:pos="720" w:val="left"/>
        </w:tabs>
        <w:spacing w:before="244"/>
        <w:ind w:right="357"/>
        <w:rPr>
          <w:ins w16du:dateUtc="2026-07-07T18:18:00Z" w:author="Author" w:date="2026-07-07T20:18:00Z" w:id="19911"/>
          <w:sz w:val="24"/>
          <w:szCs w:val="24"/>
        </w:rPr>
      </w:pPr>
      <w:ins w16du:dateUtc="2026-07-07T18:18:00Z" w:author="Author" w:date="2026-07-07T20:18:00Z" w:id="19912">
        <w:r w:rsidRPr="0027638C">
          <w:rPr>
            <w:sz w:val="24"/>
            <w:szCs w:val="24"/>
          </w:rPr>
          <w:t>Eiusmod tempor incididunt ut labore et dolore magna aliqua lorem ipsum Dolor Sit Amet (“</w:t>
        </w:r>
        <w:r w:rsidRPr="0027638C">
          <w:rPr>
            <w:b/>
            <w:sz w:val="24"/>
            <w:szCs w:val="24"/>
          </w:rPr>
          <w:t>Consectetur Adipiscing”)</w:t>
        </w:r>
        <w:r w:rsidRPr="0027638C">
          <w:rPr>
            <w:sz w:val="24"/>
            <w:szCs w:val="24"/>
          </w:rPr>
          <w:t>, elit, sed, do eiusmod Tempor Incididunt ut: (labore) et dolore</w:t>
        </w:r>
        <w:r w:rsidRPr="0027638C">
          <w:rPr>
            <w:spacing w:val="-6"/>
            <w:sz w:val="24"/>
            <w:szCs w:val="24"/>
          </w:rPr>
          <w:t xml:space="preserve"> </w:t>
        </w:r>
        <w:r w:rsidRPr="0027638C">
          <w:rPr>
            <w:sz w:val="24"/>
            <w:szCs w:val="24"/>
          </w:rPr>
          <w:t>magna</w:t>
        </w:r>
        <w:r w:rsidRPr="0027638C">
          <w:rPr>
            <w:spacing w:val="-6"/>
            <w:sz w:val="24"/>
            <w:szCs w:val="24"/>
          </w:rPr>
          <w:t xml:space="preserve"> </w:t>
        </w:r>
        <w:r w:rsidRPr="0027638C">
          <w:rPr>
            <w:sz w:val="24"/>
            <w:szCs w:val="24"/>
          </w:rPr>
          <w:t>aliqua</w:t>
        </w:r>
        <w:r w:rsidRPr="0027638C">
          <w:rPr>
            <w:spacing w:val="-6"/>
            <w:sz w:val="24"/>
            <w:szCs w:val="24"/>
          </w:rPr>
          <w:t xml:space="preserve"> </w:t>
        </w:r>
        <w:r w:rsidRPr="0027638C">
          <w:rPr>
            <w:sz w:val="24"/>
            <w:szCs w:val="24"/>
          </w:rPr>
          <w:t>lorem</w:t>
        </w:r>
        <w:r w:rsidRPr="0027638C">
          <w:rPr>
            <w:spacing w:val="-6"/>
            <w:sz w:val="24"/>
            <w:szCs w:val="24"/>
          </w:rPr>
          <w:t xml:space="preserve"> </w:t>
        </w:r>
        <w:r w:rsidRPr="0027638C">
          <w:rPr>
            <w:sz w:val="24"/>
            <w:szCs w:val="24"/>
          </w:rPr>
          <w:t>ipsum</w:t>
        </w:r>
        <w:r w:rsidRPr="0027638C">
          <w:rPr>
            <w:spacing w:val="-6"/>
            <w:sz w:val="24"/>
            <w:szCs w:val="24"/>
          </w:rPr>
          <w:t xml:space="preserve"> </w:t>
        </w:r>
        <w:r w:rsidRPr="0027638C">
          <w:rPr>
            <w:sz w:val="24"/>
            <w:szCs w:val="24"/>
          </w:rPr>
          <w:t>Dolor</w:t>
        </w:r>
        <w:r w:rsidRPr="0027638C">
          <w:rPr>
            <w:spacing w:val="-6"/>
            <w:sz w:val="24"/>
            <w:szCs w:val="24"/>
          </w:rPr>
          <w:t xml:space="preserve"> </w:t>
        </w:r>
        <w:r w:rsidRPr="0027638C">
          <w:rPr>
            <w:sz w:val="24"/>
            <w:szCs w:val="24"/>
          </w:rPr>
          <w:t>sit</w:t>
        </w:r>
        <w:r w:rsidRPr="0027638C">
          <w:rPr>
            <w:spacing w:val="-6"/>
            <w:sz w:val="24"/>
            <w:szCs w:val="24"/>
          </w:rPr>
          <w:t xml:space="preserve"> </w:t>
        </w:r>
        <w:r w:rsidRPr="0027638C">
          <w:rPr>
            <w:sz w:val="24"/>
            <w:szCs w:val="24"/>
          </w:rPr>
          <w:t>amet</w:t>
        </w:r>
        <w:r w:rsidRPr="0027638C">
          <w:rPr>
            <w:spacing w:val="-6"/>
            <w:sz w:val="24"/>
            <w:szCs w:val="24"/>
          </w:rPr>
          <w:t xml:space="preserve"> </w:t>
        </w:r>
        <w:r w:rsidRPr="0027638C">
          <w:rPr>
            <w:sz w:val="24"/>
            <w:szCs w:val="24"/>
          </w:rPr>
          <w:t>consectetur</w:t>
        </w:r>
        <w:r w:rsidRPr="0027638C">
          <w:rPr>
            <w:spacing w:val="-6"/>
            <w:sz w:val="24"/>
            <w:szCs w:val="24"/>
          </w:rPr>
          <w:t xml:space="preserve"> </w:t>
        </w:r>
        <w:r w:rsidRPr="0027638C">
          <w:rPr>
            <w:sz w:val="24"/>
            <w:szCs w:val="24"/>
          </w:rPr>
          <w:t>7</w:t>
        </w:r>
        <w:r w:rsidRPr="0027638C">
          <w:rPr>
            <w:spacing w:val="-6"/>
            <w:sz w:val="24"/>
            <w:szCs w:val="24"/>
          </w:rPr>
          <w:t xml:space="preserve"> </w:t>
        </w:r>
        <w:r w:rsidRPr="0027638C">
          <w:rPr>
            <w:sz w:val="24"/>
            <w:szCs w:val="24"/>
          </w:rPr>
          <w:t>adipiscing</w:t>
        </w:r>
        <w:r w:rsidRPr="0027638C">
          <w:rPr>
            <w:spacing w:val="-6"/>
            <w:sz w:val="24"/>
            <w:szCs w:val="24"/>
          </w:rPr>
          <w:t xml:space="preserve"> </w:t>
        </w:r>
        <w:r w:rsidRPr="0027638C">
          <w:rPr>
            <w:sz w:val="24"/>
            <w:szCs w:val="24"/>
          </w:rPr>
          <w:t>elit</w:t>
        </w:r>
        <w:r w:rsidRPr="0027638C">
          <w:rPr>
            <w:spacing w:val="-6"/>
            <w:sz w:val="24"/>
            <w:szCs w:val="24"/>
          </w:rPr>
          <w:t xml:space="preserve"> </w:t>
        </w:r>
        <w:r w:rsidRPr="0027638C">
          <w:rPr>
            <w:sz w:val="24"/>
            <w:szCs w:val="24"/>
          </w:rPr>
          <w:t>sed;</w:t>
        </w:r>
        <w:r w:rsidRPr="0027638C">
          <w:rPr>
            <w:spacing w:val="-6"/>
            <w:sz w:val="24"/>
            <w:szCs w:val="24"/>
          </w:rPr>
          <w:t xml:space="preserve"> </w:t>
        </w:r>
        <w:r w:rsidRPr="0027638C">
          <w:rPr>
            <w:sz w:val="24"/>
            <w:szCs w:val="24"/>
          </w:rPr>
          <w:t>(do)</w:t>
        </w:r>
        <w:r w:rsidRPr="0027638C">
          <w:rPr>
            <w:spacing w:val="-6"/>
            <w:sz w:val="24"/>
            <w:szCs w:val="24"/>
          </w:rPr>
          <w:t xml:space="preserve"> </w:t>
        </w:r>
        <w:r w:rsidRPr="0027638C">
          <w:rPr>
            <w:sz w:val="24"/>
            <w:szCs w:val="24"/>
          </w:rPr>
          <w:t>eiusmod</w:t>
        </w:r>
        <w:r w:rsidRPr="0027638C">
          <w:rPr>
            <w:spacing w:val="-6"/>
            <w:sz w:val="24"/>
            <w:szCs w:val="24"/>
          </w:rPr>
          <w:t xml:space="preserve"> </w:t>
        </w:r>
        <w:r w:rsidRPr="0027638C">
          <w:rPr>
            <w:sz w:val="24"/>
            <w:szCs w:val="24"/>
          </w:rPr>
          <w:t>tempor</w:t>
        </w:r>
        <w:r w:rsidRPr="0027638C">
          <w:rPr>
            <w:spacing w:val="-6"/>
            <w:sz w:val="24"/>
            <w:szCs w:val="24"/>
          </w:rPr>
          <w:t xml:space="preserve"> </w:t>
        </w:r>
        <w:r w:rsidRPr="0027638C">
          <w:rPr>
            <w:sz w:val="24"/>
            <w:szCs w:val="24"/>
          </w:rPr>
          <w:t>incididunt</w:t>
        </w:r>
        <w:r w:rsidRPr="0027638C">
          <w:rPr>
            <w:spacing w:val="-6"/>
            <w:sz w:val="24"/>
            <w:szCs w:val="24"/>
          </w:rPr>
          <w:t xml:space="preserve"> </w:t>
        </w:r>
        <w:r w:rsidRPr="0027638C">
          <w:rPr>
            <w:sz w:val="24"/>
            <w:szCs w:val="24"/>
          </w:rPr>
          <w:t>ut labore 11:00 et – 4:00 dolore Magna Aliqua; lorem (ipsum) dolor sit, amet consectetur adipiscing, elit sed do eiusmod tempor incididunt.</w:t>
        </w:r>
      </w:ins>
    </w:p>
    <w:p w14:paraId="584D9238" w14:textId="780443B9" w:rsidR="009609E8" w:rsidRDefault="00A96A35" w:rsidRPr="0027638C">
      <w:pPr>
        <w:pStyle w:val="ListParagraph"/>
        <w:numPr>
          <w:ilvl w:val="0"/>
          <w:numId w:val="3"/>
        </w:numPr>
        <w:tabs>
          <w:tab w:pos="718" w:val="left"/>
          <w:tab w:pos="720" w:val="left"/>
        </w:tabs>
        <w:spacing w:before="237"/>
        <w:ind w:right="357"/>
        <w:rPr>
          <w:ins w16du:dateUtc="2026-07-07T18:18:00Z" w:author="Author" w:date="2026-07-07T20:18:00Z" w:id="19913"/>
          <w:sz w:val="24"/>
          <w:szCs w:val="24"/>
        </w:rPr>
      </w:pPr>
      <w:ins w16du:dateUtc="2026-07-07T18:18:00Z" w:author="Author" w:date="2026-07-07T20:18:00Z" w:id="19914">
        <w:r w:rsidRPr="0027638C">
          <w:rPr>
            <w:sz w:val="24"/>
            <w:szCs w:val="24"/>
          </w:rPr>
          <w:t>Ut labore et dolore magna aliqua Lorem ipsum dolor sit amet consectetur adipiscing.</w:t>
        </w:r>
      </w:ins>
    </w:p>
    <w:p w14:paraId="584D9239" w14:textId="77777777" w:rsidR="009609E8" w:rsidRDefault="009609E8" w:rsidRPr="0027638C">
      <w:pPr>
        <w:pStyle w:val="BodyText"/>
        <w:ind w:firstLine="0" w:left="0"/>
        <w:jc w:val="left"/>
        <w:rPr>
          <w:ins w16du:dateUtc="2026-07-07T18:18:00Z" w:author="Author" w:date="2026-07-07T20:18:00Z" w:id="19915"/>
          <w:sz w:val="24"/>
          <w:szCs w:val="24"/>
        </w:rPr>
      </w:pPr>
    </w:p>
    <w:p w14:paraId="584D923B" w14:textId="77777777" w:rsidR="009609E8" w:rsidRDefault="009609E8" w:rsidRPr="0027638C">
      <w:pPr>
        <w:pStyle w:val="BodyText"/>
        <w:spacing w:before="43"/>
        <w:ind w:firstLine="0" w:left="0"/>
        <w:jc w:val="left"/>
        <w:rPr>
          <w:ins w16du:dateUtc="2026-07-07T18:18:00Z" w:author="Author" w:date="2026-07-07T20:18:00Z" w:id="19916"/>
          <w:sz w:val="24"/>
          <w:szCs w:val="24"/>
        </w:rPr>
      </w:pPr>
    </w:p>
    <w:tbl>
      <w:tblPr>
        <w:tblW w:type="auto" w:w="0"/>
        <w:tblInd w:type="dxa" w:w="740"/>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CellMar>
          <w:left w:type="dxa" w:w="0"/>
          <w:right w:type="dxa" w:w="0"/>
        </w:tblCellMar>
        <w:tblLook w:firstColumn="1" w:firstRow="1" w:lastColumn="1" w:lastRow="1" w:noHBand="0" w:noVBand="0" w:val="01E0"/>
      </w:tblPr>
      <w:tblGrid>
        <w:gridCol w:w="960"/>
        <w:gridCol w:w="3466"/>
        <w:gridCol w:w="1157"/>
        <w:gridCol w:w="951"/>
        <w:gridCol w:w="1085"/>
        <w:gridCol w:w="1066"/>
        <w:tblGridChange w:id="19917">
          <w:tblGrid>
            <w:gridCol w:w="750"/>
            <w:gridCol w:w="85"/>
            <w:gridCol w:w="875"/>
            <w:gridCol w:w="3415"/>
            <w:gridCol w:w="20"/>
            <w:gridCol w:w="31"/>
            <w:gridCol w:w="343"/>
            <w:gridCol w:w="110"/>
            <w:gridCol w:w="704"/>
            <w:gridCol w:w="271"/>
            <w:gridCol w:w="110"/>
            <w:gridCol w:w="570"/>
            <w:gridCol w:w="386"/>
            <w:gridCol w:w="110"/>
            <w:gridCol w:w="589"/>
            <w:gridCol w:w="1066"/>
          </w:tblGrid>
        </w:tblGridChange>
      </w:tblGrid>
      <w:tr w14:paraId="584D9243" w14:textId="77777777" w:rsidR="009609E8" w:rsidRPr="00092849" w:rsidTr="00143615">
        <w:trPr>
          <w:trHeight w:val="460"/>
          <w:ins w16du:dateUtc="2026-07-07T18:18:00Z" w:author="Author" w:date="2026-07-07T20:18:00Z" w:id="19918"/>
        </w:trPr>
        <w:tc>
          <w:tcPr>
            <w:tcW w:type="dxa" w:w="960"/>
            <w:shd w:color="auto" w:fill="F2F2F2" w:val="clear"/>
          </w:tcPr>
          <w:p w14:paraId="584D923C" w14:textId="77777777" w:rsidP="00143615" w:rsidR="009609E8" w:rsidRDefault="00A96A35" w:rsidRPr="00092849">
            <w:pPr>
              <w:pStyle w:val="TableParagraph"/>
              <w:spacing w:line="230" w:lineRule="exact"/>
              <w:ind w:hanging="17" w:left="132" w:right="95"/>
              <w:rPr>
                <w:ins w16du:dateUtc="2026-07-07T18:18:00Z" w:author="Author" w:date="2026-07-07T20:18:00Z" w:id="19919"/>
                <w:b/>
                <w:sz w:val="20"/>
                <w:szCs w:val="20"/>
              </w:rPr>
            </w:pPr>
            <w:ins w16du:dateUtc="2026-07-07T18:18:00Z" w:author="Author" w:date="2026-07-07T20:18:00Z" w:id="19920">
              <w:r w:rsidRPr="00092849">
                <w:rPr>
                  <w:b/>
                  <w:spacing w:val="-2"/>
                  <w:sz w:val="20"/>
                  <w:szCs w:val="20"/>
                </w:rPr>
                <w:t>Elit Sed</w:t>
              </w:r>
            </w:ins>
          </w:p>
        </w:tc>
        <w:tc>
          <w:tcPr>
            <w:tcW w:type="dxa" w:w="3466"/>
            <w:shd w:color="auto" w:fill="F2F2F2" w:val="clear"/>
          </w:tcPr>
          <w:p w14:paraId="584D923D" w14:textId="77777777" w:rsidP="00143615" w:rsidR="009609E8" w:rsidRDefault="009609E8" w:rsidRPr="00092849">
            <w:pPr>
              <w:pStyle w:val="TableParagraph"/>
              <w:rPr>
                <w:ins w16du:dateUtc="2026-07-07T18:18:00Z" w:author="Author" w:date="2026-07-07T20:18:00Z" w:id="19921"/>
                <w:sz w:val="20"/>
                <w:szCs w:val="20"/>
              </w:rPr>
            </w:pPr>
          </w:p>
          <w:p w14:paraId="584D923E" w14:textId="77777777" w:rsidP="00143615" w:rsidR="009609E8" w:rsidRDefault="00A96A35" w:rsidRPr="00092849">
            <w:pPr>
              <w:pStyle w:val="TableParagraph"/>
              <w:spacing w:line="210" w:lineRule="exact"/>
              <w:ind w:left="16"/>
              <w:rPr>
                <w:ins w16du:dateUtc="2026-07-07T18:18:00Z" w:author="Author" w:date="2026-07-07T20:18:00Z" w:id="19922"/>
                <w:b/>
                <w:sz w:val="20"/>
                <w:szCs w:val="20"/>
              </w:rPr>
            </w:pPr>
            <w:moveToRangeStart w:author="Author" w:date="2026-07-07T20:18:00Z" w:id="19923" w:name="move234347937"/>
            <w:moveTo w16du:dateUtc="2026-07-07T18:18:00Z" w:author="Author" w:date="2026-07-07T20:18:00Z" w:id="19924">
              <w:r w:rsidRPr="00092849">
                <w:rPr>
                  <w:b/>
                  <w:spacing w:val="-2"/>
                  <w:sz w:val="20"/>
                  <w:szCs w:val="20"/>
                </w:rPr>
                <w:t>Do</w:t>
              </w:r>
            </w:moveTo>
            <w:moveToRangeEnd w:id="19923"/>
          </w:p>
        </w:tc>
        <w:tc>
          <w:tcPr>
            <w:tcW w:type="dxa" w:w="1157"/>
            <w:shd w:color="auto" w:fill="F2F2F2" w:val="clear"/>
          </w:tcPr>
          <w:p w14:paraId="584D923F" w14:textId="77777777" w:rsidP="00143615" w:rsidR="009609E8" w:rsidRDefault="00A96A35" w:rsidRPr="00092849">
            <w:pPr>
              <w:pStyle w:val="TableParagraph"/>
              <w:spacing w:line="230" w:lineRule="exact"/>
              <w:ind w:hanging="81" w:left="316" w:right="211"/>
              <w:rPr>
                <w:ins w16du:dateUtc="2026-07-07T18:18:00Z" w:author="Author" w:date="2026-07-07T20:18:00Z" w:id="19925"/>
                <w:b/>
                <w:sz w:val="20"/>
                <w:szCs w:val="20"/>
              </w:rPr>
            </w:pPr>
            <w:ins w16du:dateUtc="2026-07-07T18:18:00Z" w:author="Author" w:date="2026-07-07T20:18:00Z" w:id="19926">
              <w:r w:rsidRPr="00092849">
                <w:rPr>
                  <w:b/>
                  <w:sz w:val="20"/>
                  <w:szCs w:val="20"/>
                </w:rPr>
                <w:t>Eiusmod</w:t>
              </w:r>
              <w:r w:rsidRPr="00092849">
                <w:rPr>
                  <w:b/>
                  <w:spacing w:val="-13"/>
                  <w:sz w:val="20"/>
                  <w:szCs w:val="20"/>
                </w:rPr>
                <w:t xml:space="preserve"> </w:t>
              </w:r>
              <w:r w:rsidRPr="00092849">
                <w:rPr>
                  <w:b/>
                  <w:sz w:val="20"/>
                  <w:szCs w:val="20"/>
                </w:rPr>
                <w:t xml:space="preserve">tempor </w:t>
              </w:r>
              <w:r w:rsidRPr="00092849">
                <w:rPr>
                  <w:b/>
                  <w:spacing w:val="-2"/>
                  <w:sz w:val="20"/>
                  <w:szCs w:val="20"/>
                </w:rPr>
                <w:t>Incididunt</w:t>
              </w:r>
            </w:ins>
          </w:p>
        </w:tc>
        <w:tc>
          <w:tcPr>
            <w:tcW w:type="dxa" w:w="951"/>
            <w:shd w:color="auto" w:fill="F2F2F2" w:val="clear"/>
          </w:tcPr>
          <w:p w14:paraId="584D9240" w14:textId="77777777" w:rsidP="00143615" w:rsidR="009609E8" w:rsidRDefault="00A96A35" w:rsidRPr="00092849">
            <w:pPr>
              <w:pStyle w:val="TableParagraph"/>
              <w:spacing w:line="230" w:lineRule="exact"/>
              <w:ind w:firstLine="138" w:left="73" w:right="53"/>
              <w:rPr>
                <w:ins w16du:dateUtc="2026-07-07T18:18:00Z" w:author="Author" w:date="2026-07-07T20:18:00Z" w:id="19927"/>
                <w:b/>
                <w:sz w:val="20"/>
                <w:szCs w:val="20"/>
              </w:rPr>
            </w:pPr>
            <w:ins w16du:dateUtc="2026-07-07T18:18:00Z" w:author="Author" w:date="2026-07-07T20:18:00Z" w:id="19928">
              <w:r w:rsidRPr="00092849">
                <w:rPr>
                  <w:b/>
                  <w:spacing w:val="-2"/>
                  <w:sz w:val="20"/>
                  <w:szCs w:val="20"/>
                </w:rPr>
                <w:t>Ut Labore</w:t>
              </w:r>
            </w:ins>
          </w:p>
        </w:tc>
        <w:tc>
          <w:tcPr>
            <w:tcW w:type="dxa" w:w="1085"/>
            <w:shd w:color="auto" w:fill="F2F2F2" w:val="clear"/>
          </w:tcPr>
          <w:p w14:paraId="584D9241" w14:textId="77777777" w:rsidP="00143615" w:rsidR="009609E8" w:rsidRDefault="00A96A35" w:rsidRPr="00092849">
            <w:pPr>
              <w:pStyle w:val="TableParagraph"/>
              <w:spacing w:line="230" w:lineRule="exact"/>
              <w:ind w:firstLine="188" w:left="36"/>
              <w:rPr>
                <w:ins w16du:dateUtc="2026-07-07T18:18:00Z" w:author="Author" w:date="2026-07-07T20:18:00Z" w:id="19929"/>
                <w:b/>
                <w:sz w:val="20"/>
                <w:szCs w:val="20"/>
              </w:rPr>
            </w:pPr>
            <w:ins w16du:dateUtc="2026-07-07T18:18:00Z" w:author="Author" w:date="2026-07-07T20:18:00Z" w:id="19930">
              <w:r w:rsidRPr="00092849">
                <w:rPr>
                  <w:b/>
                  <w:spacing w:val="-2"/>
                  <w:sz w:val="20"/>
                  <w:szCs w:val="20"/>
                </w:rPr>
                <w:t>Et Dolore</w:t>
              </w:r>
            </w:ins>
          </w:p>
        </w:tc>
        <w:tc>
          <w:tcPr>
            <w:tcW w:type="dxa" w:w="1066"/>
            <w:shd w:color="auto" w:fill="F2F2F2" w:val="clear"/>
          </w:tcPr>
          <w:p w14:paraId="584D9242" w14:textId="77777777" w:rsidP="00143615" w:rsidR="009609E8" w:rsidRDefault="00A96A35" w:rsidRPr="00092849">
            <w:pPr>
              <w:pStyle w:val="TableParagraph"/>
              <w:spacing w:line="230" w:lineRule="exact"/>
              <w:ind w:firstLine="83" w:left="182" w:right="157"/>
              <w:rPr>
                <w:ins w16du:dateUtc="2026-07-07T18:18:00Z" w:author="Author" w:date="2026-07-07T20:18:00Z" w:id="19931"/>
                <w:b/>
                <w:sz w:val="20"/>
                <w:szCs w:val="20"/>
              </w:rPr>
            </w:pPr>
            <w:ins w16du:dateUtc="2026-07-07T18:18:00Z" w:author="Author" w:date="2026-07-07T20:18:00Z" w:id="19932">
              <w:r w:rsidRPr="00092849">
                <w:rPr>
                  <w:b/>
                  <w:spacing w:val="-2"/>
                  <w:sz w:val="20"/>
                  <w:szCs w:val="20"/>
                </w:rPr>
                <w:t>Magna Aliqua</w:t>
              </w:r>
            </w:ins>
          </w:p>
        </w:tc>
      </w:tr>
      <w:tr w14:paraId="584D9251" w14:textId="77777777" w:rsidR="009609E8" w:rsidRPr="00092849" w:rsidTr="00143615">
        <w:tblPrEx>
          <w:tblW w:type="auto" w:w="0"/>
          <w:tblInd w:type="dxa" w:w="740"/>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CellMar>
            <w:left w:type="dxa" w:w="0"/>
            <w:right w:type="dxa" w:w="0"/>
          </w:tblCellMar>
          <w:tblLook w:firstColumn="1" w:firstRow="1" w:lastColumn="1" w:lastRow="1" w:noHBand="0" w:noVBand="0" w:val="01E0"/>
          <w:tblPrExChange w16du:dateUtc="2026-07-07T18:18:00Z" w:author="Author" w:date="2026-07-07T20:18:00Z" w:id="19933">
            <w:tblPrEx>
              <w:tblW w:type="auto" w:w="0"/>
              <w:tblCellMar>
                <w:left w:type="dxa" w:w="0"/>
                <w:right w:type="dxa" w:w="0"/>
              </w:tblCellMar>
            </w:tblPrEx>
          </w:tblPrExChange>
        </w:tblPrEx>
        <w:trPr>
          <w:trHeight w:val="1981"/>
          <w:trPrChange w16du:dateUtc="2026-07-07T18:18:00Z" w:author="Author" w:date="2026-07-07T20:18:00Z" w:id="19934">
            <w:trPr>
              <w:gridAfter w:val="0"/>
              <w:wAfter w:type="dxa" w:w="110"/>
              <w:trHeight w:val="718"/>
            </w:trPr>
          </w:trPrChange>
        </w:trPr>
        <w:tc>
          <w:tcPr>
            <w:tcW w:type="dxa" w:w="960"/>
            <w:tcPrChange w16du:dateUtc="2026-07-07T18:18:00Z" w:author="Author" w:date="2026-07-07T20:18:00Z" w:id="19935">
              <w:tcPr>
                <w:tcW w:type="dxa" w:w="835"/>
                <w:gridSpan w:val="2"/>
              </w:tcPr>
            </w:tcPrChange>
          </w:tcPr>
          <w:p w14:paraId="584D9244" w14:textId="77777777" w:rsidP="00143615" w:rsidR="009609E8" w:rsidRDefault="009609E8" w:rsidRPr="00092849">
            <w:pPr>
              <w:pStyle w:val="TableParagraph"/>
              <w:jc w:val="center"/>
              <w:rPr>
                <w:ins w16du:dateUtc="2026-07-07T18:18:00Z" w:author="Author" w:date="2026-07-07T20:18:00Z" w:id="19936"/>
                <w:sz w:val="20"/>
                <w:szCs w:val="20"/>
              </w:rPr>
            </w:pPr>
          </w:p>
          <w:p w14:paraId="584D9245" w14:textId="77777777" w:rsidP="00143615" w:rsidR="009609E8" w:rsidRDefault="009609E8" w:rsidRPr="00092849">
            <w:pPr>
              <w:pStyle w:val="TableParagraph"/>
              <w:jc w:val="center"/>
              <w:rPr>
                <w:ins w16du:dateUtc="2026-07-07T18:18:00Z" w:author="Author" w:date="2026-07-07T20:18:00Z" w:id="19937"/>
                <w:sz w:val="20"/>
                <w:szCs w:val="20"/>
              </w:rPr>
            </w:pPr>
          </w:p>
          <w:p w14:paraId="584D9246" w14:textId="77777777" w:rsidP="00143615" w:rsidR="009609E8" w:rsidRDefault="009609E8" w:rsidRPr="00092849">
            <w:pPr>
              <w:pStyle w:val="TableParagraph"/>
              <w:jc w:val="center"/>
              <w:rPr>
                <w:ins w16du:dateUtc="2026-07-07T18:18:00Z" w:author="Author" w:date="2026-07-07T20:18:00Z" w:id="19938"/>
                <w:sz w:val="20"/>
                <w:szCs w:val="20"/>
              </w:rPr>
            </w:pPr>
          </w:p>
          <w:p w14:paraId="584D9247" w14:textId="77777777" w:rsidP="00143615" w:rsidR="009609E8" w:rsidRDefault="009609E8" w:rsidRPr="00092849">
            <w:pPr>
              <w:pStyle w:val="TableParagraph"/>
              <w:spacing w:before="64"/>
              <w:jc w:val="center"/>
              <w:rPr>
                <w:ins w16du:dateUtc="2026-07-07T18:18:00Z" w:author="Author" w:date="2026-07-07T20:18:00Z" w:id="19939"/>
                <w:sz w:val="20"/>
                <w:szCs w:val="20"/>
              </w:rPr>
            </w:pPr>
          </w:p>
          <w:p w14:paraId="584D9248" w14:textId="77777777" w:rsidP="00143615" w:rsidR="009609E8" w:rsidRDefault="00A96A35" w:rsidRPr="00092849">
            <w:pPr>
              <w:pStyle w:val="TableParagraph"/>
              <w:ind w:left="17"/>
              <w:jc w:val="center"/>
              <w:rPr>
                <w:b/>
                <w:sz w:val="20"/>
                <w:rPrChange w16du:dateUtc="2026-07-07T18:18:00Z" w:author="Author" w:date="2026-07-07T20:18:00Z" w:id="19940">
                  <w:rPr>
                    <w:rFonts w:ascii="Times New Roman"/>
                    <w:color w:val="000000"/>
                  </w:rPr>
                </w:rPrChange>
              </w:rPr>
              <w:pPrChange w16du:dateUtc="2026-07-07T18:18:00Z" w:author="Author" w:date="2026-07-07T20:18:00Z" w:id="19941">
                <w:pPr>
                  <w:spacing w:after="0" w:before="0" w:line="0" w:lineRule="atLeast"/>
                  <w:jc w:val="left"/>
                </w:pPr>
              </w:pPrChange>
            </w:pPr>
            <w:ins w16du:dateUtc="2026-07-07T18:18:00Z" w:author="Author" w:date="2026-07-07T20:18:00Z" w:id="19942">
              <w:r w:rsidRPr="00092849">
                <w:rPr>
                  <w:b/>
                  <w:spacing w:val="-10"/>
                  <w:sz w:val="20"/>
                  <w:szCs w:val="20"/>
                </w:rPr>
                <w:t>1</w:t>
              </w:r>
            </w:ins>
          </w:p>
        </w:tc>
        <w:tc>
          <w:tcPr>
            <w:tcW w:type="dxa" w:w="3466"/>
            <w:tcPrChange w16du:dateUtc="2026-07-07T18:18:00Z" w:author="Author" w:date="2026-07-07T20:18:00Z" w:id="19943">
              <w:tcPr>
                <w:tcW w:type="dxa" w:w="4290"/>
                <w:gridSpan w:val="2"/>
              </w:tcPr>
            </w:tcPrChange>
          </w:tcPr>
          <w:p w14:paraId="584D9249" w14:textId="77777777" w:rsidP="00143615" w:rsidR="009609E8" w:rsidRDefault="00A96A35" w:rsidRPr="00092849">
            <w:pPr>
              <w:pStyle w:val="TableParagraph"/>
              <w:spacing w:before="62" w:line="207" w:lineRule="exact"/>
              <w:ind w:left="104"/>
              <w:rPr>
                <w:moveTo w16du:dateUtc="2026-07-07T18:18:00Z" w:author="Author" w:date="2026-07-07T20:18:00Z" w:id="19944"/>
                <w:sz w:val="20"/>
                <w:rPrChange w16du:dateUtc="2026-07-07T18:18:00Z" w:author="Author" w:date="2026-07-07T20:18:00Z" w:id="19945">
                  <w:rPr>
                    <w:moveTo w16du:dateUtc="2026-07-07T18:18:00Z" w:author="Author" w:date="2026-07-07T20:18:00Z" w:id="19946"/>
                    <w:rFonts w:ascii="Times New Roman"/>
                    <w:color w:val="000000"/>
                    <w:sz w:val="18"/>
                  </w:rPr>
                </w:rPrChange>
              </w:rPr>
              <w:pPrChange w16du:dateUtc="2026-07-07T18:18:00Z" w:author="Author" w:date="2026-07-07T20:18:00Z" w:id="19947">
                <w:pPr>
                  <w:spacing w:after="0" w:before="0" w:line="202" w:lineRule="exact"/>
                  <w:jc w:val="left"/>
                </w:pPr>
              </w:pPrChange>
            </w:pPr>
            <w:moveToRangeStart w:author="Author" w:date="2026-07-07T20:18:00Z" w:id="19948" w:name="move234347938"/>
            <w:moveTo w16du:dateUtc="2026-07-07T18:18:00Z" w:author="Author" w:date="2026-07-07T20:18:00Z" w:id="19949">
              <w:r w:rsidRPr="00092849">
                <w:rPr>
                  <w:sz w:val="20"/>
                  <w:rPrChange w16du:dateUtc="2026-07-07T18:18:00Z" w:author="Author" w:date="2026-07-07T20:18:00Z" w:id="19950">
                    <w:rPr>
                      <w:rFonts w:ascii="Times New Roman"/>
                      <w:color w:val="000000"/>
                      <w:sz w:val="18"/>
                    </w:rPr>
                  </w:rPrChange>
                </w:rPr>
                <w:t>Lorem</w:t>
              </w:r>
              <w:r w:rsidRPr="00092849">
                <w:rPr>
                  <w:spacing w:val="-8"/>
                  <w:sz w:val="20"/>
                  <w:rPrChange w16du:dateUtc="2026-07-07T18:18:00Z" w:author="Author" w:date="2026-07-07T20:18:00Z" w:id="19951">
                    <w:rPr>
                      <w:rFonts w:ascii="Times New Roman"/>
                      <w:color w:val="000000"/>
                      <w:sz w:val="18"/>
                    </w:rPr>
                  </w:rPrChange>
                </w:rPr>
                <w:t xml:space="preserve"> </w:t>
              </w:r>
              <w:r w:rsidRPr="00092849">
                <w:rPr>
                  <w:sz w:val="20"/>
                  <w:rPrChange w16du:dateUtc="2026-07-07T18:18:00Z" w:author="Author" w:date="2026-07-07T20:18:00Z" w:id="19952">
                    <w:rPr>
                      <w:rFonts w:ascii="Times New Roman"/>
                      <w:color w:val="000000"/>
                      <w:sz w:val="18"/>
                    </w:rPr>
                  </w:rPrChange>
                </w:rPr>
                <w:t>ipsum</w:t>
              </w:r>
              <w:r w:rsidRPr="00092849">
                <w:rPr>
                  <w:spacing w:val="-6"/>
                  <w:sz w:val="20"/>
                  <w:rPrChange w16du:dateUtc="2026-07-07T18:18:00Z" w:author="Author" w:date="2026-07-07T20:18:00Z" w:id="19953">
                    <w:rPr>
                      <w:rFonts w:ascii="Times New Roman"/>
                      <w:color w:val="000000"/>
                      <w:sz w:val="18"/>
                    </w:rPr>
                  </w:rPrChange>
                </w:rPr>
                <w:t xml:space="preserve"> </w:t>
              </w:r>
              <w:r w:rsidRPr="00092849">
                <w:rPr>
                  <w:sz w:val="20"/>
                  <w:rPrChange w16du:dateUtc="2026-07-07T18:18:00Z" w:author="Author" w:date="2026-07-07T20:18:00Z" w:id="19954">
                    <w:rPr>
                      <w:rFonts w:ascii="Times New Roman"/>
                      <w:color w:val="000000"/>
                      <w:sz w:val="18"/>
                    </w:rPr>
                  </w:rPrChange>
                </w:rPr>
                <w:t>dolor</w:t>
              </w:r>
              <w:r w:rsidRPr="00092849">
                <w:rPr>
                  <w:spacing w:val="-6"/>
                  <w:sz w:val="20"/>
                  <w:rPrChange w16du:dateUtc="2026-07-07T18:18:00Z" w:author="Author" w:date="2026-07-07T20:18:00Z" w:id="19955">
                    <w:rPr>
                      <w:rFonts w:ascii="Times New Roman"/>
                      <w:color w:val="000000"/>
                      <w:sz w:val="18"/>
                    </w:rPr>
                  </w:rPrChange>
                </w:rPr>
                <w:t xml:space="preserve"> </w:t>
              </w:r>
              <w:r w:rsidRPr="00092849">
                <w:rPr>
                  <w:sz w:val="20"/>
                  <w:rPrChange w16du:dateUtc="2026-07-07T18:18:00Z" w:author="Author" w:date="2026-07-07T20:18:00Z" w:id="19956">
                    <w:rPr>
                      <w:rFonts w:ascii="Times New Roman"/>
                      <w:color w:val="000000"/>
                      <w:sz w:val="18"/>
                    </w:rPr>
                  </w:rPrChange>
                </w:rPr>
                <w:t>sit</w:t>
              </w:r>
              <w:r w:rsidRPr="00092849">
                <w:rPr>
                  <w:spacing w:val="-6"/>
                  <w:sz w:val="20"/>
                  <w:rPrChange w16du:dateUtc="2026-07-07T18:18:00Z" w:author="Author" w:date="2026-07-07T20:18:00Z" w:id="19957">
                    <w:rPr>
                      <w:rFonts w:ascii="Times New Roman"/>
                      <w:color w:val="000000"/>
                      <w:sz w:val="18"/>
                    </w:rPr>
                  </w:rPrChange>
                </w:rPr>
                <w:t xml:space="preserve"> </w:t>
              </w:r>
              <w:r w:rsidRPr="00092849">
                <w:rPr>
                  <w:sz w:val="20"/>
                  <w:rPrChange w16du:dateUtc="2026-07-07T18:18:00Z" w:author="Author" w:date="2026-07-07T20:18:00Z" w:id="19958">
                    <w:rPr>
                      <w:rFonts w:ascii="Times New Roman"/>
                      <w:color w:val="000000"/>
                      <w:sz w:val="18"/>
                    </w:rPr>
                  </w:rPrChange>
                </w:rPr>
                <w:t>amet</w:t>
              </w:r>
              <w:r w:rsidRPr="00092849">
                <w:rPr>
                  <w:spacing w:val="-5"/>
                  <w:sz w:val="20"/>
                  <w:rPrChange w16du:dateUtc="2026-07-07T18:18:00Z" w:author="Author" w:date="2026-07-07T20:18:00Z" w:id="19959">
                    <w:rPr>
                      <w:rFonts w:ascii="Times New Roman"/>
                      <w:color w:val="000000"/>
                      <w:sz w:val="18"/>
                    </w:rPr>
                  </w:rPrChange>
                </w:rPr>
                <w:t xml:space="preserve"> </w:t>
              </w:r>
              <w:r w:rsidRPr="00092849">
                <w:rPr>
                  <w:spacing w:val="-4"/>
                  <w:sz w:val="20"/>
                  <w:rPrChange w16du:dateUtc="2026-07-07T18:18:00Z" w:author="Author" w:date="2026-07-07T20:18:00Z" w:id="19960">
                    <w:rPr>
                      <w:rFonts w:ascii="Times New Roman"/>
                      <w:color w:val="000000"/>
                      <w:sz w:val="18"/>
                    </w:rPr>
                  </w:rPrChange>
                </w:rPr>
                <w:t>consectetur:</w:t>
              </w:r>
            </w:moveTo>
          </w:p>
          <w:moveToRangeEnd w:id="19948"/>
          <w:p w14:paraId="028990FA" w14:textId="77777777" w:rsidR="008166CF" w:rsidRDefault="00000000">
            <w:pPr>
              <w:spacing w:line="244" w:lineRule="exact"/>
              <w:rPr>
                <w:del w16du:dateUtc="2026-07-07T18:18:00Z" w:author="Author" w:date="2026-07-07T20:18:00Z" w:id="19961"/>
                <w:color w:val="000000"/>
              </w:rPr>
            </w:pPr>
            <w:del w16du:dateUtc="2026-07-07T18:18:00Z" w:author="Author" w:date="2026-07-07T20:18:00Z" w:id="19962">
              <w:r>
                <w:rPr>
                  <w:color w:val="000000"/>
                </w:rPr>
                <w:delText>Less</w:delText>
              </w:r>
              <w:r>
                <w:rPr>
                  <w:color w:val="000000"/>
                  <w:spacing w:val="12"/>
                </w:rPr>
                <w:delText xml:space="preserve"> </w:delText>
              </w:r>
              <w:r>
                <w:rPr>
                  <w:color w:val="000000"/>
                </w:rPr>
                <w:delText>than</w:delText>
              </w:r>
              <w:r>
                <w:rPr>
                  <w:color w:val="000000"/>
                  <w:spacing w:val="12"/>
                </w:rPr>
                <w:delText xml:space="preserve"> </w:delText>
              </w:r>
              <w:r>
                <w:rPr>
                  <w:color w:val="000000"/>
                </w:rPr>
                <w:delText>99.95%</w:delText>
              </w:r>
              <w:r>
                <w:rPr>
                  <w:color w:val="000000"/>
                  <w:spacing w:val="12"/>
                </w:rPr>
                <w:delText xml:space="preserve"> </w:delText>
              </w:r>
              <w:r>
                <w:rPr>
                  <w:color w:val="000000"/>
                </w:rPr>
                <w:delText>but</w:delText>
              </w:r>
              <w:r>
                <w:rPr>
                  <w:color w:val="000000"/>
                  <w:spacing w:val="12"/>
                </w:rPr>
                <w:delText xml:space="preserve"> </w:delText>
              </w:r>
              <w:r>
                <w:rPr>
                  <w:color w:val="000000"/>
                </w:rPr>
                <w:delText>equal</w:delText>
              </w:r>
              <w:r>
                <w:rPr>
                  <w:color w:val="000000"/>
                  <w:spacing w:val="12"/>
                </w:rPr>
                <w:delText xml:space="preserve"> </w:delText>
              </w:r>
              <w:r>
                <w:rPr>
                  <w:color w:val="000000"/>
                </w:rPr>
                <w:delText>to</w:delText>
              </w:r>
              <w:r>
                <w:rPr>
                  <w:color w:val="000000"/>
                  <w:spacing w:val="12"/>
                </w:rPr>
                <w:delText xml:space="preserve"> </w:delText>
              </w:r>
              <w:r>
                <w:rPr>
                  <w:color w:val="000000"/>
                </w:rPr>
                <w:delText>or</w:delText>
              </w:r>
              <w:r>
                <w:rPr>
                  <w:color w:val="000000"/>
                  <w:spacing w:val="12"/>
                </w:rPr>
                <w:delText xml:space="preserve"> </w:delText>
              </w:r>
              <w:r>
                <w:rPr>
                  <w:color w:val="000000"/>
                </w:rPr>
                <w:delText>greater</w:delText>
              </w:r>
              <w:r>
                <w:rPr>
                  <w:color w:val="000000"/>
                  <w:spacing w:val="12"/>
                </w:rPr>
                <w:delText xml:space="preserve"> </w:delText>
              </w:r>
              <w:r>
                <w:rPr>
                  <w:color w:val="000000"/>
                </w:rPr>
                <w:delText>than</w:delText>
              </w:r>
            </w:del>
          </w:p>
          <w:p w14:paraId="584D924A" w14:textId="77777777" w:rsidP="00143615" w:rsidR="009609E8" w:rsidRDefault="00000000" w:rsidRPr="00092849">
            <w:pPr>
              <w:pStyle w:val="TableParagraph"/>
              <w:ind w:left="104" w:right="108"/>
              <w:rPr>
                <w:sz w:val="20"/>
                <w:rPrChange w16du:dateUtc="2026-07-07T18:18:00Z" w:author="Author" w:date="2026-07-07T20:18:00Z" w:id="19963">
                  <w:rPr>
                    <w:rFonts w:ascii="Times New Roman"/>
                    <w:color w:val="000000"/>
                  </w:rPr>
                </w:rPrChange>
              </w:rPr>
              <w:pPrChange w16du:dateUtc="2026-07-07T18:18:00Z" w:author="Author" w:date="2026-07-07T20:18:00Z" w:id="19964">
                <w:pPr>
                  <w:spacing w:after="0" w:before="0" w:line="254" w:lineRule="exact"/>
                  <w:jc w:val="left"/>
                </w:pPr>
              </w:pPrChange>
            </w:pPr>
            <w:del w16du:dateUtc="2026-07-07T18:18:00Z" w:author="Author" w:date="2026-07-07T20:18:00Z" w:id="19965">
              <w:r>
                <w:rPr>
                  <w:color w:val="000000"/>
                </w:rPr>
                <w:delText>99.9%</w:delText>
              </w:r>
            </w:del>
            <w:ins w16du:dateUtc="2026-07-07T18:18:00Z" w:author="Author" w:date="2026-07-07T20:18:00Z" w:id="19966">
              <w:r w:rsidR="00A96A35" w:rsidRPr="00092849">
                <w:rPr>
                  <w:sz w:val="20"/>
                  <w:szCs w:val="20"/>
                </w:rPr>
                <w:t>(adipiscing) elit sed Do Eiusmod Tempor incididunt ut labore et dolore magna (aliqua.</w:t>
              </w:r>
              <w:r w:rsidR="00A96A35" w:rsidRPr="00092849">
                <w:rPr>
                  <w:spacing w:val="-7"/>
                  <w:sz w:val="20"/>
                  <w:szCs w:val="20"/>
                </w:rPr>
                <w:t xml:space="preserve"> </w:t>
              </w:r>
              <w:r w:rsidR="00A96A35" w:rsidRPr="00092849">
                <w:rPr>
                  <w:sz w:val="20"/>
                  <w:szCs w:val="20"/>
                </w:rPr>
                <w:t>lorem</w:t>
              </w:r>
              <w:r w:rsidR="00A96A35" w:rsidRPr="00092849">
                <w:rPr>
                  <w:spacing w:val="-8"/>
                  <w:sz w:val="20"/>
                  <w:szCs w:val="20"/>
                </w:rPr>
                <w:t xml:space="preserve"> </w:t>
              </w:r>
              <w:r w:rsidR="00A96A35" w:rsidRPr="00092849">
                <w:rPr>
                  <w:sz w:val="20"/>
                  <w:szCs w:val="20"/>
                </w:rPr>
                <w:t>ipsum,</w:t>
              </w:r>
              <w:r w:rsidR="00A96A35" w:rsidRPr="00092849">
                <w:rPr>
                  <w:spacing w:val="-7"/>
                  <w:sz w:val="20"/>
                  <w:szCs w:val="20"/>
                </w:rPr>
                <w:t xml:space="preserve"> </w:t>
              </w:r>
              <w:r w:rsidR="00A96A35" w:rsidRPr="00092849">
                <w:rPr>
                  <w:sz w:val="20"/>
                  <w:szCs w:val="20"/>
                </w:rPr>
                <w:t>dolor</w:t>
              </w:r>
              <w:r w:rsidR="00A96A35" w:rsidRPr="00092849">
                <w:rPr>
                  <w:spacing w:val="-8"/>
                  <w:sz w:val="20"/>
                  <w:szCs w:val="20"/>
                </w:rPr>
                <w:t xml:space="preserve"> </w:t>
              </w:r>
              <w:r w:rsidR="00A96A35" w:rsidRPr="00092849">
                <w:rPr>
                  <w:sz w:val="20"/>
                  <w:szCs w:val="20"/>
                </w:rPr>
                <w:t>sit/amet);</w:t>
              </w:r>
              <w:r w:rsidR="00A96A35" w:rsidRPr="00092849">
                <w:rPr>
                  <w:spacing w:val="-7"/>
                  <w:sz w:val="20"/>
                  <w:szCs w:val="20"/>
                </w:rPr>
                <w:t xml:space="preserve"> </w:t>
              </w:r>
              <w:r w:rsidR="00A96A35" w:rsidRPr="00092849">
                <w:rPr>
                  <w:sz w:val="20"/>
                  <w:szCs w:val="20"/>
                </w:rPr>
                <w:t xml:space="preserve">(consectetur) adipiscing elit sed Do Eiusmod Tempor incididunt ut labore et 25 dolore; magna (aliqua) lorem ipsum dolor sit Amet’consectetur adipiscing elit sed (do </w:t>
              </w:r>
              <w:r w:rsidR="00A96A35" w:rsidRPr="00092849">
                <w:rPr>
                  <w:spacing w:val="-2"/>
                  <w:sz w:val="20"/>
                  <w:szCs w:val="20"/>
                </w:rPr>
                <w:t>eiusmod).</w:t>
              </w:r>
            </w:ins>
          </w:p>
        </w:tc>
        <w:tc>
          <w:tcPr>
            <w:tcW w:type="dxa" w:w="1157"/>
            <w:tcPrChange w16du:dateUtc="2026-07-07T18:18:00Z" w:author="Author" w:date="2026-07-07T20:18:00Z" w:id="19967">
              <w:tcPr>
                <w:tcW w:type="dxa" w:w="20"/>
              </w:tcPr>
            </w:tcPrChange>
          </w:tcPr>
          <w:p w14:paraId="584D924B" w14:textId="77777777" w:rsidP="00143615" w:rsidR="009609E8" w:rsidRDefault="00A96A35" w:rsidRPr="00092849">
            <w:pPr>
              <w:pStyle w:val="TableParagraph"/>
              <w:spacing w:before="62"/>
              <w:ind w:left="42" w:right="193"/>
              <w:rPr>
                <w:ins w16du:dateUtc="2026-07-07T18:18:00Z" w:author="Author" w:date="2026-07-07T20:18:00Z" w:id="19968"/>
                <w:sz w:val="20"/>
                <w:szCs w:val="20"/>
              </w:rPr>
            </w:pPr>
            <w:ins w16du:dateUtc="2026-07-07T18:18:00Z" w:author="Author" w:date="2026-07-07T20:18:00Z" w:id="19969">
              <w:r w:rsidRPr="00092849">
                <w:rPr>
                  <w:spacing w:val="-2"/>
                  <w:sz w:val="20"/>
                  <w:szCs w:val="20"/>
                </w:rPr>
                <w:t xml:space="preserve">Tempor </w:t>
              </w:r>
              <w:r w:rsidRPr="00092849">
                <w:rPr>
                  <w:sz w:val="20"/>
                  <w:szCs w:val="20"/>
                </w:rPr>
                <w:t>incididunt ut, 24</w:t>
              </w:r>
              <w:r w:rsidRPr="00092849">
                <w:rPr>
                  <w:spacing w:val="-4"/>
                  <w:sz w:val="20"/>
                  <w:szCs w:val="20"/>
                </w:rPr>
                <w:t xml:space="preserve"> </w:t>
              </w:r>
              <w:r w:rsidRPr="00092849">
                <w:rPr>
                  <w:sz w:val="20"/>
                  <w:szCs w:val="20"/>
                </w:rPr>
                <w:t>labore</w:t>
              </w:r>
              <w:r w:rsidRPr="00092849">
                <w:rPr>
                  <w:spacing w:val="-3"/>
                  <w:sz w:val="20"/>
                  <w:szCs w:val="20"/>
                </w:rPr>
                <w:t xml:space="preserve"> </w:t>
              </w:r>
              <w:r w:rsidRPr="00092849">
                <w:rPr>
                  <w:spacing w:val="-5"/>
                  <w:sz w:val="20"/>
                  <w:szCs w:val="20"/>
                </w:rPr>
                <w:t>et</w:t>
              </w:r>
            </w:ins>
          </w:p>
          <w:p w14:paraId="584D924C" w14:textId="77777777" w:rsidP="00143615" w:rsidR="009609E8" w:rsidRDefault="00A96A35" w:rsidRPr="00092849">
            <w:pPr>
              <w:pStyle w:val="TableParagraph"/>
              <w:ind w:left="42" w:right="278"/>
              <w:rPr>
                <w:sz w:val="20"/>
                <w:rPrChange w16du:dateUtc="2026-07-07T18:18:00Z" w:author="Author" w:date="2026-07-07T20:18:00Z" w:id="19970">
                  <w:rPr>
                    <w:rFonts w:ascii="Times New Roman"/>
                    <w:color w:val="000000"/>
                  </w:rPr>
                </w:rPrChange>
              </w:rPr>
              <w:pPrChange w16du:dateUtc="2026-07-07T18:18:00Z" w:author="Author" w:date="2026-07-07T20:18:00Z" w:id="19971">
                <w:pPr>
                  <w:spacing w:after="0" w:before="0" w:line="0" w:lineRule="atLeast"/>
                  <w:jc w:val="left"/>
                </w:pPr>
              </w:pPrChange>
            </w:pPr>
            <w:ins w16du:dateUtc="2026-07-07T18:18:00Z" w:author="Author" w:date="2026-07-07T20:18:00Z" w:id="19972">
              <w:r w:rsidRPr="00092849">
                <w:rPr>
                  <w:sz w:val="20"/>
                  <w:szCs w:val="20"/>
                </w:rPr>
                <w:t>dolore,</w:t>
              </w:r>
              <w:r w:rsidRPr="00092849">
                <w:rPr>
                  <w:spacing w:val="-12"/>
                  <w:sz w:val="20"/>
                  <w:szCs w:val="20"/>
                </w:rPr>
                <w:t xml:space="preserve"> </w:t>
              </w:r>
              <w:r w:rsidRPr="00092849">
                <w:rPr>
                  <w:sz w:val="20"/>
                  <w:szCs w:val="20"/>
                </w:rPr>
                <w:t>7</w:t>
              </w:r>
              <w:r w:rsidRPr="00092849">
                <w:rPr>
                  <w:spacing w:val="-11"/>
                  <w:sz w:val="20"/>
                  <w:szCs w:val="20"/>
                </w:rPr>
                <w:t xml:space="preserve"> </w:t>
              </w:r>
              <w:r w:rsidRPr="00092849">
                <w:rPr>
                  <w:sz w:val="20"/>
                  <w:szCs w:val="20"/>
                </w:rPr>
                <w:t>magna aliqua lorem.</w:t>
              </w:r>
            </w:ins>
          </w:p>
        </w:tc>
        <w:tc>
          <w:tcPr>
            <w:tcW w:type="dxa" w:w="951"/>
            <w:tcPrChange w16du:dateUtc="2026-07-07T18:18:00Z" w:author="Author" w:date="2026-07-07T20:18:00Z" w:id="19973">
              <w:tcPr>
                <w:tcW w:type="dxa" w:w="374"/>
                <w:gridSpan w:val="2"/>
              </w:tcPr>
            </w:tcPrChange>
          </w:tcPr>
          <w:p w14:paraId="584D924D" w14:textId="77777777" w:rsidP="00143615" w:rsidR="009609E8" w:rsidRDefault="00000000" w:rsidRPr="00092849">
            <w:pPr>
              <w:pStyle w:val="TableParagraph"/>
              <w:spacing w:before="62"/>
              <w:ind w:left="42" w:right="53"/>
              <w:rPr>
                <w:sz w:val="20"/>
                <w:rPrChange w16du:dateUtc="2026-07-07T18:18:00Z" w:author="Author" w:date="2026-07-07T20:18:00Z" w:id="19974">
                  <w:rPr>
                    <w:rFonts w:ascii="Times New Roman"/>
                    <w:color w:val="000000"/>
                  </w:rPr>
                </w:rPrChange>
              </w:rPr>
              <w:pPrChange w16du:dateUtc="2026-07-07T18:18:00Z" w:author="Author" w:date="2026-07-07T20:18:00Z" w:id="19975">
                <w:pPr>
                  <w:spacing w:after="0" w:before="4" w:line="245" w:lineRule="exact"/>
                  <w:jc w:val="left"/>
                </w:pPr>
              </w:pPrChange>
            </w:pPr>
            <w:del w16du:dateUtc="2026-07-07T18:18:00Z" w:author="Author" w:date="2026-07-07T20:18:00Z" w:id="19976">
              <w:r>
                <w:rPr>
                  <w:color w:val="000000"/>
                </w:rPr>
                <w:delText>5%</w:delText>
              </w:r>
            </w:del>
            <w:ins w16du:dateUtc="2026-07-07T18:18:00Z" w:author="Author" w:date="2026-07-07T20:18:00Z" w:id="19977">
              <w:r w:rsidR="00A96A35" w:rsidRPr="00092849">
                <w:rPr>
                  <w:spacing w:val="-2"/>
                  <w:sz w:val="20"/>
                  <w:szCs w:val="20"/>
                </w:rPr>
                <w:t xml:space="preserve">Ipsum, </w:t>
              </w:r>
              <w:r w:rsidR="00A96A35" w:rsidRPr="00092849">
                <w:rPr>
                  <w:sz w:val="20"/>
                  <w:szCs w:val="20"/>
                </w:rPr>
                <w:t xml:space="preserve">dolor sit amet consectetur adipiscing elit 60 </w:t>
              </w:r>
              <w:r w:rsidR="00A96A35" w:rsidRPr="00092849">
                <w:rPr>
                  <w:spacing w:val="-2"/>
                  <w:sz w:val="20"/>
                  <w:szCs w:val="20"/>
                </w:rPr>
                <w:t>sed.</w:t>
              </w:r>
            </w:ins>
          </w:p>
        </w:tc>
        <w:tc>
          <w:tcPr>
            <w:tcW w:type="dxa" w:w="1085"/>
            <w:cellIns w:author="Author" w:date="2026-07-07T20:18:00Z" w:id="19978"/>
            <w:tcPrChange w16du:dateUtc="2026-07-07T18:18:00Z" w:author="Author" w:date="2026-07-07T20:18:00Z" w:id="19979">
              <w:tcPr>
                <w:tcW w:type="dxa" w:w="374"/>
                <w:gridSpan w:val="3"/>
                <w:cellIns w:author="Author" w:date="2026-07-07T20:18:00Z" w:id="19980"/>
              </w:tcPr>
            </w:tcPrChange>
          </w:tcPr>
          <w:p w14:paraId="584D924E" w14:textId="77777777" w:rsidP="00143615" w:rsidR="009609E8" w:rsidRDefault="00A96A35" w:rsidRPr="00092849">
            <w:pPr>
              <w:pStyle w:val="TableParagraph"/>
              <w:spacing w:before="62"/>
              <w:ind w:left="36"/>
              <w:rPr>
                <w:moveTo w16du:dateUtc="2026-07-07T18:18:00Z" w:author="Author" w:date="2026-07-07T20:18:00Z" w:id="19981"/>
                <w:sz w:val="20"/>
                <w:szCs w:val="20"/>
              </w:rPr>
            </w:pPr>
            <w:moveToRangeStart w:author="Author" w:date="2026-07-07T20:18:00Z" w:id="19982" w:name="move234347939"/>
            <w:moveTo w16du:dateUtc="2026-07-07T18:18:00Z" w:author="Author" w:date="2026-07-07T20:18:00Z" w:id="19983">
              <w:r w:rsidRPr="00092849">
                <w:rPr>
                  <w:sz w:val="20"/>
                  <w:szCs w:val="20"/>
                </w:rPr>
                <w:t>Do</w:t>
              </w:r>
              <w:r w:rsidRPr="00092849">
                <w:rPr>
                  <w:spacing w:val="-4"/>
                  <w:sz w:val="20"/>
                  <w:szCs w:val="20"/>
                </w:rPr>
                <w:t xml:space="preserve"> </w:t>
              </w:r>
              <w:r w:rsidRPr="00092849">
                <w:rPr>
                  <w:spacing w:val="-2"/>
                  <w:sz w:val="20"/>
                  <w:szCs w:val="20"/>
                </w:rPr>
                <w:t>eiusmod</w:t>
              </w:r>
            </w:moveTo>
          </w:p>
          <w:moveToRangeEnd w:id="19982"/>
          <w:p w14:paraId="584D924F" w14:textId="77777777" w:rsidP="00143615" w:rsidR="009609E8" w:rsidRDefault="00A96A35" w:rsidRPr="00092849">
            <w:pPr>
              <w:pStyle w:val="TableParagraph"/>
              <w:spacing w:before="61"/>
              <w:ind w:left="36" w:right="46"/>
              <w:rPr>
                <w:sz w:val="20"/>
                <w:szCs w:val="20"/>
              </w:rPr>
            </w:pPr>
            <w:ins w16du:dateUtc="2026-07-07T18:18:00Z" w:author="Author" w:date="2026-07-07T20:18:00Z" w:id="19984">
              <w:r w:rsidRPr="00092849">
                <w:rPr>
                  <w:sz w:val="20"/>
                  <w:szCs w:val="20"/>
                </w:rPr>
                <w:t xml:space="preserve">TEMPOR incididunt </w:t>
              </w:r>
              <w:r w:rsidRPr="00092849">
                <w:rPr>
                  <w:spacing w:val="-2"/>
                  <w:sz w:val="20"/>
                  <w:szCs w:val="20"/>
                </w:rPr>
                <w:t xml:space="preserve">ut-labore </w:t>
              </w:r>
              <w:r w:rsidRPr="00092849">
                <w:rPr>
                  <w:sz w:val="20"/>
                  <w:szCs w:val="20"/>
                </w:rPr>
                <w:t>et dolore magna</w:t>
              </w:r>
              <w:r w:rsidRPr="00092849">
                <w:rPr>
                  <w:spacing w:val="-12"/>
                  <w:sz w:val="20"/>
                  <w:szCs w:val="20"/>
                </w:rPr>
                <w:t xml:space="preserve"> </w:t>
              </w:r>
              <w:r w:rsidRPr="00092849">
                <w:rPr>
                  <w:sz w:val="20"/>
                  <w:szCs w:val="20"/>
                </w:rPr>
                <w:t>aliqua.</w:t>
              </w:r>
            </w:ins>
          </w:p>
        </w:tc>
        <w:tc>
          <w:tcPr>
            <w:tcW w:type="dxa" w:w="1066"/>
            <w:cellIns w:author="Author" w:date="2026-07-07T20:18:00Z" w:id="19985"/>
            <w:tcPrChange w16du:dateUtc="2026-07-07T18:18:00Z" w:author="Author" w:date="2026-07-07T20:18:00Z" w:id="19986">
              <w:tcPr>
                <w:tcW w:type="dxa" w:w="374"/>
                <w:gridSpan w:val="3"/>
                <w:cellIns w:author="Author" w:date="2026-07-07T20:18:00Z" w:id="19987"/>
              </w:tcPr>
            </w:tcPrChange>
          </w:tcPr>
          <w:p w14:paraId="584D9250" w14:textId="77777777" w:rsidP="00143615" w:rsidR="009609E8" w:rsidRDefault="00A96A35" w:rsidRPr="00092849">
            <w:pPr>
              <w:pStyle w:val="TableParagraph"/>
              <w:spacing w:before="62"/>
              <w:ind w:left="41" w:right="62"/>
              <w:rPr>
                <w:sz w:val="20"/>
                <w:szCs w:val="20"/>
              </w:rPr>
            </w:pPr>
            <w:ins w16du:dateUtc="2026-07-07T18:18:00Z" w:author="Author" w:date="2026-07-07T20:18:00Z" w:id="19988">
              <w:r w:rsidRPr="00092849">
                <w:rPr>
                  <w:sz w:val="20"/>
                  <w:szCs w:val="20"/>
                </w:rPr>
                <w:t xml:space="preserve">Lorem ipsum dolor sit </w:t>
              </w:r>
              <w:r w:rsidRPr="00092849">
                <w:rPr>
                  <w:spacing w:val="-2"/>
                  <w:sz w:val="20"/>
                  <w:szCs w:val="20"/>
                </w:rPr>
                <w:t xml:space="preserve">amet </w:t>
              </w:r>
              <w:r w:rsidRPr="00092849">
                <w:rPr>
                  <w:sz w:val="20"/>
                  <w:szCs w:val="20"/>
                </w:rPr>
                <w:t>consectetur</w:t>
              </w:r>
              <w:r w:rsidRPr="00092849">
                <w:rPr>
                  <w:spacing w:val="-12"/>
                  <w:sz w:val="20"/>
                  <w:szCs w:val="20"/>
                </w:rPr>
                <w:t xml:space="preserve"> </w:t>
              </w:r>
              <w:r w:rsidRPr="00092849">
                <w:rPr>
                  <w:sz w:val="20"/>
                  <w:szCs w:val="20"/>
                </w:rPr>
                <w:t xml:space="preserve">adipiscing </w:t>
              </w:r>
              <w:r w:rsidRPr="00092849">
                <w:rPr>
                  <w:spacing w:val="-2"/>
                  <w:sz w:val="20"/>
                  <w:szCs w:val="20"/>
                </w:rPr>
                <w:t>elit.</w:t>
              </w:r>
            </w:ins>
          </w:p>
        </w:tc>
      </w:tr>
      <w:tr w14:paraId="584D925D" w14:textId="77777777" w:rsidR="009609E8" w:rsidRPr="00092849" w:rsidTr="00143615">
        <w:tblPrEx>
          <w:tblW w:type="auto" w:w="0"/>
          <w:tblInd w:type="dxa" w:w="740"/>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CellMar>
            <w:left w:type="dxa" w:w="0"/>
            <w:right w:type="dxa" w:w="0"/>
          </w:tblCellMar>
          <w:tblLook w:firstColumn="1" w:firstRow="1" w:lastColumn="1" w:lastRow="1" w:noHBand="0" w:noVBand="0" w:val="01E0"/>
          <w:tblPrExChange w16du:dateUtc="2026-07-07T18:18:00Z" w:author="Author" w:date="2026-07-07T20:18:00Z" w:id="19989">
            <w:tblPrEx>
              <w:tblW w:type="auto" w:w="0"/>
              <w:tblCellMar>
                <w:left w:type="dxa" w:w="0"/>
                <w:right w:type="dxa" w:w="0"/>
              </w:tblCellMar>
            </w:tblPrEx>
          </w:tblPrExChange>
        </w:tblPrEx>
        <w:trPr>
          <w:trHeight w:val="1780"/>
          <w:trPrChange w16du:dateUtc="2026-07-07T18:18:00Z" w:author="Author" w:date="2026-07-07T20:18:00Z" w:id="19990">
            <w:trPr>
              <w:gridAfter w:val="0"/>
              <w:trHeight w:val="499"/>
            </w:trPr>
          </w:trPrChange>
        </w:trPr>
        <w:tc>
          <w:tcPr>
            <w:tcW w:type="dxa" w:w="960"/>
            <w:tcPrChange w16du:dateUtc="2026-07-07T18:18:00Z" w:author="Author" w:date="2026-07-07T20:18:00Z" w:id="19991">
              <w:tcPr>
                <w:tcW w:type="dxa" w:w="835"/>
                <w:gridSpan w:val="2"/>
              </w:tcPr>
            </w:tcPrChange>
          </w:tcPr>
          <w:p w14:paraId="584D9252" w14:textId="77777777" w:rsidP="00143615" w:rsidR="009609E8" w:rsidRDefault="009609E8" w:rsidRPr="00092849">
            <w:pPr>
              <w:pStyle w:val="TableParagraph"/>
              <w:jc w:val="center"/>
              <w:rPr>
                <w:ins w16du:dateUtc="2026-07-07T18:18:00Z" w:author="Author" w:date="2026-07-07T20:18:00Z" w:id="19992"/>
                <w:sz w:val="20"/>
                <w:szCs w:val="20"/>
              </w:rPr>
            </w:pPr>
          </w:p>
          <w:p w14:paraId="584D9253" w14:textId="77777777" w:rsidP="00143615" w:rsidR="009609E8" w:rsidRDefault="009609E8" w:rsidRPr="00092849">
            <w:pPr>
              <w:pStyle w:val="TableParagraph"/>
              <w:jc w:val="center"/>
              <w:rPr>
                <w:ins w16du:dateUtc="2026-07-07T18:18:00Z" w:author="Author" w:date="2026-07-07T20:18:00Z" w:id="19993"/>
                <w:sz w:val="20"/>
                <w:szCs w:val="20"/>
              </w:rPr>
            </w:pPr>
          </w:p>
          <w:p w14:paraId="584D9254" w14:textId="77777777" w:rsidP="00143615" w:rsidR="009609E8" w:rsidRDefault="009609E8" w:rsidRPr="00092849">
            <w:pPr>
              <w:pStyle w:val="TableParagraph"/>
              <w:spacing w:before="170"/>
              <w:jc w:val="center"/>
              <w:rPr>
                <w:ins w16du:dateUtc="2026-07-07T18:18:00Z" w:author="Author" w:date="2026-07-07T20:18:00Z" w:id="19994"/>
                <w:sz w:val="20"/>
                <w:szCs w:val="20"/>
              </w:rPr>
            </w:pPr>
          </w:p>
          <w:p w14:paraId="584D9255" w14:textId="77777777" w:rsidP="00143615" w:rsidR="009609E8" w:rsidRDefault="00A96A35" w:rsidRPr="00092849">
            <w:pPr>
              <w:pStyle w:val="TableParagraph"/>
              <w:ind w:left="17"/>
              <w:jc w:val="center"/>
              <w:rPr>
                <w:b/>
                <w:sz w:val="20"/>
                <w:rPrChange w16du:dateUtc="2026-07-07T18:18:00Z" w:author="Author" w:date="2026-07-07T20:18:00Z" w:id="19995">
                  <w:rPr>
                    <w:rFonts w:ascii="Times New Roman"/>
                    <w:color w:val="000000"/>
                  </w:rPr>
                </w:rPrChange>
              </w:rPr>
              <w:pPrChange w16du:dateUtc="2026-07-07T18:18:00Z" w:author="Author" w:date="2026-07-07T20:18:00Z" w:id="19996">
                <w:pPr>
                  <w:spacing w:after="0" w:before="0" w:line="0" w:lineRule="atLeast"/>
                  <w:jc w:val="left"/>
                </w:pPr>
              </w:pPrChange>
            </w:pPr>
            <w:ins w16du:dateUtc="2026-07-07T18:18:00Z" w:author="Author" w:date="2026-07-07T20:18:00Z" w:id="19997">
              <w:r w:rsidRPr="00092849">
                <w:rPr>
                  <w:b/>
                  <w:spacing w:val="-10"/>
                  <w:sz w:val="20"/>
                  <w:szCs w:val="20"/>
                </w:rPr>
                <w:t>2</w:t>
              </w:r>
            </w:ins>
          </w:p>
        </w:tc>
        <w:tc>
          <w:tcPr>
            <w:tcW w:type="dxa" w:w="3466"/>
            <w:tcPrChange w16du:dateUtc="2026-07-07T18:18:00Z" w:author="Author" w:date="2026-07-07T20:18:00Z" w:id="19998">
              <w:tcPr>
                <w:tcW w:type="dxa" w:w="4290"/>
                <w:gridSpan w:val="2"/>
              </w:tcPr>
            </w:tcPrChange>
          </w:tcPr>
          <w:p w14:paraId="0481BDED" w14:textId="77777777" w:rsidR="008166CF" w:rsidRDefault="00000000">
            <w:pPr>
              <w:spacing w:before="1" w:line="244" w:lineRule="exact"/>
              <w:rPr>
                <w:del w16du:dateUtc="2026-07-07T18:18:00Z" w:author="Author" w:date="2026-07-07T20:18:00Z" w:id="19999"/>
                <w:color w:val="000000"/>
              </w:rPr>
            </w:pPr>
            <w:del w16du:dateUtc="2026-07-07T18:18:00Z" w:author="Author" w:date="2026-07-07T20:18:00Z" w:id="20000">
              <w:r>
                <w:rPr>
                  <w:color w:val="000000"/>
                </w:rPr>
                <w:delText>Less</w:delText>
              </w:r>
              <w:r>
                <w:rPr>
                  <w:color w:val="000000"/>
                  <w:spacing w:val="26"/>
                </w:rPr>
                <w:delText xml:space="preserve"> </w:delText>
              </w:r>
              <w:r>
                <w:rPr>
                  <w:color w:val="000000"/>
                </w:rPr>
                <w:delText>than</w:delText>
              </w:r>
              <w:r>
                <w:rPr>
                  <w:color w:val="000000"/>
                  <w:spacing w:val="26"/>
                </w:rPr>
                <w:delText xml:space="preserve"> </w:delText>
              </w:r>
              <w:r>
                <w:rPr>
                  <w:color w:val="000000"/>
                </w:rPr>
                <w:delText>99.9%</w:delText>
              </w:r>
              <w:r>
                <w:rPr>
                  <w:color w:val="000000"/>
                  <w:spacing w:val="26"/>
                </w:rPr>
                <w:delText xml:space="preserve"> </w:delText>
              </w:r>
              <w:r>
                <w:rPr>
                  <w:color w:val="000000"/>
                </w:rPr>
                <w:delText>but</w:delText>
              </w:r>
              <w:r>
                <w:rPr>
                  <w:color w:val="000000"/>
                  <w:spacing w:val="26"/>
                </w:rPr>
                <w:delText xml:space="preserve"> </w:delText>
              </w:r>
              <w:r>
                <w:rPr>
                  <w:color w:val="000000"/>
                </w:rPr>
                <w:delText>equal</w:delText>
              </w:r>
              <w:r>
                <w:rPr>
                  <w:color w:val="000000"/>
                  <w:spacing w:val="26"/>
                </w:rPr>
                <w:delText xml:space="preserve"> </w:delText>
              </w:r>
              <w:r>
                <w:rPr>
                  <w:color w:val="000000"/>
                </w:rPr>
                <w:delText>to</w:delText>
              </w:r>
              <w:r>
                <w:rPr>
                  <w:color w:val="000000"/>
                  <w:spacing w:val="26"/>
                </w:rPr>
                <w:delText xml:space="preserve"> </w:delText>
              </w:r>
              <w:r>
                <w:rPr>
                  <w:color w:val="000000"/>
                </w:rPr>
                <w:delText>or</w:delText>
              </w:r>
              <w:r>
                <w:rPr>
                  <w:color w:val="000000"/>
                  <w:spacing w:val="26"/>
                </w:rPr>
                <w:delText xml:space="preserve"> </w:delText>
              </w:r>
              <w:r>
                <w:rPr>
                  <w:color w:val="000000"/>
                </w:rPr>
                <w:delText>greater</w:delText>
              </w:r>
              <w:r>
                <w:rPr>
                  <w:color w:val="000000"/>
                  <w:spacing w:val="24"/>
                </w:rPr>
                <w:delText xml:space="preserve"> </w:delText>
              </w:r>
              <w:r>
                <w:rPr>
                  <w:color w:val="000000"/>
                </w:rPr>
                <w:delText>than</w:delText>
              </w:r>
            </w:del>
          </w:p>
          <w:p w14:paraId="584D9256" w14:textId="77777777" w:rsidP="00143615" w:rsidR="009609E8" w:rsidRDefault="00000000" w:rsidRPr="00092849">
            <w:pPr>
              <w:pStyle w:val="TableParagraph"/>
              <w:spacing w:before="62"/>
              <w:ind w:left="104" w:right="108"/>
              <w:rPr>
                <w:sz w:val="20"/>
                <w:rPrChange w16du:dateUtc="2026-07-07T18:18:00Z" w:author="Author" w:date="2026-07-07T20:18:00Z" w:id="20001">
                  <w:rPr>
                    <w:rFonts w:ascii="Times New Roman"/>
                    <w:color w:val="000000"/>
                  </w:rPr>
                </w:rPrChange>
              </w:rPr>
              <w:pPrChange w16du:dateUtc="2026-07-07T18:18:00Z" w:author="Author" w:date="2026-07-07T20:18:00Z" w:id="20002">
                <w:pPr>
                  <w:spacing w:after="0" w:before="0" w:line="254" w:lineRule="exact"/>
                  <w:jc w:val="left"/>
                </w:pPr>
              </w:pPrChange>
            </w:pPr>
            <w:del w16du:dateUtc="2026-07-07T18:18:00Z" w:author="Author" w:date="2026-07-07T20:18:00Z" w:id="20003">
              <w:r>
                <w:rPr>
                  <w:color w:val="000000"/>
                </w:rPr>
                <w:delText>99.5%</w:delText>
              </w:r>
            </w:del>
            <w:ins w16du:dateUtc="2026-07-07T18:18:00Z" w:author="Author" w:date="2026-07-07T20:18:00Z" w:id="20004">
              <w:r w:rsidR="00A96A35" w:rsidRPr="00092849">
                <w:rPr>
                  <w:sz w:val="20"/>
                  <w:szCs w:val="20"/>
                </w:rPr>
                <w:t>Sed Do eiusmod tempor incididunt ut labore et dolore magna Aliqua Lorem Ipsum, dolor sit amet consectetur adipiscing elit Sed Do Eiusmod’ tempor incididunt ut labore, et dolore magna Aliqua Lorem Ipsum</w:t>
              </w:r>
              <w:r w:rsidR="00A96A35" w:rsidRPr="00092849">
                <w:rPr>
                  <w:spacing w:val="-5"/>
                  <w:sz w:val="20"/>
                  <w:szCs w:val="20"/>
                </w:rPr>
                <w:t xml:space="preserve"> </w:t>
              </w:r>
              <w:r w:rsidR="00A96A35" w:rsidRPr="00092849">
                <w:rPr>
                  <w:sz w:val="20"/>
                  <w:szCs w:val="20"/>
                </w:rPr>
                <w:t>dolor</w:t>
              </w:r>
              <w:r w:rsidR="00A96A35" w:rsidRPr="00092849">
                <w:rPr>
                  <w:spacing w:val="-6"/>
                  <w:sz w:val="20"/>
                  <w:szCs w:val="20"/>
                </w:rPr>
                <w:t xml:space="preserve"> </w:t>
              </w:r>
              <w:r w:rsidR="00A96A35" w:rsidRPr="00092849">
                <w:rPr>
                  <w:sz w:val="20"/>
                  <w:szCs w:val="20"/>
                </w:rPr>
                <w:t>sit</w:t>
              </w:r>
              <w:r w:rsidR="00A96A35" w:rsidRPr="00092849">
                <w:rPr>
                  <w:spacing w:val="-6"/>
                  <w:sz w:val="20"/>
                  <w:szCs w:val="20"/>
                </w:rPr>
                <w:t xml:space="preserve"> </w:t>
              </w:r>
              <w:r w:rsidR="00A96A35" w:rsidRPr="00092849">
                <w:rPr>
                  <w:sz w:val="20"/>
                  <w:szCs w:val="20"/>
                </w:rPr>
                <w:t>amet</w:t>
              </w:r>
              <w:r w:rsidR="00A96A35" w:rsidRPr="00092849">
                <w:rPr>
                  <w:spacing w:val="-5"/>
                  <w:sz w:val="20"/>
                  <w:szCs w:val="20"/>
                </w:rPr>
                <w:t xml:space="preserve"> </w:t>
              </w:r>
              <w:r w:rsidR="00A96A35" w:rsidRPr="00092849">
                <w:rPr>
                  <w:sz w:val="20"/>
                  <w:szCs w:val="20"/>
                </w:rPr>
                <w:t>consectetur</w:t>
              </w:r>
              <w:r w:rsidR="00A96A35" w:rsidRPr="00092849">
                <w:rPr>
                  <w:spacing w:val="-5"/>
                  <w:sz w:val="20"/>
                  <w:szCs w:val="20"/>
                </w:rPr>
                <w:t xml:space="preserve"> </w:t>
              </w:r>
              <w:r w:rsidR="00A96A35" w:rsidRPr="00092849">
                <w:rPr>
                  <w:sz w:val="20"/>
                  <w:szCs w:val="20"/>
                </w:rPr>
                <w:t>adipiscing</w:t>
              </w:r>
              <w:r w:rsidR="00A96A35" w:rsidRPr="00092849">
                <w:rPr>
                  <w:spacing w:val="-5"/>
                  <w:sz w:val="20"/>
                  <w:szCs w:val="20"/>
                </w:rPr>
                <w:t xml:space="preserve"> </w:t>
              </w:r>
              <w:r w:rsidR="00A96A35" w:rsidRPr="00092849">
                <w:rPr>
                  <w:sz w:val="20"/>
                  <w:szCs w:val="20"/>
                </w:rPr>
                <w:t>elit</w:t>
              </w:r>
              <w:r w:rsidR="00A96A35" w:rsidRPr="00092849">
                <w:rPr>
                  <w:spacing w:val="-6"/>
                  <w:sz w:val="20"/>
                  <w:szCs w:val="20"/>
                </w:rPr>
                <w:t xml:space="preserve"> </w:t>
              </w:r>
              <w:r w:rsidR="00A96A35" w:rsidRPr="00092849">
                <w:rPr>
                  <w:sz w:val="20"/>
                  <w:szCs w:val="20"/>
                </w:rPr>
                <w:t xml:space="preserve">sed do eiusmod Tempor Incididunt Ut labore et 15 </w:t>
              </w:r>
              <w:r w:rsidR="00A96A35" w:rsidRPr="00092849">
                <w:rPr>
                  <w:spacing w:val="-2"/>
                  <w:sz w:val="20"/>
                  <w:szCs w:val="20"/>
                </w:rPr>
                <w:t>dolore.</w:t>
              </w:r>
            </w:ins>
          </w:p>
        </w:tc>
        <w:tc>
          <w:tcPr>
            <w:tcW w:type="dxa" w:w="1157"/>
            <w:tcPrChange w16du:dateUtc="2026-07-07T18:18:00Z" w:author="Author" w:date="2026-07-07T20:18:00Z" w:id="20005">
              <w:tcPr>
                <w:tcW w:type="dxa" w:w="20"/>
              </w:tcPr>
            </w:tcPrChange>
          </w:tcPr>
          <w:p w14:paraId="584D9257" w14:textId="77777777" w:rsidP="00143615" w:rsidR="009609E8" w:rsidRDefault="00A96A35" w:rsidRPr="00092849">
            <w:pPr>
              <w:pStyle w:val="TableParagraph"/>
              <w:spacing w:before="62"/>
              <w:ind w:left="42" w:right="193"/>
              <w:rPr>
                <w:ins w16du:dateUtc="2026-07-07T18:18:00Z" w:author="Author" w:date="2026-07-07T20:18:00Z" w:id="20006"/>
                <w:sz w:val="20"/>
                <w:szCs w:val="20"/>
              </w:rPr>
            </w:pPr>
            <w:ins w16du:dateUtc="2026-07-07T18:18:00Z" w:author="Author" w:date="2026-07-07T20:18:00Z" w:id="20007">
              <w:r w:rsidRPr="00092849">
                <w:rPr>
                  <w:spacing w:val="-2"/>
                  <w:sz w:val="20"/>
                  <w:szCs w:val="20"/>
                </w:rPr>
                <w:t xml:space="preserve">Magna </w:t>
              </w:r>
              <w:r w:rsidRPr="00092849">
                <w:rPr>
                  <w:sz w:val="20"/>
                  <w:szCs w:val="20"/>
                </w:rPr>
                <w:t>aliqua lorem, 24</w:t>
              </w:r>
              <w:r w:rsidRPr="00092849">
                <w:rPr>
                  <w:spacing w:val="-4"/>
                  <w:sz w:val="20"/>
                  <w:szCs w:val="20"/>
                </w:rPr>
                <w:t xml:space="preserve"> </w:t>
              </w:r>
              <w:r w:rsidRPr="00092849">
                <w:rPr>
                  <w:sz w:val="20"/>
                  <w:szCs w:val="20"/>
                </w:rPr>
                <w:t>ipsum</w:t>
              </w:r>
              <w:r w:rsidRPr="00092849">
                <w:rPr>
                  <w:spacing w:val="-3"/>
                  <w:sz w:val="20"/>
                  <w:szCs w:val="20"/>
                </w:rPr>
                <w:t xml:space="preserve"> </w:t>
              </w:r>
              <w:r w:rsidRPr="00092849">
                <w:rPr>
                  <w:spacing w:val="-5"/>
                  <w:sz w:val="20"/>
                  <w:szCs w:val="20"/>
                </w:rPr>
                <w:t>dolor</w:t>
              </w:r>
            </w:ins>
          </w:p>
          <w:p w14:paraId="584D9258" w14:textId="77777777" w:rsidP="00143615" w:rsidR="009609E8" w:rsidRDefault="00A96A35" w:rsidRPr="00092849">
            <w:pPr>
              <w:pStyle w:val="TableParagraph"/>
              <w:spacing w:before="3"/>
              <w:ind w:left="42" w:right="278"/>
              <w:rPr>
                <w:sz w:val="20"/>
                <w:rPrChange w16du:dateUtc="2026-07-07T18:18:00Z" w:author="Author" w:date="2026-07-07T20:18:00Z" w:id="20008">
                  <w:rPr>
                    <w:rFonts w:ascii="Times New Roman"/>
                    <w:color w:val="000000"/>
                  </w:rPr>
                </w:rPrChange>
              </w:rPr>
              <w:pPrChange w16du:dateUtc="2026-07-07T18:18:00Z" w:author="Author" w:date="2026-07-07T20:18:00Z" w:id="20009">
                <w:pPr>
                  <w:spacing w:after="0" w:before="0" w:line="0" w:lineRule="atLeast"/>
                  <w:jc w:val="left"/>
                </w:pPr>
              </w:pPrChange>
            </w:pPr>
            <w:ins w16du:dateUtc="2026-07-07T18:18:00Z" w:author="Author" w:date="2026-07-07T20:18:00Z" w:id="20010">
              <w:r w:rsidRPr="00092849">
                <w:rPr>
                  <w:sz w:val="20"/>
                  <w:szCs w:val="20"/>
                </w:rPr>
                <w:t>sit,</w:t>
              </w:r>
              <w:r w:rsidRPr="00092849">
                <w:rPr>
                  <w:spacing w:val="-12"/>
                  <w:sz w:val="20"/>
                  <w:szCs w:val="20"/>
                </w:rPr>
                <w:t xml:space="preserve"> </w:t>
              </w:r>
              <w:r w:rsidRPr="00092849">
                <w:rPr>
                  <w:sz w:val="20"/>
                  <w:szCs w:val="20"/>
                </w:rPr>
                <w:t>7</w:t>
              </w:r>
              <w:r w:rsidRPr="00092849">
                <w:rPr>
                  <w:spacing w:val="-11"/>
                  <w:sz w:val="20"/>
                  <w:szCs w:val="20"/>
                </w:rPr>
                <w:t xml:space="preserve"> </w:t>
              </w:r>
              <w:r w:rsidRPr="00092849">
                <w:rPr>
                  <w:sz w:val="20"/>
                  <w:szCs w:val="20"/>
                </w:rPr>
                <w:t>amet consectetur adipiscing.</w:t>
              </w:r>
            </w:ins>
          </w:p>
        </w:tc>
        <w:tc>
          <w:tcPr>
            <w:tcW w:type="dxa" w:w="951"/>
            <w:tcPrChange w16du:dateUtc="2026-07-07T18:18:00Z" w:author="Author" w:date="2026-07-07T20:18:00Z" w:id="20011">
              <w:tcPr>
                <w:tcW w:type="dxa" w:w="484"/>
                <w:gridSpan w:val="3"/>
              </w:tcPr>
            </w:tcPrChange>
          </w:tcPr>
          <w:p w14:paraId="584D9259" w14:textId="77777777" w:rsidP="00143615" w:rsidR="009609E8" w:rsidRDefault="00000000" w:rsidRPr="00092849">
            <w:pPr>
              <w:pStyle w:val="TableParagraph"/>
              <w:spacing w:before="62"/>
              <w:ind w:left="42" w:right="244"/>
              <w:rPr>
                <w:sz w:val="20"/>
                <w:rPrChange w16du:dateUtc="2026-07-07T18:18:00Z" w:author="Author" w:date="2026-07-07T20:18:00Z" w:id="20012">
                  <w:rPr>
                    <w:rFonts w:ascii="Times New Roman"/>
                    <w:color w:val="000000"/>
                  </w:rPr>
                </w:rPrChange>
              </w:rPr>
              <w:pPrChange w16du:dateUtc="2026-07-07T18:18:00Z" w:author="Author" w:date="2026-07-07T20:18:00Z" w:id="20013">
                <w:pPr>
                  <w:spacing w:after="0" w:before="0" w:line="245" w:lineRule="exact"/>
                  <w:jc w:val="left"/>
                </w:pPr>
              </w:pPrChange>
            </w:pPr>
            <w:del w16du:dateUtc="2026-07-07T18:18:00Z" w:author="Author" w:date="2026-07-07T20:18:00Z" w:id="20014">
              <w:r>
                <w:rPr>
                  <w:color w:val="000000"/>
                </w:rPr>
                <w:delText>20%</w:delText>
              </w:r>
            </w:del>
            <w:ins w16du:dateUtc="2026-07-07T18:18:00Z" w:author="Author" w:date="2026-07-07T20:18:00Z" w:id="20015">
              <w:r w:rsidR="00A96A35" w:rsidRPr="00092849">
                <w:rPr>
                  <w:spacing w:val="-4"/>
                  <w:sz w:val="20"/>
                  <w:szCs w:val="20"/>
                </w:rPr>
                <w:t xml:space="preserve">Elit </w:t>
              </w:r>
              <w:r w:rsidR="00A96A35" w:rsidRPr="00092849">
                <w:rPr>
                  <w:spacing w:val="-2"/>
                  <w:sz w:val="20"/>
                  <w:szCs w:val="20"/>
                </w:rPr>
                <w:t xml:space="preserve">Sed </w:t>
              </w:r>
              <w:r w:rsidR="00A96A35" w:rsidRPr="00092849">
                <w:rPr>
                  <w:spacing w:val="-4"/>
                  <w:sz w:val="20"/>
                  <w:szCs w:val="20"/>
                </w:rPr>
                <w:t>Do.</w:t>
              </w:r>
            </w:ins>
          </w:p>
        </w:tc>
        <w:tc>
          <w:tcPr>
            <w:tcW w:type="dxa" w:w="1085"/>
            <w:cellIns w:author="Author" w:date="2026-07-07T20:18:00Z" w:id="20016"/>
            <w:tcPrChange w16du:dateUtc="2026-07-07T18:18:00Z" w:author="Author" w:date="2026-07-07T20:18:00Z" w:id="20017">
              <w:tcPr>
                <w:tcW w:type="dxa" w:w="484"/>
                <w:gridSpan w:val="3"/>
                <w:cellIns w:author="Author" w:date="2026-07-07T20:18:00Z" w:id="20018"/>
              </w:tcPr>
            </w:tcPrChange>
          </w:tcPr>
          <w:p w14:paraId="584D925A" w14:textId="77777777" w:rsidP="00143615" w:rsidR="009609E8" w:rsidRDefault="00A96A35" w:rsidRPr="00092849">
            <w:pPr>
              <w:pStyle w:val="TableParagraph"/>
              <w:spacing w:before="62"/>
              <w:ind w:left="36" w:right="66"/>
              <w:rPr>
                <w:ins w16du:dateUtc="2026-07-07T18:18:00Z" w:author="Author" w:date="2026-07-07T20:18:00Z" w:id="20019"/>
                <w:sz w:val="20"/>
                <w:szCs w:val="20"/>
              </w:rPr>
            </w:pPr>
            <w:ins w16du:dateUtc="2026-07-07T18:18:00Z" w:author="Author" w:date="2026-07-07T20:18:00Z" w:id="20020">
              <w:r w:rsidRPr="00092849">
                <w:rPr>
                  <w:sz w:val="20"/>
                  <w:szCs w:val="20"/>
                </w:rPr>
                <w:t>Eiusmod</w:t>
              </w:r>
              <w:r w:rsidRPr="00092849">
                <w:rPr>
                  <w:spacing w:val="-12"/>
                  <w:sz w:val="20"/>
                  <w:szCs w:val="20"/>
                </w:rPr>
                <w:t xml:space="preserve"> </w:t>
              </w:r>
              <w:r w:rsidRPr="00092849">
                <w:rPr>
                  <w:sz w:val="20"/>
                  <w:szCs w:val="20"/>
                </w:rPr>
                <w:t xml:space="preserve">tempor </w:t>
              </w:r>
              <w:r w:rsidRPr="00092849">
                <w:rPr>
                  <w:spacing w:val="-4"/>
                  <w:sz w:val="20"/>
                  <w:szCs w:val="20"/>
                </w:rPr>
                <w:t>incididunt</w:t>
              </w:r>
            </w:ins>
          </w:p>
          <w:p w14:paraId="584D925B" w14:textId="77777777" w:rsidP="00143615" w:rsidR="009609E8" w:rsidRDefault="00A96A35" w:rsidRPr="00092849">
            <w:pPr>
              <w:pStyle w:val="TableParagraph"/>
              <w:spacing w:before="61"/>
              <w:ind w:left="36" w:right="46"/>
              <w:rPr>
                <w:sz w:val="20"/>
                <w:szCs w:val="20"/>
              </w:rPr>
            </w:pPr>
            <w:ins w16du:dateUtc="2026-07-07T18:18:00Z" w:author="Author" w:date="2026-07-07T20:18:00Z" w:id="20021">
              <w:r w:rsidRPr="00092849">
                <w:rPr>
                  <w:sz w:val="20"/>
                  <w:szCs w:val="20"/>
                </w:rPr>
                <w:t xml:space="preserve">UT labore </w:t>
              </w:r>
              <w:r w:rsidRPr="00092849">
                <w:rPr>
                  <w:spacing w:val="-2"/>
                  <w:sz w:val="20"/>
                  <w:szCs w:val="20"/>
                </w:rPr>
                <w:t xml:space="preserve">et-dolore </w:t>
              </w:r>
              <w:r w:rsidRPr="00092849">
                <w:rPr>
                  <w:sz w:val="20"/>
                  <w:szCs w:val="20"/>
                </w:rPr>
                <w:t>magna aliqua lorem</w:t>
              </w:r>
              <w:r w:rsidRPr="00092849">
                <w:rPr>
                  <w:spacing w:val="-12"/>
                  <w:sz w:val="20"/>
                  <w:szCs w:val="20"/>
                </w:rPr>
                <w:t xml:space="preserve"> </w:t>
              </w:r>
              <w:r w:rsidRPr="00092849">
                <w:rPr>
                  <w:sz w:val="20"/>
                  <w:szCs w:val="20"/>
                </w:rPr>
                <w:t>ipsum.</w:t>
              </w:r>
            </w:ins>
          </w:p>
        </w:tc>
        <w:tc>
          <w:tcPr>
            <w:tcW w:type="dxa" w:w="1066"/>
            <w:cellIns w:author="Author" w:date="2026-07-07T20:18:00Z" w:id="20022"/>
            <w:tcPrChange w16du:dateUtc="2026-07-07T18:18:00Z" w:author="Author" w:date="2026-07-07T20:18:00Z" w:id="20023">
              <w:tcPr>
                <w:tcW w:type="dxa" w:w="484"/>
                <w:gridSpan w:val="3"/>
                <w:cellIns w:author="Author" w:date="2026-07-07T20:18:00Z" w:id="20024"/>
              </w:tcPr>
            </w:tcPrChange>
          </w:tcPr>
          <w:p w14:paraId="584D925C" w14:textId="77777777" w:rsidP="00143615" w:rsidR="009609E8" w:rsidRDefault="00A96A35" w:rsidRPr="00092849">
            <w:pPr>
              <w:pStyle w:val="TableParagraph"/>
              <w:spacing w:before="62"/>
              <w:ind w:left="41" w:right="62"/>
              <w:rPr>
                <w:sz w:val="20"/>
                <w:szCs w:val="20"/>
              </w:rPr>
            </w:pPr>
            <w:ins w16du:dateUtc="2026-07-07T18:18:00Z" w:author="Author" w:date="2026-07-07T20:18:00Z" w:id="20025">
              <w:r w:rsidRPr="00092849">
                <w:rPr>
                  <w:spacing w:val="-2"/>
                  <w:sz w:val="20"/>
                  <w:szCs w:val="20"/>
                </w:rPr>
                <w:t xml:space="preserve">Dolor </w:t>
              </w:r>
              <w:r w:rsidRPr="00092849">
                <w:rPr>
                  <w:sz w:val="20"/>
                  <w:szCs w:val="20"/>
                </w:rPr>
                <w:t>sit</w:t>
              </w:r>
              <w:r w:rsidRPr="00092849">
                <w:rPr>
                  <w:spacing w:val="-12"/>
                  <w:sz w:val="20"/>
                  <w:szCs w:val="20"/>
                </w:rPr>
                <w:t xml:space="preserve"> </w:t>
              </w:r>
              <w:r w:rsidRPr="00092849">
                <w:rPr>
                  <w:sz w:val="20"/>
                  <w:szCs w:val="20"/>
                </w:rPr>
                <w:t xml:space="preserve">amet consectetur adipiscing </w:t>
              </w:r>
              <w:r w:rsidRPr="00092849">
                <w:rPr>
                  <w:spacing w:val="-2"/>
                  <w:sz w:val="20"/>
                  <w:szCs w:val="20"/>
                </w:rPr>
                <w:t xml:space="preserve">elit </w:t>
              </w:r>
              <w:r w:rsidRPr="00092849">
                <w:rPr>
                  <w:sz w:val="20"/>
                  <w:szCs w:val="20"/>
                </w:rPr>
                <w:t>sed</w:t>
              </w:r>
              <w:r w:rsidRPr="00092849">
                <w:rPr>
                  <w:spacing w:val="-12"/>
                  <w:sz w:val="20"/>
                  <w:szCs w:val="20"/>
                </w:rPr>
                <w:t xml:space="preserve"> </w:t>
              </w:r>
              <w:r w:rsidRPr="00092849">
                <w:rPr>
                  <w:sz w:val="20"/>
                  <w:szCs w:val="20"/>
                </w:rPr>
                <w:t xml:space="preserve">do </w:t>
              </w:r>
              <w:r w:rsidRPr="00092849">
                <w:rPr>
                  <w:spacing w:val="-2"/>
                  <w:sz w:val="20"/>
                  <w:szCs w:val="20"/>
                </w:rPr>
                <w:t>eiusmod.</w:t>
              </w:r>
            </w:ins>
          </w:p>
        </w:tc>
      </w:tr>
      <w:tr w14:paraId="584D9266" w14:textId="77777777" w:rsidR="009609E8" w:rsidRPr="00092849" w:rsidTr="00143615">
        <w:trPr>
          <w:trHeight w:val="1362"/>
          <w:ins w16du:dateUtc="2026-07-07T18:18:00Z" w:author="Author" w:date="2026-07-07T20:18:00Z" w:id="20026"/>
        </w:trPr>
        <w:tc>
          <w:tcPr>
            <w:tcW w:type="dxa" w:w="960"/>
          </w:tcPr>
          <w:p w14:paraId="584D925E" w14:textId="77777777" w:rsidP="00143615" w:rsidR="009609E8" w:rsidRDefault="009609E8" w:rsidRPr="00092849">
            <w:pPr>
              <w:pStyle w:val="TableParagraph"/>
              <w:jc w:val="center"/>
              <w:rPr>
                <w:ins w16du:dateUtc="2026-07-07T18:18:00Z" w:author="Author" w:date="2026-07-07T20:18:00Z" w:id="20027"/>
                <w:sz w:val="20"/>
                <w:szCs w:val="20"/>
              </w:rPr>
            </w:pPr>
          </w:p>
          <w:p w14:paraId="584D925F" w14:textId="77777777" w:rsidP="00143615" w:rsidR="009609E8" w:rsidRDefault="009609E8" w:rsidRPr="00092849">
            <w:pPr>
              <w:pStyle w:val="TableParagraph"/>
              <w:spacing w:before="166"/>
              <w:jc w:val="center"/>
              <w:rPr>
                <w:ins w16du:dateUtc="2026-07-07T18:18:00Z" w:author="Author" w:date="2026-07-07T20:18:00Z" w:id="20028"/>
                <w:sz w:val="20"/>
                <w:szCs w:val="20"/>
              </w:rPr>
            </w:pPr>
          </w:p>
          <w:p w14:paraId="584D9260" w14:textId="77777777" w:rsidP="00143615" w:rsidR="009609E8" w:rsidRDefault="00A96A35" w:rsidRPr="00092849">
            <w:pPr>
              <w:pStyle w:val="TableParagraph"/>
              <w:ind w:left="17"/>
              <w:jc w:val="center"/>
              <w:rPr>
                <w:ins w16du:dateUtc="2026-07-07T18:18:00Z" w:author="Author" w:date="2026-07-07T20:18:00Z" w:id="20029"/>
                <w:b/>
                <w:sz w:val="20"/>
                <w:szCs w:val="20"/>
              </w:rPr>
            </w:pPr>
            <w:ins w16du:dateUtc="2026-07-07T18:18:00Z" w:author="Author" w:date="2026-07-07T20:18:00Z" w:id="20030">
              <w:r w:rsidRPr="00092849">
                <w:rPr>
                  <w:b/>
                  <w:spacing w:val="-10"/>
                  <w:sz w:val="20"/>
                  <w:szCs w:val="20"/>
                </w:rPr>
                <w:t>3</w:t>
              </w:r>
            </w:ins>
          </w:p>
        </w:tc>
        <w:tc>
          <w:tcPr>
            <w:tcW w:type="dxa" w:w="3466"/>
          </w:tcPr>
          <w:p w14:paraId="584D9261" w14:textId="77777777" w:rsidP="00143615" w:rsidR="009609E8" w:rsidRDefault="00A96A35" w:rsidRPr="00092849">
            <w:pPr>
              <w:pStyle w:val="TableParagraph"/>
              <w:spacing w:before="62"/>
              <w:ind w:left="104"/>
              <w:rPr>
                <w:ins w16du:dateUtc="2026-07-07T18:18:00Z" w:author="Author" w:date="2026-07-07T20:18:00Z" w:id="20031"/>
                <w:sz w:val="20"/>
                <w:szCs w:val="20"/>
              </w:rPr>
            </w:pPr>
            <w:moveToRangeStart w:author="Author" w:date="2026-07-07T20:18:00Z" w:id="20032" w:name="move234347936"/>
            <w:moveTo w16du:dateUtc="2026-07-07T18:18:00Z" w:author="Author" w:date="2026-07-07T20:18:00Z" w:id="20033">
              <w:r w:rsidRPr="00092849">
                <w:rPr>
                  <w:sz w:val="20"/>
                  <w:szCs w:val="20"/>
                </w:rPr>
                <w:t>Tempor</w:t>
              </w:r>
              <w:r w:rsidRPr="00092849">
                <w:rPr>
                  <w:spacing w:val="-5"/>
                  <w:sz w:val="20"/>
                  <w:szCs w:val="20"/>
                </w:rPr>
                <w:t xml:space="preserve"> </w:t>
              </w:r>
              <w:r w:rsidRPr="00092849">
                <w:rPr>
                  <w:sz w:val="20"/>
                  <w:szCs w:val="20"/>
                </w:rPr>
                <w:t>Incididunt</w:t>
              </w:r>
              <w:r w:rsidRPr="00092849">
                <w:rPr>
                  <w:spacing w:val="-3"/>
                  <w:sz w:val="20"/>
                  <w:szCs w:val="20"/>
                </w:rPr>
                <w:t xml:space="preserve"> </w:t>
              </w:r>
              <w:r w:rsidRPr="00092849">
                <w:rPr>
                  <w:sz w:val="20"/>
                  <w:szCs w:val="20"/>
                </w:rPr>
                <w:t>ut</w:t>
              </w:r>
              <w:r w:rsidRPr="00092849">
                <w:rPr>
                  <w:spacing w:val="-3"/>
                  <w:sz w:val="20"/>
                  <w:szCs w:val="20"/>
                </w:rPr>
                <w:t xml:space="preserve"> </w:t>
              </w:r>
              <w:r w:rsidRPr="00092849">
                <w:rPr>
                  <w:sz w:val="20"/>
                  <w:szCs w:val="20"/>
                </w:rPr>
                <w:t>labore</w:t>
              </w:r>
              <w:r w:rsidRPr="00092849">
                <w:rPr>
                  <w:spacing w:val="-3"/>
                  <w:sz w:val="20"/>
                  <w:szCs w:val="20"/>
                </w:rPr>
                <w:t xml:space="preserve"> </w:t>
              </w:r>
              <w:r w:rsidRPr="00092849">
                <w:rPr>
                  <w:sz w:val="20"/>
                  <w:szCs w:val="20"/>
                </w:rPr>
                <w:t>et</w:t>
              </w:r>
              <w:r w:rsidRPr="00092849">
                <w:rPr>
                  <w:spacing w:val="-4"/>
                  <w:sz w:val="20"/>
                  <w:szCs w:val="20"/>
                </w:rPr>
                <w:t xml:space="preserve"> </w:t>
              </w:r>
              <w:r w:rsidRPr="00092849">
                <w:rPr>
                  <w:sz w:val="20"/>
                  <w:szCs w:val="20"/>
                </w:rPr>
                <w:t>dolore</w:t>
              </w:r>
              <w:r w:rsidRPr="00092849">
                <w:rPr>
                  <w:spacing w:val="-3"/>
                  <w:sz w:val="20"/>
                  <w:szCs w:val="20"/>
                </w:rPr>
                <w:t xml:space="preserve"> </w:t>
              </w:r>
              <w:r w:rsidRPr="00092849">
                <w:rPr>
                  <w:spacing w:val="-2"/>
                  <w:sz w:val="20"/>
                  <w:szCs w:val="20"/>
                </w:rPr>
                <w:t>magna.</w:t>
              </w:r>
            </w:moveTo>
            <w:moveToRangeEnd w:id="20032"/>
          </w:p>
        </w:tc>
        <w:tc>
          <w:tcPr>
            <w:tcW w:type="dxa" w:w="1157"/>
          </w:tcPr>
          <w:p w14:paraId="584D9262" w14:textId="77777777" w:rsidP="00143615" w:rsidR="009609E8" w:rsidRDefault="00A96A35" w:rsidRPr="00092849">
            <w:pPr>
              <w:pStyle w:val="TableParagraph"/>
              <w:spacing w:before="57"/>
              <w:ind w:left="42" w:right="57"/>
              <w:rPr>
                <w:ins w16du:dateUtc="2026-07-07T18:18:00Z" w:author="Author" w:date="2026-07-07T20:18:00Z" w:id="20034"/>
                <w:sz w:val="20"/>
                <w:szCs w:val="20"/>
              </w:rPr>
            </w:pPr>
            <w:ins w16du:dateUtc="2026-07-07T18:18:00Z" w:author="Author" w:date="2026-07-07T20:18:00Z" w:id="20035">
              <w:r w:rsidRPr="00092849">
                <w:rPr>
                  <w:spacing w:val="-2"/>
                  <w:sz w:val="20"/>
                  <w:szCs w:val="20"/>
                </w:rPr>
                <w:t xml:space="preserve">Aliqua lorem </w:t>
              </w:r>
              <w:r w:rsidRPr="00092849">
                <w:rPr>
                  <w:sz w:val="20"/>
                  <w:szCs w:val="20"/>
                </w:rPr>
                <w:t>ipsum,</w:t>
              </w:r>
              <w:r w:rsidRPr="00092849">
                <w:rPr>
                  <w:spacing w:val="-12"/>
                  <w:sz w:val="20"/>
                  <w:szCs w:val="20"/>
                </w:rPr>
                <w:t xml:space="preserve"> </w:t>
              </w:r>
              <w:r w:rsidRPr="00092849">
                <w:rPr>
                  <w:sz w:val="20"/>
                  <w:szCs w:val="20"/>
                </w:rPr>
                <w:t xml:space="preserve">dolor </w:t>
              </w:r>
              <w:r w:rsidRPr="00092849">
                <w:rPr>
                  <w:spacing w:val="-2"/>
                  <w:sz w:val="20"/>
                  <w:szCs w:val="20"/>
                </w:rPr>
                <w:t>sit Amet Consectetur.</w:t>
              </w:r>
            </w:ins>
          </w:p>
        </w:tc>
        <w:tc>
          <w:tcPr>
            <w:tcW w:type="dxa" w:w="951"/>
          </w:tcPr>
          <w:p w14:paraId="584D9263" w14:textId="77777777" w:rsidP="00143615" w:rsidR="009609E8" w:rsidRDefault="00A96A35" w:rsidRPr="00092849">
            <w:pPr>
              <w:pStyle w:val="TableParagraph"/>
              <w:spacing w:before="57" w:line="242" w:lineRule="auto"/>
              <w:ind w:left="42" w:right="244"/>
              <w:rPr>
                <w:ins w16du:dateUtc="2026-07-07T18:18:00Z" w:author="Author" w:date="2026-07-07T20:18:00Z" w:id="20036"/>
                <w:sz w:val="20"/>
                <w:szCs w:val="20"/>
              </w:rPr>
            </w:pPr>
            <w:ins w16du:dateUtc="2026-07-07T18:18:00Z" w:author="Author" w:date="2026-07-07T20:18:00Z" w:id="20037">
              <w:r w:rsidRPr="00092849">
                <w:rPr>
                  <w:spacing w:val="-4"/>
                  <w:sz w:val="20"/>
                  <w:szCs w:val="20"/>
                </w:rPr>
                <w:t xml:space="preserve">Adipiscing </w:t>
              </w:r>
              <w:r w:rsidRPr="00092849">
                <w:rPr>
                  <w:spacing w:val="-2"/>
                  <w:sz w:val="20"/>
                  <w:szCs w:val="20"/>
                </w:rPr>
                <w:t xml:space="preserve">Elit </w:t>
              </w:r>
              <w:r w:rsidRPr="00092849">
                <w:rPr>
                  <w:spacing w:val="-4"/>
                  <w:sz w:val="20"/>
                  <w:szCs w:val="20"/>
                </w:rPr>
                <w:t>Sed.</w:t>
              </w:r>
            </w:ins>
          </w:p>
        </w:tc>
        <w:tc>
          <w:tcPr>
            <w:tcW w:type="dxa" w:w="1085"/>
          </w:tcPr>
          <w:p w14:paraId="584D9264" w14:textId="77777777" w:rsidP="00143615" w:rsidR="009609E8" w:rsidRDefault="00A96A35" w:rsidRPr="00092849">
            <w:pPr>
              <w:pStyle w:val="TableParagraph"/>
              <w:spacing w:before="57" w:line="242" w:lineRule="auto"/>
              <w:ind w:left="36" w:right="415"/>
              <w:rPr>
                <w:ins w16du:dateUtc="2026-07-07T18:18:00Z" w:author="Author" w:date="2026-07-07T20:18:00Z" w:id="20038"/>
                <w:sz w:val="20"/>
                <w:szCs w:val="20"/>
              </w:rPr>
            </w:pPr>
            <w:ins w16du:dateUtc="2026-07-07T18:18:00Z" w:author="Author" w:date="2026-07-07T20:18:00Z" w:id="20039">
              <w:r w:rsidRPr="00092849">
                <w:rPr>
                  <w:spacing w:val="-2"/>
                  <w:sz w:val="20"/>
                  <w:szCs w:val="20"/>
                </w:rPr>
                <w:t>Do eiusmod tempor.</w:t>
              </w:r>
            </w:ins>
          </w:p>
        </w:tc>
        <w:tc>
          <w:tcPr>
            <w:tcW w:type="dxa" w:w="1066"/>
          </w:tcPr>
          <w:p w14:paraId="584D9265" w14:textId="77777777" w:rsidP="00143615" w:rsidR="009609E8" w:rsidRDefault="00A96A35" w:rsidRPr="00092849">
            <w:pPr>
              <w:pStyle w:val="TableParagraph"/>
              <w:spacing w:before="62"/>
              <w:ind w:left="41"/>
              <w:rPr>
                <w:ins w16du:dateUtc="2026-07-07T18:18:00Z" w:author="Author" w:date="2026-07-07T20:18:00Z" w:id="20040"/>
                <w:sz w:val="20"/>
                <w:szCs w:val="20"/>
              </w:rPr>
            </w:pPr>
            <w:ins w16du:dateUtc="2026-07-07T18:18:00Z" w:author="Author" w:date="2026-07-07T20:18:00Z" w:id="20041">
              <w:r w:rsidRPr="00092849">
                <w:rPr>
                  <w:spacing w:val="-4"/>
                  <w:sz w:val="20"/>
                  <w:szCs w:val="20"/>
                </w:rPr>
                <w:t>INCIDIDUNT/UT.</w:t>
              </w:r>
            </w:ins>
          </w:p>
        </w:tc>
      </w:tr>
    </w:tbl>
    <w:p w14:paraId="001CBAA0" w14:textId="77777777" w:rsidR="008166CF" w:rsidRDefault="00000000">
      <w:pPr>
        <w:spacing w:before="259" w:line="255" w:lineRule="exact"/>
        <w:ind w:left="835"/>
        <w:rPr>
          <w:del w16du:dateUtc="2026-07-07T18:18:00Z" w:author="Author" w:date="2026-07-07T20:18:00Z" w:id="20042"/>
          <w:color w:val="000000"/>
        </w:rPr>
      </w:pPr>
      <w:del w16du:dateUtc="2026-07-07T18:18:00Z" w:author="Author" w:date="2026-07-07T20:18:00Z" w:id="20043">
        <w:r>
          <w:rPr>
            <w:color w:val="000000"/>
          </w:rPr>
          <w:delText>Less than 99.5%</w:delText>
        </w:r>
        <w:r>
          <w:rPr>
            <w:color w:val="000000"/>
            <w:spacing w:val="2794"/>
          </w:rPr>
          <w:delText xml:space="preserve"> </w:delText>
        </w:r>
        <w:r>
          <w:rPr>
            <w:color w:val="000000"/>
          </w:rPr>
          <w:delText>50%</w:delText>
        </w:r>
      </w:del>
    </w:p>
    <w:p w14:paraId="584D9267" w14:textId="77777777" w:rsidR="009609E8" w:rsidRDefault="00000000" w:rsidRPr="0027638C">
      <w:pPr>
        <w:pStyle w:val="BodyText"/>
        <w:spacing w:before="237"/>
        <w:ind w:firstLine="0" w:left="0"/>
        <w:jc w:val="left"/>
        <w:rPr>
          <w:ins w16du:dateUtc="2026-07-07T18:18:00Z" w:author="Author" w:date="2026-07-07T20:18:00Z" w:id="20044"/>
          <w:sz w:val="24"/>
          <w:szCs w:val="24"/>
        </w:rPr>
      </w:pPr>
      <w:del w16du:dateUtc="2026-07-07T18:18:00Z" w:author="Author" w:date="2026-07-07T20:18:00Z" w:id="20045">
        <w:r>
          <w:rPr>
            <w:color w:val="000000"/>
          </w:rPr>
          <w:delText>3.</w:delText>
        </w:r>
        <w:r>
          <w:rPr>
            <w:color w:val="000000"/>
            <w:spacing w:val="500"/>
          </w:rPr>
          <w:delText xml:space="preserve"> </w:delText>
        </w:r>
      </w:del>
    </w:p>
    <w:p w14:paraId="584D9268" w14:textId="651DCABB" w:rsidR="009609E8" w:rsidRDefault="00A96A35" w:rsidRPr="0027638C">
      <w:pPr>
        <w:pStyle w:val="ListParagraph"/>
        <w:numPr>
          <w:ilvl w:val="0"/>
          <w:numId w:val="3"/>
        </w:numPr>
        <w:tabs>
          <w:tab w:pos="720" w:val="left"/>
        </w:tabs>
        <w:spacing w:before="1"/>
        <w:ind w:right="358"/>
        <w:rPr>
          <w:ins w16du:dateUtc="2026-07-07T18:18:00Z" w:author="Author" w:date="2026-07-07T20:18:00Z" w:id="20046"/>
          <w:sz w:val="24"/>
          <w:szCs w:val="24"/>
        </w:rPr>
      </w:pPr>
      <w:ins w16du:dateUtc="2026-07-07T18:18:00Z" w:author="Author" w:date="2026-07-07T20:18:00Z" w:id="20047">
        <w:r w:rsidRPr="0027638C">
          <w:rPr>
            <w:sz w:val="24"/>
            <w:szCs w:val="24"/>
          </w:rPr>
          <w:t xml:space="preserve">Labore </w:t>
        </w:r>
        <w:r w:rsidR="00DE0249">
          <w:rPr>
            <w:sz w:val="24"/>
            <w:szCs w:val="24"/>
          </w:rPr>
          <w:t>ET</w:t>
        </w:r>
        <w:r w:rsidR="00DE0249" w:rsidRPr="0027638C">
          <w:rPr>
            <w:sz w:val="24"/>
            <w:szCs w:val="24"/>
          </w:rPr>
          <w:t xml:space="preserve">dolore </w:t>
        </w:r>
        <w:r w:rsidRPr="0027638C">
          <w:rPr>
            <w:sz w:val="24"/>
            <w:szCs w:val="24"/>
          </w:rPr>
          <w:t>magna aliqua lorem ipsum dolor sit amet consectetur adipiscing Elit sed do Eiusmod</w:t>
        </w:r>
        <w:r w:rsidRPr="0027638C">
          <w:rPr>
            <w:spacing w:val="24"/>
            <w:sz w:val="24"/>
            <w:szCs w:val="24"/>
          </w:rPr>
          <w:t xml:space="preserve"> </w:t>
        </w:r>
        <w:r w:rsidRPr="0027638C">
          <w:rPr>
            <w:sz w:val="24"/>
            <w:szCs w:val="24"/>
          </w:rPr>
          <w:t>tempor</w:t>
        </w:r>
        <w:r w:rsidRPr="0027638C">
          <w:rPr>
            <w:spacing w:val="25"/>
            <w:sz w:val="24"/>
            <w:szCs w:val="24"/>
          </w:rPr>
          <w:t xml:space="preserve"> </w:t>
        </w:r>
        <w:r w:rsidRPr="0027638C">
          <w:rPr>
            <w:sz w:val="24"/>
            <w:szCs w:val="24"/>
          </w:rPr>
          <w:t>Incididunt.</w:t>
        </w:r>
        <w:r w:rsidRPr="0027638C">
          <w:rPr>
            <w:spacing w:val="24"/>
            <w:sz w:val="24"/>
            <w:szCs w:val="24"/>
          </w:rPr>
          <w:t xml:space="preserve"> </w:t>
        </w:r>
        <w:r w:rsidRPr="0027638C">
          <w:rPr>
            <w:sz w:val="24"/>
            <w:szCs w:val="24"/>
          </w:rPr>
          <w:t>“</w:t>
        </w:r>
        <w:r w:rsidRPr="0027638C">
          <w:rPr>
            <w:b/>
            <w:sz w:val="24"/>
            <w:szCs w:val="24"/>
          </w:rPr>
          <w:t>Ut</w:t>
        </w:r>
        <w:r w:rsidRPr="0027638C">
          <w:rPr>
            <w:sz w:val="24"/>
            <w:szCs w:val="24"/>
          </w:rPr>
          <w:t>”</w:t>
        </w:r>
        <w:r w:rsidRPr="0027638C">
          <w:rPr>
            <w:spacing w:val="24"/>
            <w:sz w:val="24"/>
            <w:szCs w:val="24"/>
          </w:rPr>
          <w:t xml:space="preserve"> </w:t>
        </w:r>
        <w:r w:rsidRPr="0027638C">
          <w:rPr>
            <w:sz w:val="24"/>
            <w:szCs w:val="24"/>
          </w:rPr>
          <w:t>labore</w:t>
        </w:r>
        <w:r w:rsidRPr="0027638C">
          <w:rPr>
            <w:spacing w:val="24"/>
            <w:sz w:val="24"/>
            <w:szCs w:val="24"/>
          </w:rPr>
          <w:t xml:space="preserve"> </w:t>
        </w:r>
        <w:r w:rsidRPr="0027638C">
          <w:rPr>
            <w:sz w:val="24"/>
            <w:szCs w:val="24"/>
          </w:rPr>
          <w:t>et</w:t>
        </w:r>
        <w:r w:rsidRPr="0027638C">
          <w:rPr>
            <w:spacing w:val="24"/>
            <w:sz w:val="24"/>
            <w:szCs w:val="24"/>
          </w:rPr>
          <w:t xml:space="preserve"> </w:t>
        </w:r>
        <w:r w:rsidRPr="0027638C">
          <w:rPr>
            <w:sz w:val="24"/>
            <w:szCs w:val="24"/>
          </w:rPr>
          <w:t>dolore</w:t>
        </w:r>
        <w:r w:rsidRPr="0027638C">
          <w:rPr>
            <w:spacing w:val="24"/>
            <w:sz w:val="24"/>
            <w:szCs w:val="24"/>
          </w:rPr>
          <w:t xml:space="preserve"> </w:t>
        </w:r>
        <w:r w:rsidRPr="0027638C">
          <w:rPr>
            <w:sz w:val="24"/>
            <w:szCs w:val="24"/>
          </w:rPr>
          <w:t>magna</w:t>
        </w:r>
        <w:r w:rsidRPr="0027638C">
          <w:rPr>
            <w:spacing w:val="24"/>
            <w:sz w:val="24"/>
            <w:szCs w:val="24"/>
          </w:rPr>
          <w:t xml:space="preserve"> </w:t>
        </w:r>
        <w:r w:rsidRPr="0027638C">
          <w:rPr>
            <w:sz w:val="24"/>
            <w:szCs w:val="24"/>
          </w:rPr>
          <w:t>Aliqua’lorem</w:t>
        </w:r>
        <w:r w:rsidRPr="0027638C">
          <w:rPr>
            <w:spacing w:val="24"/>
            <w:sz w:val="24"/>
            <w:szCs w:val="24"/>
          </w:rPr>
          <w:t xml:space="preserve"> </w:t>
        </w:r>
        <w:r w:rsidRPr="0027638C">
          <w:rPr>
            <w:sz w:val="24"/>
            <w:szCs w:val="24"/>
          </w:rPr>
          <w:lastRenderedPageBreak/>
          <w:t>ipsum</w:t>
        </w:r>
        <w:r w:rsidRPr="0027638C">
          <w:rPr>
            <w:spacing w:val="24"/>
            <w:sz w:val="24"/>
            <w:szCs w:val="24"/>
          </w:rPr>
          <w:t xml:space="preserve"> </w:t>
        </w:r>
        <w:r w:rsidRPr="0027638C">
          <w:rPr>
            <w:sz w:val="24"/>
            <w:szCs w:val="24"/>
          </w:rPr>
          <w:t>dolor</w:t>
        </w:r>
        <w:r w:rsidRPr="0027638C">
          <w:rPr>
            <w:spacing w:val="24"/>
            <w:sz w:val="24"/>
            <w:szCs w:val="24"/>
          </w:rPr>
          <w:t xml:space="preserve"> sit </w:t>
        </w:r>
        <w:r w:rsidRPr="0027638C">
          <w:rPr>
            <w:sz w:val="24"/>
            <w:szCs w:val="24"/>
          </w:rPr>
          <w:t>Amet</w:t>
        </w:r>
        <w:r w:rsidR="00092849">
          <w:rPr>
            <w:sz w:val="24"/>
            <w:szCs w:val="24"/>
          </w:rPr>
          <w:t xml:space="preserve"> </w:t>
        </w:r>
        <w:r w:rsidR="00092849" w:rsidRPr="0027638C">
          <w:rPr>
            <w:sz w:val="24"/>
            <w:szCs w:val="24"/>
          </w:rPr>
          <w:t>consectetur</w:t>
        </w:r>
        <w:r w:rsidR="00092849" w:rsidRPr="0027638C">
          <w:rPr>
            <w:spacing w:val="-14"/>
            <w:sz w:val="24"/>
            <w:szCs w:val="24"/>
          </w:rPr>
          <w:t xml:space="preserve"> </w:t>
        </w:r>
        <w:r w:rsidR="00092849" w:rsidRPr="0027638C">
          <w:rPr>
            <w:sz w:val="24"/>
            <w:szCs w:val="24"/>
          </w:rPr>
          <w:t>adipiscing</w:t>
        </w:r>
        <w:r w:rsidR="00092849" w:rsidRPr="0027638C">
          <w:rPr>
            <w:spacing w:val="-14"/>
            <w:sz w:val="24"/>
            <w:szCs w:val="24"/>
          </w:rPr>
          <w:t xml:space="preserve"> </w:t>
        </w:r>
        <w:r w:rsidR="00092849" w:rsidRPr="0027638C">
          <w:rPr>
            <w:sz w:val="24"/>
            <w:szCs w:val="24"/>
          </w:rPr>
          <w:t>Elit</w:t>
        </w:r>
        <w:r w:rsidR="00092849" w:rsidRPr="0027638C">
          <w:rPr>
            <w:spacing w:val="-14"/>
            <w:sz w:val="24"/>
            <w:szCs w:val="24"/>
          </w:rPr>
          <w:t xml:space="preserve"> </w:t>
        </w:r>
        <w:r w:rsidR="00092849" w:rsidRPr="0027638C">
          <w:rPr>
            <w:sz w:val="24"/>
            <w:szCs w:val="24"/>
          </w:rPr>
          <w:t>sed</w:t>
        </w:r>
        <w:r w:rsidR="00092849" w:rsidRPr="0027638C">
          <w:rPr>
            <w:spacing w:val="-14"/>
            <w:sz w:val="24"/>
            <w:szCs w:val="24"/>
          </w:rPr>
          <w:t xml:space="preserve"> </w:t>
        </w:r>
        <w:r w:rsidR="00092849" w:rsidRPr="0027638C">
          <w:rPr>
            <w:sz w:val="24"/>
            <w:szCs w:val="24"/>
          </w:rPr>
          <w:t>do</w:t>
        </w:r>
        <w:r w:rsidR="00092849" w:rsidRPr="0027638C">
          <w:rPr>
            <w:spacing w:val="-13"/>
            <w:sz w:val="24"/>
            <w:szCs w:val="24"/>
          </w:rPr>
          <w:t xml:space="preserve"> </w:t>
        </w:r>
        <w:r w:rsidR="00092849" w:rsidRPr="0027638C">
          <w:rPr>
            <w:sz w:val="24"/>
            <w:szCs w:val="24"/>
          </w:rPr>
          <w:t>eiusmod</w:t>
        </w:r>
        <w:r w:rsidR="00092849" w:rsidRPr="0027638C">
          <w:rPr>
            <w:spacing w:val="-14"/>
            <w:sz w:val="24"/>
            <w:szCs w:val="24"/>
          </w:rPr>
          <w:t xml:space="preserve"> </w:t>
        </w:r>
        <w:r w:rsidR="00092849" w:rsidRPr="0027638C">
          <w:rPr>
            <w:sz w:val="24"/>
            <w:szCs w:val="24"/>
          </w:rPr>
          <w:t>tempor</w:t>
        </w:r>
        <w:r w:rsidR="00092849" w:rsidRPr="0027638C">
          <w:rPr>
            <w:spacing w:val="-14"/>
            <w:sz w:val="24"/>
            <w:szCs w:val="24"/>
          </w:rPr>
          <w:t xml:space="preserve"> </w:t>
        </w:r>
        <w:r w:rsidR="00092849" w:rsidRPr="0027638C">
          <w:rPr>
            <w:sz w:val="24"/>
            <w:szCs w:val="24"/>
          </w:rPr>
          <w:t>incididunt</w:t>
        </w:r>
        <w:r w:rsidR="00092849" w:rsidRPr="0027638C">
          <w:rPr>
            <w:spacing w:val="-14"/>
            <w:sz w:val="24"/>
            <w:szCs w:val="24"/>
          </w:rPr>
          <w:t xml:space="preserve"> </w:t>
        </w:r>
        <w:r w:rsidR="00092849" w:rsidRPr="0027638C">
          <w:rPr>
            <w:sz w:val="24"/>
            <w:szCs w:val="24"/>
          </w:rPr>
          <w:t>ut</w:t>
        </w:r>
        <w:r w:rsidR="00092849" w:rsidRPr="0027638C">
          <w:rPr>
            <w:spacing w:val="-14"/>
            <w:sz w:val="24"/>
            <w:szCs w:val="24"/>
          </w:rPr>
          <w:t xml:space="preserve"> </w:t>
        </w:r>
        <w:r w:rsidR="00092849" w:rsidRPr="0027638C">
          <w:rPr>
            <w:sz w:val="24"/>
            <w:szCs w:val="24"/>
          </w:rPr>
          <w:t>labore</w:t>
        </w:r>
        <w:r w:rsidR="00092849" w:rsidRPr="0027638C">
          <w:rPr>
            <w:spacing w:val="-14"/>
            <w:sz w:val="24"/>
            <w:szCs w:val="24"/>
          </w:rPr>
          <w:t xml:space="preserve"> </w:t>
        </w:r>
        <w:r w:rsidR="00092849" w:rsidRPr="0027638C">
          <w:rPr>
            <w:sz w:val="24"/>
            <w:szCs w:val="24"/>
          </w:rPr>
          <w:t>et</w:t>
        </w:r>
        <w:r w:rsidR="00092849" w:rsidRPr="0027638C">
          <w:rPr>
            <w:spacing w:val="-14"/>
            <w:sz w:val="24"/>
            <w:szCs w:val="24"/>
          </w:rPr>
          <w:t xml:space="preserve"> </w:t>
        </w:r>
        <w:r w:rsidR="00092849" w:rsidRPr="0027638C">
          <w:rPr>
            <w:sz w:val="24"/>
            <w:szCs w:val="24"/>
          </w:rPr>
          <w:t>Dolore</w:t>
        </w:r>
        <w:r w:rsidR="00092849" w:rsidRPr="0027638C">
          <w:rPr>
            <w:b/>
            <w:sz w:val="24"/>
            <w:szCs w:val="24"/>
          </w:rPr>
          <w:t>.</w:t>
        </w:r>
        <w:r w:rsidR="00092849" w:rsidRPr="0027638C">
          <w:rPr>
            <w:b/>
            <w:spacing w:val="52"/>
            <w:sz w:val="24"/>
            <w:szCs w:val="24"/>
          </w:rPr>
          <w:t xml:space="preserve"> </w:t>
        </w:r>
        <w:r w:rsidR="00092849" w:rsidRPr="0027638C">
          <w:rPr>
            <w:sz w:val="24"/>
            <w:szCs w:val="24"/>
          </w:rPr>
          <w:t>Magna</w:t>
        </w:r>
        <w:r w:rsidR="00092849" w:rsidRPr="0027638C">
          <w:rPr>
            <w:spacing w:val="-14"/>
            <w:sz w:val="24"/>
            <w:szCs w:val="24"/>
          </w:rPr>
          <w:t xml:space="preserve"> </w:t>
        </w:r>
        <w:r w:rsidR="00092849" w:rsidRPr="0027638C">
          <w:rPr>
            <w:sz w:val="24"/>
            <w:szCs w:val="24"/>
          </w:rPr>
          <w:t>aliqua</w:t>
        </w:r>
        <w:r w:rsidR="00092849" w:rsidRPr="0027638C">
          <w:rPr>
            <w:spacing w:val="-14"/>
            <w:sz w:val="24"/>
            <w:szCs w:val="24"/>
          </w:rPr>
          <w:t xml:space="preserve"> </w:t>
        </w:r>
        <w:r w:rsidR="00092849" w:rsidRPr="0027638C">
          <w:rPr>
            <w:sz w:val="24"/>
            <w:szCs w:val="24"/>
          </w:rPr>
          <w:t xml:space="preserve">lorem Ipsum dolor sit amet </w:t>
        </w:r>
        <w:r w:rsidR="00092849">
          <w:fldChar w:fldCharType="begin"/>
        </w:r>
        <w:r w:rsidR="00092849">
          <w:instrText>HYPERLINK "mailto:support@example.com" \h</w:instrText>
        </w:r>
        <w:r w:rsidR="00092849">
          <w:fldChar w:fldCharType="separate"/>
        </w:r>
        <w:r w:rsidR="00092849" w:rsidRPr="0027638C">
          <w:rPr>
            <w:sz w:val="24"/>
            <w:szCs w:val="24"/>
          </w:rPr>
          <w:t>consectetur@adipiscing.elit</w:t>
        </w:r>
        <w:r w:rsidR="00092849">
          <w:fldChar w:fldCharType="end"/>
        </w:r>
        <w:r w:rsidR="00837349">
          <w:t xml:space="preserve"> </w:t>
        </w:r>
        <w:r w:rsidR="00092849" w:rsidRPr="0027638C">
          <w:rPr>
            <w:sz w:val="24"/>
            <w:szCs w:val="24"/>
          </w:rPr>
          <w:t>sed do eiusmod 604.774.5469</w:t>
        </w:r>
        <w:r w:rsidR="00092849">
          <w:rPr>
            <w:sz w:val="24"/>
            <w:szCs w:val="24"/>
          </w:rPr>
          <w:t>.</w:t>
        </w:r>
      </w:ins>
    </w:p>
    <w:p w14:paraId="584D926A" w14:textId="4E263CBA" w:rsidR="009609E8" w:rsidRDefault="009609E8" w:rsidRPr="0027638C">
      <w:pPr>
        <w:pStyle w:val="BodyText"/>
        <w:spacing w:before="84"/>
        <w:ind w:firstLine="0" w:left="720"/>
        <w:jc w:val="left"/>
        <w:rPr>
          <w:ins w16du:dateUtc="2026-07-07T18:18:00Z" w:author="Author" w:date="2026-07-07T20:18:00Z" w:id="20048"/>
          <w:sz w:val="24"/>
          <w:szCs w:val="24"/>
        </w:rPr>
      </w:pPr>
    </w:p>
    <w:p w14:paraId="584D926B" w14:textId="77777777" w:rsidR="009609E8" w:rsidRDefault="009609E8" w:rsidRPr="0027638C">
      <w:pPr>
        <w:pStyle w:val="BodyText"/>
        <w:jc w:val="left"/>
        <w:rPr>
          <w:ins w16du:dateUtc="2026-07-07T18:18:00Z" w:author="Author" w:date="2026-07-07T20:18:00Z" w:id="20049"/>
          <w:sz w:val="24"/>
          <w:szCs w:val="24"/>
        </w:rPr>
        <w:sectPr w:rsidR="009609E8" w:rsidRPr="0027638C" w:rsidSect="00092849">
          <w:headerReference r:id="rId39" w:type="default"/>
          <w:pgSz w:h="15840" w:w="12240"/>
          <w:pgMar w:bottom="280" w:footer="0" w:gutter="0" w:header="713" w:left="1440" w:right="1080" w:top="1340"/>
          <w:pgNumType w:start="1"/>
          <w:cols w:space="720"/>
          <w:titlePg/>
          <w:docGrid w:linePitch="299"/>
        </w:sectPr>
      </w:pPr>
    </w:p>
    <w:p w14:paraId="584D926C" w14:textId="2588D6EA" w:rsidP="00143615" w:rsidR="009609E8" w:rsidRDefault="00A96A35" w:rsidRPr="00143615">
      <w:pPr>
        <w:jc w:val="center"/>
        <w:rPr>
          <w:ins w16du:dateUtc="2026-07-07T18:18:00Z" w:author="Author" w:date="2026-07-07T20:18:00Z" w:id="20050"/>
          <w:b/>
          <w:bCs/>
          <w:spacing w:val="-2"/>
        </w:rPr>
      </w:pPr>
      <w:ins w16du:dateUtc="2026-07-07T18:18:00Z" w:author="Author" w:date="2026-07-07T20:18:00Z" w:id="20051">
        <w:r w:rsidRPr="00143615">
          <w:rPr>
            <w:b/>
            <w:bCs/>
          </w:rPr>
          <w:lastRenderedPageBreak/>
          <w:t xml:space="preserve">Tempor INCIDIDUNT </w:t>
        </w:r>
        <w:r w:rsidR="00143615">
          <w:rPr>
            <w:b/>
            <w:bCs/>
          </w:rPr>
          <w:br/>
        </w:r>
        <w:r w:rsidRPr="00143615">
          <w:rPr>
            <w:b/>
            <w:bCs/>
          </w:rPr>
          <w:t>Ut</w:t>
        </w:r>
        <w:r w:rsidRPr="00143615">
          <w:rPr>
            <w:b/>
            <w:bCs/>
            <w:spacing w:val="-7"/>
          </w:rPr>
          <w:t xml:space="preserve"> </w:t>
        </w:r>
        <w:r w:rsidRPr="00143615">
          <w:rPr>
            <w:b/>
            <w:bCs/>
            <w:spacing w:val="-2"/>
          </w:rPr>
          <w:t>Labore</w:t>
        </w:r>
      </w:ins>
    </w:p>
    <w:p w14:paraId="4355CD57" w14:textId="77777777" w:rsidP="00143615" w:rsidR="00143615" w:rsidRDefault="00143615" w:rsidRPr="0027638C">
      <w:pPr>
        <w:rPr>
          <w:ins w16du:dateUtc="2026-07-07T18:18:00Z" w:author="Author" w:date="2026-07-07T20:18:00Z" w:id="20052"/>
        </w:rPr>
      </w:pPr>
    </w:p>
    <w:p w14:paraId="584D926D" w14:textId="77777777" w:rsidR="009609E8" w:rsidRDefault="00A96A35" w:rsidRPr="0027638C">
      <w:pPr>
        <w:pStyle w:val="ListParagraph"/>
        <w:numPr>
          <w:ilvl w:val="0"/>
          <w:numId w:val="2"/>
        </w:numPr>
        <w:tabs>
          <w:tab w:pos="718" w:val="left"/>
          <w:tab w:pos="720" w:val="left"/>
        </w:tabs>
        <w:spacing w:before="50"/>
        <w:ind w:right="356"/>
        <w:rPr>
          <w:ins w16du:dateUtc="2026-07-07T18:18:00Z" w:author="Author" w:date="2026-07-07T20:18:00Z" w:id="20053"/>
          <w:sz w:val="24"/>
          <w:szCs w:val="24"/>
        </w:rPr>
      </w:pPr>
      <w:ins w16du:dateUtc="2026-07-07T18:18:00Z" w:author="Author" w:date="2026-07-07T20:18:00Z" w:id="20054">
        <w:r w:rsidRPr="0027638C">
          <w:rPr>
            <w:sz w:val="24"/>
            <w:szCs w:val="24"/>
          </w:rPr>
          <w:t>Et Dolore Magna Aliqua lorem ipsum 99.95% dolor, sit amet consectetur Adipiscing Elit Sed do eiusmod</w:t>
        </w:r>
        <w:r w:rsidRPr="0027638C">
          <w:rPr>
            <w:spacing w:val="-2"/>
            <w:sz w:val="24"/>
            <w:szCs w:val="24"/>
          </w:rPr>
          <w:t xml:space="preserve"> </w:t>
        </w:r>
        <w:r w:rsidRPr="0027638C">
          <w:rPr>
            <w:sz w:val="24"/>
            <w:szCs w:val="24"/>
          </w:rPr>
          <w:t>tempor</w:t>
        </w:r>
        <w:r w:rsidRPr="0027638C">
          <w:rPr>
            <w:spacing w:val="-2"/>
            <w:sz w:val="24"/>
            <w:szCs w:val="24"/>
          </w:rPr>
          <w:t xml:space="preserve"> </w:t>
        </w:r>
        <w:r w:rsidRPr="0027638C">
          <w:rPr>
            <w:sz w:val="24"/>
            <w:szCs w:val="24"/>
          </w:rPr>
          <w:t>incididunt</w:t>
        </w:r>
        <w:r w:rsidRPr="0027638C">
          <w:rPr>
            <w:spacing w:val="-2"/>
            <w:sz w:val="24"/>
            <w:szCs w:val="24"/>
          </w:rPr>
          <w:t xml:space="preserve"> </w:t>
        </w:r>
        <w:r w:rsidRPr="0027638C">
          <w:rPr>
            <w:sz w:val="24"/>
            <w:szCs w:val="24"/>
          </w:rPr>
          <w:t>ut</w:t>
        </w:r>
        <w:r w:rsidRPr="0027638C">
          <w:rPr>
            <w:spacing w:val="-2"/>
            <w:sz w:val="24"/>
            <w:szCs w:val="24"/>
          </w:rPr>
          <w:t xml:space="preserve"> </w:t>
        </w:r>
        <w:r w:rsidRPr="0027638C">
          <w:rPr>
            <w:sz w:val="24"/>
            <w:szCs w:val="24"/>
          </w:rPr>
          <w:t>labore</w:t>
        </w:r>
        <w:r w:rsidRPr="0027638C">
          <w:rPr>
            <w:spacing w:val="-2"/>
            <w:sz w:val="24"/>
            <w:szCs w:val="24"/>
          </w:rPr>
          <w:t xml:space="preserve"> </w:t>
        </w:r>
        <w:r w:rsidRPr="0027638C">
          <w:rPr>
            <w:sz w:val="24"/>
            <w:szCs w:val="24"/>
          </w:rPr>
          <w:t>et</w:t>
        </w:r>
        <w:r w:rsidRPr="0027638C">
          <w:rPr>
            <w:spacing w:val="-2"/>
            <w:sz w:val="24"/>
            <w:szCs w:val="24"/>
          </w:rPr>
          <w:t xml:space="preserve"> </w:t>
        </w:r>
        <w:r w:rsidRPr="0027638C">
          <w:rPr>
            <w:sz w:val="24"/>
            <w:szCs w:val="24"/>
          </w:rPr>
          <w:t>dolore</w:t>
        </w:r>
        <w:r w:rsidRPr="0027638C">
          <w:rPr>
            <w:spacing w:val="-2"/>
            <w:sz w:val="24"/>
            <w:szCs w:val="24"/>
          </w:rPr>
          <w:t xml:space="preserve"> </w:t>
        </w:r>
        <w:r w:rsidRPr="0027638C">
          <w:rPr>
            <w:sz w:val="24"/>
            <w:szCs w:val="24"/>
          </w:rPr>
          <w:t>magna</w:t>
        </w:r>
        <w:r w:rsidRPr="0027638C">
          <w:rPr>
            <w:spacing w:val="-2"/>
            <w:sz w:val="24"/>
            <w:szCs w:val="24"/>
          </w:rPr>
          <w:t xml:space="preserve"> </w:t>
        </w:r>
        <w:r w:rsidRPr="0027638C">
          <w:rPr>
            <w:sz w:val="24"/>
            <w:szCs w:val="24"/>
          </w:rPr>
          <w:t>Aliqua,</w:t>
        </w:r>
        <w:r w:rsidRPr="0027638C">
          <w:rPr>
            <w:spacing w:val="-2"/>
            <w:sz w:val="24"/>
            <w:szCs w:val="24"/>
          </w:rPr>
          <w:t xml:space="preserve"> </w:t>
        </w:r>
        <w:r w:rsidRPr="0027638C">
          <w:rPr>
            <w:sz w:val="24"/>
            <w:szCs w:val="24"/>
          </w:rPr>
          <w:t>Lorem</w:t>
        </w:r>
        <w:r w:rsidRPr="0027638C">
          <w:rPr>
            <w:spacing w:val="-2"/>
            <w:sz w:val="24"/>
            <w:szCs w:val="24"/>
          </w:rPr>
          <w:t xml:space="preserve"> </w:t>
        </w:r>
        <w:r w:rsidRPr="0027638C">
          <w:rPr>
            <w:sz w:val="24"/>
            <w:szCs w:val="24"/>
          </w:rPr>
          <w:t>Ipsum</w:t>
        </w:r>
        <w:r w:rsidRPr="0027638C">
          <w:rPr>
            <w:spacing w:val="-2"/>
            <w:sz w:val="24"/>
            <w:szCs w:val="24"/>
          </w:rPr>
          <w:t xml:space="preserve">, </w:t>
        </w:r>
        <w:r w:rsidRPr="0027638C">
          <w:rPr>
            <w:sz w:val="24"/>
            <w:szCs w:val="24"/>
          </w:rPr>
          <w:t>dolor</w:t>
        </w:r>
        <w:r w:rsidRPr="0027638C">
          <w:rPr>
            <w:spacing w:val="-2"/>
            <w:sz w:val="24"/>
            <w:szCs w:val="24"/>
          </w:rPr>
          <w:t xml:space="preserve"> </w:t>
        </w:r>
        <w:r w:rsidRPr="0027638C">
          <w:rPr>
            <w:sz w:val="24"/>
            <w:szCs w:val="24"/>
          </w:rPr>
          <w:t>Sit</w:t>
        </w:r>
        <w:r w:rsidRPr="0027638C">
          <w:rPr>
            <w:spacing w:val="-2"/>
            <w:sz w:val="24"/>
            <w:szCs w:val="24"/>
          </w:rPr>
          <w:t xml:space="preserve"> </w:t>
        </w:r>
        <w:r w:rsidRPr="0027638C">
          <w:rPr>
            <w:sz w:val="24"/>
            <w:szCs w:val="24"/>
          </w:rPr>
          <w:t>Amet</w:t>
        </w:r>
        <w:r w:rsidRPr="0027638C">
          <w:rPr>
            <w:spacing w:val="-2"/>
            <w:sz w:val="24"/>
            <w:szCs w:val="24"/>
          </w:rPr>
          <w:t xml:space="preserve"> </w:t>
        </w:r>
        <w:r w:rsidRPr="0027638C">
          <w:rPr>
            <w:sz w:val="24"/>
            <w:szCs w:val="24"/>
          </w:rPr>
          <w:t>consectetur</w:t>
        </w:r>
        <w:r w:rsidRPr="0027638C">
          <w:rPr>
            <w:spacing w:val="-2"/>
            <w:sz w:val="24"/>
            <w:szCs w:val="24"/>
          </w:rPr>
          <w:t xml:space="preserve"> </w:t>
        </w:r>
        <w:r w:rsidRPr="0027638C">
          <w:rPr>
            <w:sz w:val="24"/>
            <w:szCs w:val="24"/>
          </w:rPr>
          <w:t>adipiscing elit,</w:t>
        </w:r>
        <w:r w:rsidRPr="0027638C">
          <w:rPr>
            <w:spacing w:val="-14"/>
            <w:sz w:val="24"/>
            <w:szCs w:val="24"/>
          </w:rPr>
          <w:t xml:space="preserve"> </w:t>
        </w:r>
        <w:r w:rsidRPr="0027638C">
          <w:rPr>
            <w:sz w:val="24"/>
            <w:szCs w:val="24"/>
          </w:rPr>
          <w:t>sed</w:t>
        </w:r>
        <w:r w:rsidRPr="0027638C">
          <w:rPr>
            <w:spacing w:val="-14"/>
            <w:sz w:val="24"/>
            <w:szCs w:val="24"/>
          </w:rPr>
          <w:t xml:space="preserve"> </w:t>
        </w:r>
        <w:r w:rsidRPr="0027638C">
          <w:rPr>
            <w:sz w:val="24"/>
            <w:szCs w:val="24"/>
          </w:rPr>
          <w:t>do</w:t>
        </w:r>
        <w:r w:rsidRPr="0027638C">
          <w:rPr>
            <w:spacing w:val="-14"/>
            <w:sz w:val="24"/>
            <w:szCs w:val="24"/>
          </w:rPr>
          <w:t xml:space="preserve"> </w:t>
        </w:r>
        <w:r w:rsidRPr="0027638C">
          <w:rPr>
            <w:sz w:val="24"/>
            <w:szCs w:val="24"/>
          </w:rPr>
          <w:t>eiusmod</w:t>
        </w:r>
        <w:r w:rsidRPr="0027638C">
          <w:rPr>
            <w:spacing w:val="-13"/>
            <w:sz w:val="24"/>
            <w:szCs w:val="24"/>
          </w:rPr>
          <w:t xml:space="preserve"> </w:t>
        </w:r>
        <w:r w:rsidRPr="0027638C">
          <w:rPr>
            <w:sz w:val="24"/>
            <w:szCs w:val="24"/>
          </w:rPr>
          <w:t>tempor</w:t>
        </w:r>
        <w:r w:rsidRPr="0027638C">
          <w:rPr>
            <w:spacing w:val="-14"/>
            <w:sz w:val="24"/>
            <w:szCs w:val="24"/>
          </w:rPr>
          <w:t xml:space="preserve"> </w:t>
        </w:r>
        <w:r w:rsidRPr="0027638C">
          <w:rPr>
            <w:sz w:val="24"/>
            <w:szCs w:val="24"/>
          </w:rPr>
          <w:t>incididunt</w:t>
        </w:r>
        <w:r w:rsidRPr="0027638C">
          <w:rPr>
            <w:spacing w:val="-14"/>
            <w:sz w:val="24"/>
            <w:szCs w:val="24"/>
          </w:rPr>
          <w:t xml:space="preserve"> </w:t>
        </w:r>
        <w:r w:rsidRPr="0027638C">
          <w:rPr>
            <w:sz w:val="24"/>
            <w:szCs w:val="24"/>
          </w:rPr>
          <w:t>(“</w:t>
        </w:r>
        <w:r w:rsidRPr="0027638C">
          <w:rPr>
            <w:b/>
            <w:sz w:val="24"/>
            <w:szCs w:val="24"/>
          </w:rPr>
          <w:t>Ut</w:t>
        </w:r>
        <w:r w:rsidRPr="0027638C">
          <w:rPr>
            <w:b/>
            <w:spacing w:val="-14"/>
            <w:sz w:val="24"/>
            <w:szCs w:val="24"/>
          </w:rPr>
          <w:t xml:space="preserve"> </w:t>
        </w:r>
        <w:r w:rsidRPr="0027638C">
          <w:rPr>
            <w:b/>
            <w:sz w:val="24"/>
            <w:szCs w:val="24"/>
          </w:rPr>
          <w:t>Labore</w:t>
        </w:r>
        <w:r w:rsidRPr="0027638C">
          <w:rPr>
            <w:sz w:val="24"/>
            <w:szCs w:val="24"/>
          </w:rPr>
          <w:t>”),</w:t>
        </w:r>
        <w:r w:rsidRPr="0027638C">
          <w:rPr>
            <w:spacing w:val="-13"/>
            <w:sz w:val="24"/>
            <w:szCs w:val="24"/>
          </w:rPr>
          <w:t xml:space="preserve"> </w:t>
        </w:r>
        <w:r w:rsidRPr="0027638C">
          <w:rPr>
            <w:sz w:val="24"/>
            <w:szCs w:val="24"/>
          </w:rPr>
          <w:t>et</w:t>
        </w:r>
        <w:r w:rsidRPr="0027638C">
          <w:rPr>
            <w:spacing w:val="-14"/>
            <w:sz w:val="24"/>
            <w:szCs w:val="24"/>
          </w:rPr>
          <w:t xml:space="preserve"> </w:t>
        </w:r>
        <w:r w:rsidRPr="0027638C">
          <w:rPr>
            <w:sz w:val="24"/>
            <w:szCs w:val="24"/>
          </w:rPr>
          <w:t>dolore</w:t>
        </w:r>
        <w:r w:rsidRPr="0027638C">
          <w:rPr>
            <w:spacing w:val="-14"/>
            <w:sz w:val="24"/>
            <w:szCs w:val="24"/>
          </w:rPr>
          <w:t xml:space="preserve"> </w:t>
        </w:r>
        <w:r w:rsidRPr="0027638C">
          <w:rPr>
            <w:sz w:val="24"/>
            <w:szCs w:val="24"/>
          </w:rPr>
          <w:t>Magna</w:t>
        </w:r>
        <w:r w:rsidRPr="0027638C">
          <w:rPr>
            <w:spacing w:val="-14"/>
            <w:sz w:val="24"/>
            <w:szCs w:val="24"/>
          </w:rPr>
          <w:t xml:space="preserve"> </w:t>
        </w:r>
        <w:r w:rsidRPr="0027638C">
          <w:rPr>
            <w:sz w:val="24"/>
            <w:szCs w:val="24"/>
          </w:rPr>
          <w:t>Aliqua lorem</w:t>
        </w:r>
        <w:r w:rsidRPr="0027638C">
          <w:rPr>
            <w:spacing w:val="-1"/>
            <w:sz w:val="24"/>
            <w:szCs w:val="24"/>
          </w:rPr>
          <w:t xml:space="preserve"> </w:t>
        </w:r>
        <w:r w:rsidRPr="0027638C">
          <w:rPr>
            <w:sz w:val="24"/>
            <w:szCs w:val="24"/>
          </w:rPr>
          <w:t>ipsum</w:t>
        </w:r>
        <w:r w:rsidRPr="0027638C">
          <w:rPr>
            <w:spacing w:val="-1"/>
            <w:sz w:val="24"/>
            <w:szCs w:val="24"/>
          </w:rPr>
          <w:t xml:space="preserve"> </w:t>
        </w:r>
        <w:r w:rsidRPr="0027638C">
          <w:rPr>
            <w:sz w:val="24"/>
            <w:szCs w:val="24"/>
          </w:rPr>
          <w:t>dolor</w:t>
        </w:r>
        <w:r w:rsidRPr="0027638C">
          <w:rPr>
            <w:spacing w:val="-1"/>
            <w:sz w:val="24"/>
            <w:szCs w:val="24"/>
          </w:rPr>
          <w:t xml:space="preserve"> </w:t>
        </w:r>
        <w:r w:rsidRPr="0027638C">
          <w:rPr>
            <w:sz w:val="24"/>
            <w:szCs w:val="24"/>
          </w:rPr>
          <w:t>sit</w:t>
        </w:r>
        <w:r w:rsidRPr="0027638C">
          <w:rPr>
            <w:spacing w:val="-1"/>
            <w:sz w:val="24"/>
            <w:szCs w:val="24"/>
          </w:rPr>
          <w:t xml:space="preserve"> </w:t>
        </w:r>
        <w:r w:rsidRPr="0027638C">
          <w:rPr>
            <w:sz w:val="24"/>
            <w:szCs w:val="24"/>
          </w:rPr>
          <w:t>amet</w:t>
        </w:r>
        <w:r w:rsidRPr="0027638C">
          <w:rPr>
            <w:spacing w:val="-1"/>
            <w:sz w:val="24"/>
            <w:szCs w:val="24"/>
          </w:rPr>
          <w:t xml:space="preserve"> </w:t>
        </w:r>
        <w:r w:rsidRPr="0027638C">
          <w:rPr>
            <w:sz w:val="24"/>
            <w:szCs w:val="24"/>
          </w:rPr>
          <w:t>consectetur</w:t>
        </w:r>
        <w:r w:rsidRPr="0027638C">
          <w:rPr>
            <w:spacing w:val="-1"/>
            <w:sz w:val="24"/>
            <w:szCs w:val="24"/>
          </w:rPr>
          <w:t xml:space="preserve"> </w:t>
        </w:r>
        <w:r w:rsidRPr="0027638C">
          <w:rPr>
            <w:sz w:val="24"/>
            <w:szCs w:val="24"/>
          </w:rPr>
          <w:t>adipiscing</w:t>
        </w:r>
        <w:r w:rsidRPr="0027638C">
          <w:rPr>
            <w:spacing w:val="-1"/>
            <w:sz w:val="24"/>
            <w:szCs w:val="24"/>
          </w:rPr>
          <w:t xml:space="preserve"> </w:t>
        </w:r>
        <w:r w:rsidRPr="0027638C">
          <w:rPr>
            <w:sz w:val="24"/>
            <w:szCs w:val="24"/>
          </w:rPr>
          <w:t>elit</w:t>
        </w:r>
        <w:r w:rsidRPr="0027638C">
          <w:rPr>
            <w:spacing w:val="-1"/>
            <w:sz w:val="24"/>
            <w:szCs w:val="24"/>
          </w:rPr>
          <w:t xml:space="preserve"> </w:t>
        </w:r>
        <w:r w:rsidRPr="0027638C">
          <w:rPr>
            <w:sz w:val="24"/>
            <w:szCs w:val="24"/>
          </w:rPr>
          <w:t>sed</w:t>
        </w:r>
        <w:r w:rsidRPr="0027638C">
          <w:rPr>
            <w:spacing w:val="-1"/>
            <w:sz w:val="24"/>
            <w:szCs w:val="24"/>
          </w:rPr>
          <w:t xml:space="preserve"> </w:t>
        </w:r>
        <w:r w:rsidRPr="0027638C">
          <w:rPr>
            <w:sz w:val="24"/>
            <w:szCs w:val="24"/>
          </w:rPr>
          <w:t>do</w:t>
        </w:r>
        <w:r w:rsidRPr="0027638C">
          <w:rPr>
            <w:spacing w:val="-1"/>
            <w:sz w:val="24"/>
            <w:szCs w:val="24"/>
          </w:rPr>
          <w:t xml:space="preserve"> </w:t>
        </w:r>
        <w:r w:rsidRPr="0027638C">
          <w:rPr>
            <w:sz w:val="24"/>
            <w:szCs w:val="24"/>
          </w:rPr>
          <w:t>eiusmod</w:t>
        </w:r>
        <w:r w:rsidRPr="0027638C">
          <w:rPr>
            <w:spacing w:val="-1"/>
            <w:sz w:val="24"/>
            <w:szCs w:val="24"/>
          </w:rPr>
          <w:t xml:space="preserve"> </w:t>
        </w:r>
        <w:r w:rsidRPr="0027638C">
          <w:rPr>
            <w:sz w:val="24"/>
            <w:szCs w:val="24"/>
          </w:rPr>
          <w:t>tempor</w:t>
        </w:r>
        <w:r w:rsidRPr="0027638C">
          <w:rPr>
            <w:spacing w:val="-1"/>
            <w:sz w:val="24"/>
            <w:szCs w:val="24"/>
          </w:rPr>
          <w:t xml:space="preserve"> </w:t>
        </w:r>
        <w:r w:rsidRPr="0027638C">
          <w:rPr>
            <w:sz w:val="24"/>
            <w:szCs w:val="24"/>
          </w:rPr>
          <w:t>Incididunt</w:t>
        </w:r>
        <w:r w:rsidRPr="0027638C">
          <w:rPr>
            <w:spacing w:val="-1"/>
            <w:sz w:val="24"/>
            <w:szCs w:val="24"/>
          </w:rPr>
          <w:t xml:space="preserve"> </w:t>
        </w:r>
        <w:r w:rsidRPr="0027638C">
          <w:rPr>
            <w:sz w:val="24"/>
            <w:szCs w:val="24"/>
          </w:rPr>
          <w:t>Ut. Labore</w:t>
        </w:r>
        <w:r w:rsidRPr="0027638C">
          <w:rPr>
            <w:spacing w:val="-4"/>
            <w:sz w:val="24"/>
            <w:szCs w:val="24"/>
          </w:rPr>
          <w:t xml:space="preserve"> </w:t>
        </w:r>
        <w:r w:rsidRPr="0027638C">
          <w:rPr>
            <w:sz w:val="24"/>
            <w:szCs w:val="24"/>
          </w:rPr>
          <w:t>et</w:t>
        </w:r>
        <w:r w:rsidRPr="0027638C">
          <w:rPr>
            <w:spacing w:val="-4"/>
            <w:sz w:val="24"/>
            <w:szCs w:val="24"/>
          </w:rPr>
          <w:t xml:space="preserve"> </w:t>
        </w:r>
        <w:r w:rsidRPr="0027638C">
          <w:rPr>
            <w:sz w:val="24"/>
            <w:szCs w:val="24"/>
          </w:rPr>
          <w:t>dolore</w:t>
        </w:r>
        <w:r w:rsidRPr="0027638C">
          <w:rPr>
            <w:spacing w:val="-4"/>
            <w:sz w:val="24"/>
            <w:szCs w:val="24"/>
          </w:rPr>
          <w:t xml:space="preserve"> </w:t>
        </w:r>
        <w:r w:rsidRPr="0027638C">
          <w:rPr>
            <w:sz w:val="24"/>
            <w:szCs w:val="24"/>
          </w:rPr>
          <w:t>magna</w:t>
        </w:r>
        <w:r w:rsidRPr="0027638C">
          <w:rPr>
            <w:spacing w:val="-4"/>
            <w:sz w:val="24"/>
            <w:szCs w:val="24"/>
          </w:rPr>
          <w:t xml:space="preserve"> </w:t>
        </w:r>
        <w:r w:rsidRPr="0027638C">
          <w:rPr>
            <w:sz w:val="24"/>
            <w:szCs w:val="24"/>
          </w:rPr>
          <w:t>aliqua</w:t>
        </w:r>
        <w:r w:rsidRPr="0027638C">
          <w:rPr>
            <w:spacing w:val="-4"/>
            <w:sz w:val="24"/>
            <w:szCs w:val="24"/>
          </w:rPr>
          <w:t xml:space="preserve"> </w:t>
        </w:r>
        <w:r w:rsidRPr="0027638C">
          <w:rPr>
            <w:sz w:val="24"/>
            <w:szCs w:val="24"/>
          </w:rPr>
          <w:t>lorem</w:t>
        </w:r>
        <w:r w:rsidRPr="0027638C">
          <w:rPr>
            <w:spacing w:val="-4"/>
            <w:sz w:val="24"/>
            <w:szCs w:val="24"/>
          </w:rPr>
          <w:t xml:space="preserve"> </w:t>
        </w:r>
        <w:r w:rsidRPr="0027638C">
          <w:rPr>
            <w:sz w:val="24"/>
            <w:szCs w:val="24"/>
          </w:rPr>
          <w:t>ipsum</w:t>
        </w:r>
        <w:r w:rsidRPr="0027638C">
          <w:rPr>
            <w:spacing w:val="-4"/>
            <w:sz w:val="24"/>
            <w:szCs w:val="24"/>
          </w:rPr>
          <w:t xml:space="preserve"> </w:t>
        </w:r>
        <w:r w:rsidRPr="0027638C">
          <w:rPr>
            <w:sz w:val="24"/>
            <w:szCs w:val="24"/>
          </w:rPr>
          <w:t>dolor</w:t>
        </w:r>
        <w:r w:rsidRPr="0027638C">
          <w:rPr>
            <w:spacing w:val="-4"/>
            <w:sz w:val="24"/>
            <w:szCs w:val="24"/>
          </w:rPr>
          <w:t xml:space="preserve"> </w:t>
        </w:r>
        <w:r w:rsidRPr="0027638C">
          <w:rPr>
            <w:sz w:val="24"/>
            <w:szCs w:val="24"/>
          </w:rPr>
          <w:t>sit</w:t>
        </w:r>
        <w:r w:rsidRPr="0027638C">
          <w:rPr>
            <w:spacing w:val="-4"/>
            <w:sz w:val="24"/>
            <w:szCs w:val="24"/>
          </w:rPr>
          <w:t xml:space="preserve"> </w:t>
        </w:r>
        <w:r w:rsidRPr="0027638C">
          <w:rPr>
            <w:sz w:val="24"/>
            <w:szCs w:val="24"/>
          </w:rPr>
          <w:t>Amet</w:t>
        </w:r>
        <w:r w:rsidRPr="0027638C">
          <w:rPr>
            <w:spacing w:val="-4"/>
            <w:sz w:val="24"/>
            <w:szCs w:val="24"/>
          </w:rPr>
          <w:t xml:space="preserve"> </w:t>
        </w:r>
        <w:r w:rsidRPr="0027638C">
          <w:rPr>
            <w:sz w:val="24"/>
            <w:szCs w:val="24"/>
          </w:rPr>
          <w:t>consectetur</w:t>
        </w:r>
        <w:r w:rsidRPr="0027638C">
          <w:rPr>
            <w:spacing w:val="-5"/>
            <w:sz w:val="24"/>
            <w:szCs w:val="24"/>
          </w:rPr>
          <w:t xml:space="preserve"> </w:t>
        </w:r>
        <w:r w:rsidRPr="0027638C">
          <w:rPr>
            <w:sz w:val="24"/>
            <w:szCs w:val="24"/>
          </w:rPr>
          <w:t>Adipiscing</w:t>
        </w:r>
        <w:r w:rsidRPr="0027638C">
          <w:rPr>
            <w:spacing w:val="-4"/>
            <w:sz w:val="24"/>
            <w:szCs w:val="24"/>
          </w:rPr>
          <w:t xml:space="preserve"> </w:t>
        </w:r>
        <w:r w:rsidRPr="0027638C">
          <w:rPr>
            <w:sz w:val="24"/>
            <w:szCs w:val="24"/>
          </w:rPr>
          <w:t>elit</w:t>
        </w:r>
        <w:r w:rsidRPr="0027638C">
          <w:rPr>
            <w:spacing w:val="-4"/>
            <w:sz w:val="24"/>
            <w:szCs w:val="24"/>
          </w:rPr>
          <w:t xml:space="preserve"> </w:t>
        </w:r>
        <w:r w:rsidRPr="0027638C">
          <w:rPr>
            <w:sz w:val="24"/>
            <w:szCs w:val="24"/>
          </w:rPr>
          <w:t>sed</w:t>
        </w:r>
        <w:r w:rsidRPr="0027638C">
          <w:rPr>
            <w:spacing w:val="-4"/>
            <w:sz w:val="24"/>
            <w:szCs w:val="24"/>
          </w:rPr>
          <w:t xml:space="preserve"> </w:t>
        </w:r>
        <w:r w:rsidRPr="0027638C">
          <w:rPr>
            <w:sz w:val="24"/>
            <w:szCs w:val="24"/>
          </w:rPr>
          <w:t>do</w:t>
        </w:r>
        <w:r w:rsidRPr="0027638C">
          <w:rPr>
            <w:spacing w:val="-4"/>
            <w:sz w:val="24"/>
            <w:szCs w:val="24"/>
          </w:rPr>
          <w:t xml:space="preserve"> </w:t>
        </w:r>
        <w:r w:rsidRPr="0027638C">
          <w:rPr>
            <w:sz w:val="24"/>
            <w:szCs w:val="24"/>
          </w:rPr>
          <w:t>eiusmod tempor incididunt ut labore et dolore magna aliqua lorem Ipsum Dolor Sit amet consectetur. “</w:t>
        </w:r>
        <w:r w:rsidRPr="0027638C">
          <w:rPr>
            <w:b/>
            <w:sz w:val="24"/>
            <w:szCs w:val="24"/>
          </w:rPr>
          <w:t>Adipiscing Elit</w:t>
        </w:r>
        <w:r w:rsidRPr="0027638C">
          <w:rPr>
            <w:sz w:val="24"/>
            <w:szCs w:val="24"/>
          </w:rPr>
          <w:t>”</w:t>
        </w:r>
        <w:r w:rsidRPr="0027638C">
          <w:rPr>
            <w:spacing w:val="-5"/>
            <w:sz w:val="24"/>
            <w:szCs w:val="24"/>
          </w:rPr>
          <w:t xml:space="preserve"> </w:t>
        </w:r>
        <w:r w:rsidRPr="0027638C">
          <w:rPr>
            <w:sz w:val="24"/>
            <w:szCs w:val="24"/>
          </w:rPr>
          <w:t>sed</w:t>
        </w:r>
        <w:r w:rsidRPr="0027638C">
          <w:rPr>
            <w:spacing w:val="-5"/>
            <w:sz w:val="24"/>
            <w:szCs w:val="24"/>
          </w:rPr>
          <w:t xml:space="preserve"> </w:t>
        </w:r>
        <w:r w:rsidRPr="0027638C">
          <w:rPr>
            <w:sz w:val="24"/>
            <w:szCs w:val="24"/>
          </w:rPr>
          <w:t>do</w:t>
        </w:r>
        <w:r w:rsidRPr="0027638C">
          <w:rPr>
            <w:spacing w:val="-5"/>
            <w:sz w:val="24"/>
            <w:szCs w:val="24"/>
          </w:rPr>
          <w:t xml:space="preserve"> </w:t>
        </w:r>
        <w:r w:rsidRPr="0027638C">
          <w:rPr>
            <w:sz w:val="24"/>
            <w:szCs w:val="24"/>
          </w:rPr>
          <w:t>eiusmod</w:t>
        </w:r>
        <w:r w:rsidRPr="0027638C">
          <w:rPr>
            <w:spacing w:val="-5"/>
            <w:sz w:val="24"/>
            <w:szCs w:val="24"/>
          </w:rPr>
          <w:t xml:space="preserve"> </w:t>
        </w:r>
        <w:r w:rsidRPr="0027638C">
          <w:rPr>
            <w:sz w:val="24"/>
            <w:szCs w:val="24"/>
          </w:rPr>
          <w:t>tempor</w:t>
        </w:r>
        <w:r w:rsidRPr="0027638C">
          <w:rPr>
            <w:spacing w:val="-5"/>
            <w:sz w:val="24"/>
            <w:szCs w:val="24"/>
          </w:rPr>
          <w:t xml:space="preserve"> </w:t>
        </w:r>
        <w:r w:rsidRPr="0027638C">
          <w:rPr>
            <w:sz w:val="24"/>
            <w:szCs w:val="24"/>
          </w:rPr>
          <w:t>incididunt:</w:t>
        </w:r>
        <w:r w:rsidRPr="0027638C">
          <w:rPr>
            <w:spacing w:val="-5"/>
            <w:sz w:val="24"/>
            <w:szCs w:val="24"/>
          </w:rPr>
          <w:t xml:space="preserve"> </w:t>
        </w:r>
        <w:r w:rsidRPr="0027638C">
          <w:rPr>
            <w:sz w:val="24"/>
            <w:szCs w:val="24"/>
          </w:rPr>
          <w:t>(ut)</w:t>
        </w:r>
        <w:r w:rsidRPr="0027638C">
          <w:rPr>
            <w:spacing w:val="-5"/>
            <w:sz w:val="24"/>
            <w:szCs w:val="24"/>
          </w:rPr>
          <w:t xml:space="preserve"> </w:t>
        </w:r>
        <w:r w:rsidRPr="0027638C">
          <w:rPr>
            <w:sz w:val="24"/>
            <w:szCs w:val="24"/>
          </w:rPr>
          <w:t>labore</w:t>
        </w:r>
        <w:r w:rsidRPr="0027638C">
          <w:rPr>
            <w:spacing w:val="-5"/>
            <w:sz w:val="24"/>
            <w:szCs w:val="24"/>
          </w:rPr>
          <w:t xml:space="preserve"> </w:t>
        </w:r>
        <w:r w:rsidRPr="0027638C">
          <w:rPr>
            <w:sz w:val="24"/>
            <w:szCs w:val="24"/>
          </w:rPr>
          <w:t>et</w:t>
        </w:r>
        <w:r w:rsidRPr="0027638C">
          <w:rPr>
            <w:spacing w:val="-6"/>
            <w:sz w:val="24"/>
            <w:szCs w:val="24"/>
          </w:rPr>
          <w:t xml:space="preserve"> </w:t>
        </w:r>
        <w:r w:rsidRPr="0027638C">
          <w:rPr>
            <w:sz w:val="24"/>
            <w:szCs w:val="24"/>
          </w:rPr>
          <w:t>Dolore</w:t>
        </w:r>
        <w:r w:rsidRPr="0027638C">
          <w:rPr>
            <w:spacing w:val="-5"/>
            <w:sz w:val="24"/>
            <w:szCs w:val="24"/>
          </w:rPr>
          <w:t xml:space="preserve"> </w:t>
        </w:r>
        <w:r w:rsidRPr="0027638C">
          <w:rPr>
            <w:sz w:val="24"/>
            <w:szCs w:val="24"/>
          </w:rPr>
          <w:t>magna</w:t>
        </w:r>
        <w:r w:rsidRPr="0027638C">
          <w:rPr>
            <w:spacing w:val="-5"/>
            <w:sz w:val="24"/>
            <w:szCs w:val="24"/>
          </w:rPr>
          <w:t xml:space="preserve"> </w:t>
        </w:r>
        <w:r w:rsidRPr="0027638C">
          <w:rPr>
            <w:sz w:val="24"/>
            <w:szCs w:val="24"/>
          </w:rPr>
          <w:t>aliqua</w:t>
        </w:r>
        <w:r w:rsidRPr="0027638C">
          <w:rPr>
            <w:spacing w:val="-5"/>
            <w:sz w:val="24"/>
            <w:szCs w:val="24"/>
          </w:rPr>
          <w:t xml:space="preserve"> </w:t>
        </w:r>
        <w:r w:rsidRPr="0027638C">
          <w:rPr>
            <w:sz w:val="24"/>
            <w:szCs w:val="24"/>
          </w:rPr>
          <w:t>Lorem Ipsum; (dolor) sit amet consectetur-adipiscing elit sed do eiusmod tempor incididunt ut Labore’et dolore; (magna) aliqua lorem Ipsum Dolor Sit amet consectetur Adipiscing’elit sed do Eiusmod tempor incididunt</w:t>
        </w:r>
        <w:r w:rsidRPr="0027638C">
          <w:rPr>
            <w:spacing w:val="-5"/>
            <w:sz w:val="24"/>
            <w:szCs w:val="24"/>
          </w:rPr>
          <w:t xml:space="preserve"> </w:t>
        </w:r>
        <w:r w:rsidRPr="0027638C">
          <w:rPr>
            <w:sz w:val="24"/>
            <w:szCs w:val="24"/>
          </w:rPr>
          <w:t>ut</w:t>
        </w:r>
        <w:r w:rsidRPr="0027638C">
          <w:rPr>
            <w:spacing w:val="-5"/>
            <w:sz w:val="24"/>
            <w:szCs w:val="24"/>
          </w:rPr>
          <w:t xml:space="preserve"> </w:t>
        </w:r>
        <w:r w:rsidRPr="0027638C">
          <w:rPr>
            <w:sz w:val="24"/>
            <w:szCs w:val="24"/>
          </w:rPr>
          <w:t>Labore</w:t>
        </w:r>
        <w:r w:rsidRPr="0027638C">
          <w:rPr>
            <w:spacing w:val="-6"/>
            <w:sz w:val="24"/>
            <w:szCs w:val="24"/>
          </w:rPr>
          <w:t xml:space="preserve"> </w:t>
        </w:r>
        <w:r w:rsidRPr="0027638C">
          <w:rPr>
            <w:sz w:val="24"/>
            <w:szCs w:val="24"/>
          </w:rPr>
          <w:t>8(et)</w:t>
        </w:r>
        <w:r w:rsidRPr="0027638C">
          <w:rPr>
            <w:spacing w:val="-5"/>
            <w:sz w:val="24"/>
            <w:szCs w:val="24"/>
          </w:rPr>
          <w:t xml:space="preserve"> </w:t>
        </w:r>
        <w:r w:rsidRPr="0027638C">
          <w:rPr>
            <w:sz w:val="24"/>
            <w:szCs w:val="24"/>
          </w:rPr>
          <w:t>dolore</w:t>
        </w:r>
        <w:r w:rsidRPr="0027638C">
          <w:rPr>
            <w:spacing w:val="-5"/>
            <w:sz w:val="24"/>
            <w:szCs w:val="24"/>
          </w:rPr>
          <w:t xml:space="preserve"> </w:t>
        </w:r>
        <w:r w:rsidRPr="0027638C">
          <w:rPr>
            <w:sz w:val="24"/>
            <w:szCs w:val="24"/>
          </w:rPr>
          <w:t>magna</w:t>
        </w:r>
        <w:r w:rsidRPr="0027638C">
          <w:rPr>
            <w:spacing w:val="-5"/>
            <w:sz w:val="24"/>
            <w:szCs w:val="24"/>
          </w:rPr>
          <w:t xml:space="preserve"> </w:t>
        </w:r>
        <w:r w:rsidRPr="0027638C">
          <w:rPr>
            <w:sz w:val="24"/>
            <w:szCs w:val="24"/>
          </w:rPr>
          <w:t>Aliqua;</w:t>
        </w:r>
        <w:r w:rsidRPr="0027638C">
          <w:rPr>
            <w:spacing w:val="-5"/>
            <w:sz w:val="24"/>
            <w:szCs w:val="24"/>
          </w:rPr>
          <w:t xml:space="preserve"> </w:t>
        </w:r>
        <w:r w:rsidRPr="0027638C">
          <w:rPr>
            <w:sz w:val="24"/>
            <w:szCs w:val="24"/>
          </w:rPr>
          <w:t>(lorem)</w:t>
        </w:r>
        <w:r w:rsidRPr="0027638C">
          <w:rPr>
            <w:spacing w:val="-5"/>
            <w:sz w:val="24"/>
            <w:szCs w:val="24"/>
          </w:rPr>
          <w:t xml:space="preserve"> </w:t>
        </w:r>
        <w:r w:rsidRPr="0027638C">
          <w:rPr>
            <w:sz w:val="24"/>
            <w:szCs w:val="24"/>
          </w:rPr>
          <w:t>ipsum</w:t>
        </w:r>
        <w:r w:rsidRPr="0027638C">
          <w:rPr>
            <w:spacing w:val="-5"/>
            <w:sz w:val="24"/>
            <w:szCs w:val="24"/>
          </w:rPr>
          <w:t xml:space="preserve"> </w:t>
        </w:r>
        <w:r w:rsidRPr="0027638C">
          <w:rPr>
            <w:sz w:val="24"/>
            <w:szCs w:val="24"/>
          </w:rPr>
          <w:t>Dolor</w:t>
        </w:r>
        <w:r w:rsidRPr="0027638C">
          <w:rPr>
            <w:spacing w:val="-5"/>
            <w:sz w:val="24"/>
            <w:szCs w:val="24"/>
          </w:rPr>
          <w:t xml:space="preserve"> </w:t>
        </w:r>
        <w:r w:rsidRPr="0027638C">
          <w:rPr>
            <w:sz w:val="24"/>
            <w:szCs w:val="24"/>
          </w:rPr>
          <w:t>Sit</w:t>
        </w:r>
        <w:r w:rsidRPr="0027638C">
          <w:rPr>
            <w:spacing w:val="-5"/>
            <w:sz w:val="24"/>
            <w:szCs w:val="24"/>
          </w:rPr>
          <w:t xml:space="preserve"> </w:t>
        </w:r>
        <w:r w:rsidRPr="0027638C">
          <w:rPr>
            <w:sz w:val="24"/>
            <w:szCs w:val="24"/>
          </w:rPr>
          <w:t>Amet;</w:t>
        </w:r>
        <w:r w:rsidRPr="0027638C">
          <w:rPr>
            <w:spacing w:val="-5"/>
            <w:sz w:val="24"/>
            <w:szCs w:val="24"/>
          </w:rPr>
          <w:t xml:space="preserve"> </w:t>
        </w:r>
        <w:r w:rsidRPr="0027638C">
          <w:rPr>
            <w:sz w:val="24"/>
            <w:szCs w:val="24"/>
          </w:rPr>
          <w:t>(consectetur)</w:t>
        </w:r>
        <w:r w:rsidRPr="0027638C">
          <w:rPr>
            <w:spacing w:val="-5"/>
            <w:sz w:val="24"/>
            <w:szCs w:val="24"/>
          </w:rPr>
          <w:t xml:space="preserve"> </w:t>
        </w:r>
        <w:r w:rsidRPr="0027638C">
          <w:rPr>
            <w:sz w:val="24"/>
            <w:szCs w:val="24"/>
          </w:rPr>
          <w:t>Adipiscing’elit</w:t>
        </w:r>
        <w:r w:rsidRPr="0027638C">
          <w:rPr>
            <w:spacing w:val="-5"/>
            <w:sz w:val="24"/>
            <w:szCs w:val="24"/>
          </w:rPr>
          <w:t xml:space="preserve"> </w:t>
        </w:r>
        <w:r w:rsidRPr="0027638C">
          <w:rPr>
            <w:sz w:val="24"/>
            <w:szCs w:val="24"/>
          </w:rPr>
          <w:t>sed do eiusmod Tempor; incididunt (ut) labore et dolore magna aliqua lorem ipsum dolor-sit-amet consectetur.</w:t>
        </w:r>
      </w:ins>
    </w:p>
    <w:p w14:paraId="584D926E" w14:textId="77777777" w:rsidR="009609E8" w:rsidRDefault="00A96A35" w:rsidRPr="0027638C">
      <w:pPr>
        <w:pStyle w:val="ListParagraph"/>
        <w:numPr>
          <w:ilvl w:val="0"/>
          <w:numId w:val="2"/>
        </w:numPr>
        <w:tabs>
          <w:tab w:pos="718" w:val="left"/>
          <w:tab w:pos="720" w:val="left"/>
        </w:tabs>
        <w:ind w:right="360"/>
        <w:rPr>
          <w:ins w16du:dateUtc="2026-07-07T18:18:00Z" w:author="Author" w:date="2026-07-07T20:18:00Z" w:id="20055"/>
          <w:sz w:val="24"/>
          <w:szCs w:val="24"/>
        </w:rPr>
      </w:pPr>
      <w:ins w16du:dateUtc="2026-07-07T18:18:00Z" w:author="Author" w:date="2026-07-07T20:18:00Z" w:id="20056">
        <w:r w:rsidRPr="0027638C">
          <w:rPr>
            <w:sz w:val="24"/>
            <w:szCs w:val="24"/>
          </w:rPr>
          <w:t>Adipiscing elit sed do eiusmod tempor incididunt ut Labore Et, Dolore magna aliqua lorem ipsum dolor sit amet consectetur Adipiscing elit sed (do “</w:t>
        </w:r>
        <w:r w:rsidRPr="0027638C">
          <w:rPr>
            <w:b/>
            <w:sz w:val="24"/>
            <w:szCs w:val="24"/>
          </w:rPr>
          <w:t>Eiusmod Tempor</w:t>
        </w:r>
        <w:r w:rsidRPr="0027638C">
          <w:rPr>
            <w:sz w:val="24"/>
            <w:szCs w:val="24"/>
          </w:rPr>
          <w:t>”):</w:t>
        </w:r>
      </w:ins>
    </w:p>
    <w:p w14:paraId="584D926F" w14:textId="77777777" w:rsidR="009609E8" w:rsidRDefault="009609E8" w:rsidRPr="0027638C">
      <w:pPr>
        <w:pStyle w:val="BodyText"/>
        <w:spacing w:before="7"/>
        <w:ind w:firstLine="0" w:left="0"/>
        <w:jc w:val="left"/>
        <w:rPr>
          <w:ins w16du:dateUtc="2026-07-07T18:18:00Z" w:author="Author" w:date="2026-07-07T20:18:00Z" w:id="20057"/>
          <w:sz w:val="24"/>
          <w:szCs w:val="24"/>
        </w:rPr>
      </w:pPr>
    </w:p>
    <w:tbl>
      <w:tblPr>
        <w:tblW w:type="auto" w:w="0"/>
        <w:tblInd w:type="dxa" w:w="73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CellMar>
          <w:left w:type="dxa" w:w="0"/>
          <w:right w:type="dxa" w:w="0"/>
        </w:tblCellMar>
        <w:tblLook w:firstColumn="1" w:firstRow="1" w:lastColumn="1" w:lastRow="1" w:noHBand="0" w:noVBand="0" w:val="01E0"/>
      </w:tblPr>
      <w:tblGrid>
        <w:gridCol w:w="4315"/>
        <w:gridCol w:w="4315"/>
      </w:tblGrid>
      <w:tr w14:paraId="584D9272" w14:textId="77777777" w:rsidR="009609E8" w:rsidRPr="0027638C">
        <w:trPr>
          <w:trHeight w:val="1002"/>
          <w:ins w16du:dateUtc="2026-07-07T18:18:00Z" w:author="Author" w:date="2026-07-07T20:18:00Z" w:id="20058"/>
        </w:trPr>
        <w:tc>
          <w:tcPr>
            <w:tcW w:type="dxa" w:w="4315"/>
          </w:tcPr>
          <w:p w14:paraId="584D9270" w14:textId="77777777" w:rsidR="009609E8" w:rsidRDefault="00A96A35" w:rsidRPr="0027638C">
            <w:pPr>
              <w:pStyle w:val="TableParagraph"/>
              <w:spacing w:before="5"/>
              <w:ind w:left="110"/>
              <w:rPr>
                <w:ins w16du:dateUtc="2026-07-07T18:18:00Z" w:author="Author" w:date="2026-07-07T20:18:00Z" w:id="20059"/>
                <w:sz w:val="24"/>
                <w:szCs w:val="24"/>
              </w:rPr>
            </w:pPr>
            <w:ins w16du:dateUtc="2026-07-07T18:18:00Z" w:author="Author" w:date="2026-07-07T20:18:00Z" w:id="20060">
              <w:r w:rsidRPr="0027638C">
                <w:rPr>
                  <w:sz w:val="24"/>
                  <w:szCs w:val="24"/>
                </w:rPr>
                <w:t>Incididunt</w:t>
              </w:r>
              <w:r w:rsidRPr="0027638C">
                <w:rPr>
                  <w:spacing w:val="-7"/>
                  <w:sz w:val="24"/>
                  <w:szCs w:val="24"/>
                </w:rPr>
                <w:t xml:space="preserve"> </w:t>
              </w:r>
              <w:r w:rsidRPr="0027638C">
                <w:rPr>
                  <w:sz w:val="24"/>
                  <w:szCs w:val="24"/>
                </w:rPr>
                <w:t>Ut</w:t>
              </w:r>
              <w:r w:rsidRPr="0027638C">
                <w:rPr>
                  <w:spacing w:val="-6"/>
                  <w:sz w:val="24"/>
                  <w:szCs w:val="24"/>
                </w:rPr>
                <w:t xml:space="preserve"> </w:t>
              </w:r>
              <w:r w:rsidRPr="0027638C">
                <w:rPr>
                  <w:spacing w:val="-2"/>
                  <w:sz w:val="24"/>
                  <w:szCs w:val="24"/>
                </w:rPr>
                <w:t>Labore</w:t>
              </w:r>
            </w:ins>
          </w:p>
        </w:tc>
        <w:tc>
          <w:tcPr>
            <w:tcW w:type="dxa" w:w="4315"/>
          </w:tcPr>
          <w:p w14:paraId="584D9271" w14:textId="77777777" w:rsidR="009609E8" w:rsidRDefault="00A96A35" w:rsidRPr="0027638C">
            <w:pPr>
              <w:pStyle w:val="TableParagraph"/>
              <w:spacing w:before="1"/>
              <w:ind w:left="105" w:right="95"/>
              <w:jc w:val="both"/>
              <w:rPr>
                <w:ins w16du:dateUtc="2026-07-07T18:18:00Z" w:author="Author" w:date="2026-07-07T20:18:00Z" w:id="20061"/>
                <w:sz w:val="24"/>
                <w:szCs w:val="24"/>
              </w:rPr>
            </w:pPr>
            <w:ins w16du:dateUtc="2026-07-07T18:18:00Z" w:author="Author" w:date="2026-07-07T20:18:00Z" w:id="20062">
              <w:r w:rsidRPr="0027638C">
                <w:rPr>
                  <w:sz w:val="24"/>
                  <w:szCs w:val="24"/>
                </w:rPr>
                <w:t>Et</w:t>
              </w:r>
              <w:r w:rsidRPr="0027638C">
                <w:rPr>
                  <w:spacing w:val="-1"/>
                  <w:sz w:val="24"/>
                  <w:szCs w:val="24"/>
                </w:rPr>
                <w:t xml:space="preserve"> </w:t>
              </w:r>
              <w:r w:rsidRPr="0027638C">
                <w:rPr>
                  <w:sz w:val="24"/>
                  <w:szCs w:val="24"/>
                </w:rPr>
                <w:t>Dolore (magna</w:t>
              </w:r>
              <w:r w:rsidRPr="0027638C">
                <w:rPr>
                  <w:spacing w:val="-1"/>
                  <w:sz w:val="24"/>
                  <w:szCs w:val="24"/>
                </w:rPr>
                <w:t xml:space="preserve"> </w:t>
              </w:r>
              <w:r w:rsidRPr="0027638C">
                <w:rPr>
                  <w:sz w:val="24"/>
                  <w:szCs w:val="24"/>
                </w:rPr>
                <w:t>aliqua</w:t>
              </w:r>
              <w:r w:rsidRPr="0027638C">
                <w:rPr>
                  <w:spacing w:val="-1"/>
                  <w:sz w:val="24"/>
                  <w:szCs w:val="24"/>
                </w:rPr>
                <w:t xml:space="preserve"> </w:t>
              </w:r>
              <w:r w:rsidRPr="0027638C">
                <w:rPr>
                  <w:sz w:val="24"/>
                  <w:szCs w:val="24"/>
                </w:rPr>
                <w:t>lorem</w:t>
              </w:r>
              <w:r w:rsidRPr="0027638C">
                <w:rPr>
                  <w:spacing w:val="-1"/>
                  <w:sz w:val="24"/>
                  <w:szCs w:val="24"/>
                </w:rPr>
                <w:t xml:space="preserve"> </w:t>
              </w:r>
              <w:r w:rsidRPr="0027638C">
                <w:rPr>
                  <w:sz w:val="24"/>
                  <w:szCs w:val="24"/>
                </w:rPr>
                <w:t>ipsum dolor</w:t>
              </w:r>
              <w:r w:rsidRPr="0027638C">
                <w:rPr>
                  <w:spacing w:val="-1"/>
                  <w:sz w:val="24"/>
                  <w:szCs w:val="24"/>
                </w:rPr>
                <w:t xml:space="preserve"> </w:t>
              </w:r>
              <w:r w:rsidRPr="0027638C">
                <w:rPr>
                  <w:sz w:val="24"/>
                  <w:szCs w:val="24"/>
                </w:rPr>
                <w:t>Sit</w:t>
              </w:r>
              <w:r w:rsidRPr="0027638C">
                <w:rPr>
                  <w:spacing w:val="-1"/>
                  <w:sz w:val="24"/>
                  <w:szCs w:val="24"/>
                </w:rPr>
                <w:t xml:space="preserve"> </w:t>
              </w:r>
              <w:r w:rsidRPr="0027638C">
                <w:rPr>
                  <w:sz w:val="24"/>
                  <w:szCs w:val="24"/>
                </w:rPr>
                <w:t>amet consectetur Adipiscing Elit Sed do eiusmod tempor incididunt ut)</w:t>
              </w:r>
            </w:ins>
          </w:p>
        </w:tc>
      </w:tr>
      <w:tr w14:paraId="584D9275" w14:textId="77777777" w:rsidR="009609E8" w:rsidRPr="0027638C">
        <w:trPr>
          <w:trHeight w:val="743"/>
          <w:ins w16du:dateUtc="2026-07-07T18:18:00Z" w:author="Author" w:date="2026-07-07T20:18:00Z" w:id="20063"/>
        </w:trPr>
        <w:tc>
          <w:tcPr>
            <w:tcW w:type="dxa" w:w="4315"/>
          </w:tcPr>
          <w:p w14:paraId="584D9273" w14:textId="77777777" w:rsidR="009609E8" w:rsidRDefault="00A96A35" w:rsidRPr="0027638C">
            <w:pPr>
              <w:pStyle w:val="TableParagraph"/>
              <w:spacing w:line="242" w:lineRule="auto"/>
              <w:ind w:left="110"/>
              <w:rPr>
                <w:ins w16du:dateUtc="2026-07-07T18:18:00Z" w:author="Author" w:date="2026-07-07T20:18:00Z" w:id="20064"/>
                <w:sz w:val="24"/>
                <w:szCs w:val="24"/>
              </w:rPr>
            </w:pPr>
            <w:ins w16du:dateUtc="2026-07-07T18:18:00Z" w:author="Author" w:date="2026-07-07T20:18:00Z" w:id="20065">
              <w:r w:rsidRPr="0027638C">
                <w:rPr>
                  <w:sz w:val="24"/>
                  <w:szCs w:val="24"/>
                </w:rPr>
                <w:t xml:space="preserve">Labore et 99.95% dolore magna aliqua lorem ipsum dolor </w:t>
              </w:r>
              <w:r w:rsidRPr="0027638C">
                <w:rPr>
                  <w:spacing w:val="-2"/>
                  <w:sz w:val="24"/>
                  <w:szCs w:val="24"/>
                </w:rPr>
                <w:t>99.9%</w:t>
              </w:r>
            </w:ins>
          </w:p>
        </w:tc>
        <w:tc>
          <w:tcPr>
            <w:tcW w:type="dxa" w:w="4315"/>
          </w:tcPr>
          <w:p w14:paraId="584D9274" w14:textId="77777777" w:rsidR="009609E8" w:rsidRDefault="00A96A35" w:rsidRPr="0027638C">
            <w:pPr>
              <w:pStyle w:val="TableParagraph"/>
              <w:spacing w:before="1"/>
              <w:ind w:left="105"/>
              <w:rPr>
                <w:ins w16du:dateUtc="2026-07-07T18:18:00Z" w:author="Author" w:date="2026-07-07T20:18:00Z" w:id="20066"/>
                <w:sz w:val="24"/>
                <w:szCs w:val="24"/>
              </w:rPr>
            </w:pPr>
            <w:ins w16du:dateUtc="2026-07-07T18:18:00Z" w:author="Author" w:date="2026-07-07T20:18:00Z" w:id="20067">
              <w:r w:rsidRPr="0027638C">
                <w:rPr>
                  <w:spacing w:val="-5"/>
                  <w:sz w:val="24"/>
                  <w:szCs w:val="24"/>
                </w:rPr>
                <w:t>5%</w:t>
              </w:r>
            </w:ins>
          </w:p>
        </w:tc>
      </w:tr>
      <w:tr w14:paraId="584D9278" w14:textId="77777777" w:rsidR="009609E8" w:rsidRPr="0027638C">
        <w:trPr>
          <w:trHeight w:val="748"/>
          <w:ins w16du:dateUtc="2026-07-07T18:18:00Z" w:author="Author" w:date="2026-07-07T20:18:00Z" w:id="20068"/>
        </w:trPr>
        <w:tc>
          <w:tcPr>
            <w:tcW w:type="dxa" w:w="4315"/>
          </w:tcPr>
          <w:p w14:paraId="584D9276" w14:textId="77777777" w:rsidR="009609E8" w:rsidRDefault="00A96A35" w:rsidRPr="0027638C">
            <w:pPr>
              <w:pStyle w:val="TableParagraph"/>
              <w:spacing w:before="1"/>
              <w:ind w:left="110"/>
              <w:rPr>
                <w:ins w16du:dateUtc="2026-07-07T18:18:00Z" w:author="Author" w:date="2026-07-07T20:18:00Z" w:id="20069"/>
                <w:sz w:val="24"/>
                <w:szCs w:val="24"/>
              </w:rPr>
            </w:pPr>
            <w:ins w16du:dateUtc="2026-07-07T18:18:00Z" w:author="Author" w:date="2026-07-07T20:18:00Z" w:id="20070">
              <w:r w:rsidRPr="0027638C">
                <w:rPr>
                  <w:sz w:val="24"/>
                  <w:szCs w:val="24"/>
                </w:rPr>
                <w:t xml:space="preserve">Sit amet 99.9% consectetur adipiscing elit sed do eiusmod </w:t>
              </w:r>
              <w:r w:rsidRPr="0027638C">
                <w:rPr>
                  <w:spacing w:val="-2"/>
                  <w:sz w:val="24"/>
                  <w:szCs w:val="24"/>
                </w:rPr>
                <w:t>99.5%</w:t>
              </w:r>
            </w:ins>
          </w:p>
        </w:tc>
        <w:tc>
          <w:tcPr>
            <w:tcW w:type="dxa" w:w="4315"/>
          </w:tcPr>
          <w:p w14:paraId="584D9277" w14:textId="77777777" w:rsidR="009609E8" w:rsidRDefault="00A96A35" w:rsidRPr="0027638C">
            <w:pPr>
              <w:pStyle w:val="TableParagraph"/>
              <w:spacing w:before="1"/>
              <w:ind w:left="105"/>
              <w:rPr>
                <w:ins w16du:dateUtc="2026-07-07T18:18:00Z" w:author="Author" w:date="2026-07-07T20:18:00Z" w:id="20071"/>
                <w:sz w:val="24"/>
                <w:szCs w:val="24"/>
              </w:rPr>
            </w:pPr>
            <w:ins w16du:dateUtc="2026-07-07T18:18:00Z" w:author="Author" w:date="2026-07-07T20:18:00Z" w:id="20072">
              <w:r w:rsidRPr="0027638C">
                <w:rPr>
                  <w:spacing w:val="-5"/>
                  <w:sz w:val="24"/>
                  <w:szCs w:val="24"/>
                </w:rPr>
                <w:t>20%</w:t>
              </w:r>
            </w:ins>
          </w:p>
        </w:tc>
      </w:tr>
      <w:tr w14:paraId="584D927B" w14:textId="77777777" w:rsidR="009609E8" w:rsidRPr="0027638C">
        <w:trPr>
          <w:trHeight w:val="489"/>
          <w:ins w16du:dateUtc="2026-07-07T18:18:00Z" w:author="Author" w:date="2026-07-07T20:18:00Z" w:id="20073"/>
        </w:trPr>
        <w:tc>
          <w:tcPr>
            <w:tcW w:type="dxa" w:w="4315"/>
          </w:tcPr>
          <w:p w14:paraId="584D9279" w14:textId="77777777" w:rsidR="009609E8" w:rsidRDefault="00A96A35" w:rsidRPr="0027638C">
            <w:pPr>
              <w:pStyle w:val="TableParagraph"/>
              <w:spacing w:before="1"/>
              <w:ind w:left="110"/>
              <w:rPr>
                <w:ins w16du:dateUtc="2026-07-07T18:18:00Z" w:author="Author" w:date="2026-07-07T20:18:00Z" w:id="20074"/>
                <w:sz w:val="24"/>
                <w:szCs w:val="24"/>
              </w:rPr>
            </w:pPr>
            <w:ins w16du:dateUtc="2026-07-07T18:18:00Z" w:author="Author" w:date="2026-07-07T20:18:00Z" w:id="20075">
              <w:r w:rsidRPr="0027638C">
                <w:rPr>
                  <w:sz w:val="24"/>
                  <w:szCs w:val="24"/>
                </w:rPr>
                <w:t>Tempor</w:t>
              </w:r>
              <w:r w:rsidRPr="0027638C">
                <w:rPr>
                  <w:spacing w:val="-4"/>
                  <w:sz w:val="24"/>
                  <w:szCs w:val="24"/>
                </w:rPr>
                <w:t xml:space="preserve"> </w:t>
              </w:r>
              <w:r w:rsidRPr="0027638C">
                <w:rPr>
                  <w:sz w:val="24"/>
                  <w:szCs w:val="24"/>
                </w:rPr>
                <w:t>incididunt</w:t>
              </w:r>
              <w:r w:rsidRPr="0027638C">
                <w:rPr>
                  <w:spacing w:val="-4"/>
                  <w:sz w:val="24"/>
                  <w:szCs w:val="24"/>
                </w:rPr>
                <w:t xml:space="preserve"> </w:t>
              </w:r>
              <w:r w:rsidRPr="0027638C">
                <w:rPr>
                  <w:spacing w:val="-2"/>
                  <w:sz w:val="24"/>
                  <w:szCs w:val="24"/>
                </w:rPr>
                <w:t>99.5%</w:t>
              </w:r>
            </w:ins>
          </w:p>
        </w:tc>
        <w:tc>
          <w:tcPr>
            <w:tcW w:type="dxa" w:w="4315"/>
          </w:tcPr>
          <w:p w14:paraId="584D927A" w14:textId="77777777" w:rsidR="009609E8" w:rsidRDefault="00A96A35" w:rsidRPr="0027638C">
            <w:pPr>
              <w:pStyle w:val="TableParagraph"/>
              <w:spacing w:before="1"/>
              <w:ind w:left="105"/>
              <w:rPr>
                <w:ins w16du:dateUtc="2026-07-07T18:18:00Z" w:author="Author" w:date="2026-07-07T20:18:00Z" w:id="20076"/>
                <w:sz w:val="24"/>
                <w:szCs w:val="24"/>
              </w:rPr>
            </w:pPr>
            <w:ins w16du:dateUtc="2026-07-07T18:18:00Z" w:author="Author" w:date="2026-07-07T20:18:00Z" w:id="20077">
              <w:r w:rsidRPr="0027638C">
                <w:rPr>
                  <w:spacing w:val="-5"/>
                  <w:sz w:val="24"/>
                  <w:szCs w:val="24"/>
                </w:rPr>
                <w:t>50%</w:t>
              </w:r>
            </w:ins>
          </w:p>
        </w:tc>
      </w:tr>
    </w:tbl>
    <w:p w14:paraId="584D927C" w14:textId="77777777" w:rsidR="009609E8" w:rsidRDefault="009609E8" w:rsidRPr="0027638C">
      <w:pPr>
        <w:pStyle w:val="BodyText"/>
        <w:spacing w:before="244"/>
        <w:ind w:firstLine="0" w:left="0"/>
        <w:jc w:val="left"/>
        <w:rPr>
          <w:ins w16du:dateUtc="2026-07-07T18:18:00Z" w:author="Author" w:date="2026-07-07T20:18:00Z" w:id="20078"/>
          <w:sz w:val="24"/>
          <w:szCs w:val="24"/>
        </w:rPr>
      </w:pPr>
    </w:p>
    <w:p w14:paraId="584D927D" w14:textId="77777777" w:rsidR="009609E8" w:rsidRDefault="00A96A35" w:rsidRPr="0027638C">
      <w:pPr>
        <w:pStyle w:val="ListParagraph"/>
        <w:numPr>
          <w:ilvl w:val="0"/>
          <w:numId w:val="2"/>
        </w:numPr>
        <w:tabs>
          <w:tab w:pos="718" w:val="left"/>
          <w:tab w:pos="720" w:val="left"/>
        </w:tabs>
        <w:spacing w:before="0"/>
        <w:ind w:right="355"/>
        <w:rPr>
          <w:sz w:val="24"/>
          <w:rPrChange w16du:dateUtc="2026-07-07T18:18:00Z" w:author="Author" w:date="2026-07-07T20:18:00Z" w:id="20079">
            <w:rPr>
              <w:rFonts w:ascii="Times New Roman"/>
              <w:color w:val="000000"/>
            </w:rPr>
          </w:rPrChange>
        </w:rPr>
        <w:pPrChange w16du:dateUtc="2026-07-07T18:18:00Z" w:author="Author" w:date="2026-07-07T20:18:00Z" w:id="20080">
          <w:pPr>
            <w:spacing w:after="0" w:before="740" w:line="253" w:lineRule="exact"/>
            <w:jc w:val="left"/>
          </w:pPr>
        </w:pPrChange>
      </w:pPr>
      <w:r w:rsidRPr="0027638C">
        <w:rPr>
          <w:sz w:val="24"/>
          <w:rPrChange w16du:dateUtc="2026-07-07T18:18:00Z" w:author="Author" w:date="2026-07-07T20:18:00Z" w:id="20081">
            <w:rPr>
              <w:rFonts w:ascii="Times New Roman"/>
              <w:color w:val="000000"/>
            </w:rPr>
          </w:rPrChange>
        </w:rPr>
        <w:t>Ut</w:t>
      </w:r>
      <w:r w:rsidRPr="0027638C">
        <w:rPr>
          <w:sz w:val="24"/>
          <w:rPrChange w16du:dateUtc="2026-07-07T18:18:00Z" w:author="Author" w:date="2026-07-07T20:18:00Z" w:id="20082">
            <w:rPr>
              <w:rFonts w:ascii="Times New Roman"/>
              <w:color w:val="000000"/>
              <w:spacing w:val="12"/>
            </w:rPr>
          </w:rPrChange>
        </w:rPr>
        <w:t xml:space="preserve"> </w:t>
      </w:r>
      <w:r w:rsidRPr="0027638C">
        <w:rPr>
          <w:sz w:val="24"/>
          <w:rPrChange w16du:dateUtc="2026-07-07T18:18:00Z" w:author="Author" w:date="2026-07-07T20:18:00Z" w:id="20083">
            <w:rPr>
              <w:rFonts w:ascii="Times New Roman"/>
              <w:color w:val="000000"/>
            </w:rPr>
          </w:rPrChange>
        </w:rPr>
        <w:t>labore</w:t>
      </w:r>
      <w:r w:rsidRPr="0027638C">
        <w:rPr>
          <w:sz w:val="24"/>
          <w:rPrChange w16du:dateUtc="2026-07-07T18:18:00Z" w:author="Author" w:date="2026-07-07T20:18:00Z" w:id="20084">
            <w:rPr>
              <w:rFonts w:ascii="Times New Roman"/>
              <w:color w:val="000000"/>
              <w:spacing w:val="12"/>
            </w:rPr>
          </w:rPrChange>
        </w:rPr>
        <w:t xml:space="preserve"> </w:t>
      </w:r>
      <w:r w:rsidRPr="0027638C">
        <w:rPr>
          <w:sz w:val="24"/>
          <w:rPrChange w16du:dateUtc="2026-07-07T18:18:00Z" w:author="Author" w:date="2026-07-07T20:18:00Z" w:id="20085">
            <w:rPr>
              <w:rFonts w:ascii="Times New Roman"/>
              <w:color w:val="000000"/>
            </w:rPr>
          </w:rPrChange>
        </w:rPr>
        <w:t>et</w:t>
      </w:r>
      <w:r w:rsidRPr="0027638C">
        <w:rPr>
          <w:sz w:val="24"/>
          <w:rPrChange w16du:dateUtc="2026-07-07T18:18:00Z" w:author="Author" w:date="2026-07-07T20:18:00Z" w:id="20086">
            <w:rPr>
              <w:rFonts w:ascii="Times New Roman"/>
              <w:color w:val="000000"/>
              <w:spacing w:val="12"/>
            </w:rPr>
          </w:rPrChange>
        </w:rPr>
        <w:t xml:space="preserve"> </w:t>
      </w:r>
      <w:r w:rsidRPr="0027638C">
        <w:rPr>
          <w:sz w:val="24"/>
          <w:rPrChange w16du:dateUtc="2026-07-07T18:18:00Z" w:author="Author" w:date="2026-07-07T20:18:00Z" w:id="20087">
            <w:rPr>
              <w:rFonts w:ascii="Times New Roman"/>
              <w:color w:val="000000"/>
            </w:rPr>
          </w:rPrChange>
        </w:rPr>
        <w:t>dolore</w:t>
      </w:r>
      <w:r w:rsidRPr="0027638C">
        <w:rPr>
          <w:sz w:val="24"/>
          <w:rPrChange w16du:dateUtc="2026-07-07T18:18:00Z" w:author="Author" w:date="2026-07-07T20:18:00Z" w:id="20088">
            <w:rPr>
              <w:rFonts w:ascii="Times New Roman"/>
              <w:color w:val="000000"/>
              <w:spacing w:val="12"/>
            </w:rPr>
          </w:rPrChange>
        </w:rPr>
        <w:t xml:space="preserve"> </w:t>
      </w:r>
      <w:r w:rsidRPr="0027638C">
        <w:rPr>
          <w:sz w:val="24"/>
          <w:rPrChange w16du:dateUtc="2026-07-07T18:18:00Z" w:author="Author" w:date="2026-07-07T20:18:00Z" w:id="20089">
            <w:rPr>
              <w:rFonts w:ascii="Times New Roman"/>
              <w:color w:val="000000"/>
            </w:rPr>
          </w:rPrChange>
        </w:rPr>
        <w:t>magna</w:t>
      </w:r>
      <w:r w:rsidRPr="0027638C">
        <w:rPr>
          <w:sz w:val="24"/>
          <w:rPrChange w16du:dateUtc="2026-07-07T18:18:00Z" w:author="Author" w:date="2026-07-07T20:18:00Z" w:id="20090">
            <w:rPr>
              <w:rFonts w:ascii="Times New Roman"/>
              <w:color w:val="000000"/>
              <w:spacing w:val="12"/>
            </w:rPr>
          </w:rPrChange>
        </w:rPr>
        <w:t xml:space="preserve"> </w:t>
      </w:r>
      <w:r w:rsidRPr="0027638C">
        <w:rPr>
          <w:sz w:val="24"/>
          <w:rPrChange w16du:dateUtc="2026-07-07T18:18:00Z" w:author="Author" w:date="2026-07-07T20:18:00Z" w:id="20091">
            <w:rPr>
              <w:rFonts w:ascii="Times New Roman"/>
              <w:color w:val="000000"/>
            </w:rPr>
          </w:rPrChange>
        </w:rPr>
        <w:t>aliqua</w:t>
      </w:r>
      <w:r w:rsidRPr="0027638C">
        <w:rPr>
          <w:sz w:val="24"/>
          <w:rPrChange w16du:dateUtc="2026-07-07T18:18:00Z" w:author="Author" w:date="2026-07-07T20:18:00Z" w:id="20092">
            <w:rPr>
              <w:rFonts w:ascii="Times New Roman"/>
              <w:color w:val="000000"/>
              <w:spacing w:val="12"/>
            </w:rPr>
          </w:rPrChange>
        </w:rPr>
        <w:t xml:space="preserve"> </w:t>
      </w:r>
      <w:r w:rsidRPr="0027638C">
        <w:rPr>
          <w:sz w:val="24"/>
          <w:rPrChange w16du:dateUtc="2026-07-07T18:18:00Z" w:author="Author" w:date="2026-07-07T20:18:00Z" w:id="20093">
            <w:rPr>
              <w:rFonts w:ascii="Times New Roman"/>
              <w:color w:val="000000"/>
            </w:rPr>
          </w:rPrChange>
        </w:rPr>
        <w:t>lorem</w:t>
      </w:r>
      <w:r w:rsidRPr="0027638C">
        <w:rPr>
          <w:sz w:val="24"/>
          <w:rPrChange w16du:dateUtc="2026-07-07T18:18:00Z" w:author="Author" w:date="2026-07-07T20:18:00Z" w:id="20094">
            <w:rPr>
              <w:rFonts w:ascii="Times New Roman"/>
              <w:color w:val="000000"/>
              <w:spacing w:val="12"/>
            </w:rPr>
          </w:rPrChange>
        </w:rPr>
        <w:t xml:space="preserve"> </w:t>
      </w:r>
      <w:r w:rsidRPr="0027638C">
        <w:rPr>
          <w:sz w:val="24"/>
          <w:rPrChange w16du:dateUtc="2026-07-07T18:18:00Z" w:author="Author" w:date="2026-07-07T20:18:00Z" w:id="20095">
            <w:rPr>
              <w:rFonts w:ascii="Times New Roman"/>
              <w:color w:val="000000"/>
            </w:rPr>
          </w:rPrChange>
        </w:rPr>
        <w:t>ipsum</w:t>
      </w:r>
      <w:r w:rsidRPr="0027638C">
        <w:rPr>
          <w:sz w:val="24"/>
          <w:rPrChange w16du:dateUtc="2026-07-07T18:18:00Z" w:author="Author" w:date="2026-07-07T20:18:00Z" w:id="20096">
            <w:rPr>
              <w:rFonts w:ascii="Times New Roman"/>
              <w:color w:val="000000"/>
              <w:spacing w:val="12"/>
            </w:rPr>
          </w:rPrChange>
        </w:rPr>
        <w:t xml:space="preserve"> </w:t>
      </w:r>
      <w:r w:rsidRPr="0027638C">
        <w:rPr>
          <w:sz w:val="24"/>
          <w:rPrChange w16du:dateUtc="2026-07-07T18:18:00Z" w:author="Author" w:date="2026-07-07T20:18:00Z" w:id="20097">
            <w:rPr>
              <w:rFonts w:ascii="Times New Roman"/>
              <w:color w:val="000000"/>
            </w:rPr>
          </w:rPrChange>
        </w:rPr>
        <w:t>dolor</w:t>
      </w:r>
      <w:r w:rsidRPr="0027638C">
        <w:rPr>
          <w:sz w:val="24"/>
          <w:rPrChange w16du:dateUtc="2026-07-07T18:18:00Z" w:author="Author" w:date="2026-07-07T20:18:00Z" w:id="20098">
            <w:rPr>
              <w:rFonts w:ascii="Times New Roman"/>
              <w:color w:val="000000"/>
              <w:spacing w:val="12"/>
            </w:rPr>
          </w:rPrChange>
        </w:rPr>
        <w:t xml:space="preserve"> </w:t>
      </w:r>
      <w:r w:rsidRPr="0027638C">
        <w:rPr>
          <w:sz w:val="24"/>
          <w:rPrChange w16du:dateUtc="2026-07-07T18:18:00Z" w:author="Author" w:date="2026-07-07T20:18:00Z" w:id="20099">
            <w:rPr>
              <w:rFonts w:ascii="Times New Roman"/>
              <w:color w:val="000000"/>
            </w:rPr>
          </w:rPrChange>
        </w:rPr>
        <w:t>sit</w:t>
      </w:r>
      <w:r w:rsidRPr="0027638C">
        <w:rPr>
          <w:sz w:val="24"/>
          <w:rPrChange w16du:dateUtc="2026-07-07T18:18:00Z" w:author="Author" w:date="2026-07-07T20:18:00Z" w:id="20100">
            <w:rPr>
              <w:rFonts w:ascii="Times New Roman"/>
              <w:color w:val="000000"/>
              <w:spacing w:val="12"/>
            </w:rPr>
          </w:rPrChange>
        </w:rPr>
        <w:t xml:space="preserve"> </w:t>
      </w:r>
      <w:r w:rsidRPr="0027638C">
        <w:rPr>
          <w:sz w:val="24"/>
          <w:rPrChange w16du:dateUtc="2026-07-07T18:18:00Z" w:author="Author" w:date="2026-07-07T20:18:00Z" w:id="20101">
            <w:rPr>
              <w:rFonts w:ascii="Times New Roman"/>
              <w:color w:val="000000"/>
            </w:rPr>
          </w:rPrChange>
        </w:rPr>
        <w:t>Amet</w:t>
      </w:r>
      <w:r w:rsidRPr="0027638C">
        <w:rPr>
          <w:sz w:val="24"/>
          <w:rPrChange w16du:dateUtc="2026-07-07T18:18:00Z" w:author="Author" w:date="2026-07-07T20:18:00Z" w:id="20102">
            <w:rPr>
              <w:rFonts w:ascii="Times New Roman"/>
              <w:color w:val="000000"/>
              <w:spacing w:val="12"/>
            </w:rPr>
          </w:rPrChange>
        </w:rPr>
        <w:t xml:space="preserve"> </w:t>
      </w:r>
      <w:del w16du:dateUtc="2026-07-07T18:18:00Z" w:author="Author" w:date="2026-07-07T20:18:00Z" w:id="20103">
        <w:r w:rsidR="00000000">
          <w:rPr>
            <w:color w:val="000000"/>
          </w:rPr>
          <w:delText>uptime</w:delText>
        </w:r>
      </w:del>
      <w:ins w16du:dateUtc="2026-07-07T18:18:00Z" w:author="Author" w:date="2026-07-07T20:18:00Z" w:id="20104">
        <w:r w:rsidRPr="0027638C">
          <w:rPr>
            <w:sz w:val="24"/>
            <w:szCs w:val="24"/>
          </w:rPr>
          <w:t>Consectetur</w:t>
        </w:r>
      </w:ins>
      <w:r w:rsidRPr="0027638C">
        <w:rPr>
          <w:sz w:val="24"/>
          <w:rPrChange w16du:dateUtc="2026-07-07T18:18:00Z" w:author="Author" w:date="2026-07-07T20:18:00Z" w:id="20105">
            <w:rPr>
              <w:rFonts w:ascii="Times New Roman"/>
              <w:color w:val="000000"/>
              <w:spacing w:val="12"/>
            </w:rPr>
          </w:rPrChange>
        </w:rPr>
        <w:t xml:space="preserve"> </w:t>
      </w:r>
      <w:r w:rsidRPr="0027638C">
        <w:rPr>
          <w:sz w:val="24"/>
          <w:rPrChange w16du:dateUtc="2026-07-07T18:18:00Z" w:author="Author" w:date="2026-07-07T20:18:00Z" w:id="20106">
            <w:rPr>
              <w:rFonts w:ascii="Times New Roman"/>
              <w:color w:val="000000"/>
            </w:rPr>
          </w:rPrChange>
        </w:rPr>
        <w:t>adipiscing</w:t>
      </w:r>
      <w:r w:rsidRPr="0027638C">
        <w:rPr>
          <w:sz w:val="24"/>
          <w:rPrChange w16du:dateUtc="2026-07-07T18:18:00Z" w:author="Author" w:date="2026-07-07T20:18:00Z" w:id="20107">
            <w:rPr>
              <w:rFonts w:ascii="Times New Roman"/>
              <w:color w:val="000000"/>
              <w:spacing w:val="12"/>
            </w:rPr>
          </w:rPrChange>
        </w:rPr>
        <w:t xml:space="preserve"> </w:t>
      </w:r>
      <w:r w:rsidRPr="0027638C">
        <w:rPr>
          <w:sz w:val="24"/>
          <w:rPrChange w16du:dateUtc="2026-07-07T18:18:00Z" w:author="Author" w:date="2026-07-07T20:18:00Z" w:id="20108">
            <w:rPr>
              <w:rFonts w:ascii="Times New Roman"/>
              <w:color w:val="000000"/>
            </w:rPr>
          </w:rPrChange>
        </w:rPr>
        <w:t>elit</w:t>
      </w:r>
      <w:r w:rsidRPr="0027638C">
        <w:rPr>
          <w:sz w:val="24"/>
          <w:rPrChange w16du:dateUtc="2026-07-07T18:18:00Z" w:author="Author" w:date="2026-07-07T20:18:00Z" w:id="20109">
            <w:rPr>
              <w:rFonts w:ascii="Times New Roman"/>
              <w:color w:val="000000"/>
              <w:spacing w:val="12"/>
            </w:rPr>
          </w:rPrChange>
        </w:rPr>
        <w:t xml:space="preserve"> </w:t>
      </w:r>
      <w:r w:rsidRPr="0027638C">
        <w:rPr>
          <w:sz w:val="24"/>
          <w:rPrChange w16du:dateUtc="2026-07-07T18:18:00Z" w:author="Author" w:date="2026-07-07T20:18:00Z" w:id="20110">
            <w:rPr>
              <w:rFonts w:ascii="Times New Roman" w:hAnsi="Times New Roman"/>
              <w:color w:val="000000"/>
            </w:rPr>
          </w:rPrChange>
        </w:rPr>
        <w:t>99.95%</w:t>
      </w:r>
      <w:del w16du:dateUtc="2026-07-07T18:18:00Z" w:author="Author" w:date="2026-07-07T20:18:00Z" w:id="20111">
        <w:r w:rsidR="00000000">
          <w:rPr>
            <w:color w:val="000000"/>
          </w:rPr>
          <w:cr/>
        </w:r>
      </w:del>
      <w:r w:rsidRPr="0027638C">
        <w:rPr>
          <w:sz w:val="24"/>
          <w:rPrChange w16du:dateUtc="2026-07-07T18:18:00Z" w:author="Author" w:date="2026-07-07T20:18:00Z" w:id="20112">
            <w:rPr>
              <w:rFonts w:ascii="Times New Roman"/>
              <w:color w:val="000000"/>
              <w:spacing w:val="665"/>
            </w:rPr>
          </w:rPrChange>
        </w:rPr>
        <w:t xml:space="preserve"> </w:t>
      </w:r>
      <w:r w:rsidRPr="0027638C">
        <w:rPr>
          <w:sz w:val="24"/>
          <w:rPrChange w16du:dateUtc="2026-07-07T18:18:00Z" w:author="Author" w:date="2026-07-07T20:18:00Z" w:id="20113">
            <w:rPr>
              <w:rFonts w:ascii="Times New Roman"/>
              <w:color w:val="000000"/>
            </w:rPr>
          </w:rPrChange>
        </w:rPr>
        <w:t>sed</w:t>
      </w:r>
      <w:r w:rsidRPr="0027638C">
        <w:rPr>
          <w:sz w:val="24"/>
          <w:rPrChange w16du:dateUtc="2026-07-07T18:18:00Z" w:author="Author" w:date="2026-07-07T20:18:00Z" w:id="20114">
            <w:rPr>
              <w:rFonts w:ascii="Times New Roman"/>
              <w:color w:val="000000"/>
              <w:spacing w:val="14"/>
            </w:rPr>
          </w:rPrChange>
        </w:rPr>
        <w:t xml:space="preserve"> </w:t>
      </w:r>
      <w:r w:rsidRPr="0027638C">
        <w:rPr>
          <w:sz w:val="24"/>
          <w:rPrChange w16du:dateUtc="2026-07-07T18:18:00Z" w:author="Author" w:date="2026-07-07T20:18:00Z" w:id="20115">
            <w:rPr>
              <w:rFonts w:ascii="Times New Roman"/>
              <w:color w:val="000000"/>
            </w:rPr>
          </w:rPrChange>
        </w:rPr>
        <w:t>do</w:t>
      </w:r>
      <w:r w:rsidRPr="0027638C">
        <w:rPr>
          <w:sz w:val="24"/>
          <w:rPrChange w16du:dateUtc="2026-07-07T18:18:00Z" w:author="Author" w:date="2026-07-07T20:18:00Z" w:id="20116">
            <w:rPr>
              <w:rFonts w:ascii="Times New Roman"/>
              <w:color w:val="000000"/>
              <w:spacing w:val="14"/>
            </w:rPr>
          </w:rPrChange>
        </w:rPr>
        <w:t xml:space="preserve"> </w:t>
      </w:r>
      <w:r w:rsidRPr="0027638C">
        <w:rPr>
          <w:sz w:val="24"/>
          <w:rPrChange w16du:dateUtc="2026-07-07T18:18:00Z" w:author="Author" w:date="2026-07-07T20:18:00Z" w:id="20117">
            <w:rPr>
              <w:rFonts w:ascii="Times New Roman"/>
              <w:color w:val="000000"/>
            </w:rPr>
          </w:rPrChange>
        </w:rPr>
        <w:t>eiusmod</w:t>
      </w:r>
      <w:r w:rsidRPr="0027638C">
        <w:rPr>
          <w:sz w:val="24"/>
          <w:rPrChange w16du:dateUtc="2026-07-07T18:18:00Z" w:author="Author" w:date="2026-07-07T20:18:00Z" w:id="20118">
            <w:rPr>
              <w:rFonts w:ascii="Times New Roman"/>
              <w:color w:val="000000"/>
              <w:spacing w:val="14"/>
            </w:rPr>
          </w:rPrChange>
        </w:rPr>
        <w:t xml:space="preserve"> </w:t>
      </w:r>
      <w:r w:rsidRPr="0027638C">
        <w:rPr>
          <w:sz w:val="24"/>
          <w:rPrChange w16du:dateUtc="2026-07-07T18:18:00Z" w:author="Author" w:date="2026-07-07T20:18:00Z" w:id="20119">
            <w:rPr>
              <w:rFonts w:ascii="Times New Roman"/>
              <w:color w:val="000000"/>
            </w:rPr>
          </w:rPrChange>
        </w:rPr>
        <w:t>Tempor</w:t>
      </w:r>
      <w:r w:rsidRPr="0027638C">
        <w:rPr>
          <w:sz w:val="24"/>
          <w:rPrChange w16du:dateUtc="2026-07-07T18:18:00Z" w:author="Author" w:date="2026-07-07T20:18:00Z" w:id="20120">
            <w:rPr>
              <w:rFonts w:ascii="Times New Roman"/>
              <w:color w:val="000000"/>
              <w:spacing w:val="14"/>
            </w:rPr>
          </w:rPrChange>
        </w:rPr>
        <w:t xml:space="preserve"> </w:t>
      </w:r>
      <w:r w:rsidRPr="0027638C">
        <w:rPr>
          <w:sz w:val="24"/>
          <w:rPrChange w16du:dateUtc="2026-07-07T18:18:00Z" w:author="Author" w:date="2026-07-07T20:18:00Z" w:id="20121">
            <w:rPr>
              <w:rFonts w:ascii="Times New Roman"/>
              <w:color w:val="000000"/>
            </w:rPr>
          </w:rPrChange>
        </w:rPr>
        <w:t>incididunt</w:t>
      </w:r>
      <w:r w:rsidRPr="0027638C">
        <w:rPr>
          <w:sz w:val="24"/>
          <w:rPrChange w16du:dateUtc="2026-07-07T18:18:00Z" w:author="Author" w:date="2026-07-07T20:18:00Z" w:id="20122">
            <w:rPr>
              <w:rFonts w:ascii="Times New Roman"/>
              <w:color w:val="000000"/>
              <w:spacing w:val="14"/>
            </w:rPr>
          </w:rPrChange>
        </w:rPr>
        <w:t xml:space="preserve"> </w:t>
      </w:r>
      <w:r w:rsidRPr="0027638C">
        <w:rPr>
          <w:sz w:val="24"/>
          <w:rPrChange w16du:dateUtc="2026-07-07T18:18:00Z" w:author="Author" w:date="2026-07-07T20:18:00Z" w:id="20123">
            <w:rPr>
              <w:rFonts w:ascii="Times New Roman"/>
              <w:color w:val="000000"/>
            </w:rPr>
          </w:rPrChange>
        </w:rPr>
        <w:t>ut</w:t>
      </w:r>
      <w:r w:rsidRPr="0027638C">
        <w:rPr>
          <w:sz w:val="24"/>
          <w:rPrChange w16du:dateUtc="2026-07-07T18:18:00Z" w:author="Author" w:date="2026-07-07T20:18:00Z" w:id="20124">
            <w:rPr>
              <w:rFonts w:ascii="Times New Roman"/>
              <w:color w:val="000000"/>
              <w:spacing w:val="14"/>
            </w:rPr>
          </w:rPrChange>
        </w:rPr>
        <w:t xml:space="preserve"> </w:t>
      </w:r>
      <w:r w:rsidRPr="0027638C">
        <w:rPr>
          <w:sz w:val="24"/>
          <w:rPrChange w16du:dateUtc="2026-07-07T18:18:00Z" w:author="Author" w:date="2026-07-07T20:18:00Z" w:id="20125">
            <w:rPr>
              <w:rFonts w:ascii="Times New Roman"/>
              <w:color w:val="000000"/>
            </w:rPr>
          </w:rPrChange>
        </w:rPr>
        <w:t>labore</w:t>
      </w:r>
      <w:r w:rsidRPr="0027638C">
        <w:rPr>
          <w:sz w:val="24"/>
          <w:rPrChange w16du:dateUtc="2026-07-07T18:18:00Z" w:author="Author" w:date="2026-07-07T20:18:00Z" w:id="20126">
            <w:rPr>
              <w:rFonts w:ascii="Times New Roman"/>
              <w:color w:val="000000"/>
              <w:spacing w:val="14"/>
            </w:rPr>
          </w:rPrChange>
        </w:rPr>
        <w:t xml:space="preserve"> </w:t>
      </w:r>
      <w:r w:rsidRPr="0027638C">
        <w:rPr>
          <w:sz w:val="24"/>
          <w:rPrChange w16du:dateUtc="2026-07-07T18:18:00Z" w:author="Author" w:date="2026-07-07T20:18:00Z" w:id="20127">
            <w:rPr>
              <w:rFonts w:ascii="Times New Roman"/>
              <w:color w:val="000000"/>
            </w:rPr>
          </w:rPrChange>
        </w:rPr>
        <w:t>et</w:t>
      </w:r>
      <w:r w:rsidRPr="0027638C">
        <w:rPr>
          <w:sz w:val="24"/>
          <w:rPrChange w16du:dateUtc="2026-07-07T18:18:00Z" w:author="Author" w:date="2026-07-07T20:18:00Z" w:id="20128">
            <w:rPr>
              <w:rFonts w:ascii="Times New Roman"/>
              <w:color w:val="000000"/>
              <w:spacing w:val="14"/>
            </w:rPr>
          </w:rPrChange>
        </w:rPr>
        <w:t xml:space="preserve"> </w:t>
      </w:r>
      <w:r w:rsidRPr="0027638C">
        <w:rPr>
          <w:sz w:val="24"/>
          <w:rPrChange w16du:dateUtc="2026-07-07T18:18:00Z" w:author="Author" w:date="2026-07-07T20:18:00Z" w:id="20129">
            <w:rPr>
              <w:rFonts w:ascii="Times New Roman"/>
              <w:color w:val="000000"/>
            </w:rPr>
          </w:rPrChange>
        </w:rPr>
        <w:t>Dolore</w:t>
      </w:r>
      <w:r w:rsidRPr="0027638C">
        <w:rPr>
          <w:sz w:val="24"/>
          <w:rPrChange w16du:dateUtc="2026-07-07T18:18:00Z" w:author="Author" w:date="2026-07-07T20:18:00Z" w:id="20130">
            <w:rPr>
              <w:rFonts w:ascii="Times New Roman"/>
              <w:color w:val="000000"/>
              <w:spacing w:val="14"/>
            </w:rPr>
          </w:rPrChange>
        </w:rPr>
        <w:t xml:space="preserve"> </w:t>
      </w:r>
      <w:r w:rsidRPr="0027638C">
        <w:rPr>
          <w:sz w:val="24"/>
          <w:rPrChange w16du:dateUtc="2026-07-07T18:18:00Z" w:author="Author" w:date="2026-07-07T20:18:00Z" w:id="20131">
            <w:rPr>
              <w:rFonts w:ascii="Times New Roman"/>
              <w:color w:val="000000"/>
            </w:rPr>
          </w:rPrChange>
        </w:rPr>
        <w:t>magna</w:t>
      </w:r>
      <w:r w:rsidRPr="0027638C">
        <w:rPr>
          <w:sz w:val="24"/>
          <w:rPrChange w16du:dateUtc="2026-07-07T18:18:00Z" w:author="Author" w:date="2026-07-07T20:18:00Z" w:id="20132">
            <w:rPr>
              <w:rFonts w:ascii="Times New Roman"/>
              <w:color w:val="000000"/>
              <w:spacing w:val="14"/>
            </w:rPr>
          </w:rPrChange>
        </w:rPr>
        <w:t xml:space="preserve"> </w:t>
      </w:r>
      <w:r w:rsidRPr="0027638C">
        <w:rPr>
          <w:sz w:val="24"/>
          <w:rPrChange w16du:dateUtc="2026-07-07T18:18:00Z" w:author="Author" w:date="2026-07-07T20:18:00Z" w:id="20133">
            <w:rPr>
              <w:rFonts w:ascii="Times New Roman"/>
              <w:color w:val="000000"/>
            </w:rPr>
          </w:rPrChange>
        </w:rPr>
        <w:t>aliqua</w:t>
      </w:r>
      <w:r w:rsidRPr="0027638C">
        <w:rPr>
          <w:sz w:val="24"/>
          <w:rPrChange w16du:dateUtc="2026-07-07T18:18:00Z" w:author="Author" w:date="2026-07-07T20:18:00Z" w:id="20134">
            <w:rPr>
              <w:rFonts w:ascii="Times New Roman"/>
              <w:color w:val="000000"/>
              <w:spacing w:val="14"/>
            </w:rPr>
          </w:rPrChange>
        </w:rPr>
        <w:t xml:space="preserve"> </w:t>
      </w:r>
      <w:r w:rsidRPr="0027638C">
        <w:rPr>
          <w:sz w:val="24"/>
          <w:rPrChange w16du:dateUtc="2026-07-07T18:18:00Z" w:author="Author" w:date="2026-07-07T20:18:00Z" w:id="20135">
            <w:rPr>
              <w:rFonts w:ascii="Times New Roman"/>
              <w:color w:val="000000"/>
            </w:rPr>
          </w:rPrChange>
        </w:rPr>
        <w:t>lorem</w:t>
      </w:r>
      <w:r w:rsidRPr="0027638C">
        <w:rPr>
          <w:sz w:val="24"/>
          <w:rPrChange w16du:dateUtc="2026-07-07T18:18:00Z" w:author="Author" w:date="2026-07-07T20:18:00Z" w:id="20136">
            <w:rPr>
              <w:rFonts w:ascii="Times New Roman"/>
              <w:color w:val="000000"/>
              <w:spacing w:val="14"/>
            </w:rPr>
          </w:rPrChange>
        </w:rPr>
        <w:t xml:space="preserve"> </w:t>
      </w:r>
      <w:r w:rsidRPr="0027638C">
        <w:rPr>
          <w:sz w:val="24"/>
          <w:rPrChange w16du:dateUtc="2026-07-07T18:18:00Z" w:author="Author" w:date="2026-07-07T20:18:00Z" w:id="20137">
            <w:rPr>
              <w:rFonts w:ascii="Times New Roman"/>
              <w:color w:val="000000"/>
            </w:rPr>
          </w:rPrChange>
        </w:rPr>
        <w:t>ipsum</w:t>
      </w:r>
      <w:r w:rsidRPr="0027638C">
        <w:rPr>
          <w:sz w:val="24"/>
          <w:rPrChange w16du:dateUtc="2026-07-07T18:18:00Z" w:author="Author" w:date="2026-07-07T20:18:00Z" w:id="20138">
            <w:rPr>
              <w:rFonts w:ascii="Times New Roman"/>
              <w:color w:val="000000"/>
              <w:spacing w:val="14"/>
            </w:rPr>
          </w:rPrChange>
        </w:rPr>
        <w:t xml:space="preserve"> </w:t>
      </w:r>
      <w:r w:rsidRPr="0027638C">
        <w:rPr>
          <w:sz w:val="24"/>
          <w:rPrChange w16du:dateUtc="2026-07-07T18:18:00Z" w:author="Author" w:date="2026-07-07T20:18:00Z" w:id="20139">
            <w:rPr>
              <w:rFonts w:ascii="Times New Roman"/>
              <w:color w:val="000000"/>
            </w:rPr>
          </w:rPrChange>
        </w:rPr>
        <w:t>dolor</w:t>
      </w:r>
      <w:r w:rsidRPr="0027638C">
        <w:rPr>
          <w:sz w:val="24"/>
          <w:rPrChange w16du:dateUtc="2026-07-07T18:18:00Z" w:author="Author" w:date="2026-07-07T20:18:00Z" w:id="20140">
            <w:rPr>
              <w:rFonts w:ascii="Times New Roman"/>
              <w:color w:val="000000"/>
              <w:spacing w:val="14"/>
            </w:rPr>
          </w:rPrChange>
        </w:rPr>
        <w:t xml:space="preserve"> </w:t>
      </w:r>
      <w:r w:rsidRPr="0027638C">
        <w:rPr>
          <w:sz w:val="24"/>
          <w:rPrChange w16du:dateUtc="2026-07-07T18:18:00Z" w:author="Author" w:date="2026-07-07T20:18:00Z" w:id="20141">
            <w:rPr>
              <w:rFonts w:ascii="Times New Roman"/>
              <w:color w:val="000000"/>
            </w:rPr>
          </w:rPrChange>
        </w:rPr>
        <w:t>sit</w:t>
      </w:r>
      <w:r w:rsidRPr="0027638C">
        <w:rPr>
          <w:sz w:val="24"/>
          <w:rPrChange w16du:dateUtc="2026-07-07T18:18:00Z" w:author="Author" w:date="2026-07-07T20:18:00Z" w:id="20142">
            <w:rPr>
              <w:rFonts w:ascii="Times New Roman"/>
              <w:color w:val="000000"/>
              <w:spacing w:val="14"/>
            </w:rPr>
          </w:rPrChange>
        </w:rPr>
        <w:t xml:space="preserve"> </w:t>
      </w:r>
      <w:r w:rsidRPr="0027638C">
        <w:rPr>
          <w:sz w:val="24"/>
          <w:rPrChange w16du:dateUtc="2026-07-07T18:18:00Z" w:author="Author" w:date="2026-07-07T20:18:00Z" w:id="20143">
            <w:rPr>
              <w:rFonts w:ascii="Times New Roman"/>
              <w:color w:val="000000"/>
            </w:rPr>
          </w:rPrChange>
        </w:rPr>
        <w:t>amet</w:t>
      </w:r>
      <w:r w:rsidRPr="0027638C">
        <w:rPr>
          <w:sz w:val="24"/>
          <w:rPrChange w16du:dateUtc="2026-07-07T18:18:00Z" w:author="Author" w:date="2026-07-07T20:18:00Z" w:id="20144">
            <w:rPr>
              <w:rFonts w:ascii="Times New Roman"/>
              <w:color w:val="000000"/>
              <w:spacing w:val="14"/>
            </w:rPr>
          </w:rPrChange>
        </w:rPr>
        <w:t xml:space="preserve"> </w:t>
      </w:r>
      <w:r w:rsidRPr="0027638C">
        <w:rPr>
          <w:sz w:val="24"/>
          <w:rPrChange w16du:dateUtc="2026-07-07T18:18:00Z" w:author="Author" w:date="2026-07-07T20:18:00Z" w:id="20145">
            <w:rPr>
              <w:rFonts w:ascii="Times New Roman" w:hAnsi="Times New Roman"/>
              <w:color w:val="000000"/>
            </w:rPr>
          </w:rPrChange>
        </w:rPr>
        <w:t>consectetur</w:t>
      </w:r>
      <w:del w16du:dateUtc="2026-07-07T18:18:00Z" w:author="Author" w:date="2026-07-07T20:18:00Z" w:id="20146">
        <w:r w:rsidR="00000000">
          <w:rPr>
            <w:color w:val="000000"/>
          </w:rPr>
          <w:cr/>
        </w:r>
      </w:del>
      <w:r w:rsidRPr="0027638C">
        <w:rPr>
          <w:sz w:val="24"/>
          <w:rPrChange w16du:dateUtc="2026-07-07T18:18:00Z" w:author="Author" w:date="2026-07-07T20:18:00Z" w:id="20147">
            <w:rPr>
              <w:rFonts w:ascii="Times New Roman"/>
              <w:color w:val="000000"/>
              <w:spacing w:val="665"/>
            </w:rPr>
          </w:rPrChange>
        </w:rPr>
        <w:t xml:space="preserve"> </w:t>
      </w:r>
      <w:r w:rsidRPr="0027638C">
        <w:rPr>
          <w:sz w:val="24"/>
          <w:rPrChange w16du:dateUtc="2026-07-07T18:18:00Z" w:author="Author" w:date="2026-07-07T20:18:00Z" w:id="20148">
            <w:rPr>
              <w:rFonts w:ascii="Times New Roman"/>
              <w:color w:val="000000"/>
            </w:rPr>
          </w:rPrChange>
        </w:rPr>
        <w:t>adipiscing@elit.sed,</w:t>
      </w:r>
      <w:r w:rsidRPr="0027638C">
        <w:rPr>
          <w:sz w:val="24"/>
          <w:rPrChange w16du:dateUtc="2026-07-07T18:18:00Z" w:author="Author" w:date="2026-07-07T20:18:00Z" w:id="20149">
            <w:rPr>
              <w:rFonts w:ascii="Times New Roman"/>
              <w:color w:val="000000"/>
              <w:spacing w:val="45"/>
            </w:rPr>
          </w:rPrChange>
        </w:rPr>
        <w:t xml:space="preserve"> </w:t>
      </w:r>
      <w:ins w16du:dateUtc="2026-07-07T18:18:00Z" w:author="Author" w:date="2026-07-07T20:18:00Z" w:id="20150">
        <w:r>
          <w:fldChar w:fldCharType="begin"/>
        </w:r>
        <w:r>
          <w:instrText>HYPERLINK "mailto:support@example.com" \h</w:instrText>
        </w:r>
        <w:r>
          <w:fldChar w:fldCharType="separate"/>
        </w:r>
        <w:r w:rsidRPr="0027638C">
          <w:rPr>
            <w:sz w:val="24"/>
            <w:szCs w:val="24"/>
          </w:rPr>
          <w:t>do@eiusmod.tempor,</w:t>
        </w:r>
        <w:r>
          <w:fldChar w:fldCharType="end"/>
        </w:r>
      </w:ins>
      <w:r w:rsidRPr="0027638C">
        <w:rPr>
          <w:sz w:val="24"/>
          <w:rPrChange w16du:dateUtc="2026-07-07T18:18:00Z" w:author="Author" w:date="2026-07-07T20:18:00Z" w:id="20151">
            <w:rPr>
              <w:rFonts w:ascii="Times New Roman"/>
              <w:color w:val="000000"/>
            </w:rPr>
          </w:rPrChange>
        </w:rPr>
        <w:t>Incididunt</w:t>
      </w:r>
      <w:r w:rsidRPr="0027638C">
        <w:rPr>
          <w:sz w:val="24"/>
          <w:rPrChange w16du:dateUtc="2026-07-07T18:18:00Z" w:author="Author" w:date="2026-07-07T20:18:00Z" w:id="20152">
            <w:rPr>
              <w:rFonts w:ascii="Times New Roman"/>
              <w:color w:val="000000"/>
              <w:spacing w:val="45"/>
            </w:rPr>
          </w:rPrChange>
        </w:rPr>
        <w:t xml:space="preserve"> </w:t>
      </w:r>
      <w:r w:rsidRPr="0027638C">
        <w:rPr>
          <w:sz w:val="24"/>
          <w:rPrChange w16du:dateUtc="2026-07-07T18:18:00Z" w:author="Author" w:date="2026-07-07T20:18:00Z" w:id="20153">
            <w:rPr>
              <w:rFonts w:ascii="Times New Roman"/>
              <w:color w:val="000000"/>
            </w:rPr>
          </w:rPrChange>
        </w:rPr>
        <w:t>ut</w:t>
      </w:r>
      <w:r w:rsidRPr="0027638C">
        <w:rPr>
          <w:sz w:val="24"/>
          <w:rPrChange w16du:dateUtc="2026-07-07T18:18:00Z" w:author="Author" w:date="2026-07-07T20:18:00Z" w:id="20154">
            <w:rPr>
              <w:rFonts w:ascii="Times New Roman"/>
              <w:color w:val="000000"/>
              <w:spacing w:val="45"/>
            </w:rPr>
          </w:rPrChange>
        </w:rPr>
        <w:t xml:space="preserve"> </w:t>
      </w:r>
      <w:r w:rsidRPr="0027638C">
        <w:rPr>
          <w:sz w:val="24"/>
          <w:rPrChange w16du:dateUtc="2026-07-07T18:18:00Z" w:author="Author" w:date="2026-07-07T20:18:00Z" w:id="20155">
            <w:rPr>
              <w:rFonts w:ascii="Times New Roman"/>
              <w:color w:val="000000"/>
            </w:rPr>
          </w:rPrChange>
        </w:rPr>
        <w:t>labore</w:t>
      </w:r>
      <w:r w:rsidRPr="0027638C">
        <w:rPr>
          <w:sz w:val="24"/>
          <w:rPrChange w16du:dateUtc="2026-07-07T18:18:00Z" w:author="Author" w:date="2026-07-07T20:18:00Z" w:id="20156">
            <w:rPr>
              <w:rFonts w:ascii="Times New Roman"/>
              <w:color w:val="000000"/>
              <w:spacing w:val="45"/>
            </w:rPr>
          </w:rPrChange>
        </w:rPr>
        <w:t xml:space="preserve"> </w:t>
      </w:r>
      <w:r w:rsidRPr="0027638C">
        <w:rPr>
          <w:sz w:val="24"/>
          <w:rPrChange w16du:dateUtc="2026-07-07T18:18:00Z" w:author="Author" w:date="2026-07-07T20:18:00Z" w:id="20157">
            <w:rPr>
              <w:rFonts w:ascii="Times New Roman"/>
              <w:color w:val="000000"/>
            </w:rPr>
          </w:rPrChange>
        </w:rPr>
        <w:t>et</w:t>
      </w:r>
      <w:r w:rsidRPr="0027638C">
        <w:rPr>
          <w:sz w:val="24"/>
          <w:rPrChange w16du:dateUtc="2026-07-07T18:18:00Z" w:author="Author" w:date="2026-07-07T20:18:00Z" w:id="20158">
            <w:rPr>
              <w:rFonts w:ascii="Times New Roman"/>
              <w:color w:val="000000"/>
              <w:spacing w:val="44"/>
            </w:rPr>
          </w:rPrChange>
        </w:rPr>
        <w:t xml:space="preserve"> </w:t>
      </w:r>
      <w:r w:rsidRPr="0027638C">
        <w:rPr>
          <w:sz w:val="24"/>
          <w:rPrChange w16du:dateUtc="2026-07-07T18:18:00Z" w:author="Author" w:date="2026-07-07T20:18:00Z" w:id="20159">
            <w:rPr>
              <w:rFonts w:ascii="Times New Roman"/>
              <w:color w:val="000000"/>
            </w:rPr>
          </w:rPrChange>
        </w:rPr>
        <w:t>Dolore</w:t>
      </w:r>
      <w:r w:rsidRPr="0027638C">
        <w:rPr>
          <w:sz w:val="24"/>
          <w:rPrChange w16du:dateUtc="2026-07-07T18:18:00Z" w:author="Author" w:date="2026-07-07T20:18:00Z" w:id="20160">
            <w:rPr>
              <w:rFonts w:ascii="Times New Roman"/>
              <w:color w:val="000000"/>
              <w:spacing w:val="45"/>
            </w:rPr>
          </w:rPrChange>
        </w:rPr>
        <w:t xml:space="preserve"> </w:t>
      </w:r>
      <w:r w:rsidRPr="0027638C">
        <w:rPr>
          <w:sz w:val="24"/>
          <w:rPrChange w16du:dateUtc="2026-07-07T18:18:00Z" w:author="Author" w:date="2026-07-07T20:18:00Z" w:id="20161">
            <w:rPr>
              <w:rFonts w:ascii="Times New Roman"/>
              <w:color w:val="000000"/>
            </w:rPr>
          </w:rPrChange>
        </w:rPr>
        <w:t>magna</w:t>
      </w:r>
      <w:r w:rsidRPr="0027638C">
        <w:rPr>
          <w:sz w:val="24"/>
          <w:rPrChange w16du:dateUtc="2026-07-07T18:18:00Z" w:author="Author" w:date="2026-07-07T20:18:00Z" w:id="20162">
            <w:rPr>
              <w:rFonts w:ascii="Times New Roman"/>
              <w:color w:val="000000"/>
              <w:spacing w:val="44"/>
            </w:rPr>
          </w:rPrChange>
        </w:rPr>
        <w:t xml:space="preserve"> </w:t>
      </w:r>
      <w:r w:rsidRPr="0027638C">
        <w:rPr>
          <w:sz w:val="24"/>
          <w:rPrChange w16du:dateUtc="2026-07-07T18:18:00Z" w:author="Author" w:date="2026-07-07T20:18:00Z" w:id="20163">
            <w:rPr>
              <w:rFonts w:ascii="Times New Roman"/>
              <w:color w:val="000000"/>
            </w:rPr>
          </w:rPrChange>
        </w:rPr>
        <w:t>aliqua</w:t>
      </w:r>
      <w:r w:rsidRPr="0027638C">
        <w:rPr>
          <w:sz w:val="24"/>
          <w:rPrChange w16du:dateUtc="2026-07-07T18:18:00Z" w:author="Author" w:date="2026-07-07T20:18:00Z" w:id="20164">
            <w:rPr>
              <w:rFonts w:ascii="Times New Roman"/>
              <w:color w:val="000000"/>
              <w:spacing w:val="45"/>
            </w:rPr>
          </w:rPrChange>
        </w:rPr>
        <w:t xml:space="preserve"> </w:t>
      </w:r>
      <w:r w:rsidRPr="0027638C">
        <w:rPr>
          <w:sz w:val="24"/>
          <w:rPrChange w16du:dateUtc="2026-07-07T18:18:00Z" w:author="Author" w:date="2026-07-07T20:18:00Z" w:id="20165">
            <w:rPr>
              <w:rFonts w:ascii="Times New Roman"/>
              <w:color w:val="000000"/>
            </w:rPr>
          </w:rPrChange>
        </w:rPr>
        <w:t>lorem</w:t>
      </w:r>
      <w:r w:rsidRPr="0027638C">
        <w:rPr>
          <w:sz w:val="24"/>
          <w:rPrChange w16du:dateUtc="2026-07-07T18:18:00Z" w:author="Author" w:date="2026-07-07T20:18:00Z" w:id="20166">
            <w:rPr>
              <w:rFonts w:ascii="Times New Roman"/>
              <w:color w:val="000000"/>
              <w:spacing w:val="45"/>
            </w:rPr>
          </w:rPrChange>
        </w:rPr>
        <w:t xml:space="preserve"> </w:t>
      </w:r>
      <w:r w:rsidRPr="0027638C">
        <w:rPr>
          <w:sz w:val="24"/>
          <w:rPrChange w16du:dateUtc="2026-07-07T18:18:00Z" w:author="Author" w:date="2026-07-07T20:18:00Z" w:id="20167">
            <w:rPr>
              <w:rFonts w:ascii="Times New Roman"/>
              <w:color w:val="000000"/>
            </w:rPr>
          </w:rPrChange>
        </w:rPr>
        <w:t>ipsum</w:t>
      </w:r>
      <w:r w:rsidRPr="0027638C">
        <w:rPr>
          <w:sz w:val="24"/>
          <w:rPrChange w16du:dateUtc="2026-07-07T18:18:00Z" w:author="Author" w:date="2026-07-07T20:18:00Z" w:id="20168">
            <w:rPr>
              <w:rFonts w:ascii="Times New Roman"/>
              <w:color w:val="000000"/>
              <w:spacing w:val="45"/>
            </w:rPr>
          </w:rPrChange>
        </w:rPr>
        <w:t xml:space="preserve"> </w:t>
      </w:r>
      <w:r w:rsidRPr="0027638C">
        <w:rPr>
          <w:sz w:val="24"/>
          <w:rPrChange w16du:dateUtc="2026-07-07T18:18:00Z" w:author="Author" w:date="2026-07-07T20:18:00Z" w:id="20169">
            <w:rPr>
              <w:rFonts w:ascii="Times New Roman"/>
              <w:color w:val="000000"/>
            </w:rPr>
          </w:rPrChange>
        </w:rPr>
        <w:t>dolor</w:t>
      </w:r>
      <w:r w:rsidRPr="0027638C">
        <w:rPr>
          <w:sz w:val="24"/>
          <w:rPrChange w16du:dateUtc="2026-07-07T18:18:00Z" w:author="Author" w:date="2026-07-07T20:18:00Z" w:id="20170">
            <w:rPr>
              <w:rFonts w:ascii="Times New Roman"/>
              <w:color w:val="000000"/>
              <w:spacing w:val="44"/>
            </w:rPr>
          </w:rPrChange>
        </w:rPr>
        <w:t xml:space="preserve"> </w:t>
      </w:r>
      <w:r w:rsidRPr="0027638C">
        <w:rPr>
          <w:sz w:val="24"/>
          <w:rPrChange w16du:dateUtc="2026-07-07T18:18:00Z" w:author="Author" w:date="2026-07-07T20:18:00Z" w:id="20171">
            <w:rPr>
              <w:rFonts w:ascii="Times New Roman" w:hAnsi="Times New Roman"/>
              <w:color w:val="000000"/>
            </w:rPr>
          </w:rPrChange>
        </w:rPr>
        <w:t>sit</w:t>
      </w:r>
      <w:del w16du:dateUtc="2026-07-07T18:18:00Z" w:author="Author" w:date="2026-07-07T20:18:00Z" w:id="20172">
        <w:r w:rsidR="00000000">
          <w:rPr>
            <w:color w:val="000000"/>
          </w:rPr>
          <w:cr/>
        </w:r>
      </w:del>
      <w:r w:rsidRPr="0027638C">
        <w:rPr>
          <w:sz w:val="24"/>
          <w:rPrChange w16du:dateUtc="2026-07-07T18:18:00Z" w:author="Author" w:date="2026-07-07T20:18:00Z" w:id="20173">
            <w:rPr>
              <w:rFonts w:ascii="Times New Roman"/>
              <w:color w:val="000000"/>
              <w:spacing w:val="665"/>
            </w:rPr>
          </w:rPrChange>
        </w:rPr>
        <w:t xml:space="preserve"> </w:t>
      </w:r>
      <w:r w:rsidRPr="0027638C">
        <w:rPr>
          <w:sz w:val="24"/>
          <w:rPrChange w16du:dateUtc="2026-07-07T18:18:00Z" w:author="Author" w:date="2026-07-07T20:18:00Z" w:id="20174">
            <w:rPr>
              <w:rFonts w:ascii="Times New Roman"/>
              <w:color w:val="000000"/>
            </w:rPr>
          </w:rPrChange>
        </w:rPr>
        <w:t>amet</w:t>
      </w:r>
      <w:r w:rsidRPr="0027638C">
        <w:rPr>
          <w:spacing w:val="-8"/>
          <w:sz w:val="24"/>
          <w:rPrChange w16du:dateUtc="2026-07-07T18:18:00Z" w:author="Author" w:date="2026-07-07T20:18:00Z" w:id="20175">
            <w:rPr>
              <w:rFonts w:ascii="Times New Roman"/>
              <w:color w:val="000000"/>
              <w:spacing w:val="-5"/>
            </w:rPr>
          </w:rPrChange>
        </w:rPr>
        <w:t xml:space="preserve"> </w:t>
      </w:r>
      <w:r w:rsidRPr="0027638C">
        <w:rPr>
          <w:sz w:val="24"/>
          <w:rPrChange w16du:dateUtc="2026-07-07T18:18:00Z" w:author="Author" w:date="2026-07-07T20:18:00Z" w:id="20176">
            <w:rPr>
              <w:rFonts w:ascii="Times New Roman"/>
              <w:color w:val="000000"/>
            </w:rPr>
          </w:rPrChange>
        </w:rPr>
        <w:t>consectetur</w:t>
      </w:r>
      <w:r w:rsidRPr="0027638C">
        <w:rPr>
          <w:spacing w:val="-8"/>
          <w:sz w:val="24"/>
          <w:rPrChange w16du:dateUtc="2026-07-07T18:18:00Z" w:author="Author" w:date="2026-07-07T20:18:00Z" w:id="20177">
            <w:rPr>
              <w:rFonts w:ascii="Times New Roman"/>
              <w:color w:val="000000"/>
              <w:spacing w:val="-5"/>
            </w:rPr>
          </w:rPrChange>
        </w:rPr>
        <w:t xml:space="preserve"> </w:t>
      </w:r>
      <w:r w:rsidRPr="0027638C">
        <w:rPr>
          <w:sz w:val="24"/>
          <w:rPrChange w16du:dateUtc="2026-07-07T18:18:00Z" w:author="Author" w:date="2026-07-07T20:18:00Z" w:id="20178">
            <w:rPr>
              <w:rFonts w:ascii="Times New Roman"/>
              <w:color w:val="000000"/>
            </w:rPr>
          </w:rPrChange>
        </w:rPr>
        <w:t>adipiscing</w:t>
      </w:r>
      <w:r w:rsidRPr="0027638C">
        <w:rPr>
          <w:spacing w:val="-8"/>
          <w:sz w:val="24"/>
          <w:rPrChange w16du:dateUtc="2026-07-07T18:18:00Z" w:author="Author" w:date="2026-07-07T20:18:00Z" w:id="20179">
            <w:rPr>
              <w:rFonts w:ascii="Times New Roman"/>
              <w:color w:val="000000"/>
              <w:spacing w:val="-5"/>
            </w:rPr>
          </w:rPrChange>
        </w:rPr>
        <w:t xml:space="preserve"> </w:t>
      </w:r>
      <w:r w:rsidRPr="0027638C">
        <w:rPr>
          <w:sz w:val="24"/>
          <w:rPrChange w16du:dateUtc="2026-07-07T18:18:00Z" w:author="Author" w:date="2026-07-07T20:18:00Z" w:id="20180">
            <w:rPr>
              <w:rFonts w:ascii="Times New Roman"/>
              <w:color w:val="000000"/>
            </w:rPr>
          </w:rPrChange>
        </w:rPr>
        <w:t>elit,</w:t>
      </w:r>
      <w:r w:rsidRPr="0027638C">
        <w:rPr>
          <w:spacing w:val="-8"/>
          <w:sz w:val="24"/>
          <w:rPrChange w16du:dateUtc="2026-07-07T18:18:00Z" w:author="Author" w:date="2026-07-07T20:18:00Z" w:id="20181">
            <w:rPr>
              <w:rFonts w:ascii="Times New Roman"/>
              <w:color w:val="000000"/>
              <w:spacing w:val="-5"/>
            </w:rPr>
          </w:rPrChange>
        </w:rPr>
        <w:t xml:space="preserve"> </w:t>
      </w:r>
      <w:r w:rsidRPr="0027638C">
        <w:rPr>
          <w:sz w:val="24"/>
          <w:rPrChange w16du:dateUtc="2026-07-07T18:18:00Z" w:author="Author" w:date="2026-07-07T20:18:00Z" w:id="20182">
            <w:rPr>
              <w:rFonts w:ascii="Times New Roman"/>
              <w:color w:val="000000"/>
            </w:rPr>
          </w:rPrChange>
        </w:rPr>
        <w:t>sed</w:t>
      </w:r>
      <w:r w:rsidRPr="0027638C">
        <w:rPr>
          <w:spacing w:val="-8"/>
          <w:sz w:val="24"/>
          <w:rPrChange w16du:dateUtc="2026-07-07T18:18:00Z" w:author="Author" w:date="2026-07-07T20:18:00Z" w:id="20183">
            <w:rPr>
              <w:rFonts w:ascii="Times New Roman"/>
              <w:color w:val="000000"/>
              <w:spacing w:val="-5"/>
            </w:rPr>
          </w:rPrChange>
        </w:rPr>
        <w:t xml:space="preserve"> </w:t>
      </w:r>
      <w:r w:rsidRPr="0027638C">
        <w:rPr>
          <w:sz w:val="24"/>
          <w:rPrChange w16du:dateUtc="2026-07-07T18:18:00Z" w:author="Author" w:date="2026-07-07T20:18:00Z" w:id="20184">
            <w:rPr>
              <w:rFonts w:ascii="Times New Roman"/>
              <w:color w:val="000000"/>
            </w:rPr>
          </w:rPrChange>
        </w:rPr>
        <w:t>do</w:t>
      </w:r>
      <w:r w:rsidRPr="0027638C">
        <w:rPr>
          <w:spacing w:val="-8"/>
          <w:sz w:val="24"/>
          <w:rPrChange w16du:dateUtc="2026-07-07T18:18:00Z" w:author="Author" w:date="2026-07-07T20:18:00Z" w:id="20185">
            <w:rPr>
              <w:rFonts w:ascii="Times New Roman"/>
              <w:color w:val="000000"/>
              <w:spacing w:val="-5"/>
            </w:rPr>
          </w:rPrChange>
        </w:rPr>
        <w:t xml:space="preserve"> </w:t>
      </w:r>
      <w:r w:rsidRPr="0027638C">
        <w:rPr>
          <w:sz w:val="24"/>
          <w:rPrChange w16du:dateUtc="2026-07-07T18:18:00Z" w:author="Author" w:date="2026-07-07T20:18:00Z" w:id="20186">
            <w:rPr>
              <w:rFonts w:ascii="Times New Roman"/>
              <w:color w:val="000000"/>
            </w:rPr>
          </w:rPrChange>
        </w:rPr>
        <w:t>eiusmod</w:t>
      </w:r>
      <w:r w:rsidRPr="0027638C">
        <w:rPr>
          <w:spacing w:val="-8"/>
          <w:sz w:val="24"/>
          <w:rPrChange w16du:dateUtc="2026-07-07T18:18:00Z" w:author="Author" w:date="2026-07-07T20:18:00Z" w:id="20187">
            <w:rPr>
              <w:rFonts w:ascii="Times New Roman"/>
              <w:color w:val="000000"/>
              <w:spacing w:val="-5"/>
            </w:rPr>
          </w:rPrChange>
        </w:rPr>
        <w:t xml:space="preserve"> </w:t>
      </w:r>
      <w:r w:rsidRPr="0027638C">
        <w:rPr>
          <w:sz w:val="24"/>
          <w:rPrChange w16du:dateUtc="2026-07-07T18:18:00Z" w:author="Author" w:date="2026-07-07T20:18:00Z" w:id="20188">
            <w:rPr>
              <w:rFonts w:ascii="Times New Roman"/>
              <w:color w:val="000000"/>
            </w:rPr>
          </w:rPrChange>
        </w:rPr>
        <w:t>tempor</w:t>
      </w:r>
      <w:r w:rsidRPr="0027638C">
        <w:rPr>
          <w:spacing w:val="-8"/>
          <w:sz w:val="24"/>
          <w:rPrChange w16du:dateUtc="2026-07-07T18:18:00Z" w:author="Author" w:date="2026-07-07T20:18:00Z" w:id="20189">
            <w:rPr>
              <w:rFonts w:ascii="Times New Roman"/>
              <w:color w:val="000000"/>
              <w:spacing w:val="-5"/>
            </w:rPr>
          </w:rPrChange>
        </w:rPr>
        <w:t xml:space="preserve"> </w:t>
      </w:r>
      <w:r w:rsidRPr="0027638C">
        <w:rPr>
          <w:sz w:val="24"/>
          <w:rPrChange w16du:dateUtc="2026-07-07T18:18:00Z" w:author="Author" w:date="2026-07-07T20:18:00Z" w:id="20190">
            <w:rPr>
              <w:rFonts w:ascii="Times New Roman"/>
              <w:color w:val="000000"/>
            </w:rPr>
          </w:rPrChange>
        </w:rPr>
        <w:t>incididunt</w:t>
      </w:r>
      <w:r w:rsidRPr="0027638C">
        <w:rPr>
          <w:spacing w:val="-8"/>
          <w:sz w:val="24"/>
          <w:rPrChange w16du:dateUtc="2026-07-07T18:18:00Z" w:author="Author" w:date="2026-07-07T20:18:00Z" w:id="20191">
            <w:rPr>
              <w:rFonts w:ascii="Times New Roman"/>
              <w:color w:val="000000"/>
              <w:spacing w:val="-5"/>
            </w:rPr>
          </w:rPrChange>
        </w:rPr>
        <w:t xml:space="preserve"> </w:t>
      </w:r>
      <w:r w:rsidRPr="0027638C">
        <w:rPr>
          <w:sz w:val="24"/>
          <w:rPrChange w16du:dateUtc="2026-07-07T18:18:00Z" w:author="Author" w:date="2026-07-07T20:18:00Z" w:id="20192">
            <w:rPr>
              <w:rFonts w:ascii="Times New Roman"/>
              <w:color w:val="000000"/>
            </w:rPr>
          </w:rPrChange>
        </w:rPr>
        <w:t>ut</w:t>
      </w:r>
      <w:r w:rsidRPr="0027638C">
        <w:rPr>
          <w:spacing w:val="-8"/>
          <w:sz w:val="24"/>
          <w:rPrChange w16du:dateUtc="2026-07-07T18:18:00Z" w:author="Author" w:date="2026-07-07T20:18:00Z" w:id="20193">
            <w:rPr>
              <w:rFonts w:ascii="Times New Roman"/>
              <w:color w:val="000000"/>
              <w:spacing w:val="-5"/>
            </w:rPr>
          </w:rPrChange>
        </w:rPr>
        <w:t xml:space="preserve"> </w:t>
      </w:r>
      <w:r w:rsidRPr="0027638C">
        <w:rPr>
          <w:sz w:val="24"/>
          <w:rPrChange w16du:dateUtc="2026-07-07T18:18:00Z" w:author="Author" w:date="2026-07-07T20:18:00Z" w:id="20194">
            <w:rPr>
              <w:rFonts w:ascii="Times New Roman"/>
              <w:color w:val="000000"/>
            </w:rPr>
          </w:rPrChange>
        </w:rPr>
        <w:t>labore</w:t>
      </w:r>
      <w:r w:rsidRPr="0027638C">
        <w:rPr>
          <w:spacing w:val="-8"/>
          <w:sz w:val="24"/>
          <w:rPrChange w16du:dateUtc="2026-07-07T18:18:00Z" w:author="Author" w:date="2026-07-07T20:18:00Z" w:id="20195">
            <w:rPr>
              <w:rFonts w:ascii="Times New Roman"/>
              <w:color w:val="000000"/>
              <w:spacing w:val="-5"/>
            </w:rPr>
          </w:rPrChange>
        </w:rPr>
        <w:t xml:space="preserve"> </w:t>
      </w:r>
      <w:r w:rsidRPr="0027638C">
        <w:rPr>
          <w:sz w:val="24"/>
          <w:rPrChange w16du:dateUtc="2026-07-07T18:18:00Z" w:author="Author" w:date="2026-07-07T20:18:00Z" w:id="20196">
            <w:rPr>
              <w:rFonts w:ascii="Times New Roman"/>
              <w:color w:val="000000"/>
            </w:rPr>
          </w:rPrChange>
        </w:rPr>
        <w:t>et</w:t>
      </w:r>
      <w:r w:rsidRPr="0027638C">
        <w:rPr>
          <w:spacing w:val="-8"/>
          <w:sz w:val="24"/>
          <w:rPrChange w16du:dateUtc="2026-07-07T18:18:00Z" w:author="Author" w:date="2026-07-07T20:18:00Z" w:id="20197">
            <w:rPr>
              <w:rFonts w:ascii="Times New Roman"/>
              <w:color w:val="000000"/>
              <w:spacing w:val="-5"/>
            </w:rPr>
          </w:rPrChange>
        </w:rPr>
        <w:t xml:space="preserve"> </w:t>
      </w:r>
      <w:r w:rsidRPr="0027638C">
        <w:rPr>
          <w:sz w:val="24"/>
          <w:rPrChange w16du:dateUtc="2026-07-07T18:18:00Z" w:author="Author" w:date="2026-07-07T20:18:00Z" w:id="20198">
            <w:rPr>
              <w:rFonts w:ascii="Times New Roman"/>
              <w:color w:val="000000"/>
            </w:rPr>
          </w:rPrChange>
        </w:rPr>
        <w:t>dolore</w:t>
      </w:r>
      <w:r w:rsidRPr="0027638C">
        <w:rPr>
          <w:spacing w:val="-8"/>
          <w:sz w:val="24"/>
          <w:rPrChange w16du:dateUtc="2026-07-07T18:18:00Z" w:author="Author" w:date="2026-07-07T20:18:00Z" w:id="20199">
            <w:rPr>
              <w:rFonts w:ascii="Times New Roman"/>
              <w:color w:val="000000"/>
              <w:spacing w:val="-5"/>
            </w:rPr>
          </w:rPrChange>
        </w:rPr>
        <w:t xml:space="preserve"> </w:t>
      </w:r>
      <w:r w:rsidRPr="0027638C">
        <w:rPr>
          <w:sz w:val="24"/>
          <w:rPrChange w16du:dateUtc="2026-07-07T18:18:00Z" w:author="Author" w:date="2026-07-07T20:18:00Z" w:id="20200">
            <w:rPr>
              <w:rFonts w:ascii="Times New Roman"/>
              <w:color w:val="000000"/>
            </w:rPr>
          </w:rPrChange>
        </w:rPr>
        <w:t>magna</w:t>
      </w:r>
      <w:r w:rsidRPr="0027638C">
        <w:rPr>
          <w:spacing w:val="-8"/>
          <w:sz w:val="24"/>
          <w:rPrChange w16du:dateUtc="2026-07-07T18:18:00Z" w:author="Author" w:date="2026-07-07T20:18:00Z" w:id="20201">
            <w:rPr>
              <w:rFonts w:ascii="Times New Roman"/>
              <w:color w:val="000000"/>
              <w:spacing w:val="-5"/>
            </w:rPr>
          </w:rPrChange>
        </w:rPr>
        <w:t xml:space="preserve"> </w:t>
      </w:r>
      <w:r w:rsidRPr="0027638C">
        <w:rPr>
          <w:sz w:val="24"/>
          <w:rPrChange w16du:dateUtc="2026-07-07T18:18:00Z" w:author="Author" w:date="2026-07-07T20:18:00Z" w:id="20202">
            <w:rPr>
              <w:rFonts w:ascii="Times New Roman"/>
              <w:color w:val="000000"/>
            </w:rPr>
          </w:rPrChange>
        </w:rPr>
        <w:t>aliqua,</w:t>
      </w:r>
      <w:r w:rsidRPr="0027638C">
        <w:rPr>
          <w:spacing w:val="-8"/>
          <w:sz w:val="24"/>
          <w:rPrChange w16du:dateUtc="2026-07-07T18:18:00Z" w:author="Author" w:date="2026-07-07T20:18:00Z" w:id="20203">
            <w:rPr>
              <w:rFonts w:ascii="Times New Roman"/>
              <w:color w:val="000000"/>
              <w:spacing w:val="-5"/>
            </w:rPr>
          </w:rPrChange>
        </w:rPr>
        <w:t xml:space="preserve"> </w:t>
      </w:r>
      <w:r w:rsidRPr="0027638C">
        <w:rPr>
          <w:sz w:val="24"/>
          <w:rPrChange w16du:dateUtc="2026-07-07T18:18:00Z" w:author="Author" w:date="2026-07-07T20:18:00Z" w:id="20204">
            <w:rPr>
              <w:rFonts w:ascii="Times New Roman" w:hAnsi="Times New Roman"/>
              <w:color w:val="000000"/>
            </w:rPr>
          </w:rPrChange>
        </w:rPr>
        <w:t>lorem</w:t>
      </w:r>
      <w:del w16du:dateUtc="2026-07-07T18:18:00Z" w:author="Author" w:date="2026-07-07T20:18:00Z" w:id="20205">
        <w:r w:rsidR="00000000">
          <w:rPr>
            <w:color w:val="000000"/>
          </w:rPr>
          <w:cr/>
        </w:r>
      </w:del>
      <w:r w:rsidRPr="0027638C">
        <w:rPr>
          <w:sz w:val="24"/>
          <w:rPrChange w16du:dateUtc="2026-07-07T18:18:00Z" w:author="Author" w:date="2026-07-07T20:18:00Z" w:id="20206">
            <w:rPr>
              <w:rFonts w:ascii="Times New Roman"/>
              <w:color w:val="000000"/>
              <w:spacing w:val="665"/>
            </w:rPr>
          </w:rPrChange>
        </w:rPr>
        <w:t xml:space="preserve"> </w:t>
      </w:r>
      <w:r w:rsidRPr="0027638C">
        <w:rPr>
          <w:sz w:val="24"/>
          <w:rPrChange w16du:dateUtc="2026-07-07T18:18:00Z" w:author="Author" w:date="2026-07-07T20:18:00Z" w:id="20207">
            <w:rPr>
              <w:rFonts w:ascii="Times New Roman"/>
              <w:color w:val="000000"/>
            </w:rPr>
          </w:rPrChange>
        </w:rPr>
        <w:t>ipsum</w:t>
      </w:r>
      <w:r w:rsidRPr="0027638C">
        <w:rPr>
          <w:sz w:val="24"/>
          <w:rPrChange w16du:dateUtc="2026-07-07T18:18:00Z" w:author="Author" w:date="2026-07-07T20:18:00Z" w:id="20208">
            <w:rPr>
              <w:rFonts w:ascii="Times New Roman"/>
              <w:color w:val="000000"/>
              <w:spacing w:val="14"/>
            </w:rPr>
          </w:rPrChange>
        </w:rPr>
        <w:t xml:space="preserve"> </w:t>
      </w:r>
      <w:r w:rsidRPr="0027638C">
        <w:rPr>
          <w:sz w:val="24"/>
          <w:rPrChange w16du:dateUtc="2026-07-07T18:18:00Z" w:author="Author" w:date="2026-07-07T20:18:00Z" w:id="20209">
            <w:rPr>
              <w:rFonts w:ascii="Times New Roman"/>
              <w:color w:val="000000"/>
            </w:rPr>
          </w:rPrChange>
        </w:rPr>
        <w:t>dolor</w:t>
      </w:r>
      <w:r w:rsidRPr="0027638C">
        <w:rPr>
          <w:sz w:val="24"/>
          <w:rPrChange w16du:dateUtc="2026-07-07T18:18:00Z" w:author="Author" w:date="2026-07-07T20:18:00Z" w:id="20210">
            <w:rPr>
              <w:rFonts w:ascii="Times New Roman"/>
              <w:color w:val="000000"/>
              <w:spacing w:val="14"/>
            </w:rPr>
          </w:rPrChange>
        </w:rPr>
        <w:t xml:space="preserve"> </w:t>
      </w:r>
      <w:r w:rsidRPr="0027638C">
        <w:rPr>
          <w:sz w:val="24"/>
          <w:rPrChange w16du:dateUtc="2026-07-07T18:18:00Z" w:author="Author" w:date="2026-07-07T20:18:00Z" w:id="20211">
            <w:rPr>
              <w:rFonts w:ascii="Times New Roman"/>
              <w:color w:val="000000"/>
            </w:rPr>
          </w:rPrChange>
        </w:rPr>
        <w:t>sit</w:t>
      </w:r>
      <w:r w:rsidRPr="0027638C">
        <w:rPr>
          <w:sz w:val="24"/>
          <w:rPrChange w16du:dateUtc="2026-07-07T18:18:00Z" w:author="Author" w:date="2026-07-07T20:18:00Z" w:id="20212">
            <w:rPr>
              <w:rFonts w:ascii="Times New Roman"/>
              <w:color w:val="000000"/>
              <w:spacing w:val="14"/>
            </w:rPr>
          </w:rPrChange>
        </w:rPr>
        <w:t xml:space="preserve"> </w:t>
      </w:r>
      <w:r w:rsidRPr="0027638C">
        <w:rPr>
          <w:sz w:val="24"/>
          <w:rPrChange w16du:dateUtc="2026-07-07T18:18:00Z" w:author="Author" w:date="2026-07-07T20:18:00Z" w:id="20213">
            <w:rPr>
              <w:rFonts w:ascii="Times New Roman"/>
              <w:color w:val="000000"/>
            </w:rPr>
          </w:rPrChange>
        </w:rPr>
        <w:t>Amet</w:t>
      </w:r>
      <w:r w:rsidRPr="0027638C">
        <w:rPr>
          <w:sz w:val="24"/>
          <w:rPrChange w16du:dateUtc="2026-07-07T18:18:00Z" w:author="Author" w:date="2026-07-07T20:18:00Z" w:id="20214">
            <w:rPr>
              <w:rFonts w:ascii="Times New Roman"/>
              <w:color w:val="000000"/>
              <w:spacing w:val="14"/>
            </w:rPr>
          </w:rPrChange>
        </w:rPr>
        <w:t xml:space="preserve"> </w:t>
      </w:r>
      <w:r w:rsidRPr="0027638C">
        <w:rPr>
          <w:sz w:val="24"/>
          <w:rPrChange w16du:dateUtc="2026-07-07T18:18:00Z" w:author="Author" w:date="2026-07-07T20:18:00Z" w:id="20215">
            <w:rPr>
              <w:rFonts w:ascii="Times New Roman"/>
              <w:color w:val="000000"/>
            </w:rPr>
          </w:rPrChange>
        </w:rPr>
        <w:t>Consectetur</w:t>
      </w:r>
      <w:r w:rsidRPr="0027638C">
        <w:rPr>
          <w:sz w:val="24"/>
          <w:rPrChange w16du:dateUtc="2026-07-07T18:18:00Z" w:author="Author" w:date="2026-07-07T20:18:00Z" w:id="20216">
            <w:rPr>
              <w:rFonts w:ascii="Times New Roman"/>
              <w:color w:val="000000"/>
              <w:spacing w:val="14"/>
            </w:rPr>
          </w:rPrChange>
        </w:rPr>
        <w:t xml:space="preserve"> </w:t>
      </w:r>
      <w:r w:rsidRPr="0027638C">
        <w:rPr>
          <w:sz w:val="24"/>
          <w:rPrChange w16du:dateUtc="2026-07-07T18:18:00Z" w:author="Author" w:date="2026-07-07T20:18:00Z" w:id="20217">
            <w:rPr>
              <w:rFonts w:ascii="Times New Roman"/>
              <w:color w:val="000000"/>
            </w:rPr>
          </w:rPrChange>
        </w:rPr>
        <w:t>adipiscing</w:t>
      </w:r>
      <w:r w:rsidRPr="0027638C">
        <w:rPr>
          <w:sz w:val="24"/>
          <w:rPrChange w16du:dateUtc="2026-07-07T18:18:00Z" w:author="Author" w:date="2026-07-07T20:18:00Z" w:id="20218">
            <w:rPr>
              <w:rFonts w:ascii="Times New Roman"/>
              <w:color w:val="000000"/>
              <w:spacing w:val="14"/>
            </w:rPr>
          </w:rPrChange>
        </w:rPr>
        <w:t xml:space="preserve"> </w:t>
      </w:r>
      <w:r w:rsidRPr="0027638C">
        <w:rPr>
          <w:sz w:val="24"/>
          <w:rPrChange w16du:dateUtc="2026-07-07T18:18:00Z" w:author="Author" w:date="2026-07-07T20:18:00Z" w:id="20219">
            <w:rPr>
              <w:rFonts w:ascii="Times New Roman"/>
              <w:color w:val="000000"/>
            </w:rPr>
          </w:rPrChange>
        </w:rPr>
        <w:t>elit</w:t>
      </w:r>
      <w:r w:rsidRPr="0027638C">
        <w:rPr>
          <w:sz w:val="24"/>
          <w:rPrChange w16du:dateUtc="2026-07-07T18:18:00Z" w:author="Author" w:date="2026-07-07T20:18:00Z" w:id="20220">
            <w:rPr>
              <w:rFonts w:ascii="Times New Roman"/>
              <w:color w:val="000000"/>
              <w:spacing w:val="14"/>
            </w:rPr>
          </w:rPrChange>
        </w:rPr>
        <w:t xml:space="preserve"> </w:t>
      </w:r>
      <w:r w:rsidRPr="0027638C">
        <w:rPr>
          <w:sz w:val="24"/>
          <w:rPrChange w16du:dateUtc="2026-07-07T18:18:00Z" w:author="Author" w:date="2026-07-07T20:18:00Z" w:id="20221">
            <w:rPr>
              <w:rFonts w:ascii="Times New Roman"/>
              <w:color w:val="000000"/>
            </w:rPr>
          </w:rPrChange>
        </w:rPr>
        <w:t>sed</w:t>
      </w:r>
      <w:r w:rsidRPr="0027638C">
        <w:rPr>
          <w:sz w:val="24"/>
          <w:rPrChange w16du:dateUtc="2026-07-07T18:18:00Z" w:author="Author" w:date="2026-07-07T20:18:00Z" w:id="20222">
            <w:rPr>
              <w:rFonts w:ascii="Times New Roman"/>
              <w:color w:val="000000"/>
              <w:spacing w:val="14"/>
            </w:rPr>
          </w:rPrChange>
        </w:rPr>
        <w:t xml:space="preserve"> </w:t>
      </w:r>
      <w:r w:rsidRPr="0027638C">
        <w:rPr>
          <w:sz w:val="24"/>
          <w:rPrChange w16du:dateUtc="2026-07-07T18:18:00Z" w:author="Author" w:date="2026-07-07T20:18:00Z" w:id="20223">
            <w:rPr>
              <w:rFonts w:ascii="Times New Roman"/>
              <w:color w:val="000000"/>
            </w:rPr>
          </w:rPrChange>
        </w:rPr>
        <w:t>do</w:t>
      </w:r>
      <w:r w:rsidRPr="0027638C">
        <w:rPr>
          <w:sz w:val="24"/>
          <w:rPrChange w16du:dateUtc="2026-07-07T18:18:00Z" w:author="Author" w:date="2026-07-07T20:18:00Z" w:id="20224">
            <w:rPr>
              <w:rFonts w:ascii="Times New Roman"/>
              <w:color w:val="000000"/>
              <w:spacing w:val="14"/>
            </w:rPr>
          </w:rPrChange>
        </w:rPr>
        <w:t xml:space="preserve"> </w:t>
      </w:r>
      <w:r w:rsidRPr="0027638C">
        <w:rPr>
          <w:sz w:val="24"/>
          <w:rPrChange w16du:dateUtc="2026-07-07T18:18:00Z" w:author="Author" w:date="2026-07-07T20:18:00Z" w:id="20225">
            <w:rPr>
              <w:rFonts w:ascii="Times New Roman"/>
              <w:color w:val="000000"/>
            </w:rPr>
          </w:rPrChange>
        </w:rPr>
        <w:t>eiusmod</w:t>
      </w:r>
      <w:r w:rsidRPr="0027638C">
        <w:rPr>
          <w:sz w:val="24"/>
          <w:rPrChange w16du:dateUtc="2026-07-07T18:18:00Z" w:author="Author" w:date="2026-07-07T20:18:00Z" w:id="20226">
            <w:rPr>
              <w:rFonts w:ascii="Times New Roman"/>
              <w:color w:val="000000"/>
              <w:spacing w:val="14"/>
            </w:rPr>
          </w:rPrChange>
        </w:rPr>
        <w:t xml:space="preserve"> </w:t>
      </w:r>
      <w:r w:rsidRPr="0027638C">
        <w:rPr>
          <w:sz w:val="24"/>
          <w:rPrChange w16du:dateUtc="2026-07-07T18:18:00Z" w:author="Author" w:date="2026-07-07T20:18:00Z" w:id="20227">
            <w:rPr>
              <w:rFonts w:ascii="Times New Roman"/>
              <w:color w:val="000000"/>
            </w:rPr>
          </w:rPrChange>
        </w:rPr>
        <w:t>tempor.</w:t>
      </w:r>
      <w:r w:rsidRPr="0027638C">
        <w:rPr>
          <w:sz w:val="24"/>
          <w:rPrChange w16du:dateUtc="2026-07-07T18:18:00Z" w:author="Author" w:date="2026-07-07T20:18:00Z" w:id="20228">
            <w:rPr>
              <w:rFonts w:ascii="Times New Roman"/>
              <w:color w:val="000000"/>
              <w:spacing w:val="14"/>
            </w:rPr>
          </w:rPrChange>
        </w:rPr>
        <w:t xml:space="preserve"> </w:t>
      </w:r>
      <w:r w:rsidRPr="0027638C">
        <w:rPr>
          <w:sz w:val="24"/>
          <w:rPrChange w16du:dateUtc="2026-07-07T18:18:00Z" w:author="Author" w:date="2026-07-07T20:18:00Z" w:id="20229">
            <w:rPr>
              <w:rFonts w:ascii="Times New Roman"/>
              <w:color w:val="000000"/>
            </w:rPr>
          </w:rPrChange>
        </w:rPr>
        <w:t>Incididunt</w:t>
      </w:r>
      <w:r w:rsidRPr="0027638C">
        <w:rPr>
          <w:sz w:val="24"/>
          <w:rPrChange w16du:dateUtc="2026-07-07T18:18:00Z" w:author="Author" w:date="2026-07-07T20:18:00Z" w:id="20230">
            <w:rPr>
              <w:rFonts w:ascii="Times New Roman"/>
              <w:color w:val="000000"/>
              <w:spacing w:val="14"/>
            </w:rPr>
          </w:rPrChange>
        </w:rPr>
        <w:t xml:space="preserve"> </w:t>
      </w:r>
      <w:r w:rsidRPr="0027638C">
        <w:rPr>
          <w:sz w:val="24"/>
          <w:rPrChange w16du:dateUtc="2026-07-07T18:18:00Z" w:author="Author" w:date="2026-07-07T20:18:00Z" w:id="20231">
            <w:rPr>
              <w:rFonts w:ascii="Times New Roman"/>
              <w:color w:val="000000"/>
            </w:rPr>
          </w:rPrChange>
        </w:rPr>
        <w:t>ut</w:t>
      </w:r>
      <w:r w:rsidRPr="0027638C">
        <w:rPr>
          <w:sz w:val="24"/>
          <w:rPrChange w16du:dateUtc="2026-07-07T18:18:00Z" w:author="Author" w:date="2026-07-07T20:18:00Z" w:id="20232">
            <w:rPr>
              <w:rFonts w:ascii="Times New Roman"/>
              <w:color w:val="000000"/>
              <w:spacing w:val="14"/>
            </w:rPr>
          </w:rPrChange>
        </w:rPr>
        <w:t xml:space="preserve"> </w:t>
      </w:r>
      <w:r w:rsidRPr="0027638C">
        <w:rPr>
          <w:sz w:val="24"/>
          <w:rPrChange w16du:dateUtc="2026-07-07T18:18:00Z" w:author="Author" w:date="2026-07-07T20:18:00Z" w:id="20233">
            <w:rPr>
              <w:rFonts w:ascii="Times New Roman"/>
              <w:color w:val="000000"/>
            </w:rPr>
          </w:rPrChange>
        </w:rPr>
        <w:t>labore</w:t>
      </w:r>
      <w:r w:rsidRPr="0027638C">
        <w:rPr>
          <w:sz w:val="24"/>
          <w:rPrChange w16du:dateUtc="2026-07-07T18:18:00Z" w:author="Author" w:date="2026-07-07T20:18:00Z" w:id="20234">
            <w:rPr>
              <w:rFonts w:ascii="Times New Roman"/>
              <w:color w:val="000000"/>
              <w:spacing w:val="14"/>
            </w:rPr>
          </w:rPrChange>
        </w:rPr>
        <w:t xml:space="preserve"> </w:t>
      </w:r>
      <w:r w:rsidRPr="0027638C">
        <w:rPr>
          <w:sz w:val="24"/>
          <w:rPrChange w16du:dateUtc="2026-07-07T18:18:00Z" w:author="Author" w:date="2026-07-07T20:18:00Z" w:id="20235">
            <w:rPr>
              <w:rFonts w:ascii="Times New Roman"/>
              <w:color w:val="000000"/>
            </w:rPr>
          </w:rPrChange>
        </w:rPr>
        <w:t>et</w:t>
      </w:r>
      <w:r w:rsidRPr="0027638C">
        <w:rPr>
          <w:sz w:val="24"/>
          <w:rPrChange w16du:dateUtc="2026-07-07T18:18:00Z" w:author="Author" w:date="2026-07-07T20:18:00Z" w:id="20236">
            <w:rPr>
              <w:rFonts w:ascii="Times New Roman"/>
              <w:color w:val="000000"/>
              <w:spacing w:val="14"/>
            </w:rPr>
          </w:rPrChange>
        </w:rPr>
        <w:t xml:space="preserve"> </w:t>
      </w:r>
      <w:r w:rsidRPr="0027638C">
        <w:rPr>
          <w:sz w:val="24"/>
          <w:rPrChange w16du:dateUtc="2026-07-07T18:18:00Z" w:author="Author" w:date="2026-07-07T20:18:00Z" w:id="20237">
            <w:rPr>
              <w:rFonts w:ascii="Times New Roman"/>
              <w:color w:val="000000"/>
            </w:rPr>
          </w:rPrChange>
        </w:rPr>
        <w:t>dolore</w:t>
      </w:r>
      <w:r w:rsidRPr="0027638C">
        <w:rPr>
          <w:sz w:val="24"/>
          <w:rPrChange w16du:dateUtc="2026-07-07T18:18:00Z" w:author="Author" w:date="2026-07-07T20:18:00Z" w:id="20238">
            <w:rPr>
              <w:rFonts w:ascii="Times New Roman"/>
              <w:color w:val="000000"/>
              <w:spacing w:val="14"/>
            </w:rPr>
          </w:rPrChange>
        </w:rPr>
        <w:t xml:space="preserve"> </w:t>
      </w:r>
      <w:r w:rsidRPr="0027638C">
        <w:rPr>
          <w:sz w:val="24"/>
          <w:rPrChange w16du:dateUtc="2026-07-07T18:18:00Z" w:author="Author" w:date="2026-07-07T20:18:00Z" w:id="20239">
            <w:rPr>
              <w:rFonts w:ascii="Times New Roman"/>
              <w:color w:val="000000"/>
            </w:rPr>
          </w:rPrChange>
        </w:rPr>
        <w:t>magna</w:t>
      </w:r>
      <w:r w:rsidRPr="0027638C">
        <w:rPr>
          <w:sz w:val="24"/>
          <w:rPrChange w16du:dateUtc="2026-07-07T18:18:00Z" w:author="Author" w:date="2026-07-07T20:18:00Z" w:id="20240">
            <w:rPr>
              <w:rFonts w:ascii="Times New Roman"/>
              <w:color w:val="000000"/>
              <w:spacing w:val="14"/>
            </w:rPr>
          </w:rPrChange>
        </w:rPr>
        <w:t xml:space="preserve"> </w:t>
      </w:r>
      <w:r w:rsidRPr="0027638C">
        <w:rPr>
          <w:sz w:val="24"/>
          <w:rPrChange w16du:dateUtc="2026-07-07T18:18:00Z" w:author="Author" w:date="2026-07-07T20:18:00Z" w:id="20241">
            <w:rPr>
              <w:rFonts w:ascii="Times New Roman" w:hAnsi="Times New Roman"/>
              <w:color w:val="000000"/>
            </w:rPr>
          </w:rPrChange>
        </w:rPr>
        <w:t>aliqua</w:t>
      </w:r>
      <w:del w16du:dateUtc="2026-07-07T18:18:00Z" w:author="Author" w:date="2026-07-07T20:18:00Z" w:id="20242">
        <w:r w:rsidR="00000000">
          <w:rPr>
            <w:color w:val="000000"/>
          </w:rPr>
          <w:cr/>
        </w:r>
      </w:del>
      <w:r w:rsidRPr="0027638C">
        <w:rPr>
          <w:sz w:val="24"/>
          <w:rPrChange w16du:dateUtc="2026-07-07T18:18:00Z" w:author="Author" w:date="2026-07-07T20:18:00Z" w:id="20243">
            <w:rPr>
              <w:rFonts w:ascii="Times New Roman"/>
              <w:color w:val="000000"/>
              <w:spacing w:val="665"/>
            </w:rPr>
          </w:rPrChange>
        </w:rPr>
        <w:t xml:space="preserve"> </w:t>
      </w:r>
      <w:r w:rsidRPr="0027638C">
        <w:rPr>
          <w:sz w:val="24"/>
          <w:rPrChange w16du:dateUtc="2026-07-07T18:18:00Z" w:author="Author" w:date="2026-07-07T20:18:00Z" w:id="20244">
            <w:rPr>
              <w:rFonts w:ascii="Times New Roman"/>
              <w:color w:val="000000"/>
            </w:rPr>
          </w:rPrChange>
        </w:rPr>
        <w:t>lorem. Ipsum dolor sit amet consectetur adipiscing elit Sed.</w:t>
      </w:r>
    </w:p>
    <w:p w14:paraId="584D927E" w14:textId="77777777" w:rsidR="009609E8" w:rsidRDefault="00000000" w:rsidRPr="0027638C">
      <w:pPr>
        <w:pStyle w:val="ListParagraph"/>
        <w:numPr>
          <w:ilvl w:val="0"/>
          <w:numId w:val="2"/>
        </w:numPr>
        <w:tabs>
          <w:tab w:pos="718" w:val="left"/>
          <w:tab w:pos="720" w:val="left"/>
        </w:tabs>
        <w:spacing w:before="239"/>
        <w:ind w:right="355"/>
        <w:rPr>
          <w:sz w:val="24"/>
          <w:rPrChange w16du:dateUtc="2026-07-07T18:18:00Z" w:author="Author" w:date="2026-07-07T20:18:00Z" w:id="20245">
            <w:rPr>
              <w:rFonts w:ascii="Times New Roman"/>
              <w:color w:val="000000"/>
            </w:rPr>
          </w:rPrChange>
        </w:rPr>
        <w:pPrChange w16du:dateUtc="2026-07-07T18:18:00Z" w:author="Author" w:date="2026-07-07T20:18:00Z" w:id="20246">
          <w:pPr>
            <w:spacing w:after="0" w:before="236" w:line="253" w:lineRule="exact"/>
            <w:jc w:val="left"/>
          </w:pPr>
        </w:pPrChange>
      </w:pPr>
      <w:del w16du:dateUtc="2026-07-07T18:18:00Z" w:author="Author" w:date="2026-07-07T20:18:00Z" w:id="20247">
        <w:r>
          <w:rPr>
            <w:color w:val="000000"/>
          </w:rPr>
          <w:delText>4.</w:delText>
        </w:r>
        <w:r>
          <w:rPr>
            <w:color w:val="000000"/>
            <w:spacing w:val="500"/>
          </w:rPr>
          <w:delText xml:space="preserve"> </w:delText>
        </w:r>
      </w:del>
      <w:r w:rsidR="00A96A35" w:rsidRPr="0027638C">
        <w:rPr>
          <w:sz w:val="24"/>
          <w:rPrChange w16du:dateUtc="2026-07-07T18:18:00Z" w:author="Author" w:date="2026-07-07T20:18:00Z" w:id="20248">
            <w:rPr>
              <w:rFonts w:ascii="Times New Roman"/>
              <w:color w:val="000000"/>
            </w:rPr>
          </w:rPrChange>
        </w:rPr>
        <w:t>DO</w:t>
      </w:r>
      <w:r w:rsidR="00A96A35" w:rsidRPr="0027638C">
        <w:rPr>
          <w:sz w:val="24"/>
          <w:rPrChange w16du:dateUtc="2026-07-07T18:18:00Z" w:author="Author" w:date="2026-07-07T20:18:00Z" w:id="20249">
            <w:rPr>
              <w:rFonts w:ascii="Times New Roman"/>
              <w:color w:val="000000"/>
              <w:spacing w:val="13"/>
            </w:rPr>
          </w:rPrChange>
        </w:rPr>
        <w:t xml:space="preserve"> </w:t>
      </w:r>
      <w:r w:rsidR="00A96A35" w:rsidRPr="0027638C">
        <w:rPr>
          <w:sz w:val="24"/>
          <w:rPrChange w16du:dateUtc="2026-07-07T18:18:00Z" w:author="Author" w:date="2026-07-07T20:18:00Z" w:id="20250">
            <w:rPr>
              <w:rFonts w:ascii="Times New Roman" w:hAnsi="Times New Roman"/>
              <w:color w:val="000000"/>
              <w:spacing w:val="9"/>
            </w:rPr>
          </w:rPrChange>
        </w:rPr>
        <w:t>“</w:t>
      </w:r>
      <w:r w:rsidR="00A96A35" w:rsidRPr="0027638C">
        <w:rPr>
          <w:b/>
          <w:sz w:val="24"/>
          <w:rPrChange w16du:dateUtc="2026-07-07T18:18:00Z" w:author="Author" w:date="2026-07-07T20:18:00Z" w:id="20251">
            <w:rPr>
              <w:rFonts w:ascii="Times New Roman" w:hAnsi="Times New Roman"/>
              <w:color w:val="000000"/>
              <w:spacing w:val="9"/>
            </w:rPr>
          </w:rPrChange>
        </w:rPr>
        <w:t>Eiusmod</w:t>
      </w:r>
      <w:r w:rsidR="00A96A35" w:rsidRPr="0027638C">
        <w:rPr>
          <w:b/>
          <w:sz w:val="24"/>
          <w:rPrChange w16du:dateUtc="2026-07-07T18:18:00Z" w:author="Author" w:date="2026-07-07T20:18:00Z" w:id="20252">
            <w:rPr>
              <w:rFonts w:ascii="Times New Roman"/>
              <w:color w:val="000000"/>
              <w:spacing w:val="4"/>
            </w:rPr>
          </w:rPrChange>
        </w:rPr>
        <w:t xml:space="preserve"> </w:t>
      </w:r>
      <w:r w:rsidR="00A96A35" w:rsidRPr="0027638C">
        <w:rPr>
          <w:b/>
          <w:sz w:val="24"/>
          <w:rPrChange w16du:dateUtc="2026-07-07T18:18:00Z" w:author="Author" w:date="2026-07-07T20:18:00Z" w:id="20253">
            <w:rPr>
              <w:rFonts w:ascii="Times New Roman" w:hAnsi="Times New Roman"/>
              <w:color w:val="000000"/>
              <w:spacing w:val="9"/>
            </w:rPr>
          </w:rPrChange>
        </w:rPr>
        <w:t>Tempor</w:t>
      </w:r>
      <w:r w:rsidR="00A96A35" w:rsidRPr="0027638C">
        <w:rPr>
          <w:sz w:val="24"/>
          <w:rPrChange w16du:dateUtc="2026-07-07T18:18:00Z" w:author="Author" w:date="2026-07-07T20:18:00Z" w:id="20254">
            <w:rPr>
              <w:rFonts w:ascii="Times New Roman" w:hAnsi="Times New Roman"/>
              <w:color w:val="000000"/>
              <w:spacing w:val="9"/>
            </w:rPr>
          </w:rPrChange>
        </w:rPr>
        <w:t>”</w:t>
      </w:r>
      <w:r w:rsidR="00A96A35" w:rsidRPr="0027638C">
        <w:rPr>
          <w:sz w:val="24"/>
          <w:rPrChange w16du:dateUtc="2026-07-07T18:18:00Z" w:author="Author" w:date="2026-07-07T20:18:00Z" w:id="20255">
            <w:rPr>
              <w:rFonts w:ascii="Times New Roman"/>
              <w:color w:val="000000"/>
              <w:spacing w:val="4"/>
            </w:rPr>
          </w:rPrChange>
        </w:rPr>
        <w:t xml:space="preserve"> </w:t>
      </w:r>
      <w:r w:rsidR="00A96A35" w:rsidRPr="0027638C">
        <w:rPr>
          <w:sz w:val="24"/>
          <w:rPrChange w16du:dateUtc="2026-07-07T18:18:00Z" w:author="Author" w:date="2026-07-07T20:18:00Z" w:id="20256">
            <w:rPr>
              <w:rFonts w:ascii="Times New Roman"/>
              <w:color w:val="000000"/>
            </w:rPr>
          </w:rPrChange>
        </w:rPr>
        <w:t>incididunt</w:t>
      </w:r>
      <w:r w:rsidR="00A96A35" w:rsidRPr="0027638C">
        <w:rPr>
          <w:sz w:val="24"/>
          <w:rPrChange w16du:dateUtc="2026-07-07T18:18:00Z" w:author="Author" w:date="2026-07-07T20:18:00Z" w:id="20257">
            <w:rPr>
              <w:rFonts w:ascii="Times New Roman"/>
              <w:color w:val="000000"/>
              <w:spacing w:val="13"/>
            </w:rPr>
          </w:rPrChange>
        </w:rPr>
        <w:t xml:space="preserve"> </w:t>
      </w:r>
      <w:r w:rsidR="00A96A35" w:rsidRPr="0027638C">
        <w:rPr>
          <w:sz w:val="24"/>
          <w:rPrChange w16du:dateUtc="2026-07-07T18:18:00Z" w:author="Author" w:date="2026-07-07T20:18:00Z" w:id="20258">
            <w:rPr>
              <w:rFonts w:ascii="Times New Roman"/>
              <w:color w:val="000000"/>
            </w:rPr>
          </w:rPrChange>
        </w:rPr>
        <w:t>ut</w:t>
      </w:r>
      <w:r w:rsidR="00A96A35" w:rsidRPr="0027638C">
        <w:rPr>
          <w:sz w:val="24"/>
          <w:rPrChange w16du:dateUtc="2026-07-07T18:18:00Z" w:author="Author" w:date="2026-07-07T20:18:00Z" w:id="20259">
            <w:rPr>
              <w:rFonts w:ascii="Times New Roman"/>
              <w:color w:val="000000"/>
              <w:spacing w:val="13"/>
            </w:rPr>
          </w:rPrChange>
        </w:rPr>
        <w:t xml:space="preserve"> </w:t>
      </w:r>
      <w:r w:rsidR="00A96A35" w:rsidRPr="0027638C">
        <w:rPr>
          <w:sz w:val="24"/>
          <w:rPrChange w16du:dateUtc="2026-07-07T18:18:00Z" w:author="Author" w:date="2026-07-07T20:18:00Z" w:id="20260">
            <w:rPr>
              <w:rFonts w:ascii="Times New Roman"/>
              <w:color w:val="000000"/>
            </w:rPr>
          </w:rPrChange>
        </w:rPr>
        <w:t>labore</w:t>
      </w:r>
      <w:r w:rsidR="00A96A35" w:rsidRPr="0027638C">
        <w:rPr>
          <w:sz w:val="24"/>
          <w:rPrChange w16du:dateUtc="2026-07-07T18:18:00Z" w:author="Author" w:date="2026-07-07T20:18:00Z" w:id="20261">
            <w:rPr>
              <w:rFonts w:ascii="Times New Roman"/>
              <w:color w:val="000000"/>
              <w:spacing w:val="13"/>
            </w:rPr>
          </w:rPrChange>
        </w:rPr>
        <w:t xml:space="preserve"> </w:t>
      </w:r>
      <w:r w:rsidR="00A96A35" w:rsidRPr="0027638C">
        <w:rPr>
          <w:sz w:val="24"/>
          <w:rPrChange w16du:dateUtc="2026-07-07T18:18:00Z" w:author="Author" w:date="2026-07-07T20:18:00Z" w:id="20262">
            <w:rPr>
              <w:rFonts w:ascii="Times New Roman"/>
              <w:color w:val="000000"/>
            </w:rPr>
          </w:rPrChange>
        </w:rPr>
        <w:t>et</w:t>
      </w:r>
      <w:r w:rsidR="00A96A35" w:rsidRPr="0027638C">
        <w:rPr>
          <w:sz w:val="24"/>
          <w:rPrChange w16du:dateUtc="2026-07-07T18:18:00Z" w:author="Author" w:date="2026-07-07T20:18:00Z" w:id="20263">
            <w:rPr>
              <w:rFonts w:ascii="Times New Roman"/>
              <w:color w:val="000000"/>
              <w:spacing w:val="13"/>
            </w:rPr>
          </w:rPrChange>
        </w:rPr>
        <w:t xml:space="preserve"> </w:t>
      </w:r>
      <w:r w:rsidR="00A96A35" w:rsidRPr="0027638C">
        <w:rPr>
          <w:sz w:val="24"/>
          <w:rPrChange w16du:dateUtc="2026-07-07T18:18:00Z" w:author="Author" w:date="2026-07-07T20:18:00Z" w:id="20264">
            <w:rPr>
              <w:rFonts w:ascii="Times New Roman"/>
              <w:color w:val="000000"/>
            </w:rPr>
          </w:rPrChange>
        </w:rPr>
        <w:t>dolore</w:t>
      </w:r>
      <w:r w:rsidR="00A96A35" w:rsidRPr="0027638C">
        <w:rPr>
          <w:sz w:val="24"/>
          <w:rPrChange w16du:dateUtc="2026-07-07T18:18:00Z" w:author="Author" w:date="2026-07-07T20:18:00Z" w:id="20265">
            <w:rPr>
              <w:rFonts w:ascii="Times New Roman"/>
              <w:color w:val="000000"/>
              <w:spacing w:val="13"/>
            </w:rPr>
          </w:rPrChange>
        </w:rPr>
        <w:t xml:space="preserve"> </w:t>
      </w:r>
      <w:r w:rsidR="00A96A35" w:rsidRPr="0027638C">
        <w:rPr>
          <w:sz w:val="24"/>
          <w:rPrChange w16du:dateUtc="2026-07-07T18:18:00Z" w:author="Author" w:date="2026-07-07T20:18:00Z" w:id="20266">
            <w:rPr>
              <w:rFonts w:ascii="Times New Roman"/>
              <w:color w:val="000000"/>
            </w:rPr>
          </w:rPrChange>
        </w:rPr>
        <w:t>magna</w:t>
      </w:r>
      <w:r w:rsidR="00A96A35" w:rsidRPr="0027638C">
        <w:rPr>
          <w:sz w:val="24"/>
          <w:rPrChange w16du:dateUtc="2026-07-07T18:18:00Z" w:author="Author" w:date="2026-07-07T20:18:00Z" w:id="20267">
            <w:rPr>
              <w:rFonts w:ascii="Times New Roman"/>
              <w:color w:val="000000"/>
              <w:spacing w:val="13"/>
            </w:rPr>
          </w:rPrChange>
        </w:rPr>
        <w:t xml:space="preserve"> </w:t>
      </w:r>
      <w:r w:rsidR="00A96A35" w:rsidRPr="0027638C">
        <w:rPr>
          <w:sz w:val="24"/>
          <w:rPrChange w16du:dateUtc="2026-07-07T18:18:00Z" w:author="Author" w:date="2026-07-07T20:18:00Z" w:id="20268">
            <w:rPr>
              <w:rFonts w:ascii="Times New Roman"/>
              <w:color w:val="000000"/>
            </w:rPr>
          </w:rPrChange>
        </w:rPr>
        <w:t>aliqua</w:t>
      </w:r>
      <w:r w:rsidR="00A96A35" w:rsidRPr="0027638C">
        <w:rPr>
          <w:sz w:val="24"/>
          <w:rPrChange w16du:dateUtc="2026-07-07T18:18:00Z" w:author="Author" w:date="2026-07-07T20:18:00Z" w:id="20269">
            <w:rPr>
              <w:rFonts w:ascii="Times New Roman"/>
              <w:color w:val="000000"/>
              <w:spacing w:val="13"/>
            </w:rPr>
          </w:rPrChange>
        </w:rPr>
        <w:t xml:space="preserve"> </w:t>
      </w:r>
      <w:r w:rsidR="00A96A35" w:rsidRPr="0027638C">
        <w:rPr>
          <w:sz w:val="24"/>
          <w:rPrChange w16du:dateUtc="2026-07-07T18:18:00Z" w:author="Author" w:date="2026-07-07T20:18:00Z" w:id="20270">
            <w:rPr>
              <w:rFonts w:ascii="Times New Roman"/>
              <w:color w:val="000000"/>
            </w:rPr>
          </w:rPrChange>
        </w:rPr>
        <w:t>lorem</w:t>
      </w:r>
      <w:r w:rsidR="00A96A35" w:rsidRPr="0027638C">
        <w:rPr>
          <w:sz w:val="24"/>
          <w:rPrChange w16du:dateUtc="2026-07-07T18:18:00Z" w:author="Author" w:date="2026-07-07T20:18:00Z" w:id="20271">
            <w:rPr>
              <w:rFonts w:ascii="Times New Roman"/>
              <w:color w:val="000000"/>
              <w:spacing w:val="13"/>
            </w:rPr>
          </w:rPrChange>
        </w:rPr>
        <w:t xml:space="preserve"> </w:t>
      </w:r>
      <w:r w:rsidR="00A96A35" w:rsidRPr="0027638C">
        <w:rPr>
          <w:sz w:val="24"/>
          <w:rPrChange w16du:dateUtc="2026-07-07T18:18:00Z" w:author="Author" w:date="2026-07-07T20:18:00Z" w:id="20272">
            <w:rPr>
              <w:rFonts w:ascii="Times New Roman"/>
              <w:color w:val="000000"/>
            </w:rPr>
          </w:rPrChange>
        </w:rPr>
        <w:t>ipsum:</w:t>
      </w:r>
      <w:r w:rsidR="00A96A35" w:rsidRPr="0027638C">
        <w:rPr>
          <w:sz w:val="24"/>
          <w:rPrChange w16du:dateUtc="2026-07-07T18:18:00Z" w:author="Author" w:date="2026-07-07T20:18:00Z" w:id="20273">
            <w:rPr>
              <w:rFonts w:ascii="Times New Roman"/>
              <w:color w:val="000000"/>
              <w:spacing w:val="13"/>
            </w:rPr>
          </w:rPrChange>
        </w:rPr>
        <w:t xml:space="preserve"> </w:t>
      </w:r>
      <w:r w:rsidR="00A96A35" w:rsidRPr="0027638C">
        <w:rPr>
          <w:sz w:val="24"/>
          <w:rPrChange w16du:dateUtc="2026-07-07T18:18:00Z" w:author="Author" w:date="2026-07-07T20:18:00Z" w:id="20274">
            <w:rPr>
              <w:rFonts w:ascii="Times New Roman"/>
              <w:color w:val="000000"/>
            </w:rPr>
          </w:rPrChange>
        </w:rPr>
        <w:t>(dolor)</w:t>
      </w:r>
      <w:r w:rsidR="00A96A35" w:rsidRPr="0027638C">
        <w:rPr>
          <w:sz w:val="24"/>
          <w:rPrChange w16du:dateUtc="2026-07-07T18:18:00Z" w:author="Author" w:date="2026-07-07T20:18:00Z" w:id="20275">
            <w:rPr>
              <w:rFonts w:ascii="Times New Roman"/>
              <w:color w:val="000000"/>
              <w:spacing w:val="13"/>
            </w:rPr>
          </w:rPrChange>
        </w:rPr>
        <w:t xml:space="preserve"> </w:t>
      </w:r>
      <w:r w:rsidR="00A96A35" w:rsidRPr="0027638C">
        <w:rPr>
          <w:sz w:val="24"/>
          <w:rPrChange w16du:dateUtc="2026-07-07T18:18:00Z" w:author="Author" w:date="2026-07-07T20:18:00Z" w:id="20276">
            <w:rPr>
              <w:rFonts w:ascii="Times New Roman"/>
              <w:color w:val="000000"/>
            </w:rPr>
          </w:rPrChange>
        </w:rPr>
        <w:t>sit</w:t>
      </w:r>
      <w:r w:rsidR="00A96A35" w:rsidRPr="0027638C">
        <w:rPr>
          <w:sz w:val="24"/>
          <w:rPrChange w16du:dateUtc="2026-07-07T18:18:00Z" w:author="Author" w:date="2026-07-07T20:18:00Z" w:id="20277">
            <w:rPr>
              <w:rFonts w:ascii="Times New Roman"/>
              <w:color w:val="000000"/>
              <w:spacing w:val="13"/>
            </w:rPr>
          </w:rPrChange>
        </w:rPr>
        <w:t xml:space="preserve"> </w:t>
      </w:r>
      <w:r w:rsidR="00A96A35" w:rsidRPr="0027638C">
        <w:rPr>
          <w:sz w:val="24"/>
          <w:rPrChange w16du:dateUtc="2026-07-07T18:18:00Z" w:author="Author" w:date="2026-07-07T20:18:00Z" w:id="20278">
            <w:rPr>
              <w:rFonts w:ascii="Times New Roman"/>
              <w:color w:val="000000"/>
            </w:rPr>
          </w:rPrChange>
        </w:rPr>
        <w:t>amet</w:t>
      </w:r>
      <w:r w:rsidR="00A96A35" w:rsidRPr="0027638C">
        <w:rPr>
          <w:sz w:val="24"/>
          <w:rPrChange w16du:dateUtc="2026-07-07T18:18:00Z" w:author="Author" w:date="2026-07-07T20:18:00Z" w:id="20279">
            <w:rPr>
              <w:rFonts w:ascii="Times New Roman"/>
              <w:color w:val="000000"/>
              <w:spacing w:val="13"/>
            </w:rPr>
          </w:rPrChange>
        </w:rPr>
        <w:t xml:space="preserve"> </w:t>
      </w:r>
      <w:r w:rsidR="00A96A35" w:rsidRPr="0027638C">
        <w:rPr>
          <w:sz w:val="24"/>
          <w:rPrChange w16du:dateUtc="2026-07-07T18:18:00Z" w:author="Author" w:date="2026-07-07T20:18:00Z" w:id="20280">
            <w:rPr>
              <w:rFonts w:ascii="Times New Roman"/>
              <w:color w:val="000000"/>
            </w:rPr>
          </w:rPrChange>
        </w:rPr>
        <w:t>consectetur</w:t>
      </w:r>
      <w:r w:rsidR="00A96A35" w:rsidRPr="0027638C">
        <w:rPr>
          <w:sz w:val="24"/>
          <w:rPrChange w16du:dateUtc="2026-07-07T18:18:00Z" w:author="Author" w:date="2026-07-07T20:18:00Z" w:id="20281">
            <w:rPr>
              <w:rFonts w:ascii="Times New Roman"/>
              <w:color w:val="000000"/>
              <w:spacing w:val="13"/>
            </w:rPr>
          </w:rPrChange>
        </w:rPr>
        <w:t xml:space="preserve"> </w:t>
      </w:r>
      <w:r w:rsidR="00A96A35" w:rsidRPr="0027638C">
        <w:rPr>
          <w:sz w:val="24"/>
          <w:rPrChange w16du:dateUtc="2026-07-07T18:18:00Z" w:author="Author" w:date="2026-07-07T20:18:00Z" w:id="20282">
            <w:rPr>
              <w:rFonts w:ascii="Times New Roman" w:hAnsi="Times New Roman"/>
              <w:color w:val="000000"/>
            </w:rPr>
          </w:rPrChange>
        </w:rPr>
        <w:t>adipiscing</w:t>
      </w:r>
      <w:del w16du:dateUtc="2026-07-07T18:18:00Z" w:author="Author" w:date="2026-07-07T20:18:00Z" w:id="20283">
        <w:r>
          <w:rPr>
            <w:color w:val="000000"/>
          </w:rPr>
          <w:cr/>
        </w:r>
      </w:del>
      <w:r w:rsidR="00A96A35" w:rsidRPr="0027638C">
        <w:rPr>
          <w:sz w:val="24"/>
          <w:rPrChange w16du:dateUtc="2026-07-07T18:18:00Z" w:author="Author" w:date="2026-07-07T20:18:00Z" w:id="20284">
            <w:rPr>
              <w:rFonts w:ascii="Times New Roman"/>
              <w:color w:val="000000"/>
              <w:spacing w:val="665"/>
            </w:rPr>
          </w:rPrChange>
        </w:rPr>
        <w:t xml:space="preserve"> </w:t>
      </w:r>
      <w:r w:rsidR="00A96A35" w:rsidRPr="0027638C">
        <w:rPr>
          <w:sz w:val="24"/>
          <w:rPrChange w16du:dateUtc="2026-07-07T18:18:00Z" w:author="Author" w:date="2026-07-07T20:18:00Z" w:id="20285">
            <w:rPr>
              <w:rFonts w:ascii="Times New Roman"/>
              <w:color w:val="000000"/>
            </w:rPr>
          </w:rPrChange>
        </w:rPr>
        <w:t>elit</w:t>
      </w:r>
      <w:r w:rsidR="00A96A35" w:rsidRPr="0027638C">
        <w:rPr>
          <w:sz w:val="24"/>
          <w:rPrChange w16du:dateUtc="2026-07-07T18:18:00Z" w:author="Author" w:date="2026-07-07T20:18:00Z" w:id="20286">
            <w:rPr>
              <w:rFonts w:ascii="Times New Roman"/>
              <w:color w:val="000000"/>
              <w:spacing w:val="6"/>
            </w:rPr>
          </w:rPrChange>
        </w:rPr>
        <w:t xml:space="preserve"> </w:t>
      </w:r>
      <w:r w:rsidR="00A96A35" w:rsidRPr="0027638C">
        <w:rPr>
          <w:sz w:val="24"/>
          <w:rPrChange w16du:dateUtc="2026-07-07T18:18:00Z" w:author="Author" w:date="2026-07-07T20:18:00Z" w:id="20287">
            <w:rPr>
              <w:rFonts w:ascii="Times New Roman"/>
              <w:color w:val="000000"/>
            </w:rPr>
          </w:rPrChange>
        </w:rPr>
        <w:t>Sed</w:t>
      </w:r>
      <w:r w:rsidR="00A96A35" w:rsidRPr="0027638C">
        <w:rPr>
          <w:sz w:val="24"/>
          <w:rPrChange w16du:dateUtc="2026-07-07T18:18:00Z" w:author="Author" w:date="2026-07-07T20:18:00Z" w:id="20288">
            <w:rPr>
              <w:rFonts w:ascii="Times New Roman"/>
              <w:color w:val="000000"/>
              <w:spacing w:val="6"/>
            </w:rPr>
          </w:rPrChange>
        </w:rPr>
        <w:t xml:space="preserve"> </w:t>
      </w:r>
      <w:r w:rsidR="00A96A35" w:rsidRPr="0027638C">
        <w:rPr>
          <w:sz w:val="24"/>
          <w:rPrChange w16du:dateUtc="2026-07-07T18:18:00Z" w:author="Author" w:date="2026-07-07T20:18:00Z" w:id="20289">
            <w:rPr>
              <w:rFonts w:ascii="Times New Roman"/>
              <w:color w:val="000000"/>
            </w:rPr>
          </w:rPrChange>
        </w:rPr>
        <w:t>Do</w:t>
      </w:r>
      <w:r w:rsidR="00A96A35" w:rsidRPr="0027638C">
        <w:rPr>
          <w:sz w:val="24"/>
          <w:rPrChange w16du:dateUtc="2026-07-07T18:18:00Z" w:author="Author" w:date="2026-07-07T20:18:00Z" w:id="20290">
            <w:rPr>
              <w:rFonts w:ascii="Times New Roman"/>
              <w:color w:val="000000"/>
              <w:spacing w:val="6"/>
            </w:rPr>
          </w:rPrChange>
        </w:rPr>
        <w:t xml:space="preserve"> </w:t>
      </w:r>
      <w:r w:rsidR="00A96A35" w:rsidRPr="0027638C">
        <w:rPr>
          <w:sz w:val="24"/>
          <w:rPrChange w16du:dateUtc="2026-07-07T18:18:00Z" w:author="Author" w:date="2026-07-07T20:18:00Z" w:id="20291">
            <w:rPr>
              <w:rFonts w:ascii="Times New Roman"/>
              <w:color w:val="000000"/>
            </w:rPr>
          </w:rPrChange>
        </w:rPr>
        <w:t>eiusmod</w:t>
      </w:r>
      <w:r w:rsidR="00A96A35" w:rsidRPr="0027638C">
        <w:rPr>
          <w:sz w:val="24"/>
          <w:rPrChange w16du:dateUtc="2026-07-07T18:18:00Z" w:author="Author" w:date="2026-07-07T20:18:00Z" w:id="20292">
            <w:rPr>
              <w:rFonts w:ascii="Times New Roman"/>
              <w:color w:val="000000"/>
              <w:spacing w:val="6"/>
            </w:rPr>
          </w:rPrChange>
        </w:rPr>
        <w:t xml:space="preserve"> </w:t>
      </w:r>
      <w:r w:rsidR="00A96A35" w:rsidRPr="0027638C">
        <w:rPr>
          <w:sz w:val="24"/>
          <w:rPrChange w16du:dateUtc="2026-07-07T18:18:00Z" w:author="Author" w:date="2026-07-07T20:18:00Z" w:id="20293">
            <w:rPr>
              <w:rFonts w:ascii="Times New Roman"/>
              <w:color w:val="000000"/>
            </w:rPr>
          </w:rPrChange>
        </w:rPr>
        <w:t>tempor</w:t>
      </w:r>
      <w:r w:rsidR="00A96A35" w:rsidRPr="0027638C">
        <w:rPr>
          <w:sz w:val="24"/>
          <w:rPrChange w16du:dateUtc="2026-07-07T18:18:00Z" w:author="Author" w:date="2026-07-07T20:18:00Z" w:id="20294">
            <w:rPr>
              <w:rFonts w:ascii="Times New Roman"/>
              <w:color w:val="000000"/>
              <w:spacing w:val="6"/>
            </w:rPr>
          </w:rPrChange>
        </w:rPr>
        <w:t xml:space="preserve"> </w:t>
      </w:r>
      <w:r w:rsidR="00A96A35" w:rsidRPr="0027638C">
        <w:rPr>
          <w:sz w:val="24"/>
          <w:rPrChange w16du:dateUtc="2026-07-07T18:18:00Z" w:author="Author" w:date="2026-07-07T20:18:00Z" w:id="20295">
            <w:rPr>
              <w:rFonts w:ascii="Times New Roman"/>
              <w:color w:val="000000"/>
            </w:rPr>
          </w:rPrChange>
        </w:rPr>
        <w:t>incididunt</w:t>
      </w:r>
      <w:r w:rsidR="00A96A35" w:rsidRPr="0027638C">
        <w:rPr>
          <w:sz w:val="24"/>
          <w:rPrChange w16du:dateUtc="2026-07-07T18:18:00Z" w:author="Author" w:date="2026-07-07T20:18:00Z" w:id="20296">
            <w:rPr>
              <w:rFonts w:ascii="Times New Roman"/>
              <w:color w:val="000000"/>
              <w:spacing w:val="6"/>
            </w:rPr>
          </w:rPrChange>
        </w:rPr>
        <w:t xml:space="preserve"> </w:t>
      </w:r>
      <w:r w:rsidR="00A96A35" w:rsidRPr="0027638C">
        <w:rPr>
          <w:sz w:val="24"/>
          <w:rPrChange w16du:dateUtc="2026-07-07T18:18:00Z" w:author="Author" w:date="2026-07-07T20:18:00Z" w:id="20297">
            <w:rPr>
              <w:rFonts w:ascii="Times New Roman"/>
              <w:color w:val="000000"/>
            </w:rPr>
          </w:rPrChange>
        </w:rPr>
        <w:t>ut</w:t>
      </w:r>
      <w:r w:rsidR="00A96A35" w:rsidRPr="0027638C">
        <w:rPr>
          <w:sz w:val="24"/>
          <w:rPrChange w16du:dateUtc="2026-07-07T18:18:00Z" w:author="Author" w:date="2026-07-07T20:18:00Z" w:id="20298">
            <w:rPr>
              <w:rFonts w:ascii="Times New Roman"/>
              <w:color w:val="000000"/>
              <w:spacing w:val="6"/>
            </w:rPr>
          </w:rPrChange>
        </w:rPr>
        <w:t xml:space="preserve"> </w:t>
      </w:r>
      <w:r w:rsidR="00A96A35" w:rsidRPr="0027638C">
        <w:rPr>
          <w:sz w:val="24"/>
          <w:rPrChange w16du:dateUtc="2026-07-07T18:18:00Z" w:author="Author" w:date="2026-07-07T20:18:00Z" w:id="20299">
            <w:rPr>
              <w:rFonts w:ascii="Times New Roman"/>
              <w:color w:val="000000"/>
            </w:rPr>
          </w:rPrChange>
        </w:rPr>
        <w:t>labore</w:t>
      </w:r>
      <w:r w:rsidR="00A96A35" w:rsidRPr="0027638C">
        <w:rPr>
          <w:sz w:val="24"/>
          <w:rPrChange w16du:dateUtc="2026-07-07T18:18:00Z" w:author="Author" w:date="2026-07-07T20:18:00Z" w:id="20300">
            <w:rPr>
              <w:rFonts w:ascii="Times New Roman"/>
              <w:color w:val="000000"/>
              <w:spacing w:val="6"/>
            </w:rPr>
          </w:rPrChange>
        </w:rPr>
        <w:t xml:space="preserve"> </w:t>
      </w:r>
      <w:r w:rsidR="00A96A35" w:rsidRPr="0027638C">
        <w:rPr>
          <w:sz w:val="24"/>
          <w:rPrChange w16du:dateUtc="2026-07-07T18:18:00Z" w:author="Author" w:date="2026-07-07T20:18:00Z" w:id="20301">
            <w:rPr>
              <w:rFonts w:ascii="Times New Roman"/>
              <w:color w:val="000000"/>
            </w:rPr>
          </w:rPrChange>
        </w:rPr>
        <w:t>et;</w:t>
      </w:r>
      <w:r w:rsidR="00A96A35" w:rsidRPr="0027638C">
        <w:rPr>
          <w:sz w:val="24"/>
          <w:rPrChange w16du:dateUtc="2026-07-07T18:18:00Z" w:author="Author" w:date="2026-07-07T20:18:00Z" w:id="20302">
            <w:rPr>
              <w:rFonts w:ascii="Times New Roman"/>
              <w:color w:val="000000"/>
              <w:spacing w:val="6"/>
            </w:rPr>
          </w:rPrChange>
        </w:rPr>
        <w:t xml:space="preserve"> </w:t>
      </w:r>
      <w:r w:rsidR="00A96A35" w:rsidRPr="0027638C">
        <w:rPr>
          <w:sz w:val="24"/>
          <w:rPrChange w16du:dateUtc="2026-07-07T18:18:00Z" w:author="Author" w:date="2026-07-07T20:18:00Z" w:id="20303">
            <w:rPr>
              <w:rFonts w:ascii="Times New Roman"/>
              <w:color w:val="000000"/>
            </w:rPr>
          </w:rPrChange>
        </w:rPr>
        <w:t>(dolore)</w:t>
      </w:r>
      <w:r w:rsidR="00A96A35" w:rsidRPr="0027638C">
        <w:rPr>
          <w:sz w:val="24"/>
          <w:rPrChange w16du:dateUtc="2026-07-07T18:18:00Z" w:author="Author" w:date="2026-07-07T20:18:00Z" w:id="20304">
            <w:rPr>
              <w:rFonts w:ascii="Times New Roman"/>
              <w:color w:val="000000"/>
              <w:spacing w:val="6"/>
            </w:rPr>
          </w:rPrChange>
        </w:rPr>
        <w:t xml:space="preserve"> </w:t>
      </w:r>
      <w:r w:rsidR="00A96A35" w:rsidRPr="0027638C">
        <w:rPr>
          <w:sz w:val="24"/>
          <w:rPrChange w16du:dateUtc="2026-07-07T18:18:00Z" w:author="Author" w:date="2026-07-07T20:18:00Z" w:id="20305">
            <w:rPr>
              <w:rFonts w:ascii="Times New Roman"/>
              <w:color w:val="000000"/>
            </w:rPr>
          </w:rPrChange>
        </w:rPr>
        <w:t>magna</w:t>
      </w:r>
      <w:r w:rsidR="00A96A35" w:rsidRPr="0027638C">
        <w:rPr>
          <w:sz w:val="24"/>
          <w:rPrChange w16du:dateUtc="2026-07-07T18:18:00Z" w:author="Author" w:date="2026-07-07T20:18:00Z" w:id="20306">
            <w:rPr>
              <w:rFonts w:ascii="Times New Roman"/>
              <w:color w:val="000000"/>
              <w:spacing w:val="6"/>
            </w:rPr>
          </w:rPrChange>
        </w:rPr>
        <w:t xml:space="preserve"> </w:t>
      </w:r>
      <w:r w:rsidR="00A96A35" w:rsidRPr="0027638C">
        <w:rPr>
          <w:sz w:val="24"/>
          <w:rPrChange w16du:dateUtc="2026-07-07T18:18:00Z" w:author="Author" w:date="2026-07-07T20:18:00Z" w:id="20307">
            <w:rPr>
              <w:rFonts w:ascii="Times New Roman"/>
              <w:color w:val="000000"/>
            </w:rPr>
          </w:rPrChange>
        </w:rPr>
        <w:t>aliqua</w:t>
      </w:r>
      <w:r w:rsidR="00A96A35" w:rsidRPr="0027638C">
        <w:rPr>
          <w:sz w:val="24"/>
          <w:rPrChange w16du:dateUtc="2026-07-07T18:18:00Z" w:author="Author" w:date="2026-07-07T20:18:00Z" w:id="20308">
            <w:rPr>
              <w:rFonts w:ascii="Times New Roman"/>
              <w:color w:val="000000"/>
              <w:spacing w:val="6"/>
            </w:rPr>
          </w:rPrChange>
        </w:rPr>
        <w:t xml:space="preserve"> </w:t>
      </w:r>
      <w:r w:rsidR="00A96A35" w:rsidRPr="0027638C">
        <w:rPr>
          <w:sz w:val="24"/>
          <w:rPrChange w16du:dateUtc="2026-07-07T18:18:00Z" w:author="Author" w:date="2026-07-07T20:18:00Z" w:id="20309">
            <w:rPr>
              <w:rFonts w:ascii="Times New Roman"/>
              <w:color w:val="000000"/>
            </w:rPr>
          </w:rPrChange>
        </w:rPr>
        <w:t>lorem</w:t>
      </w:r>
      <w:r w:rsidR="00A96A35" w:rsidRPr="0027638C">
        <w:rPr>
          <w:sz w:val="24"/>
          <w:rPrChange w16du:dateUtc="2026-07-07T18:18:00Z" w:author="Author" w:date="2026-07-07T20:18:00Z" w:id="20310">
            <w:rPr>
              <w:rFonts w:ascii="Times New Roman"/>
              <w:color w:val="000000"/>
              <w:spacing w:val="6"/>
            </w:rPr>
          </w:rPrChange>
        </w:rPr>
        <w:t xml:space="preserve"> </w:t>
      </w:r>
      <w:r w:rsidR="00A96A35" w:rsidRPr="0027638C">
        <w:rPr>
          <w:sz w:val="24"/>
          <w:rPrChange w16du:dateUtc="2026-07-07T18:18:00Z" w:author="Author" w:date="2026-07-07T20:18:00Z" w:id="20311">
            <w:rPr>
              <w:rFonts w:ascii="Times New Roman"/>
              <w:color w:val="000000"/>
            </w:rPr>
          </w:rPrChange>
        </w:rPr>
        <w:t>ipsum</w:t>
      </w:r>
      <w:r w:rsidR="00A96A35" w:rsidRPr="0027638C">
        <w:rPr>
          <w:sz w:val="24"/>
          <w:rPrChange w16du:dateUtc="2026-07-07T18:18:00Z" w:author="Author" w:date="2026-07-07T20:18:00Z" w:id="20312">
            <w:rPr>
              <w:rFonts w:ascii="Times New Roman"/>
              <w:color w:val="000000"/>
              <w:spacing w:val="6"/>
            </w:rPr>
          </w:rPrChange>
        </w:rPr>
        <w:t xml:space="preserve"> </w:t>
      </w:r>
      <w:r w:rsidR="00A96A35" w:rsidRPr="0027638C">
        <w:rPr>
          <w:sz w:val="24"/>
          <w:rPrChange w16du:dateUtc="2026-07-07T18:18:00Z" w:author="Author" w:date="2026-07-07T20:18:00Z" w:id="20313">
            <w:rPr>
              <w:rFonts w:ascii="Times New Roman"/>
              <w:color w:val="000000"/>
            </w:rPr>
          </w:rPrChange>
        </w:rPr>
        <w:t>dolor</w:t>
      </w:r>
      <w:r w:rsidR="00A96A35" w:rsidRPr="0027638C">
        <w:rPr>
          <w:sz w:val="24"/>
          <w:rPrChange w16du:dateUtc="2026-07-07T18:18:00Z" w:author="Author" w:date="2026-07-07T20:18:00Z" w:id="20314">
            <w:rPr>
              <w:rFonts w:ascii="Times New Roman"/>
              <w:color w:val="000000"/>
              <w:spacing w:val="6"/>
            </w:rPr>
          </w:rPrChange>
        </w:rPr>
        <w:t xml:space="preserve"> </w:t>
      </w:r>
      <w:r w:rsidR="00A96A35" w:rsidRPr="0027638C">
        <w:rPr>
          <w:sz w:val="24"/>
          <w:rPrChange w16du:dateUtc="2026-07-07T18:18:00Z" w:author="Author" w:date="2026-07-07T20:18:00Z" w:id="20315">
            <w:rPr>
              <w:rFonts w:ascii="Times New Roman" w:hAnsi="Times New Roman"/>
              <w:color w:val="000000"/>
            </w:rPr>
          </w:rPrChange>
        </w:rPr>
        <w:t>Sit</w:t>
      </w:r>
      <w:del w16du:dateUtc="2026-07-07T18:18:00Z" w:author="Author" w:date="2026-07-07T20:18:00Z" w:id="20316">
        <w:r>
          <w:rPr>
            <w:color w:val="000000"/>
          </w:rPr>
          <w:cr/>
        </w:r>
      </w:del>
      <w:r w:rsidR="00A96A35" w:rsidRPr="0027638C">
        <w:rPr>
          <w:sz w:val="24"/>
          <w:rPrChange w16du:dateUtc="2026-07-07T18:18:00Z" w:author="Author" w:date="2026-07-07T20:18:00Z" w:id="20317">
            <w:rPr>
              <w:rFonts w:ascii="Times New Roman"/>
              <w:color w:val="000000"/>
              <w:spacing w:val="665"/>
            </w:rPr>
          </w:rPrChange>
        </w:rPr>
        <w:t xml:space="preserve"> </w:t>
      </w:r>
      <w:r w:rsidR="00A96A35" w:rsidRPr="0027638C">
        <w:rPr>
          <w:sz w:val="24"/>
          <w:rPrChange w16du:dateUtc="2026-07-07T18:18:00Z" w:author="Author" w:date="2026-07-07T20:18:00Z" w:id="20318">
            <w:rPr>
              <w:rFonts w:ascii="Times New Roman"/>
              <w:color w:val="000000"/>
            </w:rPr>
          </w:rPrChange>
        </w:rPr>
        <w:t>Amet</w:t>
      </w:r>
      <w:r w:rsidR="00A96A35" w:rsidRPr="0027638C">
        <w:rPr>
          <w:sz w:val="24"/>
          <w:rPrChange w16du:dateUtc="2026-07-07T18:18:00Z" w:author="Author" w:date="2026-07-07T20:18:00Z" w:id="20319">
            <w:rPr>
              <w:rFonts w:ascii="Times New Roman"/>
              <w:color w:val="000000"/>
              <w:spacing w:val="18"/>
            </w:rPr>
          </w:rPrChange>
        </w:rPr>
        <w:t xml:space="preserve"> </w:t>
      </w:r>
      <w:r w:rsidR="00A96A35" w:rsidRPr="0027638C">
        <w:rPr>
          <w:sz w:val="24"/>
          <w:rPrChange w16du:dateUtc="2026-07-07T18:18:00Z" w:author="Author" w:date="2026-07-07T20:18:00Z" w:id="20320">
            <w:rPr>
              <w:rFonts w:ascii="Times New Roman"/>
              <w:color w:val="000000"/>
            </w:rPr>
          </w:rPrChange>
        </w:rPr>
        <w:t>consectetur</w:t>
      </w:r>
      <w:r w:rsidR="00A96A35" w:rsidRPr="0027638C">
        <w:rPr>
          <w:sz w:val="24"/>
          <w:rPrChange w16du:dateUtc="2026-07-07T18:18:00Z" w:author="Author" w:date="2026-07-07T20:18:00Z" w:id="20321">
            <w:rPr>
              <w:rFonts w:ascii="Times New Roman"/>
              <w:color w:val="000000"/>
              <w:spacing w:val="18"/>
            </w:rPr>
          </w:rPrChange>
        </w:rPr>
        <w:t xml:space="preserve"> </w:t>
      </w:r>
      <w:r w:rsidR="00A96A35" w:rsidRPr="0027638C">
        <w:rPr>
          <w:sz w:val="24"/>
          <w:rPrChange w16du:dateUtc="2026-07-07T18:18:00Z" w:author="Author" w:date="2026-07-07T20:18:00Z" w:id="20322">
            <w:rPr>
              <w:rFonts w:ascii="Times New Roman"/>
              <w:color w:val="000000"/>
            </w:rPr>
          </w:rPrChange>
        </w:rPr>
        <w:t>adipiscing</w:t>
      </w:r>
      <w:r w:rsidR="00A96A35" w:rsidRPr="0027638C">
        <w:rPr>
          <w:sz w:val="24"/>
          <w:rPrChange w16du:dateUtc="2026-07-07T18:18:00Z" w:author="Author" w:date="2026-07-07T20:18:00Z" w:id="20323">
            <w:rPr>
              <w:rFonts w:ascii="Times New Roman"/>
              <w:color w:val="000000"/>
              <w:spacing w:val="18"/>
            </w:rPr>
          </w:rPrChange>
        </w:rPr>
        <w:t xml:space="preserve"> </w:t>
      </w:r>
      <w:r w:rsidR="00A96A35" w:rsidRPr="0027638C">
        <w:rPr>
          <w:sz w:val="24"/>
          <w:rPrChange w16du:dateUtc="2026-07-07T18:18:00Z" w:author="Author" w:date="2026-07-07T20:18:00Z" w:id="20324">
            <w:rPr>
              <w:rFonts w:ascii="Times New Roman"/>
              <w:color w:val="000000"/>
            </w:rPr>
          </w:rPrChange>
        </w:rPr>
        <w:t>elit</w:t>
      </w:r>
      <w:r w:rsidR="00A96A35" w:rsidRPr="0027638C">
        <w:rPr>
          <w:sz w:val="24"/>
          <w:rPrChange w16du:dateUtc="2026-07-07T18:18:00Z" w:author="Author" w:date="2026-07-07T20:18:00Z" w:id="20325">
            <w:rPr>
              <w:rFonts w:ascii="Times New Roman"/>
              <w:color w:val="000000"/>
              <w:spacing w:val="18"/>
            </w:rPr>
          </w:rPrChange>
        </w:rPr>
        <w:t xml:space="preserve"> </w:t>
      </w:r>
      <w:r w:rsidR="00A96A35" w:rsidRPr="0027638C">
        <w:rPr>
          <w:sz w:val="24"/>
          <w:rPrChange w16du:dateUtc="2026-07-07T18:18:00Z" w:author="Author" w:date="2026-07-07T20:18:00Z" w:id="20326">
            <w:rPr>
              <w:rFonts w:ascii="Times New Roman"/>
              <w:color w:val="000000"/>
            </w:rPr>
          </w:rPrChange>
        </w:rPr>
        <w:t>sed</w:t>
      </w:r>
      <w:r w:rsidR="00A96A35" w:rsidRPr="0027638C">
        <w:rPr>
          <w:sz w:val="24"/>
          <w:rPrChange w16du:dateUtc="2026-07-07T18:18:00Z" w:author="Author" w:date="2026-07-07T20:18:00Z" w:id="20327">
            <w:rPr>
              <w:rFonts w:ascii="Times New Roman"/>
              <w:color w:val="000000"/>
              <w:spacing w:val="18"/>
            </w:rPr>
          </w:rPrChange>
        </w:rPr>
        <w:t xml:space="preserve"> </w:t>
      </w:r>
      <w:r w:rsidR="00A96A35" w:rsidRPr="0027638C">
        <w:rPr>
          <w:sz w:val="24"/>
          <w:rPrChange w16du:dateUtc="2026-07-07T18:18:00Z" w:author="Author" w:date="2026-07-07T20:18:00Z" w:id="20328">
            <w:rPr>
              <w:rFonts w:ascii="Times New Roman"/>
              <w:color w:val="000000"/>
            </w:rPr>
          </w:rPrChange>
        </w:rPr>
        <w:t>do</w:t>
      </w:r>
      <w:r w:rsidR="00A96A35" w:rsidRPr="0027638C">
        <w:rPr>
          <w:sz w:val="24"/>
          <w:rPrChange w16du:dateUtc="2026-07-07T18:18:00Z" w:author="Author" w:date="2026-07-07T20:18:00Z" w:id="20329">
            <w:rPr>
              <w:rFonts w:ascii="Times New Roman"/>
              <w:color w:val="000000"/>
              <w:spacing w:val="18"/>
            </w:rPr>
          </w:rPrChange>
        </w:rPr>
        <w:t xml:space="preserve"> </w:t>
      </w:r>
      <w:r w:rsidR="00A96A35" w:rsidRPr="0027638C">
        <w:rPr>
          <w:sz w:val="24"/>
          <w:rPrChange w16du:dateUtc="2026-07-07T18:18:00Z" w:author="Author" w:date="2026-07-07T20:18:00Z" w:id="20330">
            <w:rPr>
              <w:rFonts w:ascii="Times New Roman"/>
              <w:color w:val="000000"/>
            </w:rPr>
          </w:rPrChange>
        </w:rPr>
        <w:t>eiusmod</w:t>
      </w:r>
      <w:r w:rsidR="00A96A35" w:rsidRPr="0027638C">
        <w:rPr>
          <w:sz w:val="24"/>
          <w:rPrChange w16du:dateUtc="2026-07-07T18:18:00Z" w:author="Author" w:date="2026-07-07T20:18:00Z" w:id="20331">
            <w:rPr>
              <w:rFonts w:ascii="Times New Roman"/>
              <w:color w:val="000000"/>
              <w:spacing w:val="18"/>
            </w:rPr>
          </w:rPrChange>
        </w:rPr>
        <w:t xml:space="preserve"> </w:t>
      </w:r>
      <w:r w:rsidR="00A96A35" w:rsidRPr="0027638C">
        <w:rPr>
          <w:sz w:val="24"/>
          <w:rPrChange w16du:dateUtc="2026-07-07T18:18:00Z" w:author="Author" w:date="2026-07-07T20:18:00Z" w:id="20332">
            <w:rPr>
              <w:rFonts w:ascii="Times New Roman"/>
              <w:color w:val="000000"/>
            </w:rPr>
          </w:rPrChange>
        </w:rPr>
        <w:t>tempor</w:t>
      </w:r>
      <w:r w:rsidR="00A96A35" w:rsidRPr="0027638C">
        <w:rPr>
          <w:sz w:val="24"/>
          <w:rPrChange w16du:dateUtc="2026-07-07T18:18:00Z" w:author="Author" w:date="2026-07-07T20:18:00Z" w:id="20333">
            <w:rPr>
              <w:rFonts w:ascii="Times New Roman"/>
              <w:color w:val="000000"/>
              <w:spacing w:val="18"/>
            </w:rPr>
          </w:rPrChange>
        </w:rPr>
        <w:t xml:space="preserve"> </w:t>
      </w:r>
      <w:r w:rsidR="00A96A35" w:rsidRPr="0027638C">
        <w:rPr>
          <w:sz w:val="24"/>
          <w:rPrChange w16du:dateUtc="2026-07-07T18:18:00Z" w:author="Author" w:date="2026-07-07T20:18:00Z" w:id="20334">
            <w:rPr>
              <w:rFonts w:ascii="Times New Roman"/>
              <w:color w:val="000000"/>
            </w:rPr>
          </w:rPrChange>
        </w:rPr>
        <w:t>incididunt</w:t>
      </w:r>
      <w:del w16du:dateUtc="2026-07-07T18:18:00Z" w:author="Author" w:date="2026-07-07T20:18:00Z" w:id="20335">
        <w:r>
          <w:rPr>
            <w:color w:val="000000"/>
            <w:spacing w:val="18"/>
          </w:rPr>
          <w:delText xml:space="preserve"> </w:delText>
        </w:r>
      </w:del>
      <w:ins w16du:dateUtc="2026-07-07T18:18:00Z" w:author="Author" w:date="2026-07-07T20:18:00Z" w:id="20336">
        <w:r w:rsidR="00A96A35" w:rsidRPr="0027638C">
          <w:rPr>
            <w:sz w:val="24"/>
            <w:szCs w:val="24"/>
          </w:rPr>
          <w:t>-</w:t>
        </w:r>
      </w:ins>
      <w:r w:rsidR="00A96A35" w:rsidRPr="0027638C">
        <w:rPr>
          <w:sz w:val="24"/>
          <w:rPrChange w16du:dateUtc="2026-07-07T18:18:00Z" w:author="Author" w:date="2026-07-07T20:18:00Z" w:id="20337">
            <w:rPr>
              <w:rFonts w:ascii="Times New Roman"/>
              <w:color w:val="000000"/>
            </w:rPr>
          </w:rPrChange>
        </w:rPr>
        <w:t>ut</w:t>
      </w:r>
      <w:r w:rsidR="00A96A35" w:rsidRPr="0027638C">
        <w:rPr>
          <w:sz w:val="24"/>
          <w:rPrChange w16du:dateUtc="2026-07-07T18:18:00Z" w:author="Author" w:date="2026-07-07T20:18:00Z" w:id="20338">
            <w:rPr>
              <w:rFonts w:ascii="Times New Roman"/>
              <w:color w:val="000000"/>
              <w:spacing w:val="18"/>
            </w:rPr>
          </w:rPrChange>
        </w:rPr>
        <w:t xml:space="preserve"> </w:t>
      </w:r>
      <w:r w:rsidR="00A96A35" w:rsidRPr="0027638C">
        <w:rPr>
          <w:sz w:val="24"/>
          <w:rPrChange w16du:dateUtc="2026-07-07T18:18:00Z" w:author="Author" w:date="2026-07-07T20:18:00Z" w:id="20339">
            <w:rPr>
              <w:rFonts w:ascii="Times New Roman"/>
              <w:color w:val="000000"/>
            </w:rPr>
          </w:rPrChange>
        </w:rPr>
        <w:t>labore;</w:t>
      </w:r>
      <w:r w:rsidR="00A96A35" w:rsidRPr="0027638C">
        <w:rPr>
          <w:sz w:val="24"/>
          <w:rPrChange w16du:dateUtc="2026-07-07T18:18:00Z" w:author="Author" w:date="2026-07-07T20:18:00Z" w:id="20340">
            <w:rPr>
              <w:rFonts w:ascii="Times New Roman"/>
              <w:color w:val="000000"/>
              <w:spacing w:val="18"/>
            </w:rPr>
          </w:rPrChange>
        </w:rPr>
        <w:t xml:space="preserve"> </w:t>
      </w:r>
      <w:r w:rsidR="00A96A35" w:rsidRPr="0027638C">
        <w:rPr>
          <w:sz w:val="24"/>
          <w:rPrChange w16du:dateUtc="2026-07-07T18:18:00Z" w:author="Author" w:date="2026-07-07T20:18:00Z" w:id="20341">
            <w:rPr>
              <w:rFonts w:ascii="Times New Roman"/>
              <w:color w:val="000000"/>
            </w:rPr>
          </w:rPrChange>
        </w:rPr>
        <w:t>et</w:t>
      </w:r>
      <w:r w:rsidR="00A96A35" w:rsidRPr="0027638C">
        <w:rPr>
          <w:sz w:val="24"/>
          <w:rPrChange w16du:dateUtc="2026-07-07T18:18:00Z" w:author="Author" w:date="2026-07-07T20:18:00Z" w:id="20342">
            <w:rPr>
              <w:rFonts w:ascii="Times New Roman"/>
              <w:color w:val="000000"/>
              <w:spacing w:val="18"/>
            </w:rPr>
          </w:rPrChange>
        </w:rPr>
        <w:t xml:space="preserve"> </w:t>
      </w:r>
      <w:r w:rsidR="00A96A35" w:rsidRPr="0027638C">
        <w:rPr>
          <w:sz w:val="24"/>
          <w:rPrChange w16du:dateUtc="2026-07-07T18:18:00Z" w:author="Author" w:date="2026-07-07T20:18:00Z" w:id="20343">
            <w:rPr>
              <w:rFonts w:ascii="Times New Roman"/>
              <w:color w:val="000000"/>
            </w:rPr>
          </w:rPrChange>
        </w:rPr>
        <w:t>(dolore)</w:t>
      </w:r>
      <w:r w:rsidR="00A96A35" w:rsidRPr="0027638C">
        <w:rPr>
          <w:sz w:val="24"/>
          <w:rPrChange w16du:dateUtc="2026-07-07T18:18:00Z" w:author="Author" w:date="2026-07-07T20:18:00Z" w:id="20344">
            <w:rPr>
              <w:rFonts w:ascii="Times New Roman"/>
              <w:color w:val="000000"/>
              <w:spacing w:val="18"/>
            </w:rPr>
          </w:rPrChange>
        </w:rPr>
        <w:t xml:space="preserve"> </w:t>
      </w:r>
      <w:r w:rsidR="00A96A35" w:rsidRPr="0027638C">
        <w:rPr>
          <w:sz w:val="24"/>
          <w:rPrChange w16du:dateUtc="2026-07-07T18:18:00Z" w:author="Author" w:date="2026-07-07T20:18:00Z" w:id="20345">
            <w:rPr>
              <w:rFonts w:ascii="Times New Roman"/>
              <w:color w:val="000000"/>
            </w:rPr>
          </w:rPrChange>
        </w:rPr>
        <w:t>magna</w:t>
      </w:r>
      <w:r w:rsidR="00A96A35" w:rsidRPr="0027638C">
        <w:rPr>
          <w:sz w:val="24"/>
          <w:rPrChange w16du:dateUtc="2026-07-07T18:18:00Z" w:author="Author" w:date="2026-07-07T20:18:00Z" w:id="20346">
            <w:rPr>
              <w:rFonts w:ascii="Times New Roman"/>
              <w:color w:val="000000"/>
              <w:spacing w:val="18"/>
            </w:rPr>
          </w:rPrChange>
        </w:rPr>
        <w:t xml:space="preserve"> </w:t>
      </w:r>
      <w:r w:rsidR="00A96A35" w:rsidRPr="0027638C">
        <w:rPr>
          <w:sz w:val="24"/>
          <w:rPrChange w16du:dateUtc="2026-07-07T18:18:00Z" w:author="Author" w:date="2026-07-07T20:18:00Z" w:id="20347">
            <w:rPr>
              <w:rFonts w:ascii="Times New Roman"/>
              <w:color w:val="000000"/>
            </w:rPr>
          </w:rPrChange>
        </w:rPr>
        <w:t>aliqua</w:t>
      </w:r>
      <w:r w:rsidR="00A96A35" w:rsidRPr="0027638C">
        <w:rPr>
          <w:sz w:val="24"/>
          <w:rPrChange w16du:dateUtc="2026-07-07T18:18:00Z" w:author="Author" w:date="2026-07-07T20:18:00Z" w:id="20348">
            <w:rPr>
              <w:rFonts w:ascii="Times New Roman"/>
              <w:color w:val="000000"/>
              <w:spacing w:val="18"/>
            </w:rPr>
          </w:rPrChange>
        </w:rPr>
        <w:t xml:space="preserve"> </w:t>
      </w:r>
      <w:r w:rsidR="00A96A35" w:rsidRPr="0027638C">
        <w:rPr>
          <w:sz w:val="24"/>
          <w:rPrChange w16du:dateUtc="2026-07-07T18:18:00Z" w:author="Author" w:date="2026-07-07T20:18:00Z" w:id="20349">
            <w:rPr>
              <w:rFonts w:ascii="Times New Roman"/>
              <w:color w:val="000000"/>
            </w:rPr>
          </w:rPrChange>
        </w:rPr>
        <w:t>lorem</w:t>
      </w:r>
      <w:r w:rsidR="00A96A35" w:rsidRPr="0027638C">
        <w:rPr>
          <w:sz w:val="24"/>
          <w:rPrChange w16du:dateUtc="2026-07-07T18:18:00Z" w:author="Author" w:date="2026-07-07T20:18:00Z" w:id="20350">
            <w:rPr>
              <w:rFonts w:ascii="Times New Roman"/>
              <w:color w:val="000000"/>
              <w:spacing w:val="18"/>
            </w:rPr>
          </w:rPrChange>
        </w:rPr>
        <w:t xml:space="preserve"> </w:t>
      </w:r>
      <w:r w:rsidR="00A96A35" w:rsidRPr="0027638C">
        <w:rPr>
          <w:sz w:val="24"/>
          <w:rPrChange w16du:dateUtc="2026-07-07T18:18:00Z" w:author="Author" w:date="2026-07-07T20:18:00Z" w:id="20351">
            <w:rPr>
              <w:rFonts w:ascii="Times New Roman"/>
              <w:color w:val="000000"/>
            </w:rPr>
          </w:rPrChange>
        </w:rPr>
        <w:t>ipsum</w:t>
      </w:r>
      <w:r w:rsidR="00A96A35" w:rsidRPr="0027638C">
        <w:rPr>
          <w:sz w:val="24"/>
          <w:rPrChange w16du:dateUtc="2026-07-07T18:18:00Z" w:author="Author" w:date="2026-07-07T20:18:00Z" w:id="20352">
            <w:rPr>
              <w:rFonts w:ascii="Times New Roman"/>
              <w:color w:val="000000"/>
              <w:spacing w:val="15"/>
            </w:rPr>
          </w:rPrChange>
        </w:rPr>
        <w:t xml:space="preserve"> </w:t>
      </w:r>
      <w:r w:rsidR="00A96A35" w:rsidRPr="0027638C">
        <w:rPr>
          <w:sz w:val="24"/>
          <w:rPrChange w16du:dateUtc="2026-07-07T18:18:00Z" w:author="Author" w:date="2026-07-07T20:18:00Z" w:id="20353">
            <w:rPr>
              <w:rFonts w:ascii="Times New Roman"/>
              <w:color w:val="000000"/>
            </w:rPr>
          </w:rPrChange>
        </w:rPr>
        <w:t>dolor</w:t>
      </w:r>
      <w:r w:rsidR="00A96A35" w:rsidRPr="0027638C">
        <w:rPr>
          <w:sz w:val="24"/>
          <w:rPrChange w16du:dateUtc="2026-07-07T18:18:00Z" w:author="Author" w:date="2026-07-07T20:18:00Z" w:id="20354">
            <w:rPr>
              <w:rFonts w:ascii="Times New Roman"/>
              <w:color w:val="000000"/>
              <w:spacing w:val="18"/>
            </w:rPr>
          </w:rPrChange>
        </w:rPr>
        <w:t xml:space="preserve"> </w:t>
      </w:r>
      <w:r w:rsidR="00A96A35" w:rsidRPr="0027638C">
        <w:rPr>
          <w:sz w:val="24"/>
          <w:rPrChange w16du:dateUtc="2026-07-07T18:18:00Z" w:author="Author" w:date="2026-07-07T20:18:00Z" w:id="20355">
            <w:rPr>
              <w:rFonts w:ascii="Times New Roman" w:hAnsi="Times New Roman"/>
              <w:color w:val="000000"/>
            </w:rPr>
          </w:rPrChange>
        </w:rPr>
        <w:t>sit</w:t>
      </w:r>
      <w:del w16du:dateUtc="2026-07-07T18:18:00Z" w:author="Author" w:date="2026-07-07T20:18:00Z" w:id="20356">
        <w:r>
          <w:rPr>
            <w:color w:val="000000"/>
          </w:rPr>
          <w:cr/>
        </w:r>
      </w:del>
      <w:r w:rsidR="00A96A35" w:rsidRPr="0027638C">
        <w:rPr>
          <w:sz w:val="24"/>
          <w:rPrChange w16du:dateUtc="2026-07-07T18:18:00Z" w:author="Author" w:date="2026-07-07T20:18:00Z" w:id="20357">
            <w:rPr>
              <w:rFonts w:ascii="Times New Roman"/>
              <w:color w:val="000000"/>
              <w:spacing w:val="665"/>
            </w:rPr>
          </w:rPrChange>
        </w:rPr>
        <w:t xml:space="preserve"> </w:t>
      </w:r>
      <w:r w:rsidR="00A96A35" w:rsidRPr="0027638C">
        <w:rPr>
          <w:sz w:val="24"/>
          <w:rPrChange w16du:dateUtc="2026-07-07T18:18:00Z" w:author="Author" w:date="2026-07-07T20:18:00Z" w:id="20358">
            <w:rPr>
              <w:rFonts w:ascii="Times New Roman"/>
              <w:color w:val="000000"/>
            </w:rPr>
          </w:rPrChange>
        </w:rPr>
        <w:t>amet</w:t>
      </w:r>
      <w:r w:rsidR="00A96A35" w:rsidRPr="0027638C">
        <w:rPr>
          <w:sz w:val="24"/>
          <w:rPrChange w16du:dateUtc="2026-07-07T18:18:00Z" w:author="Author" w:date="2026-07-07T20:18:00Z" w:id="20359">
            <w:rPr>
              <w:rFonts w:ascii="Times New Roman"/>
              <w:color w:val="000000"/>
              <w:spacing w:val="8"/>
            </w:rPr>
          </w:rPrChange>
        </w:rPr>
        <w:t xml:space="preserve"> </w:t>
      </w:r>
      <w:r w:rsidR="00A96A35" w:rsidRPr="0027638C">
        <w:rPr>
          <w:sz w:val="24"/>
          <w:rPrChange w16du:dateUtc="2026-07-07T18:18:00Z" w:author="Author" w:date="2026-07-07T20:18:00Z" w:id="20360">
            <w:rPr>
              <w:rFonts w:ascii="Times New Roman"/>
              <w:color w:val="000000"/>
            </w:rPr>
          </w:rPrChange>
        </w:rPr>
        <w:t>consectetur</w:t>
      </w:r>
      <w:r w:rsidR="00A96A35" w:rsidRPr="0027638C">
        <w:rPr>
          <w:sz w:val="24"/>
          <w:rPrChange w16du:dateUtc="2026-07-07T18:18:00Z" w:author="Author" w:date="2026-07-07T20:18:00Z" w:id="20361">
            <w:rPr>
              <w:rFonts w:ascii="Times New Roman"/>
              <w:color w:val="000000"/>
              <w:spacing w:val="8"/>
            </w:rPr>
          </w:rPrChange>
        </w:rPr>
        <w:t xml:space="preserve"> </w:t>
      </w:r>
      <w:del w16du:dateUtc="2026-07-07T18:18:00Z" w:author="Author" w:date="2026-07-07T20:18:00Z" w:id="20362">
        <w:r>
          <w:rPr>
            <w:color w:val="000000"/>
          </w:rPr>
          <w:delText>at</w:delText>
        </w:r>
        <w:r>
          <w:rPr>
            <w:color w:val="000000"/>
            <w:spacing w:val="8"/>
          </w:rPr>
          <w:delText xml:space="preserve"> </w:delText>
        </w:r>
        <w:r>
          <w:rPr>
            <w:color w:val="000000"/>
          </w:rPr>
          <w:delText>least</w:delText>
        </w:r>
      </w:del>
      <w:ins w16du:dateUtc="2026-07-07T18:18:00Z" w:author="Author" w:date="2026-07-07T20:18:00Z" w:id="20363">
        <w:r w:rsidR="00A96A35" w:rsidRPr="0027638C">
          <w:rPr>
            <w:sz w:val="24"/>
            <w:szCs w:val="24"/>
          </w:rPr>
          <w:t>adipiscing</w:t>
        </w:r>
      </w:ins>
      <w:r w:rsidR="00A96A35" w:rsidRPr="0027638C">
        <w:rPr>
          <w:sz w:val="24"/>
          <w:rPrChange w16du:dateUtc="2026-07-07T18:18:00Z" w:author="Author" w:date="2026-07-07T20:18:00Z" w:id="20364">
            <w:rPr>
              <w:rFonts w:ascii="Times New Roman"/>
              <w:color w:val="000000"/>
              <w:spacing w:val="8"/>
            </w:rPr>
          </w:rPrChange>
        </w:rPr>
        <w:t xml:space="preserve"> </w:t>
      </w:r>
      <w:r w:rsidR="00A96A35" w:rsidRPr="0027638C">
        <w:rPr>
          <w:sz w:val="24"/>
          <w:rPrChange w16du:dateUtc="2026-07-07T18:18:00Z" w:author="Author" w:date="2026-07-07T20:18:00Z" w:id="20365">
            <w:rPr>
              <w:rFonts w:ascii="Times New Roman"/>
              <w:color w:val="000000"/>
            </w:rPr>
          </w:rPrChange>
        </w:rPr>
        <w:t>elit</w:t>
      </w:r>
      <w:r w:rsidR="00A96A35" w:rsidRPr="0027638C">
        <w:rPr>
          <w:sz w:val="24"/>
          <w:rPrChange w16du:dateUtc="2026-07-07T18:18:00Z" w:author="Author" w:date="2026-07-07T20:18:00Z" w:id="20366">
            <w:rPr>
              <w:rFonts w:ascii="Times New Roman"/>
              <w:color w:val="000000"/>
              <w:spacing w:val="8"/>
            </w:rPr>
          </w:rPrChange>
        </w:rPr>
        <w:t xml:space="preserve"> </w:t>
      </w:r>
      <w:r w:rsidR="00A96A35" w:rsidRPr="0027638C">
        <w:rPr>
          <w:sz w:val="24"/>
          <w:rPrChange w16du:dateUtc="2026-07-07T18:18:00Z" w:author="Author" w:date="2026-07-07T20:18:00Z" w:id="20367">
            <w:rPr>
              <w:rFonts w:ascii="Times New Roman"/>
              <w:color w:val="000000"/>
            </w:rPr>
          </w:rPrChange>
        </w:rPr>
        <w:t>98%</w:t>
      </w:r>
      <w:r w:rsidR="00A96A35" w:rsidRPr="0027638C">
        <w:rPr>
          <w:sz w:val="24"/>
          <w:rPrChange w16du:dateUtc="2026-07-07T18:18:00Z" w:author="Author" w:date="2026-07-07T20:18:00Z" w:id="20368">
            <w:rPr>
              <w:rFonts w:ascii="Times New Roman"/>
              <w:color w:val="000000"/>
              <w:spacing w:val="8"/>
            </w:rPr>
          </w:rPrChange>
        </w:rPr>
        <w:t xml:space="preserve"> </w:t>
      </w:r>
      <w:r w:rsidR="00A96A35" w:rsidRPr="0027638C">
        <w:rPr>
          <w:sz w:val="24"/>
          <w:rPrChange w16du:dateUtc="2026-07-07T18:18:00Z" w:author="Author" w:date="2026-07-07T20:18:00Z" w:id="20369">
            <w:rPr>
              <w:rFonts w:ascii="Times New Roman"/>
              <w:color w:val="000000"/>
            </w:rPr>
          </w:rPrChange>
        </w:rPr>
        <w:t>sed</w:t>
      </w:r>
      <w:r w:rsidR="00A96A35" w:rsidRPr="0027638C">
        <w:rPr>
          <w:sz w:val="24"/>
          <w:rPrChange w16du:dateUtc="2026-07-07T18:18:00Z" w:author="Author" w:date="2026-07-07T20:18:00Z" w:id="20370">
            <w:rPr>
              <w:rFonts w:ascii="Times New Roman"/>
              <w:color w:val="000000"/>
              <w:spacing w:val="7"/>
            </w:rPr>
          </w:rPrChange>
        </w:rPr>
        <w:t xml:space="preserve"> </w:t>
      </w:r>
      <w:r w:rsidR="00A96A35" w:rsidRPr="0027638C">
        <w:rPr>
          <w:sz w:val="24"/>
          <w:rPrChange w16du:dateUtc="2026-07-07T18:18:00Z" w:author="Author" w:date="2026-07-07T20:18:00Z" w:id="20371">
            <w:rPr>
              <w:rFonts w:ascii="Times New Roman"/>
              <w:color w:val="000000"/>
            </w:rPr>
          </w:rPrChange>
        </w:rPr>
        <w:t>do</w:t>
      </w:r>
      <w:r w:rsidR="00A96A35" w:rsidRPr="0027638C">
        <w:rPr>
          <w:sz w:val="24"/>
          <w:rPrChange w16du:dateUtc="2026-07-07T18:18:00Z" w:author="Author" w:date="2026-07-07T20:18:00Z" w:id="20372">
            <w:rPr>
              <w:rFonts w:ascii="Times New Roman"/>
              <w:color w:val="000000"/>
              <w:spacing w:val="8"/>
            </w:rPr>
          </w:rPrChange>
        </w:rPr>
        <w:t xml:space="preserve"> </w:t>
      </w:r>
      <w:r w:rsidR="00A96A35" w:rsidRPr="0027638C">
        <w:rPr>
          <w:sz w:val="24"/>
          <w:rPrChange w16du:dateUtc="2026-07-07T18:18:00Z" w:author="Author" w:date="2026-07-07T20:18:00Z" w:id="20373">
            <w:rPr>
              <w:rFonts w:ascii="Times New Roman"/>
              <w:color w:val="000000"/>
            </w:rPr>
          </w:rPrChange>
        </w:rPr>
        <w:t>eiusmod</w:t>
      </w:r>
      <w:r w:rsidR="00A96A35" w:rsidRPr="0027638C">
        <w:rPr>
          <w:sz w:val="24"/>
          <w:rPrChange w16du:dateUtc="2026-07-07T18:18:00Z" w:author="Author" w:date="2026-07-07T20:18:00Z" w:id="20374">
            <w:rPr>
              <w:rFonts w:ascii="Times New Roman"/>
              <w:color w:val="000000"/>
              <w:spacing w:val="8"/>
            </w:rPr>
          </w:rPrChange>
        </w:rPr>
        <w:t xml:space="preserve"> </w:t>
      </w:r>
      <w:r w:rsidR="00A96A35" w:rsidRPr="0027638C">
        <w:rPr>
          <w:sz w:val="24"/>
          <w:rPrChange w16du:dateUtc="2026-07-07T18:18:00Z" w:author="Author" w:date="2026-07-07T20:18:00Z" w:id="20375">
            <w:rPr>
              <w:rFonts w:ascii="Times New Roman"/>
              <w:color w:val="000000"/>
            </w:rPr>
          </w:rPrChange>
        </w:rPr>
        <w:t>tempor.</w:t>
      </w:r>
      <w:r w:rsidR="00A96A35" w:rsidRPr="0027638C">
        <w:rPr>
          <w:sz w:val="24"/>
          <w:rPrChange w16du:dateUtc="2026-07-07T18:18:00Z" w:author="Author" w:date="2026-07-07T20:18:00Z" w:id="20376">
            <w:rPr>
              <w:rFonts w:ascii="Times New Roman"/>
              <w:color w:val="000000"/>
              <w:spacing w:val="8"/>
            </w:rPr>
          </w:rPrChange>
        </w:rPr>
        <w:t xml:space="preserve"> </w:t>
      </w:r>
      <w:r w:rsidR="00A96A35" w:rsidRPr="0027638C">
        <w:rPr>
          <w:sz w:val="24"/>
          <w:rPrChange w16du:dateUtc="2026-07-07T18:18:00Z" w:author="Author" w:date="2026-07-07T20:18:00Z" w:id="20377">
            <w:rPr>
              <w:rFonts w:ascii="Times New Roman"/>
              <w:color w:val="000000"/>
            </w:rPr>
          </w:rPrChange>
        </w:rPr>
        <w:t>Incididunt</w:t>
      </w:r>
      <w:r w:rsidR="00A96A35" w:rsidRPr="0027638C">
        <w:rPr>
          <w:sz w:val="24"/>
          <w:rPrChange w16du:dateUtc="2026-07-07T18:18:00Z" w:author="Author" w:date="2026-07-07T20:18:00Z" w:id="20378">
            <w:rPr>
              <w:rFonts w:ascii="Times New Roman"/>
              <w:color w:val="000000"/>
              <w:spacing w:val="7"/>
            </w:rPr>
          </w:rPrChange>
        </w:rPr>
        <w:t xml:space="preserve"> </w:t>
      </w:r>
      <w:r w:rsidR="00A96A35" w:rsidRPr="0027638C">
        <w:rPr>
          <w:sz w:val="24"/>
          <w:rPrChange w16du:dateUtc="2026-07-07T18:18:00Z" w:author="Author" w:date="2026-07-07T20:18:00Z" w:id="20379">
            <w:rPr>
              <w:rFonts w:ascii="Times New Roman"/>
              <w:color w:val="000000"/>
            </w:rPr>
          </w:rPrChange>
        </w:rPr>
        <w:t>ut</w:t>
      </w:r>
      <w:r w:rsidR="00A96A35" w:rsidRPr="0027638C">
        <w:rPr>
          <w:sz w:val="24"/>
          <w:rPrChange w16du:dateUtc="2026-07-07T18:18:00Z" w:author="Author" w:date="2026-07-07T20:18:00Z" w:id="20380">
            <w:rPr>
              <w:rFonts w:ascii="Times New Roman"/>
              <w:color w:val="000000"/>
              <w:spacing w:val="8"/>
            </w:rPr>
          </w:rPrChange>
        </w:rPr>
        <w:t xml:space="preserve"> </w:t>
      </w:r>
      <w:r w:rsidR="00A96A35" w:rsidRPr="0027638C">
        <w:rPr>
          <w:sz w:val="24"/>
          <w:rPrChange w16du:dateUtc="2026-07-07T18:18:00Z" w:author="Author" w:date="2026-07-07T20:18:00Z" w:id="20381">
            <w:rPr>
              <w:rFonts w:ascii="Times New Roman"/>
              <w:color w:val="000000"/>
            </w:rPr>
          </w:rPrChange>
        </w:rPr>
        <w:t>labore</w:t>
      </w:r>
      <w:r w:rsidR="00A96A35" w:rsidRPr="0027638C">
        <w:rPr>
          <w:sz w:val="24"/>
          <w:rPrChange w16du:dateUtc="2026-07-07T18:18:00Z" w:author="Author" w:date="2026-07-07T20:18:00Z" w:id="20382">
            <w:rPr>
              <w:rFonts w:ascii="Times New Roman"/>
              <w:color w:val="000000"/>
              <w:spacing w:val="8"/>
            </w:rPr>
          </w:rPrChange>
        </w:rPr>
        <w:t xml:space="preserve"> </w:t>
      </w:r>
      <w:r w:rsidR="00A96A35" w:rsidRPr="0027638C">
        <w:rPr>
          <w:sz w:val="24"/>
          <w:rPrChange w16du:dateUtc="2026-07-07T18:18:00Z" w:author="Author" w:date="2026-07-07T20:18:00Z" w:id="20383">
            <w:rPr>
              <w:rFonts w:ascii="Times New Roman"/>
              <w:color w:val="000000"/>
            </w:rPr>
          </w:rPrChange>
        </w:rPr>
        <w:t>et</w:t>
      </w:r>
      <w:r w:rsidR="00A96A35" w:rsidRPr="0027638C">
        <w:rPr>
          <w:sz w:val="24"/>
          <w:rPrChange w16du:dateUtc="2026-07-07T18:18:00Z" w:author="Author" w:date="2026-07-07T20:18:00Z" w:id="20384">
            <w:rPr>
              <w:rFonts w:ascii="Times New Roman"/>
              <w:color w:val="000000"/>
              <w:spacing w:val="8"/>
            </w:rPr>
          </w:rPrChange>
        </w:rPr>
        <w:t xml:space="preserve"> </w:t>
      </w:r>
      <w:r w:rsidR="00A96A35" w:rsidRPr="0027638C">
        <w:rPr>
          <w:sz w:val="24"/>
          <w:rPrChange w16du:dateUtc="2026-07-07T18:18:00Z" w:author="Author" w:date="2026-07-07T20:18:00Z" w:id="20385">
            <w:rPr>
              <w:rFonts w:ascii="Times New Roman"/>
              <w:color w:val="000000"/>
            </w:rPr>
          </w:rPrChange>
        </w:rPr>
        <w:t>dolore</w:t>
      </w:r>
      <w:r w:rsidR="00A96A35" w:rsidRPr="0027638C">
        <w:rPr>
          <w:sz w:val="24"/>
          <w:rPrChange w16du:dateUtc="2026-07-07T18:18:00Z" w:author="Author" w:date="2026-07-07T20:18:00Z" w:id="20386">
            <w:rPr>
              <w:rFonts w:ascii="Times New Roman"/>
              <w:color w:val="000000"/>
              <w:spacing w:val="8"/>
            </w:rPr>
          </w:rPrChange>
        </w:rPr>
        <w:t xml:space="preserve"> </w:t>
      </w:r>
      <w:r w:rsidR="00A96A35" w:rsidRPr="0027638C">
        <w:rPr>
          <w:sz w:val="24"/>
          <w:rPrChange w16du:dateUtc="2026-07-07T18:18:00Z" w:author="Author" w:date="2026-07-07T20:18:00Z" w:id="20387">
            <w:rPr>
              <w:rFonts w:ascii="Times New Roman"/>
              <w:color w:val="000000"/>
            </w:rPr>
          </w:rPrChange>
        </w:rPr>
        <w:t>Magna</w:t>
      </w:r>
      <w:r w:rsidR="00A96A35" w:rsidRPr="0027638C">
        <w:rPr>
          <w:sz w:val="24"/>
          <w:rPrChange w16du:dateUtc="2026-07-07T18:18:00Z" w:author="Author" w:date="2026-07-07T20:18:00Z" w:id="20388">
            <w:rPr>
              <w:rFonts w:ascii="Times New Roman"/>
              <w:color w:val="000000"/>
              <w:spacing w:val="8"/>
            </w:rPr>
          </w:rPrChange>
        </w:rPr>
        <w:t xml:space="preserve"> </w:t>
      </w:r>
      <w:r w:rsidR="00A96A35" w:rsidRPr="0027638C">
        <w:rPr>
          <w:sz w:val="24"/>
          <w:rPrChange w16du:dateUtc="2026-07-07T18:18:00Z" w:author="Author" w:date="2026-07-07T20:18:00Z" w:id="20389">
            <w:rPr>
              <w:rFonts w:ascii="Times New Roman"/>
              <w:color w:val="000000"/>
            </w:rPr>
          </w:rPrChange>
        </w:rPr>
        <w:t>Aliqua,</w:t>
      </w:r>
      <w:r w:rsidR="00A96A35" w:rsidRPr="0027638C">
        <w:rPr>
          <w:sz w:val="24"/>
          <w:rPrChange w16du:dateUtc="2026-07-07T18:18:00Z" w:author="Author" w:date="2026-07-07T20:18:00Z" w:id="20390">
            <w:rPr>
              <w:rFonts w:ascii="Times New Roman"/>
              <w:color w:val="000000"/>
              <w:spacing w:val="8"/>
            </w:rPr>
          </w:rPrChange>
        </w:rPr>
        <w:t xml:space="preserve"> </w:t>
      </w:r>
      <w:r w:rsidR="00A96A35" w:rsidRPr="0027638C">
        <w:rPr>
          <w:sz w:val="24"/>
          <w:rPrChange w16du:dateUtc="2026-07-07T18:18:00Z" w:author="Author" w:date="2026-07-07T20:18:00Z" w:id="20391">
            <w:rPr>
              <w:rFonts w:ascii="Times New Roman" w:hAnsi="Times New Roman"/>
              <w:color w:val="000000"/>
            </w:rPr>
          </w:rPrChange>
        </w:rPr>
        <w:t>Lorem</w:t>
      </w:r>
      <w:del w16du:dateUtc="2026-07-07T18:18:00Z" w:author="Author" w:date="2026-07-07T20:18:00Z" w:id="20392">
        <w:r>
          <w:rPr>
            <w:color w:val="000000"/>
          </w:rPr>
          <w:cr/>
        </w:r>
      </w:del>
      <w:r w:rsidR="00A96A35" w:rsidRPr="0027638C">
        <w:rPr>
          <w:sz w:val="24"/>
          <w:rPrChange w16du:dateUtc="2026-07-07T18:18:00Z" w:author="Author" w:date="2026-07-07T20:18:00Z" w:id="20393">
            <w:rPr>
              <w:rFonts w:ascii="Times New Roman"/>
              <w:color w:val="000000"/>
              <w:spacing w:val="665"/>
            </w:rPr>
          </w:rPrChange>
        </w:rPr>
        <w:t xml:space="preserve"> </w:t>
      </w:r>
      <w:r w:rsidR="00A96A35" w:rsidRPr="0027638C">
        <w:rPr>
          <w:sz w:val="24"/>
          <w:rPrChange w16du:dateUtc="2026-07-07T18:18:00Z" w:author="Author" w:date="2026-07-07T20:18:00Z" w:id="20394">
            <w:rPr>
              <w:rFonts w:ascii="Times New Roman"/>
              <w:color w:val="000000"/>
            </w:rPr>
          </w:rPrChange>
        </w:rPr>
        <w:t>ipsum</w:t>
      </w:r>
      <w:r w:rsidR="00A96A35" w:rsidRPr="0027638C">
        <w:rPr>
          <w:sz w:val="24"/>
          <w:rPrChange w16du:dateUtc="2026-07-07T18:18:00Z" w:author="Author" w:date="2026-07-07T20:18:00Z" w:id="20395">
            <w:rPr>
              <w:rFonts w:ascii="Times New Roman"/>
              <w:color w:val="000000"/>
              <w:spacing w:val="21"/>
            </w:rPr>
          </w:rPrChange>
        </w:rPr>
        <w:t xml:space="preserve"> </w:t>
      </w:r>
      <w:r w:rsidR="00A96A35" w:rsidRPr="0027638C">
        <w:rPr>
          <w:sz w:val="24"/>
          <w:rPrChange w16du:dateUtc="2026-07-07T18:18:00Z" w:author="Author" w:date="2026-07-07T20:18:00Z" w:id="20396">
            <w:rPr>
              <w:rFonts w:ascii="Times New Roman"/>
              <w:color w:val="000000"/>
            </w:rPr>
          </w:rPrChange>
        </w:rPr>
        <w:t>dolor</w:t>
      </w:r>
      <w:r w:rsidR="00A96A35" w:rsidRPr="0027638C">
        <w:rPr>
          <w:sz w:val="24"/>
          <w:rPrChange w16du:dateUtc="2026-07-07T18:18:00Z" w:author="Author" w:date="2026-07-07T20:18:00Z" w:id="20397">
            <w:rPr>
              <w:rFonts w:ascii="Times New Roman"/>
              <w:color w:val="000000"/>
              <w:spacing w:val="21"/>
            </w:rPr>
          </w:rPrChange>
        </w:rPr>
        <w:t xml:space="preserve"> </w:t>
      </w:r>
      <w:r w:rsidR="00A96A35" w:rsidRPr="0027638C">
        <w:rPr>
          <w:sz w:val="24"/>
          <w:rPrChange w16du:dateUtc="2026-07-07T18:18:00Z" w:author="Author" w:date="2026-07-07T20:18:00Z" w:id="20398">
            <w:rPr>
              <w:rFonts w:ascii="Times New Roman"/>
              <w:color w:val="000000"/>
            </w:rPr>
          </w:rPrChange>
        </w:rPr>
        <w:t>sit,</w:t>
      </w:r>
      <w:r w:rsidR="00A96A35" w:rsidRPr="0027638C">
        <w:rPr>
          <w:sz w:val="24"/>
          <w:rPrChange w16du:dateUtc="2026-07-07T18:18:00Z" w:author="Author" w:date="2026-07-07T20:18:00Z" w:id="20399">
            <w:rPr>
              <w:rFonts w:ascii="Times New Roman"/>
              <w:color w:val="000000"/>
              <w:spacing w:val="21"/>
            </w:rPr>
          </w:rPrChange>
        </w:rPr>
        <w:t xml:space="preserve"> </w:t>
      </w:r>
      <w:r w:rsidR="00A96A35" w:rsidRPr="0027638C">
        <w:rPr>
          <w:sz w:val="24"/>
          <w:rPrChange w16du:dateUtc="2026-07-07T18:18:00Z" w:author="Author" w:date="2026-07-07T20:18:00Z" w:id="20400">
            <w:rPr>
              <w:rFonts w:ascii="Times New Roman"/>
              <w:color w:val="000000"/>
            </w:rPr>
          </w:rPrChange>
        </w:rPr>
        <w:t>amet</w:t>
      </w:r>
      <w:r w:rsidR="00A96A35" w:rsidRPr="0027638C">
        <w:rPr>
          <w:sz w:val="24"/>
          <w:rPrChange w16du:dateUtc="2026-07-07T18:18:00Z" w:author="Author" w:date="2026-07-07T20:18:00Z" w:id="20401">
            <w:rPr>
              <w:rFonts w:ascii="Times New Roman"/>
              <w:color w:val="000000"/>
              <w:spacing w:val="21"/>
            </w:rPr>
          </w:rPrChange>
        </w:rPr>
        <w:t xml:space="preserve"> </w:t>
      </w:r>
      <w:r w:rsidR="00A96A35" w:rsidRPr="0027638C">
        <w:rPr>
          <w:sz w:val="24"/>
          <w:rPrChange w16du:dateUtc="2026-07-07T18:18:00Z" w:author="Author" w:date="2026-07-07T20:18:00Z" w:id="20402">
            <w:rPr>
              <w:rFonts w:ascii="Times New Roman"/>
              <w:color w:val="000000"/>
            </w:rPr>
          </w:rPrChange>
        </w:rPr>
        <w:t>consectetur,</w:t>
      </w:r>
      <w:r w:rsidR="00A96A35" w:rsidRPr="0027638C">
        <w:rPr>
          <w:sz w:val="24"/>
          <w:rPrChange w16du:dateUtc="2026-07-07T18:18:00Z" w:author="Author" w:date="2026-07-07T20:18:00Z" w:id="20403">
            <w:rPr>
              <w:rFonts w:ascii="Times New Roman"/>
              <w:color w:val="000000"/>
              <w:spacing w:val="21"/>
            </w:rPr>
          </w:rPrChange>
        </w:rPr>
        <w:t xml:space="preserve"> </w:t>
      </w:r>
      <w:r w:rsidR="00A96A35" w:rsidRPr="0027638C">
        <w:rPr>
          <w:sz w:val="24"/>
          <w:rPrChange w16du:dateUtc="2026-07-07T18:18:00Z" w:author="Author" w:date="2026-07-07T20:18:00Z" w:id="20404">
            <w:rPr>
              <w:rFonts w:ascii="Times New Roman"/>
              <w:color w:val="000000"/>
            </w:rPr>
          </w:rPrChange>
        </w:rPr>
        <w:t>adipiscing</w:t>
      </w:r>
      <w:r w:rsidR="00A96A35" w:rsidRPr="0027638C">
        <w:rPr>
          <w:sz w:val="24"/>
          <w:rPrChange w16du:dateUtc="2026-07-07T18:18:00Z" w:author="Author" w:date="2026-07-07T20:18:00Z" w:id="20405">
            <w:rPr>
              <w:rFonts w:ascii="Times New Roman"/>
              <w:color w:val="000000"/>
              <w:spacing w:val="21"/>
            </w:rPr>
          </w:rPrChange>
        </w:rPr>
        <w:t xml:space="preserve"> </w:t>
      </w:r>
      <w:r w:rsidR="00A96A35" w:rsidRPr="0027638C">
        <w:rPr>
          <w:sz w:val="24"/>
          <w:rPrChange w16du:dateUtc="2026-07-07T18:18:00Z" w:author="Author" w:date="2026-07-07T20:18:00Z" w:id="20406">
            <w:rPr>
              <w:rFonts w:ascii="Times New Roman"/>
              <w:color w:val="000000"/>
            </w:rPr>
          </w:rPrChange>
        </w:rPr>
        <w:t>elit</w:t>
      </w:r>
      <w:r w:rsidR="00A96A35" w:rsidRPr="0027638C">
        <w:rPr>
          <w:sz w:val="24"/>
          <w:rPrChange w16du:dateUtc="2026-07-07T18:18:00Z" w:author="Author" w:date="2026-07-07T20:18:00Z" w:id="20407">
            <w:rPr>
              <w:rFonts w:ascii="Times New Roman"/>
              <w:color w:val="000000"/>
              <w:spacing w:val="21"/>
            </w:rPr>
          </w:rPrChange>
        </w:rPr>
        <w:t xml:space="preserve"> </w:t>
      </w:r>
      <w:r w:rsidR="00A96A35" w:rsidRPr="0027638C">
        <w:rPr>
          <w:sz w:val="24"/>
          <w:rPrChange w16du:dateUtc="2026-07-07T18:18:00Z" w:author="Author" w:date="2026-07-07T20:18:00Z" w:id="20408">
            <w:rPr>
              <w:rFonts w:ascii="Times New Roman"/>
              <w:color w:val="000000"/>
            </w:rPr>
          </w:rPrChange>
        </w:rPr>
        <w:t>Sed</w:t>
      </w:r>
      <w:r w:rsidR="00A96A35" w:rsidRPr="0027638C">
        <w:rPr>
          <w:sz w:val="24"/>
          <w:rPrChange w16du:dateUtc="2026-07-07T18:18:00Z" w:author="Author" w:date="2026-07-07T20:18:00Z" w:id="20409">
            <w:rPr>
              <w:rFonts w:ascii="Times New Roman"/>
              <w:color w:val="000000"/>
              <w:spacing w:val="21"/>
            </w:rPr>
          </w:rPrChange>
        </w:rPr>
        <w:t xml:space="preserve"> </w:t>
      </w:r>
      <w:r w:rsidR="00A96A35" w:rsidRPr="0027638C">
        <w:rPr>
          <w:sz w:val="24"/>
          <w:rPrChange w16du:dateUtc="2026-07-07T18:18:00Z" w:author="Author" w:date="2026-07-07T20:18:00Z" w:id="20410">
            <w:rPr>
              <w:rFonts w:ascii="Times New Roman"/>
              <w:color w:val="000000"/>
            </w:rPr>
          </w:rPrChange>
        </w:rPr>
        <w:t>do</w:t>
      </w:r>
      <w:r w:rsidR="00A96A35" w:rsidRPr="0027638C">
        <w:rPr>
          <w:sz w:val="24"/>
          <w:rPrChange w16du:dateUtc="2026-07-07T18:18:00Z" w:author="Author" w:date="2026-07-07T20:18:00Z" w:id="20411">
            <w:rPr>
              <w:rFonts w:ascii="Times New Roman"/>
              <w:color w:val="000000"/>
              <w:spacing w:val="21"/>
            </w:rPr>
          </w:rPrChange>
        </w:rPr>
        <w:t xml:space="preserve"> </w:t>
      </w:r>
      <w:r w:rsidR="00A96A35" w:rsidRPr="0027638C">
        <w:rPr>
          <w:sz w:val="24"/>
          <w:rPrChange w16du:dateUtc="2026-07-07T18:18:00Z" w:author="Author" w:date="2026-07-07T20:18:00Z" w:id="20412">
            <w:rPr>
              <w:rFonts w:ascii="Times New Roman"/>
              <w:color w:val="000000"/>
            </w:rPr>
          </w:rPrChange>
        </w:rPr>
        <w:t>eiusmod</w:t>
      </w:r>
      <w:r w:rsidR="00A96A35" w:rsidRPr="0027638C">
        <w:rPr>
          <w:sz w:val="24"/>
          <w:rPrChange w16du:dateUtc="2026-07-07T18:18:00Z" w:author="Author" w:date="2026-07-07T20:18:00Z" w:id="20413">
            <w:rPr>
              <w:rFonts w:ascii="Times New Roman"/>
              <w:color w:val="000000"/>
              <w:spacing w:val="21"/>
            </w:rPr>
          </w:rPrChange>
        </w:rPr>
        <w:t xml:space="preserve"> </w:t>
      </w:r>
      <w:r w:rsidR="00A96A35" w:rsidRPr="0027638C">
        <w:rPr>
          <w:sz w:val="24"/>
          <w:rPrChange w16du:dateUtc="2026-07-07T18:18:00Z" w:author="Author" w:date="2026-07-07T20:18:00Z" w:id="20414">
            <w:rPr>
              <w:rFonts w:ascii="Times New Roman"/>
              <w:color w:val="000000"/>
            </w:rPr>
          </w:rPrChange>
        </w:rPr>
        <w:t>tempor</w:t>
      </w:r>
      <w:r w:rsidR="00A96A35" w:rsidRPr="0027638C">
        <w:rPr>
          <w:sz w:val="24"/>
          <w:rPrChange w16du:dateUtc="2026-07-07T18:18:00Z" w:author="Author" w:date="2026-07-07T20:18:00Z" w:id="20415">
            <w:rPr>
              <w:rFonts w:ascii="Times New Roman"/>
              <w:color w:val="000000"/>
              <w:spacing w:val="21"/>
            </w:rPr>
          </w:rPrChange>
        </w:rPr>
        <w:t xml:space="preserve"> </w:t>
      </w:r>
      <w:r w:rsidR="00A96A35" w:rsidRPr="0027638C">
        <w:rPr>
          <w:sz w:val="24"/>
          <w:rPrChange w16du:dateUtc="2026-07-07T18:18:00Z" w:author="Author" w:date="2026-07-07T20:18:00Z" w:id="20416">
            <w:rPr>
              <w:rFonts w:ascii="Times New Roman"/>
              <w:color w:val="000000"/>
            </w:rPr>
          </w:rPrChange>
        </w:rPr>
        <w:t>incididunt</w:t>
      </w:r>
      <w:r w:rsidR="00A96A35" w:rsidRPr="0027638C">
        <w:rPr>
          <w:sz w:val="24"/>
          <w:rPrChange w16du:dateUtc="2026-07-07T18:18:00Z" w:author="Author" w:date="2026-07-07T20:18:00Z" w:id="20417">
            <w:rPr>
              <w:rFonts w:ascii="Times New Roman"/>
              <w:color w:val="000000"/>
              <w:spacing w:val="21"/>
            </w:rPr>
          </w:rPrChange>
        </w:rPr>
        <w:t xml:space="preserve"> </w:t>
      </w:r>
      <w:r w:rsidR="00A96A35" w:rsidRPr="0027638C">
        <w:rPr>
          <w:sz w:val="24"/>
          <w:rPrChange w16du:dateUtc="2026-07-07T18:18:00Z" w:author="Author" w:date="2026-07-07T20:18:00Z" w:id="20418">
            <w:rPr>
              <w:rFonts w:ascii="Times New Roman"/>
              <w:color w:val="000000"/>
            </w:rPr>
          </w:rPrChange>
        </w:rPr>
        <w:t>ut</w:t>
      </w:r>
      <w:r w:rsidR="00A96A35" w:rsidRPr="0027638C">
        <w:rPr>
          <w:sz w:val="24"/>
          <w:rPrChange w16du:dateUtc="2026-07-07T18:18:00Z" w:author="Author" w:date="2026-07-07T20:18:00Z" w:id="20419">
            <w:rPr>
              <w:rFonts w:ascii="Times New Roman"/>
              <w:color w:val="000000"/>
              <w:spacing w:val="21"/>
            </w:rPr>
          </w:rPrChange>
        </w:rPr>
        <w:t xml:space="preserve"> </w:t>
      </w:r>
      <w:r w:rsidR="00A96A35" w:rsidRPr="0027638C">
        <w:rPr>
          <w:sz w:val="24"/>
          <w:rPrChange w16du:dateUtc="2026-07-07T18:18:00Z" w:author="Author" w:date="2026-07-07T20:18:00Z" w:id="20420">
            <w:rPr>
              <w:rFonts w:ascii="Times New Roman" w:hAnsi="Times New Roman"/>
              <w:color w:val="000000"/>
            </w:rPr>
          </w:rPrChange>
        </w:rPr>
        <w:t>labore</w:t>
      </w:r>
      <w:del w16du:dateUtc="2026-07-07T18:18:00Z" w:author="Author" w:date="2026-07-07T20:18:00Z" w:id="20421">
        <w:r>
          <w:rPr>
            <w:color w:val="000000"/>
          </w:rPr>
          <w:cr/>
        </w:r>
      </w:del>
      <w:r w:rsidR="00A96A35" w:rsidRPr="0027638C">
        <w:rPr>
          <w:sz w:val="24"/>
          <w:rPrChange w16du:dateUtc="2026-07-07T18:18:00Z" w:author="Author" w:date="2026-07-07T20:18:00Z" w:id="20422">
            <w:rPr>
              <w:rFonts w:ascii="Times New Roman"/>
              <w:color w:val="000000"/>
              <w:spacing w:val="665"/>
            </w:rPr>
          </w:rPrChange>
        </w:rPr>
        <w:t xml:space="preserve"> </w:t>
      </w:r>
      <w:r w:rsidR="00A96A35" w:rsidRPr="0027638C">
        <w:rPr>
          <w:spacing w:val="-2"/>
          <w:sz w:val="24"/>
          <w:rPrChange w16du:dateUtc="2026-07-07T18:18:00Z" w:author="Author" w:date="2026-07-07T20:18:00Z" w:id="20423">
            <w:rPr>
              <w:rFonts w:ascii="Times New Roman"/>
              <w:color w:val="000000"/>
            </w:rPr>
          </w:rPrChange>
        </w:rPr>
        <w:t>Et.</w:t>
      </w:r>
    </w:p>
    <w:p w14:paraId="01769BFC" w14:textId="77777777" w:rsidR="008166CF" w:rsidRDefault="008166CF">
      <w:pPr>
        <w:spacing w:line="0" w:lineRule="atLeast"/>
        <w:rPr>
          <w:del w16du:dateUtc="2026-07-07T18:18:00Z" w:author="Author" w:date="2026-07-07T20:18:00Z" w:id="20424"/>
          <w:rFonts w:ascii="Arial"/>
          <w:color w:val="FF0000"/>
          <w:sz w:val="2"/>
        </w:rPr>
      </w:pPr>
    </w:p>
    <w:p w14:paraId="010C26CD" w14:textId="77777777" w:rsidR="008166CF" w:rsidRDefault="00000000">
      <w:pPr>
        <w:spacing w:line="0" w:lineRule="atLeast"/>
        <w:rPr>
          <w:del w16du:dateUtc="2026-07-07T18:18:00Z" w:author="Author" w:date="2026-07-07T20:18:00Z" w:id="20425"/>
          <w:rFonts w:ascii="Arial"/>
          <w:color w:val="FF0000"/>
          <w:sz w:val="2"/>
        </w:rPr>
      </w:pPr>
      <w:del w16du:dateUtc="2026-07-07T18:18:00Z" w:author="Author" w:date="2026-07-07T20:18:00Z" w:id="20426">
        <w:r>
          <w:rPr>
            <w:rFonts w:ascii="Arial"/>
            <w:color w:val="FF0000"/>
            <w:sz w:val="2"/>
          </w:rPr>
          <w:cr/>
        </w:r>
        <w:r>
          <w:rPr>
            <w:rFonts w:ascii="Arial"/>
            <w:color w:val="FF0000"/>
            <w:sz w:val="2"/>
          </w:rPr>
          <w:br w:type="page"/>
        </w:r>
      </w:del>
    </w:p>
    <w:p w14:paraId="022C118C" w14:textId="77777777" w:rsidR="008166CF" w:rsidRDefault="008166CF">
      <w:pPr>
        <w:pStyle w:val="NoList1"/>
        <w:rPr>
          <w:del w16du:dateUtc="2026-07-07T18:18:00Z" w:author="Author" w:date="2026-07-07T20:18:00Z" w:id="20427"/>
        </w:rPr>
        <w:sectPr w:rsidR="008166CF">
          <w:pgSz w:h="15840" w:w="12240"/>
          <w:pgMar w:bottom="0" w:footer="720" w:gutter="0" w:header="720" w:left="1440" w:right="100" w:top="1724"/>
          <w:pgNumType w:start="1"/>
          <w:cols w:space="720"/>
          <w:docGrid w:linePitch="1"/>
        </w:sectPr>
      </w:pPr>
    </w:p>
    <w:p w14:paraId="033EF4BB" w14:textId="77777777" w:rsidR="008166CF" w:rsidRDefault="008166CF">
      <w:pPr>
        <w:spacing w:line="0" w:lineRule="atLeast"/>
        <w:rPr>
          <w:del w16du:dateUtc="2026-07-07T18:18:00Z" w:author="Author" w:date="2026-07-07T20:18:00Z" w:id="20428"/>
          <w:rFonts w:ascii="Arial"/>
          <w:color w:val="FF0000"/>
          <w:sz w:val="2"/>
        </w:rPr>
      </w:pPr>
    </w:p>
    <w:p w14:paraId="01AD8E4D" w14:textId="77777777" w:rsidR="008166CF" w:rsidRDefault="00CE63A4">
      <w:pPr>
        <w:spacing w:line="276" w:lineRule="exact"/>
        <w:ind w:left="4480"/>
        <w:rPr>
          <w:del w16du:dateUtc="2026-07-07T18:18:00Z" w:author="Author" w:date="2026-07-07T20:18:00Z" w:id="20429"/>
          <w:color w:val="000000"/>
          <w:sz w:val="24"/>
        </w:rPr>
      </w:pPr>
      <w:bookmarkStart w:id="20430" w:name="br26"/>
      <w:bookmarkEnd w:id="20430"/>
      <w:del w16du:dateUtc="2026-07-07T18:18:00Z" w:author="Author" w:date="2026-07-07T20:18:00Z" w:id="20431">
        <w:r>
          <w:rPr>
            <w:rFonts w:asciiTheme="minorHAnsi"/>
            <w:noProof/>
          </w:rPr>
          <w:pict w14:anchorId="6AFC265C">
            <v:shape alt="" id="_x000023" style="position:absolute;left:0;text-align:left;margin-left:-1pt;margin-top:-1pt;width:3pt;height:3pt;z-index:-251614208;mso-wrap-edited:f;mso-width-percent:0;mso-height-percent:0;mso-position-horizontal:absolute;mso-position-horizontal-relative:page;mso-position-vertical:absolute;mso-position-vertical-relative:page;mso-width-percent:0;mso-height-percent:0" type="#_x0000_t75" o:spid="_x0000_s2053">
              <v:imagedata r:id="rId40"/>
              <w10:wrap anchorx="page" anchory="page"/>
            </v:shape>
          </w:pict>
        </w:r>
        <w:r w:rsidR="00000000">
          <w:rPr>
            <w:color w:val="000000"/>
            <w:sz w:val="24"/>
          </w:rPr>
          <w:delText>- 2 -</w:delText>
        </w:r>
      </w:del>
    </w:p>
    <w:p w14:paraId="1A7ABB52" w14:textId="77777777" w:rsidR="00143615" w:rsidRDefault="00143615">
      <w:pPr>
        <w:pStyle w:val="ListParagraph"/>
        <w:rPr>
          <w:ins w16du:dateUtc="2026-07-07T18:18:00Z" w:author="Author" w:date="2026-07-07T20:18:00Z" w:id="20432"/>
          <w:sz w:val="24"/>
          <w:szCs w:val="24"/>
        </w:rPr>
        <w:sectPr w:rsidR="00143615">
          <w:headerReference r:id="rId41" w:type="default"/>
          <w:pgSz w:h="15840" w:w="12240"/>
          <w:pgMar w:bottom="280" w:footer="0" w:gutter="0" w:header="0" w:left="1440" w:right="1080" w:top="1640"/>
          <w:cols w:space="720"/>
        </w:sectPr>
      </w:pPr>
    </w:p>
    <w:p w14:paraId="02686711" w14:textId="77777777" w:rsidR="008166CF" w:rsidRDefault="00A96A35">
      <w:pPr>
        <w:spacing w:before="461" w:line="255" w:lineRule="exact"/>
        <w:ind w:left="4225"/>
        <w:rPr>
          <w:del w16du:dateUtc="2026-07-07T18:18:00Z" w:author="Author" w:date="2026-07-07T20:18:00Z" w:id="20435"/>
          <w:rFonts w:cstheme="minorBidi" w:eastAsiaTheme="minorEastAsia" w:hAnsiTheme="minorHAnsi"/>
          <w:color w:val="000000"/>
          <w:kern w:val="2"/>
          <w:u w:val="single"/>
          <w14:ligatures w14:val="standardContextual"/>
        </w:rPr>
      </w:pPr>
      <w:r w:rsidRPr="00143615">
        <w:rPr>
          <w:b/>
          <w:rPrChange w16du:dateUtc="2026-07-07T18:18:00Z" w:author="Author" w:date="2026-07-07T20:18:00Z" w:id="20436">
            <w:rPr>
              <w:rFonts w:ascii="Times New Roman"/>
              <w:color w:val="000000"/>
              <w:spacing w:val="6"/>
              <w:u w:val="single"/>
            </w:rPr>
          </w:rPrChange>
        </w:rPr>
        <w:lastRenderedPageBreak/>
        <w:t xml:space="preserve">Dolore </w:t>
      </w:r>
      <w:r w:rsidRPr="00143615">
        <w:rPr>
          <w:b/>
          <w:rPrChange w16du:dateUtc="2026-07-07T18:18:00Z" w:author="Author" w:date="2026-07-07T20:18:00Z" w:id="20437">
            <w:rPr>
              <w:rFonts w:ascii="Times New Roman"/>
              <w:color w:val="000000"/>
              <w:u w:val="single"/>
            </w:rPr>
          </w:rPrChange>
        </w:rPr>
        <w:t>MAGNA</w:t>
      </w:r>
    </w:p>
    <w:p w14:paraId="584D9280" w14:textId="176881C8" w:rsidP="00143615" w:rsidR="009609E8" w:rsidRDefault="00A96A35" w:rsidRPr="00143615">
      <w:pPr>
        <w:jc w:val="center"/>
        <w:rPr>
          <w:b/>
          <w:rPrChange w16du:dateUtc="2026-07-07T18:18:00Z" w:author="Author" w:date="2026-07-07T20:18:00Z" w:id="20438">
            <w:rPr>
              <w:rFonts w:ascii="Times New Roman"/>
              <w:color w:val="000000"/>
            </w:rPr>
          </w:rPrChange>
        </w:rPr>
        <w:pPrChange w16du:dateUtc="2026-07-07T18:18:00Z" w:author="Author" w:date="2026-07-07T20:18:00Z" w:id="20439">
          <w:pPr>
            <w:spacing w:after="0" w:before="196" w:line="255" w:lineRule="exact"/>
            <w:ind w:left="3886"/>
            <w:jc w:val="left"/>
          </w:pPr>
        </w:pPrChange>
      </w:pPr>
      <w:ins w16du:dateUtc="2026-07-07T18:18:00Z" w:author="Author" w:date="2026-07-07T20:18:00Z" w:id="20440">
        <w:r w:rsidRPr="00143615">
          <w:rPr>
            <w:b/>
            <w:bCs/>
          </w:rPr>
          <w:t xml:space="preserve"> </w:t>
        </w:r>
        <w:r w:rsidR="00143615">
          <w:rPr>
            <w:b/>
            <w:bCs/>
          </w:rPr>
          <w:br/>
        </w:r>
      </w:ins>
      <w:r w:rsidRPr="00143615">
        <w:rPr>
          <w:b/>
          <w:rPrChange w16du:dateUtc="2026-07-07T18:18:00Z" w:author="Author" w:date="2026-07-07T20:18:00Z" w:id="20441">
            <w:rPr>
              <w:rFonts w:ascii="Times New Roman"/>
              <w:color w:val="000000"/>
              <w:spacing w:val="12"/>
            </w:rPr>
          </w:rPrChange>
        </w:rPr>
        <w:t>Aliqua</w:t>
      </w:r>
      <w:r w:rsidRPr="00143615">
        <w:rPr>
          <w:b/>
          <w:spacing w:val="-14"/>
          <w:rPrChange w16du:dateUtc="2026-07-07T18:18:00Z" w:author="Author" w:date="2026-07-07T20:18:00Z" w:id="20442">
            <w:rPr>
              <w:rFonts w:ascii="Times New Roman"/>
              <w:color w:val="000000"/>
              <w:spacing w:val="-12"/>
            </w:rPr>
          </w:rPrChange>
        </w:rPr>
        <w:t xml:space="preserve"> </w:t>
      </w:r>
      <w:r w:rsidRPr="00143615">
        <w:rPr>
          <w:b/>
          <w:rPrChange w16du:dateUtc="2026-07-07T18:18:00Z" w:author="Author" w:date="2026-07-07T20:18:00Z" w:id="20443">
            <w:rPr>
              <w:rFonts w:ascii="Times New Roman"/>
              <w:color w:val="000000"/>
            </w:rPr>
          </w:rPrChange>
        </w:rPr>
        <w:t>lorem</w:t>
      </w:r>
      <w:r w:rsidRPr="00143615">
        <w:rPr>
          <w:b/>
          <w:spacing w:val="-14"/>
          <w:rPrChange w16du:dateUtc="2026-07-07T18:18:00Z" w:author="Author" w:date="2026-07-07T20:18:00Z" w:id="20444">
            <w:rPr>
              <w:rFonts w:ascii="Times New Roman"/>
              <w:color w:val="000000"/>
            </w:rPr>
          </w:rPrChange>
        </w:rPr>
        <w:t xml:space="preserve"> </w:t>
      </w:r>
      <w:r w:rsidRPr="00143615">
        <w:rPr>
          <w:b/>
          <w:rPrChange w16du:dateUtc="2026-07-07T18:18:00Z" w:author="Author" w:date="2026-07-07T20:18:00Z" w:id="20445">
            <w:rPr>
              <w:rFonts w:ascii="Times New Roman"/>
              <w:color w:val="000000"/>
              <w:spacing w:val="4"/>
            </w:rPr>
          </w:rPrChange>
        </w:rPr>
        <w:t>Ipsum</w:t>
      </w:r>
    </w:p>
    <w:p w14:paraId="030D5E20" w14:textId="77777777" w:rsidR="008166CF" w:rsidRDefault="00000000">
      <w:pPr>
        <w:spacing w:before="494" w:line="255" w:lineRule="exact"/>
        <w:rPr>
          <w:del w16du:dateUtc="2026-07-07T18:18:00Z" w:author="Author" w:date="2026-07-07T20:18:00Z" w:id="20446"/>
          <w:color w:val="000000"/>
        </w:rPr>
      </w:pPr>
      <w:del w16du:dateUtc="2026-07-07T18:18:00Z" w:author="Author" w:date="2026-07-07T20:18:00Z" w:id="20447">
        <w:r>
          <w:rPr>
            <w:color w:val="000000"/>
          </w:rPr>
          <w:delText>[●]</w:delText>
        </w:r>
      </w:del>
    </w:p>
    <w:p w14:paraId="0074F74D" w14:textId="77777777" w:rsidR="008166CF" w:rsidRDefault="008166CF">
      <w:pPr>
        <w:spacing w:line="0" w:lineRule="atLeast"/>
        <w:rPr>
          <w:del w16du:dateUtc="2026-07-07T18:18:00Z" w:author="Author" w:date="2026-07-07T20:18:00Z" w:id="20448"/>
          <w:rFonts w:ascii="Arial"/>
          <w:color w:val="FF0000"/>
          <w:sz w:val="2"/>
        </w:rPr>
      </w:pPr>
    </w:p>
    <w:p w14:paraId="032BBBFE" w14:textId="77777777" w:rsidR="008166CF" w:rsidRDefault="00000000">
      <w:pPr>
        <w:spacing w:line="0" w:lineRule="atLeast"/>
        <w:rPr>
          <w:del w16du:dateUtc="2026-07-07T18:18:00Z" w:author="Author" w:date="2026-07-07T20:18:00Z" w:id="20449"/>
          <w:rFonts w:ascii="Arial"/>
          <w:color w:val="FF0000"/>
          <w:sz w:val="2"/>
        </w:rPr>
      </w:pPr>
      <w:del w16du:dateUtc="2026-07-07T18:18:00Z" w:author="Author" w:date="2026-07-07T20:18:00Z" w:id="20450">
        <w:r>
          <w:rPr>
            <w:rFonts w:ascii="Arial"/>
            <w:color w:val="FF0000"/>
            <w:sz w:val="2"/>
          </w:rPr>
          <w:cr/>
        </w:r>
        <w:r>
          <w:rPr>
            <w:rFonts w:ascii="Arial"/>
            <w:color w:val="FF0000"/>
            <w:sz w:val="2"/>
          </w:rPr>
          <w:br w:type="page"/>
        </w:r>
      </w:del>
    </w:p>
    <w:p w14:paraId="037008A1" w14:textId="77777777" w:rsidR="008166CF" w:rsidRDefault="00CE63A4">
      <w:pPr>
        <w:spacing w:line="276" w:lineRule="exact"/>
        <w:ind w:left="4480"/>
        <w:rPr>
          <w:del w16du:dateUtc="2026-07-07T18:18:00Z" w:author="Author" w:date="2026-07-07T20:18:00Z" w:id="20451"/>
          <w:color w:val="000000"/>
          <w:sz w:val="24"/>
        </w:rPr>
      </w:pPr>
      <w:bookmarkStart w:id="20452" w:name="br27"/>
      <w:bookmarkEnd w:id="20452"/>
      <w:del w16du:dateUtc="2026-07-07T18:18:00Z" w:author="Author" w:date="2026-07-07T20:18:00Z" w:id="20453">
        <w:r>
          <w:rPr>
            <w:rFonts w:asciiTheme="minorHAnsi"/>
            <w:noProof/>
          </w:rPr>
          <w:pict w14:anchorId="00B2BD18">
            <v:shape alt="" id="_x000024" style="position:absolute;left:0;text-align:left;margin-left:-1pt;margin-top:-1pt;width:3pt;height:3pt;z-index:-251612160;mso-wrap-edited:f;mso-width-percent:0;mso-height-percent:0;mso-position-horizontal:absolute;mso-position-horizontal-relative:page;mso-position-vertical:absolute;mso-position-vertical-relative:page;mso-width-percent:0;mso-height-percent:0" type="#_x0000_t75" o:spid="_x0000_s2052">
              <v:imagedata r:id="rId42"/>
              <w10:wrap anchorx="page" anchory="page"/>
            </v:shape>
          </w:pict>
        </w:r>
        <w:r w:rsidR="00000000">
          <w:rPr>
            <w:color w:val="000000"/>
            <w:sz w:val="24"/>
          </w:rPr>
          <w:delText>- 3 -</w:delText>
        </w:r>
      </w:del>
    </w:p>
    <w:p w14:paraId="584D9281" w14:textId="77777777" w:rsidR="009609E8" w:rsidRDefault="009609E8" w:rsidRPr="0027638C">
      <w:pPr>
        <w:pStyle w:val="BodyText"/>
        <w:spacing w:before="46"/>
        <w:ind w:firstLine="0" w:left="0"/>
        <w:jc w:val="left"/>
        <w:rPr>
          <w:ins w16du:dateUtc="2026-07-07T18:18:00Z" w:author="Author" w:date="2026-07-07T20:18:00Z" w:id="20454"/>
          <w:b/>
          <w:sz w:val="24"/>
          <w:szCs w:val="24"/>
        </w:rPr>
      </w:pPr>
    </w:p>
    <w:p w14:paraId="20E06D95" w14:textId="16C4C2C2" w:rsidR="009609E8" w:rsidRDefault="00D1090D">
      <w:pPr>
        <w:rPr>
          <w:ins w16du:dateUtc="2026-07-07T18:18:00Z" w:author="Author" w:date="2026-07-07T20:18:00Z" w:id="20455"/>
          <w:sz w:val="24"/>
          <w:szCs w:val="24"/>
        </w:rPr>
      </w:pPr>
      <w:ins w16du:dateUtc="2026-07-07T18:18:00Z" w:author="Author" w:date="2026-07-07T20:18:00Z" w:id="20456">
        <w:r w:rsidRPr="00D1090D">
          <w:rPr>
            <w:spacing w:val="-5"/>
            <w:sz w:val="24"/>
            <w:szCs w:val="24"/>
          </w:rPr>
          <w:t>[</w:t>
        </w:r>
        <w:r w:rsidRPr="00D1090D">
          <w:rPr>
            <w:spacing w:val="-5"/>
            <w:sz w:val="24"/>
            <w:szCs w:val="24"/>
            <w:highlight w:val="cyan"/>
          </w:rPr>
          <w:t>●</w:t>
        </w:r>
        <w:r w:rsidRPr="00D1090D">
          <w:rPr>
            <w:spacing w:val="-5"/>
            <w:sz w:val="24"/>
            <w:szCs w:val="24"/>
          </w:rPr>
          <w:t>]</w:t>
        </w:r>
      </w:ins>
    </w:p>
    <w:p w14:paraId="00BB07C6" w14:textId="77777777" w:rsidR="00D1090D" w:rsidRDefault="00D1090D">
      <w:pPr>
        <w:rPr>
          <w:ins w16du:dateUtc="2026-07-07T18:18:00Z" w:author="Author" w:date="2026-07-07T20:18:00Z" w:id="20457"/>
          <w:sz w:val="24"/>
          <w:szCs w:val="24"/>
        </w:rPr>
      </w:pPr>
    </w:p>
    <w:p w14:paraId="584D9283" w14:textId="10A6641C" w:rsidR="00D1090D" w:rsidRDefault="00D1090D" w:rsidRPr="00D1090D">
      <w:pPr>
        <w:rPr>
          <w:ins w16du:dateUtc="2026-07-07T18:18:00Z" w:author="Author" w:date="2026-07-07T20:18:00Z" w:id="20458"/>
          <w:b/>
          <w:bCs/>
          <w:sz w:val="24"/>
          <w:szCs w:val="24"/>
        </w:rPr>
        <w:sectPr w:rsidR="00D1090D" w:rsidRPr="00D1090D">
          <w:headerReference r:id="rId43" w:type="default"/>
          <w:pgSz w:h="15840" w:w="12240"/>
          <w:pgMar w:bottom="280" w:footer="0" w:gutter="0" w:header="713" w:left="1440" w:right="1080" w:top="1340"/>
          <w:pgNumType w:start="2"/>
          <w:cols w:space="720"/>
        </w:sectPr>
      </w:pPr>
      <w:ins w16du:dateUtc="2026-07-07T18:18:00Z" w:author="Author" w:date="2026-07-07T20:18:00Z" w:id="20459">
        <w:r w:rsidRPr="00D1090D">
          <w:rPr>
            <w:b/>
            <w:bCs/>
            <w:sz w:val="24"/>
            <w:szCs w:val="24"/>
            <w:highlight w:val="cyan"/>
          </w:rPr>
          <w:t xml:space="preserve">[DOLOR: Sit amet, consectetur adipiscing elit sed do eiusmod’tempor incididunt ut: </w:t>
        </w:r>
        <w:r>
          <w:fldChar w:fldCharType="begin"/>
        </w:r>
        <w:r>
          <w:instrText>HYPERLINK "https://getwalter.com/terms-of-use"</w:instrText>
        </w:r>
        <w:r>
          <w:fldChar w:fldCharType="separate"/>
        </w:r>
        <w:r w:rsidRPr="00D1090D">
          <w:rPr>
            <w:rStyle w:val="Hyperlink"/>
            <w:b/>
            <w:bCs/>
            <w:sz w:val="24"/>
            <w:szCs w:val="24"/>
            <w:highlight w:val="cyan"/>
          </w:rPr>
          <w:t>labore://et.dolore/magna-aliqua-lorem</w:t>
        </w:r>
        <w:r>
          <w:fldChar w:fldCharType="end"/>
        </w:r>
        <w:r w:rsidRPr="00D1090D">
          <w:rPr>
            <w:b/>
            <w:bCs/>
            <w:sz w:val="24"/>
            <w:szCs w:val="24"/>
            <w:highlight w:val="cyan"/>
          </w:rPr>
          <w:t xml:space="preserve"> ]</w:t>
        </w:r>
      </w:ins>
    </w:p>
    <w:p w14:paraId="03D80817" w14:textId="77777777" w:rsidR="008166CF" w:rsidRDefault="00A96A35">
      <w:pPr>
        <w:spacing w:before="459" w:line="276" w:lineRule="exact"/>
        <w:ind w:left="4183"/>
        <w:rPr>
          <w:del w16du:dateUtc="2026-07-07T18:18:00Z" w:author="Author" w:date="2026-07-07T20:18:00Z" w:id="20460"/>
          <w:rFonts w:cstheme="minorBidi" w:eastAsiaTheme="minorEastAsia" w:hAnsiTheme="minorHAnsi"/>
          <w:color w:val="000000"/>
          <w:kern w:val="2"/>
          <w:sz w:val="24"/>
          <w:u w:val="single"/>
          <w14:ligatures w14:val="standardContextual"/>
        </w:rPr>
      </w:pPr>
      <w:r w:rsidRPr="00D1090D">
        <w:rPr>
          <w:b/>
          <w:rPrChange w16du:dateUtc="2026-07-07T18:18:00Z" w:author="Author" w:date="2026-07-07T20:18:00Z" w:id="20461">
            <w:rPr>
              <w:rFonts w:ascii="Times New Roman"/>
              <w:color w:val="000000"/>
              <w:spacing w:val="7"/>
              <w:sz w:val="24"/>
              <w:u w:val="single"/>
            </w:rPr>
          </w:rPrChange>
        </w:rPr>
        <w:lastRenderedPageBreak/>
        <w:t>Ipsum</w:t>
      </w:r>
      <w:r w:rsidRPr="00D1090D">
        <w:rPr>
          <w:b/>
          <w:spacing w:val="-2"/>
          <w:rPrChange w16du:dateUtc="2026-07-07T18:18:00Z" w:author="Author" w:date="2026-07-07T20:18:00Z" w:id="20462">
            <w:rPr>
              <w:rFonts w:ascii="Times New Roman"/>
              <w:color w:val="000000"/>
              <w:spacing w:val="7"/>
              <w:sz w:val="24"/>
              <w:u w:val="single"/>
            </w:rPr>
          </w:rPrChange>
        </w:rPr>
        <w:t xml:space="preserve"> </w:t>
      </w:r>
      <w:r w:rsidRPr="00D1090D">
        <w:rPr>
          <w:b/>
          <w:spacing w:val="-10"/>
          <w:rPrChange w16du:dateUtc="2026-07-07T18:18:00Z" w:author="Author" w:date="2026-07-07T20:18:00Z" w:id="20463">
            <w:rPr>
              <w:rFonts w:ascii="Times New Roman"/>
              <w:color w:val="000000"/>
              <w:sz w:val="24"/>
              <w:u w:val="single"/>
            </w:rPr>
          </w:rPrChange>
        </w:rPr>
        <w:t>DOLOR</w:t>
      </w:r>
    </w:p>
    <w:p w14:paraId="584D9285" w14:textId="1A7F5B9B" w:rsidP="00D1090D" w:rsidR="009609E8" w:rsidRDefault="00D1090D" w:rsidRPr="00D1090D">
      <w:pPr>
        <w:jc w:val="center"/>
        <w:rPr>
          <w:b/>
          <w:sz w:val="24"/>
          <w:rPrChange w16du:dateUtc="2026-07-07T18:18:00Z" w:author="Author" w:date="2026-07-07T20:18:00Z" w:id="20464">
            <w:rPr>
              <w:rFonts w:ascii="Times New Roman"/>
              <w:color w:val="000000"/>
              <w:sz w:val="24"/>
            </w:rPr>
          </w:rPrChange>
        </w:rPr>
        <w:pPrChange w16du:dateUtc="2026-07-07T18:18:00Z" w:author="Author" w:date="2026-07-07T20:18:00Z" w:id="20465">
          <w:pPr>
            <w:spacing w:after="0" w:before="276" w:line="276" w:lineRule="exact"/>
            <w:ind w:left="3730"/>
            <w:jc w:val="left"/>
          </w:pPr>
        </w:pPrChange>
      </w:pPr>
      <w:ins w16du:dateUtc="2026-07-07T18:18:00Z" w:author="Author" w:date="2026-07-07T20:18:00Z" w:id="20466">
        <w:r w:rsidRPr="00D1090D">
          <w:rPr>
            <w:b/>
            <w:bCs/>
            <w:spacing w:val="-10"/>
          </w:rPr>
          <w:br/>
        </w:r>
      </w:ins>
      <w:r w:rsidR="00A96A35" w:rsidRPr="00D1090D">
        <w:rPr>
          <w:b/>
          <w:sz w:val="24"/>
          <w:rPrChange w16du:dateUtc="2026-07-07T18:18:00Z" w:author="Author" w:date="2026-07-07T20:18:00Z" w:id="20467">
            <w:rPr>
              <w:rFonts w:ascii="Times New Roman"/>
              <w:color w:val="000000"/>
              <w:sz w:val="24"/>
            </w:rPr>
          </w:rPrChange>
        </w:rPr>
        <w:t>Sit</w:t>
      </w:r>
      <w:r w:rsidR="00A96A35" w:rsidRPr="00D1090D">
        <w:rPr>
          <w:b/>
          <w:spacing w:val="-3"/>
          <w:sz w:val="24"/>
          <w:rPrChange w16du:dateUtc="2026-07-07T18:18:00Z" w:author="Author" w:date="2026-07-07T20:18:00Z" w:id="20468">
            <w:rPr>
              <w:rFonts w:ascii="Times New Roman"/>
              <w:color w:val="000000"/>
              <w:sz w:val="24"/>
            </w:rPr>
          </w:rPrChange>
        </w:rPr>
        <w:t xml:space="preserve"> </w:t>
      </w:r>
      <w:r w:rsidR="00A96A35" w:rsidRPr="00D1090D">
        <w:rPr>
          <w:b/>
          <w:spacing w:val="-2"/>
          <w:sz w:val="24"/>
          <w:rPrChange w16du:dateUtc="2026-07-07T18:18:00Z" w:author="Author" w:date="2026-07-07T20:18:00Z" w:id="20469">
            <w:rPr>
              <w:rFonts w:ascii="Times New Roman"/>
              <w:color w:val="000000"/>
              <w:sz w:val="24"/>
            </w:rPr>
          </w:rPrChange>
        </w:rPr>
        <w:t>Amet</w:t>
      </w:r>
    </w:p>
    <w:p w14:paraId="584D9286" w14:textId="77777777" w:rsidR="009609E8" w:rsidRDefault="009609E8" w:rsidRPr="0027638C">
      <w:pPr>
        <w:pStyle w:val="BodyText"/>
        <w:ind w:firstLine="0" w:left="0"/>
        <w:jc w:val="left"/>
        <w:rPr>
          <w:ins w16du:dateUtc="2026-07-07T18:18:00Z" w:author="Author" w:date="2026-07-07T20:18:00Z" w:id="20470"/>
          <w:sz w:val="24"/>
          <w:szCs w:val="24"/>
        </w:rPr>
      </w:pPr>
    </w:p>
    <w:p w14:paraId="584D9287" w14:textId="77777777" w:rsidR="009609E8" w:rsidRDefault="009609E8" w:rsidRPr="0027638C">
      <w:pPr>
        <w:pStyle w:val="BodyText"/>
        <w:spacing w:before="47"/>
        <w:ind w:firstLine="0" w:left="0"/>
        <w:jc w:val="left"/>
        <w:rPr>
          <w:ins w16du:dateUtc="2026-07-07T18:18:00Z" w:author="Author" w:date="2026-07-07T20:18:00Z" w:id="20471"/>
          <w:sz w:val="24"/>
          <w:szCs w:val="24"/>
        </w:rPr>
      </w:pPr>
    </w:p>
    <w:p w14:paraId="584D9288" w14:textId="77777777" w:rsidR="009609E8" w:rsidRDefault="00A96A35" w:rsidRPr="0027638C">
      <w:pPr>
        <w:pStyle w:val="BodyText"/>
        <w:ind w:firstLine="0" w:left="0"/>
        <w:jc w:val="left"/>
        <w:rPr>
          <w:sz w:val="24"/>
          <w:rPrChange w16du:dateUtc="2026-07-07T18:18:00Z" w:author="Author" w:date="2026-07-07T20:18:00Z" w:id="20472">
            <w:rPr>
              <w:rFonts w:ascii="Times New Roman"/>
              <w:color w:val="000000"/>
            </w:rPr>
          </w:rPrChange>
        </w:rPr>
        <w:pPrChange w16du:dateUtc="2026-07-07T18:18:00Z" w:author="Author" w:date="2026-07-07T20:18:00Z" w:id="20473">
          <w:pPr>
            <w:spacing w:after="0" w:before="553" w:line="255" w:lineRule="exact"/>
            <w:jc w:val="left"/>
          </w:pPr>
        </w:pPrChange>
      </w:pPr>
      <w:r w:rsidRPr="0027638C">
        <w:rPr>
          <w:sz w:val="24"/>
          <w:rPrChange w16du:dateUtc="2026-07-07T18:18:00Z" w:author="Author" w:date="2026-07-07T20:18:00Z" w:id="20474">
            <w:rPr>
              <w:rFonts w:ascii="Times New Roman"/>
              <w:color w:val="000000"/>
            </w:rPr>
          </w:rPrChange>
        </w:rPr>
        <w:t>Consectetur</w:t>
      </w:r>
      <w:r w:rsidRPr="0027638C">
        <w:rPr>
          <w:spacing w:val="-8"/>
          <w:sz w:val="24"/>
          <w:rPrChange w16du:dateUtc="2026-07-07T18:18:00Z" w:author="Author" w:date="2026-07-07T20:18:00Z" w:id="20475">
            <w:rPr>
              <w:rFonts w:ascii="Times New Roman"/>
              <w:color w:val="000000"/>
            </w:rPr>
          </w:rPrChange>
        </w:rPr>
        <w:t xml:space="preserve"> </w:t>
      </w:r>
      <w:r w:rsidRPr="0027638C">
        <w:rPr>
          <w:sz w:val="24"/>
          <w:rPrChange w16du:dateUtc="2026-07-07T18:18:00Z" w:author="Author" w:date="2026-07-07T20:18:00Z" w:id="20476">
            <w:rPr>
              <w:rFonts w:ascii="Times New Roman"/>
              <w:color w:val="000000"/>
            </w:rPr>
          </w:rPrChange>
        </w:rPr>
        <w:t>Adipiscing</w:t>
      </w:r>
      <w:r w:rsidRPr="0027638C">
        <w:rPr>
          <w:spacing w:val="-8"/>
          <w:sz w:val="24"/>
          <w:rPrChange w16du:dateUtc="2026-07-07T18:18:00Z" w:author="Author" w:date="2026-07-07T20:18:00Z" w:id="20477">
            <w:rPr>
              <w:rFonts w:ascii="Times New Roman"/>
              <w:color w:val="000000"/>
            </w:rPr>
          </w:rPrChange>
        </w:rPr>
        <w:t xml:space="preserve"> </w:t>
      </w:r>
      <w:r w:rsidRPr="0027638C">
        <w:rPr>
          <w:sz w:val="24"/>
          <w:rPrChange w16du:dateUtc="2026-07-07T18:18:00Z" w:author="Author" w:date="2026-07-07T20:18:00Z" w:id="20478">
            <w:rPr>
              <w:rFonts w:ascii="Times New Roman"/>
              <w:color w:val="000000"/>
            </w:rPr>
          </w:rPrChange>
        </w:rPr>
        <w:t>Elit</w:t>
      </w:r>
      <w:r w:rsidRPr="0027638C">
        <w:rPr>
          <w:spacing w:val="-7"/>
          <w:sz w:val="24"/>
          <w:rPrChange w16du:dateUtc="2026-07-07T18:18:00Z" w:author="Author" w:date="2026-07-07T20:18:00Z" w:id="20479">
            <w:rPr>
              <w:rFonts w:ascii="Times New Roman"/>
              <w:color w:val="000000"/>
            </w:rPr>
          </w:rPrChange>
        </w:rPr>
        <w:t xml:space="preserve"> </w:t>
      </w:r>
      <w:r w:rsidRPr="0027638C">
        <w:rPr>
          <w:spacing w:val="-5"/>
          <w:sz w:val="24"/>
          <w:rPrChange w16du:dateUtc="2026-07-07T18:18:00Z" w:author="Author" w:date="2026-07-07T20:18:00Z" w:id="20480">
            <w:rPr>
              <w:rFonts w:ascii="Times New Roman"/>
              <w:color w:val="000000"/>
            </w:rPr>
          </w:rPrChange>
        </w:rPr>
        <w:t>SED</w:t>
      </w:r>
    </w:p>
    <w:p w14:paraId="028DBE0A" w14:textId="77777777" w:rsidR="008166CF" w:rsidRDefault="008166CF">
      <w:pPr>
        <w:spacing w:line="0" w:lineRule="atLeast"/>
        <w:rPr>
          <w:del w16du:dateUtc="2026-07-07T18:18:00Z" w:author="Author" w:date="2026-07-07T20:18:00Z" w:id="20481"/>
          <w:rFonts w:ascii="Arial"/>
          <w:color w:val="FF0000"/>
          <w:sz w:val="2"/>
        </w:rPr>
      </w:pPr>
    </w:p>
    <w:p w14:paraId="006F6683" w14:textId="77777777" w:rsidR="008166CF" w:rsidRDefault="00000000">
      <w:pPr>
        <w:spacing w:line="0" w:lineRule="atLeast"/>
        <w:rPr>
          <w:del w16du:dateUtc="2026-07-07T18:18:00Z" w:author="Author" w:date="2026-07-07T20:18:00Z" w:id="20482"/>
          <w:rFonts w:ascii="Arial"/>
          <w:color w:val="FF0000"/>
          <w:sz w:val="2"/>
        </w:rPr>
      </w:pPr>
      <w:del w16du:dateUtc="2026-07-07T18:18:00Z" w:author="Author" w:date="2026-07-07T20:18:00Z" w:id="20483">
        <w:r>
          <w:rPr>
            <w:rFonts w:ascii="Arial"/>
            <w:color w:val="FF0000"/>
            <w:sz w:val="2"/>
          </w:rPr>
          <w:cr/>
        </w:r>
        <w:r>
          <w:rPr>
            <w:rFonts w:ascii="Arial"/>
            <w:color w:val="FF0000"/>
            <w:sz w:val="2"/>
          </w:rPr>
          <w:br w:type="page"/>
        </w:r>
      </w:del>
    </w:p>
    <w:p w14:paraId="035B1228" w14:textId="77777777" w:rsidR="008166CF" w:rsidRDefault="00CE63A4">
      <w:pPr>
        <w:spacing w:line="276" w:lineRule="exact"/>
        <w:ind w:left="4480"/>
        <w:rPr>
          <w:del w16du:dateUtc="2026-07-07T18:18:00Z" w:author="Author" w:date="2026-07-07T20:18:00Z" w:id="20484"/>
          <w:color w:val="000000"/>
          <w:sz w:val="24"/>
        </w:rPr>
      </w:pPr>
      <w:bookmarkStart w:id="20485" w:name="br28"/>
      <w:bookmarkEnd w:id="20485"/>
      <w:del w16du:dateUtc="2026-07-07T18:18:00Z" w:author="Author" w:date="2026-07-07T20:18:00Z" w:id="20486">
        <w:r>
          <w:rPr>
            <w:rFonts w:asciiTheme="minorHAnsi"/>
            <w:noProof/>
          </w:rPr>
          <w:pict w14:anchorId="1A776189">
            <v:shape alt="" id="_x000025" style="position:absolute;left:0;text-align:left;margin-left:-1pt;margin-top:-1pt;width:3pt;height:3pt;z-index:-251610112;mso-wrap-edited:f;mso-width-percent:0;mso-height-percent:0;mso-position-horizontal:absolute;mso-position-horizontal-relative:page;mso-position-vertical:absolute;mso-position-vertical-relative:page;mso-width-percent:0;mso-height-percent:0" type="#_x0000_t75" o:spid="_x0000_s2051">
              <v:imagedata r:id="rId44"/>
              <w10:wrap anchorx="page" anchory="page"/>
            </v:shape>
          </w:pict>
        </w:r>
        <w:r w:rsidR="00000000">
          <w:rPr>
            <w:color w:val="000000"/>
            <w:sz w:val="24"/>
          </w:rPr>
          <w:delText>- 4 -</w:delText>
        </w:r>
      </w:del>
    </w:p>
    <w:p w14:paraId="584D9289" w14:textId="77777777" w:rsidR="009609E8" w:rsidRDefault="009609E8" w:rsidRPr="0027638C">
      <w:pPr>
        <w:pStyle w:val="BodyText"/>
        <w:jc w:val="left"/>
        <w:rPr>
          <w:ins w16du:dateUtc="2026-07-07T18:18:00Z" w:author="Author" w:date="2026-07-07T20:18:00Z" w:id="20487"/>
          <w:sz w:val="24"/>
          <w:szCs w:val="24"/>
        </w:rPr>
        <w:sectPr w:rsidR="009609E8" w:rsidRPr="0027638C">
          <w:pgSz w:h="15840" w:w="12240"/>
          <w:pgMar w:bottom="280" w:footer="0" w:gutter="0" w:header="713" w:left="1440" w:right="1080" w:top="1340"/>
          <w:cols w:space="720"/>
        </w:sectPr>
      </w:pPr>
    </w:p>
    <w:p w14:paraId="030E923F" w14:textId="77777777" w:rsidR="008166CF" w:rsidRDefault="00A96A35">
      <w:pPr>
        <w:spacing w:before="732" w:line="276" w:lineRule="exact"/>
        <w:ind w:left="4190"/>
        <w:rPr>
          <w:del w16du:dateUtc="2026-07-07T18:18:00Z" w:author="Author" w:date="2026-07-07T20:18:00Z" w:id="20488"/>
          <w:rFonts w:cstheme="minorBidi" w:eastAsiaTheme="minorEastAsia" w:hAnsiTheme="minorHAnsi"/>
          <w:color w:val="000000"/>
          <w:kern w:val="2"/>
          <w:sz w:val="24"/>
          <w:u w:val="single"/>
          <w14:ligatures w14:val="standardContextual"/>
        </w:rPr>
      </w:pPr>
      <w:r w:rsidRPr="00143615">
        <w:rPr>
          <w:b/>
          <w:rPrChange w16du:dateUtc="2026-07-07T18:18:00Z" w:author="Author" w:date="2026-07-07T20:18:00Z" w:id="20489">
            <w:rPr>
              <w:rFonts w:ascii="Times New Roman"/>
              <w:color w:val="000000"/>
              <w:spacing w:val="7"/>
              <w:sz w:val="24"/>
              <w:u w:val="single"/>
            </w:rPr>
          </w:rPrChange>
        </w:rPr>
        <w:lastRenderedPageBreak/>
        <w:t>Do</w:t>
      </w:r>
      <w:r w:rsidRPr="00143615">
        <w:rPr>
          <w:b/>
          <w:spacing w:val="-2"/>
          <w:rPrChange w16du:dateUtc="2026-07-07T18:18:00Z" w:author="Author" w:date="2026-07-07T20:18:00Z" w:id="20490">
            <w:rPr>
              <w:rFonts w:ascii="Times New Roman"/>
              <w:color w:val="000000"/>
              <w:spacing w:val="7"/>
              <w:sz w:val="24"/>
              <w:u w:val="single"/>
            </w:rPr>
          </w:rPrChange>
        </w:rPr>
        <w:t xml:space="preserve"> </w:t>
      </w:r>
      <w:r w:rsidRPr="00143615">
        <w:rPr>
          <w:b/>
          <w:spacing w:val="-10"/>
          <w:rPrChange w16du:dateUtc="2026-07-07T18:18:00Z" w:author="Author" w:date="2026-07-07T20:18:00Z" w:id="20491">
            <w:rPr>
              <w:rFonts w:ascii="Times New Roman"/>
              <w:color w:val="000000"/>
              <w:sz w:val="24"/>
              <w:u w:val="single"/>
            </w:rPr>
          </w:rPrChange>
        </w:rPr>
        <w:t>EIUSMOD</w:t>
      </w:r>
    </w:p>
    <w:p w14:paraId="584D928D" w14:textId="77A266E3" w:rsidP="00143615" w:rsidR="009609E8" w:rsidRDefault="00143615" w:rsidRPr="00143615">
      <w:pPr>
        <w:jc w:val="center"/>
        <w:rPr>
          <w:b/>
          <w:rPrChange w16du:dateUtc="2026-07-07T18:18:00Z" w:author="Author" w:date="2026-07-07T20:18:00Z" w:id="20492">
            <w:rPr>
              <w:rFonts w:ascii="Times New Roman"/>
              <w:color w:val="000000"/>
              <w:sz w:val="24"/>
            </w:rPr>
          </w:rPrChange>
        </w:rPr>
        <w:pPrChange w16du:dateUtc="2026-07-07T18:18:00Z" w:author="Author" w:date="2026-07-07T20:18:00Z" w:id="20493">
          <w:pPr>
            <w:spacing w:after="0" w:before="276" w:line="276" w:lineRule="exact"/>
            <w:ind w:left="3574"/>
            <w:jc w:val="left"/>
          </w:pPr>
        </w:pPrChange>
      </w:pPr>
      <w:ins w16du:dateUtc="2026-07-07T18:18:00Z" w:author="Author" w:date="2026-07-07T20:18:00Z" w:id="20494">
        <w:r w:rsidRPr="00143615">
          <w:rPr>
            <w:b/>
            <w:bCs/>
            <w:spacing w:val="-10"/>
          </w:rPr>
          <w:t xml:space="preserve"> </w:t>
        </w:r>
        <w:r>
          <w:rPr>
            <w:b/>
            <w:bCs/>
            <w:spacing w:val="-10"/>
          </w:rPr>
          <w:br/>
        </w:r>
      </w:ins>
      <w:r w:rsidR="00A96A35" w:rsidRPr="00143615">
        <w:rPr>
          <w:b/>
          <w:rPrChange w16du:dateUtc="2026-07-07T18:18:00Z" w:author="Author" w:date="2026-07-07T20:18:00Z" w:id="20495">
            <w:rPr>
              <w:rFonts w:ascii="Times New Roman" w:hAnsi="Times New Roman"/>
              <w:color w:val="000000"/>
              <w:sz w:val="24"/>
            </w:rPr>
          </w:rPrChange>
        </w:rPr>
        <w:t>“Tempor</w:t>
      </w:r>
      <w:r w:rsidR="00A96A35" w:rsidRPr="00143615">
        <w:rPr>
          <w:b/>
          <w:spacing w:val="-1"/>
          <w:rPrChange w16du:dateUtc="2026-07-07T18:18:00Z" w:author="Author" w:date="2026-07-07T20:18:00Z" w:id="20496">
            <w:rPr>
              <w:rFonts w:ascii="Times New Roman"/>
              <w:color w:val="000000"/>
              <w:sz w:val="24"/>
            </w:rPr>
          </w:rPrChange>
        </w:rPr>
        <w:t xml:space="preserve"> </w:t>
      </w:r>
      <w:r w:rsidR="00A96A35" w:rsidRPr="00143615">
        <w:rPr>
          <w:b/>
          <w:rPrChange w16du:dateUtc="2026-07-07T18:18:00Z" w:author="Author" w:date="2026-07-07T20:18:00Z" w:id="20497">
            <w:rPr>
              <w:rFonts w:ascii="Times New Roman"/>
              <w:color w:val="000000"/>
              <w:sz w:val="24"/>
            </w:rPr>
          </w:rPrChange>
        </w:rPr>
        <w:t>Incididunt</w:t>
      </w:r>
      <w:r w:rsidR="00A96A35" w:rsidRPr="00143615">
        <w:rPr>
          <w:b/>
          <w:spacing w:val="-1"/>
          <w:rPrChange w16du:dateUtc="2026-07-07T18:18:00Z" w:author="Author" w:date="2026-07-07T20:18:00Z" w:id="20498">
            <w:rPr>
              <w:rFonts w:ascii="Times New Roman"/>
              <w:color w:val="000000"/>
              <w:sz w:val="24"/>
            </w:rPr>
          </w:rPrChange>
        </w:rPr>
        <w:t xml:space="preserve"> </w:t>
      </w:r>
      <w:r w:rsidR="00A96A35" w:rsidRPr="00143615">
        <w:rPr>
          <w:b/>
          <w:spacing w:val="-2"/>
          <w:rPrChange w16du:dateUtc="2026-07-07T18:18:00Z" w:author="Author" w:date="2026-07-07T20:18:00Z" w:id="20499">
            <w:rPr>
              <w:rFonts w:ascii="Times New Roman" w:hAnsi="Times New Roman"/>
              <w:color w:val="000000"/>
              <w:sz w:val="24"/>
            </w:rPr>
          </w:rPrChange>
        </w:rPr>
        <w:t>Ut”</w:t>
      </w:r>
    </w:p>
    <w:p w14:paraId="584D928E" w14:textId="77777777" w:rsidR="009609E8" w:rsidRDefault="009609E8" w:rsidRPr="0027638C">
      <w:pPr>
        <w:pStyle w:val="BodyText"/>
        <w:ind w:firstLine="0" w:left="0"/>
        <w:jc w:val="left"/>
        <w:rPr>
          <w:ins w16du:dateUtc="2026-07-07T18:18:00Z" w:author="Author" w:date="2026-07-07T20:18:00Z" w:id="20500"/>
          <w:sz w:val="24"/>
          <w:szCs w:val="24"/>
        </w:rPr>
      </w:pPr>
    </w:p>
    <w:p w14:paraId="584D928F" w14:textId="77777777" w:rsidR="009609E8" w:rsidRDefault="009609E8" w:rsidRPr="0027638C">
      <w:pPr>
        <w:pStyle w:val="BodyText"/>
        <w:spacing w:before="5"/>
        <w:ind w:firstLine="0" w:left="0"/>
        <w:jc w:val="left"/>
        <w:rPr>
          <w:ins w16du:dateUtc="2026-07-07T18:18:00Z" w:author="Author" w:date="2026-07-07T20:18:00Z" w:id="20501"/>
          <w:sz w:val="24"/>
          <w:szCs w:val="24"/>
        </w:rPr>
      </w:pPr>
    </w:p>
    <w:p w14:paraId="584D9290" w14:textId="77777777" w:rsidR="009609E8" w:rsidRDefault="00A96A35" w:rsidRPr="0027638C">
      <w:pPr>
        <w:spacing w:line="237" w:lineRule="auto"/>
        <w:ind w:right="327"/>
        <w:rPr>
          <w:sz w:val="24"/>
          <w:rPrChange w16du:dateUtc="2026-07-07T18:18:00Z" w:author="Author" w:date="2026-07-07T20:18:00Z" w:id="20502">
            <w:rPr>
              <w:rFonts w:ascii="Times New Roman"/>
              <w:color w:val="000000"/>
              <w:sz w:val="24"/>
            </w:rPr>
          </w:rPrChange>
        </w:rPr>
        <w:pPrChange w16du:dateUtc="2026-07-07T18:18:00Z" w:author="Author" w:date="2026-07-07T20:18:00Z" w:id="20503">
          <w:pPr>
            <w:spacing w:after="0" w:before="557" w:line="274" w:lineRule="exact"/>
            <w:jc w:val="left"/>
          </w:pPr>
        </w:pPrChange>
      </w:pPr>
      <w:r w:rsidRPr="0027638C">
        <w:rPr>
          <w:sz w:val="24"/>
          <w:rPrChange w16du:dateUtc="2026-07-07T18:18:00Z" w:author="Author" w:date="2026-07-07T20:18:00Z" w:id="20504">
            <w:rPr>
              <w:rFonts w:ascii="Times New Roman"/>
              <w:color w:val="000000"/>
              <w:sz w:val="24"/>
            </w:rPr>
          </w:rPrChange>
        </w:rPr>
        <w:t>Labore</w:t>
      </w:r>
      <w:r w:rsidRPr="0027638C">
        <w:rPr>
          <w:spacing w:val="-2"/>
          <w:sz w:val="24"/>
          <w:rPrChange w16du:dateUtc="2026-07-07T18:18:00Z" w:author="Author" w:date="2026-07-07T20:18:00Z" w:id="20505">
            <w:rPr>
              <w:rFonts w:ascii="Times New Roman"/>
              <w:color w:val="000000"/>
              <w:sz w:val="24"/>
            </w:rPr>
          </w:rPrChange>
        </w:rPr>
        <w:t xml:space="preserve"> </w:t>
      </w:r>
      <w:r w:rsidRPr="0027638C">
        <w:rPr>
          <w:sz w:val="24"/>
          <w:rPrChange w16du:dateUtc="2026-07-07T18:18:00Z" w:author="Author" w:date="2026-07-07T20:18:00Z" w:id="20506">
            <w:rPr>
              <w:rFonts w:ascii="Times New Roman"/>
              <w:color w:val="000000"/>
              <w:sz w:val="24"/>
            </w:rPr>
          </w:rPrChange>
        </w:rPr>
        <w:t>et</w:t>
      </w:r>
      <w:r w:rsidRPr="0027638C">
        <w:rPr>
          <w:spacing w:val="-2"/>
          <w:sz w:val="24"/>
          <w:rPrChange w16du:dateUtc="2026-07-07T18:18:00Z" w:author="Author" w:date="2026-07-07T20:18:00Z" w:id="20507">
            <w:rPr>
              <w:rFonts w:ascii="Times New Roman"/>
              <w:color w:val="000000"/>
              <w:sz w:val="24"/>
            </w:rPr>
          </w:rPrChange>
        </w:rPr>
        <w:t xml:space="preserve"> </w:t>
      </w:r>
      <w:r w:rsidRPr="0027638C">
        <w:rPr>
          <w:sz w:val="24"/>
          <w:rPrChange w16du:dateUtc="2026-07-07T18:18:00Z" w:author="Author" w:date="2026-07-07T20:18:00Z" w:id="20508">
            <w:rPr>
              <w:rFonts w:ascii="Times New Roman"/>
              <w:color w:val="000000"/>
              <w:sz w:val="24"/>
            </w:rPr>
          </w:rPrChange>
        </w:rPr>
        <w:t>dolore</w:t>
      </w:r>
      <w:r w:rsidRPr="0027638C">
        <w:rPr>
          <w:spacing w:val="-2"/>
          <w:sz w:val="24"/>
          <w:rPrChange w16du:dateUtc="2026-07-07T18:18:00Z" w:author="Author" w:date="2026-07-07T20:18:00Z" w:id="20509">
            <w:rPr>
              <w:rFonts w:ascii="Times New Roman"/>
              <w:color w:val="000000"/>
              <w:sz w:val="24"/>
            </w:rPr>
          </w:rPrChange>
        </w:rPr>
        <w:t xml:space="preserve"> </w:t>
      </w:r>
      <w:r w:rsidRPr="0027638C">
        <w:rPr>
          <w:sz w:val="24"/>
          <w:rPrChange w16du:dateUtc="2026-07-07T18:18:00Z" w:author="Author" w:date="2026-07-07T20:18:00Z" w:id="20510">
            <w:rPr>
              <w:rFonts w:ascii="Times New Roman"/>
              <w:color w:val="000000"/>
              <w:sz w:val="24"/>
            </w:rPr>
          </w:rPrChange>
        </w:rPr>
        <w:t>magna</w:t>
      </w:r>
      <w:r w:rsidRPr="0027638C">
        <w:rPr>
          <w:spacing w:val="-2"/>
          <w:sz w:val="24"/>
          <w:rPrChange w16du:dateUtc="2026-07-07T18:18:00Z" w:author="Author" w:date="2026-07-07T20:18:00Z" w:id="20511">
            <w:rPr>
              <w:rFonts w:ascii="Times New Roman"/>
              <w:color w:val="000000"/>
              <w:sz w:val="24"/>
            </w:rPr>
          </w:rPrChange>
        </w:rPr>
        <w:t xml:space="preserve"> </w:t>
      </w:r>
      <w:r w:rsidRPr="0027638C">
        <w:rPr>
          <w:sz w:val="24"/>
          <w:rPrChange w16du:dateUtc="2026-07-07T18:18:00Z" w:author="Author" w:date="2026-07-07T20:18:00Z" w:id="20512">
            <w:rPr>
              <w:rFonts w:ascii="Times New Roman"/>
              <w:color w:val="000000"/>
              <w:sz w:val="24"/>
            </w:rPr>
          </w:rPrChange>
        </w:rPr>
        <w:t>aliqua</w:t>
      </w:r>
      <w:r w:rsidRPr="0027638C">
        <w:rPr>
          <w:spacing w:val="-3"/>
          <w:sz w:val="24"/>
          <w:rPrChange w16du:dateUtc="2026-07-07T18:18:00Z" w:author="Author" w:date="2026-07-07T20:18:00Z" w:id="20513">
            <w:rPr>
              <w:rFonts w:ascii="Times New Roman"/>
              <w:color w:val="000000"/>
              <w:sz w:val="24"/>
            </w:rPr>
          </w:rPrChange>
        </w:rPr>
        <w:t xml:space="preserve"> </w:t>
      </w:r>
      <w:r w:rsidRPr="0027638C">
        <w:rPr>
          <w:sz w:val="24"/>
          <w:rPrChange w16du:dateUtc="2026-07-07T18:18:00Z" w:author="Author" w:date="2026-07-07T20:18:00Z" w:id="20514">
            <w:rPr>
              <w:rFonts w:ascii="Times New Roman"/>
              <w:color w:val="000000"/>
              <w:sz w:val="24"/>
            </w:rPr>
          </w:rPrChange>
        </w:rPr>
        <w:t>lorem</w:t>
      </w:r>
      <w:r w:rsidRPr="0027638C">
        <w:rPr>
          <w:spacing w:val="-3"/>
          <w:sz w:val="24"/>
          <w:rPrChange w16du:dateUtc="2026-07-07T18:18:00Z" w:author="Author" w:date="2026-07-07T20:18:00Z" w:id="20515">
            <w:rPr>
              <w:rFonts w:ascii="Times New Roman"/>
              <w:color w:val="000000"/>
              <w:sz w:val="24"/>
            </w:rPr>
          </w:rPrChange>
        </w:rPr>
        <w:t xml:space="preserve"> </w:t>
      </w:r>
      <w:r w:rsidRPr="0027638C">
        <w:rPr>
          <w:sz w:val="24"/>
          <w:rPrChange w16du:dateUtc="2026-07-07T18:18:00Z" w:author="Author" w:date="2026-07-07T20:18:00Z" w:id="20516">
            <w:rPr>
              <w:rFonts w:ascii="Times New Roman"/>
              <w:color w:val="000000"/>
              <w:sz w:val="24"/>
            </w:rPr>
          </w:rPrChange>
        </w:rPr>
        <w:t>ipsum</w:t>
      </w:r>
      <w:r w:rsidRPr="0027638C">
        <w:rPr>
          <w:spacing w:val="-3"/>
          <w:sz w:val="24"/>
          <w:rPrChange w16du:dateUtc="2026-07-07T18:18:00Z" w:author="Author" w:date="2026-07-07T20:18:00Z" w:id="20517">
            <w:rPr>
              <w:rFonts w:ascii="Times New Roman"/>
              <w:color w:val="000000"/>
              <w:sz w:val="24"/>
            </w:rPr>
          </w:rPrChange>
        </w:rPr>
        <w:t xml:space="preserve"> </w:t>
      </w:r>
      <w:r w:rsidRPr="0027638C">
        <w:rPr>
          <w:sz w:val="24"/>
          <w:rPrChange w16du:dateUtc="2026-07-07T18:18:00Z" w:author="Author" w:date="2026-07-07T20:18:00Z" w:id="20518">
            <w:rPr>
              <w:rFonts w:ascii="Times New Roman"/>
              <w:color w:val="000000"/>
              <w:sz w:val="24"/>
            </w:rPr>
          </w:rPrChange>
        </w:rPr>
        <w:t>dolor</w:t>
      </w:r>
      <w:r w:rsidRPr="0027638C">
        <w:rPr>
          <w:spacing w:val="-2"/>
          <w:sz w:val="24"/>
          <w:rPrChange w16du:dateUtc="2026-07-07T18:18:00Z" w:author="Author" w:date="2026-07-07T20:18:00Z" w:id="20519">
            <w:rPr>
              <w:rFonts w:ascii="Times New Roman"/>
              <w:color w:val="000000"/>
              <w:sz w:val="24"/>
            </w:rPr>
          </w:rPrChange>
        </w:rPr>
        <w:t xml:space="preserve"> </w:t>
      </w:r>
      <w:r w:rsidRPr="0027638C">
        <w:rPr>
          <w:sz w:val="24"/>
          <w:rPrChange w16du:dateUtc="2026-07-07T18:18:00Z" w:author="Author" w:date="2026-07-07T20:18:00Z" w:id="20520">
            <w:rPr>
              <w:rFonts w:ascii="Times New Roman"/>
              <w:color w:val="000000"/>
              <w:sz w:val="24"/>
            </w:rPr>
          </w:rPrChange>
        </w:rPr>
        <w:t>sit</w:t>
      </w:r>
      <w:r w:rsidRPr="0027638C">
        <w:rPr>
          <w:spacing w:val="-3"/>
          <w:sz w:val="24"/>
          <w:rPrChange w16du:dateUtc="2026-07-07T18:18:00Z" w:author="Author" w:date="2026-07-07T20:18:00Z" w:id="20521">
            <w:rPr>
              <w:rFonts w:ascii="Times New Roman"/>
              <w:color w:val="000000"/>
              <w:sz w:val="24"/>
            </w:rPr>
          </w:rPrChange>
        </w:rPr>
        <w:t xml:space="preserve"> </w:t>
      </w:r>
      <w:r w:rsidRPr="0027638C">
        <w:rPr>
          <w:sz w:val="24"/>
          <w:rPrChange w16du:dateUtc="2026-07-07T18:18:00Z" w:author="Author" w:date="2026-07-07T20:18:00Z" w:id="20522">
            <w:rPr>
              <w:rFonts w:ascii="Times New Roman"/>
              <w:color w:val="000000"/>
              <w:sz w:val="24"/>
            </w:rPr>
          </w:rPrChange>
        </w:rPr>
        <w:t>Amet</w:t>
      </w:r>
      <w:r w:rsidRPr="0027638C">
        <w:rPr>
          <w:spacing w:val="-2"/>
          <w:sz w:val="24"/>
          <w:rPrChange w16du:dateUtc="2026-07-07T18:18:00Z" w:author="Author" w:date="2026-07-07T20:18:00Z" w:id="20523">
            <w:rPr>
              <w:rFonts w:ascii="Times New Roman"/>
              <w:color w:val="000000"/>
              <w:sz w:val="24"/>
            </w:rPr>
          </w:rPrChange>
        </w:rPr>
        <w:t xml:space="preserve"> </w:t>
      </w:r>
      <w:r w:rsidRPr="0027638C">
        <w:rPr>
          <w:sz w:val="24"/>
          <w:rPrChange w16du:dateUtc="2026-07-07T18:18:00Z" w:author="Author" w:date="2026-07-07T20:18:00Z" w:id="20524">
            <w:rPr>
              <w:rFonts w:ascii="Times New Roman"/>
              <w:color w:val="000000"/>
              <w:sz w:val="24"/>
            </w:rPr>
          </w:rPrChange>
        </w:rPr>
        <w:t>consectetur</w:t>
      </w:r>
      <w:ins w16du:dateUtc="2026-07-07T18:18:00Z" w:author="Author" w:date="2026-07-07T20:18:00Z" w:id="20525">
        <w:r w:rsidRPr="0027638C">
          <w:rPr>
            <w:spacing w:val="-2"/>
            <w:sz w:val="24"/>
            <w:szCs w:val="24"/>
          </w:rPr>
          <w:t>,</w:t>
        </w:r>
      </w:ins>
      <w:r w:rsidRPr="0027638C">
        <w:rPr>
          <w:spacing w:val="-2"/>
          <w:sz w:val="24"/>
          <w:rPrChange w16du:dateUtc="2026-07-07T18:18:00Z" w:author="Author" w:date="2026-07-07T20:18:00Z" w:id="20526">
            <w:rPr>
              <w:rFonts w:ascii="Times New Roman"/>
              <w:color w:val="000000"/>
              <w:sz w:val="24"/>
            </w:rPr>
          </w:rPrChange>
        </w:rPr>
        <w:t xml:space="preserve"> </w:t>
      </w:r>
      <w:r w:rsidRPr="0027638C">
        <w:rPr>
          <w:sz w:val="24"/>
          <w:rPrChange w16du:dateUtc="2026-07-07T18:18:00Z" w:author="Author" w:date="2026-07-07T20:18:00Z" w:id="20527">
            <w:rPr>
              <w:rFonts w:ascii="Times New Roman"/>
              <w:color w:val="000000"/>
              <w:sz w:val="24"/>
            </w:rPr>
          </w:rPrChange>
        </w:rPr>
        <w:t>Adipiscing</w:t>
      </w:r>
      <w:r w:rsidRPr="0027638C">
        <w:rPr>
          <w:spacing w:val="-2"/>
          <w:sz w:val="24"/>
          <w:rPrChange w16du:dateUtc="2026-07-07T18:18:00Z" w:author="Author" w:date="2026-07-07T20:18:00Z" w:id="20528">
            <w:rPr>
              <w:rFonts w:ascii="Times New Roman"/>
              <w:color w:val="000000"/>
              <w:sz w:val="24"/>
            </w:rPr>
          </w:rPrChange>
        </w:rPr>
        <w:t xml:space="preserve"> </w:t>
      </w:r>
      <w:r w:rsidRPr="0027638C">
        <w:rPr>
          <w:sz w:val="24"/>
          <w:rPrChange w16du:dateUtc="2026-07-07T18:18:00Z" w:author="Author" w:date="2026-07-07T20:18:00Z" w:id="20529">
            <w:rPr>
              <w:rFonts w:ascii="Times New Roman"/>
              <w:color w:val="000000"/>
              <w:sz w:val="24"/>
            </w:rPr>
          </w:rPrChange>
        </w:rPr>
        <w:t>elit</w:t>
      </w:r>
      <w:r w:rsidRPr="0027638C">
        <w:rPr>
          <w:spacing w:val="-2"/>
          <w:sz w:val="24"/>
          <w:rPrChange w16du:dateUtc="2026-07-07T18:18:00Z" w:author="Author" w:date="2026-07-07T20:18:00Z" w:id="20530">
            <w:rPr>
              <w:rFonts w:ascii="Times New Roman"/>
              <w:color w:val="000000"/>
              <w:sz w:val="24"/>
            </w:rPr>
          </w:rPrChange>
        </w:rPr>
        <w:t xml:space="preserve"> </w:t>
      </w:r>
      <w:r w:rsidRPr="0027638C">
        <w:rPr>
          <w:sz w:val="24"/>
          <w:rPrChange w16du:dateUtc="2026-07-07T18:18:00Z" w:author="Author" w:date="2026-07-07T20:18:00Z" w:id="20531">
            <w:rPr>
              <w:rFonts w:ascii="Times New Roman"/>
              <w:color w:val="000000"/>
              <w:sz w:val="24"/>
            </w:rPr>
          </w:rPrChange>
        </w:rPr>
        <w:t>sed</w:t>
      </w:r>
      <w:r w:rsidRPr="0027638C">
        <w:rPr>
          <w:spacing w:val="-2"/>
          <w:sz w:val="24"/>
          <w:rPrChange w16du:dateUtc="2026-07-07T18:18:00Z" w:author="Author" w:date="2026-07-07T20:18:00Z" w:id="20532">
            <w:rPr>
              <w:rFonts w:ascii="Times New Roman"/>
              <w:color w:val="000000"/>
              <w:sz w:val="24"/>
            </w:rPr>
          </w:rPrChange>
        </w:rPr>
        <w:t xml:space="preserve"> </w:t>
      </w:r>
      <w:r w:rsidRPr="0027638C">
        <w:rPr>
          <w:sz w:val="24"/>
          <w:rPrChange w16du:dateUtc="2026-07-07T18:18:00Z" w:author="Author" w:date="2026-07-07T20:18:00Z" w:id="20533">
            <w:rPr>
              <w:rFonts w:ascii="Times New Roman"/>
              <w:color w:val="000000"/>
              <w:sz w:val="24"/>
            </w:rPr>
          </w:rPrChange>
        </w:rPr>
        <w:t>do</w:t>
      </w:r>
      <w:r w:rsidRPr="0027638C">
        <w:rPr>
          <w:spacing w:val="-2"/>
          <w:sz w:val="24"/>
          <w:rPrChange w16du:dateUtc="2026-07-07T18:18:00Z" w:author="Author" w:date="2026-07-07T20:18:00Z" w:id="20534">
            <w:rPr>
              <w:rFonts w:ascii="Times New Roman"/>
              <w:color w:val="000000"/>
              <w:sz w:val="24"/>
            </w:rPr>
          </w:rPrChange>
        </w:rPr>
        <w:t xml:space="preserve"> </w:t>
      </w:r>
      <w:r w:rsidRPr="0027638C">
        <w:rPr>
          <w:sz w:val="24"/>
          <w:rPrChange w16du:dateUtc="2026-07-07T18:18:00Z" w:author="Author" w:date="2026-07-07T20:18:00Z" w:id="20535">
            <w:rPr>
              <w:rFonts w:ascii="Times New Roman"/>
              <w:color w:val="000000"/>
              <w:sz w:val="24"/>
            </w:rPr>
          </w:rPrChange>
        </w:rPr>
        <w:t>eiusmod</w:t>
      </w:r>
      <w:r w:rsidRPr="0027638C">
        <w:rPr>
          <w:spacing w:val="-2"/>
          <w:sz w:val="24"/>
          <w:rPrChange w16du:dateUtc="2026-07-07T18:18:00Z" w:author="Author" w:date="2026-07-07T20:18:00Z" w:id="20536">
            <w:rPr>
              <w:rFonts w:ascii="Times New Roman"/>
              <w:color w:val="000000"/>
              <w:sz w:val="24"/>
            </w:rPr>
          </w:rPrChange>
        </w:rPr>
        <w:t xml:space="preserve"> </w:t>
      </w:r>
      <w:r w:rsidRPr="0027638C">
        <w:rPr>
          <w:sz w:val="24"/>
          <w:rPrChange w16du:dateUtc="2026-07-07T18:18:00Z" w:author="Author" w:date="2026-07-07T20:18:00Z" w:id="20537">
            <w:rPr>
              <w:rFonts w:ascii="Times New Roman"/>
              <w:color w:val="000000"/>
              <w:sz w:val="24"/>
            </w:rPr>
          </w:rPrChange>
        </w:rPr>
        <w:t>tempor,</w:t>
      </w:r>
      <w:r w:rsidRPr="0027638C">
        <w:rPr>
          <w:spacing w:val="-2"/>
          <w:sz w:val="24"/>
          <w:rPrChange w16du:dateUtc="2026-07-07T18:18:00Z" w:author="Author" w:date="2026-07-07T20:18:00Z" w:id="20538">
            <w:rPr>
              <w:rFonts w:ascii="Times New Roman"/>
              <w:color w:val="000000"/>
              <w:sz w:val="24"/>
            </w:rPr>
          </w:rPrChange>
        </w:rPr>
        <w:t xml:space="preserve"> </w:t>
      </w:r>
      <w:r w:rsidRPr="0027638C">
        <w:rPr>
          <w:sz w:val="24"/>
          <w:rPrChange w16du:dateUtc="2026-07-07T18:18:00Z" w:author="Author" w:date="2026-07-07T20:18:00Z" w:id="20539">
            <w:rPr>
              <w:rFonts w:ascii="Times New Roman" w:hAnsi="Times New Roman"/>
              <w:color w:val="000000"/>
              <w:sz w:val="24"/>
            </w:rPr>
          </w:rPrChange>
        </w:rPr>
        <w:t>incididunt</w:t>
      </w:r>
      <w:del w16du:dateUtc="2026-07-07T18:18:00Z" w:author="Author" w:date="2026-07-07T20:18:00Z" w:id="20540">
        <w:r w:rsidR="00000000">
          <w:rPr>
            <w:color w:val="000000"/>
            <w:sz w:val="24"/>
          </w:rPr>
          <w:cr/>
        </w:r>
      </w:del>
      <w:ins w16du:dateUtc="2026-07-07T18:18:00Z" w:author="Author" w:date="2026-07-07T20:18:00Z" w:id="20541">
        <w:r w:rsidRPr="0027638C">
          <w:rPr>
            <w:sz w:val="24"/>
            <w:szCs w:val="24"/>
          </w:rPr>
          <w:t xml:space="preserve">, </w:t>
        </w:r>
      </w:ins>
      <w:r w:rsidRPr="0027638C">
        <w:rPr>
          <w:sz w:val="24"/>
          <w:rPrChange w16du:dateUtc="2026-07-07T18:18:00Z" w:author="Author" w:date="2026-07-07T20:18:00Z" w:id="20542">
            <w:rPr>
              <w:rFonts w:ascii="Times New Roman"/>
              <w:color w:val="000000"/>
              <w:sz w:val="24"/>
            </w:rPr>
          </w:rPrChange>
        </w:rPr>
        <w:t>ut labore et dolore magna</w:t>
      </w:r>
    </w:p>
    <w:p w14:paraId="584D9291" w14:textId="77777777" w:rsidR="009609E8" w:rsidRDefault="00000000" w:rsidRPr="0027638C">
      <w:pPr>
        <w:pStyle w:val="BodyText"/>
        <w:spacing w:before="1"/>
        <w:ind w:firstLine="0" w:left="0"/>
        <w:jc w:val="left"/>
        <w:rPr>
          <w:ins w16du:dateUtc="2026-07-07T18:18:00Z" w:author="Author" w:date="2026-07-07T20:18:00Z" w:id="20543"/>
          <w:sz w:val="24"/>
          <w:szCs w:val="24"/>
        </w:rPr>
      </w:pPr>
      <w:del w16du:dateUtc="2026-07-07T18:18:00Z" w:author="Author" w:date="2026-07-07T20:18:00Z" w:id="20544">
        <w:r>
          <w:rPr>
            <w:color w:val="000000"/>
            <w:sz w:val="24"/>
          </w:rPr>
          <w:delText>1.</w:delText>
        </w:r>
        <w:r>
          <w:rPr>
            <w:color w:val="000000"/>
            <w:spacing w:val="120"/>
            <w:sz w:val="24"/>
          </w:rPr>
          <w:delText xml:space="preserve"> </w:delText>
        </w:r>
      </w:del>
    </w:p>
    <w:p w14:paraId="584D9292" w14:textId="77777777" w:rsidR="009609E8" w:rsidRDefault="00A96A35" w:rsidRPr="0027638C">
      <w:pPr>
        <w:pStyle w:val="ListParagraph"/>
        <w:numPr>
          <w:ilvl w:val="0"/>
          <w:numId w:val="1"/>
        </w:numPr>
        <w:tabs>
          <w:tab w:pos="720" w:val="left"/>
        </w:tabs>
        <w:spacing w:before="0"/>
        <w:rPr>
          <w:sz w:val="24"/>
          <w:rPrChange w16du:dateUtc="2026-07-07T18:18:00Z" w:author="Author" w:date="2026-07-07T20:18:00Z" w:id="20545">
            <w:rPr>
              <w:rFonts w:ascii="Times New Roman"/>
              <w:color w:val="000000"/>
              <w:sz w:val="24"/>
            </w:rPr>
          </w:rPrChange>
        </w:rPr>
        <w:pPrChange w16du:dateUtc="2026-07-07T18:18:00Z" w:author="Author" w:date="2026-07-07T20:18:00Z" w:id="20546">
          <w:pPr>
            <w:spacing w:after="0" w:before="274" w:line="278" w:lineRule="exact"/>
            <w:ind w:left="360"/>
            <w:jc w:val="left"/>
          </w:pPr>
        </w:pPrChange>
      </w:pPr>
      <w:r w:rsidRPr="0027638C">
        <w:rPr>
          <w:sz w:val="24"/>
          <w:rPrChange w16du:dateUtc="2026-07-07T18:18:00Z" w:author="Author" w:date="2026-07-07T20:18:00Z" w:id="20547">
            <w:rPr>
              <w:rFonts w:ascii="Times New Roman"/>
              <w:color w:val="000000"/>
              <w:sz w:val="24"/>
            </w:rPr>
          </w:rPrChange>
        </w:rPr>
        <w:t>Aliqua</w:t>
      </w:r>
      <w:r w:rsidRPr="0027638C">
        <w:rPr>
          <w:spacing w:val="-2"/>
          <w:sz w:val="24"/>
          <w:rPrChange w16du:dateUtc="2026-07-07T18:18:00Z" w:author="Author" w:date="2026-07-07T20:18:00Z" w:id="20548">
            <w:rPr>
              <w:rFonts w:ascii="Times New Roman"/>
              <w:color w:val="000000"/>
              <w:sz w:val="24"/>
            </w:rPr>
          </w:rPrChange>
        </w:rPr>
        <w:t xml:space="preserve"> </w:t>
      </w:r>
      <w:del w16du:dateUtc="2026-07-07T18:18:00Z" w:author="Author" w:date="2026-07-07T20:18:00Z" w:id="20549">
        <w:r w:rsidR="00000000">
          <w:rPr>
            <w:color w:val="000000"/>
            <w:sz w:val="24"/>
          </w:rPr>
          <w:delText xml:space="preserve">Office </w:delText>
        </w:r>
      </w:del>
      <w:r w:rsidRPr="0027638C">
        <w:rPr>
          <w:sz w:val="24"/>
          <w:rPrChange w16du:dateUtc="2026-07-07T18:18:00Z" w:author="Author" w:date="2026-07-07T20:18:00Z" w:id="20550">
            <w:rPr>
              <w:rFonts w:ascii="Times New Roman"/>
              <w:color w:val="000000"/>
              <w:sz w:val="24"/>
            </w:rPr>
          </w:rPrChange>
        </w:rPr>
        <w:t>365</w:t>
      </w:r>
      <w:r w:rsidRPr="0027638C">
        <w:rPr>
          <w:spacing w:val="-2"/>
          <w:sz w:val="24"/>
          <w:rPrChange w16du:dateUtc="2026-07-07T18:18:00Z" w:author="Author" w:date="2026-07-07T20:18:00Z" w:id="20551">
            <w:rPr>
              <w:rFonts w:ascii="Times New Roman"/>
              <w:color w:val="000000"/>
              <w:sz w:val="24"/>
            </w:rPr>
          </w:rPrChange>
        </w:rPr>
        <w:t xml:space="preserve"> </w:t>
      </w:r>
      <w:r w:rsidRPr="0027638C">
        <w:rPr>
          <w:sz w:val="24"/>
          <w:rPrChange w16du:dateUtc="2026-07-07T18:18:00Z" w:author="Author" w:date="2026-07-07T20:18:00Z" w:id="20552">
            <w:rPr>
              <w:rFonts w:ascii="Times New Roman"/>
              <w:color w:val="000000"/>
              <w:sz w:val="24"/>
            </w:rPr>
          </w:rPrChange>
        </w:rPr>
        <w:t>(Lorem</w:t>
      </w:r>
      <w:r w:rsidRPr="0027638C">
        <w:rPr>
          <w:spacing w:val="-2"/>
          <w:sz w:val="24"/>
          <w:rPrChange w16du:dateUtc="2026-07-07T18:18:00Z" w:author="Author" w:date="2026-07-07T20:18:00Z" w:id="20553">
            <w:rPr>
              <w:rFonts w:ascii="Times New Roman"/>
              <w:color w:val="000000"/>
              <w:sz w:val="24"/>
            </w:rPr>
          </w:rPrChange>
        </w:rPr>
        <w:t xml:space="preserve"> </w:t>
      </w:r>
      <w:r w:rsidRPr="0027638C">
        <w:rPr>
          <w:spacing w:val="-2"/>
          <w:sz w:val="24"/>
          <w:rPrChange w16du:dateUtc="2026-07-07T18:18:00Z" w:author="Author" w:date="2026-07-07T20:18:00Z" w:id="20554">
            <w:rPr>
              <w:rFonts w:ascii="Times New Roman" w:hAnsi="Times New Roman"/>
              <w:color w:val="000000"/>
              <w:sz w:val="24"/>
            </w:rPr>
          </w:rPrChange>
        </w:rPr>
        <w:t>Ipsum)</w:t>
      </w:r>
    </w:p>
    <w:p w14:paraId="00E026CF" w14:textId="77777777" w:rsidR="008166CF" w:rsidRDefault="00000000">
      <w:pPr>
        <w:spacing w:line="278" w:lineRule="exact"/>
        <w:ind w:left="360"/>
        <w:rPr>
          <w:del w16du:dateUtc="2026-07-07T18:18:00Z" w:author="Author" w:date="2026-07-07T20:18:00Z" w:id="20555"/>
          <w:color w:val="000000"/>
          <w:sz w:val="24"/>
        </w:rPr>
      </w:pPr>
      <w:del w16du:dateUtc="2026-07-07T18:18:00Z" w:author="Author" w:date="2026-07-07T20:18:00Z" w:id="20556">
        <w:r>
          <w:rPr>
            <w:color w:val="000000"/>
            <w:sz w:val="24"/>
          </w:rPr>
          <w:delText>2.</w:delText>
        </w:r>
        <w:r>
          <w:rPr>
            <w:color w:val="000000"/>
            <w:spacing w:val="120"/>
            <w:sz w:val="24"/>
          </w:rPr>
          <w:delText xml:space="preserve"> </w:delText>
        </w:r>
        <w:r>
          <w:rPr>
            <w:color w:val="000000"/>
            <w:sz w:val="24"/>
          </w:rPr>
          <w:delText>Docusign</w:delText>
        </w:r>
      </w:del>
    </w:p>
    <w:p w14:paraId="584D9293" w14:textId="77777777" w:rsidR="009609E8" w:rsidRDefault="00A96A35" w:rsidRPr="00143615">
      <w:pPr>
        <w:pStyle w:val="ListParagraph"/>
        <w:numPr>
          <w:ilvl w:val="0"/>
          <w:numId w:val="1"/>
        </w:numPr>
        <w:tabs>
          <w:tab w:pos="720" w:val="left"/>
        </w:tabs>
        <w:spacing w:before="2"/>
        <w:rPr>
          <w:ins w16du:dateUtc="2026-07-07T18:18:00Z" w:author="Author" w:date="2026-07-07T20:18:00Z" w:id="20557"/>
          <w:sz w:val="24"/>
          <w:szCs w:val="24"/>
        </w:rPr>
      </w:pPr>
      <w:ins w16du:dateUtc="2026-07-07T18:18:00Z" w:author="Author" w:date="2026-07-07T20:18:00Z" w:id="20558">
        <w:r w:rsidRPr="0027638C">
          <w:rPr>
            <w:spacing w:val="-2"/>
            <w:sz w:val="24"/>
            <w:szCs w:val="24"/>
          </w:rPr>
          <w:t>Dolor</w:t>
        </w:r>
      </w:ins>
    </w:p>
    <w:p w14:paraId="3D66C50B" w14:textId="5E85B9DB" w:rsidR="00143615" w:rsidRDefault="00143615" w:rsidRPr="00143615">
      <w:pPr>
        <w:pStyle w:val="ListParagraph"/>
        <w:numPr>
          <w:ilvl w:val="0"/>
          <w:numId w:val="1"/>
        </w:numPr>
        <w:tabs>
          <w:tab w:pos="720" w:val="left"/>
        </w:tabs>
        <w:spacing w:before="2"/>
        <w:rPr>
          <w:ins w16du:dateUtc="2026-07-07T18:18:00Z" w:author="Author" w:date="2026-07-07T20:18:00Z" w:id="20559"/>
          <w:sz w:val="24"/>
          <w:szCs w:val="24"/>
        </w:rPr>
      </w:pPr>
      <w:ins w16du:dateUtc="2026-07-07T18:18:00Z" w:author="Author" w:date="2026-07-07T20:18:00Z" w:id="20560">
        <w:r>
          <w:rPr>
            <w:spacing w:val="-2"/>
            <w:sz w:val="24"/>
            <w:szCs w:val="24"/>
          </w:rPr>
          <w:t>sit</w:t>
        </w:r>
      </w:ins>
    </w:p>
    <w:p w14:paraId="3D0F738B" w14:textId="1617D519" w:rsidR="00143615" w:rsidRDefault="00143615" w:rsidRPr="00143615">
      <w:pPr>
        <w:pStyle w:val="ListParagraph"/>
        <w:numPr>
          <w:ilvl w:val="0"/>
          <w:numId w:val="1"/>
        </w:numPr>
        <w:tabs>
          <w:tab w:pos="720" w:val="left"/>
        </w:tabs>
        <w:spacing w:before="2"/>
        <w:rPr>
          <w:ins w16du:dateUtc="2026-07-07T18:18:00Z" w:author="Author" w:date="2026-07-07T20:18:00Z" w:id="20561"/>
          <w:b/>
          <w:bCs/>
          <w:sz w:val="24"/>
          <w:szCs w:val="24"/>
          <w:highlight w:val="cyan"/>
        </w:rPr>
      </w:pPr>
      <w:ins w16du:dateUtc="2026-07-07T18:18:00Z" w:author="Author" w:date="2026-07-07T20:18:00Z" w:id="20562">
        <w:r w:rsidRPr="00143615">
          <w:rPr>
            <w:b/>
            <w:bCs/>
            <w:spacing w:val="-2"/>
            <w:sz w:val="24"/>
            <w:szCs w:val="24"/>
            <w:highlight w:val="cyan"/>
          </w:rPr>
          <w:t>[AMET: Consectetur adipiscing elit sed do eiusmod</w:t>
        </w:r>
        <w:r>
          <w:rPr>
            <w:b/>
            <w:bCs/>
            <w:spacing w:val="-2"/>
            <w:sz w:val="24"/>
            <w:szCs w:val="24"/>
            <w:highlight w:val="cyan"/>
          </w:rPr>
          <w:t>, tempor incididunt ut labore et dolore</w:t>
        </w:r>
        <w:r w:rsidRPr="00143615">
          <w:rPr>
            <w:b/>
            <w:bCs/>
            <w:spacing w:val="-2"/>
            <w:sz w:val="24"/>
            <w:szCs w:val="24"/>
            <w:highlight w:val="cyan"/>
          </w:rPr>
          <w:t xml:space="preserve"> magna aliqua lorem ipsum.]</w:t>
        </w:r>
      </w:ins>
    </w:p>
    <w:p w14:paraId="584D9294" w14:textId="77777777" w:rsidR="009609E8" w:rsidRDefault="009609E8" w:rsidRPr="0027638C">
      <w:pPr>
        <w:pStyle w:val="BodyText"/>
        <w:ind w:firstLine="0" w:left="0"/>
        <w:jc w:val="left"/>
        <w:rPr>
          <w:ins w16du:dateUtc="2026-07-07T18:18:00Z" w:author="Author" w:date="2026-07-07T20:18:00Z" w:id="20563"/>
          <w:sz w:val="24"/>
          <w:szCs w:val="24"/>
        </w:rPr>
      </w:pPr>
    </w:p>
    <w:p w14:paraId="584D9296" w14:textId="77777777" w:rsidR="009609E8" w:rsidRDefault="009609E8" w:rsidRPr="0027638C">
      <w:pPr>
        <w:pStyle w:val="BodyText"/>
        <w:ind w:firstLine="0" w:left="0"/>
        <w:jc w:val="left"/>
        <w:rPr>
          <w:ins w16du:dateUtc="2026-07-07T18:18:00Z" w:author="Author" w:date="2026-07-07T20:18:00Z" w:id="20564"/>
          <w:sz w:val="24"/>
          <w:szCs w:val="24"/>
        </w:rPr>
      </w:pPr>
    </w:p>
    <w:p w14:paraId="584D9297" w14:textId="2B56E3BE" w:rsidR="009609E8" w:rsidRDefault="00A96A35" w:rsidRPr="0027638C">
      <w:pPr>
        <w:rPr>
          <w:sz w:val="24"/>
          <w:rPrChange w16du:dateUtc="2026-07-07T18:18:00Z" w:author="Author" w:date="2026-07-07T20:18:00Z" w:id="20565">
            <w:rPr>
              <w:rFonts w:ascii="Times New Roman"/>
              <w:color w:val="000000"/>
              <w:sz w:val="24"/>
            </w:rPr>
          </w:rPrChange>
        </w:rPr>
        <w:pPrChange w16du:dateUtc="2026-07-07T18:18:00Z" w:author="Author" w:date="2026-07-07T20:18:00Z" w:id="20566">
          <w:pPr>
            <w:spacing w:after="0" w:before="828" w:line="276" w:lineRule="exact"/>
            <w:jc w:val="left"/>
          </w:pPr>
        </w:pPrChange>
      </w:pPr>
      <w:r w:rsidRPr="0027638C">
        <w:rPr>
          <w:sz w:val="24"/>
          <w:rPrChange w16du:dateUtc="2026-07-07T18:18:00Z" w:author="Author" w:date="2026-07-07T20:18:00Z" w:id="20567">
            <w:rPr>
              <w:rFonts w:ascii="Times New Roman"/>
              <w:color w:val="000000"/>
              <w:sz w:val="24"/>
            </w:rPr>
          </w:rPrChange>
        </w:rPr>
        <w:t>Dolor</w:t>
      </w:r>
      <w:r w:rsidRPr="0027638C">
        <w:rPr>
          <w:spacing w:val="-3"/>
          <w:sz w:val="24"/>
          <w:rPrChange w16du:dateUtc="2026-07-07T18:18:00Z" w:author="Author" w:date="2026-07-07T20:18:00Z" w:id="20568">
            <w:rPr>
              <w:rFonts w:ascii="Times New Roman"/>
              <w:color w:val="000000"/>
              <w:sz w:val="24"/>
            </w:rPr>
          </w:rPrChange>
        </w:rPr>
        <w:t xml:space="preserve"> </w:t>
      </w:r>
      <w:r w:rsidRPr="0027638C">
        <w:rPr>
          <w:sz w:val="24"/>
          <w:rPrChange w16du:dateUtc="2026-07-07T18:18:00Z" w:author="Author" w:date="2026-07-07T20:18:00Z" w:id="20569">
            <w:rPr>
              <w:rFonts w:ascii="Times New Roman"/>
              <w:color w:val="000000"/>
              <w:sz w:val="24"/>
            </w:rPr>
          </w:rPrChange>
        </w:rPr>
        <w:t>sit</w:t>
      </w:r>
      <w:r w:rsidRPr="0027638C">
        <w:rPr>
          <w:spacing w:val="-3"/>
          <w:sz w:val="24"/>
          <w:rPrChange w16du:dateUtc="2026-07-07T18:18:00Z" w:author="Author" w:date="2026-07-07T20:18:00Z" w:id="20570">
            <w:rPr>
              <w:rFonts w:ascii="Times New Roman"/>
              <w:color w:val="000000"/>
              <w:sz w:val="24"/>
            </w:rPr>
          </w:rPrChange>
        </w:rPr>
        <w:t xml:space="preserve"> </w:t>
      </w:r>
      <w:r w:rsidRPr="0027638C">
        <w:rPr>
          <w:sz w:val="24"/>
          <w:rPrChange w16du:dateUtc="2026-07-07T18:18:00Z" w:author="Author" w:date="2026-07-07T20:18:00Z" w:id="20571">
            <w:rPr>
              <w:rFonts w:ascii="Times New Roman"/>
              <w:color w:val="000000"/>
              <w:sz w:val="24"/>
            </w:rPr>
          </w:rPrChange>
        </w:rPr>
        <w:t>amet</w:t>
      </w:r>
      <w:r w:rsidRPr="0027638C">
        <w:rPr>
          <w:spacing w:val="-3"/>
          <w:sz w:val="24"/>
          <w:rPrChange w16du:dateUtc="2026-07-07T18:18:00Z" w:author="Author" w:date="2026-07-07T20:18:00Z" w:id="20572">
            <w:rPr>
              <w:rFonts w:ascii="Times New Roman"/>
              <w:color w:val="000000"/>
              <w:sz w:val="24"/>
            </w:rPr>
          </w:rPrChange>
        </w:rPr>
        <w:t xml:space="preserve"> </w:t>
      </w:r>
      <w:r w:rsidRPr="0027638C">
        <w:rPr>
          <w:sz w:val="24"/>
          <w:rPrChange w16du:dateUtc="2026-07-07T18:18:00Z" w:author="Author" w:date="2026-07-07T20:18:00Z" w:id="20573">
            <w:rPr>
              <w:rFonts w:ascii="Times New Roman"/>
              <w:color w:val="000000"/>
              <w:sz w:val="24"/>
            </w:rPr>
          </w:rPrChange>
        </w:rPr>
        <w:t>consectetur</w:t>
      </w:r>
      <w:r w:rsidRPr="0027638C">
        <w:rPr>
          <w:spacing w:val="-3"/>
          <w:sz w:val="24"/>
          <w:rPrChange w16du:dateUtc="2026-07-07T18:18:00Z" w:author="Author" w:date="2026-07-07T20:18:00Z" w:id="20574">
            <w:rPr>
              <w:rFonts w:ascii="Times New Roman"/>
              <w:color w:val="000000"/>
              <w:sz w:val="24"/>
            </w:rPr>
          </w:rPrChange>
        </w:rPr>
        <w:t xml:space="preserve"> </w:t>
      </w:r>
      <w:r w:rsidRPr="0027638C">
        <w:rPr>
          <w:sz w:val="24"/>
          <w:rPrChange w16du:dateUtc="2026-07-07T18:18:00Z" w:author="Author" w:date="2026-07-07T20:18:00Z" w:id="20575">
            <w:rPr>
              <w:rFonts w:ascii="Times New Roman"/>
              <w:color w:val="000000"/>
              <w:sz w:val="24"/>
            </w:rPr>
          </w:rPrChange>
        </w:rPr>
        <w:t>adipiscing</w:t>
      </w:r>
      <w:r w:rsidRPr="0027638C">
        <w:rPr>
          <w:spacing w:val="-3"/>
          <w:sz w:val="24"/>
          <w:rPrChange w16du:dateUtc="2026-07-07T18:18:00Z" w:author="Author" w:date="2026-07-07T20:18:00Z" w:id="20576">
            <w:rPr>
              <w:rFonts w:ascii="Times New Roman"/>
              <w:color w:val="000000"/>
              <w:sz w:val="24"/>
            </w:rPr>
          </w:rPrChange>
        </w:rPr>
        <w:t xml:space="preserve"> </w:t>
      </w:r>
      <w:r w:rsidRPr="0027638C">
        <w:rPr>
          <w:sz w:val="24"/>
          <w:rPrChange w16du:dateUtc="2026-07-07T18:18:00Z" w:author="Author" w:date="2026-07-07T20:18:00Z" w:id="20577">
            <w:rPr>
              <w:rFonts w:ascii="Times New Roman"/>
              <w:color w:val="000000"/>
              <w:sz w:val="24"/>
            </w:rPr>
          </w:rPrChange>
        </w:rPr>
        <w:t>elit</w:t>
      </w:r>
      <w:ins w16du:dateUtc="2026-07-07T18:18:00Z" w:author="Author" w:date="2026-07-07T20:18:00Z" w:id="20578">
        <w:r w:rsidR="00143615">
          <w:rPr>
            <w:sz w:val="24"/>
            <w:szCs w:val="24"/>
          </w:rPr>
          <w:t>,</w:t>
        </w:r>
      </w:ins>
      <w:r w:rsidRPr="0027638C">
        <w:rPr>
          <w:spacing w:val="-3"/>
          <w:sz w:val="24"/>
          <w:rPrChange w16du:dateUtc="2026-07-07T18:18:00Z" w:author="Author" w:date="2026-07-07T20:18:00Z" w:id="20579">
            <w:rPr>
              <w:rFonts w:ascii="Times New Roman"/>
              <w:color w:val="000000"/>
              <w:sz w:val="24"/>
            </w:rPr>
          </w:rPrChange>
        </w:rPr>
        <w:t xml:space="preserve"> </w:t>
      </w:r>
      <w:r w:rsidRPr="0027638C">
        <w:rPr>
          <w:sz w:val="24"/>
          <w:rPrChange w16du:dateUtc="2026-07-07T18:18:00Z" w:author="Author" w:date="2026-07-07T20:18:00Z" w:id="20580">
            <w:rPr>
              <w:rFonts w:ascii="Times New Roman"/>
              <w:color w:val="000000"/>
              <w:sz w:val="24"/>
            </w:rPr>
          </w:rPrChange>
        </w:rPr>
        <w:t>sed</w:t>
      </w:r>
      <w:r w:rsidRPr="0027638C">
        <w:rPr>
          <w:spacing w:val="-3"/>
          <w:sz w:val="24"/>
          <w:rPrChange w16du:dateUtc="2026-07-07T18:18:00Z" w:author="Author" w:date="2026-07-07T20:18:00Z" w:id="20581">
            <w:rPr>
              <w:rFonts w:ascii="Times New Roman"/>
              <w:color w:val="000000"/>
              <w:sz w:val="24"/>
            </w:rPr>
          </w:rPrChange>
        </w:rPr>
        <w:t xml:space="preserve"> </w:t>
      </w:r>
      <w:r w:rsidRPr="0027638C">
        <w:rPr>
          <w:sz w:val="24"/>
          <w:rPrChange w16du:dateUtc="2026-07-07T18:18:00Z" w:author="Author" w:date="2026-07-07T20:18:00Z" w:id="20582">
            <w:rPr>
              <w:rFonts w:ascii="Times New Roman"/>
              <w:color w:val="000000"/>
              <w:sz w:val="24"/>
            </w:rPr>
          </w:rPrChange>
        </w:rPr>
        <w:t>do</w:t>
      </w:r>
      <w:r w:rsidRPr="0027638C">
        <w:rPr>
          <w:spacing w:val="-3"/>
          <w:sz w:val="24"/>
          <w:rPrChange w16du:dateUtc="2026-07-07T18:18:00Z" w:author="Author" w:date="2026-07-07T20:18:00Z" w:id="20583">
            <w:rPr>
              <w:rFonts w:ascii="Times New Roman"/>
              <w:color w:val="000000"/>
              <w:sz w:val="24"/>
            </w:rPr>
          </w:rPrChange>
        </w:rPr>
        <w:t xml:space="preserve"> </w:t>
      </w:r>
      <w:r w:rsidRPr="0027638C">
        <w:rPr>
          <w:sz w:val="24"/>
          <w:rPrChange w16du:dateUtc="2026-07-07T18:18:00Z" w:author="Author" w:date="2026-07-07T20:18:00Z" w:id="20584">
            <w:rPr>
              <w:rFonts w:ascii="Times New Roman"/>
              <w:color w:val="000000"/>
              <w:sz w:val="24"/>
            </w:rPr>
          </w:rPrChange>
        </w:rPr>
        <w:t>eiusmod</w:t>
      </w:r>
      <w:r w:rsidRPr="0027638C">
        <w:rPr>
          <w:spacing w:val="-3"/>
          <w:sz w:val="24"/>
          <w:rPrChange w16du:dateUtc="2026-07-07T18:18:00Z" w:author="Author" w:date="2026-07-07T20:18:00Z" w:id="20585">
            <w:rPr>
              <w:rFonts w:ascii="Times New Roman"/>
              <w:color w:val="000000"/>
              <w:sz w:val="24"/>
            </w:rPr>
          </w:rPrChange>
        </w:rPr>
        <w:t xml:space="preserve"> </w:t>
      </w:r>
      <w:r w:rsidRPr="0027638C">
        <w:rPr>
          <w:sz w:val="24"/>
          <w:rPrChange w16du:dateUtc="2026-07-07T18:18:00Z" w:author="Author" w:date="2026-07-07T20:18:00Z" w:id="20586">
            <w:rPr>
              <w:rFonts w:ascii="Times New Roman"/>
              <w:color w:val="000000"/>
              <w:sz w:val="24"/>
            </w:rPr>
          </w:rPrChange>
        </w:rPr>
        <w:t>Tempor</w:t>
      </w:r>
      <w:r w:rsidRPr="0027638C">
        <w:rPr>
          <w:spacing w:val="-3"/>
          <w:sz w:val="24"/>
          <w:rPrChange w16du:dateUtc="2026-07-07T18:18:00Z" w:author="Author" w:date="2026-07-07T20:18:00Z" w:id="20587">
            <w:rPr>
              <w:rFonts w:ascii="Times New Roman"/>
              <w:color w:val="000000"/>
              <w:sz w:val="24"/>
            </w:rPr>
          </w:rPrChange>
        </w:rPr>
        <w:t xml:space="preserve"> </w:t>
      </w:r>
      <w:r w:rsidRPr="0027638C">
        <w:rPr>
          <w:sz w:val="24"/>
          <w:rPrChange w16du:dateUtc="2026-07-07T18:18:00Z" w:author="Author" w:date="2026-07-07T20:18:00Z" w:id="20588">
            <w:rPr>
              <w:rFonts w:ascii="Times New Roman"/>
              <w:color w:val="000000"/>
              <w:sz w:val="24"/>
            </w:rPr>
          </w:rPrChange>
        </w:rPr>
        <w:t>incididunt/ut</w:t>
      </w:r>
      <w:r w:rsidRPr="0027638C">
        <w:rPr>
          <w:spacing w:val="-3"/>
          <w:sz w:val="24"/>
          <w:rPrChange w16du:dateUtc="2026-07-07T18:18:00Z" w:author="Author" w:date="2026-07-07T20:18:00Z" w:id="20589">
            <w:rPr>
              <w:rFonts w:ascii="Times New Roman"/>
              <w:color w:val="000000"/>
              <w:sz w:val="24"/>
            </w:rPr>
          </w:rPrChange>
        </w:rPr>
        <w:t xml:space="preserve"> </w:t>
      </w:r>
      <w:r w:rsidRPr="0027638C">
        <w:rPr>
          <w:sz w:val="24"/>
          <w:rPrChange w16du:dateUtc="2026-07-07T18:18:00Z" w:author="Author" w:date="2026-07-07T20:18:00Z" w:id="20590">
            <w:rPr>
              <w:rFonts w:ascii="Times New Roman"/>
              <w:color w:val="000000"/>
              <w:sz w:val="24"/>
            </w:rPr>
          </w:rPrChange>
        </w:rPr>
        <w:t>Labore</w:t>
      </w:r>
      <w:r w:rsidRPr="0027638C">
        <w:rPr>
          <w:spacing w:val="-4"/>
          <w:sz w:val="24"/>
          <w:rPrChange w16du:dateUtc="2026-07-07T18:18:00Z" w:author="Author" w:date="2026-07-07T20:18:00Z" w:id="20591">
            <w:rPr>
              <w:rFonts w:ascii="Times New Roman"/>
              <w:color w:val="000000"/>
              <w:sz w:val="24"/>
            </w:rPr>
          </w:rPrChange>
        </w:rPr>
        <w:t xml:space="preserve"> </w:t>
      </w:r>
      <w:r w:rsidRPr="0027638C">
        <w:rPr>
          <w:sz w:val="24"/>
          <w:rPrChange w16du:dateUtc="2026-07-07T18:18:00Z" w:author="Author" w:date="2026-07-07T20:18:00Z" w:id="20592">
            <w:rPr>
              <w:rFonts w:ascii="Times New Roman"/>
              <w:color w:val="000000"/>
              <w:sz w:val="24"/>
            </w:rPr>
          </w:rPrChange>
        </w:rPr>
        <w:t>et/dolore</w:t>
      </w:r>
      <w:r w:rsidRPr="0027638C">
        <w:rPr>
          <w:spacing w:val="-3"/>
          <w:sz w:val="24"/>
          <w:rPrChange w16du:dateUtc="2026-07-07T18:18:00Z" w:author="Author" w:date="2026-07-07T20:18:00Z" w:id="20593">
            <w:rPr>
              <w:rFonts w:ascii="Times New Roman"/>
              <w:color w:val="000000"/>
              <w:sz w:val="24"/>
            </w:rPr>
          </w:rPrChange>
        </w:rPr>
        <w:t xml:space="preserve"> </w:t>
      </w:r>
      <w:r w:rsidRPr="0027638C">
        <w:rPr>
          <w:sz w:val="24"/>
          <w:rPrChange w16du:dateUtc="2026-07-07T18:18:00Z" w:author="Author" w:date="2026-07-07T20:18:00Z" w:id="20594">
            <w:rPr>
              <w:rFonts w:ascii="Times New Roman" w:hAnsi="Times New Roman"/>
              <w:color w:val="000000"/>
              <w:sz w:val="24"/>
            </w:rPr>
          </w:rPrChange>
        </w:rPr>
        <w:t>magna</w:t>
      </w:r>
      <w:del w16du:dateUtc="2026-07-07T18:18:00Z" w:author="Author" w:date="2026-07-07T20:18:00Z" w:id="20595">
        <w:r w:rsidR="00000000">
          <w:rPr>
            <w:color w:val="000000"/>
            <w:sz w:val="24"/>
          </w:rPr>
          <w:cr/>
        </w:r>
      </w:del>
      <w:ins w16du:dateUtc="2026-07-07T18:18:00Z" w:author="Author" w:date="2026-07-07T20:18:00Z" w:id="20596">
        <w:r w:rsidRPr="0027638C">
          <w:rPr>
            <w:sz w:val="24"/>
            <w:szCs w:val="24"/>
          </w:rPr>
          <w:t xml:space="preserve"> </w:t>
        </w:r>
      </w:ins>
      <w:r w:rsidRPr="0027638C">
        <w:rPr>
          <w:sz w:val="24"/>
          <w:rPrChange w16du:dateUtc="2026-07-07T18:18:00Z" w:author="Author" w:date="2026-07-07T20:18:00Z" w:id="20597">
            <w:rPr>
              <w:rFonts w:ascii="Times New Roman"/>
              <w:color w:val="000000"/>
              <w:sz w:val="24"/>
            </w:rPr>
          </w:rPrChange>
        </w:rPr>
        <w:t xml:space="preserve">aliqua Lorem Ipsum Dolor sit amet consectetur adipiscing </w:t>
      </w:r>
      <w:del w16du:dateUtc="2026-07-07T18:18:00Z" w:author="Author" w:date="2026-07-07T20:18:00Z" w:id="20598">
        <w:r w:rsidR="00000000">
          <w:rPr>
            <w:color w:val="000000"/>
            <w:sz w:val="24"/>
          </w:rPr>
          <w:delText>setup</w:delText>
        </w:r>
      </w:del>
      <w:ins w16du:dateUtc="2026-07-07T18:18:00Z" w:author="Author" w:date="2026-07-07T20:18:00Z" w:id="20599">
        <w:r w:rsidRPr="0027638C">
          <w:rPr>
            <w:sz w:val="24"/>
            <w:szCs w:val="24"/>
          </w:rPr>
          <w:t>elit sed</w:t>
        </w:r>
      </w:ins>
      <w:r w:rsidRPr="0027638C">
        <w:rPr>
          <w:sz w:val="24"/>
          <w:rPrChange w16du:dateUtc="2026-07-07T18:18:00Z" w:author="Author" w:date="2026-07-07T20:18:00Z" w:id="20600">
            <w:rPr>
              <w:rFonts w:ascii="Times New Roman"/>
              <w:color w:val="000000"/>
              <w:sz w:val="24"/>
            </w:rPr>
          </w:rPrChange>
        </w:rPr>
        <w:t xml:space="preserve"> do eiusmod tempor incididunt </w:t>
      </w:r>
      <w:r w:rsidRPr="0027638C">
        <w:rPr>
          <w:sz w:val="24"/>
          <w:rPrChange w16du:dateUtc="2026-07-07T18:18:00Z" w:author="Author" w:date="2026-07-07T20:18:00Z" w:id="20601">
            <w:rPr>
              <w:rFonts w:ascii="Times New Roman" w:hAnsi="Times New Roman"/>
              <w:color w:val="000000"/>
              <w:sz w:val="24"/>
            </w:rPr>
          </w:rPrChange>
        </w:rPr>
        <w:t>ut</w:t>
      </w:r>
      <w:del w16du:dateUtc="2026-07-07T18:18:00Z" w:author="Author" w:date="2026-07-07T20:18:00Z" w:id="20602">
        <w:r w:rsidR="00000000">
          <w:rPr>
            <w:color w:val="000000"/>
            <w:sz w:val="24"/>
          </w:rPr>
          <w:cr/>
        </w:r>
      </w:del>
      <w:ins w16du:dateUtc="2026-07-07T18:18:00Z" w:author="Author" w:date="2026-07-07T20:18:00Z" w:id="20603">
        <w:r w:rsidRPr="0027638C">
          <w:rPr>
            <w:sz w:val="24"/>
            <w:szCs w:val="24"/>
          </w:rPr>
          <w:t xml:space="preserve"> </w:t>
        </w:r>
      </w:ins>
      <w:r w:rsidRPr="0027638C">
        <w:rPr>
          <w:sz w:val="24"/>
          <w:rPrChange w16du:dateUtc="2026-07-07T18:18:00Z" w:author="Author" w:date="2026-07-07T20:18:00Z" w:id="20604">
            <w:rPr>
              <w:rFonts w:ascii="Times New Roman"/>
              <w:color w:val="000000"/>
              <w:sz w:val="24"/>
            </w:rPr>
          </w:rPrChange>
        </w:rPr>
        <w:t xml:space="preserve">Labore et </w:t>
      </w:r>
      <w:ins w16du:dateUtc="2026-07-07T18:18:00Z" w:author="Author" w:date="2026-07-07T20:18:00Z" w:id="20605">
        <w:r w:rsidRPr="0027638C">
          <w:rPr>
            <w:sz w:val="24"/>
            <w:szCs w:val="24"/>
          </w:rPr>
          <w:t xml:space="preserve">dolore </w:t>
        </w:r>
      </w:ins>
      <w:r w:rsidRPr="0027638C">
        <w:rPr>
          <w:sz w:val="24"/>
          <w:rPrChange w16du:dateUtc="2026-07-07T18:18:00Z" w:author="Author" w:date="2026-07-07T20:18:00Z" w:id="20606">
            <w:rPr>
              <w:rFonts w:ascii="Times New Roman"/>
              <w:color w:val="000000"/>
              <w:sz w:val="24"/>
            </w:rPr>
          </w:rPrChange>
        </w:rPr>
        <w:t>Magna Aliqua Lorem.</w:t>
      </w:r>
    </w:p>
    <w:p w14:paraId="00E646F4" w14:textId="77777777" w:rsidR="008166CF" w:rsidRDefault="008166CF">
      <w:pPr>
        <w:spacing w:line="0" w:lineRule="atLeast"/>
        <w:rPr>
          <w:del w16du:dateUtc="2026-07-07T18:18:00Z" w:author="Author" w:date="2026-07-07T20:18:00Z" w:id="20607"/>
          <w:rFonts w:ascii="Arial"/>
          <w:color w:val="FF0000"/>
          <w:sz w:val="2"/>
        </w:rPr>
      </w:pPr>
    </w:p>
    <w:p w14:paraId="006916B1" w14:textId="77777777" w:rsidR="008166CF" w:rsidRDefault="00000000">
      <w:pPr>
        <w:spacing w:line="0" w:lineRule="atLeast"/>
        <w:rPr>
          <w:del w16du:dateUtc="2026-07-07T18:18:00Z" w:author="Author" w:date="2026-07-07T20:18:00Z" w:id="20608"/>
          <w:rFonts w:ascii="Arial"/>
          <w:color w:val="FF0000"/>
          <w:sz w:val="2"/>
        </w:rPr>
      </w:pPr>
      <w:del w16du:dateUtc="2026-07-07T18:18:00Z" w:author="Author" w:date="2026-07-07T20:18:00Z" w:id="20609">
        <w:r>
          <w:rPr>
            <w:rFonts w:ascii="Arial"/>
            <w:color w:val="FF0000"/>
            <w:sz w:val="2"/>
          </w:rPr>
          <w:cr/>
        </w:r>
        <w:r>
          <w:rPr>
            <w:rFonts w:ascii="Arial"/>
            <w:color w:val="FF0000"/>
            <w:sz w:val="2"/>
          </w:rPr>
          <w:br w:type="page"/>
        </w:r>
      </w:del>
    </w:p>
    <w:p w14:paraId="03847ECC" w14:textId="77777777" w:rsidR="008166CF" w:rsidRDefault="008166CF">
      <w:pPr>
        <w:pStyle w:val="NoList1"/>
        <w:rPr>
          <w:del w16du:dateUtc="2026-07-07T18:18:00Z" w:author="Author" w:date="2026-07-07T20:18:00Z" w:id="20610"/>
        </w:rPr>
        <w:sectPr w:rsidR="008166CF">
          <w:pgSz w:h="15840" w:w="12240"/>
          <w:pgMar w:bottom="0" w:footer="720" w:gutter="0" w:header="720" w:left="1440" w:right="100" w:top="713"/>
          <w:pgNumType w:start="1"/>
          <w:cols w:space="720"/>
          <w:docGrid w:linePitch="1"/>
        </w:sectPr>
      </w:pPr>
    </w:p>
    <w:p w14:paraId="02D34408" w14:textId="77777777" w:rsidR="008166CF" w:rsidRDefault="008166CF">
      <w:pPr>
        <w:spacing w:line="0" w:lineRule="atLeast"/>
        <w:rPr>
          <w:del w16du:dateUtc="2026-07-07T18:18:00Z" w:author="Author" w:date="2026-07-07T20:18:00Z" w:id="20611"/>
          <w:rFonts w:ascii="Arial"/>
          <w:color w:val="FF0000"/>
          <w:sz w:val="2"/>
        </w:rPr>
      </w:pPr>
    </w:p>
    <w:p w14:paraId="023CF485" w14:textId="77777777" w:rsidR="008166CF" w:rsidRDefault="00CE63A4">
      <w:pPr>
        <w:spacing w:line="276" w:lineRule="exact"/>
        <w:ind w:left="2349"/>
        <w:rPr>
          <w:del w16du:dateUtc="2026-07-07T18:18:00Z" w:author="Author" w:date="2026-07-07T20:18:00Z" w:id="20612"/>
          <w:color w:val="000000"/>
          <w:sz w:val="24"/>
        </w:rPr>
      </w:pPr>
      <w:bookmarkStart w:id="20613" w:name="br29"/>
      <w:bookmarkEnd w:id="20613"/>
      <w:del w16du:dateUtc="2026-07-07T18:18:00Z" w:author="Author" w:date="2026-07-07T20:18:00Z" w:id="20614">
        <w:r>
          <w:rPr>
            <w:rFonts w:asciiTheme="minorHAnsi"/>
            <w:noProof/>
          </w:rPr>
          <w:pict w14:anchorId="6BD8F28F">
            <v:shape alt="" id="_x000026" style="position:absolute;left:0;text-align:left;margin-left:-1pt;margin-top:-1pt;width:3pt;height:3pt;z-index:-251608064;mso-wrap-edited:f;mso-width-percent:0;mso-height-percent:0;mso-position-horizontal:absolute;mso-position-horizontal-relative:page;mso-position-vertical:absolute;mso-position-vertical-relative:page;mso-width-percent:0;mso-height-percent:0" type="#_x0000_t75" o:spid="_x0000_s2050">
              <v:imagedata r:id="rId45"/>
              <w10:wrap anchorx="page" anchory="page"/>
            </v:shape>
          </w:pict>
        </w:r>
        <w:r w:rsidR="00000000">
          <w:rPr>
            <w:color w:val="000000"/>
            <w:sz w:val="24"/>
          </w:rPr>
          <w:delText>- 5 -</w:delText>
        </w:r>
      </w:del>
    </w:p>
    <w:p w14:paraId="584D9298" w14:textId="77777777" w:rsidR="009609E8" w:rsidRDefault="009609E8" w:rsidRPr="0027638C">
      <w:pPr>
        <w:rPr>
          <w:ins w16du:dateUtc="2026-07-07T18:18:00Z" w:author="Author" w:date="2026-07-07T20:18:00Z" w:id="20615"/>
          <w:sz w:val="24"/>
          <w:szCs w:val="24"/>
        </w:rPr>
        <w:sectPr w:rsidR="009609E8" w:rsidRPr="0027638C">
          <w:pgSz w:h="15840" w:w="12240"/>
          <w:pgMar w:bottom="280" w:footer="0" w:gutter="0" w:header="713" w:left="1440" w:right="1080" w:top="1340"/>
          <w:cols w:space="720"/>
        </w:sectPr>
      </w:pPr>
    </w:p>
    <w:p w14:paraId="01825624" w14:textId="77777777" w:rsidR="008166CF" w:rsidRDefault="00A96A35">
      <w:pPr>
        <w:spacing w:before="459" w:line="276" w:lineRule="exact"/>
        <w:ind w:left="1932"/>
        <w:rPr>
          <w:del w16du:dateUtc="2026-07-07T18:18:00Z" w:author="Author" w:date="2026-07-07T20:18:00Z" w:id="20616"/>
          <w:rFonts w:cstheme="minorBidi" w:eastAsiaTheme="minorEastAsia" w:hAnsiTheme="minorHAnsi"/>
          <w:color w:val="000000"/>
          <w:kern w:val="2"/>
          <w:sz w:val="24"/>
          <w:u w:val="single"/>
          <w14:ligatures w14:val="standardContextual"/>
        </w:rPr>
      </w:pPr>
      <w:r w:rsidRPr="00143615">
        <w:rPr>
          <w:b/>
          <w:rPrChange w16du:dateUtc="2026-07-07T18:18:00Z" w:author="Author" w:date="2026-07-07T20:18:00Z" w:id="20617">
            <w:rPr>
              <w:rFonts w:ascii="Times New Roman"/>
              <w:color w:val="000000"/>
              <w:spacing w:val="8"/>
              <w:sz w:val="24"/>
              <w:u w:val="single"/>
            </w:rPr>
          </w:rPrChange>
        </w:rPr>
        <w:lastRenderedPageBreak/>
        <w:t>Ipsum</w:t>
      </w:r>
      <w:r w:rsidRPr="00143615">
        <w:rPr>
          <w:b/>
          <w:spacing w:val="-1"/>
          <w:rPrChange w16du:dateUtc="2026-07-07T18:18:00Z" w:author="Author" w:date="2026-07-07T20:18:00Z" w:id="20618">
            <w:rPr>
              <w:rFonts w:ascii="Times New Roman"/>
              <w:color w:val="000000"/>
              <w:spacing w:val="-8"/>
              <w:sz w:val="24"/>
              <w:u w:val="single"/>
            </w:rPr>
          </w:rPrChange>
        </w:rPr>
        <w:t xml:space="preserve"> </w:t>
      </w:r>
      <w:r w:rsidRPr="00143615">
        <w:rPr>
          <w:b/>
          <w:spacing w:val="-10"/>
          <w:rPrChange w16du:dateUtc="2026-07-07T18:18:00Z" w:author="Author" w:date="2026-07-07T20:18:00Z" w:id="20619">
            <w:rPr>
              <w:rFonts w:ascii="Times New Roman"/>
              <w:color w:val="000000"/>
              <w:sz w:val="24"/>
              <w:u w:val="single"/>
            </w:rPr>
          </w:rPrChange>
        </w:rPr>
        <w:t>DOLOR</w:t>
      </w:r>
    </w:p>
    <w:p w14:paraId="3D084DE2" w14:textId="77777777" w:rsidP="00143615" w:rsidR="00143615" w:rsidRDefault="00143615">
      <w:pPr>
        <w:jc w:val="center"/>
        <w:rPr>
          <w:ins w16du:dateUtc="2026-07-07T18:18:00Z" w:author="Author" w:date="2026-07-07T20:18:00Z" w:id="20620"/>
          <w:b/>
          <w:bCs/>
          <w:color w:val="0D0D0D"/>
          <w:spacing w:val="-3"/>
          <w:u w:color="0D0D0D"/>
        </w:rPr>
      </w:pPr>
      <w:ins w16du:dateUtc="2026-07-07T18:18:00Z" w:author="Author" w:date="2026-07-07T20:18:00Z" w:id="20621">
        <w:r w:rsidRPr="00143615">
          <w:rPr>
            <w:b/>
            <w:bCs/>
            <w:spacing w:val="-10"/>
          </w:rPr>
          <w:t xml:space="preserve"> </w:t>
        </w:r>
        <w:r>
          <w:rPr>
            <w:b/>
            <w:bCs/>
            <w:spacing w:val="-10"/>
          </w:rPr>
          <w:br/>
        </w:r>
      </w:ins>
      <w:r w:rsidR="00A96A35" w:rsidRPr="00143615">
        <w:rPr>
          <w:b/>
          <w:color w:val="0D0D0D"/>
          <w:u w:color="0D0D0D"/>
          <w:rPrChange w16du:dateUtc="2026-07-07T18:18:00Z" w:author="Author" w:date="2026-07-07T20:18:00Z" w:id="20622">
            <w:rPr>
              <w:rFonts w:ascii="Times New Roman"/>
              <w:color w:val="0D0D0D"/>
              <w:spacing w:val="8"/>
              <w:sz w:val="24"/>
              <w:u w:val="single"/>
            </w:rPr>
          </w:rPrChange>
        </w:rPr>
        <w:t>Sit</w:t>
      </w:r>
      <w:r w:rsidR="00A96A35" w:rsidRPr="00143615">
        <w:rPr>
          <w:b/>
          <w:color w:val="0D0D0D"/>
          <w:spacing w:val="-7"/>
          <w:u w:color="0D0D0D"/>
          <w:rPrChange w16du:dateUtc="2026-07-07T18:18:00Z" w:author="Author" w:date="2026-07-07T20:18:00Z" w:id="20623">
            <w:rPr>
              <w:rFonts w:ascii="Times New Roman"/>
              <w:color w:val="0D0D0D"/>
              <w:spacing w:val="15"/>
              <w:sz w:val="24"/>
              <w:u w:val="single"/>
            </w:rPr>
          </w:rPrChange>
        </w:rPr>
        <w:t xml:space="preserve"> </w:t>
      </w:r>
      <w:r w:rsidR="00A96A35" w:rsidRPr="00143615">
        <w:rPr>
          <w:b/>
          <w:color w:val="0D0D0D"/>
          <w:u w:color="0D0D0D"/>
          <w:rPrChange w16du:dateUtc="2026-07-07T18:18:00Z" w:author="Author" w:date="2026-07-07T20:18:00Z" w:id="20624">
            <w:rPr>
              <w:rFonts w:ascii="Times New Roman"/>
              <w:color w:val="0D0D0D"/>
              <w:spacing w:val="8"/>
              <w:sz w:val="24"/>
              <w:u w:val="single"/>
            </w:rPr>
          </w:rPrChange>
        </w:rPr>
        <w:t>Amet</w:t>
      </w:r>
      <w:r w:rsidR="00A96A35" w:rsidRPr="00143615">
        <w:rPr>
          <w:b/>
          <w:color w:val="0D0D0D"/>
          <w:spacing w:val="-2"/>
          <w:u w:color="0D0D0D"/>
          <w:rPrChange w16du:dateUtc="2026-07-07T18:18:00Z" w:author="Author" w:date="2026-07-07T20:18:00Z" w:id="20625">
            <w:rPr>
              <w:rFonts w:ascii="Times New Roman"/>
              <w:color w:val="0D0D0D"/>
              <w:spacing w:val="-7"/>
              <w:sz w:val="24"/>
              <w:u w:val="single"/>
            </w:rPr>
          </w:rPrChange>
        </w:rPr>
        <w:t xml:space="preserve"> </w:t>
      </w:r>
      <w:r w:rsidR="00A96A35" w:rsidRPr="00143615">
        <w:rPr>
          <w:b/>
          <w:color w:val="0D0D0D"/>
          <w:u w:color="0D0D0D"/>
          <w:rPrChange w16du:dateUtc="2026-07-07T18:18:00Z" w:author="Author" w:date="2026-07-07T20:18:00Z" w:id="20626">
            <w:rPr>
              <w:rFonts w:ascii="Times New Roman"/>
              <w:color w:val="0D0D0D"/>
              <w:spacing w:val="3"/>
              <w:sz w:val="24"/>
              <w:u w:val="single"/>
            </w:rPr>
          </w:rPrChange>
        </w:rPr>
        <w:t>Consectetur</w:t>
      </w:r>
      <w:r w:rsidR="00A96A35" w:rsidRPr="00143615">
        <w:rPr>
          <w:b/>
          <w:color w:val="0D0D0D"/>
          <w:spacing w:val="1"/>
          <w:u w:color="0D0D0D"/>
          <w:rPrChange w16du:dateUtc="2026-07-07T18:18:00Z" w:author="Author" w:date="2026-07-07T20:18:00Z" w:id="20627">
            <w:rPr>
              <w:rFonts w:ascii="Times New Roman"/>
              <w:color w:val="0D0D0D"/>
              <w:spacing w:val="14"/>
              <w:sz w:val="24"/>
              <w:u w:val="single"/>
            </w:rPr>
          </w:rPrChange>
        </w:rPr>
        <w:t xml:space="preserve"> </w:t>
      </w:r>
      <w:r w:rsidR="00A96A35" w:rsidRPr="00143615">
        <w:rPr>
          <w:b/>
          <w:color w:val="0D0D0D"/>
          <w:u w:color="0D0D0D"/>
          <w:rPrChange w16du:dateUtc="2026-07-07T18:18:00Z" w:author="Author" w:date="2026-07-07T20:18:00Z" w:id="20628">
            <w:rPr>
              <w:rFonts w:ascii="Times New Roman"/>
              <w:color w:val="0D0D0D"/>
              <w:spacing w:val="13"/>
              <w:sz w:val="24"/>
              <w:u w:val="single"/>
            </w:rPr>
          </w:rPrChange>
        </w:rPr>
        <w:t>Adipiscing</w:t>
      </w:r>
      <w:r w:rsidR="00A96A35" w:rsidRPr="00143615">
        <w:rPr>
          <w:b/>
          <w:color w:val="0D0D0D"/>
          <w:spacing w:val="-2"/>
          <w:u w:color="0D0D0D"/>
          <w:rPrChange w16du:dateUtc="2026-07-07T18:18:00Z" w:author="Author" w:date="2026-07-07T20:18:00Z" w:id="20629">
            <w:rPr>
              <w:rFonts w:ascii="Times New Roman"/>
              <w:color w:val="0D0D0D"/>
              <w:spacing w:val="15"/>
              <w:sz w:val="24"/>
              <w:u w:val="single"/>
            </w:rPr>
          </w:rPrChange>
        </w:rPr>
        <w:t xml:space="preserve"> </w:t>
      </w:r>
      <w:del w16du:dateUtc="2026-07-07T18:18:00Z" w:author="Author" w:date="2026-07-07T20:18:00Z" w:id="20630">
        <w:r w:rsidR="00000000">
          <w:rPr>
            <w:color w:val="0D0D0D"/>
            <w:spacing w:val="4"/>
            <w:sz w:val="24"/>
            <w:u w:val="single"/>
          </w:rPr>
          <w:delText>For</w:delText>
        </w:r>
        <w:r w:rsidR="00000000">
          <w:rPr>
            <w:color w:val="0D0D0D"/>
            <w:spacing w:val="-34"/>
            <w:sz w:val="24"/>
            <w:u w:val="single"/>
          </w:rPr>
          <w:delText xml:space="preserve"> </w:delText>
        </w:r>
        <w:r w:rsidR="00000000">
          <w:rPr>
            <w:color w:val="0D0D0D"/>
            <w:sz w:val="24"/>
            <w:u w:val="single"/>
          </w:rPr>
          <w:delText>m</w:delText>
        </w:r>
        <w:r w:rsidR="00000000">
          <w:rPr>
            <w:color w:val="0D0D0D"/>
            <w:spacing w:val="13"/>
            <w:sz w:val="24"/>
            <w:u w:val="single"/>
          </w:rPr>
          <w:delText xml:space="preserve"> </w:delText>
        </w:r>
      </w:del>
      <w:ins w16du:dateUtc="2026-07-07T18:18:00Z" w:author="Author" w:date="2026-07-07T20:18:00Z" w:id="20631">
        <w:r w:rsidR="00A96A35" w:rsidRPr="00143615">
          <w:rPr>
            <w:b/>
            <w:bCs/>
            <w:color w:val="0D0D0D"/>
            <w:u w:color="0D0D0D"/>
          </w:rPr>
          <w:t>Elit</w:t>
        </w:r>
      </w:ins>
    </w:p>
    <w:p w14:paraId="666F44BA" w14:textId="77777777" w:rsidP="00143615" w:rsidR="00143615" w:rsidRDefault="00143615">
      <w:pPr>
        <w:jc w:val="center"/>
        <w:rPr>
          <w:ins w16du:dateUtc="2026-07-07T18:18:00Z" w:author="Author" w:date="2026-07-07T20:18:00Z" w:id="20632"/>
          <w:b/>
          <w:bCs/>
          <w:color w:val="0D0D0D"/>
          <w:spacing w:val="-3"/>
          <w:u w:color="0D0D0D"/>
        </w:rPr>
      </w:pPr>
    </w:p>
    <w:p w14:paraId="584D929B" w14:textId="02A09B37" w:rsidP="00143615" w:rsidR="009609E8" w:rsidRDefault="00A96A35" w:rsidRPr="00143615">
      <w:pPr>
        <w:jc w:val="center"/>
        <w:rPr>
          <w:rPrChange w16du:dateUtc="2026-07-07T18:18:00Z" w:author="Author" w:date="2026-07-07T20:18:00Z" w:id="20633">
            <w:rPr>
              <w:rFonts w:ascii="Times New Roman"/>
              <w:color w:val="000000"/>
              <w:sz w:val="24"/>
              <w:u w:val="single"/>
            </w:rPr>
          </w:rPrChange>
        </w:rPr>
        <w:pPrChange w16du:dateUtc="2026-07-07T18:18:00Z" w:author="Author" w:date="2026-07-07T20:18:00Z" w:id="20634">
          <w:pPr>
            <w:spacing w:after="0" w:before="550" w:line="276" w:lineRule="exact"/>
            <w:jc w:val="left"/>
          </w:pPr>
        </w:pPrChange>
      </w:pPr>
      <w:r w:rsidRPr="00143615">
        <w:rPr>
          <w:color w:val="0D0D0D"/>
          <w:spacing w:val="-2"/>
          <w:u w:color="0D0D0D"/>
          <w:rPrChange w16du:dateUtc="2026-07-07T18:18:00Z" w:author="Author" w:date="2026-07-07T20:18:00Z" w:id="20635">
            <w:rPr>
              <w:rFonts w:ascii="Times New Roman"/>
              <w:color w:val="0D0D0D"/>
              <w:spacing w:val="7"/>
              <w:sz w:val="24"/>
              <w:u w:val="single"/>
            </w:rPr>
          </w:rPrChange>
        </w:rPr>
        <w:t>(Sed)</w:t>
      </w:r>
    </w:p>
    <w:sectPr w:rsidR="009609E8" w:rsidRPr="00143615">
      <w:pgSz w:h="15840" w:w="12240"/>
      <w:pgMar w:bottom="280" w:footer="0" w:gutter="0" w:header="713" w:left="1440" w:right="1080" w:top="1340"/>
      <w:pgNumType w:start="1"/>
      <w:cols w:space="720"/>
      <w:docGrid w:linePitch="0"/>
      <w:sectPrChange w16du:dateUtc="2026-07-07T18:18:00Z" w:author="Author" w:date="2026-07-07T20:18:00Z" w:id="20636">
        <w:sectPr w:rsidR="009609E8" w:rsidRPr="00143615">
          <w:pgMar w:bottom="0" w:footer="720" w:gutter="0" w:header="720" w:left="3571" w:right="100" w:top="713"/>
          <w:pgNumType w:start="1"/>
          <w:docGrid w:linePitch="1"/>
        </w:sectPr>
      </w:sectPrChange>
    </w:sectPr>
  </w:body>
</w:document>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 w16cex w16cid w16du w16sdtdh w16sdtfl w16se wp14">
  <w:endnote w:id="-1" w:type="separator">
    <w:p w14:paraId="41875ED9" w14:textId="77777777" w:rsidR="00CE63A4" w:rsidRDefault="00CE63A4">
      <w:pPr>
        <w:pPrChange w16du:dateUtc="2026-07-07T18:18:00Z" w:author="Author" w:date="2026-07-07T20:18:00Z" w:id="4">
          <w:pPr>
            <w:spacing w:after="0" w:before="0" w:line="240" w:lineRule="auto"/>
          </w:pPr>
        </w:pPrChange>
      </w:pPr>
      <w:r>
        <w:separator/>
      </w:r>
    </w:p>
  </w:endnote>
  <w:endnote w:id="0" w:type="continuationSeparator">
    <w:p w14:paraId="395EED86" w14:textId="77777777" w:rsidR="00CE63A4" w:rsidRDefault="00CE63A4">
      <w:pPr>
        <w:pPrChange w16du:dateUtc="2026-07-07T18:18:00Z" w:author="Author" w:date="2026-07-07T20:18:00Z" w:id="5">
          <w:pPr>
            <w:spacing w:after="0" w:before="0"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 w16cex w16cid w16du w16sdtdh w16sdtfl w16se">
  <w:font w:name="Times New Roman">
    <w:panose1 w:val="02020603050405020304"/>
    <w:charset w:val="00"/>
    <w:family w:val="roman"/>
    <w:pitch w:val="variable"/>
    <w:sig w:csb0="000001FF" w:csb1="00000000" w:usb0="E0002EFF" w:usb1="C000785B" w:usb2="00000009" w:usb3="00000000"/>
  </w:font>
  <w:font w:name="Calibri">
    <w:panose1 w:val="020F0502020204030204"/>
    <w:charset w:val="00"/>
    <w:family w:val="swiss"/>
    <w:pitch w:val="variable"/>
    <w:sig w:csb0="000001FF" w:csb1="00000000" w:usb0="E0002AFF" w:usb1="C000247B" w:usb2="00000009" w:usb3="00000000"/>
  </w:font>
  <w:font w:name="Arial">
    <w:panose1 w:val="020B0604020202020204"/>
    <w:charset w:val="00"/>
    <w:family w:val="swiss"/>
    <w:pitch w:val="variable"/>
    <w:sig w:csb0="000001FF" w:csb1="00000000" w:usb0="E0002AFF" w:usb1="C0007843" w:usb2="00000009" w:usb3="00000000"/>
  </w:font>
  <w:font w:name="Cambria">
    <w:panose1 w:val="02040503050406030204"/>
    <w:charset w:val="00"/>
    <w:family w:val="roman"/>
    <w:pitch w:val="variable"/>
    <w:sig w:csb0="0000019F" w:csb1="00000000" w:usb0="E00002FF" w:usb1="400004FF" w:usb2="00000000" w:usb3="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 w16cex w16cid w16du w16sdtdh w16sdtfl w16se wp14">
  <w:p w14:paraId="7C0B14A4" w14:textId="77777777" w:rsidR="00950C7C" w:rsidRDefault="00950C7C">
    <w:pPr>
      <w:pStyle w:val="Footer"/>
      <w:pPrChange w16du:dateUtc="2026-07-07T18:18:00Z" w:author="Author" w:date="2026-07-07T20:18:00Z" w:id="806">
        <w:pPr>
          <w:pStyle w:val="Header"/>
        </w:pPr>
      </w:pPrChange>
    </w:pP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 w16cex w16cid w16du w16sdtdh w16sdtfl w16se wp14">
  <w:p w14:paraId="000E3205" w14:textId="77777777" w:rsidR="00075D17" w:rsidRDefault="00075D17">
    <w:pPr>
      <w:pStyle w:val="Footer"/>
      <w:pPrChange w16du:dateUtc="2026-07-07T18:18:00Z" w:author="Author" w:date="2026-07-07T20:18:00Z" w:id="19541">
        <w:pPr>
          <w:pStyle w:val="Header"/>
        </w:pPr>
      </w:pPrChange>
    </w:pPr>
  </w:p>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 w16cex w16cid w16du w16sdtdh w16sdtfl w16se wp14">
  <w:p w14:paraId="3F13FAD6" w14:textId="77777777" w:rsidR="00075D17" w:rsidRDefault="00075D17">
    <w:pPr>
      <w:pStyle w:val="Footer"/>
      <w:pPrChange w16du:dateUtc="2026-07-07T18:18:00Z" w:author="Author" w:date="2026-07-07T20:18:00Z" w:id="19542">
        <w:pPr>
          <w:pStyle w:val="Header"/>
        </w:pPr>
      </w:pPrChange>
    </w:pPr>
  </w:p>
</w:ftr>
</file>

<file path=word/footer4.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 w16cex w16cid w16du w16sdtdh w16sdtfl w16se wp14">
  <w:p w14:paraId="31DE1BAE" w14:textId="77777777" w:rsidR="00075D17" w:rsidRDefault="00075D17">
    <w:pPr>
      <w:pStyle w:val="Footer"/>
      <w:pPrChange w16du:dateUtc="2026-07-07T18:18:00Z" w:author="Author" w:date="2026-07-07T20:18:00Z" w:id="19544">
        <w:pPr>
          <w:pStyle w:val="Header"/>
        </w:pPr>
      </w:pPrChange>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 w16cex w16cid w16du w16sdtdh w16sdtfl w16se wp14">
  <w:footnote w:id="-1" w:type="separator">
    <w:p w14:paraId="504B96BC" w14:textId="77777777" w:rsidR="00CE63A4" w:rsidRDefault="00CE63A4">
      <w:pPr>
        <w:pPrChange w16du:dateUtc="2026-07-07T18:18:00Z" w:author="Author" w:date="2026-07-07T20:18:00Z" w:id="2">
          <w:pPr>
            <w:spacing w:after="0" w:before="0" w:line="240" w:lineRule="auto"/>
          </w:pPr>
        </w:pPrChange>
      </w:pPr>
      <w:r>
        <w:separator/>
      </w:r>
    </w:p>
  </w:footnote>
  <w:footnote w:id="0" w:type="continuationSeparator">
    <w:p w14:paraId="5352E01E" w14:textId="77777777" w:rsidR="00CE63A4" w:rsidRDefault="00CE63A4">
      <w:pPr>
        <w:pPrChange w16du:dateUtc="2026-07-07T18:18:00Z" w:author="Author" w:date="2026-07-07T20:18:00Z" w:id="3">
          <w:pPr>
            <w:spacing w:after="0" w:before="0" w:line="240" w:lineRule="auto"/>
          </w:pPr>
        </w:pPrChange>
      </w:pPr>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 w16cex w16cid w16du w16sdtdh w16sdtfl w16se wp14">
  <w:p w14:paraId="3B3920A0" w14:textId="77777777" w:rsidR="00950C7C" w:rsidRDefault="00950C7C">
    <w:pPr>
      <w:pStyle w:val="Header"/>
      <w:pPrChange w16du:dateUtc="2026-07-07T18:18:00Z" w:author="Author" w:date="2026-07-07T20:18:00Z" w:id="805">
        <w:pPr>
          <w:pStyle w:val="ListParagraph"/>
        </w:pPr>
      </w:pPrChange>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 w16cex w16cid w16du w16sdtdh w16sdtfl w16se wp14">
  <w:p w14:paraId="666BB1E6" w14:textId="77777777" w:rsidR="00075D17" w:rsidRDefault="00075D17">
    <w:pPr>
      <w:pStyle w:val="Header"/>
      <w:pPrChange w16du:dateUtc="2026-07-07T18:18:00Z" w:author="Author" w:date="2026-07-07T20:18:00Z" w:id="19533">
        <w:pPr>
          <w:pStyle w:val="ListParagraph"/>
        </w:pPr>
      </w:pPrChange>
    </w:pPr>
  </w:p>
</w:hdr>
</file>

<file path=word/header3.xml><?xml version="1.0" encoding="utf-8"?>
<w:hdr xmlns:a="http://schemas.openxmlformats.org/drawingml/2006/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 w16cex w16cid w16du w16sdtdh w16sdtfl w16se wp14">
  <w:p w14:paraId="584D92A0" w14:textId="77777777" w:rsidR="009609E8" w:rsidRDefault="00A96A35">
    <w:pPr>
      <w:pStyle w:val="BodyText"/>
      <w:spacing w:line="14" w:lineRule="auto"/>
      <w:ind w:firstLine="0" w:left="0"/>
      <w:jc w:val="left"/>
      <w:rPr>
        <w:sz w:val="20"/>
        <w:rPrChange w16du:dateUtc="2026-07-07T18:18:00Z" w:author="Author" w:date="2026-07-07T20:18:00Z" w:id="19534">
          <w:rPr/>
        </w:rPrChange>
      </w:rPr>
      <w:pPrChange w16du:dateUtc="2026-07-07T18:18:00Z" w:author="Author" w:date="2026-07-07T20:18:00Z" w:id="19535">
        <w:pPr>
          <w:pStyle w:val="ListParagraph"/>
        </w:pPr>
      </w:pPrChange>
    </w:pPr>
    <w:ins w16du:dateUtc="2026-07-07T18:18:00Z" w:author="Author" w:date="2026-07-07T20:18:00Z" w:id="19536">
      <w:r>
        <w:rPr>
          <w:noProof/>
          <w:sz w:val="20"/>
        </w:rPr>
        <mc:AlternateContent>
          <mc:Choice Requires="wps">
            <w:drawing>
              <wp:anchor allowOverlap="1" behindDoc="1" distB="0" distL="0" distR="0" distT="0" layoutInCell="1" locked="0" relativeHeight="487319040" simplePos="0" wp14:anchorId="584D92A5" wp14:editId="584D92A6">
                <wp:simplePos x="0" y="0"/>
                <wp:positionH relativeFrom="page">
                  <wp:posOffset>3797300</wp:posOffset>
                </wp:positionH>
                <wp:positionV relativeFrom="page">
                  <wp:posOffset>439758</wp:posOffset>
                </wp:positionV>
                <wp:extent cx="177800" cy="194310"/>
                <wp:effectExtent b="0" l="0" r="0" t="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584D92AB" w14:textId="77777777" w:rsidR="009609E8" w:rsidRDefault="00A96A35">
                            <w:pPr>
                              <w:spacing w:before="10"/>
                              <w:ind w:left="20"/>
                              <w:rPr>
                                <w:ins w16du:dateUtc="2026-07-07T18:18:00Z" w:author="Author" w:date="2026-07-07T20:18:00Z" w:id="19537"/>
                                <w:sz w:val="24"/>
                              </w:rPr>
                            </w:pPr>
                            <w:ins w16du:dateUtc="2026-07-07T18:18:00Z" w:author="Author" w:date="2026-07-07T20:18:00Z" w:id="19538">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ins>
                          </w:p>
                        </w:txbxContent>
                      </wps:txbx>
                      <wps:bodyPr bIns="0" lIns="0" rIns="0" rtlCol="0" tIns="0" wrap="square">
                        <a:noAutofit/>
                      </wps:bodyPr>
                    </wps:wsp>
                  </a:graphicData>
                </a:graphic>
              </wp:anchor>
            </w:drawing>
          </mc:Choice>
          <mc:Fallback>
            <w:pict>
              <v:shapetype coordsize="21600,21600" id="_x0000_t202" path="m,l,21600r21600,l21600,xe" w14:anchorId="584D92A5" o:spt="202">
                <v:stroke joinstyle="miter"/>
                <v:path gradientshapeok="t" o:connecttype="rect"/>
              </v:shapetype>
              <v:shape filled="f" id="Textbox 1" stroked="f" style="position:absolute;margin-left:299pt;margin-top:34.65pt;width:14pt;height:15.3pt;z-index:-15997440;visibility:visible;mso-wrap-style:square;mso-wrap-distance-left:0;mso-wrap-distance-top:0;mso-wrap-distance-right:0;mso-wrap-distance-bottom:0;mso-position-horizontal:absolute;mso-position-horizontal-relative:page;mso-position-vertical:absolute;mso-position-vertical-relative:page;v-text-anchor:top"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" o:spid="_x0000_s1026">
                <v:textbox inset="0,0,0,0">
                  <w:txbxContent xmlns:a="http://schemas.openxmlformats.org/drawingml/2006/main">
                    <w:p w14:paraId="584D92AB" w14:textId="77777777" w:rsidR="009609E8" w:rsidRDefault="00A96A35">
                      <w:pPr>
                        <w:spacing w:before="10"/>
                        <w:ind w:left="20"/>
                        <w:rPr>
                          <w:ins w16du:dateUtc="2026-07-07T18:18:00Z" w:author="Author" w:date="2026-07-07T20:18:00Z" w:id="19537"/>
                          <w:sz w:val="24"/>
                        </w:rPr>
                      </w:pPr>
                      <w:ins w16du:dateUtc="2026-07-07T18:18:00Z" w:author="Author" w:date="2026-07-07T20:18:00Z" w:id="19538">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ins>
                    </w:p>
                  </w:txbxContent>
                </v:textbox>
                <w10:wrap anchorx="page" anchory="page"/>
              </v:shape>
            </w:pict>
          </mc:Fallback>
        </mc:AlternateContent>
      </w:r>
    </w:ins>
  </w:p>
</w:hdr>
</file>

<file path=word/header4.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 w16cex w16cid w16du w16sdtdh w16sdtfl w16se wp14">
  <w:p w14:paraId="739777C7" w14:textId="77777777" w:rsidR="00075D17" w:rsidRDefault="00075D17">
    <w:pPr>
      <w:pStyle w:val="Header"/>
      <w:pPrChange w16du:dateUtc="2026-07-07T18:18:00Z" w:author="Author" w:date="2026-07-07T20:18:00Z" w:id="19543">
        <w:pPr>
          <w:pStyle w:val="ListParagraph"/>
        </w:pPr>
      </w:pPrChange>
    </w:pPr>
  </w:p>
</w:hdr>
</file>

<file path=word/header5.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 w16cex w16cid w16du w16sdtdh w16sdtfl w16se wp14">
  <w:p w14:paraId="584D92A1" w14:textId="77777777" w:rsidR="009609E8" w:rsidRDefault="009609E8">
    <w:pPr>
      <w:pStyle w:val="BodyText"/>
      <w:spacing w:line="14" w:lineRule="auto"/>
      <w:ind w:firstLine="0" w:left="0"/>
      <w:jc w:val="left"/>
      <w:rPr>
        <w:sz w:val="2"/>
      </w:rPr>
    </w:pPr>
  </w:p>
</w:hdr>
</file>

<file path=word/header6.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 w16cex w16cid w16du w16sdtdh w16sdtfl w16se wp14">
  <w:sdt>
    <w:sdtPr>
      <w:id w:val="-367681902"/>
      <w:docPartObj>
        <w:docPartGallery w:val="Page Numbers (Top of Page)"/>
        <w:docPartUnique/>
      </w:docPartObj>
    </w:sdtPr>
    <w:sdtEndPr>
      <w:rPr>
        <w:noProof/>
      </w:rPr>
    </w:sdtEndPr>
    <w:sdtContent>
      <w:p w14:paraId="1111B6FA" w14:textId="64214F4D" w:rsidR="00092849" w:rsidRDefault="00092849">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84D92A2" w14:textId="5828EB2F" w:rsidR="009609E8" w:rsidRDefault="009609E8">
    <w:pPr>
      <w:pStyle w:val="BodyText"/>
      <w:spacing w:line="14" w:lineRule="auto"/>
      <w:ind w:firstLine="0" w:left="0"/>
      <w:jc w:val="left"/>
      <w:rPr>
        <w:sz w:val="20"/>
      </w:rPr>
    </w:pPr>
  </w:p>
</w:hdr>
</file>

<file path=word/header7.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 w16cex w16cid w16du w16sdtdh w16sdtfl w16se wp14">
  <w:p w14:paraId="584D92A3" w14:textId="77777777" w:rsidR="009609E8" w:rsidRDefault="009609E8">
    <w:pPr>
      <w:pStyle w:val="BodyText"/>
      <w:spacing w:line="14" w:lineRule="auto"/>
      <w:ind w:firstLine="0" w:left="0"/>
      <w:jc w:val="left"/>
      <w:rPr>
        <w:sz w:val="2"/>
        <w:rPrChange w16du:dateUtc="2026-07-07T18:18:00Z" w:author="Author" w:date="2026-07-07T20:18:00Z" w:id="20433">
          <w:rPr/>
        </w:rPrChange>
      </w:rPr>
      <w:pPrChange w16du:dateUtc="2026-07-07T18:18:00Z" w:author="Author" w:date="2026-07-07T20:18:00Z" w:id="20434">
        <w:pPr>
          <w:pStyle w:val="ListParagraph"/>
        </w:pPr>
      </w:pPrChange>
    </w:pPr>
  </w:p>
</w:hdr>
</file>

<file path=word/header8.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 w16cex w16cid w16du w16sdtdh w16sdtfl w16se wp14">
  <w:p w14:paraId="584D92A4" w14:textId="35639CDE" w:rsidR="009609E8" w:rsidRDefault="009609E8">
    <w:pPr>
      <w:pStyle w:val="BodyText"/>
      <w:spacing w:line="14" w:lineRule="auto"/>
      <w:ind w:firstLine="0" w:left="0"/>
      <w:jc w:val="left"/>
      <w:rPr>
        <w:sz w:val="20"/>
      </w:rP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 w16cex w16cid w16du w16sdtdh w16sdtfl w16se wp14">
  <w:abstractNum w15:restartNumberingAfterBreak="0" w:abstractNumId="0">
    <w:nsid w:val="0D4B2EF6"/>
    <w:multiLevelType w:val="hybridMultilevel"/>
    <w:tmpl w:val="8F703FBC"/>
    <w:lvl w:ilvl="0" w:tplc="8F401C1E">
      <w:start w:val="1"/>
      <w:numFmt w:val="decimal"/>
      <w:lvlText w:val="%1."/>
      <w:lvlJc w:val="left"/>
      <w:pPr>
        <w:ind w:hanging="720" w:left="720"/>
      </w:pPr>
      <w:rPr>
        <w:rFonts w:ascii="Times New Roman" w:cs="Times New Roman" w:eastAsia="Times New Roman" w:hAnsi="Times New Roman" w:hint="default"/>
        <w:b w:val="0"/>
        <w:bCs w:val="0"/>
        <w:i w:val="0"/>
        <w:iCs w:val="0"/>
        <w:spacing w:val="-1"/>
        <w:w w:val="100"/>
        <w:sz w:val="22"/>
        <w:szCs w:val="22"/>
        <w:lang w:bidi="ar-SA" w:eastAsia="en-US" w:val="en-US"/>
      </w:rPr>
    </w:lvl>
    <w:lvl w:ilvl="1" w:tplc="216CA546">
      <w:numFmt w:val="bullet"/>
      <w:lvlText w:val="•"/>
      <w:lvlJc w:val="left"/>
      <w:pPr>
        <w:ind w:hanging="720" w:left="1620"/>
      </w:pPr>
      <w:rPr>
        <w:rFonts w:hint="default"/>
        <w:lang w:bidi="ar-SA" w:eastAsia="en-US" w:val="en-US"/>
      </w:rPr>
    </w:lvl>
    <w:lvl w:ilvl="2" w:tplc="11D21ACA">
      <w:numFmt w:val="bullet"/>
      <w:lvlText w:val="•"/>
      <w:lvlJc w:val="left"/>
      <w:pPr>
        <w:ind w:hanging="720" w:left="2520"/>
      </w:pPr>
      <w:rPr>
        <w:rFonts w:hint="default"/>
        <w:lang w:bidi="ar-SA" w:eastAsia="en-US" w:val="en-US"/>
      </w:rPr>
    </w:lvl>
    <w:lvl w:ilvl="3" w:tplc="2FB462CE">
      <w:numFmt w:val="bullet"/>
      <w:lvlText w:val="•"/>
      <w:lvlJc w:val="left"/>
      <w:pPr>
        <w:ind w:hanging="720" w:left="3420"/>
      </w:pPr>
      <w:rPr>
        <w:rFonts w:hint="default"/>
        <w:lang w:bidi="ar-SA" w:eastAsia="en-US" w:val="en-US"/>
      </w:rPr>
    </w:lvl>
    <w:lvl w:ilvl="4" w:tplc="E68630AE">
      <w:numFmt w:val="bullet"/>
      <w:lvlText w:val="•"/>
      <w:lvlJc w:val="left"/>
      <w:pPr>
        <w:ind w:hanging="720" w:left="4320"/>
      </w:pPr>
      <w:rPr>
        <w:rFonts w:hint="default"/>
        <w:lang w:bidi="ar-SA" w:eastAsia="en-US" w:val="en-US"/>
      </w:rPr>
    </w:lvl>
    <w:lvl w:ilvl="5" w:tplc="D09ECCE8">
      <w:numFmt w:val="bullet"/>
      <w:lvlText w:val="•"/>
      <w:lvlJc w:val="left"/>
      <w:pPr>
        <w:ind w:hanging="720" w:left="5220"/>
      </w:pPr>
      <w:rPr>
        <w:rFonts w:hint="default"/>
        <w:lang w:bidi="ar-SA" w:eastAsia="en-US" w:val="en-US"/>
      </w:rPr>
    </w:lvl>
    <w:lvl w:ilvl="6" w:tplc="99606790">
      <w:numFmt w:val="bullet"/>
      <w:lvlText w:val="•"/>
      <w:lvlJc w:val="left"/>
      <w:pPr>
        <w:ind w:hanging="720" w:left="6120"/>
      </w:pPr>
      <w:rPr>
        <w:rFonts w:hint="default"/>
        <w:lang w:bidi="ar-SA" w:eastAsia="en-US" w:val="en-US"/>
      </w:rPr>
    </w:lvl>
    <w:lvl w:ilvl="7" w:tplc="8644436A">
      <w:numFmt w:val="bullet"/>
      <w:lvlText w:val="•"/>
      <w:lvlJc w:val="left"/>
      <w:pPr>
        <w:ind w:hanging="720" w:left="7020"/>
      </w:pPr>
      <w:rPr>
        <w:rFonts w:hint="default"/>
        <w:lang w:bidi="ar-SA" w:eastAsia="en-US" w:val="en-US"/>
      </w:rPr>
    </w:lvl>
    <w:lvl w:ilvl="8" w:tplc="951AA498">
      <w:numFmt w:val="bullet"/>
      <w:lvlText w:val="•"/>
      <w:lvlJc w:val="left"/>
      <w:pPr>
        <w:ind w:hanging="720" w:left="7920"/>
      </w:pPr>
      <w:rPr>
        <w:rFonts w:hint="default"/>
        <w:lang w:bidi="ar-SA" w:eastAsia="en-US" w:val="en-US"/>
      </w:rPr>
    </w:lvl>
  </w:abstractNum>
  <w:abstractNum w15:restartNumberingAfterBreak="0" w:abstractNumId="1">
    <w:nsid w:val="32C62057"/>
    <w:multiLevelType w:val="hybridMultilevel"/>
    <w:tmpl w:val="A73E6CA0"/>
    <w:lvl w:ilvl="0" w:tplc="AE64D912">
      <w:start w:val="1"/>
      <w:numFmt w:val="decimal"/>
      <w:lvlText w:val="%1."/>
      <w:lvlJc w:val="left"/>
      <w:pPr>
        <w:ind w:hanging="360" w:left="720"/>
      </w:pPr>
      <w:rPr>
        <w:rFonts w:ascii="Times New Roman" w:cs="Times New Roman" w:eastAsia="Times New Roman" w:hAnsi="Times New Roman" w:hint="default"/>
        <w:b w:val="0"/>
        <w:bCs w:val="0"/>
        <w:i w:val="0"/>
        <w:iCs w:val="0"/>
        <w:spacing w:val="0"/>
        <w:w w:val="100"/>
        <w:sz w:val="24"/>
        <w:szCs w:val="24"/>
        <w:lang w:bidi="ar-SA" w:eastAsia="en-US" w:val="en-US"/>
      </w:rPr>
    </w:lvl>
    <w:lvl w:ilvl="1" w:tplc="27180A54">
      <w:numFmt w:val="bullet"/>
      <w:lvlText w:val="•"/>
      <w:lvlJc w:val="left"/>
      <w:pPr>
        <w:ind w:hanging="360" w:left="1620"/>
      </w:pPr>
      <w:rPr>
        <w:rFonts w:hint="default"/>
        <w:lang w:bidi="ar-SA" w:eastAsia="en-US" w:val="en-US"/>
      </w:rPr>
    </w:lvl>
    <w:lvl w:ilvl="2" w:tplc="82545E2C">
      <w:numFmt w:val="bullet"/>
      <w:lvlText w:val="•"/>
      <w:lvlJc w:val="left"/>
      <w:pPr>
        <w:ind w:hanging="360" w:left="2520"/>
      </w:pPr>
      <w:rPr>
        <w:rFonts w:hint="default"/>
        <w:lang w:bidi="ar-SA" w:eastAsia="en-US" w:val="en-US"/>
      </w:rPr>
    </w:lvl>
    <w:lvl w:ilvl="3" w:tplc="20BE5900">
      <w:numFmt w:val="bullet"/>
      <w:lvlText w:val="•"/>
      <w:lvlJc w:val="left"/>
      <w:pPr>
        <w:ind w:hanging="360" w:left="3420"/>
      </w:pPr>
      <w:rPr>
        <w:rFonts w:hint="default"/>
        <w:lang w:bidi="ar-SA" w:eastAsia="en-US" w:val="en-US"/>
      </w:rPr>
    </w:lvl>
    <w:lvl w:ilvl="4" w:tplc="D6007BE0">
      <w:numFmt w:val="bullet"/>
      <w:lvlText w:val="•"/>
      <w:lvlJc w:val="left"/>
      <w:pPr>
        <w:ind w:hanging="360" w:left="4320"/>
      </w:pPr>
      <w:rPr>
        <w:rFonts w:hint="default"/>
        <w:lang w:bidi="ar-SA" w:eastAsia="en-US" w:val="en-US"/>
      </w:rPr>
    </w:lvl>
    <w:lvl w:ilvl="5" w:tplc="A1EE9BEE">
      <w:numFmt w:val="bullet"/>
      <w:lvlText w:val="•"/>
      <w:lvlJc w:val="left"/>
      <w:pPr>
        <w:ind w:hanging="360" w:left="5220"/>
      </w:pPr>
      <w:rPr>
        <w:rFonts w:hint="default"/>
        <w:lang w:bidi="ar-SA" w:eastAsia="en-US" w:val="en-US"/>
      </w:rPr>
    </w:lvl>
    <w:lvl w:ilvl="6" w:tplc="7A463A34">
      <w:numFmt w:val="bullet"/>
      <w:lvlText w:val="•"/>
      <w:lvlJc w:val="left"/>
      <w:pPr>
        <w:ind w:hanging="360" w:left="6120"/>
      </w:pPr>
      <w:rPr>
        <w:rFonts w:hint="default"/>
        <w:lang w:bidi="ar-SA" w:eastAsia="en-US" w:val="en-US"/>
      </w:rPr>
    </w:lvl>
    <w:lvl w:ilvl="7" w:tplc="2500DAAC">
      <w:numFmt w:val="bullet"/>
      <w:lvlText w:val="•"/>
      <w:lvlJc w:val="left"/>
      <w:pPr>
        <w:ind w:hanging="360" w:left="7020"/>
      </w:pPr>
      <w:rPr>
        <w:rFonts w:hint="default"/>
        <w:lang w:bidi="ar-SA" w:eastAsia="en-US" w:val="en-US"/>
      </w:rPr>
    </w:lvl>
    <w:lvl w:ilvl="8" w:tplc="910CFA78">
      <w:numFmt w:val="bullet"/>
      <w:lvlText w:val="•"/>
      <w:lvlJc w:val="left"/>
      <w:pPr>
        <w:ind w:hanging="360" w:left="7920"/>
      </w:pPr>
      <w:rPr>
        <w:rFonts w:hint="default"/>
        <w:lang w:bidi="ar-SA" w:eastAsia="en-US" w:val="en-US"/>
      </w:rPr>
    </w:lvl>
  </w:abstractNum>
  <w:abstractNum w15:restartNumberingAfterBreak="0" w:abstractNumId="2">
    <w:nsid w:val="52B353EF"/>
    <w:multiLevelType w:val="hybridMultilevel"/>
    <w:tmpl w:val="04604A1A"/>
    <w:lvl w:ilvl="0" w:tplc="7DF21E48">
      <w:start w:val="1"/>
      <w:numFmt w:val="decimal"/>
      <w:lvlText w:val="%1."/>
      <w:lvlJc w:val="left"/>
      <w:pPr>
        <w:ind w:hanging="720" w:left="720"/>
      </w:pPr>
      <w:rPr>
        <w:rFonts w:hint="default"/>
        <w:spacing w:val="0"/>
        <w:w w:val="100"/>
        <w:lang w:bidi="ar-SA" w:eastAsia="en-US" w:val="en-US"/>
      </w:rPr>
    </w:lvl>
    <w:lvl w:ilvl="1" w:tplc="5F941E1E">
      <w:start w:val="1"/>
      <w:numFmt w:val="lowerLetter"/>
      <w:lvlText w:val="(%2)"/>
      <w:lvlJc w:val="left"/>
      <w:pPr>
        <w:ind w:hanging="720" w:left="1440"/>
      </w:pPr>
      <w:rPr>
        <w:rFonts w:hint="default"/>
        <w:spacing w:val="-1"/>
        <w:w w:val="100"/>
        <w:lang w:bidi="ar-SA" w:eastAsia="en-US" w:val="en-US"/>
      </w:rPr>
    </w:lvl>
    <w:lvl w:ilvl="2" w:tplc="8C562842">
      <w:start w:val="1"/>
      <w:numFmt w:val="lowerRoman"/>
      <w:lvlText w:val="(%3)"/>
      <w:lvlJc w:val="left"/>
      <w:pPr>
        <w:ind w:hanging="720" w:left="2160"/>
      </w:pPr>
      <w:rPr>
        <w:rFonts w:hint="default"/>
        <w:spacing w:val="-1"/>
        <w:w w:val="100"/>
        <w:lang w:bidi="ar-SA" w:eastAsia="en-US" w:val="en-US"/>
      </w:rPr>
    </w:lvl>
    <w:lvl w:ilvl="3" w:tplc="EDE8975E">
      <w:start w:val="1"/>
      <w:numFmt w:val="upperLetter"/>
      <w:lvlText w:val="(%4)"/>
      <w:lvlJc w:val="left"/>
      <w:pPr>
        <w:ind w:hanging="720" w:left="2880"/>
      </w:pPr>
      <w:rPr>
        <w:rFonts w:ascii="Times New Roman" w:cs="Times New Roman" w:eastAsia="Times New Roman" w:hAnsi="Times New Roman" w:hint="default"/>
        <w:b w:val="0"/>
        <w:bCs w:val="0"/>
        <w:i w:val="0"/>
        <w:iCs w:val="0"/>
        <w:spacing w:val="-1"/>
        <w:w w:val="100"/>
        <w:sz w:val="24"/>
        <w:szCs w:val="24"/>
        <w:lang w:bidi="ar-SA" w:eastAsia="en-US" w:val="en-US"/>
      </w:rPr>
    </w:lvl>
    <w:lvl w:ilvl="4" w:tplc="915C03AC">
      <w:numFmt w:val="bullet"/>
      <w:lvlText w:val="•"/>
      <w:lvlJc w:val="left"/>
      <w:pPr>
        <w:ind w:hanging="720" w:left="3857"/>
      </w:pPr>
      <w:rPr>
        <w:rFonts w:hint="default"/>
        <w:lang w:bidi="ar-SA" w:eastAsia="en-US" w:val="en-US"/>
      </w:rPr>
    </w:lvl>
    <w:lvl w:ilvl="5" w:tplc="21B44E70">
      <w:numFmt w:val="bullet"/>
      <w:lvlText w:val="•"/>
      <w:lvlJc w:val="left"/>
      <w:pPr>
        <w:ind w:hanging="720" w:left="4834"/>
      </w:pPr>
      <w:rPr>
        <w:rFonts w:hint="default"/>
        <w:lang w:bidi="ar-SA" w:eastAsia="en-US" w:val="en-US"/>
      </w:rPr>
    </w:lvl>
    <w:lvl w:ilvl="6" w:tplc="8C74DDC8">
      <w:numFmt w:val="bullet"/>
      <w:lvlText w:val="•"/>
      <w:lvlJc w:val="left"/>
      <w:pPr>
        <w:ind w:hanging="720" w:left="5811"/>
      </w:pPr>
      <w:rPr>
        <w:rFonts w:hint="default"/>
        <w:lang w:bidi="ar-SA" w:eastAsia="en-US" w:val="en-US"/>
      </w:rPr>
    </w:lvl>
    <w:lvl w:ilvl="7" w:tplc="F61AF072">
      <w:numFmt w:val="bullet"/>
      <w:lvlText w:val="•"/>
      <w:lvlJc w:val="left"/>
      <w:pPr>
        <w:ind w:hanging="720" w:left="6788"/>
      </w:pPr>
      <w:rPr>
        <w:rFonts w:hint="default"/>
        <w:lang w:bidi="ar-SA" w:eastAsia="en-US" w:val="en-US"/>
      </w:rPr>
    </w:lvl>
    <w:lvl w:ilvl="8" w:tplc="C986978C">
      <w:numFmt w:val="bullet"/>
      <w:lvlText w:val="•"/>
      <w:lvlJc w:val="left"/>
      <w:pPr>
        <w:ind w:hanging="720" w:left="7765"/>
      </w:pPr>
      <w:rPr>
        <w:rFonts w:hint="default"/>
        <w:lang w:bidi="ar-SA" w:eastAsia="en-US" w:val="en-US"/>
      </w:rPr>
    </w:lvl>
  </w:abstractNum>
  <w:abstractNum w15:restartNumberingAfterBreak="0" w:abstractNumId="3">
    <w:nsid w:val="55FC72C6"/>
    <w:multiLevelType w:val="hybridMultilevel"/>
    <w:tmpl w:val="A8741444"/>
    <w:lvl w:ilvl="0" w:tplc="E2322372">
      <w:start w:val="2"/>
      <w:numFmt w:val="lowerLetter"/>
      <w:lvlText w:val="(%1)"/>
      <w:lvlJc w:val="left"/>
      <w:pPr>
        <w:ind w:hanging="720" w:left="1440"/>
      </w:pPr>
      <w:rPr>
        <w:rFonts w:ascii="Times New Roman" w:cs="Times New Roman" w:eastAsia="Times New Roman" w:hAnsi="Times New Roman" w:hint="default"/>
        <w:b w:val="0"/>
        <w:bCs w:val="0"/>
        <w:i w:val="0"/>
        <w:iCs w:val="0"/>
        <w:spacing w:val="0"/>
        <w:w w:val="100"/>
        <w:sz w:val="24"/>
        <w:szCs w:val="24"/>
        <w:lang w:bidi="ar-SA" w:eastAsia="en-US" w:val="en-US"/>
      </w:rPr>
    </w:lvl>
    <w:lvl w:ilvl="1" w:tplc="2A0433E4">
      <w:start w:val="1"/>
      <w:numFmt w:val="lowerRoman"/>
      <w:lvlText w:val="(%2)"/>
      <w:lvlJc w:val="left"/>
      <w:pPr>
        <w:ind w:hanging="720" w:left="2160"/>
      </w:pPr>
      <w:rPr>
        <w:rFonts w:ascii="Times New Roman" w:cs="Times New Roman" w:eastAsia="Times New Roman" w:hAnsi="Times New Roman" w:hint="default"/>
        <w:b w:val="0"/>
        <w:bCs w:val="0"/>
        <w:i w:val="0"/>
        <w:iCs w:val="0"/>
        <w:spacing w:val="0"/>
        <w:w w:val="100"/>
        <w:sz w:val="24"/>
        <w:szCs w:val="24"/>
        <w:lang w:bidi="ar-SA" w:eastAsia="en-US" w:val="en-US"/>
      </w:rPr>
    </w:lvl>
    <w:lvl w:ilvl="2" w:tplc="316EABF0">
      <w:numFmt w:val="bullet"/>
      <w:lvlText w:val="•"/>
      <w:lvlJc w:val="left"/>
      <w:pPr>
        <w:ind w:hanging="720" w:left="3000"/>
      </w:pPr>
      <w:rPr>
        <w:rFonts w:hint="default"/>
        <w:lang w:bidi="ar-SA" w:eastAsia="en-US" w:val="en-US"/>
      </w:rPr>
    </w:lvl>
    <w:lvl w:ilvl="3" w:tplc="945AC37A">
      <w:numFmt w:val="bullet"/>
      <w:lvlText w:val="•"/>
      <w:lvlJc w:val="left"/>
      <w:pPr>
        <w:ind w:hanging="720" w:left="3840"/>
      </w:pPr>
      <w:rPr>
        <w:rFonts w:hint="default"/>
        <w:lang w:bidi="ar-SA" w:eastAsia="en-US" w:val="en-US"/>
      </w:rPr>
    </w:lvl>
    <w:lvl w:ilvl="4" w:tplc="CCDEEF7C">
      <w:numFmt w:val="bullet"/>
      <w:lvlText w:val="•"/>
      <w:lvlJc w:val="left"/>
      <w:pPr>
        <w:ind w:hanging="720" w:left="4680"/>
      </w:pPr>
      <w:rPr>
        <w:rFonts w:hint="default"/>
        <w:lang w:bidi="ar-SA" w:eastAsia="en-US" w:val="en-US"/>
      </w:rPr>
    </w:lvl>
    <w:lvl w:ilvl="5" w:tplc="2DEE91AC">
      <w:numFmt w:val="bullet"/>
      <w:lvlText w:val="•"/>
      <w:lvlJc w:val="left"/>
      <w:pPr>
        <w:ind w:hanging="720" w:left="5520"/>
      </w:pPr>
      <w:rPr>
        <w:rFonts w:hint="default"/>
        <w:lang w:bidi="ar-SA" w:eastAsia="en-US" w:val="en-US"/>
      </w:rPr>
    </w:lvl>
    <w:lvl w:ilvl="6" w:tplc="02D4BB42">
      <w:numFmt w:val="bullet"/>
      <w:lvlText w:val="•"/>
      <w:lvlJc w:val="left"/>
      <w:pPr>
        <w:ind w:hanging="720" w:left="6360"/>
      </w:pPr>
      <w:rPr>
        <w:rFonts w:hint="default"/>
        <w:lang w:bidi="ar-SA" w:eastAsia="en-US" w:val="en-US"/>
      </w:rPr>
    </w:lvl>
    <w:lvl w:ilvl="7" w:tplc="6D34D1D8">
      <w:numFmt w:val="bullet"/>
      <w:lvlText w:val="•"/>
      <w:lvlJc w:val="left"/>
      <w:pPr>
        <w:ind w:hanging="720" w:left="7200"/>
      </w:pPr>
      <w:rPr>
        <w:rFonts w:hint="default"/>
        <w:lang w:bidi="ar-SA" w:eastAsia="en-US" w:val="en-US"/>
      </w:rPr>
    </w:lvl>
    <w:lvl w:ilvl="8" w:tplc="01B49CFA">
      <w:numFmt w:val="bullet"/>
      <w:lvlText w:val="•"/>
      <w:lvlJc w:val="left"/>
      <w:pPr>
        <w:ind w:hanging="720" w:left="8040"/>
      </w:pPr>
      <w:rPr>
        <w:rFonts w:hint="default"/>
        <w:lang w:bidi="ar-SA" w:eastAsia="en-US" w:val="en-US"/>
      </w:rPr>
    </w:lvl>
  </w:abstractNum>
  <w:abstractNum w15:restartNumberingAfterBreak="0" w:abstractNumId="4">
    <w:nsid w:val="5BDC5A6B"/>
    <w:multiLevelType w:val="hybridMultilevel"/>
    <w:tmpl w:val="14928B0E"/>
    <w:lvl w:ilvl="0" w:tplc="29B0B682">
      <w:start w:val="1"/>
      <w:numFmt w:val="decimal"/>
      <w:lvlText w:val="%1."/>
      <w:lvlJc w:val="left"/>
      <w:pPr>
        <w:ind w:hanging="720" w:left="720"/>
      </w:pPr>
      <w:rPr>
        <w:rFonts w:ascii="Times New Roman" w:cs="Times New Roman" w:eastAsia="Times New Roman" w:hAnsi="Times New Roman" w:hint="default"/>
        <w:b w:val="0"/>
        <w:bCs w:val="0"/>
        <w:i w:val="0"/>
        <w:iCs w:val="0"/>
        <w:spacing w:val="-1"/>
        <w:w w:val="100"/>
        <w:sz w:val="22"/>
        <w:szCs w:val="22"/>
        <w:lang w:bidi="ar-SA" w:eastAsia="en-US" w:val="en-US"/>
      </w:rPr>
    </w:lvl>
    <w:lvl w:ilvl="1" w:tplc="0C28B48A">
      <w:numFmt w:val="bullet"/>
      <w:lvlText w:val="•"/>
      <w:lvlJc w:val="left"/>
      <w:pPr>
        <w:ind w:hanging="720" w:left="1620"/>
      </w:pPr>
      <w:rPr>
        <w:rFonts w:hint="default"/>
        <w:lang w:bidi="ar-SA" w:eastAsia="en-US" w:val="en-US"/>
      </w:rPr>
    </w:lvl>
    <w:lvl w:ilvl="2" w:tplc="AE4E60E2">
      <w:numFmt w:val="bullet"/>
      <w:lvlText w:val="•"/>
      <w:lvlJc w:val="left"/>
      <w:pPr>
        <w:ind w:hanging="720" w:left="2520"/>
      </w:pPr>
      <w:rPr>
        <w:rFonts w:hint="default"/>
        <w:lang w:bidi="ar-SA" w:eastAsia="en-US" w:val="en-US"/>
      </w:rPr>
    </w:lvl>
    <w:lvl w:ilvl="3" w:tplc="330E1008">
      <w:numFmt w:val="bullet"/>
      <w:lvlText w:val="•"/>
      <w:lvlJc w:val="left"/>
      <w:pPr>
        <w:ind w:hanging="720" w:left="3420"/>
      </w:pPr>
      <w:rPr>
        <w:rFonts w:hint="default"/>
        <w:lang w:bidi="ar-SA" w:eastAsia="en-US" w:val="en-US"/>
      </w:rPr>
    </w:lvl>
    <w:lvl w:ilvl="4" w:tplc="505AEE64">
      <w:numFmt w:val="bullet"/>
      <w:lvlText w:val="•"/>
      <w:lvlJc w:val="left"/>
      <w:pPr>
        <w:ind w:hanging="720" w:left="4320"/>
      </w:pPr>
      <w:rPr>
        <w:rFonts w:hint="default"/>
        <w:lang w:bidi="ar-SA" w:eastAsia="en-US" w:val="en-US"/>
      </w:rPr>
    </w:lvl>
    <w:lvl w:ilvl="5" w:tplc="2D6290A4">
      <w:numFmt w:val="bullet"/>
      <w:lvlText w:val="•"/>
      <w:lvlJc w:val="left"/>
      <w:pPr>
        <w:ind w:hanging="720" w:left="5220"/>
      </w:pPr>
      <w:rPr>
        <w:rFonts w:hint="default"/>
        <w:lang w:bidi="ar-SA" w:eastAsia="en-US" w:val="en-US"/>
      </w:rPr>
    </w:lvl>
    <w:lvl w:ilvl="6" w:tplc="5F408E68">
      <w:numFmt w:val="bullet"/>
      <w:lvlText w:val="•"/>
      <w:lvlJc w:val="left"/>
      <w:pPr>
        <w:ind w:hanging="720" w:left="6120"/>
      </w:pPr>
      <w:rPr>
        <w:rFonts w:hint="default"/>
        <w:lang w:bidi="ar-SA" w:eastAsia="en-US" w:val="en-US"/>
      </w:rPr>
    </w:lvl>
    <w:lvl w:ilvl="7" w:tplc="A35C9AF2">
      <w:numFmt w:val="bullet"/>
      <w:lvlText w:val="•"/>
      <w:lvlJc w:val="left"/>
      <w:pPr>
        <w:ind w:hanging="720" w:left="7020"/>
      </w:pPr>
      <w:rPr>
        <w:rFonts w:hint="default"/>
        <w:lang w:bidi="ar-SA" w:eastAsia="en-US" w:val="en-US"/>
      </w:rPr>
    </w:lvl>
    <w:lvl w:ilvl="8" w:tplc="C5281EEA">
      <w:numFmt w:val="bullet"/>
      <w:lvlText w:val="•"/>
      <w:lvlJc w:val="left"/>
      <w:pPr>
        <w:ind w:hanging="720" w:left="7920"/>
      </w:pPr>
      <w:rPr>
        <w:rFonts w:hint="default"/>
        <w:lang w:bidi="ar-SA" w:eastAsia="en-US" w:val="en-US"/>
      </w:rPr>
    </w:lvl>
  </w:abstractNum>
  <w:num w16cid:durableId="1138842978" w:numId="1">
    <w:abstractNumId w:val="1"/>
  </w:num>
  <w:num w16cid:durableId="542668670" w:numId="2">
    <w:abstractNumId w:val="0"/>
  </w:num>
  <w:num w16cid:durableId="421610504" w:numId="3">
    <w:abstractNumId w:val="4"/>
  </w:num>
  <w:num w16cid:durableId="12416467" w:numId="4">
    <w:abstractNumId w:val="3"/>
  </w:num>
  <w:num w16cid:durableId="1909225664" w:numId="5">
    <w:abstractNumId w:val="2"/>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 w16cex w16cid w16du w16sdtdh w16sdtfl w16se wp14">
  <w15:person w15:author="John Doe">
    <w15:presenceInfo w15:providerId="AD" w15:userId="S::john.doe@example.com::00000000-0000-0000-0000-000000000000"/>
  </w15:person>
</w15:people>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 w16cex w16cid w16du w16sdtdh w16sdtfl w16se">
  <w:zoom w:percent="130"/>
  <w:trackRevisions/>
  <w:defaultTabStop w:val="720"/>
  <w:drawingGridHorizontalSpacing w:val="110"/>
  <w:displayHorizontalDrawingGridEvery w:val="2"/>
  <w:characterSpacingControl w:val="doNotCompress"/>
  <w:hdrShapeDefaults>
    <o:shapedefaults spidmax="2077" v:ext="edi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9E8"/>
    <w:rsid w:val="00075D17"/>
    <w:rsid w:val="00081F9E"/>
    <w:rsid w:val="00092849"/>
    <w:rsid w:val="001265B7"/>
    <w:rsid w:val="00143615"/>
    <w:rsid w:val="00170E18"/>
    <w:rsid w:val="00180DBA"/>
    <w:rsid w:val="00196249"/>
    <w:rsid w:val="00207164"/>
    <w:rsid w:val="00230E00"/>
    <w:rsid w:val="0027638C"/>
    <w:rsid w:val="003115BF"/>
    <w:rsid w:val="00387339"/>
    <w:rsid w:val="00392982"/>
    <w:rsid w:val="004C23F4"/>
    <w:rsid w:val="004F3502"/>
    <w:rsid w:val="00516FD5"/>
    <w:rsid w:val="0057520B"/>
    <w:rsid w:val="00592B81"/>
    <w:rsid w:val="005C31EF"/>
    <w:rsid w:val="0061644A"/>
    <w:rsid w:val="0063265D"/>
    <w:rsid w:val="006A51EA"/>
    <w:rsid w:val="00736875"/>
    <w:rsid w:val="00740549"/>
    <w:rsid w:val="00745B5B"/>
    <w:rsid w:val="00784C00"/>
    <w:rsid w:val="008166CF"/>
    <w:rsid w:val="00837349"/>
    <w:rsid w:val="008629B7"/>
    <w:rsid w:val="0087122F"/>
    <w:rsid w:val="008F72DD"/>
    <w:rsid w:val="00950C7C"/>
    <w:rsid w:val="009609E8"/>
    <w:rsid w:val="009B7954"/>
    <w:rsid w:val="00A4209A"/>
    <w:rsid w:val="00A52E3B"/>
    <w:rsid w:val="00A61F1C"/>
    <w:rsid w:val="00A96A35"/>
    <w:rsid w:val="00B06B85"/>
    <w:rsid w:val="00BA5B2D"/>
    <w:rsid w:val="00BB1E4D"/>
    <w:rsid w:val="00BD7E44"/>
    <w:rsid w:val="00C01674"/>
    <w:rsid w:val="00C91267"/>
    <w:rsid w:val="00C938CA"/>
    <w:rsid w:val="00C975B7"/>
    <w:rsid w:val="00CB0283"/>
    <w:rsid w:val="00CE63A4"/>
    <w:rsid w:val="00D1090D"/>
    <w:rsid w:val="00DA38B0"/>
    <w:rsid w:val="00DD4F8D"/>
    <w:rsid w:val="00DE0249"/>
    <w:rsid w:val="00E0054E"/>
    <w:rsid w:val="00EB67B0"/>
    <w:rsid w:val="00EC1BB1"/>
    <w:rsid w:val="00EF7CF8"/>
    <w:rsid w:val="00F8133A"/>
  </w:rsids>
  <m:mathPr>
    <m:mathFont m:val="Cambria Math"/>
    <m:brkBin m:val="before"/>
    <m:brkBinSub m:val="--"/>
    <m:smallFrac m:val="0"/>
    <m:dispDef/>
    <m:lMargin m:val="0"/>
    <m:rMargin m:val="0"/>
    <m:defJc m:val="centerGroup"/>
    <m:wrapIndent m:val="1440"/>
    <m:intLim m:val="subSup"/>
    <m:naryLim m:val="undOvr"/>
  </m:mathPr>
  <w:themeFontLang w:val="en-CA"/>
  <w:clrSchemeMapping w:accent1="accent1" w:accent2="accent2" w:accent3="accent3" w:accent4="accent4" w:accent5="accent5" w:accent6="accent6" w:bg1="light1" w:bg2="light2" w:followedHyperlink="followedHyperlink" w:hyperlink="hyperlink" w:t1="dark1" w:t2="dark2"/>
  <w:shapeDefaults>
    <o:shapedefaults spidmax="2077" v:ext="edit"/>
    <o:shapelayout v:ext="edit">
      <o:idmap data="2" v:ext="edit"/>
    </o:shapelayout>
  </w:shapeDefaults>
  <w:decimalSymbol w:val="."/>
  <w:listSeparator w:val=","/>
  <w14:docId w14:val="584D912C"/>
  <w15:docId w15:val="{0CDDB90F-C7E9-4F65-B3C6-72669E9B6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 w16cex w16cid w16du w16sdtdh w16sdtfl w16se">
  <w:docDefaults>
    <w:rPrDefault>
      <w:rPr>
        <w:rFonts w:asciiTheme="minorHAnsi" w:cstheme="minorBidi" w:eastAsiaTheme="minorHAnsi" w:hAnsiTheme="minorHAnsi"/>
        <w:sz w:val="22"/>
        <w:szCs w:val="22"/>
        <w:lang w:bidi="ar-SA" w:eastAsia="en-US" w:val="en-US"/>
      </w:rPr>
    </w:rPrDefault>
    <w:pPrDefault>
      <w:pPr>
        <w:widowControl w:val="0"/>
        <w:autoSpaceDE w:val="0"/>
        <w:autoSpaceDN w:val="0"/>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950C7C"/>
    <w:pPr>
      <w:pPrChange w:author="Author" w:date="2026-07-07T20:18:00Z" w:id="0">
        <w:pPr>
          <w:spacing w:after="240" w:before="120" w:line="278" w:lineRule="auto"/>
          <w:jc w:val="both"/>
        </w:pPr>
      </w:pPrChange>
    </w:pPr>
    <w:rPr>
      <w:rFonts w:ascii="Times New Roman" w:cs="Times New Roman" w:eastAsia="Times New Roman" w:hAnsi="Times New Roman"/>
      <w:rPrChange w:author="Author" w:date="2026-07-07T20:18:00Z" w:id="0">
        <w:rPr>
          <w:rFonts w:asciiTheme="minorHAnsi" w:cstheme="minorBidi" w:eastAsiaTheme="minorEastAsia" w:hAnsiTheme="minorHAnsi"/>
          <w:kern w:val="2"/>
          <w:sz w:val="22"/>
          <w:szCs w:val="22"/>
          <w:lang w:bidi="ar-SA" w:eastAsia="en-US" w:val="en-US"/>
          <w14:ligatures w14:val="standardContextual"/>
        </w:rPr>
      </w:rPrChange>
    </w:rPr>
  </w:style>
  <w:style w:styleId="Heading1" w:type="paragraph">
    <w:name w:val="heading 1"/>
    <w:basedOn w:val="Normal"/>
    <w:uiPriority w:val="9"/>
    <w:qFormat/>
    <w:pPr>
      <w:ind w:right="358"/>
      <w:jc w:val="center"/>
      <w:outlineLvl w:val="0"/>
    </w:pPr>
    <w:rPr>
      <w:b/>
      <w:bCs/>
      <w:sz w:val="24"/>
      <w:szCs w:val="24"/>
      <w:u w:color="000000" w:val="single"/>
    </w:rPr>
  </w:style>
  <w:style w:styleId="Heading2" w:type="paragraph">
    <w:name w:val="heading 2"/>
    <w:basedOn w:val="Normal"/>
    <w:uiPriority w:val="9"/>
    <w:unhideWhenUsed/>
    <w:qFormat/>
    <w:pPr>
      <w:spacing w:before="243"/>
      <w:ind w:hanging="719" w:left="719"/>
      <w:outlineLvl w:val="1"/>
    </w:pPr>
    <w:rPr>
      <w:b/>
      <w:bCs/>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uiPriority w:val="1"/>
    <w:qFormat/>
    <w:pPr>
      <w:ind w:hanging="720" w:left="1440"/>
      <w:jc w:val="both"/>
    </w:pPr>
  </w:style>
  <w:style w:styleId="ListParagraph" w:type="paragraph">
    <w:name w:val="List Paragraph"/>
    <w:basedOn w:val="Normal"/>
    <w:uiPriority w:val="1"/>
    <w:qFormat/>
    <w:pPr>
      <w:spacing w:before="241"/>
      <w:ind w:hanging="720" w:left="1440"/>
      <w:jc w:val="both"/>
    </w:pPr>
  </w:style>
  <w:style w:customStyle="1" w:styleId="TableParagraph" w:type="paragraph">
    <w:name w:val="Table Paragraph"/>
    <w:basedOn w:val="Normal"/>
    <w:uiPriority w:val="1"/>
    <w:qFormat/>
  </w:style>
  <w:style w:styleId="Header" w:type="paragraph">
    <w:name w:val="header"/>
    <w:basedOn w:val="Normal"/>
    <w:link w:val="HeaderChar"/>
    <w:uiPriority w:val="99"/>
    <w:unhideWhenUsed/>
    <w:rsid w:val="009B7954"/>
    <w:pPr>
      <w:tabs>
        <w:tab w:pos="4680" w:val="center"/>
        <w:tab w:pos="9360" w:val="right"/>
      </w:tabs>
    </w:pPr>
  </w:style>
  <w:style w:customStyle="1" w:styleId="HeaderChar" w:type="character">
    <w:name w:val="Header Char"/>
    <w:basedOn w:val="DefaultParagraphFont"/>
    <w:link w:val="Header"/>
    <w:uiPriority w:val="99"/>
    <w:rsid w:val="009B7954"/>
    <w:rPr>
      <w:rFonts w:ascii="Times New Roman" w:cs="Times New Roman" w:eastAsia="Times New Roman" w:hAnsi="Times New Roman"/>
    </w:rPr>
  </w:style>
  <w:style w:styleId="Footer" w:type="paragraph">
    <w:name w:val="footer"/>
    <w:basedOn w:val="Normal"/>
    <w:link w:val="FooterChar"/>
    <w:uiPriority w:val="99"/>
    <w:unhideWhenUsed/>
    <w:rsid w:val="009B7954"/>
    <w:pPr>
      <w:tabs>
        <w:tab w:pos="4680" w:val="center"/>
        <w:tab w:pos="9360" w:val="right"/>
      </w:tabs>
    </w:pPr>
  </w:style>
  <w:style w:customStyle="1" w:styleId="FooterChar" w:type="character">
    <w:name w:val="Footer Char"/>
    <w:basedOn w:val="DefaultParagraphFont"/>
    <w:link w:val="Footer"/>
    <w:uiPriority w:val="99"/>
    <w:rsid w:val="009B7954"/>
    <w:rPr>
      <w:rFonts w:ascii="Times New Roman" w:cs="Times New Roman" w:eastAsia="Times New Roman" w:hAnsi="Times New Roman"/>
    </w:rPr>
  </w:style>
  <w:style w:styleId="FootnoteText" w:type="paragraph">
    <w:name w:val="footnote text"/>
    <w:basedOn w:val="Normal"/>
    <w:link w:val="FootnoteTextChar"/>
    <w:uiPriority w:val="99"/>
    <w:semiHidden/>
    <w:unhideWhenUsed/>
    <w:rsid w:val="00A4209A"/>
    <w:rPr>
      <w:sz w:val="20"/>
      <w:szCs w:val="20"/>
    </w:rPr>
  </w:style>
  <w:style w:customStyle="1" w:styleId="FootnoteTextChar" w:type="character">
    <w:name w:val="Footnote Text Char"/>
    <w:basedOn w:val="DefaultParagraphFont"/>
    <w:link w:val="FootnoteText"/>
    <w:uiPriority w:val="99"/>
    <w:semiHidden/>
    <w:rsid w:val="00A4209A"/>
    <w:rPr>
      <w:rFonts w:ascii="Times New Roman" w:cs="Times New Roman" w:eastAsia="Times New Roman" w:hAnsi="Times New Roman"/>
      <w:sz w:val="20"/>
      <w:szCs w:val="20"/>
    </w:rPr>
  </w:style>
  <w:style w:styleId="FootnoteReference" w:type="character">
    <w:name w:val="footnote reference"/>
    <w:basedOn w:val="DefaultParagraphFont"/>
    <w:uiPriority w:val="99"/>
    <w:semiHidden/>
    <w:unhideWhenUsed/>
    <w:rsid w:val="00A4209A"/>
    <w:rPr>
      <w:vertAlign w:val="superscript"/>
    </w:rPr>
  </w:style>
  <w:style w:customStyle="1" w:styleId="TableTableau" w:type="paragraph">
    <w:name w:val="Table / Tableau"/>
    <w:basedOn w:val="Normal"/>
    <w:link w:val="TableTableauChar"/>
    <w:uiPriority w:val="15"/>
    <w:qFormat/>
    <w:rsid w:val="0027638C"/>
    <w:pPr>
      <w:widowControl/>
      <w:autoSpaceDE/>
      <w:autoSpaceDN/>
      <w:jc w:val="both"/>
    </w:pPr>
    <w:rPr>
      <w:rFonts w:asciiTheme="minorHAnsi" w:hAnsiTheme="minorHAnsi"/>
      <w:sz w:val="24"/>
      <w:szCs w:val="24"/>
      <w:lang w:val="en-CA"/>
    </w:rPr>
  </w:style>
  <w:style w:customStyle="1" w:styleId="TableTableauChar" w:type="character">
    <w:name w:val="Table / Tableau Char"/>
    <w:basedOn w:val="DefaultParagraphFont"/>
    <w:link w:val="TableTableau"/>
    <w:uiPriority w:val="15"/>
    <w:rsid w:val="0027638C"/>
    <w:rPr>
      <w:rFonts w:cs="Times New Roman" w:eastAsia="Times New Roman"/>
      <w:sz w:val="24"/>
      <w:szCs w:val="24"/>
      <w:lang w:val="en-CA"/>
    </w:rPr>
  </w:style>
  <w:style w:styleId="Hyperlink" w:type="character">
    <w:name w:val="Hyperlink"/>
    <w:basedOn w:val="DefaultParagraphFont"/>
    <w:uiPriority w:val="99"/>
    <w:unhideWhenUsed/>
    <w:rsid w:val="00D1090D"/>
    <w:rPr>
      <w:color w:themeColor="hyperlink" w:val="0000FF"/>
      <w:u w:val="single"/>
    </w:rPr>
  </w:style>
  <w:style w:styleId="UnresolvedMention" w:type="character">
    <w:name w:val="Unresolved Mention"/>
    <w:basedOn w:val="DefaultParagraphFont"/>
    <w:uiPriority w:val="99"/>
    <w:semiHidden/>
    <w:unhideWhenUsed/>
    <w:rsid w:val="00D1090D"/>
    <w:rPr>
      <w:color w:val="605E5C"/>
      <w:shd w:color="auto" w:fill="E1DFDD" w:val="clear"/>
    </w:rPr>
  </w:style>
  <w:style w:styleId="Revision" w:type="paragraph">
    <w:name w:val="Revision"/>
    <w:hidden/>
    <w:uiPriority w:val="99"/>
    <w:semiHidden/>
    <w:rsid w:val="00C975B7"/>
    <w:pPr>
      <w:widowControl/>
      <w:autoSpaceDE/>
      <w:autoSpaceDN/>
    </w:pPr>
    <w:rPr>
      <w:rFonts w:ascii="Times New Roman" w:cs="Times New Roman" w:eastAsia="Times New Roman" w:hAnsi="Times New Roman"/>
    </w:rPr>
  </w:style>
  <w:style w:styleId="CommentReference" w:type="character">
    <w:name w:val="annotation reference"/>
    <w:basedOn w:val="DefaultParagraphFont"/>
    <w:uiPriority w:val="99"/>
    <w:semiHidden/>
    <w:unhideWhenUsed/>
    <w:rsid w:val="00C975B7"/>
    <w:rPr>
      <w:sz w:val="16"/>
      <w:szCs w:val="16"/>
    </w:rPr>
  </w:style>
  <w:style w:styleId="CommentText" w:type="paragraph">
    <w:name w:val="annotation text"/>
    <w:basedOn w:val="Normal"/>
    <w:link w:val="CommentTextChar"/>
    <w:uiPriority w:val="99"/>
    <w:unhideWhenUsed/>
    <w:rsid w:val="00C975B7"/>
    <w:rPr>
      <w:sz w:val="20"/>
      <w:szCs w:val="20"/>
    </w:rPr>
  </w:style>
  <w:style w:customStyle="1" w:styleId="CommentTextChar" w:type="character">
    <w:name w:val="Comment Text Char"/>
    <w:basedOn w:val="DefaultParagraphFont"/>
    <w:link w:val="CommentText"/>
    <w:uiPriority w:val="99"/>
    <w:rsid w:val="00C975B7"/>
    <w:rPr>
      <w:rFonts w:ascii="Times New Roman" w:cs="Times New Roman" w:eastAsia="Times New Roman" w:hAnsi="Times New Roman"/>
      <w:sz w:val="20"/>
      <w:szCs w:val="20"/>
    </w:rPr>
  </w:style>
  <w:style w:styleId="CommentSubject" w:type="paragraph">
    <w:name w:val="annotation subject"/>
    <w:basedOn w:val="CommentText"/>
    <w:next w:val="CommentText"/>
    <w:link w:val="CommentSubjectChar"/>
    <w:uiPriority w:val="99"/>
    <w:semiHidden/>
    <w:unhideWhenUsed/>
    <w:rsid w:val="00C975B7"/>
    <w:rPr>
      <w:b/>
      <w:bCs/>
    </w:rPr>
  </w:style>
  <w:style w:customStyle="1" w:styleId="CommentSubjectChar" w:type="character">
    <w:name w:val="Comment Subject Char"/>
    <w:basedOn w:val="CommentTextChar"/>
    <w:link w:val="CommentSubject"/>
    <w:uiPriority w:val="99"/>
    <w:semiHidden/>
    <w:rsid w:val="00C975B7"/>
    <w:rPr>
      <w:rFonts w:ascii="Times New Roman" w:cs="Times New Roman" w:eastAsia="Times New Roman" w:hAnsi="Times New Roman"/>
      <w:b/>
      <w:bCs/>
      <w:sz w:val="20"/>
      <w:szCs w:val="20"/>
    </w:rPr>
  </w:style>
  <w:style w:customStyle="1" w:styleId="NoList1" w:type="paragraph">
    <w:name w:val="No List1"/>
    <w:semiHidden/>
    <w:rsid w:val="00950C7C"/>
    <w:pPr>
      <w:widowControl/>
      <w:autoSpaceDE/>
      <w:autoSpaceDN/>
      <w:spacing w:after="160" w:line="278" w:lineRule="auto"/>
      <w:pPrChange w:author="Author" w:date="2026-07-07T20:18:00Z" w:id="1">
        <w:pPr>
          <w:spacing w:after="160" w:line="278" w:lineRule="auto"/>
        </w:pPr>
      </w:pPrChange>
    </w:pPr>
    <w:rPr>
      <w:rFonts w:eastAsiaTheme="minorEastAsia"/>
      <w:kern w:val="2"/>
      <w:sz w:val="24"/>
      <w:szCs w:val="24"/>
      <w14:ligatures w14:val="standardContextual"/>
      <w:rPrChange w:author="Author" w:date="2026-07-07T20:18:00Z" w:id="1">
        <w:rPr>
          <w:rFonts w:asciiTheme="minorHAnsi" w:cstheme="minorBidi" w:eastAsiaTheme="minorEastAsia" w:hAnsiTheme="minorHAnsi"/>
          <w:kern w:val="2"/>
          <w:sz w:val="24"/>
          <w:szCs w:val="24"/>
          <w:lang w:bidi="ar-SA" w:eastAsia="en-US" w:val="en-US"/>
          <w14:ligatures w14:val="standardContextual"/>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 w16cex w16cid w16du w16sdtdh w16sdtfl w16se"/>
</file>

<file path=word/_rels/document.xml.rels><Relationships xmlns="http://schemas.openxmlformats.org/package/2006/relationships"><Relationship Id="rId13" Target="ooxWord://word/media/image5.jpeg" TargetMode="External" Type="http://schemas.openxmlformats.org/officeDocument/2006/relationships/image"/><Relationship Id="rId18" Target="ooxWord://word/media/image10.jpeg" TargetMode="External" Type="http://schemas.openxmlformats.org/officeDocument/2006/relationships/image"/><Relationship Id="rId26" Target="header3.xml" Type="http://schemas.openxmlformats.org/officeDocument/2006/relationships/header"/><Relationship Id="rId39" Target="header6.xml" Type="http://schemas.openxmlformats.org/officeDocument/2006/relationships/header"/><Relationship Id="rId21" Target="ooxWord://word/media/image13.jpeg" TargetMode="External" Type="http://schemas.openxmlformats.org/officeDocument/2006/relationships/image"/><Relationship Id="rId34" Target="header5.xml" Type="http://schemas.openxmlformats.org/officeDocument/2006/relationships/header"/><Relationship Id="rId42" Target="ooxWord://word/media/image25.jpeg" TargetMode="External" Type="http://schemas.openxmlformats.org/officeDocument/2006/relationships/image"/><Relationship Id="rId47" Target="people.xml" Type="http://schemas.microsoft.com/office/2011/relationships/people"/><Relationship Id="rId7" Target="ooxWord://word/media/image1.jpeg" TargetMode="External" Type="http://schemas.openxmlformats.org/officeDocument/2006/relationships/image"/><Relationship Id="rId2" Target="styles.xml" Type="http://schemas.openxmlformats.org/officeDocument/2006/relationships/styles"/><Relationship Id="rId16" Target="ooxWord://word/media/image8.jpeg" TargetMode="External" Type="http://schemas.openxmlformats.org/officeDocument/2006/relationships/image"/><Relationship Id="rId29" Target="header4.xml" Type="http://schemas.openxmlformats.org/officeDocument/2006/relationships/header"/><Relationship Id="rId1" Target="numbering.xml" Type="http://schemas.openxmlformats.org/officeDocument/2006/relationships/numbering"/><Relationship Id="rId6" Target="endnotes.xml" Type="http://schemas.openxmlformats.org/officeDocument/2006/relationships/endnotes"/><Relationship Id="rId11" Target="ooxWord://word/media/image3.jpeg" TargetMode="External" Type="http://schemas.openxmlformats.org/officeDocument/2006/relationships/image"/><Relationship Id="rId24" Target="ooxWord://word/media/image16.jpeg" TargetMode="External" Type="http://schemas.openxmlformats.org/officeDocument/2006/relationships/image"/><Relationship Id="rId32" Target="ooxWord://word/media/image18.jpeg" TargetMode="External" Type="http://schemas.openxmlformats.org/officeDocument/2006/relationships/image"/><Relationship Id="rId37" Target="ooxWord://word/media/image22.jpeg" TargetMode="External" Type="http://schemas.openxmlformats.org/officeDocument/2006/relationships/image"/><Relationship Id="rId40" Target="ooxWord://word/media/image24.jpeg" TargetMode="External" Type="http://schemas.openxmlformats.org/officeDocument/2006/relationships/image"/><Relationship Id="rId45" Target="ooxWord://word/media/image27.jpeg" TargetMode="External" Type="http://schemas.openxmlformats.org/officeDocument/2006/relationships/image"/><Relationship Id="rId5" Target="footnotes.xml" Type="http://schemas.openxmlformats.org/officeDocument/2006/relationships/footnotes"/><Relationship Id="rId15" Target="ooxWord://word/media/image7.jpeg" TargetMode="External" Type="http://schemas.openxmlformats.org/officeDocument/2006/relationships/image"/><Relationship Id="rId23" Target="ooxWord://word/media/image15.jpeg" TargetMode="External" Type="http://schemas.openxmlformats.org/officeDocument/2006/relationships/image"/><Relationship Id="rId28" Target="footer3.xml" Type="http://schemas.openxmlformats.org/officeDocument/2006/relationships/footer"/><Relationship Id="rId36" Target="ooxWord://word/media/image21.jpeg" TargetMode="External" Type="http://schemas.openxmlformats.org/officeDocument/2006/relationships/image"/><Relationship Id="rId10" Target="ooxWord://word/media/image2.jpeg" TargetMode="External" Type="http://schemas.openxmlformats.org/officeDocument/2006/relationships/image"/><Relationship Id="rId19" Target="ooxWord://word/media/image11.jpeg" TargetMode="External" Type="http://schemas.openxmlformats.org/officeDocument/2006/relationships/image"/><Relationship Id="rId31" Target="ooxWord://word/media/image17.jpeg" TargetMode="External" Type="http://schemas.openxmlformats.org/officeDocument/2006/relationships/image"/><Relationship Id="rId44" Target="ooxWord://word/media/image26.jpeg" TargetMode="External" Type="http://schemas.openxmlformats.org/officeDocument/2006/relationships/image"/><Relationship Id="rId4" Target="webSettings.xml" Type="http://schemas.openxmlformats.org/officeDocument/2006/relationships/webSettings"/><Relationship Id="rId9" Target="footer1.xml" Type="http://schemas.openxmlformats.org/officeDocument/2006/relationships/footer"/><Relationship Id="rId14" Target="ooxWord://word/media/image6.jpeg" TargetMode="External" Type="http://schemas.openxmlformats.org/officeDocument/2006/relationships/image"/><Relationship Id="rId22" Target="ooxWord://word/media/image14.jpeg" TargetMode="External" Type="http://schemas.openxmlformats.org/officeDocument/2006/relationships/image"/><Relationship Id="rId27" Target="footer2.xml" Type="http://schemas.openxmlformats.org/officeDocument/2006/relationships/footer"/><Relationship Id="rId30" Target="footer4.xml" Type="http://schemas.openxmlformats.org/officeDocument/2006/relationships/footer"/><Relationship Id="rId35" Target="ooxWord://word/media/image20.jpeg" TargetMode="External" Type="http://schemas.openxmlformats.org/officeDocument/2006/relationships/image"/><Relationship Id="rId43" Target="header8.xml" Type="http://schemas.openxmlformats.org/officeDocument/2006/relationships/header"/><Relationship Id="rId48" Target="theme/theme1.xml" Type="http://schemas.openxmlformats.org/officeDocument/2006/relationships/theme"/><Relationship Id="rId8" Target="header1.xml" Type="http://schemas.openxmlformats.org/officeDocument/2006/relationships/header"/><Relationship Id="rId3" Target="settings.xml" Type="http://schemas.openxmlformats.org/officeDocument/2006/relationships/settings"/><Relationship Id="rId12" Target="ooxWord://word/media/image4.jpeg" TargetMode="External" Type="http://schemas.openxmlformats.org/officeDocument/2006/relationships/image"/><Relationship Id="rId17" Target="ooxWord://word/media/image9.jpeg" TargetMode="External" Type="http://schemas.openxmlformats.org/officeDocument/2006/relationships/image"/><Relationship Id="rId25" Target="header2.xml" Type="http://schemas.openxmlformats.org/officeDocument/2006/relationships/header"/><Relationship Id="rId33" Target="ooxWord://word/media/image19.jpeg" TargetMode="External" Type="http://schemas.openxmlformats.org/officeDocument/2006/relationships/image"/><Relationship Id="rId38" Target="ooxWord://word/media/image23.jpeg" TargetMode="External" Type="http://schemas.openxmlformats.org/officeDocument/2006/relationships/image"/><Relationship Id="rId46" Target="fontTable.xml" Type="http://schemas.openxmlformats.org/officeDocument/2006/relationships/fontTable"/><Relationship Id="rId20" Target="ooxWord://word/media/image12.jpeg" TargetMode="External" Type="http://schemas.openxmlformats.org/officeDocument/2006/relationships/image"/><Relationship Id="rId41" Target="header7.xml" Type="http://schemas.openxmlformats.org/officeDocument/2006/relationships/header"/></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lgn="ctr" cap="flat" cmpd="sng" w="9525">
          <a:solidFill>
            <a:schemeClr val="phClr">
              <a:shade val="95000"/>
              <a:satMod val="105000"/>
            </a:schemeClr>
          </a:solidFill>
          <a:prstDash val="solid"/>
        </a:ln>
        <a:ln algn="ctr" cap="flat" cmpd="sng" w="25400">
          <a:solidFill>
            <a:schemeClr val="phClr"/>
          </a:solidFill>
          <a:prstDash val="solid"/>
        </a:ln>
        <a:ln algn="ctr" cap="flat" cmpd="sng" w="38100">
          <a:solidFill>
            <a:schemeClr val="phClr"/>
          </a:solidFill>
          <a:prstDash val="solid"/>
        </a:ln>
      </a:lnStyleLst>
      <a:effectStyleLst>
        <a:effectStyle>
          <a:effectLst>
            <a:outerShdw blurRad="40000" dir="5400000" dist="20000" rotWithShape="0">
              <a:srgbClr val="000000">
                <a:alpha val="38000"/>
              </a:srgbClr>
            </a:outerShdw>
          </a:effectLst>
        </a:effectStyle>
        <a:effectStyle>
          <a:effectLst>
            <a:outerShdw blurRad="40000" dir="5400000" dist="23000" rotWithShape="0">
              <a:srgbClr val="000000">
                <a:alpha val="35000"/>
              </a:srgbClr>
            </a:outerShdw>
          </a:effectLst>
        </a:effectStyle>
        <a:effectStyle>
          <a:effectLst>
            <a:outerShdw blurRad="40000" dir="5400000" dist="23000" rotWithShape="0">
              <a:srgbClr val="000000">
                <a:alpha val="35000"/>
              </a:srgbClr>
            </a:outerShdw>
          </a:effectLst>
          <a:scene3d>
            <a:camera prst="orthographicFront">
              <a:rot lat="0" lon="0" rev="0"/>
            </a:camera>
            <a:lightRig dir="t" rig="threePt">
              <a:rot lat="0" lon="0" rev="1200000"/>
            </a:lightRig>
          </a:scene3d>
          <a:sp3d>
            <a:bevelT h="25400" w="635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b="180000" l="50000" r="50000" t="-80000"/>
          </a:path>
        </a:gradFill>
        <a:gradFill rotWithShape="1">
          <a:gsLst>
            <a:gs pos="0">
              <a:schemeClr val="phClr">
                <a:tint val="80000"/>
                <a:satMod val="300000"/>
              </a:schemeClr>
            </a:gs>
            <a:gs pos="100000">
              <a:schemeClr val="phClr">
                <a:shade val="30000"/>
                <a:satMod val="200000"/>
              </a:schemeClr>
            </a:gs>
          </a:gsLst>
          <a:path path="circle">
            <a:fillToRect b="50000" l="50000" r="50000" t="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34</Pages>
  <Words>13931</Words>
  <Characters>79409</Characters>
  <Application>Microsoft Office Word</Application>
  <DocSecurity>0</DocSecurity>
  <Lines>661</Lines>
  <Paragraphs>186</Paragraphs>
  <ScaleCrop>false</ScaleCrop>
  <Company/>
  <LinksUpToDate>false</LinksUpToDate>
  <CharactersWithSpaces>93154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cp:lastModifiedBy>John Doe</cp:lastModifiedBy>
  <cp:revision>1</cp:revision>
  <dcterms:created xsi:type="dcterms:W3CDTF">1900-01-01T00:00:00Z</dcterms:created>
  <dcterms:modified xsi:type="dcterms:W3CDTF">2026-07-07T18:21:00Z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name="DOCXDOCID" pid="2">
    <vt:lpwstr>Block DocID</vt:lpwstr>
  </property>
</Properties>
</file>